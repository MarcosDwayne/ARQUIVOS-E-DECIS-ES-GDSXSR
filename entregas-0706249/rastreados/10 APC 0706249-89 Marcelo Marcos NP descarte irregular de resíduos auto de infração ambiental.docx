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821D60" w:rsidR="00F4468F" w14:paraId="37042DC7" w14:textId="77777777">
        <w:tc>
          <w:tcPr>
            <w:tcW w:w="2608" w:type="dxa"/>
            <w:vAlign w:val="center"/>
          </w:tcPr>
          <w:p w:rsidRPr="00821D60" w:rsidR="00F4468F" w:rsidRDefault="00426DD6" w14:paraId="546A3FCF" w14:textId="77777777">
            <w:pPr>
              <w:spacing w:line="240" w:lineRule="auto"/>
              <w:jc w:val="center"/>
            </w:pPr>
            <w:r w:rsidRPr="00821D60">
              <w:drawing>
                <wp:inline distT="0" distB="0" distL="0" distR="0" wp14:anchorId="752951E3" wp14:editId="4D3762FB">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821D60" w:rsidR="00F4468F" w:rsidRDefault="00426DD6" w14:paraId="0B1ED8F8" w14:textId="77777777">
            <w:pPr>
              <w:spacing w:line="240" w:lineRule="auto"/>
              <w:jc w:val="left"/>
            </w:pPr>
            <w:r w:rsidRPr="00821D60">
              <w:rPr>
                <w:b/>
                <w:color w:val="000000"/>
                <w:sz w:val="24"/>
              </w:rPr>
              <w:t>Poder Judiciário da União</w:t>
            </w:r>
          </w:p>
          <w:p w:rsidRPr="00821D60" w:rsidR="00F4468F" w:rsidRDefault="00426DD6" w14:paraId="397663BB" w14:textId="77777777">
            <w:pPr>
              <w:spacing w:line="240" w:lineRule="auto"/>
              <w:jc w:val="left"/>
            </w:pPr>
            <w:r w:rsidRPr="00821D60">
              <w:rPr>
                <w:color w:val="000000"/>
                <w:sz w:val="22"/>
              </w:rPr>
              <w:t>Tribunal de Justiça do Distrito Federal e dos Territórios</w:t>
            </w:r>
          </w:p>
          <w:p w:rsidRPr="00821D60" w:rsidR="00F4468F" w:rsidRDefault="00426DD6" w14:paraId="0DDCDB46" w14:textId="77777777">
            <w:pPr>
              <w:spacing w:line="240" w:lineRule="auto"/>
              <w:jc w:val="left"/>
            </w:pPr>
            <w:r w:rsidRPr="00821D60">
              <w:rPr>
                <w:color w:val="000000"/>
                <w:sz w:val="22"/>
              </w:rPr>
              <w:t>GDSXSR</w:t>
            </w:r>
          </w:p>
          <w:p w:rsidRPr="00821D60" w:rsidR="00F4468F" w:rsidRDefault="00426DD6" w14:paraId="6CD4B3D7" w14:textId="77777777">
            <w:pPr>
              <w:spacing w:line="240" w:lineRule="auto"/>
              <w:jc w:val="left"/>
            </w:pPr>
            <w:r w:rsidRPr="00821D60">
              <w:rPr>
                <w:color w:val="000000"/>
                <w:sz w:val="22"/>
              </w:rPr>
              <w:t>GABINETE DO DESEMBARGADOR SÉRGIO ROCHA</w:t>
            </w:r>
          </w:p>
        </w:tc>
      </w:tr>
    </w:tbl>
    <w:p w:rsidRPr="00821D60" w:rsidR="00F4468F" w:rsidRDefault="00F4468F" w14:paraId="365CE9B6"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821D60" w:rsidR="00F4468F" w:rsidTr="1166B222" w14:paraId="5AA24467" w14:textId="77777777">
        <w:tc>
          <w:tcPr>
            <w:tcW w:w="2268" w:type="dxa"/>
            <w:tcMar/>
          </w:tcPr>
          <w:p w:rsidRPr="00821D60" w:rsidR="00F4468F" w:rsidRDefault="00426DD6" w14:paraId="257EAA5C" w14:textId="77777777">
            <w:pPr>
              <w:jc w:val="left"/>
            </w:pPr>
            <w:r w:rsidRPr="00821D60">
              <w:rPr>
                <w:color w:val="000000"/>
                <w:sz w:val="24"/>
              </w:rPr>
              <w:t>Órgão</w:t>
            </w:r>
          </w:p>
        </w:tc>
        <w:tc>
          <w:tcPr>
            <w:tcW w:w="397" w:type="dxa"/>
            <w:tcMar/>
          </w:tcPr>
          <w:p w:rsidRPr="00821D60" w:rsidR="00F4468F" w:rsidRDefault="00426DD6" w14:paraId="075A4A97" w14:textId="77777777">
            <w:pPr>
              <w:jc w:val="left"/>
            </w:pPr>
            <w:r w:rsidRPr="00821D60">
              <w:rPr>
                <w:color w:val="000000"/>
                <w:sz w:val="24"/>
              </w:rPr>
              <w:t>:</w:t>
            </w:r>
          </w:p>
        </w:tc>
        <w:tc>
          <w:tcPr>
            <w:tcW w:w="5839" w:type="dxa"/>
            <w:tcMar/>
          </w:tcPr>
          <w:p w:rsidRPr="00821D60" w:rsidR="00F4468F" w:rsidRDefault="00426DD6" w14:paraId="2DEC3B0E" w14:textId="77777777">
            <w:pPr>
              <w:jc w:val="left"/>
            </w:pPr>
            <w:commentRangeStart w:id="0"/>
            <w:r w:rsidRPr="00821D60">
              <w:rPr>
                <w:color w:val="000000"/>
                <w:sz w:val="24"/>
              </w:rPr>
              <w:t>4ª Turma Cível</w:t>
            </w:r>
            <w:commentRangeEnd w:id="0"/>
            <w:r w:rsidRPr="00821D60">
              <w:rPr>
                <w:rStyle w:val="Refdecomentrio"/>
                <w:sz w:val="28"/>
                <w:szCs w:val="22"/>
              </w:rPr>
              <w:commentReference w:id="0"/>
            </w:r>
          </w:p>
        </w:tc>
      </w:tr>
      <w:tr w:rsidRPr="00821D60" w:rsidR="00F4468F" w:rsidTr="1166B222" w14:paraId="2CE124CE" w14:textId="77777777">
        <w:tc>
          <w:tcPr>
            <w:tcW w:w="2268" w:type="dxa"/>
            <w:tcMar/>
          </w:tcPr>
          <w:p w:rsidRPr="00821D60" w:rsidR="00F4468F" w:rsidRDefault="00426DD6" w14:paraId="1E2705BA" w14:textId="77777777">
            <w:pPr>
              <w:jc w:val="left"/>
            </w:pPr>
            <w:r w:rsidRPr="00821D60">
              <w:rPr>
                <w:color w:val="000000"/>
                <w:sz w:val="24"/>
              </w:rPr>
              <w:t>Classe</w:t>
            </w:r>
          </w:p>
        </w:tc>
        <w:tc>
          <w:tcPr>
            <w:tcW w:w="397" w:type="dxa"/>
            <w:tcMar/>
          </w:tcPr>
          <w:p w:rsidRPr="00821D60" w:rsidR="00F4468F" w:rsidRDefault="00426DD6" w14:paraId="5A137009" w14:textId="77777777">
            <w:pPr>
              <w:jc w:val="left"/>
            </w:pPr>
            <w:r w:rsidRPr="00821D60">
              <w:rPr>
                <w:color w:val="000000"/>
                <w:sz w:val="24"/>
              </w:rPr>
              <w:t>:</w:t>
            </w:r>
          </w:p>
        </w:tc>
        <w:tc>
          <w:tcPr>
            <w:tcW w:w="5839" w:type="dxa"/>
            <w:tcMar/>
          </w:tcPr>
          <w:p w:rsidRPr="00821D60" w:rsidR="00F4468F" w:rsidRDefault="00426DD6" w14:paraId="36BDDD57" w14:textId="77777777">
            <w:pPr>
              <w:jc w:val="left"/>
            </w:pPr>
            <w:commentRangeStart w:id="1"/>
            <w:r w:rsidRPr="1166B222" w:rsidR="00426DD6">
              <w:rPr>
                <w:color w:val="000000" w:themeColor="text1" w:themeTint="FF" w:themeShade="FF"/>
                <w:sz w:val="24"/>
                <w:szCs w:val="24"/>
              </w:rPr>
              <w:t>Apelação Cível</w:t>
            </w:r>
            <w:commentRangeEnd w:id="1"/>
            <w:r>
              <w:rPr>
                <w:rStyle w:val="CommentReference"/>
              </w:rPr>
              <w:commentReference w:id="1"/>
            </w:r>
          </w:p>
        </w:tc>
      </w:tr>
      <w:tr w:rsidRPr="00821D60" w:rsidR="00F4468F" w:rsidTr="1166B222" w14:paraId="3035A622" w14:textId="77777777">
        <w:tc>
          <w:tcPr>
            <w:tcW w:w="2268" w:type="dxa"/>
            <w:tcMar/>
          </w:tcPr>
          <w:p w:rsidRPr="00821D60" w:rsidR="00F4468F" w:rsidRDefault="00426DD6" w14:paraId="544DB047" w14:textId="77777777">
            <w:pPr>
              <w:jc w:val="left"/>
            </w:pPr>
            <w:r w:rsidRPr="00821D60">
              <w:rPr>
                <w:color w:val="000000"/>
                <w:sz w:val="24"/>
              </w:rPr>
              <w:t>Processo nº</w:t>
            </w:r>
          </w:p>
        </w:tc>
        <w:tc>
          <w:tcPr>
            <w:tcW w:w="397" w:type="dxa"/>
            <w:tcMar/>
          </w:tcPr>
          <w:p w:rsidRPr="00821D60" w:rsidR="00F4468F" w:rsidRDefault="00426DD6" w14:paraId="43706B89" w14:textId="77777777">
            <w:pPr>
              <w:jc w:val="left"/>
            </w:pPr>
            <w:r w:rsidRPr="00821D60">
              <w:rPr>
                <w:color w:val="000000"/>
                <w:sz w:val="24"/>
              </w:rPr>
              <w:t>:</w:t>
            </w:r>
          </w:p>
        </w:tc>
        <w:tc>
          <w:tcPr>
            <w:tcW w:w="5839" w:type="dxa"/>
            <w:tcMar/>
          </w:tcPr>
          <w:p w:rsidRPr="00821D60" w:rsidR="00F4468F" w:rsidRDefault="00426DD6" w14:paraId="4ADA3525" w14:textId="77777777">
            <w:pPr>
              <w:jc w:val="left"/>
            </w:pPr>
            <w:commentRangeStart w:id="2"/>
            <w:r w:rsidRPr="00821D60">
              <w:rPr>
                <w:color w:val="000000"/>
                <w:sz w:val="24"/>
              </w:rPr>
              <w:t>0706249-89.2026.8.07.0018</w:t>
            </w:r>
            <w:commentRangeEnd w:id="2"/>
            <w:r w:rsidRPr="00821D60">
              <w:rPr>
                <w:rStyle w:val="Refdecomentrio"/>
                <w:sz w:val="28"/>
                <w:szCs w:val="22"/>
              </w:rPr>
              <w:commentReference w:id="2"/>
            </w:r>
          </w:p>
        </w:tc>
      </w:tr>
      <w:tr w:rsidRPr="00821D60" w:rsidR="00F4468F" w:rsidTr="1166B222" w14:paraId="31C658BE" w14:textId="77777777">
        <w:tc>
          <w:tcPr>
            <w:tcW w:w="2268" w:type="dxa"/>
            <w:tcMar/>
          </w:tcPr>
          <w:p w:rsidRPr="00821D60" w:rsidR="00F4468F" w:rsidRDefault="00426DD6" w14:paraId="15332A17" w14:textId="77777777">
            <w:pPr>
              <w:jc w:val="left"/>
            </w:pPr>
            <w:r w:rsidRPr="00821D60">
              <w:rPr>
                <w:color w:val="000000"/>
                <w:sz w:val="24"/>
              </w:rPr>
              <w:t>Apelante (s)</w:t>
            </w:r>
          </w:p>
        </w:tc>
        <w:tc>
          <w:tcPr>
            <w:tcW w:w="397" w:type="dxa"/>
            <w:tcMar/>
          </w:tcPr>
          <w:p w:rsidRPr="00821D60" w:rsidR="00F4468F" w:rsidRDefault="00426DD6" w14:paraId="66E26F9F" w14:textId="77777777">
            <w:pPr>
              <w:jc w:val="left"/>
            </w:pPr>
            <w:r w:rsidRPr="00821D60">
              <w:rPr>
                <w:color w:val="000000"/>
                <w:sz w:val="24"/>
              </w:rPr>
              <w:t>:</w:t>
            </w:r>
          </w:p>
        </w:tc>
        <w:tc>
          <w:tcPr>
            <w:tcW w:w="5839" w:type="dxa"/>
            <w:tcMar/>
          </w:tcPr>
          <w:p w:rsidRPr="00821D60" w:rsidR="00F4468F" w:rsidRDefault="00426DD6" w14:paraId="17E11A9B" w14:textId="77777777">
            <w:pPr>
              <w:jc w:val="left"/>
            </w:pPr>
            <w:r w:rsidRPr="00821D60">
              <w:rPr>
                <w:color w:val="000000"/>
                <w:sz w:val="24"/>
              </w:rPr>
              <w:t>DISTRITO FEDERAL</w:t>
            </w:r>
          </w:p>
        </w:tc>
      </w:tr>
      <w:tr w:rsidRPr="00821D60" w:rsidR="00F4468F" w:rsidTr="1166B222" w14:paraId="5A634C1C" w14:textId="77777777">
        <w:tc>
          <w:tcPr>
            <w:tcW w:w="2268" w:type="dxa"/>
            <w:tcMar/>
          </w:tcPr>
          <w:p w:rsidRPr="00821D60" w:rsidR="00F4468F" w:rsidRDefault="00426DD6" w14:paraId="21473FDA" w14:textId="77777777">
            <w:pPr>
              <w:jc w:val="left"/>
            </w:pPr>
            <w:r w:rsidRPr="00821D60">
              <w:rPr>
                <w:color w:val="000000"/>
                <w:sz w:val="24"/>
              </w:rPr>
              <w:t>Apelado (a)(s)</w:t>
            </w:r>
          </w:p>
        </w:tc>
        <w:tc>
          <w:tcPr>
            <w:tcW w:w="397" w:type="dxa"/>
            <w:tcMar/>
          </w:tcPr>
          <w:p w:rsidRPr="00821D60" w:rsidR="00F4468F" w:rsidRDefault="00426DD6" w14:paraId="456944F8" w14:textId="77777777">
            <w:pPr>
              <w:jc w:val="left"/>
            </w:pPr>
            <w:r w:rsidRPr="00821D60">
              <w:rPr>
                <w:color w:val="000000"/>
                <w:sz w:val="24"/>
              </w:rPr>
              <w:t>:</w:t>
            </w:r>
          </w:p>
        </w:tc>
        <w:tc>
          <w:tcPr>
            <w:tcW w:w="5839" w:type="dxa"/>
            <w:tcMar/>
          </w:tcPr>
          <w:p w:rsidRPr="00821D60" w:rsidR="00F4468F" w:rsidRDefault="00426DD6" w14:paraId="7287AF77" w14:textId="77777777">
            <w:pPr>
              <w:jc w:val="left"/>
            </w:pPr>
            <w:r w:rsidRPr="00821D60">
              <w:rPr>
                <w:color w:val="000000"/>
                <w:sz w:val="24"/>
              </w:rPr>
              <w:t>BARBOSA &amp; OLIVEIRA COMÉRCIO DE HORTIFRUTIGRANJEIROS LTDA</w:t>
            </w:r>
          </w:p>
        </w:tc>
      </w:tr>
      <w:tr w:rsidRPr="00821D60" w:rsidR="00F4468F" w:rsidTr="1166B222" w14:paraId="51AF891E" w14:textId="77777777">
        <w:tc>
          <w:tcPr>
            <w:tcW w:w="2268" w:type="dxa"/>
            <w:tcMar/>
          </w:tcPr>
          <w:p w:rsidRPr="00821D60" w:rsidR="00F4468F" w:rsidRDefault="00426DD6" w14:paraId="2E6BACF5" w14:textId="77777777">
            <w:pPr>
              <w:jc w:val="left"/>
            </w:pPr>
            <w:r w:rsidRPr="00821D60">
              <w:rPr>
                <w:color w:val="000000"/>
                <w:sz w:val="24"/>
              </w:rPr>
              <w:t>Relator(a)</w:t>
            </w:r>
          </w:p>
        </w:tc>
        <w:tc>
          <w:tcPr>
            <w:tcW w:w="397" w:type="dxa"/>
            <w:tcMar/>
          </w:tcPr>
          <w:p w:rsidRPr="00821D60" w:rsidR="00F4468F" w:rsidRDefault="00426DD6" w14:paraId="73D70439" w14:textId="77777777">
            <w:pPr>
              <w:jc w:val="left"/>
            </w:pPr>
            <w:r w:rsidRPr="00821D60">
              <w:rPr>
                <w:color w:val="000000"/>
                <w:sz w:val="24"/>
              </w:rPr>
              <w:t>:</w:t>
            </w:r>
          </w:p>
        </w:tc>
        <w:tc>
          <w:tcPr>
            <w:tcW w:w="5839" w:type="dxa"/>
            <w:tcMar/>
          </w:tcPr>
          <w:p w:rsidRPr="00821D60" w:rsidR="00F4468F" w:rsidRDefault="00426DD6" w14:paraId="1AC9FB04" w14:textId="77777777">
            <w:pPr>
              <w:jc w:val="left"/>
            </w:pPr>
            <w:commentRangeStart w:id="3"/>
            <w:r w:rsidRPr="00821D60">
              <w:rPr>
                <w:b/>
                <w:color w:val="000000"/>
                <w:sz w:val="24"/>
              </w:rPr>
              <w:t>Des. Sérgio Rocha</w:t>
            </w:r>
            <w:commentRangeEnd w:id="3"/>
            <w:r w:rsidRPr="00821D60">
              <w:rPr>
                <w:rStyle w:val="Refdecomentrio"/>
                <w:sz w:val="28"/>
                <w:szCs w:val="22"/>
              </w:rPr>
              <w:commentReference w:id="3"/>
            </w:r>
          </w:p>
        </w:tc>
      </w:tr>
    </w:tbl>
    <w:p w:rsidRPr="00821D60" w:rsidR="00F4468F" w:rsidRDefault="00F4468F" w14:paraId="562C145F" w14:textId="77777777"/>
    <w:p w:rsidRPr="00821D60" w:rsidR="00F4468F" w:rsidRDefault="00426DD6" w14:paraId="74165D7F" w14:textId="77777777">
      <w:pPr>
        <w:keepNext/>
        <w:jc w:val="left"/>
        <w:pPrChange w:id="1015" w:author="Assessor GDSXSR" w:date="2026-10-31T22:12:31Z">
          <w:pPr>
            <w:keepNext/>
            <w:jc w:val="center"/>
          </w:pPr>
        </w:pPrChange>
      </w:pPr>
      <w:commentRangeStart w:id="28"/>
      <w:r w:rsidRPr="00821D60">
        <w:t>EMENTA</w:t>
      </w:r>
      <w:commentRangeEnd w:id="28"/>
      <w:r>
        <w:rPr>
          <w:rStyle w:val="CommentReference"/>
        </w:rPr>
        <w:commentReference w:id="28"/>
      </w:r>
    </w:p>
    <w:p w:rsidRPr="00821D60" w:rsidR="00F4468F" w:rsidRDefault="00F4468F" w14:paraId="190DBAF0" w14:textId="77777777">
      <w:pPr>
        <w:keepNext/>
      </w:pPr>
    </w:p>
    <w:p w:rsidRPr="00821D60" w:rsidR="00F4468F" w:rsidRDefault="00426DD6" w14:paraId="3EC94EF2" w14:textId="77777777">
      <w:r w:rsidRPr="00821D60">
        <w:t>APELAÇÃO CÍVEL. DIREITO ADMINISTRATIVO E AMBIENTAL. AÇÃO ANULATÓRIA. AUTO DE INFRAÇÃO. DESCARTE IRREGULAR DE RESÍDUOS SÓLIDOS EM ÁREA PÚBLICA. RESPONSABILIDADE ADMINISTRATIVA SUBJETIVA. AUSÊNCIA DE PROVA DA AUTORIA E DO NEXO CAUSAL. RECURSO NÃO PROVIDO.</w:t>
      </w:r>
    </w:p>
    <w:p w:rsidRPr="00821D60" w:rsidR="00F4468F" w:rsidRDefault="00426DD6" w14:paraId="4BE677E0" w14:textId="77777777">
      <w:r w:rsidRPr="00821D60">
        <w:rPr>
          <w:b/>
        </w:rPr>
        <w:t>I. Caso em exame</w:t>
      </w:r>
    </w:p>
    <w:p w:rsidRPr="00821D60" w:rsidR="00F4468F" w:rsidRDefault="00426DD6" w14:paraId="63919DAC" w14:textId="77777777">
      <w:commentRangeStart w:id="15"/>
      <w:r>
        <w:t xml:space="preserve">1. Ação anulatória proposta por Barbosa &amp; Oliveira Comércio de Hortifrutigranjeiros Ltda</w:t>
      </w:r>
      <w:ins w:id="1016" w:author="Assessor GDSXSR" w:date="2026-10-31T22:12:31Z">
        <w:r>
          <w:rPr>
            <w:color w:val="808080"/>
          </w:rPr>
          <w:t xml:space="preserve">.</w:t>
        </w:r>
      </w:ins>
      <w:r>
        <w:t xml:space="preserve"> contra o Distrito Federal pleiteando a anulação de auto de infração que impôs multa </w:t>
      </w:r>
      <w:del w:id="1017" w:author="Assessor GDSXSR" w:date="2026-10-31T22:12:31Z">
        <w:r>
          <w:delText xml:space="preserve">de R$ 29.352,72 </w:delText>
        </w:r>
      </w:del>
      <w:r>
        <w:t xml:space="preserve">por descarte irregular de resíduos sólidos em área pública</w:t>
      </w:r>
      <w:ins w:id="1018" w:author="Assessor GDSXSR" w:date="2026-10-31T22:12:31Z">
        <w:r>
          <w:rPr>
            <w:color w:val="808080"/>
          </w:rPr>
          <w:t xml:space="preserve"> (R$ 29</w:t>
        </w:r>
      </w:ins>
      <w:r>
        <w:t xml:space="preserve">.</w:t>
      </w:r>
      <w:commentRangeEnd w:id="15"/>
      <w:r>
        <w:rPr>
          <w:rStyle w:val="CommentReference"/>
        </w:rPr>
        <w:commentReference w:id="15"/>
      </w:r>
      <w:ins w:id="1019" w:author="Assessor GDSXSR" w:date="2026-10-31T22:12:31Z">
        <w:r>
          <w:rPr>
            <w:color w:val="808080"/>
          </w:rPr>
          <w:t xml:space="preserve">352,72).</w:t>
        </w:r>
      </w:ins>
    </w:p>
    <w:p w:rsidRPr="00821D60" w:rsidR="00F4468F" w:rsidRDefault="00426DD6" w14:paraId="645AAC65" w14:textId="77777777">
      <w:r>
        <w:t xml:space="preserve">2. A sentença julgou </w:t>
      </w:r>
      <w:del w:id="1020" w:author="Assessor GDSXSR" w:date="2026-10-31T22:12:31Z">
        <w:r>
          <w:delText xml:space="preserve">procedente</w:delText>
        </w:r>
      </w:del>
      <w:ins w:id="1021" w:author="Assessor GDSXSR" w:date="2026-10-31T22:12:31Z">
        <w:r>
          <w:rPr>
            <w:color w:val="808080"/>
          </w:rPr>
          <w:t xml:space="preserve">procedentes</w:t>
        </w:r>
      </w:ins>
      <w:r>
        <w:t xml:space="preserve"> </w:t>
      </w:r>
      <w:del w:id="1022" w:author="Assessor GDSXSR" w:date="2026-10-31T22:12:31Z">
        <w:r>
          <w:delText xml:space="preserve">o</w:delText>
        </w:r>
      </w:del>
      <w:ins w:id="1023" w:author="Assessor GDSXSR" w:date="2026-10-31T22:12:31Z">
        <w:r>
          <w:rPr>
            <w:color w:val="808080"/>
          </w:rPr>
          <w:t xml:space="preserve">os</w:t>
        </w:r>
      </w:ins>
      <w:r>
        <w:t xml:space="preserve"> </w:t>
      </w:r>
      <w:del w:id="1024" w:author="Assessor GDSXSR" w:date="2026-10-31T22:12:31Z">
        <w:r>
          <w:delText xml:space="preserve">pedido</w:delText>
        </w:r>
      </w:del>
      <w:ins w:id="1025" w:author="Assessor GDSXSR" w:date="2026-10-31T22:12:31Z">
        <w:r>
          <w:rPr>
            <w:color w:val="808080"/>
          </w:rPr>
          <w:t xml:space="preserve">pedidos</w:t>
        </w:r>
      </w:ins>
      <w:r>
        <w:t xml:space="preserve"> para anular o auto de infração e a multa, determinar a baixa da certidão de dívida ativa e autorizar o levantamento do depósito judicial.</w:t>
      </w:r>
    </w:p>
    <w:p w:rsidRPr="00821D60" w:rsidR="00F4468F" w:rsidRDefault="00426DD6" w14:paraId="05948187" w14:textId="77777777">
      <w:r w:rsidRPr="00821D60">
        <w:t>3. O réu apela pleiteando o restabelecimento do auto de infração e a inversão da sucumbência.</w:t>
      </w:r>
    </w:p>
    <w:p w:rsidRPr="00821D60" w:rsidR="00F4468F" w:rsidRDefault="00426DD6" w14:paraId="2D39BB8F" w14:textId="77777777">
      <w:r w:rsidRPr="00821D60">
        <w:rPr>
          <w:b/>
        </w:rPr>
        <w:t>II. Questão em discussão</w:t>
      </w:r>
    </w:p>
    <w:p w:rsidRPr="00821D60" w:rsidR="00F4468F" w:rsidRDefault="00426DD6" w14:paraId="1ADD3A8A" w14:textId="77777777">
      <w:r w:rsidRPr="00821D60">
        <w:lastRenderedPageBreak/>
        <w:t>4. A questão em discussão consiste em saber se há prova da autoria e do nexo causal do descarte irregular de resíduos que sustente a multa aplicada à empresa.</w:t>
      </w:r>
    </w:p>
    <w:p w:rsidRPr="00821D60" w:rsidR="00F4468F" w:rsidRDefault="00426DD6" w14:paraId="341B6E97" w14:textId="77777777">
      <w:r w:rsidRPr="00821D60">
        <w:rPr>
          <w:b/>
        </w:rPr>
        <w:t>III. Razões de decidir</w:t>
      </w:r>
    </w:p>
    <w:p>
      <w:pPr>
        <w:rPr>
          <w:ins w:id="1033" w:author="Assessor GDSXSR" w:date="2026-10-31T22:12:31Z"/>
        </w:rPr>
      </w:pPr>
      <w:commentRangeStart w:id="4"/>
      <w:r>
        <w:t xml:space="preserve">5. A responsabilidade administrativa ambiental é subjetiva e exige prova da conduta, da culpa e do nexo causal, </w:t>
      </w:r>
      <w:del w:id="1026" w:author="Assessor GDSXSR" w:date="2026-10-31T22:12:31Z">
        <w:r>
          <w:delText xml:space="preserve">e</w:delText>
        </w:r>
      </w:del>
      <w:ins w:id="1027" w:author="Assessor GDSXSR" w:date="2026-10-31T22:12:31Z">
        <w:r>
          <w:rPr>
            <w:color w:val="808080"/>
          </w:rPr>
          <w:t xml:space="preserve">diversamente</w:t>
        </w:r>
      </w:ins>
      <w:r>
        <w:t xml:space="preserve"> </w:t>
      </w:r>
      <w:del w:id="1028" w:author="Assessor GDSXSR" w:date="2026-10-31T22:12:31Z">
        <w:r>
          <w:delText xml:space="preserve">a</w:delText>
        </w:r>
      </w:del>
      <w:ins w:id="1029" w:author="Assessor GDSXSR" w:date="2026-10-31T22:12:31Z">
        <w:r>
          <w:rPr>
            <w:color w:val="808080"/>
          </w:rPr>
          <w:t xml:space="preserve">da responsabilidade civil, que é objetiva (Lei 6.938/1981 14 § 1º).</w:t>
        </w:r>
      </w:ins>
    </w:p>
    <w:p w:rsidRPr="00821D60" w:rsidR="00F4468F" w:rsidRDefault="00426DD6" w14:paraId="1B6E6203" w14:textId="77777777">
      <w:ins w:id="1030" w:author="Assessor GDSXSR" w:date="2026-10-31T22:12:31Z">
        <w:r>
          <w:rPr>
            <w:color w:val="808080"/>
          </w:rPr>
          <w:t xml:space="preserve">6. A</w:t>
        </w:r>
      </w:ins>
      <w:commentRangeStart w:id="16"/>
      <w:r>
        <w:t xml:space="preserve"> presença de documentos da empresa entre os resíduos indica a origem do material, mas não prova que a empresa o descartou em área pública</w:t>
      </w:r>
      <w:del w:id="1031" w:author="Assessor GDSXSR" w:date="2026-10-31T22:12:31Z">
        <w:r>
          <w:delText xml:space="preserve"> (Lei nº 6</w:delText>
        </w:r>
      </w:del>
      <w:r>
        <w:t xml:space="preserve">.</w:t>
      </w:r>
      <w:del w:id="1032" w:author="Assessor GDSXSR" w:date="2026-10-31T22:12:31Z">
        <w:r>
          <w:delText xml:space="preserve">938/1981, art. 14, § 1º).</w:delText>
        </w:r>
      </w:del>
      <w:commentRangeEnd w:id="4"/>
      <w:r w:rsidRPr="00821D60">
        <w:rPr>
          <w:rStyle w:val="Refdecomentrio"/>
          <w:sz w:val="28"/>
          <w:szCs w:val="22"/>
        </w:rPr>
        <w:commentReference w:id="4"/>
      </w:r>
      <w:commentRangeEnd w:id="16"/>
      <w:r>
        <w:rPr>
          <w:rStyle w:val="CommentReference"/>
        </w:rPr>
        <w:commentReference w:id="16"/>
      </w:r>
    </w:p>
    <w:p w:rsidRPr="00821D60" w:rsidR="00F4468F" w:rsidRDefault="00426DD6" w14:paraId="74B2C7AE" w14:textId="77777777">
      <w:del w:id="1034" w:author="Assessor GDSXSR" w:date="2026-10-31T22:12:31Z">
        <w:r>
          <w:delText xml:space="preserve">6</w:delText>
        </w:r>
      </w:del>
      <w:ins w:id="1035" w:author="Assessor GDSXSR" w:date="2026-10-31T22:12:31Z">
        <w:r>
          <w:rPr>
            <w:color w:val="808080"/>
          </w:rPr>
          <w:t xml:space="preserve">7</w:t>
        </w:r>
      </w:ins>
      <w:r>
        <w:t xml:space="preserve">. A presunção de legitimidade do auto de infração é relativa, e cabe à Administração, que exerce o poder sancionador, provar a autoria da infração, de modo que não se exige do administrado a identificação do verdadeiro autor do descarte.</w:t>
      </w:r>
    </w:p>
    <w:p w:rsidRPr="00821D60" w:rsidR="00F4468F" w:rsidRDefault="00426DD6" w14:paraId="09A36011" w14:textId="77777777">
      <w:del w:id="1036" w:author="Assessor GDSXSR" w:date="2026-10-31T22:12:31Z">
        <w:r>
          <w:delText xml:space="preserve">7</w:delText>
        </w:r>
      </w:del>
      <w:ins w:id="1037" w:author="Assessor GDSXSR" w:date="2026-10-31T22:12:31Z">
        <w:r>
          <w:rPr>
            <w:color w:val="808080"/>
          </w:rPr>
          <w:t xml:space="preserve">8</w:t>
        </w:r>
      </w:ins>
      <w:r>
        <w:t xml:space="preserve">. A empresa que demonstra o descarte regular de seus resíduos em contêineres coletivos, sem flagrante, veículo, preposto ou testemunha que a vincule ao local do descarte irregular, afasta a imputação de autoria quando a Administração não apresenta outra prova.</w:t>
      </w:r>
    </w:p>
    <w:p w:rsidRPr="00821D60" w:rsidR="00F4468F" w:rsidRDefault="00426DD6" w14:paraId="5BA91768" w14:textId="77777777">
      <w:r w:rsidRPr="00821D60">
        <w:rPr>
          <w:b/>
        </w:rPr>
        <w:t>IV. Dispositivo</w:t>
      </w:r>
    </w:p>
    <w:p w:rsidRPr="00821D60" w:rsidR="00F4468F" w:rsidRDefault="00426DD6" w14:paraId="00F3E992" w14:textId="77777777">
      <w:del w:id="1038" w:author="Assessor GDSXSR" w:date="2026-10-31T22:12:31Z">
        <w:r>
          <w:delText xml:space="preserve">8</w:delText>
        </w:r>
      </w:del>
      <w:ins w:id="1039" w:author="Assessor GDSXSR" w:date="2026-10-31T22:12:31Z">
        <w:r>
          <w:rPr>
            <w:color w:val="808080"/>
          </w:rPr>
          <w:t xml:space="preserve">9</w:t>
        </w:r>
      </w:ins>
      <w:commentRangeStart w:id="17"/>
      <w:r>
        <w:t xml:space="preserve">. Negou-se provimento ao apelo</w:t>
      </w:r>
      <w:ins w:id="1040" w:author="Assessor GDSXSR" w:date="2026-10-31T22:12:31Z">
        <w:r>
          <w:rPr>
            <w:color w:val="808080"/>
          </w:rPr>
          <w:t xml:space="preserve"> do Distrito Federal</w:t>
        </w:r>
      </w:ins>
      <w:r>
        <w:t xml:space="preserve">.</w:t>
      </w:r>
      <w:commentRangeEnd w:id="17"/>
      <w:r>
        <w:rPr>
          <w:rStyle w:val="CommentReference"/>
        </w:rPr>
        <w:commentReference w:id="17"/>
      </w:r>
    </w:p>
    <w:p w:rsidRPr="00821D60" w:rsidR="00F4468F" w:rsidRDefault="00426DD6" w14:paraId="28543206" w14:textId="77777777">
      <w:r w:rsidRPr="00821D60">
        <w:t>__________</w:t>
      </w:r>
    </w:p>
    <w:p w:rsidRPr="00821D60" w:rsidR="00F4468F" w:rsidRDefault="00426DD6" w14:paraId="410FDB8F" w14:textId="77777777">
      <w:commentRangeStart w:id="5"/>
      <w:commentRangeStart w:id="18"/>
      <w:r>
        <w:rPr>
          <w:i/>
          <w:sz w:val="26"/>
        </w:rPr>
        <w:t xml:space="preserve">Dispositivos relevantes citados:</w:t>
      </w:r>
      <w:r>
        <w:rPr>
          <w:sz w:val="26"/>
        </w:rPr>
        <w:t xml:space="preserve"> Lei </w:t>
      </w:r>
      <w:del w:id="1041" w:author="Assessor GDSXSR" w:date="2026-10-31T22:12:31Z">
        <w:r>
          <w:rPr>
            <w:sz w:val="26"/>
          </w:rPr>
          <w:delText xml:space="preserve">nº </w:delText>
        </w:r>
      </w:del>
      <w:r>
        <w:rPr>
          <w:sz w:val="26"/>
        </w:rPr>
        <w:t xml:space="preserve">6.938/1981</w:t>
      </w:r>
      <w:del w:id="1042" w:author="Assessor GDSXSR" w:date="2026-10-31T22:12:31Z">
        <w:r>
          <w:rPr>
            <w:sz w:val="26"/>
          </w:rPr>
          <w:delText xml:space="preserve">, art.</w:delText>
        </w:r>
      </w:del>
      <w:r>
        <w:rPr>
          <w:sz w:val="26"/>
        </w:rPr>
        <w:t xml:space="preserve"> 14</w:t>
      </w:r>
      <w:del w:id="1043" w:author="Assessor GDSXSR" w:date="2026-10-31T22:12:31Z">
        <w:r>
          <w:rPr>
            <w:sz w:val="26"/>
          </w:rPr>
          <w:delText xml:space="preserve">,</w:delText>
        </w:r>
      </w:del>
      <w:r>
        <w:rPr>
          <w:sz w:val="26"/>
        </w:rPr>
        <w:t xml:space="preserve"> § 1º; CPC</w:t>
      </w:r>
      <w:del w:id="1044" w:author="Assessor GDSXSR" w:date="2026-10-31T22:12:31Z">
        <w:r>
          <w:rPr>
            <w:sz w:val="26"/>
          </w:rPr>
          <w:delText xml:space="preserve">, art.</w:delText>
        </w:r>
      </w:del>
      <w:r>
        <w:rPr>
          <w:sz w:val="26"/>
        </w:rPr>
        <w:t xml:space="preserve"> 85</w:t>
      </w:r>
      <w:del w:id="1045" w:author="Assessor GDSXSR" w:date="2026-10-31T22:12:31Z">
        <w:r>
          <w:rPr>
            <w:sz w:val="26"/>
          </w:rPr>
          <w:delText xml:space="preserve">,</w:delText>
        </w:r>
      </w:del>
      <w:r>
        <w:rPr>
          <w:sz w:val="26"/>
        </w:rPr>
        <w:t xml:space="preserve"> </w:t>
      </w:r>
      <w:del w:id="1046" w:author="Assessor GDSXSR" w:date="2026-10-31T22:12:31Z">
        <w:r>
          <w:rPr>
            <w:sz w:val="26"/>
          </w:rPr>
          <w:delText xml:space="preserve">§</w:delText>
        </w:r>
      </w:del>
      <w:r>
        <w:rPr>
          <w:sz w:val="26"/>
        </w:rPr>
        <w:t xml:space="preserve">§ 3º</w:t>
      </w:r>
      <w:del w:id="1047" w:author="Assessor GDSXSR" w:date="2026-10-31T22:12:31Z">
        <w:r>
          <w:rPr>
            <w:sz w:val="26"/>
          </w:rPr>
          <w:delText xml:space="preserve">,</w:delText>
        </w:r>
      </w:del>
      <w:r>
        <w:rPr>
          <w:sz w:val="26"/>
        </w:rPr>
        <w:t xml:space="preserve"> I</w:t>
      </w:r>
      <w:del w:id="1048" w:author="Assessor GDSXSR" w:date="2026-10-31T22:12:31Z">
        <w:r>
          <w:rPr>
            <w:sz w:val="26"/>
          </w:rPr>
          <w:delText xml:space="preserve">,</w:delText>
        </w:r>
      </w:del>
      <w:r>
        <w:rPr>
          <w:sz w:val="26"/>
        </w:rPr>
        <w:t xml:space="preserve"> e </w:t>
      </w:r>
      <w:ins w:id="1049" w:author="Assessor GDSXSR" w:date="2026-10-31T22:12:31Z">
        <w:r>
          <w:rPr>
            <w:color w:val="808080"/>
            <w:sz w:val="26"/>
          </w:rPr>
          <w:t xml:space="preserve">§ </w:t>
        </w:r>
      </w:ins>
      <w:r>
        <w:rPr>
          <w:sz w:val="26"/>
        </w:rPr>
        <w:t xml:space="preserve">11.</w:t>
      </w:r>
      <w:commentRangeEnd w:id="5"/>
      <w:r w:rsidRPr="00821D60">
        <w:rPr>
          <w:rStyle w:val="Refdecomentrio"/>
          <w:sz w:val="26"/>
          <w:szCs w:val="22"/>
        </w:rPr>
        <w:commentReference w:id="5"/>
      </w:r>
      <w:commentRangeEnd w:id="18"/>
      <w:r>
        <w:rPr>
          <w:rStyle w:val="CommentReference"/>
        </w:rPr>
        <w:commentReference w:id="18"/>
      </w:r>
    </w:p>
    <w:p w:rsidRPr="00821D60" w:rsidR="00F4468F" w:rsidRDefault="00426DD6" w14:paraId="1866D7F4" w14:textId="77777777">
      <w:r w:rsidRPr="00821D60">
        <w:rPr>
          <w:i/>
          <w:sz w:val="26"/>
        </w:rPr>
        <w:t>Jurisprudência relevante citada:</w:t>
      </w:r>
      <w:r w:rsidRPr="00821D60">
        <w:rPr>
          <w:sz w:val="26"/>
        </w:rPr>
        <w:t xml:space="preserve"> STJ, AgInt no AREsp 826.046/SC, Rel. Min. Gurgel de Faria, Primeira Turma, j. 27/02/2018, DJe 05/04/2018; STJ, REsp 1.640.243/SC, Rel. Min. Herman Benjamin, Segunda Turma, j. 07/03/2017, DJe 27/04/2017; TJDFT, Acórdão 2031848, 0716858-05.2024.8.07.0018, Rel. Des. Fátima Rafael, 3ª Turma Cível, j. 06/08/2025, DJe 29/08/2025; e TJDFT, Acórdão 1882600, 0709997-</w:t>
      </w:r>
      <w:r w:rsidRPr="00821D60">
        <w:rPr>
          <w:sz w:val="26"/>
        </w:rPr>
        <w:lastRenderedPageBreak/>
        <w:t>37.2023.8.07.0018, Rel. Des. Aiston Henrique de Sousa, 4ª Turma Cível, j. 20/06/2024.</w:t>
      </w:r>
    </w:p>
    <w:p w:rsidRPr="00821D60" w:rsidR="00F4468F" w:rsidRDefault="00F4468F" w14:paraId="3C776317" w14:textId="77777777"/>
    <w:p w:rsidRPr="00821D60" w:rsidR="00F4468F" w:rsidRDefault="00426DD6" w14:paraId="4B212CB7" w14:textId="77777777">
      <w:pPr>
        <w:spacing w:line="240" w:lineRule="auto"/>
      </w:pPr>
      <w:r w:rsidRPr="00821D60">
        <w:rPr>
          <w:b/>
          <w:color w:val="FF0000"/>
          <w:highlight w:val="yellow"/>
        </w:rPr>
        <w:t>RESUMO DA APELAÇÃO</w:t>
      </w:r>
    </w:p>
    <w:p w:rsidRPr="00821D60" w:rsidR="00F4468F" w:rsidRDefault="00F4468F" w14:paraId="52BD4DA2" w14:textId="77777777">
      <w:pPr>
        <w:spacing w:line="240" w:lineRule="auto"/>
      </w:pPr>
    </w:p>
    <w:p w:rsidRPr="00821D60" w:rsidR="00F4468F" w:rsidRDefault="00426DD6" w14:paraId="435821EF" w14:textId="77777777">
      <w:pPr>
        <w:spacing w:line="240" w:lineRule="auto"/>
      </w:pPr>
      <w:r w:rsidRPr="00821D60">
        <w:rPr>
          <w:b/>
          <w:color w:val="FF0000"/>
          <w:highlight w:val="yellow"/>
        </w:rPr>
        <w:t>I. RAZÕES RECURSAIS</w:t>
      </w:r>
    </w:p>
    <w:p w:rsidRPr="00821D60" w:rsidR="00F4468F" w:rsidRDefault="00F4468F" w14:paraId="271A9EC0" w14:textId="77777777">
      <w:pPr>
        <w:spacing w:line="240" w:lineRule="auto"/>
      </w:pPr>
    </w:p>
    <w:p w:rsidRPr="00821D60" w:rsidR="00F4468F" w:rsidRDefault="00426DD6" w14:paraId="4348E5D2" w14:textId="77777777">
      <w:pPr>
        <w:spacing w:line="240" w:lineRule="auto"/>
      </w:pPr>
      <w:r w:rsidRPr="00821D60">
        <w:rPr>
          <w:b/>
          <w:color w:val="FF0000"/>
        </w:rPr>
        <w:t>1. Elemento objetivo apto a embasar a autuação</w:t>
      </w:r>
    </w:p>
    <w:p w:rsidRPr="00821D60" w:rsidR="00F4468F" w:rsidRDefault="00426DD6" w14:paraId="5EA57A5C" w14:textId="77777777">
      <w:pPr>
        <w:spacing w:line="240" w:lineRule="auto"/>
      </w:pPr>
      <w:r w:rsidRPr="00821D60">
        <w:rPr>
          <w:color w:val="FF0000"/>
        </w:rPr>
        <w:t>O apelante sustenta que a fiscalização encontrou resíduos descartados em área pública e, entre eles, documentos vinculados à apelada, o que basta para lavrar o auto de infração.</w:t>
      </w:r>
    </w:p>
    <w:p w:rsidRPr="00821D60" w:rsidR="00F4468F" w:rsidRDefault="00F4468F" w14:paraId="0D5409CB" w14:textId="77777777">
      <w:pPr>
        <w:spacing w:line="240" w:lineRule="auto"/>
      </w:pPr>
    </w:p>
    <w:p w:rsidRPr="00821D60" w:rsidR="00F4468F" w:rsidRDefault="00426DD6" w14:paraId="6C087993" w14:textId="77777777">
      <w:pPr>
        <w:spacing w:line="240" w:lineRule="auto"/>
      </w:pPr>
      <w:r w:rsidRPr="00821D60">
        <w:rPr>
          <w:b/>
          <w:color w:val="FF0000"/>
        </w:rPr>
        <w:t>2. Desnecessidade de flagrante ou prova direta</w:t>
      </w:r>
    </w:p>
    <w:p w:rsidRPr="00821D60" w:rsidR="00F4468F" w:rsidRDefault="00426DD6" w14:paraId="1C2CEB86" w14:textId="77777777">
      <w:pPr>
        <w:spacing w:line="240" w:lineRule="auto"/>
      </w:pPr>
      <w:r w:rsidRPr="00821D60">
        <w:rPr>
          <w:color w:val="FF0000"/>
        </w:rPr>
        <w:t>Afirma que a lei não exige que o agente presencie a infração, bastando vínculo razoável entre os resíduos e o autuado.</w:t>
      </w:r>
    </w:p>
    <w:p w:rsidRPr="00821D60" w:rsidR="00F4468F" w:rsidRDefault="00F4468F" w14:paraId="0254358C" w14:textId="77777777">
      <w:pPr>
        <w:spacing w:line="240" w:lineRule="auto"/>
      </w:pPr>
    </w:p>
    <w:p w:rsidRPr="00821D60" w:rsidR="00F4468F" w:rsidRDefault="00426DD6" w14:paraId="7396E25F" w14:textId="77777777">
      <w:pPr>
        <w:spacing w:line="240" w:lineRule="auto"/>
      </w:pPr>
      <w:r w:rsidRPr="00821D60">
        <w:rPr>
          <w:b/>
          <w:color w:val="FF0000"/>
        </w:rPr>
        <w:t>3. Atuação de catadores como mera hipótese</w:t>
      </w:r>
    </w:p>
    <w:p w:rsidRPr="00821D60" w:rsidR="00F4468F" w:rsidRDefault="00426DD6" w14:paraId="7E773E49" w14:textId="77777777">
      <w:pPr>
        <w:spacing w:line="240" w:lineRule="auto"/>
      </w:pPr>
      <w:r w:rsidRPr="00821D60">
        <w:rPr>
          <w:color w:val="FF0000"/>
        </w:rPr>
        <w:t>Argumenta que a narrativa dos catadores é hipótese sem prova de que os resíduos saíram dos contêineres da CEASA ou de que terceiros os transportaram e descartaram.</w:t>
      </w:r>
    </w:p>
    <w:p w:rsidRPr="00821D60" w:rsidR="00F4468F" w:rsidRDefault="00F4468F" w14:paraId="3F9D7D51" w14:textId="77777777">
      <w:pPr>
        <w:spacing w:line="240" w:lineRule="auto"/>
      </w:pPr>
    </w:p>
    <w:p w:rsidRPr="00821D60" w:rsidR="00F4468F" w:rsidRDefault="00426DD6" w14:paraId="17DD5D93" w14:textId="77777777">
      <w:pPr>
        <w:spacing w:line="240" w:lineRule="auto"/>
      </w:pPr>
      <w:r w:rsidRPr="00821D60">
        <w:rPr>
          <w:b/>
          <w:color w:val="FF0000"/>
        </w:rPr>
        <w:t>4. Ruptura do nexo causal</w:t>
      </w:r>
    </w:p>
    <w:p w:rsidRPr="00821D60" w:rsidR="00F4468F" w:rsidRDefault="00426DD6" w14:paraId="225B9F61" w14:textId="77777777">
      <w:pPr>
        <w:spacing w:line="240" w:lineRule="auto"/>
      </w:pPr>
      <w:r w:rsidRPr="00821D60">
        <w:rPr>
          <w:color w:val="FF0000"/>
        </w:rPr>
        <w:t>Defende que a ruptura não se presume e exige prova de fato superveniente, que a apelada não produziu.</w:t>
      </w:r>
    </w:p>
    <w:p w:rsidRPr="00821D60" w:rsidR="00F4468F" w:rsidRDefault="00F4468F" w14:paraId="2FFE10F3" w14:textId="77777777">
      <w:pPr>
        <w:spacing w:line="240" w:lineRule="auto"/>
      </w:pPr>
    </w:p>
    <w:p w:rsidRPr="00821D60" w:rsidR="00F4468F" w:rsidRDefault="00426DD6" w14:paraId="40DD0368" w14:textId="77777777">
      <w:pPr>
        <w:spacing w:line="240" w:lineRule="auto"/>
      </w:pPr>
      <w:r w:rsidRPr="00821D60">
        <w:rPr>
          <w:b/>
          <w:color w:val="FF0000"/>
        </w:rPr>
        <w:t>5. Distância entre a sede e o local do descarte</w:t>
      </w:r>
    </w:p>
    <w:p w:rsidRPr="00821D60" w:rsidR="00F4468F" w:rsidRDefault="00426DD6" w14:paraId="79D89168" w14:textId="77777777">
      <w:pPr>
        <w:spacing w:line="240" w:lineRule="auto"/>
      </w:pPr>
      <w:r w:rsidRPr="00821D60">
        <w:rPr>
          <w:color w:val="FF0000"/>
        </w:rPr>
        <w:t>Aduz que a distância não afasta a infração, pois o descarte irregular costuma ocorrer em local diverso do da produção.</w:t>
      </w:r>
    </w:p>
    <w:p w:rsidRPr="00821D60" w:rsidR="00F4468F" w:rsidRDefault="00F4468F" w14:paraId="044F40D1" w14:textId="77777777">
      <w:pPr>
        <w:spacing w:line="240" w:lineRule="auto"/>
      </w:pPr>
    </w:p>
    <w:p w:rsidRPr="00821D60" w:rsidR="00F4468F" w:rsidRDefault="00426DD6" w14:paraId="6F76331E" w14:textId="77777777">
      <w:pPr>
        <w:spacing w:line="240" w:lineRule="auto"/>
      </w:pPr>
      <w:r w:rsidRPr="00821D60">
        <w:rPr>
          <w:b/>
          <w:color w:val="FF0000"/>
        </w:rPr>
        <w:t>6. Inversão da presunção de legitimidade</w:t>
      </w:r>
    </w:p>
    <w:p w:rsidRPr="00821D60" w:rsidR="00F4468F" w:rsidRDefault="00426DD6" w14:paraId="2493F1A6" w14:textId="77777777">
      <w:pPr>
        <w:spacing w:line="240" w:lineRule="auto"/>
      </w:pPr>
      <w:r w:rsidRPr="00821D60">
        <w:rPr>
          <w:color w:val="FF0000"/>
        </w:rPr>
        <w:t>Alega que a sentença inverteu a presunção de legitimidade do ato administrativo com base em hipóteses.</w:t>
      </w:r>
    </w:p>
    <w:p w:rsidRPr="00821D60" w:rsidR="00F4468F" w:rsidRDefault="00F4468F" w14:paraId="5AAA2892" w14:textId="77777777">
      <w:pPr>
        <w:spacing w:line="240" w:lineRule="auto"/>
      </w:pPr>
    </w:p>
    <w:p w:rsidRPr="00821D60" w:rsidR="00F4468F" w:rsidRDefault="00426DD6" w14:paraId="4CE35CE1" w14:textId="77777777">
      <w:pPr>
        <w:spacing w:line="240" w:lineRule="auto"/>
      </w:pPr>
      <w:r w:rsidRPr="00821D60">
        <w:rPr>
          <w:b/>
          <w:color w:val="FF0000"/>
        </w:rPr>
        <w:t>II. PEDIDO</w:t>
      </w:r>
    </w:p>
    <w:p w:rsidRPr="00821D60" w:rsidR="00F4468F" w:rsidRDefault="00F4468F" w14:paraId="496EF689" w14:textId="77777777">
      <w:pPr>
        <w:spacing w:line="240" w:lineRule="auto"/>
      </w:pPr>
    </w:p>
    <w:p w:rsidRPr="00821D60" w:rsidR="00F4468F" w:rsidRDefault="00426DD6" w14:paraId="40F4B498" w14:textId="77777777">
      <w:pPr>
        <w:spacing w:line="240" w:lineRule="auto"/>
      </w:pPr>
      <w:r w:rsidRPr="00821D60">
        <w:rPr>
          <w:color w:val="FF0000"/>
        </w:rPr>
        <w:t>Requer o provimento do apelo para reformar a sentença, restabelecer a validade do auto de infração e dos atos dele decorrentes e inverter a sucumbência.</w:t>
      </w:r>
    </w:p>
    <w:p w:rsidRPr="00821D60" w:rsidR="00F4468F" w:rsidRDefault="00F4468F" w14:paraId="06C1085C" w14:textId="77777777">
      <w:pPr>
        <w:spacing w:line="240" w:lineRule="auto"/>
      </w:pPr>
    </w:p>
    <w:p w:rsidRPr="00821D60" w:rsidR="00F4468F" w:rsidRDefault="00426DD6" w14:paraId="366A5C6E" w14:textId="77777777">
      <w:pPr>
        <w:keepNext/>
        <w:jc w:val="center"/>
      </w:pPr>
      <w:r w:rsidRPr="00821D60">
        <w:rPr>
          <w:b/>
        </w:rPr>
        <w:lastRenderedPageBreak/>
        <w:t>RELATÓRIO</w:t>
      </w:r>
    </w:p>
    <w:p w:rsidRPr="00821D60" w:rsidR="00F4468F" w:rsidRDefault="00F4468F" w14:paraId="2968CBD8" w14:textId="77777777">
      <w:pPr>
        <w:keepNext/>
      </w:pPr>
    </w:p>
    <w:p w:rsidRPr="00821D60" w:rsidR="00F4468F" w:rsidRDefault="00426DD6" w14:paraId="3460D5D1" w14:textId="77777777">
      <w:pPr>
        <w:ind w:firstLine="2268"/>
      </w:pPr>
      <w:r w:rsidRPr="00821D60">
        <w:t>Adoto o relatório da r. sentença:</w:t>
      </w:r>
    </w:p>
    <w:p w:rsidRPr="00821D60" w:rsidR="00F4468F" w:rsidRDefault="00F4468F" w14:paraId="01F77D2F" w14:textId="77777777"/>
    <w:p w:rsidRPr="00821D60" w:rsidR="00F4468F" w:rsidRDefault="00426DD6" w14:paraId="0E8A27C7" w14:textId="77777777">
      <w:pPr>
        <w:ind w:left="2268" w:firstLine="1134"/>
      </w:pPr>
      <w:r w:rsidRPr="00821D60">
        <w:rPr>
          <w:i/>
          <w:sz w:val="26"/>
        </w:rPr>
        <w:t>"Trata-se de Ação de Conhecimento com Pedido de Tutela de Urgência ajuizada por BARBOSA &amp; OLIVEIRA COMÉRCIO DE HORTIFRUTIGRANJEIROS LTDA em face do DISTRITO FEDERAL em que busca a anulação do Auto de Infração nº H-0472-857992-FAU, lavrado no âmbito do Processo Administrativo SEI nº 04017-00021818/2025-86, que lhe impôs multa no valor de R$ 29.352,72 (vinte e nove mil, trezentos e cinquenta e dois reais e setenta e dois centavos) por suposto descarte irregular de resíduos sólidos em área pública.</w:t>
      </w:r>
    </w:p>
    <w:p w:rsidRPr="00821D60" w:rsidR="00F4468F" w:rsidRDefault="00426DD6" w14:paraId="6524BD82" w14:textId="77777777">
      <w:pPr>
        <w:ind w:left="2268" w:firstLine="1134"/>
      </w:pPr>
      <w:r w:rsidRPr="00821D60">
        <w:rPr>
          <w:i/>
          <w:sz w:val="26"/>
        </w:rPr>
        <w:t>Para tanto, narra que foi autuada em 25 de junho de 2025 pela suposta prática de descarte irregular de resíduos em área pública localizada nas proximidades do STRC Trecho 02, no Guará/DF. Sustenta que o ato administrativo sancionador é nulo, pois se baseia exclusivamente em presunção, sem qualquer prova direta de sua autoria ou do nexo de causalidade. Afirma que a fiscalização fundamentou a autuação apenas por ter encontrado, entre os resíduos descartados, documentos que continham o nome e o endereço da emp</w:t>
      </w:r>
      <w:r w:rsidRPr="00821D60">
        <w:rPr>
          <w:i/>
          <w:sz w:val="26"/>
        </w:rPr>
        <w:t xml:space="preserve">resa. Argumenta que sua sede está localizada no complexo da CEASA/DF (Centrais de Abastecimento do Distrito Federal), onde realiza o descarte de seus resíduos de forma regular, em contêineres coletivos disponibilizados para esse fim. Destaca que o local onde o descarte irregular foi </w:t>
      </w:r>
      <w:r w:rsidRPr="00821D60">
        <w:rPr>
          <w:i/>
          <w:sz w:val="26"/>
        </w:rPr>
        <w:lastRenderedPageBreak/>
        <w:t>constatado situa-se a uma distância considerável, de aproximadamente 6,7 quilômetros de seu estabelecimento, conforme demonstra o mapa juntado aos autos, tornando ilógica a suposição de que teria se deslocado até lá para realiza</w:t>
      </w:r>
      <w:r w:rsidRPr="00821D60">
        <w:rPr>
          <w:i/>
          <w:sz w:val="26"/>
        </w:rPr>
        <w:t>r o descarte.</w:t>
      </w:r>
    </w:p>
    <w:p w:rsidRPr="00821D60" w:rsidR="00F4468F" w:rsidRDefault="00426DD6" w14:paraId="4D870841" w14:textId="77777777">
      <w:pPr>
        <w:ind w:left="2268" w:firstLine="1134"/>
      </w:pPr>
      <w:r w:rsidRPr="00821D60">
        <w:rPr>
          <w:i/>
          <w:sz w:val="26"/>
        </w:rPr>
        <w:t xml:space="preserve">Aponta uma particularidade da dinâmica operacional da CEASA/DF: a constante presença de catadores de materiais recicláveis que acessam os contêineres coletivos, retiram materiais de seu interesse e, posteriormente, descartam os rejeitos em locais inadequados. Aduz que essa intervenção de terceiros configura uma causa superveniente que rompe o nexo causal entre a geração do resíduo e o descarte irregular, afastando sua responsabilidade pelo evento. Ressalta que não houve flagrante, identificação de veículos </w:t>
      </w:r>
      <w:r w:rsidRPr="00821D60">
        <w:rPr>
          <w:i/>
          <w:sz w:val="26"/>
        </w:rPr>
        <w:t>ou de prepostos da empresa no local da infração, e que sua atividade, focada no fornecimento de hortifrutigranjeiros a escolas da rede pública, não a caracteriza como grande geradora de resíduos.</w:t>
      </w:r>
    </w:p>
    <w:p w:rsidRPr="00821D60" w:rsidR="00F4468F" w:rsidRDefault="00426DD6" w14:paraId="50549242" w14:textId="77777777">
      <w:pPr>
        <w:ind w:left="2268" w:firstLine="1134"/>
      </w:pPr>
      <w:r w:rsidRPr="00821D60">
        <w:rPr>
          <w:i/>
          <w:sz w:val="26"/>
        </w:rPr>
        <w:t>Pleiteia, em sede de tutela de urgência, a suspensão da exigibilidade da multa, a fim de que o débito não seja inscrito em Dívida Ativa. Justifica o perigo da demora no risco concreto à continuidade de suas atividades empresariais, uma vez que a inscrição em Dívida Ativa a impediria de obter Certidão Positiva com Efeitos de Negativa (CPEN), documento essencial para a manutenção de seus contratos com o Poder Público e para o recebimento dos pagamentos correspondentes.</w:t>
      </w:r>
    </w:p>
    <w:p w:rsidRPr="00821D60" w:rsidR="00F4468F" w:rsidRDefault="00426DD6" w14:paraId="577BD65A" w14:textId="77777777">
      <w:pPr>
        <w:ind w:left="2268" w:firstLine="1134"/>
      </w:pPr>
      <w:r w:rsidRPr="00821D60">
        <w:rPr>
          <w:i/>
          <w:sz w:val="26"/>
        </w:rPr>
        <w:lastRenderedPageBreak/>
        <w:t>A petição inicial foi instruída com documentos elencados na folha de rosto.</w:t>
      </w:r>
    </w:p>
    <w:p w:rsidRPr="00821D60" w:rsidR="00F4468F" w:rsidRDefault="00426DD6" w14:paraId="44DB1582" w14:textId="77777777">
      <w:pPr>
        <w:ind w:left="2268" w:firstLine="1134"/>
      </w:pPr>
      <w:r w:rsidRPr="00821D60">
        <w:rPr>
          <w:i/>
          <w:sz w:val="26"/>
        </w:rPr>
        <w:t xml:space="preserve">Decisão de ID </w:t>
      </w:r>
      <w:commentRangeStart w:id="6"/>
      <w:r w:rsidRPr="00821D60">
        <w:rPr>
          <w:i/>
          <w:sz w:val="26"/>
        </w:rPr>
        <w:t>90826309</w:t>
      </w:r>
      <w:commentRangeEnd w:id="6"/>
      <w:r w:rsidRPr="00821D60">
        <w:rPr>
          <w:rStyle w:val="Refdecomentrio"/>
          <w:i/>
          <w:sz w:val="26"/>
          <w:szCs w:val="22"/>
        </w:rPr>
        <w:commentReference w:id="6"/>
      </w:r>
      <w:r w:rsidRPr="00821D60">
        <w:rPr>
          <w:i/>
          <w:sz w:val="26"/>
        </w:rPr>
        <w:t xml:space="preserve"> deferiu a tutela de urgência condicionada à garantia do juízo mediante depósito judicial do valor da sanção.</w:t>
      </w:r>
    </w:p>
    <w:p w:rsidRPr="00821D60" w:rsidR="00F4468F" w:rsidRDefault="00426DD6" w14:paraId="23D4FBC3" w14:textId="77777777">
      <w:pPr>
        <w:ind w:left="2268" w:firstLine="1134"/>
      </w:pPr>
      <w:r w:rsidRPr="00821D60">
        <w:rPr>
          <w:i/>
          <w:sz w:val="26"/>
        </w:rPr>
        <w:t>A Autora efetuou o depósito originário de R$ 29.352,72 (ID 90826312) e, posteriormente, complementou a quantia com o depósito de R$ 6.958,35 (IDs 90826327 e 90826328) para cobrir o valor atualizado inscrito na Certidão de Dívida Ativa nº 50264358597 (R$ 36.311,07 - ID 90826334).</w:t>
      </w:r>
    </w:p>
    <w:p w:rsidRPr="00821D60" w:rsidR="00F4468F" w:rsidRDefault="00426DD6" w14:paraId="3CCB3205" w14:textId="77777777">
      <w:pPr>
        <w:ind w:left="2268" w:firstLine="1134"/>
      </w:pPr>
      <w:r w:rsidRPr="00821D60">
        <w:rPr>
          <w:i/>
          <w:sz w:val="26"/>
        </w:rPr>
        <w:t>A exigibilidade do crédito e da CDA foi devidamente suspensa pelo Réu em cumprimento às ordens judiciais expedidas (IDs 90826334 e 90826340).</w:t>
      </w:r>
    </w:p>
    <w:p w:rsidRPr="00821D60" w:rsidR="00F4468F" w:rsidRDefault="00426DD6" w14:paraId="5A4ABCE9" w14:textId="77777777">
      <w:pPr>
        <w:ind w:left="2268" w:firstLine="1134"/>
      </w:pPr>
      <w:r w:rsidRPr="00821D60">
        <w:rPr>
          <w:i/>
          <w:sz w:val="26"/>
        </w:rPr>
        <w:t>Devidamente citado, o DISTRITO FEDERAL apresentou contestação (ID 90826333). Em preliminar, impugnou o valor da causa, requerendo sua elevação ao montante atualizado inscrito em dívida ativa (R$ 36.311,07). No mérito, defendeu a higidez do ato administrativo, invocando sua presunção de veracidade e legitimidade. Argumentou que a responsabilidade ambiental possui natureza objetiva e que a localização de documentos da Autora no local do descarte é suficiente para demonstrar o nexo causal. Alegou que a tese de</w:t>
      </w:r>
      <w:r w:rsidRPr="00821D60">
        <w:rPr>
          <w:i/>
          <w:sz w:val="26"/>
        </w:rPr>
        <w:t xml:space="preserve"> atuação de catadores não passou de mera conjectura desprovida de prova estrita. Pugnou pela rejeição da preliminar e improcedência do pedido. Juntou os autos do processo administrativo SEI nº 0401700021818/2025-86 (ID 90826335).</w:t>
      </w:r>
    </w:p>
    <w:p w:rsidRPr="00821D60" w:rsidR="00F4468F" w:rsidRDefault="00426DD6" w14:paraId="003E2159" w14:textId="77777777">
      <w:pPr>
        <w:ind w:left="2268" w:firstLine="1134"/>
      </w:pPr>
      <w:r w:rsidRPr="00821D60">
        <w:rPr>
          <w:i/>
          <w:sz w:val="26"/>
        </w:rPr>
        <w:lastRenderedPageBreak/>
        <w:t>Réplica em ID 90826343." (ID 90826348)</w:t>
      </w:r>
    </w:p>
    <w:p w:rsidRPr="00821D60" w:rsidR="00F4468F" w:rsidRDefault="00F4468F" w14:paraId="6A91F99E" w14:textId="77777777"/>
    <w:p w:rsidRPr="00821D60" w:rsidR="00F4468F" w:rsidRDefault="00426DD6" w14:paraId="7D221BA1" w14:textId="77777777">
      <w:pPr>
        <w:ind w:firstLine="2268"/>
      </w:pPr>
      <w:commentRangeStart w:id="24"/>
      <w:r w:rsidRPr="00821D60">
        <w:t>A MM. Juíza sentenciante, Dra. Sandra Cristina Candeira de Lira, da 6ª Vara da Fazenda Pública do DF, julgou no seguinte sentido:</w:t>
      </w:r>
      <w:commentRangeEnd w:id="24"/>
      <w:r>
        <w:rPr>
          <w:rStyle w:val="CommentReference"/>
        </w:rPr>
        <w:commentReference w:id="24"/>
      </w:r>
    </w:p>
    <w:p w:rsidRPr="00821D60" w:rsidR="00F4468F" w:rsidRDefault="00F4468F" w14:paraId="208AFA08" w14:textId="77777777"/>
    <w:p w:rsidRPr="00821D60" w:rsidR="00F4468F" w:rsidRDefault="00426DD6" w14:paraId="0EA6D934" w14:textId="77777777">
      <w:pPr>
        <w:ind w:left="2268" w:firstLine="1134"/>
      </w:pPr>
      <w:r w:rsidRPr="00821D60">
        <w:rPr>
          <w:i/>
          <w:sz w:val="26"/>
        </w:rPr>
        <w:t>"Ante o exposto, REJEITO a preliminar de impugnação ao valor da causa e, no mérito, JULGO PROCEDENTES os pedidos formulados na inicial, com resolução de mérito, nos termos do art. 487, inciso I, do Código de Processo Civil, para:</w:t>
      </w:r>
    </w:p>
    <w:p w:rsidRPr="00821D60" w:rsidR="00F4468F" w:rsidRDefault="00426DD6" w14:paraId="31E760A1" w14:textId="77777777">
      <w:pPr>
        <w:ind w:left="2268" w:firstLine="1134"/>
      </w:pPr>
      <w:r w:rsidRPr="00821D60">
        <w:rPr>
          <w:i/>
          <w:sz w:val="26"/>
        </w:rPr>
        <w:t>a) DECLARAR A NULIDADE do Auto de Infração nº H-0472-857992-FAU, lavrado em 25/06/2025 pela Secretaria de Estado de Proteção da Ordem Urbanística do Distrito Federal (DF LEGAL), desconstituindo integralmente a multa administrativa pecuniária nele imposta (ID 90826048);</w:t>
      </w:r>
    </w:p>
    <w:p w:rsidRPr="00821D60" w:rsidR="00F4468F" w:rsidRDefault="00426DD6" w14:paraId="1472D7EF" w14:textId="77777777">
      <w:pPr>
        <w:ind w:left="2268" w:firstLine="1134"/>
      </w:pPr>
      <w:r w:rsidRPr="00821D60">
        <w:rPr>
          <w:i/>
          <w:sz w:val="26"/>
        </w:rPr>
        <w:t>b) CONFIRMAR A TUTELA DE URGÊNCIA anteriormente deferida, determinando ao Réu que se abstenha definitivamente de praticar qualquer ato de cobrança administrativa ou judicial relativo ao referido auto de infração, bem como proceda à baixa definitiva da Certidão de Dívida Ativa nº 50264358597 e de eventuais anotações em cadastros de inadimplentes (ID 90826334);</w:t>
      </w:r>
    </w:p>
    <w:p w:rsidRPr="00821D60" w:rsidR="00F4468F" w:rsidRDefault="00426DD6" w14:paraId="14D29E54" w14:textId="77777777">
      <w:pPr>
        <w:ind w:left="2268" w:firstLine="1134"/>
      </w:pPr>
      <w:r w:rsidRPr="00821D60">
        <w:rPr>
          <w:i/>
          <w:sz w:val="26"/>
        </w:rPr>
        <w:t xml:space="preserve">c) AUTORIZAR, após o trânsito em julgado desta sentença, a expedição de alvará de levantamento/transferência em favor da empresa Autora do montante integral depositado na conta judicial vinculada a este feito (IDs 90826312 e </w:t>
      </w:r>
      <w:r w:rsidRPr="00821D60">
        <w:rPr>
          <w:i/>
          <w:sz w:val="26"/>
        </w:rPr>
        <w:lastRenderedPageBreak/>
        <w:t>90826328), com os acréscimos legais do rendimento da conta de depósito.</w:t>
      </w:r>
    </w:p>
    <w:p w:rsidRPr="00821D60" w:rsidR="00F4468F" w:rsidRDefault="00426DD6" w14:paraId="6F10C053" w14:textId="77777777">
      <w:pPr>
        <w:ind w:left="2268" w:firstLine="1134"/>
      </w:pPr>
      <w:r w:rsidRPr="00821D60">
        <w:rPr>
          <w:i/>
          <w:sz w:val="26"/>
        </w:rPr>
        <w:t>Em razão da sucumbência, condeno o Distrito Federal a ressarcir à Autora as custas e despesas processuais por ela adiantadas (IDs 90826310 e 90826328), devidamente atualizadas.</w:t>
      </w:r>
    </w:p>
    <w:p w:rsidRPr="00821D60" w:rsidR="00F4468F" w:rsidRDefault="00426DD6" w14:paraId="70AF18C0" w14:textId="77777777">
      <w:pPr>
        <w:ind w:left="2268" w:firstLine="1134"/>
      </w:pPr>
      <w:r w:rsidRPr="00821D60">
        <w:rPr>
          <w:i/>
          <w:sz w:val="26"/>
        </w:rPr>
        <w:t>Outrossim, condeno o Réu ao pagamento dos honorários advocatícios sucumbenciais, os quais fixo em 10% (dez por cento) sobre o valor atualizado da causa, com fundamento no art. 85, § 3º, inciso I, e § 4º, inciso III, do Código de Processo Civil." (ID 90826348)</w:t>
      </w:r>
    </w:p>
    <w:p w:rsidRPr="00821D60" w:rsidR="00F4468F" w:rsidRDefault="00F4468F" w14:paraId="08556D79" w14:textId="77777777"/>
    <w:p w:rsidRPr="00821D60" w:rsidR="005C75F4" w:rsidRDefault="00426DD6" w14:paraId="1A5161E7" w14:textId="77777777">
      <w:pPr>
        <w:ind w:firstLine="2268"/>
      </w:pPr>
      <w:r w:rsidRPr="00821D60">
        <w:t xml:space="preserve">Apelo do réu, Distrito Federal (ID 90826350), em que alega, em síntese, que: </w:t>
      </w:r>
      <w:r w:rsidRPr="00821D60">
        <w:rPr>
          <w:b/>
        </w:rPr>
        <w:t>1)</w:t>
      </w:r>
      <w:r w:rsidRPr="00821D60">
        <w:t xml:space="preserve"> os documentos da apelada encontrados entre os resíduos são elemento objetivo apto a embasar o auto de infração; </w:t>
      </w:r>
      <w:r w:rsidRPr="00821D60">
        <w:rPr>
          <w:b/>
        </w:rPr>
        <w:t>2)</w:t>
      </w:r>
      <w:r w:rsidRPr="00821D60">
        <w:t xml:space="preserve"> a lei não exige flagrante ou prova direta da conduta; </w:t>
      </w:r>
      <w:r w:rsidRPr="00821D60">
        <w:rPr>
          <w:b/>
        </w:rPr>
        <w:t>3)</w:t>
      </w:r>
      <w:r w:rsidRPr="00821D60">
        <w:t xml:space="preserve"> a atuação de catadores é mera hipótese, sem prova; </w:t>
      </w:r>
      <w:r w:rsidRPr="00821D60">
        <w:rPr>
          <w:b/>
        </w:rPr>
        <w:t>4)</w:t>
      </w:r>
      <w:r w:rsidRPr="00821D60">
        <w:t xml:space="preserve"> a ruptura do nexo causal não se presume e depende de prova; </w:t>
      </w:r>
      <w:r w:rsidRPr="00821D60">
        <w:rPr>
          <w:b/>
        </w:rPr>
        <w:t>5)</w:t>
      </w:r>
      <w:r w:rsidRPr="00821D60">
        <w:t xml:space="preserve"> a distância entre a sede da apelada e o local do descarte não afasta a infração; </w:t>
      </w:r>
      <w:r w:rsidRPr="00821D60">
        <w:rPr>
          <w:b/>
        </w:rPr>
        <w:t>6)</w:t>
      </w:r>
      <w:r w:rsidRPr="00821D60">
        <w:t xml:space="preserve"> a sentença inverteu a presunção de legitimidade do ato administrativo.</w:t>
      </w:r>
    </w:p>
    <w:p w:rsidRPr="00821D60" w:rsidR="005C75F4" w:rsidRDefault="005C75F4" w14:paraId="580C3B5C" w14:textId="77777777">
      <w:pPr>
        <w:ind w:firstLine="2268"/>
      </w:pPr>
    </w:p>
    <w:p w:rsidRPr="00821D60" w:rsidR="00F4468F" w:rsidRDefault="00426DD6" w14:paraId="230CCEA6" w14:textId="2388F42E">
      <w:pPr>
        <w:ind w:firstLine="2268"/>
      </w:pPr>
      <w:r w:rsidRPr="00821D60">
        <w:t xml:space="preserve">Requer </w:t>
      </w:r>
      <w:r w:rsidRPr="00821D60">
        <w:t>a reforma</w:t>
      </w:r>
      <w:r w:rsidRPr="00821D60">
        <w:t xml:space="preserve"> </w:t>
      </w:r>
      <w:r w:rsidRPr="00821D60" w:rsidR="005C75F4">
        <w:t>d</w:t>
      </w:r>
      <w:r w:rsidRPr="00821D60">
        <w:t>a sentença</w:t>
      </w:r>
      <w:r w:rsidRPr="00821D60">
        <w:t>.</w:t>
      </w:r>
    </w:p>
    <w:p w:rsidRPr="00821D60" w:rsidR="00F4468F" w:rsidRDefault="00F4468F" w14:paraId="3D608A00" w14:textId="77777777"/>
    <w:p w:rsidRPr="00821D60" w:rsidR="00F4468F" w:rsidRDefault="00426DD6" w14:paraId="3B9AF7B8" w14:textId="77777777">
      <w:pPr>
        <w:ind w:firstLine="2268"/>
      </w:pPr>
      <w:r w:rsidRPr="00821D60">
        <w:t xml:space="preserve">Contrarrazões da autora, Barbosa &amp; Oliveira Comércio de Hortifrutigranjeiros Ltda (ID 90826353), em que sustenta, em síntese, que: </w:t>
      </w:r>
      <w:r w:rsidRPr="00821D60">
        <w:rPr>
          <w:b/>
        </w:rPr>
        <w:t>1)</w:t>
      </w:r>
      <w:r w:rsidRPr="00821D60">
        <w:t xml:space="preserve"> a sentença não exigiu flagrante, e sim reconheceu a insuficiência dos elementos colhidos para lhe atribuir a autoria; </w:t>
      </w:r>
      <w:r w:rsidRPr="00821D60">
        <w:rPr>
          <w:b/>
        </w:rPr>
        <w:t>2)</w:t>
      </w:r>
      <w:r w:rsidRPr="00821D60">
        <w:t xml:space="preserve"> os documentos indicam apenas a origem do material, e </w:t>
      </w:r>
      <w:r w:rsidRPr="00821D60">
        <w:lastRenderedPageBreak/>
        <w:t xml:space="preserve">não a autoria do descarte; </w:t>
      </w:r>
      <w:r w:rsidRPr="00821D60">
        <w:rPr>
          <w:b/>
        </w:rPr>
        <w:t>3)</w:t>
      </w:r>
      <w:r w:rsidRPr="00821D60">
        <w:t xml:space="preserve"> demonstrou o descarte regular de seus resíduos em contêineres coletivos da CEASA/DF, cujo acervo fotográfico mostra a presença de catadores; </w:t>
      </w:r>
      <w:r w:rsidRPr="00821D60">
        <w:rPr>
          <w:b/>
        </w:rPr>
        <w:t>4)</w:t>
      </w:r>
      <w:r w:rsidRPr="00821D60">
        <w:t xml:space="preserve"> cabe à Administração provar a autoria, e não ao administrado identificar o verdadeiro autor; </w:t>
      </w:r>
      <w:r w:rsidRPr="00821D60">
        <w:rPr>
          <w:b/>
        </w:rPr>
        <w:t>5)</w:t>
      </w:r>
      <w:r w:rsidRPr="00821D60">
        <w:t xml:space="preserve"> o precedente da 3ª Turma Cível (Acórdão 2031848) se aplica ao caso.</w:t>
      </w:r>
    </w:p>
    <w:p w:rsidRPr="00821D60" w:rsidR="00F4468F" w:rsidRDefault="00F4468F" w14:paraId="431E1FE4" w14:textId="77777777"/>
    <w:p w:rsidRPr="00821D60" w:rsidR="00F4468F" w:rsidRDefault="00426DD6" w14:paraId="47012501" w14:textId="77777777">
      <w:pPr>
        <w:ind w:firstLine="2268"/>
      </w:pPr>
      <w:r w:rsidRPr="00821D60">
        <w:t>É o relatório.</w:t>
      </w:r>
    </w:p>
    <w:p w:rsidRPr="00821D60" w:rsidR="00F4468F" w:rsidRDefault="00F4468F" w14:paraId="11F57F11" w14:textId="77777777"/>
    <w:p w:rsidRPr="00821D60" w:rsidR="00F4468F" w:rsidRDefault="00426DD6" w14:paraId="121871A4" w14:textId="77777777">
      <w:pPr>
        <w:keepNext/>
        <w:jc w:val="center"/>
      </w:pPr>
      <w:r w:rsidRPr="00821D60">
        <w:rPr>
          <w:b/>
        </w:rPr>
        <w:t>VOTO</w:t>
      </w:r>
    </w:p>
    <w:p w:rsidRPr="00821D60" w:rsidR="00F4468F" w:rsidRDefault="00F4468F" w14:paraId="4ECC5879" w14:textId="77777777">
      <w:pPr>
        <w:keepNext/>
      </w:pPr>
    </w:p>
    <w:p w:rsidRPr="00821D60" w:rsidR="00F4468F" w:rsidRDefault="00426DD6" w14:paraId="106B0721" w14:textId="77777777">
      <w:r w:rsidRPr="00821D60">
        <w:rPr>
          <w:b/>
        </w:rPr>
        <w:t>O Senhor Desembargador SÉRGIO ROCHA – Relator.</w:t>
      </w:r>
    </w:p>
    <w:p w:rsidRPr="00821D60" w:rsidR="00F4468F" w:rsidRDefault="00F4468F" w14:paraId="74FD496A" w14:textId="77777777"/>
    <w:p w:rsidRPr="00821D60" w:rsidR="00F4468F" w:rsidRDefault="00426DD6" w14:paraId="33F64BD6" w14:textId="77777777">
      <w:pPr>
        <w:ind w:firstLine="2268"/>
      </w:pPr>
      <w:r w:rsidRPr="00821D60">
        <w:t>Ação ajuizada em 06/05/2026. Sentença proferida em 31/07/2026</w:t>
      </w:r>
      <w:r w:rsidRPr="00821D60">
        <w:t>. Apelo interposto em 17/08/2026. Valor da causa: R$ 29.352,72.</w:t>
      </w:r>
    </w:p>
    <w:p w:rsidRPr="00821D60" w:rsidR="00F4468F" w:rsidRDefault="00F4468F" w14:paraId="0AC832FA" w14:textId="77777777"/>
    <w:p w:rsidRPr="00821D60" w:rsidR="00F4468F" w:rsidRDefault="00426DD6" w14:paraId="3D585951" w14:textId="77777777">
      <w:pPr>
        <w:keepNext/>
        <w:jc w:val="center"/>
      </w:pPr>
      <w:r w:rsidRPr="00821D60">
        <w:rPr>
          <w:b/>
        </w:rPr>
        <w:t>APELO DO RÉU, DISTRITO FEDERAL</w:t>
      </w:r>
    </w:p>
    <w:p w:rsidRPr="00821D60" w:rsidR="00F4468F" w:rsidRDefault="00F4468F" w14:paraId="0167509F" w14:textId="77777777">
      <w:pPr>
        <w:keepNext/>
      </w:pPr>
    </w:p>
    <w:p w:rsidRPr="00821D60" w:rsidR="00F4468F" w:rsidRDefault="00426DD6" w14:paraId="738C8F38" w14:textId="77777777">
      <w:pPr>
        <w:ind w:firstLine="2268"/>
      </w:pPr>
      <w:r w:rsidRPr="00821D60">
        <w:t>Presentes os pressupostos de admissibilidade, conheço do apelo.</w:t>
      </w:r>
    </w:p>
    <w:p w:rsidRPr="00821D60" w:rsidR="00F4468F" w:rsidRDefault="00F4468F" w14:paraId="725F3EAB" w14:textId="77777777"/>
    <w:p w:rsidRPr="00821D60" w:rsidR="00F4468F" w:rsidRDefault="00426DD6" w14:paraId="4AF41E15" w14:textId="77777777">
      <w:pPr>
        <w:keepNext/>
        <w:jc w:val="center"/>
      </w:pPr>
      <w:commentRangeStart w:id="19"/>
      <w:r>
        <w:rPr>
          <w:highlight w:val="yellow"/>
          <w:rPrChange w:id="1052" w:author="Assessor GDSXSR" w:date="2026-10-31T22:12:31Z">
            <w:rPr>
              <w:highlight w:val="yellow"/>
            </w:rPr>
          </w:rPrChange>
        </w:rPr>
        <w:t xml:space="preserve">DA</w:t>
      </w:r>
      <w:ins w:id="1050" w:author="Assessor GDSXSR" w:date="2026-10-31T22:12:31Z">
        <w:r>
          <w:rPr>
            <w:color w:val="808080"/>
            <w:highlight w:val="yellow"/>
          </w:rPr>
          <w:t xml:space="preserve"> MANUTENÇÃO DA ANULAÇÃO DO AUTO DE INFRAÇÃO POR</w:t>
        </w:r>
      </w:ins>
      <w:r>
        <w:rPr>
          <w:highlight w:val="yellow"/>
          <w:rPrChange w:id="1053" w:author="Assessor GDSXSR" w:date="2026-10-31T22:12:31Z">
            <w:rPr>
              <w:highlight w:val="yellow"/>
            </w:rPr>
          </w:rPrChange>
        </w:rPr>
        <w:t xml:space="preserve"> AUSÊNCIA DE PROVA DA AUTORIA E DO NEXO CAUSAL</w:t>
      </w:r>
      <w:commentRangeEnd w:id="19"/>
      <w:r>
        <w:rPr>
          <w:rStyle w:val="CommentReference"/>
        </w:rPr>
        <w:commentReference w:id="19"/>
      </w:r>
      <w:del w:id="1051" w:author="Assessor GDSXSR" w:date="2026-10-31T22:12:31Z">
        <w:r>
          <w:rPr>
            <w:highlight w:val="yellow"/>
          </w:rPr>
          <w:delText xml:space="preserve"> DO DESCARTE IRREGULAR DE RESÍDUOS</w:delText>
        </w:r>
      </w:del>
    </w:p>
    <w:p w:rsidRPr="00821D60" w:rsidR="00F4468F" w:rsidRDefault="00F4468F" w14:paraId="1232DE21" w14:textId="77777777">
      <w:pPr>
        <w:keepNext/>
      </w:pPr>
    </w:p>
    <w:p w:rsidRPr="00821D60" w:rsidR="00F4468F" w:rsidRDefault="00426DD6" w14:paraId="44804AF1" w14:textId="77777777">
      <w:pPr>
        <w:ind w:firstLine="2268"/>
      </w:pPr>
      <w:commentRangeStart w:id="20"/>
      <w:r>
        <w:t xml:space="preserve">O réu/apelante</w:t>
      </w:r>
      <w:del w:id="1054" w:author="Assessor GDSXSR" w:date="2026-10-31T22:12:31Z">
        <w:r>
          <w:delText xml:space="preserve">,</w:delText>
        </w:r>
      </w:del>
      <w:r>
        <w:t xml:space="preserve"> </w:t>
      </w:r>
      <w:del w:id="1055" w:author="Assessor GDSXSR" w:date="2026-10-31T22:12:31Z">
        <w:r>
          <w:delText xml:space="preserve">Distrito Federal, apela alegando</w:delText>
        </w:r>
      </w:del>
      <w:ins w:id="1056" w:author="Assessor GDSXSR" w:date="2026-10-31T22:12:31Z">
        <w:r>
          <w:rPr>
            <w:color w:val="808080"/>
          </w:rPr>
          <w:t xml:space="preserve">alega</w:t>
        </w:r>
      </w:ins>
      <w:r>
        <w:t xml:space="preserve"> que: </w:t>
      </w:r>
      <w:r>
        <w:rPr>
          <w:b/>
        </w:rPr>
        <w:t xml:space="preserve">1)</w:t>
      </w:r>
      <w:r>
        <w:t xml:space="preserve"> os documentos da apelada encontrados entre os resíduos são elemento objetivo apto a embasar o auto de infração; </w:t>
      </w:r>
      <w:r>
        <w:rPr>
          <w:b/>
        </w:rPr>
        <w:t xml:space="preserve">2)</w:t>
      </w:r>
      <w:r>
        <w:t xml:space="preserve"> a lei não exige flagrante ou prova direta da conduta, bastando vínculo razoável entre os resíduos e o autuado; </w:t>
      </w:r>
      <w:r>
        <w:rPr>
          <w:b/>
        </w:rPr>
        <w:t xml:space="preserve">3)</w:t>
      </w:r>
      <w:r>
        <w:t xml:space="preserve"> a atuação de catadores é mera hipótese, sem prova de que os resíduos saíram dos contêineres da CEASA ou de que terceiros os transportaram e descartaram; </w:t>
      </w:r>
      <w:r>
        <w:rPr>
          <w:b/>
        </w:rPr>
        <w:t xml:space="preserve">4)</w:t>
      </w:r>
      <w:r>
        <w:t xml:space="preserve"> a ruptura do nexo causal não se presume e exige prova de fato superveniente; </w:t>
      </w:r>
      <w:r>
        <w:rPr>
          <w:b/>
        </w:rPr>
        <w:t xml:space="preserve">5)</w:t>
      </w:r>
      <w:r>
        <w:t xml:space="preserve"> a distância entre a sede da apelada e o local do descarte não afasta a infração, pois o descarte irregular costuma ocorrer em local diverso do da produção; </w:t>
      </w:r>
      <w:r>
        <w:rPr>
          <w:b/>
        </w:rPr>
        <w:t xml:space="preserve">6)</w:t>
      </w:r>
      <w:r>
        <w:t xml:space="preserve"> a sentença inverteu a presunção de legitimidade do ato administrativo (ID 90826350).</w:t>
      </w:r>
      <w:commentRangeEnd w:id="20"/>
      <w:r>
        <w:rPr>
          <w:rStyle w:val="CommentReference"/>
        </w:rPr>
        <w:commentReference w:id="20"/>
      </w:r>
    </w:p>
    <w:p w:rsidRPr="00821D60" w:rsidR="00F4468F" w:rsidRDefault="00F4468F" w14:paraId="08C7C6D0" w14:textId="77777777"/>
    <w:p w:rsidRPr="00821D60" w:rsidR="00F4468F" w:rsidRDefault="00426DD6" w14:paraId="7322C312" w14:textId="77777777">
      <w:pPr>
        <w:ind w:firstLine="2268"/>
      </w:pPr>
      <w:r w:rsidRPr="00821D60">
        <w:rPr>
          <w:highlight w:val="yellow"/>
        </w:rPr>
        <w:t>Sem razão o apelante.</w:t>
      </w:r>
    </w:p>
    <w:p w:rsidRPr="00821D60" w:rsidR="00F4468F" w:rsidRDefault="00F4468F" w14:paraId="17A27B82" w14:textId="77777777"/>
    <w:p w:rsidRPr="00821D60" w:rsidR="00F4468F" w:rsidRDefault="00426DD6" w14:paraId="4F68E857" w14:textId="77777777">
      <w:pPr>
        <w:ind w:firstLine="2268"/>
      </w:pPr>
      <w:r>
        <w:t xml:space="preserve">A r. sentença, cujos argumentos acolho, examinou o conjunto probatório e rebate as alegações do apelo</w:t>
      </w:r>
      <w:ins w:id="1057" w:author="Assessor GDSXSR" w:date="2026-10-31T22:12:31Z">
        <w:r>
          <w:rPr>
            <w:color w:val="808080"/>
          </w:rPr>
          <w:t xml:space="preserve"> (ID 90826348)</w:t>
        </w:r>
      </w:ins>
      <w:r>
        <w:t xml:space="preserve">:</w:t>
      </w:r>
    </w:p>
    <w:p w:rsidRPr="00821D60" w:rsidR="00F4468F" w:rsidRDefault="00F4468F" w14:paraId="06A641B4" w14:textId="77777777"/>
    <w:p w:rsidRPr="00821D60" w:rsidR="00F4468F" w:rsidRDefault="00426DD6" w14:paraId="33333FAD" w14:textId="77777777">
      <w:pPr>
        <w:ind w:left="2268" w:firstLine="1134"/>
      </w:pPr>
      <w:r w:rsidRPr="00821D60">
        <w:rPr>
          <w:i/>
          <w:sz w:val="26"/>
        </w:rPr>
        <w:t>"(...) A controvérsia de mérito cinge-se a verificar a legalidade e a higidez do Auto de Infração nº H-0472-857992-FAU, lavrado em 25/06/2025 pela fiscalização do DF LEGAL (ID 90826048), por meio do qual se aplicou à empresa Autora a multa de R$ 29.352,72 por suposto descarte irregular de resíduos sólidos em via pública.</w:t>
      </w:r>
    </w:p>
    <w:p w:rsidRPr="00821D60" w:rsidR="00F4468F" w:rsidRDefault="00426DD6" w14:paraId="501EACE8" w14:textId="77777777">
      <w:pPr>
        <w:ind w:left="2268" w:firstLine="1134"/>
      </w:pPr>
      <w:commentRangeStart w:id="7"/>
      <w:r w:rsidRPr="00821D60">
        <w:rPr>
          <w:i/>
          <w:sz w:val="26"/>
        </w:rPr>
        <w:t>Para a correta solução da lide, é indispensável estabelecer a distinção ontológica e jurídica entre a responsabilidade civil ambiental e a responsabilidade administrativa ambiental.</w:t>
      </w:r>
      <w:commentRangeEnd w:id="7"/>
      <w:r w:rsidRPr="00821D60">
        <w:rPr>
          <w:rStyle w:val="Refdecomentrio"/>
          <w:sz w:val="28"/>
          <w:szCs w:val="22"/>
        </w:rPr>
        <w:commentReference w:id="7"/>
      </w:r>
    </w:p>
    <w:p w:rsidRPr="00821D60" w:rsidR="00F4468F" w:rsidRDefault="00426DD6" w14:paraId="43DC310C" w14:textId="77777777">
      <w:pPr>
        <w:ind w:left="2268" w:firstLine="1134"/>
      </w:pPr>
      <w:r w:rsidRPr="00821D60">
        <w:rPr>
          <w:i/>
          <w:sz w:val="26"/>
        </w:rPr>
        <w:t>Enquanto a responsabilidade civil por danos ambientais é de natureza objetiva, fundada na teoria do risco integral (</w:t>
      </w:r>
      <w:commentRangeStart w:id="8"/>
      <w:r w:rsidRPr="00821D60">
        <w:rPr>
          <w:i/>
          <w:sz w:val="26"/>
        </w:rPr>
        <w:t>art. 14, § 1º, da Lei Federal nº 6.938/1981</w:t>
      </w:r>
      <w:commentRangeEnd w:id="8"/>
      <w:r w:rsidRPr="00821D60">
        <w:rPr>
          <w:rStyle w:val="Refdecomentrio"/>
          <w:i/>
          <w:sz w:val="26"/>
          <w:szCs w:val="22"/>
        </w:rPr>
        <w:commentReference w:id="8"/>
      </w:r>
      <w:r w:rsidRPr="00821D60">
        <w:rPr>
          <w:i/>
          <w:sz w:val="26"/>
        </w:rPr>
        <w:t xml:space="preserve">), </w:t>
      </w:r>
      <w:r w:rsidRPr="00821D60">
        <w:rPr>
          <w:i/>
          <w:sz w:val="26"/>
          <w:highlight w:val="yellow"/>
          <w:u w:val="single"/>
        </w:rPr>
        <w:t>a responsabilidade administrativa ambiental reveste-se de caráter subjetivo</w:t>
      </w:r>
      <w:r w:rsidRPr="00821D60">
        <w:rPr>
          <w:i/>
          <w:sz w:val="26"/>
          <w:highlight w:val="yellow"/>
        </w:rPr>
        <w:t xml:space="preserve">, exigindo </w:t>
      </w:r>
      <w:r w:rsidRPr="00821D60">
        <w:rPr>
          <w:i/>
          <w:sz w:val="26"/>
          <w:highlight w:val="yellow"/>
        </w:rPr>
        <w:lastRenderedPageBreak/>
        <w:t>para a sua configuração a demonstração da conduta comissiva ou omissiva do agente, o dolo ou a culpa, e o nexo de causalidade entre a ação infracional e o resultado</w:t>
      </w:r>
      <w:r w:rsidRPr="00821D60">
        <w:rPr>
          <w:i/>
          <w:sz w:val="26"/>
        </w:rPr>
        <w:t>.</w:t>
      </w:r>
    </w:p>
    <w:p w:rsidRPr="00821D60" w:rsidR="00F4468F" w:rsidRDefault="00426DD6" w14:paraId="7152815B" w14:textId="77777777">
      <w:pPr>
        <w:ind w:left="2268" w:firstLine="1134"/>
      </w:pPr>
      <w:r w:rsidRPr="00821D60">
        <w:rPr>
          <w:i/>
          <w:sz w:val="26"/>
        </w:rPr>
        <w:t>A jurisprudência do Superior Tribunal de Justiça é pacífica no sentido de que a aplicação de sanções administrativas ambientais pressupõe a comprovação do elemento subjetivo e a efetiva autoria do ilícito:</w:t>
      </w:r>
    </w:p>
    <w:p w:rsidRPr="00821D60" w:rsidR="00F4468F" w:rsidRDefault="00426DD6" w14:paraId="053984C3" w14:textId="77777777">
      <w:pPr>
        <w:ind w:left="3402" w:firstLine="1134"/>
      </w:pPr>
      <w:r w:rsidRPr="00821D60">
        <w:rPr>
          <w:i/>
          <w:sz w:val="26"/>
        </w:rPr>
        <w:t xml:space="preserve">'(...) 3. O Superior Tribunal de Justiça firmou o entendimento de que a responsabilidade administrativa ambiental </w:t>
      </w:r>
      <w:r w:rsidRPr="00821D60">
        <w:rPr>
          <w:i/>
          <w:sz w:val="26"/>
          <w:highlight w:val="yellow"/>
        </w:rPr>
        <w:t>tem caráter subjetivo, exigindo-se a demonstração de dolo ou culpa e do nexo causal entre conduta e dano</w:t>
      </w:r>
      <w:r w:rsidRPr="00821D60">
        <w:rPr>
          <w:i/>
          <w:sz w:val="26"/>
        </w:rPr>
        <w:t>. Precedentes. (...)' (AgInt no AREsp n. 826.046/SC, relator Ministro Gurgel de Faria, Primeira Turma, julgado em 27/2/2018, DJe de 5/4/2018.)</w:t>
      </w:r>
    </w:p>
    <w:p w:rsidRPr="00821D60" w:rsidR="00F4468F" w:rsidRDefault="00426DD6" w14:paraId="0AA6D455" w14:textId="77777777">
      <w:pPr>
        <w:ind w:left="2268" w:firstLine="1134"/>
      </w:pPr>
      <w:r w:rsidRPr="00821D60">
        <w:rPr>
          <w:i/>
          <w:sz w:val="26"/>
        </w:rPr>
        <w:t>No mesmo sentido, a Segunda Turma da Corte Superior reafirma a indispensabilidade da ilicitude subjetiva para a manutenção da penalidade pecuniária administrativa:</w:t>
      </w:r>
    </w:p>
    <w:p w:rsidRPr="00821D60" w:rsidR="00F4468F" w:rsidRDefault="00426DD6" w14:paraId="3D2C69CA" w14:textId="77777777">
      <w:pPr>
        <w:ind w:left="3402" w:firstLine="1134"/>
      </w:pPr>
      <w:r w:rsidRPr="00821D60">
        <w:rPr>
          <w:i/>
          <w:sz w:val="26"/>
        </w:rPr>
        <w:t xml:space="preserve">'(...) 1. Segundo o acórdão recorrido, 'a responsabilidade administrativa ambiental é fundada no risco administrativo, respondendo, portanto, o transgressor das normas de proteção ao meio ambiente independentemente de culpa lato senso, como ocorre no âmbito da responsabilidade civil por danos ambientais' (e-STJ fl. 997). 2. Nos termos da jurisprudência do STJ, </w:t>
      </w:r>
      <w:r w:rsidRPr="00821D60">
        <w:rPr>
          <w:i/>
          <w:sz w:val="26"/>
          <w:highlight w:val="yellow"/>
        </w:rPr>
        <w:t xml:space="preserve">como </w:t>
      </w:r>
      <w:r w:rsidRPr="00821D60">
        <w:rPr>
          <w:i/>
          <w:sz w:val="26"/>
          <w:highlight w:val="yellow"/>
        </w:rPr>
        <w:lastRenderedPageBreak/>
        <w:t>regra a responsabilidade administrativa ambiental apresenta caráter subjetivo, exigindo dolo ou culpa para sua configuração</w:t>
      </w:r>
      <w:r w:rsidRPr="00821D60">
        <w:rPr>
          <w:i/>
          <w:sz w:val="26"/>
        </w:rPr>
        <w:t>. Precedentes: REsp 1.401.500 Rel. Ministro Herman Benjamin, Segunda Turma, DJe 13/9/2016, AgRg no AREsp 62.584/RJ, Rel. Ministro Sérgio Kukina, Rel. p/ acórdão Ministra Regina Helena Costa, Primeira Turma, DJe 7/10/2015, REsp 1.251.697/PR, Rel. Ministro. Mauro Campbell Marques, Segunda Turma, DJe 17/4/2012. 3. Recurso Especial parcialmente provido. (...)' (REsp n. 1.640.243/SC, relator Ministro Herman Benjamin, Segunda Turma, julgado em 7/3/2017, DJe de 27/4/2017.)</w:t>
      </w:r>
    </w:p>
    <w:p w:rsidRPr="00821D60" w:rsidR="00F4468F" w:rsidRDefault="00426DD6" w14:paraId="6BE34AF7" w14:textId="77777777">
      <w:pPr>
        <w:ind w:left="2268" w:firstLine="1134"/>
      </w:pPr>
      <w:commentRangeStart w:id="9"/>
      <w:r w:rsidRPr="00821D60">
        <w:rPr>
          <w:i/>
          <w:sz w:val="26"/>
        </w:rPr>
        <w:t>(...)</w:t>
      </w:r>
      <w:commentRangeEnd w:id="9"/>
      <w:r w:rsidRPr="00821D60">
        <w:rPr>
          <w:rStyle w:val="Refdecomentrio"/>
          <w:i/>
          <w:sz w:val="26"/>
          <w:szCs w:val="22"/>
        </w:rPr>
        <w:commentReference w:id="9"/>
      </w:r>
      <w:r w:rsidRPr="00821D60">
        <w:rPr>
          <w:i/>
          <w:sz w:val="26"/>
        </w:rPr>
        <w:t xml:space="preserve"> Ocorre que </w:t>
      </w:r>
      <w:r w:rsidRPr="00821D60">
        <w:rPr>
          <w:i/>
          <w:sz w:val="26"/>
          <w:highlight w:val="yellow"/>
          <w:u w:val="single"/>
        </w:rPr>
        <w:t>a simples presença de documentos com o timbre ou identificação de uma sociedade empresária em local de descarte de resíduos não constitui prova direta e conclusiva</w:t>
      </w:r>
      <w:r w:rsidRPr="00821D60">
        <w:rPr>
          <w:i/>
          <w:sz w:val="26"/>
          <w:highlight w:val="yellow"/>
        </w:rPr>
        <w:t xml:space="preserve"> de que ela própria, ou seus prepostos, tenha transportado e despejado tais resíduos na via pública</w:t>
      </w:r>
      <w:r w:rsidRPr="00821D60">
        <w:rPr>
          <w:i/>
          <w:sz w:val="26"/>
        </w:rPr>
        <w:t>.</w:t>
      </w:r>
    </w:p>
    <w:p w:rsidRPr="00821D60" w:rsidR="00F4468F" w:rsidRDefault="00426DD6" w14:paraId="09BFC4BE" w14:textId="77777777">
      <w:pPr>
        <w:ind w:left="2268" w:firstLine="1134"/>
      </w:pPr>
      <w:r w:rsidRPr="00821D60">
        <w:rPr>
          <w:i/>
          <w:sz w:val="26"/>
        </w:rPr>
        <w:t>(...) A autuação ancorou-se, pois, em mera presunção de autoria, derivando a responsabilidade do simples fato de os papéis terem origem na atividade empresarial da Autora.</w:t>
      </w:r>
    </w:p>
    <w:p w:rsidRPr="00821D60" w:rsidR="00F4468F" w:rsidRDefault="00426DD6" w14:paraId="1CEB6CCA" w14:textId="77777777">
      <w:pPr>
        <w:ind w:left="2268" w:firstLine="1134"/>
      </w:pPr>
      <w:r w:rsidRPr="00821D60">
        <w:rPr>
          <w:i/>
          <w:sz w:val="26"/>
        </w:rPr>
        <w:t xml:space="preserve">Ocorre que tal raciocínio vulnera o regime do Direito Adminastrativo (sic) Sancionador, </w:t>
      </w:r>
      <w:r w:rsidRPr="00821D60">
        <w:rPr>
          <w:i/>
          <w:sz w:val="26"/>
          <w:highlight w:val="yellow"/>
        </w:rPr>
        <w:t xml:space="preserve">ao instituir uma inadmissível responsabilidade presuntiva e objetiva. </w:t>
      </w:r>
      <w:r w:rsidRPr="00821D60">
        <w:rPr>
          <w:i/>
          <w:sz w:val="26"/>
          <w:highlight w:val="yellow"/>
          <w:u w:val="single"/>
        </w:rPr>
        <w:t>A origem de um documento não se confunde com a autoria da conduta de descarte na via pública.</w:t>
      </w:r>
    </w:p>
    <w:p w:rsidRPr="00821D60" w:rsidR="00F4468F" w:rsidRDefault="00426DD6" w14:paraId="0EB94AF7" w14:textId="77777777">
      <w:pPr>
        <w:ind w:left="2268" w:firstLine="1134"/>
      </w:pPr>
      <w:r w:rsidRPr="00821D60">
        <w:rPr>
          <w:i/>
          <w:sz w:val="26"/>
        </w:rPr>
        <w:lastRenderedPageBreak/>
        <w:t>Ademais, a prova documental carreada aos autos pela Autora logrou ilidir a presunção relativa de legitimidade e veracidade do ato administrativo.</w:t>
      </w:r>
    </w:p>
    <w:p w:rsidRPr="00821D60" w:rsidR="00F4468F" w:rsidRDefault="00426DD6" w14:paraId="757DA771" w14:textId="77777777">
      <w:pPr>
        <w:ind w:left="2268" w:firstLine="1134"/>
      </w:pPr>
      <w:r w:rsidRPr="00821D60">
        <w:rPr>
          <w:i/>
          <w:sz w:val="26"/>
        </w:rPr>
        <w:t xml:space="preserve">Restou incontroverso que a Autora funciona regularmente nos boxes 09 e 10 do Pavilhão B11A da CEASA/DF (IDs 90826047 e 90826057) e que </w:t>
      </w:r>
      <w:r w:rsidRPr="00821D60">
        <w:rPr>
          <w:i/>
          <w:sz w:val="26"/>
          <w:highlight w:val="yellow"/>
        </w:rPr>
        <w:t>realiza o acondicionamento e descarte rotineiro de seus resíduos orgânicos e papéis nos contêineres coletivos mantidos no complexo da CEASA</w:t>
      </w:r>
      <w:r w:rsidRPr="00821D60">
        <w:rPr>
          <w:i/>
          <w:sz w:val="26"/>
        </w:rPr>
        <w:t>, arcando mensalmente com as respectivas taxas de limpeza e manutenção cobradas pelo ente distribuidor (ID 90826048).</w:t>
      </w:r>
    </w:p>
    <w:p w:rsidRPr="00821D60" w:rsidR="00F4468F" w:rsidRDefault="00426DD6" w14:paraId="708D7F5A" w14:textId="77777777">
      <w:pPr>
        <w:ind w:left="2268" w:firstLine="1134"/>
      </w:pPr>
      <w:r w:rsidRPr="00821D60">
        <w:rPr>
          <w:i/>
          <w:sz w:val="26"/>
        </w:rPr>
        <w:t xml:space="preserve">Uma vez depositados nos contêineres públicos da CEASA, os resíduos saem do domínio de fato e da esfera de custódia direta da empresa. O </w:t>
      </w:r>
      <w:commentRangeStart w:id="10"/>
      <w:r w:rsidRPr="00821D60">
        <w:rPr>
          <w:i/>
          <w:sz w:val="26"/>
        </w:rPr>
        <w:t>acervo fotográfico</w:t>
      </w:r>
      <w:commentRangeEnd w:id="10"/>
      <w:r w:rsidRPr="00821D60">
        <w:rPr>
          <w:rStyle w:val="Refdecomentrio"/>
          <w:i/>
          <w:sz w:val="26"/>
          <w:szCs w:val="22"/>
        </w:rPr>
        <w:commentReference w:id="10"/>
      </w:r>
      <w:r w:rsidRPr="00821D60">
        <w:rPr>
          <w:i/>
          <w:sz w:val="26"/>
        </w:rPr>
        <w:t xml:space="preserve"> juntado aos autos comprova a presença frequente de catadores de recicláveis operando nos contêineres da CEASA/DF e efetuando a triagem de sacos e materiais (IDs 90826049, 90826050 e 90826048).</w:t>
      </w:r>
    </w:p>
    <w:p w:rsidRPr="00821D60" w:rsidR="00F4468F" w:rsidRDefault="00426DD6" w14:paraId="7F5B8FB6" w14:textId="77777777">
      <w:pPr>
        <w:ind w:left="2268" w:firstLine="1134"/>
      </w:pPr>
      <w:r w:rsidRPr="00821D60">
        <w:rPr>
          <w:i/>
          <w:sz w:val="26"/>
        </w:rPr>
        <w:t>Assim, a tese defensiva da Autora — no sentido de que terceiros estranhos à sua estrutura empresarial retiraram papéis e insumos dos contêineres e, após a triagem externa, descartaram os rejeitos sem valor comercial em área pública distante cerca de 6,7 km da CEASA (ID 90826048) — apresenta densidade fática e lógica, caracterizando hipótese de fato de terceiro bastante para romper o nexo causal.</w:t>
      </w:r>
    </w:p>
    <w:p w:rsidRPr="00821D60" w:rsidR="00F4468F" w:rsidRDefault="00426DD6" w14:paraId="76A5283C" w14:textId="77777777">
      <w:pPr>
        <w:ind w:left="2268" w:firstLine="1134"/>
      </w:pPr>
      <w:r w:rsidRPr="00821D60">
        <w:rPr>
          <w:i/>
          <w:sz w:val="26"/>
        </w:rPr>
        <w:t xml:space="preserve">(...) Destarte, resta evidenciado que o Auto de Infração nº H-0472-857992-FAU </w:t>
      </w:r>
      <w:r w:rsidRPr="00821D60">
        <w:rPr>
          <w:i/>
          <w:sz w:val="26"/>
          <w:highlight w:val="yellow"/>
        </w:rPr>
        <w:t xml:space="preserve">padece de vício </w:t>
      </w:r>
      <w:r w:rsidRPr="00821D60">
        <w:rPr>
          <w:i/>
          <w:sz w:val="26"/>
          <w:highlight w:val="yellow"/>
        </w:rPr>
        <w:lastRenderedPageBreak/>
        <w:t>insanável por ausência de prova da autoria e de nexo causal, amparando-se em presunção incompatível com o Direito Administrativo Sancionador</w:t>
      </w:r>
      <w:r w:rsidRPr="00821D60">
        <w:rPr>
          <w:i/>
          <w:sz w:val="26"/>
        </w:rPr>
        <w:t>.</w:t>
      </w:r>
    </w:p>
    <w:p w:rsidRPr="00821D60" w:rsidR="00F4468F" w:rsidRDefault="00426DD6" w14:paraId="39056E06" w14:textId="77777777">
      <w:pPr>
        <w:ind w:left="2268" w:firstLine="1134"/>
      </w:pPr>
      <w:r w:rsidRPr="00821D60">
        <w:rPr>
          <w:i/>
          <w:sz w:val="26"/>
        </w:rPr>
        <w:t>A declaração de nulidade do auto de infração e da multa dele decorrente é medida imperativa, impondo-se a confirmação da tutela de urgência deferida e a autorização para o levantamento do depósito judicial mantido nos autos pela Autora." (ID 90826348)</w:t>
      </w:r>
    </w:p>
    <w:p w:rsidRPr="00821D60" w:rsidR="00F4468F" w:rsidRDefault="00F4468F" w14:paraId="205AA922" w14:textId="77777777"/>
    <w:p w:rsidRPr="00821D60" w:rsidR="00F4468F" w:rsidRDefault="00426DD6" w14:paraId="511745BB" w14:textId="77777777">
      <w:pPr>
        <w:ind w:firstLine="2268"/>
      </w:pPr>
      <w:r>
        <w:t xml:space="preserve">O apelo </w:t>
      </w:r>
      <w:del w:id="1058" w:author="Assessor GDSXSR" w:date="2026-10-31T22:12:31Z">
        <w:r>
          <w:delText xml:space="preserve">se</w:delText>
        </w:r>
      </w:del>
      <w:ins w:id="1059" w:author="Assessor GDSXSR" w:date="2026-10-31T22:12:31Z">
        <w:r>
          <w:rPr>
            <w:color w:val="808080"/>
          </w:rPr>
          <w:t xml:space="preserve">repete</w:t>
        </w:r>
      </w:ins>
      <w:r>
        <w:t xml:space="preserve"> </w:t>
      </w:r>
      <w:del w:id="1060" w:author="Assessor GDSXSR" w:date="2026-10-31T22:12:31Z">
        <w:r>
          <w:delText xml:space="preserve">assemelha, em essência, à</w:delText>
        </w:r>
      </w:del>
      <w:ins w:id="1061" w:author="Assessor GDSXSR" w:date="2026-10-31T22:12:31Z">
        <w:r>
          <w:rPr>
            <w:color w:val="808080"/>
          </w:rPr>
          <w:t xml:space="preserve">a</w:t>
        </w:r>
      </w:ins>
      <w:r>
        <w:t xml:space="preserve"> contestação e não traz fundamento novo, pois reitera que os documentos encontrados entre os resíduos bastam para sustentar a autuação e que a presunção de legitimidade do ato não foi afastada.</w:t>
      </w:r>
    </w:p>
    <w:p w:rsidRPr="00821D60" w:rsidR="00F4468F" w:rsidRDefault="00F4468F" w14:paraId="04DB029C" w14:textId="77777777"/>
    <w:p w:rsidRPr="00821D60" w:rsidR="00F4468F" w:rsidRDefault="00426DD6" w14:paraId="60FFCED2" w14:textId="77777777">
      <w:pPr>
        <w:ind w:firstLine="2268"/>
      </w:pPr>
      <w:commentRangeStart w:id="25"/>
      <w:r w:rsidRPr="00821D60">
        <w:t>De fato, a responsabilidade administrativa ambiental é subjetiva e exige prova da autoria e do nexo causal, e os documentos encontrados entre os resíduos revelam a origem do material, mas não indicam quem o transportou e o descartou em área pública (</w:t>
      </w:r>
      <w:commentRangeStart w:id="11"/>
      <w:r w:rsidRPr="00821D60">
        <w:t>STJ, AgInt no AREsp 826.046/SC e REsp 1.640.243/SC</w:t>
      </w:r>
      <w:commentRangeEnd w:id="11"/>
      <w:r w:rsidRPr="00821D60">
        <w:rPr>
          <w:rStyle w:val="Refdecomentrio"/>
          <w:sz w:val="28"/>
          <w:szCs w:val="22"/>
        </w:rPr>
        <w:commentReference w:id="11"/>
      </w:r>
      <w:r w:rsidRPr="00821D60">
        <w:t>).</w:t>
      </w:r>
      <w:commentRangeEnd w:id="25"/>
      <w:r>
        <w:rPr>
          <w:rStyle w:val="CommentReference"/>
        </w:rPr>
        <w:commentReference w:id="25"/>
      </w:r>
    </w:p>
    <w:p w:rsidRPr="00821D60" w:rsidR="00F4468F" w:rsidRDefault="00F4468F" w14:paraId="50AE3850" w14:textId="77777777"/>
    <w:p w:rsidRPr="00821D60" w:rsidR="00F4468F" w:rsidRDefault="00426DD6" w14:paraId="46B32FBA" w14:textId="77777777">
      <w:pPr>
        <w:ind w:firstLine="2268"/>
      </w:pPr>
      <w:r w:rsidRPr="00821D60">
        <w:t>Além disso, a presunção de legitimidade do auto de infração é relativa, e cabe à Administração, que exerce o poder sancionador, provar a autoria da infração, pois não se exige do administrado a identificação do verdadeiro autor do descarte.</w:t>
      </w:r>
    </w:p>
    <w:p w:rsidRPr="00821D60" w:rsidR="00F4468F" w:rsidRDefault="00F4468F" w14:paraId="633AC42A" w14:textId="77777777"/>
    <w:p w:rsidRPr="00821D60" w:rsidR="00F4468F" w:rsidRDefault="00426DD6" w14:paraId="6084780A" w14:textId="77777777">
      <w:pPr>
        <w:ind w:firstLine="2268"/>
      </w:pPr>
      <w:r w:rsidRPr="00821D60">
        <w:t xml:space="preserve">Na hipótese, o relatório operacional não registra flagrante, veículo, preposto ou testemunha ligados à apelada (ID </w:t>
      </w:r>
      <w:r w:rsidRPr="00821D60">
        <w:lastRenderedPageBreak/>
        <w:t>90826048), e o apelante, aliás, sustenta que a lei não exige a presença do agente (ID 90826350).</w:t>
      </w:r>
    </w:p>
    <w:p w:rsidRPr="00821D60" w:rsidR="00F4468F" w:rsidRDefault="00F4468F" w14:paraId="54FE1057" w14:textId="77777777"/>
    <w:p w:rsidRPr="00821D60" w:rsidR="00F4468F" w:rsidRDefault="00426DD6" w14:paraId="31C5CB59" w14:textId="77777777">
      <w:pPr>
        <w:ind w:firstLine="2268"/>
      </w:pPr>
      <w:r w:rsidRPr="00821D60">
        <w:t>Por outro lado, a apelada demonstrou que funciona nos boxes 09 e 10 do Pavilhão B11A da CEASA/DF e que descarta seus resíduos nos contêineres coletivos do complexo (ID 90826047 e 90826057).</w:t>
      </w:r>
    </w:p>
    <w:p w:rsidRPr="00821D60" w:rsidR="00F4468F" w:rsidRDefault="00F4468F" w14:paraId="0C16E4D6" w14:textId="77777777"/>
    <w:p>
      <w:pPr>
        <w:ind w:firstLine="2268"/>
        <w:rPr>
          <w:ins w:id="1067" w:author="Assessor GDSXSR" w:date="2026-10-31T22:12:31Z"/>
        </w:rPr>
      </w:pPr>
      <w:r>
        <w:t xml:space="preserve">Ressalto que o acervo fotográfico</w:t>
      </w:r>
      <w:del w:id="1062" w:author="Assessor GDSXSR" w:date="2026-10-31T22:12:31Z">
        <w:r>
          <w:delText xml:space="preserve"> (ID 90826049 e 90826050)</w:delText>
        </w:r>
      </w:del>
      <w:r>
        <w:t xml:space="preserve"> não demonstra, por si só, que os resíduos encontrados saíram dos contêineres da apelada</w:t>
      </w:r>
      <w:ins w:id="1063" w:author="Assessor GDSXSR" w:date="2026-10-31T22:12:31Z">
        <w:r>
          <w:rPr>
            <w:color w:val="808080"/>
          </w:rPr>
          <w:t xml:space="preserve"> (ID 90826049 e 90826050).</w:t>
        </w:r>
      </w:ins>
    </w:p>
    <w:p>
      <w:pPr>
        <w:ind w:firstLine="2268"/>
        <w:rPr>
          <w:ins w:id="1068" w:author="Assessor GDSXSR" w:date="2026-10-31T22:12:31Z"/>
        </w:rPr>
      </w:pPr>
    </w:p>
    <w:p w:rsidRPr="00821D60" w:rsidR="00F4468F" w:rsidRDefault="00426DD6" w14:paraId="65558E80" w14:textId="77777777">
      <w:pPr>
        <w:ind w:firstLine="2268"/>
      </w:pPr>
      <w:ins w:id="1064" w:author="Assessor GDSXSR" w:date="2026-10-31T22:12:31Z">
        <w:r>
          <w:rPr>
            <w:color w:val="808080"/>
          </w:rPr>
          <w:t xml:space="preserve">Isso</w:t>
        </w:r>
      </w:ins>
      <w:r>
        <w:t xml:space="preserve">, </w:t>
      </w:r>
      <w:del w:id="1065" w:author="Assessor GDSXSR" w:date="2026-10-31T22:12:31Z">
        <w:r>
          <w:delText xml:space="preserve">mas isso</w:delText>
        </w:r>
      </w:del>
      <w:ins w:id="1066" w:author="Assessor GDSXSR" w:date="2026-10-31T22:12:31Z">
        <w:r>
          <w:rPr>
            <w:color w:val="808080"/>
          </w:rPr>
          <w:t xml:space="preserve">porém,</w:t>
        </w:r>
      </w:ins>
      <w:r>
        <w:t xml:space="preserve"> não socorre o apelante, pois cabia à Administração provar que a apelada praticou o descarte.</w:t>
      </w:r>
    </w:p>
    <w:p w:rsidRPr="00821D60" w:rsidR="00F4468F" w:rsidRDefault="00F4468F" w14:paraId="1E48BD83" w14:textId="77777777"/>
    <w:p w:rsidRPr="00821D60" w:rsidR="00F4468F" w:rsidRDefault="00426DD6" w14:paraId="679B0B7A" w14:textId="77777777">
      <w:pPr>
        <w:ind w:firstLine="2268"/>
      </w:pPr>
      <w:commentRangeStart w:id="12"/>
      <w:del w:id="1069" w:author="Assessor GDSXSR" w:date="2026-10-31T22:12:31Z">
        <w:r>
          <w:delText xml:space="preserve">A</w:delText>
        </w:r>
      </w:del>
      <w:ins w:id="1070" w:author="Assessor GDSXSR" w:date="2026-10-31T22:12:31Z">
        <w:r>
          <w:rPr>
            <w:color w:val="808080"/>
          </w:rPr>
          <w:t xml:space="preserve">No mais, a</w:t>
        </w:r>
      </w:ins>
      <w:r>
        <w:t xml:space="preserve"> distância entre o complexo da CEASA/DF e o local do descarte, invocada na sentença, não é decisiva, pois a ausência de qualquer elemento que ligue a apelada ao local já impede imputar-lhe a infração.</w:t>
      </w:r>
      <w:commentRangeEnd w:id="12"/>
      <w:r w:rsidRPr="00821D60">
        <w:rPr>
          <w:rStyle w:val="Refdecomentrio"/>
          <w:sz w:val="28"/>
          <w:szCs w:val="22"/>
        </w:rPr>
        <w:commentReference w:id="12"/>
      </w:r>
    </w:p>
    <w:p w:rsidRPr="00821D60" w:rsidR="00F4468F" w:rsidRDefault="00F4468F" w14:paraId="42142CB3" w14:textId="77777777"/>
    <w:p w:rsidRPr="00821D60" w:rsidR="00F4468F" w:rsidRDefault="00426DD6" w14:paraId="1B039FA7" w14:textId="77777777">
      <w:pPr>
        <w:ind w:firstLine="2268"/>
      </w:pPr>
      <w:r>
        <w:t xml:space="preserve">Nesse sentido</w:t>
      </w:r>
      <w:del w:id="1071" w:author="Assessor GDSXSR" w:date="2026-10-31T22:12:31Z">
        <w:r>
          <w:delText xml:space="preserve">, a jurisprudência desta e. Turma e deste e. Tribunal</w:delText>
        </w:r>
      </w:del>
      <w:r>
        <w:t xml:space="preserve">:</w:t>
      </w:r>
    </w:p>
    <w:p w:rsidRPr="00821D60" w:rsidR="00F4468F" w:rsidRDefault="00F4468F" w14:paraId="52C0C34B" w14:textId="77777777"/>
    <w:p w:rsidRPr="00821D60" w:rsidR="00F4468F" w:rsidRDefault="00426DD6" w14:paraId="481100D1" w14:textId="7E6C3F46">
      <w:pPr>
        <w:ind w:left="2268"/>
      </w:pPr>
      <w:r>
        <w:rPr>
          <w:i/>
          <w:sz w:val="26"/>
          <w:highlight w:val="yellow"/>
        </w:rPr>
        <w:t xml:space="preserve">"(...) </w:t>
      </w:r>
      <w:r>
        <w:rPr>
          <w:i/>
          <w:sz w:val="26"/>
          <w:highlight w:val="yellow"/>
        </w:rPr>
        <w:t xml:space="preserve">5. A responsabilização administrativa ambiental exige demonstração de culpa e nexo causal entre a conduta e o dano, conforme entendimento do STJ. 6. </w:t>
      </w:r>
      <w:r>
        <w:rPr>
          <w:i/>
          <w:sz w:val="26"/>
          <w:highlight w:val="yellow"/>
          <w:u w:val="single"/>
        </w:rPr>
        <w:t xml:space="preserve">A presença de etiquetas, lista de materiais e o CNPJ da empresa entre os resíduos não comprova, por si só, a autoria do descarte irregular.</w:t>
      </w:r>
      <w:r>
        <w:rPr>
          <w:i/>
          <w:sz w:val="26"/>
          <w:highlight w:val="yellow"/>
        </w:rPr>
        <w:t xml:space="preserve"> (...)</w:t>
      </w:r>
      <w:r>
        <w:rPr>
          <w:i/>
          <w:sz w:val="26"/>
          <w:highlight w:val="yellow"/>
        </w:rPr>
        <w:t xml:space="preserve">"</w:t>
      </w:r>
      <w:del w:id="1072" w:author="Assessor GDSXSR" w:date="2026-10-31T22:12:31Z">
        <w:r>
          <w:rPr>
            <w:i/>
            <w:sz w:val="26"/>
          </w:rPr>
          <w:delText xml:space="preserve"> - </w:delText>
        </w:r>
        <w:r>
          <w:rPr>
            <w:iCs/>
            <w:sz w:val="26"/>
          </w:rPr>
          <w:delText xml:space="preserve">Grifei</w:delText>
        </w:r>
      </w:del>
    </w:p>
    <w:p w:rsidR="00F4468F" w:rsidRDefault="00426DD6" w14:paraId="4F593355" w14:textId="77777777">
      <w:pPr>
        <w:ind w:left="2268"/>
        <w:rPr>
          <w:i/>
          <w:sz w:val="26"/>
        </w:rPr>
      </w:pPr>
      <w:commentRangeStart w:id="21"/>
      <w:r>
        <w:rPr>
          <w:i/>
          <w:sz w:val="26"/>
        </w:rPr>
        <w:t xml:space="preserve">(Acórdão 2031848, 0716858-05.2024.8.07.0018, </w:t>
      </w:r>
      <w:del w:id="1073" w:author="Assessor GDSXSR" w:date="2026-10-31T22:12:31Z">
        <w:r>
          <w:rPr>
            <w:i/>
            <w:sz w:val="26"/>
          </w:rPr>
          <w:delText xml:space="preserve">Relatora</w:delText>
        </w:r>
      </w:del>
      <w:ins w:id="1074" w:author="Assessor GDSXSR" w:date="2026-10-31T22:12:31Z">
        <w:r>
          <w:rPr>
            <w:i/>
            <w:color w:val="808080"/>
            <w:sz w:val="26"/>
          </w:rPr>
          <w:t xml:space="preserve">Relator(a)</w:t>
        </w:r>
      </w:ins>
      <w:r>
        <w:rPr>
          <w:i/>
          <w:sz w:val="26"/>
        </w:rPr>
        <w:t xml:space="preserve">: </w:t>
      </w:r>
      <w:del w:id="1075" w:author="Assessor GDSXSR" w:date="2026-10-31T22:12:31Z">
        <w:r>
          <w:rPr>
            <w:i/>
            <w:sz w:val="26"/>
          </w:rPr>
          <w:delText xml:space="preserve">Fátima</w:delText>
        </w:r>
      </w:del>
      <w:ins w:id="1076" w:author="Assessor GDSXSR" w:date="2026-10-31T22:12:31Z">
        <w:r>
          <w:rPr>
            <w:i/>
            <w:color w:val="808080"/>
            <w:sz w:val="26"/>
          </w:rPr>
          <w:t xml:space="preserve">FÁTIMA</w:t>
        </w:r>
      </w:ins>
      <w:r>
        <w:rPr>
          <w:i/>
          <w:sz w:val="26"/>
        </w:rPr>
        <w:t xml:space="preserve"> </w:t>
      </w:r>
      <w:del w:id="1077" w:author="Assessor GDSXSR" w:date="2026-10-31T22:12:31Z">
        <w:r>
          <w:rPr>
            <w:i/>
            <w:sz w:val="26"/>
          </w:rPr>
          <w:delText xml:space="preserve">Rafael</w:delText>
        </w:r>
      </w:del>
      <w:ins w:id="1078" w:author="Assessor GDSXSR" w:date="2026-10-31T22:12:31Z">
        <w:r>
          <w:rPr>
            <w:i/>
            <w:color w:val="808080"/>
            <w:sz w:val="26"/>
          </w:rPr>
          <w:t xml:space="preserve">RAFAEL</w:t>
        </w:r>
      </w:ins>
      <w:r>
        <w:rPr>
          <w:i/>
          <w:sz w:val="26"/>
        </w:rPr>
        <w:t xml:space="preserve">, 3ª </w:t>
      </w:r>
      <w:del w:id="1079" w:author="Assessor GDSXSR" w:date="2026-10-31T22:12:31Z">
        <w:r>
          <w:rPr>
            <w:i/>
            <w:sz w:val="26"/>
          </w:rPr>
          <w:delText xml:space="preserve">Turma</w:delText>
        </w:r>
      </w:del>
      <w:ins w:id="1080" w:author="Assessor GDSXSR" w:date="2026-10-31T22:12:31Z">
        <w:r>
          <w:rPr>
            <w:i/>
            <w:color w:val="808080"/>
            <w:sz w:val="26"/>
          </w:rPr>
          <w:t xml:space="preserve">TURMA</w:t>
        </w:r>
      </w:ins>
      <w:r>
        <w:rPr>
          <w:i/>
          <w:sz w:val="26"/>
        </w:rPr>
        <w:t xml:space="preserve"> </w:t>
      </w:r>
      <w:del w:id="1081" w:author="Assessor GDSXSR" w:date="2026-10-31T22:12:31Z">
        <w:r>
          <w:rPr>
            <w:i/>
            <w:sz w:val="26"/>
          </w:rPr>
          <w:delText xml:space="preserve">Cível</w:delText>
        </w:r>
      </w:del>
      <w:ins w:id="1082" w:author="Assessor GDSXSR" w:date="2026-10-31T22:12:31Z">
        <w:r>
          <w:rPr>
            <w:i/>
            <w:color w:val="808080"/>
            <w:sz w:val="26"/>
          </w:rPr>
          <w:t xml:space="preserve">CÍVEL</w:t>
        </w:r>
      </w:ins>
      <w:r>
        <w:rPr>
          <w:i/>
          <w:sz w:val="26"/>
        </w:rPr>
        <w:t xml:space="preserve">, </w:t>
      </w:r>
      <w:del w:id="1083" w:author="Assessor GDSXSR" w:date="2026-10-31T22:12:31Z">
        <w:r>
          <w:rPr>
            <w:i/>
            <w:sz w:val="26"/>
          </w:rPr>
          <w:delText xml:space="preserve">Data</w:delText>
        </w:r>
      </w:del>
      <w:ins w:id="1084" w:author="Assessor GDSXSR" w:date="2026-10-31T22:12:31Z">
        <w:r>
          <w:rPr>
            <w:i/>
            <w:color w:val="808080"/>
            <w:sz w:val="26"/>
          </w:rPr>
          <w:t xml:space="preserve">data</w:t>
        </w:r>
      </w:ins>
      <w:r>
        <w:rPr>
          <w:i/>
          <w:sz w:val="26"/>
        </w:rPr>
        <w:t xml:space="preserve"> de </w:t>
      </w:r>
      <w:del w:id="1085" w:author="Assessor GDSXSR" w:date="2026-10-31T22:12:31Z">
        <w:r>
          <w:rPr>
            <w:i/>
            <w:sz w:val="26"/>
          </w:rPr>
          <w:delText xml:space="preserve">Julgamento</w:delText>
        </w:r>
      </w:del>
      <w:ins w:id="1086" w:author="Assessor GDSXSR" w:date="2026-10-31T22:12:31Z">
        <w:r>
          <w:rPr>
            <w:i/>
            <w:color w:val="808080"/>
            <w:sz w:val="26"/>
          </w:rPr>
          <w:t xml:space="preserve">julgamento</w:t>
        </w:r>
      </w:ins>
      <w:r>
        <w:rPr>
          <w:i/>
          <w:sz w:val="26"/>
        </w:rPr>
        <w:t xml:space="preserve">: 06/08/2025, </w:t>
      </w:r>
      <w:del w:id="1087" w:author="Assessor GDSXSR" w:date="2026-10-31T22:12:31Z">
        <w:r>
          <w:rPr>
            <w:i/>
            <w:sz w:val="26"/>
          </w:rPr>
          <w:delText xml:space="preserve">Publicado</w:delText>
        </w:r>
      </w:del>
      <w:ins w:id="1088" w:author="Assessor GDSXSR" w:date="2026-10-31T22:12:31Z">
        <w:r>
          <w:rPr>
            <w:i/>
            <w:color w:val="808080"/>
            <w:sz w:val="26"/>
          </w:rPr>
          <w:t xml:space="preserve">publicado</w:t>
        </w:r>
      </w:ins>
      <w:r>
        <w:rPr>
          <w:i/>
          <w:sz w:val="26"/>
        </w:rPr>
        <w:t xml:space="preserve"> no </w:t>
      </w:r>
      <w:del w:id="1089" w:author="Assessor GDSXSR" w:date="2026-10-31T22:12:31Z">
        <w:r>
          <w:rPr>
            <w:i/>
            <w:sz w:val="26"/>
          </w:rPr>
          <w:delText xml:space="preserve">DJE</w:delText>
        </w:r>
      </w:del>
      <w:ins w:id="1090" w:author="Assessor GDSXSR" w:date="2026-10-31T22:12:31Z">
        <w:r>
          <w:rPr>
            <w:i/>
            <w:color w:val="808080"/>
            <w:sz w:val="26"/>
          </w:rPr>
          <w:t xml:space="preserve">DJe</w:t>
        </w:r>
      </w:ins>
      <w:r>
        <w:rPr>
          <w:i/>
          <w:sz w:val="26"/>
        </w:rPr>
        <w:t xml:space="preserve">: 29/08/2025</w:t>
      </w:r>
      <w:ins w:id="1091" w:author="Assessor GDSXSR" w:date="2026-10-31T22:12:31Z">
        <w:r>
          <w:rPr>
            <w:i/>
            <w:color w:val="808080"/>
            <w:sz w:val="26"/>
          </w:rPr>
          <w:t xml:space="preserve">.</w:t>
        </w:r>
      </w:ins>
      <w:r>
        <w:rPr>
          <w:i/>
          <w:sz w:val="26"/>
        </w:rPr>
        <w:t xml:space="preserve">)</w:t>
      </w:r>
      <w:commentRangeEnd w:id="21"/>
      <w:r>
        <w:rPr>
          <w:rStyle w:val="CommentReference"/>
        </w:rPr>
        <w:commentReference w:id="21"/>
      </w:r>
      <w:ins w:id="1092" w:author="Assessor GDSXSR" w:date="2026-10-31T22:12:31Z">
        <w:r>
          <w:rPr>
            <w:i/>
            <w:color w:val="808080"/>
            <w:sz w:val="26"/>
          </w:rPr>
          <w:t xml:space="preserve"> – Grifei</w:t>
        </w:r>
      </w:ins>
    </w:p>
    <w:p w:rsidR="00A2172A" w:rsidRDefault="00A2172A" w14:paraId="0E799FF1" w14:textId="77777777">
      <w:pPr>
        <w:ind w:left="2268"/>
        <w:rPr>
          <w:i/>
          <w:sz w:val="26"/>
        </w:rPr>
      </w:pPr>
    </w:p>
    <w:p w:rsidRPr="00821D60" w:rsidR="00A2172A" w:rsidP="00A2172A" w:rsidRDefault="00A2172A" w14:paraId="12BE91F7" w14:textId="448DCFC4">
      <w:pPr>
        <w:ind w:left="2268"/>
      </w:pPr>
      <w:r>
        <w:rPr>
          <w:i/>
          <w:sz w:val="26"/>
          <w:highlight w:val="yellow"/>
        </w:rPr>
        <w:t xml:space="preserve">"(...) Viola o princípio da razoabilidade a lavratura de auto de infração, pela prática de ato lesivo à limpeza pública (art. 1º, II, Lei Distrital 972/95), com amparo unicamente em um documento parcialmente destruído, do qual consta apenas o timbre da empresa autuada, por ter sido encontrado junto ao produto descartado ilicitamente, pois </w:t>
      </w:r>
      <w:r>
        <w:rPr>
          <w:i/>
          <w:sz w:val="26"/>
          <w:highlight w:val="yellow"/>
          <w:u w:val="single"/>
        </w:rPr>
        <w:t xml:space="preserve">imprestável a comprovar o nexo causal entre o suposto agente e a conduta lesiva</w:t>
      </w:r>
      <w:r>
        <w:rPr>
          <w:i/>
          <w:sz w:val="26"/>
          <w:highlight w:val="yellow"/>
          <w:u w:val="single"/>
        </w:rPr>
        <w:t xml:space="preserve">.</w:t>
      </w:r>
      <w:r>
        <w:rPr>
          <w:i/>
          <w:sz w:val="26"/>
          <w:highlight w:val="yellow"/>
        </w:rPr>
        <w:t xml:space="preserve">"</w:t>
      </w:r>
      <w:del w:id="1093" w:author="Assessor GDSXSR" w:date="2026-10-31T22:12:31Z">
        <w:r>
          <w:rPr>
            <w:i/>
            <w:sz w:val="26"/>
          </w:rPr>
          <w:delText xml:space="preserve"> - </w:delText>
        </w:r>
        <w:r>
          <w:rPr>
            <w:iCs/>
            <w:sz w:val="26"/>
          </w:rPr>
          <w:delText xml:space="preserve">Grifei</w:delText>
        </w:r>
      </w:del>
    </w:p>
    <w:p w:rsidRPr="00821D60" w:rsidR="00A2172A" w:rsidP="00A2172A" w:rsidRDefault="00A2172A" w14:paraId="33F26F39" w14:textId="77777777">
      <w:pPr>
        <w:ind w:left="2268"/>
      </w:pPr>
      <w:commentRangeStart w:id="22"/>
      <w:r>
        <w:rPr>
          <w:i/>
          <w:sz w:val="26"/>
        </w:rPr>
        <w:t xml:space="preserve">(Acórdão 1882600, 0709997-37.2023.8.07.0018, Relator</w:t>
      </w:r>
      <w:ins w:id="1094" w:author="Assessor GDSXSR" w:date="2026-10-31T22:12:31Z">
        <w:r>
          <w:rPr>
            <w:i/>
            <w:color w:val="808080"/>
            <w:sz w:val="26"/>
          </w:rPr>
          <w:t xml:space="preserve">(a)</w:t>
        </w:r>
      </w:ins>
      <w:r>
        <w:rPr>
          <w:i/>
          <w:sz w:val="26"/>
        </w:rPr>
        <w:t xml:space="preserve">: </w:t>
      </w:r>
      <w:del w:id="1095" w:author="Assessor GDSXSR" w:date="2026-10-31T22:12:31Z">
        <w:r>
          <w:rPr>
            <w:i/>
            <w:sz w:val="26"/>
          </w:rPr>
          <w:delText xml:space="preserve">Aiston</w:delText>
        </w:r>
      </w:del>
      <w:ins w:id="1096" w:author="Assessor GDSXSR" w:date="2026-10-31T22:12:31Z">
        <w:r>
          <w:rPr>
            <w:i/>
            <w:color w:val="808080"/>
            <w:sz w:val="26"/>
          </w:rPr>
          <w:t xml:space="preserve">AISTON</w:t>
        </w:r>
      </w:ins>
      <w:r>
        <w:rPr>
          <w:i/>
          <w:sz w:val="26"/>
        </w:rPr>
        <w:t xml:space="preserve"> </w:t>
      </w:r>
      <w:del w:id="1097" w:author="Assessor GDSXSR" w:date="2026-10-31T22:12:31Z">
        <w:r>
          <w:rPr>
            <w:i/>
            <w:sz w:val="26"/>
          </w:rPr>
          <w:delText xml:space="preserve">Henrique</w:delText>
        </w:r>
      </w:del>
      <w:ins w:id="1098" w:author="Assessor GDSXSR" w:date="2026-10-31T22:12:31Z">
        <w:r>
          <w:rPr>
            <w:i/>
            <w:color w:val="808080"/>
            <w:sz w:val="26"/>
          </w:rPr>
          <w:t xml:space="preserve">HENRIQUE</w:t>
        </w:r>
      </w:ins>
      <w:r>
        <w:rPr>
          <w:i/>
          <w:sz w:val="26"/>
        </w:rPr>
        <w:t xml:space="preserve"> </w:t>
      </w:r>
      <w:del w:id="1099" w:author="Assessor GDSXSR" w:date="2026-10-31T22:12:31Z">
        <w:r>
          <w:rPr>
            <w:i/>
            <w:sz w:val="26"/>
          </w:rPr>
          <w:delText xml:space="preserve">de</w:delText>
        </w:r>
      </w:del>
      <w:ins w:id="1100" w:author="Assessor GDSXSR" w:date="2026-10-31T22:12:31Z">
        <w:r>
          <w:rPr>
            <w:i/>
            <w:color w:val="808080"/>
            <w:sz w:val="26"/>
          </w:rPr>
          <w:t xml:space="preserve">DE</w:t>
        </w:r>
      </w:ins>
      <w:r>
        <w:rPr>
          <w:i/>
          <w:sz w:val="26"/>
        </w:rPr>
        <w:t xml:space="preserve"> </w:t>
      </w:r>
      <w:del w:id="1101" w:author="Assessor GDSXSR" w:date="2026-10-31T22:12:31Z">
        <w:r>
          <w:rPr>
            <w:i/>
            <w:sz w:val="26"/>
          </w:rPr>
          <w:delText xml:space="preserve">Sousa</w:delText>
        </w:r>
      </w:del>
      <w:ins w:id="1102" w:author="Assessor GDSXSR" w:date="2026-10-31T22:12:31Z">
        <w:r>
          <w:rPr>
            <w:i/>
            <w:color w:val="808080"/>
            <w:sz w:val="26"/>
          </w:rPr>
          <w:t xml:space="preserve">SOUSA</w:t>
        </w:r>
      </w:ins>
      <w:r>
        <w:rPr>
          <w:i/>
          <w:sz w:val="26"/>
        </w:rPr>
        <w:t xml:space="preserve">, 4ª </w:t>
      </w:r>
      <w:del w:id="1103" w:author="Assessor GDSXSR" w:date="2026-10-31T22:12:31Z">
        <w:r>
          <w:rPr>
            <w:i/>
            <w:sz w:val="26"/>
          </w:rPr>
          <w:delText xml:space="preserve">Turma</w:delText>
        </w:r>
      </w:del>
      <w:ins w:id="1104" w:author="Assessor GDSXSR" w:date="2026-10-31T22:12:31Z">
        <w:r>
          <w:rPr>
            <w:i/>
            <w:color w:val="808080"/>
            <w:sz w:val="26"/>
          </w:rPr>
          <w:t xml:space="preserve">TURMA</w:t>
        </w:r>
      </w:ins>
      <w:r>
        <w:rPr>
          <w:i/>
          <w:sz w:val="26"/>
        </w:rPr>
        <w:t xml:space="preserve"> </w:t>
      </w:r>
      <w:del w:id="1105" w:author="Assessor GDSXSR" w:date="2026-10-31T22:12:31Z">
        <w:r>
          <w:rPr>
            <w:i/>
            <w:sz w:val="26"/>
          </w:rPr>
          <w:delText xml:space="preserve">Cível</w:delText>
        </w:r>
      </w:del>
      <w:ins w:id="1106" w:author="Assessor GDSXSR" w:date="2026-10-31T22:12:31Z">
        <w:r>
          <w:rPr>
            <w:i/>
            <w:color w:val="808080"/>
            <w:sz w:val="26"/>
          </w:rPr>
          <w:t xml:space="preserve">CÍVEL</w:t>
        </w:r>
      </w:ins>
      <w:r>
        <w:rPr>
          <w:i/>
          <w:sz w:val="26"/>
        </w:rPr>
        <w:t xml:space="preserve">, </w:t>
      </w:r>
      <w:del w:id="1107" w:author="Assessor GDSXSR" w:date="2026-10-31T22:12:31Z">
        <w:r>
          <w:rPr>
            <w:i/>
            <w:sz w:val="26"/>
          </w:rPr>
          <w:delText xml:space="preserve">Data</w:delText>
        </w:r>
      </w:del>
      <w:ins w:id="1108" w:author="Assessor GDSXSR" w:date="2026-10-31T22:12:31Z">
        <w:r>
          <w:rPr>
            <w:i/>
            <w:color w:val="808080"/>
            <w:sz w:val="26"/>
          </w:rPr>
          <w:t xml:space="preserve">data</w:t>
        </w:r>
      </w:ins>
      <w:r>
        <w:rPr>
          <w:i/>
          <w:sz w:val="26"/>
        </w:rPr>
        <w:t xml:space="preserve"> de </w:t>
      </w:r>
      <w:del w:id="1109" w:author="Assessor GDSXSR" w:date="2026-10-31T22:12:31Z">
        <w:r>
          <w:rPr>
            <w:i/>
            <w:sz w:val="26"/>
          </w:rPr>
          <w:delText xml:space="preserve">Julgamento</w:delText>
        </w:r>
      </w:del>
      <w:ins w:id="1110" w:author="Assessor GDSXSR" w:date="2026-10-31T22:12:31Z">
        <w:r>
          <w:rPr>
            <w:i/>
            <w:color w:val="808080"/>
            <w:sz w:val="26"/>
          </w:rPr>
          <w:t xml:space="preserve">julgamento</w:t>
        </w:r>
      </w:ins>
      <w:r>
        <w:rPr>
          <w:i/>
          <w:sz w:val="26"/>
        </w:rPr>
        <w:t xml:space="preserve">: 20/06/2024</w:t>
      </w:r>
      <w:ins w:id="1111" w:author="Assessor GDSXSR" w:date="2026-10-31T22:12:31Z">
        <w:r>
          <w:rPr>
            <w:i/>
            <w:color w:val="808080"/>
            <w:sz w:val="26"/>
          </w:rPr>
          <w:t xml:space="preserve">.</w:t>
        </w:r>
      </w:ins>
      <w:r>
        <w:rPr>
          <w:i/>
          <w:sz w:val="26"/>
        </w:rPr>
        <w:t xml:space="preserve">)</w:t>
      </w:r>
      <w:commentRangeEnd w:id="22"/>
      <w:r>
        <w:rPr>
          <w:rStyle w:val="CommentReference"/>
        </w:rPr>
        <w:commentReference w:id="22"/>
      </w:r>
      <w:ins w:id="1112" w:author="Assessor GDSXSR" w:date="2026-10-31T22:12:31Z">
        <w:r>
          <w:rPr>
            <w:i/>
            <w:color w:val="808080"/>
            <w:sz w:val="26"/>
          </w:rPr>
          <w:t xml:space="preserve"> – Grifei</w:t>
        </w:r>
      </w:ins>
    </w:p>
    <w:p w:rsidRPr="00821D60" w:rsidR="00F4468F" w:rsidRDefault="00F4468F" w14:paraId="2C1322D1" w14:textId="77777777"/>
    <w:p w:rsidRPr="00821D60" w:rsidR="00F4468F" w:rsidRDefault="00426DD6" w14:paraId="752B64B8" w14:textId="77777777">
      <w:pPr>
        <w:ind w:firstLine="2268"/>
      </w:pPr>
      <w:r w:rsidRPr="00821D60">
        <w:t>Dessa forma, a Administração não provou a autoria do descarte pela apelada, e a sentença, que anulou o auto de infração e a multa, deve ser mantida.</w:t>
      </w:r>
    </w:p>
    <w:p w:rsidRPr="00821D60" w:rsidR="00F4468F" w:rsidRDefault="00F4468F" w14:paraId="1CC3DAE9" w14:textId="77777777"/>
    <w:p w:rsidRPr="00821D60" w:rsidR="00F4468F" w:rsidRDefault="00426DD6" w14:paraId="20B1DE0F" w14:textId="77777777">
      <w:pPr>
        <w:keepNext/>
        <w:jc w:val="center"/>
      </w:pPr>
      <w:r w:rsidRPr="00821D60">
        <w:rPr>
          <w:b/>
        </w:rPr>
        <w:t>DISPOSITIVO</w:t>
      </w:r>
    </w:p>
    <w:p w:rsidRPr="00821D60" w:rsidR="00F4468F" w:rsidRDefault="00F4468F" w14:paraId="62A0AEE1" w14:textId="77777777">
      <w:pPr>
        <w:keepNext/>
      </w:pPr>
    </w:p>
    <w:p w:rsidRPr="00821D60" w:rsidR="00F4468F" w:rsidRDefault="00426DD6" w14:paraId="4961C7E0" w14:textId="77777777">
      <w:pPr>
        <w:ind w:firstLine="2268"/>
      </w:pPr>
      <w:r w:rsidRPr="00821D60">
        <w:t xml:space="preserve">Ante o exposto, </w:t>
      </w:r>
      <w:r w:rsidRPr="00821D60">
        <w:rPr>
          <w:b/>
        </w:rPr>
        <w:t>nego provimento</w:t>
      </w:r>
      <w:r w:rsidRPr="00821D60">
        <w:t xml:space="preserve"> ao apelo do réu, Distrito Federal.</w:t>
      </w:r>
    </w:p>
    <w:p w:rsidRPr="00821D60" w:rsidR="00F4468F" w:rsidRDefault="00F4468F" w14:paraId="473DC9EC" w14:textId="77777777"/>
    <w:p w:rsidRPr="00821D60" w:rsidR="00F4468F" w:rsidRDefault="00426DD6" w14:paraId="28782BA4" w14:textId="1F2BEFAC">
      <w:pPr>
        <w:ind w:firstLine="2268"/>
      </w:pPr>
      <w:commentRangeStart w:id="13"/>
      <w:commentRangeStart w:id="14"/>
      <w:commentRangeStart w:id="23"/>
      <w:r>
        <w:rPr>
          <w:b/>
        </w:rPr>
        <w:t xml:space="preserve">Majoro</w:t>
      </w:r>
      <w:r>
        <w:t xml:space="preserve"> os honorários advocatícios </w:t>
      </w:r>
      <w:del w:id="1113" w:author="Assessor GDSXSR" w:date="2026-10-31T22:12:31Z">
        <w:r>
          <w:delText xml:space="preserve">em</w:delText>
        </w:r>
      </w:del>
      <w:ins w:id="1114" w:author="Assessor GDSXSR" w:date="2026-10-31T22:12:31Z">
        <w:r>
          <w:rPr>
            <w:color w:val="808080"/>
          </w:rPr>
          <w:t xml:space="preserve">fixados</w:t>
        </w:r>
      </w:ins>
      <w:r>
        <w:t xml:space="preserve"> </w:t>
      </w:r>
      <w:del w:id="1115" w:author="Assessor GDSXSR" w:date="2026-10-31T22:12:31Z">
        <w:r>
          <w:delText xml:space="preserve">2</w:delText>
        </w:r>
      </w:del>
      <w:ins w:id="1116" w:author="Assessor GDSXSR" w:date="2026-10-31T22:12:31Z">
        <w:r>
          <w:rPr>
            <w:color w:val="808080"/>
          </w:rPr>
          <w:t xml:space="preserve">na r. sentença de 10% para 12</w:t>
        </w:r>
      </w:ins>
      <w:r>
        <w:t xml:space="preserve">% sobre o valor </w:t>
      </w:r>
      <w:del w:id="1117" w:author="Assessor GDSXSR" w:date="2026-10-31T22:12:31Z">
        <w:r>
          <w:delText xml:space="preserve">fixado</w:delText>
        </w:r>
      </w:del>
      <w:ins w:id="1118" w:author="Assessor GDSXSR" w:date="2026-10-31T22:12:31Z">
        <w:r>
          <w:rPr>
            <w:color w:val="808080"/>
          </w:rPr>
          <w:t xml:space="preserve">atualizado</w:t>
        </w:r>
      </w:ins>
      <w:r>
        <w:t xml:space="preserve"> </w:t>
      </w:r>
      <w:del w:id="1119" w:author="Assessor GDSXSR" w:date="2026-10-31T22:12:31Z">
        <w:r>
          <w:delText xml:space="preserve">na</w:delText>
        </w:r>
      </w:del>
      <w:ins w:id="1120" w:author="Assessor GDSXSR" w:date="2026-10-31T22:12:31Z">
        <w:r>
          <w:rPr>
            <w:color w:val="808080"/>
          </w:rPr>
          <w:t xml:space="preserve">da</w:t>
        </w:r>
      </w:ins>
      <w:r>
        <w:t xml:space="preserve"> </w:t>
      </w:r>
      <w:del w:id="1121" w:author="Assessor GDSXSR" w:date="2026-10-31T22:12:31Z">
        <w:r>
          <w:delText xml:space="preserve">sentença</w:delText>
        </w:r>
      </w:del>
      <w:ins w:id="1122" w:author="Assessor GDSXSR" w:date="2026-10-31T22:12:31Z">
        <w:r>
          <w:rPr>
            <w:color w:val="808080"/>
          </w:rPr>
          <w:t xml:space="preserve">causa</w:t>
        </w:r>
      </w:ins>
      <w:r>
        <w:t xml:space="preserve"> (CPC 85 § 3º I e § 11).</w:t>
      </w:r>
      <w:commentRangeEnd w:id="13"/>
      <w:commentRangeEnd w:id="14"/>
      <w:r w:rsidRPr="00821D60">
        <w:rPr>
          <w:rStyle w:val="Refdecomentrio"/>
          <w:sz w:val="28"/>
          <w:szCs w:val="22"/>
        </w:rPr>
        <w:commentReference w:id="13"/>
      </w:r>
      <w:r w:rsidRPr="00821D60">
        <w:rPr>
          <w:rStyle w:val="Refdecomentrio"/>
          <w:sz w:val="28"/>
          <w:szCs w:val="22"/>
        </w:rPr>
        <w:commentReference w:id="14"/>
      </w:r>
      <w:commentRangeEnd w:id="23"/>
      <w:r>
        <w:rPr>
          <w:rStyle w:val="CommentReference"/>
        </w:rPr>
        <w:commentReference w:id="23"/>
      </w:r>
    </w:p>
    <w:p w:rsidRPr="00821D60" w:rsidR="00F4468F" w:rsidRDefault="00F4468F" w14:paraId="252F024E" w14:textId="77777777"/>
    <w:p w:rsidRPr="00821D60" w:rsidR="00F4468F" w:rsidRDefault="00426DD6" w14:paraId="17782801" w14:textId="77777777">
      <w:pPr>
        <w:ind w:firstLine="2268"/>
      </w:pPr>
      <w:r w:rsidRPr="00821D60">
        <w:t>É como voto.</w:t>
      </w:r>
    </w:p>
    <w:p w:rsidRPr="00821D60" w:rsidR="00F4468F" w:rsidRDefault="00426DD6" w14:paraId="77A374A5" w14:textId="77777777">
      <w:r w:rsidRPr="00821D60">
        <w:br w:type="page"/>
      </w:r>
    </w:p>
    <w:p w:rsidRPr="00821D60" w:rsidR="00F4468F" w:rsidRDefault="00426DD6" w14:paraId="54BEC651" w14:textId="77777777">
      <w:pPr>
        <w:jc w:val="center"/>
      </w:pPr>
      <w:r w:rsidRPr="00821D60">
        <w:rPr>
          <w:b/>
          <w:color w:val="00B050"/>
        </w:rPr>
        <w:lastRenderedPageBreak/>
        <w:t>SENTENÇA (ID 90826348)</w:t>
      </w:r>
    </w:p>
    <w:p w:rsidRPr="00821D60" w:rsidR="00F4468F" w:rsidRDefault="00F4468F" w14:paraId="35CAEC51" w14:textId="77777777"/>
    <w:p w:rsidRPr="00821D60" w:rsidR="00F4468F" w:rsidRDefault="00426DD6" w14:paraId="44D89F90" w14:textId="77777777">
      <w:r w:rsidRPr="00821D60">
        <w:rPr>
          <w:color w:val="00B050"/>
          <w:sz w:val="24"/>
        </w:rPr>
        <w:t>Poder Judiciário da União / TRIBUNAL DE JUSTIÇA DO DISTRITO FEDERAL E DOS TERRITÓRIOS / 6ª Vara da Fazenda Pública do DF</w:t>
      </w:r>
    </w:p>
    <w:p w:rsidRPr="00821D60" w:rsidR="00F4468F" w:rsidRDefault="00426DD6" w14:paraId="456E43BC" w14:textId="77777777">
      <w:r w:rsidRPr="00821D60">
        <w:rPr>
          <w:color w:val="00B050"/>
          <w:sz w:val="24"/>
        </w:rPr>
        <w:t>Número do processo: 0706249-89.2026.8.07.0018 / Classe judicial: PROCEDIMENTO COMUM CÍVEL (7)</w:t>
      </w:r>
    </w:p>
    <w:p w:rsidRPr="00821D60" w:rsidR="00F4468F" w:rsidRDefault="00426DD6" w14:paraId="322956C5" w14:textId="77777777">
      <w:r w:rsidRPr="00821D60">
        <w:rPr>
          <w:color w:val="00B050"/>
          <w:sz w:val="24"/>
        </w:rPr>
        <w:t>REQUERENTE: BARBOSA &amp; OLIVEIRA COMERCIO DE HORTIFRUTIGRANJEIROS LTDA / REQUERIDO: DISTRITO FEDERAL</w:t>
      </w:r>
    </w:p>
    <w:p w:rsidRPr="00821D60" w:rsidR="00F4468F" w:rsidRDefault="00F4468F" w14:paraId="76F28460" w14:textId="77777777"/>
    <w:p w:rsidRPr="00821D60" w:rsidR="00F4468F" w:rsidRDefault="00426DD6" w14:paraId="50CD5BA6" w14:textId="77777777">
      <w:pPr>
        <w:jc w:val="center"/>
      </w:pPr>
      <w:r w:rsidRPr="00821D60">
        <w:rPr>
          <w:b/>
          <w:color w:val="00B050"/>
        </w:rPr>
        <w:t>SENTENÇA</w:t>
      </w:r>
    </w:p>
    <w:p w:rsidRPr="00821D60" w:rsidR="00F4468F" w:rsidRDefault="00F4468F" w14:paraId="7141C40C" w14:textId="77777777"/>
    <w:p w:rsidRPr="00821D60" w:rsidR="00F4468F" w:rsidRDefault="00426DD6" w14:paraId="030AEAE9" w14:textId="77777777">
      <w:pPr>
        <w:ind w:firstLine="2268"/>
      </w:pPr>
      <w:r w:rsidRPr="00821D60">
        <w:rPr>
          <w:color w:val="00B050"/>
        </w:rPr>
        <w:t>Trata-se de Ação de Conhecimento com Pedido de Tutela de Urgência ajuizada por BARBOSA &amp; OLIVEIRA COMÉRCIO DE HORTIFRUTIGRANJEIROS LTDA em face do DISTRITO FEDERAL em que busca a anulação do Auto de Infração nº H-0472-857992-FAU, lavrado no âmbito do Processo Administrativo SEI nº 04017-00021818/2025-86, que lhe impôs multa no valor de R$ 29.352,72 (vinte e nove mil, trezentos e cinquenta e dois reais e setenta e dois centavos) por suposto descarte irregular de resíduos sólidos em área pública.</w:t>
      </w:r>
    </w:p>
    <w:p w:rsidRPr="00821D60" w:rsidR="00F4468F" w:rsidRDefault="00426DD6" w14:paraId="54E2AB82" w14:textId="77777777">
      <w:pPr>
        <w:ind w:firstLine="2268"/>
      </w:pPr>
      <w:r w:rsidRPr="00821D60">
        <w:rPr>
          <w:color w:val="00B050"/>
        </w:rPr>
        <w:t>Para tanto, narra que foi autuada em 25 de junho de 2025 pela suposta prática de descarte irregular de resíduos em área pública localizada nas proximidades do STRC Trecho 02, no Guará/DF. Sustenta que o ato administrativo sancionador é nulo, pois se baseia exclusivamente em presunção, sem qualquer prova direta de sua autoria ou do nexo de causalidade. Afirma que a fiscalização fundamentou a autuação apenas por ter encontrado, entre os resíduos descartados, documentos que continham o nome e o endereço da emp</w:t>
      </w:r>
      <w:r w:rsidRPr="00821D60">
        <w:rPr>
          <w:color w:val="00B050"/>
        </w:rPr>
        <w:t xml:space="preserve">resa. Argumenta que sua sede está localizada no complexo da CEASA/DF (Centrais de Abastecimento do Distrito </w:t>
      </w:r>
      <w:r w:rsidRPr="00821D60">
        <w:rPr>
          <w:color w:val="00B050"/>
        </w:rPr>
        <w:lastRenderedPageBreak/>
        <w:t>Federal), onde realiza o descarte de seus resíduos de forma regular, em contêineres coletivos disponibilizados para esse fim. Destaca que o local onde o descarte irregular foi constatado situa-se a uma distância considerável, de aproximadamente 6,7 quilômetros de seu estabelecimento, conforme demonstra o mapa juntado aos autos, tornando ilógica a suposição de que teria se deslocado até lá para realiza</w:t>
      </w:r>
      <w:r w:rsidRPr="00821D60">
        <w:rPr>
          <w:color w:val="00B050"/>
        </w:rPr>
        <w:t>r o descarte.</w:t>
      </w:r>
    </w:p>
    <w:p w:rsidRPr="00821D60" w:rsidR="00F4468F" w:rsidRDefault="00426DD6" w14:paraId="16DA8348" w14:textId="77777777">
      <w:pPr>
        <w:ind w:firstLine="2268"/>
      </w:pPr>
      <w:r w:rsidRPr="00821D60">
        <w:rPr>
          <w:color w:val="00B050"/>
        </w:rPr>
        <w:t xml:space="preserve">Aponta uma particularidade da dinâmica operacional da CEASA/DF: a constante presença de catadores de materiais recicláveis que acessam os contêineres coletivos, retiram materiais de seu interesse e, posteriormente, descartam os rejeitos em locais inadequados. Aduz que essa intervenção de terceiros configura uma causa superveniente que rompe o nexo causal entre a geração do resíduo e o descarte irregular, afastando sua responsabilidade pelo evento. Ressalta que não houve flagrante, identificação de veículos </w:t>
      </w:r>
      <w:r w:rsidRPr="00821D60">
        <w:rPr>
          <w:color w:val="00B050"/>
        </w:rPr>
        <w:t>ou de prepostos da empresa no local da infração, e que sua atividade, focada no fornecimento de hortifrutigranjeiros a escolas da rede pública, não a caracteriza como grande geradora de resíduos.</w:t>
      </w:r>
    </w:p>
    <w:p w:rsidRPr="00821D60" w:rsidR="00F4468F" w:rsidRDefault="00426DD6" w14:paraId="57EB1E99" w14:textId="77777777">
      <w:pPr>
        <w:ind w:firstLine="2268"/>
      </w:pPr>
      <w:r w:rsidRPr="00821D60">
        <w:rPr>
          <w:color w:val="00B050"/>
        </w:rPr>
        <w:t>Pleiteia, em sede de tutela de urgência, a suspensão da exigibilidade da multa, a fim de que o débito não seja inscrito em Dívida Ativa. Justifica o perigo da demora no risco concreto à continuidade de suas atividades empresariais, uma vez que a inscrição em Dívida Ativa a impediria de obter Certidão Positiva com Efeitos de Negativa (CPEN), documento essencial para a manutenção de seus contratos com o Poder Público e para o recebimento dos pagamentos correspondentes.</w:t>
      </w:r>
    </w:p>
    <w:p w:rsidRPr="00821D60" w:rsidR="00F4468F" w:rsidRDefault="00426DD6" w14:paraId="7201AB52" w14:textId="77777777">
      <w:pPr>
        <w:ind w:firstLine="2268"/>
      </w:pPr>
      <w:r w:rsidRPr="00821D60">
        <w:rPr>
          <w:color w:val="00B050"/>
        </w:rPr>
        <w:t>A petição inicial foi instruída com documentos elencados na folha de rosto.</w:t>
      </w:r>
    </w:p>
    <w:p w:rsidRPr="00821D60" w:rsidR="00F4468F" w:rsidRDefault="00426DD6" w14:paraId="45165D87" w14:textId="77777777">
      <w:pPr>
        <w:ind w:firstLine="2268"/>
      </w:pPr>
      <w:r w:rsidRPr="00821D60">
        <w:rPr>
          <w:color w:val="00B050"/>
        </w:rPr>
        <w:lastRenderedPageBreak/>
        <w:t>Decisão de ID 275706742 deferiu a tutela de urgência condicionada à garantia do juízo mediante depósito judicial do valor da sanção.</w:t>
      </w:r>
    </w:p>
    <w:p w:rsidRPr="00821D60" w:rsidR="00F4468F" w:rsidRDefault="00426DD6" w14:paraId="060EDDE3" w14:textId="77777777">
      <w:pPr>
        <w:ind w:firstLine="2268"/>
      </w:pPr>
      <w:r w:rsidRPr="00821D60">
        <w:rPr>
          <w:color w:val="00B050"/>
        </w:rPr>
        <w:t>A Autora efetuou o depósito originário de R$ 29.352,72 (ID 276026728) e, posteriormente, complementou a quantia com o depósito de R$ 6.958,35 (IDs 279041868 e 279378354) para cobrir o valor atualizado inscrito na Certidão de Dívida Ativa nº 50264358597 (R$ 36.311,07 - ID 278394176).</w:t>
      </w:r>
    </w:p>
    <w:p w:rsidRPr="00821D60" w:rsidR="00F4468F" w:rsidRDefault="00426DD6" w14:paraId="0362F8C7" w14:textId="77777777">
      <w:pPr>
        <w:ind w:firstLine="2268"/>
      </w:pPr>
      <w:r w:rsidRPr="00821D60">
        <w:rPr>
          <w:color w:val="00B050"/>
        </w:rPr>
        <w:t>A exigibilidade do crédito e da CDA foi devidamente suspensa pelo Réu em cumprimento às ordens judiciais expedidas (IDs 279828441 e 279936189).</w:t>
      </w:r>
    </w:p>
    <w:p w:rsidRPr="00821D60" w:rsidR="00F4468F" w:rsidRDefault="00426DD6" w14:paraId="06EE9D53" w14:textId="77777777">
      <w:pPr>
        <w:ind w:firstLine="2268"/>
      </w:pPr>
      <w:r w:rsidRPr="00821D60">
        <w:rPr>
          <w:color w:val="00B050"/>
        </w:rPr>
        <w:t>Devidamente citado, o DISTRITO FEDERAL apresentou contestação (ID 279828440). Em preliminar, impugnou o valor da causa, requerendo sua elevação ao montante atualizado inscrito em dívida ativa (R$ 36.311,07). No mérito, defendeu a higidez do ato administrativo, invocando sua presunção de veracidade e legitimidade. Argumentou que a responsabilidade ambiental possui natureza objetiva e que a localização de documentos da Autora no local do descarte é suficiente para demonstrar o nexo causal. Alegou que a tese d</w:t>
      </w:r>
      <w:r w:rsidRPr="00821D60">
        <w:rPr>
          <w:color w:val="00B050"/>
        </w:rPr>
        <w:t>e atuação de catadores não passou de mera conjectura desprovida de prova estrita. Pugnou pela rejeição da preliminar e improcedência do pedido. Juntou os autos do processo administrativo SEI nº 0401700021818/2025-86 (ID 279828442).</w:t>
      </w:r>
    </w:p>
    <w:p w:rsidRPr="00821D60" w:rsidR="00F4468F" w:rsidRDefault="00426DD6" w14:paraId="0B162105" w14:textId="77777777">
      <w:pPr>
        <w:ind w:firstLine="2268"/>
      </w:pPr>
      <w:r w:rsidRPr="00821D60">
        <w:rPr>
          <w:color w:val="00B050"/>
        </w:rPr>
        <w:t>Réplica em ID 282437940.</w:t>
      </w:r>
    </w:p>
    <w:p w:rsidRPr="00821D60" w:rsidR="00F4468F" w:rsidRDefault="00426DD6" w14:paraId="6AFD6234" w14:textId="77777777">
      <w:pPr>
        <w:ind w:firstLine="2268"/>
      </w:pPr>
      <w:r w:rsidRPr="00821D60">
        <w:rPr>
          <w:color w:val="00B050"/>
        </w:rPr>
        <w:t>É o relatório do essencial. Decido.</w:t>
      </w:r>
    </w:p>
    <w:p w:rsidRPr="00821D60" w:rsidR="00F4468F" w:rsidRDefault="00426DD6" w14:paraId="15AD573C" w14:textId="77777777">
      <w:pPr>
        <w:jc w:val="center"/>
      </w:pPr>
      <w:r w:rsidRPr="00821D60">
        <w:rPr>
          <w:b/>
          <w:color w:val="00B050"/>
        </w:rPr>
        <w:t>II - Fundamentação</w:t>
      </w:r>
    </w:p>
    <w:p w:rsidRPr="00821D60" w:rsidR="00F4468F" w:rsidRDefault="00426DD6" w14:paraId="35F85377" w14:textId="77777777">
      <w:pPr>
        <w:ind w:firstLine="2268"/>
      </w:pPr>
      <w:r w:rsidRPr="00821D60">
        <w:rPr>
          <w:color w:val="00B050"/>
        </w:rPr>
        <w:t xml:space="preserve">O feito comporta julgamento antecipado do mérito, nos termos do art. 355, inciso I, do Código de Processo Civil, tendo em vista que as partes declararam não ter outras provas a produzir e </w:t>
      </w:r>
      <w:r w:rsidRPr="00821D60">
        <w:rPr>
          <w:color w:val="00B050"/>
        </w:rPr>
        <w:lastRenderedPageBreak/>
        <w:t>a controvérsia remanescente é precipuamente de direito, estando a matéria fática suficientemente esclarecida pela prova documental constante dos autos.</w:t>
      </w:r>
    </w:p>
    <w:p w:rsidRPr="00821D60" w:rsidR="00F4468F" w:rsidRDefault="00426DD6" w14:paraId="12A6DEB0" w14:textId="77777777">
      <w:pPr>
        <w:ind w:firstLine="2268"/>
      </w:pPr>
      <w:r w:rsidRPr="00821D60">
        <w:rPr>
          <w:color w:val="00B050"/>
        </w:rPr>
        <w:t>Da preliminar de impugnação ao valor da causa</w:t>
      </w:r>
    </w:p>
    <w:p w:rsidRPr="00821D60" w:rsidR="00F4468F" w:rsidRDefault="00426DD6" w14:paraId="26B9D357" w14:textId="77777777">
      <w:pPr>
        <w:ind w:firstLine="2268"/>
      </w:pPr>
      <w:r w:rsidRPr="00821D60">
        <w:rPr>
          <w:color w:val="00B050"/>
        </w:rPr>
        <w:t>O Distrito Federal impugnou o valor atribuído à causa (R$ 29.352,72), sustentando que este deveria corresponder ao montante inscrito na Dívida Ativa (R$ 36.311,07), visto que a exigibilidade de tal quantia foi garantida mediante complemento de depósito judicial (ID 279828440).</w:t>
      </w:r>
    </w:p>
    <w:p w:rsidRPr="00821D60" w:rsidR="00F4468F" w:rsidRDefault="00426DD6" w14:paraId="41ED7C6F" w14:textId="77777777">
      <w:pPr>
        <w:ind w:firstLine="2268"/>
      </w:pPr>
      <w:r w:rsidRPr="00821D60">
        <w:rPr>
          <w:color w:val="00B050"/>
        </w:rPr>
        <w:t>A insurgência não merece acolhimento.</w:t>
      </w:r>
    </w:p>
    <w:p w:rsidRPr="00821D60" w:rsidR="00F4468F" w:rsidRDefault="00426DD6" w14:paraId="4ECB8145" w14:textId="77777777">
      <w:pPr>
        <w:ind w:firstLine="2268"/>
      </w:pPr>
      <w:r w:rsidRPr="00821D60">
        <w:rPr>
          <w:color w:val="00B050"/>
        </w:rPr>
        <w:t xml:space="preserve">Nos termos do art. 292, inciso II, do Código de Processo Civil, o valor da causa na ação que visa à anulação de ato jurídico deve corresponder ao valor do próprio ato ou de sua parte controvertida. Em ações anulatórias de multa administrativa, o proveito econômico almejado pela parte autora no momento do ajuizamento é a desconstituição do título sancionatório pelo seu valor facial e originário, sendo irrelevante a atualização posterior levada a efeito pelo Fisco para fins de inscrição executiva no curso da </w:t>
      </w:r>
      <w:r w:rsidRPr="00821D60">
        <w:rPr>
          <w:color w:val="00B050"/>
        </w:rPr>
        <w:t>demanda.</w:t>
      </w:r>
    </w:p>
    <w:p w:rsidRPr="00821D60" w:rsidR="00F4468F" w:rsidRDefault="00426DD6" w14:paraId="702B10D3" w14:textId="77777777">
      <w:pPr>
        <w:ind w:firstLine="2268"/>
      </w:pPr>
      <w:r w:rsidRPr="00821D60">
        <w:rPr>
          <w:color w:val="00B050"/>
        </w:rPr>
        <w:t>A jurisprudência do Tribunal de Justiça do Distrito Federal e dos Territórios firmou orientação no sentido de que o valor da causa na ação anulatória deve guardar estrita correspondência com o valor originário do lançamento ou auto de infração impugnado:</w:t>
      </w:r>
    </w:p>
    <w:p w:rsidRPr="00821D60" w:rsidR="00F4468F" w:rsidRDefault="00426DD6" w14:paraId="3F3169E9" w14:textId="77777777">
      <w:pPr>
        <w:ind w:left="2268"/>
      </w:pPr>
      <w:r w:rsidRPr="00821D60">
        <w:rPr>
          <w:i/>
          <w:color w:val="00B050"/>
          <w:sz w:val="26"/>
        </w:rPr>
        <w:t xml:space="preserve">EMENTA: APELAÇÃO CÍVEL. DIREITO TRIBUTÁRIO E PROCESSUAL CIVIL. AÇÃO ANULATÓRIA DE DÉBITO FISCAL. IMPUGNAÇÃO AO VALOR DA CAUSA. NÃO ACOLHIMENTO. ARTIGO 292, INC. II, DO CPC. RECURSO NÃO PROVIDO. SENTENÇA MANTIDA. 1. O valor da causa deve observar o </w:t>
      </w:r>
      <w:r w:rsidRPr="00821D60">
        <w:rPr>
          <w:i/>
          <w:color w:val="00B050"/>
          <w:sz w:val="26"/>
        </w:rPr>
        <w:lastRenderedPageBreak/>
        <w:t xml:space="preserve">proveito econômico almejado, e em se tratando de Ação Anulatória de Débito Fiscal, ele deve corresponder a quantia apontada nos autos de lançamentos que se objetiva anular. (art. 292, II, CPC). 2. Na acepção da causa em exame, o pedido de cancelamento do auto de infração objeto da demanda significa o mesmo que sua invalidação ou rescisão, conforme indicou o legislador no inciso II do art. 292 do CPC. (Acórdão 1720988, 07125353020198070018, Relator: Roberto Freitas Filho, 3ª Turma Cível, data de julgamento: </w:t>
      </w:r>
      <w:r w:rsidRPr="00821D60">
        <w:rPr>
          <w:i/>
          <w:color w:val="00B050"/>
          <w:sz w:val="26"/>
        </w:rPr>
        <w:t>22/6/2023, publicado no DJE: 6/7/2023) 3. Recurso conhecido e não provido. (Acórdão 1815901, 0719414-48.2022.8.07.0018, Relator(a): EUSTÁQUIO DE CASTRO, 8ª TURMA CÍVEL, data de julgamento: 22/02/2024, publicado no DJe: 28/02/2024.)</w:t>
      </w:r>
    </w:p>
    <w:p w:rsidRPr="00821D60" w:rsidR="00F4468F" w:rsidRDefault="00426DD6" w14:paraId="65B8E1D7" w14:textId="77777777">
      <w:pPr>
        <w:ind w:firstLine="2268"/>
      </w:pPr>
      <w:r w:rsidRPr="00821D60">
        <w:rPr>
          <w:color w:val="00B050"/>
        </w:rPr>
        <w:t>Assim, considerando que a Autora postulou a anulação do Auto de Infração nº H-0472-857992-FAU, cujo valor originário aplicado foi de R$ 29.352,72 (ID 274910631), o valor atribuído à causa mostra-se escorreito. O complemento do depósito efetuado no curso do processo prestou-se apenas à garantia da tutela de urgência em razão dos consectários de mora inscritos pelo Réu, sem alterar o objeto da demanda. Rejeito, portanto, a impugnação ao valor da causa.</w:t>
      </w:r>
    </w:p>
    <w:p w:rsidRPr="00821D60" w:rsidR="00F4468F" w:rsidRDefault="00426DD6" w14:paraId="00BCD8EA" w14:textId="77777777">
      <w:pPr>
        <w:ind w:firstLine="2268"/>
      </w:pPr>
      <w:r w:rsidRPr="00821D60">
        <w:rPr>
          <w:color w:val="00B050"/>
        </w:rPr>
        <w:t>Do mérito</w:t>
      </w:r>
    </w:p>
    <w:p w:rsidRPr="00821D60" w:rsidR="00F4468F" w:rsidRDefault="00426DD6" w14:paraId="67DA3A62" w14:textId="77777777">
      <w:pPr>
        <w:ind w:firstLine="2268"/>
      </w:pPr>
      <w:r w:rsidRPr="00821D60">
        <w:rPr>
          <w:color w:val="00B050"/>
        </w:rPr>
        <w:t>A controvérsia de mérito cinge-se a verificar a legalidade e a higidez do Auto de Infração nº H-0472-857992-FAU, lavrado em 25/06/2025 pela fiscalização do DF LEGAL (ID 274910631), por meio do qual se aplicou à empresa Autora a multa de R$ 29.352,72 por suposto descarte irregular de resíduos sólidos em via pública.</w:t>
      </w:r>
    </w:p>
    <w:p w:rsidRPr="00821D60" w:rsidR="00F4468F" w:rsidRDefault="00426DD6" w14:paraId="39FEB657" w14:textId="77777777">
      <w:pPr>
        <w:ind w:firstLine="2268"/>
      </w:pPr>
      <w:r w:rsidRPr="00821D60">
        <w:rPr>
          <w:color w:val="00B050"/>
        </w:rPr>
        <w:lastRenderedPageBreak/>
        <w:t>Para a correta solução da lide, é indispensável estabelecer a distinção ontológica e jurídica entre a responsabilidade civil ambiental e a responsabilidade administrativa ambiental.</w:t>
      </w:r>
    </w:p>
    <w:p w:rsidRPr="00821D60" w:rsidR="00F4468F" w:rsidRDefault="00426DD6" w14:paraId="7BA60CC1" w14:textId="77777777">
      <w:pPr>
        <w:ind w:firstLine="2268"/>
      </w:pPr>
      <w:r w:rsidRPr="00821D60">
        <w:rPr>
          <w:color w:val="00B050"/>
        </w:rPr>
        <w:t>Enquanto a responsabilidade civil por danos ambientais é de natureza objetiva, fundada na teoria do risco integral (art. 14, § 1º, da Lei Federal nº 6.938/1981), a responsabilidade administrativa ambiental reveste-se de caráter subjetivo, exigindo para a sua configuração a demonstração da conduta comissiva ou omissiva do agente, o dolo ou a culpa, e o nexo de causalidade entre a ação infracional e o resultado.</w:t>
      </w:r>
    </w:p>
    <w:p w:rsidRPr="00821D60" w:rsidR="00F4468F" w:rsidRDefault="00426DD6" w14:paraId="2C44508F" w14:textId="77777777">
      <w:pPr>
        <w:ind w:firstLine="2268"/>
      </w:pPr>
      <w:r w:rsidRPr="00821D60">
        <w:rPr>
          <w:color w:val="00B050"/>
        </w:rPr>
        <w:t>A jurisprudência do Superior Tribunal de Justiça é pacífica no sentido de que a aplicação de sanções administrativas ambientais pressupõe a comprovação do elemento subjetivo e a efetiva autoria do ilícito:</w:t>
      </w:r>
    </w:p>
    <w:p w:rsidRPr="00821D60" w:rsidR="00F4468F" w:rsidRDefault="00426DD6" w14:paraId="53D34EF2" w14:textId="77777777">
      <w:pPr>
        <w:ind w:left="2268"/>
      </w:pPr>
      <w:r w:rsidRPr="00821D60">
        <w:rPr>
          <w:i/>
          <w:color w:val="00B050"/>
          <w:sz w:val="26"/>
        </w:rPr>
        <w:t>EMENTA: PROCESSUAL CIVIL E ADMINISTRATIVO. ARGUMENTOS SUSCITADOS NAS CONTRARRAZÕES. MANIFESTAÇÃO. DESNECESSIDADE. DANO AMBIENTAL. AUTO DE INFRAÇÃO. RESPONSABILIDADE ADMINISTRATIVA. CARÁTER SUBJETIVO. 1. O Plenário do STJ decidiu que "aos recursos interpostos com fundamento no CPC/1973 (relativos a decisões publicadas até 17 de março de 2016) devem ser exigidos os requisitos de admissibilidade na forma nele prevista, com as interpretações dadas até então pela jurisprudência do Superior Tribunal de Justiça" (</w:t>
      </w:r>
      <w:r w:rsidRPr="00821D60">
        <w:rPr>
          <w:i/>
          <w:color w:val="00B050"/>
          <w:sz w:val="26"/>
        </w:rPr>
        <w:t xml:space="preserve">Enunciado Administrativo n. 2). 2. O magistrado não está obrigado a responder a todas as alegações das partes nem tampouco a rebater um a um todos seus argumentos, desde que os fundamentos utilizados </w:t>
      </w:r>
      <w:r w:rsidRPr="00821D60">
        <w:rPr>
          <w:i/>
          <w:color w:val="00B050"/>
          <w:sz w:val="26"/>
        </w:rPr>
        <w:lastRenderedPageBreak/>
        <w:t>tenham sido suficientes para embasar a decisão. Precedentes. 3. O Superior Tribunal de Justiça firmou o entendimento de que a responsabilidade administrativa ambiental tem caráter subjetivo, exigindo-se a demonstração de dolo ou culpa e do nexo causal entre conduta e dano. Precedentes. 4. Agravo interno desprov</w:t>
      </w:r>
      <w:r w:rsidRPr="00821D60">
        <w:rPr>
          <w:i/>
          <w:color w:val="00B050"/>
          <w:sz w:val="26"/>
        </w:rPr>
        <w:t>ido. (AgInt no AREsp n. 826.046/SC, relator Ministro Gurgel de Faria, Primeira Turma, julgado em 27/2/2018, DJe de 5/4/2018.)</w:t>
      </w:r>
    </w:p>
    <w:p w:rsidRPr="00821D60" w:rsidR="00F4468F" w:rsidRDefault="00426DD6" w14:paraId="6C888150" w14:textId="77777777">
      <w:pPr>
        <w:ind w:firstLine="2268"/>
      </w:pPr>
      <w:r w:rsidRPr="00821D60">
        <w:rPr>
          <w:color w:val="00B050"/>
        </w:rPr>
        <w:t>No mesmo sentido, a Segunda Turma da Corte Superior reafirma a indispensabilidade da ilicitude subjetiva para a manutenção da penalidade pecuniária administrativa:</w:t>
      </w:r>
    </w:p>
    <w:p w:rsidRPr="00821D60" w:rsidR="00F4468F" w:rsidRDefault="00426DD6" w14:paraId="4BD5CD60" w14:textId="77777777">
      <w:pPr>
        <w:ind w:left="2268"/>
      </w:pPr>
      <w:r w:rsidRPr="00821D60">
        <w:rPr>
          <w:i/>
          <w:color w:val="00B050"/>
          <w:sz w:val="26"/>
        </w:rPr>
        <w:t>EMENTA: PROCESSUAL CIVIL. ADMINISTRATIVO. DANO AMBIENTAL. AUTO DE INFRAÇÃO. RESPONSABILIDADE ADMINISTRATIVA. EXIGÊNCIA DE DOLO OU CULPA. MULTA. CABIMENTO EM TESE. 1. Segundo o acórdão recorrido, "a responsabilidade administrativa ambiental é fundada no risco administrativo, respondendo, portanto, o transgressor das normas de proteção ao meio ambiente independentemente de culpa lato senso, como ocorre no âmbito da responsabilidade civil por danos ambientais" (e-STJ fl. 997). 2. Nos termos da jurisprudência d</w:t>
      </w:r>
      <w:r w:rsidRPr="00821D60">
        <w:rPr>
          <w:i/>
          <w:color w:val="00B050"/>
          <w:sz w:val="26"/>
        </w:rPr>
        <w:t xml:space="preserve">o STJ, como regra a responsabilidade administrativa ambiental apresenta caráter subjetivo, exigindo dolo ou culpa para sua configuração. Precedentes: REsp 1.401.500 Rel. Ministro Herman Benjamin, Segunda Turma, DJe 13/9/2016, AgRg no AREsp 62.584/RJ, Rel. Ministro Sérgio Kukina, Rel. p/ acórdão Ministra Regina Helena Costa, Primeira Turma, DJe 7/10/2015, REsp </w:t>
      </w:r>
      <w:r w:rsidRPr="00821D60">
        <w:rPr>
          <w:i/>
          <w:color w:val="00B050"/>
          <w:sz w:val="26"/>
        </w:rPr>
        <w:lastRenderedPageBreak/>
        <w:t>1.251.697/PR, Rel. Ministro. Mauro Campbell Marques, Segunda Turma, DJe 17/4/2012. 3. Recurso Especial parcialmente provido. (REsp n. 1.640.243/SC, re</w:t>
      </w:r>
      <w:r w:rsidRPr="00821D60">
        <w:rPr>
          <w:i/>
          <w:color w:val="00B050"/>
          <w:sz w:val="26"/>
        </w:rPr>
        <w:t>lator Ministro Herman Benjamin, Segunda Turma, julgado em 7/3/2017, DJe de 27/4/2017.)</w:t>
      </w:r>
    </w:p>
    <w:p w:rsidRPr="00821D60" w:rsidR="00F4468F" w:rsidRDefault="00426DD6" w14:paraId="6434CAB1" w14:textId="77777777">
      <w:pPr>
        <w:ind w:firstLine="2268"/>
      </w:pPr>
      <w:r w:rsidRPr="00821D60">
        <w:rPr>
          <w:color w:val="00B050"/>
        </w:rPr>
        <w:t>Fixada essa premissa, observa-se que, no caso concreto, a infração imputada à empresa Autora fundou-se exclusivamente na localização de papéis e comprovantes de entrega contendo o seu nome comercial ("Hort Minas") no meio de resíduos sólidos descartados em área pública próxima ao STRC Trecho 02, no Guará/DF (ID 274910631).</w:t>
      </w:r>
    </w:p>
    <w:p w:rsidRPr="00821D60" w:rsidR="00F4468F" w:rsidRDefault="00426DD6" w14:paraId="5850DAF1" w14:textId="77777777">
      <w:pPr>
        <w:ind w:firstLine="2268"/>
      </w:pPr>
      <w:r w:rsidRPr="00821D60">
        <w:rPr>
          <w:color w:val="993300"/>
        </w:rPr>
        <w:t>Ocorre que a simples presença de documentos com o timbre ou identificação de uma sociedade empresária em local de descarte de resíduos não constitui prova direta e conclusiva de que ela própria, ou seus prepostos, tenha transportado e despejado tais resíduos na via pública.</w:t>
      </w:r>
    </w:p>
    <w:p w:rsidRPr="00821D60" w:rsidR="00F4468F" w:rsidRDefault="00426DD6" w14:paraId="30EC25F2" w14:textId="77777777">
      <w:pPr>
        <w:ind w:firstLine="2268"/>
      </w:pPr>
      <w:r w:rsidRPr="00821D60">
        <w:rPr>
          <w:color w:val="00B050"/>
        </w:rPr>
        <w:t>Conforme consta expressamente do Relatório Operacional lavrado pelo auditor fiscal autuante (ID 274910631) e das manifestações administrativas subsequentes (ID 279828442), a fiscalização não flagrou a conduta de descarte, não identificou qualquer veículo cadastrado em nome da empresa Autora, não qualificou motoristas ou prepostos da requerente no local, tampouco arrolou testemunhas do evento infracional.</w:t>
      </w:r>
    </w:p>
    <w:p w:rsidRPr="00821D60" w:rsidR="00F4468F" w:rsidRDefault="00426DD6" w14:paraId="6E7878F2" w14:textId="77777777">
      <w:pPr>
        <w:ind w:firstLine="2268"/>
      </w:pPr>
      <w:r w:rsidRPr="00821D60">
        <w:rPr>
          <w:color w:val="00B050"/>
        </w:rPr>
        <w:t>A autuação ancorou-se, pois, em mera presunção de autoria, derivando a responsabilidade do simples fato de os papéis terem origem na atividade empresarial da Autora.</w:t>
      </w:r>
    </w:p>
    <w:p w:rsidRPr="00821D60" w:rsidR="00F4468F" w:rsidRDefault="00426DD6" w14:paraId="1EC4D96C" w14:textId="77777777">
      <w:pPr>
        <w:ind w:firstLine="2268"/>
      </w:pPr>
      <w:r w:rsidRPr="00821D60">
        <w:rPr>
          <w:color w:val="993300"/>
        </w:rPr>
        <w:t xml:space="preserve">Ocorre que tal raciocínio vulnera o regime do Direito Adminastrativo Sancionador, ao instituir uma inadmissível </w:t>
      </w:r>
      <w:r w:rsidRPr="00821D60">
        <w:rPr>
          <w:color w:val="993300"/>
        </w:rPr>
        <w:lastRenderedPageBreak/>
        <w:t>responsabilidade presuntiva e objetiva. A origem de um documento não se confunde com a autoria da conduta de descarte na via pública.</w:t>
      </w:r>
    </w:p>
    <w:p w:rsidRPr="00821D60" w:rsidR="00F4468F" w:rsidRDefault="00426DD6" w14:paraId="00D5C14E" w14:textId="77777777">
      <w:pPr>
        <w:ind w:firstLine="2268"/>
      </w:pPr>
      <w:r w:rsidRPr="00821D60">
        <w:rPr>
          <w:color w:val="00B050"/>
        </w:rPr>
        <w:t>Ademais, a prova documental carreada aos autos pela Autora logrou ilidir a presunção relativa de legitimidade e veracidade do ato administrativo.</w:t>
      </w:r>
    </w:p>
    <w:p w:rsidRPr="00821D60" w:rsidR="00F4468F" w:rsidRDefault="00426DD6" w14:paraId="2365823D" w14:textId="77777777">
      <w:pPr>
        <w:ind w:firstLine="2268"/>
      </w:pPr>
      <w:r w:rsidRPr="00821D60">
        <w:rPr>
          <w:color w:val="00B050"/>
        </w:rPr>
        <w:t>Restou incontroverso que a Autora funciona regularmente nos boxes 09 e 10 do Pavilhão B11A da CEASA/DF (IDs 274910612 e 275393790) e que realiza o acondicionamento e descarte rotineiro de seus resíduos orgânicos e papéis nos contêineres coletivos mantidos no complexo da CEASA, arcando mensalmente com as respectivas taxas de limpeza e manutenção cobradas pelo ente distribuidor (IDs 274910618, 274910631 e 279829502).</w:t>
      </w:r>
    </w:p>
    <w:p w:rsidRPr="00821D60" w:rsidR="00F4468F" w:rsidRDefault="00426DD6" w14:paraId="08421AC8" w14:textId="77777777">
      <w:pPr>
        <w:ind w:firstLine="2268"/>
      </w:pPr>
      <w:r w:rsidRPr="00821D60">
        <w:rPr>
          <w:color w:val="993300"/>
        </w:rPr>
        <w:t>Uma vez depositados nos contêineres públicos da CEASA, os resíduos saem do domínio de fato e da esfera de custódia direta da empresa. O acervo fotográfico juntado aos autos comprova a presença frequente de catadores de recicláveis operando nos contêineres da CEASA/DF e efetuando a triagem de sacos e materiais (IDs 274910625 e 274910631).</w:t>
      </w:r>
    </w:p>
    <w:p w:rsidRPr="00821D60" w:rsidR="00F4468F" w:rsidRDefault="00426DD6" w14:paraId="6B0A279C" w14:textId="77777777">
      <w:pPr>
        <w:ind w:firstLine="2268"/>
      </w:pPr>
      <w:r w:rsidRPr="00821D60">
        <w:rPr>
          <w:color w:val="993300"/>
        </w:rPr>
        <w:t>Assim, a tese defensiva da Autora — no sentido de que terceiros estranhos à sua estrutura empresarial retiraram papéis e insumos dos contêineres e, após a triagem externa, descartaram os rejeitos sem valor comercial em área pública distante cerca de 6,7 km da CEASA (ID 274910623) — apresenta densidade fática e lógica, caracterizando hipótese de fato de terceiro bastante para romper o nexo causal.</w:t>
      </w:r>
    </w:p>
    <w:p w:rsidRPr="00821D60" w:rsidR="00F4468F" w:rsidRDefault="00426DD6" w14:paraId="7F9E6FA9" w14:textId="77777777">
      <w:pPr>
        <w:ind w:firstLine="2268"/>
      </w:pPr>
      <w:r w:rsidRPr="00821D60">
        <w:rPr>
          <w:color w:val="00B050"/>
        </w:rPr>
        <w:t xml:space="preserve">O Tribunal de Justiça do Distrito Federal e dos Territórios apreciou controvérsia rigorosamente idêntica a esta, fixando a tese de que a mera presença de etiquetas e documentos </w:t>
      </w:r>
      <w:r w:rsidRPr="00821D60">
        <w:rPr>
          <w:color w:val="00B050"/>
        </w:rPr>
        <w:lastRenderedPageBreak/>
        <w:t>de uma empresa no meio do lixo não autoriza a aplicação de sanção administrativa ambiental sem a prova concreta da conduta:</w:t>
      </w:r>
    </w:p>
    <w:p w:rsidRPr="00821D60" w:rsidR="00F4468F" w:rsidRDefault="00426DD6" w14:paraId="7C2EA2D9" w14:textId="77777777">
      <w:pPr>
        <w:ind w:left="2268"/>
      </w:pPr>
      <w:r w:rsidRPr="00821D60">
        <w:rPr>
          <w:i/>
          <w:color w:val="00B050"/>
          <w:sz w:val="26"/>
        </w:rPr>
        <w:t>EMENTA: DIREITO ADMINISTRATIVO. APELAÇÃO CÍVEL. AUTO DE INFRAÇÃO AMBIENTAL. DESCARTE IRREGULAR DE RESÍDUOS. RESPONSABILIDADE SUBJETIVA. AUSÊNCIA DE AUTORIA E NEXO CAUSAL. NULIDADE DO AUTO DE INFRAÇÃO. SENTENÇA MANTIDA. I. CASO EM EXAME 1. Cuida-se de ação anulatória ajuizada por empresa do ramo alimentício contra o ente distrital, buscando anular o auto de infração ambiental, por descarte irregular de resíduos sólidos em área pública, com aplicação de multa. 2. A sentença julgou procedentes os pedidos, anul</w:t>
      </w:r>
      <w:r w:rsidRPr="00821D60">
        <w:rPr>
          <w:i/>
          <w:color w:val="00B050"/>
          <w:sz w:val="26"/>
        </w:rPr>
        <w:t>ando o auto de infração e condenou o réu ao pagamento de custas processuais e honorários advocatícios. 3. Na apelação, o réu sustenta a legitimidade do auto de infração e a responsabilidade da empresa pelo descarte. II. QUESTÃO EM DISCUSSÃO 4. Há duas questões em discussão: (I) definir se há prova suficiente da autoria e nexo de causalidade da infração administrativa imputada à parte autora; e (II) estabelecer se é válida a penalidade administrativa. III. RAZÕES DE DECIDIR 5. A responsabilização administrat</w:t>
      </w:r>
      <w:r w:rsidRPr="00821D60">
        <w:rPr>
          <w:i/>
          <w:color w:val="00B050"/>
          <w:sz w:val="26"/>
        </w:rPr>
        <w:t xml:space="preserve">iva ambiental exige demonstração de culpa e nexo causal entre a conduta e o dano, conforme entendimento do STJ. 6. A presença de etiquetas, lista de materiais e o CNPJ da empresa entre os resíduos não comprova, por si só, a autoria do descarte irregular. 7. O local da fiscalização apresentava grande volume de lixo, sem possibilidade de individualizar os </w:t>
      </w:r>
      <w:r w:rsidRPr="00821D60">
        <w:rPr>
          <w:i/>
          <w:color w:val="00B050"/>
          <w:sz w:val="26"/>
        </w:rPr>
        <w:lastRenderedPageBreak/>
        <w:t>resíduos, rompendo-se o nexo causal entre o dano verificado e eventual conduta omissiva ou comissiva da empresa alimentícia. IV. DISPOSITIVO E TESE 8. Apela</w:t>
      </w:r>
      <w:r w:rsidRPr="00821D60">
        <w:rPr>
          <w:i/>
          <w:color w:val="00B050"/>
          <w:sz w:val="26"/>
        </w:rPr>
        <w:t xml:space="preserve">ção não provida. Unânime. Tese de julgamento: “A imposição de penalidade administrativa ambiental exige prova robusta da autoria da infração e demonstração do elemento subjetivo da conduta. 2. A mera presença de resíduos com identificação da empresa não basta para caracterizar responsabilidade administrativa.” </w:t>
      </w:r>
      <w:r w:rsidRPr="00821D60">
        <w:rPr>
          <w:i/>
          <w:color w:val="00B050"/>
          <w:sz w:val="26"/>
        </w:rPr>
        <w:t>_ Jurisprudência relevante citada: STJ, AgInt no AREsp 2292437, Rel. Min. Assusete Magalhães, j. 20.12.2023; STJ, REsp n. 1.645.049/RJ, Rel. Min. Herman Benjamin, j. 2.8.2022; e STJ, AgInt no AREsp n. 1.459.420/SP, Rel. Min. Gurgel de Faria, j. 13.10.2020. (Acórdão 2031848, 0716858-05.2024.8.07.0018, Relator(a): FÁTIMA RAFAEL, 3ª TURMA CÍVEL, data de julgamento: 06/08/2025, publicado no DJe: 29/08/2025.)</w:t>
      </w:r>
    </w:p>
    <w:p w:rsidRPr="00821D60" w:rsidR="00F4468F" w:rsidRDefault="00426DD6" w14:paraId="242A53CC" w14:textId="77777777">
      <w:pPr>
        <w:ind w:firstLine="2268"/>
      </w:pPr>
      <w:r w:rsidRPr="00821D60">
        <w:rPr>
          <w:color w:val="993300"/>
        </w:rPr>
        <w:t>Destarte, resta evidenciado que o Auto de Infração nº H-0472-857992-FAU padece de vício insanável por ausência de prova da autoria e de nexo causal, amparando-se em presunção incompatível com o Direito Administrativo Sancionador.</w:t>
      </w:r>
    </w:p>
    <w:p w:rsidRPr="00821D60" w:rsidR="00F4468F" w:rsidRDefault="00426DD6" w14:paraId="06DD816B" w14:textId="77777777">
      <w:pPr>
        <w:ind w:firstLine="2268"/>
      </w:pPr>
      <w:r w:rsidRPr="00821D60">
        <w:rPr>
          <w:color w:val="993300"/>
        </w:rPr>
        <w:t>A declaração de nulidade do auto de infração e da multa dele decorrente é medida imperativa, impondo-se a confirmação da tutela de urgência deferida e a autorização para o levantamento do depósito judicial mantido nos autos pela Autora.</w:t>
      </w:r>
    </w:p>
    <w:p w:rsidRPr="00821D60" w:rsidR="00F4468F" w:rsidRDefault="00426DD6" w14:paraId="7ABAA435" w14:textId="77777777">
      <w:pPr>
        <w:jc w:val="center"/>
      </w:pPr>
      <w:r w:rsidRPr="00821D60">
        <w:rPr>
          <w:b/>
          <w:color w:val="00B050"/>
        </w:rPr>
        <w:t>III - Dispositivo</w:t>
      </w:r>
    </w:p>
    <w:p w:rsidRPr="00821D60" w:rsidR="00F4468F" w:rsidRDefault="00426DD6" w14:paraId="653A8A40" w14:textId="77777777">
      <w:pPr>
        <w:ind w:firstLine="2268"/>
      </w:pPr>
      <w:r w:rsidRPr="00821D60">
        <w:rPr>
          <w:color w:val="993300"/>
        </w:rPr>
        <w:t xml:space="preserve">Ante o exposto, REJEITO a preliminar de impugnação ao valor da causa e, no mérito, JULGO PROCEDENTES </w:t>
      </w:r>
      <w:r w:rsidRPr="00821D60">
        <w:rPr>
          <w:color w:val="993300"/>
        </w:rPr>
        <w:lastRenderedPageBreak/>
        <w:t>os pedidos formulados na inicial, com resolução de mérito, nos termos do art. 487, inciso I, do Código de Processo Civil, para:</w:t>
      </w:r>
    </w:p>
    <w:p w:rsidRPr="00821D60" w:rsidR="00F4468F" w:rsidRDefault="00426DD6" w14:paraId="11D6A2FA" w14:textId="77777777">
      <w:pPr>
        <w:ind w:firstLine="2268"/>
      </w:pPr>
      <w:r w:rsidRPr="00821D60">
        <w:rPr>
          <w:color w:val="993300"/>
        </w:rPr>
        <w:t>a) DECLARAR A NULIDADE do Auto de Infração nº H-0472-857992-FAU, lavrado em 25/06/2025 pela Secretaria de Estado de Proteção da Ordem Urbanística do Distrito Federal (DF LEGAL), desconstituindo integralmente a multa administrativa pecuniária nele imposta (ID 274910631);</w:t>
      </w:r>
    </w:p>
    <w:p w:rsidRPr="00821D60" w:rsidR="00F4468F" w:rsidRDefault="00426DD6" w14:paraId="72370F9C" w14:textId="77777777">
      <w:pPr>
        <w:ind w:firstLine="2268"/>
      </w:pPr>
      <w:r w:rsidRPr="00821D60">
        <w:rPr>
          <w:color w:val="993300"/>
        </w:rPr>
        <w:t>b) CONFIRMAR A TUTELA DE URGÊNCIA anteriormente deferida, determinando ao Réu que se abstenha definitivamente de praticar qualquer ato de cobrança administrativa ou judicial relativo ao referido auto de infração, bem como proceda à baixa definitiva da Certidão de Dívida Ativa nº 50264358597 e de eventuais anotações em cadastros de inadimplentes (ID 278394176);</w:t>
      </w:r>
    </w:p>
    <w:p w:rsidRPr="00821D60" w:rsidR="00F4468F" w:rsidRDefault="00426DD6" w14:paraId="455EB5C1" w14:textId="77777777">
      <w:pPr>
        <w:ind w:firstLine="2268"/>
      </w:pPr>
      <w:r w:rsidRPr="00821D60">
        <w:rPr>
          <w:color w:val="00B050"/>
        </w:rPr>
        <w:t>c) AUTORIZAR, após o trânsito em julgado desta sentença, a expedição de alvará de levantamento/transferência em favor da empresa Autora do montante integral depositado na conta judicial vinculada a este feito (IDs 276026728 e 279378354), com os acréscimos legais do rendimento da conta de depósito.</w:t>
      </w:r>
    </w:p>
    <w:p w:rsidRPr="00821D60" w:rsidR="00F4468F" w:rsidRDefault="00426DD6" w14:paraId="5D6F7E1C" w14:textId="77777777">
      <w:pPr>
        <w:ind w:firstLine="2268"/>
      </w:pPr>
      <w:r w:rsidRPr="00821D60">
        <w:rPr>
          <w:color w:val="00B050"/>
        </w:rPr>
        <w:t>Em razão da sucumbência, condeno o Distrito Federal a ressarcir à Autora as custas e despesas processuais por ela adiantadas (IDs 275991647 e 279378354), devidamente atualizadas.</w:t>
      </w:r>
    </w:p>
    <w:p w:rsidRPr="00821D60" w:rsidR="00F4468F" w:rsidRDefault="00426DD6" w14:paraId="1945DF93" w14:textId="77777777">
      <w:pPr>
        <w:ind w:firstLine="2268"/>
      </w:pPr>
      <w:r w:rsidRPr="00821D60">
        <w:rPr>
          <w:color w:val="993300"/>
        </w:rPr>
        <w:t>Outrossim, condeno o Réu ao pagamento dos honorários advocatícios sucumbenciais, os quais fixo em 10% (dez por cento) sobre o valor atualizado da causa, com fundamento no art. 85, § 3º, inciso I, e § 4º, inciso III, do Código de Processo Civil.</w:t>
      </w:r>
    </w:p>
    <w:p w:rsidRPr="00821D60" w:rsidR="00F4468F" w:rsidRDefault="00426DD6" w14:paraId="289ED75B" w14:textId="77777777">
      <w:pPr>
        <w:ind w:firstLine="2268"/>
      </w:pPr>
      <w:r w:rsidRPr="00821D60">
        <w:rPr>
          <w:color w:val="00B050"/>
        </w:rPr>
        <w:t>O réu é isento do pagamento de custas finais remanescentes (art. 4º, I, da Lei Federal nº 9.289/1996 e legislação distrital correlata).</w:t>
      </w:r>
    </w:p>
    <w:p w:rsidRPr="00821D60" w:rsidR="00F4468F" w:rsidRDefault="00426DD6" w14:paraId="70B88670" w14:textId="77777777">
      <w:pPr>
        <w:ind w:firstLine="2268"/>
      </w:pPr>
      <w:r w:rsidRPr="00821D60">
        <w:rPr>
          <w:color w:val="00B050"/>
        </w:rPr>
        <w:lastRenderedPageBreak/>
        <w:t>A atualização do ressarcimento das custas adiantadas observará o IPCA. Os honorários advocatícios devidos pela Fazenda Pública serão corrigidos desde o ajuizamento e acrescidos de juros de mora aplicáveis às condenações impostas ao Ente Público.</w:t>
      </w:r>
    </w:p>
    <w:p w:rsidRPr="00821D60" w:rsidR="00F4468F" w:rsidRDefault="00426DD6" w14:paraId="720A625B" w14:textId="77777777">
      <w:pPr>
        <w:ind w:firstLine="2268"/>
      </w:pPr>
      <w:r w:rsidRPr="00821D60">
        <w:rPr>
          <w:color w:val="00B050"/>
        </w:rPr>
        <w:t>Sentença não sujeita ao reexame necessário, haja vista que o proveito econômico obtido e o valor da causa são nitidamente inferiores ao teto de 500 (quinhentos) salários-mínimos previsto no art. 496, § 3º, inciso II, do Código de Processo Civil.</w:t>
      </w:r>
    </w:p>
    <w:p w:rsidRPr="00821D60" w:rsidR="00F4468F" w:rsidRDefault="00426DD6" w14:paraId="136C3E03" w14:textId="77777777">
      <w:pPr>
        <w:ind w:firstLine="2268"/>
      </w:pPr>
      <w:r w:rsidRPr="00821D60">
        <w:rPr>
          <w:color w:val="00B050"/>
        </w:rPr>
        <w:t>Publique-se. Intimem-se.</w:t>
      </w:r>
    </w:p>
    <w:p w:rsidRPr="00821D60" w:rsidR="00F4468F" w:rsidRDefault="00426DD6" w14:paraId="3A93C3CB" w14:textId="77777777">
      <w:pPr>
        <w:ind w:firstLine="2268"/>
      </w:pPr>
      <w:r w:rsidRPr="00821D60">
        <w:rPr>
          <w:color w:val="00B050"/>
        </w:rPr>
        <w:t>Após o trânsito em julgado e cumpridas as demais formalidades e expedições de alvará, arquivem-se os autos com as baixas de estilo.</w:t>
      </w:r>
    </w:p>
    <w:p w:rsidRPr="00821D60" w:rsidR="00F4468F" w:rsidRDefault="00426DD6" w14:paraId="51CB2041" w14:textId="77777777">
      <w:r w:rsidRPr="00821D60">
        <w:rPr>
          <w:color w:val="00B050"/>
          <w:sz w:val="24"/>
        </w:rPr>
        <w:t>BRASÍLIA, DF, 31 de julho de 2026 18:18:43. Assinado digitalmente, nesta data.</w:t>
      </w:r>
    </w:p>
    <w:p w:rsidRPr="00821D60" w:rsidR="00F4468F" w:rsidRDefault="00426DD6" w14:paraId="78A151D3" w14:textId="77777777">
      <w:r w:rsidRPr="00821D60">
        <w:br w:type="page"/>
      </w:r>
    </w:p>
    <w:p w:rsidRPr="00821D60" w:rsidR="00F4468F" w:rsidRDefault="00426DD6" w14:paraId="5FCD014A" w14:textId="77777777">
      <w:pPr>
        <w:jc w:val="center"/>
      </w:pPr>
      <w:r w:rsidRPr="00821D60">
        <w:rPr>
          <w:b/>
          <w:color w:val="7030A0"/>
        </w:rPr>
        <w:lastRenderedPageBreak/>
        <w:t>JURISPRUDÊNCIA EM SENTIDO CONTRÁRIO</w:t>
      </w:r>
    </w:p>
    <w:p w:rsidRPr="00821D60" w:rsidR="00F4468F" w:rsidRDefault="00F4468F" w14:paraId="56B7549D" w14:textId="77777777"/>
    <w:p w:rsidRPr="00821D60" w:rsidR="00F4468F" w:rsidRDefault="00426DD6" w14:paraId="5235F7FB" w14:textId="77777777">
      <w:pPr>
        <w:ind w:left="2268"/>
      </w:pPr>
      <w:r w:rsidRPr="00821D60">
        <w:rPr>
          <w:i/>
          <w:color w:val="7030A0"/>
          <w:sz w:val="26"/>
        </w:rPr>
        <w:t>"Ementa: APELAÇÃO CÍVEL. CIVIL E PROCESSUAL CIVIL. ADMINISTRATIVO. AMBIENTAL. MULTAL DESCARTE IRREGULAR DE RESÍDUO SÓLIDO. NEGATIVA DE AUTORIA. NÃO COMPROVAÇÃO. NULIDADE DA MULTA ADMINISTRATIVA. NÃO RECONHECIMENTO. RECURSO CONHECIDO E DESPROVIDO. 1. A presente hipótese consiste em examinar se é legítima a pretensão do apelante de obter o reconhecimento de nulidade da multa aplicada pela Secretaria de Estado de Proteção da Ordem Urbanística do Distrito Federal. 2. A Administração Pública está submetida ao co</w:t>
      </w:r>
      <w:r w:rsidRPr="00821D60">
        <w:rPr>
          <w:i/>
          <w:color w:val="7030A0"/>
          <w:sz w:val="26"/>
        </w:rPr>
        <w:t xml:space="preserve">ntrole dos atos administrativos exercido pelo Poder Judiciário, que tem a atribuição para deliberar a respeito da legalidade dos referidos atos, nos termos do art. 5º, incisos XXXIV e XXXV, da Constituição Federal, como é elementar. Em virtude dessas peculiaridades, admite-se o ajuizamento de ação declaratória de nulidade do ato administrativo que explicita, em sua causa de pedir, a existência de um rol de ilicitudes que teriam provocado a invalidade do ato administrativo. 3. Na hipótese o auto de infração </w:t>
      </w:r>
      <w:r w:rsidRPr="00821D60">
        <w:rPr>
          <w:i/>
          <w:color w:val="7030A0"/>
          <w:sz w:val="26"/>
        </w:rPr>
        <w:t xml:space="preserve">foi lavrado no valor de R$ 20.395,32 (vinte mil, trezentos e noventa e cinco reais e trinta e dois centavos), em razão da constatação, pelos agentes da Agência de Fiscalização do Distrito Federal, de descarte de aproximadamente 1.000 l (mil litros) de resíduo sólido em área pública, infração prevista no artigo 1º, incisos I e II, da Lei local nº 972/1995. 5. As provas trazidas a exame comprovam </w:t>
      </w:r>
      <w:r w:rsidRPr="00821D60">
        <w:rPr>
          <w:i/>
          <w:color w:val="7030A0"/>
          <w:sz w:val="26"/>
        </w:rPr>
        <w:lastRenderedPageBreak/>
        <w:t>que no material descartado existiam documentos pertencentes a diferentes moradores do condomínio apelante, evidenc</w:t>
      </w:r>
      <w:r w:rsidRPr="00821D60">
        <w:rPr>
          <w:i/>
          <w:color w:val="7030A0"/>
          <w:sz w:val="26"/>
        </w:rPr>
        <w:t>iando, assim, que o descarte ocorreu de modo coletivo pelo condomínio e não de modo individual. 6. O aludido resíduo foi encontrado próximo ao condomínio apelante, a 13 km (treze quilômetros) de distância. 7. O apelante se restringiu a negar a autoria dos fatos, não tendo se desincumbido da obrigação de comprovação dos argumentos articulados (art. 373, inc. I, do CPC). 8. Recurso conhecido e desprovido."</w:t>
      </w:r>
    </w:p>
    <w:p w:rsidRPr="00821D60" w:rsidR="00F4468F" w:rsidRDefault="00426DD6" w14:paraId="7B773611" w14:textId="77777777">
      <w:pPr>
        <w:ind w:left="2268"/>
      </w:pPr>
      <w:commentRangeStart w:id="26"/>
      <w:r w:rsidRPr="00821D60">
        <w:rPr>
          <w:i/>
          <w:color w:val="7030A0"/>
          <w:sz w:val="26"/>
        </w:rPr>
        <w:t>(TJDFT, Acórdão n. [INFORMAÇÃO NÃO IDENTIFICADA NOS DOCUMENTOS], 0741215-71.2022.8.07.0001, Relator: Álvaro Ciarlini, 2ª Turma Cível, Data de Julgamento: 31/01/2024)</w:t>
      </w:r>
      <w:commentRangeEnd w:id="26"/>
      <w:r>
        <w:rPr>
          <w:rStyle w:val="CommentReference"/>
        </w:rPr>
        <w:commentReference w:id="26"/>
      </w:r>
    </w:p>
    <w:p w:rsidRPr="00821D60" w:rsidR="00F4468F" w:rsidRDefault="00F4468F" w14:paraId="27621ADF" w14:textId="77777777"/>
    <w:p w:rsidRPr="00821D60" w:rsidR="00F4468F" w:rsidRDefault="00426DD6" w14:paraId="79AD97AD" w14:textId="77777777">
      <w:pPr>
        <w:ind w:left="2268"/>
      </w:pPr>
      <w:r w:rsidRPr="00821D60">
        <w:rPr>
          <w:i/>
          <w:color w:val="7030A0"/>
          <w:sz w:val="26"/>
        </w:rPr>
        <w:t>"I - APELAÇÃO CÍVEL. DIREITO ADMINISTRATIVO E DIREITO AMBIENTAL. II - AÇÃO ANULATÓRIA. AUTO DE INFRAÇÃO LAVRADO PELA AGEFIS. DESCARTE IRREGULAR DE RESÍDUOS SÓLIDOS EM ÁREA PÚBLICA. ILÍCITO ADMINISTRATIVO ATRIBUÍDO A SUPERMERCADO. NEGATIVA DE AUTORIA. DESCARTE DITO REALIZADO POR TERCEIROS. AUSÊNCIA DE COMPROVAÇÃO. (...) RESPONSABILIDADE RECONHECIDA DO SUPERMERCADO PELO DESCARTE IRREGULAR DE LIXO. AUTO DE INFRAÇÃO HÍGIDO. PRESUNÇÃO DE VERACIDADE NÃO AFASTADA PELO CONJUNTO PROBATÓRIO. (...) SENTENÇA REFORMADA.</w:t>
      </w:r>
      <w:r w:rsidRPr="00821D60">
        <w:rPr>
          <w:i/>
          <w:color w:val="7030A0"/>
          <w:sz w:val="26"/>
        </w:rPr>
        <w:t xml:space="preserve"> III - RECURSO CONHECIDO E PROVIDO. (...) 3. Caso concreto em que o </w:t>
      </w:r>
      <w:r w:rsidRPr="00821D60">
        <w:rPr>
          <w:i/>
          <w:color w:val="7030A0"/>
          <w:sz w:val="26"/>
        </w:rPr>
        <w:lastRenderedPageBreak/>
        <w:t>supermercado autuado pela AGEFIS por descarte irregular de resíduos sólidos em área pública não demonstrou ter atendido ao dever legal de fazer o gerenciamento dos resíduos sólidos que produz em suas operações nem fez prova de que tenha implementado processo adequado e qualificado de gerenciamento desses resíduos (...). 4. Hipótese em que deve ser reconhecida a higidez do Auto de Infração lavrado por agentes fiscais da AGEFIS, atualmente DF</w:t>
      </w:r>
      <w:r w:rsidRPr="00821D60">
        <w:rPr>
          <w:i/>
          <w:color w:val="7030A0"/>
          <w:sz w:val="26"/>
        </w:rPr>
        <w:t xml:space="preserve"> Legal (Lei distrital n. 6,302/2019), por ato lesivo à limpeza pública praticado pelo supermercado recorrido (...). 5. Auto de infração ambiental. Regularidade reconhecida. Ato administrativo que goza da presunção de veracidade e legitimidade. Atributos não afastados pelo conjunto probatório. (...) Sentença reformada. 6.Recurso conhecido e provido."</w:t>
      </w:r>
    </w:p>
    <w:p w:rsidRPr="00821D60" w:rsidR="00F4468F" w:rsidRDefault="00426DD6" w14:paraId="13A0D0AB" w14:textId="77777777">
      <w:pPr>
        <w:ind w:left="2268"/>
      </w:pPr>
      <w:r w:rsidRPr="00821D60">
        <w:rPr>
          <w:i/>
          <w:color w:val="7030A0"/>
          <w:sz w:val="26"/>
        </w:rPr>
        <w:t>(TJDFT, Acórdão 1964990, 0700303-44.2023.8.07.0018, Relatora: Diva Lucy de Faria Pereira, 1ª Turma Cível, Data de Julgamento: 12/02/2025)</w:t>
      </w:r>
    </w:p>
    <w:p w:rsidRPr="00821D60" w:rsidR="00F4468F" w:rsidRDefault="00F4468F" w14:paraId="1B71FDAD" w14:textId="77777777"/>
    <w:p w:rsidRPr="00821D60" w:rsidR="00F4468F" w:rsidRDefault="00426DD6" w14:paraId="7F1D893F" w14:textId="77777777">
      <w:pPr>
        <w:ind w:left="2268"/>
      </w:pPr>
      <w:r w:rsidRPr="00821D60">
        <w:rPr>
          <w:i/>
          <w:color w:val="7030A0"/>
          <w:sz w:val="26"/>
        </w:rPr>
        <w:t xml:space="preserve">"Ementa: Direito administrativo e ambiental. Apelações cíveis simultâneas. Ação anulatória. Auto de infração lavrado pela agefis (atual df legal). Descarte irregular de resíduos sólidos em área pública. Presunção de legitimidade do ato administrativo. Multa com fundamento na lei distrital nº 972/1995. (...) i. Caso em exame 1. Apelações interpostas contra sentença que manteve auto de infração lavrado pela AGEFIS (atual DF Legal) em </w:t>
      </w:r>
      <w:r w:rsidRPr="00821D60">
        <w:rPr>
          <w:i/>
          <w:color w:val="7030A0"/>
          <w:sz w:val="26"/>
        </w:rPr>
        <w:lastRenderedPageBreak/>
        <w:t>razão de descarte irregular de resíduos sólidos em área pública por supermercado, aplicando multa com base na Lei Distrital n. 972/1995 e decretos regulamentares (...). III. Razões de decidir (...) 5. A sanção aplicada observa parâmetros legais (Lei n. 972/1995 e Decretos n. 17.156/1996 e n. 18.369/1997). Presunção de legitimidade do ato administrativo não afastada por prova eficaz. (...)"</w:t>
      </w:r>
    </w:p>
    <w:p w:rsidRPr="00821D60" w:rsidR="00F4468F" w:rsidRDefault="00426DD6" w14:paraId="2B2726F5" w14:textId="77777777">
      <w:pPr>
        <w:ind w:left="2268"/>
      </w:pPr>
      <w:commentRangeStart w:id="27"/>
      <w:r w:rsidRPr="00821D60">
        <w:rPr>
          <w:i/>
          <w:color w:val="7030A0"/>
          <w:sz w:val="26"/>
        </w:rPr>
        <w:t>(TJDFT, Acórdão n. [INFORMAÇÃO NÃO IDENTIFICADA NOS DOCUMENTOS], 0704989-11.2025.8.07.0018, Relator: Jansen Fialho de Almeida, 7ª Turma Cível, Data de Julgamento: 11/03/2026)</w:t>
      </w:r>
      <w:commentRangeEnd w:id="27"/>
      <w:r>
        <w:rPr>
          <w:rStyle w:val="CommentReference"/>
        </w:rPr>
        <w:commentReference w:id="27"/>
      </w:r>
    </w:p>
    <w:p w:rsidR="00F4468F" w:rsidRDefault="00F4468F" w14:paraId="180E3C3B" w14:textId="77777777"/>
    <w:sectPr w:rsidR="00F4468F"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S" w:author="Marcelo Ribeiro Da Silva - GDSXSR" w:date="2026-10-28T02:17:00Z" w:id="0">
    <w:p w:rsidRPr="00821D60" w:rsidR="005C75F4" w:rsidP="005C75F4" w:rsidRDefault="00426DD6" w14:paraId="18730C75" w14:textId="77777777">
      <w:pPr>
        <w:pStyle w:val="Textodecomentrio"/>
        <w:jc w:val="left"/>
      </w:pPr>
      <w:r w:rsidRPr="00821D60">
        <w:annotationRef/>
      </w:r>
      <w:r w:rsidRPr="00821D60" w:rsidR="005C75F4">
        <w:t>Conclusão: 13/10/2026</w:t>
      </w:r>
    </w:p>
    <w:p w:rsidRPr="00821D60" w:rsidR="005C75F4" w:rsidP="005C75F4" w:rsidRDefault="005C75F4" w14:paraId="10B1A83E" w14:textId="77777777">
      <w:pPr>
        <w:pStyle w:val="Textodecomentrio"/>
        <w:jc w:val="left"/>
      </w:pPr>
      <w:r w:rsidRPr="00821D60">
        <w:t>Entrega: 27/10/2026</w:t>
      </w:r>
    </w:p>
    <w:p w:rsidRPr="00821D60" w:rsidR="005C75F4" w:rsidP="005C75F4" w:rsidRDefault="005C75F4" w14:paraId="7C5B542E" w14:textId="77777777">
      <w:pPr>
        <w:pStyle w:val="Textodecomentrio"/>
        <w:jc w:val="left"/>
      </w:pPr>
      <w:r w:rsidRPr="00821D60">
        <w:t>Grau de certeza: 7</w:t>
      </w:r>
    </w:p>
  </w:comment>
  <w:comment xmlns:w="http://schemas.openxmlformats.org/wordprocessingml/2006/main" w:initials="MRS" w:author="Marcelo Ribeiro Da Silva - GDSXSR" w:date="10/27/2026 19:17:00" w:id="1">
    <w:p xmlns:w14="http://schemas.microsoft.com/office/word/2010/wordml" w:rsidR="77CCE088" w:rsidRDefault="53522225" w14:paraId="20F236A8" w14:textId="414BB201">
      <w:pPr>
        <w:pStyle w:val="CommentText"/>
      </w:pPr>
      <w:r>
        <w:rPr>
          <w:rStyle w:val="CommentReference"/>
        </w:rPr>
        <w:annotationRef/>
      </w:r>
      <w:r w:rsidRPr="3687047A" w:rsidR="47867958">
        <w:t>Dr. Sérgio, JURISPRUDÊNCIA CONTRÁRIA. Há entendimento contrário colacionado ao final, em violeta: TJDFT, 2ª Turma Cível, 0741215-71.2022.8.07.0001 (Des. Álvaro Ciarlini, j. 31/01/2024); 1ª Turma Cível, 0700303-44.2023.8.07.0018 (Acórdão 1964990, Des. Diva Lucy de Faria Pereira, j. 12/02/2025); 7ª Turma Cível, 0704989-11.2025.8.07.0018 (Des. Jansen Fialho de Almeida, j. 11/03/2026). Mantêm a multa por descarte irregular quando o autuado apenas nega a autoria ou não prova o descarte regular dos resíduos. O voto não os enfrenta expressamente. Em possível distinção, a apelada demonstrou que descarta seus resíduos em contêineres coletivos do complexo da CEASA/DF, e a autuação se apoia apenas em documentos encontrados entre os resíduos.</w:t>
      </w:r>
    </w:p>
  </w:comment>
  <w:comment w:initials="MRS" w:author="Marcelo Ribeiro Da Silva - GDSXSR" w:date="2026-10-28T02:17:00Z" w:id="2">
    <w:p w:rsidRPr="00821D60" w:rsidR="00F4468F" w:rsidRDefault="00426DD6" w14:paraId="07278089" w14:textId="77777777">
      <w:r w:rsidRPr="00821D60">
        <w:annotationRef/>
      </w:r>
      <w:r w:rsidRPr="00821D60">
        <w:t>CABIMENTO DE DECISÃO MONOCRÁTICA. Não identifiquei súmula, acórdão em recurso repetitivo ou incidente de resolução de demandas repetitivas ou de assunção de competência que respalde, por si só, a negativa monocrática de provimento (CPC 932 IV), pois a controvérsia é de prova da autoria e do nexo causal e se apoia em jurisprudência sem tese vinculante específica. Por isso, a minuta foi elaborada como voto. Se preferir, converto em decisão monocrática.</w:t>
      </w:r>
    </w:p>
    <w:p w:rsidRPr="00821D60" w:rsidR="00F4468F" w:rsidRDefault="00426DD6" w14:paraId="117AAF69" w14:textId="77777777">
      <w:r w:rsidRPr="00821D60">
        <w:t>CPC, art. 932: "Incumbe ao relator: (...) IV - negar provimento a recurso que for contrário a: a) súmula do Supremo Tribunal Federal, do Superior Tribunal de Justiça ou do próprio tribunal; b) acórdão proferido pelo Supremo Tribunal Federal ou pelo Superior Tribunal de Justiça em julgamento de recursos repetitivos; c) entendimento firmado em incidente de resolução de demandas repetitivas ou de assunção de competência;"</w:t>
      </w:r>
    </w:p>
  </w:comment>
  <w:comment w:initials="MRS" w:author="Marcelo Ribeiro Da Silva - GDSXSR" w:date="2026-10-28T02:17:00Z" w:id="3">
    <w:p w:rsidRPr="00821D60" w:rsidR="00F4468F" w:rsidRDefault="00426DD6" w14:paraId="2AA805FE" w14:textId="77777777">
      <w:r w:rsidRPr="00821D60">
        <w:annotationRef/>
      </w:r>
      <w:r w:rsidRPr="00821D60">
        <w:t>A conclusão ao relator ocorreu em 13/10/2026, conforme a capa do PJe (certidões de ID 90889235 e 90892783). O mês do nome do arquivo (10) considera essa data. Processo público (nível de sigilo 0). Não localizei parecer da Procuradoria de Justiça nos autos. CONFERIR.</w:t>
      </w:r>
    </w:p>
  </w:comment>
  <w:comment w:initials="MRS" w:author="Marcelo Ribeiro Da Silva - GDSXSR" w:date="2026-10-28T02:17:00Z" w:id="4">
    <w:p w:rsidRPr="00821D60" w:rsidR="00F4468F" w:rsidRDefault="00426DD6" w14:paraId="0AFAB99E" w14:textId="77777777">
      <w:r w:rsidRPr="00821D60">
        <w:annotationRef/>
      </w:r>
      <w:r w:rsidRPr="00821D60">
        <w:t>Lei nº 6.938/1981 (Política Nacional do Meio Ambiente)</w:t>
      </w:r>
    </w:p>
    <w:p w:rsidRPr="00821D60" w:rsidR="00F4468F" w:rsidRDefault="00426DD6" w14:paraId="4FAF9BCB" w14:textId="77777777">
      <w:r w:rsidRPr="00821D60">
        <w:t>Art. 14. (...)</w:t>
      </w:r>
    </w:p>
    <w:p w:rsidRPr="00821D60" w:rsidR="00F4468F" w:rsidRDefault="00426DD6" w14:paraId="1EF899D5" w14:textId="77777777">
      <w:r w:rsidRPr="00821D60">
        <w:t>§ 1º - Sem obstar a aplicação das penalidades previstas neste artigo, é o poluidor obrigado, independentemente da existência de culpa, a indenizar ou reparar os danos causados ao meio ambiente e a terceiros, afetados por sua atividade. O Ministério Público da União e dos Estados terá legitimidade para propor ação de responsabilidade civil e criminal, por danos causados ao meio ambiente.</w:t>
      </w:r>
    </w:p>
    <w:p w:rsidRPr="00821D60" w:rsidR="00F4468F" w:rsidRDefault="00426DD6" w14:paraId="4232471D" w14:textId="77777777">
      <w:r w:rsidRPr="00821D60">
        <w:t>(Redação não reconferida no Planalto nesta sessão. CONFERIR.)</w:t>
      </w:r>
    </w:p>
    <w:p w:rsidRPr="00821D60" w:rsidR="00F4468F" w:rsidRDefault="00F4468F" w14:paraId="1DDEE8FF" w14:textId="77777777"/>
    <w:p w:rsidRPr="00821D60" w:rsidR="00F4468F" w:rsidRDefault="00426DD6" w14:paraId="0B9D40BA" w14:textId="77777777">
      <w:r w:rsidRPr="00821D60">
        <w:t>CPC</w:t>
      </w:r>
    </w:p>
    <w:p w:rsidRPr="00821D60" w:rsidR="00F4468F" w:rsidRDefault="00426DD6" w14:paraId="2AC8DAFD" w14:textId="77777777">
      <w:r w:rsidRPr="00821D60">
        <w:t>Art. 85. (...)</w:t>
      </w:r>
    </w:p>
    <w:p w:rsidRPr="00821D60" w:rsidR="00F4468F" w:rsidRDefault="00426DD6" w14:paraId="7685F752" w14:textId="77777777">
      <w:r w:rsidRPr="00821D60">
        <w:t>§ 3º Nas causas em que a Fazenda Pública for parte, a fixação dos honorários observará os critérios estabelecidos nos incisos I a IV do § 2º e os seguintes percentuais:</w:t>
      </w:r>
    </w:p>
    <w:p w:rsidRPr="00821D60" w:rsidR="00F4468F" w:rsidRDefault="00426DD6" w14:paraId="0C6DF5B6" w14:textId="77777777">
      <w:r w:rsidRPr="00821D60">
        <w:t>I - mínimo de dez e máximo de vinte por cento sobre o valor da condenação ou do proveito econômico obtido até 200 (duzentos) salários-mínimos;</w:t>
      </w:r>
    </w:p>
    <w:p w:rsidRPr="00821D60" w:rsidR="00F4468F" w:rsidRDefault="00426DD6" w14:paraId="7177F066" w14:textId="77777777">
      <w:r w:rsidRPr="00821D60">
        <w:t>(...)</w:t>
      </w:r>
    </w:p>
    <w:p w:rsidRPr="00821D60" w:rsidR="00F4468F" w:rsidRDefault="00426DD6" w14:paraId="214E7C7B" w14:textId="77777777">
      <w:r w:rsidRPr="00821D60">
        <w:t>§ 4º Em qualquer das hipóteses do § 3º:</w:t>
      </w:r>
    </w:p>
    <w:p w:rsidRPr="00821D60" w:rsidR="00F4468F" w:rsidRDefault="00426DD6" w14:paraId="5B0A453C" w14:textId="77777777">
      <w:r w:rsidRPr="00821D60">
        <w:t>(...)</w:t>
      </w:r>
    </w:p>
    <w:p w:rsidRPr="00821D60" w:rsidR="00F4468F" w:rsidRDefault="00426DD6" w14:paraId="340F04BC" w14:textId="77777777">
      <w:r w:rsidRPr="00821D60">
        <w:t>III - não havendo condenação principal ou não sendo possível mensurar o proveito econômico obtido, a condenação em honorários dar-se-á sobre o valor atualizado da causa.</w:t>
      </w:r>
    </w:p>
    <w:p w:rsidRPr="00821D60" w:rsidR="00F4468F" w:rsidRDefault="00426DD6" w14:paraId="3F357664" w14:textId="77777777">
      <w:r w:rsidRPr="00821D60">
        <w:t>(...)</w:t>
      </w:r>
    </w:p>
    <w:p w:rsidRPr="00821D60" w:rsidR="00F4468F" w:rsidRDefault="00426DD6" w14:paraId="010BA8DB" w14:textId="77777777">
      <w:r w:rsidRPr="00821D60">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Pr="00821D60" w:rsidR="00F4468F" w:rsidRDefault="00426DD6" w14:paraId="37599AD2" w14:textId="77777777">
      <w:r w:rsidRPr="00821D60">
        <w:t>(Redação não reconferida no Planalto nesta sessão. CONFERIR.)</w:t>
      </w:r>
    </w:p>
  </w:comment>
  <w:comment w:initials="MRS" w:author="Marcelo Ribeiro Da Silva - GDSXSR" w:date="2026-10-28T02:17:00Z" w:id="5">
    <w:p w:rsidRPr="00821D60" w:rsidR="00F4468F" w:rsidRDefault="00426DD6" w14:paraId="03954C27" w14:textId="77777777">
      <w:r w:rsidRPr="00821D60">
        <w:annotationRef/>
      </w:r>
      <w:r w:rsidRPr="00821D60">
        <w:t>Lei nº 6.938/1981 (Política Nacional do Meio Ambiente)</w:t>
      </w:r>
    </w:p>
    <w:p w:rsidRPr="00821D60" w:rsidR="00F4468F" w:rsidRDefault="00426DD6" w14:paraId="1197154A" w14:textId="77777777">
      <w:r w:rsidRPr="00821D60">
        <w:t>Art. 14. (...)</w:t>
      </w:r>
    </w:p>
    <w:p w:rsidRPr="00821D60" w:rsidR="00F4468F" w:rsidRDefault="00426DD6" w14:paraId="6C18764C" w14:textId="77777777">
      <w:r w:rsidRPr="00821D60">
        <w:t>§ 1º - Sem obstar a aplicação das penalidades previstas neste artigo, é o poluidor obrigado, independentemente da existência de culpa, a indenizar ou reparar os danos causados ao meio ambiente e a terceiros, afetados por sua atividade. O Ministério Público da União e dos Estados terá legitimidade para propor ação de responsabilidade civil e criminal, por danos causados ao meio ambiente.</w:t>
      </w:r>
    </w:p>
    <w:p w:rsidRPr="00821D60" w:rsidR="00F4468F" w:rsidRDefault="00426DD6" w14:paraId="017F2737" w14:textId="77777777">
      <w:r w:rsidRPr="00821D60">
        <w:t>(Redação não reconferida no Planalto nesta sessão. CONFERIR.)</w:t>
      </w:r>
    </w:p>
    <w:p w:rsidRPr="00821D60" w:rsidR="00F4468F" w:rsidRDefault="00F4468F" w14:paraId="06102826" w14:textId="77777777"/>
    <w:p w:rsidRPr="00821D60" w:rsidR="00F4468F" w:rsidRDefault="00426DD6" w14:paraId="34E0F201" w14:textId="77777777">
      <w:r w:rsidRPr="00821D60">
        <w:t>CPC</w:t>
      </w:r>
    </w:p>
    <w:p w:rsidRPr="00821D60" w:rsidR="00F4468F" w:rsidRDefault="00426DD6" w14:paraId="34B0D82E" w14:textId="77777777">
      <w:r w:rsidRPr="00821D60">
        <w:t>Art. 85. (...)</w:t>
      </w:r>
    </w:p>
    <w:p w:rsidRPr="00821D60" w:rsidR="00F4468F" w:rsidRDefault="00426DD6" w14:paraId="7F621FA8" w14:textId="77777777">
      <w:r w:rsidRPr="00821D60">
        <w:t>§ 3º Nas causas em que a Fazenda Pública for parte, a fixação dos honorários observará os critérios estabelecidos nos incisos I a IV do § 2º e os seguintes percentuais:</w:t>
      </w:r>
    </w:p>
    <w:p w:rsidRPr="00821D60" w:rsidR="00F4468F" w:rsidRDefault="00426DD6" w14:paraId="72656867" w14:textId="77777777">
      <w:r w:rsidRPr="00821D60">
        <w:t>I - mínimo de dez e máximo de vinte por cento sobre o valor da condenação ou do proveito econômico obtido até 200 (duzentos) salários-mínimos;</w:t>
      </w:r>
    </w:p>
    <w:p w:rsidRPr="00821D60" w:rsidR="00F4468F" w:rsidRDefault="00426DD6" w14:paraId="37631D19" w14:textId="77777777">
      <w:r w:rsidRPr="00821D60">
        <w:t>(...)</w:t>
      </w:r>
    </w:p>
    <w:p w:rsidRPr="00821D60" w:rsidR="00F4468F" w:rsidRDefault="00426DD6" w14:paraId="70600E4A" w14:textId="77777777">
      <w:r w:rsidRPr="00821D60">
        <w:t>§ 4º Em qualquer das hipóteses do § 3º:</w:t>
      </w:r>
    </w:p>
    <w:p w:rsidRPr="00821D60" w:rsidR="00F4468F" w:rsidRDefault="00426DD6" w14:paraId="30110E4A" w14:textId="77777777">
      <w:r w:rsidRPr="00821D60">
        <w:t>(...)</w:t>
      </w:r>
    </w:p>
    <w:p w:rsidRPr="00821D60" w:rsidR="00F4468F" w:rsidRDefault="00426DD6" w14:paraId="195E0BD2" w14:textId="77777777">
      <w:r w:rsidRPr="00821D60">
        <w:t>III - não havendo condenação principal ou não sendo possível mensurar o proveito econômico obtido, a condenação em honorários dar-se-á sobre o valor atualizado da causa.</w:t>
      </w:r>
    </w:p>
    <w:p w:rsidRPr="00821D60" w:rsidR="00F4468F" w:rsidRDefault="00426DD6" w14:paraId="47F83016" w14:textId="77777777">
      <w:r w:rsidRPr="00821D60">
        <w:t>(...)</w:t>
      </w:r>
    </w:p>
    <w:p w:rsidRPr="00821D60" w:rsidR="00F4468F" w:rsidRDefault="00426DD6" w14:paraId="175989B2" w14:textId="77777777">
      <w:r w:rsidRPr="00821D60">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Pr="00821D60" w:rsidR="00F4468F" w:rsidRDefault="00426DD6" w14:paraId="61043300" w14:textId="77777777">
      <w:r w:rsidRPr="00821D60">
        <w:t>(Redação não reconferida no Planalto nesta sessão. CONFERIR.)</w:t>
      </w:r>
    </w:p>
  </w:comment>
  <w:comment w:initials="MRS" w:author="Marcelo Ribeiro Da Silva - GDSXSR" w:date="2026-10-28T02:17:00Z" w:id="6">
    <w:p w:rsidRPr="00821D60" w:rsidR="00F4468F" w:rsidRDefault="00426DD6" w14:paraId="79256FD2" w14:textId="77777777">
      <w:r w:rsidRPr="00821D60">
        <w:annotationRef/>
      </w:r>
      <w:r w:rsidRPr="00821D60">
        <w:t xml:space="preserve">UNIFORMIZAÇÃO DOS IDs. A sentença cita IDs da numeração do 1º grau. Nesta minuta, os IDs foram substituídos pelos correspondentes nos autos da apelação, identificados por conteúdo e sequência: tutela de urgência 275706742 = 90826309; depósitos 276026728 = 90826312, 279041868 = 90826327 e 279378354 = 90826328; contestação 279828440 = 90826333; suspensão da exigibilidade 279828441 = 90826334 e 279936189 = 90826340; processo administrativo 279828442 = 90826335; réplica 282437940 = 90826343; auto de infração e </w:t>
      </w:r>
      <w:r w:rsidRPr="00821D60">
        <w:t>relatório operacional 274910631 = 90826048; certidão simplificada 275393790 = 90826057; contrato dos boxes 274910612 = 90826047; fotografias 274910625 = 90826049 e 90826050; mapa 274910623 = 90826048; CDA 278394176 = 90826334; custas 275991647 = 90826310.</w:t>
      </w:r>
    </w:p>
    <w:p w:rsidRPr="00821D60" w:rsidR="00F4468F" w:rsidRDefault="00426DD6" w14:paraId="2C3FCFEA" w14:textId="77777777">
      <w:r w:rsidRPr="00821D60">
        <w:t>PONTOS A CONFERIR: (a) o índice dos autos e o rodapé de algumas peças iniciais (ID 90826045 a 90826054) divergem; adotei o rodapé; (b) 274910612, 274910625, 274910623, 278394176 e 275991647 foram mapeados por inferência; (c) a sentença cita, em um ponto, os IDs 274910618 e 279829502 (taxas de limpeza da CEASA), que não localizei; no trecho transcrito mantive apenas o ID 90826048.</w:t>
      </w:r>
    </w:p>
  </w:comment>
  <w:comment w:initials="MRS" w:author="Marcelo Ribeiro Da Silva - GDSXSR" w:date="2026-10-28T02:17:00Z" w:id="7">
    <w:p w:rsidRPr="00821D60" w:rsidR="00F4468F" w:rsidRDefault="00426DD6" w14:paraId="3878C87A" w14:textId="77777777">
      <w:r w:rsidRPr="00821D60">
        <w:annotationRef/>
      </w:r>
      <w:r w:rsidRPr="00821D60">
        <w:t>DOCUMENTOS MENCIONADOS NA SENTENÇA.</w:t>
      </w:r>
    </w:p>
    <w:p w:rsidRPr="00821D60" w:rsidR="00F4468F" w:rsidRDefault="00426DD6" w14:paraId="0CAFBD0D" w14:textId="77777777">
      <w:r w:rsidRPr="00821D60">
        <w:t>Relatório Operacional (ID 90826048, no processo administrativo): "Em ação fiscal da equipe da UFOPE aproximadamente às 15:00h do dia 23/06/2025 para coibir o descarte irregular de resíduos sólidos em área pública, foi encontrado o descarte de resíduos oriundos da empresa Hort Minas em área pública próxima ao STRC Trecho 02 no antigo Jockey Club Guará. Foram encontrados nos resíduos em questão documentos com nome e endereço, o que possibilitou identificar o responsável (...)".</w:t>
      </w:r>
    </w:p>
    <w:p w:rsidRPr="00821D60" w:rsidR="00F4468F" w:rsidRDefault="00426DD6" w14:paraId="4CF44F33" w14:textId="77777777">
      <w:r w:rsidRPr="00821D60">
        <w:t>Fotografias: ID 90826049 e 90826050. Contrato/boxes: ID 90826047. Certidão simplificada: ID 90826057. CONFERIR cada ID.</w:t>
      </w:r>
    </w:p>
  </w:comment>
  <w:comment w:initials="MRS" w:author="Marcelo Ribeiro Da Silva - GDSXSR" w:date="2026-10-28T02:17:00Z" w:id="8">
    <w:p w:rsidRPr="00821D60" w:rsidR="00F4468F" w:rsidRDefault="00426DD6" w14:paraId="538F2933" w14:textId="77777777">
      <w:r w:rsidRPr="00821D60">
        <w:annotationRef/>
      </w:r>
      <w:r w:rsidRPr="00821D60">
        <w:t>Lei nº 6.938/1981 (Política Nacional do Meio Ambiente)</w:t>
      </w:r>
    </w:p>
    <w:p w:rsidRPr="00821D60" w:rsidR="00F4468F" w:rsidRDefault="00426DD6" w14:paraId="362C62EB" w14:textId="77777777">
      <w:r w:rsidRPr="00821D60">
        <w:t>Art. 14. (...)</w:t>
      </w:r>
    </w:p>
    <w:p w:rsidRPr="00821D60" w:rsidR="00F4468F" w:rsidRDefault="00426DD6" w14:paraId="5FDB9F98" w14:textId="77777777">
      <w:r w:rsidRPr="00821D60">
        <w:t>§ 1º - Sem obstar a aplicação das penalidades previstas neste artigo, é o poluidor obrigado, independentemente da existência de culpa, a indenizar ou reparar os danos causados ao meio ambiente e a terceiros, afetados por sua atividade. O Ministério Público da União e dos Estados terá legitimidade para propor ação de responsabilidade civil e criminal, por danos causados ao meio ambiente.</w:t>
      </w:r>
    </w:p>
    <w:p w:rsidRPr="00821D60" w:rsidR="00F4468F" w:rsidRDefault="00426DD6" w14:paraId="07867C57" w14:textId="77777777">
      <w:r w:rsidRPr="00821D60">
        <w:t>(Redação não reconferida no Planalto nesta sessão. CONFERIR.)</w:t>
      </w:r>
    </w:p>
  </w:comment>
  <w:comment w:initials="MRS" w:author="Marcelo Ribeiro Da Silva - GDSXSR" w:date="2026-10-28T02:17:00Z" w:id="9">
    <w:p w:rsidRPr="00821D60" w:rsidR="00F4468F" w:rsidRDefault="00426DD6" w14:paraId="4D5CBB38" w14:textId="77777777">
      <w:r w:rsidRPr="00821D60">
        <w:annotationRef/>
      </w:r>
      <w:r w:rsidRPr="00821D60">
        <w:t>TRECHO NÃO TRANSCRITO. Deixei de transcrever o parágrafo da sentença que afirma constar "expressamente" do Relatório Operacional que a fiscalização não flagrou a conduta, não identificou veículo, motorista ou preposto e não arrolou testemunhas. O Relatório Operacional (ID 90826048) não registra nada disso: é omisso, e não afirma a ausência. Por isso, o voto diz que o relatório "não registra" esses elementos. O parágrafo "Fixada essa premissa", que atribui à empresa o nome "Hort Minas" em "comprovantes de en</w:t>
      </w:r>
      <w:r w:rsidRPr="00821D60">
        <w:t>trega", também foi omitido: o relatório descreve "documentos com nome e endereço", e o documento fotografado no processo administrativo tem a tabela "Fornecedor: Barbosa". CONFERIR o original antes da sessão.</w:t>
      </w:r>
    </w:p>
  </w:comment>
  <w:comment w:initials="MRS" w:author="Marcelo Ribeiro Da Silva - GDSXSR" w:date="2026-10-28T02:17:00Z" w:id="10">
    <w:p w:rsidRPr="00821D60" w:rsidR="00F4468F" w:rsidRDefault="00426DD6" w14:paraId="79873439" w14:textId="77777777">
      <w:r w:rsidRPr="00821D60">
        <w:annotationRef/>
      </w:r>
      <w:r w:rsidRPr="00821D60">
        <w:t>PONTO SENSÍVEL (prova dos catadores). A sentença afirma que o acervo fotográfico "comprova a presença frequente de catadores de recicláveis operando nos contêineres (...) e efetuando a triagem de sacos e materiais" (IDs originais 274910625 e 274910631). Nas fotografias que examinei (ID 90826049 e 90826050, entre outras), vejo contêiner da CEASA, fachada, mapas e área com pessoas e carrinhos, e não identifiquei triagem de materiais da apelada; há também uma imagem de navegação com "40 km", que diverge dos 6,</w:t>
      </w:r>
      <w:r w:rsidRPr="00821D60">
        <w:t>7 km da sentença. O voto não adota a premissa fotográfica da sentença e se apoia no ônus da Administração de provar a autoria. CONFERIR as imagens.</w:t>
      </w:r>
    </w:p>
  </w:comment>
  <w:comment w:initials="MRS" w:author="Marcelo Ribeiro Da Silva - GDSXSR" w:date="2026-10-28T02:17:00Z" w:id="11">
    <w:p w:rsidRPr="00821D60" w:rsidR="00F4468F" w:rsidRDefault="00426DD6" w14:paraId="52EB6997" w14:textId="77777777">
      <w:r w:rsidRPr="00821D60">
        <w:annotationRef/>
      </w:r>
      <w:r w:rsidRPr="00821D60">
        <w:t>AgInt no AREsp 826.046/SC (Rel. Min. Gurgel de Faria, Primeira Turma, j. 27/02/2018, DJe 05/04/2018): dados conferidos pela citação da tese na ementa do AgInt no REsp 1.263.957/PR (Rel. Min. Sérgio Kukina, Primeira Turma, j. 28/08/2018, DJe 03/09/2018), fornecida pela assessoria: "a responsabilidade administrativa ambiental tem caráter subjetivo, exigindo-se a demonstração de dolo ou culpa e do nexo causal entre conduta e dano". O texto transcrito da ementa vem da sentença (ID 90826348). CONFERIR a ementa i</w:t>
      </w:r>
      <w:r w:rsidRPr="00821D60">
        <w:t>ntegral no SCON.</w:t>
      </w:r>
    </w:p>
    <w:p w:rsidRPr="00821D60" w:rsidR="00F4468F" w:rsidRDefault="00426DD6" w14:paraId="2C3E9B80" w14:textId="77777777">
      <w:r w:rsidRPr="00821D60">
        <w:t>REsp 1.640.243/SC (Rel. Min. Herman Benjamin, j. 07/03/2017, DJe 27/04/2017, registro 201603089167): ementa conferida em base de pesquisa. A base indica Primeira Turma, e a sentença, Segunda Turma. CONFERIR o órgão julgador no SCON.</w:t>
      </w:r>
    </w:p>
  </w:comment>
  <w:comment w:initials="MRS" w:author="Marcelo Ribeiro Da Silva - GDSXSR" w:date="2026-10-28T02:17:00Z" w:id="12">
    <w:p w:rsidRPr="00821D60" w:rsidR="00F4468F" w:rsidRDefault="00426DD6" w14:paraId="78E04893" w14:textId="77777777">
      <w:r w:rsidRPr="00821D60">
        <w:annotationRef/>
      </w:r>
      <w:r w:rsidRPr="00821D60">
        <w:t>A apelada sustenta que o local do descarte fica a cerca de 6,7 km do seu estabelecimento (mapa do ID 90826048, Doc. 05 do requerimento administrativo, segundo a sentença). O apelante diz que a distância não afasta a infração (ID 90826350). O voto não aprofunda esse ponto. CONFERIR o mapa: há imagem de navegação com "40 km" nos autos.</w:t>
      </w:r>
    </w:p>
  </w:comment>
  <w:comment w:initials="MRS" w:author="Marcelo Ribeiro Da Silva - GDSXSR" w:date="2026-10-28T02:17:00Z" w:id="13">
    <w:p w:rsidR="008A4CD6" w:rsidP="008A4CD6" w:rsidRDefault="00426DD6" w14:paraId="7DC91039" w14:textId="77777777">
      <w:pPr>
        <w:pStyle w:val="Textodecomentrio"/>
        <w:jc w:val="left"/>
      </w:pPr>
      <w:r w:rsidRPr="00821D60">
        <w:annotationRef/>
      </w:r>
      <w:r w:rsidR="008A4CD6">
        <w:t>Honorários: a sentença fixou 10% sobre o valor atualizado da causa (R$ 29.352,72), com base no CPC 85 §§ 3º I e 4º III.</w:t>
      </w:r>
    </w:p>
  </w:comment>
  <w:comment w:initials="MRS" w:author="Marcelo Ribeiro Da Silva - GDSXSR" w:date="2026-10-28T02:17:00Z" w:id="14">
    <w:p w:rsidRPr="00821D60" w:rsidR="00F4468F" w:rsidRDefault="00426DD6" w14:paraId="25804BED" w14:textId="68656A27">
      <w:r w:rsidRPr="00821D60">
        <w:annotationRef/>
      </w:r>
      <w:r w:rsidRPr="00821D60">
        <w:t>CPC</w:t>
      </w:r>
    </w:p>
    <w:p w:rsidRPr="00821D60" w:rsidR="00F4468F" w:rsidRDefault="00426DD6" w14:paraId="45ED8842" w14:textId="77777777">
      <w:r w:rsidRPr="00821D60">
        <w:t>Art. 85. (...)</w:t>
      </w:r>
    </w:p>
    <w:p w:rsidRPr="00821D60" w:rsidR="00F4468F" w:rsidRDefault="00426DD6" w14:paraId="4491188E" w14:textId="77777777">
      <w:r w:rsidRPr="00821D60">
        <w:t>§ 3º Nas causas em que a Fazenda Pública for parte, a fixação dos honorários observará os critérios estabelecidos nos incisos I a IV do § 2º e os seguintes percentuais:</w:t>
      </w:r>
    </w:p>
    <w:p w:rsidRPr="00821D60" w:rsidR="00F4468F" w:rsidRDefault="00426DD6" w14:paraId="0D67CB7E" w14:textId="77777777">
      <w:r w:rsidRPr="00821D60">
        <w:t>I - mínimo de dez e máximo de vinte por cento sobre o valor da condenação ou do proveito econômico obtido até 200 (duzentos) salários-mínimos;</w:t>
      </w:r>
    </w:p>
    <w:p w:rsidRPr="00821D60" w:rsidR="00F4468F" w:rsidRDefault="00426DD6" w14:paraId="61F65453" w14:textId="77777777">
      <w:r w:rsidRPr="00821D60">
        <w:t>(...)</w:t>
      </w:r>
    </w:p>
    <w:p w:rsidRPr="00821D60" w:rsidR="00F4468F" w:rsidRDefault="00426DD6" w14:paraId="420DCCCB" w14:textId="77777777">
      <w:r w:rsidRPr="00821D60">
        <w:t>§ 4º Em qualquer das hipóteses do § 3º:</w:t>
      </w:r>
    </w:p>
    <w:p w:rsidRPr="00821D60" w:rsidR="00F4468F" w:rsidRDefault="00426DD6" w14:paraId="26765D04" w14:textId="77777777">
      <w:r w:rsidRPr="00821D60">
        <w:t>(...)</w:t>
      </w:r>
    </w:p>
    <w:p w:rsidRPr="00821D60" w:rsidR="00F4468F" w:rsidRDefault="00426DD6" w14:paraId="25DB310E" w14:textId="77777777">
      <w:r w:rsidRPr="00821D60">
        <w:t>III - não havendo condenação principal ou não sendo possível mensurar o proveito econômico obtido, a condenação em honorários dar-se-á sobre o valor atualizado da causa.</w:t>
      </w:r>
    </w:p>
    <w:p w:rsidRPr="00821D60" w:rsidR="00F4468F" w:rsidRDefault="00426DD6" w14:paraId="64F5AE51" w14:textId="77777777">
      <w:r w:rsidRPr="00821D60">
        <w:t>(...)</w:t>
      </w:r>
    </w:p>
    <w:p w:rsidRPr="00821D60" w:rsidR="00F4468F" w:rsidRDefault="00426DD6" w14:paraId="402D3729" w14:textId="77777777">
      <w:r w:rsidRPr="00821D60">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00F4468F" w:rsidRDefault="00426DD6" w14:paraId="21AA02A7" w14:textId="77777777">
      <w:r w:rsidRPr="00821D60">
        <w:t>(Redação não reconferida no Planalto nesta sessão. CONFERIR.)</w:t>
      </w:r>
    </w:p>
  </w:comment>
  <w:comment w:id="15" w:author="Assessor GDSXSR" w:initials="AG" w:date="2026-10-31T22:12:31Z">
    <w:p>
      <w:pPr>
        <w:pStyle w:val="CommentText"/>
      </w:pPr>
      <w:r>
        <w:rPr>
          <w:rStyle w:val="CommentReference"/>
        </w:rPr>
        <w:annotationRef/>
      </w:r>
      <w:r>
        <w:t>ASSESSOR GDSXSR — Acrescentei o valor da causa ao fim do item 1 e retirei a repetição do valor da multa (C-34); grafei "Ltda." (C-28).</w:t>
      </w:r>
    </w:p>
  </w:comment>
  <w:comment w:id="16" w:author="Assessor GDSXSR" w:initials="AG" w:date="2026-10-31T22:12:31Z">
    <w:p>
      <w:pPr>
        <w:pStyle w:val="CommentText"/>
      </w:pPr>
      <w:r>
        <w:rPr>
          <w:rStyle w:val="CommentReference"/>
        </w:rPr>
        <w:annotationRef/>
      </w:r>
      <w:r>
        <w:t>ASSESSOR GDSXSR — Cindi o item 5 em dois, um fundamento por item (C-35, C-3G v65), e ajustei a citação: o art. 14, § 1º, da Lei 6.938/1981 trata da responsabilidade civil objetiva e entra como contraponto, não como base da responsabilidade administrativa subjetiva. Renumerei os itens seguintes. Texto literal do dispositivo no comentário do item (C-63).</w:t>
      </w:r>
    </w:p>
  </w:comment>
  <w:comment w:id="17" w:author="Assessor GDSXSR" w:initials="AG" w:date="2026-10-31T22:12:31Z">
    <w:p>
      <w:pPr>
        <w:pStyle w:val="CommentText"/>
      </w:pPr>
      <w:r>
        <w:rPr>
          <w:rStyle w:val="CommentReference"/>
        </w:rPr>
        <w:annotationRef/>
      </w:r>
      <w:r>
        <w:t>ASSESSOR GDSXSR — Nomeei o apelante na linha do dispositivo, como nas ementas aceitas (APC 0716125-05; C-3G). A majoração dos honorários recursais fica só no dispositivo do voto; a ementa não a repete.</w:t>
      </w:r>
    </w:p>
  </w:comment>
  <w:comment w:id="18" w:author="Assessor GDSXSR" w:initials="AG" w:date="2026-10-31T22:12:31Z">
    <w:p>
      <w:pPr>
        <w:pStyle w:val="CommentText"/>
      </w:pPr>
      <w:r>
        <w:rPr>
          <w:rStyle w:val="CommentReference"/>
        </w:rPr>
        <w:annotationRef/>
      </w:r>
      <w:r>
        <w:t>ASSESSOR GDSXSR — Rodapé em forma compacta, sem "art." nem vírgulas (C-20), e restrito ao que o voto cita.</w:t>
      </w:r>
    </w:p>
  </w:comment>
  <w:comment w:id="19" w:author="Assessor GDSXSR" w:initials="AG" w:date="2026-10-31T22:12:31Z">
    <w:p>
      <w:pPr>
        <w:pStyle w:val="CommentText"/>
      </w:pPr>
      <w:r>
        <w:rPr>
          <w:rStyle w:val="CommentReference"/>
        </w:rPr>
        <w:annotationRef/>
      </w:r>
      <w:r>
        <w:t>ASSESSOR GDSXSR — Troquei o título de assunto por título que diz a decisão sobre o pedido (C-3W b).</w:t>
      </w:r>
    </w:p>
  </w:comment>
  <w:comment w:id="20" w:author="Assessor GDSXSR" w:initials="AG" w:date="2026-10-31T22:12:31Z">
    <w:p>
      <w:pPr>
        <w:pStyle w:val="CommentText"/>
      </w:pPr>
      <w:r>
        <w:rPr>
          <w:rStyle w:val="CommentReference"/>
        </w:rPr>
        <w:annotationRef/>
      </w:r>
      <w:r>
        <w:t>ASSESSOR GDSXSR — Abertura na fórmula do Gabinete, sem repetir o nome do apelante, que já consta do título do apelo (C-3W c).</w:t>
      </w:r>
    </w:p>
  </w:comment>
  <w:comment w:id="21" w:author="Assessor GDSXSR" w:initials="AG" w:date="2026-10-31T22:12:31Z">
    <w:p>
      <w:pPr>
        <w:pStyle w:val="CommentText"/>
      </w:pPr>
      <w:r>
        <w:rPr>
          <w:rStyle w:val="CommentReference"/>
        </w:rPr>
        <w:annotationRef/>
      </w:r>
      <w:r>
        <w:t>ASSESSOR GDSXSR — Passei "– Grifei" para depois da identificação do acórdão e padronizei a linha de origem (C-62). Ementa do Acórdão 2031848: itens 5 e começo do 6 conferidos no iajus (a ferramenta devolveu o trecho cortado em "entre"); o restante confere com a ementa transcrita na sentença. Pendência (C-52, C-72): o iajus não devolve o número do acórdão nem o DJe; número e DJe vêm da minuta e da sentença. CONFERIR no JurisDF.</w:t>
      </w:r>
    </w:p>
  </w:comment>
  <w:comment w:id="22" w:author="Assessor GDSXSR" w:initials="AG" w:date="2026-10-31T22:12:31Z">
    <w:p>
      <w:pPr>
        <w:pStyle w:val="CommentText"/>
      </w:pPr>
      <w:r>
        <w:rPr>
          <w:rStyle w:val="CommentReference"/>
        </w:rPr>
        <w:annotationRef/>
      </w:r>
      <w:r>
        <w:t>ASSESSOR GDSXSR — Acórdão 1882600 (4ª Turma, Des. Aiston Henrique de Sousa, 20/06/2024): ementa conferida no iajus (item 2, texto idêntico). Pendência (C-52): número do acórdão e DJe não devolvidos pela ferramenta; DJe omitido na minuta. CONFERIR no JurisDF.</w:t>
      </w:r>
    </w:p>
  </w:comment>
  <w:comment w:id="23" w:author="Assessor GDSXSR" w:initials="AG" w:date="2026-10-31T22:12:31Z">
    <w:p>
      <w:pPr>
        <w:pStyle w:val="CommentText"/>
      </w:pPr>
      <w:r>
        <w:rPr>
          <w:rStyle w:val="CommentReference"/>
        </w:rPr>
        <w:annotationRef/>
      </w:r>
      <w:r>
        <w:t>ASSESSOR GDSXSR — A minuta dizia "2% sobre o valor fixado na sentença", mas a sentença fixou 10% sobre o valor atualizado da causa (CPC 85 § 3º I e § 4º III). Mantive os 2% propostos e deixei explícitos a base e o total (12%, dentro do limite de 20% do § 3º). C-51: o percentual é decisão do Relator. Sentença, capítulo dos honorários, literal: “Outrossim, condeno o Réu ao pagamento dos honorários advocatícios sucumbenciais, os quais fixo em 10% (dez por cento) sobre o valor atualizado da causa, com fundamento no art. 85, § 3º, inciso I, e § 4º, inciso III, do Código de Processo Civil.” (ID 90826348).</w:t>
      </w:r>
    </w:p>
  </w:comment>
  <w:comment w:id="24" w:author="Assessor GDSXSR" w:initials="AG" w:date="2026-10-31T22:12:31Z">
    <w:p>
      <w:pPr>
        <w:pStyle w:val="CommentText"/>
      </w:pPr>
      <w:r>
        <w:rPr>
          <w:rStyle w:val="CommentReference"/>
        </w:rPr>
        <w:annotationRef/>
      </w:r>
      <w:r>
        <w:t>ASSESSOR GDSXSR — Pendência (C-22, C-52): a sentença anexada não identifica a juíza; o nome "Sandra Cristina Candeira de Lira" e a vara vêm da minuta. CONFERIR no PJe.</w:t>
      </w:r>
    </w:p>
  </w:comment>
  <w:comment w:id="25" w:author="Assessor GDSXSR" w:initials="AG" w:date="2026-10-31T22:12:31Z">
    <w:p>
      <w:pPr>
        <w:pStyle w:val="CommentText"/>
      </w:pPr>
      <w:r>
        <w:rPr>
          <w:rStyle w:val="CommentReference"/>
        </w:rPr>
        <w:annotationRef/>
      </w:r>
      <w:r>
        <w:t>ASSESSOR GDSXSR — Pendência (C-72): o AgInt no AREsp 826.046/SC não foi localizado no iajus (pesquisa textual, por relator e data, e por trecho da ementa) nem na web (uma tentativa). Mantido por constar da minuta e da sentença e porque a ementa transcrita confere com a do REsp 1.640.243/SC, localizado no iajus. CONFERIR no SCON/STJ. Observação: o iajus registra o REsp 1.640.243/SC (j. 07/03/2017) como "Primeira Turma", e a minuta e a sentença dizem "Segunda Turma"; ementa conferida, órgão e DJe 27/04/2017 a conferir no SCON.</w:t>
      </w:r>
    </w:p>
  </w:comment>
  <w:comment w:id="26" w:author="Assessor GDSXSR" w:initials="AG" w:date="2026-10-31T22:12:31Z">
    <w:p>
      <w:pPr>
        <w:pStyle w:val="CommentText"/>
      </w:pPr>
      <w:r>
        <w:rPr>
          <w:rStyle w:val="CommentReference"/>
        </w:rPr>
        <w:annotationRef/>
      </w:r>
      <w:r>
        <w:t>ASSESSOR GDSXSR — Pendência (C-52, C-72): número do acórdão não devolvido pelo iajus para o processo 0741215-71.2022.8.07.0001 (2ª Turma Cível, Des. Alvaro Ciarlini, j. 31/01/2024). A ementa transcrita confere com a do iajus, inclusive o "MULTAL" do original. CONFERIR número e DJe no JurisDF.</w:t>
      </w:r>
    </w:p>
  </w:comment>
  <w:comment w:id="27" w:author="Assessor GDSXSR" w:initials="AG" w:date="2026-10-31T22:12:31Z">
    <w:p>
      <w:pPr>
        <w:pStyle w:val="CommentText"/>
      </w:pPr>
      <w:r>
        <w:rPr>
          <w:rStyle w:val="CommentReference"/>
        </w:rPr>
        <w:annotationRef/>
      </w:r>
      <w:r>
        <w:t>ASSESSOR GDSXSR — Pendência (C-52, C-72): número do acórdão não devolvido pelo iajus para o processo 0704989-11.2025.8.07.0018 (7ª Turma Cível, Des. Jansen Fialho de Almeida, j. 11/03/2026). A transcrição da minuta está cortada com "(...)". Ementa íntegra conforme o iajus, literal: “Ementa: Direito administrativo e ambiental. Apelações cíveis simultâneas. Ação anulatória. Auto de infração lavrado pela agefis (atual df legal). Descarte irregular de resíduos sólidos em área pública. Presunção de legitimidade do ato administrativo. Multa com fundamento na lei distrital nº 972/1995. Honorários sucumbenciais irrisórios. Fixação equitativa. Recurso da autora não provido. Recurso do distrito federal parcialmente provido. i. Caso em exame 1. Apelações interpostas contra sentença que manteve auto de infração lavrado pela AGEFIS (atual DF Legal) em razão de descarte irregular de resíduos sólidos em área pública por supermercado, aplicando multa com base na Lei Distrital n. 972/1995 e decretos regulamentares, e fixando honorários sucumbenciais em 10% sobre o valor da causa. II. Questão em discussão 2. A controvérsia consiste em definir se houve cerceamento de defesa, nulidade da intimação, incompetência administrativa, negativa de prestação jurisdicional, e se a multa aplicada e os honorários fixados devem ser mantidos. III. Razões de decidir 3. Não configura cerceamento de defesa o julgamento antecipado da lide quando os elementos documentais são suficientes para a solução da controvérsia (art. 355, I, CPC). 4. A intimação por publicação no DODF é válida, conforme art. 11, § 3º, da Lei Distrital n. 4.567/2011. A competência do DF Legal para fiscalização decorre das Leis Distritais n. 4.510/2008 e n. 6.302/2019. 5. A sanção aplicada observa parâmetros legais (Lei n. 972/1995 e Decretos n. 17.156/1996 e n. 18.369/1997). Presunção de legitimidade do ato administrativo não afastada por prova eficaz. 6. Honorários fixados em 10% sobre o valor da causa revelam-se irrisórios. Admissível a fixação por equidade (art. 85, § 8º, CPC), arbitrando-se em valor condizente com o trabalho desenvolvido nos autos. IV. Dispositivo 7. Recursos conhecidos. Apelação da autora não provida. Apelação do Distrito Federal parcialmente provida.” CONFERIR número e DJe no JurisDF.</w:t>
      </w:r>
    </w:p>
  </w:comment>
  <w:comment w:id="28" w:author="Assessor GDSXSR" w:initials="AG" w:date="2026-10-31T22:12:31Z">
    <w:p>
      <w:pPr>
        <w:pStyle w:val="CommentText"/>
      </w:pPr>
      <w:r>
        <w:rPr>
          <w:rStyle w:val="CommentReference"/>
        </w:rPr>
        <w:annotationRef/>
      </w:r>
      <w:r>
        <w:t>ASSESSOR GDSXSR — Alterações de forma desta revisão: grafia e formas compactas na ementa (C-20, C-28), um fundamento por item (C-35), título do capítulo (C-3W), conectivos e cisão de parágrafo (C-11, C-16), "Nesse sentido:" e "– Grifei" na forma de C-62 e C-67, e base dos honorários recursais (C-51). Mérito e resultado (NP) mantidos (C-03). Conferência com os autos não feita: não vieram os autos, só a minuta e os comentários do assessor (C-24).</w:t>
      </w:r>
    </w:p>
  </w:comment>
</w:comments>
</file>

<file path=word/commentsExtended.xml><?xml version="1.0" encoding="utf-8"?>
<w15:commentsEx xmlns:mc="http://schemas.openxmlformats.org/markup-compatibility/2006" xmlns:w15="http://schemas.microsoft.com/office/word/2012/wordml" mc:Ignorable="w15">
  <w15:commentEx w15:done="0" w15:paraId="7C5B542E"/>
  <w15:commentEx w15:done="0" w15:paraId="20F236A8"/>
  <w15:commentEx w15:done="0" w15:paraId="117AAF69"/>
  <w15:commentEx w15:done="0" w15:paraId="2AA805FE"/>
  <w15:commentEx w15:done="0" w15:paraId="37599AD2"/>
  <w15:commentEx w15:done="0" w15:paraId="61043300"/>
  <w15:commentEx w15:done="0" w15:paraId="2C3FCFEA"/>
  <w15:commentEx w15:done="0" w15:paraId="4CF44F33"/>
  <w15:commentEx w15:done="0" w15:paraId="07867C57"/>
  <w15:commentEx w15:done="0" w15:paraId="4D5CBB38"/>
  <w15:commentEx w15:done="0" w15:paraId="79873439"/>
  <w15:commentEx w15:done="0" w15:paraId="2C3E9B80"/>
  <w15:commentEx w15:done="0" w15:paraId="78E04893"/>
  <w15:commentEx w15:done="0" w15:paraId="7DC91039"/>
  <w15:commentEx w15:done="0" w15:paraId="21AA02A7"/>
</w15:commentsEx>
</file>

<file path=word/commentsIds.xml><?xml version="1.0" encoding="utf-8"?>
<w16cid:commentsIds xmlns:mc="http://schemas.openxmlformats.org/markup-compatibility/2006" xmlns:w16cid="http://schemas.microsoft.com/office/word/2016/wordml/cid" mc:Ignorable="w16cid">
  <w16cid:commentId w16cid:paraId="7C5B542E" w16cid:durableId="4E05897E"/>
  <w16cid:commentId w16cid:paraId="20F236A8" w16cid:durableId="42BDF80F"/>
  <w16cid:commentId w16cid:paraId="117AAF69" w16cid:durableId="1A8B14C3"/>
  <w16cid:commentId w16cid:paraId="2AA805FE" w16cid:durableId="6E485197"/>
  <w16cid:commentId w16cid:paraId="37599AD2" w16cid:durableId="74780FE7"/>
  <w16cid:commentId w16cid:paraId="61043300" w16cid:durableId="7AAF7C27"/>
  <w16cid:commentId w16cid:paraId="2C3FCFEA" w16cid:durableId="4094925A"/>
  <w16cid:commentId w16cid:paraId="4CF44F33" w16cid:durableId="3A0E6DF1"/>
  <w16cid:commentId w16cid:paraId="07867C57" w16cid:durableId="5BA72E19"/>
  <w16cid:commentId w16cid:paraId="4D5CBB38" w16cid:durableId="49F9BD4B"/>
  <w16cid:commentId w16cid:paraId="79873439" w16cid:durableId="1B263BD3"/>
  <w16cid:commentId w16cid:paraId="2C3E9B80" w16cid:durableId="26CF1B29"/>
  <w16cid:commentId w16cid:paraId="78E04893" w16cid:durableId="0131AE32"/>
  <w16cid:commentId w16cid:paraId="7DC91039" w16cid:durableId="59261151"/>
  <w16cid:commentId w16cid:paraId="21AA02A7" w16cid:durableId="104F4B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21D60" w:rsidR="00426DD6" w:rsidRDefault="00426DD6" w14:paraId="15117433" w14:textId="77777777">
      <w:pPr>
        <w:spacing w:line="240" w:lineRule="auto"/>
      </w:pPr>
      <w:r w:rsidRPr="00821D60">
        <w:separator/>
      </w:r>
    </w:p>
  </w:endnote>
  <w:endnote w:type="continuationSeparator" w:id="0">
    <w:p w:rsidRPr="00821D60" w:rsidR="00426DD6" w:rsidRDefault="00426DD6" w14:paraId="70298069" w14:textId="77777777">
      <w:pPr>
        <w:spacing w:line="240" w:lineRule="auto"/>
      </w:pPr>
      <w:r w:rsidRPr="00821D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1D60" w:rsidR="00F4468F" w:rsidRDefault="00426DD6" w14:paraId="7F4BB2F7" w14:textId="77777777">
    <w:pPr>
      <w:pStyle w:val="Rodap"/>
      <w:jc w:val="right"/>
    </w:pPr>
    <w:r w:rsidRPr="00821D60">
      <w:rPr>
        <w:sz w:val="20"/>
      </w:rPr>
      <w:fldChar w:fldCharType="begin"/>
    </w:r>
    <w:r w:rsidRPr="00821D60">
      <w:rPr>
        <w:sz w:val="20"/>
      </w:rPr>
      <w:instrText>PAGE</w:instrText>
    </w:r>
    <w:r w:rsidRPr="00821D60" w:rsidR="00B36C34">
      <w:rPr>
        <w:sz w:val="20"/>
      </w:rPr>
      <w:fldChar w:fldCharType="separate"/>
    </w:r>
    <w:r w:rsidRPr="00821D60" w:rsidR="00B36C34">
      <w:rPr>
        <w:sz w:val="20"/>
      </w:rPr>
      <w:t>1</w:t>
    </w:r>
    <w:r w:rsidRPr="00821D60">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21D60" w:rsidR="00426DD6" w:rsidRDefault="00426DD6" w14:paraId="677A3D95" w14:textId="77777777">
      <w:pPr>
        <w:spacing w:line="240" w:lineRule="auto"/>
      </w:pPr>
      <w:r w:rsidRPr="00821D60">
        <w:separator/>
      </w:r>
    </w:p>
  </w:footnote>
  <w:footnote w:type="continuationSeparator" w:id="0">
    <w:p w:rsidRPr="00821D60" w:rsidR="00426DD6" w:rsidRDefault="00426DD6" w14:paraId="34870D47" w14:textId="77777777">
      <w:pPr>
        <w:spacing w:line="240" w:lineRule="auto"/>
      </w:pPr>
      <w:r w:rsidRPr="00821D6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1181627185">
    <w:abstractNumId w:val="8"/>
  </w:num>
  <w:num w:numId="2" w16cid:durableId="640227805">
    <w:abstractNumId w:val="6"/>
  </w:num>
  <w:num w:numId="3" w16cid:durableId="225261049">
    <w:abstractNumId w:val="5"/>
  </w:num>
  <w:num w:numId="4" w16cid:durableId="992099659">
    <w:abstractNumId w:val="4"/>
  </w:num>
  <w:num w:numId="5" w16cid:durableId="1181312966">
    <w:abstractNumId w:val="7"/>
  </w:num>
  <w:num w:numId="6" w16cid:durableId="512575595">
    <w:abstractNumId w:val="3"/>
  </w:num>
  <w:num w:numId="7" w16cid:durableId="2004242151">
    <w:abstractNumId w:val="2"/>
  </w:num>
  <w:num w:numId="8" w16cid:durableId="1637560856">
    <w:abstractNumId w:val="1"/>
  </w:num>
  <w:num w:numId="9" w16cid:durableId="1199581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6DD6"/>
    <w:rsid w:val="00557ADD"/>
    <w:rsid w:val="005C75F4"/>
    <w:rsid w:val="006B12CF"/>
    <w:rsid w:val="00821D60"/>
    <w:rsid w:val="008A4CD6"/>
    <w:rsid w:val="009C5CC9"/>
    <w:rsid w:val="00A2172A"/>
    <w:rsid w:val="00AA1D8D"/>
    <w:rsid w:val="00B36C34"/>
    <w:rsid w:val="00B47730"/>
    <w:rsid w:val="00CB0664"/>
    <w:rsid w:val="00DC1D12"/>
    <w:rsid w:val="00F4468F"/>
    <w:rsid w:val="00FC693F"/>
    <w:rsid w:val="1166B2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7C1B6"/>
  <w14:defaultImageDpi w14:val="300"/>
  <w15:docId w15:val="{5C514B53-56FB-4D5A-93DE-1DC39E4B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595959"/>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595959"/>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4</revision>
  <dcterms:created xsi:type="dcterms:W3CDTF">2026-10-28T02:24:00.0000000Z</dcterms:created>
  <dcterms:modified xsi:type="dcterms:W3CDTF">2026-10-28T02:27:55.6200168Z</dcterms:modified>
  <category/>
</coreProperties>
</file>