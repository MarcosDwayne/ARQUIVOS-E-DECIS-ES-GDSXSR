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1E5ACEE6" w14:textId="77777777" w:rsidTr="302A78A5">
        <w:tc>
          <w:tcPr>
            <w:tcW w:w="2822" w:type="dxa"/>
            <w:tcBorders>
              <w:top w:val="nil"/>
              <w:left w:val="nil"/>
              <w:bottom w:val="nil"/>
              <w:right w:val="nil"/>
            </w:tcBorders>
            <w:hideMark/>
          </w:tcPr>
          <w:p w14:paraId="5728997C" w14:textId="7777777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4B951E6A"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32BC965C"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07E116B3"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61308B3F"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1CC00D52" w14:textId="77777777" w:rsidR="00586FF5" w:rsidRDefault="00586FF5"/>
    <w:tbl>
      <w:tblPr>
        <w:tblW w:w="8723" w:type="dxa"/>
        <w:tblLayout w:type="fixed"/>
        <w:tblLook w:val="0000" w:firstRow="0" w:lastRow="0" w:firstColumn="0" w:lastColumn="0" w:noHBand="0" w:noVBand="0"/>
      </w:tblPr>
      <w:tblGrid>
        <w:gridCol w:w="3686"/>
        <w:gridCol w:w="447"/>
        <w:gridCol w:w="4590"/>
      </w:tblGrid>
      <w:tr w:rsidR="00770E7F" w:rsidRPr="009F36E1" w14:paraId="7D8956BE" w14:textId="77777777" w:rsidTr="21E019B6">
        <w:trPr>
          <w:cantSplit/>
          <w:trHeight w:val="397"/>
        </w:trPr>
        <w:tc>
          <w:tcPr>
            <w:tcW w:w="3686" w:type="dxa"/>
            <w:vAlign w:val="center"/>
          </w:tcPr>
          <w:p w14:paraId="0ECBCC5F"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3B6C1A39"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3D36E203" w14:textId="77777777" w:rsidR="00770E7F" w:rsidRPr="009F36E1" w:rsidRDefault="00000000"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4F823515" w14:textId="77777777" w:rsidTr="21E019B6">
        <w:trPr>
          <w:cantSplit/>
          <w:trHeight w:val="570"/>
        </w:trPr>
        <w:tc>
          <w:tcPr>
            <w:tcW w:w="3686" w:type="dxa"/>
            <w:vAlign w:val="center"/>
          </w:tcPr>
          <w:p w14:paraId="18D1A612"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3DDCBB82"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58124231" w14:textId="77777777"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52D2EC15" w14:textId="77777777" w:rsidTr="21E019B6">
        <w:trPr>
          <w:cantSplit/>
          <w:trHeight w:val="397"/>
        </w:trPr>
        <w:tc>
          <w:tcPr>
            <w:tcW w:w="3686" w:type="dxa"/>
            <w:vAlign w:val="center"/>
          </w:tcPr>
          <w:p w14:paraId="513B33F4"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674502DC" w14:textId="77777777"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5D8BAF5A" w14:textId="77777777" w:rsidR="00770E7F" w:rsidRPr="009F36E1" w:rsidRDefault="00770E7F" w:rsidP="00DC4BB4">
            <w:pPr>
              <w:ind w:right="-675"/>
              <w:rPr>
                <w:rFonts w:ascii="Arial" w:hAnsi="Arial" w:cs="Arial"/>
                <w:sz w:val="28"/>
                <w:szCs w:val="28"/>
              </w:rPr>
            </w:pPr>
            <w:r>
              <w:rPr>
                <w:rFonts w:ascii="Arial" w:hAnsi="Arial"/>
                <w:sz w:val="28"/>
              </w:rPr>
              <w:t>0761476-52.2025.8.07.0001</w:t>
            </w:r>
          </w:p>
        </w:tc>
      </w:tr>
      <w:tr w:rsidR="00770E7F" w:rsidRPr="009F36E1" w14:paraId="4977BC98" w14:textId="77777777" w:rsidTr="21E019B6">
        <w:trPr>
          <w:cantSplit/>
          <w:trHeight w:val="397"/>
        </w:trPr>
        <w:tc>
          <w:tcPr>
            <w:tcW w:w="3686" w:type="dxa"/>
            <w:vAlign w:val="center"/>
          </w:tcPr>
          <w:p w14:paraId="00B7BA0C" w14:textId="77777777" w:rsidR="00770E7F" w:rsidRPr="00F63CDB" w:rsidRDefault="00000000"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23691EBA"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2CC7A2D" w14:textId="77777777" w:rsidR="00770E7F" w:rsidRPr="009F36E1" w:rsidRDefault="00770E7F" w:rsidP="00DC4BB4">
            <w:pPr>
              <w:rPr>
                <w:rFonts w:ascii="Arial" w:hAnsi="Arial" w:cs="Arial"/>
                <w:sz w:val="28"/>
                <w:szCs w:val="28"/>
              </w:rPr>
            </w:pPr>
            <w:r>
              <w:rPr>
                <w:rFonts w:ascii="Arial" w:hAnsi="Arial"/>
                <w:sz w:val="28"/>
              </w:rPr>
              <w:t>LOCALIZA RENT A CAR S.A. e LETICIA LOUISE PEREIRA DA FONSECA</w:t>
            </w:r>
          </w:p>
        </w:tc>
      </w:tr>
      <w:tr w:rsidR="00770E7F" w:rsidRPr="009F36E1" w14:paraId="4000AEE8" w14:textId="77777777" w:rsidTr="21E019B6">
        <w:trPr>
          <w:cantSplit/>
          <w:trHeight w:val="397"/>
        </w:trPr>
        <w:tc>
          <w:tcPr>
            <w:tcW w:w="3686" w:type="dxa"/>
            <w:vAlign w:val="center"/>
          </w:tcPr>
          <w:p w14:paraId="118AE3CF" w14:textId="77777777"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18522A0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23243B39" w14:textId="1B581B93" w:rsidR="00770E7F" w:rsidRPr="009F36E1" w:rsidRDefault="00FB621F" w:rsidP="00DC4BB4">
            <w:pPr>
              <w:ind w:right="-74"/>
              <w:rPr>
                <w:rFonts w:ascii="Arial" w:hAnsi="Arial" w:cs="Arial"/>
                <w:sz w:val="28"/>
                <w:szCs w:val="28"/>
              </w:rPr>
            </w:pPr>
            <w:r>
              <w:rPr>
                <w:rFonts w:ascii="Arial" w:hAnsi="Arial"/>
                <w:sz w:val="28"/>
              </w:rPr>
              <w:t>OS MESMOS</w:t>
            </w:r>
          </w:p>
        </w:tc>
      </w:tr>
      <w:tr w:rsidR="00770E7F" w:rsidRPr="009F36E1" w14:paraId="6462F48E" w14:textId="77777777" w:rsidTr="21E019B6">
        <w:trPr>
          <w:cantSplit/>
          <w:trHeight w:val="397"/>
        </w:trPr>
        <w:tc>
          <w:tcPr>
            <w:tcW w:w="3686" w:type="dxa"/>
            <w:vAlign w:val="center"/>
          </w:tcPr>
          <w:p w14:paraId="7542D2C5"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1F9CBD44"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158A2E"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434CD05D" w14:textId="77777777" w:rsidR="00586FF5" w:rsidRDefault="00586FF5">
      <w:pPr>
        <w:spacing w:line="360" w:lineRule="auto"/>
      </w:pPr>
    </w:p>
    <w:p w14:paraId="2C586C7F" w14:textId="33D4E387" w:rsidR="00586FF5" w:rsidRDefault="00DE4661" w:rsidP="00022812">
      <w:pPr>
        <w:pStyle w:val="Ttulos"/>
      </w:pPr>
      <w:r>
        <w:t>EMENTA</w:t>
      </w:r>
    </w:p>
    <w:p w14:paraId="5746FC68" w14:textId="15C68CB8" w:rsidR="00586FF5" w:rsidRPr="00AC06C0" w:rsidRDefault="00FB621F" w:rsidP="00AC06C0">
      <w:pPr>
        <w:spacing w:after="0" w:line="360" w:lineRule="auto"/>
        <w:jc w:val="both"/>
        <w:rPr>
          <w:rFonts w:ascii="Arial" w:hAnsi="Arial" w:cs="Arial"/>
        </w:rPr>
      </w:pPr>
      <w:commentRangeStart w:id="2"/>
      <w:r w:rsidRPr="00AC06C0">
        <w:rPr>
          <w:rFonts w:ascii="Arial" w:hAnsi="Arial" w:cs="Arial"/>
          <w:caps/>
          <w:sz w:val="28"/>
        </w:rPr>
        <w:t xml:space="preserve">Apelação cível. </w:t>
      </w:r>
      <w:r w:rsidR="00DE4661" w:rsidRPr="00AC06C0">
        <w:rPr>
          <w:rFonts w:ascii="Arial" w:hAnsi="Arial" w:cs="Arial"/>
          <w:caps/>
          <w:sz w:val="28"/>
        </w:rPr>
        <w:t xml:space="preserve">Direito civil e do consumidor. </w:t>
      </w:r>
      <w:r w:rsidR="00245437">
        <w:rPr>
          <w:rFonts w:ascii="Arial" w:hAnsi="Arial" w:cs="Arial"/>
          <w:caps/>
          <w:sz w:val="28"/>
        </w:rPr>
        <w:t xml:space="preserve">DECLARATÓRIA C/C COBRANÇA. </w:t>
      </w:r>
      <w:r w:rsidR="00DE4661" w:rsidRPr="00AC06C0">
        <w:rPr>
          <w:rFonts w:ascii="Arial" w:hAnsi="Arial" w:cs="Arial"/>
          <w:caps/>
          <w:sz w:val="28"/>
        </w:rPr>
        <w:t xml:space="preserve">Locação de veículo. Uso inadequado. Treinamento de condutores. Cláusula penal. Redução equitativa. </w:t>
      </w:r>
      <w:r w:rsidR="00AE3497">
        <w:rPr>
          <w:rFonts w:ascii="Arial" w:hAnsi="Arial" w:cs="Arial"/>
          <w:caps/>
          <w:sz w:val="28"/>
        </w:rPr>
        <w:t>ENCARGOS</w:t>
      </w:r>
      <w:r w:rsidR="00DE4661" w:rsidRPr="00AC06C0">
        <w:rPr>
          <w:rFonts w:ascii="Arial" w:hAnsi="Arial" w:cs="Arial"/>
          <w:caps/>
          <w:sz w:val="28"/>
        </w:rPr>
        <w:t xml:space="preserve"> monetári</w:t>
      </w:r>
      <w:r w:rsidR="00AE3497">
        <w:rPr>
          <w:rFonts w:ascii="Arial" w:hAnsi="Arial" w:cs="Arial"/>
          <w:caps/>
          <w:sz w:val="28"/>
        </w:rPr>
        <w:t>OS</w:t>
      </w:r>
      <w:r w:rsidR="007915AB">
        <w:rPr>
          <w:rFonts w:ascii="Arial" w:hAnsi="Arial" w:cs="Arial"/>
          <w:caps/>
          <w:sz w:val="28"/>
        </w:rPr>
        <w:t xml:space="preserve">. </w:t>
      </w:r>
      <w:r w:rsidR="00245437">
        <w:rPr>
          <w:rFonts w:ascii="Arial" w:hAnsi="Arial" w:cs="Arial"/>
          <w:caps/>
          <w:sz w:val="28"/>
        </w:rPr>
        <w:t>RECURS</w:t>
      </w:r>
      <w:r w:rsidR="001D38B1" w:rsidRPr="00AC06C0">
        <w:rPr>
          <w:rFonts w:ascii="Arial" w:hAnsi="Arial" w:cs="Arial"/>
          <w:caps/>
          <w:sz w:val="28"/>
        </w:rPr>
        <w:t>OS NÃO PROVIDOS</w:t>
      </w:r>
      <w:r w:rsidR="00DE4661" w:rsidRPr="00AC06C0">
        <w:rPr>
          <w:rFonts w:ascii="Arial" w:hAnsi="Arial" w:cs="Arial"/>
          <w:caps/>
          <w:sz w:val="28"/>
        </w:rPr>
        <w:t>.</w:t>
      </w:r>
      <w:commentRangeEnd w:id="2"/>
      <w:r>
        <w:rPr>
          <w:rStyle w:val="CommentReference"/>
        </w:rPr>
        <w:commentReference w:id="2"/>
      </w:r>
    </w:p>
    <w:p w14:paraId="594E0B6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 Caso em exame</w:t>
      </w:r>
    </w:p>
    <w:p w14:paraId="22195926" w14:textId="6A53EED5" w:rsidR="00586FF5" w:rsidRPr="00AC06C0" w:rsidRDefault="00DE4661" w:rsidP="00AC06C0">
      <w:pPr>
        <w:spacing w:after="0" w:line="360" w:lineRule="auto"/>
        <w:jc w:val="both"/>
        <w:rPr>
          <w:rFonts w:ascii="Arial" w:hAnsi="Arial" w:cs="Arial"/>
        </w:rPr>
      </w:pPr>
      <w:commentRangeStart w:id="3"/>
      <w:r>
        <w:rPr>
          <w:rFonts w:ascii="Arial" w:hAnsi="Arial" w:cs="Arial"/>
          <w:sz w:val="28"/>
        </w:rPr>
        <w:t xml:space="preserve">1. Ação declaratória de descumprimento contratual cumulada com cobrança proposta por </w:t>
      </w:r>
      <w:r>
        <w:rPr>
          <w:rFonts w:ascii="Arial" w:hAnsi="Arial" w:cs="Arial"/>
          <w:sz w:val="28"/>
        </w:rPr>
        <w:t xml:space="preserve">L</w:t>
      </w:r>
      <w:r>
        <w:rPr>
          <w:rFonts w:ascii="Arial" w:hAnsi="Arial" w:cs="Arial"/>
          <w:sz w:val="28"/>
        </w:rPr>
        <w:t xml:space="preserve">ocaliza </w:t>
      </w:r>
      <w:r>
        <w:rPr>
          <w:rFonts w:ascii="Arial" w:hAnsi="Arial" w:cs="Arial"/>
          <w:sz w:val="28"/>
        </w:rPr>
        <w:t xml:space="preserve">R</w:t>
      </w:r>
      <w:r>
        <w:rPr>
          <w:rFonts w:ascii="Arial" w:hAnsi="Arial" w:cs="Arial"/>
          <w:sz w:val="28"/>
        </w:rPr>
        <w:t xml:space="preserve">ent a </w:t>
      </w:r>
      <w:r>
        <w:rPr>
          <w:rFonts w:ascii="Arial" w:hAnsi="Arial" w:cs="Arial"/>
          <w:sz w:val="28"/>
        </w:rPr>
        <w:t xml:space="preserve">C</w:t>
      </w:r>
      <w:r>
        <w:rPr>
          <w:rFonts w:ascii="Arial" w:hAnsi="Arial" w:cs="Arial"/>
          <w:sz w:val="28"/>
        </w:rPr>
        <w:t xml:space="preserve">ar S.A.</w:t>
      </w:r>
      <w:r>
        <w:rPr>
          <w:rFonts w:ascii="Arial" w:hAnsi="Arial" w:cs="Arial"/>
        </w:rPr>
        <w:t xml:space="preserve"> </w:t>
      </w:r>
      <w:r>
        <w:rPr>
          <w:rFonts w:ascii="Arial" w:hAnsi="Arial" w:cs="Arial"/>
          <w:sz w:val="28"/>
        </w:rPr>
        <w:t xml:space="preserve">contra </w:t>
      </w:r>
      <w:ins w:id="1002" w:author="Assessor GDSXSR" w:date="2026-10-29T21:18:41Z">
        <w:r>
          <w:rPr>
            <w:rFonts w:ascii="Arial" w:hAnsi="Arial" w:cs="Arial"/>
            <w:color w:val="808080"/>
            <w:sz w:val="28"/>
          </w:rPr>
          <w:t xml:space="preserve">consumidora </w:t>
        </w:r>
      </w:ins>
      <w:r>
        <w:rPr>
          <w:rFonts w:ascii="Arial" w:hAnsi="Arial" w:cs="Arial"/>
          <w:sz w:val="28"/>
        </w:rPr>
        <w:t xml:space="preserve">pessoa natural, visando ao pagamento de multa contratual</w:t>
      </w:r>
      <w:del w:id="1003" w:author="Assessor GDSXSR" w:date="2026-10-29T21:18:41Z">
        <w:r>
          <w:rPr>
            <w:rFonts w:ascii="Arial" w:hAnsi="Arial" w:cs="Arial"/>
            <w:sz w:val="28"/>
          </w:rPr>
          <w:delText xml:space="preserve"> de R$ 42.192,20,</w:delText>
        </w:r>
      </w:del>
      <w:r>
        <w:rPr>
          <w:rFonts w:ascii="Arial" w:hAnsi="Arial" w:cs="Arial"/>
          <w:sz w:val="28"/>
        </w:rPr>
        <w:t xml:space="preserve"> correspondente a 20% do valor </w:t>
      </w:r>
      <w:r>
        <w:rPr>
          <w:rFonts w:ascii="Arial" w:hAnsi="Arial" w:cs="Arial"/>
          <w:sz w:val="28"/>
        </w:rPr>
        <w:t xml:space="preserve">FIPE</w:t>
      </w:r>
      <w:r>
        <w:rPr>
          <w:rFonts w:ascii="Arial" w:hAnsi="Arial" w:cs="Arial"/>
          <w:sz w:val="28"/>
        </w:rPr>
        <w:t xml:space="preserve"> do veículo locado, empregado em treinamento de direção defensiva e evasiva</w:t>
      </w:r>
      <w:ins w:id="1004" w:author="Assessor GDSXSR" w:date="2026-10-29T21:18:41Z">
        <w:r>
          <w:rPr>
            <w:rFonts w:ascii="Arial" w:hAnsi="Arial" w:cs="Arial"/>
            <w:color w:val="808080"/>
            <w:sz w:val="28"/>
          </w:rPr>
          <w:t xml:space="preserve"> (R$ 42</w:t>
        </w:r>
      </w:ins>
      <w:r>
        <w:rPr>
          <w:rFonts w:ascii="Arial" w:hAnsi="Arial" w:cs="Arial"/>
          <w:sz w:val="28"/>
        </w:rPr>
        <w:t xml:space="preserve">.</w:t>
      </w:r>
      <w:ins w:id="1005" w:author="Assessor GDSXSR" w:date="2026-10-29T21:18:41Z">
        <w:r>
          <w:rPr>
            <w:rFonts w:ascii="Arial" w:hAnsi="Arial" w:cs="Arial"/>
            <w:color w:val="808080"/>
            <w:sz w:val="28"/>
          </w:rPr>
          <w:t xml:space="preserve">192,20).</w:t>
        </w:r>
      </w:ins>
      <w:commentRangeEnd w:id="3"/>
      <w:r>
        <w:rPr>
          <w:rStyle w:val="CommentReference"/>
        </w:rPr>
        <w:commentReference w:id="3"/>
      </w:r>
    </w:p>
    <w:p w14:paraId="417DC6A5" w14:textId="1A0D4C3C" w:rsidR="00586FF5" w:rsidRPr="00AC06C0" w:rsidRDefault="00DE4661" w:rsidP="00AC06C0">
      <w:pPr>
        <w:spacing w:after="0" w:line="360" w:lineRule="auto"/>
        <w:jc w:val="both"/>
        <w:rPr>
          <w:rFonts w:ascii="Arial" w:hAnsi="Arial" w:cs="Arial"/>
        </w:rPr>
      </w:pPr>
      <w:r w:rsidRPr="00AC06C0">
        <w:rPr>
          <w:rFonts w:ascii="Arial" w:hAnsi="Arial" w:cs="Arial"/>
          <w:sz w:val="28"/>
        </w:rPr>
        <w:t xml:space="preserve">2. A sentença julgou parcialmente procedente o pedido para condenar a ré ao pagamento de R$ 21.098,10, correspondente a 10% do valor </w:t>
      </w:r>
      <w:r w:rsidR="00657708" w:rsidRPr="00AC06C0">
        <w:rPr>
          <w:rFonts w:ascii="Arial" w:hAnsi="Arial" w:cs="Arial"/>
          <w:sz w:val="28"/>
        </w:rPr>
        <w:t>FIPE</w:t>
      </w:r>
      <w:r w:rsidRPr="00AC06C0">
        <w:rPr>
          <w:rFonts w:ascii="Arial" w:hAnsi="Arial" w:cs="Arial"/>
          <w:sz w:val="28"/>
        </w:rPr>
        <w:t xml:space="preserve"> do veículo, com correção monetária desde o inadimplemento, ocorrido em 27/08/2025, e juros de mora a partir da citação.</w:t>
      </w:r>
    </w:p>
    <w:p w14:paraId="113A787E"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lastRenderedPageBreak/>
        <w:t>3. A autora apelou para restabelecer a multa de 20%, alegando que a cláusula penal dispensa prova de prejuízo e que o valor do veículo é parâmetro adequado. A ré apelou para afastar a multa ou reduzi-la ao valor da locação, de R$ 582,77, alegando (i) interpretação restritiva da vedação; (ii) prévia comunicação da finalidade da locação; (iii) falha no dever de informação; (iv) abusividade da base de cálculo; e (v) inadequação dos termos iniciais dos encargos moratórios.</w:t>
      </w:r>
    </w:p>
    <w:p w14:paraId="0B2D375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II. Questão em discussão</w:t>
      </w:r>
    </w:p>
    <w:p w14:paraId="60B1D076" w14:textId="27CA9A10" w:rsidR="00586FF5" w:rsidRPr="00AC06C0" w:rsidRDefault="00DE4661" w:rsidP="00AC06C0">
      <w:pPr>
        <w:spacing w:after="0" w:line="360" w:lineRule="auto"/>
        <w:jc w:val="both"/>
        <w:rPr>
          <w:rFonts w:ascii="Arial" w:hAnsi="Arial" w:cs="Arial"/>
        </w:rPr>
      </w:pPr>
      <w:r w:rsidRPr="00AC06C0">
        <w:rPr>
          <w:rFonts w:ascii="Arial" w:hAnsi="Arial" w:cs="Arial"/>
          <w:sz w:val="28"/>
        </w:rPr>
        <w:t xml:space="preserve">4. Há quatro questões em discussão: (i) saber se a utilização do veículo em treinamento de direção defensiva e evasiva configura uso inadequado vedado pelas condições gerais da locação; (ii) </w:t>
      </w:r>
      <w:r w:rsidR="00F95165">
        <w:rPr>
          <w:rFonts w:ascii="Arial" w:hAnsi="Arial" w:cs="Arial"/>
          <w:sz w:val="28"/>
        </w:rPr>
        <w:t>analisar</w:t>
      </w:r>
      <w:r w:rsidRPr="00AC06C0">
        <w:rPr>
          <w:rFonts w:ascii="Arial" w:hAnsi="Arial" w:cs="Arial"/>
          <w:sz w:val="28"/>
        </w:rPr>
        <w:t xml:space="preserve"> se a cláusula penal calculada sobre o valor </w:t>
      </w:r>
      <w:r w:rsidR="00657708" w:rsidRPr="00AC06C0">
        <w:rPr>
          <w:rFonts w:ascii="Arial" w:hAnsi="Arial" w:cs="Arial"/>
          <w:sz w:val="28"/>
        </w:rPr>
        <w:t>FIPE</w:t>
      </w:r>
      <w:r w:rsidRPr="00AC06C0">
        <w:rPr>
          <w:rFonts w:ascii="Arial" w:hAnsi="Arial" w:cs="Arial"/>
          <w:sz w:val="28"/>
        </w:rPr>
        <w:t xml:space="preserve"> do veículo é válida e exigível sem prova de prejuízo; (iii) </w:t>
      </w:r>
      <w:r w:rsidR="00F95165">
        <w:rPr>
          <w:rFonts w:ascii="Arial" w:hAnsi="Arial" w:cs="Arial"/>
          <w:sz w:val="28"/>
        </w:rPr>
        <w:t>defini</w:t>
      </w:r>
      <w:r w:rsidRPr="00AC06C0">
        <w:rPr>
          <w:rFonts w:ascii="Arial" w:hAnsi="Arial" w:cs="Arial"/>
          <w:sz w:val="28"/>
        </w:rPr>
        <w:t xml:space="preserve">r se a redução da multa de 20% para 10% do valor do veículo deve ser mantida; e (iv) </w:t>
      </w:r>
      <w:r w:rsidR="00F95165">
        <w:rPr>
          <w:rFonts w:ascii="Arial" w:hAnsi="Arial" w:cs="Arial"/>
          <w:sz w:val="28"/>
        </w:rPr>
        <w:t>verificar</w:t>
      </w:r>
      <w:r w:rsidRPr="00AC06C0">
        <w:rPr>
          <w:rFonts w:ascii="Arial" w:hAnsi="Arial" w:cs="Arial"/>
          <w:sz w:val="28"/>
        </w:rPr>
        <w:t xml:space="preserve"> se devem ser alterados os termos iniciais da correção monetária e dos juros de mora.</w:t>
      </w:r>
    </w:p>
    <w:p w14:paraId="20972B5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III. Razões de decidir</w:t>
      </w:r>
    </w:p>
    <w:p w14:paraId="62676939"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t>5. A interpretação mais favorável ao consumidor pressupõe cláusula com pluralidade de sentidos (CDC 47). A proibição de "treinar motoristas/condutores em qualquer situação" alcança o emprego do veículo em treinamento de direção, ainda que institucional.</w:t>
      </w:r>
    </w:p>
    <w:p w14:paraId="343C92C3" w14:textId="77777777" w:rsidR="00586FF5" w:rsidRPr="00AC06C0" w:rsidRDefault="00DE4661" w:rsidP="00AC06C0">
      <w:pPr>
        <w:spacing w:after="0" w:line="360" w:lineRule="auto"/>
        <w:jc w:val="both"/>
        <w:rPr>
          <w:rFonts w:ascii="Arial" w:hAnsi="Arial" w:cs="Arial"/>
        </w:rPr>
      </w:pPr>
      <w:commentRangeStart w:id="4"/>
      <w:r>
        <w:rPr>
          <w:rFonts w:ascii="Arial" w:hAnsi="Arial" w:cs="Arial"/>
          <w:sz w:val="28"/>
        </w:rPr>
        <w:t xml:space="preserve">6. Cabe à locatária provar a alegada comunicação verbal da finalidade da locação, e ela dispensou outras provas (CPC 373 II). A adesão às condições gerais registradas em cartório, nas quais constam a vedação e a multa, afasta a alegada violação do dever de informação</w:t>
      </w:r>
      <w:ins w:id="1006" w:author="Assessor GDSXSR" w:date="2026-10-29T21:18:41Z">
        <w:r>
          <w:rPr>
            <w:rFonts w:ascii="Arial" w:hAnsi="Arial" w:cs="Arial"/>
            <w:color w:val="808080"/>
            <w:sz w:val="28"/>
          </w:rPr>
          <w:t xml:space="preserve"> (CDC 6º III e 46)</w:t>
        </w:r>
      </w:ins>
      <w:r>
        <w:rPr>
          <w:rFonts w:ascii="Arial" w:hAnsi="Arial" w:cs="Arial"/>
          <w:sz w:val="28"/>
        </w:rPr>
        <w:t xml:space="preserve">.</w:t>
      </w:r>
      <w:commentRangeEnd w:id="4"/>
      <w:r>
        <w:rPr>
          <w:rStyle w:val="CommentReference"/>
        </w:rPr>
        <w:commentReference w:id="4"/>
      </w:r>
    </w:p>
    <w:p w14:paraId="12D721A1" w14:textId="77777777" w:rsidR="00586FF5" w:rsidRPr="00AC06C0" w:rsidRDefault="00DE4661" w:rsidP="00AC06C0">
      <w:pPr>
        <w:spacing w:after="0" w:line="360" w:lineRule="auto"/>
        <w:jc w:val="both"/>
        <w:rPr>
          <w:rFonts w:ascii="Arial" w:hAnsi="Arial" w:cs="Arial"/>
        </w:rPr>
      </w:pPr>
      <w:r>
        <w:rPr>
          <w:rFonts w:ascii="Arial" w:hAnsi="Arial" w:cs="Arial"/>
          <w:sz w:val="28"/>
        </w:rPr>
        <w:t xml:space="preserve">7. A cláusula penal dispensa prova de prejuízo (CC 416), e o valor do veículo é parâmetro compatível com a obrigação de conservá-lo e </w:t>
      </w:r>
      <w:r>
        <w:rPr>
          <w:rFonts w:ascii="Arial" w:hAnsi="Arial" w:cs="Arial"/>
          <w:sz w:val="28"/>
        </w:rPr>
        <w:t xml:space="preserve">restituí-lo. O excesso do montante resolve-se pela redução equitativa, e não pela nulidade da cláusula (</w:t>
      </w:r>
      <w:ins w:id="1007" w:author="Assessor GDSXSR" w:date="2026-10-29T21:18:41Z">
        <w:r>
          <w:rPr>
            <w:rFonts w:ascii="Arial" w:hAnsi="Arial" w:cs="Arial"/>
            <w:color w:val="808080"/>
            <w:sz w:val="28"/>
          </w:rPr>
          <w:t xml:space="preserve">CDC 51 IV; </w:t>
        </w:r>
      </w:ins>
      <w:r>
        <w:rPr>
          <w:rFonts w:ascii="Arial" w:hAnsi="Arial" w:cs="Arial"/>
          <w:sz w:val="28"/>
        </w:rPr>
        <w:t xml:space="preserve">CC 413).</w:t>
      </w:r>
    </w:p>
    <w:p w14:paraId="6231C858" w14:textId="77777777" w:rsidR="00586FF5" w:rsidRPr="00AC06C0" w:rsidRDefault="00DE4661" w:rsidP="00AC06C0">
      <w:pPr>
        <w:spacing w:after="0" w:line="360" w:lineRule="auto"/>
        <w:jc w:val="both"/>
        <w:rPr>
          <w:rFonts w:ascii="Arial" w:hAnsi="Arial" w:cs="Arial"/>
        </w:rPr>
      </w:pPr>
      <w:r>
        <w:rPr>
          <w:rFonts w:ascii="Arial" w:hAnsi="Arial" w:cs="Arial"/>
          <w:sz w:val="28"/>
        </w:rPr>
        <w:t xml:space="preserve">8. A multa de R$ 42.192,20 equivaleria a mais de 72 vezes o preço de uma locação de 23 horas e 54 minutos, sem dano demonstrado e em treinamento institucional. A redução para 10% do valor FIPE, de R$ 21.098,10, preserva a função dissuasória da pena sem gerar enriquecimento sem causa</w:t>
      </w:r>
      <w:ins w:id="1008" w:author="Assessor GDSXSR" w:date="2026-10-29T21:18:41Z">
        <w:r>
          <w:rPr>
            <w:rFonts w:ascii="Arial" w:hAnsi="Arial" w:cs="Arial"/>
            <w:color w:val="808080"/>
            <w:sz w:val="28"/>
          </w:rPr>
          <w:t xml:space="preserve"> (CC 413)</w:t>
        </w:r>
      </w:ins>
      <w:r>
        <w:rPr>
          <w:rFonts w:ascii="Arial" w:hAnsi="Arial" w:cs="Arial"/>
          <w:sz w:val="28"/>
        </w:rPr>
        <w:t xml:space="preserve">.</w:t>
      </w:r>
    </w:p>
    <w:p w14:paraId="2ADFD447"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t>9. A multa tornou-se exigível com o uso inadequado do veículo, e a redução equitativa não altera esse momento. A correção monetária incide desde 27/08/2025, e os juros de mora, desde a citação (CC 405).</w:t>
      </w:r>
    </w:p>
    <w:p w14:paraId="67DF6861"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IV. Dispositivo</w:t>
      </w:r>
    </w:p>
    <w:p w14:paraId="1E3289EB" w14:textId="50DE47CC" w:rsidR="00586FF5" w:rsidRPr="00AC06C0" w:rsidRDefault="00DE4661" w:rsidP="00C6643B">
      <w:pPr>
        <w:spacing w:after="0" w:line="360" w:lineRule="auto"/>
        <w:jc w:val="both"/>
        <w:rPr>
          <w:rFonts w:ascii="Arial" w:hAnsi="Arial" w:cs="Arial"/>
        </w:rPr>
      </w:pPr>
      <w:commentRangeStart w:id="5"/>
      <w:r>
        <w:rPr>
          <w:rFonts w:ascii="Arial" w:hAnsi="Arial" w:cs="Arial"/>
          <w:sz w:val="28"/>
        </w:rPr>
        <w:t xml:space="preserve">10. Negou-se provimento </w:t>
      </w:r>
      <w:del w:id="1009" w:author="Assessor GDSXSR" w:date="2026-10-29T21:18:41Z">
        <w:r>
          <w:rPr>
            <w:rFonts w:ascii="Arial" w:hAnsi="Arial" w:cs="Arial"/>
            <w:sz w:val="28"/>
          </w:rPr>
          <w:delText xml:space="preserve">aos</w:delText>
        </w:r>
      </w:del>
      <w:ins w:id="1010" w:author="Assessor GDSXSR" w:date="2026-10-29T21:18:41Z">
        <w:r>
          <w:rPr>
            <w:rFonts w:ascii="Arial" w:hAnsi="Arial" w:cs="Arial"/>
            <w:color w:val="808080"/>
            <w:sz w:val="28"/>
          </w:rPr>
          <w:t xml:space="preserve">ao</w:t>
        </w:r>
      </w:ins>
      <w:r>
        <w:rPr>
          <w:rFonts w:ascii="Arial" w:hAnsi="Arial" w:cs="Arial"/>
          <w:sz w:val="28"/>
        </w:rPr>
        <w:t xml:space="preserve"> </w:t>
      </w:r>
      <w:del w:id="1011" w:author="Assessor GDSXSR" w:date="2026-10-29T21:18:41Z">
        <w:r>
          <w:rPr>
            <w:rFonts w:ascii="Arial" w:hAnsi="Arial" w:cs="Arial"/>
            <w:sz w:val="28"/>
          </w:rPr>
          <w:delText xml:space="preserve">apelos</w:delText>
        </w:r>
      </w:del>
      <w:ins w:id="1012" w:author="Assessor GDSXSR" w:date="2026-10-29T21:18:41Z">
        <w:r>
          <w:rPr>
            <w:rFonts w:ascii="Arial" w:hAnsi="Arial" w:cs="Arial"/>
            <w:color w:val="808080"/>
            <w:sz w:val="28"/>
          </w:rPr>
          <w:t xml:space="preserve">apelo</w:t>
        </w:r>
      </w:ins>
      <w:r>
        <w:rPr>
          <w:rFonts w:ascii="Arial" w:hAnsi="Arial" w:cs="Arial"/>
          <w:sz w:val="28"/>
        </w:rPr>
        <w:t xml:space="preserve"> da ré</w:t>
      </w:r>
      <w:ins w:id="1013" w:author="Assessor GDSXSR" w:date="2026-10-29T21:18:41Z">
        <w:r>
          <w:rPr>
            <w:rFonts w:ascii="Arial" w:hAnsi="Arial" w:cs="Arial"/>
            <w:color w:val="808080"/>
            <w:sz w:val="28"/>
          </w:rPr>
          <w:t xml:space="preserve">.</w:t>
        </w:r>
      </w:ins>
      <w:r>
        <w:rPr>
          <w:rFonts w:ascii="Arial" w:hAnsi="Arial" w:cs="Arial"/>
          <w:sz w:val="28"/>
        </w:rPr>
        <w:t xml:space="preserve"> </w:t>
      </w:r>
      <w:del w:id="1014" w:author="Assessor GDSXSR" w:date="2026-10-29T21:18:41Z">
        <w:r>
          <w:rPr>
            <w:rFonts w:ascii="Arial" w:hAnsi="Arial" w:cs="Arial"/>
            <w:sz w:val="28"/>
          </w:rPr>
          <w:delText xml:space="preserve">e</w:delText>
        </w:r>
      </w:del>
      <w:ins w:id="1015" w:author="Assessor GDSXSR" w:date="2026-10-29T21:18:41Z">
        <w:r>
          <w:rPr>
            <w:rFonts w:ascii="Arial" w:hAnsi="Arial" w:cs="Arial"/>
            <w:color w:val="808080"/>
            <w:sz w:val="28"/>
          </w:rPr>
          <w:t xml:space="preserve">Negou-se provimento ao apelo</w:t>
        </w:r>
      </w:ins>
      <w:r>
        <w:rPr>
          <w:rFonts w:ascii="Arial" w:hAnsi="Arial" w:cs="Arial"/>
          <w:sz w:val="28"/>
        </w:rPr>
        <w:t xml:space="preserve"> da autora.</w:t>
      </w:r>
      <w:commentRangeEnd w:id="5"/>
      <w:r>
        <w:rPr>
          <w:rStyle w:val="CommentReference"/>
        </w:rPr>
        <w:commentReference w:id="5"/>
      </w:r>
    </w:p>
    <w:p w14:paraId="5679DA1B" w14:textId="026A4F65" w:rsidR="00586FF5" w:rsidRPr="00AC06C0" w:rsidRDefault="00DE4661" w:rsidP="00C6643B">
      <w:pPr>
        <w:spacing w:after="0" w:line="360" w:lineRule="auto"/>
        <w:jc w:val="both"/>
        <w:rPr>
          <w:rFonts w:ascii="Arial" w:hAnsi="Arial" w:cs="Arial"/>
        </w:rPr>
      </w:pPr>
      <w:r w:rsidRPr="00AC06C0">
        <w:rPr>
          <w:rFonts w:ascii="Arial" w:hAnsi="Arial" w:cs="Arial"/>
          <w:sz w:val="28"/>
        </w:rPr>
        <w:t>_______</w:t>
      </w:r>
    </w:p>
    <w:p w14:paraId="740BDB44" w14:textId="5CAB5B81" w:rsidR="00586FF5" w:rsidRPr="00C6643B" w:rsidRDefault="00DE4661" w:rsidP="00C6643B">
      <w:pPr>
        <w:spacing w:after="0" w:line="360" w:lineRule="auto"/>
        <w:jc w:val="both"/>
        <w:rPr>
          <w:rFonts w:ascii="Arial" w:hAnsi="Arial" w:cs="Arial"/>
          <w:iCs/>
        </w:rPr>
      </w:pPr>
      <w:commentRangeStart w:id="6"/>
      <w:r>
        <w:rPr>
          <w:rFonts w:ascii="Arial" w:hAnsi="Arial" w:cs="Arial"/>
          <w:i/>
          <w:sz w:val="26"/>
        </w:rPr>
        <w:t xml:space="preserve">Dispositivos relevantes citados: </w:t>
      </w:r>
      <w:r>
        <w:rPr>
          <w:rFonts w:ascii="Arial" w:hAnsi="Arial" w:cs="Arial"/>
          <w:iCs/>
          <w:sz w:val="26"/>
        </w:rPr>
        <w:t xml:space="preserve">CC</w:t>
      </w:r>
      <w:del w:id="1016" w:author="Assessor GDSXSR" w:date="2026-10-29T21:18:41Z">
        <w:r>
          <w:rPr>
            <w:rFonts w:ascii="Arial" w:hAnsi="Arial" w:cs="Arial"/>
            <w:iCs/>
            <w:sz w:val="26"/>
          </w:rPr>
          <w:delText xml:space="preserve">, arts.</w:delText>
        </w:r>
      </w:del>
      <w:r>
        <w:rPr>
          <w:rFonts w:ascii="Arial" w:hAnsi="Arial" w:cs="Arial"/>
          <w:iCs/>
          <w:sz w:val="26"/>
        </w:rPr>
        <w:t xml:space="preserve"> 405, </w:t>
      </w:r>
      <w:ins w:id="1017" w:author="Assessor GDSXSR" w:date="2026-10-29T21:18:41Z">
        <w:r>
          <w:rPr>
            <w:rFonts w:ascii="Arial" w:hAnsi="Arial" w:cs="Arial"/>
            <w:iCs/>
            <w:color w:val="808080"/>
            <w:sz w:val="26"/>
          </w:rPr>
          <w:t xml:space="preserve">412, </w:t>
        </w:r>
      </w:ins>
      <w:r>
        <w:rPr>
          <w:rFonts w:ascii="Arial" w:hAnsi="Arial" w:cs="Arial"/>
          <w:iCs/>
          <w:sz w:val="26"/>
        </w:rPr>
        <w:t xml:space="preserve">413</w:t>
      </w:r>
      <w:ins w:id="1018" w:author="Assessor GDSXSR" w:date="2026-10-29T21:18:41Z">
        <w:r>
          <w:rPr>
            <w:rFonts w:ascii="Arial" w:hAnsi="Arial" w:cs="Arial"/>
            <w:iCs/>
            <w:color w:val="808080"/>
            <w:sz w:val="26"/>
          </w:rPr>
          <w:t xml:space="preserve">, 416, 422, 569 I</w:t>
        </w:r>
      </w:ins>
      <w:r>
        <w:rPr>
          <w:rFonts w:ascii="Arial" w:hAnsi="Arial" w:cs="Arial"/>
          <w:iCs/>
          <w:sz w:val="26"/>
        </w:rPr>
        <w:t xml:space="preserve"> e </w:t>
      </w:r>
      <w:del w:id="1019" w:author="Assessor GDSXSR" w:date="2026-10-29T21:18:41Z">
        <w:r>
          <w:rPr>
            <w:rFonts w:ascii="Arial" w:hAnsi="Arial" w:cs="Arial"/>
            <w:iCs/>
            <w:sz w:val="26"/>
          </w:rPr>
          <w:delText xml:space="preserve">416</w:delText>
        </w:r>
      </w:del>
      <w:ins w:id="1020" w:author="Assessor GDSXSR" w:date="2026-10-29T21:18:41Z">
        <w:r>
          <w:rPr>
            <w:rFonts w:ascii="Arial" w:hAnsi="Arial" w:cs="Arial"/>
            <w:iCs/>
            <w:color w:val="808080"/>
            <w:sz w:val="26"/>
          </w:rPr>
          <w:t xml:space="preserve">570; CDC 6º III e VIII, 46, 47 e 51 IV</w:t>
        </w:r>
      </w:ins>
      <w:r>
        <w:rPr>
          <w:rFonts w:ascii="Arial" w:hAnsi="Arial" w:cs="Arial"/>
          <w:iCs/>
          <w:sz w:val="26"/>
        </w:rPr>
        <w:t xml:space="preserve">; CPC</w:t>
      </w:r>
      <w:del w:id="1021" w:author="Assessor GDSXSR" w:date="2026-10-29T21:18:41Z">
        <w:r>
          <w:rPr>
            <w:rFonts w:ascii="Arial" w:hAnsi="Arial" w:cs="Arial"/>
            <w:iCs/>
            <w:sz w:val="26"/>
          </w:rPr>
          <w:delText xml:space="preserve">,</w:delText>
        </w:r>
      </w:del>
      <w:r>
        <w:rPr>
          <w:rFonts w:ascii="Arial" w:hAnsi="Arial" w:cs="Arial"/>
          <w:iCs/>
          <w:sz w:val="26"/>
        </w:rPr>
        <w:t xml:space="preserve"> </w:t>
      </w:r>
      <w:del w:id="1022" w:author="Assessor GDSXSR" w:date="2026-10-29T21:18:41Z">
        <w:r>
          <w:rPr>
            <w:rFonts w:ascii="Arial" w:hAnsi="Arial" w:cs="Arial"/>
            <w:iCs/>
            <w:sz w:val="26"/>
          </w:rPr>
          <w:delText xml:space="preserve">art.</w:delText>
        </w:r>
      </w:del>
      <w:ins w:id="1023" w:author="Assessor GDSXSR" w:date="2026-10-29T21:18:41Z">
        <w:r>
          <w:rPr>
            <w:rFonts w:ascii="Arial" w:hAnsi="Arial" w:cs="Arial"/>
            <w:iCs/>
            <w:color w:val="808080"/>
            <w:sz w:val="26"/>
          </w:rPr>
          <w:t xml:space="preserve">85 § 11 e</w:t>
        </w:r>
      </w:ins>
      <w:r>
        <w:rPr>
          <w:rFonts w:ascii="Arial" w:hAnsi="Arial" w:cs="Arial"/>
          <w:iCs/>
          <w:sz w:val="26"/>
        </w:rPr>
        <w:t xml:space="preserve"> 373</w:t>
      </w:r>
      <w:del w:id="1024" w:author="Assessor GDSXSR" w:date="2026-10-29T21:18:41Z">
        <w:r>
          <w:rPr>
            <w:rFonts w:ascii="Arial" w:hAnsi="Arial" w:cs="Arial"/>
            <w:iCs/>
            <w:sz w:val="26"/>
          </w:rPr>
          <w:delText xml:space="preserve">,</w:delText>
        </w:r>
      </w:del>
      <w:r>
        <w:rPr>
          <w:rFonts w:ascii="Arial" w:hAnsi="Arial" w:cs="Arial"/>
          <w:iCs/>
          <w:sz w:val="26"/>
        </w:rPr>
        <w:t xml:space="preserve"> II</w:t>
      </w:r>
      <w:del w:id="1025" w:author="Assessor GDSXSR" w:date="2026-10-29T21:18:41Z">
        <w:r>
          <w:rPr>
            <w:rFonts w:ascii="Arial" w:hAnsi="Arial" w:cs="Arial"/>
            <w:iCs/>
            <w:sz w:val="26"/>
          </w:rPr>
          <w:delText xml:space="preserve">; CDC, art</w:delText>
        </w:r>
      </w:del>
      <w:r>
        <w:rPr>
          <w:rFonts w:ascii="Arial" w:hAnsi="Arial" w:cs="Arial"/>
          <w:iCs/>
          <w:sz w:val="26"/>
        </w:rPr>
        <w:t xml:space="preserve">.</w:t>
      </w:r>
      <w:del w:id="1026" w:author="Assessor GDSXSR" w:date="2026-10-29T21:18:41Z">
        <w:r>
          <w:rPr>
            <w:rFonts w:ascii="Arial" w:hAnsi="Arial" w:cs="Arial"/>
            <w:iCs/>
            <w:sz w:val="26"/>
          </w:rPr>
          <w:delText xml:space="preserve"> 47.</w:delText>
        </w:r>
      </w:del>
      <w:commentRangeEnd w:id="6"/>
      <w:r>
        <w:rPr>
          <w:rStyle w:val="CommentReference"/>
        </w:rPr>
        <w:commentReference w:id="6"/>
      </w:r>
    </w:p>
    <w:p w14:paraId="05E7B1AC" w14:textId="3A2C406E" w:rsidR="00586FF5" w:rsidRPr="00AC06C0" w:rsidRDefault="00DE4661" w:rsidP="00AC06C0">
      <w:pPr>
        <w:spacing w:after="0" w:line="360" w:lineRule="auto"/>
        <w:jc w:val="both"/>
        <w:rPr>
          <w:rFonts w:ascii="Arial" w:hAnsi="Arial" w:cs="Arial"/>
        </w:rPr>
      </w:pPr>
      <w:commentRangeStart w:id="7"/>
      <w:r>
        <w:rPr>
          <w:rFonts w:ascii="Arial" w:hAnsi="Arial" w:cs="Arial"/>
          <w:i/>
          <w:sz w:val="26"/>
        </w:rPr>
        <w:t xml:space="preserve">Jurisprudência relevante citada: </w:t>
      </w:r>
      <w:r>
        <w:rPr>
          <w:rFonts w:ascii="Arial" w:hAnsi="Arial" w:cs="Arial"/>
          <w:iCs/>
          <w:sz w:val="26"/>
        </w:rPr>
        <w:t xml:space="preserve">TJDFT, Acórdão 2168364,</w:t>
      </w:r>
      <w:del w:id="1027" w:author="Assessor GDSXSR" w:date="2026-10-29T21:18:41Z">
        <w:r>
          <w:rPr>
            <w:rFonts w:ascii="Arial" w:hAnsi="Arial" w:cs="Arial"/>
            <w:iCs/>
            <w:sz w:val="26"/>
          </w:rPr>
          <w:delText xml:space="preserve"> </w:delText>
        </w:r>
        <w:r>
          <w:rPr>
            <w:rFonts w:ascii="Arial" w:hAnsi="Arial" w:cs="Arial"/>
            <w:iCs/>
            <w:sz w:val="26"/>
          </w:rPr>
          <w:delText xml:space="preserve">APC</w:delText>
        </w:r>
      </w:del>
      <w:r>
        <w:rPr>
          <w:rFonts w:ascii="Arial" w:hAnsi="Arial" w:cs="Arial"/>
          <w:iCs/>
          <w:sz w:val="26"/>
        </w:rPr>
        <w:t xml:space="preserve"> </w:t>
      </w:r>
      <w:r>
        <w:rPr>
          <w:rFonts w:ascii="Arial" w:hAnsi="Arial" w:cs="Arial"/>
          <w:iCs/>
          <w:sz w:val="26"/>
        </w:rPr>
        <w:t xml:space="preserve">0730725-82.2025.8.07.0001, Rel. Des. Fernando Habibe, 4ª Turma Cível, j. 02/09/2026, DJe 08/09/2026; TJDFT, Acórdão </w:t>
      </w:r>
      <w:ins w:id="1028" w:author="Assessor GDSXSR" w:date="2026-10-29T21:18:41Z">
        <w:r>
          <w:rPr>
            <w:rFonts w:ascii="Arial" w:hAnsi="Arial" w:cs="Arial"/>
            <w:iCs/>
            <w:color w:val="808080"/>
            <w:sz w:val="26"/>
          </w:rPr>
          <w:t xml:space="preserve">2144634, 0702484-89.2025.8.07.0004, Rel. Des. Hector Valverde Santanna, 2ª Turma Cível, j. 24/06/2026, DJe 10/07/2026; TJDFT, Acórdão </w:t>
        </w:r>
      </w:ins>
      <w:r>
        <w:rPr>
          <w:rFonts w:ascii="Arial" w:hAnsi="Arial" w:cs="Arial"/>
          <w:iCs/>
          <w:sz w:val="26"/>
        </w:rPr>
        <w:t xml:space="preserve">2113202,</w:t>
      </w:r>
      <w:del w:id="1029" w:author="Assessor GDSXSR" w:date="2026-10-29T21:18:41Z">
        <w:r>
          <w:rPr>
            <w:rFonts w:ascii="Arial" w:hAnsi="Arial" w:cs="Arial"/>
            <w:iCs/>
            <w:sz w:val="26"/>
          </w:rPr>
          <w:delText xml:space="preserve"> </w:delText>
        </w:r>
        <w:r>
          <w:rPr>
            <w:rFonts w:ascii="Arial" w:hAnsi="Arial" w:cs="Arial"/>
            <w:iCs/>
            <w:sz w:val="26"/>
          </w:rPr>
          <w:delText xml:space="preserve">APC</w:delText>
        </w:r>
      </w:del>
      <w:r>
        <w:rPr>
          <w:rFonts w:ascii="Arial" w:hAnsi="Arial" w:cs="Arial"/>
          <w:iCs/>
          <w:sz w:val="26"/>
        </w:rPr>
        <w:t xml:space="preserve"> </w:t>
      </w:r>
      <w:r>
        <w:rPr>
          <w:rFonts w:ascii="Arial" w:hAnsi="Arial" w:cs="Arial"/>
          <w:iCs/>
          <w:sz w:val="26"/>
        </w:rPr>
        <w:t xml:space="preserve">0750229-45.2023.8.07.0001, Rel. Des. Aiston Henrique de Sousa, 4ª Turma Cível, j. 08/04/2026, DJe 15/05/2026</w:t>
      </w:r>
      <w:del w:id="1030" w:author="Assessor GDSXSR" w:date="2026-10-29T21:18:41Z">
        <w:r>
          <w:rPr>
            <w:rFonts w:ascii="Arial" w:hAnsi="Arial" w:cs="Arial"/>
            <w:iCs/>
            <w:sz w:val="26"/>
          </w:rPr>
          <w:delText xml:space="preserve">; TJDFT, Acórdão 2144634, </w:delText>
        </w:r>
        <w:r>
          <w:rPr>
            <w:rFonts w:ascii="Arial" w:hAnsi="Arial" w:cs="Arial"/>
            <w:iCs/>
            <w:sz w:val="26"/>
          </w:rPr>
          <w:delText xml:space="preserve">APC </w:delText>
        </w:r>
        <w:r>
          <w:rPr>
            <w:rFonts w:ascii="Arial" w:hAnsi="Arial" w:cs="Arial"/>
            <w:iCs/>
            <w:sz w:val="26"/>
          </w:rPr>
          <w:delText xml:space="preserve">0702484-89</w:delText>
        </w:r>
      </w:del>
      <w:r>
        <w:rPr>
          <w:rFonts w:ascii="Arial" w:hAnsi="Arial" w:cs="Arial"/>
          <w:iCs/>
          <w:sz w:val="26"/>
        </w:rPr>
        <w:t xml:space="preserve">.</w:t>
      </w:r>
      <w:del w:id="1031" w:author="Assessor GDSXSR" w:date="2026-10-29T21:18:41Z">
        <w:r>
          <w:rPr>
            <w:rFonts w:ascii="Arial" w:hAnsi="Arial" w:cs="Arial"/>
            <w:iCs/>
            <w:sz w:val="26"/>
          </w:rPr>
          <w:delText xml:space="preserve">2025.8.07.0004, Rel. Des. Hector Valverde Santanna, 2ª Turma Cível, j. 24/06/2026, DJe 10/07/2026.</w:delText>
        </w:r>
      </w:del>
      <w:commentRangeEnd w:id="7"/>
      <w:r>
        <w:rPr>
          <w:rStyle w:val="CommentReference"/>
        </w:rPr>
        <w:commentReference w:id="7"/>
      </w:r>
    </w:p>
    <w:p w14:paraId="2497D19A" w14:textId="77777777" w:rsidR="00586FF5" w:rsidRPr="00AC06C0" w:rsidRDefault="00586FF5" w:rsidP="00AC06C0">
      <w:pPr>
        <w:spacing w:after="0" w:line="360" w:lineRule="auto"/>
        <w:rPr>
          <w:rFonts w:ascii="Arial" w:hAnsi="Arial" w:cs="Arial"/>
        </w:rPr>
      </w:pPr>
    </w:p>
    <w:p w14:paraId="6F50CAAC" w14:textId="77777777" w:rsidR="00586FF5" w:rsidRPr="00AC06C0" w:rsidRDefault="00586FF5" w:rsidP="00AC06C0">
      <w:pPr>
        <w:spacing w:after="0" w:line="360" w:lineRule="auto"/>
        <w:rPr>
          <w:rFonts w:ascii="Arial" w:hAnsi="Arial" w:cs="Arial"/>
        </w:rPr>
      </w:pPr>
    </w:p>
    <w:p w14:paraId="79AACB45" w14:textId="77777777" w:rsidR="00586FF5" w:rsidRPr="00C6643B" w:rsidRDefault="00DE4661" w:rsidP="00AC06C0">
      <w:pPr>
        <w:spacing w:after="0" w:line="360" w:lineRule="auto"/>
        <w:rPr>
          <w:rFonts w:cstheme="minorHAnsi"/>
        </w:rPr>
      </w:pPr>
      <w:r w:rsidRPr="00C6643B">
        <w:rPr>
          <w:rFonts w:cstheme="minorHAnsi"/>
          <w:b/>
          <w:color w:val="FF0000"/>
        </w:rPr>
        <w:t>RESUMO DA APELAÇÃO DA AUTORA</w:t>
      </w:r>
    </w:p>
    <w:p w14:paraId="28450DCE" w14:textId="77777777" w:rsidR="00586FF5" w:rsidRPr="00C6643B" w:rsidRDefault="00DE4661" w:rsidP="00AC06C0">
      <w:pPr>
        <w:spacing w:after="0" w:line="360" w:lineRule="auto"/>
        <w:rPr>
          <w:rFonts w:cstheme="minorHAnsi"/>
        </w:rPr>
      </w:pPr>
      <w:r w:rsidRPr="00C6643B">
        <w:rPr>
          <w:rFonts w:cstheme="minorHAnsi"/>
          <w:b/>
          <w:color w:val="FF0000"/>
        </w:rPr>
        <w:t>I. RAZÕES RECURSAIS</w:t>
      </w:r>
    </w:p>
    <w:p w14:paraId="7C2F5580" w14:textId="77777777" w:rsidR="00586FF5" w:rsidRPr="00C6643B" w:rsidRDefault="00DE4661" w:rsidP="00AC06C0">
      <w:pPr>
        <w:spacing w:after="0" w:line="360" w:lineRule="auto"/>
        <w:rPr>
          <w:rFonts w:cstheme="minorHAnsi"/>
        </w:rPr>
      </w:pPr>
      <w:r w:rsidRPr="00C6643B">
        <w:rPr>
          <w:rFonts w:cstheme="minorHAnsi"/>
          <w:b/>
          <w:color w:val="FF0000"/>
        </w:rPr>
        <w:t>Descumprimento contratual incontroverso</w:t>
      </w:r>
    </w:p>
    <w:p w14:paraId="3EEFFC25" w14:textId="77777777" w:rsidR="00586FF5" w:rsidRPr="00C6643B" w:rsidRDefault="00DE4661" w:rsidP="00AC06C0">
      <w:pPr>
        <w:spacing w:after="0" w:line="360" w:lineRule="auto"/>
        <w:rPr>
          <w:rFonts w:cstheme="minorHAnsi"/>
        </w:rPr>
      </w:pPr>
      <w:r w:rsidRPr="00C6643B">
        <w:rPr>
          <w:rFonts w:cstheme="minorHAnsi"/>
          <w:color w:val="FF0000"/>
        </w:rPr>
        <w:t xml:space="preserve">Localiza Rent a Car S.A. sustenta que o descumprimento contratual é incontroverso, pois Leticia Louise Pereira da Fonseca admitiu ter utilizado o veículo em treinamento de direção </w:t>
      </w:r>
      <w:r w:rsidRPr="00C6643B">
        <w:rPr>
          <w:rFonts w:cstheme="minorHAnsi"/>
          <w:color w:val="FF0000"/>
        </w:rPr>
        <w:lastRenderedPageBreak/>
        <w:t>defensiva e evasiva no CETESP/PMDF, atividade expressamente vedada pela cláusula 1.22, alínea “g”, do contrato.</w:t>
      </w:r>
    </w:p>
    <w:p w14:paraId="17A8FFF8" w14:textId="77777777" w:rsidR="00586FF5" w:rsidRPr="00C6643B" w:rsidRDefault="00DE4661" w:rsidP="00AC06C0">
      <w:pPr>
        <w:spacing w:after="0" w:line="360" w:lineRule="auto"/>
        <w:rPr>
          <w:rFonts w:cstheme="minorHAnsi"/>
        </w:rPr>
      </w:pPr>
      <w:r w:rsidRPr="00C6643B">
        <w:rPr>
          <w:rFonts w:cstheme="minorHAnsi"/>
          <w:b/>
          <w:color w:val="FF0000"/>
        </w:rPr>
        <w:t>Violação da finalidade da locação</w:t>
      </w:r>
    </w:p>
    <w:p w14:paraId="49708F7B" w14:textId="77777777" w:rsidR="00586FF5" w:rsidRPr="00C6643B" w:rsidRDefault="00DE4661" w:rsidP="00AC06C0">
      <w:pPr>
        <w:spacing w:after="0" w:line="360" w:lineRule="auto"/>
        <w:rPr>
          <w:rFonts w:cstheme="minorHAnsi"/>
        </w:rPr>
      </w:pPr>
      <w:r w:rsidRPr="00C6643B">
        <w:rPr>
          <w:rFonts w:cstheme="minorHAnsi"/>
          <w:color w:val="FF0000"/>
        </w:rPr>
        <w:t>A recorrente argumenta que o emprego do automóvel em circuito fechado, para realização de manobras de direção evasiva, extrapolou a finalidade ordinária do contrato e violou o art. 569, I, do Código Civil, que obriga o locatário a utilizar a coisa conforme os usos convencionados ou presumidos.</w:t>
      </w:r>
    </w:p>
    <w:p w14:paraId="7E3D38F9" w14:textId="77777777" w:rsidR="00586FF5" w:rsidRPr="00C6643B" w:rsidRDefault="00DE4661" w:rsidP="00AC06C0">
      <w:pPr>
        <w:spacing w:after="0" w:line="360" w:lineRule="auto"/>
        <w:rPr>
          <w:rFonts w:cstheme="minorHAnsi"/>
        </w:rPr>
      </w:pPr>
      <w:r w:rsidRPr="00C6643B">
        <w:rPr>
          <w:rFonts w:cstheme="minorHAnsi"/>
          <w:b/>
          <w:color w:val="FF0000"/>
        </w:rPr>
        <w:t>Uso diverso do ajustado</w:t>
      </w:r>
    </w:p>
    <w:p w14:paraId="0DBF99C1" w14:textId="77777777" w:rsidR="00586FF5" w:rsidRPr="00C6643B" w:rsidRDefault="00DE4661" w:rsidP="00AC06C0">
      <w:pPr>
        <w:spacing w:after="0" w:line="360" w:lineRule="auto"/>
        <w:rPr>
          <w:rFonts w:cstheme="minorHAnsi"/>
        </w:rPr>
      </w:pPr>
      <w:r w:rsidRPr="00C6643B">
        <w:rPr>
          <w:rFonts w:cstheme="minorHAnsi"/>
          <w:color w:val="FF0000"/>
        </w:rPr>
        <w:t>A apelante invoca o art. 570 do Código Civil para defender que o uso do automóvel em condições excepcionais, com frenagens, acelerações e curvas intensas, caracterizou desvio de finalidade e autorizaria a locadora a exigir as consequências patrimoniais previstas no contrato.</w:t>
      </w:r>
    </w:p>
    <w:p w14:paraId="0A7A26CE" w14:textId="77777777" w:rsidR="00586FF5" w:rsidRPr="00C6643B" w:rsidRDefault="00DE4661" w:rsidP="00AC06C0">
      <w:pPr>
        <w:spacing w:after="0" w:line="360" w:lineRule="auto"/>
        <w:rPr>
          <w:rFonts w:cstheme="minorHAnsi"/>
        </w:rPr>
      </w:pPr>
      <w:r w:rsidRPr="00C6643B">
        <w:rPr>
          <w:rFonts w:cstheme="minorHAnsi"/>
          <w:b/>
          <w:color w:val="FF0000"/>
        </w:rPr>
        <w:t>Potencial desgaste e risco patrimonial</w:t>
      </w:r>
    </w:p>
    <w:p w14:paraId="0B2F6E54" w14:textId="77777777" w:rsidR="00586FF5" w:rsidRPr="00C6643B" w:rsidRDefault="00DE4661" w:rsidP="00AC06C0">
      <w:pPr>
        <w:spacing w:after="0" w:line="360" w:lineRule="auto"/>
        <w:rPr>
          <w:rFonts w:cstheme="minorHAnsi"/>
        </w:rPr>
      </w:pPr>
      <w:r w:rsidRPr="00C6643B">
        <w:rPr>
          <w:rFonts w:cstheme="minorHAnsi"/>
          <w:color w:val="FF0000"/>
        </w:rPr>
        <w:t>Segundo a recorrente, as 379 ocorrências registradas pela telemetria em aproximadamente duas horas demonstrariam que o veículo foi submetido a condições anormais, com risco de desgaste prematuro ou silencioso de componentes mecânicos, ainda que não houvesse avaria visualmente identificável no momento da devolução.</w:t>
      </w:r>
    </w:p>
    <w:p w14:paraId="35A8368D" w14:textId="77777777" w:rsidR="00586FF5" w:rsidRPr="00C6643B" w:rsidRDefault="00DE4661" w:rsidP="00AC06C0">
      <w:pPr>
        <w:spacing w:after="0" w:line="360" w:lineRule="auto"/>
        <w:rPr>
          <w:rFonts w:cstheme="minorHAnsi"/>
        </w:rPr>
      </w:pPr>
      <w:r w:rsidRPr="00C6643B">
        <w:rPr>
          <w:rFonts w:cstheme="minorHAnsi"/>
          <w:b/>
          <w:color w:val="FF0000"/>
        </w:rPr>
        <w:t>Desnecessidade de comprovação do prejuízo</w:t>
      </w:r>
    </w:p>
    <w:p w14:paraId="1141953E" w14:textId="77777777" w:rsidR="00586FF5" w:rsidRPr="00C6643B" w:rsidRDefault="00DE4661" w:rsidP="00AC06C0">
      <w:pPr>
        <w:spacing w:after="0" w:line="360" w:lineRule="auto"/>
        <w:rPr>
          <w:rFonts w:cstheme="minorHAnsi"/>
        </w:rPr>
      </w:pPr>
      <w:r w:rsidRPr="00C6643B">
        <w:rPr>
          <w:rFonts w:cstheme="minorHAnsi"/>
          <w:color w:val="FF0000"/>
        </w:rPr>
        <w:t>A recorrente sustenta que a sentença teria aplicado incorretamente o art. 416 do Código Civil ao valorizar a ausência de prova de dano. Para a apelante, a pena convencional pode ser exigida independentemente da demonstração de prejuízo, pois possui natureza objetiva e funções punitiva, preventiva e dissuasória.</w:t>
      </w:r>
    </w:p>
    <w:p w14:paraId="1C073315" w14:textId="77777777" w:rsidR="00586FF5" w:rsidRPr="00C6643B" w:rsidRDefault="00DE4661" w:rsidP="00AC06C0">
      <w:pPr>
        <w:spacing w:after="0" w:line="360" w:lineRule="auto"/>
        <w:rPr>
          <w:rFonts w:cstheme="minorHAnsi"/>
        </w:rPr>
      </w:pPr>
      <w:r w:rsidRPr="00C6643B">
        <w:rPr>
          <w:rFonts w:cstheme="minorHAnsi"/>
          <w:b/>
          <w:color w:val="FF0000"/>
        </w:rPr>
        <w:t>Compatibilidade entre os arts. 413 e 416 do Código Civil</w:t>
      </w:r>
    </w:p>
    <w:p w14:paraId="5B3F7203" w14:textId="77777777" w:rsidR="00586FF5" w:rsidRPr="00C6643B" w:rsidRDefault="00DE4661" w:rsidP="00AC06C0">
      <w:pPr>
        <w:spacing w:after="0" w:line="360" w:lineRule="auto"/>
        <w:rPr>
          <w:rFonts w:cstheme="minorHAnsi"/>
        </w:rPr>
      </w:pPr>
      <w:r w:rsidRPr="00C6643B">
        <w:rPr>
          <w:rFonts w:cstheme="minorHAnsi"/>
          <w:color w:val="FF0000"/>
        </w:rPr>
        <w:t>A apelante argumenta que a ausência de dano comprovado não constitui fundamento suficiente para reduzir a multa, porque o art. 416 dispensa a comprovação do prejuízo e a cláusula penal foi estipulada precisamente para sancionar o risco decorrente do uso inadequado.</w:t>
      </w:r>
    </w:p>
    <w:p w14:paraId="2C05BE93" w14:textId="77777777" w:rsidR="00586FF5" w:rsidRPr="00C6643B" w:rsidRDefault="00DE4661" w:rsidP="00AC06C0">
      <w:pPr>
        <w:spacing w:after="0" w:line="360" w:lineRule="auto"/>
        <w:rPr>
          <w:rFonts w:cstheme="minorHAnsi"/>
        </w:rPr>
      </w:pPr>
      <w:r w:rsidRPr="00C6643B">
        <w:rPr>
          <w:rFonts w:cstheme="minorHAnsi"/>
          <w:b/>
          <w:color w:val="FF0000"/>
        </w:rPr>
        <w:t>Violação da boa-fé objetiva pela locatária</w:t>
      </w:r>
    </w:p>
    <w:p w14:paraId="736CCCF0" w14:textId="77777777" w:rsidR="00586FF5" w:rsidRPr="00C6643B" w:rsidRDefault="00DE4661" w:rsidP="00AC06C0">
      <w:pPr>
        <w:spacing w:after="0" w:line="360" w:lineRule="auto"/>
        <w:rPr>
          <w:rFonts w:cstheme="minorHAnsi"/>
        </w:rPr>
      </w:pPr>
      <w:r w:rsidRPr="00C6643B">
        <w:rPr>
          <w:rFonts w:cstheme="minorHAnsi"/>
          <w:color w:val="FF0000"/>
        </w:rPr>
        <w:t>A recorrente afirma que a ré violou os deveres anexos de cuidado, proteção, conservação, lealdade e cooperação decorrentes do art. 422 do Código Civil, ao utilizar o automóvel de forma incompatível com sua destinação contratual e submetê-lo a manobras de risco.</w:t>
      </w:r>
    </w:p>
    <w:p w14:paraId="2FFF1497" w14:textId="77777777" w:rsidR="00586FF5" w:rsidRPr="00C6643B" w:rsidRDefault="00DE4661" w:rsidP="00AC06C0">
      <w:pPr>
        <w:spacing w:after="0" w:line="360" w:lineRule="auto"/>
        <w:rPr>
          <w:rFonts w:cstheme="minorHAnsi"/>
        </w:rPr>
      </w:pPr>
      <w:r w:rsidRPr="00C6643B">
        <w:rPr>
          <w:rFonts w:cstheme="minorHAnsi"/>
          <w:b/>
          <w:color w:val="FF0000"/>
        </w:rPr>
        <w:t>Ausência de comprovação da autorização</w:t>
      </w:r>
    </w:p>
    <w:p w14:paraId="67C5B301" w14:textId="77777777" w:rsidR="00586FF5" w:rsidRPr="00C6643B" w:rsidRDefault="00DE4661" w:rsidP="00AC06C0">
      <w:pPr>
        <w:spacing w:after="0" w:line="360" w:lineRule="auto"/>
        <w:rPr>
          <w:rFonts w:cstheme="minorHAnsi"/>
        </w:rPr>
      </w:pPr>
      <w:r w:rsidRPr="00C6643B">
        <w:rPr>
          <w:rFonts w:cstheme="minorHAnsi"/>
          <w:color w:val="FF0000"/>
        </w:rPr>
        <w:t xml:space="preserve">A apelante sustenta que não existe prova de que a finalidade da locação tenha sido comunicada à atendente da empresa. Destaca que o contrato não contém ressalva e que </w:t>
      </w:r>
      <w:r w:rsidRPr="00C6643B">
        <w:rPr>
          <w:rFonts w:cstheme="minorHAnsi"/>
          <w:color w:val="FF0000"/>
        </w:rPr>
        <w:lastRenderedPageBreak/>
        <w:t>eventual modificação das condições gerais dependeria de manifestação expressa e inequívoca da locadora.</w:t>
      </w:r>
    </w:p>
    <w:p w14:paraId="26711883" w14:textId="77777777" w:rsidR="00586FF5" w:rsidRPr="00C6643B" w:rsidRDefault="00DE4661" w:rsidP="00AC06C0">
      <w:pPr>
        <w:spacing w:after="0" w:line="360" w:lineRule="auto"/>
        <w:rPr>
          <w:rFonts w:cstheme="minorHAnsi"/>
        </w:rPr>
      </w:pPr>
      <w:r w:rsidRPr="00C6643B">
        <w:rPr>
          <w:rFonts w:cstheme="minorHAnsi"/>
          <w:b/>
          <w:color w:val="FF0000"/>
        </w:rPr>
        <w:t>Violação da cláusula relativa ao treinamento de condutores</w:t>
      </w:r>
    </w:p>
    <w:p w14:paraId="5BC629B0" w14:textId="77777777" w:rsidR="00586FF5" w:rsidRPr="00C6643B" w:rsidRDefault="00DE4661" w:rsidP="00AC06C0">
      <w:pPr>
        <w:spacing w:after="0" w:line="360" w:lineRule="auto"/>
        <w:rPr>
          <w:rFonts w:cstheme="minorHAnsi"/>
        </w:rPr>
      </w:pPr>
      <w:r w:rsidRPr="00C6643B">
        <w:rPr>
          <w:rFonts w:cstheme="minorHAnsi"/>
          <w:color w:val="FF0000"/>
        </w:rPr>
        <w:t>A recorrente defende a incidência da cláusula 1.22, alínea “g”, por se tratar de vedação ampla e categórica ao treinamento de motoristas ou condutores “em qualquer situação”, sem exceção para treinamentos institucionais ou governamentais.</w:t>
      </w:r>
    </w:p>
    <w:p w14:paraId="5C3A2572" w14:textId="77777777" w:rsidR="00586FF5" w:rsidRPr="00C6643B" w:rsidRDefault="00DE4661" w:rsidP="00AC06C0">
      <w:pPr>
        <w:spacing w:after="0" w:line="360" w:lineRule="auto"/>
        <w:rPr>
          <w:rFonts w:cstheme="minorHAnsi"/>
        </w:rPr>
      </w:pPr>
      <w:r w:rsidRPr="00C6643B">
        <w:rPr>
          <w:rFonts w:cstheme="minorHAnsi"/>
          <w:b/>
          <w:color w:val="FF0000"/>
        </w:rPr>
        <w:t>Enquadramento como atividade correlata a eventos automobilísticos</w:t>
      </w:r>
    </w:p>
    <w:p w14:paraId="3DBB5E75" w14:textId="77777777" w:rsidR="00586FF5" w:rsidRPr="00C6643B" w:rsidRDefault="00DE4661" w:rsidP="00AC06C0">
      <w:pPr>
        <w:spacing w:after="0" w:line="360" w:lineRule="auto"/>
        <w:rPr>
          <w:rFonts w:cstheme="minorHAnsi"/>
        </w:rPr>
      </w:pPr>
      <w:r w:rsidRPr="00C6643B">
        <w:rPr>
          <w:rFonts w:cstheme="minorHAnsi"/>
          <w:color w:val="FF0000"/>
        </w:rPr>
        <w:t>A apelante também sustenta que a atividade se enquadraria na cláusula 1.22, alínea “f”, pois o uso do veículo em circuito fechado, com manobras evasivas e elevado número de eventos de telemetria, seria correlato às atividades automobilísticas extremas proibidas pelo contrato.</w:t>
      </w:r>
    </w:p>
    <w:p w14:paraId="58237263" w14:textId="77777777" w:rsidR="00586FF5" w:rsidRPr="00C6643B" w:rsidRDefault="00DE4661" w:rsidP="00AC06C0">
      <w:pPr>
        <w:spacing w:after="0" w:line="360" w:lineRule="auto"/>
        <w:rPr>
          <w:rFonts w:cstheme="minorHAnsi"/>
        </w:rPr>
      </w:pPr>
      <w:r w:rsidRPr="00C6643B">
        <w:rPr>
          <w:rFonts w:cstheme="minorHAnsi"/>
          <w:b/>
          <w:color w:val="FF0000"/>
        </w:rPr>
        <w:t>Tráfego em local não aberto à circulação pública</w:t>
      </w:r>
    </w:p>
    <w:p w14:paraId="62E82F88" w14:textId="77777777" w:rsidR="00586FF5" w:rsidRPr="00C6643B" w:rsidRDefault="00DE4661" w:rsidP="00AC06C0">
      <w:pPr>
        <w:spacing w:after="0" w:line="360" w:lineRule="auto"/>
        <w:rPr>
          <w:rFonts w:cstheme="minorHAnsi"/>
        </w:rPr>
      </w:pPr>
      <w:r w:rsidRPr="00C6643B">
        <w:rPr>
          <w:rFonts w:cstheme="minorHAnsi"/>
          <w:color w:val="FF0000"/>
        </w:rPr>
        <w:t>A recorrente afirma que houve igualmente violação da cláusula 1.22, alínea “i”, uma vez que o automóvel foi conduzido dentro de instalação de acesso controlado da Polícia Militar do Distrito Federal, em área não aberta ao tráfego veicular comum.</w:t>
      </w:r>
    </w:p>
    <w:p w14:paraId="00746002" w14:textId="77777777" w:rsidR="00586FF5" w:rsidRPr="00C6643B" w:rsidRDefault="00DE4661" w:rsidP="00AC06C0">
      <w:pPr>
        <w:spacing w:after="0" w:line="360" w:lineRule="auto"/>
        <w:rPr>
          <w:rFonts w:cstheme="minorHAnsi"/>
        </w:rPr>
      </w:pPr>
      <w:r w:rsidRPr="00C6643B">
        <w:rPr>
          <w:rFonts w:cstheme="minorHAnsi"/>
          <w:b/>
          <w:color w:val="FF0000"/>
        </w:rPr>
        <w:t>Violação múltipla e consciente do contrato</w:t>
      </w:r>
    </w:p>
    <w:p w14:paraId="0B93D9E9" w14:textId="77777777" w:rsidR="00586FF5" w:rsidRPr="00C6643B" w:rsidRDefault="00DE4661" w:rsidP="00AC06C0">
      <w:pPr>
        <w:spacing w:after="0" w:line="360" w:lineRule="auto"/>
        <w:rPr>
          <w:rFonts w:cstheme="minorHAnsi"/>
        </w:rPr>
      </w:pPr>
      <w:r w:rsidRPr="00C6643B">
        <w:rPr>
          <w:rFonts w:cstheme="minorHAnsi"/>
          <w:color w:val="FF0000"/>
        </w:rPr>
        <w:t>Para a apelante, a conduta não representou infração pontual, mas violação simultânea de diversas condições de uso, o que justificaria a incidência da multa em seu percentual máximo.</w:t>
      </w:r>
    </w:p>
    <w:p w14:paraId="421B876D" w14:textId="77777777" w:rsidR="00586FF5" w:rsidRPr="00C6643B" w:rsidRDefault="00DE4661" w:rsidP="00AC06C0">
      <w:pPr>
        <w:spacing w:after="0" w:line="360" w:lineRule="auto"/>
        <w:rPr>
          <w:rFonts w:cstheme="minorHAnsi"/>
        </w:rPr>
      </w:pPr>
      <w:r w:rsidRPr="00C6643B">
        <w:rPr>
          <w:rFonts w:cstheme="minorHAnsi"/>
          <w:b/>
          <w:color w:val="FF0000"/>
        </w:rPr>
        <w:t>Natureza da obrigação principal</w:t>
      </w:r>
    </w:p>
    <w:p w14:paraId="35274664" w14:textId="77777777" w:rsidR="00586FF5" w:rsidRPr="00C6643B" w:rsidRDefault="00DE4661" w:rsidP="00AC06C0">
      <w:pPr>
        <w:spacing w:after="0" w:line="360" w:lineRule="auto"/>
        <w:rPr>
          <w:rFonts w:cstheme="minorHAnsi"/>
        </w:rPr>
      </w:pPr>
      <w:r w:rsidRPr="00C6643B">
        <w:rPr>
          <w:rFonts w:cstheme="minorHAnsi"/>
          <w:color w:val="FF0000"/>
        </w:rPr>
        <w:t>A recorrente contesta a comparação entre a multa e o preço das diárias. Sustenta que a obrigação principal no contrato de locação não se restringe ao pagamento de R$ 582,77, abrangendo a guarda, o uso adequado, a preservação e a devolução íntegra do veículo, cujo valor patrimonial era de R$ 210.981,00.</w:t>
      </w:r>
    </w:p>
    <w:p w14:paraId="3EC427C5" w14:textId="77777777" w:rsidR="00586FF5" w:rsidRPr="00C6643B" w:rsidRDefault="00DE4661" w:rsidP="00AC06C0">
      <w:pPr>
        <w:spacing w:after="0" w:line="360" w:lineRule="auto"/>
        <w:rPr>
          <w:rFonts w:cstheme="minorHAnsi"/>
        </w:rPr>
      </w:pPr>
      <w:r w:rsidRPr="00C6643B">
        <w:rPr>
          <w:rFonts w:cstheme="minorHAnsi"/>
          <w:b/>
          <w:color w:val="FF0000"/>
        </w:rPr>
        <w:t>Adequação da base de cálculo ao valor do bem</w:t>
      </w:r>
    </w:p>
    <w:p w14:paraId="06368850" w14:textId="77777777" w:rsidR="00586FF5" w:rsidRPr="00C6643B" w:rsidRDefault="00DE4661" w:rsidP="00AC06C0">
      <w:pPr>
        <w:spacing w:after="0" w:line="360" w:lineRule="auto"/>
        <w:rPr>
          <w:rFonts w:cstheme="minorHAnsi"/>
        </w:rPr>
      </w:pPr>
      <w:r w:rsidRPr="00C6643B">
        <w:rPr>
          <w:rFonts w:cstheme="minorHAnsi"/>
          <w:color w:val="FF0000"/>
        </w:rPr>
        <w:t>Segundo a recorrente, a multa deve guardar relação com o valor do bem colocado sob a responsabilidade da locatária, e não apenas com o preço cobrado pelo uso temporário. Nessa perspectiva, o percentual de 20% sobre o valor FIPE seria compatível com o risco patrimonial assumido pela locadora.</w:t>
      </w:r>
    </w:p>
    <w:p w14:paraId="75180D12" w14:textId="77777777" w:rsidR="00586FF5" w:rsidRPr="00C6643B" w:rsidRDefault="00DE4661" w:rsidP="00AC06C0">
      <w:pPr>
        <w:spacing w:after="0" w:line="360" w:lineRule="auto"/>
        <w:rPr>
          <w:rFonts w:cstheme="minorHAnsi"/>
        </w:rPr>
      </w:pPr>
      <w:r w:rsidRPr="00C6643B">
        <w:rPr>
          <w:rFonts w:cstheme="minorHAnsi"/>
          <w:b/>
          <w:color w:val="FF0000"/>
        </w:rPr>
        <w:t>Respeito ao limite do art. 412 do Código Civil</w:t>
      </w:r>
    </w:p>
    <w:p w14:paraId="36BA6B98" w14:textId="77777777" w:rsidR="00586FF5" w:rsidRPr="00C6643B" w:rsidRDefault="00DE4661" w:rsidP="00AC06C0">
      <w:pPr>
        <w:spacing w:after="0" w:line="360" w:lineRule="auto"/>
        <w:rPr>
          <w:rFonts w:cstheme="minorHAnsi"/>
        </w:rPr>
      </w:pPr>
      <w:r w:rsidRPr="00C6643B">
        <w:rPr>
          <w:rFonts w:cstheme="minorHAnsi"/>
          <w:color w:val="FF0000"/>
        </w:rPr>
        <w:t>A apelante sustenta que a multa de R$ 42.192,20 não supera o valor da obrigação principal nem o valor do bem protegido, observando o limite estabelecido pelo art. 412 do Código Civil.</w:t>
      </w:r>
    </w:p>
    <w:p w14:paraId="28BE6A08" w14:textId="77777777" w:rsidR="00586FF5" w:rsidRPr="00C6643B" w:rsidRDefault="00DE4661" w:rsidP="00AC06C0">
      <w:pPr>
        <w:spacing w:after="0" w:line="360" w:lineRule="auto"/>
        <w:rPr>
          <w:rFonts w:cstheme="minorHAnsi"/>
        </w:rPr>
      </w:pPr>
      <w:r w:rsidRPr="00C6643B">
        <w:rPr>
          <w:rFonts w:cstheme="minorHAnsi"/>
          <w:b/>
          <w:color w:val="FF0000"/>
        </w:rPr>
        <w:t>Inaplicabilidade da redução equitativa</w:t>
      </w:r>
    </w:p>
    <w:p w14:paraId="2BF67725" w14:textId="77777777" w:rsidR="00586FF5" w:rsidRPr="00C6643B" w:rsidRDefault="00DE4661" w:rsidP="00AC06C0">
      <w:pPr>
        <w:spacing w:after="0" w:line="360" w:lineRule="auto"/>
        <w:rPr>
          <w:rFonts w:cstheme="minorHAnsi"/>
        </w:rPr>
      </w:pPr>
      <w:r w:rsidRPr="00C6643B">
        <w:rPr>
          <w:rFonts w:cstheme="minorHAnsi"/>
          <w:color w:val="FF0000"/>
        </w:rPr>
        <w:t xml:space="preserve">A recorrente argumenta que não houve cumprimento parcial da obrigação de utilizar adequadamente o veículo, pois a destinação contratual teria sido integralmente desviada durante o treinamento. Sustenta também que 20% do valor do automóvel não constitui </w:t>
      </w:r>
      <w:r w:rsidRPr="00C6643B">
        <w:rPr>
          <w:rFonts w:cstheme="minorHAnsi"/>
          <w:color w:val="FF0000"/>
        </w:rPr>
        <w:lastRenderedPageBreak/>
        <w:t>montante manifestamente excessivo, consideradas a natureza do negócio e a finalidade preventiva da cláusula.</w:t>
      </w:r>
    </w:p>
    <w:p w14:paraId="29458FCC" w14:textId="77777777" w:rsidR="00586FF5" w:rsidRPr="00C6643B" w:rsidRDefault="00DE4661" w:rsidP="00AC06C0">
      <w:pPr>
        <w:spacing w:after="0" w:line="360" w:lineRule="auto"/>
        <w:rPr>
          <w:rFonts w:cstheme="minorHAnsi"/>
        </w:rPr>
      </w:pPr>
      <w:r w:rsidRPr="00C6643B">
        <w:rPr>
          <w:rFonts w:cstheme="minorHAnsi"/>
          <w:b/>
          <w:color w:val="FF0000"/>
        </w:rPr>
        <w:t>Preservação da função dissuasória</w:t>
      </w:r>
    </w:p>
    <w:p w14:paraId="6CAA5847" w14:textId="77777777" w:rsidR="00586FF5" w:rsidRPr="00C6643B" w:rsidRDefault="00DE4661" w:rsidP="00AC06C0">
      <w:pPr>
        <w:spacing w:after="0" w:line="360" w:lineRule="auto"/>
        <w:rPr>
          <w:rFonts w:cstheme="minorHAnsi"/>
        </w:rPr>
      </w:pPr>
      <w:r w:rsidRPr="00C6643B">
        <w:rPr>
          <w:rFonts w:cstheme="minorHAnsi"/>
          <w:color w:val="FF0000"/>
        </w:rPr>
        <w:t>A apelante afirma que a redução da multa para 10% enfraquece a função dissuasória da penalidade e poderia tornar economicamente vantajoso utilizar veículos locados em atividades extremas, em lugar da contratação de automóvel ou serviço especializado.</w:t>
      </w:r>
    </w:p>
    <w:p w14:paraId="5E098D75" w14:textId="77777777" w:rsidR="00586FF5" w:rsidRPr="00C6643B" w:rsidRDefault="00DE4661" w:rsidP="00AC06C0">
      <w:pPr>
        <w:spacing w:after="0" w:line="360" w:lineRule="auto"/>
        <w:rPr>
          <w:rFonts w:cstheme="minorHAnsi"/>
        </w:rPr>
      </w:pPr>
      <w:r w:rsidRPr="00C6643B">
        <w:rPr>
          <w:rFonts w:cstheme="minorHAnsi"/>
          <w:b/>
          <w:color w:val="FF0000"/>
        </w:rPr>
        <w:t>Validade da cláusula em relação de consumo</w:t>
      </w:r>
    </w:p>
    <w:p w14:paraId="2F84B079" w14:textId="77777777" w:rsidR="00586FF5" w:rsidRPr="00C6643B" w:rsidRDefault="00DE4661" w:rsidP="00AC06C0">
      <w:pPr>
        <w:spacing w:after="0" w:line="360" w:lineRule="auto"/>
        <w:rPr>
          <w:rFonts w:cstheme="minorHAnsi"/>
        </w:rPr>
      </w:pPr>
      <w:r w:rsidRPr="00C6643B">
        <w:rPr>
          <w:rFonts w:cstheme="minorHAnsi"/>
          <w:color w:val="FF0000"/>
        </w:rPr>
        <w:t>A recorrente sustenta que o reconhecimento da relação de consumo não implica, por si só, nulidade da cláusula penal, especialmente porque a locatária aderiu às condições gerais e recebeu veículo de elevado valor mediante contraprestação reduzida.</w:t>
      </w:r>
    </w:p>
    <w:p w14:paraId="1072EC2D" w14:textId="77777777" w:rsidR="00586FF5" w:rsidRPr="00C6643B" w:rsidRDefault="00DE4661" w:rsidP="00AC06C0">
      <w:pPr>
        <w:spacing w:after="0" w:line="360" w:lineRule="auto"/>
        <w:rPr>
          <w:rFonts w:cstheme="minorHAnsi"/>
        </w:rPr>
      </w:pPr>
      <w:r w:rsidRPr="00C6643B">
        <w:rPr>
          <w:rFonts w:cstheme="minorHAnsi"/>
          <w:b/>
          <w:color w:val="FF0000"/>
        </w:rPr>
        <w:t>II. PEDIDO</w:t>
      </w:r>
    </w:p>
    <w:p w14:paraId="23DB2223" w14:textId="77777777" w:rsidR="00586FF5" w:rsidRPr="00C6643B" w:rsidRDefault="00DE4661" w:rsidP="00AC06C0">
      <w:pPr>
        <w:spacing w:after="0" w:line="360" w:lineRule="auto"/>
        <w:rPr>
          <w:rFonts w:cstheme="minorHAnsi"/>
        </w:rPr>
      </w:pPr>
      <w:r w:rsidRPr="00C6643B">
        <w:rPr>
          <w:rFonts w:cstheme="minorHAnsi"/>
          <w:color w:val="FF0000"/>
        </w:rPr>
        <w:t>Localiza Rent a Car S.A. requer o conhecimento e o provimento da apelação para reformar a sentença no capítulo relativo ao valor da cláusula penal, restabelecendo o percentual integral de 20% do valor FIPE do veículo, com a condenação de Leticia Louise Pereira da Fonseca ao pagamento de R$ 42.192,20, devidamente atualizado, além das custas processuais e dos honorários advocatícios.</w:t>
      </w:r>
    </w:p>
    <w:p w14:paraId="489CCBB4" w14:textId="77777777" w:rsidR="008F4E42" w:rsidRDefault="008F4E42" w:rsidP="00AC06C0">
      <w:pPr>
        <w:spacing w:after="0" w:line="360" w:lineRule="auto"/>
        <w:rPr>
          <w:rFonts w:cstheme="minorHAnsi"/>
          <w:b/>
          <w:color w:val="FF0000"/>
        </w:rPr>
      </w:pPr>
    </w:p>
    <w:p w14:paraId="28B95D80" w14:textId="79F8608C" w:rsidR="00586FF5" w:rsidRPr="00C6643B" w:rsidRDefault="00DE4661" w:rsidP="00AC06C0">
      <w:pPr>
        <w:spacing w:after="0" w:line="360" w:lineRule="auto"/>
        <w:rPr>
          <w:rFonts w:cstheme="minorHAnsi"/>
        </w:rPr>
      </w:pPr>
      <w:r w:rsidRPr="00C6643B">
        <w:rPr>
          <w:rFonts w:cstheme="minorHAnsi"/>
          <w:b/>
          <w:color w:val="FF0000"/>
        </w:rPr>
        <w:t>RESUMO DA APELAÇÃO DA RÉ</w:t>
      </w:r>
    </w:p>
    <w:p w14:paraId="6A44C799" w14:textId="77777777" w:rsidR="00586FF5" w:rsidRPr="00C6643B" w:rsidRDefault="00DE4661" w:rsidP="00AC06C0">
      <w:pPr>
        <w:spacing w:after="0" w:line="360" w:lineRule="auto"/>
        <w:rPr>
          <w:rFonts w:cstheme="minorHAnsi"/>
        </w:rPr>
      </w:pPr>
      <w:r w:rsidRPr="00C6643B">
        <w:rPr>
          <w:rFonts w:cstheme="minorHAnsi"/>
          <w:b/>
          <w:color w:val="FF0000"/>
        </w:rPr>
        <w:t>I. RAZÕES RECURSAIS</w:t>
      </w:r>
    </w:p>
    <w:p w14:paraId="6BAA1916" w14:textId="77777777" w:rsidR="00586FF5" w:rsidRPr="00C6643B" w:rsidRDefault="00DE4661" w:rsidP="00AC06C0">
      <w:pPr>
        <w:spacing w:after="0" w:line="360" w:lineRule="auto"/>
        <w:rPr>
          <w:rFonts w:cstheme="minorHAnsi"/>
        </w:rPr>
      </w:pPr>
      <w:r w:rsidRPr="00C6643B">
        <w:rPr>
          <w:rFonts w:cstheme="minorHAnsi"/>
          <w:b/>
          <w:color w:val="FF0000"/>
        </w:rPr>
        <w:t>Inexistência de confissão quanto ao descumprimento contratual</w:t>
      </w:r>
    </w:p>
    <w:p w14:paraId="77915F65" w14:textId="77777777" w:rsidR="00586FF5" w:rsidRPr="00C6643B" w:rsidRDefault="00DE4661" w:rsidP="00AC06C0">
      <w:pPr>
        <w:spacing w:after="0" w:line="360" w:lineRule="auto"/>
        <w:rPr>
          <w:rFonts w:cstheme="minorHAnsi"/>
        </w:rPr>
      </w:pPr>
      <w:r w:rsidRPr="00C6643B">
        <w:rPr>
          <w:rFonts w:cstheme="minorHAnsi"/>
          <w:color w:val="FF0000"/>
        </w:rPr>
        <w:t>Leticia Louise Pereira da Fonseca sustenta que admitiu apenas o fato material de ter participado de treinamento institucional no CETESP/PMDF, mas não confessou a prática de ilícito contratual, a ocorrência de uso inadequado, a validade da cláusula penal ou a incidência de multa calculada com base no valor FIPE.</w:t>
      </w:r>
    </w:p>
    <w:p w14:paraId="1F059004" w14:textId="77777777" w:rsidR="00586FF5" w:rsidRPr="00C6643B" w:rsidRDefault="00DE4661" w:rsidP="00AC06C0">
      <w:pPr>
        <w:spacing w:after="0" w:line="360" w:lineRule="auto"/>
        <w:rPr>
          <w:rFonts w:cstheme="minorHAnsi"/>
        </w:rPr>
      </w:pPr>
      <w:r w:rsidRPr="00C6643B">
        <w:rPr>
          <w:rFonts w:cstheme="minorHAnsi"/>
          <w:b/>
          <w:color w:val="FF0000"/>
        </w:rPr>
        <w:t>Distinção entre fato e qualificação jurídica</w:t>
      </w:r>
    </w:p>
    <w:p w14:paraId="3372B9B4" w14:textId="77777777" w:rsidR="00586FF5" w:rsidRPr="00C6643B" w:rsidRDefault="00DE4661" w:rsidP="00AC06C0">
      <w:pPr>
        <w:spacing w:after="0" w:line="360" w:lineRule="auto"/>
        <w:rPr>
          <w:rFonts w:cstheme="minorHAnsi"/>
        </w:rPr>
      </w:pPr>
      <w:r w:rsidRPr="00C6643B">
        <w:rPr>
          <w:rFonts w:cstheme="minorHAnsi"/>
          <w:color w:val="FF0000"/>
        </w:rPr>
        <w:t>A recorrente argumenta que a confissão prevista no art. 389 do CPC alcança fatos contrários ao interesse da parte, mas não a qualificação jurídica desses fatos. Assim, embora a participação no treinamento seja incontroversa, permaneceria controvertido seu enquadramento nas proibições contratuais.</w:t>
      </w:r>
    </w:p>
    <w:p w14:paraId="534AF679" w14:textId="77777777" w:rsidR="00586FF5" w:rsidRPr="00C6643B" w:rsidRDefault="00DE4661" w:rsidP="00AC06C0">
      <w:pPr>
        <w:spacing w:after="0" w:line="360" w:lineRule="auto"/>
        <w:rPr>
          <w:rFonts w:cstheme="minorHAnsi"/>
        </w:rPr>
      </w:pPr>
      <w:r w:rsidRPr="00C6643B">
        <w:rPr>
          <w:rFonts w:cstheme="minorHAnsi"/>
          <w:b/>
          <w:color w:val="FF0000"/>
        </w:rPr>
        <w:t>Interpretação favorável à consumidora</w:t>
      </w:r>
    </w:p>
    <w:p w14:paraId="7DDE4FC1" w14:textId="77777777" w:rsidR="00586FF5" w:rsidRPr="00C6643B" w:rsidRDefault="00DE4661" w:rsidP="00AC06C0">
      <w:pPr>
        <w:spacing w:after="0" w:line="360" w:lineRule="auto"/>
        <w:rPr>
          <w:rFonts w:cstheme="minorHAnsi"/>
        </w:rPr>
      </w:pPr>
      <w:r w:rsidRPr="00C6643B">
        <w:rPr>
          <w:rFonts w:cstheme="minorHAnsi"/>
          <w:color w:val="FF0000"/>
        </w:rPr>
        <w:t>A apelante invoca os arts. 6º, VIII, 47 e 51, IV, do Código de Defesa do Consumidor para defender que as cláusulas restritivas de direito, inseridas em contrato de adesão, devem ser interpretadas restritivamente e da maneira mais favorável à consumidora.</w:t>
      </w:r>
    </w:p>
    <w:p w14:paraId="54A68A1C" w14:textId="77777777" w:rsidR="00586FF5" w:rsidRPr="00C6643B" w:rsidRDefault="00DE4661" w:rsidP="00AC06C0">
      <w:pPr>
        <w:spacing w:after="0" w:line="360" w:lineRule="auto"/>
        <w:rPr>
          <w:rFonts w:cstheme="minorHAnsi"/>
        </w:rPr>
      </w:pPr>
      <w:r w:rsidRPr="00C6643B">
        <w:rPr>
          <w:rFonts w:cstheme="minorHAnsi"/>
          <w:b/>
          <w:color w:val="FF0000"/>
        </w:rPr>
        <w:t>Inadequação da interpretação literal da cláusula</w:t>
      </w:r>
    </w:p>
    <w:p w14:paraId="140D3CB3" w14:textId="77777777" w:rsidR="00586FF5" w:rsidRPr="00C6643B" w:rsidRDefault="00DE4661" w:rsidP="00AC06C0">
      <w:pPr>
        <w:spacing w:after="0" w:line="360" w:lineRule="auto"/>
        <w:rPr>
          <w:rFonts w:cstheme="minorHAnsi"/>
        </w:rPr>
      </w:pPr>
      <w:r w:rsidRPr="00C6643B">
        <w:rPr>
          <w:rFonts w:cstheme="minorHAnsi"/>
          <w:color w:val="FF0000"/>
        </w:rPr>
        <w:lastRenderedPageBreak/>
        <w:t>A recorrente sustenta que a expressão “treinar motoristas/condutores em qualquer situação” não deveria abranger automaticamente sua participação em curso institucional de direção segura e evasiva, promovido em ambiente oficial, com participantes habilitados e finalidade funcional.</w:t>
      </w:r>
    </w:p>
    <w:p w14:paraId="5ADE616A" w14:textId="77777777" w:rsidR="00586FF5" w:rsidRPr="00C6643B" w:rsidRDefault="00DE4661" w:rsidP="00AC06C0">
      <w:pPr>
        <w:spacing w:after="0" w:line="360" w:lineRule="auto"/>
        <w:rPr>
          <w:rFonts w:cstheme="minorHAnsi"/>
        </w:rPr>
      </w:pPr>
      <w:r w:rsidRPr="00C6643B">
        <w:rPr>
          <w:rFonts w:cstheme="minorHAnsi"/>
          <w:b/>
          <w:color w:val="FF0000"/>
        </w:rPr>
        <w:t>Ausência de corrida, competição ou atividade clandestina</w:t>
      </w:r>
    </w:p>
    <w:p w14:paraId="204BF6CD" w14:textId="77777777" w:rsidR="00586FF5" w:rsidRPr="00C6643B" w:rsidRDefault="00DE4661" w:rsidP="00AC06C0">
      <w:pPr>
        <w:spacing w:after="0" w:line="360" w:lineRule="auto"/>
        <w:rPr>
          <w:rFonts w:cstheme="minorHAnsi"/>
        </w:rPr>
      </w:pPr>
      <w:r w:rsidRPr="00C6643B">
        <w:rPr>
          <w:rFonts w:cstheme="minorHAnsi"/>
          <w:color w:val="FF0000"/>
        </w:rPr>
        <w:t>A apelante afirma que o veículo não foi utilizado em corrida, competição automobilística, evento recreativo de alta performance ou atividade clandestina, mas em treinamento oficial de segurança, realizado em parceria com a Polícia Militar do Distrito Federal e em preparação para evento internacional.</w:t>
      </w:r>
    </w:p>
    <w:p w14:paraId="1D47E167" w14:textId="77777777" w:rsidR="00586FF5" w:rsidRPr="00C6643B" w:rsidRDefault="00DE4661" w:rsidP="00AC06C0">
      <w:pPr>
        <w:spacing w:after="0" w:line="360" w:lineRule="auto"/>
        <w:rPr>
          <w:rFonts w:cstheme="minorHAnsi"/>
        </w:rPr>
      </w:pPr>
      <w:r w:rsidRPr="00C6643B">
        <w:rPr>
          <w:rFonts w:cstheme="minorHAnsi"/>
          <w:b/>
          <w:color w:val="FF0000"/>
        </w:rPr>
        <w:t>Boa-fé objetiva da consumidora</w:t>
      </w:r>
    </w:p>
    <w:p w14:paraId="699EF878" w14:textId="77777777" w:rsidR="00586FF5" w:rsidRPr="00C6643B" w:rsidRDefault="00DE4661" w:rsidP="00AC06C0">
      <w:pPr>
        <w:spacing w:after="0" w:line="360" w:lineRule="auto"/>
        <w:rPr>
          <w:rFonts w:cstheme="minorHAnsi"/>
        </w:rPr>
      </w:pPr>
      <w:r w:rsidRPr="00C6643B">
        <w:rPr>
          <w:rFonts w:cstheme="minorHAnsi"/>
          <w:color w:val="FF0000"/>
        </w:rPr>
        <w:t>A recorrente sustenta que informou verbalmente a finalidade da locação à atendente da empresa e que não seria razoável exigir prova documental de conversa ocorrida no balcão, especialmente porque a fornecedora detinha estrutura tecnológica e organizacional para registrar informações relevantes da contratação.</w:t>
      </w:r>
    </w:p>
    <w:p w14:paraId="12AEFB73" w14:textId="77777777" w:rsidR="00586FF5" w:rsidRPr="00C6643B" w:rsidRDefault="00DE4661" w:rsidP="00AC06C0">
      <w:pPr>
        <w:spacing w:after="0" w:line="360" w:lineRule="auto"/>
        <w:rPr>
          <w:rFonts w:cstheme="minorHAnsi"/>
        </w:rPr>
      </w:pPr>
      <w:r w:rsidRPr="00C6643B">
        <w:rPr>
          <w:rFonts w:cstheme="minorHAnsi"/>
          <w:b/>
          <w:color w:val="FF0000"/>
        </w:rPr>
        <w:t>Dever de informação da fornecedora</w:t>
      </w:r>
    </w:p>
    <w:p w14:paraId="5DF114D0" w14:textId="77777777" w:rsidR="00586FF5" w:rsidRPr="00C6643B" w:rsidRDefault="00DE4661" w:rsidP="00AC06C0">
      <w:pPr>
        <w:spacing w:after="0" w:line="360" w:lineRule="auto"/>
        <w:rPr>
          <w:rFonts w:cstheme="minorHAnsi"/>
        </w:rPr>
      </w:pPr>
      <w:r w:rsidRPr="00C6643B">
        <w:rPr>
          <w:rFonts w:cstheme="minorHAnsi"/>
          <w:color w:val="FF0000"/>
        </w:rPr>
        <w:t>A apelante invoca os arts. 6º, III, e 46 do CDC para argumentar que competia à locadora prestar informação clara e ostensiva sobre as restrições de uso e advertir expressamente a consumidora acerca da possibilidade de aplicação de multa de elevado valor.</w:t>
      </w:r>
    </w:p>
    <w:p w14:paraId="04B84596" w14:textId="77777777" w:rsidR="00586FF5" w:rsidRPr="00C6643B" w:rsidRDefault="00DE4661" w:rsidP="00AC06C0">
      <w:pPr>
        <w:spacing w:after="0" w:line="360" w:lineRule="auto"/>
        <w:rPr>
          <w:rFonts w:cstheme="minorHAnsi"/>
        </w:rPr>
      </w:pPr>
      <w:r w:rsidRPr="00C6643B">
        <w:rPr>
          <w:rFonts w:cstheme="minorHAnsi"/>
          <w:b/>
          <w:color w:val="FF0000"/>
        </w:rPr>
        <w:t>Ausência de dolo, fraude ou ocultação</w:t>
      </w:r>
    </w:p>
    <w:p w14:paraId="2C522CB0" w14:textId="77777777" w:rsidR="00586FF5" w:rsidRPr="00C6643B" w:rsidRDefault="00DE4661" w:rsidP="00AC06C0">
      <w:pPr>
        <w:spacing w:after="0" w:line="360" w:lineRule="auto"/>
        <w:rPr>
          <w:rFonts w:cstheme="minorHAnsi"/>
        </w:rPr>
      </w:pPr>
      <w:r w:rsidRPr="00C6643B">
        <w:rPr>
          <w:rFonts w:cstheme="minorHAnsi"/>
          <w:color w:val="FF0000"/>
        </w:rPr>
        <w:t>A recorrente destaca que a atividade foi pública, institucional, rastreável e relacionada às suas atribuições funcionais, sem ocultação, fraude, sublocação, apropriação do bem, corrida clandestina ou tentativa de burlar as condições contratuais.</w:t>
      </w:r>
    </w:p>
    <w:p w14:paraId="67892152" w14:textId="77777777" w:rsidR="00586FF5" w:rsidRPr="00C6643B" w:rsidRDefault="00DE4661" w:rsidP="00AC06C0">
      <w:pPr>
        <w:spacing w:after="0" w:line="360" w:lineRule="auto"/>
        <w:rPr>
          <w:rFonts w:cstheme="minorHAnsi"/>
        </w:rPr>
      </w:pPr>
      <w:r w:rsidRPr="00C6643B">
        <w:rPr>
          <w:rFonts w:cstheme="minorHAnsi"/>
          <w:b/>
          <w:color w:val="FF0000"/>
        </w:rPr>
        <w:t>Insuficiência da telemetria para demonstrar prejuízo</w:t>
      </w:r>
    </w:p>
    <w:p w14:paraId="12D02846" w14:textId="77777777" w:rsidR="00586FF5" w:rsidRPr="00C6643B" w:rsidRDefault="00DE4661" w:rsidP="00AC06C0">
      <w:pPr>
        <w:spacing w:after="0" w:line="360" w:lineRule="auto"/>
        <w:rPr>
          <w:rFonts w:cstheme="minorHAnsi"/>
        </w:rPr>
      </w:pPr>
      <w:r w:rsidRPr="00C6643B">
        <w:rPr>
          <w:rFonts w:cstheme="minorHAnsi"/>
          <w:color w:val="FF0000"/>
        </w:rPr>
        <w:t>A apelante sustenta que o relatório de telemetria, produzido unilateralmente pela locadora, poderia demonstrar eventos de condução, mas não comprovaria dano patrimonial, desgaste mecânico anormal, depreciação específica, necessidade de reparo, substituição de peças ou indisponibilidade comercial do veículo.</w:t>
      </w:r>
    </w:p>
    <w:p w14:paraId="56A5C4F8" w14:textId="77777777" w:rsidR="00586FF5" w:rsidRPr="00C6643B" w:rsidRDefault="00DE4661" w:rsidP="00AC06C0">
      <w:pPr>
        <w:spacing w:after="0" w:line="360" w:lineRule="auto"/>
        <w:rPr>
          <w:rFonts w:cstheme="minorHAnsi"/>
        </w:rPr>
      </w:pPr>
      <w:r w:rsidRPr="00C6643B">
        <w:rPr>
          <w:rFonts w:cstheme="minorHAnsi"/>
          <w:b/>
          <w:color w:val="FF0000"/>
        </w:rPr>
        <w:t>Ausência de prova técnica</w:t>
      </w:r>
    </w:p>
    <w:p w14:paraId="30823922" w14:textId="77777777" w:rsidR="00586FF5" w:rsidRPr="00C6643B" w:rsidRDefault="00DE4661" w:rsidP="00AC06C0">
      <w:pPr>
        <w:spacing w:after="0" w:line="360" w:lineRule="auto"/>
        <w:rPr>
          <w:rFonts w:cstheme="minorHAnsi"/>
        </w:rPr>
      </w:pPr>
      <w:r w:rsidRPr="00C6643B">
        <w:rPr>
          <w:rFonts w:cstheme="minorHAnsi"/>
          <w:color w:val="FF0000"/>
        </w:rPr>
        <w:t>A recorrente destaca que não foram apresentados laudo de vistoria de devolução, perícia mecânica, orçamento, nota fiscal ou outro documento técnico capaz de relacionar os registros da telemetria a prejuízo concreto suportado pela locadora.</w:t>
      </w:r>
    </w:p>
    <w:p w14:paraId="0ED69B6E" w14:textId="77777777" w:rsidR="00586FF5" w:rsidRPr="00C6643B" w:rsidRDefault="00DE4661" w:rsidP="00AC06C0">
      <w:pPr>
        <w:spacing w:after="0" w:line="360" w:lineRule="auto"/>
        <w:rPr>
          <w:rFonts w:cstheme="minorHAnsi"/>
        </w:rPr>
      </w:pPr>
      <w:r w:rsidRPr="00C6643B">
        <w:rPr>
          <w:rFonts w:cstheme="minorHAnsi"/>
          <w:b/>
          <w:color w:val="FF0000"/>
        </w:rPr>
        <w:t>Distinção entre infração e extensão econômica da penalidade</w:t>
      </w:r>
    </w:p>
    <w:p w14:paraId="5A1588C7" w14:textId="77777777" w:rsidR="00586FF5" w:rsidRPr="00C6643B" w:rsidRDefault="00DE4661" w:rsidP="00AC06C0">
      <w:pPr>
        <w:spacing w:after="0" w:line="360" w:lineRule="auto"/>
        <w:rPr>
          <w:rFonts w:cstheme="minorHAnsi"/>
        </w:rPr>
      </w:pPr>
      <w:r w:rsidRPr="00C6643B">
        <w:rPr>
          <w:rFonts w:cstheme="minorHAnsi"/>
          <w:color w:val="FF0000"/>
        </w:rPr>
        <w:t>A apelante argumenta que a admissão do local e da finalidade de utilização do automóvel não supre a ausência de prova sobre a extensão econômica do alegado prejuízo nem justifica a aplicação de penalidade baseada em percentual do valor integral do veículo.</w:t>
      </w:r>
    </w:p>
    <w:p w14:paraId="072D0E84" w14:textId="77777777" w:rsidR="00586FF5" w:rsidRPr="00C6643B" w:rsidRDefault="00DE4661" w:rsidP="00AC06C0">
      <w:pPr>
        <w:spacing w:after="0" w:line="360" w:lineRule="auto"/>
        <w:rPr>
          <w:rFonts w:cstheme="minorHAnsi"/>
        </w:rPr>
      </w:pPr>
      <w:r w:rsidRPr="00C6643B">
        <w:rPr>
          <w:rFonts w:cstheme="minorHAnsi"/>
          <w:b/>
          <w:color w:val="FF0000"/>
        </w:rPr>
        <w:lastRenderedPageBreak/>
        <w:t>Precedentes favoráveis à redução substancial</w:t>
      </w:r>
    </w:p>
    <w:p w14:paraId="669297B9" w14:textId="77777777" w:rsidR="00586FF5" w:rsidRPr="00C6643B" w:rsidRDefault="00DE4661" w:rsidP="00AC06C0">
      <w:pPr>
        <w:spacing w:after="0" w:line="360" w:lineRule="auto"/>
        <w:rPr>
          <w:rFonts w:cstheme="minorHAnsi"/>
        </w:rPr>
      </w:pPr>
      <w:r w:rsidRPr="00C6643B">
        <w:rPr>
          <w:rFonts w:cstheme="minorHAnsi"/>
          <w:color w:val="FF0000"/>
        </w:rPr>
        <w:t>A recorrente menciona precedentes dos Tribunais de Justiça de São Paulo e do Paraná que, em situações de utilização de veículos em pista, autódromo, testes ou cursos de pilotagem, reconheceram a infração contratual, mas reduziram a multa ao valor das diárias ou ao valor total da locação.</w:t>
      </w:r>
    </w:p>
    <w:p w14:paraId="20D36FC6" w14:textId="77777777" w:rsidR="00586FF5" w:rsidRPr="00C6643B" w:rsidRDefault="00DE4661" w:rsidP="00AC06C0">
      <w:pPr>
        <w:spacing w:after="0" w:line="360" w:lineRule="auto"/>
        <w:rPr>
          <w:rFonts w:cstheme="minorHAnsi"/>
        </w:rPr>
      </w:pPr>
      <w:r w:rsidRPr="00C6643B">
        <w:rPr>
          <w:rFonts w:cstheme="minorHAnsi"/>
          <w:b/>
          <w:color w:val="FF0000"/>
        </w:rPr>
        <w:t>Circunstâncias menos gravosas do caso concreto</w:t>
      </w:r>
    </w:p>
    <w:p w14:paraId="6A73B10E" w14:textId="77777777" w:rsidR="00586FF5" w:rsidRPr="00C6643B" w:rsidRDefault="00DE4661" w:rsidP="00AC06C0">
      <w:pPr>
        <w:spacing w:after="0" w:line="360" w:lineRule="auto"/>
        <w:rPr>
          <w:rFonts w:cstheme="minorHAnsi"/>
        </w:rPr>
      </w:pPr>
      <w:r w:rsidRPr="00C6643B">
        <w:rPr>
          <w:rFonts w:cstheme="minorHAnsi"/>
          <w:color w:val="FF0000"/>
        </w:rPr>
        <w:t>Segundo a apelante, o caso seria menos grave do que os precedentes mencionados, pois envolveu treinamento institucional realizado em instalação oficial da Polícia Militar do Distrito Federal, sem dolo, fraude, clandestinidade ou prova de danos ao automóvel.</w:t>
      </w:r>
    </w:p>
    <w:p w14:paraId="735C53C7" w14:textId="77777777" w:rsidR="00586FF5" w:rsidRPr="00C6643B" w:rsidRDefault="00DE4661" w:rsidP="00AC06C0">
      <w:pPr>
        <w:spacing w:after="0" w:line="360" w:lineRule="auto"/>
        <w:rPr>
          <w:rFonts w:cstheme="minorHAnsi"/>
        </w:rPr>
      </w:pPr>
      <w:r w:rsidRPr="00C6643B">
        <w:rPr>
          <w:rFonts w:cstheme="minorHAnsi"/>
          <w:b/>
          <w:color w:val="FF0000"/>
        </w:rPr>
        <w:t>Manutenção da desproporção após a redução</w:t>
      </w:r>
    </w:p>
    <w:p w14:paraId="3806F680" w14:textId="77777777" w:rsidR="00586FF5" w:rsidRPr="00C6643B" w:rsidRDefault="00DE4661" w:rsidP="00AC06C0">
      <w:pPr>
        <w:spacing w:after="0" w:line="360" w:lineRule="auto"/>
        <w:rPr>
          <w:rFonts w:cstheme="minorHAnsi"/>
        </w:rPr>
      </w:pPr>
      <w:r w:rsidRPr="00C6643B">
        <w:rPr>
          <w:rFonts w:cstheme="minorHAnsi"/>
          <w:color w:val="FF0000"/>
        </w:rPr>
        <w:t>A recorrente sustenta que a redução da multa de 20% para 10% do valor FIPE não eliminou a abusividade, porque manteve como base de cálculo o valor integral do veículo. A condenação de R$ 21.098,10 corresponderia a mais de 36 vezes o valor da locação, fixado em R$ 582,77.</w:t>
      </w:r>
    </w:p>
    <w:p w14:paraId="7E2B540E" w14:textId="77777777" w:rsidR="00586FF5" w:rsidRPr="00C6643B" w:rsidRDefault="00DE4661" w:rsidP="00AC06C0">
      <w:pPr>
        <w:spacing w:after="0" w:line="360" w:lineRule="auto"/>
        <w:rPr>
          <w:rFonts w:cstheme="minorHAnsi"/>
        </w:rPr>
      </w:pPr>
      <w:r w:rsidRPr="00C6643B">
        <w:rPr>
          <w:rFonts w:cstheme="minorHAnsi"/>
          <w:b/>
          <w:color w:val="FF0000"/>
        </w:rPr>
        <w:t>Aplicação obrigatória do art. 413 do Código Civil</w:t>
      </w:r>
    </w:p>
    <w:p w14:paraId="5F4488D5" w14:textId="77777777" w:rsidR="00586FF5" w:rsidRPr="00C6643B" w:rsidRDefault="00DE4661" w:rsidP="00AC06C0">
      <w:pPr>
        <w:spacing w:after="0" w:line="360" w:lineRule="auto"/>
        <w:rPr>
          <w:rFonts w:cstheme="minorHAnsi"/>
        </w:rPr>
      </w:pPr>
      <w:r w:rsidRPr="00C6643B">
        <w:rPr>
          <w:rFonts w:cstheme="minorHAnsi"/>
          <w:color w:val="FF0000"/>
        </w:rPr>
        <w:t>A apelante invoca o art. 413 do Código Civil e a jurisprudência do Superior Tribunal de Justiça para defender que a redução da cláusula penal é dever do juiz quando o valor se mostra manifestamente excessivo, devendo considerar a utilidade do contrato, o grau de culpa, o montante adimplido e as circunstâncias concretas.</w:t>
      </w:r>
    </w:p>
    <w:p w14:paraId="63423502" w14:textId="77777777" w:rsidR="00586FF5" w:rsidRPr="00C6643B" w:rsidRDefault="00DE4661" w:rsidP="00AC06C0">
      <w:pPr>
        <w:spacing w:after="0" w:line="360" w:lineRule="auto"/>
        <w:rPr>
          <w:rFonts w:cstheme="minorHAnsi"/>
        </w:rPr>
      </w:pPr>
      <w:r w:rsidRPr="00C6643B">
        <w:rPr>
          <w:rFonts w:cstheme="minorHAnsi"/>
          <w:b/>
          <w:color w:val="FF0000"/>
        </w:rPr>
        <w:t>Cumprimento substancial das obrigações contratuais</w:t>
      </w:r>
    </w:p>
    <w:p w14:paraId="7DF88190" w14:textId="77777777" w:rsidR="00586FF5" w:rsidRPr="00C6643B" w:rsidRDefault="00DE4661" w:rsidP="00AC06C0">
      <w:pPr>
        <w:spacing w:after="0" w:line="360" w:lineRule="auto"/>
        <w:rPr>
          <w:rFonts w:cstheme="minorHAnsi"/>
        </w:rPr>
      </w:pPr>
      <w:r w:rsidRPr="00C6643B">
        <w:rPr>
          <w:rFonts w:cstheme="minorHAnsi"/>
          <w:color w:val="FF0000"/>
        </w:rPr>
        <w:t>A recorrente destaca que a locação foi integralmente paga, o veículo foi devolvido e não houve comprovação de dano, circunstâncias que demonstrariam o cumprimento das obrigações essenciais do contrato e justificariam o afastamento ou uma redução mais expressiva da penalidade.</w:t>
      </w:r>
    </w:p>
    <w:p w14:paraId="418F6A79" w14:textId="77777777" w:rsidR="00586FF5" w:rsidRPr="00C6643B" w:rsidRDefault="00DE4661" w:rsidP="00AC06C0">
      <w:pPr>
        <w:spacing w:after="0" w:line="360" w:lineRule="auto"/>
        <w:rPr>
          <w:rFonts w:cstheme="minorHAnsi"/>
        </w:rPr>
      </w:pPr>
      <w:r w:rsidRPr="00C6643B">
        <w:rPr>
          <w:rFonts w:cstheme="minorHAnsi"/>
          <w:b/>
          <w:color w:val="FF0000"/>
        </w:rPr>
        <w:t>Enriquecimento sem causa</w:t>
      </w:r>
    </w:p>
    <w:p w14:paraId="35F472DC" w14:textId="77777777" w:rsidR="00586FF5" w:rsidRPr="00C6643B" w:rsidRDefault="00DE4661" w:rsidP="00AC06C0">
      <w:pPr>
        <w:spacing w:after="0" w:line="360" w:lineRule="auto"/>
        <w:rPr>
          <w:rFonts w:cstheme="minorHAnsi"/>
        </w:rPr>
      </w:pPr>
      <w:r w:rsidRPr="00C6643B">
        <w:rPr>
          <w:rFonts w:cstheme="minorHAnsi"/>
          <w:color w:val="FF0000"/>
        </w:rPr>
        <w:t>A apelante sustenta que a manutenção da multa em R$ 21.098,10, sem correspondência com dano, prejuízo ou vantagem econômica obtida pela consumidora, proporcionaria enriquecimento sem causa à locadora, em violação ao art. 884 do Código Civil.</w:t>
      </w:r>
    </w:p>
    <w:p w14:paraId="7DE71FA9" w14:textId="77777777" w:rsidR="00586FF5" w:rsidRPr="00C6643B" w:rsidRDefault="00DE4661" w:rsidP="00AC06C0">
      <w:pPr>
        <w:spacing w:after="0" w:line="360" w:lineRule="auto"/>
        <w:rPr>
          <w:rFonts w:cstheme="minorHAnsi"/>
        </w:rPr>
      </w:pPr>
      <w:r w:rsidRPr="00C6643B">
        <w:rPr>
          <w:rFonts w:cstheme="minorHAnsi"/>
          <w:b/>
          <w:color w:val="FF0000"/>
        </w:rPr>
        <w:t>Necessidade de gradação da penalidade</w:t>
      </w:r>
    </w:p>
    <w:p w14:paraId="26B68A03" w14:textId="77777777" w:rsidR="00586FF5" w:rsidRPr="00C6643B" w:rsidRDefault="00DE4661" w:rsidP="00AC06C0">
      <w:pPr>
        <w:spacing w:after="0" w:line="360" w:lineRule="auto"/>
        <w:rPr>
          <w:rFonts w:cstheme="minorHAnsi"/>
        </w:rPr>
      </w:pPr>
      <w:r w:rsidRPr="00C6643B">
        <w:rPr>
          <w:rFonts w:cstheme="minorHAnsi"/>
          <w:color w:val="FF0000"/>
        </w:rPr>
        <w:t>A recorrente argumenta que a cláusula contratual prevê multa de “até 20%” do valor do veículo, expressão que indicaria apenas um limite máximo e exigiria gradação conforme a gravidade da conduta, a duração do uso, o risco efetivo, a existência de dano e o grau de culpa.</w:t>
      </w:r>
    </w:p>
    <w:p w14:paraId="43D9530E" w14:textId="77777777" w:rsidR="00586FF5" w:rsidRPr="00C6643B" w:rsidRDefault="00DE4661" w:rsidP="00AC06C0">
      <w:pPr>
        <w:spacing w:after="0" w:line="360" w:lineRule="auto"/>
        <w:rPr>
          <w:rFonts w:cstheme="minorHAnsi"/>
        </w:rPr>
      </w:pPr>
      <w:r w:rsidRPr="00C6643B">
        <w:rPr>
          <w:rFonts w:cstheme="minorHAnsi"/>
          <w:b/>
          <w:color w:val="FF0000"/>
        </w:rPr>
        <w:t>Ausência de fundamentação específica para o percentual de 10%</w:t>
      </w:r>
    </w:p>
    <w:p w14:paraId="0354223F" w14:textId="77777777" w:rsidR="00586FF5" w:rsidRPr="00C6643B" w:rsidRDefault="00DE4661" w:rsidP="00AC06C0">
      <w:pPr>
        <w:spacing w:after="0" w:line="360" w:lineRule="auto"/>
        <w:rPr>
          <w:rFonts w:cstheme="minorHAnsi"/>
        </w:rPr>
      </w:pPr>
      <w:r w:rsidRPr="00C6643B">
        <w:rPr>
          <w:rFonts w:cstheme="minorHAnsi"/>
          <w:color w:val="FF0000"/>
        </w:rPr>
        <w:t>A apelante afirma que a sentença não apresentou fundamento concreto para fixar a multa em 10% do valor FIPE, tendo apenas reproduzido percentual adotado em outro processo, sem demonstrar sua adequação às particularidades da causa.</w:t>
      </w:r>
    </w:p>
    <w:p w14:paraId="4DB27C6A" w14:textId="77777777" w:rsidR="00586FF5" w:rsidRPr="00C6643B" w:rsidRDefault="00DE4661" w:rsidP="00AC06C0">
      <w:pPr>
        <w:spacing w:after="0" w:line="360" w:lineRule="auto"/>
        <w:rPr>
          <w:rFonts w:cstheme="minorHAnsi"/>
        </w:rPr>
      </w:pPr>
      <w:r w:rsidRPr="00C6643B">
        <w:rPr>
          <w:rFonts w:cstheme="minorHAnsi"/>
          <w:b/>
          <w:color w:val="FF0000"/>
        </w:rPr>
        <w:lastRenderedPageBreak/>
        <w:t>Abusividade consumerista da cláusula penal</w:t>
      </w:r>
    </w:p>
    <w:p w14:paraId="535BCAD2" w14:textId="77777777" w:rsidR="00586FF5" w:rsidRPr="00C6643B" w:rsidRDefault="00DE4661" w:rsidP="00AC06C0">
      <w:pPr>
        <w:spacing w:after="0" w:line="360" w:lineRule="auto"/>
        <w:rPr>
          <w:rFonts w:cstheme="minorHAnsi"/>
        </w:rPr>
      </w:pPr>
      <w:r w:rsidRPr="00C6643B">
        <w:rPr>
          <w:rFonts w:cstheme="minorHAnsi"/>
          <w:color w:val="FF0000"/>
        </w:rPr>
        <w:t>A recorrente defende que a cláusula, tal como aplicada, coloca a consumidora em desvantagem exagerada, pois a penalidade não guarda relação proporcional com o preço do serviço, a extensão do contrato, o grau de culpa, o prejuízo comprovado ou eventual vantagem econômica obtida.</w:t>
      </w:r>
    </w:p>
    <w:p w14:paraId="0380C2BE" w14:textId="77777777" w:rsidR="00586FF5" w:rsidRPr="00C6643B" w:rsidRDefault="00DE4661" w:rsidP="00AC06C0">
      <w:pPr>
        <w:spacing w:after="0" w:line="360" w:lineRule="auto"/>
        <w:rPr>
          <w:rFonts w:cstheme="minorHAnsi"/>
        </w:rPr>
      </w:pPr>
      <w:r w:rsidRPr="00C6643B">
        <w:rPr>
          <w:rFonts w:cstheme="minorHAnsi"/>
          <w:b/>
          <w:color w:val="FF0000"/>
        </w:rPr>
        <w:t>Termo inicial dos encargos</w:t>
      </w:r>
    </w:p>
    <w:p w14:paraId="7DBBAE70" w14:textId="77777777" w:rsidR="00586FF5" w:rsidRPr="00C6643B" w:rsidRDefault="00DE4661" w:rsidP="00AC06C0">
      <w:pPr>
        <w:spacing w:after="0" w:line="360" w:lineRule="auto"/>
        <w:rPr>
          <w:rFonts w:cstheme="minorHAnsi"/>
        </w:rPr>
      </w:pPr>
      <w:r w:rsidRPr="00C6643B">
        <w:rPr>
          <w:rFonts w:cstheme="minorHAnsi"/>
          <w:color w:val="FF0000"/>
        </w:rPr>
        <w:t>Subsidiariamente, a apelante requer a revisão dos encargos incidentes sobre eventual condenação. Sustenta que, por se tratar de cláusula penal ilíquida e judicialmente controvertida, a correção monetária deveria incidir a partir do arbitramento definitivo ou, no máximo, da citação, e não desde 27 de agosto de 2025.</w:t>
      </w:r>
    </w:p>
    <w:p w14:paraId="24200077" w14:textId="77777777" w:rsidR="00586FF5" w:rsidRPr="00C6643B" w:rsidRDefault="00DE4661" w:rsidP="00AC06C0">
      <w:pPr>
        <w:spacing w:after="0" w:line="360" w:lineRule="auto"/>
        <w:rPr>
          <w:rFonts w:cstheme="minorHAnsi"/>
        </w:rPr>
      </w:pPr>
      <w:r w:rsidRPr="00C6643B">
        <w:rPr>
          <w:rFonts w:cstheme="minorHAnsi"/>
          <w:b/>
          <w:color w:val="FF0000"/>
        </w:rPr>
        <w:t>Prequestionamento</w:t>
      </w:r>
    </w:p>
    <w:p w14:paraId="7ABE9FC8" w14:textId="77777777" w:rsidR="00586FF5" w:rsidRPr="00C6643B" w:rsidRDefault="00DE4661" w:rsidP="00AC06C0">
      <w:pPr>
        <w:spacing w:after="0" w:line="360" w:lineRule="auto"/>
        <w:rPr>
          <w:rFonts w:cstheme="minorHAnsi"/>
        </w:rPr>
      </w:pPr>
      <w:r w:rsidRPr="00C6643B">
        <w:rPr>
          <w:rFonts w:cstheme="minorHAnsi"/>
          <w:color w:val="FF0000"/>
        </w:rPr>
        <w:t>A recorrente requer pronunciamento expresso sobre os arts. 6º, III e VIII, 46, 47 e 51, IV, do CDC; arts. 412, 413, 416 e 884 do Código Civil; e arts. 373, I, 389, 390, 489, § 1º, e 1.009 do CPC, para fins de eventual interposição de recursos excepcionais.</w:t>
      </w:r>
    </w:p>
    <w:p w14:paraId="7E04B197" w14:textId="77777777" w:rsidR="00586FF5" w:rsidRPr="00C6643B" w:rsidRDefault="00DE4661" w:rsidP="00AC06C0">
      <w:pPr>
        <w:spacing w:after="0" w:line="360" w:lineRule="auto"/>
        <w:rPr>
          <w:rFonts w:cstheme="minorHAnsi"/>
        </w:rPr>
      </w:pPr>
      <w:r w:rsidRPr="00C6643B">
        <w:rPr>
          <w:rFonts w:cstheme="minorHAnsi"/>
          <w:b/>
          <w:color w:val="FF0000"/>
        </w:rPr>
        <w:t>II. PEDIDO</w:t>
      </w:r>
    </w:p>
    <w:p w14:paraId="151DEA77" w14:textId="77777777" w:rsidR="00586FF5" w:rsidRPr="00C6643B" w:rsidRDefault="00DE4661" w:rsidP="00AC06C0">
      <w:pPr>
        <w:spacing w:after="0" w:line="360" w:lineRule="auto"/>
        <w:rPr>
          <w:rFonts w:cstheme="minorHAnsi"/>
        </w:rPr>
      </w:pPr>
      <w:r w:rsidRPr="00C6643B">
        <w:rPr>
          <w:rFonts w:cstheme="minorHAnsi"/>
          <w:color w:val="FF0000"/>
        </w:rPr>
        <w:t>Leticia Louise Pereira da Fonseca requer o conhecimento e o provimento da apelação para afastar integralmente a condenação, reconhecendo-se a inexistência de descumprimento contratual apto a justificar a cláusula penal.</w:t>
      </w:r>
    </w:p>
    <w:p w14:paraId="37B88D68" w14:textId="77777777" w:rsidR="00586FF5" w:rsidRPr="00C6643B" w:rsidRDefault="00DE4661" w:rsidP="00AC06C0">
      <w:pPr>
        <w:spacing w:after="0" w:line="360" w:lineRule="auto"/>
        <w:rPr>
          <w:rFonts w:cstheme="minorHAnsi"/>
        </w:rPr>
      </w:pPr>
      <w:r w:rsidRPr="00C6643B">
        <w:rPr>
          <w:rFonts w:cstheme="minorHAnsi"/>
          <w:color w:val="FF0000"/>
        </w:rPr>
        <w:t>Subsidiariamente, requer que a multa seja reduzida ao valor total da locação, correspondente a R$ 582,77, ou ao valor bruto das diárias contratadas, afastando-se o valor FIPE como base de cálculo. Requer, ainda, a revisão do termo inicial da correção monetária e dos juros e o prequestionamento dos dispositivos legais indicados no recurso.</w:t>
      </w:r>
    </w:p>
    <w:p w14:paraId="530308F5" w14:textId="77777777" w:rsidR="00586FF5" w:rsidRPr="00AC06C0" w:rsidRDefault="00586FF5" w:rsidP="00AC06C0">
      <w:pPr>
        <w:spacing w:after="0" w:line="360" w:lineRule="auto"/>
        <w:rPr>
          <w:rFonts w:ascii="Arial" w:hAnsi="Arial" w:cs="Arial"/>
        </w:rPr>
      </w:pPr>
    </w:p>
    <w:p w14:paraId="486AFA8C" w14:textId="77777777" w:rsidR="00C6643B" w:rsidRDefault="00C6643B" w:rsidP="00AC06C0">
      <w:pPr>
        <w:pStyle w:val="Ttulos"/>
        <w:spacing w:before="0" w:after="0"/>
        <w:rPr>
          <w:del w:id="1244" w:author="Assessor GDSXSR" w:date="2026-10-29T21:18:41Z"/>
          <w:rFonts w:cs="Arial"/>
        </w:rPr>
      </w:pPr>
    </w:p>
    <w:p w14:paraId="59E9E225" w14:textId="77777777" w:rsidR="00C6643B" w:rsidRDefault="00C6643B" w:rsidP="00AC06C0">
      <w:pPr>
        <w:pStyle w:val="Ttulos"/>
        <w:spacing w:before="0" w:after="0"/>
        <w:rPr>
          <w:del w:id="1245" w:author="Assessor GDSXSR" w:date="2026-10-29T21:18:41Z"/>
          <w:rFonts w:cs="Arial"/>
        </w:rPr>
      </w:pPr>
    </w:p>
    <w:p w14:paraId="0F9F6F0E" w14:textId="77777777" w:rsidR="00C6643B" w:rsidRDefault="00C6643B" w:rsidP="00AC06C0">
      <w:pPr>
        <w:pStyle w:val="Ttulos"/>
        <w:spacing w:before="0" w:after="0"/>
        <w:rPr>
          <w:del w:id="1246" w:author="Assessor GDSXSR" w:date="2026-10-29T21:18:41Z"/>
          <w:rFonts w:cs="Arial"/>
        </w:rPr>
      </w:pPr>
    </w:p>
    <w:p w14:paraId="6B3F30BE" w14:textId="77777777" w:rsidR="00C6643B" w:rsidRDefault="00C6643B" w:rsidP="00AC06C0">
      <w:pPr>
        <w:pStyle w:val="Ttulos"/>
        <w:spacing w:before="0" w:after="0"/>
        <w:rPr>
          <w:del w:id="1247" w:author="Assessor GDSXSR" w:date="2026-10-29T21:18:41Z"/>
          <w:rFonts w:cs="Arial"/>
        </w:rPr>
      </w:pPr>
    </w:p>
    <w:p w14:paraId="48ED4D10" w14:textId="77777777" w:rsidR="00C6643B" w:rsidRDefault="00C6643B" w:rsidP="00AC06C0">
      <w:pPr>
        <w:pStyle w:val="Ttulos"/>
        <w:spacing w:before="0" w:after="0"/>
        <w:rPr>
          <w:del w:id="1248" w:author="Assessor GDSXSR" w:date="2026-10-29T21:18:41Z"/>
          <w:rFonts w:cs="Arial"/>
        </w:rPr>
      </w:pPr>
    </w:p>
    <w:p w14:paraId="1AD5291A" w14:textId="77777777" w:rsidR="00C6643B" w:rsidRDefault="00C6643B" w:rsidP="00AC06C0">
      <w:pPr>
        <w:pStyle w:val="Ttulos"/>
        <w:spacing w:before="0" w:after="0"/>
        <w:rPr>
          <w:del w:id="1249" w:author="Assessor GDSXSR" w:date="2026-10-29T21:18:41Z"/>
          <w:rFonts w:cs="Arial"/>
        </w:rPr>
      </w:pPr>
    </w:p>
    <w:p w14:paraId="6E415A37" w14:textId="77777777" w:rsidR="00C6643B" w:rsidRDefault="00C6643B" w:rsidP="00AC06C0">
      <w:pPr>
        <w:pStyle w:val="Ttulos"/>
        <w:spacing w:before="0" w:after="0"/>
        <w:rPr>
          <w:del w:id="1250" w:author="Assessor GDSXSR" w:date="2026-10-29T21:18:41Z"/>
          <w:rFonts w:cs="Arial"/>
        </w:rPr>
      </w:pPr>
    </w:p>
    <w:p w14:paraId="0CD5AE73" w14:textId="77777777" w:rsidR="00C6643B" w:rsidRDefault="00C6643B" w:rsidP="00AC06C0">
      <w:pPr>
        <w:pStyle w:val="Ttulos"/>
        <w:spacing w:before="0" w:after="0"/>
        <w:rPr>
          <w:del w:id="1251" w:author="Assessor GDSXSR" w:date="2026-10-29T21:18:41Z"/>
          <w:rFonts w:cs="Arial"/>
        </w:rPr>
      </w:pPr>
    </w:p>
    <w:p w14:paraId="0E3E99B1" w14:textId="77777777" w:rsidR="00C6643B" w:rsidRDefault="00C6643B" w:rsidP="00AC06C0">
      <w:pPr>
        <w:pStyle w:val="Ttulos"/>
        <w:spacing w:before="0" w:after="0"/>
        <w:rPr>
          <w:del w:id="1252" w:author="Assessor GDSXSR" w:date="2026-10-29T21:18:41Z"/>
          <w:rFonts w:cs="Arial"/>
        </w:rPr>
      </w:pPr>
    </w:p>
    <w:p w14:paraId="5AEC9815" w14:textId="77777777" w:rsidR="00C6643B" w:rsidRDefault="00C6643B" w:rsidP="00AC06C0">
      <w:pPr>
        <w:pStyle w:val="Ttulos"/>
        <w:spacing w:before="0" w:after="0"/>
        <w:rPr>
          <w:del w:id="1253" w:author="Assessor GDSXSR" w:date="2026-10-29T21:18:41Z"/>
          <w:rFonts w:cs="Arial"/>
        </w:rPr>
      </w:pPr>
    </w:p>
    <w:p w14:paraId="14089037" w14:textId="77777777" w:rsidR="008F4E42" w:rsidRDefault="008F4E42" w:rsidP="00AC06C0">
      <w:pPr>
        <w:pStyle w:val="Ttulos"/>
        <w:spacing w:before="0" w:after="0"/>
        <w:rPr>
          <w:del w:id="1254" w:author="Assessor GDSXSR" w:date="2026-10-29T21:18:41Z"/>
          <w:rFonts w:cs="Arial"/>
        </w:rPr>
      </w:pPr>
    </w:p>
    <w:p w14:paraId="367B940B" w14:textId="46E59AD7" w:rsidR="00586FF5" w:rsidRPr="00AC06C0" w:rsidRDefault="00DE4661" w:rsidP="00AC06C0">
      <w:pPr>
        <w:pStyle w:val="Ttulos"/>
        <w:pageBreakBefore/>
        <w:spacing w:before="0" w:after="0"/>
        <w:rPr>
          <w:rFonts w:cs="Arial"/>
        </w:rPr>
        <w:pPrChange w:id="1259" w:author="Assessor GDSXSR" w:date="2026-10-29T21:18:41Z">
          <w:pPr>
            <w:pStyle w:val="Ttulos"/>
            <w:spacing w:before="0" w:after="0"/>
          </w:pPr>
        </w:pPrChange>
      </w:pPr>
      <w:commentRangeStart w:id="29"/>
      <w:r w:rsidRPr="00AC06C0">
        <w:rPr>
          <w:rFonts w:cs="Arial"/>
        </w:rPr>
        <w:t>RELATÓRIO</w:t>
      </w:r>
      <w:commentRangeEnd w:id="29"/>
      <w:r>
        <w:rPr>
          <w:rStyle w:val="CommentReference"/>
        </w:rPr>
        <w:commentReference w:id="29"/>
      </w:r>
    </w:p>
    <w:p w14:paraId="3DEB3932" w14:textId="77777777" w:rsidR="00586FF5" w:rsidRPr="00AC06C0" w:rsidRDefault="00586FF5" w:rsidP="00AC06C0">
      <w:pPr>
        <w:spacing w:after="0" w:line="360" w:lineRule="auto"/>
        <w:rPr>
          <w:rFonts w:ascii="Arial" w:hAnsi="Arial" w:cs="Arial"/>
        </w:rPr>
      </w:pPr>
    </w:p>
    <w:p w14:paraId="03FE0CC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Adoto o relatório da r. sentença:</w:t>
      </w:r>
    </w:p>
    <w:p w14:paraId="443D116C" w14:textId="77777777" w:rsidR="00586FF5" w:rsidRPr="00AC06C0" w:rsidRDefault="00586FF5" w:rsidP="00AC06C0">
      <w:pPr>
        <w:spacing w:after="0" w:line="360" w:lineRule="auto"/>
        <w:rPr>
          <w:rFonts w:ascii="Arial" w:hAnsi="Arial" w:cs="Arial"/>
        </w:rPr>
      </w:pPr>
    </w:p>
    <w:p w14:paraId="75D241FC" w14:textId="77777777" w:rsidR="00586FF5" w:rsidRPr="00AC06C0" w:rsidRDefault="00DE4661" w:rsidP="00AC06C0">
      <w:pPr>
        <w:pStyle w:val="Citao"/>
        <w:spacing w:before="0" w:after="0" w:line="360" w:lineRule="auto"/>
        <w:jc w:val="both"/>
        <w:rPr>
          <w:rFonts w:cs="Arial"/>
        </w:rPr>
      </w:pPr>
      <w:r w:rsidRPr="00AC06C0">
        <w:rPr>
          <w:rFonts w:cs="Arial"/>
        </w:rPr>
        <w:t>"Trata-se de ação declaratória de descumprimento contratual c/c cobrança ajuizada por LOCALIZA RENT A CAR S.A. em face de LETICIA LOUISE PEREIRA DA FONSECA.</w:t>
      </w:r>
    </w:p>
    <w:p w14:paraId="1E3A5404" w14:textId="77777777" w:rsidR="00586FF5" w:rsidRPr="00AC06C0" w:rsidRDefault="00DE4661" w:rsidP="00AC06C0">
      <w:pPr>
        <w:pStyle w:val="Citao"/>
        <w:spacing w:before="0" w:after="0" w:line="360" w:lineRule="auto"/>
        <w:jc w:val="both"/>
        <w:rPr>
          <w:rFonts w:cs="Arial"/>
        </w:rPr>
      </w:pPr>
      <w:r w:rsidRPr="00AC06C0">
        <w:rPr>
          <w:rFonts w:cs="Arial"/>
        </w:rPr>
        <w:t>Narrou a parte autora ser empresa de locação de veículos que celebrou com a parte ré o contrato de locação nº BSBA708052, tendo por objeto o veículo CIVIC DOHC HÍBRIDO, placa TDN9H73, com retirada e devolução na Agência Aeroporto Internacional de Brasília.</w:t>
      </w:r>
    </w:p>
    <w:p w14:paraId="3EB5CD7C" w14:textId="77777777" w:rsidR="00586FF5" w:rsidRPr="00AC06C0" w:rsidRDefault="00DE4661" w:rsidP="00AC06C0">
      <w:pPr>
        <w:pStyle w:val="Citao"/>
        <w:spacing w:before="0" w:after="0" w:line="360" w:lineRule="auto"/>
        <w:jc w:val="both"/>
        <w:rPr>
          <w:rFonts w:cs="Arial"/>
        </w:rPr>
      </w:pPr>
      <w:r w:rsidRPr="00AC06C0">
        <w:rPr>
          <w:rFonts w:cs="Arial"/>
        </w:rPr>
        <w:t>Afirmou que, por meio de seu sistema de monitoramento por telemetria, identificou que o veículo foi utilizado de forma inadequada no dia 27/08/2025, entre 14h05 e 16h56, no Complexo de Ensino da Polícia Militar do Distrito Federal – CETESP/PMDF –, em Taguatinga/DF, local destinado a treinamento policial.</w:t>
      </w:r>
    </w:p>
    <w:p w14:paraId="5F98D215" w14:textId="77777777" w:rsidR="00586FF5" w:rsidRPr="00AC06C0" w:rsidRDefault="00DE4661" w:rsidP="00AC06C0">
      <w:pPr>
        <w:pStyle w:val="Citao"/>
        <w:spacing w:before="0" w:after="0" w:line="360" w:lineRule="auto"/>
        <w:jc w:val="both"/>
        <w:rPr>
          <w:rFonts w:cs="Arial"/>
        </w:rPr>
      </w:pPr>
      <w:r w:rsidRPr="00AC06C0">
        <w:rPr>
          <w:rFonts w:cs="Arial"/>
        </w:rPr>
        <w:t>Sustentou que o relatório de ofensas registrou 379 infrações de telemetria naquele período, consistentes em 49 acelerações leves, 13 acelerações bruscas, 136 curvas leves, 128 curvas bruscas, 34 frenagens leves e 19 frenagens bruscas, demonstrando padrão de condução em circuito fechado, com manobras repetidas e intensas.</w:t>
      </w:r>
    </w:p>
    <w:p w14:paraId="04C046C6" w14:textId="77777777" w:rsidR="00586FF5" w:rsidRPr="00AC06C0" w:rsidRDefault="00DE4661" w:rsidP="00AC06C0">
      <w:pPr>
        <w:pStyle w:val="Citao"/>
        <w:spacing w:before="0" w:after="0" w:line="360" w:lineRule="auto"/>
        <w:jc w:val="both"/>
        <w:rPr>
          <w:rFonts w:cs="Arial"/>
        </w:rPr>
      </w:pPr>
      <w:r w:rsidRPr="00AC06C0">
        <w:rPr>
          <w:rFonts w:cs="Arial"/>
        </w:rPr>
        <w:t xml:space="preserve">Defendeu que a conduta configurou violação das cláusulas 1.22, alíneas 'f' (participação em </w:t>
      </w:r>
      <w:r w:rsidRPr="00AC06C0">
        <w:rPr>
          <w:rFonts w:cs="Arial"/>
        </w:rPr>
        <w:lastRenderedPageBreak/>
        <w:t>corridas ou eventos correlatos), 'g' (treinar motoristas/condutores em qualquer situação) e 'i' (trafegar em locais não liberados para livre circulação veicular), das Condições Gerais do Contrato de Aluguel de Carros e Seguro.</w:t>
      </w:r>
    </w:p>
    <w:p w14:paraId="5F67D6EB" w14:textId="77777777" w:rsidR="00586FF5" w:rsidRPr="00AC06C0" w:rsidRDefault="00DE4661" w:rsidP="00AC06C0">
      <w:pPr>
        <w:pStyle w:val="Citao"/>
        <w:spacing w:before="0" w:after="0" w:line="360" w:lineRule="auto"/>
        <w:jc w:val="both"/>
        <w:rPr>
          <w:rFonts w:cs="Arial"/>
        </w:rPr>
      </w:pPr>
      <w:r w:rsidRPr="00AC06C0">
        <w:rPr>
          <w:rFonts w:cs="Arial"/>
        </w:rPr>
        <w:t>Aduziu que, nos termos da cláusula 4.7, o uso inadequado autoriza a aplicação de multa não compensatória de até 20% do valor do carro conforme tabela FIPE, o que, considerando o valor de R$ 210.981,00, totaliza R$ 42.192,20. Fundamentou que, conforme o art. 416 do Código Civil, para a cobrança da cláusula penal não é necessária a demonstração de prejuízo.</w:t>
      </w:r>
    </w:p>
    <w:p w14:paraId="2DACF008" w14:textId="77777777" w:rsidR="00586FF5" w:rsidRPr="00AC06C0" w:rsidRDefault="00DE4661" w:rsidP="00AC06C0">
      <w:pPr>
        <w:pStyle w:val="Citao"/>
        <w:spacing w:before="0" w:after="0" w:line="360" w:lineRule="auto"/>
        <w:jc w:val="both"/>
        <w:rPr>
          <w:rFonts w:cs="Arial"/>
        </w:rPr>
      </w:pPr>
      <w:r w:rsidRPr="00AC06C0">
        <w:rPr>
          <w:rFonts w:cs="Arial"/>
        </w:rPr>
        <w:t>Ao final, requereu a condenação da parte ré ao pagamento de R$ 42.192,20, além de custas processuais e honorários advocatícios.</w:t>
      </w:r>
    </w:p>
    <w:p w14:paraId="5E8123A5" w14:textId="77777777" w:rsidR="00586FF5" w:rsidRPr="00AC06C0" w:rsidRDefault="00DE4661" w:rsidP="00AC06C0">
      <w:pPr>
        <w:pStyle w:val="Citao"/>
        <w:spacing w:before="0" w:after="0" w:line="360" w:lineRule="auto"/>
        <w:jc w:val="both"/>
        <w:rPr>
          <w:del w:id="1033" w:author="Assessor GDSXSR" w:date="2026-10-29T21:18:41Z"/>
          <w:rFonts w:cs="Arial"/>
        </w:rPr>
      </w:pPr>
      <w:del w:id="1032" w:author="Assessor GDSXSR" w:date="2026-10-29T21:18:41Z">
        <w:r w:rsidRPr="00AC06C0">
          <w:rPr>
            <w:rFonts w:cs="Arial"/>
          </w:rPr>
          <w:delText>A petição inicial veio acompanhada dos documentos indispensáveis à propositura da demanda.</w:delText>
        </w:r>
      </w:del>
    </w:p>
    <w:p w14:paraId="1B414863" w14:textId="77777777" w:rsidR="00586FF5" w:rsidRPr="00AC06C0" w:rsidRDefault="00DE4661" w:rsidP="00AC06C0">
      <w:pPr>
        <w:pStyle w:val="Citao"/>
        <w:spacing w:before="0" w:after="0" w:line="360" w:lineRule="auto"/>
        <w:jc w:val="both"/>
        <w:rPr>
          <w:del w:id="1035" w:author="Assessor GDSXSR" w:date="2026-10-29T21:18:41Z"/>
          <w:rFonts w:cs="Arial"/>
        </w:rPr>
      </w:pPr>
      <w:del w:id="1034" w:author="Assessor GDSXSR" w:date="2026-10-29T21:18:41Z">
        <w:r w:rsidRPr="00AC06C0">
          <w:rPr>
            <w:rFonts w:cs="Arial"/>
          </w:rPr>
          <w:delText>Custas iniciais recolhidas do ID 257171503.</w:delText>
        </w:r>
      </w:del>
    </w:p>
    <w:p w14:paraId="3282B078" w14:textId="77777777" w:rsidR="00586FF5" w:rsidRPr="00AC06C0" w:rsidRDefault="00DE4661" w:rsidP="00AC06C0">
      <w:pPr>
        <w:pStyle w:val="Citao"/>
        <w:spacing w:before="0" w:after="0" w:line="360" w:lineRule="auto"/>
        <w:jc w:val="both"/>
        <w:rPr>
          <w:rFonts w:cs="Arial"/>
        </w:rPr>
      </w:pPr>
      <w:commentRangeStart w:id="8"/>
      <w:ins w:id="1036" w:author="Assessor GDSXSR" w:date="2026-10-29T21:18:41Z">
        <w:r>
          <w:rPr>
            <w:rFonts w:cs="Arial"/>
            <w:color w:val="808080"/>
          </w:rPr>
          <w:t xml:space="preserve">(...) </w:t>
        </w:r>
      </w:ins>
      <w:r>
        <w:rPr>
          <w:rFonts w:cs="Arial"/>
        </w:rPr>
        <w:t xml:space="preserve">Devidamente citada, a parte ré apresentou contestação do ID 270477722, na qual sustentou que é funcionária da Embaixada do Canadá em Brasília, no cargo de Readiness Program Officer, e foi formalmente convidada pela Embaixada do Reino Unido para participar de treinamento de direção segura (Safe Driving Training) organizado em parceria com a Polícia Militar do Distrito Federal, em preparação para a COP30.</w:t>
      </w:r>
      <w:commentRangeEnd w:id="8"/>
      <w:r>
        <w:rPr>
          <w:rStyle w:val="CommentReference"/>
        </w:rPr>
        <w:commentReference w:id="8"/>
      </w:r>
    </w:p>
    <w:p w14:paraId="5AB8AF67" w14:textId="77777777" w:rsidR="00586FF5" w:rsidRPr="00AC06C0" w:rsidRDefault="00DE4661" w:rsidP="00AC06C0">
      <w:pPr>
        <w:pStyle w:val="Citao"/>
        <w:spacing w:before="0" w:after="0" w:line="360" w:lineRule="auto"/>
        <w:jc w:val="both"/>
        <w:rPr>
          <w:rFonts w:cs="Arial"/>
        </w:rPr>
      </w:pPr>
      <w:r w:rsidRPr="00AC06C0">
        <w:rPr>
          <w:rFonts w:cs="Arial"/>
        </w:rPr>
        <w:t xml:space="preserve">Alegou ter informado a finalidade da locação à atendente da Localiza no ato da contratação, razão </w:t>
      </w:r>
      <w:r w:rsidRPr="00AC06C0">
        <w:rPr>
          <w:rFonts w:cs="Arial"/>
        </w:rPr>
        <w:lastRenderedPageBreak/>
        <w:t>pela qual a cobrança posterior configuraria violação ao princípio da boa-fé objetiva e à vedação ao venire contra factum proprium.</w:t>
      </w:r>
    </w:p>
    <w:p w14:paraId="7A2DEB04" w14:textId="77777777" w:rsidR="00586FF5" w:rsidRPr="00AC06C0" w:rsidRDefault="00DE4661" w:rsidP="00AC06C0">
      <w:pPr>
        <w:pStyle w:val="Citao"/>
        <w:spacing w:before="0" w:after="0" w:line="360" w:lineRule="auto"/>
        <w:jc w:val="both"/>
        <w:rPr>
          <w:rFonts w:cs="Arial"/>
        </w:rPr>
      </w:pPr>
      <w:r w:rsidRPr="00AC06C0">
        <w:rPr>
          <w:rFonts w:cs="Arial"/>
        </w:rPr>
        <w:t>Defendeu que a atividade realizada não se enquadra nas hipóteses vedadas pela cláusula 1.22, pois se tratava de treinamento institucional de segurança, com participantes habilitados, em instalação oficial da PMDF, e não de corrida, competição ou treinamento de pessoas não habilitadas. Aduziu que o veículo foi devolvido sem danos e que a telemetria não comprova ilicitude ou prejuízo concreto.</w:t>
      </w:r>
    </w:p>
    <w:p w14:paraId="4E9DE82C" w14:textId="77777777" w:rsidR="00586FF5" w:rsidRPr="00AC06C0" w:rsidRDefault="00DE4661" w:rsidP="00AC06C0">
      <w:pPr>
        <w:pStyle w:val="Citao"/>
        <w:spacing w:before="0" w:after="0" w:line="360" w:lineRule="auto"/>
        <w:jc w:val="both"/>
        <w:rPr>
          <w:rFonts w:cs="Arial"/>
        </w:rPr>
      </w:pPr>
      <w:r w:rsidRPr="00AC06C0">
        <w:rPr>
          <w:rFonts w:cs="Arial"/>
        </w:rPr>
        <w:t>Sustentou a incidência do Código de Defesa do Consumidor, a abusividade da cláusula penal nos termos do art. 51, IV, do CDC, e requereu a inversão do ônus da prova (art. 6º, VIII, do CDC).</w:t>
      </w:r>
    </w:p>
    <w:p w14:paraId="1AE0B33B" w14:textId="77777777" w:rsidR="00586FF5" w:rsidRPr="00AC06C0" w:rsidRDefault="00DE4661" w:rsidP="00AC06C0">
      <w:pPr>
        <w:pStyle w:val="Citao"/>
        <w:spacing w:before="0" w:after="0" w:line="360" w:lineRule="auto"/>
        <w:jc w:val="both"/>
        <w:rPr>
          <w:rFonts w:cs="Arial"/>
        </w:rPr>
      </w:pPr>
      <w:r w:rsidRPr="00AC06C0">
        <w:rPr>
          <w:rFonts w:cs="Arial"/>
        </w:rPr>
        <w:t>Subsidiariamente, pugnou pela redução equitativa da multa ao valor das diárias contratadas, nos termos do art. 413 do Código Civil, e pela vedação ao enriquecimento sem causa (art. 884, CC).</w:t>
      </w:r>
    </w:p>
    <w:p w14:paraId="3948B0B5" w14:textId="77777777" w:rsidR="00586FF5" w:rsidRPr="00AC06C0" w:rsidRDefault="00DE4661" w:rsidP="00AC06C0">
      <w:pPr>
        <w:pStyle w:val="Citao"/>
        <w:spacing w:before="0" w:after="0" w:line="360" w:lineRule="auto"/>
        <w:jc w:val="both"/>
        <w:rPr>
          <w:rFonts w:cs="Arial"/>
        </w:rPr>
      </w:pPr>
      <w:r w:rsidRPr="00AC06C0">
        <w:rPr>
          <w:rFonts w:cs="Arial"/>
        </w:rPr>
        <w:t>Ao final, requereu a total improcedência dos pedidos ou, subsidiariamente, a redução da cláusula penal.</w:t>
      </w:r>
    </w:p>
    <w:p w14:paraId="34AFD42A" w14:textId="77777777" w:rsidR="00586FF5" w:rsidRPr="00AC06C0" w:rsidRDefault="00DE4661" w:rsidP="00AC06C0">
      <w:pPr>
        <w:pStyle w:val="Citao"/>
        <w:spacing w:before="0" w:after="0" w:line="360" w:lineRule="auto"/>
        <w:jc w:val="both"/>
        <w:rPr>
          <w:rFonts w:cs="Arial"/>
        </w:rPr>
      </w:pPr>
      <w:r w:rsidRPr="00AC06C0">
        <w:rPr>
          <w:rFonts w:cs="Arial"/>
        </w:rPr>
        <w:t>A parte autora apresentou réplica do ID 272728198, na qual reiterou os argumentos da inicial.</w:t>
      </w:r>
    </w:p>
    <w:p w14:paraId="586B22E0" w14:textId="77777777" w:rsidR="00586FF5" w:rsidRPr="00AC06C0" w:rsidRDefault="00DE4661" w:rsidP="00AC06C0">
      <w:pPr>
        <w:pStyle w:val="Citao"/>
        <w:spacing w:before="0" w:after="0" w:line="360" w:lineRule="auto"/>
        <w:jc w:val="both"/>
        <w:rPr>
          <w:rFonts w:cs="Arial"/>
        </w:rPr>
      </w:pPr>
      <w:r w:rsidRPr="00AC06C0">
        <w:rPr>
          <w:rFonts w:cs="Arial"/>
        </w:rPr>
        <w:t>Intimadas a especificar provas (ID 272616086), a parte autora requereu o julgamento antecipado do mérito (ID 273842235) e a parte ré informou não possuir outras provas a produzir (ID 274095510).</w:t>
      </w:r>
    </w:p>
    <w:p w14:paraId="2125E07D" w14:textId="77777777" w:rsidR="00586FF5" w:rsidRPr="00AC06C0" w:rsidRDefault="00DE4661" w:rsidP="00AC06C0">
      <w:pPr>
        <w:pStyle w:val="Citao"/>
        <w:spacing w:before="0" w:after="0" w:line="360" w:lineRule="auto"/>
        <w:jc w:val="both"/>
        <w:rPr>
          <w:rFonts w:cs="Arial"/>
        </w:rPr>
      </w:pPr>
      <w:r w:rsidRPr="00AC06C0">
        <w:rPr>
          <w:rFonts w:cs="Arial"/>
        </w:rPr>
        <w:t>Vieram os autos conclusos.</w:t>
      </w:r>
    </w:p>
    <w:p w14:paraId="4521F194" w14:textId="77777777" w:rsidR="00586FF5" w:rsidRPr="00AC06C0" w:rsidRDefault="00DE4661" w:rsidP="00AC06C0">
      <w:pPr>
        <w:pStyle w:val="Citao"/>
        <w:spacing w:before="0" w:after="0" w:line="360" w:lineRule="auto"/>
        <w:jc w:val="both"/>
        <w:rPr>
          <w:rFonts w:cs="Arial"/>
        </w:rPr>
      </w:pPr>
      <w:r w:rsidRPr="00AC06C0">
        <w:rPr>
          <w:rFonts w:cs="Arial"/>
        </w:rPr>
        <w:lastRenderedPageBreak/>
        <w:t>É a síntese do necessário." (ID 89759809)</w:t>
      </w:r>
    </w:p>
    <w:p w14:paraId="423D9042" w14:textId="77777777" w:rsidR="00586FF5" w:rsidRPr="00AC06C0" w:rsidRDefault="00586FF5" w:rsidP="00AC06C0">
      <w:pPr>
        <w:spacing w:after="0" w:line="360" w:lineRule="auto"/>
        <w:rPr>
          <w:rFonts w:ascii="Arial" w:hAnsi="Arial" w:cs="Arial"/>
        </w:rPr>
      </w:pPr>
    </w:p>
    <w:p w14:paraId="4ED4177B" w14:textId="77777777" w:rsidR="00586FF5" w:rsidRPr="00AC06C0" w:rsidRDefault="00DE4661" w:rsidP="00AC06C0">
      <w:pPr>
        <w:spacing w:after="0" w:line="360" w:lineRule="auto"/>
        <w:ind w:firstLine="2268"/>
        <w:jc w:val="both"/>
        <w:rPr>
          <w:rFonts w:ascii="Arial" w:hAnsi="Arial" w:cs="Arial"/>
        </w:rPr>
      </w:pPr>
      <w:commentRangeStart w:id="9"/>
      <w:r w:rsidRPr="00AC06C0">
        <w:rPr>
          <w:rFonts w:ascii="Arial" w:hAnsi="Arial" w:cs="Arial"/>
          <w:sz w:val="28"/>
        </w:rPr>
        <w:t>A MM. Juíza sentenciante, Dra. Paloma Fernandes Rodrigues Barbosa, da 3ª Vara Cível de Águas Claras, julgou no seguinte sentido:</w:t>
      </w:r>
      <w:commentRangeEnd w:id="9"/>
      <w:r>
        <w:rPr>
          <w:rStyle w:val="CommentReference"/>
        </w:rPr>
        <w:commentReference w:id="9"/>
      </w:r>
    </w:p>
    <w:p w14:paraId="3995ABEA" w14:textId="77777777" w:rsidR="00586FF5" w:rsidRPr="00AC06C0" w:rsidRDefault="00586FF5" w:rsidP="00AC06C0">
      <w:pPr>
        <w:spacing w:after="0" w:line="360" w:lineRule="auto"/>
        <w:rPr>
          <w:rFonts w:ascii="Arial" w:hAnsi="Arial" w:cs="Arial"/>
        </w:rPr>
      </w:pPr>
    </w:p>
    <w:p w14:paraId="3DF10EDE" w14:textId="77777777" w:rsidR="00586FF5" w:rsidRPr="00AC06C0" w:rsidRDefault="00DE4661" w:rsidP="00AC06C0">
      <w:pPr>
        <w:pStyle w:val="Citao"/>
        <w:spacing w:before="0" w:after="0" w:line="360" w:lineRule="auto"/>
        <w:jc w:val="both"/>
        <w:rPr>
          <w:rFonts w:cs="Arial"/>
        </w:rPr>
      </w:pPr>
      <w:r w:rsidRPr="00AC06C0">
        <w:rPr>
          <w:rFonts w:cs="Arial"/>
        </w:rPr>
        <w:t>"Ante o exposto, julgo PARCIALMENTE PROCEDENTE o pedido, nos termos do inciso I do artigo 487 do Código de Processo Civil, para condenar a parte ré, LETICIA LOUISE PEREIRA DA FONSECA, ao pagamento da quantia de R$ 21.098,10 (vinte e um mil, noventa e oito reais e dez centavos), correspondente a 10% do valor FIPE do veículo, a título de cláusula penal pela utilização inadequada do veículo locado, com correção monetária pelo IPCA desde o inadimplemento contratual (27/08/2025) e juros de mora nos termos do art. 406, §1º, do Código Civil, a partir da citação.</w:t>
      </w:r>
    </w:p>
    <w:p w14:paraId="63D432D6" w14:textId="77777777" w:rsidR="00586FF5" w:rsidRPr="00AC06C0" w:rsidRDefault="00DE4661" w:rsidP="00AC06C0">
      <w:pPr>
        <w:pStyle w:val="Citao"/>
        <w:spacing w:before="0" w:after="0" w:line="360" w:lineRule="auto"/>
        <w:jc w:val="both"/>
        <w:rPr>
          <w:rFonts w:cs="Arial"/>
        </w:rPr>
      </w:pPr>
      <w:r w:rsidRPr="00AC06C0">
        <w:rPr>
          <w:rFonts w:cs="Arial"/>
        </w:rPr>
        <w:t>Diante da sucumbência recíproca, condeno as partes ao pagamento de custas processuais e de honorários advocatícios no importe de 10% do valor da condenação, nos termos do §2º do artigo 85 do CPC, na proporção de 50% para cada uma delas." (ID 89759809)</w:t>
      </w:r>
    </w:p>
    <w:p w14:paraId="5EAF33ED" w14:textId="77777777" w:rsidR="00586FF5" w:rsidRPr="00AC06C0" w:rsidRDefault="00586FF5" w:rsidP="00AC06C0">
      <w:pPr>
        <w:spacing w:after="0" w:line="360" w:lineRule="auto"/>
        <w:rPr>
          <w:rFonts w:ascii="Arial" w:hAnsi="Arial" w:cs="Arial"/>
        </w:rPr>
      </w:pPr>
    </w:p>
    <w:p w14:paraId="4912081C" w14:textId="77777777" w:rsidR="00870CFA" w:rsidRDefault="00DE4661" w:rsidP="007E2764">
      <w:pPr>
        <w:spacing w:after="0" w:line="360" w:lineRule="auto"/>
        <w:ind w:firstLine="2268"/>
        <w:jc w:val="both"/>
        <w:rPr>
          <w:rFonts w:ascii="Arial" w:hAnsi="Arial" w:cs="Arial"/>
          <w:sz w:val="28"/>
        </w:rPr>
      </w:pPr>
      <w:r>
        <w:rPr>
          <w:rFonts w:ascii="Arial" w:hAnsi="Arial" w:cs="Arial"/>
          <w:sz w:val="28"/>
        </w:rPr>
        <w:t xml:space="preserve">Apelo da autora, </w:t>
      </w:r>
      <w:r>
        <w:rPr>
          <w:rFonts w:ascii="Arial" w:hAnsi="Arial" w:cs="Arial"/>
          <w:sz w:val="28"/>
        </w:rPr>
        <w:t xml:space="preserve">L</w:t>
      </w:r>
      <w:r>
        <w:rPr>
          <w:rFonts w:ascii="Arial" w:hAnsi="Arial" w:cs="Arial"/>
          <w:sz w:val="28"/>
        </w:rPr>
        <w:t xml:space="preserve">ocaliza </w:t>
      </w:r>
      <w:r>
        <w:rPr>
          <w:rFonts w:ascii="Arial" w:hAnsi="Arial" w:cs="Arial"/>
          <w:sz w:val="28"/>
        </w:rPr>
        <w:t xml:space="preserve">R</w:t>
      </w:r>
      <w:r>
        <w:rPr>
          <w:rFonts w:ascii="Arial" w:hAnsi="Arial" w:cs="Arial"/>
          <w:sz w:val="28"/>
        </w:rPr>
        <w:t xml:space="preserve">ent a </w:t>
      </w:r>
      <w:r>
        <w:rPr>
          <w:rFonts w:ascii="Arial" w:hAnsi="Arial" w:cs="Arial"/>
          <w:sz w:val="28"/>
        </w:rPr>
        <w:t xml:space="preserve">C</w:t>
      </w:r>
      <w:r>
        <w:rPr>
          <w:rFonts w:ascii="Arial" w:hAnsi="Arial" w:cs="Arial"/>
          <w:sz w:val="28"/>
        </w:rPr>
        <w:t xml:space="preserve">ar S.A.</w:t>
      </w:r>
      <w:r>
        <w:rPr>
          <w:rFonts w:ascii="Arial" w:hAnsi="Arial" w:cs="Arial"/>
        </w:rPr>
        <w:t xml:space="preserve"> </w:t>
      </w:r>
      <w:r>
        <w:rPr>
          <w:rFonts w:ascii="Arial" w:hAnsi="Arial" w:cs="Arial"/>
          <w:sz w:val="28"/>
        </w:rPr>
        <w:t xml:space="preserve">(ID 89759812), em que alega, em síntese, que: </w:t>
      </w:r>
      <w:r>
        <w:rPr>
          <w:rFonts w:ascii="Arial" w:hAnsi="Arial" w:cs="Arial"/>
          <w:b/>
          <w:sz w:val="28"/>
        </w:rPr>
        <w:t xml:space="preserve">1)</w:t>
      </w:r>
      <w:r>
        <w:rPr>
          <w:rFonts w:ascii="Arial" w:hAnsi="Arial" w:cs="Arial"/>
          <w:sz w:val="28"/>
        </w:rPr>
        <w:t xml:space="preserve"> a ré, ao submeter o veículo a treinamento de direção evasiva em circuito fechado, violou os arts. 569, </w:t>
      </w:r>
      <w:del w:id="1037" w:author="Assessor GDSXSR" w:date="2026-10-29T21:18:41Z">
        <w:r>
          <w:rPr>
            <w:rFonts w:ascii="Arial" w:hAnsi="Arial" w:cs="Arial"/>
            <w:sz w:val="28"/>
          </w:rPr>
          <w:delText xml:space="preserve">inciso </w:delText>
        </w:r>
      </w:del>
      <w:r>
        <w:rPr>
          <w:rFonts w:ascii="Arial" w:hAnsi="Arial" w:cs="Arial"/>
          <w:sz w:val="28"/>
        </w:rPr>
        <w:t xml:space="preserve">I, 570 e 422</w:t>
      </w:r>
      <w:del w:id="1038" w:author="Assessor GDSXSR" w:date="2026-10-29T21:18:41Z">
        <w:r>
          <w:rPr>
            <w:rFonts w:ascii="Arial" w:hAnsi="Arial" w:cs="Arial"/>
            <w:sz w:val="28"/>
          </w:rPr>
          <w:delText xml:space="preserve">,</w:delText>
        </w:r>
      </w:del>
      <w:r>
        <w:rPr>
          <w:rFonts w:ascii="Arial" w:hAnsi="Arial" w:cs="Arial"/>
          <w:sz w:val="28"/>
        </w:rPr>
        <w:t xml:space="preserve"> do CC e as alíneas "f", "g" e "i" da cláusula 1.22 das Condições Gerais; </w:t>
      </w:r>
      <w:r>
        <w:rPr>
          <w:rFonts w:ascii="Arial" w:hAnsi="Arial" w:cs="Arial"/>
          <w:b/>
          <w:sz w:val="28"/>
        </w:rPr>
        <w:t xml:space="preserve">2)</w:t>
      </w:r>
      <w:r>
        <w:rPr>
          <w:rFonts w:ascii="Arial" w:hAnsi="Arial" w:cs="Arial"/>
          <w:sz w:val="28"/>
        </w:rPr>
        <w:t xml:space="preserve"> a cláusula penal é exigível sem prova de prejuízo, e a r. sentença não poderia reduzi-la pela </w:t>
      </w:r>
      <w:r>
        <w:rPr>
          <w:rFonts w:ascii="Arial" w:hAnsi="Arial" w:cs="Arial"/>
          <w:sz w:val="28"/>
        </w:rPr>
        <w:t xml:space="preserve">ausência de dano ao veículo; </w:t>
      </w:r>
      <w:r>
        <w:rPr>
          <w:rFonts w:ascii="Arial" w:hAnsi="Arial" w:cs="Arial"/>
          <w:b/>
          <w:sz w:val="28"/>
        </w:rPr>
        <w:t xml:space="preserve">3)</w:t>
      </w:r>
      <w:r>
        <w:rPr>
          <w:rFonts w:ascii="Arial" w:hAnsi="Arial" w:cs="Arial"/>
          <w:sz w:val="28"/>
        </w:rPr>
        <w:t xml:space="preserve"> a obrigação principal do contrato é a conservação e a devolução do veículo, avaliado em R$ 210.981,00, e não o preço das diárias, de modo que a multa de 20% respeita o limite do art. 412</w:t>
      </w:r>
      <w:del w:id="1039" w:author="Assessor GDSXSR" w:date="2026-10-29T21:18:41Z">
        <w:r>
          <w:rPr>
            <w:rFonts w:ascii="Arial" w:hAnsi="Arial" w:cs="Arial"/>
            <w:sz w:val="28"/>
          </w:rPr>
          <w:delText xml:space="preserve">,</w:delText>
        </w:r>
      </w:del>
      <w:r>
        <w:rPr>
          <w:rFonts w:ascii="Arial" w:hAnsi="Arial" w:cs="Arial"/>
          <w:sz w:val="28"/>
        </w:rPr>
        <w:t xml:space="preserve"> do CC, e não é manifestamente excessiva; e </w:t>
      </w:r>
      <w:r>
        <w:rPr>
          <w:rFonts w:ascii="Arial" w:hAnsi="Arial" w:cs="Arial"/>
          <w:b/>
          <w:sz w:val="28"/>
        </w:rPr>
        <w:t xml:space="preserve">4)</w:t>
      </w:r>
      <w:r>
        <w:rPr>
          <w:rFonts w:ascii="Arial" w:hAnsi="Arial" w:cs="Arial"/>
          <w:sz w:val="28"/>
        </w:rPr>
        <w:t xml:space="preserve"> a redução esvazia a função dissuasória da cláusula penal.</w:t>
      </w:r>
      <w:del w:id="1040" w:author="Assessor GDSXSR" w:date="2026-10-29T21:18:41Z">
        <w:r>
          <w:rPr>
            <w:rFonts w:ascii="Arial" w:hAnsi="Arial" w:cs="Arial"/>
            <w:sz w:val="28"/>
          </w:rPr>
          <w:delText xml:space="preserve"> </w:delText>
        </w:r>
      </w:del>
    </w:p>
    <w:p w14:paraId="208F77D2" w14:textId="77777777" w:rsidR="00870CFA" w:rsidRDefault="00870CFA" w:rsidP="007E2764">
      <w:pPr>
        <w:spacing w:after="0" w:line="360" w:lineRule="auto"/>
        <w:ind w:firstLine="2268"/>
        <w:jc w:val="both"/>
        <w:rPr>
          <w:rFonts w:ascii="Arial" w:hAnsi="Arial" w:cs="Arial"/>
          <w:sz w:val="28"/>
        </w:rPr>
      </w:pPr>
    </w:p>
    <w:p w14:paraId="0267F26E" w14:textId="53CDFDD3" w:rsidR="00586FF5" w:rsidRPr="00AC06C0" w:rsidRDefault="00DE4661" w:rsidP="007E2764">
      <w:pPr>
        <w:spacing w:after="0" w:line="360" w:lineRule="auto"/>
        <w:ind w:firstLine="2268"/>
        <w:jc w:val="both"/>
        <w:rPr>
          <w:rFonts w:ascii="Arial" w:hAnsi="Arial" w:cs="Arial"/>
        </w:rPr>
      </w:pPr>
      <w:r w:rsidRPr="00AC06C0">
        <w:rPr>
          <w:rFonts w:ascii="Arial" w:hAnsi="Arial" w:cs="Arial"/>
          <w:sz w:val="28"/>
        </w:rPr>
        <w:t>Requer a reforma da r. sentença para restabelecer a multa de 20% do valor do veículo na tabela FIPE, de R$ 42.192,20.</w:t>
      </w:r>
    </w:p>
    <w:p w14:paraId="68CC0594" w14:textId="77777777" w:rsidR="00586FF5" w:rsidRPr="00AC06C0" w:rsidRDefault="00586FF5" w:rsidP="00AC06C0">
      <w:pPr>
        <w:spacing w:after="0" w:line="360" w:lineRule="auto"/>
        <w:rPr>
          <w:del w:id="1041" w:author="Assessor GDSXSR" w:date="2026-10-29T21:18:41Z"/>
          <w:rFonts w:ascii="Arial" w:hAnsi="Arial" w:cs="Arial"/>
        </w:rPr>
      </w:pPr>
    </w:p>
    <w:p w14:paraId="75FEF1A1" w14:textId="77777777" w:rsidR="00586FF5" w:rsidRPr="00AC06C0" w:rsidRDefault="00DE4661" w:rsidP="00AC06C0">
      <w:pPr>
        <w:spacing w:after="0" w:line="360" w:lineRule="auto"/>
        <w:ind w:firstLine="2268"/>
        <w:jc w:val="both"/>
        <w:rPr>
          <w:del w:id="1043" w:author="Assessor GDSXSR" w:date="2026-10-29T21:18:41Z"/>
          <w:rFonts w:ascii="Arial" w:hAnsi="Arial" w:cs="Arial"/>
        </w:rPr>
      </w:pPr>
      <w:del w:id="1042" w:author="Assessor GDSXSR" w:date="2026-10-29T21:18:41Z">
        <w:r w:rsidRPr="00AC06C0">
          <w:rPr>
            <w:rFonts w:ascii="Arial" w:hAnsi="Arial" w:cs="Arial"/>
            <w:sz w:val="28"/>
          </w:rPr>
          <w:delText>Preparo recolhido (ID 89759811).</w:delText>
        </w:r>
      </w:del>
    </w:p>
    <w:p w14:paraId="5088AFCA" w14:textId="77777777" w:rsidR="00586FF5" w:rsidRPr="00AC06C0" w:rsidRDefault="00586FF5" w:rsidP="00AC06C0">
      <w:pPr>
        <w:spacing w:after="0" w:line="360" w:lineRule="auto"/>
        <w:rPr>
          <w:rFonts w:ascii="Arial" w:hAnsi="Arial" w:cs="Arial"/>
        </w:rPr>
      </w:pPr>
    </w:p>
    <w:p w14:paraId="2016A395" w14:textId="62E9A4C9" w:rsidR="007F75E1" w:rsidRDefault="00DE4661" w:rsidP="00AC06C0">
      <w:pPr>
        <w:spacing w:after="0" w:line="360" w:lineRule="auto"/>
        <w:ind w:firstLine="2268"/>
        <w:jc w:val="both"/>
        <w:rPr>
          <w:rFonts w:ascii="Arial" w:hAnsi="Arial" w:cs="Arial"/>
          <w:sz w:val="28"/>
        </w:rPr>
      </w:pPr>
      <w:commentRangeStart w:id="10"/>
      <w:r>
        <w:rPr>
          <w:rFonts w:ascii="Arial" w:hAnsi="Arial" w:cs="Arial"/>
          <w:sz w:val="28"/>
        </w:rPr>
        <w:t xml:space="preserve">Contrarrazões da ré (ID 89759819), em que </w:t>
      </w:r>
      <w:del w:id="1044" w:author="Assessor GDSXSR" w:date="2026-10-29T21:18:41Z">
        <w:r>
          <w:rPr>
            <w:rFonts w:ascii="Arial" w:hAnsi="Arial" w:cs="Arial"/>
            <w:sz w:val="28"/>
          </w:rPr>
          <w:delText xml:space="preserve">sustenta</w:delText>
        </w:r>
      </w:del>
      <w:ins w:id="1045" w:author="Assessor GDSXSR" w:date="2026-10-29T21:18:41Z">
        <w:r>
          <w:rPr>
            <w:rFonts w:ascii="Arial" w:hAnsi="Arial" w:cs="Arial"/>
            <w:color w:val="808080"/>
            <w:sz w:val="28"/>
          </w:rPr>
          <w:t xml:space="preserve">alega que</w:t>
        </w:r>
      </w:ins>
      <w:r>
        <w:rPr>
          <w:rFonts w:ascii="Arial" w:hAnsi="Arial" w:cs="Arial"/>
          <w:sz w:val="28"/>
        </w:rPr>
        <w:t xml:space="preserve">: </w:t>
      </w:r>
      <w:r>
        <w:rPr>
          <w:rFonts w:ascii="Arial" w:hAnsi="Arial" w:cs="Arial"/>
          <w:b/>
          <w:bCs/>
          <w:sz w:val="28"/>
        </w:rPr>
        <w:t xml:space="preserve">1)</w:t>
      </w:r>
      <w:r>
        <w:rPr>
          <w:rFonts w:ascii="Arial" w:hAnsi="Arial" w:cs="Arial"/>
          <w:sz w:val="28"/>
        </w:rPr>
        <w:t xml:space="preserve"> a </w:t>
      </w:r>
      <w:del w:id="1046" w:author="Assessor GDSXSR" w:date="2026-10-29T21:18:41Z">
        <w:r>
          <w:rPr>
            <w:rFonts w:ascii="Arial" w:hAnsi="Arial" w:cs="Arial"/>
            <w:sz w:val="28"/>
          </w:rPr>
          <w:delText xml:space="preserve">correção da </w:delText>
        </w:r>
      </w:del>
      <w:r>
        <w:rPr>
          <w:rFonts w:ascii="Arial" w:hAnsi="Arial" w:cs="Arial"/>
          <w:sz w:val="28"/>
        </w:rPr>
        <w:t xml:space="preserve">redução equitativa</w:t>
      </w:r>
      <w:ins w:id="1047" w:author="Assessor GDSXSR" w:date="2026-10-29T21:18:41Z">
        <w:r>
          <w:rPr>
            <w:rFonts w:ascii="Arial" w:hAnsi="Arial" w:cs="Arial"/>
            <w:color w:val="808080"/>
            <w:sz w:val="28"/>
          </w:rPr>
          <w:t xml:space="preserve"> está correta</w:t>
        </w:r>
      </w:ins>
      <w:r>
        <w:rPr>
          <w:rFonts w:ascii="Arial" w:hAnsi="Arial" w:cs="Arial"/>
          <w:sz w:val="28"/>
        </w:rPr>
        <w:t xml:space="preserve">, </w:t>
      </w:r>
      <w:del w:id="1048" w:author="Assessor GDSXSR" w:date="2026-10-29T21:18:41Z">
        <w:r>
          <w:rPr>
            <w:rFonts w:ascii="Arial" w:hAnsi="Arial" w:cs="Arial"/>
            <w:sz w:val="28"/>
          </w:rPr>
          <w:delText xml:space="preserve">que</w:delText>
        </w:r>
      </w:del>
      <w:ins w:id="1049" w:author="Assessor GDSXSR" w:date="2026-10-29T21:18:41Z">
        <w:r>
          <w:rPr>
            <w:rFonts w:ascii="Arial" w:hAnsi="Arial" w:cs="Arial"/>
            <w:color w:val="808080"/>
            <w:sz w:val="28"/>
          </w:rPr>
          <w:t xml:space="preserve">pois</w:t>
        </w:r>
      </w:ins>
      <w:r>
        <w:rPr>
          <w:rFonts w:ascii="Arial" w:hAnsi="Arial" w:cs="Arial"/>
          <w:sz w:val="28"/>
        </w:rPr>
        <w:t xml:space="preserve"> os arts. 569 e 570</w:t>
      </w:r>
      <w:del w:id="1050" w:author="Assessor GDSXSR" w:date="2026-10-29T21:18:41Z">
        <w:r>
          <w:rPr>
            <w:rFonts w:ascii="Arial" w:hAnsi="Arial" w:cs="Arial"/>
            <w:sz w:val="28"/>
          </w:rPr>
          <w:delText xml:space="preserve">,</w:delText>
        </w:r>
      </w:del>
      <w:r>
        <w:rPr>
          <w:rFonts w:ascii="Arial" w:hAnsi="Arial" w:cs="Arial"/>
          <w:sz w:val="28"/>
        </w:rPr>
        <w:t xml:space="preserve"> do CC não afastam o controle do valor da pena</w:t>
      </w:r>
      <w:r>
        <w:rPr>
          <w:rFonts w:ascii="Arial" w:hAnsi="Arial" w:cs="Arial"/>
          <w:sz w:val="28"/>
        </w:rPr>
        <w:t xml:space="preserve">;</w:t>
      </w:r>
      <w:r>
        <w:rPr>
          <w:rFonts w:ascii="Arial" w:hAnsi="Arial" w:cs="Arial"/>
          <w:sz w:val="28"/>
        </w:rPr>
        <w:t xml:space="preserve"> </w:t>
      </w:r>
      <w:r>
        <w:rPr>
          <w:rFonts w:ascii="Arial" w:hAnsi="Arial" w:cs="Arial"/>
          <w:b/>
          <w:bCs/>
          <w:sz w:val="28"/>
        </w:rPr>
        <w:t xml:space="preserve">2)</w:t>
      </w:r>
      <w:r>
        <w:rPr>
          <w:rFonts w:ascii="Arial" w:hAnsi="Arial" w:cs="Arial"/>
          <w:sz w:val="28"/>
        </w:rPr>
        <w:t xml:space="preserve"> </w:t>
      </w:r>
      <w:r>
        <w:rPr>
          <w:rFonts w:ascii="Arial" w:hAnsi="Arial" w:cs="Arial"/>
          <w:sz w:val="28"/>
        </w:rPr>
        <w:t xml:space="preserve">o </w:t>
      </w:r>
      <w:del w:id="1051" w:author="Assessor GDSXSR" w:date="2026-10-29T21:18:41Z">
        <w:r>
          <w:rPr>
            <w:rFonts w:ascii="Arial" w:hAnsi="Arial" w:cs="Arial"/>
            <w:sz w:val="28"/>
          </w:rPr>
          <w:delText xml:space="preserve">cumprimento</w:delText>
        </w:r>
      </w:del>
      <w:ins w:id="1052" w:author="Assessor GDSXSR" w:date="2026-10-29T21:18:41Z">
        <w:r>
          <w:rPr>
            <w:rFonts w:ascii="Arial" w:hAnsi="Arial" w:cs="Arial"/>
            <w:color w:val="808080"/>
            <w:sz w:val="28"/>
          </w:rPr>
          <w:t xml:space="preserve">contrato</w:t>
        </w:r>
      </w:ins>
      <w:r>
        <w:rPr>
          <w:rFonts w:ascii="Arial" w:hAnsi="Arial" w:cs="Arial"/>
          <w:sz w:val="28"/>
        </w:rPr>
        <w:t xml:space="preserve"> </w:t>
      </w:r>
      <w:del w:id="1053" w:author="Assessor GDSXSR" w:date="2026-10-29T21:18:41Z">
        <w:r>
          <w:rPr>
            <w:rFonts w:ascii="Arial" w:hAnsi="Arial" w:cs="Arial"/>
            <w:sz w:val="28"/>
          </w:rPr>
          <w:delText xml:space="preserve">substancial</w:delText>
        </w:r>
      </w:del>
      <w:ins w:id="1054" w:author="Assessor GDSXSR" w:date="2026-10-29T21:18:41Z">
        <w:r>
          <w:rPr>
            <w:rFonts w:ascii="Arial" w:hAnsi="Arial" w:cs="Arial"/>
            <w:color w:val="808080"/>
            <w:sz w:val="28"/>
          </w:rPr>
          <w:t xml:space="preserve">foi</w:t>
        </w:r>
      </w:ins>
      <w:r>
        <w:rPr>
          <w:rFonts w:ascii="Arial" w:hAnsi="Arial" w:cs="Arial"/>
          <w:sz w:val="28"/>
        </w:rPr>
        <w:t xml:space="preserve"> </w:t>
      </w:r>
      <w:del w:id="1055" w:author="Assessor GDSXSR" w:date="2026-10-29T21:18:41Z">
        <w:r>
          <w:rPr>
            <w:rFonts w:ascii="Arial" w:hAnsi="Arial" w:cs="Arial"/>
            <w:sz w:val="28"/>
          </w:rPr>
          <w:delText xml:space="preserve">do</w:delText>
        </w:r>
      </w:del>
      <w:ins w:id="1056" w:author="Assessor GDSXSR" w:date="2026-10-29T21:18:41Z">
        <w:r>
          <w:rPr>
            <w:rFonts w:ascii="Arial" w:hAnsi="Arial" w:cs="Arial"/>
            <w:color w:val="808080"/>
            <w:sz w:val="28"/>
          </w:rPr>
          <w:t xml:space="preserve">substancialmente</w:t>
        </w:r>
      </w:ins>
      <w:r>
        <w:rPr>
          <w:rFonts w:ascii="Arial" w:hAnsi="Arial" w:cs="Arial"/>
          <w:sz w:val="28"/>
        </w:rPr>
        <w:t xml:space="preserve"> </w:t>
      </w:r>
      <w:del w:id="1057" w:author="Assessor GDSXSR" w:date="2026-10-29T21:18:41Z">
        <w:r>
          <w:rPr>
            <w:rFonts w:ascii="Arial" w:hAnsi="Arial" w:cs="Arial"/>
            <w:sz w:val="28"/>
          </w:rPr>
          <w:delText xml:space="preserve">contrato,</w:delText>
        </w:r>
      </w:del>
      <w:ins w:id="1058" w:author="Assessor GDSXSR" w:date="2026-10-29T21:18:41Z">
        <w:r>
          <w:rPr>
            <w:rFonts w:ascii="Arial" w:hAnsi="Arial" w:cs="Arial"/>
            <w:color w:val="808080"/>
            <w:sz w:val="28"/>
          </w:rPr>
          <w:t xml:space="preserve">cumprido</w:t>
        </w:r>
      </w:ins>
      <w:r>
        <w:rPr>
          <w:rFonts w:ascii="Arial" w:hAnsi="Arial" w:cs="Arial"/>
          <w:sz w:val="28"/>
        </w:rPr>
        <w:t xml:space="preserve"> </w:t>
      </w:r>
      <w:del w:id="1059" w:author="Assessor GDSXSR" w:date="2026-10-29T21:18:41Z">
        <w:r>
          <w:rPr>
            <w:rFonts w:ascii="Arial" w:hAnsi="Arial" w:cs="Arial"/>
            <w:sz w:val="28"/>
          </w:rPr>
          <w:delText xml:space="preserve">a</w:delText>
        </w:r>
      </w:del>
      <w:ins w:id="1060" w:author="Assessor GDSXSR" w:date="2026-10-29T21:18:41Z">
        <w:r>
          <w:rPr>
            <w:rFonts w:ascii="Arial" w:hAnsi="Arial" w:cs="Arial"/>
            <w:color w:val="808080"/>
            <w:sz w:val="28"/>
          </w:rPr>
          <w:t xml:space="preserve">e</w:t>
        </w:r>
      </w:ins>
      <w:r>
        <w:rPr>
          <w:rFonts w:ascii="Arial" w:hAnsi="Arial" w:cs="Arial"/>
          <w:sz w:val="28"/>
        </w:rPr>
        <w:t xml:space="preserve"> </w:t>
      </w:r>
      <w:del w:id="1061" w:author="Assessor GDSXSR" w:date="2026-10-29T21:18:41Z">
        <w:r>
          <w:rPr>
            <w:rFonts w:ascii="Arial" w:hAnsi="Arial" w:cs="Arial"/>
            <w:sz w:val="28"/>
          </w:rPr>
          <w:delText xml:space="preserve">ausência</w:delText>
        </w:r>
      </w:del>
      <w:ins w:id="1062" w:author="Assessor GDSXSR" w:date="2026-10-29T21:18:41Z">
        <w:r>
          <w:rPr>
            <w:rFonts w:ascii="Arial" w:hAnsi="Arial" w:cs="Arial"/>
            <w:color w:val="808080"/>
            <w:sz w:val="28"/>
          </w:rPr>
          <w:t xml:space="preserve">não</w:t>
        </w:r>
      </w:ins>
      <w:r>
        <w:rPr>
          <w:rFonts w:ascii="Arial" w:hAnsi="Arial" w:cs="Arial"/>
          <w:sz w:val="28"/>
        </w:rPr>
        <w:t xml:space="preserve"> </w:t>
      </w:r>
      <w:del w:id="1063" w:author="Assessor GDSXSR" w:date="2026-10-29T21:18:41Z">
        <w:r>
          <w:rPr>
            <w:rFonts w:ascii="Arial" w:hAnsi="Arial" w:cs="Arial"/>
            <w:sz w:val="28"/>
          </w:rPr>
          <w:delText xml:space="preserve">de</w:delText>
        </w:r>
      </w:del>
      <w:ins w:id="1064" w:author="Assessor GDSXSR" w:date="2026-10-29T21:18:41Z">
        <w:r>
          <w:rPr>
            <w:rFonts w:ascii="Arial" w:hAnsi="Arial" w:cs="Arial"/>
            <w:color w:val="808080"/>
            <w:sz w:val="28"/>
          </w:rPr>
          <w:t xml:space="preserve">há</w:t>
        </w:r>
      </w:ins>
      <w:r>
        <w:rPr>
          <w:rFonts w:ascii="Arial" w:hAnsi="Arial" w:cs="Arial"/>
          <w:sz w:val="28"/>
        </w:rPr>
        <w:t xml:space="preserve"> prova de dano</w:t>
      </w:r>
      <w:r>
        <w:rPr>
          <w:rFonts w:ascii="Arial" w:hAnsi="Arial" w:cs="Arial"/>
          <w:sz w:val="28"/>
        </w:rPr>
        <w:t xml:space="preserve">;</w:t>
      </w:r>
      <w:r>
        <w:rPr>
          <w:rFonts w:ascii="Arial" w:hAnsi="Arial" w:cs="Arial"/>
          <w:sz w:val="28"/>
        </w:rPr>
        <w:t xml:space="preserve"> </w:t>
      </w:r>
      <w:r>
        <w:rPr>
          <w:rFonts w:ascii="Arial" w:hAnsi="Arial" w:cs="Arial"/>
          <w:b/>
          <w:bCs/>
          <w:sz w:val="28"/>
        </w:rPr>
        <w:t xml:space="preserve">3)</w:t>
      </w:r>
      <w:r>
        <w:rPr>
          <w:rFonts w:ascii="Arial" w:hAnsi="Arial" w:cs="Arial"/>
          <w:sz w:val="28"/>
        </w:rPr>
        <w:t xml:space="preserve"> </w:t>
      </w:r>
      <w:r>
        <w:rPr>
          <w:rFonts w:ascii="Arial" w:hAnsi="Arial" w:cs="Arial"/>
          <w:sz w:val="28"/>
        </w:rPr>
        <w:t xml:space="preserve">a </w:t>
      </w:r>
      <w:del w:id="1065" w:author="Assessor GDSXSR" w:date="2026-10-29T21:18:41Z">
        <w:r>
          <w:rPr>
            <w:rFonts w:ascii="Arial" w:hAnsi="Arial" w:cs="Arial"/>
            <w:sz w:val="28"/>
          </w:rPr>
          <w:delText xml:space="preserve">impossibilidade</w:delText>
        </w:r>
      </w:del>
      <w:ins w:id="1066" w:author="Assessor GDSXSR" w:date="2026-10-29T21:18:41Z">
        <w:r>
          <w:rPr>
            <w:rFonts w:ascii="Arial" w:hAnsi="Arial" w:cs="Arial"/>
            <w:color w:val="808080"/>
            <w:sz w:val="28"/>
          </w:rPr>
          <w:t xml:space="preserve">conduta</w:t>
        </w:r>
      </w:ins>
      <w:r>
        <w:rPr>
          <w:rFonts w:ascii="Arial" w:hAnsi="Arial" w:cs="Arial"/>
          <w:sz w:val="28"/>
        </w:rPr>
        <w:t xml:space="preserve"> </w:t>
      </w:r>
      <w:del w:id="1067" w:author="Assessor GDSXSR" w:date="2026-10-29T21:18:41Z">
        <w:r>
          <w:rPr>
            <w:rFonts w:ascii="Arial" w:hAnsi="Arial" w:cs="Arial"/>
            <w:sz w:val="28"/>
          </w:rPr>
          <w:delText xml:space="preserve">de</w:delText>
        </w:r>
      </w:del>
      <w:ins w:id="1068" w:author="Assessor GDSXSR" w:date="2026-10-29T21:18:41Z">
        <w:r>
          <w:rPr>
            <w:rFonts w:ascii="Arial" w:hAnsi="Arial" w:cs="Arial"/>
            <w:color w:val="808080"/>
            <w:sz w:val="28"/>
          </w:rPr>
          <w:t xml:space="preserve">não</w:t>
        </w:r>
      </w:ins>
      <w:r>
        <w:rPr>
          <w:rFonts w:ascii="Arial" w:hAnsi="Arial" w:cs="Arial"/>
          <w:sz w:val="28"/>
        </w:rPr>
        <w:t xml:space="preserve"> </w:t>
      </w:r>
      <w:del w:id="1069" w:author="Assessor GDSXSR" w:date="2026-10-29T21:18:41Z">
        <w:r>
          <w:rPr>
            <w:rFonts w:ascii="Arial" w:hAnsi="Arial" w:cs="Arial"/>
            <w:sz w:val="28"/>
          </w:rPr>
          <w:delText xml:space="preserve">enquadramento</w:delText>
        </w:r>
      </w:del>
      <w:ins w:id="1070" w:author="Assessor GDSXSR" w:date="2026-10-29T21:18:41Z">
        <w:r>
          <w:rPr>
            <w:rFonts w:ascii="Arial" w:hAnsi="Arial" w:cs="Arial"/>
            <w:color w:val="808080"/>
            <w:sz w:val="28"/>
          </w:rPr>
          <w:t xml:space="preserve">pode</w:t>
        </w:r>
      </w:ins>
      <w:r>
        <w:rPr>
          <w:rFonts w:ascii="Arial" w:hAnsi="Arial" w:cs="Arial"/>
          <w:sz w:val="28"/>
        </w:rPr>
        <w:t xml:space="preserve"> </w:t>
      </w:r>
      <w:del w:id="1071" w:author="Assessor GDSXSR" w:date="2026-10-29T21:18:41Z">
        <w:r>
          <w:rPr>
            <w:rFonts w:ascii="Arial" w:hAnsi="Arial" w:cs="Arial"/>
            <w:sz w:val="28"/>
          </w:rPr>
          <w:delText xml:space="preserve">cumulativo</w:delText>
        </w:r>
      </w:del>
      <w:ins w:id="1072" w:author="Assessor GDSXSR" w:date="2026-10-29T21:18:41Z">
        <w:r>
          <w:rPr>
            <w:rFonts w:ascii="Arial" w:hAnsi="Arial" w:cs="Arial"/>
            <w:color w:val="808080"/>
            <w:sz w:val="28"/>
          </w:rPr>
          <w:t xml:space="preserve">ser enquadrada cumulativamente</w:t>
        </w:r>
      </w:ins>
      <w:r>
        <w:rPr>
          <w:rFonts w:ascii="Arial" w:hAnsi="Arial" w:cs="Arial"/>
          <w:sz w:val="28"/>
        </w:rPr>
        <w:t xml:space="preserve"> nas alíneas "f", "g" e "i" da cláusula 1.22</w:t>
      </w:r>
      <w:r>
        <w:rPr>
          <w:rFonts w:ascii="Arial" w:hAnsi="Arial" w:cs="Arial"/>
          <w:sz w:val="28"/>
        </w:rPr>
        <w:t xml:space="preserve">;</w:t>
      </w:r>
      <w:r>
        <w:rPr>
          <w:rFonts w:ascii="Arial" w:hAnsi="Arial" w:cs="Arial"/>
          <w:sz w:val="28"/>
        </w:rPr>
        <w:t xml:space="preserve"> e </w:t>
      </w:r>
      <w:r>
        <w:rPr>
          <w:rFonts w:ascii="Arial" w:hAnsi="Arial" w:cs="Arial"/>
          <w:b/>
          <w:bCs/>
          <w:sz w:val="28"/>
        </w:rPr>
        <w:t xml:space="preserve">4)</w:t>
      </w:r>
      <w:r>
        <w:rPr>
          <w:rFonts w:ascii="Arial" w:hAnsi="Arial" w:cs="Arial"/>
          <w:sz w:val="28"/>
        </w:rPr>
        <w:t xml:space="preserve"> </w:t>
      </w:r>
      <w:del w:id="1073" w:author="Assessor GDSXSR" w:date="2026-10-29T21:18:41Z">
        <w:r>
          <w:rPr>
            <w:rFonts w:ascii="Arial" w:hAnsi="Arial" w:cs="Arial"/>
            <w:sz w:val="28"/>
          </w:rPr>
          <w:delText xml:space="preserve">a adequação do</w:delText>
        </w:r>
      </w:del>
      <w:ins w:id="1074" w:author="Assessor GDSXSR" w:date="2026-10-29T21:18:41Z">
        <w:r>
          <w:rPr>
            <w:rFonts w:ascii="Arial" w:hAnsi="Arial" w:cs="Arial"/>
            <w:color w:val="808080"/>
            <w:sz w:val="28"/>
          </w:rPr>
          <w:t xml:space="preserve">o</w:t>
        </w:r>
      </w:ins>
      <w:r>
        <w:rPr>
          <w:rFonts w:ascii="Arial" w:hAnsi="Arial" w:cs="Arial"/>
          <w:sz w:val="28"/>
        </w:rPr>
        <w:t xml:space="preserve"> percentual de 10% fixado na r. sentença</w:t>
      </w:r>
      <w:ins w:id="1075" w:author="Assessor GDSXSR" w:date="2026-10-29T21:18:41Z">
        <w:r>
          <w:rPr>
            <w:rFonts w:ascii="Arial" w:hAnsi="Arial" w:cs="Arial"/>
            <w:color w:val="808080"/>
            <w:sz w:val="28"/>
          </w:rPr>
          <w:t xml:space="preserve"> é adequado</w:t>
        </w:r>
      </w:ins>
      <w:r>
        <w:rPr>
          <w:rFonts w:ascii="Arial" w:hAnsi="Arial" w:cs="Arial"/>
          <w:sz w:val="28"/>
        </w:rPr>
        <w:t xml:space="preserve">.</w:t>
      </w:r>
      <w:del w:id="1076" w:author="Assessor GDSXSR" w:date="2026-10-29T21:18:41Z">
        <w:r>
          <w:rPr>
            <w:rFonts w:ascii="Arial" w:hAnsi="Arial" w:cs="Arial"/>
            <w:sz w:val="28"/>
          </w:rPr>
          <w:delText xml:space="preserve"> </w:delText>
        </w:r>
      </w:del>
      <w:commentRangeEnd w:id="10"/>
      <w:r>
        <w:rPr>
          <w:rStyle w:val="CommentReference"/>
        </w:rPr>
        <w:commentReference w:id="10"/>
      </w:r>
    </w:p>
    <w:p w14:paraId="33E6F9BA" w14:textId="77777777" w:rsidR="007F75E1" w:rsidRDefault="007F75E1" w:rsidP="00AC06C0">
      <w:pPr>
        <w:spacing w:after="0" w:line="360" w:lineRule="auto"/>
        <w:ind w:firstLine="2268"/>
        <w:jc w:val="both"/>
        <w:rPr>
          <w:del w:id="1077" w:author="Assessor GDSXSR" w:date="2026-10-29T21:18:41Z"/>
          <w:rFonts w:ascii="Arial" w:hAnsi="Arial" w:cs="Arial"/>
          <w:sz w:val="28"/>
        </w:rPr>
      </w:pPr>
    </w:p>
    <w:p w14:paraId="26CCAD6E" w14:textId="7F72C987" w:rsidR="00586FF5" w:rsidRPr="00AC06C0" w:rsidRDefault="00DE4661" w:rsidP="00AC06C0">
      <w:pPr>
        <w:spacing w:after="0" w:line="360" w:lineRule="auto"/>
        <w:ind w:firstLine="2268"/>
        <w:jc w:val="both"/>
        <w:rPr>
          <w:del w:id="1081" w:author="Assessor GDSXSR" w:date="2026-10-29T21:18:41Z"/>
          <w:rFonts w:ascii="Arial" w:hAnsi="Arial" w:cs="Arial"/>
        </w:rPr>
      </w:pPr>
      <w:del w:id="1078" w:author="Assessor GDSXSR" w:date="2026-10-29T21:18:41Z">
        <w:r w:rsidRPr="00AC06C0">
          <w:rPr>
            <w:rFonts w:ascii="Arial" w:hAnsi="Arial" w:cs="Arial"/>
            <w:sz w:val="28"/>
          </w:rPr>
          <w:delText>Requer o desprovimento do apelo</w:delText>
        </w:r>
      </w:del>
      <w:del w:id="1079" w:author="Assessor GDSXSR" w:date="2026-10-29T21:18:41Z">
        <w:r w:rsidR="008A0805">
          <w:rPr>
            <w:rFonts w:ascii="Arial" w:hAnsi="Arial" w:cs="Arial"/>
            <w:sz w:val="28"/>
          </w:rPr>
          <w:delText xml:space="preserve"> da autora</w:delText>
        </w:r>
      </w:del>
      <w:del w:id="1080" w:author="Assessor GDSXSR" w:date="2026-10-29T21:18:41Z">
        <w:r w:rsidRPr="00AC06C0">
          <w:rPr>
            <w:rFonts w:ascii="Arial" w:hAnsi="Arial" w:cs="Arial"/>
            <w:sz w:val="28"/>
          </w:rPr>
          <w:delText>.</w:delText>
        </w:r>
      </w:del>
    </w:p>
    <w:p w14:paraId="15260EA9" w14:textId="77777777" w:rsidR="00586FF5" w:rsidRPr="00AC06C0" w:rsidRDefault="00586FF5" w:rsidP="00AC06C0">
      <w:pPr>
        <w:spacing w:after="0" w:line="360" w:lineRule="auto"/>
        <w:rPr>
          <w:rFonts w:ascii="Arial" w:hAnsi="Arial" w:cs="Arial"/>
        </w:rPr>
      </w:pPr>
    </w:p>
    <w:p w14:paraId="525B6238" w14:textId="71B467F4" w:rsidR="00870CFA" w:rsidRDefault="00DE4661" w:rsidP="007E2764">
      <w:pPr>
        <w:spacing w:after="0" w:line="360" w:lineRule="auto"/>
        <w:ind w:firstLine="2268"/>
        <w:jc w:val="both"/>
        <w:rPr>
          <w:rFonts w:ascii="Arial" w:hAnsi="Arial" w:cs="Arial"/>
          <w:sz w:val="28"/>
        </w:rPr>
      </w:pPr>
      <w:r w:rsidRPr="00AC06C0">
        <w:rPr>
          <w:rFonts w:ascii="Arial" w:hAnsi="Arial" w:cs="Arial"/>
          <w:sz w:val="28"/>
        </w:rPr>
        <w:t xml:space="preserve">Apelo da ré, </w:t>
      </w:r>
      <w:r w:rsidR="009C1B08">
        <w:rPr>
          <w:rFonts w:ascii="Arial" w:hAnsi="Arial" w:cs="Arial"/>
          <w:sz w:val="28"/>
        </w:rPr>
        <w:t>L</w:t>
      </w:r>
      <w:r w:rsidR="009C1B08" w:rsidRPr="00AC06C0">
        <w:rPr>
          <w:rFonts w:ascii="Arial" w:hAnsi="Arial" w:cs="Arial"/>
          <w:sz w:val="28"/>
        </w:rPr>
        <w:t xml:space="preserve">eticia </w:t>
      </w:r>
      <w:r w:rsidR="009C1B08">
        <w:rPr>
          <w:rFonts w:ascii="Arial" w:hAnsi="Arial" w:cs="Arial"/>
          <w:sz w:val="28"/>
        </w:rPr>
        <w:t>L</w:t>
      </w:r>
      <w:r w:rsidR="009C1B08" w:rsidRPr="00AC06C0">
        <w:rPr>
          <w:rFonts w:ascii="Arial" w:hAnsi="Arial" w:cs="Arial"/>
          <w:sz w:val="28"/>
        </w:rPr>
        <w:t xml:space="preserve">ouise </w:t>
      </w:r>
      <w:r w:rsidR="009C1B08">
        <w:rPr>
          <w:rFonts w:ascii="Arial" w:hAnsi="Arial" w:cs="Arial"/>
          <w:sz w:val="28"/>
        </w:rPr>
        <w:t>P</w:t>
      </w:r>
      <w:r w:rsidR="009C1B08" w:rsidRPr="00AC06C0">
        <w:rPr>
          <w:rFonts w:ascii="Arial" w:hAnsi="Arial" w:cs="Arial"/>
          <w:sz w:val="28"/>
        </w:rPr>
        <w:t xml:space="preserve">ereira da </w:t>
      </w:r>
      <w:r w:rsidR="009C1B08">
        <w:rPr>
          <w:rFonts w:ascii="Arial" w:hAnsi="Arial" w:cs="Arial"/>
          <w:sz w:val="28"/>
        </w:rPr>
        <w:t>F</w:t>
      </w:r>
      <w:r w:rsidR="009C1B08" w:rsidRPr="00AC06C0">
        <w:rPr>
          <w:rFonts w:ascii="Arial" w:hAnsi="Arial" w:cs="Arial"/>
          <w:sz w:val="28"/>
        </w:rPr>
        <w:t xml:space="preserve">onseca </w:t>
      </w:r>
      <w:r w:rsidRPr="00AC06C0">
        <w:rPr>
          <w:rFonts w:ascii="Arial" w:hAnsi="Arial" w:cs="Arial"/>
          <w:sz w:val="28"/>
        </w:rPr>
        <w:t xml:space="preserve">(ID 89759815), em que alega, em síntese, que: </w:t>
      </w:r>
      <w:r w:rsidRPr="00AC06C0">
        <w:rPr>
          <w:rFonts w:ascii="Arial" w:hAnsi="Arial" w:cs="Arial"/>
          <w:b/>
          <w:sz w:val="28"/>
        </w:rPr>
        <w:t>1)</w:t>
      </w:r>
      <w:r w:rsidRPr="00AC06C0">
        <w:rPr>
          <w:rFonts w:ascii="Arial" w:hAnsi="Arial" w:cs="Arial"/>
          <w:sz w:val="28"/>
        </w:rPr>
        <w:t xml:space="preserve"> não confessou o descumprimento do contrato, mas apenas admitiu o fato, cuja qualificação jurídica é matéria de direito; </w:t>
      </w:r>
      <w:r w:rsidRPr="00AC06C0">
        <w:rPr>
          <w:rFonts w:ascii="Arial" w:hAnsi="Arial" w:cs="Arial"/>
          <w:b/>
          <w:sz w:val="28"/>
        </w:rPr>
        <w:t>2)</w:t>
      </w:r>
      <w:r w:rsidRPr="00AC06C0">
        <w:rPr>
          <w:rFonts w:ascii="Arial" w:hAnsi="Arial" w:cs="Arial"/>
          <w:sz w:val="28"/>
        </w:rPr>
        <w:t xml:space="preserve"> a cláusula 1.22, alínea "g", das Condições Gerais deve ser interpretada de forma restritiva e mais favorável à consumidora, e não alcança a participação em treinamento institucional de direção segura; </w:t>
      </w:r>
      <w:r w:rsidRPr="00AC06C0">
        <w:rPr>
          <w:rFonts w:ascii="Arial" w:hAnsi="Arial" w:cs="Arial"/>
          <w:b/>
          <w:sz w:val="28"/>
        </w:rPr>
        <w:t>3)</w:t>
      </w:r>
      <w:r w:rsidRPr="00AC06C0">
        <w:rPr>
          <w:rFonts w:ascii="Arial" w:hAnsi="Arial" w:cs="Arial"/>
          <w:sz w:val="28"/>
        </w:rPr>
        <w:t xml:space="preserve"> informou a finalidade da locação no ato da contratação, e não se pode exigir da </w:t>
      </w:r>
      <w:r w:rsidRPr="00AC06C0">
        <w:rPr>
          <w:rFonts w:ascii="Arial" w:hAnsi="Arial" w:cs="Arial"/>
          <w:sz w:val="28"/>
        </w:rPr>
        <w:lastRenderedPageBreak/>
        <w:t xml:space="preserve">consumidora prova documental desse diálogo; </w:t>
      </w:r>
      <w:r w:rsidRPr="00AC06C0">
        <w:rPr>
          <w:rFonts w:ascii="Arial" w:hAnsi="Arial" w:cs="Arial"/>
          <w:b/>
          <w:sz w:val="28"/>
        </w:rPr>
        <w:t>4)</w:t>
      </w:r>
      <w:r w:rsidRPr="00AC06C0">
        <w:rPr>
          <w:rFonts w:ascii="Arial" w:hAnsi="Arial" w:cs="Arial"/>
          <w:sz w:val="28"/>
        </w:rPr>
        <w:t xml:space="preserve"> a locadora não lhe prestou informação adequada sobre a vedação e sobre a multa; </w:t>
      </w:r>
      <w:r w:rsidRPr="00AC06C0">
        <w:rPr>
          <w:rFonts w:ascii="Arial" w:hAnsi="Arial" w:cs="Arial"/>
          <w:b/>
          <w:sz w:val="28"/>
        </w:rPr>
        <w:t>5)</w:t>
      </w:r>
      <w:r w:rsidRPr="00AC06C0">
        <w:rPr>
          <w:rFonts w:ascii="Arial" w:hAnsi="Arial" w:cs="Arial"/>
          <w:sz w:val="28"/>
        </w:rPr>
        <w:t xml:space="preserve"> a telemetria, produzida unilateralmente, não prova dano ao veículo; </w:t>
      </w:r>
      <w:r w:rsidRPr="00AC06C0">
        <w:rPr>
          <w:rFonts w:ascii="Arial" w:hAnsi="Arial" w:cs="Arial"/>
          <w:b/>
          <w:sz w:val="28"/>
        </w:rPr>
        <w:t>6)</w:t>
      </w:r>
      <w:r w:rsidRPr="00AC06C0">
        <w:rPr>
          <w:rFonts w:ascii="Arial" w:hAnsi="Arial" w:cs="Arial"/>
          <w:sz w:val="28"/>
        </w:rPr>
        <w:t xml:space="preserve"> a multa calculada sobre o valor do veículo na tabela FIPE é abusiva e gera enriquecimento sem causa; </w:t>
      </w:r>
      <w:r w:rsidRPr="00AC06C0">
        <w:rPr>
          <w:rFonts w:ascii="Arial" w:hAnsi="Arial" w:cs="Arial"/>
          <w:b/>
          <w:sz w:val="28"/>
        </w:rPr>
        <w:t>7)</w:t>
      </w:r>
      <w:r w:rsidRPr="00AC06C0">
        <w:rPr>
          <w:rFonts w:ascii="Arial" w:hAnsi="Arial" w:cs="Arial"/>
          <w:sz w:val="28"/>
        </w:rPr>
        <w:t xml:space="preserve"> a expressão "até 20%" exige gradação, e a r. sentença transpôs o percentual adotado em outro processo; e </w:t>
      </w:r>
      <w:r w:rsidRPr="00AC06C0">
        <w:rPr>
          <w:rFonts w:ascii="Arial" w:hAnsi="Arial" w:cs="Arial"/>
          <w:b/>
          <w:sz w:val="28"/>
        </w:rPr>
        <w:t>8)</w:t>
      </w:r>
      <w:r w:rsidRPr="00AC06C0">
        <w:rPr>
          <w:rFonts w:ascii="Arial" w:hAnsi="Arial" w:cs="Arial"/>
          <w:sz w:val="28"/>
        </w:rPr>
        <w:t xml:space="preserve"> o termo inicial da correção monetária e dos juros deve ser revisto, pois a cobrança é controvertida e o valor, ilíquido. </w:t>
      </w:r>
    </w:p>
    <w:p w14:paraId="5B974C86" w14:textId="77777777" w:rsidR="00870CFA" w:rsidRDefault="00870CFA" w:rsidP="007E2764">
      <w:pPr>
        <w:spacing w:after="0" w:line="360" w:lineRule="auto"/>
        <w:ind w:firstLine="2268"/>
        <w:jc w:val="both"/>
        <w:rPr>
          <w:rFonts w:ascii="Arial" w:hAnsi="Arial" w:cs="Arial"/>
          <w:sz w:val="28"/>
        </w:rPr>
      </w:pPr>
    </w:p>
    <w:p w14:paraId="700D179F" w14:textId="16D3EF7D" w:rsidR="00586FF5" w:rsidRPr="00AC06C0" w:rsidRDefault="00DE4661" w:rsidP="007E2764">
      <w:pPr>
        <w:spacing w:after="0" w:line="360" w:lineRule="auto"/>
        <w:ind w:firstLine="2268"/>
        <w:jc w:val="both"/>
        <w:rPr>
          <w:rFonts w:ascii="Arial" w:hAnsi="Arial" w:cs="Arial"/>
        </w:rPr>
      </w:pPr>
      <w:r w:rsidRPr="00AC06C0">
        <w:rPr>
          <w:rFonts w:ascii="Arial" w:hAnsi="Arial" w:cs="Arial"/>
          <w:sz w:val="28"/>
        </w:rPr>
        <w:t>Requer o afastamento da multa ou, subsidiariamente, a sua redução ao valor total da locação, de R$ 582,77, ou ao valor bruto das diárias, e a incidência da atualização a partir do arbitramento ou, subsidiariamente, da citação.</w:t>
      </w:r>
    </w:p>
    <w:p w14:paraId="415031BD" w14:textId="77777777" w:rsidR="00586FF5" w:rsidRPr="00AC06C0" w:rsidRDefault="00586FF5" w:rsidP="00AC06C0">
      <w:pPr>
        <w:spacing w:after="0" w:line="360" w:lineRule="auto"/>
        <w:rPr>
          <w:del w:id="1082" w:author="Assessor GDSXSR" w:date="2026-10-29T21:18:41Z"/>
          <w:rFonts w:ascii="Arial" w:hAnsi="Arial" w:cs="Arial"/>
        </w:rPr>
      </w:pPr>
    </w:p>
    <w:p w14:paraId="3C90E69E" w14:textId="77777777" w:rsidR="00586FF5" w:rsidRPr="00AC06C0" w:rsidRDefault="00DE4661" w:rsidP="00AC06C0">
      <w:pPr>
        <w:spacing w:after="0" w:line="360" w:lineRule="auto"/>
        <w:ind w:firstLine="2268"/>
        <w:jc w:val="both"/>
        <w:rPr>
          <w:del w:id="1084" w:author="Assessor GDSXSR" w:date="2026-10-29T21:18:41Z"/>
          <w:rFonts w:ascii="Arial" w:hAnsi="Arial" w:cs="Arial"/>
        </w:rPr>
      </w:pPr>
      <w:del w:id="1083" w:author="Assessor GDSXSR" w:date="2026-10-29T21:18:41Z">
        <w:r w:rsidRPr="00AC06C0">
          <w:rPr>
            <w:rFonts w:ascii="Arial" w:hAnsi="Arial" w:cs="Arial"/>
            <w:sz w:val="28"/>
          </w:rPr>
          <w:delText>Preparo recolhido (ID 89759814).</w:delText>
        </w:r>
      </w:del>
    </w:p>
    <w:p w14:paraId="1DEC15C4" w14:textId="77777777" w:rsidR="00586FF5" w:rsidRPr="00AC06C0" w:rsidRDefault="00586FF5" w:rsidP="00AC06C0">
      <w:pPr>
        <w:spacing w:after="0" w:line="360" w:lineRule="auto"/>
        <w:rPr>
          <w:rFonts w:ascii="Arial" w:hAnsi="Arial" w:cs="Arial"/>
        </w:rPr>
      </w:pPr>
    </w:p>
    <w:p w14:paraId="7567ECAA" w14:textId="67CCAB3E" w:rsidR="009D7DFF" w:rsidRDefault="00DE4661" w:rsidP="00AC06C0">
      <w:pPr>
        <w:spacing w:after="0" w:line="360" w:lineRule="auto"/>
        <w:ind w:firstLine="2268"/>
        <w:jc w:val="both"/>
        <w:rPr>
          <w:rFonts w:ascii="Arial" w:hAnsi="Arial" w:cs="Arial"/>
          <w:sz w:val="28"/>
        </w:rPr>
      </w:pPr>
      <w:r>
        <w:rPr>
          <w:rFonts w:ascii="Arial" w:hAnsi="Arial" w:cs="Arial"/>
          <w:sz w:val="28"/>
        </w:rPr>
        <w:t xml:space="preserve">Contrarrazões da autora (ID 89759820), em que </w:t>
      </w:r>
      <w:del w:id="1085" w:author="Assessor GDSXSR" w:date="2026-10-29T21:18:41Z">
        <w:r>
          <w:rPr>
            <w:rFonts w:ascii="Arial" w:hAnsi="Arial" w:cs="Arial"/>
            <w:sz w:val="28"/>
          </w:rPr>
          <w:delText xml:space="preserve">sustenta</w:delText>
        </w:r>
      </w:del>
      <w:ins w:id="1086" w:author="Assessor GDSXSR" w:date="2026-10-29T21:18:41Z">
        <w:r>
          <w:rPr>
            <w:rFonts w:ascii="Arial" w:hAnsi="Arial" w:cs="Arial"/>
            <w:color w:val="808080"/>
            <w:sz w:val="28"/>
          </w:rPr>
          <w:t xml:space="preserve">alega que</w:t>
        </w:r>
      </w:ins>
      <w:r>
        <w:rPr>
          <w:rFonts w:ascii="Arial" w:hAnsi="Arial" w:cs="Arial"/>
          <w:sz w:val="28"/>
        </w:rPr>
        <w:t xml:space="preserve">: </w:t>
      </w:r>
      <w:r>
        <w:rPr>
          <w:rFonts w:ascii="Arial" w:hAnsi="Arial" w:cs="Arial"/>
          <w:b/>
          <w:bCs/>
          <w:sz w:val="28"/>
        </w:rPr>
        <w:t xml:space="preserve">1)</w:t>
      </w:r>
      <w:r>
        <w:rPr>
          <w:rFonts w:ascii="Arial" w:hAnsi="Arial" w:cs="Arial"/>
          <w:sz w:val="28"/>
        </w:rPr>
        <w:t xml:space="preserve"> a </w:t>
      </w:r>
      <w:del w:id="1087" w:author="Assessor GDSXSR" w:date="2026-10-29T21:18:41Z">
        <w:r>
          <w:rPr>
            <w:rFonts w:ascii="Arial" w:hAnsi="Arial" w:cs="Arial"/>
            <w:sz w:val="28"/>
          </w:rPr>
          <w:delText xml:space="preserve">confissão</w:delText>
        </w:r>
      </w:del>
      <w:ins w:id="1088" w:author="Assessor GDSXSR" w:date="2026-10-29T21:18:41Z">
        <w:r>
          <w:rPr>
            <w:rFonts w:ascii="Arial" w:hAnsi="Arial" w:cs="Arial"/>
            <w:color w:val="808080"/>
            <w:sz w:val="28"/>
          </w:rPr>
          <w:t xml:space="preserve">ré</w:t>
        </w:r>
      </w:ins>
      <w:r>
        <w:rPr>
          <w:rFonts w:ascii="Arial" w:hAnsi="Arial" w:cs="Arial"/>
          <w:sz w:val="28"/>
        </w:rPr>
        <w:t xml:space="preserve"> </w:t>
      </w:r>
      <w:del w:id="1089" w:author="Assessor GDSXSR" w:date="2026-10-29T21:18:41Z">
        <w:r>
          <w:rPr>
            <w:rFonts w:ascii="Arial" w:hAnsi="Arial" w:cs="Arial"/>
            <w:sz w:val="28"/>
          </w:rPr>
          <w:delText xml:space="preserve">do</w:delText>
        </w:r>
      </w:del>
      <w:ins w:id="1090" w:author="Assessor GDSXSR" w:date="2026-10-29T21:18:41Z">
        <w:r>
          <w:rPr>
            <w:rFonts w:ascii="Arial" w:hAnsi="Arial" w:cs="Arial"/>
            <w:color w:val="808080"/>
            <w:sz w:val="28"/>
          </w:rPr>
          <w:t xml:space="preserve">confessou o</w:t>
        </w:r>
      </w:ins>
      <w:r>
        <w:rPr>
          <w:rFonts w:ascii="Arial" w:hAnsi="Arial" w:cs="Arial"/>
          <w:sz w:val="28"/>
        </w:rPr>
        <w:t xml:space="preserve"> uso do veículo em treinamento de condutores</w:t>
      </w:r>
      <w:r>
        <w:rPr>
          <w:rFonts w:ascii="Arial" w:hAnsi="Arial" w:cs="Arial"/>
          <w:sz w:val="28"/>
        </w:rPr>
        <w:t xml:space="preserve">;</w:t>
      </w:r>
      <w:r>
        <w:rPr>
          <w:rFonts w:ascii="Arial" w:hAnsi="Arial" w:cs="Arial"/>
          <w:sz w:val="28"/>
        </w:rPr>
        <w:t xml:space="preserve"> </w:t>
      </w:r>
      <w:r>
        <w:rPr>
          <w:rFonts w:ascii="Arial" w:hAnsi="Arial" w:cs="Arial"/>
          <w:b/>
          <w:bCs/>
          <w:sz w:val="28"/>
        </w:rPr>
        <w:t xml:space="preserve">2)</w:t>
      </w:r>
      <w:r>
        <w:rPr>
          <w:rFonts w:ascii="Arial" w:hAnsi="Arial" w:cs="Arial"/>
          <w:sz w:val="28"/>
        </w:rPr>
        <w:t xml:space="preserve"> </w:t>
      </w:r>
      <w:r>
        <w:rPr>
          <w:rFonts w:ascii="Arial" w:hAnsi="Arial" w:cs="Arial"/>
          <w:sz w:val="28"/>
        </w:rPr>
        <w:t xml:space="preserve">a </w:t>
      </w:r>
      <w:del w:id="1091" w:author="Assessor GDSXSR" w:date="2026-10-29T21:18:41Z">
        <w:r>
          <w:rPr>
            <w:rFonts w:ascii="Arial" w:hAnsi="Arial" w:cs="Arial"/>
            <w:sz w:val="28"/>
          </w:rPr>
          <w:delText xml:space="preserve">validade</w:delText>
        </w:r>
      </w:del>
      <w:ins w:id="1092" w:author="Assessor GDSXSR" w:date="2026-10-29T21:18:41Z">
        <w:r>
          <w:rPr>
            <w:rFonts w:ascii="Arial" w:hAnsi="Arial" w:cs="Arial"/>
            <w:color w:val="808080"/>
            <w:sz w:val="28"/>
          </w:rPr>
          <w:t xml:space="preserve">telemetria</w:t>
        </w:r>
      </w:ins>
      <w:r>
        <w:rPr>
          <w:rFonts w:ascii="Arial" w:hAnsi="Arial" w:cs="Arial"/>
          <w:sz w:val="28"/>
        </w:rPr>
        <w:t xml:space="preserve"> </w:t>
      </w:r>
      <w:del w:id="1093" w:author="Assessor GDSXSR" w:date="2026-10-29T21:18:41Z">
        <w:r>
          <w:rPr>
            <w:rFonts w:ascii="Arial" w:hAnsi="Arial" w:cs="Arial"/>
            <w:sz w:val="28"/>
          </w:rPr>
          <w:delText xml:space="preserve">da</w:delText>
        </w:r>
      </w:del>
      <w:ins w:id="1094" w:author="Assessor GDSXSR" w:date="2026-10-29T21:18:41Z">
        <w:r>
          <w:rPr>
            <w:rFonts w:ascii="Arial" w:hAnsi="Arial" w:cs="Arial"/>
            <w:color w:val="808080"/>
            <w:sz w:val="28"/>
          </w:rPr>
          <w:t xml:space="preserve">é</w:t>
        </w:r>
      </w:ins>
      <w:r>
        <w:rPr>
          <w:rFonts w:ascii="Arial" w:hAnsi="Arial" w:cs="Arial"/>
          <w:sz w:val="28"/>
        </w:rPr>
        <w:t xml:space="preserve"> </w:t>
      </w:r>
      <w:del w:id="1095" w:author="Assessor GDSXSR" w:date="2026-10-29T21:18:41Z">
        <w:r>
          <w:rPr>
            <w:rFonts w:ascii="Arial" w:hAnsi="Arial" w:cs="Arial"/>
            <w:sz w:val="28"/>
          </w:rPr>
          <w:delText xml:space="preserve">telemetria</w:delText>
        </w:r>
      </w:del>
      <w:ins w:id="1096" w:author="Assessor GDSXSR" w:date="2026-10-29T21:18:41Z">
        <w:r>
          <w:rPr>
            <w:rFonts w:ascii="Arial" w:hAnsi="Arial" w:cs="Arial"/>
            <w:color w:val="808080"/>
            <w:sz w:val="28"/>
          </w:rPr>
          <w:t xml:space="preserve">válida</w:t>
        </w:r>
      </w:ins>
      <w:r>
        <w:rPr>
          <w:rFonts w:ascii="Arial" w:hAnsi="Arial" w:cs="Arial"/>
          <w:sz w:val="28"/>
        </w:rPr>
        <w:t xml:space="preserve">;</w:t>
      </w:r>
      <w:r>
        <w:rPr>
          <w:rFonts w:ascii="Arial" w:hAnsi="Arial" w:cs="Arial"/>
          <w:sz w:val="28"/>
        </w:rPr>
        <w:t xml:space="preserve"> </w:t>
      </w:r>
      <w:r>
        <w:rPr>
          <w:rFonts w:ascii="Arial" w:hAnsi="Arial" w:cs="Arial"/>
          <w:b/>
          <w:bCs/>
          <w:sz w:val="28"/>
        </w:rPr>
        <w:t xml:space="preserve">3)</w:t>
      </w:r>
      <w:r>
        <w:rPr>
          <w:rFonts w:ascii="Arial" w:hAnsi="Arial" w:cs="Arial"/>
          <w:sz w:val="28"/>
        </w:rPr>
        <w:t xml:space="preserve"> </w:t>
      </w:r>
      <w:del w:id="1097" w:author="Assessor GDSXSR" w:date="2026-10-29T21:18:41Z">
        <w:r>
          <w:rPr>
            <w:rFonts w:ascii="Arial" w:hAnsi="Arial" w:cs="Arial"/>
            <w:sz w:val="28"/>
          </w:rPr>
          <w:delText xml:space="preserve">a</w:delText>
        </w:r>
      </w:del>
      <w:ins w:id="1098" w:author="Assessor GDSXSR" w:date="2026-10-29T21:18:41Z">
        <w:r>
          <w:rPr>
            <w:rFonts w:ascii="Arial" w:hAnsi="Arial" w:cs="Arial"/>
            <w:color w:val="808080"/>
            <w:sz w:val="28"/>
          </w:rPr>
          <w:t xml:space="preserve">não</w:t>
        </w:r>
      </w:ins>
      <w:r>
        <w:rPr>
          <w:rFonts w:ascii="Arial" w:hAnsi="Arial" w:cs="Arial"/>
          <w:sz w:val="28"/>
        </w:rPr>
        <w:t xml:space="preserve"> </w:t>
      </w:r>
      <w:del w:id="1099" w:author="Assessor GDSXSR" w:date="2026-10-29T21:18:41Z">
        <w:r>
          <w:rPr>
            <w:rFonts w:ascii="Arial" w:hAnsi="Arial" w:cs="Arial"/>
            <w:sz w:val="28"/>
          </w:rPr>
          <w:delText xml:space="preserve">ausência de</w:delText>
        </w:r>
      </w:del>
      <w:ins w:id="1100" w:author="Assessor GDSXSR" w:date="2026-10-29T21:18:41Z">
        <w:r>
          <w:rPr>
            <w:rFonts w:ascii="Arial" w:hAnsi="Arial" w:cs="Arial"/>
            <w:color w:val="808080"/>
            <w:sz w:val="28"/>
          </w:rPr>
          <w:t xml:space="preserve">há</w:t>
        </w:r>
      </w:ins>
      <w:r>
        <w:rPr>
          <w:rFonts w:ascii="Arial" w:hAnsi="Arial" w:cs="Arial"/>
          <w:sz w:val="28"/>
        </w:rPr>
        <w:t xml:space="preserve"> prova da comunicação da finalidade da locação</w:t>
      </w:r>
      <w:r>
        <w:rPr>
          <w:rFonts w:ascii="Arial" w:hAnsi="Arial" w:cs="Arial"/>
          <w:sz w:val="28"/>
        </w:rPr>
        <w:t xml:space="preserve">;</w:t>
      </w:r>
      <w:r>
        <w:rPr>
          <w:rFonts w:ascii="Arial" w:hAnsi="Arial" w:cs="Arial"/>
          <w:sz w:val="28"/>
        </w:rPr>
        <w:t xml:space="preserve"> </w:t>
      </w:r>
      <w:r>
        <w:rPr>
          <w:rFonts w:ascii="Arial" w:hAnsi="Arial" w:cs="Arial"/>
          <w:b/>
          <w:bCs/>
          <w:sz w:val="28"/>
        </w:rPr>
        <w:t xml:space="preserve">4)</w:t>
      </w:r>
      <w:r>
        <w:rPr>
          <w:rFonts w:ascii="Arial" w:hAnsi="Arial" w:cs="Arial"/>
          <w:sz w:val="28"/>
        </w:rPr>
        <w:t xml:space="preserve"> </w:t>
      </w:r>
      <w:r>
        <w:rPr>
          <w:rFonts w:ascii="Arial" w:hAnsi="Arial" w:cs="Arial"/>
          <w:sz w:val="28"/>
        </w:rPr>
        <w:t xml:space="preserve">a </w:t>
      </w:r>
      <w:del w:id="1101" w:author="Assessor GDSXSR" w:date="2026-10-29T21:18:41Z">
        <w:r>
          <w:rPr>
            <w:rFonts w:ascii="Arial" w:hAnsi="Arial" w:cs="Arial"/>
            <w:sz w:val="28"/>
          </w:rPr>
          <w:delText xml:space="preserve">desnecessidade</w:delText>
        </w:r>
      </w:del>
      <w:ins w:id="1102" w:author="Assessor GDSXSR" w:date="2026-10-29T21:18:41Z">
        <w:r>
          <w:rPr>
            <w:rFonts w:ascii="Arial" w:hAnsi="Arial" w:cs="Arial"/>
            <w:color w:val="808080"/>
            <w:sz w:val="28"/>
          </w:rPr>
          <w:t xml:space="preserve">cláusula</w:t>
        </w:r>
      </w:ins>
      <w:r>
        <w:rPr>
          <w:rFonts w:ascii="Arial" w:hAnsi="Arial" w:cs="Arial"/>
          <w:sz w:val="28"/>
        </w:rPr>
        <w:t xml:space="preserve"> </w:t>
      </w:r>
      <w:del w:id="1103" w:author="Assessor GDSXSR" w:date="2026-10-29T21:18:41Z">
        <w:r>
          <w:rPr>
            <w:rFonts w:ascii="Arial" w:hAnsi="Arial" w:cs="Arial"/>
            <w:sz w:val="28"/>
          </w:rPr>
          <w:delText xml:space="preserve">de</w:delText>
        </w:r>
      </w:del>
      <w:ins w:id="1104" w:author="Assessor GDSXSR" w:date="2026-10-29T21:18:41Z">
        <w:r>
          <w:rPr>
            <w:rFonts w:ascii="Arial" w:hAnsi="Arial" w:cs="Arial"/>
            <w:color w:val="808080"/>
            <w:sz w:val="28"/>
          </w:rPr>
          <w:t xml:space="preserve">penal é exigível sem</w:t>
        </w:r>
      </w:ins>
      <w:r>
        <w:rPr>
          <w:rFonts w:ascii="Arial" w:hAnsi="Arial" w:cs="Arial"/>
          <w:sz w:val="28"/>
        </w:rPr>
        <w:t xml:space="preserve"> prova de dano</w:t>
      </w:r>
      <w:del w:id="1105" w:author="Assessor GDSXSR" w:date="2026-10-29T21:18:41Z">
        <w:r>
          <w:rPr>
            <w:rFonts w:ascii="Arial" w:hAnsi="Arial" w:cs="Arial"/>
            <w:sz w:val="28"/>
          </w:rPr>
          <w:delText xml:space="preserve"> para a exigência da cláusula penal</w:delText>
        </w:r>
      </w:del>
      <w:r>
        <w:rPr>
          <w:rFonts w:ascii="Arial" w:hAnsi="Arial" w:cs="Arial"/>
          <w:sz w:val="28"/>
        </w:rPr>
        <w:t xml:space="preserve">;</w:t>
      </w:r>
      <w:r>
        <w:rPr>
          <w:rFonts w:ascii="Arial" w:hAnsi="Arial" w:cs="Arial"/>
          <w:sz w:val="28"/>
        </w:rPr>
        <w:t xml:space="preserve"> e </w:t>
      </w:r>
      <w:r>
        <w:rPr>
          <w:rFonts w:ascii="Arial" w:hAnsi="Arial" w:cs="Arial"/>
          <w:b/>
          <w:bCs/>
          <w:sz w:val="28"/>
        </w:rPr>
        <w:t xml:space="preserve">5)</w:t>
      </w:r>
      <w:r>
        <w:rPr>
          <w:rFonts w:ascii="Arial" w:hAnsi="Arial" w:cs="Arial"/>
          <w:sz w:val="28"/>
        </w:rPr>
        <w:t xml:space="preserve"> </w:t>
      </w:r>
      <w:del w:id="1106" w:author="Assessor GDSXSR" w:date="2026-10-29T21:18:41Z">
        <w:r>
          <w:rPr>
            <w:rFonts w:ascii="Arial" w:hAnsi="Arial" w:cs="Arial"/>
            <w:sz w:val="28"/>
          </w:rPr>
          <w:delText xml:space="preserve">o</w:delText>
        </w:r>
      </w:del>
      <w:ins w:id="1107" w:author="Assessor GDSXSR" w:date="2026-10-29T21:18:41Z">
        <w:r>
          <w:rPr>
            <w:rFonts w:ascii="Arial" w:hAnsi="Arial" w:cs="Arial"/>
            <w:color w:val="808080"/>
            <w:sz w:val="28"/>
          </w:rPr>
          <w:t xml:space="preserve">é</w:t>
        </w:r>
      </w:ins>
      <w:r>
        <w:rPr>
          <w:rFonts w:ascii="Arial" w:hAnsi="Arial" w:cs="Arial"/>
          <w:sz w:val="28"/>
        </w:rPr>
        <w:t xml:space="preserve"> </w:t>
      </w:r>
      <w:del w:id="1108" w:author="Assessor GDSXSR" w:date="2026-10-29T21:18:41Z">
        <w:r>
          <w:rPr>
            <w:rFonts w:ascii="Arial" w:hAnsi="Arial" w:cs="Arial"/>
            <w:sz w:val="28"/>
          </w:rPr>
          <w:delText xml:space="preserve">descabimento</w:delText>
        </w:r>
      </w:del>
      <w:ins w:id="1109" w:author="Assessor GDSXSR" w:date="2026-10-29T21:18:41Z">
        <w:r>
          <w:rPr>
            <w:rFonts w:ascii="Arial" w:hAnsi="Arial" w:cs="Arial"/>
            <w:color w:val="808080"/>
            <w:sz w:val="28"/>
          </w:rPr>
          <w:t xml:space="preserve">descabida</w:t>
        </w:r>
      </w:ins>
      <w:r>
        <w:rPr>
          <w:rFonts w:ascii="Arial" w:hAnsi="Arial" w:cs="Arial"/>
          <w:sz w:val="28"/>
        </w:rPr>
        <w:t xml:space="preserve"> </w:t>
      </w:r>
      <w:del w:id="1110" w:author="Assessor GDSXSR" w:date="2026-10-29T21:18:41Z">
        <w:r>
          <w:rPr>
            <w:rFonts w:ascii="Arial" w:hAnsi="Arial" w:cs="Arial"/>
            <w:sz w:val="28"/>
          </w:rPr>
          <w:delText xml:space="preserve">da</w:delText>
        </w:r>
      </w:del>
      <w:ins w:id="1111" w:author="Assessor GDSXSR" w:date="2026-10-29T21:18:41Z">
        <w:r>
          <w:rPr>
            <w:rFonts w:ascii="Arial" w:hAnsi="Arial" w:cs="Arial"/>
            <w:color w:val="808080"/>
            <w:sz w:val="28"/>
          </w:rPr>
          <w:t xml:space="preserve">a</w:t>
        </w:r>
      </w:ins>
      <w:r>
        <w:rPr>
          <w:rFonts w:ascii="Arial" w:hAnsi="Arial" w:cs="Arial"/>
          <w:sz w:val="28"/>
        </w:rPr>
        <w:t xml:space="preserve"> redução da multa ao valor da locação.</w:t>
      </w:r>
      <w:del w:id="1112" w:author="Assessor GDSXSR" w:date="2026-10-29T21:18:41Z">
        <w:r>
          <w:rPr>
            <w:rFonts w:ascii="Arial" w:hAnsi="Arial" w:cs="Arial"/>
            <w:sz w:val="28"/>
          </w:rPr>
          <w:delText xml:space="preserve"> </w:delText>
        </w:r>
      </w:del>
    </w:p>
    <w:p w14:paraId="28638239" w14:textId="77777777" w:rsidR="009D7DFF" w:rsidRDefault="009D7DFF" w:rsidP="00AC06C0">
      <w:pPr>
        <w:spacing w:after="0" w:line="360" w:lineRule="auto"/>
        <w:ind w:firstLine="2268"/>
        <w:jc w:val="both"/>
        <w:rPr>
          <w:del w:id="1113" w:author="Assessor GDSXSR" w:date="2026-10-29T21:18:41Z"/>
          <w:rFonts w:ascii="Arial" w:hAnsi="Arial" w:cs="Arial"/>
          <w:sz w:val="28"/>
        </w:rPr>
      </w:pPr>
    </w:p>
    <w:p w14:paraId="050BB5EE" w14:textId="07F30066" w:rsidR="00586FF5" w:rsidRPr="00AC06C0" w:rsidRDefault="00DE4661" w:rsidP="00AC06C0">
      <w:pPr>
        <w:spacing w:after="0" w:line="360" w:lineRule="auto"/>
        <w:ind w:firstLine="2268"/>
        <w:jc w:val="both"/>
        <w:rPr>
          <w:del w:id="1117" w:author="Assessor GDSXSR" w:date="2026-10-29T21:18:41Z"/>
          <w:rFonts w:ascii="Arial" w:hAnsi="Arial" w:cs="Arial"/>
        </w:rPr>
      </w:pPr>
      <w:del w:id="1114" w:author="Assessor GDSXSR" w:date="2026-10-29T21:18:41Z">
        <w:r w:rsidRPr="00AC06C0">
          <w:rPr>
            <w:rFonts w:ascii="Arial" w:hAnsi="Arial" w:cs="Arial"/>
            <w:sz w:val="28"/>
          </w:rPr>
          <w:delText>Requer o desprovimento do apelo</w:delText>
        </w:r>
      </w:del>
      <w:del w:id="1115" w:author="Assessor GDSXSR" w:date="2026-10-29T21:18:41Z">
        <w:r w:rsidR="009C1B08">
          <w:rPr>
            <w:rFonts w:ascii="Arial" w:hAnsi="Arial" w:cs="Arial"/>
            <w:sz w:val="28"/>
          </w:rPr>
          <w:delText xml:space="preserve"> da ré</w:delText>
        </w:r>
      </w:del>
      <w:del w:id="1116" w:author="Assessor GDSXSR" w:date="2026-10-29T21:18:41Z">
        <w:r w:rsidRPr="00AC06C0">
          <w:rPr>
            <w:rFonts w:ascii="Arial" w:hAnsi="Arial" w:cs="Arial"/>
            <w:sz w:val="28"/>
          </w:rPr>
          <w:delText>.</w:delText>
        </w:r>
      </w:del>
    </w:p>
    <w:p w14:paraId="2D4F2801" w14:textId="77777777" w:rsidR="00586FF5" w:rsidRPr="00AC06C0" w:rsidRDefault="00586FF5" w:rsidP="00AC06C0">
      <w:pPr>
        <w:spacing w:after="0" w:line="360" w:lineRule="auto"/>
        <w:rPr>
          <w:rFonts w:ascii="Arial" w:hAnsi="Arial" w:cs="Arial"/>
        </w:rPr>
      </w:pPr>
    </w:p>
    <w:p w14:paraId="50BE7F3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o relatório.</w:t>
      </w:r>
    </w:p>
    <w:p w14:paraId="37231415" w14:textId="77777777" w:rsidR="00586FF5" w:rsidRPr="00AC06C0" w:rsidRDefault="00586FF5" w:rsidP="00AC06C0">
      <w:pPr>
        <w:spacing w:after="0" w:line="360" w:lineRule="auto"/>
        <w:rPr>
          <w:rFonts w:ascii="Arial" w:hAnsi="Arial" w:cs="Arial"/>
        </w:rPr>
      </w:pPr>
    </w:p>
    <w:p w14:paraId="2DA79B94" w14:textId="77777777" w:rsidR="00870CFA" w:rsidRDefault="00870CFA" w:rsidP="00AC06C0">
      <w:pPr>
        <w:pStyle w:val="Ttulos"/>
        <w:spacing w:before="0" w:after="0"/>
        <w:rPr>
          <w:del w:id="1255" w:author="Assessor GDSXSR" w:date="2026-10-29T21:18:41Z"/>
          <w:rFonts w:cs="Arial"/>
        </w:rPr>
      </w:pPr>
    </w:p>
    <w:p w14:paraId="656AE46B" w14:textId="77777777" w:rsidR="00870CFA" w:rsidRDefault="00870CFA" w:rsidP="00AC06C0">
      <w:pPr>
        <w:pStyle w:val="Ttulos"/>
        <w:spacing w:before="0" w:after="0"/>
        <w:rPr>
          <w:del w:id="1256" w:author="Assessor GDSXSR" w:date="2026-10-29T21:18:41Z"/>
          <w:rFonts w:cs="Arial"/>
        </w:rPr>
      </w:pPr>
    </w:p>
    <w:p w14:paraId="2AD675E7" w14:textId="77777777" w:rsidR="00870CFA" w:rsidRDefault="00870CFA" w:rsidP="008A0805">
      <w:pPr>
        <w:pStyle w:val="Ttulos"/>
        <w:spacing w:before="0" w:after="0"/>
        <w:jc w:val="left"/>
        <w:rPr>
          <w:del w:id="1257" w:author="Assessor GDSXSR" w:date="2026-10-29T21:18:41Z"/>
          <w:rFonts w:cs="Arial"/>
        </w:rPr>
      </w:pPr>
    </w:p>
    <w:p w14:paraId="43E9F4CB" w14:textId="77777777" w:rsidR="00870CFA" w:rsidRDefault="00870CFA" w:rsidP="00AC06C0">
      <w:pPr>
        <w:pStyle w:val="Ttulos"/>
        <w:spacing w:before="0" w:after="0"/>
        <w:rPr>
          <w:del w:id="1258" w:author="Assessor GDSXSR" w:date="2026-10-29T21:18:41Z"/>
          <w:rFonts w:cs="Arial"/>
        </w:rPr>
      </w:pPr>
    </w:p>
    <w:p w14:paraId="57C63ED2" w14:textId="0075D7F1" w:rsidR="00586FF5" w:rsidRPr="00AC06C0" w:rsidRDefault="00DE4661" w:rsidP="00AC06C0">
      <w:pPr>
        <w:pStyle w:val="Ttulos"/>
        <w:pageBreakBefore/>
        <w:spacing w:before="0" w:after="0"/>
        <w:rPr>
          <w:rFonts w:cs="Arial"/>
        </w:rPr>
        <w:pPrChange w:id="1260" w:author="Assessor GDSXSR" w:date="2026-10-29T21:18:41Z">
          <w:pPr>
            <w:pStyle w:val="Ttulos"/>
            <w:spacing w:before="0" w:after="0"/>
          </w:pPr>
        </w:pPrChange>
      </w:pPr>
      <w:r w:rsidRPr="00AC06C0">
        <w:rPr>
          <w:rFonts w:cs="Arial"/>
        </w:rPr>
        <w:t>VOTO</w:t>
      </w:r>
    </w:p>
    <w:p w14:paraId="6B64EC48" w14:textId="77777777" w:rsidR="00586FF5" w:rsidRPr="00AC06C0" w:rsidRDefault="00586FF5" w:rsidP="00AC06C0">
      <w:pPr>
        <w:spacing w:after="0" w:line="360" w:lineRule="auto"/>
        <w:rPr>
          <w:rFonts w:ascii="Arial" w:hAnsi="Arial" w:cs="Arial"/>
        </w:rPr>
      </w:pPr>
    </w:p>
    <w:p w14:paraId="19C978E0" w14:textId="77777777" w:rsidR="00586FF5" w:rsidRPr="009D7DFF" w:rsidRDefault="00DE4661" w:rsidP="009D7DFF">
      <w:pPr>
        <w:spacing w:after="0" w:line="360" w:lineRule="auto"/>
        <w:jc w:val="both"/>
        <w:rPr>
          <w:rFonts w:ascii="Arial" w:hAnsi="Arial" w:cs="Arial"/>
          <w:b/>
          <w:bCs/>
        </w:rPr>
      </w:pPr>
      <w:r w:rsidRPr="009D7DFF">
        <w:rPr>
          <w:rFonts w:ascii="Arial" w:hAnsi="Arial" w:cs="Arial"/>
          <w:b/>
          <w:bCs/>
          <w:sz w:val="28"/>
        </w:rPr>
        <w:t>O Senhor Desembargador SÉRGIO ROCHA – Relator.</w:t>
      </w:r>
    </w:p>
    <w:p w14:paraId="612EE072" w14:textId="77777777" w:rsidR="00586FF5" w:rsidRPr="00AC06C0" w:rsidRDefault="00586FF5" w:rsidP="00AC06C0">
      <w:pPr>
        <w:spacing w:after="0" w:line="360" w:lineRule="auto"/>
        <w:rPr>
          <w:rFonts w:ascii="Arial" w:hAnsi="Arial" w:cs="Arial"/>
        </w:rPr>
      </w:pPr>
    </w:p>
    <w:p w14:paraId="5E6562A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Ação ajuizada em 14/11/2025. Sentença proferida em 08/06/2026. Apelos interpostos em 30/06/2026 e 02/07/2026. Valor da causa: R$ 42.192,20.</w:t>
      </w:r>
    </w:p>
    <w:p w14:paraId="7286C0C9" w14:textId="77777777" w:rsidR="00586FF5" w:rsidRPr="00AC06C0" w:rsidRDefault="00586FF5" w:rsidP="00AC06C0">
      <w:pPr>
        <w:spacing w:after="0" w:line="360" w:lineRule="auto"/>
        <w:rPr>
          <w:rFonts w:ascii="Arial" w:hAnsi="Arial" w:cs="Arial"/>
        </w:rPr>
      </w:pPr>
    </w:p>
    <w:p w14:paraId="369EE597" w14:textId="3E6AB4E0" w:rsidR="00586FF5" w:rsidRPr="00AC06C0" w:rsidRDefault="00DE4661" w:rsidP="00AC06C0">
      <w:pPr>
        <w:pStyle w:val="Ttulos"/>
        <w:spacing w:before="0" w:after="0"/>
        <w:rPr>
          <w:rFonts w:cs="Arial"/>
        </w:rPr>
      </w:pPr>
      <w:commentRangeStart w:id="11"/>
      <w:r>
        <w:rPr>
          <w:rFonts w:cs="Arial"/>
        </w:rPr>
        <w:t xml:space="preserve">APELO DA RÉ, </w:t>
      </w:r>
      <w:del w:id="1118" w:author="Assessor GDSXSR" w:date="2026-10-29T21:18:41Z">
        <w:r>
          <w:rPr>
            <w:rFonts w:cs="Arial"/>
          </w:rPr>
          <w:delText xml:space="preserve">LET</w:delText>
        </w:r>
        <w:r>
          <w:rPr>
            <w:rFonts w:cs="Arial"/>
          </w:rPr>
          <w:delText xml:space="preserve">Í</w:delText>
        </w:r>
        <w:r>
          <w:rPr>
            <w:rFonts w:cs="Arial"/>
          </w:rPr>
          <w:delText xml:space="preserve">CIA</w:delText>
        </w:r>
      </w:del>
      <w:ins w:id="1119" w:author="Assessor GDSXSR" w:date="2026-10-29T21:18:41Z">
        <w:r>
          <w:rPr>
            <w:rFonts w:cs="Arial"/>
            <w:color w:val="808080"/>
          </w:rPr>
          <w:t xml:space="preserve">LETICIA</w:t>
        </w:r>
      </w:ins>
      <w:r>
        <w:rPr>
          <w:rFonts w:cs="Arial"/>
        </w:rPr>
        <w:t xml:space="preserve"> LOUISE PEREIRA DA FONSECA</w:t>
      </w:r>
      <w:commentRangeEnd w:id="11"/>
      <w:r>
        <w:rPr>
          <w:rStyle w:val="CommentReference"/>
        </w:rPr>
        <w:commentReference w:id="11"/>
      </w:r>
    </w:p>
    <w:p w14:paraId="08DAB464" w14:textId="77777777" w:rsidR="00586FF5" w:rsidRPr="00AC06C0" w:rsidRDefault="00586FF5" w:rsidP="00AC06C0">
      <w:pPr>
        <w:spacing w:after="0" w:line="360" w:lineRule="auto"/>
        <w:rPr>
          <w:rFonts w:ascii="Arial" w:hAnsi="Arial" w:cs="Arial"/>
        </w:rPr>
      </w:pPr>
    </w:p>
    <w:p w14:paraId="49470E55"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Presentes os pressupostos de admissibilidade, conheço do apelo interposto pela ré.</w:t>
      </w:r>
    </w:p>
    <w:p w14:paraId="45FDC0F3" w14:textId="77777777" w:rsidR="00586FF5" w:rsidRPr="00AC06C0" w:rsidRDefault="00586FF5" w:rsidP="00AC06C0">
      <w:pPr>
        <w:spacing w:after="0" w:line="360" w:lineRule="auto"/>
        <w:rPr>
          <w:rFonts w:ascii="Arial" w:hAnsi="Arial" w:cs="Arial"/>
        </w:rPr>
      </w:pPr>
    </w:p>
    <w:p w14:paraId="32DFFD99" w14:textId="77777777" w:rsidR="00586FF5" w:rsidRPr="009D7DFF" w:rsidRDefault="00DE4661" w:rsidP="00AC06C0">
      <w:pPr>
        <w:pStyle w:val="Ttulos"/>
        <w:spacing w:before="0" w:after="0"/>
        <w:rPr>
          <w:rFonts w:cs="Arial"/>
          <w:b w:val="0"/>
          <w:bCs/>
        </w:rPr>
      </w:pPr>
      <w:r w:rsidRPr="009D7DFF">
        <w:rPr>
          <w:rFonts w:cs="Arial"/>
          <w:b w:val="0"/>
          <w:bCs/>
          <w:highlight w:val="yellow"/>
          <w:rPrChange w:id="1120" w:author="Assessor GDSXSR" w:date="2026-10-29T21:18:41Z">
            <w:rPr>
              <w:rFonts w:cs="Arial"/>
              <w:b w:val="0"/>
              <w:bCs/>
            </w:rPr>
          </w:rPrChange>
        </w:rPr>
        <w:t>DA CONFIGURAÇÃO DO USO INADEQUADO DO VEÍCULO LOCADO</w:t>
      </w:r>
    </w:p>
    <w:p w14:paraId="5610AFD2" w14:textId="77777777" w:rsidR="00586FF5" w:rsidRPr="00AC06C0" w:rsidRDefault="00586FF5" w:rsidP="00AC06C0">
      <w:pPr>
        <w:spacing w:after="0" w:line="360" w:lineRule="auto"/>
        <w:rPr>
          <w:rFonts w:ascii="Arial" w:hAnsi="Arial" w:cs="Arial"/>
        </w:rPr>
      </w:pPr>
    </w:p>
    <w:p w14:paraId="5935F1F1"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w:t>
      </w:r>
      <w:del w:id="1122" w:author="Assessor GDSXSR" w:date="2026-10-29T21:18:41Z">
        <w:r>
          <w:rPr>
            <w:rFonts w:ascii="Arial" w:hAnsi="Arial" w:cs="Arial"/>
            <w:sz w:val="28"/>
          </w:rPr>
          <w:delText xml:space="preserve">, em síntese,</w:delText>
        </w:r>
      </w:del>
      <w:r>
        <w:rPr>
          <w:rFonts w:ascii="Arial" w:hAnsi="Arial" w:cs="Arial"/>
          <w:sz w:val="28"/>
        </w:rPr>
        <w:t xml:space="preserve"> que: </w:t>
      </w:r>
      <w:r>
        <w:rPr>
          <w:rFonts w:ascii="Arial" w:hAnsi="Arial" w:cs="Arial"/>
          <w:b/>
          <w:bCs/>
          <w:sz w:val="28"/>
        </w:rPr>
        <w:t xml:space="preserve">1)</w:t>
      </w:r>
      <w:r>
        <w:rPr>
          <w:rFonts w:ascii="Arial" w:hAnsi="Arial" w:cs="Arial"/>
          <w:sz w:val="28"/>
        </w:rPr>
        <w:t xml:space="preserve"> não confessou o descumprimento do contrato, mas apenas admitiu o fato, cuja qualificação jurídica é matéria de direito; </w:t>
      </w:r>
      <w:r>
        <w:rPr>
          <w:rFonts w:ascii="Arial" w:hAnsi="Arial" w:cs="Arial"/>
          <w:b/>
          <w:bCs/>
          <w:sz w:val="28"/>
        </w:rPr>
        <w:t xml:space="preserve">2)</w:t>
      </w:r>
      <w:r>
        <w:rPr>
          <w:rFonts w:ascii="Arial" w:hAnsi="Arial" w:cs="Arial"/>
          <w:sz w:val="28"/>
        </w:rPr>
        <w:t xml:space="preserve"> a cláusula 1.22, alínea "g", das Condições Gerais é limitativa de direito em contrato de adesão e deve ser interpretada de forma restritiva e mais favorável à consumidora, de modo que não alcança a participação em treinamento institucional de direção segura, em instalação oficial da Polícia Militar do Distrito Federal; </w:t>
      </w:r>
      <w:r>
        <w:rPr>
          <w:rFonts w:ascii="Arial" w:hAnsi="Arial" w:cs="Arial"/>
          <w:b/>
          <w:bCs/>
          <w:sz w:val="28"/>
        </w:rPr>
        <w:t xml:space="preserve">3)</w:t>
      </w:r>
      <w:r>
        <w:rPr>
          <w:rFonts w:ascii="Arial" w:hAnsi="Arial" w:cs="Arial"/>
          <w:sz w:val="28"/>
        </w:rPr>
        <w:t xml:space="preserve"> informou a finalidade da locação no ato da contratação, e não se pode exigir da consumidora prova documental do diálogo com a preposta da locadora; e </w:t>
      </w:r>
      <w:r>
        <w:rPr>
          <w:rFonts w:ascii="Arial" w:hAnsi="Arial" w:cs="Arial"/>
          <w:b/>
          <w:bCs/>
          <w:sz w:val="28"/>
        </w:rPr>
        <w:t xml:space="preserve">4)</w:t>
      </w:r>
      <w:r>
        <w:rPr>
          <w:rFonts w:ascii="Arial" w:hAnsi="Arial" w:cs="Arial"/>
          <w:sz w:val="28"/>
        </w:rPr>
        <w:t xml:space="preserve"> a locadora não lhe prestou informação adequada e ostensiva sobre a vedação e sobre a multa.</w:t>
      </w:r>
    </w:p>
    <w:p w14:paraId="058F7E8D" w14:textId="77777777" w:rsidR="00586FF5" w:rsidRPr="00AC06C0" w:rsidRDefault="00586FF5" w:rsidP="00AC06C0">
      <w:pPr>
        <w:spacing w:after="0" w:line="360" w:lineRule="auto"/>
        <w:rPr>
          <w:rFonts w:ascii="Arial" w:hAnsi="Arial" w:cs="Arial"/>
        </w:rPr>
      </w:pPr>
    </w:p>
    <w:p w14:paraId="6CF68C1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lastRenderedPageBreak/>
        <w:t>Requer a reforma da r. sentença para afastar a condenação ao pagamento da multa contratual (ID 89759815).</w:t>
      </w:r>
    </w:p>
    <w:p w14:paraId="49690FEB" w14:textId="77777777" w:rsidR="00586FF5" w:rsidRPr="00AC06C0" w:rsidRDefault="00586FF5" w:rsidP="00AC06C0">
      <w:pPr>
        <w:spacing w:after="0" w:line="360" w:lineRule="auto"/>
        <w:rPr>
          <w:rFonts w:ascii="Arial" w:hAnsi="Arial" w:cs="Arial"/>
        </w:rPr>
      </w:pPr>
    </w:p>
    <w:p w14:paraId="5E9481D0"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Change w:id="1121" w:author="Assessor GDSXSR" w:date="2026-10-29T21:18:41Z">
            <w:rPr>
              <w:rFonts w:ascii="Arial" w:hAnsi="Arial" w:cs="Arial"/>
              <w:sz w:val="28"/>
            </w:rPr>
          </w:rPrChange>
        </w:rPr>
        <w:t>Sem razão.</w:t>
      </w:r>
    </w:p>
    <w:p w14:paraId="0244E16E" w14:textId="77777777" w:rsidR="00586FF5" w:rsidRPr="00AC06C0" w:rsidRDefault="00586FF5" w:rsidP="00AC06C0">
      <w:pPr>
        <w:spacing w:after="0" w:line="360" w:lineRule="auto"/>
        <w:rPr>
          <w:rFonts w:ascii="Arial" w:hAnsi="Arial" w:cs="Arial"/>
        </w:rPr>
      </w:pPr>
    </w:p>
    <w:p w14:paraId="2788FCC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incontroverso que a ré utilizou o veículo locado em 27/08/2025, no Centro de Ensino e Treinamento Especializado de Segurança Pública da Polícia Militar do Distrito Federal (CETESP/PMDF), para participar de treinamento de direção defensiva e evasiva (ID 89759690).</w:t>
      </w:r>
    </w:p>
    <w:p w14:paraId="4D55FA2B" w14:textId="77777777" w:rsidR="00586FF5" w:rsidRPr="00AC06C0" w:rsidRDefault="00586FF5" w:rsidP="00AC06C0">
      <w:pPr>
        <w:spacing w:after="0" w:line="360" w:lineRule="auto"/>
        <w:rPr>
          <w:rFonts w:ascii="Arial" w:hAnsi="Arial" w:cs="Arial"/>
        </w:rPr>
      </w:pPr>
    </w:p>
    <w:p w14:paraId="766B23FA" w14:textId="77777777" w:rsidR="00586FF5" w:rsidRPr="00AC06C0" w:rsidRDefault="00DE4661" w:rsidP="00AC06C0">
      <w:pPr>
        <w:spacing w:after="0" w:line="360" w:lineRule="auto"/>
        <w:ind w:firstLine="2268"/>
        <w:jc w:val="both"/>
        <w:rPr>
          <w:rFonts w:ascii="Arial" w:hAnsi="Arial" w:cs="Arial"/>
        </w:rPr>
      </w:pPr>
      <w:commentRangeStart w:id="12"/>
      <w:r w:rsidRPr="00AC06C0">
        <w:rPr>
          <w:rFonts w:ascii="Arial" w:hAnsi="Arial" w:cs="Arial"/>
          <w:sz w:val="28"/>
          <w:highlight w:val="yellow"/>
          <w:rPrChange w:id="1123" w:author="Assessor GDSXSR" w:date="2026-10-29T21:18:41Z">
            <w:rPr>
              <w:rFonts w:ascii="Arial" w:hAnsi="Arial" w:cs="Arial"/>
              <w:sz w:val="28"/>
            </w:rPr>
          </w:rPrChange>
        </w:rPr>
        <w:t>A cláusula 1.22, alínea "g", das Condições Gerais do Contrato de Aluguel de Carros e Seguro define como uso inadequado do carro "treinar motoristas/condutores em qualquer situação" (ID 89759670).</w:t>
      </w:r>
      <w:commentRangeEnd w:id="12"/>
      <w:r>
        <w:rPr>
          <w:rStyle w:val="CommentReference"/>
        </w:rPr>
        <w:commentReference w:id="12"/>
      </w:r>
    </w:p>
    <w:p w14:paraId="07501E4B" w14:textId="77777777" w:rsidR="00586FF5" w:rsidRPr="00AC06C0" w:rsidRDefault="00586FF5" w:rsidP="00AC06C0">
      <w:pPr>
        <w:spacing w:after="0" w:line="360" w:lineRule="auto"/>
        <w:rPr>
          <w:rFonts w:ascii="Arial" w:hAnsi="Arial" w:cs="Arial"/>
        </w:rPr>
      </w:pPr>
    </w:p>
    <w:p w14:paraId="27A6C91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r. sentença, cujos argumentos acolho, está bem fundamentada e rebate as alegações do apelo (ID 89759809):</w:t>
      </w:r>
    </w:p>
    <w:p w14:paraId="447D206B" w14:textId="77777777" w:rsidR="00586FF5" w:rsidRPr="00AC06C0" w:rsidRDefault="00586FF5" w:rsidP="00AC06C0">
      <w:pPr>
        <w:spacing w:after="0" w:line="360" w:lineRule="auto"/>
        <w:rPr>
          <w:rFonts w:ascii="Arial" w:hAnsi="Arial" w:cs="Arial"/>
        </w:rPr>
      </w:pPr>
    </w:p>
    <w:p w14:paraId="0F517108" w14:textId="1E0C019F" w:rsidR="00586FF5" w:rsidRPr="00AC06C0" w:rsidRDefault="00DE4661" w:rsidP="00AC06C0">
      <w:pPr>
        <w:pStyle w:val="Citao"/>
        <w:spacing w:before="0" w:after="0" w:line="360" w:lineRule="auto"/>
        <w:jc w:val="both"/>
        <w:rPr>
          <w:rFonts w:cs="Arial"/>
        </w:rPr>
      </w:pPr>
      <w:r w:rsidRPr="00AC06C0">
        <w:rPr>
          <w:rFonts w:cs="Arial"/>
        </w:rPr>
        <w:t>"</w:t>
      </w:r>
      <w:r w:rsidR="00870CFA">
        <w:rPr>
          <w:rFonts w:cs="Arial"/>
        </w:rPr>
        <w:t xml:space="preserve">(...) </w:t>
      </w:r>
      <w:r w:rsidRPr="00AC06C0">
        <w:rPr>
          <w:rFonts w:cs="Arial"/>
        </w:rPr>
        <w:t>A parte ré não nega que o veículo foi empregado em treinamento de condutores. Ao contrário, detalha que a atividade envolveu técnicas de 'direção defensiva quanto em direção evasiva e demais situações que possam os colocar em adversidade no trânsito', conforme o e-mail oficial da Embaixada do Reino Unido do ID 270480112.</w:t>
      </w:r>
    </w:p>
    <w:p w14:paraId="4269F04F" w14:textId="77777777" w:rsidR="00586FF5" w:rsidRPr="00AC06C0" w:rsidRDefault="00DE4661" w:rsidP="00AC06C0">
      <w:pPr>
        <w:pStyle w:val="Citao"/>
        <w:spacing w:before="0" w:after="0" w:line="360" w:lineRule="auto"/>
        <w:jc w:val="both"/>
        <w:rPr>
          <w:rFonts w:cs="Arial"/>
        </w:rPr>
      </w:pPr>
      <w:r w:rsidRPr="00AC06C0">
        <w:rPr>
          <w:rFonts w:cs="Arial"/>
        </w:rPr>
        <w:t xml:space="preserve">A despeito da inegável relevância institucional do treinamento — promovido por missões diplomáticas em parceria com a PMDF, em preparação para a COP30 —, a finalidade pública da </w:t>
      </w:r>
      <w:r w:rsidRPr="00AC06C0">
        <w:rPr>
          <w:rFonts w:cs="Arial"/>
        </w:rPr>
        <w:lastRenderedPageBreak/>
        <w:t>atividade não desnatura a violação objetiva da vedação contratual.</w:t>
      </w:r>
    </w:p>
    <w:p w14:paraId="7534ED93" w14:textId="77777777" w:rsidR="00586FF5" w:rsidRPr="00AC06C0" w:rsidRDefault="00DE4661" w:rsidP="00AC06C0">
      <w:pPr>
        <w:pStyle w:val="Citao"/>
        <w:spacing w:before="0" w:after="0" w:line="360" w:lineRule="auto"/>
        <w:jc w:val="both"/>
        <w:rPr>
          <w:rFonts w:cs="Arial"/>
        </w:rPr>
      </w:pPr>
      <w:r w:rsidRPr="00AC06C0">
        <w:rPr>
          <w:rFonts w:cs="Arial"/>
          <w:u w:val="single"/>
        </w:rPr>
        <w:t>A cláusula 1.22, alínea 'g', proíbe treinar motoristas/condutores 'em qualquer situação', sem excepcionar treinamentos institucionais, governamentais ou de segurança.</w:t>
      </w:r>
      <w:r w:rsidRPr="00AC06C0">
        <w:rPr>
          <w:rFonts w:cs="Arial"/>
        </w:rPr>
        <w:t xml:space="preserve"> Trata-se de vedação ampla e genérica, cujo sentido literal não comporta a distinção pretendida pela defesa.</w:t>
      </w:r>
    </w:p>
    <w:p w14:paraId="0A8B094E" w14:textId="77777777" w:rsidR="00586FF5" w:rsidRPr="00AC06C0" w:rsidRDefault="00DE4661" w:rsidP="00AC06C0">
      <w:pPr>
        <w:pStyle w:val="Citao"/>
        <w:spacing w:before="0" w:after="0" w:line="360" w:lineRule="auto"/>
        <w:jc w:val="both"/>
        <w:rPr>
          <w:rFonts w:cs="Arial"/>
        </w:rPr>
      </w:pPr>
      <w:r w:rsidRPr="00AC06C0">
        <w:rPr>
          <w:rFonts w:cs="Arial"/>
        </w:rPr>
        <w:t>Nesse descortino, consigno que o relatório de telemetria do ID 256932279, embora produzido pela própria locadora, não constitui, no caso, prova isolada ou unilateral. Diferentemente do que se decidiu nos Acórdãos nº 1646966 e nº 1807493 do TJDFT — nos quais os relatórios de telemetria foram reputados insuficientes, por se tratar de prova unilateral não corroborada —, no presente feito o uso do veículo em pista de treinamento é fato confessado pela própria parte ré.</w:t>
      </w:r>
    </w:p>
    <w:p w14:paraId="12F0B434" w14:textId="77777777" w:rsidR="00586FF5" w:rsidRPr="00AC06C0" w:rsidRDefault="00DE4661" w:rsidP="00AC06C0">
      <w:pPr>
        <w:pStyle w:val="Citao"/>
        <w:spacing w:before="0" w:after="0" w:line="360" w:lineRule="auto"/>
        <w:jc w:val="both"/>
        <w:rPr>
          <w:rFonts w:cs="Arial"/>
        </w:rPr>
      </w:pPr>
      <w:r w:rsidRPr="00AC06C0">
        <w:rPr>
          <w:rFonts w:cs="Arial"/>
        </w:rPr>
        <w:t>Os dados de telemetria (379 ofensas em 2 horas, todas geolocalizadas no CETESP/PMDF) apenas corroboram o que a parte ré expressamente admitiu, conferindo objetividade e detalhamento à extensão do uso." (ID 89759809) – Grifei</w:t>
      </w:r>
    </w:p>
    <w:p w14:paraId="373DF194" w14:textId="77777777" w:rsidR="00586FF5" w:rsidRPr="00AC06C0" w:rsidRDefault="00586FF5" w:rsidP="00AC06C0">
      <w:pPr>
        <w:spacing w:after="0" w:line="360" w:lineRule="auto"/>
        <w:rPr>
          <w:rFonts w:ascii="Arial" w:hAnsi="Arial" w:cs="Arial"/>
        </w:rPr>
      </w:pPr>
    </w:p>
    <w:p>
      <w:pPr>
        <w:spacing w:after="0" w:line="360" w:lineRule="auto"/>
        <w:ind w:firstLine="2268"/>
        <w:jc w:val="both"/>
        <w:rPr>
          <w:ins w:id="1125" w:author="Assessor GDSXSR" w:date="2026-10-29T21:18:41Z"/>
        </w:rPr>
      </w:pPr>
      <w:r>
        <w:rPr>
          <w:rFonts w:ascii="Arial" w:hAnsi="Arial" w:cs="Arial"/>
          <w:sz w:val="28"/>
        </w:rPr>
        <w:t xml:space="preserve">A distinção entre a admissão do fato e a sua qualificação jurídica não altera a conclusão.</w:t>
      </w:r>
      <w:del w:id="1124" w:author="Assessor GDSXSR" w:date="2026-10-29T21:18:41Z">
        <w:r>
          <w:rPr>
            <w:rFonts w:ascii="Arial" w:hAnsi="Arial" w:cs="Arial"/>
            <w:sz w:val="28"/>
          </w:rPr>
          <w:delText xml:space="preserve"> </w:delText>
        </w:r>
      </w:del>
    </w:p>
    <w:p>
      <w:pPr>
        <w:spacing w:after="0" w:line="360" w:lineRule="auto"/>
        <w:ind w:firstLine="2268"/>
        <w:jc w:val="both"/>
        <w:rPr>
          <w:ins w:id="1126" w:author="Assessor GDSXSR" w:date="2026-10-29T21:18:41Z"/>
        </w:rPr>
      </w:pPr>
    </w:p>
    <w:p w14:paraId="5E698791" w14:textId="1AD4812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 sentença não presumiu o inadimplemento a partir da narrativa da defesa</w:t>
      </w:r>
      <w:r>
        <w:rPr>
          <w:rFonts w:ascii="Arial" w:hAnsi="Arial" w:cs="Arial"/>
          <w:sz w:val="28"/>
        </w:rPr>
        <w:t xml:space="preserve">, mas q</w:t>
      </w:r>
      <w:r>
        <w:rPr>
          <w:rFonts w:ascii="Arial" w:hAnsi="Arial" w:cs="Arial"/>
          <w:sz w:val="28"/>
        </w:rPr>
        <w:t xml:space="preserve">ualificou o fato admitido à luz da cláusula contratual.</w:t>
      </w:r>
    </w:p>
    <w:p w14:paraId="1182A67C" w14:textId="77777777" w:rsidR="00586FF5" w:rsidRPr="00AC06C0" w:rsidRDefault="00586FF5" w:rsidP="00AC06C0">
      <w:pPr>
        <w:spacing w:after="0" w:line="360" w:lineRule="auto"/>
        <w:rPr>
          <w:rFonts w:ascii="Arial" w:hAnsi="Arial" w:cs="Arial"/>
        </w:rPr>
      </w:pPr>
    </w:p>
    <w:p>
      <w:pPr>
        <w:spacing w:after="0" w:line="360" w:lineRule="auto"/>
        <w:ind w:firstLine="2268"/>
        <w:jc w:val="both"/>
        <w:rPr>
          <w:ins w:id="1133" w:author="Assessor GDSXSR" w:date="2026-10-29T21:18:41Z"/>
        </w:rPr>
      </w:pPr>
      <w:commentRangeStart w:id="13"/>
      <w:r>
        <w:rPr>
          <w:rFonts w:ascii="Arial" w:hAnsi="Arial" w:cs="Arial"/>
          <w:sz w:val="28"/>
          <w:highlight w:val="yellow"/>
          <w:rPrChange w:id="1135" w:author="Assessor GDSXSR" w:date="2026-10-29T21:18:41Z">
            <w:rPr>
              <w:rFonts w:ascii="Arial" w:hAnsi="Arial" w:cs="Arial"/>
              <w:sz w:val="28"/>
            </w:rPr>
          </w:rPrChange>
        </w:rPr>
        <w:t xml:space="preserve">A interpretação mais favorável ao consumidor (CDC 47) pressupõe cláusula que comporte mais de um sentido.</w:t>
      </w:r>
      <w:del w:id="1127" w:author="Assessor GDSXSR" w:date="2026-10-29T21:18:41Z">
        <w:r>
          <w:rPr>
            <w:rFonts w:ascii="Arial" w:hAnsi="Arial" w:cs="Arial"/>
            <w:sz w:val="28"/>
          </w:rPr>
          <w:delText xml:space="preserve"> Não </w:delText>
        </w:r>
        <w:r>
          <w:rPr>
            <w:rFonts w:ascii="Arial" w:hAnsi="Arial" w:cs="Arial"/>
            <w:sz w:val="28"/>
          </w:rPr>
          <w:delText xml:space="preserve">é o</w:delText>
        </w:r>
      </w:del>
    </w:p>
    <w:p>
      <w:pPr>
        <w:spacing w:after="0" w:line="360" w:lineRule="auto"/>
        <w:ind w:firstLine="2268"/>
        <w:jc w:val="both"/>
        <w:rPr>
          <w:ins w:id="1134" w:author="Assessor GDSXSR" w:date="2026-10-29T21:18:41Z"/>
        </w:rPr>
      </w:pPr>
    </w:p>
    <w:p w14:paraId="5C39B099" w14:textId="77777777" w:rsidR="00586FF5" w:rsidRPr="00AC06C0" w:rsidRDefault="00DE4661" w:rsidP="00AC06C0">
      <w:pPr>
        <w:spacing w:after="0" w:line="360" w:lineRule="auto"/>
        <w:ind w:firstLine="2268"/>
        <w:jc w:val="both"/>
        <w:rPr>
          <w:rFonts w:ascii="Arial" w:hAnsi="Arial" w:cs="Arial"/>
        </w:rPr>
      </w:pPr>
      <w:ins w:id="1128" w:author="Assessor GDSXSR" w:date="2026-10-29T21:18:41Z">
        <w:r>
          <w:rPr>
            <w:rFonts w:ascii="Arial" w:hAnsi="Arial" w:cs="Arial"/>
            <w:color w:val="808080"/>
            <w:sz w:val="28"/>
          </w:rPr>
          <w:t xml:space="preserve">No</w:t>
        </w:r>
      </w:ins>
      <w:r>
        <w:rPr>
          <w:rFonts w:ascii="Arial" w:hAnsi="Arial" w:cs="Arial"/>
          <w:sz w:val="28"/>
        </w:rPr>
        <w:t xml:space="preserve"> caso</w:t>
      </w:r>
      <w:ins w:id="1129" w:author="Assessor GDSXSR" w:date="2026-10-29T21:18:41Z">
        <w:r>
          <w:rPr>
            <w:rFonts w:ascii="Arial" w:hAnsi="Arial" w:cs="Arial"/>
            <w:color w:val="808080"/>
            <w:sz w:val="28"/>
          </w:rPr>
          <w:t xml:space="preserve">,</w:t>
        </w:r>
      </w:ins>
      <w:r>
        <w:rPr>
          <w:rFonts w:ascii="Arial" w:hAnsi="Arial" w:cs="Arial"/>
          <w:sz w:val="28"/>
        </w:rPr>
        <w:t xml:space="preserve"> </w:t>
      </w:r>
      <w:del w:id="1130" w:author="Assessor GDSXSR" w:date="2026-10-29T21:18:41Z">
        <w:r>
          <w:rPr>
            <w:rFonts w:ascii="Arial" w:hAnsi="Arial" w:cs="Arial"/>
            <w:sz w:val="28"/>
          </w:rPr>
          <w:delText xml:space="preserve">da</w:delText>
        </w:r>
      </w:del>
      <w:ins w:id="1131" w:author="Assessor GDSXSR" w:date="2026-10-29T21:18:41Z">
        <w:r>
          <w:rPr>
            <w:rFonts w:ascii="Arial" w:hAnsi="Arial" w:cs="Arial"/>
            <w:color w:val="808080"/>
            <w:sz w:val="28"/>
          </w:rPr>
          <w:t xml:space="preserve">a</w:t>
        </w:r>
      </w:ins>
      <w:r>
        <w:rPr>
          <w:rFonts w:ascii="Arial" w:hAnsi="Arial" w:cs="Arial"/>
          <w:sz w:val="28"/>
        </w:rPr>
        <w:t xml:space="preserve"> alínea "g"</w:t>
      </w:r>
      <w:del w:id="1132" w:author="Assessor GDSXSR" w:date="2026-10-29T21:18:41Z">
        <w:r>
          <w:rPr>
            <w:rFonts w:ascii="Arial" w:hAnsi="Arial" w:cs="Arial"/>
            <w:sz w:val="28"/>
          </w:rPr>
          <w:delText xml:space="preserve">, que</w:delText>
        </w:r>
      </w:del>
      <w:r>
        <w:rPr>
          <w:rFonts w:ascii="Arial" w:hAnsi="Arial" w:cs="Arial"/>
          <w:sz w:val="28"/>
        </w:rPr>
        <w:t xml:space="preserve"> veda o treinamento de condutores "em qualquer situação", sem distinguir quem o promove nem onde se realiza.</w:t>
      </w:r>
      <w:commentRangeEnd w:id="13"/>
      <w:r>
        <w:rPr>
          <w:rStyle w:val="CommentReference"/>
        </w:rPr>
        <w:commentReference w:id="13"/>
      </w:r>
    </w:p>
    <w:p w14:paraId="2C38B759" w14:textId="77777777" w:rsidR="00586FF5" w:rsidRPr="00AC06C0" w:rsidRDefault="00586FF5" w:rsidP="00AC06C0">
      <w:pPr>
        <w:spacing w:after="0" w:line="360" w:lineRule="auto"/>
        <w:rPr>
          <w:rFonts w:ascii="Arial" w:hAnsi="Arial" w:cs="Arial"/>
        </w:rPr>
      </w:pPr>
    </w:p>
    <w:p>
      <w:pPr>
        <w:spacing w:after="0" w:line="360" w:lineRule="auto"/>
        <w:ind w:firstLine="2268"/>
        <w:jc w:val="both"/>
        <w:rPr>
          <w:ins w:id="1137" w:author="Assessor GDSXSR" w:date="2026-10-29T21:18:41Z"/>
        </w:rPr>
      </w:pPr>
      <w:r>
        <w:rPr>
          <w:rFonts w:ascii="Arial" w:hAnsi="Arial" w:cs="Arial"/>
          <w:sz w:val="28"/>
        </w:rPr>
        <w:t xml:space="preserve">A vedação também não se limita a quem ministra o treinamento.</w:t>
      </w:r>
      <w:del w:id="1136" w:author="Assessor GDSXSR" w:date="2026-10-29T21:18:41Z">
        <w:r>
          <w:rPr>
            <w:rFonts w:ascii="Arial" w:hAnsi="Arial" w:cs="Arial"/>
            <w:sz w:val="28"/>
          </w:rPr>
          <w:delText xml:space="preserve"> </w:delText>
        </w:r>
      </w:del>
    </w:p>
    <w:p>
      <w:pPr>
        <w:spacing w:after="0" w:line="360" w:lineRule="auto"/>
        <w:ind w:firstLine="2268"/>
        <w:jc w:val="both"/>
        <w:rPr>
          <w:ins w:id="1138" w:author="Assessor GDSXSR" w:date="2026-10-29T21:18:41Z"/>
        </w:rPr>
      </w:pPr>
    </w:p>
    <w:p w14:paraId="16DE9C0A"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alínea "g" proíbe o emprego do carro locado no treinamento de condutores, e o veículo serviu ao treinamento de direção defensiva e evasiva de que a ré participou.</w:t>
      </w:r>
    </w:p>
    <w:p w14:paraId="7514E2C7" w14:textId="77777777" w:rsidR="00586FF5" w:rsidRPr="00AC06C0" w:rsidRDefault="00586FF5" w:rsidP="00AC06C0">
      <w:pPr>
        <w:spacing w:after="0" w:line="360" w:lineRule="auto"/>
        <w:rPr>
          <w:rFonts w:ascii="Arial" w:hAnsi="Arial" w:cs="Arial"/>
        </w:rPr>
      </w:pPr>
    </w:p>
    <w:p w14:paraId="3D4CE082" w14:textId="77777777" w:rsidR="00586FF5" w:rsidRPr="00AC06C0" w:rsidRDefault="00DE4661" w:rsidP="00AC06C0">
      <w:pPr>
        <w:spacing w:after="0" w:line="360" w:lineRule="auto"/>
        <w:ind w:firstLine="2268"/>
        <w:jc w:val="both"/>
        <w:rPr>
          <w:rFonts w:ascii="Arial" w:hAnsi="Arial" w:cs="Arial"/>
        </w:rPr>
      </w:pPr>
      <w:commentRangeStart w:id="14"/>
      <w:r w:rsidRPr="00AC06C0">
        <w:rPr>
          <w:rFonts w:ascii="Arial" w:hAnsi="Arial" w:cs="Arial"/>
          <w:sz w:val="28"/>
          <w:highlight w:val="yellow"/>
          <w:rPrChange w:id="1139" w:author="Assessor GDSXSR" w:date="2026-10-29T21:18:41Z">
            <w:rPr>
              <w:rFonts w:ascii="Arial" w:hAnsi="Arial" w:cs="Arial"/>
              <w:sz w:val="28"/>
            </w:rPr>
          </w:rPrChange>
        </w:rPr>
        <w:t>Quanto à alegada comunicação da finalidade da locação à atendente da locadora, a ré não provou suas alegações (CPC 373 II).</w:t>
      </w:r>
      <w:commentRangeEnd w:id="14"/>
      <w:r>
        <w:rPr>
          <w:rStyle w:val="CommentReference"/>
        </w:rPr>
        <w:commentReference w:id="14"/>
      </w:r>
    </w:p>
    <w:p w14:paraId="494DAA93" w14:textId="77777777" w:rsidR="00586FF5" w:rsidRPr="00AC06C0" w:rsidRDefault="00586FF5" w:rsidP="00AC06C0">
      <w:pPr>
        <w:spacing w:after="0" w:line="360" w:lineRule="auto"/>
        <w:rPr>
          <w:rFonts w:ascii="Arial" w:hAnsi="Arial" w:cs="Arial"/>
        </w:rPr>
      </w:pPr>
    </w:p>
    <w:p>
      <w:pPr>
        <w:spacing w:after="0" w:line="360" w:lineRule="auto"/>
        <w:ind w:firstLine="2268"/>
        <w:jc w:val="both"/>
        <w:rPr>
          <w:ins w:id="1143" w:author="Assessor GDSXSR" w:date="2026-10-29T21:18:41Z"/>
        </w:rPr>
      </w:pPr>
      <w:r>
        <w:rPr>
          <w:rFonts w:ascii="Arial" w:hAnsi="Arial" w:cs="Arial"/>
          <w:sz w:val="28"/>
        </w:rPr>
        <w:t xml:space="preserve">A ré indicou na contestação o nome da preposta com quem teria tratado, mas, intimada a especificar provas, informou não ter outras provas a produzir (</w:t>
      </w:r>
      <w:del w:id="1140" w:author="Assessor GDSXSR" w:date="2026-10-29T21:18:41Z">
        <w:r>
          <w:rPr>
            <w:rFonts w:ascii="Arial" w:hAnsi="Arial" w:cs="Arial"/>
            <w:sz w:val="28"/>
          </w:rPr>
          <w:delText xml:space="preserve">IDs</w:delText>
        </w:r>
      </w:del>
      <w:ins w:id="1141" w:author="Assessor GDSXSR" w:date="2026-10-29T21:18:41Z">
        <w:r>
          <w:rPr>
            <w:rFonts w:ascii="Arial" w:hAnsi="Arial" w:cs="Arial"/>
            <w:color w:val="808080"/>
            <w:sz w:val="28"/>
          </w:rPr>
          <w:t xml:space="preserve">ID</w:t>
        </w:r>
      </w:ins>
      <w:r>
        <w:rPr>
          <w:rFonts w:ascii="Arial" w:hAnsi="Arial" w:cs="Arial"/>
          <w:sz w:val="28"/>
        </w:rPr>
        <w:t xml:space="preserve"> 89759690 e 89759705).</w:t>
      </w:r>
      <w:del w:id="1142" w:author="Assessor GDSXSR" w:date="2026-10-29T21:18:41Z">
        <w:r>
          <w:rPr>
            <w:rFonts w:ascii="Arial" w:hAnsi="Arial" w:cs="Arial"/>
            <w:sz w:val="28"/>
          </w:rPr>
          <w:delText xml:space="preserve"> </w:delText>
        </w:r>
      </w:del>
    </w:p>
    <w:p>
      <w:pPr>
        <w:spacing w:after="0" w:line="360" w:lineRule="auto"/>
        <w:ind w:firstLine="2268"/>
        <w:jc w:val="both"/>
        <w:rPr>
          <w:ins w:id="1144" w:author="Assessor GDSXSR" w:date="2026-10-29T21:18:41Z"/>
        </w:rPr>
      </w:pPr>
    </w:p>
    <w:p w14:paraId="4395B0F4" w14:textId="017A4299"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Por sua vez, o</w:t>
      </w:r>
      <w:r>
        <w:rPr>
          <w:rFonts w:ascii="Arial" w:hAnsi="Arial" w:cs="Arial"/>
          <w:sz w:val="28"/>
        </w:rPr>
        <w:t xml:space="preserve"> contrato </w:t>
      </w:r>
      <w:r>
        <w:rPr>
          <w:rFonts w:ascii="Arial" w:hAnsi="Arial" w:cs="Arial"/>
          <w:sz w:val="28"/>
        </w:rPr>
        <w:t xml:space="preserve">por ela </w:t>
      </w:r>
      <w:r>
        <w:rPr>
          <w:rFonts w:ascii="Arial" w:hAnsi="Arial" w:cs="Arial"/>
          <w:sz w:val="28"/>
        </w:rPr>
        <w:t xml:space="preserve">assinado não registra ressalva sobre a finalidade da locação (ID 89759667).</w:t>
      </w:r>
    </w:p>
    <w:p w14:paraId="60B25B87" w14:textId="77777777" w:rsidR="00586FF5" w:rsidRPr="00AC06C0" w:rsidRDefault="00586FF5" w:rsidP="00AC06C0">
      <w:pPr>
        <w:spacing w:after="0" w:line="360" w:lineRule="auto"/>
        <w:rPr>
          <w:rFonts w:ascii="Arial" w:hAnsi="Arial" w:cs="Arial"/>
        </w:rPr>
      </w:pPr>
    </w:p>
    <w:p>
      <w:pPr>
        <w:spacing w:after="0" w:line="360" w:lineRule="auto"/>
        <w:ind w:firstLine="2268"/>
        <w:jc w:val="both"/>
        <w:rPr>
          <w:ins w:id="1146" w:author="Assessor GDSXSR" w:date="2026-10-29T21:18:41Z"/>
        </w:rPr>
      </w:pPr>
      <w:commentRangeStart w:id="15"/>
      <w:r>
        <w:rPr>
          <w:rFonts w:ascii="Arial" w:hAnsi="Arial" w:cs="Arial"/>
          <w:sz w:val="28"/>
        </w:rPr>
        <w:t xml:space="preserve">A inversão do ônus da prova (CDC 6º VIII) não socorre a ré nesse ponto.</w:t>
      </w:r>
      <w:del w:id="1145" w:author="Assessor GDSXSR" w:date="2026-10-29T21:18:41Z">
        <w:r>
          <w:rPr>
            <w:rFonts w:ascii="Arial" w:hAnsi="Arial" w:cs="Arial"/>
            <w:sz w:val="28"/>
          </w:rPr>
          <w:delText xml:space="preserve"> </w:delText>
        </w:r>
      </w:del>
    </w:p>
    <w:p>
      <w:pPr>
        <w:spacing w:after="0" w:line="360" w:lineRule="auto"/>
        <w:ind w:firstLine="2268"/>
        <w:jc w:val="both"/>
        <w:rPr>
          <w:ins w:id="1147" w:author="Assessor GDSXSR" w:date="2026-10-29T21:18:41Z"/>
        </w:rPr>
      </w:pPr>
    </w:p>
    <w:p w14:paraId="356E308C"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comunicação verbal é fato por ela alegado, e a prova testemunhal estava ao seu alcance.</w:t>
      </w:r>
      <w:commentRangeEnd w:id="15"/>
      <w:r>
        <w:rPr>
          <w:rStyle w:val="CommentReference"/>
        </w:rPr>
        <w:commentReference w:id="15"/>
      </w:r>
    </w:p>
    <w:p w14:paraId="5F4930EA" w14:textId="77777777" w:rsidR="00586FF5" w:rsidRPr="00AC06C0" w:rsidRDefault="00586FF5" w:rsidP="00AC06C0">
      <w:pPr>
        <w:spacing w:after="0" w:line="360" w:lineRule="auto"/>
        <w:rPr>
          <w:rFonts w:ascii="Arial" w:hAnsi="Arial" w:cs="Arial"/>
        </w:rPr>
      </w:pPr>
    </w:p>
    <w:p w14:paraId="15E67AD8" w14:textId="77777777" w:rsidR="00586FF5" w:rsidRPr="00AC06C0" w:rsidRDefault="00DE4661" w:rsidP="00AC06C0">
      <w:pPr>
        <w:spacing w:after="0" w:line="360" w:lineRule="auto"/>
        <w:ind w:firstLine="2268"/>
        <w:jc w:val="both"/>
        <w:rPr>
          <w:rFonts w:ascii="Arial" w:hAnsi="Arial" w:cs="Arial"/>
        </w:rPr>
      </w:pPr>
      <w:del w:id="1148" w:author="Assessor GDSXSR" w:date="2026-10-29T21:18:41Z">
        <w:r>
          <w:rPr>
            <w:rFonts w:ascii="Arial" w:hAnsi="Arial" w:cs="Arial"/>
            <w:sz w:val="28"/>
          </w:rPr>
          <w:delText xml:space="preserve">Além disso, ainda</w:delText>
        </w:r>
      </w:del>
      <w:ins w:id="1149" w:author="Assessor GDSXSR" w:date="2026-10-29T21:18:41Z">
        <w:r>
          <w:rPr>
            <w:rFonts w:ascii="Arial" w:hAnsi="Arial" w:cs="Arial"/>
            <w:color w:val="808080"/>
            <w:sz w:val="28"/>
          </w:rPr>
          <w:t xml:space="preserve">Ainda</w:t>
        </w:r>
      </w:ins>
      <w:r>
        <w:rPr>
          <w:rFonts w:ascii="Arial" w:hAnsi="Arial" w:cs="Arial"/>
          <w:sz w:val="28"/>
        </w:rPr>
        <w:t xml:space="preserve"> que a comunicação verbal tivesse ocorrido, o prosseguimento da locação não equivaleria à renúncia da locadora à vedação expressa no contrato.</w:t>
      </w:r>
    </w:p>
    <w:p w14:paraId="46037148" w14:textId="77777777" w:rsidR="00586FF5" w:rsidRPr="00AC06C0" w:rsidRDefault="00586FF5" w:rsidP="00AC06C0">
      <w:pPr>
        <w:spacing w:after="0" w:line="360" w:lineRule="auto"/>
        <w:rPr>
          <w:rFonts w:ascii="Arial" w:hAnsi="Arial" w:cs="Arial"/>
        </w:rPr>
      </w:pPr>
    </w:p>
    <w:p w14:paraId="0D1DB592" w14:textId="77777777" w:rsidR="00586FF5" w:rsidRPr="00AC06C0" w:rsidRDefault="00DE4661" w:rsidP="00AC06C0">
      <w:pPr>
        <w:spacing w:after="0" w:line="360" w:lineRule="auto"/>
        <w:ind w:firstLine="2268"/>
        <w:jc w:val="both"/>
        <w:rPr>
          <w:rFonts w:ascii="Arial" w:hAnsi="Arial" w:cs="Arial"/>
        </w:rPr>
      </w:pPr>
      <w:commentRangeStart w:id="16"/>
      <w:r w:rsidRPr="00AC06C0">
        <w:rPr>
          <w:rFonts w:ascii="Arial" w:hAnsi="Arial" w:cs="Arial"/>
          <w:sz w:val="28"/>
        </w:rPr>
        <w:t>Também não prospera a alegação de violação do dever de informação (CDC 6º III e 46).</w:t>
      </w:r>
      <w:commentRangeEnd w:id="16"/>
      <w:r>
        <w:rPr>
          <w:rStyle w:val="CommentReference"/>
        </w:rPr>
        <w:commentReference w:id="16"/>
      </w:r>
    </w:p>
    <w:p w14:paraId="47CB506B" w14:textId="77777777" w:rsidR="00586FF5" w:rsidRPr="00AC06C0" w:rsidRDefault="00586FF5" w:rsidP="00AC06C0">
      <w:pPr>
        <w:spacing w:after="0" w:line="360" w:lineRule="auto"/>
        <w:rPr>
          <w:rFonts w:ascii="Arial" w:hAnsi="Arial" w:cs="Arial"/>
        </w:rPr>
      </w:pPr>
    </w:p>
    <w:p>
      <w:pPr>
        <w:spacing w:after="0" w:line="360" w:lineRule="auto"/>
        <w:ind w:firstLine="2268"/>
        <w:jc w:val="both"/>
        <w:rPr>
          <w:ins w:id="1151" w:author="Assessor GDSXSR" w:date="2026-10-29T21:18:41Z"/>
        </w:rPr>
      </w:pPr>
      <w:r>
        <w:rPr>
          <w:rFonts w:ascii="Arial" w:hAnsi="Arial" w:cs="Arial"/>
          <w:sz w:val="28"/>
        </w:rPr>
        <w:t xml:space="preserve">Ao assinar o contrato, a ré aderiu às Condições Gerais do Contrato de Aluguel de Carros e Seguro, registradas em cartório e disponíveis no sítio eletrônico da locadora (ID 89759667).</w:t>
      </w:r>
      <w:del w:id="1150" w:author="Assessor GDSXSR" w:date="2026-10-29T21:18:41Z">
        <w:r>
          <w:rPr>
            <w:rFonts w:ascii="Arial" w:hAnsi="Arial" w:cs="Arial"/>
            <w:sz w:val="28"/>
          </w:rPr>
          <w:delText xml:space="preserve"> </w:delText>
        </w:r>
      </w:del>
    </w:p>
    <w:p>
      <w:pPr>
        <w:spacing w:after="0" w:line="360" w:lineRule="auto"/>
        <w:ind w:firstLine="2268"/>
        <w:jc w:val="both"/>
        <w:rPr>
          <w:ins w:id="1152" w:author="Assessor GDSXSR" w:date="2026-10-29T21:18:41Z"/>
        </w:rPr>
      </w:pPr>
    </w:p>
    <w:p w14:paraId="5DD9036B"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vedação e a multa estão nessas mesmas Condições Gerais (cláusulas 1.22 e 4.7, ID 89759670).</w:t>
      </w:r>
    </w:p>
    <w:p w14:paraId="696504F2" w14:textId="77777777" w:rsidR="00586FF5" w:rsidRPr="00AC06C0" w:rsidRDefault="00586FF5" w:rsidP="00AC06C0">
      <w:pPr>
        <w:spacing w:after="0" w:line="360" w:lineRule="auto"/>
        <w:rPr>
          <w:rFonts w:ascii="Arial" w:hAnsi="Arial" w:cs="Arial"/>
        </w:rPr>
      </w:pPr>
    </w:p>
    <w:p w14:paraId="637BB963" w14:textId="394D6081" w:rsidR="00586FF5" w:rsidRPr="00AC06C0" w:rsidRDefault="00A21C30" w:rsidP="00AC06C0">
      <w:pPr>
        <w:spacing w:after="0" w:line="360" w:lineRule="auto"/>
        <w:ind w:firstLine="2268"/>
        <w:jc w:val="both"/>
        <w:rPr>
          <w:rFonts w:ascii="Arial" w:hAnsi="Arial" w:cs="Arial"/>
        </w:rPr>
      </w:pPr>
      <w:del w:id="1153" w:author="Assessor GDSXSR" w:date="2026-10-29T21:18:41Z">
        <w:r>
          <w:rPr>
            <w:rFonts w:ascii="Arial" w:hAnsi="Arial" w:cs="Arial"/>
            <w:sz w:val="28"/>
          </w:rPr>
          <w:delText xml:space="preserve">De mais a</w:delText>
        </w:r>
      </w:del>
      <w:ins w:id="1154" w:author="Assessor GDSXSR" w:date="2026-10-29T21:18:41Z">
        <w:r>
          <w:rPr>
            <w:rFonts w:ascii="Arial" w:hAnsi="Arial" w:cs="Arial"/>
            <w:color w:val="808080"/>
            <w:sz w:val="28"/>
          </w:rPr>
          <w:t xml:space="preserve">No</w:t>
        </w:r>
      </w:ins>
      <w:r>
        <w:rPr>
          <w:rFonts w:ascii="Arial" w:hAnsi="Arial" w:cs="Arial"/>
          <w:sz w:val="28"/>
        </w:rPr>
        <w:t xml:space="preserve"> mais</w:t>
      </w:r>
      <w:r>
        <w:rPr>
          <w:rFonts w:ascii="Arial" w:hAnsi="Arial" w:cs="Arial"/>
          <w:sz w:val="28"/>
        </w:rPr>
        <w:t xml:space="preserve">, a ré não alegou</w:t>
      </w:r>
      <w:r>
        <w:rPr>
          <w:rFonts w:ascii="Arial" w:hAnsi="Arial" w:cs="Arial"/>
          <w:sz w:val="28"/>
        </w:rPr>
        <w:t xml:space="preserve"> </w:t>
      </w:r>
      <w:r>
        <w:rPr>
          <w:rFonts w:ascii="Arial" w:hAnsi="Arial" w:cs="Arial"/>
          <w:sz w:val="28"/>
        </w:rPr>
        <w:t xml:space="preserve">desconhecer a vedação</w:t>
      </w:r>
      <w:r>
        <w:rPr>
          <w:rFonts w:ascii="Arial" w:hAnsi="Arial" w:cs="Arial"/>
          <w:sz w:val="28"/>
        </w:rPr>
        <w:t xml:space="preserve"> em sua contestação</w:t>
      </w:r>
      <w:r>
        <w:rPr>
          <w:rFonts w:ascii="Arial" w:hAnsi="Arial" w:cs="Arial"/>
          <w:sz w:val="28"/>
        </w:rPr>
        <w:t xml:space="preserve">. Sustentou ter informado à locadora a finalidade da locação (ID 89759690).</w:t>
      </w:r>
    </w:p>
    <w:p w14:paraId="1C840660" w14:textId="77777777" w:rsidR="00586FF5" w:rsidRPr="00AC06C0" w:rsidRDefault="00586FF5" w:rsidP="00AC06C0">
      <w:pPr>
        <w:spacing w:after="0" w:line="360" w:lineRule="auto"/>
        <w:rPr>
          <w:rFonts w:ascii="Arial" w:hAnsi="Arial" w:cs="Arial"/>
        </w:rPr>
      </w:pPr>
    </w:p>
    <w:p w14:paraId="0FF54A93" w14:textId="623B7F1A"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u w:val="single"/>
          <w:rPrChange w:id="1156" w:author="Assessor GDSXSR" w:date="2026-10-29T21:18:41Z">
            <w:rPr>
              <w:rFonts w:ascii="Arial" w:hAnsi="Arial" w:cs="Arial"/>
              <w:sz w:val="28"/>
              <w:u w:val="single"/>
            </w:rPr>
          </w:rPrChange>
        </w:rPr>
        <w:t xml:space="preserve">Assim, nego provimento ao apelo</w:t>
      </w:r>
      <w:r>
        <w:rPr>
          <w:rFonts w:ascii="Arial" w:hAnsi="Arial" w:cs="Arial"/>
          <w:sz w:val="28"/>
          <w:highlight w:val="yellow"/>
          <w:u w:val="single"/>
          <w:rPrChange w:id="1157" w:author="Assessor GDSXSR" w:date="2026-10-29T21:18:41Z">
            <w:rPr>
              <w:rFonts w:ascii="Arial" w:hAnsi="Arial" w:cs="Arial"/>
              <w:sz w:val="28"/>
              <w:u w:val="single"/>
            </w:rPr>
          </w:rPrChange>
        </w:rPr>
        <w:t xml:space="preserve"> da ré</w:t>
      </w:r>
      <w:ins w:id="1155" w:author="Assessor GDSXSR" w:date="2026-10-29T21:18:41Z">
        <w:r>
          <w:rPr>
            <w:rFonts w:ascii="Arial" w:hAnsi="Arial" w:cs="Arial"/>
            <w:color w:val="808080"/>
            <w:sz w:val="28"/>
            <w:u w:val="single"/>
          </w:rPr>
          <w:t xml:space="preserve">,</w:t>
        </w:r>
      </w:ins>
      <w:r>
        <w:rPr>
          <w:rFonts w:ascii="Arial" w:hAnsi="Arial" w:cs="Arial"/>
          <w:sz w:val="28"/>
          <w:highlight w:val="yellow"/>
          <w:u w:val="single"/>
          <w:rPrChange w:id="1158" w:author="Assessor GDSXSR" w:date="2026-10-29T21:18:41Z">
            <w:rPr>
              <w:rFonts w:ascii="Arial" w:hAnsi="Arial" w:cs="Arial"/>
              <w:sz w:val="28"/>
              <w:u w:val="single"/>
            </w:rPr>
          </w:rPrChange>
        </w:rPr>
        <w:t xml:space="preserve"> nesse ponto.</w:t>
      </w:r>
    </w:p>
    <w:p w14:paraId="503A97A2" w14:textId="77777777" w:rsidR="00586FF5" w:rsidRPr="00AC06C0" w:rsidRDefault="00586FF5" w:rsidP="00AC06C0">
      <w:pPr>
        <w:spacing w:after="0" w:line="360" w:lineRule="auto"/>
        <w:rPr>
          <w:rFonts w:ascii="Arial" w:hAnsi="Arial" w:cs="Arial"/>
        </w:rPr>
      </w:pPr>
    </w:p>
    <w:p w14:paraId="72D7FE76" w14:textId="77777777" w:rsidR="00586FF5" w:rsidRPr="009D7DFF" w:rsidRDefault="00DE4661" w:rsidP="00AC06C0">
      <w:pPr>
        <w:pStyle w:val="Ttulos"/>
        <w:spacing w:before="0" w:after="0"/>
        <w:rPr>
          <w:rFonts w:cs="Arial"/>
          <w:b w:val="0"/>
          <w:bCs/>
        </w:rPr>
      </w:pPr>
      <w:r w:rsidRPr="009D7DFF">
        <w:rPr>
          <w:rFonts w:cs="Arial"/>
          <w:b w:val="0"/>
          <w:bCs/>
          <w:highlight w:val="yellow"/>
          <w:rPrChange w:id="1159" w:author="Assessor GDSXSR" w:date="2026-10-29T21:18:41Z">
            <w:rPr>
              <w:rFonts w:cs="Arial"/>
              <w:b w:val="0"/>
              <w:bCs/>
            </w:rPr>
          </w:rPrChange>
        </w:rPr>
        <w:t>DA VALIDADE DA CLÁUSULA PENAL E DA ADEQUAÇÃO DO VALOR FIXADO</w:t>
      </w:r>
    </w:p>
    <w:p w14:paraId="6349E230" w14:textId="77777777" w:rsidR="00586FF5" w:rsidRPr="00AC06C0" w:rsidRDefault="00586FF5" w:rsidP="00AC06C0">
      <w:pPr>
        <w:spacing w:after="0" w:line="360" w:lineRule="auto"/>
        <w:rPr>
          <w:rFonts w:ascii="Arial" w:hAnsi="Arial" w:cs="Arial"/>
        </w:rPr>
      </w:pPr>
    </w:p>
    <w:p w14:paraId="247725E1"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w:t>
      </w:r>
      <w:del w:id="1161" w:author="Assessor GDSXSR" w:date="2026-10-29T21:18:41Z">
        <w:r>
          <w:rPr>
            <w:rFonts w:ascii="Arial" w:hAnsi="Arial" w:cs="Arial"/>
            <w:sz w:val="28"/>
          </w:rPr>
          <w:delText xml:space="preserve">, em síntese,</w:delText>
        </w:r>
      </w:del>
      <w:r>
        <w:rPr>
          <w:rFonts w:ascii="Arial" w:hAnsi="Arial" w:cs="Arial"/>
          <w:sz w:val="28"/>
        </w:rPr>
        <w:t xml:space="preserve"> que: </w:t>
      </w:r>
      <w:r>
        <w:rPr>
          <w:rFonts w:ascii="Arial" w:hAnsi="Arial" w:cs="Arial"/>
          <w:b/>
          <w:bCs/>
          <w:sz w:val="28"/>
        </w:rPr>
        <w:t xml:space="preserve">1)</w:t>
      </w:r>
      <w:r>
        <w:rPr>
          <w:rFonts w:ascii="Arial" w:hAnsi="Arial" w:cs="Arial"/>
          <w:sz w:val="28"/>
        </w:rPr>
        <w:t xml:space="preserve"> o relatório de telemetria, produzido unilateralmente pela locadora, não prova dano, desgaste ou depreciação do veículo; </w:t>
      </w:r>
      <w:r>
        <w:rPr>
          <w:rFonts w:ascii="Arial" w:hAnsi="Arial" w:cs="Arial"/>
          <w:b/>
          <w:bCs/>
          <w:sz w:val="28"/>
        </w:rPr>
        <w:t xml:space="preserve">2)</w:t>
      </w:r>
      <w:r>
        <w:rPr>
          <w:rFonts w:ascii="Arial" w:hAnsi="Arial" w:cs="Arial"/>
          <w:sz w:val="28"/>
        </w:rPr>
        <w:t xml:space="preserve"> a multa calculada sobre o valor do veículo na tabela FIPE é abusiva em contrato de adesão e gera enriquecimento sem causa; e </w:t>
      </w:r>
      <w:r>
        <w:rPr>
          <w:rFonts w:ascii="Arial" w:hAnsi="Arial" w:cs="Arial"/>
          <w:b/>
          <w:bCs/>
          <w:sz w:val="28"/>
        </w:rPr>
        <w:t xml:space="preserve">3)</w:t>
      </w:r>
      <w:r>
        <w:rPr>
          <w:rFonts w:ascii="Arial" w:hAnsi="Arial" w:cs="Arial"/>
          <w:sz w:val="28"/>
        </w:rPr>
        <w:t xml:space="preserve"> a expressão "até 20%" exige gradação, e a r. sentença transpôs o percentual de 10% adotado em outro processo, sem considerar o valor da locação, a ausência de dano e a finalidade institucional do uso.</w:t>
      </w:r>
    </w:p>
    <w:p w14:paraId="09F4E56F" w14:textId="77777777" w:rsidR="00586FF5" w:rsidRPr="00AC06C0" w:rsidRDefault="00586FF5" w:rsidP="00AC06C0">
      <w:pPr>
        <w:spacing w:after="0" w:line="360" w:lineRule="auto"/>
        <w:rPr>
          <w:rFonts w:ascii="Arial" w:hAnsi="Arial" w:cs="Arial"/>
        </w:rPr>
      </w:pPr>
    </w:p>
    <w:p w14:paraId="13128BC0"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Requer o afastamento da multa ou, subsidiariamente, a sua redução ao valor total da locação, de R$ 582,77, ou ao valor bruto das diárias contratadas (ID 89759815).</w:t>
      </w:r>
    </w:p>
    <w:p w14:paraId="4987EF9C" w14:textId="77777777" w:rsidR="00586FF5" w:rsidRPr="00AC06C0" w:rsidRDefault="00586FF5" w:rsidP="00AC06C0">
      <w:pPr>
        <w:spacing w:after="0" w:line="360" w:lineRule="auto"/>
        <w:rPr>
          <w:rFonts w:ascii="Arial" w:hAnsi="Arial" w:cs="Arial"/>
        </w:rPr>
      </w:pPr>
    </w:p>
    <w:p w14:paraId="7F00099C" w14:textId="77777777" w:rsidR="00586FF5" w:rsidRPr="00AC06C0" w:rsidRDefault="00DE4661" w:rsidP="00AC06C0">
      <w:pPr>
        <w:spacing w:after="0" w:line="360" w:lineRule="auto"/>
        <w:ind w:firstLine="2268"/>
        <w:jc w:val="both"/>
        <w:rPr>
          <w:ins w:id="1234" w:author="Assessor GDSXSR" w:date="2026-10-29T21:18:41Z"/>
          <w:rFonts w:ascii="Arial" w:hAnsi="Arial" w:cs="Arial"/>
        </w:rPr>
      </w:pPr>
      <w:r w:rsidRPr="00AC06C0">
        <w:rPr>
          <w:rFonts w:ascii="Arial" w:hAnsi="Arial" w:cs="Arial"/>
          <w:sz w:val="28"/>
          <w:highlight w:val="yellow"/>
          <w:rPrChange w:id="1160" w:author="Assessor GDSXSR" w:date="2026-10-29T21:18:41Z">
            <w:rPr>
              <w:rFonts w:ascii="Arial" w:hAnsi="Arial" w:cs="Arial"/>
              <w:sz w:val="28"/>
            </w:rPr>
          </w:rPrChange>
        </w:rPr>
        <w:t>Sem razão.</w:t>
      </w:r>
    </w:p>
    <w:p>
      <w:pPr>
        <w:spacing w:after="0" w:line="360" w:lineRule="auto"/>
        <w:ind w:firstLine="2268"/>
        <w:jc w:val="both"/>
        <w:rPr>
          <w:ins w:id="1235" w:author="Assessor GDSXSR" w:date="2026-10-29T21:18:41Z"/>
          <w:rFonts w:ascii="Arial" w:hAnsi="Arial" w:cs="Arial"/>
        </w:rPr>
      </w:pPr>
    </w:p>
    <w:p>
      <w:pPr>
        <w:spacing w:after="0" w:line="360" w:lineRule="auto"/>
        <w:ind w:firstLine="2268"/>
        <w:jc w:val="both"/>
        <w:rPr>
          <w:ins w:id="1237" w:author="Assessor GDSXSR" w:date="2026-10-29T21:18:41Z"/>
          <w:rFonts w:ascii="Arial" w:hAnsi="Arial" w:cs="Arial"/>
        </w:rPr>
      </w:pPr>
      <w:ins w:id="1236" w:author="Assessor GDSXSR" w:date="2026-10-29T21:18:41Z">
        <w:r>
          <w:rPr>
            <w:rFonts w:ascii="Arial" w:hAnsi="Arial" w:cs="Arial"/>
            <w:color w:val="808080"/>
            <w:sz w:val="28"/>
            <w:highlight w:val="yellow"/>
          </w:rPr>
          <w:t xml:space="preserve">Dispõem os arts. 413 e 416 do CC:</w:t>
        </w:r>
      </w:ins>
    </w:p>
    <w:p>
      <w:pPr>
        <w:spacing w:after="0" w:line="360" w:lineRule="auto"/>
        <w:ind w:firstLine="2268"/>
        <w:jc w:val="both"/>
        <w:rPr>
          <w:ins w:id="1238" w:author="Assessor GDSXSR" w:date="2026-10-29T21:18:41Z"/>
          <w:rFonts w:ascii="Arial" w:hAnsi="Arial" w:cs="Arial"/>
        </w:rPr>
      </w:pPr>
    </w:p>
    <w:p>
      <w:pPr>
        <w:spacing w:after="0" w:line="360" w:lineRule="auto"/>
        <w:ind w:left="2268" w:firstLine="0"/>
        <w:jc w:val="both"/>
        <w:rPr>
          <w:ins w:id="1240" w:author="Assessor GDSXSR" w:date="2026-10-29T21:18:41Z"/>
          <w:rFonts w:ascii="Arial" w:hAnsi="Arial" w:cs="Arial"/>
        </w:rPr>
      </w:pPr>
      <w:ins w:id="1239" w:author="Assessor GDSXSR" w:date="2026-10-29T21:18:41Z">
        <w:r>
          <w:rPr>
            <w:i/>
            <w:color w:val="808080"/>
            <w:sz w:val="26"/>
          </w:rPr>
          <w:t xml:space="preserve">"Art. 413. A penalidade deve ser reduzida eqüitativamente pelo juiz se a obrigação principal tiver sido cumprida em parte, ou </w:t>
        </w:r>
        <w:r>
          <w:rPr>
            <w:i/>
            <w:color w:val="808080"/>
            <w:sz w:val="26"/>
            <w:u w:val="single"/>
          </w:rPr>
          <w:t xml:space="preserve">se o montante da penalidade for manifestamente excessivo</w:t>
        </w:r>
        <w:r>
          <w:rPr>
            <w:i/>
            <w:color w:val="808080"/>
            <w:sz w:val="26"/>
          </w:rPr>
          <w:t xml:space="preserve">, tendo-se em vista a natureza e a finalidade do negócio.</w:t>
        </w:r>
      </w:ins>
    </w:p>
    <w:p>
      <w:pPr>
        <w:spacing w:after="0" w:line="360" w:lineRule="auto"/>
        <w:ind w:left="2268" w:firstLine="0"/>
        <w:jc w:val="both"/>
        <w:rPr>
          <w:ins w:id="1242" w:author="Assessor GDSXSR" w:date="2026-10-29T21:18:41Z"/>
          <w:rFonts w:ascii="Arial" w:hAnsi="Arial" w:cs="Arial"/>
        </w:rPr>
      </w:pPr>
      <w:ins w:id="1241" w:author="Assessor GDSXSR" w:date="2026-10-29T21:18:41Z">
        <w:r>
          <w:rPr>
            <w:i/>
            <w:color w:val="808080"/>
            <w:sz w:val="26"/>
          </w:rPr>
          <w:t xml:space="preserve">(...)</w:t>
        </w:r>
      </w:ins>
    </w:p>
    <w:p>
      <w:pPr>
        <w:spacing w:after="0" w:line="360" w:lineRule="auto"/>
        <w:ind w:left="2268" w:firstLine="0"/>
        <w:jc w:val="both"/>
        <w:rPr>
          <w:rFonts w:ascii="Arial" w:hAnsi="Arial" w:cs="Arial"/>
        </w:rPr>
      </w:pPr>
      <w:ins w:id="1243" w:author="Assessor GDSXSR" w:date="2026-10-29T21:18:41Z">
        <w:r>
          <w:rPr>
            <w:i/>
            <w:color w:val="808080"/>
            <w:sz w:val="26"/>
          </w:rPr>
          <w:t xml:space="preserve">Art. 416. Para exigir a pena convencional, </w:t>
        </w:r>
        <w:r>
          <w:rPr>
            <w:i/>
            <w:color w:val="808080"/>
            <w:sz w:val="26"/>
            <w:u w:val="single"/>
          </w:rPr>
          <w:t xml:space="preserve">não é necessário que o credor alegue prejuízo</w:t>
        </w:r>
        <w:r>
          <w:rPr>
            <w:i/>
            <w:color w:val="808080"/>
            <w:sz w:val="26"/>
          </w:rPr>
          <w:t xml:space="preserve">." – Grifei</w:t>
        </w:r>
      </w:ins>
    </w:p>
    <w:p w14:paraId="3F7DB2FD" w14:textId="77777777" w:rsidR="00586FF5" w:rsidRPr="00AC06C0" w:rsidRDefault="00586FF5" w:rsidP="00AC06C0">
      <w:pPr>
        <w:spacing w:after="0" w:line="360" w:lineRule="auto"/>
        <w:rPr>
          <w:rFonts w:ascii="Arial" w:hAnsi="Arial" w:cs="Arial"/>
        </w:rPr>
      </w:pPr>
    </w:p>
    <w:p w14:paraId="54485D90" w14:textId="66F4AD49" w:rsidR="00586FF5" w:rsidRPr="00AC06C0" w:rsidRDefault="00DE4661" w:rsidP="00AC06C0">
      <w:pPr>
        <w:spacing w:after="0" w:line="360" w:lineRule="auto"/>
        <w:ind w:firstLine="2268"/>
        <w:jc w:val="both"/>
        <w:rPr>
          <w:rFonts w:ascii="Arial" w:hAnsi="Arial" w:cs="Arial"/>
        </w:rPr>
      </w:pPr>
      <w:commentRangeStart w:id="17"/>
      <w:del w:id="1164" w:author="Assessor GDSXSR" w:date="2026-10-29T21:18:41Z">
        <w:r>
          <w:rPr>
            <w:rFonts w:ascii="Arial" w:hAnsi="Arial" w:cs="Arial"/>
            <w:sz w:val="28"/>
          </w:rPr>
          <w:delText xml:space="preserve">A exigência da cláusula penal não depende de prova de prejuízo (CC 416). </w:delText>
        </w:r>
      </w:del>
      <w:r>
        <w:rPr>
          <w:rFonts w:ascii="Arial" w:hAnsi="Arial" w:cs="Arial"/>
          <w:sz w:val="28"/>
          <w:highlight w:val="yellow"/>
          <w:rPrChange w:id="1165" w:author="Assessor GDSXSR" w:date="2026-10-29T21:18:41Z">
            <w:rPr>
              <w:rFonts w:ascii="Arial" w:hAnsi="Arial" w:cs="Arial"/>
              <w:sz w:val="28"/>
            </w:rPr>
          </w:rPrChange>
        </w:rPr>
        <w:t xml:space="preserve">Portanto, a</w:t>
      </w:r>
      <w:r>
        <w:rPr>
          <w:rFonts w:ascii="Arial" w:hAnsi="Arial" w:cs="Arial"/>
          <w:sz w:val="28"/>
          <w:highlight w:val="yellow"/>
          <w:rPrChange w:id="1166" w:author="Assessor GDSXSR" w:date="2026-10-29T21:18:41Z">
            <w:rPr>
              <w:rFonts w:ascii="Arial" w:hAnsi="Arial" w:cs="Arial"/>
              <w:sz w:val="28"/>
            </w:rPr>
          </w:rPrChange>
        </w:rPr>
        <w:t xml:space="preserve"> ausência de dano ao veículo não afasta a multa e é considerada na aferição do excesso do seu montante</w:t>
      </w:r>
      <w:del w:id="1167" w:author="Assessor GDSXSR" w:date="2026-10-29T21:18:41Z">
        <w:r>
          <w:rPr>
            <w:rFonts w:ascii="Arial" w:hAnsi="Arial" w:cs="Arial"/>
            <w:sz w:val="28"/>
          </w:rPr>
          <w:delText xml:space="preserve"> (CC 413)</w:delText>
        </w:r>
      </w:del>
      <w:r>
        <w:rPr>
          <w:rFonts w:ascii="Arial" w:hAnsi="Arial" w:cs="Arial"/>
          <w:sz w:val="28"/>
        </w:rPr>
        <w:t xml:space="preserve">.</w:t>
      </w:r>
      <w:commentRangeEnd w:id="17"/>
      <w:r>
        <w:rPr>
          <w:rStyle w:val="CommentReference"/>
        </w:rPr>
        <w:commentReference w:id="17"/>
      </w:r>
    </w:p>
    <w:p w14:paraId="773A4C5A" w14:textId="77777777" w:rsidR="00586FF5" w:rsidRPr="00AC06C0" w:rsidRDefault="00586FF5" w:rsidP="00AC06C0">
      <w:pPr>
        <w:spacing w:after="0" w:line="360" w:lineRule="auto"/>
        <w:rPr>
          <w:rFonts w:ascii="Arial" w:hAnsi="Arial" w:cs="Arial"/>
        </w:rPr>
      </w:pPr>
    </w:p>
    <w:p w14:paraId="1290203E" w14:textId="382414BB" w:rsidR="00586FF5" w:rsidRPr="00AC06C0" w:rsidRDefault="00FF0D89" w:rsidP="00AC06C0">
      <w:pPr>
        <w:spacing w:after="0" w:line="360" w:lineRule="auto"/>
        <w:ind w:firstLine="2268"/>
        <w:jc w:val="both"/>
        <w:rPr>
          <w:rFonts w:ascii="Arial" w:hAnsi="Arial" w:cs="Arial"/>
        </w:rPr>
      </w:pPr>
      <w:commentRangeStart w:id="18"/>
      <w:r>
        <w:rPr>
          <w:rFonts w:ascii="Arial" w:hAnsi="Arial" w:cs="Arial"/>
          <w:sz w:val="28"/>
        </w:rPr>
        <w:t xml:space="preserve">Por sua vez, a </w:t>
      </w:r>
      <w:r>
        <w:rPr>
          <w:rFonts w:ascii="Arial" w:hAnsi="Arial" w:cs="Arial"/>
          <w:sz w:val="28"/>
        </w:rPr>
        <w:t xml:space="preserve">telemetria</w:t>
      </w:r>
      <w:r>
        <w:rPr>
          <w:rFonts w:ascii="Arial" w:hAnsi="Arial" w:cs="Arial"/>
          <w:sz w:val="28"/>
        </w:rPr>
        <w:t xml:space="preserve"> </w:t>
      </w:r>
      <w:r>
        <w:rPr>
          <w:rFonts w:ascii="Arial" w:hAnsi="Arial" w:cs="Arial"/>
          <w:sz w:val="28"/>
        </w:rPr>
        <w:t xml:space="preserve">não é prova isolada no caso, pois o uso do veículo no treinamento foi admitido pela própria ré. Os registros apenas detalham esse uso (</w:t>
      </w:r>
      <w:del w:id="1168" w:author="Assessor GDSXSR" w:date="2026-10-29T21:18:41Z">
        <w:r>
          <w:rPr>
            <w:rFonts w:ascii="Arial" w:hAnsi="Arial" w:cs="Arial"/>
            <w:sz w:val="28"/>
          </w:rPr>
          <w:delText xml:space="preserve">IDs</w:delText>
        </w:r>
      </w:del>
      <w:ins w:id="1169" w:author="Assessor GDSXSR" w:date="2026-10-29T21:18:41Z">
        <w:r>
          <w:rPr>
            <w:rFonts w:ascii="Arial" w:hAnsi="Arial" w:cs="Arial"/>
            <w:color w:val="808080"/>
            <w:sz w:val="28"/>
          </w:rPr>
          <w:t xml:space="preserve">ID</w:t>
        </w:r>
      </w:ins>
      <w:r>
        <w:rPr>
          <w:rFonts w:ascii="Arial" w:hAnsi="Arial" w:cs="Arial"/>
          <w:sz w:val="28"/>
        </w:rPr>
        <w:t xml:space="preserve"> 89759671 e 89759672).</w:t>
      </w:r>
      <w:commentRangeEnd w:id="18"/>
      <w:r>
        <w:rPr>
          <w:rStyle w:val="CommentReference"/>
        </w:rPr>
        <w:commentReference w:id="18"/>
      </w:r>
    </w:p>
    <w:p w14:paraId="3E31B4A1" w14:textId="77777777" w:rsidR="00586FF5" w:rsidRPr="00AC06C0" w:rsidRDefault="00586FF5" w:rsidP="00AC06C0">
      <w:pPr>
        <w:spacing w:after="0" w:line="360" w:lineRule="auto"/>
        <w:rPr>
          <w:rFonts w:ascii="Arial" w:hAnsi="Arial" w:cs="Arial"/>
        </w:rPr>
      </w:pPr>
    </w:p>
    <w:p w14:paraId="13EB509E" w14:textId="77777777" w:rsidR="00586FF5" w:rsidRPr="00AC06C0" w:rsidRDefault="00DE4661" w:rsidP="00AC06C0">
      <w:pPr>
        <w:spacing w:after="0" w:line="360" w:lineRule="auto"/>
        <w:ind w:firstLine="2268"/>
        <w:jc w:val="both"/>
        <w:rPr>
          <w:rFonts w:ascii="Arial" w:hAnsi="Arial" w:cs="Arial"/>
        </w:rPr>
      </w:pPr>
      <w:commentRangeStart w:id="19"/>
      <w:r w:rsidRPr="00AC06C0">
        <w:rPr>
          <w:rFonts w:ascii="Arial" w:hAnsi="Arial" w:cs="Arial"/>
          <w:sz w:val="28"/>
        </w:rPr>
        <w:t xml:space="preserve">Também não há nulidade da cláusula (CDC 51 IV). </w:t>
      </w:r>
      <w:r w:rsidRPr="00AC06C0">
        <w:rPr>
          <w:rFonts w:ascii="Arial" w:hAnsi="Arial" w:cs="Arial"/>
          <w:sz w:val="28"/>
          <w:highlight w:val="yellow"/>
          <w:rPrChange w:id="1170" w:author="Assessor GDSXSR" w:date="2026-10-29T21:18:41Z">
            <w:rPr>
              <w:rFonts w:ascii="Arial" w:hAnsi="Arial" w:cs="Arial"/>
              <w:sz w:val="28"/>
            </w:rPr>
          </w:rPrChange>
        </w:rPr>
        <w:t xml:space="preserve">A previsão de multa para o uso inadequado do veículo locado é lícita, e o valor do bem é parâmetro compatível com a obrigação que ela garante, a de conservar e restituir o veículo.</w:t>
      </w:r>
      <w:commentRangeEnd w:id="19"/>
      <w:r>
        <w:rPr>
          <w:rStyle w:val="CommentReference"/>
        </w:rPr>
        <w:commentReference w:id="19"/>
      </w:r>
    </w:p>
    <w:p w14:paraId="458085DB" w14:textId="77777777" w:rsidR="00586FF5" w:rsidRPr="00AC06C0" w:rsidRDefault="00586FF5" w:rsidP="00AC06C0">
      <w:pPr>
        <w:spacing w:after="0" w:line="360" w:lineRule="auto"/>
        <w:rPr>
          <w:rFonts w:ascii="Arial" w:hAnsi="Arial" w:cs="Arial"/>
        </w:rPr>
      </w:pPr>
    </w:p>
    <w:p w14:paraId="6E9BEED5"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O excesso do montante resolve-se pela redução equitativa, e não pela nulidade da cláusula.</w:t>
      </w:r>
    </w:p>
    <w:p w14:paraId="6F265E22" w14:textId="77777777" w:rsidR="00586FF5" w:rsidRPr="00AC06C0" w:rsidRDefault="00586FF5" w:rsidP="00AC06C0">
      <w:pPr>
        <w:spacing w:after="0" w:line="360" w:lineRule="auto"/>
        <w:rPr>
          <w:rFonts w:ascii="Arial" w:hAnsi="Arial" w:cs="Arial"/>
        </w:rPr>
      </w:pPr>
    </w:p>
    <w:p w14:paraId="2DF628D3"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578904D6" w14:textId="77777777" w:rsidR="00586FF5" w:rsidRPr="00AC06C0" w:rsidRDefault="00586FF5" w:rsidP="00AC06C0">
      <w:pPr>
        <w:spacing w:after="0" w:line="360" w:lineRule="auto"/>
        <w:rPr>
          <w:rFonts w:ascii="Arial" w:hAnsi="Arial" w:cs="Arial"/>
        </w:rPr>
      </w:pPr>
    </w:p>
    <w:p w14:paraId="3E8B6BF2" w14:textId="77777777" w:rsidR="00586FF5" w:rsidRPr="00AC06C0" w:rsidRDefault="00DE4661" w:rsidP="00AC06C0">
      <w:pPr>
        <w:pStyle w:val="Citao"/>
        <w:spacing w:before="0" w:after="0" w:line="360" w:lineRule="auto"/>
        <w:ind w:firstLine="0"/>
        <w:jc w:val="both"/>
        <w:rPr>
          <w:del w:id="1172" w:author="Assessor GDSXSR" w:date="2026-10-29T21:18:41Z"/>
          <w:rFonts w:cs="Arial"/>
        </w:rPr>
      </w:pPr>
      <w:del w:id="1171" w:author="Assessor GDSXSR" w:date="2026-10-29T21:18:41Z">
        <w:r w:rsidRPr="00AC06C0">
          <w:rPr>
            <w:rFonts w:cs="Arial"/>
          </w:rPr>
          <w:delText>"Apelação cível. Contrato de compra e venda de energia elétrica na modalidade de comercialização varejista (CCV). Cláusula penal. Redução equitativa. Verbas de sucumbência.</w:delText>
        </w:r>
      </w:del>
    </w:p>
    <w:p w14:paraId="05B8F377" w14:textId="77777777" w:rsidR="00586FF5" w:rsidRPr="00AC06C0" w:rsidRDefault="00DE4661" w:rsidP="00AC06C0">
      <w:pPr>
        <w:pStyle w:val="Citao"/>
        <w:spacing w:before="0" w:after="0" w:line="360" w:lineRule="auto"/>
        <w:ind w:firstLine="0"/>
        <w:jc w:val="both"/>
        <w:rPr>
          <w:rFonts w:cs="Arial"/>
        </w:rPr>
      </w:pPr>
      <w:commentRangeStart w:id="20"/>
      <w:del w:id="1173" w:author="Assessor GDSXSR" w:date="2026-10-29T21:18:41Z">
        <w:r>
          <w:rPr>
            <w:rFonts w:cs="Arial"/>
          </w:rPr>
          <w:delText xml:space="preserve">1. </w:delText>
        </w:r>
      </w:del>
      <w:ins w:id="1174" w:author="Assessor GDSXSR" w:date="2026-10-29T21:18:41Z">
        <w:r>
          <w:rPr>
            <w:rFonts w:cs="Arial"/>
            <w:color w:val="808080"/>
          </w:rPr>
          <w:t xml:space="preserve">"</w:t>
        </w:r>
      </w:ins>
      <w:r>
        <w:rPr>
          <w:rFonts w:cs="Arial"/>
        </w:rPr>
        <w:t xml:space="preserve">(...) </w:t>
      </w:r>
      <w:r>
        <w:rPr>
          <w:rFonts w:cs="Arial"/>
          <w:u w:val="single"/>
        </w:rPr>
        <w:t xml:space="preserve">sob uma ótica ou outra (CCB 413 ou CDC 51, IV), a abusividade da cláusula, decorrente de sua desproporção, pode ensejar a redução</w:t>
      </w:r>
      <w:r>
        <w:rPr>
          <w:rFonts w:cs="Arial"/>
        </w:rPr>
        <w:t xml:space="preserve"> que, no caso sub judice, foi feita, à luz do Código Civil. (...)</w:t>
      </w:r>
      <w:commentRangeEnd w:id="20"/>
      <w:r>
        <w:rPr>
          <w:rStyle w:val="CommentReference"/>
        </w:rPr>
        <w:commentReference w:id="20"/>
      </w:r>
    </w:p>
    <w:p w14:paraId="2360D9D3" w14:textId="7F1E07B5" w:rsidR="00586FF5" w:rsidRPr="00AC06C0" w:rsidRDefault="00DE4661" w:rsidP="00AC06C0">
      <w:pPr>
        <w:pStyle w:val="Citao"/>
        <w:spacing w:before="0" w:after="0" w:line="360" w:lineRule="auto"/>
        <w:ind w:firstLine="0"/>
        <w:jc w:val="both"/>
        <w:rPr>
          <w:rFonts w:cs="Arial"/>
        </w:rPr>
      </w:pPr>
      <w:r w:rsidRPr="00AC06C0">
        <w:rPr>
          <w:rFonts w:cs="Arial"/>
        </w:rPr>
        <w:t xml:space="preserve">3. Portanto, a redução para 3% (=R$ 38.053,41) </w:t>
      </w:r>
      <w:r w:rsidRPr="00AC06C0">
        <w:rPr>
          <w:rFonts w:cs="Arial"/>
          <w:u w:val="single"/>
        </w:rPr>
        <w:t xml:space="preserve">mostra-se adequada às peculiaridades do caso sub </w:t>
      </w:r>
      <w:r w:rsidRPr="00AC06C0">
        <w:rPr>
          <w:rFonts w:cs="Arial"/>
          <w:u w:val="single"/>
        </w:rPr>
        <w:lastRenderedPageBreak/>
        <w:t>judice, considerando-se a natureza e a finalidade do negócio</w:t>
      </w:r>
      <w:r w:rsidRPr="00AC06C0">
        <w:rPr>
          <w:rFonts w:cs="Arial"/>
        </w:rPr>
        <w:t>, o inadimplemento e o curto período até a rescisão contratual. (...)</w:t>
      </w:r>
      <w:r w:rsidR="000845FA">
        <w:rPr>
          <w:rFonts w:cs="Arial"/>
        </w:rPr>
        <w:t>.</w:t>
      </w:r>
      <w:r w:rsidRPr="00AC06C0">
        <w:rPr>
          <w:rFonts w:cs="Arial"/>
        </w:rPr>
        <w:t>" (Acórdão 2168364, 0730725-82.2025.8.07.0001, Relator(a): FERNANDO HABIBE, 4ª TURMA CÍVEL, data de julgamento: 02/09/2026, publicado no DJe: 08/09/2026) – Grifei</w:t>
      </w:r>
    </w:p>
    <w:p w14:paraId="559132F7" w14:textId="77777777" w:rsidR="00586FF5" w:rsidRPr="00AC06C0" w:rsidRDefault="00586FF5" w:rsidP="00AC06C0">
      <w:pPr>
        <w:spacing w:after="0" w:line="360" w:lineRule="auto"/>
        <w:rPr>
          <w:rFonts w:ascii="Arial" w:hAnsi="Arial" w:cs="Arial"/>
        </w:rPr>
      </w:pPr>
    </w:p>
    <w:p w14:paraId="3E5D1A3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Quanto ao valor, a r. sentença tomou como parâmetro precedente do Tribunal de Justiça de São Paulo em caso análogo, mas o adotou depois de examinar as circunstâncias concretas do caso. Transcrevo o trecho pertinente, cujos fundamentos adoto como razão de decidir:</w:t>
      </w:r>
    </w:p>
    <w:p w14:paraId="14C3FD83" w14:textId="77777777" w:rsidR="00586FF5" w:rsidRPr="00AC06C0" w:rsidRDefault="00586FF5" w:rsidP="00AC06C0">
      <w:pPr>
        <w:spacing w:after="0" w:line="360" w:lineRule="auto"/>
        <w:rPr>
          <w:rFonts w:ascii="Arial" w:hAnsi="Arial" w:cs="Arial"/>
        </w:rPr>
      </w:pPr>
    </w:p>
    <w:p w14:paraId="3DE14748" w14:textId="18E5041F" w:rsidR="00586FF5" w:rsidRPr="00AC06C0" w:rsidRDefault="00DE4661" w:rsidP="00AC06C0">
      <w:pPr>
        <w:pStyle w:val="Citao"/>
        <w:spacing w:before="0" w:after="0" w:line="360" w:lineRule="auto"/>
        <w:jc w:val="both"/>
        <w:rPr>
          <w:rFonts w:cs="Arial"/>
        </w:rPr>
      </w:pPr>
      <w:r w:rsidRPr="00AC06C0">
        <w:rPr>
          <w:rFonts w:cs="Arial"/>
        </w:rPr>
        <w:t>"</w:t>
      </w:r>
      <w:r w:rsidR="00FF14A7">
        <w:rPr>
          <w:rFonts w:cs="Arial"/>
        </w:rPr>
        <w:t xml:space="preserve">(...) </w:t>
      </w:r>
      <w:r w:rsidRPr="00AC06C0">
        <w:rPr>
          <w:rFonts w:cs="Arial"/>
        </w:rPr>
        <w:t xml:space="preserve">Primeiro, a desproporção entre o valor da multa e o valor da prestação contratual é manifesta. A locação teve duração efetiva de 23 horas e 54 minutos, com custo total de R$ 582,77 (ID 256932272). </w:t>
      </w:r>
      <w:r w:rsidRPr="00AC06C0">
        <w:rPr>
          <w:rFonts w:cs="Arial"/>
          <w:u w:val="single"/>
        </w:rPr>
        <w:t>A multa pretendida (R$ 42.192,20) equivale a mais de 72 vezes o valor total do contrato de locação.</w:t>
      </w:r>
      <w:r w:rsidRPr="00AC06C0">
        <w:rPr>
          <w:rFonts w:cs="Arial"/>
        </w:rPr>
        <w:t xml:space="preserve"> Essa magnitude revela flagrante desequilíbrio entre a penalidade e a natureza do negócio.</w:t>
      </w:r>
    </w:p>
    <w:p w14:paraId="067873F2" w14:textId="77777777" w:rsidR="00586FF5" w:rsidRPr="00AC06C0" w:rsidRDefault="00DE4661" w:rsidP="00AC06C0">
      <w:pPr>
        <w:pStyle w:val="Citao"/>
        <w:spacing w:before="0" w:after="0" w:line="360" w:lineRule="auto"/>
        <w:jc w:val="both"/>
        <w:rPr>
          <w:rFonts w:cs="Arial"/>
        </w:rPr>
      </w:pPr>
      <w:r w:rsidRPr="00AC06C0">
        <w:rPr>
          <w:rFonts w:cs="Arial"/>
        </w:rPr>
        <w:t xml:space="preserve">Segundo, o veículo foi devolvido sem danos aparentes. A parte autora não juntou o laudo de vistoria de devolução, tampouco apresentou laudo técnico, orçamento de reparo, nota fiscal de substituição de peças ou qualquer documento que ateste a existência de dano concreto — visível ou oculto — ao veículo. A vistoria de retirada do ID 270482165, juntada pela parte ré, não registra avarias </w:t>
      </w:r>
      <w:r w:rsidRPr="00AC06C0">
        <w:rPr>
          <w:rFonts w:cs="Arial"/>
        </w:rPr>
        <w:lastRenderedPageBreak/>
        <w:t>prévias. A alegação genérica de 'depreciação prematura' não restou demonstrada por prova idônea.</w:t>
      </w:r>
    </w:p>
    <w:p w14:paraId="5604B5C6" w14:textId="77777777" w:rsidR="00586FF5" w:rsidRPr="00AC06C0" w:rsidRDefault="00DE4661" w:rsidP="00AC06C0">
      <w:pPr>
        <w:pStyle w:val="Citao"/>
        <w:spacing w:before="0" w:after="0" w:line="360" w:lineRule="auto"/>
        <w:jc w:val="both"/>
        <w:rPr>
          <w:rFonts w:cs="Arial"/>
        </w:rPr>
      </w:pPr>
      <w:r w:rsidRPr="00AC06C0">
        <w:rPr>
          <w:rFonts w:cs="Arial"/>
        </w:rPr>
        <w:t>Terceiro, o uso inadequado, embora configurado, não decorreu de conduta dolosa ou fraudulenta. A parte ré agiu no cumprimento de obrigações funcionais como servidora da Embaixada do Canadá, em treinamento organizado por missão diplomática em parceria com a PMDF, com participantes habilitados e em instalação oficial. Não se trata de corrida clandestina, evento recreativo ou atividade ilícita, circunstâncias que justificariam a aplicação da multa em seu patamar máximo." (ID 89759809) – Grifei</w:t>
      </w:r>
    </w:p>
    <w:p w14:paraId="0DBE42E0" w14:textId="77777777" w:rsidR="00586FF5" w:rsidRPr="00AC06C0" w:rsidRDefault="00586FF5" w:rsidP="00AC06C0">
      <w:pPr>
        <w:spacing w:after="0" w:line="360" w:lineRule="auto"/>
        <w:rPr>
          <w:rFonts w:ascii="Arial" w:hAnsi="Arial" w:cs="Arial"/>
        </w:rPr>
      </w:pPr>
    </w:p>
    <w:p w14:paraId="57184BF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Change w:id="1175" w:author="Assessor GDSXSR" w:date="2026-10-29T21:18:41Z">
            <w:rPr>
              <w:rFonts w:ascii="Arial" w:hAnsi="Arial" w:cs="Arial"/>
              <w:sz w:val="28"/>
            </w:rPr>
          </w:rPrChange>
        </w:rPr>
        <w:t>O valor arbitrado, de R$ 21.098,10, mostra-se proporcional às circunstâncias do negócio e do caso concreto.</w:t>
      </w:r>
    </w:p>
    <w:p w14:paraId="5A270C3C" w14:textId="77777777" w:rsidR="00586FF5" w:rsidRPr="00AC06C0" w:rsidRDefault="00586FF5" w:rsidP="00AC06C0">
      <w:pPr>
        <w:spacing w:after="0" w:line="360" w:lineRule="auto"/>
        <w:rPr>
          <w:rFonts w:ascii="Arial" w:hAnsi="Arial" w:cs="Arial"/>
        </w:rPr>
      </w:pPr>
    </w:p>
    <w:p w14:paraId="270D3AE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redução ao valor da locação, pretendida pela ré, igualaria a pena ao preço do aluguel, já pago, e retiraria da cláusula penal a função de desestimular o uso inadequado do veículo.</w:t>
      </w:r>
    </w:p>
    <w:p w14:paraId="41999958" w14:textId="77777777" w:rsidR="00586FF5" w:rsidRPr="00AC06C0" w:rsidRDefault="00586FF5" w:rsidP="00AC06C0">
      <w:pPr>
        <w:spacing w:after="0" w:line="360" w:lineRule="auto"/>
        <w:rPr>
          <w:rFonts w:ascii="Arial" w:hAnsi="Arial" w:cs="Arial"/>
        </w:rPr>
      </w:pPr>
    </w:p>
    <w:p w14:paraId="3C9C8E40" w14:textId="0DBDAC49"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u w:val="single"/>
          <w:rPrChange w:id="1177" w:author="Assessor GDSXSR" w:date="2026-10-29T21:18:41Z">
            <w:rPr>
              <w:rFonts w:ascii="Arial" w:hAnsi="Arial" w:cs="Arial"/>
              <w:sz w:val="28"/>
              <w:u w:val="single"/>
            </w:rPr>
          </w:rPrChange>
        </w:rPr>
        <w:t xml:space="preserve">Assim, nego provimento ao apelo </w:t>
      </w:r>
      <w:r>
        <w:rPr>
          <w:rFonts w:ascii="Arial" w:hAnsi="Arial" w:cs="Arial"/>
          <w:sz w:val="28"/>
          <w:highlight w:val="yellow"/>
          <w:u w:val="single"/>
          <w:rPrChange w:id="1178" w:author="Assessor GDSXSR" w:date="2026-10-29T21:18:41Z">
            <w:rPr>
              <w:rFonts w:ascii="Arial" w:hAnsi="Arial" w:cs="Arial"/>
              <w:sz w:val="28"/>
              <w:u w:val="single"/>
            </w:rPr>
          </w:rPrChange>
        </w:rPr>
        <w:t xml:space="preserve">da ré</w:t>
      </w:r>
      <w:ins w:id="1176" w:author="Assessor GDSXSR" w:date="2026-10-29T21:18:41Z">
        <w:r>
          <w:rPr>
            <w:rFonts w:ascii="Arial" w:hAnsi="Arial" w:cs="Arial"/>
            <w:color w:val="808080"/>
            <w:sz w:val="28"/>
            <w:u w:val="single"/>
          </w:rPr>
          <w:t xml:space="preserve">,</w:t>
        </w:r>
      </w:ins>
      <w:r>
        <w:rPr>
          <w:rFonts w:ascii="Arial" w:hAnsi="Arial" w:cs="Arial"/>
          <w:sz w:val="28"/>
          <w:highlight w:val="yellow"/>
          <w:u w:val="single"/>
          <w:rPrChange w:id="1179" w:author="Assessor GDSXSR" w:date="2026-10-29T21:18:41Z">
            <w:rPr>
              <w:rFonts w:ascii="Arial" w:hAnsi="Arial" w:cs="Arial"/>
              <w:sz w:val="28"/>
              <w:u w:val="single"/>
            </w:rPr>
          </w:rPrChange>
        </w:rPr>
        <w:t xml:space="preserve"> </w:t>
      </w:r>
      <w:r>
        <w:rPr>
          <w:rFonts w:ascii="Arial" w:hAnsi="Arial" w:cs="Arial"/>
          <w:sz w:val="28"/>
          <w:highlight w:val="yellow"/>
          <w:u w:val="single"/>
          <w:rPrChange w:id="1180" w:author="Assessor GDSXSR" w:date="2026-10-29T21:18:41Z">
            <w:rPr>
              <w:rFonts w:ascii="Arial" w:hAnsi="Arial" w:cs="Arial"/>
              <w:sz w:val="28"/>
              <w:u w:val="single"/>
            </w:rPr>
          </w:rPrChange>
        </w:rPr>
        <w:t xml:space="preserve">nesse ponto.</w:t>
      </w:r>
    </w:p>
    <w:p w14:paraId="5D09F973" w14:textId="77777777" w:rsidR="00586FF5" w:rsidRPr="00AC06C0" w:rsidRDefault="00586FF5" w:rsidP="00AC06C0">
      <w:pPr>
        <w:spacing w:after="0" w:line="360" w:lineRule="auto"/>
        <w:rPr>
          <w:rFonts w:ascii="Arial" w:hAnsi="Arial" w:cs="Arial"/>
        </w:rPr>
      </w:pPr>
    </w:p>
    <w:p w14:paraId="62B3A690" w14:textId="77777777" w:rsidR="00586FF5" w:rsidRPr="009D7DFF" w:rsidRDefault="00DE4661" w:rsidP="00AC06C0">
      <w:pPr>
        <w:pStyle w:val="Ttulos"/>
        <w:spacing w:before="0" w:after="0"/>
        <w:rPr>
          <w:rFonts w:cs="Arial"/>
          <w:b w:val="0"/>
          <w:bCs/>
        </w:rPr>
      </w:pPr>
      <w:r w:rsidRPr="009D7DFF">
        <w:rPr>
          <w:rFonts w:cs="Arial"/>
          <w:b w:val="0"/>
          <w:bCs/>
          <w:highlight w:val="yellow"/>
          <w:rPrChange w:id="1181" w:author="Assessor GDSXSR" w:date="2026-10-29T21:18:41Z">
            <w:rPr>
              <w:rFonts w:cs="Arial"/>
              <w:b w:val="0"/>
              <w:bCs/>
            </w:rPr>
          </w:rPrChange>
        </w:rPr>
        <w:t>DA MANUTENÇÃO DO TERMO INICIAL DA CORREÇÃO MONETÁRIA E DOS JUROS DE MORA</w:t>
      </w:r>
    </w:p>
    <w:p w14:paraId="2109D0D5" w14:textId="77777777" w:rsidR="00586FF5" w:rsidRPr="009D7DFF" w:rsidRDefault="00586FF5" w:rsidP="00AC06C0">
      <w:pPr>
        <w:spacing w:after="0" w:line="360" w:lineRule="auto"/>
        <w:rPr>
          <w:rFonts w:ascii="Arial" w:hAnsi="Arial" w:cs="Arial"/>
          <w:bCs/>
        </w:rPr>
      </w:pPr>
    </w:p>
    <w:p w14:paraId="109D522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ré/apelante alega que, por se tratar de cobrança controvertida de cláusula penal, sem liquidez demonstrada, o termo inicial da correção monetária e dos juros deve ser revisto.</w:t>
      </w:r>
    </w:p>
    <w:p w14:paraId="7E653C51" w14:textId="77777777" w:rsidR="00586FF5" w:rsidRPr="00AC06C0" w:rsidRDefault="00586FF5" w:rsidP="00AC06C0">
      <w:pPr>
        <w:spacing w:after="0" w:line="360" w:lineRule="auto"/>
        <w:rPr>
          <w:rFonts w:ascii="Arial" w:hAnsi="Arial" w:cs="Arial"/>
        </w:rPr>
      </w:pPr>
    </w:p>
    <w:p w14:paraId="0CC7D854"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lastRenderedPageBreak/>
        <w:t>Requer que a atualização incida a partir do arbitramento judicial definitivo ou, subsidiariamente, da citação (ID 89759815).</w:t>
      </w:r>
    </w:p>
    <w:p w14:paraId="69C2CD61" w14:textId="77777777" w:rsidR="00586FF5" w:rsidRPr="00AC06C0" w:rsidRDefault="00586FF5" w:rsidP="00AC06C0">
      <w:pPr>
        <w:spacing w:after="0" w:line="360" w:lineRule="auto"/>
        <w:rPr>
          <w:rFonts w:ascii="Arial" w:hAnsi="Arial" w:cs="Arial"/>
        </w:rPr>
      </w:pPr>
    </w:p>
    <w:p w14:paraId="714DEB49"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Change w:id="1182" w:author="Assessor GDSXSR" w:date="2026-10-29T21:18:41Z">
            <w:rPr>
              <w:rFonts w:ascii="Arial" w:hAnsi="Arial" w:cs="Arial"/>
              <w:sz w:val="28"/>
            </w:rPr>
          </w:rPrChange>
        </w:rPr>
        <w:t>Sem razão.</w:t>
      </w:r>
    </w:p>
    <w:p w14:paraId="554842AF" w14:textId="77777777" w:rsidR="00586FF5" w:rsidRPr="00AC06C0" w:rsidRDefault="00586FF5" w:rsidP="00AC06C0">
      <w:pPr>
        <w:spacing w:after="0" w:line="360" w:lineRule="auto"/>
        <w:rPr>
          <w:rFonts w:ascii="Arial" w:hAnsi="Arial" w:cs="Arial"/>
        </w:rPr>
      </w:pPr>
    </w:p>
    <w:p>
      <w:pPr>
        <w:spacing w:after="0" w:line="360" w:lineRule="auto"/>
        <w:ind w:firstLine="2268"/>
        <w:jc w:val="both"/>
        <w:rPr>
          <w:ins w:id="1188" w:author="Assessor GDSXSR" w:date="2026-10-29T21:18:41Z"/>
        </w:rPr>
      </w:pPr>
      <w:r>
        <w:rPr>
          <w:rFonts w:ascii="Arial" w:hAnsi="Arial" w:cs="Arial"/>
          <w:sz w:val="28"/>
          <w:highlight w:val="yellow"/>
          <w:rPrChange w:id="1185" w:author="Assessor GDSXSR" w:date="2026-10-29T21:18:41Z">
            <w:rPr>
              <w:rFonts w:ascii="Arial" w:hAnsi="Arial" w:cs="Arial"/>
              <w:sz w:val="28"/>
            </w:rPr>
          </w:rPrChange>
        </w:rPr>
        <w:t xml:space="preserve">A multa tornou-se devida com o uso inadequado do veículo, em 27/08/2025.</w:t>
      </w:r>
      <w:del w:id="1186" w:author="Assessor GDSXSR" w:date="2026-10-29T21:18:41Z">
        <w:r>
          <w:rPr>
            <w:rFonts w:ascii="Arial" w:hAnsi="Arial" w:cs="Arial"/>
            <w:sz w:val="28"/>
          </w:rPr>
          <w:delText xml:space="preserve"> </w:delText>
        </w:r>
      </w:del>
    </w:p>
    <w:p>
      <w:pPr>
        <w:spacing w:after="0" w:line="360" w:lineRule="auto"/>
        <w:ind w:firstLine="2268"/>
        <w:jc w:val="both"/>
        <w:rPr>
          <w:ins w:id="1189" w:author="Assessor GDSXSR" w:date="2026-10-29T21:18:41Z"/>
        </w:rPr>
      </w:pPr>
    </w:p>
    <w:p w14:paraId="50331475"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rPrChange w:id="1187" w:author="Assessor GDSXSR" w:date="2026-10-29T21:18:41Z">
            <w:rPr>
              <w:rFonts w:ascii="Arial" w:hAnsi="Arial" w:cs="Arial"/>
              <w:sz w:val="28"/>
            </w:rPr>
          </w:rPrChange>
        </w:rPr>
        <w:t xml:space="preserve">A redução equitativa ajusta o montante da pena, mas não altera a data em que ela passou a ser exigível.</w:t>
      </w:r>
    </w:p>
    <w:p w14:paraId="52A4A106" w14:textId="77777777" w:rsidR="00586FF5" w:rsidRPr="00AC06C0" w:rsidRDefault="00586FF5" w:rsidP="00AC06C0">
      <w:pPr>
        <w:spacing w:after="0" w:line="360" w:lineRule="auto"/>
        <w:rPr>
          <w:rFonts w:ascii="Arial" w:hAnsi="Arial" w:cs="Arial"/>
        </w:rPr>
      </w:pPr>
    </w:p>
    <w:p w14:paraId="10C238D3"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correção monetária não tem caráter punitivo. Apenas recompõe o valor da moeda.</w:t>
      </w:r>
    </w:p>
    <w:p w14:paraId="060AC1BC" w14:textId="77777777" w:rsidR="00586FF5" w:rsidRPr="00AC06C0" w:rsidRDefault="00586FF5" w:rsidP="00AC06C0">
      <w:pPr>
        <w:spacing w:after="0" w:line="360" w:lineRule="auto"/>
        <w:rPr>
          <w:rFonts w:ascii="Arial" w:hAnsi="Arial" w:cs="Arial"/>
        </w:rPr>
      </w:pPr>
    </w:p>
    <w:p w14:paraId="65B6FCE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3811C958" w14:textId="77777777" w:rsidR="00586FF5" w:rsidRPr="00AC06C0" w:rsidRDefault="00586FF5" w:rsidP="00AC06C0">
      <w:pPr>
        <w:spacing w:after="0" w:line="360" w:lineRule="auto"/>
        <w:rPr>
          <w:rFonts w:ascii="Arial" w:hAnsi="Arial" w:cs="Arial"/>
        </w:rPr>
      </w:pPr>
    </w:p>
    <w:p w14:paraId="1D66061E" w14:textId="240D4361" w:rsidR="00586FF5" w:rsidRPr="00AC06C0" w:rsidRDefault="00DE4661" w:rsidP="00AC06C0">
      <w:pPr>
        <w:pStyle w:val="Citao"/>
        <w:spacing w:before="0" w:after="0" w:line="360" w:lineRule="auto"/>
        <w:ind w:firstLine="0"/>
        <w:jc w:val="both"/>
        <w:rPr>
          <w:rFonts w:cs="Arial"/>
        </w:rPr>
      </w:pPr>
      <w:commentRangeStart w:id="21"/>
      <w:r w:rsidRPr="00AC06C0">
        <w:rPr>
          <w:rFonts w:cs="Arial"/>
        </w:rPr>
        <w:t xml:space="preserve">"(...) 6. A correção monetária desde cada desembolso </w:t>
      </w:r>
      <w:r w:rsidRPr="00AC06C0">
        <w:rPr>
          <w:rFonts w:cs="Arial"/>
          <w:u w:val="single"/>
        </w:rPr>
        <w:t>não tem caráter punitivo. Destina-se apenas à recomposição do valor real da moeda</w:t>
      </w:r>
      <w:r w:rsidRPr="00AC06C0">
        <w:rPr>
          <w:rFonts w:cs="Arial"/>
        </w:rPr>
        <w:t xml:space="preserve"> e à prevenção do enriquecimento sem causa do fornecedor, de modo que é inaplicável a fixação do termo inicial apenas a partir da configuração da mora. (...)</w:t>
      </w:r>
      <w:r w:rsidR="00D248FB">
        <w:rPr>
          <w:rFonts w:cs="Arial"/>
        </w:rPr>
        <w:t>.</w:t>
      </w:r>
      <w:r w:rsidRPr="00AC06C0">
        <w:rPr>
          <w:rFonts w:cs="Arial"/>
        </w:rPr>
        <w:t>" (Acórdão 2144634, 0702484-89.2025.8.07.0004, Relator(a): HECTOR VALVERDE SANTANNA, 2ª TURMA CÍVEL, data de julgamento: 24/06/2026, publicado no DJe: 10/07/2026) – Grifei</w:t>
      </w:r>
      <w:commentRangeEnd w:id="21"/>
      <w:r>
        <w:rPr>
          <w:rStyle w:val="CommentReference"/>
        </w:rPr>
        <w:commentReference w:id="21"/>
      </w:r>
    </w:p>
    <w:p w14:paraId="6E057BDF" w14:textId="77777777" w:rsidR="00586FF5" w:rsidRPr="00AC06C0" w:rsidRDefault="00586FF5" w:rsidP="00AC06C0">
      <w:pPr>
        <w:spacing w:after="0" w:line="360" w:lineRule="auto"/>
        <w:rPr>
          <w:rFonts w:ascii="Arial" w:hAnsi="Arial" w:cs="Arial"/>
        </w:rPr>
      </w:pPr>
    </w:p>
    <w:p w14:paraId="636E0515" w14:textId="77777777" w:rsidR="00586FF5" w:rsidRPr="00AC06C0" w:rsidRDefault="00DE4661" w:rsidP="00AC06C0">
      <w:pPr>
        <w:spacing w:after="0" w:line="360" w:lineRule="auto"/>
        <w:ind w:firstLine="2268"/>
        <w:jc w:val="both"/>
        <w:rPr>
          <w:rFonts w:ascii="Arial" w:hAnsi="Arial" w:cs="Arial"/>
        </w:rPr>
      </w:pPr>
      <w:commentRangeStart w:id="22"/>
      <w:r w:rsidRPr="00AC06C0">
        <w:rPr>
          <w:rFonts w:ascii="Arial" w:hAnsi="Arial" w:cs="Arial"/>
          <w:sz w:val="28"/>
        </w:rPr>
        <w:t>Quanto aos juros de mora, a r. sentença os fixou a partir da citação (CC 405), termo que a própria ré indica no pedido subsidiário.</w:t>
      </w:r>
      <w:commentRangeEnd w:id="22"/>
      <w:r>
        <w:rPr>
          <w:rStyle w:val="CommentReference"/>
        </w:rPr>
        <w:commentReference w:id="22"/>
      </w:r>
    </w:p>
    <w:p w14:paraId="0EC5E633" w14:textId="77777777" w:rsidR="00586FF5" w:rsidRPr="00AC06C0" w:rsidRDefault="00586FF5" w:rsidP="00AC06C0">
      <w:pPr>
        <w:spacing w:after="0" w:line="360" w:lineRule="auto"/>
        <w:rPr>
          <w:rFonts w:ascii="Arial" w:hAnsi="Arial" w:cs="Arial"/>
        </w:rPr>
      </w:pPr>
    </w:p>
    <w:p w14:paraId="2D6D86A8" w14:textId="6C5376BD" w:rsidR="00D672AA" w:rsidRPr="009D7DFF" w:rsidRDefault="00DE4661" w:rsidP="00D672AA">
      <w:pPr>
        <w:spacing w:after="0" w:line="360" w:lineRule="auto"/>
        <w:ind w:firstLine="2268"/>
        <w:jc w:val="both"/>
        <w:rPr>
          <w:rFonts w:ascii="Arial" w:hAnsi="Arial" w:cs="Arial"/>
          <w:u w:val="single"/>
        </w:rPr>
      </w:pPr>
      <w:r>
        <w:rPr>
          <w:rFonts w:ascii="Arial" w:hAnsi="Arial" w:cs="Arial"/>
          <w:sz w:val="28"/>
          <w:highlight w:val="yellow"/>
          <w:u w:val="single"/>
          <w:rPrChange w:id="1191" w:author="Assessor GDSXSR" w:date="2026-10-29T21:18:41Z">
            <w:rPr>
              <w:rFonts w:ascii="Arial" w:hAnsi="Arial" w:cs="Arial"/>
              <w:sz w:val="28"/>
              <w:u w:val="single"/>
            </w:rPr>
          </w:rPrChange>
        </w:rPr>
        <w:t xml:space="preserve">Assim, nego provimento ao apelo da ré</w:t>
      </w:r>
      <w:ins w:id="1190" w:author="Assessor GDSXSR" w:date="2026-10-29T21:18:41Z">
        <w:r>
          <w:rPr>
            <w:rFonts w:ascii="Arial" w:hAnsi="Arial" w:cs="Arial"/>
            <w:color w:val="808080"/>
            <w:sz w:val="28"/>
            <w:u w:val="single"/>
          </w:rPr>
          <w:t xml:space="preserve">,</w:t>
        </w:r>
      </w:ins>
      <w:r>
        <w:rPr>
          <w:rFonts w:ascii="Arial" w:hAnsi="Arial" w:cs="Arial"/>
          <w:sz w:val="28"/>
          <w:highlight w:val="yellow"/>
          <w:u w:val="single"/>
          <w:rPrChange w:id="1192" w:author="Assessor GDSXSR" w:date="2026-10-29T21:18:41Z">
            <w:rPr>
              <w:rFonts w:ascii="Arial" w:hAnsi="Arial" w:cs="Arial"/>
              <w:sz w:val="28"/>
              <w:u w:val="single"/>
            </w:rPr>
          </w:rPrChange>
        </w:rPr>
        <w:t xml:space="preserve"> nesse ponto.</w:t>
      </w:r>
    </w:p>
    <w:p w14:paraId="4759C763" w14:textId="5DD3940D" w:rsidR="00586FF5" w:rsidRPr="00AC06C0" w:rsidRDefault="00586FF5" w:rsidP="00D672AA">
      <w:pPr>
        <w:spacing w:after="0" w:line="360" w:lineRule="auto"/>
        <w:ind w:firstLine="2268"/>
        <w:jc w:val="both"/>
        <w:rPr>
          <w:rFonts w:ascii="Arial" w:hAnsi="Arial" w:cs="Arial"/>
        </w:rPr>
      </w:pPr>
    </w:p>
    <w:p w14:paraId="5A42E8BF" w14:textId="77777777" w:rsidR="00586FF5" w:rsidRPr="00AC06C0" w:rsidRDefault="00DE4661" w:rsidP="00AC06C0">
      <w:pPr>
        <w:pStyle w:val="Ttulos"/>
        <w:spacing w:before="0" w:after="0"/>
        <w:rPr>
          <w:rFonts w:cs="Arial"/>
        </w:rPr>
      </w:pPr>
      <w:r w:rsidRPr="00AC06C0">
        <w:rPr>
          <w:rFonts w:cs="Arial"/>
        </w:rPr>
        <w:t>APELO DA AUTORA, LOCALIZA RENT A CAR S.A.</w:t>
      </w:r>
    </w:p>
    <w:p w14:paraId="53E7C1AD" w14:textId="77777777" w:rsidR="00586FF5" w:rsidRPr="00AC06C0" w:rsidRDefault="00586FF5" w:rsidP="00AC06C0">
      <w:pPr>
        <w:spacing w:after="0" w:line="360" w:lineRule="auto"/>
        <w:rPr>
          <w:rFonts w:ascii="Arial" w:hAnsi="Arial" w:cs="Arial"/>
        </w:rPr>
      </w:pPr>
    </w:p>
    <w:p w14:paraId="7CFDDEF6" w14:textId="4CD21ECE"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Presentes os pressupostos de admissibilidade, conheço do apelo interposto</w:t>
      </w:r>
      <w:ins w:id="1195" w:author="Assessor GDSXSR" w:date="2026-10-29T21:18:41Z">
        <w:r>
          <w:rPr>
            <w:rFonts w:ascii="Arial" w:hAnsi="Arial" w:cs="Arial"/>
            <w:color w:val="808080"/>
            <w:sz w:val="28"/>
          </w:rPr>
          <w:t xml:space="preserve"> pela autora</w:t>
        </w:r>
      </w:ins>
      <w:r>
        <w:rPr>
          <w:rFonts w:ascii="Arial" w:hAnsi="Arial" w:cs="Arial"/>
          <w:sz w:val="28"/>
        </w:rPr>
        <w:t xml:space="preserve">.</w:t>
      </w:r>
    </w:p>
    <w:p w14:paraId="325F90C2" w14:textId="77777777" w:rsidR="00586FF5" w:rsidRPr="00AC06C0" w:rsidRDefault="00586FF5" w:rsidP="00AC06C0">
      <w:pPr>
        <w:spacing w:after="0" w:line="360" w:lineRule="auto"/>
        <w:rPr>
          <w:rFonts w:ascii="Arial" w:hAnsi="Arial" w:cs="Arial"/>
        </w:rPr>
      </w:pPr>
    </w:p>
    <w:p w14:paraId="17413307" w14:textId="77777777" w:rsidR="00586FF5" w:rsidRPr="00D672AA" w:rsidRDefault="00DE4661" w:rsidP="00AC06C0">
      <w:pPr>
        <w:pStyle w:val="Ttulos"/>
        <w:spacing w:before="0" w:after="0"/>
        <w:rPr>
          <w:rFonts w:cs="Arial"/>
          <w:b w:val="0"/>
          <w:bCs/>
        </w:rPr>
      </w:pPr>
      <w:r w:rsidRPr="00D672AA">
        <w:rPr>
          <w:rFonts w:cs="Arial"/>
          <w:b w:val="0"/>
          <w:bCs/>
          <w:highlight w:val="yellow"/>
          <w:rPrChange w:id="1193" w:author="Assessor GDSXSR" w:date="2026-10-29T21:18:41Z">
            <w:rPr>
              <w:rFonts w:cs="Arial"/>
              <w:b w:val="0"/>
              <w:bCs/>
            </w:rPr>
          </w:rPrChange>
        </w:rPr>
        <w:t>DA MANUTENÇÃO DA REDUÇÃO EQUITATIVA DA CLÁUSULA PENAL</w:t>
      </w:r>
    </w:p>
    <w:p w14:paraId="3B4F5122" w14:textId="77777777" w:rsidR="00586FF5" w:rsidRPr="00AC06C0" w:rsidRDefault="00586FF5" w:rsidP="00AC06C0">
      <w:pPr>
        <w:spacing w:after="0" w:line="360" w:lineRule="auto"/>
        <w:rPr>
          <w:rFonts w:ascii="Arial" w:hAnsi="Arial" w:cs="Arial"/>
        </w:rPr>
      </w:pPr>
    </w:p>
    <w:p w14:paraId="6CE86B07" w14:textId="77777777" w:rsidR="00586FF5" w:rsidRPr="00AC06C0" w:rsidRDefault="00DE4661" w:rsidP="00AC06C0">
      <w:pPr>
        <w:spacing w:after="0" w:line="360" w:lineRule="auto"/>
        <w:ind w:firstLine="2268"/>
        <w:jc w:val="both"/>
        <w:rPr>
          <w:rFonts w:ascii="Arial" w:hAnsi="Arial" w:cs="Arial"/>
        </w:rPr>
      </w:pPr>
      <w:commentRangeStart w:id="23"/>
      <w:r>
        <w:rPr>
          <w:rFonts w:ascii="Arial" w:hAnsi="Arial" w:cs="Arial"/>
          <w:sz w:val="28"/>
        </w:rPr>
        <w:t xml:space="preserve">A autora/apelante alega</w:t>
      </w:r>
      <w:del w:id="1196" w:author="Assessor GDSXSR" w:date="2026-10-29T21:18:41Z">
        <w:r>
          <w:rPr>
            <w:rFonts w:ascii="Arial" w:hAnsi="Arial" w:cs="Arial"/>
            <w:sz w:val="28"/>
          </w:rPr>
          <w:delText xml:space="preserve">, em síntese,</w:delText>
        </w:r>
      </w:del>
      <w:r>
        <w:rPr>
          <w:rFonts w:ascii="Arial" w:hAnsi="Arial" w:cs="Arial"/>
          <w:sz w:val="28"/>
        </w:rPr>
        <w:t xml:space="preserve"> que: </w:t>
      </w:r>
      <w:r>
        <w:rPr>
          <w:rFonts w:ascii="Arial" w:hAnsi="Arial" w:cs="Arial"/>
          <w:b/>
          <w:bCs/>
          <w:sz w:val="28"/>
        </w:rPr>
        <w:t xml:space="preserve">1)</w:t>
      </w:r>
      <w:r>
        <w:rPr>
          <w:rFonts w:ascii="Arial" w:hAnsi="Arial" w:cs="Arial"/>
          <w:sz w:val="28"/>
        </w:rPr>
        <w:t xml:space="preserve"> a ré, ao submeter o veículo a treinamento de direção evasiva em circuito fechado, violou os arts. 569, </w:t>
      </w:r>
      <w:del w:id="1197" w:author="Assessor GDSXSR" w:date="2026-10-29T21:18:41Z">
        <w:r>
          <w:rPr>
            <w:rFonts w:ascii="Arial" w:hAnsi="Arial" w:cs="Arial"/>
            <w:sz w:val="28"/>
          </w:rPr>
          <w:delText xml:space="preserve">inciso </w:delText>
        </w:r>
      </w:del>
      <w:r>
        <w:rPr>
          <w:rFonts w:ascii="Arial" w:hAnsi="Arial" w:cs="Arial"/>
          <w:sz w:val="28"/>
        </w:rPr>
        <w:t xml:space="preserve">I, 570 e 422</w:t>
      </w:r>
      <w:del w:id="1198" w:author="Assessor GDSXSR" w:date="2026-10-29T21:18:41Z">
        <w:r>
          <w:rPr>
            <w:rFonts w:ascii="Arial" w:hAnsi="Arial" w:cs="Arial"/>
            <w:sz w:val="28"/>
          </w:rPr>
          <w:delText xml:space="preserve">,</w:delText>
        </w:r>
      </w:del>
      <w:r>
        <w:rPr>
          <w:rFonts w:ascii="Arial" w:hAnsi="Arial" w:cs="Arial"/>
          <w:sz w:val="28"/>
        </w:rPr>
        <w:t xml:space="preserve"> do CC e as alíneas "f", "g" e "i" da cláusula 1.22 das Condições Gerais; </w:t>
      </w:r>
      <w:r>
        <w:rPr>
          <w:rFonts w:ascii="Arial" w:hAnsi="Arial" w:cs="Arial"/>
          <w:b/>
          <w:bCs/>
          <w:sz w:val="28"/>
        </w:rPr>
        <w:t xml:space="preserve">2)</w:t>
      </w:r>
      <w:r>
        <w:rPr>
          <w:rFonts w:ascii="Arial" w:hAnsi="Arial" w:cs="Arial"/>
          <w:sz w:val="28"/>
        </w:rPr>
        <w:t xml:space="preserve"> a cláusula penal é exigível sem prova de prejuízo, e a r. sentença não poderia reduzi-la pela ausência de dano ao veículo; </w:t>
      </w:r>
      <w:r>
        <w:rPr>
          <w:rFonts w:ascii="Arial" w:hAnsi="Arial" w:cs="Arial"/>
          <w:b/>
          <w:bCs/>
          <w:sz w:val="28"/>
        </w:rPr>
        <w:t xml:space="preserve">3) </w:t>
      </w:r>
      <w:r>
        <w:rPr>
          <w:rFonts w:ascii="Arial" w:hAnsi="Arial" w:cs="Arial"/>
          <w:sz w:val="28"/>
        </w:rPr>
        <w:t xml:space="preserve">a obrigação principal do contrato é a conservação e a devolução do veículo, avaliado em R$ 210.981,00, e não o preço das diárias, de modo que a multa de 20% respeita o limite do art. 412</w:t>
      </w:r>
      <w:del w:id="1199" w:author="Assessor GDSXSR" w:date="2026-10-29T21:18:41Z">
        <w:r>
          <w:rPr>
            <w:rFonts w:ascii="Arial" w:hAnsi="Arial" w:cs="Arial"/>
            <w:sz w:val="28"/>
          </w:rPr>
          <w:delText xml:space="preserve">,</w:delText>
        </w:r>
      </w:del>
      <w:r>
        <w:rPr>
          <w:rFonts w:ascii="Arial" w:hAnsi="Arial" w:cs="Arial"/>
          <w:sz w:val="28"/>
        </w:rPr>
        <w:t xml:space="preserve"> do CC, e não é manifestamente excessiva; e </w:t>
      </w:r>
      <w:r>
        <w:rPr>
          <w:rFonts w:ascii="Arial" w:hAnsi="Arial" w:cs="Arial"/>
          <w:b/>
          <w:bCs/>
          <w:sz w:val="28"/>
        </w:rPr>
        <w:t xml:space="preserve">4)</w:t>
      </w:r>
      <w:r>
        <w:rPr>
          <w:rFonts w:ascii="Arial" w:hAnsi="Arial" w:cs="Arial"/>
          <w:sz w:val="28"/>
        </w:rPr>
        <w:t xml:space="preserve"> a redução esvazia a função dissuasória da cláusula penal.</w:t>
      </w:r>
      <w:commentRangeEnd w:id="23"/>
      <w:r>
        <w:rPr>
          <w:rStyle w:val="CommentReference"/>
        </w:rPr>
        <w:commentReference w:id="23"/>
      </w:r>
    </w:p>
    <w:p w14:paraId="2B5ED80A" w14:textId="77777777" w:rsidR="00586FF5" w:rsidRPr="00AC06C0" w:rsidRDefault="00586FF5" w:rsidP="00AC06C0">
      <w:pPr>
        <w:spacing w:after="0" w:line="360" w:lineRule="auto"/>
        <w:rPr>
          <w:rFonts w:ascii="Arial" w:hAnsi="Arial" w:cs="Arial"/>
        </w:rPr>
      </w:pPr>
    </w:p>
    <w:p w14:paraId="7092D212"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Requer a reforma da r. sentença para restabelecer a multa de 20% do valor do veículo na tabela FIPE, de R$ 42.192,20 (ID 89759812).</w:t>
      </w:r>
    </w:p>
    <w:p w14:paraId="4B91DF98" w14:textId="77777777" w:rsidR="00586FF5" w:rsidRPr="00AC06C0" w:rsidRDefault="00586FF5" w:rsidP="00AC06C0">
      <w:pPr>
        <w:spacing w:after="0" w:line="360" w:lineRule="auto"/>
        <w:rPr>
          <w:rFonts w:ascii="Arial" w:hAnsi="Arial" w:cs="Arial"/>
        </w:rPr>
      </w:pPr>
    </w:p>
    <w:p w14:paraId="363BA927"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Change w:id="1194" w:author="Assessor GDSXSR" w:date="2026-10-29T21:18:41Z">
            <w:rPr>
              <w:rFonts w:ascii="Arial" w:hAnsi="Arial" w:cs="Arial"/>
              <w:sz w:val="28"/>
            </w:rPr>
          </w:rPrChange>
        </w:rPr>
        <w:t>Sem razão.</w:t>
      </w:r>
    </w:p>
    <w:p w14:paraId="29D51C54" w14:textId="77777777" w:rsidR="00586FF5" w:rsidRPr="00AC06C0" w:rsidRDefault="00586FF5" w:rsidP="00AC06C0">
      <w:pPr>
        <w:spacing w:after="0" w:line="360" w:lineRule="auto"/>
        <w:rPr>
          <w:rFonts w:ascii="Arial" w:hAnsi="Arial" w:cs="Arial"/>
        </w:rPr>
      </w:pPr>
    </w:p>
    <w:p w14:paraId="6FAC9037"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invocação dos arts. 569, </w:t>
      </w:r>
      <w:del w:id="1200" w:author="Assessor GDSXSR" w:date="2026-10-29T21:18:41Z">
        <w:r>
          <w:rPr>
            <w:rFonts w:ascii="Arial" w:hAnsi="Arial" w:cs="Arial"/>
            <w:sz w:val="28"/>
          </w:rPr>
          <w:delText xml:space="preserve">inciso </w:delText>
        </w:r>
      </w:del>
      <w:r>
        <w:rPr>
          <w:rFonts w:ascii="Arial" w:hAnsi="Arial" w:cs="Arial"/>
          <w:sz w:val="28"/>
        </w:rPr>
        <w:t xml:space="preserve">I, 570 e 422</w:t>
      </w:r>
      <w:del w:id="1201" w:author="Assessor GDSXSR" w:date="2026-10-29T21:18:41Z">
        <w:r>
          <w:rPr>
            <w:rFonts w:ascii="Arial" w:hAnsi="Arial" w:cs="Arial"/>
            <w:sz w:val="28"/>
          </w:rPr>
          <w:delText xml:space="preserve">,</w:delText>
        </w:r>
      </w:del>
      <w:r>
        <w:rPr>
          <w:rFonts w:ascii="Arial" w:hAnsi="Arial" w:cs="Arial"/>
          <w:sz w:val="28"/>
        </w:rPr>
        <w:t xml:space="preserve"> do CC diz respeito ao descumprimento do contrato, já reconhecido no exame do apelo da ré, e não interfere no controle do montante da pena.</w:t>
      </w:r>
    </w:p>
    <w:p w14:paraId="4A2575AE" w14:textId="77777777" w:rsidR="00586FF5" w:rsidRPr="00AC06C0" w:rsidRDefault="00586FF5" w:rsidP="00AC06C0">
      <w:pPr>
        <w:spacing w:after="0" w:line="360" w:lineRule="auto"/>
        <w:rPr>
          <w:rFonts w:ascii="Arial" w:hAnsi="Arial" w:cs="Arial"/>
        </w:rPr>
      </w:pPr>
    </w:p>
    <w:p w14:paraId="1A207D0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Ainda que a conduta se enquadrasse também nas alíneas "f" e "i" da cláusula 1.22, a pena seria uma só, pois a cláusula 4.7 prevê multa única para o uso inadequado (ID 89759670).</w:t>
      </w:r>
    </w:p>
    <w:p w14:paraId="6B69A087" w14:textId="77777777" w:rsidR="00586FF5" w:rsidRPr="00AC06C0" w:rsidRDefault="00586FF5" w:rsidP="00AC06C0">
      <w:pPr>
        <w:spacing w:after="0" w:line="360" w:lineRule="auto"/>
        <w:rPr>
          <w:rFonts w:ascii="Arial" w:hAnsi="Arial" w:cs="Arial"/>
        </w:rPr>
      </w:pPr>
    </w:p>
    <w:p w14:paraId="4E404837"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alegada gravidade da conduta também não justifica o patamar máximo. O uso ocorreu em treinamento institucional, em instalação oficial da PMDF, com participantes habilitados, circunstâncias consideradas na fixação do percentual.</w:t>
      </w:r>
    </w:p>
    <w:p w14:paraId="131F327C" w14:textId="77777777" w:rsidR="00586FF5" w:rsidRPr="00AC06C0" w:rsidRDefault="00586FF5" w:rsidP="00AC06C0">
      <w:pPr>
        <w:spacing w:after="0" w:line="360" w:lineRule="auto"/>
        <w:rPr>
          <w:rFonts w:ascii="Arial" w:hAnsi="Arial" w:cs="Arial"/>
        </w:rPr>
      </w:pPr>
    </w:p>
    <w:p w14:paraId="2EE083FB" w14:textId="77777777" w:rsidR="00586FF5" w:rsidRPr="00AC06C0" w:rsidRDefault="00DE4661" w:rsidP="00AC06C0">
      <w:pPr>
        <w:spacing w:after="0" w:line="360" w:lineRule="auto"/>
        <w:ind w:firstLine="2268"/>
        <w:jc w:val="both"/>
        <w:rPr>
          <w:rFonts w:ascii="Arial" w:hAnsi="Arial" w:cs="Arial"/>
        </w:rPr>
      </w:pPr>
      <w:commentRangeStart w:id="24"/>
      <w:r>
        <w:rPr>
          <w:rFonts w:ascii="Arial" w:hAnsi="Arial" w:cs="Arial"/>
          <w:sz w:val="28"/>
        </w:rPr>
        <w:t xml:space="preserve">A exigência da cláusula penal sem prova de prejuízo (CC 416) não impede o controle do seu valor</w:t>
      </w:r>
      <w:del w:id="1202" w:author="Assessor GDSXSR" w:date="2026-10-29T21:18:41Z">
        <w:r>
          <w:rPr>
            <w:rFonts w:ascii="Arial" w:hAnsi="Arial" w:cs="Arial"/>
            <w:sz w:val="28"/>
          </w:rPr>
          <w:delText xml:space="preserve">. Nos termos do art. 413</w:delText>
        </w:r>
      </w:del>
      <w:r>
        <w:rPr>
          <w:rFonts w:ascii="Arial" w:hAnsi="Arial" w:cs="Arial"/>
          <w:sz w:val="28"/>
        </w:rPr>
        <w:t xml:space="preserve">, </w:t>
      </w:r>
      <w:del w:id="1203" w:author="Assessor GDSXSR" w:date="2026-10-29T21:18:41Z">
        <w:r>
          <w:rPr>
            <w:rFonts w:ascii="Arial" w:hAnsi="Arial" w:cs="Arial"/>
            <w:sz w:val="28"/>
          </w:rPr>
          <w:delText xml:space="preserve">do CC,</w:delText>
        </w:r>
      </w:del>
      <w:ins w:id="1204" w:author="Assessor GDSXSR" w:date="2026-10-29T21:18:41Z">
        <w:r>
          <w:rPr>
            <w:rFonts w:ascii="Arial" w:hAnsi="Arial" w:cs="Arial"/>
            <w:color w:val="808080"/>
            <w:sz w:val="28"/>
          </w:rPr>
          <w:t xml:space="preserve">pois</w:t>
        </w:r>
      </w:ins>
      <w:r>
        <w:rPr>
          <w:rFonts w:ascii="Arial" w:hAnsi="Arial" w:cs="Arial"/>
          <w:sz w:val="28"/>
        </w:rPr>
        <w:t xml:space="preserve"> a penalidade manifestamente excessiva deve ser reduzida pelo juiz</w:t>
      </w:r>
      <w:del w:id="1205" w:author="Assessor GDSXSR" w:date="2026-10-29T21:18:41Z">
        <w:r>
          <w:rPr>
            <w:rFonts w:ascii="Arial" w:hAnsi="Arial" w:cs="Arial"/>
            <w:sz w:val="28"/>
          </w:rPr>
          <w:delText xml:space="preserve">,</w:delText>
        </w:r>
      </w:del>
      <w:r>
        <w:rPr>
          <w:rFonts w:ascii="Arial" w:hAnsi="Arial" w:cs="Arial"/>
          <w:sz w:val="28"/>
        </w:rPr>
        <w:t xml:space="preserve"> </w:t>
      </w:r>
      <w:del w:id="1206" w:author="Assessor GDSXSR" w:date="2026-10-29T21:18:41Z">
        <w:r>
          <w:rPr>
            <w:rFonts w:ascii="Arial" w:hAnsi="Arial" w:cs="Arial"/>
            <w:sz w:val="28"/>
          </w:rPr>
          <w:delText xml:space="preserve">"tendo-se</w:delText>
        </w:r>
      </w:del>
      <w:ins w:id="1207" w:author="Assessor GDSXSR" w:date="2026-10-29T21:18:41Z">
        <w:r>
          <w:rPr>
            <w:rFonts w:ascii="Arial" w:hAnsi="Arial" w:cs="Arial"/>
            <w:color w:val="808080"/>
            <w:sz w:val="28"/>
          </w:rPr>
          <w:t xml:space="preserve">(CC</w:t>
        </w:r>
      </w:ins>
      <w:r>
        <w:rPr>
          <w:rFonts w:ascii="Arial" w:hAnsi="Arial" w:cs="Arial"/>
          <w:sz w:val="28"/>
        </w:rPr>
        <w:t xml:space="preserve"> </w:t>
      </w:r>
      <w:del w:id="1208" w:author="Assessor GDSXSR" w:date="2026-10-29T21:18:41Z">
        <w:r>
          <w:rPr>
            <w:rFonts w:ascii="Arial" w:hAnsi="Arial" w:cs="Arial"/>
            <w:sz w:val="28"/>
          </w:rPr>
          <w:delText xml:space="preserve">em vista a natureza e a finalidade do negócio"</w:delText>
        </w:r>
      </w:del>
      <w:ins w:id="1209" w:author="Assessor GDSXSR" w:date="2026-10-29T21:18:41Z">
        <w:r>
          <w:rPr>
            <w:rFonts w:ascii="Arial" w:hAnsi="Arial" w:cs="Arial"/>
            <w:color w:val="808080"/>
            <w:sz w:val="28"/>
          </w:rPr>
          <w:t xml:space="preserve">413)</w:t>
        </w:r>
      </w:ins>
      <w:r>
        <w:rPr>
          <w:rFonts w:ascii="Arial" w:hAnsi="Arial" w:cs="Arial"/>
          <w:sz w:val="28"/>
        </w:rPr>
        <w:t xml:space="preserve">.</w:t>
      </w:r>
      <w:commentRangeEnd w:id="24"/>
      <w:r>
        <w:rPr>
          <w:rStyle w:val="CommentReference"/>
        </w:rPr>
        <w:commentReference w:id="24"/>
      </w:r>
    </w:p>
    <w:p w14:paraId="76341237" w14:textId="77777777" w:rsidR="00586FF5" w:rsidRPr="00AC06C0" w:rsidRDefault="00586FF5" w:rsidP="00AC06C0">
      <w:pPr>
        <w:spacing w:after="0" w:line="360" w:lineRule="auto"/>
        <w:rPr>
          <w:rFonts w:ascii="Arial" w:hAnsi="Arial" w:cs="Arial"/>
        </w:rPr>
      </w:pPr>
    </w:p>
    <w:p w14:paraId="46ABC69C" w14:textId="6C93F27E" w:rsidR="00586FF5" w:rsidRPr="00AC06C0" w:rsidRDefault="00EE23CF" w:rsidP="00AC06C0">
      <w:pPr>
        <w:spacing w:after="0" w:line="360" w:lineRule="auto"/>
        <w:ind w:firstLine="2268"/>
        <w:jc w:val="both"/>
        <w:rPr>
          <w:rFonts w:ascii="Arial" w:hAnsi="Arial" w:cs="Arial"/>
        </w:rPr>
      </w:pPr>
      <w:r>
        <w:rPr>
          <w:rFonts w:ascii="Arial" w:hAnsi="Arial" w:cs="Arial"/>
          <w:sz w:val="28"/>
        </w:rPr>
        <w:t xml:space="preserve">P</w:t>
      </w:r>
      <w:r>
        <w:rPr>
          <w:rFonts w:ascii="Arial" w:hAnsi="Arial" w:cs="Arial"/>
          <w:sz w:val="28"/>
        </w:rPr>
        <w:t xml:space="preserve">or sua vez, </w:t>
      </w:r>
      <w:r>
        <w:rPr>
          <w:rFonts w:ascii="Arial" w:hAnsi="Arial" w:cs="Arial"/>
          <w:sz w:val="28"/>
        </w:rPr>
        <w:t xml:space="preserve">o</w:t>
      </w:r>
      <w:r>
        <w:rPr>
          <w:rFonts w:ascii="Arial" w:hAnsi="Arial" w:cs="Arial"/>
          <w:sz w:val="28"/>
        </w:rPr>
        <w:t xml:space="preserve"> limite do art. 412</w:t>
      </w:r>
      <w:del w:id="1210" w:author="Assessor GDSXSR" w:date="2026-10-29T21:18:41Z">
        <w:r>
          <w:rPr>
            <w:rFonts w:ascii="Arial" w:hAnsi="Arial" w:cs="Arial"/>
            <w:sz w:val="28"/>
          </w:rPr>
          <w:delText xml:space="preserve">,</w:delText>
        </w:r>
      </w:del>
      <w:r>
        <w:rPr>
          <w:rFonts w:ascii="Arial" w:hAnsi="Arial" w:cs="Arial"/>
          <w:sz w:val="28"/>
        </w:rPr>
        <w:t xml:space="preserve"> do CC</w:t>
      </w:r>
      <w:del w:id="1211" w:author="Assessor GDSXSR" w:date="2026-10-29T21:18:41Z">
        <w:r>
          <w:rPr>
            <w:rFonts w:ascii="Arial" w:hAnsi="Arial" w:cs="Arial"/>
            <w:sz w:val="28"/>
          </w:rPr>
          <w:delText xml:space="preserve">,</w:delText>
        </w:r>
      </w:del>
      <w:r>
        <w:rPr>
          <w:rFonts w:ascii="Arial" w:hAnsi="Arial" w:cs="Arial"/>
          <w:sz w:val="28"/>
        </w:rPr>
        <w:t xml:space="preserve"> impede que a pena exceda o valor da obrigação principal, mas não afasta a redução da pena manifestamente excessiva, ainda que abaixo desse limite.</w:t>
      </w:r>
    </w:p>
    <w:p w14:paraId="46EF279D" w14:textId="77777777" w:rsidR="00586FF5" w:rsidRPr="00AC06C0" w:rsidRDefault="00586FF5" w:rsidP="00AC06C0">
      <w:pPr>
        <w:spacing w:after="0" w:line="360" w:lineRule="auto"/>
        <w:rPr>
          <w:rFonts w:ascii="Arial" w:hAnsi="Arial" w:cs="Arial"/>
        </w:rPr>
      </w:pPr>
    </w:p>
    <w:p>
      <w:pPr>
        <w:spacing w:after="0" w:line="360" w:lineRule="auto"/>
        <w:ind w:firstLine="2268"/>
        <w:jc w:val="both"/>
        <w:rPr>
          <w:ins w:id="1213" w:author="Assessor GDSXSR" w:date="2026-10-29T21:18:41Z"/>
        </w:rPr>
      </w:pPr>
      <w:r>
        <w:rPr>
          <w:rFonts w:ascii="Arial" w:hAnsi="Arial" w:cs="Arial"/>
          <w:sz w:val="28"/>
        </w:rPr>
        <w:t xml:space="preserve">A comparação com o preço da locação não substitui o valor do bem como base de cálculo, que foi mantida.</w:t>
      </w:r>
      <w:del w:id="1212" w:author="Assessor GDSXSR" w:date="2026-10-29T21:18:41Z">
        <w:r>
          <w:rPr>
            <w:rFonts w:ascii="Arial" w:hAnsi="Arial" w:cs="Arial"/>
            <w:sz w:val="28"/>
          </w:rPr>
          <w:delText xml:space="preserve"> </w:delText>
        </w:r>
      </w:del>
    </w:p>
    <w:p>
      <w:pPr>
        <w:spacing w:after="0" w:line="360" w:lineRule="auto"/>
        <w:ind w:firstLine="2268"/>
        <w:jc w:val="both"/>
        <w:rPr>
          <w:ins w:id="1214" w:author="Assessor GDSXSR" w:date="2026-10-29T21:18:41Z"/>
        </w:rPr>
      </w:pPr>
    </w:p>
    <w:p w14:paraId="5FCF7CD0"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Serve para aferir o peso da pena diante da natureza e da finalidade do negócio (CC 413).</w:t>
      </w:r>
    </w:p>
    <w:p w14:paraId="35F41C0B" w14:textId="77777777" w:rsidR="00586FF5" w:rsidRPr="00AC06C0" w:rsidRDefault="00586FF5" w:rsidP="00AC06C0">
      <w:pPr>
        <w:spacing w:after="0" w:line="360" w:lineRule="auto"/>
        <w:rPr>
          <w:rFonts w:ascii="Arial" w:hAnsi="Arial" w:cs="Arial"/>
        </w:rPr>
      </w:pPr>
    </w:p>
    <w:p w14:paraId="70E49BB9"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lastRenderedPageBreak/>
        <w:t>No caso, a locação durou 23 horas e 54 minutos e custou R$ 582,77 (ID 89759668). A autora não demonstrou dano ao veículo.</w:t>
      </w:r>
    </w:p>
    <w:p w14:paraId="0D36FE39" w14:textId="77777777" w:rsidR="00586FF5" w:rsidRPr="00AC06C0" w:rsidRDefault="00586FF5" w:rsidP="00AC06C0">
      <w:pPr>
        <w:spacing w:after="0" w:line="360" w:lineRule="auto"/>
        <w:rPr>
          <w:rFonts w:ascii="Arial" w:hAnsi="Arial" w:cs="Arial"/>
        </w:rPr>
      </w:pPr>
    </w:p>
    <w:p w14:paraId="11C3877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Change w:id="1215" w:author="Assessor GDSXSR" w:date="2026-10-29T21:18:41Z">
            <w:rPr>
              <w:rFonts w:ascii="Arial" w:hAnsi="Arial" w:cs="Arial"/>
              <w:sz w:val="28"/>
            </w:rPr>
          </w:rPrChange>
        </w:rPr>
        <w:t>Nesse contexto, a multa pretendida, de R$ 42.192,20, equivaleria a mais de 72 vezes o preço da locação, o que revela o excesso manifesto.</w:t>
      </w:r>
    </w:p>
    <w:p w14:paraId="15314B0F" w14:textId="77777777" w:rsidR="00586FF5" w:rsidRPr="00AC06C0" w:rsidRDefault="00586FF5" w:rsidP="00AC06C0">
      <w:pPr>
        <w:spacing w:after="0" w:line="360" w:lineRule="auto"/>
        <w:rPr>
          <w:rFonts w:ascii="Arial" w:hAnsi="Arial" w:cs="Arial"/>
        </w:rPr>
      </w:pPr>
    </w:p>
    <w:p w14:paraId="1F193BF8" w14:textId="737A7A6C" w:rsidR="00586FF5" w:rsidRPr="00AC06C0" w:rsidRDefault="0053312B" w:rsidP="00AC06C0">
      <w:pPr>
        <w:spacing w:after="0" w:line="360" w:lineRule="auto"/>
        <w:ind w:firstLine="2268"/>
        <w:jc w:val="both"/>
        <w:rPr>
          <w:rFonts w:ascii="Arial" w:hAnsi="Arial" w:cs="Arial"/>
        </w:rPr>
      </w:pPr>
      <w:r>
        <w:rPr>
          <w:rFonts w:ascii="Arial" w:hAnsi="Arial" w:cs="Arial"/>
          <w:sz w:val="28"/>
          <w:highlight w:val="yellow"/>
          <w:rPrChange w:id="1216" w:author="Assessor GDSXSR" w:date="2026-10-29T21:18:41Z">
            <w:rPr>
              <w:rFonts w:ascii="Arial" w:hAnsi="Arial" w:cs="Arial"/>
              <w:sz w:val="28"/>
            </w:rPr>
          </w:rPrChange>
        </w:rPr>
        <w:t xml:space="preserve">De outro lado, a </w:t>
      </w:r>
      <w:r w:rsidR="00DE4661" w:rsidRPr="00AC06C0">
        <w:rPr>
          <w:rFonts w:ascii="Arial" w:hAnsi="Arial" w:cs="Arial"/>
          <w:sz w:val="28"/>
          <w:highlight w:val="yellow"/>
          <w:rPrChange w:id="1217" w:author="Assessor GDSXSR" w:date="2026-10-29T21:18:41Z">
            <w:rPr>
              <w:rFonts w:ascii="Arial" w:hAnsi="Arial" w:cs="Arial"/>
              <w:sz w:val="28"/>
            </w:rPr>
          </w:rPrChange>
        </w:rPr>
        <w:t>redução para 10%</w:t>
      </w:r>
      <w:r w:rsidR="007352E0">
        <w:rPr>
          <w:rFonts w:ascii="Arial" w:hAnsi="Arial" w:cs="Arial"/>
          <w:sz w:val="28"/>
          <w:highlight w:val="yellow"/>
          <w:rPrChange w:id="1218" w:author="Assessor GDSXSR" w:date="2026-10-29T21:18:41Z">
            <w:rPr>
              <w:rFonts w:ascii="Arial" w:hAnsi="Arial" w:cs="Arial"/>
              <w:sz w:val="28"/>
            </w:rPr>
          </w:rPrChange>
        </w:rPr>
        <w:t xml:space="preserve"> </w:t>
      </w:r>
      <w:r w:rsidR="00DE4661" w:rsidRPr="00AC06C0">
        <w:rPr>
          <w:rFonts w:ascii="Arial" w:hAnsi="Arial" w:cs="Arial"/>
          <w:sz w:val="28"/>
          <w:highlight w:val="yellow"/>
          <w:rPrChange w:id="1219" w:author="Assessor GDSXSR" w:date="2026-10-29T21:18:41Z">
            <w:rPr>
              <w:rFonts w:ascii="Arial" w:hAnsi="Arial" w:cs="Arial"/>
              <w:sz w:val="28"/>
            </w:rPr>
          </w:rPrChange>
        </w:rPr>
        <w:t>preserva a função dissuasória da cláusula penal, pois mantém a pena em patamar muito superior ao preço do serviço, sem permitir o enriquecimento sem causa da locadora.</w:t>
      </w:r>
    </w:p>
    <w:p w14:paraId="261E5171" w14:textId="77777777" w:rsidR="00586FF5" w:rsidRPr="00AC06C0" w:rsidRDefault="00586FF5" w:rsidP="00AC06C0">
      <w:pPr>
        <w:spacing w:after="0" w:line="360" w:lineRule="auto"/>
        <w:rPr>
          <w:rFonts w:ascii="Arial" w:hAnsi="Arial" w:cs="Arial"/>
        </w:rPr>
      </w:pPr>
    </w:p>
    <w:p w14:paraId="7427264D"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1CF55867" w14:textId="77777777" w:rsidR="00586FF5" w:rsidRPr="00AC06C0" w:rsidRDefault="00586FF5" w:rsidP="00AC06C0">
      <w:pPr>
        <w:spacing w:after="0" w:line="360" w:lineRule="auto"/>
        <w:rPr>
          <w:rFonts w:ascii="Arial" w:hAnsi="Arial" w:cs="Arial"/>
        </w:rPr>
      </w:pPr>
    </w:p>
    <w:p w14:paraId="0B4D27C9" w14:textId="77777777" w:rsidR="00586FF5" w:rsidRPr="00AC06C0" w:rsidRDefault="00DE4661" w:rsidP="00AC06C0">
      <w:pPr>
        <w:pStyle w:val="Citao"/>
        <w:spacing w:before="0" w:after="0" w:line="360" w:lineRule="auto"/>
        <w:ind w:firstLine="0"/>
        <w:jc w:val="both"/>
        <w:rPr>
          <w:del w:id="1221" w:author="Assessor GDSXSR" w:date="2026-10-29T21:18:41Z"/>
          <w:rFonts w:cs="Arial"/>
        </w:rPr>
      </w:pPr>
      <w:del w:id="1220" w:author="Assessor GDSXSR" w:date="2026-10-29T21:18:41Z">
        <w:r w:rsidRPr="00AC06C0">
          <w:rPr>
            <w:rFonts w:cs="Arial"/>
          </w:rPr>
          <w:delText>"(...) 9. O contrato atribui ao locatário a obrigação de contratar seguro contra incêndio, obrigação que não foi comprovadamente cumprida, configurando descumprimento contratual apto a ensejar a incidência de cláusula penal.</w:delText>
        </w:r>
      </w:del>
    </w:p>
    <w:p w14:paraId="29FBFE9F" w14:textId="77777777" w:rsidR="00586FF5" w:rsidRPr="00AC06C0" w:rsidRDefault="00DE4661" w:rsidP="00AC06C0">
      <w:pPr>
        <w:pStyle w:val="Citao"/>
        <w:spacing w:before="0" w:after="0" w:line="360" w:lineRule="auto"/>
        <w:ind w:firstLine="0"/>
        <w:jc w:val="both"/>
        <w:rPr>
          <w:rFonts w:cs="Arial"/>
        </w:rPr>
      </w:pPr>
      <w:ins w:id="1222" w:author="Assessor GDSXSR" w:date="2026-10-29T21:18:41Z">
        <w:r>
          <w:rPr>
            <w:rFonts w:cs="Arial"/>
            <w:color w:val="808080"/>
          </w:rPr>
          <w:t xml:space="preserve">"(...) </w:t>
        </w:r>
      </w:ins>
      <w:r>
        <w:rPr>
          <w:rFonts w:cs="Arial"/>
        </w:rPr>
        <w:t xml:space="preserve">10. A multa contratual equivalente a três aluguéis </w:t>
      </w:r>
      <w:r>
        <w:rPr>
          <w:rFonts w:cs="Arial"/>
          <w:u w:val="single"/>
        </w:rPr>
        <w:t xml:space="preserve">revela-se manifestamente excessiva diante das circunstâncias do caso</w:t>
      </w:r>
      <w:r>
        <w:rPr>
          <w:rFonts w:cs="Arial"/>
        </w:rPr>
        <w:t xml:space="preserve">, especialmente considerando o período de inadimplemento, razão pela qual deve ser reduzida equitativamente, nos termos do art. 413 do Código Civil. (...)</w:t>
      </w:r>
    </w:p>
    <w:p w14:paraId="4363E0DE" w14:textId="77777777" w:rsidR="00586FF5" w:rsidRPr="00AC06C0" w:rsidRDefault="00DE4661" w:rsidP="00AC06C0">
      <w:pPr>
        <w:pStyle w:val="Citao"/>
        <w:spacing w:before="0" w:after="0" w:line="360" w:lineRule="auto"/>
        <w:ind w:firstLine="0"/>
        <w:jc w:val="both"/>
        <w:rPr>
          <w:rFonts w:cs="Arial"/>
        </w:rPr>
      </w:pPr>
      <w:r w:rsidRPr="00AC06C0">
        <w:rPr>
          <w:rFonts w:cs="Arial"/>
        </w:rPr>
        <w:t>Tese de julgamento: (...)</w:t>
      </w:r>
    </w:p>
    <w:p w14:paraId="69B68CF2" w14:textId="3CB783FC" w:rsidR="00586FF5" w:rsidRPr="00AC06C0" w:rsidRDefault="00DE4661" w:rsidP="00AC06C0">
      <w:pPr>
        <w:pStyle w:val="Citao"/>
        <w:spacing w:before="0" w:after="0" w:line="360" w:lineRule="auto"/>
        <w:ind w:firstLine="0"/>
        <w:jc w:val="both"/>
        <w:rPr>
          <w:rFonts w:cs="Arial"/>
        </w:rPr>
      </w:pPr>
      <w:commentRangeStart w:id="25"/>
      <w:r w:rsidRPr="00AC06C0">
        <w:rPr>
          <w:rFonts w:cs="Arial"/>
        </w:rPr>
        <w:t xml:space="preserve">3. </w:t>
      </w:r>
      <w:r w:rsidRPr="00AC06C0">
        <w:rPr>
          <w:rFonts w:cs="Arial"/>
          <w:u w:val="single"/>
        </w:rPr>
        <w:t>A cláusula penal contratual pode ser reduzida equitativamente pelo juiz quando o montante fixado se revelar manifestamente excessivo diante das circunstâncias do caso concreto.</w:t>
      </w:r>
      <w:r w:rsidRPr="00AC06C0">
        <w:rPr>
          <w:rFonts w:cs="Arial"/>
        </w:rPr>
        <w:t xml:space="preserve">" (Acórdão 2113202, </w:t>
      </w:r>
      <w:r w:rsidRPr="00AC06C0">
        <w:rPr>
          <w:rFonts w:cs="Arial"/>
        </w:rPr>
        <w:lastRenderedPageBreak/>
        <w:t>0750229-45.2023.8.07.0001, Relator(a): AISTON HENRIQUE DE SOUSA, 4ª TURMA CÍVEL, data de julgamento: 08/04/2026, publicado no DJe: 15/05/2026) – Grifei</w:t>
      </w:r>
      <w:commentRangeEnd w:id="25"/>
      <w:r>
        <w:rPr>
          <w:rStyle w:val="CommentReference"/>
        </w:rPr>
        <w:commentReference w:id="25"/>
      </w:r>
    </w:p>
    <w:p w14:paraId="1B4A1A20" w14:textId="77777777" w:rsidR="00586FF5" w:rsidRPr="00AC06C0" w:rsidRDefault="00586FF5" w:rsidP="00AC06C0">
      <w:pPr>
        <w:spacing w:after="0" w:line="360" w:lineRule="auto"/>
        <w:rPr>
          <w:rFonts w:ascii="Arial" w:hAnsi="Arial" w:cs="Arial"/>
        </w:rPr>
      </w:pPr>
    </w:p>
    <w:p w14:paraId="131ED32E" w14:textId="77777777" w:rsidR="00586FF5" w:rsidRPr="00AC06C0" w:rsidRDefault="00586FF5" w:rsidP="00AC06C0">
      <w:pPr>
        <w:spacing w:after="0" w:line="360" w:lineRule="auto"/>
        <w:rPr>
          <w:rFonts w:ascii="Arial" w:hAnsi="Arial" w:cs="Arial"/>
        </w:rPr>
      </w:pPr>
    </w:p>
    <w:p w14:paraId="20983BF8" w14:textId="77777777" w:rsidR="00586FF5" w:rsidRPr="00AC06C0" w:rsidRDefault="00DE4661" w:rsidP="00AC06C0">
      <w:pPr>
        <w:pStyle w:val="Ttulos"/>
        <w:spacing w:before="0" w:after="0"/>
        <w:rPr>
          <w:rFonts w:cs="Arial"/>
        </w:rPr>
      </w:pPr>
      <w:r w:rsidRPr="00AC06C0">
        <w:rPr>
          <w:rFonts w:cs="Arial"/>
          <w:b/>
          <w:rPrChange w:id="1261" w:author="Assessor GDSXSR" w:date="2026-10-29T21:18:41Z">
            <w:rPr>
              <w:rFonts w:cs="Arial"/>
            </w:rPr>
          </w:rPrChange>
        </w:rPr>
        <w:t xml:space="preserve">DISPOSITIVO</w:t>
      </w:r>
    </w:p>
    <w:p w14:paraId="0B414BAD" w14:textId="77777777" w:rsidR="00586FF5" w:rsidRPr="00AC06C0" w:rsidRDefault="00586FF5" w:rsidP="00AC06C0">
      <w:pPr>
        <w:spacing w:after="0" w:line="360" w:lineRule="auto"/>
        <w:rPr>
          <w:rFonts w:ascii="Arial" w:hAnsi="Arial" w:cs="Arial"/>
        </w:rPr>
      </w:pPr>
    </w:p>
    <w:p w14:paraId="6300D043" w14:textId="58AD631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Ante o exposto, </w:t>
      </w:r>
      <w:r>
        <w:rPr>
          <w:rFonts w:ascii="Arial" w:hAnsi="Arial" w:cs="Arial"/>
          <w:b/>
          <w:sz w:val="28"/>
        </w:rPr>
        <w:t xml:space="preserve">nego provimento aos apelos</w:t>
      </w:r>
      <w:r>
        <w:rPr>
          <w:rFonts w:ascii="Arial" w:hAnsi="Arial" w:cs="Arial"/>
          <w:sz w:val="28"/>
        </w:rPr>
        <w:t xml:space="preserve"> da ré, </w:t>
      </w:r>
      <w:del w:id="1223" w:author="Assessor GDSXSR" w:date="2026-10-29T21:18:41Z">
        <w:r>
          <w:rPr>
            <w:rFonts w:ascii="Arial" w:hAnsi="Arial" w:cs="Arial"/>
            <w:sz w:val="28"/>
          </w:rPr>
          <w:delText xml:space="preserve">L</w:delText>
        </w:r>
        <w:r>
          <w:rPr>
            <w:rFonts w:ascii="Arial" w:hAnsi="Arial" w:cs="Arial"/>
            <w:sz w:val="28"/>
          </w:rPr>
          <w:delText xml:space="preserve">et</w:delText>
        </w:r>
        <w:r>
          <w:rPr>
            <w:rFonts w:ascii="Arial" w:hAnsi="Arial" w:cs="Arial"/>
            <w:sz w:val="28"/>
          </w:rPr>
          <w:delText xml:space="preserve">í</w:delText>
        </w:r>
        <w:r>
          <w:rPr>
            <w:rFonts w:ascii="Arial" w:hAnsi="Arial" w:cs="Arial"/>
            <w:sz w:val="28"/>
          </w:rPr>
          <w:delText xml:space="preserve">cia</w:delText>
        </w:r>
      </w:del>
      <w:ins w:id="1224" w:author="Assessor GDSXSR" w:date="2026-10-29T21:18:41Z">
        <w:r>
          <w:rPr>
            <w:rFonts w:ascii="Arial" w:hAnsi="Arial" w:cs="Arial"/>
            <w:color w:val="808080"/>
            <w:sz w:val="28"/>
          </w:rPr>
          <w:t xml:space="preserve">Leticia</w:t>
        </w:r>
      </w:ins>
      <w:r>
        <w:rPr>
          <w:rFonts w:ascii="Arial" w:hAnsi="Arial" w:cs="Arial"/>
          <w:sz w:val="28"/>
        </w:rPr>
        <w:t xml:space="preserve"> </w:t>
      </w:r>
      <w:r>
        <w:rPr>
          <w:rFonts w:ascii="Arial" w:hAnsi="Arial" w:cs="Arial"/>
          <w:sz w:val="28"/>
        </w:rPr>
        <w:t xml:space="preserve">L</w:t>
      </w:r>
      <w:r>
        <w:rPr>
          <w:rFonts w:ascii="Arial" w:hAnsi="Arial" w:cs="Arial"/>
          <w:sz w:val="28"/>
        </w:rPr>
        <w:t xml:space="preserve">ouise </w:t>
      </w:r>
      <w:r>
        <w:rPr>
          <w:rFonts w:ascii="Arial" w:hAnsi="Arial" w:cs="Arial"/>
          <w:sz w:val="28"/>
        </w:rPr>
        <w:t xml:space="preserve">P</w:t>
      </w:r>
      <w:r>
        <w:rPr>
          <w:rFonts w:ascii="Arial" w:hAnsi="Arial" w:cs="Arial"/>
          <w:sz w:val="28"/>
        </w:rPr>
        <w:t xml:space="preserve">ereira da </w:t>
      </w:r>
      <w:r>
        <w:rPr>
          <w:rFonts w:ascii="Arial" w:hAnsi="Arial" w:cs="Arial"/>
          <w:sz w:val="28"/>
        </w:rPr>
        <w:t xml:space="preserve">F</w:t>
      </w:r>
      <w:r>
        <w:rPr>
          <w:rFonts w:ascii="Arial" w:hAnsi="Arial" w:cs="Arial"/>
          <w:sz w:val="28"/>
        </w:rPr>
        <w:t xml:space="preserve">onseca</w:t>
      </w:r>
      <w:r>
        <w:rPr>
          <w:rFonts w:ascii="Arial" w:hAnsi="Arial" w:cs="Arial"/>
          <w:sz w:val="28"/>
        </w:rPr>
        <w:t xml:space="preserve">, e da autora, </w:t>
      </w:r>
      <w:r>
        <w:rPr>
          <w:rFonts w:ascii="Arial" w:hAnsi="Arial" w:cs="Arial"/>
          <w:sz w:val="28"/>
        </w:rPr>
        <w:t xml:space="preserve">L</w:t>
      </w:r>
      <w:r>
        <w:rPr>
          <w:rFonts w:ascii="Arial" w:hAnsi="Arial" w:cs="Arial"/>
          <w:sz w:val="28"/>
        </w:rPr>
        <w:t xml:space="preserve">ocaliza </w:t>
      </w:r>
      <w:r>
        <w:rPr>
          <w:rFonts w:ascii="Arial" w:hAnsi="Arial" w:cs="Arial"/>
          <w:sz w:val="28"/>
        </w:rPr>
        <w:t xml:space="preserve">R</w:t>
      </w:r>
      <w:r>
        <w:rPr>
          <w:rFonts w:ascii="Arial" w:hAnsi="Arial" w:cs="Arial"/>
          <w:sz w:val="28"/>
        </w:rPr>
        <w:t xml:space="preserve">ent a </w:t>
      </w:r>
      <w:r>
        <w:rPr>
          <w:rFonts w:ascii="Arial" w:hAnsi="Arial" w:cs="Arial"/>
          <w:sz w:val="28"/>
        </w:rPr>
        <w:t xml:space="preserve">C</w:t>
      </w:r>
      <w:r>
        <w:rPr>
          <w:rFonts w:ascii="Arial" w:hAnsi="Arial" w:cs="Arial"/>
          <w:sz w:val="28"/>
        </w:rPr>
        <w:t xml:space="preserve">ar </w:t>
      </w:r>
      <w:r>
        <w:rPr>
          <w:rFonts w:ascii="Arial" w:hAnsi="Arial" w:cs="Arial"/>
          <w:sz w:val="28"/>
        </w:rPr>
        <w:t xml:space="preserve">S.A.</w:t>
      </w:r>
    </w:p>
    <w:p w14:paraId="31427ED2" w14:textId="77777777" w:rsidR="00586FF5" w:rsidRPr="00AC06C0" w:rsidRDefault="00586FF5" w:rsidP="00AC06C0">
      <w:pPr>
        <w:spacing w:after="0" w:line="360" w:lineRule="auto"/>
        <w:rPr>
          <w:rFonts w:ascii="Arial" w:hAnsi="Arial" w:cs="Arial"/>
        </w:rPr>
      </w:pPr>
    </w:p>
    <w:p w14:paraId="5F080804" w14:textId="06E16186" w:rsidR="00586FF5" w:rsidRPr="0082700F" w:rsidRDefault="4D9211B8" w:rsidP="5E0DB4E5">
      <w:pPr>
        <w:spacing w:after="0" w:line="360" w:lineRule="auto"/>
        <w:ind w:firstLine="2268"/>
        <w:jc w:val="both"/>
        <w:rPr>
          <w:rFonts w:ascii="Arial" w:hAnsi="Arial" w:cs="Arial"/>
          <w:sz w:val="28"/>
          <w:szCs w:val="28"/>
        </w:rPr>
      </w:pPr>
      <w:r>
        <w:rPr>
          <w:rFonts w:ascii="Arial" w:hAnsi="Arial" w:cs="Arial"/>
          <w:b/>
          <w:bCs/>
          <w:sz w:val="28"/>
          <w:szCs w:val="28"/>
        </w:rPr>
        <w:t xml:space="preserve">Condeno </w:t>
      </w:r>
      <w:r>
        <w:rPr>
          <w:rFonts w:ascii="Arial" w:hAnsi="Arial" w:cs="Arial"/>
          <w:sz w:val="28"/>
          <w:szCs w:val="28"/>
        </w:rPr>
        <w:t xml:space="preserve">as partes</w:t>
      </w:r>
      <w:ins w:id="1225" w:author="Assessor GDSXSR" w:date="2026-10-29T21:18:41Z">
        <w:r>
          <w:rPr>
            <w:rFonts w:ascii="Arial" w:hAnsi="Arial" w:cs="Arial"/>
            <w:color w:val="808080"/>
            <w:sz w:val="28"/>
            <w:szCs w:val="28"/>
          </w:rPr>
          <w:t xml:space="preserve">,</w:t>
        </w:r>
      </w:ins>
      <w:r>
        <w:rPr>
          <w:rFonts w:ascii="Arial" w:hAnsi="Arial" w:cs="Arial"/>
          <w:sz w:val="28"/>
          <w:szCs w:val="28"/>
        </w:rPr>
        <w:t xml:space="preserve"> ré e autora</w:t>
      </w:r>
      <w:del w:id="1226" w:author="Assessor GDSXSR" w:date="2026-10-29T21:18:41Z">
        <w:r>
          <w:rPr>
            <w:rFonts w:ascii="Arial" w:hAnsi="Arial" w:cs="Arial"/>
            <w:sz w:val="28"/>
            <w:szCs w:val="28"/>
          </w:rPr>
          <w:delText xml:space="preserve"> </w:delText>
        </w:r>
        <w:r>
          <w:rPr>
            <w:rFonts w:ascii="Arial" w:hAnsi="Arial" w:cs="Arial"/>
            <w:sz w:val="28"/>
            <w:szCs w:val="28"/>
          </w:rPr>
          <w:delText xml:space="preserve">apelantes</w:delText>
        </w:r>
      </w:del>
      <w:ins w:id="1227" w:author="Assessor GDSXSR" w:date="2026-10-29T21:18:41Z">
        <w:r>
          <w:rPr>
            <w:rFonts w:ascii="Arial" w:hAnsi="Arial" w:cs="Arial"/>
            <w:color w:val="808080"/>
            <w:sz w:val="28"/>
            <w:szCs w:val="28"/>
          </w:rPr>
          <w:t xml:space="preserve">,</w:t>
        </w:r>
      </w:ins>
      <w:r>
        <w:rPr>
          <w:rFonts w:ascii="Arial" w:hAnsi="Arial" w:cs="Arial"/>
          <w:b/>
          <w:bCs/>
          <w:sz w:val="28"/>
          <w:szCs w:val="28"/>
        </w:rPr>
        <w:t xml:space="preserve"> </w:t>
      </w:r>
      <w:r>
        <w:rPr>
          <w:rFonts w:ascii="Arial" w:hAnsi="Arial" w:cs="Arial"/>
          <w:sz w:val="28"/>
          <w:szCs w:val="28"/>
        </w:rPr>
        <w:t xml:space="preserve">ao pagamento de honorários recursais</w:t>
      </w:r>
      <w:ins w:id="1228" w:author="Assessor GDSXSR" w:date="2026-10-29T21:18:41Z">
        <w:r>
          <w:rPr>
            <w:rFonts w:ascii="Arial" w:hAnsi="Arial" w:cs="Arial"/>
            <w:color w:val="808080"/>
            <w:sz w:val="28"/>
            <w:szCs w:val="28"/>
          </w:rPr>
          <w:t xml:space="preserve">,</w:t>
        </w:r>
      </w:ins>
      <w:r>
        <w:rPr>
          <w:rFonts w:ascii="Arial" w:hAnsi="Arial" w:cs="Arial"/>
          <w:sz w:val="28"/>
          <w:szCs w:val="28"/>
        </w:rPr>
        <w:t xml:space="preserve"> que fixo em 2% </w:t>
      </w:r>
      <w:del w:id="1229" w:author="Assessor GDSXSR" w:date="2026-10-29T21:18:41Z">
        <w:r>
          <w:rPr>
            <w:rFonts w:ascii="Arial" w:hAnsi="Arial" w:cs="Arial"/>
            <w:sz w:val="28"/>
            <w:szCs w:val="28"/>
          </w:rPr>
          <w:delText xml:space="preserve">do</w:delText>
        </w:r>
      </w:del>
      <w:ins w:id="1230" w:author="Assessor GDSXSR" w:date="2026-10-29T21:18:41Z">
        <w:r>
          <w:rPr>
            <w:rFonts w:ascii="Arial" w:hAnsi="Arial" w:cs="Arial"/>
            <w:color w:val="808080"/>
            <w:sz w:val="28"/>
            <w:szCs w:val="28"/>
          </w:rPr>
          <w:t xml:space="preserve">sobre o</w:t>
        </w:r>
      </w:ins>
      <w:r>
        <w:rPr>
          <w:rFonts w:ascii="Arial" w:hAnsi="Arial" w:cs="Arial"/>
          <w:sz w:val="28"/>
          <w:szCs w:val="28"/>
        </w:rPr>
        <w:t xml:space="preserve"> </w:t>
      </w:r>
      <w:commentRangeStart w:id="26"/>
      <w:r>
        <w:rPr>
          <w:rFonts w:ascii="Arial" w:hAnsi="Arial" w:cs="Arial"/>
          <w:sz w:val="28"/>
          <w:szCs w:val="28"/>
        </w:rPr>
        <w:t xml:space="preserve">valor da condenação</w:t>
      </w:r>
      <w:commentRangeEnd w:id="26"/>
      <w:r>
        <w:rPr>
          <w:rStyle w:val="CommentReference"/>
        </w:rPr>
        <w:commentReference w:id="26"/>
      </w:r>
      <w:r>
        <w:rPr>
          <w:rFonts w:ascii="Arial" w:hAnsi="Arial" w:cs="Arial"/>
          <w:sz w:val="28"/>
          <w:szCs w:val="28"/>
        </w:rPr>
        <w:t xml:space="preserve"> (CPC</w:t>
      </w:r>
      <w:del w:id="1231" w:author="Assessor GDSXSR" w:date="2026-10-29T21:18:41Z">
        <w:r>
          <w:rPr>
            <w:rFonts w:ascii="Arial" w:hAnsi="Arial" w:cs="Arial"/>
            <w:sz w:val="28"/>
            <w:szCs w:val="28"/>
          </w:rPr>
          <w:delText xml:space="preserve">/2015</w:delText>
        </w:r>
      </w:del>
      <w:r>
        <w:rPr>
          <w:rFonts w:ascii="Arial" w:hAnsi="Arial" w:cs="Arial"/>
          <w:sz w:val="28"/>
          <w:szCs w:val="28"/>
        </w:rPr>
        <w:t xml:space="preserve"> 85 </w:t>
      </w:r>
      <w:commentRangeStart w:id="28"/>
      <w:r>
        <w:rPr>
          <w:rFonts w:ascii="Arial" w:hAnsi="Arial" w:cs="Arial"/>
          <w:sz w:val="28"/>
          <w:szCs w:val="28"/>
        </w:rPr>
        <w:t xml:space="preserve">§ </w:t>
      </w:r>
      <w:r>
        <w:rPr>
          <w:rFonts w:ascii="Arial" w:hAnsi="Arial" w:cs="Arial"/>
          <w:sz w:val="28"/>
          <w:szCs w:val="28"/>
        </w:rPr>
        <w:t xml:space="preserve">11</w:t>
      </w:r>
      <w:commentRangeEnd w:id="28"/>
      <w:r>
        <w:rPr>
          <w:rStyle w:val="CommentReference"/>
        </w:rPr>
        <w:commentReference w:id="28"/>
      </w:r>
      <w:r>
        <w:rPr>
          <w:rFonts w:ascii="Arial" w:hAnsi="Arial" w:cs="Arial"/>
          <w:sz w:val="28"/>
          <w:szCs w:val="28"/>
        </w:rPr>
        <w:t xml:space="preserve">),</w:t>
      </w:r>
      <w:del w:id="1232" w:author="Assessor GDSXSR" w:date="2026-10-29T21:18:41Z">
        <w:r>
          <w:rPr>
            <w:rFonts w:ascii="Arial" w:hAnsi="Arial" w:cs="Arial"/>
            <w:sz w:val="28"/>
            <w:szCs w:val="28"/>
          </w:rPr>
          <w:delText xml:space="preserve"> </w:delText>
        </w:r>
        <w:r>
          <w:rPr>
            <w:rFonts w:ascii="Arial" w:hAnsi="Arial" w:cs="Arial"/>
            <w:sz w:val="28"/>
            <w:szCs w:val="28"/>
          </w:rPr>
          <w:delText xml:space="preserve">observa</w:delText>
        </w:r>
        <w:r>
          <w:rPr>
            <w:rFonts w:ascii="Arial" w:hAnsi="Arial" w:cs="Arial"/>
            <w:sz w:val="28"/>
            <w:szCs w:val="28"/>
          </w:rPr>
          <w:delText xml:space="preserve">da</w:delText>
        </w:r>
        <w:r>
          <w:rPr>
            <w:rFonts w:ascii="Arial" w:hAnsi="Arial" w:cs="Arial"/>
            <w:sz w:val="28"/>
            <w:szCs w:val="28"/>
          </w:rPr>
          <w:delText xml:space="preserve"> </w:delText>
        </w:r>
        <w:r>
          <w:rPr>
            <w:rFonts w:ascii="Arial" w:hAnsi="Arial" w:cs="Arial"/>
            <w:sz w:val="28"/>
            <w:szCs w:val="28"/>
          </w:rPr>
          <w:delText xml:space="preserve">a proporção de 50% para cada uma delas</w:delText>
        </w:r>
        <w:r>
          <w:rPr>
            <w:rFonts w:ascii="Arial" w:hAnsi="Arial" w:cs="Arial"/>
            <w:sz w:val="28"/>
            <w:szCs w:val="28"/>
          </w:rPr>
          <w:delText xml:space="preserve"> </w:delText>
        </w:r>
        <w:r>
          <w:rPr>
            <w:rFonts w:ascii="Arial" w:hAnsi="Arial" w:cs="Arial"/>
            <w:sz w:val="28"/>
            <w:szCs w:val="28"/>
          </w:rPr>
          <w:delText xml:space="preserve">e</w:delText>
        </w:r>
      </w:del>
      <w:r>
        <w:rPr>
          <w:rFonts w:ascii="Arial" w:hAnsi="Arial" w:cs="Arial"/>
          <w:sz w:val="28"/>
          <w:szCs w:val="28"/>
        </w:rPr>
        <w:t xml:space="preserve"> </w:t>
      </w:r>
      <w:r>
        <w:rPr>
          <w:rFonts w:ascii="Arial" w:hAnsi="Arial" w:cs="Arial"/>
          <w:sz w:val="28"/>
          <w:szCs w:val="28"/>
        </w:rPr>
        <w:t xml:space="preserve">acrescido da quantia fixada na </w:t>
      </w:r>
      <w:commentRangeStart w:id="27"/>
      <w:r>
        <w:rPr>
          <w:rFonts w:ascii="Arial" w:hAnsi="Arial" w:cs="Arial"/>
          <w:sz w:val="28"/>
          <w:szCs w:val="28"/>
        </w:rPr>
        <w:t xml:space="preserve">r. sentença</w:t>
      </w:r>
      <w:commentRangeEnd w:id="27"/>
      <w:r>
        <w:rPr>
          <w:rStyle w:val="CommentReference"/>
        </w:rPr>
        <w:commentReference w:id="27"/>
      </w:r>
      <w:ins w:id="1233" w:author="Assessor GDSXSR" w:date="2026-10-29T21:18:41Z">
        <w:r>
          <w:rPr>
            <w:rFonts w:ascii="Arial" w:hAnsi="Arial" w:cs="Arial"/>
            <w:color w:val="808080"/>
            <w:sz w:val="28"/>
            <w:szCs w:val="28"/>
          </w:rPr>
          <w:t xml:space="preserve">, na proporção de 50% para cada uma</w:t>
        </w:r>
      </w:ins>
      <w:r>
        <w:rPr>
          <w:rFonts w:ascii="Arial" w:hAnsi="Arial" w:cs="Arial"/>
          <w:sz w:val="28"/>
          <w:szCs w:val="28"/>
        </w:rPr>
        <w:t xml:space="preserve">.</w:t>
      </w:r>
    </w:p>
    <w:p w14:paraId="52287777" w14:textId="77777777" w:rsidR="00586FF5" w:rsidRPr="00AC06C0" w:rsidRDefault="00586FF5" w:rsidP="00AC06C0">
      <w:pPr>
        <w:spacing w:after="0" w:line="360" w:lineRule="auto"/>
        <w:rPr>
          <w:rFonts w:ascii="Arial" w:hAnsi="Arial" w:cs="Arial"/>
        </w:rPr>
      </w:pPr>
    </w:p>
    <w:p w14:paraId="757BED4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como voto.</w:t>
      </w:r>
    </w:p>
    <w:p w14:paraId="2E4B20A7" w14:textId="77777777" w:rsidR="00586FF5" w:rsidRPr="00AC06C0" w:rsidRDefault="00DE4661" w:rsidP="00A653BF">
      <w:pPr>
        <w:pageBreakBefore/>
        <w:spacing w:after="0" w:line="240" w:lineRule="auto"/>
        <w:jc w:val="center"/>
        <w:rPr>
          <w:rFonts w:cstheme="minorHAnsi"/>
        </w:rPr>
      </w:pPr>
      <w:r w:rsidRPr="00AC06C0">
        <w:rPr>
          <w:rFonts w:cstheme="minorHAnsi"/>
          <w:b/>
          <w:color w:val="008000"/>
        </w:rPr>
        <w:lastRenderedPageBreak/>
        <w:t>SENTENÇA RECORRIDA</w:t>
      </w:r>
    </w:p>
    <w:p w14:paraId="1330686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SENTENÇA</w:t>
      </w:r>
    </w:p>
    <w:p w14:paraId="4321368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 - RELATÓRIO</w:t>
      </w:r>
    </w:p>
    <w:p w14:paraId="6C363C2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Trata-se de ação declaratória de descumprimento contratual c/c cobrança ajuizada por LOCALIZA RENT A CAR S.A. em face de LETICIA LOUISE PEREIRA DA FONSECA.</w:t>
      </w:r>
    </w:p>
    <w:p w14:paraId="77AE6CD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Narrou a parte autora ser empresa de locação de veículos que celebrou com a parte ré o contrato de locação nº BSBA708052, tendo por objeto o veículo CIVIC DOHC HÍBRIDO, placa TDN9H73, com retirada e devolução na Agência Aeroporto Internacional de Brasília.</w:t>
      </w:r>
    </w:p>
    <w:p w14:paraId="7992A22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Afirmou que, por meio de seu sistema de monitoramento por telemetria, identificou que o veículo foi utilizado de forma inadequada no dia 27/08/2025, entre 14h05 e 16h56, no Complexo de Ensino da Polícia Militar do Distrito Federal – CETESP/PMDF –, em Taguatinga/DF, local destinado a treinamento policial.</w:t>
      </w:r>
    </w:p>
    <w:p w14:paraId="0963FD4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Sustentou que o relatório de ofensas registrou 379 infrações de telemetria naquele período, consistentes em 49 acelerações leves, 13 acelerações bruscas, 136 curvas leves, 128 curvas bruscas, 34 frenagens leves e 19 frenagens bruscas, demonstrando padrão de condução em circuito fechado, com manobras repetidas e intensas.</w:t>
      </w:r>
    </w:p>
    <w:p w14:paraId="5BF936E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Defendeu que a conduta configurou violação das cláusulas 1.22, alíneas "f" (participação em corridas ou eventos correlatos), "g" (treinar motoristas/condutores em qualquer situação) e "i" (trafegar em locais não liberados para livre circulação veicular), das Condições Gerais do Contrato de Aluguel de Carros e Seguro.</w:t>
      </w:r>
    </w:p>
    <w:p w14:paraId="02BD3F0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Aduziu que, nos termos da cláusula 4.7, o uso inadequado autoriza a aplicação de multa não compensatória de até 20% do valor do carro conforme tabela FIPE, o que, considerando o valor de R$ 210.981,00, totaliza R$ 42.192,20. Fundamentou que, conforme o art. 416 do Código Civil, para a cobrança da cláusula penal não é necessária a demonstração de prejuízo.</w:t>
      </w:r>
    </w:p>
    <w:p w14:paraId="3126A41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Ao final, requereu a condenação da parte ré ao pagamento de R$ 42.192,20, além de custas processuais e honorários advocatícios.</w:t>
      </w:r>
    </w:p>
    <w:p w14:paraId="3272C07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petição inicial veio acompanhada dos documentos indispensáveis à propositura da demanda.</w:t>
      </w:r>
    </w:p>
    <w:p w14:paraId="774E23C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Custas iniciais recolhidas do ID 257171503.</w:t>
      </w:r>
    </w:p>
    <w:p w14:paraId="0BBEF93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Devidamente citada, a parte ré apresentou contestação do ID 270477722, na qual sustentou que é funcionária da Embaixada do Canadá em Brasília, no cargo de Readiness Program Officer, e foi formalmente convidada pela Embaixada do Reino Unido para participar de treinamento de direção segura (Safe Driving Training) organizado em parceria com a Polícia Militar do Distrito Federal, em preparação para a COP30.</w:t>
      </w:r>
    </w:p>
    <w:p w14:paraId="386A57F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Alegou ter informado a finalidade da locação à atendente da Localiza no ato da contratação, razão pela qual a cobrança posterior configuraria violação ao princípio da boa-fé objetiva e à vedação ao venire contra factum proprium.</w:t>
      </w:r>
    </w:p>
    <w:p w14:paraId="62BD7B0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Defendeu que a atividade realizada não se enquadra nas hipóteses vedadas pela cláusula 1.22, pois se tratava de treinamento institucional de segurança, com participantes habilitados, em instalação oficial da PMDF, e não de corrida, competição ou treinamento de pessoas não habilitadas. Aduziu que o veículo foi devolvido sem danos e que a telemetria não comprova ilicitude ou prejuízo concreto.</w:t>
      </w:r>
    </w:p>
    <w:p w14:paraId="1A26267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Sustentou a incidência do Código de Defesa do Consumidor, a abusividade da cláusula penal nos termos do art. 51, IV, do CDC, e requereu a inversão do ônus da prova (art. 6º, VIII, do CDC).</w:t>
      </w:r>
    </w:p>
    <w:p w14:paraId="449DA7E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Subsidiariamente, pugnou pela redução equitativa da multa ao valor das diárias contratadas, nos termos do art. 413 do Código Civil, e pela vedação ao enriquecimento sem causa (art. 884, CC).</w:t>
      </w:r>
    </w:p>
    <w:p w14:paraId="6F3EFD2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Ao final, requereu a total improcedência dos pedidos ou, subsidiariamente, a redução da cláusula penal.</w:t>
      </w:r>
    </w:p>
    <w:p w14:paraId="5E823F1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autora apresentou réplica do ID 272728198, na qual reiterou os argumentos da inicial.</w:t>
      </w:r>
    </w:p>
    <w:p w14:paraId="45BA6C1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Intimadas a especificar provas (ID 272616086), a parte autora requereu o julgamento antecipado do mérito (ID 273842235) e a parte ré informou não possuir outras provas a produzir (ID 274095510).</w:t>
      </w:r>
    </w:p>
    <w:p w14:paraId="1BD1339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Vieram os autos conclusos.</w:t>
      </w:r>
    </w:p>
    <w:p w14:paraId="43B569D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É a síntese do necessário.</w:t>
      </w:r>
    </w:p>
    <w:p w14:paraId="21AA679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Decido.</w:t>
      </w:r>
    </w:p>
    <w:p w14:paraId="21543FA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II – FUNDAMENTAÇÃO</w:t>
      </w:r>
    </w:p>
    <w:p w14:paraId="381ACDEC"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Procedo ao julgamento antecipado da lide, nos moldes do inciso I do artigo 355 do Código de Processo Civil. Com efeito, “Cabe ao magistrado, como destinatário final da prova, proferir o julgamento antecipado da lide se a matéria de mérito for unicamente de direito ou, se de direito e de fato, os autos já se encontrarem suficientemente instruídos, sem a necessidade de maior dilação probatória” (Acórdão nº 1168600, Relator Maria de Lourdes, 3ª Turma Cível, DJ 05/05/2019 p. 542/546).</w:t>
      </w:r>
    </w:p>
    <w:p w14:paraId="775AB1E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Presentes os pressupostos processuais e as condições da ação e ante a ausência de outras questões de cunho preliminar ou prejudicial pendentes de apreciação, procedo ao exame do mérito da controvérsia proposta.</w:t>
      </w:r>
    </w:p>
    <w:p w14:paraId="6D6886B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Consoante relatado, pretende a parte autora o pagamento de multa contratual de R$ 42.192,20, correspondente a 20% do valor FIPE do veículo locado, sob o fundamento de que a parte ré teria utilizado o automóvel de forma inadequada, em violação à cláusula 1.22 das Condições Gerais do Contrato de Aluguel de Carros e Seguro.</w:t>
      </w:r>
    </w:p>
    <w:p w14:paraId="5E06295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a seu turno, sustenta que o veículo foi empregado em treinamento institucional de direção defensiva e evasiva organizado pela PMDF em parceria com a Embaixada do Reino Unido, atividade lícita e de interesse público, cuja finalidade teria sido comunicada à locadora no ato da contratação.</w:t>
      </w:r>
    </w:p>
    <w:p w14:paraId="2D6C2A3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relação jurídica travada entre as partes é inequivocamente de consumo. A parte autora é fornecedora de serviços de locação de veículos, nos termos do art. 3º do Código de Defesa do Consumidor, e a parte ré, consumidora final do serviço, nos termos do art. 2º do mesmo diploma. Incidem, portanto, as normas protetivas do CDC, notadamente a interpretação mais favorável ao consumidor das cláusulas contratuais ambíguas (art. 47) e o controle judicial de cláusulas abusivas (art. 51, IV).</w:t>
      </w:r>
    </w:p>
    <w:p w14:paraId="299BA03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No caso dos autos, observo que o fato constitutivo do alegado descumprimento contratual é, em essência, incontroverso. A própria parte ré reconhece, em sua contestação do ID 270477722, que utilizou o veículo CIVIC DOHC HÍBRIDO, placa TDN9H73, no Centro de Ensino e Treinamento Especializado de Segurança Pública da Polícia Militar do Distrito Federal — CETESP/PMDF —, em Taguatinga/DF, no dia 27/08/2025, para participar de treinamento de direção defensiva e evasiva (Safe Driving Training).</w:t>
      </w:r>
    </w:p>
    <w:p w14:paraId="525E7F4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Tal declaração configura confissão espontânea, nos termos dos arts. 389 e 390 do Código de Processo Civil.</w:t>
      </w:r>
    </w:p>
    <w:p w14:paraId="0E46899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cláusula 1.22 das Condições Gerais do Contrato define como "Uso Inadequado do Carro" a utilização em condições adversas, em desacordo com as orientações técnicas de condução e em condições extremas, "conforme exemplificado abaixo, mas não se limitando a". Dentre as hipóteses expressamente elencadas, a alínea "g" veda "treinar motoristas/condutores em qualquer situação".</w:t>
      </w:r>
    </w:p>
    <w:p w14:paraId="4319067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não nega que o veículo foi empregado em treinamento de condutores. Ao contrário, detalha que a atividade envolveu técnicas de "direção defensiva quanto em direção evasiva e demais situações que possam os colocar em adversidade no trânsito", conforme o e-mail oficial da Embaixada do Reino Unido do ID 270480112.</w:t>
      </w:r>
    </w:p>
    <w:p w14:paraId="3219442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despeito da inegável relevância institucional do treinamento — promovido por missões diplomáticas em parceria com a PMDF, em preparação para a COP30 —, a finalidade pública da atividade não desnatura a violação objetiva da vedação contratual.</w:t>
      </w:r>
    </w:p>
    <w:p w14:paraId="0E57F52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A cláusula 1.22, alínea "g", proíbe treinar motoristas/condutores "em qualquer situação", sem excepcionar treinamentos institucionais, governamentais ou de segurança. Trata-se de vedação ampla e genérica, cujo sentido literal não comporta a distinção pretendida pela defesa.</w:t>
      </w:r>
    </w:p>
    <w:p w14:paraId="5F652F2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descortino, consigno que o relatório de telemetria do ID 256932279, embora produzido pela própria locadora, não constitui, no caso, prova isolada ou unilateral. Diferentemente do que se decidiu nos Acórdãos nº 1646966 e nº 1807493 do TJDFT — nos quais os relatórios de telemetria foram reputados insuficientes, por se tratar de prova unilateral não corroborada —, no presente feito o uso do veículo em pista de treinamento é fato confessado pela própria parte ré.</w:t>
      </w:r>
    </w:p>
    <w:p w14:paraId="47CF2F1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Os dados de telemetria (379 ofensas em 2 horas, todas geolocalizadas no CETESP/PMDF) apenas corroboram o que a parte ré expressamente admitiu, conferindo objetividade e detalhamento à extensão do uso.</w:t>
      </w:r>
    </w:p>
    <w:p w14:paraId="724EF84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Da alegação de boa-fé e venire contra factum proprium</w:t>
      </w:r>
    </w:p>
    <w:p w14:paraId="5A976A9F"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sustenta ter informado verbalmente à atendente da Localiza, Sra. Amanda Cristiane Soares, que o veículo seria utilizado em treinamento de direção defensiva no CETESP/PMDF. Alega que, ao prosseguir com a locação mesmo após a comunicação, a locadora teria anuído com o uso pretendido, de modo que a cobrança posterior configuraria comportamento contraditório vedado pelo princípio da boa-fé objetiva.</w:t>
      </w:r>
    </w:p>
    <w:p w14:paraId="7DE243D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tese não se sustenta. Não consta nos autos qualquer prova documental da alegada comunicação. Não há registro escrito, gravação, e-mail, mensagem ou anotação no sistema da locadora que confirme a ciência da parte autora quanto à finalidade específica da locação. O contrato de locação do ID 256932272 não contém qualquer ressalva ou observação nesse sentido.</w:t>
      </w:r>
    </w:p>
    <w:p w14:paraId="6C5115B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Ainda que se admitisse, por argumentação, que a comunicação verbal tenha efetivamente ocorrido, tal circunstância não seria apta a configurar renúncia contratual por parte da locadora.</w:t>
      </w:r>
    </w:p>
    <w:p w14:paraId="7DBA4D4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alteração das condições de uso estabelecidas nas Condições Gerais — contrato registrado em cartório e disponível em meio eletrônico — demandaria manifestação expressa e inequívoca, não podendo ser inferida de suposta declaração oral de preposto em agência de atendimento. A cláusula 12.1 do contrato prevê que alterações nas condições devem ser comunicadas com no mínimo 15 dias de antecedência.</w:t>
      </w:r>
    </w:p>
    <w:p w14:paraId="6F33106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Portanto, quanto à alegação de venire contra factum proprium, não se desincumbiu a ré do ônus de demonstrar o factum proprium — isto é, a conduta anterior da locadora que teria gerado a legítima expectativa na parte ré.</w:t>
      </w:r>
    </w:p>
    <w:p w14:paraId="150A270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Da cláusula penal e de sua redução equitativa</w:t>
      </w:r>
    </w:p>
    <w:p w14:paraId="4186F92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Reconhecido o descumprimento contratual, a controvérsia remanescente reside no quantum da cláusula penal. A parte autora cobra R$ 42.192,20, correspondente a 20% do valor FIPE do veículo (R$ 210.981,00), nos termos da cláusula 4.7 das Condições Gerais.</w:t>
      </w:r>
    </w:p>
    <w:p w14:paraId="721111F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sustenta que a multa é manifestamente excessiva e desproporcional, devendo ser reduzida equitativamente nos termos do art. 413 do Código Civil, ou declarada nula por abusividade, nos termos do art. 51, IV, do CDC.</w:t>
      </w:r>
    </w:p>
    <w:p w14:paraId="13EA8DB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Consigno que a cláusula penal é, em si, válida. A estipulação de penalidade contratual para a hipótese de uso inadequado do veículo locado é lícita e encontra amparo nos arts. 408 e 416 do Código Civil. A parte ré, ao firmar o contrato, anuiu às Condições Gerais, incluindo a cláusula 4.7.</w:t>
      </w:r>
    </w:p>
    <w:p w14:paraId="284C6C3F"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Igualmente, nos termos do art. 416 do Código Civil, para exigir a pena convencional, não é necessário que o credor alegue prejuízo. A ausência de danos visíveis ao veículo no momento da devolução não impede, por si só, a incidência da cláusula penal.</w:t>
      </w:r>
    </w:p>
    <w:p w14:paraId="16E1658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Todavia, o art. 413 do Código Civil — norma cogente e de ordem pública — determina que "a penalidade deve ser reduzida eqüitativamente pelo juiz se a obrigação principal tiver sido cumprida em parte, ou se o montante da penalidade for manifestamente excessivo, tendo- se em vista a natureza e a finalidade do negócio".</w:t>
      </w:r>
    </w:p>
    <w:p w14:paraId="6000F88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ponto, o Superior Tribunal de Justiça, no julgamento do REsp 1.898.738/SP, relatoria da Ministra Nancy Andrighi, 3ª Turma, firmou o entendimento de que a redução equitativa da cláusula penal constitui dever do juiz e direito do devedor, devendo ser realizada à luz dos princípios da função social do contrato, da boa-fé objetiva e do equilíbrio econômico entre as prestações:</w:t>
      </w:r>
    </w:p>
    <w:p w14:paraId="204B695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"No atual Código Civil, o abrandamento do valor da cláusula penal (...) é norma cogente e de ordem pública, consistindo em dever do juiz e direito do devedor a aplicação dos princípios da função social do contrato, da boa-fé objetiva e do equilíbrio econômico entre as prestações."</w:t>
      </w:r>
    </w:p>
    <w:p w14:paraId="0815636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descortino, a redução equitativa da multa contratual é medida adequada ao caso.</w:t>
      </w:r>
    </w:p>
    <w:p w14:paraId="3793721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Explico.</w:t>
      </w:r>
    </w:p>
    <w:p w14:paraId="2E8C7FA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Primeiro, a desproporção entre o valor da multa e o valor da prestação contratual é manifesta. A locação teve duração efetiva de 23 horas e 54 minutos, com custo total de R$ 582,77 (ID 256932272). A multa pretendida (R$ 42.192,20) equivale a mais de 72 vezes o valor total do contrato de locação. Essa magnitude revela flagrante desequilíbrio entre a penalidade e a natureza do negócio.</w:t>
      </w:r>
    </w:p>
    <w:p w14:paraId="5F09CBFC"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 xml:space="preserve">Segundo, o veículo foi devolvido sem danos aparentes. A parte autora não juntou o laudo de vistoria de devolução, tampouco apresentou laudo técnico, orçamento de reparo, nota </w:t>
      </w:r>
      <w:r w:rsidRPr="00AC06C0">
        <w:rPr>
          <w:rFonts w:cstheme="minorHAnsi"/>
          <w:color w:val="008000"/>
        </w:rPr>
        <w:lastRenderedPageBreak/>
        <w:t>fiscal de substituição de peças ou qualquer documento que ateste a existência de dano concreto — visível ou oculto — ao veículo. A vistoria de retirada do ID 270482165, juntada pela parte ré, não registra avarias prévias. A alegação genérica de "depreciação prematura" não restou demonstrada por prova idônea.</w:t>
      </w:r>
    </w:p>
    <w:p w14:paraId="15E363B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Terceiro, o uso inadequado, embora configurado, não decorreu de conduta dolosa ou fraudulenta. A parte ré agiu no cumprimento de obrigações funcionais como servidora da Embaixada do Canadá, em treinamento organizado por missão diplomática em parceria com a PMDF, com participantes habilitados e em instalação oficial. Não se trata de corrida clandestina, evento recreativo ou atividade ilícita, circunstâncias que justificariam a aplicação da multa em seu patamar máximo.</w:t>
      </w:r>
    </w:p>
    <w:p w14:paraId="4F75C6F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Quarto, a cláusula penal em contrato de adesão de consumo submete-se ao controle judicial de abusividade previsto no art. 51, IV, do CDC, que reputa nulas as cláusulas que estabeleçam obrigações iníquas ou coloquem o consumidor em desvantagem exagerada.</w:t>
      </w:r>
    </w:p>
    <w:p w14:paraId="745EB6E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diapasão, o Tribunal de Justiça de São Paulo, em caso análogo envolvendo a mesma locadora e idêntica cláusula penal — no qual o veículo foi utilizado em pista de testes com registro de centenas de ofensas de telemetria —, reduziu a multa de 20% para 10% do valor FIPE, aplicando o art. 413 do Código Civil, por reputar a penalidade original manifestamente desproporcional à natureza e à finalidade do negócio (TJSP; Apelação Cível, Comarca de Limeira; j. 2026).</w:t>
      </w:r>
    </w:p>
    <w:p w14:paraId="709B156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sentido, restou ementada a decisão daquele Tribunal:</w:t>
      </w:r>
    </w:p>
    <w:p w14:paraId="089102D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“Apelação. Ação de cobrança. Locação de veículo. Uso inadequado do veículo (exagerado volume de acelerações graves, curva graves e freadas graves) detectado por sistema de monitoramento da locadora. Vedação em contrato. Prova idônea que não foi afastada pelo réu. Narrativa deste, aliás, que confere verossimilhança à ocorrência de uso inadequado do bem. Multa devida. Todavia, valor da multa contratual desproporcional previsto em 20% do valor do veículo na Tabela FIPE. Penalidade que deve ser reduzida para 10% do valor do veículo conforme tal Tabela. Quantum suficiente para punir o réu sem gerar o enriquecimento sem causa do autor. Poder-dever do Magistrado. Art. 413 do Código Civil. Penalidade que independe da comprovação de danos ou dos gastos com os quais arcará o autor. Sentença parcialmente reformada. Recurso provido em parte.</w:t>
      </w:r>
    </w:p>
    <w:p w14:paraId="3E268D4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(TJSP; Apelação Cível 1007550-39.2023.8.26.0320; Relator (a): Ana Lucia Romanhole Martucci; Órgão Julgador: 33ª Câmara de Direito Privado; Foro de Limeira - 3ª Vara Cível; Data do Julgamento: 30/10/2025; Data de Registro: 30/10/2025)”</w:t>
      </w:r>
    </w:p>
    <w:p w14:paraId="6807C0B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 xml:space="preserve">Com efeito, a solução adotada pelo TJSP revela-se adequada ao caso concreto. A redução da multa para 10% do valor FIPE preserva a função punitiva e dissuasória da cláusula </w:t>
      </w:r>
      <w:r w:rsidRPr="00AC06C0">
        <w:rPr>
          <w:rFonts w:cstheme="minorHAnsi"/>
          <w:color w:val="008000"/>
        </w:rPr>
        <w:lastRenderedPageBreak/>
        <w:t>penal — que visa desestimular o uso inadequado de veículos locados —, sem, contudo, resultar em enriquecimento desproporcional da locadora às custas da consumidora, em conformidade com a vedação do art. 884 do Código Civil.</w:t>
      </w:r>
    </w:p>
    <w:p w14:paraId="0C788B4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Dessa forma, a multa contratual deve ser fixada em 10% do valor FIPE do veículo (R$ 210.981,00), totalizando R$ 21.098,10 (vinte e um mil, noventa e oito reais e dez centavos).</w:t>
      </w:r>
    </w:p>
    <w:p w14:paraId="07845DD1"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parcial procedência dos pedidos, portanto, é medida que se impõe.</w:t>
      </w:r>
    </w:p>
    <w:p w14:paraId="7C0FDCC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III – DISPOSITIVO</w:t>
      </w:r>
    </w:p>
    <w:p w14:paraId="0795FE4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Ante o exposto, julgo PARCIALMENTE PROCEDENTE o pedido, nos termos do inciso I do artigo 487 do Código de Processo Civil, para condenar a parte ré, LETICIA LOUISE PEREIRA DA FONSECA, ao pagamento da quantia de R$ 21.098,10 (vinte e um mil, noventa e oito reais e dez centavos), correspondente a 10% do valor FIPE do veículo, a título de cláusula penal pela utilização inadequada do veículo locado, com correção monetária pelo IPCA desde o inadimplemento contratual (27/08/2025) e juros de mora nos termos do art. 406, §1º, do Código Civil, a partir da citação.</w:t>
      </w:r>
    </w:p>
    <w:p w14:paraId="204811E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Diante da sucumbência recíproca, condeno as partes ao pagamento de custas processuais e de honorários advocatícios no importe de 10% do valor da condenação, nos termos do §2º do artigo 85 do CPC, na proporção de 50% para cada uma delas.</w:t>
      </w:r>
    </w:p>
    <w:p w14:paraId="07E3A24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Sentença registrada eletronicamente nesta data. Publique-se. Intimem-se.</w:t>
      </w:r>
    </w:p>
    <w:p w14:paraId="42D59C6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Após o trânsito em julgado, ausentes novos requerimentos, arquivem-se os autos, com as cautelas de estilo.</w:t>
      </w:r>
    </w:p>
    <w:p w14:paraId="76FC1BE7" w14:textId="455B2ED7" w:rsidR="00586FF5" w:rsidRPr="00AC06C0" w:rsidRDefault="00586FF5">
      <w:pPr>
        <w:spacing w:after="120" w:line="360" w:lineRule="auto"/>
        <w:ind w:firstLine="709"/>
        <w:jc w:val="both"/>
        <w:rPr>
          <w:rFonts w:cstheme="minorHAnsi"/>
        </w:rPr>
      </w:pPr>
    </w:p>
    <w:sectPr w:rsidR="00586FF5" w:rsidRPr="00AC06C0">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z Gustavo Alves Coelho - GDACA" w:date="2025-09-01T13:19:00Z" w:initials="LG">
    <w:p w14:paraId="40C754B2" w14:textId="77777777" w:rsidR="00586FF5" w:rsidRDefault="002102DF">
      <w:r>
        <w:rPr>
          <w:rStyle w:val="Refdecomentrio"/>
        </w:rPr>
        <w:annotationRef/>
      </w:r>
      <w:r>
        <w:t>Conclusão ao gabinete: 21/09/2026. Entrega: 25/09/2026. Certeza: alta</w:t>
      </w:r>
    </w:p>
  </w:comment>
  <w:comment w:id="1" w:author="Marcia Vilela Alves - GDACA" w:date="2026-09-29T18:24:00Z" w:initials="MV">
    <w:p w14:paraId="22AF9455" w14:textId="77777777" w:rsidR="00DE30F2" w:rsidRDefault="00DE30F2" w:rsidP="00DE30F2">
      <w:pPr>
        <w:pStyle w:val="Textodecomentrio"/>
      </w:pPr>
      <w:r>
        <w:rPr>
          <w:rStyle w:val="Refdecomentrio"/>
        </w:rPr>
        <w:annotationRef/>
      </w:r>
      <w:r>
        <w:t>CORRIGIDO.</w:t>
      </w:r>
    </w:p>
  </w:comment>
  <w:comment w:id="2" w:author="Assessor GDSXSR" w:initials="AG" w:date="2026-10-29T21:18:41Z">
    <w:p>
      <w:pPr>
        <w:pStyle w:val="CommentText"/>
      </w:pPr>
      <w:r>
        <w:rPr>
          <w:rStyle w:val="CommentReference"/>
        </w:rPr>
        <w:annotationRef/>
      </w:r>
      <w:r>
        <w:t>ASSESSOR GDSXSR — Revisão geral. (1) Alterações do mesmo tipo, sem comentário individual: referências normativas na forma compacta e IDs no singular (C-20, C-25); “alega, em síntese, que” passou a “alega que” no voto (C-30); vírgula antes de “nesse ponto” nos mini-dispositivos (C-3A); realce amarelo nos subtítulos, vereditos, mini-dispositivos e frases decisórias (C-42, C-43); cisão de parágrafos de dois períodos autônomos (C-11). (2) Limitação (C-24, C-52): os autos do PJe não foram fornecidos; IDs, datas, valor da causa, nome da magistrada e cláusulas contratuais foram conferidos apenas contra o texto da minuta e da sentença anexa. (3) Os três acórdãos do TJDFT citados não foram localizados no iajus (busca por CNJ, por relator, órgão e data e por trecho da ementa) nem na web (duas tentativas por acórdão); permanecem no voto com pendência de conferência no JurisDF (C-72).</w:t>
      </w:r>
    </w:p>
  </w:comment>
  <w:comment w:id="3" w:author="Assessor GDSXSR" w:initials="AG" w:date="2026-10-29T21:18:41Z">
    <w:p>
      <w:pPr>
        <w:pStyle w:val="CommentText"/>
      </w:pPr>
      <w:r>
        <w:rPr>
          <w:rStyle w:val="CommentReference"/>
        </w:rPr>
        <w:annotationRef/>
      </w:r>
      <w:r>
        <w:t>ASSESSOR GDSXSR — Alterei “contra pessoa natural” para “contra consumidora pessoa natural” (C-34, C-34A) e passei o valor da causa para o fim do item 1, entre parênteses (C-34, v43).</w:t>
      </w:r>
    </w:p>
  </w:comment>
  <w:comment w:id="4" w:author="Assessor GDSXSR" w:initials="AG" w:date="2026-10-29T21:18:41Z">
    <w:p>
      <w:pPr>
        <w:pStyle w:val="CommentText"/>
      </w:pPr>
      <w:r>
        <w:rPr>
          <w:rStyle w:val="CommentReference"/>
        </w:rPr>
        <w:annotationRef/>
      </w:r>
      <w:r>
        <w:t>ASSESSOR GDSXSR — Acrescentei a referência normativa ao fim dos itens 6, 7 e 8, que o voto aplica (CDC 6º III e 46; CDC 51 IV; CC 413), para a ementa espelhar o voto (C-33, C-20).</w:t>
      </w:r>
    </w:p>
  </w:comment>
  <w:comment w:id="5" w:author="Assessor GDSXSR" w:initials="AG" w:date="2026-10-29T21:18:41Z">
    <w:p>
      <w:pPr>
        <w:pStyle w:val="CommentText"/>
      </w:pPr>
      <w:r>
        <w:rPr>
          <w:rStyle w:val="CommentReference"/>
        </w:rPr>
        <w:annotationRef/>
      </w:r>
      <w:r>
        <w:t>ASSESSOR GDSXSR — Alterei “Negou-se provimento aos apelos da ré e da autora” para um item com uma frase por apelo, na ordem do voto, conforme a fórmula da ementa de APC com dois apelos de mesmo resultado (C-3G).</w:t>
      </w:r>
    </w:p>
  </w:comment>
  <w:comment w:id="6" w:author="Assessor GDSXSR" w:initials="AG" w:date="2026-10-29T21:18:41Z">
    <w:p>
      <w:pPr>
        <w:pStyle w:val="CommentText"/>
      </w:pPr>
      <w:r>
        <w:rPr>
          <w:rStyle w:val="CommentReference"/>
        </w:rPr>
        <w:annotationRef/>
      </w:r>
      <w:r>
        <w:t>ASSESSOR GDSXSR — Alterei os “Dispositivos relevantes citados” para a forma compacta, em ordem numérica por diploma, e incluí todos os dispositivos que o voto cita (C-20, C-3G).</w:t>
      </w:r>
    </w:p>
  </w:comment>
  <w:comment w:id="7" w:author="Assessor GDSXSR" w:initials="AG" w:date="2026-10-29T21:18:41Z">
    <w:p>
      <w:pPr>
        <w:pStyle w:val="CommentText"/>
      </w:pPr>
      <w:r>
        <w:rPr>
          <w:rStyle w:val="CommentReference"/>
        </w:rPr>
        <w:annotationRef/>
      </w:r>
      <w:r>
        <w:t>ASSESSOR GDSXSR — Retirei “APC” do número do processo e coloquei os acórdãos na ordem em que aparecem no voto (C-67, C-3G). PENDÊNCIA (C-72, C-52): os Acórdãos 2168364, 2144634 e 2113202 não foram localizados no iajus nem na web; número, relator, data de julgamento, DJe e texto transcrito devem ser conferidos no JurisDF.</w:t>
      </w:r>
    </w:p>
  </w:comment>
  <w:comment w:id="8" w:author="Assessor GDSXSR" w:initials="AG" w:date="2026-10-29T21:18:41Z">
    <w:p>
      <w:pPr>
        <w:pStyle w:val="CommentText"/>
      </w:pPr>
      <w:r>
        <w:rPr>
          <w:rStyle w:val="CommentReference"/>
        </w:rPr>
        <w:annotationRef/>
      </w:r>
      <w:r>
        <w:t>ASSESSOR GDSXSR — Cortei do relato da sentença os trechos que só registram os documentos da inicial e as custas iniciais, marcando o corte com “(...)” (C-02, C-66).</w:t>
      </w:r>
    </w:p>
  </w:comment>
  <w:comment w:id="9" w:author="Assessor GDSXSR" w:initials="AG" w:date="2026-10-29T21:18:41Z">
    <w:p>
      <w:pPr>
        <w:pStyle w:val="CommentText"/>
      </w:pPr>
      <w:r>
        <w:rPr>
          <w:rStyle w:val="CommentReference"/>
        </w:rPr>
        <w:annotationRef/>
      </w:r>
      <w:r>
        <w:t>ASSESSOR GDSXSR — PENDÊNCIA (C-22, C-52): nome da magistrada (Dra. Paloma Fernandes Rodrigues Barbosa) e vara (3ª Vara Cível de Águas Claras) mantidos como estão na minuta; a sentença anexa não traz a assinatura nem os autos foram fornecidos. Conferir a forma exata no PJe.</w:t>
      </w:r>
    </w:p>
  </w:comment>
  <w:comment w:id="10" w:author="Assessor GDSXSR" w:initials="AG" w:date="2026-10-29T21:18:41Z">
    <w:p>
      <w:pPr>
        <w:pStyle w:val="CommentText"/>
      </w:pPr>
      <w:r>
        <w:rPr>
          <w:rStyle w:val="CommentReference"/>
        </w:rPr>
        <w:annotationRef/>
      </w:r>
      <w:r>
        <w:t>ASSESSOR GDSXSR — Retirei “Preparo recolhido” e os “Requer o desprovimento…” do relatório (C-31) e troquei “sustenta” por “alega que”, como no perfil APC; reescrevi os itens como orações, sem alterar seu conteúdo.</w:t>
      </w:r>
    </w:p>
  </w:comment>
  <w:comment w:id="11" w:author="Assessor GDSXSR" w:initials="AG" w:date="2026-10-29T21:18:41Z">
    <w:p>
      <w:pPr>
        <w:pStyle w:val="CommentText"/>
      </w:pPr>
      <w:r>
        <w:rPr>
          <w:rStyle w:val="CommentReference"/>
        </w:rPr>
        <w:annotationRef/>
      </w:r>
      <w:r>
        <w:t>ASSESSOR GDSXSR — Uniformizei o nome da ré pela autuação (LETICIA), como na tabela de autuação e na sentença; a minuta grafava “Letícia” e “Leticia” (C-22).</w:t>
      </w:r>
    </w:p>
  </w:comment>
  <w:comment w:id="12" w:author="Assessor GDSXSR" w:initials="AG" w:date="2026-10-29T21:18:41Z">
    <w:p>
      <w:pPr>
        <w:pStyle w:val="CommentText"/>
      </w:pPr>
      <w:r>
        <w:rPr>
          <w:rStyle w:val="CommentReference"/>
        </w:rPr>
        <w:annotationRef/>
      </w:r>
      <w:r>
        <w:t>ASSESSOR GDSXSR — PENDÊNCIA (C-66 b, C-52): a decisão se apoia nas cláusulas 1.22 (caput e alíneas “f”, “g” e “i”) e 4.7 do contrato, e o texto literal não veio nos autos recebidos; a minuta traz só a alínea “g” entre aspas. Transcrever em bloco o caput da 1.22, a alínea “g” e a 4.7 (ID 89759670), com “(ID …)” ao final.</w:t>
      </w:r>
    </w:p>
  </w:comment>
  <w:comment w:id="13" w:author="Assessor GDSXSR" w:initials="AG" w:date="2026-10-29T21:18:41Z">
    <w:p>
      <w:pPr>
        <w:pStyle w:val="CommentText"/>
      </w:pPr>
      <w:r>
        <w:rPr>
          <w:rStyle w:val="CommentReference"/>
        </w:rPr>
        <w:annotationRef/>
      </w:r>
      <w:r>
        <w:t>ASSESSOR GDSXSR — Texto literal (C-63): CDC, art. 47: “As cláusulas contratuais serão interpretadas de maneira mais favorável ao consumidor.” (fonte: Planalto, via iajus). Alterei “Não é o caso da alínea “g”, que veda” para “No caso, a alínea “g” veda” (C-23) e cindi o parágrafo (C-11).</w:t>
      </w:r>
    </w:p>
  </w:comment>
  <w:comment w:id="14" w:author="Assessor GDSXSR" w:initials="AG" w:date="2026-10-29T21:18:41Z">
    <w:p>
      <w:pPr>
        <w:pStyle w:val="CommentText"/>
      </w:pPr>
      <w:r>
        <w:rPr>
          <w:rStyle w:val="CommentReference"/>
        </w:rPr>
        <w:annotationRef/>
      </w:r>
      <w:r>
        <w:t>ASSESSOR GDSXSR — Texto literal (C-63): CPC, art. 373: “O ônus da prova incumbe: (...) II - ao réu, quanto à existência de fato impeditivo, modificativo ou extintivo do direito do autor.” (fonte: Planalto, via iajus)</w:t>
      </w:r>
    </w:p>
  </w:comment>
  <w:comment w:id="15" w:author="Assessor GDSXSR" w:initials="AG" w:date="2026-10-29T21:18:41Z">
    <w:p>
      <w:pPr>
        <w:pStyle w:val="CommentText"/>
      </w:pPr>
      <w:r>
        <w:rPr>
          <w:rStyle w:val="CommentReference"/>
        </w:rPr>
        <w:annotationRef/>
      </w:r>
      <w:r>
        <w:t>ASSESSOR GDSXSR — Texto literal (C-63): CDC, art. 6º: “São direitos básicos do consumidor: (...) VIII - a facilitação da defesa de seus direitos, inclusive com a inversão do ônus da prova, a seu favor, no processo civil, quando (...) for verossímil a alegação ou quando for ele hipossuficiente, segundo as regras ordinárias de experiências;” (fonte: Planalto, via iajus)</w:t>
      </w:r>
    </w:p>
  </w:comment>
  <w:comment w:id="16" w:author="Assessor GDSXSR" w:initials="AG" w:date="2026-10-29T21:18:41Z">
    <w:p>
      <w:pPr>
        <w:pStyle w:val="CommentText"/>
      </w:pPr>
      <w:r>
        <w:rPr>
          <w:rStyle w:val="CommentReference"/>
        </w:rPr>
        <w:annotationRef/>
      </w:r>
      <w:r>
        <w:t>ASSESSOR GDSXSR — Texto literal (C-63): CDC, art. 6º, III: “a informação adequada e clara sobre os diferentes produtos e serviços, com especificação correta de quantidade, características, composição, qualidade, tributos incidentes e preço, bem como sobre os riscos que apresentem;” CDC, 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 (fonte: Planalto, via iajus)</w:t>
      </w:r>
    </w:p>
  </w:comment>
  <w:comment w:id="17" w:author="Assessor GDSXSR" w:initials="AG" w:date="2026-10-29T21:18:41Z">
    <w:p>
      <w:pPr>
        <w:pStyle w:val="CommentText"/>
      </w:pPr>
      <w:r>
        <w:rPr>
          <w:rStyle w:val="CommentReference"/>
        </w:rPr>
        <w:annotationRef/>
      </w:r>
      <w:r>
        <w:t>ASSESSOR GDSXSR — Inseri antes deste parágrafo a transcrição de CC 413 e 416, norma que sustenta o capítulo (C-66 a; texto da fonte oficial, via iajus), e cortei daqui a repetição do CC 416, que a transcrição já traz; a norma, transcrita uma vez, passa a ser só referida adiante (C-66).</w:t>
      </w:r>
    </w:p>
  </w:comment>
  <w:comment w:id="18" w:author="Assessor GDSXSR" w:initials="AG" w:date="2026-10-29T21:18:41Z">
    <w:p>
      <w:pPr>
        <w:pStyle w:val="CommentText"/>
      </w:pPr>
      <w:r>
        <w:rPr>
          <w:rStyle w:val="CommentReference"/>
        </w:rPr>
        <w:annotationRef/>
      </w:r>
      <w:r>
        <w:t>ASSESSOR GDSXSR — Corrigi “IDs” para “ID”, no singular (C-25).</w:t>
      </w:r>
    </w:p>
  </w:comment>
  <w:comment w:id="19" w:author="Assessor GDSXSR" w:initials="AG" w:date="2026-10-29T21:18:41Z">
    <w:p>
      <w:pPr>
        <w:pStyle w:val="CommentText"/>
      </w:pPr>
      <w:r>
        <w:rPr>
          <w:rStyle w:val="CommentReference"/>
        </w:rPr>
        <w:annotationRef/>
      </w:r>
      <w:r>
        <w:t>ASSESSOR GDSXSR — Texto literal (C-63): CDC, art. 51: “São nulas de pleno direito, entre outras, as cláusulas contratuais relativas ao fornecimento de produtos e serviços que: (...) IV - estabeleçam obrigações consideradas iníquas, abusivas, que coloquem o consumidor em desvantagem exagerada, ou sejam incompatíveis com a boa-fé ou a eqüidade;” (fonte: Planalto, via iajus)</w:t>
      </w:r>
    </w:p>
  </w:comment>
  <w:comment w:id="20" w:author="Assessor GDSXSR" w:initials="AG" w:date="2026-10-29T21:18:41Z">
    <w:p>
      <w:pPr>
        <w:pStyle w:val="CommentText"/>
      </w:pPr>
      <w:r>
        <w:rPr>
          <w:rStyle w:val="CommentReference"/>
        </w:rPr>
        <w:annotationRef/>
      </w:r>
      <w:r>
        <w:t>ASSESSOR GDSXSR — Suprimi o cabeçalho da ementa transcrita e abri a transcrição com “(...)” no primeiro item aproveitado (C-62); o trecho mais importante já estava sublinhado. PENDÊNCIA (C-72, C-52): Acórdão 2168364 (0730725-82.2025.8.07.0001, Des. Fernando Habibe, 4ª Turma Cível) não localizado no iajus (CNJ, relator e data, trecho da ementa) nem na web; mantido por não contrariar o voto. Conferir número, relator, datas e a ementa no JurisDF.</w:t>
      </w:r>
    </w:p>
  </w:comment>
  <w:comment w:id="21" w:author="Assessor GDSXSR" w:initials="AG" w:date="2026-10-29T21:18:41Z">
    <w:p>
      <w:pPr>
        <w:pStyle w:val="CommentText"/>
      </w:pPr>
      <w:r>
        <w:rPr>
          <w:rStyle w:val="CommentReference"/>
        </w:rPr>
        <w:annotationRef/>
      </w:r>
      <w:r>
        <w:t>ASSESSOR GDSXSR — PENDÊNCIA (C-72, C-52): Acórdão 2144634 (0702484-89.2025.8.07.0004, Des. Hector Valverde Santanna, 2ª Turma Cível) não localizado no iajus (CNJ, relator e data, trecho) nem na web; mantido por não contrariar o voto. Conferir no JurisDF número, relator, datas e se a ementa traz o trecho transcrito, que fala em correção “desde cada desembolso”.</w:t>
      </w:r>
    </w:p>
  </w:comment>
  <w:comment w:id="22" w:author="Assessor GDSXSR" w:initials="AG" w:date="2026-10-29T21:18:41Z">
    <w:p>
      <w:pPr>
        <w:pStyle w:val="CommentText"/>
      </w:pPr>
      <w:r>
        <w:rPr>
          <w:rStyle w:val="CommentReference"/>
        </w:rPr>
        <w:annotationRef/>
      </w:r>
      <w:r>
        <w:t>ASSESSOR GDSXSR — Texto literal (C-63): CC, art. 405: “Contam-se os juros de mora desde a citação inicial.” (fonte: Planalto, via iajus)</w:t>
      </w:r>
    </w:p>
  </w:comment>
  <w:comment w:id="23" w:author="Assessor GDSXSR" w:initials="AG" w:date="2026-10-29T21:18:41Z">
    <w:p>
      <w:pPr>
        <w:pStyle w:val="CommentText"/>
      </w:pPr>
      <w:r>
        <w:rPr>
          <w:rStyle w:val="CommentReference"/>
        </w:rPr>
        <w:annotationRef/>
      </w:r>
      <w:r>
        <w:t>ASSESSOR GDSXSR — Texto literal (C-63): CC, art. 412: “O valor da cominação imposta na cláusula penal não pode exceder o da obrigação principal.” CC, art. 569: “O locatário é obrigado: I - a servir-se da coisa alugada para os usos convencionados ou presumidos, conforme a natureza dela e as circunstâncias, bem como tratá-la com o mesmo cuidado como se sua fosse; (...)” CC, art. 570: “Se o locatário empregar a coisa em uso diverso do ajustado, ou do a que se destina, ou se ela se danificar por abuso do locatário, poderá o locador, além de rescindir o contrato, exigir perdas e danos.” CC, art. 422: “Os contratantes são obrigados a guardar, assim na conclusão do contrato, como em sua execução, os princípios de probidade e boa-fé.” (fonte: Planalto, via iajus)</w:t>
      </w:r>
    </w:p>
  </w:comment>
  <w:comment w:id="24" w:author="Assessor GDSXSR" w:initials="AG" w:date="2026-10-29T21:18:41Z">
    <w:p>
      <w:pPr>
        <w:pStyle w:val="CommentText"/>
      </w:pPr>
      <w:r>
        <w:rPr>
          <w:rStyle w:val="CommentReference"/>
        </w:rPr>
        <w:annotationRef/>
      </w:r>
      <w:r>
        <w:t>ASSESSOR GDSXSR — Reescrevi o parágrafo porque o CC 413 passou a ser transcrito uma vez, em bloco, no capítulo anterior (C-66); aqui a norma é só referida, com a regra do CC 416 (C-02).</w:t>
      </w:r>
    </w:p>
  </w:comment>
  <w:comment w:id="25" w:author="Assessor GDSXSR" w:initials="AG" w:date="2026-10-29T21:18:41Z">
    <w:p>
      <w:pPr>
        <w:pStyle w:val="CommentText"/>
      </w:pPr>
      <w:r>
        <w:rPr>
          <w:rStyle w:val="CommentReference"/>
        </w:rPr>
        <w:annotationRef/>
      </w:r>
      <w:r>
        <w:t>ASSESSOR GDSXSR — PENDÊNCIA (C-72, C-52): Acórdão 2113202 (0750229-45.2023.8.07.0001, Des. Aiston Henrique de Sousa, 4ª Turma Cível) não localizado no iajus (CNJ, relator e data, trecho) nem na web; mantido por não contrariar o voto. Conferir número, datas, DJe e a ementa no JurisDF. Suprimi o item 9 (seguro contra incêndio), alheio ao ponto, e abri a transcrição com “(...)” (C-62).</w:t>
      </w:r>
    </w:p>
  </w:comment>
  <w:comment w:id="26" w:author="Assessor GDSXSR" w:initials="AG" w:date="2026-10-29T21:18:41Z">
    <w:p>
      <w:pPr>
        <w:pStyle w:val="CommentText"/>
      </w:pPr>
      <w:r>
        <w:rPr>
          <w:rStyle w:val="CommentReference"/>
        </w:rPr>
        <w:annotationRef/>
      </w:r>
      <w:r>
        <w:t>ASSESSOR GDSXSR — Valor da condenação: R$ 21.098,10 (r. sentença, ID 89759809). Os honorários recursais seguem a base da sentença, o valor da condenação, em vez do valor da causa (C-51). O percentual de 2% é decisão do Relator; mantive a proposta da minuta.</w:t>
      </w:r>
    </w:p>
  </w:comment>
  <w:comment w:id="27" w:author="Assessor GDSXSR" w:initials="AG" w:date="2026-10-29T21:18:41Z">
    <w:p>
      <w:pPr>
        <w:pStyle w:val="CommentText"/>
      </w:pPr>
      <w:r>
        <w:rPr>
          <w:rStyle w:val="CommentReference"/>
        </w:rPr>
        <w:annotationRef/>
      </w:r>
      <w:r>
        <w:t>ASSESSOR GDSXSR — Capítulo de custas e honorários da r. sentença (ID 89759809): “Diante da sucumbência recíproca, condeno as partes ao pagamento de custas processuais e de honorários advocatícios no importe de 10% do valor da condenação, nos termos do §2º do artigo 85 do CPC, na proporção de 50% para cada uma delas.” (C-51). Reescrevi o parágrafo na fórmula de C-51 e troquei “CPC/2015” por “CPC” (perfil APC).</w:t>
      </w:r>
    </w:p>
  </w:comment>
  <w:comment w:id="28" w:author="Assessor GDSXSR" w:initials="AG" w:date="2026-10-29T21:18:41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w:t>
      </w:r>
    </w:p>
  </w:comment>
  <w:comment w:id="29" w:author="Assessor GDSXSR" w:initials="AG" w:date="2026-10-29T21:18:41Z">
    <w:p>
      <w:pPr>
        <w:pStyle w:val="CommentText"/>
      </w:pPr>
      <w:r>
        <w:rPr>
          <w:rStyle w:val="CommentReference"/>
        </w:rPr>
        <w:annotationRef/>
      </w:r>
      <w:r>
        <w:t>ASSESSOR GDSXSR — Retirei os parágrafos vazios que antecediam RELATÓRIO e VOTO e fiz cada título começar no topo da página, por quebra de página no próprio título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754B2" w15:done="0"/>
  <w15:commentEx w15:paraId="22AF9455" w15:paraIdParent="40C75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EDD89" w16cex:dateUtc="2026-09-29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754B2" w16cid:durableId="06D42D64"/>
  <w16cid:commentId w16cid:paraId="22AF9455" w16cid:durableId="59CEDD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0ED4" w14:textId="77777777" w:rsidR="00A05C06" w:rsidRDefault="00A05C06" w:rsidP="003A42DE">
      <w:pPr>
        <w:spacing w:after="0" w:line="240" w:lineRule="auto"/>
      </w:pPr>
      <w:r>
        <w:separator/>
      </w:r>
    </w:p>
  </w:endnote>
  <w:endnote w:type="continuationSeparator" w:id="0">
    <w:p w14:paraId="69DCE442" w14:textId="77777777" w:rsidR="00A05C06" w:rsidRDefault="00A05C06"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6D84C564"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19958451"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C6F5" w14:textId="77777777" w:rsidR="00A05C06" w:rsidRDefault="00A05C06" w:rsidP="003A42DE">
      <w:pPr>
        <w:spacing w:after="0" w:line="240" w:lineRule="auto"/>
      </w:pPr>
      <w:r>
        <w:separator/>
      </w:r>
    </w:p>
  </w:footnote>
  <w:footnote w:type="continuationSeparator" w:id="0">
    <w:p w14:paraId="2540CDA0" w14:textId="77777777" w:rsidR="00A05C06" w:rsidRDefault="00A05C06"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Gustavo Alves Coelho - GDACA">
    <w15:presenceInfo w15:providerId="AD" w15:userId="S::t321089@tjdft.jus.br::a1bfc27e-99af-4512-9d69-7f4fe8ff34df"/>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2812"/>
    <w:rsid w:val="0002738F"/>
    <w:rsid w:val="00033421"/>
    <w:rsid w:val="00033AFD"/>
    <w:rsid w:val="00045248"/>
    <w:rsid w:val="00052AE3"/>
    <w:rsid w:val="0006080C"/>
    <w:rsid w:val="000619E0"/>
    <w:rsid w:val="00064301"/>
    <w:rsid w:val="000736D1"/>
    <w:rsid w:val="00076D7D"/>
    <w:rsid w:val="000845FA"/>
    <w:rsid w:val="0009174A"/>
    <w:rsid w:val="00091ABC"/>
    <w:rsid w:val="00097BBF"/>
    <w:rsid w:val="000A7009"/>
    <w:rsid w:val="000B0FC6"/>
    <w:rsid w:val="000B7AF7"/>
    <w:rsid w:val="000D2E62"/>
    <w:rsid w:val="000D59B2"/>
    <w:rsid w:val="000E3A14"/>
    <w:rsid w:val="000F1358"/>
    <w:rsid w:val="000F1817"/>
    <w:rsid w:val="000F6570"/>
    <w:rsid w:val="001009CC"/>
    <w:rsid w:val="0011527A"/>
    <w:rsid w:val="00115458"/>
    <w:rsid w:val="00115569"/>
    <w:rsid w:val="00122133"/>
    <w:rsid w:val="00125329"/>
    <w:rsid w:val="00126492"/>
    <w:rsid w:val="00131A63"/>
    <w:rsid w:val="00137A7E"/>
    <w:rsid w:val="00151611"/>
    <w:rsid w:val="00161CD2"/>
    <w:rsid w:val="001676A4"/>
    <w:rsid w:val="00167F3A"/>
    <w:rsid w:val="001801E9"/>
    <w:rsid w:val="00183B77"/>
    <w:rsid w:val="001A09B8"/>
    <w:rsid w:val="001A5958"/>
    <w:rsid w:val="001C466B"/>
    <w:rsid w:val="001D2162"/>
    <w:rsid w:val="001D38B1"/>
    <w:rsid w:val="001E0D41"/>
    <w:rsid w:val="001E4974"/>
    <w:rsid w:val="001E7903"/>
    <w:rsid w:val="001F126B"/>
    <w:rsid w:val="00203B1D"/>
    <w:rsid w:val="0020478E"/>
    <w:rsid w:val="00206304"/>
    <w:rsid w:val="002102DF"/>
    <w:rsid w:val="002126F1"/>
    <w:rsid w:val="0021526A"/>
    <w:rsid w:val="00232EEB"/>
    <w:rsid w:val="002437F6"/>
    <w:rsid w:val="00245437"/>
    <w:rsid w:val="00254E51"/>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7666"/>
    <w:rsid w:val="00302029"/>
    <w:rsid w:val="00303FAE"/>
    <w:rsid w:val="0031063D"/>
    <w:rsid w:val="00312291"/>
    <w:rsid w:val="00316B1F"/>
    <w:rsid w:val="00321068"/>
    <w:rsid w:val="00323779"/>
    <w:rsid w:val="00323D27"/>
    <w:rsid w:val="0033735F"/>
    <w:rsid w:val="0034247B"/>
    <w:rsid w:val="0034511C"/>
    <w:rsid w:val="00347818"/>
    <w:rsid w:val="00351653"/>
    <w:rsid w:val="003524E5"/>
    <w:rsid w:val="00352D66"/>
    <w:rsid w:val="00354AA2"/>
    <w:rsid w:val="00355C73"/>
    <w:rsid w:val="003624B4"/>
    <w:rsid w:val="00365AF6"/>
    <w:rsid w:val="00370C48"/>
    <w:rsid w:val="003717FC"/>
    <w:rsid w:val="003749AB"/>
    <w:rsid w:val="003A42DE"/>
    <w:rsid w:val="003A4E55"/>
    <w:rsid w:val="003B3398"/>
    <w:rsid w:val="003D11BE"/>
    <w:rsid w:val="003D3FEE"/>
    <w:rsid w:val="003E436D"/>
    <w:rsid w:val="00413928"/>
    <w:rsid w:val="00423538"/>
    <w:rsid w:val="004326CF"/>
    <w:rsid w:val="00445ED9"/>
    <w:rsid w:val="00451A6D"/>
    <w:rsid w:val="00465A25"/>
    <w:rsid w:val="0047216B"/>
    <w:rsid w:val="004762F1"/>
    <w:rsid w:val="00480A33"/>
    <w:rsid w:val="00485185"/>
    <w:rsid w:val="00495EB5"/>
    <w:rsid w:val="00496EB5"/>
    <w:rsid w:val="004B2A9C"/>
    <w:rsid w:val="004C0465"/>
    <w:rsid w:val="004C591E"/>
    <w:rsid w:val="004C7418"/>
    <w:rsid w:val="004D175C"/>
    <w:rsid w:val="00506A7D"/>
    <w:rsid w:val="00506D76"/>
    <w:rsid w:val="00511630"/>
    <w:rsid w:val="00517F10"/>
    <w:rsid w:val="00525FCB"/>
    <w:rsid w:val="00530C7C"/>
    <w:rsid w:val="0053312B"/>
    <w:rsid w:val="0055172B"/>
    <w:rsid w:val="00557342"/>
    <w:rsid w:val="00560427"/>
    <w:rsid w:val="00573C5D"/>
    <w:rsid w:val="00576A45"/>
    <w:rsid w:val="0057726B"/>
    <w:rsid w:val="00586EB6"/>
    <w:rsid w:val="00586FF5"/>
    <w:rsid w:val="005925FC"/>
    <w:rsid w:val="0059689A"/>
    <w:rsid w:val="00597864"/>
    <w:rsid w:val="005A1443"/>
    <w:rsid w:val="005A1AD9"/>
    <w:rsid w:val="005B0F8D"/>
    <w:rsid w:val="005B7851"/>
    <w:rsid w:val="005C31C4"/>
    <w:rsid w:val="005C69F8"/>
    <w:rsid w:val="005D305E"/>
    <w:rsid w:val="005E3F4E"/>
    <w:rsid w:val="005E5A03"/>
    <w:rsid w:val="005E7EC2"/>
    <w:rsid w:val="00601B09"/>
    <w:rsid w:val="0060333D"/>
    <w:rsid w:val="00611216"/>
    <w:rsid w:val="0061262D"/>
    <w:rsid w:val="00615051"/>
    <w:rsid w:val="006226C6"/>
    <w:rsid w:val="006255CC"/>
    <w:rsid w:val="00632EAA"/>
    <w:rsid w:val="00633703"/>
    <w:rsid w:val="0063376A"/>
    <w:rsid w:val="006351F4"/>
    <w:rsid w:val="00635527"/>
    <w:rsid w:val="00641BB6"/>
    <w:rsid w:val="00642B35"/>
    <w:rsid w:val="00657708"/>
    <w:rsid w:val="00661CF3"/>
    <w:rsid w:val="00661E7F"/>
    <w:rsid w:val="006658A2"/>
    <w:rsid w:val="006921E1"/>
    <w:rsid w:val="00693145"/>
    <w:rsid w:val="00693B0D"/>
    <w:rsid w:val="006B2A89"/>
    <w:rsid w:val="006B555B"/>
    <w:rsid w:val="006C6E29"/>
    <w:rsid w:val="006D07B9"/>
    <w:rsid w:val="006D0993"/>
    <w:rsid w:val="006D3824"/>
    <w:rsid w:val="006D595E"/>
    <w:rsid w:val="006E045C"/>
    <w:rsid w:val="006F725D"/>
    <w:rsid w:val="00711FE9"/>
    <w:rsid w:val="00726567"/>
    <w:rsid w:val="00730800"/>
    <w:rsid w:val="007352E0"/>
    <w:rsid w:val="00744BDF"/>
    <w:rsid w:val="00747176"/>
    <w:rsid w:val="00755A3A"/>
    <w:rsid w:val="00765709"/>
    <w:rsid w:val="00770E7F"/>
    <w:rsid w:val="0077693D"/>
    <w:rsid w:val="0077719E"/>
    <w:rsid w:val="00782446"/>
    <w:rsid w:val="007844F9"/>
    <w:rsid w:val="007915AB"/>
    <w:rsid w:val="00791D48"/>
    <w:rsid w:val="007A3F4D"/>
    <w:rsid w:val="007B265E"/>
    <w:rsid w:val="007C0FEF"/>
    <w:rsid w:val="007C196D"/>
    <w:rsid w:val="007C4990"/>
    <w:rsid w:val="007D00F1"/>
    <w:rsid w:val="007D27C7"/>
    <w:rsid w:val="007D3BA7"/>
    <w:rsid w:val="007D4432"/>
    <w:rsid w:val="007E1C8C"/>
    <w:rsid w:val="007E2764"/>
    <w:rsid w:val="007E3BF9"/>
    <w:rsid w:val="007F0F43"/>
    <w:rsid w:val="007F4412"/>
    <w:rsid w:val="007F75E1"/>
    <w:rsid w:val="007F7839"/>
    <w:rsid w:val="00800051"/>
    <w:rsid w:val="00804386"/>
    <w:rsid w:val="008134CE"/>
    <w:rsid w:val="008151BB"/>
    <w:rsid w:val="008152B0"/>
    <w:rsid w:val="008235A6"/>
    <w:rsid w:val="00825BFF"/>
    <w:rsid w:val="0082700F"/>
    <w:rsid w:val="0084552E"/>
    <w:rsid w:val="0085425F"/>
    <w:rsid w:val="0086390F"/>
    <w:rsid w:val="00870CFA"/>
    <w:rsid w:val="008745AE"/>
    <w:rsid w:val="00877CCC"/>
    <w:rsid w:val="00877F2B"/>
    <w:rsid w:val="008809C2"/>
    <w:rsid w:val="00882188"/>
    <w:rsid w:val="00886ABA"/>
    <w:rsid w:val="008966E3"/>
    <w:rsid w:val="008A01E9"/>
    <w:rsid w:val="008A0805"/>
    <w:rsid w:val="008A4445"/>
    <w:rsid w:val="008A49BC"/>
    <w:rsid w:val="008A56A3"/>
    <w:rsid w:val="008B45C4"/>
    <w:rsid w:val="008B62DA"/>
    <w:rsid w:val="008C29EA"/>
    <w:rsid w:val="008C306F"/>
    <w:rsid w:val="008C34E5"/>
    <w:rsid w:val="008C4183"/>
    <w:rsid w:val="008C641E"/>
    <w:rsid w:val="008D0C9F"/>
    <w:rsid w:val="008D721A"/>
    <w:rsid w:val="008F43F4"/>
    <w:rsid w:val="008F4440"/>
    <w:rsid w:val="008F4E42"/>
    <w:rsid w:val="00911601"/>
    <w:rsid w:val="0092538F"/>
    <w:rsid w:val="00926E63"/>
    <w:rsid w:val="009300C5"/>
    <w:rsid w:val="00933600"/>
    <w:rsid w:val="00937017"/>
    <w:rsid w:val="009431B2"/>
    <w:rsid w:val="00945DCA"/>
    <w:rsid w:val="00946FF7"/>
    <w:rsid w:val="009506E0"/>
    <w:rsid w:val="00951CAD"/>
    <w:rsid w:val="00962A91"/>
    <w:rsid w:val="00966A46"/>
    <w:rsid w:val="00972EF3"/>
    <w:rsid w:val="0097780C"/>
    <w:rsid w:val="0099680F"/>
    <w:rsid w:val="009A136D"/>
    <w:rsid w:val="009A37F4"/>
    <w:rsid w:val="009C1026"/>
    <w:rsid w:val="009C1B08"/>
    <w:rsid w:val="009C4045"/>
    <w:rsid w:val="009D0BA0"/>
    <w:rsid w:val="009D1137"/>
    <w:rsid w:val="009D2933"/>
    <w:rsid w:val="009D7DFF"/>
    <w:rsid w:val="009E1D8D"/>
    <w:rsid w:val="009E3373"/>
    <w:rsid w:val="009E3BE9"/>
    <w:rsid w:val="009F2BB1"/>
    <w:rsid w:val="009F36E1"/>
    <w:rsid w:val="009F684C"/>
    <w:rsid w:val="009F759D"/>
    <w:rsid w:val="00A03057"/>
    <w:rsid w:val="00A05C06"/>
    <w:rsid w:val="00A21C30"/>
    <w:rsid w:val="00A2584E"/>
    <w:rsid w:val="00A2661C"/>
    <w:rsid w:val="00A31C13"/>
    <w:rsid w:val="00A330C4"/>
    <w:rsid w:val="00A3595E"/>
    <w:rsid w:val="00A44A87"/>
    <w:rsid w:val="00A6481B"/>
    <w:rsid w:val="00A653BF"/>
    <w:rsid w:val="00A72414"/>
    <w:rsid w:val="00A773CE"/>
    <w:rsid w:val="00A80091"/>
    <w:rsid w:val="00A87227"/>
    <w:rsid w:val="00A958AF"/>
    <w:rsid w:val="00A96CB3"/>
    <w:rsid w:val="00A97525"/>
    <w:rsid w:val="00AA1C23"/>
    <w:rsid w:val="00AA7E81"/>
    <w:rsid w:val="00AB1DE4"/>
    <w:rsid w:val="00AB3A7E"/>
    <w:rsid w:val="00AB7E65"/>
    <w:rsid w:val="00AC06C0"/>
    <w:rsid w:val="00AC20E1"/>
    <w:rsid w:val="00AE3497"/>
    <w:rsid w:val="00AF74DB"/>
    <w:rsid w:val="00B04942"/>
    <w:rsid w:val="00B17310"/>
    <w:rsid w:val="00B30DAE"/>
    <w:rsid w:val="00B41866"/>
    <w:rsid w:val="00B5663B"/>
    <w:rsid w:val="00B606B1"/>
    <w:rsid w:val="00B60851"/>
    <w:rsid w:val="00B73FAD"/>
    <w:rsid w:val="00B74FB6"/>
    <w:rsid w:val="00B75D6D"/>
    <w:rsid w:val="00B91E02"/>
    <w:rsid w:val="00BA3360"/>
    <w:rsid w:val="00BA65D0"/>
    <w:rsid w:val="00BA700C"/>
    <w:rsid w:val="00BB2608"/>
    <w:rsid w:val="00BB6749"/>
    <w:rsid w:val="00BE75D7"/>
    <w:rsid w:val="00BF1494"/>
    <w:rsid w:val="00BF173F"/>
    <w:rsid w:val="00BF4903"/>
    <w:rsid w:val="00BF7139"/>
    <w:rsid w:val="00C01659"/>
    <w:rsid w:val="00C06516"/>
    <w:rsid w:val="00C11601"/>
    <w:rsid w:val="00C12218"/>
    <w:rsid w:val="00C167B8"/>
    <w:rsid w:val="00C21B40"/>
    <w:rsid w:val="00C22469"/>
    <w:rsid w:val="00C249B8"/>
    <w:rsid w:val="00C33B77"/>
    <w:rsid w:val="00C341CF"/>
    <w:rsid w:val="00C40A19"/>
    <w:rsid w:val="00C4378B"/>
    <w:rsid w:val="00C44C00"/>
    <w:rsid w:val="00C57E17"/>
    <w:rsid w:val="00C6643B"/>
    <w:rsid w:val="00C6664A"/>
    <w:rsid w:val="00C94119"/>
    <w:rsid w:val="00CA324E"/>
    <w:rsid w:val="00CB0848"/>
    <w:rsid w:val="00CB4E4C"/>
    <w:rsid w:val="00CB7FF8"/>
    <w:rsid w:val="00CC7150"/>
    <w:rsid w:val="00CF0581"/>
    <w:rsid w:val="00CF247F"/>
    <w:rsid w:val="00CF6E43"/>
    <w:rsid w:val="00D04BD8"/>
    <w:rsid w:val="00D07310"/>
    <w:rsid w:val="00D101EF"/>
    <w:rsid w:val="00D1067B"/>
    <w:rsid w:val="00D12D71"/>
    <w:rsid w:val="00D135AB"/>
    <w:rsid w:val="00D14D52"/>
    <w:rsid w:val="00D17E79"/>
    <w:rsid w:val="00D21983"/>
    <w:rsid w:val="00D248FB"/>
    <w:rsid w:val="00D34492"/>
    <w:rsid w:val="00D4104B"/>
    <w:rsid w:val="00D42B4A"/>
    <w:rsid w:val="00D516B2"/>
    <w:rsid w:val="00D52E56"/>
    <w:rsid w:val="00D54CAC"/>
    <w:rsid w:val="00D57E55"/>
    <w:rsid w:val="00D61043"/>
    <w:rsid w:val="00D672AA"/>
    <w:rsid w:val="00D80EBC"/>
    <w:rsid w:val="00D8334B"/>
    <w:rsid w:val="00D84490"/>
    <w:rsid w:val="00D85E07"/>
    <w:rsid w:val="00DB1301"/>
    <w:rsid w:val="00DB342D"/>
    <w:rsid w:val="00DC4BB4"/>
    <w:rsid w:val="00DC71DB"/>
    <w:rsid w:val="00DE30F2"/>
    <w:rsid w:val="00DE4661"/>
    <w:rsid w:val="00DF0654"/>
    <w:rsid w:val="00DF2670"/>
    <w:rsid w:val="00DF2730"/>
    <w:rsid w:val="00E07B96"/>
    <w:rsid w:val="00E211F5"/>
    <w:rsid w:val="00E26735"/>
    <w:rsid w:val="00E437CF"/>
    <w:rsid w:val="00E53472"/>
    <w:rsid w:val="00E53CAF"/>
    <w:rsid w:val="00E611E9"/>
    <w:rsid w:val="00E647A0"/>
    <w:rsid w:val="00E7773C"/>
    <w:rsid w:val="00E806F5"/>
    <w:rsid w:val="00E86190"/>
    <w:rsid w:val="00E87018"/>
    <w:rsid w:val="00E87B28"/>
    <w:rsid w:val="00E91CD1"/>
    <w:rsid w:val="00E963CE"/>
    <w:rsid w:val="00E96D12"/>
    <w:rsid w:val="00E97CB9"/>
    <w:rsid w:val="00EB3378"/>
    <w:rsid w:val="00EB3F6A"/>
    <w:rsid w:val="00EB54B5"/>
    <w:rsid w:val="00EC5732"/>
    <w:rsid w:val="00ED0A9E"/>
    <w:rsid w:val="00ED44BA"/>
    <w:rsid w:val="00ED5E8E"/>
    <w:rsid w:val="00EE027D"/>
    <w:rsid w:val="00EE23CF"/>
    <w:rsid w:val="00EE760E"/>
    <w:rsid w:val="00EF2715"/>
    <w:rsid w:val="00F041BA"/>
    <w:rsid w:val="00F07B06"/>
    <w:rsid w:val="00F10D23"/>
    <w:rsid w:val="00F12768"/>
    <w:rsid w:val="00F143F5"/>
    <w:rsid w:val="00F1627D"/>
    <w:rsid w:val="00F20A80"/>
    <w:rsid w:val="00F3251E"/>
    <w:rsid w:val="00F32608"/>
    <w:rsid w:val="00F332B6"/>
    <w:rsid w:val="00F3776A"/>
    <w:rsid w:val="00F43DDE"/>
    <w:rsid w:val="00F51BA9"/>
    <w:rsid w:val="00F51F47"/>
    <w:rsid w:val="00F547F1"/>
    <w:rsid w:val="00F63CDB"/>
    <w:rsid w:val="00F66640"/>
    <w:rsid w:val="00F67A34"/>
    <w:rsid w:val="00F77719"/>
    <w:rsid w:val="00F8412B"/>
    <w:rsid w:val="00F84974"/>
    <w:rsid w:val="00F87022"/>
    <w:rsid w:val="00F90DC1"/>
    <w:rsid w:val="00F9351B"/>
    <w:rsid w:val="00F95165"/>
    <w:rsid w:val="00FA397A"/>
    <w:rsid w:val="00FB621F"/>
    <w:rsid w:val="00FC0273"/>
    <w:rsid w:val="00FC0C0F"/>
    <w:rsid w:val="00FC2DF0"/>
    <w:rsid w:val="00FC613E"/>
    <w:rsid w:val="00FD5831"/>
    <w:rsid w:val="00FE3ABA"/>
    <w:rsid w:val="00FE44A9"/>
    <w:rsid w:val="00FE78AA"/>
    <w:rsid w:val="00FF0D89"/>
    <w:rsid w:val="00FF14A7"/>
    <w:rsid w:val="00FF4355"/>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47CBB9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EBCA98D"/>
    <w:rsid w:val="1FAFCC66"/>
    <w:rsid w:val="20EF5200"/>
    <w:rsid w:val="21D3B298"/>
    <w:rsid w:val="21E019B6"/>
    <w:rsid w:val="22173CF7"/>
    <w:rsid w:val="22242253"/>
    <w:rsid w:val="2259356D"/>
    <w:rsid w:val="232923D0"/>
    <w:rsid w:val="23459D0C"/>
    <w:rsid w:val="248F4127"/>
    <w:rsid w:val="249E222A"/>
    <w:rsid w:val="26A9A53C"/>
    <w:rsid w:val="27623DE6"/>
    <w:rsid w:val="282F3618"/>
    <w:rsid w:val="2852C1B3"/>
    <w:rsid w:val="29FC1AE8"/>
    <w:rsid w:val="2AE1B6B7"/>
    <w:rsid w:val="2AE79E71"/>
    <w:rsid w:val="2AF5D78B"/>
    <w:rsid w:val="2BDF0338"/>
    <w:rsid w:val="2DD61D48"/>
    <w:rsid w:val="2E9247A0"/>
    <w:rsid w:val="2F1C19A9"/>
    <w:rsid w:val="302A78A5"/>
    <w:rsid w:val="303ED86D"/>
    <w:rsid w:val="30508782"/>
    <w:rsid w:val="30587508"/>
    <w:rsid w:val="30E6C84A"/>
    <w:rsid w:val="31EC57E3"/>
    <w:rsid w:val="348DB4EB"/>
    <w:rsid w:val="3601BA69"/>
    <w:rsid w:val="367267F9"/>
    <w:rsid w:val="36CA94C4"/>
    <w:rsid w:val="370C73D9"/>
    <w:rsid w:val="37408DCC"/>
    <w:rsid w:val="374AC025"/>
    <w:rsid w:val="3757F389"/>
    <w:rsid w:val="38977EAA"/>
    <w:rsid w:val="38EEAB87"/>
    <w:rsid w:val="39AE4A8D"/>
    <w:rsid w:val="39FF574E"/>
    <w:rsid w:val="3AD2045E"/>
    <w:rsid w:val="3BB47562"/>
    <w:rsid w:val="3C5D9607"/>
    <w:rsid w:val="3D1A2DB7"/>
    <w:rsid w:val="3F2CDD4C"/>
    <w:rsid w:val="3FBD6A61"/>
    <w:rsid w:val="3FD06354"/>
    <w:rsid w:val="3FFE3DCC"/>
    <w:rsid w:val="413FE707"/>
    <w:rsid w:val="41E1021E"/>
    <w:rsid w:val="41EA2F79"/>
    <w:rsid w:val="420D9061"/>
    <w:rsid w:val="4228454C"/>
    <w:rsid w:val="42870D7F"/>
    <w:rsid w:val="42F63EA0"/>
    <w:rsid w:val="4380C41B"/>
    <w:rsid w:val="43A63994"/>
    <w:rsid w:val="43A67A0B"/>
    <w:rsid w:val="44688134"/>
    <w:rsid w:val="45CC8256"/>
    <w:rsid w:val="45D7D81A"/>
    <w:rsid w:val="45EE95F0"/>
    <w:rsid w:val="4614B705"/>
    <w:rsid w:val="46223337"/>
    <w:rsid w:val="4623061D"/>
    <w:rsid w:val="463AD933"/>
    <w:rsid w:val="46A53D34"/>
    <w:rsid w:val="46C7D927"/>
    <w:rsid w:val="46DE1ACD"/>
    <w:rsid w:val="49420DA2"/>
    <w:rsid w:val="4962903A"/>
    <w:rsid w:val="49AAD572"/>
    <w:rsid w:val="4AF457DF"/>
    <w:rsid w:val="4B409B22"/>
    <w:rsid w:val="4D3433F4"/>
    <w:rsid w:val="4D45AE2A"/>
    <w:rsid w:val="4D9211B8"/>
    <w:rsid w:val="4EB5970F"/>
    <w:rsid w:val="4F3CC75C"/>
    <w:rsid w:val="503903A7"/>
    <w:rsid w:val="515F5732"/>
    <w:rsid w:val="51EC75CE"/>
    <w:rsid w:val="5212BFAD"/>
    <w:rsid w:val="52E52664"/>
    <w:rsid w:val="53A37578"/>
    <w:rsid w:val="5438D9F1"/>
    <w:rsid w:val="54AAEF1D"/>
    <w:rsid w:val="57608C97"/>
    <w:rsid w:val="5774762B"/>
    <w:rsid w:val="58BC1B45"/>
    <w:rsid w:val="58C60D3E"/>
    <w:rsid w:val="595140BA"/>
    <w:rsid w:val="5A670FD4"/>
    <w:rsid w:val="5B188E3D"/>
    <w:rsid w:val="5D151945"/>
    <w:rsid w:val="5D37D7FE"/>
    <w:rsid w:val="5DC7BB1E"/>
    <w:rsid w:val="5E0DB4E5"/>
    <w:rsid w:val="5E27D90B"/>
    <w:rsid w:val="5E6879DC"/>
    <w:rsid w:val="5F1409FE"/>
    <w:rsid w:val="606F78C0"/>
    <w:rsid w:val="60D920B7"/>
    <w:rsid w:val="612F02EE"/>
    <w:rsid w:val="61757AFC"/>
    <w:rsid w:val="620B4921"/>
    <w:rsid w:val="62AAAE4B"/>
    <w:rsid w:val="62C261FF"/>
    <w:rsid w:val="63342658"/>
    <w:rsid w:val="63C11CD1"/>
    <w:rsid w:val="63C2EF9E"/>
    <w:rsid w:val="641E469B"/>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0DFF054"/>
    <w:rsid w:val="712DA350"/>
    <w:rsid w:val="7170D29C"/>
    <w:rsid w:val="722458E0"/>
    <w:rsid w:val="7306BEE6"/>
    <w:rsid w:val="74B9330C"/>
    <w:rsid w:val="74CE31DC"/>
    <w:rsid w:val="7557E461"/>
    <w:rsid w:val="756F79F5"/>
    <w:rsid w:val="772D2BEE"/>
    <w:rsid w:val="7A7156FE"/>
    <w:rsid w:val="7AA4F948"/>
    <w:rsid w:val="7C0D5C19"/>
    <w:rsid w:val="7DCF9433"/>
    <w:rsid w:val="7E272F86"/>
    <w:rsid w:val="7E2D7A97"/>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0787"/>
  <w15:chartTrackingRefBased/>
  <w15:docId w15:val="{2718B38B-41C3-4B3E-B7E7-0FBD4323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F13AB"/>
    <w:rsid w:val="003B38E0"/>
    <w:rsid w:val="004214D0"/>
    <w:rsid w:val="004326CF"/>
    <w:rsid w:val="00465A25"/>
    <w:rsid w:val="004C591E"/>
    <w:rsid w:val="005055C9"/>
    <w:rsid w:val="00521CE8"/>
    <w:rsid w:val="005E6AA8"/>
    <w:rsid w:val="005E7EC2"/>
    <w:rsid w:val="00617896"/>
    <w:rsid w:val="006200E5"/>
    <w:rsid w:val="006E045C"/>
    <w:rsid w:val="00730800"/>
    <w:rsid w:val="0077693D"/>
    <w:rsid w:val="007D5396"/>
    <w:rsid w:val="007E66CB"/>
    <w:rsid w:val="008C4978"/>
    <w:rsid w:val="008F7563"/>
    <w:rsid w:val="00962A91"/>
    <w:rsid w:val="009A37F4"/>
    <w:rsid w:val="00AE428A"/>
    <w:rsid w:val="00C11601"/>
    <w:rsid w:val="00C167B8"/>
    <w:rsid w:val="00DA5398"/>
    <w:rsid w:val="00DF51C9"/>
    <w:rsid w:val="00E87B28"/>
    <w:rsid w:val="00F332B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8999</Words>
  <Characters>48325</Characters>
  <Application>Microsoft Office Word</Application>
  <DocSecurity>0</DocSecurity>
  <Lines>1123</Lines>
  <Paragraphs>374</Paragraphs>
  <ScaleCrop>false</ScaleCrop>
  <Company/>
  <LinksUpToDate>false</LinksUpToDate>
  <CharactersWithSpaces>56950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6</cp:revision>
  <dcterms:created xsi:type="dcterms:W3CDTF">2026-09-30T15:38:00Z</dcterms:created>
  <dcterms:modified xsi:type="dcterms:W3CDTF">2026-09-30T15:48:00Z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