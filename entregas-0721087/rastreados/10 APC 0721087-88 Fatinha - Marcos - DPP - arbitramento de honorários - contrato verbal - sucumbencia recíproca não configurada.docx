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575ED" w:rsidTr="00BB0227" w14:paraId="59A48A85" w14:textId="77777777">
        <w:tc>
          <w:tcPr>
            <w:tcW w:w="2822" w:type="dxa"/>
            <w:tcBorders>
              <w:top w:val="nil"/>
              <w:left w:val="nil"/>
              <w:bottom w:val="nil"/>
              <w:right w:val="nil"/>
            </w:tcBorders>
            <w:hideMark/>
          </w:tcPr>
          <w:p w:rsidR="002575ED" w:rsidP="00BB0227" w:rsidRDefault="002575ED" w14:paraId="6B5ACF22" w14:textId="77777777">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35D9CB69" wp14:editId="7F5D573A">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575ED" w:rsidP="00BB0227" w:rsidRDefault="002575ED" w14:paraId="15C929FD"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575ED" w:rsidP="00BB0227" w:rsidRDefault="002575ED" w14:paraId="615C9245" w14:textId="77777777">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Pr="62C261FF" w:rsidR="00347435">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rsidR="002575ED" w:rsidP="00BB0227" w:rsidRDefault="002575ED" w14:paraId="37644638"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575ED" w:rsidP="00BB0227" w:rsidRDefault="002575ED" w14:paraId="1CE6B46D"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2575ED" w:rsidP="002575ED" w:rsidRDefault="002575ED" w14:paraId="1862F0C0"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2575ED" w:rsidTr="00BB0227" w14:paraId="359599D4" w14:textId="77777777">
        <w:trPr>
          <w:cantSplit/>
          <w:trHeight w:val="397"/>
        </w:trPr>
        <w:tc>
          <w:tcPr>
            <w:tcW w:w="3686" w:type="dxa"/>
            <w:vAlign w:val="center"/>
          </w:tcPr>
          <w:p w:rsidRPr="009F36E1" w:rsidR="002575ED" w:rsidP="00BB0227" w:rsidRDefault="002575ED" w14:paraId="26BAC6D3"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2575ED" w:rsidP="00BB0227" w:rsidRDefault="002575ED" w14:paraId="666A54A8"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000000" w14:paraId="183EA03A"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2F279D81685E491F9ADBF9E671505A8E"/>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2575ED">
                  <w:rPr>
                    <w:rFonts w:ascii="Arial" w:hAnsi="Arial" w:cs="Arial"/>
                    <w:sz w:val="28"/>
                    <w:szCs w:val="28"/>
                  </w:rPr>
                  <w:t>4ª Turma Cível</w:t>
                </w:r>
              </w:sdtContent>
            </w:sdt>
          </w:p>
        </w:tc>
      </w:tr>
      <w:tr w:rsidRPr="009F36E1" w:rsidR="002575ED" w:rsidTr="00BB0227" w14:paraId="59A8C5CA" w14:textId="77777777">
        <w:trPr>
          <w:cantSplit/>
          <w:trHeight w:val="570"/>
        </w:trPr>
        <w:tc>
          <w:tcPr>
            <w:tcW w:w="3686" w:type="dxa"/>
            <w:vAlign w:val="center"/>
          </w:tcPr>
          <w:p w:rsidRPr="009F36E1" w:rsidR="002575ED" w:rsidP="00BB0227" w:rsidRDefault="002575ED" w14:paraId="473B1BC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2575ED" w:rsidP="00BB0227" w:rsidRDefault="002575ED" w14:paraId="41A673B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ascii="Arial" w:hAnsi="Arial" w:cs="Arial"/>
                <w:sz w:val="28"/>
                <w:szCs w:val="28"/>
              </w:rPr>
              <w:id w:val="1558446301"/>
              <w:placeholder>
                <w:docPart w:val="D167F853597B45268235CD9A900204BC"/>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4A21EC" w:rsidR="002575ED" w:rsidP="004A21EC" w:rsidRDefault="002575ED" w14:paraId="29B32BEC" w14:textId="77777777">
                <w:pPr>
                  <w:rPr>
                    <w:rFonts w:ascii="Arial" w:hAnsi="Arial" w:cs="Arial"/>
                    <w:sz w:val="28"/>
                    <w:szCs w:val="28"/>
                  </w:rPr>
                </w:pPr>
                <w:r w:rsidRPr="004A21EC">
                  <w:rPr>
                    <w:rFonts w:ascii="Arial" w:hAnsi="Arial" w:cs="Arial"/>
                    <w:sz w:val="28"/>
                    <w:szCs w:val="28"/>
                  </w:rPr>
                  <w:t>Apelação Cível</w:t>
                </w:r>
              </w:p>
            </w:sdtContent>
          </w:sdt>
        </w:tc>
      </w:tr>
      <w:tr w:rsidRPr="009F36E1" w:rsidR="002575ED" w:rsidTr="00BB0227" w14:paraId="58A42F0E" w14:textId="77777777">
        <w:trPr>
          <w:cantSplit/>
          <w:trHeight w:val="397"/>
        </w:trPr>
        <w:tc>
          <w:tcPr>
            <w:tcW w:w="3686" w:type="dxa"/>
            <w:vAlign w:val="center"/>
          </w:tcPr>
          <w:p w:rsidRPr="009F36E1" w:rsidR="002575ED" w:rsidP="00BB0227" w:rsidRDefault="002575ED" w14:paraId="3AB8B40B"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2575ED" w:rsidP="00BB0227" w:rsidRDefault="002575ED" w14:paraId="5ADFE5C8" w14:textId="77777777">
            <w:pPr>
              <w:rPr>
                <w:rFonts w:ascii="Arial" w:hAnsi="Arial" w:cs="Arial"/>
                <w:sz w:val="28"/>
                <w:szCs w:val="28"/>
              </w:rPr>
            </w:pPr>
            <w:r w:rsidRPr="20EF5200">
              <w:rPr>
                <w:rFonts w:ascii="Arial" w:hAnsi="Arial" w:cs="Arial"/>
                <w:sz w:val="28"/>
                <w:szCs w:val="28"/>
              </w:rPr>
              <w:t xml:space="preserve">: </w:t>
            </w:r>
          </w:p>
        </w:tc>
        <w:tc>
          <w:tcPr>
            <w:tcW w:w="4590" w:type="dxa"/>
            <w:vAlign w:val="center"/>
          </w:tcPr>
          <w:p w:rsidRPr="009F36E1" w:rsidR="002575ED" w:rsidP="00BB0227" w:rsidRDefault="002575ED" w14:paraId="5A7F170D" w14:textId="5511F153">
            <w:pPr>
              <w:ind w:right="-675"/>
              <w:rPr>
                <w:rFonts w:ascii="Arial" w:hAnsi="Arial" w:cs="Arial"/>
                <w:sz w:val="28"/>
                <w:szCs w:val="28"/>
              </w:rPr>
            </w:pPr>
            <w:r w:rsidRPr="002575ED">
              <w:rPr>
                <w:rFonts w:ascii="Arial" w:hAnsi="Arial" w:cs="Arial"/>
                <w:sz w:val="28"/>
                <w:szCs w:val="28"/>
              </w:rPr>
              <w:t>0721087-88.2026.8.07.0001</w:t>
            </w:r>
          </w:p>
        </w:tc>
      </w:tr>
      <w:tr w:rsidRPr="009F36E1" w:rsidR="002575ED" w:rsidTr="00BB0227" w14:paraId="5B17AC29" w14:textId="77777777">
        <w:trPr>
          <w:cantSplit/>
          <w:trHeight w:val="397"/>
        </w:trPr>
        <w:tc>
          <w:tcPr>
            <w:tcW w:w="3686" w:type="dxa"/>
            <w:vAlign w:val="center"/>
          </w:tcPr>
          <w:p w:rsidRPr="00F63CDB" w:rsidR="002575ED" w:rsidP="00BB0227" w:rsidRDefault="00000000" w14:paraId="2DAE040E"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79868AE2786849B9B772FEDEA70D030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2575ED">
                  <w:rPr>
                    <w:rFonts w:ascii="Arial" w:hAnsi="Arial" w:eastAsia="Times New Roman" w:cs="Arial"/>
                    <w:sz w:val="28"/>
                    <w:szCs w:val="28"/>
                    <w:lang w:eastAsia="zh-CN"/>
                  </w:rPr>
                  <w:t>Apelante</w:t>
                </w:r>
              </w:sdtContent>
            </w:sdt>
            <w:r w:rsidRPr="00F63CDB" w:rsidR="002575ED">
              <w:rPr>
                <w:rFonts w:ascii="Arial" w:hAnsi="Arial" w:cs="Arial"/>
                <w:sz w:val="28"/>
                <w:szCs w:val="28"/>
              </w:rPr>
              <w:t xml:space="preserve"> (s)</w:t>
            </w:r>
          </w:p>
        </w:tc>
        <w:tc>
          <w:tcPr>
            <w:tcW w:w="447" w:type="dxa"/>
            <w:vAlign w:val="center"/>
          </w:tcPr>
          <w:p w:rsidRPr="009F36E1" w:rsidR="002575ED" w:rsidP="00BB0227" w:rsidRDefault="002575ED" w14:paraId="07DE4A02"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2575ED" w14:paraId="75C9D5B0" w14:textId="001EDACA">
            <w:pPr>
              <w:rPr>
                <w:rFonts w:ascii="Arial" w:hAnsi="Arial" w:cs="Arial"/>
                <w:sz w:val="28"/>
                <w:szCs w:val="28"/>
              </w:rPr>
            </w:pPr>
            <w:r w:rsidRPr="002575ED">
              <w:rPr>
                <w:rFonts w:ascii="Arial" w:hAnsi="Arial" w:cs="Arial"/>
                <w:sz w:val="28"/>
                <w:szCs w:val="28"/>
              </w:rPr>
              <w:t>MATEUS MARTINS SOARES</w:t>
            </w:r>
          </w:p>
        </w:tc>
      </w:tr>
      <w:tr w:rsidRPr="009F36E1" w:rsidR="002575ED" w:rsidTr="00BB0227" w14:paraId="674F39F8" w14:textId="77777777">
        <w:trPr>
          <w:cantSplit/>
          <w:trHeight w:val="397"/>
        </w:trPr>
        <w:tc>
          <w:tcPr>
            <w:tcW w:w="3686" w:type="dxa"/>
            <w:vAlign w:val="center"/>
          </w:tcPr>
          <w:p w:rsidRPr="009F36E1" w:rsidR="002575ED" w:rsidP="00BB0227" w:rsidRDefault="00000000" w14:paraId="36347809" w14:textId="77777777">
            <w:pPr>
              <w:jc w:val="both"/>
              <w:rPr>
                <w:rFonts w:ascii="Arial" w:hAnsi="Arial" w:cs="Arial"/>
                <w:sz w:val="28"/>
                <w:szCs w:val="28"/>
              </w:rPr>
            </w:pPr>
            <w:sdt>
              <w:sdtPr>
                <w:rPr>
                  <w:rFonts w:ascii="Arial" w:hAnsi="Arial" w:eastAsia="Times New Roman" w:cs="Arial"/>
                  <w:sz w:val="28"/>
                  <w:szCs w:val="28"/>
                  <w:lang w:eastAsia="zh-CN"/>
                </w:rPr>
                <w:id w:val="-1351640470"/>
                <w:placeholder>
                  <w:docPart w:val="C064229CCE3247EC8D297D7C39591E4D"/>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2575ED">
                  <w:rPr>
                    <w:rFonts w:ascii="Arial" w:hAnsi="Arial" w:eastAsia="Times New Roman" w:cs="Arial"/>
                    <w:sz w:val="28"/>
                    <w:szCs w:val="28"/>
                    <w:lang w:eastAsia="zh-CN"/>
                  </w:rPr>
                  <w:t>Apelado</w:t>
                </w:r>
              </w:sdtContent>
            </w:sdt>
            <w:r w:rsidRPr="009F36E1" w:rsidR="002575ED">
              <w:rPr>
                <w:rFonts w:ascii="Arial" w:hAnsi="Arial" w:cs="Arial"/>
                <w:sz w:val="28"/>
                <w:szCs w:val="28"/>
              </w:rPr>
              <w:t xml:space="preserve"> </w:t>
            </w:r>
            <w:r w:rsidR="002575ED">
              <w:rPr>
                <w:rFonts w:ascii="Arial" w:hAnsi="Arial" w:cs="Arial"/>
                <w:sz w:val="28"/>
                <w:szCs w:val="28"/>
              </w:rPr>
              <w:t>(</w:t>
            </w:r>
            <w:r w:rsidRPr="009F36E1" w:rsidR="002575ED">
              <w:rPr>
                <w:rFonts w:ascii="Arial" w:hAnsi="Arial" w:cs="Arial"/>
                <w:sz w:val="28"/>
                <w:szCs w:val="28"/>
              </w:rPr>
              <w:t>a)(s)</w:t>
            </w:r>
          </w:p>
        </w:tc>
        <w:tc>
          <w:tcPr>
            <w:tcW w:w="447" w:type="dxa"/>
            <w:vAlign w:val="center"/>
          </w:tcPr>
          <w:p w:rsidRPr="009F36E1" w:rsidR="002575ED" w:rsidP="00BB0227" w:rsidRDefault="002575ED" w14:paraId="15EDD4A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2575ED" w14:paraId="6002D26B" w14:textId="64531DE0">
            <w:pPr>
              <w:ind w:right="-74"/>
              <w:rPr>
                <w:rFonts w:ascii="Arial" w:hAnsi="Arial" w:cs="Arial"/>
                <w:sz w:val="28"/>
                <w:szCs w:val="28"/>
              </w:rPr>
            </w:pPr>
            <w:r w:rsidRPr="002575ED">
              <w:rPr>
                <w:rFonts w:ascii="Arial" w:hAnsi="Arial" w:cs="Arial"/>
                <w:sz w:val="28"/>
                <w:szCs w:val="28"/>
              </w:rPr>
              <w:t>ARNALDO PASTOR CRUZ</w:t>
            </w:r>
            <w:r>
              <w:rPr>
                <w:rFonts w:ascii="Arial" w:hAnsi="Arial" w:cs="Arial"/>
                <w:sz w:val="28"/>
                <w:szCs w:val="28"/>
              </w:rPr>
              <w:t xml:space="preserve"> </w:t>
            </w:r>
            <w:r w:rsidRPr="002575ED">
              <w:rPr>
                <w:rFonts w:ascii="Arial" w:hAnsi="Arial" w:cs="Arial"/>
                <w:sz w:val="28"/>
                <w:szCs w:val="28"/>
              </w:rPr>
              <w:t>JUNIOR</w:t>
            </w:r>
          </w:p>
        </w:tc>
      </w:tr>
      <w:tr w:rsidRPr="009F36E1" w:rsidR="002575ED" w:rsidTr="00BB0227" w14:paraId="69E9F198" w14:textId="77777777">
        <w:trPr>
          <w:cantSplit/>
          <w:trHeight w:val="397"/>
        </w:trPr>
        <w:tc>
          <w:tcPr>
            <w:tcW w:w="3686" w:type="dxa"/>
            <w:vAlign w:val="center"/>
          </w:tcPr>
          <w:p w:rsidRPr="009F36E1" w:rsidR="002575ED" w:rsidP="00BB0227" w:rsidRDefault="002575ED" w14:paraId="656FDCE5"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2575ED" w:rsidP="00BB0227" w:rsidRDefault="002575ED" w14:paraId="0F7A3C6C"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2575ED" w14:paraId="5F6CBF0B" w14:textId="77777777">
            <w:pPr>
              <w:rPr>
                <w:rFonts w:ascii="Arial" w:hAnsi="Arial" w:cs="Arial"/>
                <w:b/>
                <w:sz w:val="28"/>
                <w:szCs w:val="28"/>
              </w:rPr>
            </w:pPr>
            <w:r w:rsidRPr="009F36E1">
              <w:rPr>
                <w:rFonts w:ascii="Arial" w:hAnsi="Arial" w:cs="Arial"/>
                <w:b/>
                <w:bCs/>
                <w:sz w:val="28"/>
                <w:szCs w:val="28"/>
              </w:rPr>
              <w:t>Des. Sérgio Rocha</w:t>
            </w:r>
          </w:p>
        </w:tc>
      </w:tr>
    </w:tbl>
    <w:p w:rsidR="002575ED" w:rsidP="002575ED" w:rsidRDefault="002575ED" w14:paraId="4EE643F0" w14:textId="77777777">
      <w:pPr>
        <w:spacing w:after="0" w:line="360" w:lineRule="auto"/>
        <w:jc w:val="both"/>
        <w:rPr>
          <w:rFonts w:ascii="Arial" w:hAnsi="Arial" w:cs="Arial"/>
          <w:sz w:val="28"/>
          <w:szCs w:val="28"/>
        </w:rPr>
      </w:pPr>
    </w:p>
    <w:p w:rsidRPr="007E1C8C" w:rsidR="002575ED" w:rsidP="002575ED" w:rsidRDefault="002575ED" w14:paraId="72C9215B" w14:textId="77777777">
      <w:pPr>
        <w:spacing w:after="0" w:line="360" w:lineRule="auto"/>
        <w:jc w:val="left"/>
        <w:rPr>
          <w:rFonts w:ascii="Arial" w:hAnsi="Arial" w:cs="Arial"/>
          <w:b/>
          <w:bCs/>
          <w:sz w:val="28"/>
          <w:szCs w:val="28"/>
        </w:rPr>
        <w:pPrChange w:id="1008" w:author="Assessor GDSXSR" w:date="2026-10-29T16:56:04Z">
          <w:pPr>
            <w:spacing w:after="0" w:line="360" w:lineRule="auto"/>
            <w:jc w:val="center"/>
          </w:pPr>
        </w:pPrChange>
      </w:pPr>
      <w:commentRangeStart w:id="8"/>
      <w:r w:rsidRPr="007E1C8C">
        <w:rPr>
          <w:rFonts w:ascii="Arial" w:hAnsi="Arial" w:cs="Arial"/>
          <w:b/>
          <w:bCs/>
          <w:sz w:val="28"/>
          <w:szCs w:val="28"/>
        </w:rPr>
        <w:t>EMENTA</w:t>
      </w:r>
      <w:commentRangeEnd w:id="8"/>
      <w:r>
        <w:rPr>
          <w:rStyle w:val="CommentReference"/>
        </w:rPr>
        <w:commentReference w:id="8"/>
      </w:r>
    </w:p>
    <w:p w:rsidR="002575ED" w:rsidP="002575ED" w:rsidRDefault="002575ED" w14:paraId="291191BA" w14:textId="77777777">
      <w:pPr>
        <w:spacing w:after="0" w:line="360" w:lineRule="auto"/>
        <w:jc w:val="both"/>
        <w:rPr>
          <w:rFonts w:ascii="Arial" w:hAnsi="Arial" w:cs="Arial"/>
          <w:sz w:val="28"/>
          <w:szCs w:val="28"/>
        </w:rPr>
      </w:pPr>
    </w:p>
    <w:p w:rsidRPr="004A21EC" w:rsidR="004A21EC" w:rsidP="004A21EC" w:rsidRDefault="004A21EC" w14:paraId="66D7BD57" w14:textId="2396A67E">
      <w:pPr>
        <w:spacing w:after="0" w:line="360" w:lineRule="auto"/>
        <w:jc w:val="both"/>
        <w:rPr>
          <w:rFonts w:ascii="Arial" w:hAnsi="Arial" w:cs="Arial"/>
          <w:sz w:val="28"/>
          <w:szCs w:val="28"/>
        </w:rPr>
      </w:pPr>
      <w:commentRangeStart w:id="9"/>
      <w:r>
        <w:rPr>
          <w:rFonts w:ascii="Arial" w:hAnsi="Arial" w:cs="Arial"/>
          <w:sz w:val="28"/>
          <w:szCs w:val="28"/>
        </w:rPr>
        <w:t xml:space="preserve">APELAÇÃO CÍVEL. DIREITO CIVIL E PROCESSUAL CIVIL. AÇÃO DE ARBITRAMENTO DE HONORÁRIOS ADVOCATÍCIOS. AJUSTE VERBAL DE HONORÁRIOS DE ÊXITO. RENÚNCIA AO MANDATO ANTES DA CONCLUSÃO DA DEMANDA. ARBITRAMENTO PROPORCIONAL AOS SERVIÇOS PRESTADOS. AFASTAMENTO DA SUCUMBÊNCIA RECÍPROCA. </w:t>
      </w:r>
      <w:del w:id="1009" w:author="Assessor GDSXSR" w:date="2026-10-29T16:56:04Z">
        <w:r>
          <w:rPr>
            <w:rFonts w:ascii="Arial" w:hAnsi="Arial" w:cs="Arial"/>
            <w:sz w:val="28"/>
            <w:szCs w:val="28"/>
          </w:rPr>
          <w:delText xml:space="preserve">PROVIMENTO</w:delText>
        </w:r>
      </w:del>
      <w:ins w:id="1010" w:author="Assessor GDSXSR" w:date="2026-10-29T16:56:04Z">
        <w:r>
          <w:rPr>
            <w:rFonts w:ascii="Arial" w:hAnsi="Arial" w:cs="Arial"/>
            <w:color w:val="808080"/>
            <w:sz w:val="28"/>
            <w:szCs w:val="28"/>
          </w:rPr>
          <w:t xml:space="preserve">RECURSO</w:t>
        </w:r>
      </w:ins>
      <w:r>
        <w:rPr>
          <w:rFonts w:ascii="Arial" w:hAnsi="Arial" w:cs="Arial"/>
          <w:sz w:val="28"/>
          <w:szCs w:val="28"/>
        </w:rPr>
        <w:t xml:space="preserve"> </w:t>
      </w:r>
      <w:del w:id="1011" w:author="Assessor GDSXSR" w:date="2026-10-29T16:56:04Z">
        <w:r>
          <w:rPr>
            <w:rFonts w:ascii="Arial" w:hAnsi="Arial" w:cs="Arial"/>
            <w:sz w:val="28"/>
            <w:szCs w:val="28"/>
          </w:rPr>
          <w:delText xml:space="preserve">PARCIAL</w:delText>
        </w:r>
      </w:del>
      <w:ins w:id="1012" w:author="Assessor GDSXSR" w:date="2026-10-29T16:56:04Z">
        <w:r>
          <w:rPr>
            <w:rFonts w:ascii="Arial" w:hAnsi="Arial" w:cs="Arial"/>
            <w:color w:val="808080"/>
            <w:sz w:val="28"/>
            <w:szCs w:val="28"/>
          </w:rPr>
          <w:t xml:space="preserve">PARCIALMENTE PROVIDO</w:t>
        </w:r>
      </w:ins>
      <w:r>
        <w:rPr>
          <w:rFonts w:ascii="Arial" w:hAnsi="Arial" w:cs="Arial"/>
          <w:sz w:val="28"/>
          <w:szCs w:val="28"/>
        </w:rPr>
        <w:t xml:space="preserve">.</w:t>
      </w:r>
      <w:commentRangeEnd w:id="9"/>
      <w:r>
        <w:rPr>
          <w:rStyle w:val="CommentReference"/>
        </w:rPr>
        <w:commentReference w:id="9"/>
      </w:r>
    </w:p>
    <w:p w:rsidRPr="004A21EC" w:rsidR="004A21EC" w:rsidP="004A21EC" w:rsidRDefault="004A21EC" w14:paraId="7D8798BB" w14:textId="77777777">
      <w:pPr>
        <w:spacing w:after="0" w:line="360" w:lineRule="auto"/>
        <w:jc w:val="both"/>
        <w:rPr>
          <w:rFonts w:ascii="Arial" w:hAnsi="Arial" w:cs="Arial"/>
          <w:b/>
          <w:bCs/>
          <w:sz w:val="28"/>
          <w:szCs w:val="28"/>
        </w:rPr>
      </w:pPr>
      <w:r w:rsidRPr="004A21EC">
        <w:rPr>
          <w:rFonts w:ascii="Arial" w:hAnsi="Arial" w:cs="Arial"/>
          <w:b/>
          <w:bCs/>
          <w:sz w:val="28"/>
          <w:szCs w:val="28"/>
        </w:rPr>
        <w:t>I. Caso em exame</w:t>
      </w:r>
    </w:p>
    <w:p w:rsidRPr="004A21EC" w:rsidR="004A21EC" w:rsidP="004A21EC" w:rsidRDefault="004A21EC" w14:paraId="55FB2DE0" w14:textId="3D56DBA0">
      <w:pPr>
        <w:spacing w:after="0" w:line="360" w:lineRule="auto"/>
        <w:jc w:val="both"/>
        <w:rPr>
          <w:rFonts w:ascii="Arial" w:hAnsi="Arial" w:cs="Arial"/>
          <w:sz w:val="28"/>
          <w:szCs w:val="28"/>
        </w:rPr>
      </w:pPr>
      <w:commentRangeStart w:id="10"/>
      <w:r>
        <w:rPr>
          <w:rFonts w:ascii="Arial" w:hAnsi="Arial" w:cs="Arial"/>
          <w:sz w:val="28"/>
          <w:szCs w:val="28"/>
        </w:rPr>
        <w:t xml:space="preserve">1. </w:t>
      </w:r>
      <w:del w:id="1013" w:author="Assessor GDSXSR" w:date="2026-10-29T16:56:04Z">
        <w:r>
          <w:rPr>
            <w:rFonts w:ascii="Arial" w:hAnsi="Arial" w:cs="Arial"/>
            <w:sz w:val="28"/>
            <w:szCs w:val="28"/>
          </w:rPr>
          <w:delText xml:space="preserve">Apelação cível interposta por pessoa natural contra sentença proferida em ação</w:delText>
        </w:r>
      </w:del>
      <w:ins w:id="1014" w:author="Assessor GDSXSR" w:date="2026-10-29T16:56:04Z">
        <w:r>
          <w:rPr>
            <w:rFonts w:ascii="Arial" w:hAnsi="Arial" w:cs="Arial"/>
            <w:color w:val="808080"/>
            <w:sz w:val="28"/>
            <w:szCs w:val="28"/>
          </w:rPr>
          <w:t xml:space="preserve">Ação</w:t>
        </w:r>
      </w:ins>
      <w:r>
        <w:rPr>
          <w:rFonts w:ascii="Arial" w:hAnsi="Arial" w:cs="Arial"/>
          <w:sz w:val="28"/>
          <w:szCs w:val="28"/>
        </w:rPr>
        <w:t xml:space="preserve"> de arbitramento de honorários advocatícios </w:t>
      </w:r>
      <w:del w:id="1015" w:author="Assessor GDSXSR" w:date="2026-10-29T16:56:04Z">
        <w:r>
          <w:rPr>
            <w:rFonts w:ascii="Arial" w:hAnsi="Arial" w:cs="Arial"/>
            <w:sz w:val="28"/>
            <w:szCs w:val="28"/>
          </w:rPr>
          <w:delText xml:space="preserve">ajuizada</w:delText>
        </w:r>
      </w:del>
      <w:ins w:id="1016" w:author="Assessor GDSXSR" w:date="2026-10-29T16:56:04Z">
        <w:r>
          <w:rPr>
            <w:rFonts w:ascii="Arial" w:hAnsi="Arial" w:cs="Arial"/>
            <w:color w:val="808080"/>
            <w:sz w:val="28"/>
            <w:szCs w:val="28"/>
          </w:rPr>
          <w:t xml:space="preserve">proposta</w:t>
        </w:r>
      </w:ins>
      <w:r>
        <w:rPr>
          <w:rFonts w:ascii="Arial" w:hAnsi="Arial" w:cs="Arial"/>
          <w:sz w:val="28"/>
          <w:szCs w:val="28"/>
        </w:rPr>
        <w:t xml:space="preserve"> </w:t>
      </w:r>
      <w:del w:id="1017" w:author="Assessor GDSXSR" w:date="2026-10-29T16:56:04Z">
        <w:r>
          <w:rPr>
            <w:rFonts w:ascii="Arial" w:hAnsi="Arial" w:cs="Arial"/>
            <w:sz w:val="28"/>
            <w:szCs w:val="28"/>
          </w:rPr>
          <w:delText xml:space="preserve">em</w:delText>
        </w:r>
      </w:del>
      <w:ins w:id="1018" w:author="Assessor GDSXSR" w:date="2026-10-29T16:56:04Z">
        <w:r>
          <w:rPr>
            <w:rFonts w:ascii="Arial" w:hAnsi="Arial" w:cs="Arial"/>
            <w:color w:val="808080"/>
            <w:sz w:val="28"/>
            <w:szCs w:val="28"/>
          </w:rPr>
          <w:t xml:space="preserve">por</w:t>
        </w:r>
      </w:ins>
      <w:r>
        <w:rPr>
          <w:rFonts w:ascii="Arial" w:hAnsi="Arial" w:cs="Arial"/>
          <w:sz w:val="28"/>
          <w:szCs w:val="28"/>
        </w:rPr>
        <w:t xml:space="preserve"> </w:t>
      </w:r>
      <w:del w:id="1019" w:author="Assessor GDSXSR" w:date="2026-10-29T16:56:04Z">
        <w:r>
          <w:rPr>
            <w:rFonts w:ascii="Arial" w:hAnsi="Arial" w:cs="Arial"/>
            <w:sz w:val="28"/>
            <w:szCs w:val="28"/>
          </w:rPr>
          <w:delText xml:space="preserve">face de</w:delText>
        </w:r>
      </w:del>
      <w:ins w:id="1020" w:author="Assessor GDSXSR" w:date="2026-10-29T16:56:04Z">
        <w:r>
          <w:rPr>
            <w:rFonts w:ascii="Arial" w:hAnsi="Arial" w:cs="Arial"/>
            <w:color w:val="808080"/>
            <w:sz w:val="28"/>
            <w:szCs w:val="28"/>
          </w:rPr>
          <w:t xml:space="preserve">advogado,</w:t>
        </w:r>
      </w:ins>
      <w:r>
        <w:rPr>
          <w:rFonts w:ascii="Arial" w:hAnsi="Arial" w:cs="Arial"/>
          <w:sz w:val="28"/>
          <w:szCs w:val="28"/>
        </w:rPr>
        <w:t xml:space="preserve"> pessoa natural, </w:t>
      </w:r>
      <w:del w:id="1021" w:author="Assessor GDSXSR" w:date="2026-10-29T16:56:04Z">
        <w:r>
          <w:rPr>
            <w:rFonts w:ascii="Arial" w:hAnsi="Arial" w:cs="Arial"/>
            <w:sz w:val="28"/>
            <w:szCs w:val="28"/>
          </w:rPr>
          <w:delText xml:space="preserve">na</w:delText>
        </w:r>
      </w:del>
      <w:ins w:id="1022" w:author="Assessor GDSXSR" w:date="2026-10-29T16:56:04Z">
        <w:r>
          <w:rPr>
            <w:rFonts w:ascii="Arial" w:hAnsi="Arial" w:cs="Arial"/>
            <w:color w:val="808080"/>
            <w:sz w:val="28"/>
            <w:szCs w:val="28"/>
          </w:rPr>
          <w:t xml:space="preserve">contra</w:t>
        </w:r>
      </w:ins>
      <w:r>
        <w:rPr>
          <w:rFonts w:ascii="Arial" w:hAnsi="Arial" w:cs="Arial"/>
          <w:sz w:val="28"/>
          <w:szCs w:val="28"/>
        </w:rPr>
        <w:t xml:space="preserve"> </w:t>
      </w:r>
      <w:del w:id="1023" w:author="Assessor GDSXSR" w:date="2026-10-29T16:56:04Z">
        <w:r>
          <w:rPr>
            <w:rFonts w:ascii="Arial" w:hAnsi="Arial" w:cs="Arial"/>
            <w:sz w:val="28"/>
            <w:szCs w:val="28"/>
          </w:rPr>
          <w:delText xml:space="preserve">qual</w:delText>
        </w:r>
      </w:del>
      <w:ins w:id="1024" w:author="Assessor GDSXSR" w:date="2026-10-29T16:56:04Z">
        <w:r>
          <w:rPr>
            <w:rFonts w:ascii="Arial" w:hAnsi="Arial" w:cs="Arial"/>
            <w:color w:val="808080"/>
            <w:sz w:val="28"/>
            <w:szCs w:val="28"/>
          </w:rPr>
          <w:t xml:space="preserve">o</w:t>
        </w:r>
      </w:ins>
      <w:r>
        <w:rPr>
          <w:rFonts w:ascii="Arial" w:hAnsi="Arial" w:cs="Arial"/>
          <w:sz w:val="28"/>
          <w:szCs w:val="28"/>
        </w:rPr>
        <w:t xml:space="preserve"> </w:t>
      </w:r>
      <w:del w:id="1025" w:author="Assessor GDSXSR" w:date="2026-10-29T16:56:04Z">
        <w:r>
          <w:rPr>
            <w:rFonts w:ascii="Arial" w:hAnsi="Arial" w:cs="Arial"/>
            <w:sz w:val="28"/>
            <w:szCs w:val="28"/>
          </w:rPr>
          <w:delText xml:space="preserve">postulou</w:delText>
        </w:r>
      </w:del>
      <w:ins w:id="1026" w:author="Assessor GDSXSR" w:date="2026-10-29T16:56:04Z">
        <w:r>
          <w:rPr>
            <w:rFonts w:ascii="Arial" w:hAnsi="Arial" w:cs="Arial"/>
            <w:color w:val="808080"/>
            <w:sz w:val="28"/>
            <w:szCs w:val="28"/>
          </w:rPr>
          <w:t xml:space="preserve">cliente,</w:t>
        </w:r>
      </w:ins>
      <w:r>
        <w:rPr>
          <w:rFonts w:ascii="Arial" w:hAnsi="Arial" w:cs="Arial"/>
          <w:sz w:val="28"/>
          <w:szCs w:val="28"/>
        </w:rPr>
        <w:t xml:space="preserve"> </w:t>
      </w:r>
      <w:del w:id="1027" w:author="Assessor GDSXSR" w:date="2026-10-29T16:56:04Z">
        <w:r>
          <w:rPr>
            <w:rFonts w:ascii="Arial" w:hAnsi="Arial" w:cs="Arial"/>
            <w:sz w:val="28"/>
            <w:szCs w:val="28"/>
          </w:rPr>
          <w:delText xml:space="preserve">a</w:delText>
        </w:r>
      </w:del>
      <w:ins w:id="1028" w:author="Assessor GDSXSR" w:date="2026-10-29T16:56:04Z">
        <w:r>
          <w:rPr>
            <w:rFonts w:ascii="Arial" w:hAnsi="Arial" w:cs="Arial"/>
            <w:color w:val="808080"/>
            <w:sz w:val="28"/>
            <w:szCs w:val="28"/>
          </w:rPr>
          <w:t xml:space="preserve">pessoa natural, visando à</w:t>
        </w:r>
      </w:ins>
      <w:r>
        <w:rPr>
          <w:rFonts w:ascii="Arial" w:hAnsi="Arial" w:cs="Arial"/>
          <w:sz w:val="28"/>
          <w:szCs w:val="28"/>
        </w:rPr>
        <w:t xml:space="preserve"> fixação de honorários contratuais </w:t>
      </w:r>
      <w:del w:id="1029" w:author="Assessor GDSXSR" w:date="2026-10-29T16:56:04Z">
        <w:r>
          <w:rPr>
            <w:rFonts w:ascii="Arial" w:hAnsi="Arial" w:cs="Arial"/>
            <w:sz w:val="28"/>
            <w:szCs w:val="28"/>
          </w:rPr>
          <w:delText xml:space="preserve">correspondentes a</w:delText>
        </w:r>
      </w:del>
      <w:ins w:id="1030" w:author="Assessor GDSXSR" w:date="2026-10-29T16:56:04Z">
        <w:r>
          <w:rPr>
            <w:rFonts w:ascii="Arial" w:hAnsi="Arial" w:cs="Arial"/>
            <w:color w:val="808080"/>
            <w:sz w:val="28"/>
            <w:szCs w:val="28"/>
          </w:rPr>
          <w:t xml:space="preserve">de</w:t>
        </w:r>
      </w:ins>
      <w:r>
        <w:rPr>
          <w:rFonts w:ascii="Arial" w:hAnsi="Arial" w:cs="Arial"/>
          <w:sz w:val="28"/>
          <w:szCs w:val="28"/>
        </w:rPr>
        <w:t xml:space="preserve"> 20% sobre o crédito obtido em demanda contra a Fazenda Pública, </w:t>
      </w:r>
      <w:del w:id="1031" w:author="Assessor GDSXSR" w:date="2026-10-29T16:56:04Z">
        <w:r>
          <w:rPr>
            <w:rFonts w:ascii="Arial" w:hAnsi="Arial" w:cs="Arial"/>
            <w:sz w:val="28"/>
            <w:szCs w:val="28"/>
          </w:rPr>
          <w:delText xml:space="preserve">sustentando</w:delText>
        </w:r>
      </w:del>
      <w:ins w:id="1032" w:author="Assessor GDSXSR" w:date="2026-10-29T16:56:04Z">
        <w:r>
          <w:rPr>
            <w:rFonts w:ascii="Arial" w:hAnsi="Arial" w:cs="Arial"/>
            <w:color w:val="808080"/>
            <w:sz w:val="28"/>
            <w:szCs w:val="28"/>
          </w:rPr>
          <w:t xml:space="preserve">com</w:t>
        </w:r>
      </w:ins>
      <w:r>
        <w:rPr>
          <w:rFonts w:ascii="Arial" w:hAnsi="Arial" w:cs="Arial"/>
          <w:sz w:val="28"/>
          <w:szCs w:val="28"/>
        </w:rPr>
        <w:t xml:space="preserve"> </w:t>
      </w:r>
      <w:del w:id="1033" w:author="Assessor GDSXSR" w:date="2026-10-29T16:56:04Z">
        <w:r>
          <w:rPr>
            <w:rFonts w:ascii="Arial" w:hAnsi="Arial" w:cs="Arial"/>
            <w:sz w:val="28"/>
            <w:szCs w:val="28"/>
          </w:rPr>
          <w:delText xml:space="preserve">a</w:delText>
        </w:r>
      </w:del>
      <w:ins w:id="1034" w:author="Assessor GDSXSR" w:date="2026-10-29T16:56:04Z">
        <w:r>
          <w:rPr>
            <w:rFonts w:ascii="Arial" w:hAnsi="Arial" w:cs="Arial"/>
            <w:color w:val="808080"/>
            <w:sz w:val="28"/>
            <w:szCs w:val="28"/>
          </w:rPr>
          <w:t xml:space="preserve">base</w:t>
        </w:r>
      </w:ins>
      <w:r>
        <w:rPr>
          <w:rFonts w:ascii="Arial" w:hAnsi="Arial" w:cs="Arial"/>
          <w:sz w:val="28"/>
          <w:szCs w:val="28"/>
        </w:rPr>
        <w:t xml:space="preserve"> </w:t>
      </w:r>
      <w:del w:id="1035" w:author="Assessor GDSXSR" w:date="2026-10-29T16:56:04Z">
        <w:r>
          <w:rPr>
            <w:rFonts w:ascii="Arial" w:hAnsi="Arial" w:cs="Arial"/>
            <w:sz w:val="28"/>
            <w:szCs w:val="28"/>
          </w:rPr>
          <w:delText xml:space="preserve">existência de</w:delText>
        </w:r>
      </w:del>
      <w:ins w:id="1036" w:author="Assessor GDSXSR" w:date="2026-10-29T16:56:04Z">
        <w:r>
          <w:rPr>
            <w:rFonts w:ascii="Arial" w:hAnsi="Arial" w:cs="Arial"/>
            <w:color w:val="808080"/>
            <w:sz w:val="28"/>
            <w:szCs w:val="28"/>
          </w:rPr>
          <w:t xml:space="preserve">em</w:t>
        </w:r>
      </w:ins>
      <w:r>
        <w:rPr>
          <w:rFonts w:ascii="Arial" w:hAnsi="Arial" w:cs="Arial"/>
          <w:sz w:val="28"/>
          <w:szCs w:val="28"/>
        </w:rPr>
        <w:t xml:space="preserve"> ajuste verbal e </w:t>
      </w:r>
      <w:del w:id="1037" w:author="Assessor GDSXSR" w:date="2026-10-29T16:56:04Z">
        <w:r>
          <w:rPr>
            <w:rFonts w:ascii="Arial" w:hAnsi="Arial" w:cs="Arial"/>
            <w:sz w:val="28"/>
            <w:szCs w:val="28"/>
          </w:rPr>
          <w:delText xml:space="preserve">a</w:delText>
        </w:r>
      </w:del>
      <w:ins w:id="1038" w:author="Assessor GDSXSR" w:date="2026-10-29T16:56:04Z">
        <w:r>
          <w:rPr>
            <w:rFonts w:ascii="Arial" w:hAnsi="Arial" w:cs="Arial"/>
            <w:color w:val="808080"/>
            <w:sz w:val="28"/>
            <w:szCs w:val="28"/>
          </w:rPr>
          <w:t xml:space="preserve">na</w:t>
        </w:r>
      </w:ins>
      <w:r>
        <w:rPr>
          <w:rFonts w:ascii="Arial" w:hAnsi="Arial" w:cs="Arial"/>
          <w:sz w:val="28"/>
          <w:szCs w:val="28"/>
        </w:rPr>
        <w:t xml:space="preserve"> prestação dos serviços advocatícios</w:t>
      </w:r>
      <w:ins w:id="1039" w:author="Assessor GDSXSR" w:date="2026-10-29T16:56:04Z">
        <w:r>
          <w:rPr>
            <w:rFonts w:ascii="Arial" w:hAnsi="Arial" w:cs="Arial"/>
            <w:color w:val="808080"/>
            <w:sz w:val="28"/>
            <w:szCs w:val="28"/>
          </w:rPr>
          <w:t xml:space="preserve"> (R$ 152</w:t>
        </w:r>
      </w:ins>
      <w:r>
        <w:rPr>
          <w:rFonts w:ascii="Arial" w:hAnsi="Arial" w:cs="Arial"/>
          <w:sz w:val="28"/>
          <w:szCs w:val="28"/>
        </w:rPr>
        <w:t xml:space="preserve">.</w:t>
      </w:r>
      <w:commentRangeEnd w:id="10"/>
      <w:r>
        <w:rPr>
          <w:rStyle w:val="CommentReference"/>
        </w:rPr>
        <w:commentReference w:id="10"/>
      </w:r>
      <w:ins w:id="1040" w:author="Assessor GDSXSR" w:date="2026-10-29T16:56:04Z">
        <w:r>
          <w:rPr>
            <w:rFonts w:ascii="Arial" w:hAnsi="Arial" w:cs="Arial"/>
            <w:color w:val="808080"/>
            <w:sz w:val="28"/>
            <w:szCs w:val="28"/>
          </w:rPr>
          <w:t xml:space="preserve">225,38).</w:t>
        </w:r>
      </w:ins>
    </w:p>
    <w:p w:rsidR="004A21EC" w:rsidP="004A21EC" w:rsidRDefault="004A21EC" w14:paraId="7C36F9F8" w14:textId="77777777">
      <w:pPr>
        <w:spacing w:after="0" w:line="360" w:lineRule="auto"/>
        <w:jc w:val="both"/>
        <w:rPr>
          <w:rFonts w:ascii="Arial" w:hAnsi="Arial" w:cs="Arial"/>
          <w:sz w:val="28"/>
          <w:szCs w:val="28"/>
        </w:rPr>
      </w:pPr>
      <w:commentRangeStart w:id="11"/>
      <w:r>
        <w:rPr>
          <w:rFonts w:ascii="Arial" w:hAnsi="Arial" w:cs="Arial"/>
          <w:sz w:val="28"/>
          <w:szCs w:val="28"/>
        </w:rPr>
        <w:t xml:space="preserve">2. </w:t>
      </w:r>
      <w:r>
        <w:rPr>
          <w:rFonts w:ascii="Arial" w:hAnsi="Arial" w:cs="Arial"/>
          <w:sz w:val="28"/>
          <w:szCs w:val="28"/>
        </w:rPr>
        <w:t xml:space="preserve">A sentença julgou parcialmente procedente o pedido para arbitrar honorários em 15% sobre o crédito reconhecido em favor do requerido no valor de R$ 761.126,93, correspondente a R$ </w:t>
      </w:r>
      <w:r>
        <w:rPr>
          <w:rFonts w:ascii="Arial" w:hAnsi="Arial" w:cs="Arial"/>
          <w:sz w:val="28"/>
          <w:szCs w:val="28"/>
        </w:rPr>
        <w:t xml:space="preserve">114.169,04, abatendo-se adiantamento de R$ 5.000,00 e fixando o saldo em R$ 109.169,04, </w:t>
      </w:r>
      <w:del w:id="1041" w:author="Assessor GDSXSR" w:date="2026-10-29T16:56:04Z">
        <w:r>
          <w:rPr>
            <w:rFonts w:ascii="Arial" w:hAnsi="Arial" w:cs="Arial"/>
            <w:sz w:val="28"/>
            <w:szCs w:val="28"/>
          </w:rPr>
          <w:delText xml:space="preserve">além</w:delText>
        </w:r>
      </w:del>
      <w:ins w:id="1042" w:author="Assessor GDSXSR" w:date="2026-10-29T16:56:04Z">
        <w:r>
          <w:rPr>
            <w:rFonts w:ascii="Arial" w:hAnsi="Arial" w:cs="Arial"/>
            <w:color w:val="808080"/>
            <w:sz w:val="28"/>
            <w:szCs w:val="28"/>
          </w:rPr>
          <w:t xml:space="preserve">a</w:t>
        </w:r>
      </w:ins>
      <w:r>
        <w:rPr>
          <w:rFonts w:ascii="Arial" w:hAnsi="Arial" w:cs="Arial"/>
          <w:sz w:val="28"/>
          <w:szCs w:val="28"/>
        </w:rPr>
        <w:t xml:space="preserve"> </w:t>
      </w:r>
      <w:del w:id="1043" w:author="Assessor GDSXSR" w:date="2026-10-29T16:56:04Z">
        <w:r>
          <w:rPr>
            <w:rFonts w:ascii="Arial" w:hAnsi="Arial" w:cs="Arial"/>
            <w:sz w:val="28"/>
            <w:szCs w:val="28"/>
          </w:rPr>
          <w:delText xml:space="preserve">de</w:delText>
        </w:r>
      </w:del>
      <w:ins w:id="1044" w:author="Assessor GDSXSR" w:date="2026-10-29T16:56:04Z">
        <w:r>
          <w:rPr>
            <w:rFonts w:ascii="Arial" w:hAnsi="Arial" w:cs="Arial"/>
            <w:color w:val="808080"/>
            <w:sz w:val="28"/>
            <w:szCs w:val="28"/>
          </w:rPr>
          <w:t xml:space="preserve">ser</w:t>
        </w:r>
      </w:ins>
      <w:r>
        <w:rPr>
          <w:rFonts w:ascii="Arial" w:hAnsi="Arial" w:cs="Arial"/>
          <w:sz w:val="28"/>
          <w:szCs w:val="28"/>
        </w:rPr>
        <w:t xml:space="preserve"> </w:t>
      </w:r>
      <w:del w:id="1045" w:author="Assessor GDSXSR" w:date="2026-10-29T16:56:04Z">
        <w:r>
          <w:rPr>
            <w:rFonts w:ascii="Arial" w:hAnsi="Arial" w:cs="Arial"/>
            <w:sz w:val="28"/>
            <w:szCs w:val="28"/>
          </w:rPr>
          <w:delText xml:space="preserve">determinar sua reserva</w:delText>
        </w:r>
      </w:del>
      <w:ins w:id="1046" w:author="Assessor GDSXSR" w:date="2026-10-29T16:56:04Z">
        <w:r>
          <w:rPr>
            <w:rFonts w:ascii="Arial" w:hAnsi="Arial" w:cs="Arial"/>
            <w:color w:val="808080"/>
            <w:sz w:val="28"/>
            <w:szCs w:val="28"/>
          </w:rPr>
          <w:t xml:space="preserve">destacado</w:t>
        </w:r>
      </w:ins>
      <w:r>
        <w:rPr>
          <w:rFonts w:ascii="Arial" w:hAnsi="Arial" w:cs="Arial"/>
          <w:sz w:val="28"/>
          <w:szCs w:val="28"/>
        </w:rPr>
        <w:t xml:space="preserve"> nos autos originários. Reconheceu </w:t>
      </w:r>
      <w:ins w:id="1047" w:author="Assessor GDSXSR" w:date="2026-10-29T16:56:04Z">
        <w:r>
          <w:rPr>
            <w:rFonts w:ascii="Arial" w:hAnsi="Arial" w:cs="Arial"/>
            <w:color w:val="808080"/>
            <w:sz w:val="28"/>
            <w:szCs w:val="28"/>
          </w:rPr>
          <w:t xml:space="preserve">a </w:t>
        </w:r>
      </w:ins>
      <w:r>
        <w:rPr>
          <w:rFonts w:ascii="Arial" w:hAnsi="Arial" w:cs="Arial"/>
          <w:sz w:val="28"/>
          <w:szCs w:val="28"/>
        </w:rPr>
        <w:t xml:space="preserve">sucumbência recíproca</w:t>
      </w:r>
      <w:ins w:id="1048" w:author="Assessor GDSXSR" w:date="2026-10-29T16:56:04Z">
        <w:r>
          <w:rPr>
            <w:rFonts w:ascii="Arial" w:hAnsi="Arial" w:cs="Arial"/>
            <w:color w:val="808080"/>
            <w:sz w:val="28"/>
            <w:szCs w:val="28"/>
          </w:rPr>
          <w:t xml:space="preserve"> e fixou honorários sucumbenciais de 10% em favor do patrono de cada parte</w:t>
        </w:r>
      </w:ins>
      <w:r>
        <w:rPr>
          <w:rFonts w:ascii="Arial" w:hAnsi="Arial" w:cs="Arial"/>
          <w:sz w:val="28"/>
          <w:szCs w:val="28"/>
        </w:rPr>
        <w:t xml:space="preserve">.</w:t>
      </w:r>
      <w:commentRangeEnd w:id="11"/>
      <w:r>
        <w:rPr>
          <w:rStyle w:val="CommentReference"/>
        </w:rPr>
        <w:commentReference w:id="11"/>
      </w:r>
      <w:del w:id="1049" w:author="Assessor GDSXSR" w:date="2026-10-29T16:56:04Z">
        <w:r>
          <w:rPr>
            <w:rFonts w:ascii="Arial" w:hAnsi="Arial" w:cs="Arial"/>
            <w:sz w:val="28"/>
            <w:szCs w:val="28"/>
          </w:rPr>
          <w:delText xml:space="preserve"> </w:delText>
        </w:r>
      </w:del>
    </w:p>
    <w:p w:rsidRPr="004A21EC" w:rsidR="004A21EC" w:rsidP="004A21EC" w:rsidRDefault="004A21EC" w14:paraId="201BD29A" w14:textId="4F10067A">
      <w:pPr>
        <w:spacing w:after="0" w:line="360" w:lineRule="auto"/>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Os embargos de declaração foram </w:t>
      </w:r>
      <w:ins w:id="1050" w:author="Assessor GDSXSR" w:date="2026-10-29T16:56:04Z">
        <w:r>
          <w:rPr>
            <w:rFonts w:ascii="Arial" w:hAnsi="Arial" w:cs="Arial"/>
            <w:color w:val="808080"/>
            <w:sz w:val="28"/>
            <w:szCs w:val="28"/>
          </w:rPr>
          <w:t xml:space="preserve">parcialmente </w:t>
        </w:r>
      </w:ins>
      <w:r>
        <w:rPr>
          <w:rFonts w:ascii="Arial" w:hAnsi="Arial" w:cs="Arial"/>
          <w:sz w:val="28"/>
          <w:szCs w:val="28"/>
        </w:rPr>
        <w:t xml:space="preserve">acolhidos para corrigir </w:t>
      </w:r>
      <w:del w:id="1051" w:author="Assessor GDSXSR" w:date="2026-10-29T16:56:04Z">
        <w:r>
          <w:rPr>
            <w:rFonts w:ascii="Arial" w:hAnsi="Arial" w:cs="Arial"/>
            <w:sz w:val="28"/>
            <w:szCs w:val="28"/>
          </w:rPr>
          <w:delText xml:space="preserve">erro</w:delText>
        </w:r>
      </w:del>
      <w:ins w:id="1052" w:author="Assessor GDSXSR" w:date="2026-10-29T16:56:04Z">
        <w:r>
          <w:rPr>
            <w:rFonts w:ascii="Arial" w:hAnsi="Arial" w:cs="Arial"/>
            <w:color w:val="808080"/>
            <w:sz w:val="28"/>
            <w:szCs w:val="28"/>
          </w:rPr>
          <w:t xml:space="preserve">erros</w:t>
        </w:r>
      </w:ins>
      <w:r>
        <w:rPr>
          <w:rFonts w:ascii="Arial" w:hAnsi="Arial" w:cs="Arial"/>
          <w:sz w:val="28"/>
          <w:szCs w:val="28"/>
        </w:rPr>
        <w:t xml:space="preserve"> </w:t>
      </w:r>
      <w:del w:id="1053" w:author="Assessor GDSXSR" w:date="2026-10-29T16:56:04Z">
        <w:r>
          <w:rPr>
            <w:rFonts w:ascii="Arial" w:hAnsi="Arial" w:cs="Arial"/>
            <w:sz w:val="28"/>
            <w:szCs w:val="28"/>
          </w:rPr>
          <w:delText xml:space="preserve">material</w:delText>
        </w:r>
      </w:del>
      <w:ins w:id="1054" w:author="Assessor GDSXSR" w:date="2026-10-29T16:56:04Z">
        <w:r>
          <w:rPr>
            <w:rFonts w:ascii="Arial" w:hAnsi="Arial" w:cs="Arial"/>
            <w:color w:val="808080"/>
            <w:sz w:val="28"/>
            <w:szCs w:val="28"/>
          </w:rPr>
          <w:t xml:space="preserve">materiais</w:t>
        </w:r>
      </w:ins>
      <w:r>
        <w:rPr>
          <w:rFonts w:ascii="Arial" w:hAnsi="Arial" w:cs="Arial"/>
          <w:sz w:val="28"/>
          <w:szCs w:val="28"/>
        </w:rPr>
        <w:t xml:space="preserve">, determinar</w:t>
      </w:r>
      <w:ins w:id="1055" w:author="Assessor GDSXSR" w:date="2026-10-29T16:56:04Z">
        <w:r>
          <w:rPr>
            <w:rFonts w:ascii="Arial" w:hAnsi="Arial" w:cs="Arial"/>
            <w:color w:val="808080"/>
            <w:sz w:val="28"/>
            <w:szCs w:val="28"/>
          </w:rPr>
          <w:t xml:space="preserve"> a</w:t>
        </w:r>
      </w:ins>
      <w:r>
        <w:rPr>
          <w:rFonts w:ascii="Arial" w:hAnsi="Arial" w:cs="Arial"/>
          <w:sz w:val="28"/>
          <w:szCs w:val="28"/>
        </w:rPr>
        <w:t xml:space="preserve"> reserva do crédito</w:t>
      </w:r>
      <w:ins w:id="1056" w:author="Assessor GDSXSR" w:date="2026-10-29T16:56:04Z">
        <w:r>
          <w:rPr>
            <w:rFonts w:ascii="Arial" w:hAnsi="Arial" w:cs="Arial"/>
            <w:color w:val="808080"/>
            <w:sz w:val="28"/>
            <w:szCs w:val="28"/>
          </w:rPr>
          <w:t xml:space="preserve"> nos autos originários</w:t>
        </w:r>
      </w:ins>
      <w:r>
        <w:rPr>
          <w:rFonts w:ascii="Arial" w:hAnsi="Arial" w:cs="Arial"/>
          <w:sz w:val="28"/>
          <w:szCs w:val="28"/>
        </w:rPr>
        <w:t xml:space="preserve"> e ajustar a distribuição das despesas processuais</w:t>
      </w:r>
      <w:ins w:id="1057" w:author="Assessor GDSXSR" w:date="2026-10-29T16:56:04Z">
        <w:r>
          <w:rPr>
            <w:rFonts w:ascii="Arial" w:hAnsi="Arial" w:cs="Arial"/>
            <w:color w:val="808080"/>
            <w:sz w:val="28"/>
            <w:szCs w:val="28"/>
          </w:rPr>
          <w:t xml:space="preserve"> (autor, 15%; requerido, 85%)</w:t>
        </w:r>
      </w:ins>
      <w:r>
        <w:rPr>
          <w:rFonts w:ascii="Arial" w:hAnsi="Arial" w:cs="Arial"/>
          <w:sz w:val="28"/>
          <w:szCs w:val="28"/>
        </w:rPr>
        <w:t xml:space="preserve">.</w:t>
      </w:r>
    </w:p>
    <w:p w:rsidRPr="004A21EC" w:rsidR="004A21EC" w:rsidP="004A21EC" w:rsidRDefault="004A21EC" w14:paraId="666B2AD2" w14:textId="190D9554">
      <w:pPr>
        <w:spacing w:after="0" w:line="360" w:lineRule="auto"/>
        <w:jc w:val="both"/>
        <w:rPr>
          <w:rFonts w:ascii="Arial" w:hAnsi="Arial" w:cs="Arial"/>
          <w:sz w:val="28"/>
          <w:szCs w:val="28"/>
        </w:rPr>
      </w:pPr>
      <w:r>
        <w:rPr>
          <w:rFonts w:ascii="Arial" w:hAnsi="Arial" w:cs="Arial"/>
          <w:sz w:val="28"/>
          <w:szCs w:val="28"/>
        </w:rPr>
        <w:t xml:space="preserve">4. </w:t>
      </w:r>
      <w:r>
        <w:rPr>
          <w:rFonts w:ascii="Arial" w:hAnsi="Arial" w:cs="Arial"/>
          <w:sz w:val="28"/>
          <w:szCs w:val="28"/>
        </w:rPr>
        <w:t xml:space="preserve">O autor apelou </w:t>
      </w:r>
      <w:del w:id="1058" w:author="Assessor GDSXSR" w:date="2026-10-29T16:56:04Z">
        <w:r>
          <w:rPr>
            <w:rFonts w:ascii="Arial" w:hAnsi="Arial" w:cs="Arial"/>
            <w:sz w:val="28"/>
            <w:szCs w:val="28"/>
          </w:rPr>
          <w:delText xml:space="preserve">requerendo</w:delText>
        </w:r>
      </w:del>
      <w:ins w:id="1059" w:author="Assessor GDSXSR" w:date="2026-10-29T16:56:04Z">
        <w:r>
          <w:rPr>
            <w:rFonts w:ascii="Arial" w:hAnsi="Arial" w:cs="Arial"/>
            <w:color w:val="808080"/>
            <w:sz w:val="28"/>
            <w:szCs w:val="28"/>
          </w:rPr>
          <w:t xml:space="preserve">para requerer</w:t>
        </w:r>
      </w:ins>
      <w:r>
        <w:rPr>
          <w:rFonts w:ascii="Arial" w:hAnsi="Arial" w:cs="Arial"/>
          <w:sz w:val="28"/>
          <w:szCs w:val="28"/>
        </w:rPr>
        <w:t xml:space="preserve"> a fixação</w:t>
      </w:r>
      <w:del w:id="1060" w:author="Assessor GDSXSR" w:date="2026-10-29T16:56:04Z">
        <w:r>
          <w:rPr>
            <w:rFonts w:ascii="Arial" w:hAnsi="Arial" w:cs="Arial"/>
            <w:sz w:val="28"/>
            <w:szCs w:val="28"/>
          </w:rPr>
          <w:delText xml:space="preserve"> integral</w:delText>
        </w:r>
      </w:del>
      <w:r>
        <w:rPr>
          <w:rFonts w:ascii="Arial" w:hAnsi="Arial" w:cs="Arial"/>
          <w:sz w:val="28"/>
          <w:szCs w:val="28"/>
        </w:rPr>
        <w:t xml:space="preserve"> dos honorários em 20% sobre o crédito principal, </w:t>
      </w:r>
      <w:del w:id="1061" w:author="Assessor GDSXSR" w:date="2026-10-29T16:56:04Z">
        <w:r>
          <w:rPr>
            <w:rFonts w:ascii="Arial" w:hAnsi="Arial" w:cs="Arial"/>
            <w:sz w:val="28"/>
            <w:szCs w:val="28"/>
          </w:rPr>
          <w:delText xml:space="preserve">sob o argumento de</w:delText>
        </w:r>
      </w:del>
      <w:ins w:id="1062" w:author="Assessor GDSXSR" w:date="2026-10-29T16:56:04Z">
        <w:r>
          <w:rPr>
            <w:rFonts w:ascii="Arial" w:hAnsi="Arial" w:cs="Arial"/>
            <w:color w:val="808080"/>
            <w:sz w:val="28"/>
            <w:szCs w:val="28"/>
          </w:rPr>
          <w:t xml:space="preserve">percentual</w:t>
        </w:r>
      </w:ins>
      <w:r>
        <w:rPr>
          <w:rFonts w:ascii="Arial" w:hAnsi="Arial" w:cs="Arial"/>
          <w:sz w:val="28"/>
          <w:szCs w:val="28"/>
        </w:rPr>
        <w:t xml:space="preserve"> que </w:t>
      </w:r>
      <w:del w:id="1063" w:author="Assessor GDSXSR" w:date="2026-10-29T16:56:04Z">
        <w:r>
          <w:rPr>
            <w:rFonts w:ascii="Arial" w:hAnsi="Arial" w:cs="Arial"/>
            <w:sz w:val="28"/>
            <w:szCs w:val="28"/>
          </w:rPr>
          <w:delText xml:space="preserve">o</w:delText>
        </w:r>
      </w:del>
      <w:ins w:id="1064" w:author="Assessor GDSXSR" w:date="2026-10-29T16:56:04Z">
        <w:r>
          <w:rPr>
            <w:rFonts w:ascii="Arial" w:hAnsi="Arial" w:cs="Arial"/>
            <w:color w:val="808080"/>
            <w:sz w:val="28"/>
            <w:szCs w:val="28"/>
          </w:rPr>
          <w:t xml:space="preserve">alega</w:t>
        </w:r>
      </w:ins>
      <w:r>
        <w:rPr>
          <w:rFonts w:ascii="Arial" w:hAnsi="Arial" w:cs="Arial"/>
          <w:sz w:val="28"/>
          <w:szCs w:val="28"/>
        </w:rPr>
        <w:t xml:space="preserve"> </w:t>
      </w:r>
      <w:del w:id="1065" w:author="Assessor GDSXSR" w:date="2026-10-29T16:56:04Z">
        <w:r>
          <w:rPr>
            <w:rFonts w:ascii="Arial" w:hAnsi="Arial" w:cs="Arial"/>
            <w:sz w:val="28"/>
            <w:szCs w:val="28"/>
          </w:rPr>
          <w:delText xml:space="preserve">percentual</w:delText>
        </w:r>
      </w:del>
      <w:ins w:id="1066" w:author="Assessor GDSXSR" w:date="2026-10-29T16:56:04Z">
        <w:r>
          <w:rPr>
            <w:rFonts w:ascii="Arial" w:hAnsi="Arial" w:cs="Arial"/>
            <w:color w:val="808080"/>
            <w:sz w:val="28"/>
            <w:szCs w:val="28"/>
          </w:rPr>
          <w:t xml:space="preserve">ter</w:t>
        </w:r>
      </w:ins>
      <w:r>
        <w:rPr>
          <w:rFonts w:ascii="Arial" w:hAnsi="Arial" w:cs="Arial"/>
          <w:sz w:val="28"/>
          <w:szCs w:val="28"/>
        </w:rPr>
        <w:t xml:space="preserve"> </w:t>
      </w:r>
      <w:del w:id="1067" w:author="Assessor GDSXSR" w:date="2026-10-29T16:56:04Z">
        <w:r>
          <w:rPr>
            <w:rFonts w:ascii="Arial" w:hAnsi="Arial" w:cs="Arial"/>
            <w:sz w:val="28"/>
            <w:szCs w:val="28"/>
          </w:rPr>
          <w:delText xml:space="preserve">foi</w:delText>
        </w:r>
      </w:del>
      <w:ins w:id="1068" w:author="Assessor GDSXSR" w:date="2026-10-29T16:56:04Z">
        <w:r>
          <w:rPr>
            <w:rFonts w:ascii="Arial" w:hAnsi="Arial" w:cs="Arial"/>
            <w:color w:val="808080"/>
            <w:sz w:val="28"/>
            <w:szCs w:val="28"/>
          </w:rPr>
          <w:t xml:space="preserve">sido</w:t>
        </w:r>
      </w:ins>
      <w:r>
        <w:rPr>
          <w:rFonts w:ascii="Arial" w:hAnsi="Arial" w:cs="Arial"/>
          <w:sz w:val="28"/>
          <w:szCs w:val="28"/>
        </w:rPr>
        <w:t xml:space="preserve"> expressamente convencionado</w:t>
      </w:r>
      <w:del w:id="1069" w:author="Assessor GDSXSR" w:date="2026-10-29T16:56:04Z">
        <w:r>
          <w:rPr>
            <w:rFonts w:ascii="Arial" w:hAnsi="Arial" w:cs="Arial"/>
            <w:sz w:val="28"/>
            <w:szCs w:val="28"/>
          </w:rPr>
          <w:delText xml:space="preserve"> entre as partes</w:delText>
        </w:r>
      </w:del>
      <w:r>
        <w:rPr>
          <w:rFonts w:ascii="Arial" w:hAnsi="Arial" w:cs="Arial"/>
          <w:sz w:val="28"/>
          <w:szCs w:val="28"/>
        </w:rPr>
        <w:t xml:space="preserve">, </w:t>
      </w:r>
      <w:del w:id="1070" w:author="Assessor GDSXSR" w:date="2026-10-29T16:56:04Z">
        <w:r>
          <w:rPr>
            <w:rFonts w:ascii="Arial" w:hAnsi="Arial" w:cs="Arial"/>
            <w:sz w:val="28"/>
            <w:szCs w:val="28"/>
          </w:rPr>
          <w:delText xml:space="preserve">bem como</w:delText>
        </w:r>
      </w:del>
      <w:ins w:id="1071" w:author="Assessor GDSXSR" w:date="2026-10-29T16:56:04Z">
        <w:r>
          <w:rPr>
            <w:rFonts w:ascii="Arial" w:hAnsi="Arial" w:cs="Arial"/>
            <w:color w:val="808080"/>
            <w:sz w:val="28"/>
            <w:szCs w:val="28"/>
          </w:rPr>
          <w:t xml:space="preserve">e</w:t>
        </w:r>
      </w:ins>
      <w:r>
        <w:rPr>
          <w:rFonts w:ascii="Arial" w:hAnsi="Arial" w:cs="Arial"/>
          <w:sz w:val="28"/>
          <w:szCs w:val="28"/>
        </w:rPr>
        <w:t xml:space="preserve"> o afastamento da sucumbência recíproca.</w:t>
      </w:r>
      <w:del w:id="1072" w:author="Assessor GDSXSR" w:date="2026-10-29T16:56:04Z">
        <w:r>
          <w:rPr>
            <w:rFonts w:ascii="Arial" w:hAnsi="Arial" w:cs="Arial"/>
            <w:sz w:val="28"/>
            <w:szCs w:val="28"/>
          </w:rPr>
          <w:delText xml:space="preserve"> </w:delText>
        </w:r>
      </w:del>
    </w:p>
    <w:p w:rsidRPr="004A21EC" w:rsidR="004A21EC" w:rsidP="004A21EC" w:rsidRDefault="004A21EC" w14:paraId="3856A211" w14:textId="77777777">
      <w:pPr>
        <w:spacing w:after="0" w:line="360" w:lineRule="auto"/>
        <w:jc w:val="both"/>
        <w:rPr>
          <w:rFonts w:ascii="Arial" w:hAnsi="Arial" w:cs="Arial"/>
          <w:b/>
          <w:bCs/>
          <w:sz w:val="28"/>
          <w:szCs w:val="28"/>
        </w:rPr>
      </w:pPr>
      <w:r w:rsidRPr="004A21EC">
        <w:rPr>
          <w:rFonts w:ascii="Arial" w:hAnsi="Arial" w:cs="Arial"/>
          <w:b/>
          <w:bCs/>
          <w:sz w:val="28"/>
          <w:szCs w:val="28"/>
        </w:rPr>
        <w:t>II. Questão em discussão</w:t>
      </w:r>
    </w:p>
    <w:p w:rsidRPr="004A21EC" w:rsidR="004A21EC" w:rsidP="004A21EC" w:rsidRDefault="004A21EC" w14:paraId="6E942F9A" w14:textId="5D841579">
      <w:pPr>
        <w:spacing w:after="0" w:line="360" w:lineRule="auto"/>
        <w:jc w:val="both"/>
        <w:rPr>
          <w:rFonts w:ascii="Arial" w:hAnsi="Arial" w:cs="Arial"/>
          <w:sz w:val="28"/>
          <w:szCs w:val="28"/>
        </w:rPr>
      </w:pPr>
      <w:r>
        <w:rPr>
          <w:rFonts w:ascii="Arial" w:hAnsi="Arial" w:cs="Arial"/>
          <w:sz w:val="28"/>
          <w:szCs w:val="28"/>
        </w:rPr>
        <w:t xml:space="preserve">5. </w:t>
      </w:r>
      <w:r w:rsidRPr="004A21EC">
        <w:rPr>
          <w:rFonts w:ascii="Arial" w:hAnsi="Arial" w:cs="Arial"/>
          <w:sz w:val="28"/>
          <w:szCs w:val="28"/>
        </w:rPr>
        <w:t>Há duas questões em discussão: (i) saber se os honorários advocatícios devem ser fixados no percentual integral de 20% ajustado verbalmente entre as partes, apesar da renúncia ao mandato antes da conclusão do processo; e (ii) saber se a redução do valor arbitrado em relação ao montante postulado autoriza o reconhecimento de sucumbência recíproca.</w:t>
      </w:r>
    </w:p>
    <w:p w:rsidRPr="004A21EC" w:rsidR="004A21EC" w:rsidP="004A21EC" w:rsidRDefault="004A21EC" w14:paraId="45F32773" w14:textId="77777777">
      <w:pPr>
        <w:spacing w:after="0" w:line="360" w:lineRule="auto"/>
        <w:jc w:val="both"/>
        <w:rPr>
          <w:rFonts w:ascii="Arial" w:hAnsi="Arial" w:cs="Arial"/>
          <w:b/>
          <w:bCs/>
          <w:sz w:val="28"/>
          <w:szCs w:val="28"/>
        </w:rPr>
      </w:pPr>
      <w:r w:rsidRPr="004A21EC">
        <w:rPr>
          <w:rFonts w:ascii="Arial" w:hAnsi="Arial" w:cs="Arial"/>
          <w:b/>
          <w:bCs/>
          <w:sz w:val="28"/>
          <w:szCs w:val="28"/>
        </w:rPr>
        <w:t>III. Razões de decidir</w:t>
      </w:r>
    </w:p>
    <w:p w:rsidRPr="004A21EC" w:rsidR="004A21EC" w:rsidP="004A21EC" w:rsidRDefault="004A21EC" w14:paraId="1C3D2E09" w14:textId="7F8DF5DD">
      <w:pPr>
        <w:spacing w:after="0" w:line="360" w:lineRule="auto"/>
        <w:jc w:val="both"/>
        <w:rPr>
          <w:rFonts w:ascii="Arial" w:hAnsi="Arial" w:cs="Arial"/>
          <w:sz w:val="28"/>
          <w:szCs w:val="28"/>
        </w:rPr>
      </w:pPr>
      <w:commentRangeStart w:id="12"/>
      <w:r>
        <w:rPr>
          <w:rFonts w:ascii="Arial" w:hAnsi="Arial" w:cs="Arial"/>
          <w:sz w:val="28"/>
          <w:szCs w:val="28"/>
        </w:rPr>
        <w:t xml:space="preserve">6. </w:t>
      </w:r>
      <w:r>
        <w:rPr>
          <w:rFonts w:ascii="Arial" w:hAnsi="Arial" w:cs="Arial"/>
          <w:sz w:val="28"/>
          <w:szCs w:val="28"/>
        </w:rPr>
        <w:t xml:space="preserve">A</w:t>
      </w:r>
      <w:del w:id="1073" w:author="Assessor GDSXSR" w:date="2026-10-29T16:56:04Z">
        <w:r>
          <w:rPr>
            <w:rFonts w:ascii="Arial" w:hAnsi="Arial" w:cs="Arial"/>
            <w:sz w:val="28"/>
            <w:szCs w:val="28"/>
          </w:rPr>
          <w:delText xml:space="preserve"> prova produzida, especialmente</w:delText>
        </w:r>
      </w:del>
      <w:r>
        <w:rPr>
          <w:rFonts w:ascii="Arial" w:hAnsi="Arial" w:cs="Arial"/>
          <w:sz w:val="28"/>
          <w:szCs w:val="28"/>
        </w:rPr>
        <w:t xml:space="preserve"> conversa de WhatsApp</w:t>
      </w:r>
      <w:del w:id="1074" w:author="Assessor GDSXSR" w:date="2026-10-29T16:56:04Z">
        <w:r>
          <w:rPr>
            <w:rFonts w:ascii="Arial" w:hAnsi="Arial" w:cs="Arial"/>
            <w:sz w:val="28"/>
            <w:szCs w:val="28"/>
          </w:rPr>
          <w:delText xml:space="preserve"> reconhecida pelas partes</w:delText>
        </w:r>
      </w:del>
      <w:r>
        <w:rPr>
          <w:rFonts w:ascii="Arial" w:hAnsi="Arial" w:cs="Arial"/>
          <w:sz w:val="28"/>
          <w:szCs w:val="28"/>
        </w:rPr>
        <w:t xml:space="preserve">, </w:t>
      </w:r>
      <w:del w:id="1075" w:author="Assessor GDSXSR" w:date="2026-10-29T16:56:04Z">
        <w:r>
          <w:rPr>
            <w:rFonts w:ascii="Arial" w:hAnsi="Arial" w:cs="Arial"/>
            <w:sz w:val="28"/>
            <w:szCs w:val="28"/>
          </w:rPr>
          <w:delText xml:space="preserve">comprovou</w:delText>
        </w:r>
      </w:del>
      <w:ins w:id="1076" w:author="Assessor GDSXSR" w:date="2026-10-29T16:56:04Z">
        <w:r>
          <w:rPr>
            <w:rFonts w:ascii="Arial" w:hAnsi="Arial" w:cs="Arial"/>
            <w:color w:val="808080"/>
            <w:sz w:val="28"/>
            <w:szCs w:val="28"/>
          </w:rPr>
          <w:t xml:space="preserve">cujo teor o requerido confirmou, comprova o</w:t>
        </w:r>
      </w:ins>
      <w:r>
        <w:rPr>
          <w:rFonts w:ascii="Arial" w:hAnsi="Arial" w:cs="Arial"/>
          <w:sz w:val="28"/>
          <w:szCs w:val="28"/>
        </w:rPr>
        <w:t xml:space="preserve"> ajuste verbal de honorários de êxito </w:t>
      </w:r>
      <w:del w:id="1077" w:author="Assessor GDSXSR" w:date="2026-10-29T16:56:04Z">
        <w:r>
          <w:rPr>
            <w:rFonts w:ascii="Arial" w:hAnsi="Arial" w:cs="Arial"/>
            <w:sz w:val="28"/>
            <w:szCs w:val="28"/>
          </w:rPr>
          <w:delText xml:space="preserve">no percentual </w:delText>
        </w:r>
      </w:del>
      <w:r>
        <w:rPr>
          <w:rFonts w:ascii="Arial" w:hAnsi="Arial" w:cs="Arial"/>
          <w:sz w:val="28"/>
          <w:szCs w:val="28"/>
        </w:rPr>
        <w:t xml:space="preserve">de 20%</w:t>
      </w:r>
      <w:del w:id="1078" w:author="Assessor GDSXSR" w:date="2026-10-29T16:56:04Z">
        <w:r>
          <w:rPr>
            <w:rFonts w:ascii="Arial" w:hAnsi="Arial" w:cs="Arial"/>
            <w:sz w:val="28"/>
            <w:szCs w:val="28"/>
          </w:rPr>
          <w:delText xml:space="preserve">,</w:delText>
        </w:r>
      </w:del>
      <w:r>
        <w:rPr>
          <w:rFonts w:ascii="Arial" w:hAnsi="Arial" w:cs="Arial"/>
          <w:sz w:val="28"/>
          <w:szCs w:val="28"/>
        </w:rPr>
        <w:t xml:space="preserve"> </w:t>
      </w:r>
      <w:del w:id="1079" w:author="Assessor GDSXSR" w:date="2026-10-29T16:56:04Z">
        <w:r>
          <w:rPr>
            <w:rFonts w:ascii="Arial" w:hAnsi="Arial" w:cs="Arial"/>
            <w:sz w:val="28"/>
            <w:szCs w:val="28"/>
          </w:rPr>
          <w:delText xml:space="preserve">bem como</w:delText>
        </w:r>
      </w:del>
      <w:ins w:id="1080" w:author="Assessor GDSXSR" w:date="2026-10-29T16:56:04Z">
        <w:r>
          <w:rPr>
            <w:rFonts w:ascii="Arial" w:hAnsi="Arial" w:cs="Arial"/>
            <w:color w:val="808080"/>
            <w:sz w:val="28"/>
            <w:szCs w:val="28"/>
          </w:rPr>
          <w:t xml:space="preserve">e</w:t>
        </w:r>
      </w:ins>
      <w:r>
        <w:rPr>
          <w:rFonts w:ascii="Arial" w:hAnsi="Arial" w:cs="Arial"/>
          <w:sz w:val="28"/>
          <w:szCs w:val="28"/>
        </w:rPr>
        <w:t xml:space="preserve"> a efetiva prestação dos serviços advocatícios. Também </w:t>
      </w:r>
      <w:del w:id="1081" w:author="Assessor GDSXSR" w:date="2026-10-29T16:56:04Z">
        <w:r>
          <w:rPr>
            <w:rFonts w:ascii="Arial" w:hAnsi="Arial" w:cs="Arial"/>
            <w:sz w:val="28"/>
            <w:szCs w:val="28"/>
          </w:rPr>
          <w:delText xml:space="preserve">restou</w:delText>
        </w:r>
      </w:del>
      <w:ins w:id="1082" w:author="Assessor GDSXSR" w:date="2026-10-29T16:56:04Z">
        <w:r>
          <w:rPr>
            <w:rFonts w:ascii="Arial" w:hAnsi="Arial" w:cs="Arial"/>
            <w:color w:val="808080"/>
            <w:sz w:val="28"/>
            <w:szCs w:val="28"/>
          </w:rPr>
          <w:t xml:space="preserve">é</w:t>
        </w:r>
      </w:ins>
      <w:r>
        <w:rPr>
          <w:rFonts w:ascii="Arial" w:hAnsi="Arial" w:cs="Arial"/>
          <w:sz w:val="28"/>
          <w:szCs w:val="28"/>
        </w:rPr>
        <w:t xml:space="preserve"> incontroverso que a exigibilidade da verba</w:t>
      </w:r>
      <w:del w:id="1083" w:author="Assessor GDSXSR" w:date="2026-10-29T16:56:04Z">
        <w:r>
          <w:rPr>
            <w:rFonts w:ascii="Arial" w:hAnsi="Arial" w:cs="Arial"/>
            <w:sz w:val="28"/>
            <w:szCs w:val="28"/>
          </w:rPr>
          <w:delText xml:space="preserve"> honorária</w:delText>
        </w:r>
      </w:del>
      <w:r>
        <w:rPr>
          <w:rFonts w:ascii="Arial" w:hAnsi="Arial" w:cs="Arial"/>
          <w:sz w:val="28"/>
          <w:szCs w:val="28"/>
        </w:rPr>
        <w:t xml:space="preserve"> ficou condicionada ao efetivo recebimento do crédito pelo </w:t>
      </w:r>
      <w:del w:id="1084" w:author="Assessor GDSXSR" w:date="2026-10-29T16:56:04Z">
        <w:r>
          <w:rPr>
            <w:rFonts w:ascii="Arial" w:hAnsi="Arial" w:cs="Arial"/>
            <w:sz w:val="28"/>
            <w:szCs w:val="28"/>
          </w:rPr>
          <w:delText xml:space="preserve">cliente</w:delText>
        </w:r>
      </w:del>
      <w:ins w:id="1085" w:author="Assessor GDSXSR" w:date="2026-10-29T16:56:04Z">
        <w:r>
          <w:rPr>
            <w:rFonts w:ascii="Arial" w:hAnsi="Arial" w:cs="Arial"/>
            <w:color w:val="808080"/>
            <w:sz w:val="28"/>
            <w:szCs w:val="28"/>
          </w:rPr>
          <w:t xml:space="preserve">requerido</w:t>
        </w:r>
      </w:ins>
      <w:r>
        <w:rPr>
          <w:rFonts w:ascii="Arial" w:hAnsi="Arial" w:cs="Arial"/>
          <w:sz w:val="28"/>
          <w:szCs w:val="28"/>
        </w:rPr>
        <w:t xml:space="preserve">.</w:t>
      </w:r>
      <w:commentRangeEnd w:id="12"/>
      <w:r>
        <w:rPr>
          <w:rStyle w:val="CommentReference"/>
        </w:rPr>
        <w:commentReference w:id="12"/>
      </w:r>
    </w:p>
    <w:p w:rsidRPr="004A21EC" w:rsidR="004A21EC" w:rsidP="004A21EC" w:rsidRDefault="004A21EC" w14:paraId="721BDF24" w14:textId="7B425607">
      <w:pPr>
        <w:spacing w:after="0" w:line="360" w:lineRule="auto"/>
        <w:jc w:val="both"/>
        <w:rPr>
          <w:rFonts w:ascii="Arial" w:hAnsi="Arial" w:cs="Arial"/>
          <w:sz w:val="28"/>
          <w:szCs w:val="28"/>
        </w:rPr>
      </w:pPr>
      <w:commentRangeStart w:id="13"/>
      <w:r>
        <w:rPr>
          <w:rFonts w:ascii="Arial" w:hAnsi="Arial" w:cs="Arial"/>
          <w:sz w:val="28"/>
          <w:szCs w:val="28"/>
        </w:rPr>
        <w:t xml:space="preserve">7. </w:t>
      </w:r>
      <w:r>
        <w:rPr>
          <w:rFonts w:ascii="Arial" w:hAnsi="Arial" w:cs="Arial"/>
          <w:sz w:val="28"/>
          <w:szCs w:val="28"/>
        </w:rPr>
        <w:t xml:space="preserve">Embora reconhecida a avença verbal, o advogado renunciou ao mandato antes do encerramento da demanda, </w:t>
      </w:r>
      <w:del w:id="1086" w:author="Assessor GDSXSR" w:date="2026-10-29T16:56:04Z">
        <w:r>
          <w:rPr>
            <w:rFonts w:ascii="Arial" w:hAnsi="Arial" w:cs="Arial"/>
            <w:sz w:val="28"/>
            <w:szCs w:val="28"/>
          </w:rPr>
          <w:delText xml:space="preserve">não</w:delText>
        </w:r>
      </w:del>
      <w:ins w:id="1087" w:author="Assessor GDSXSR" w:date="2026-10-29T16:56:04Z">
        <w:r>
          <w:rPr>
            <w:rFonts w:ascii="Arial" w:hAnsi="Arial" w:cs="Arial"/>
            <w:color w:val="808080"/>
            <w:sz w:val="28"/>
            <w:szCs w:val="28"/>
          </w:rPr>
          <w:t xml:space="preserve">sem</w:t>
        </w:r>
      </w:ins>
      <w:r>
        <w:rPr>
          <w:rFonts w:ascii="Arial" w:hAnsi="Arial" w:cs="Arial"/>
          <w:sz w:val="28"/>
          <w:szCs w:val="28"/>
        </w:rPr>
        <w:t xml:space="preserve"> </w:t>
      </w:r>
      <w:del w:id="1088" w:author="Assessor GDSXSR" w:date="2026-10-29T16:56:04Z">
        <w:r>
          <w:rPr>
            <w:rFonts w:ascii="Arial" w:hAnsi="Arial" w:cs="Arial"/>
            <w:sz w:val="28"/>
            <w:szCs w:val="28"/>
          </w:rPr>
          <w:delText xml:space="preserve">acompanhando</w:delText>
        </w:r>
      </w:del>
      <w:ins w:id="1089" w:author="Assessor GDSXSR" w:date="2026-10-29T16:56:04Z">
        <w:r>
          <w:rPr>
            <w:rFonts w:ascii="Arial" w:hAnsi="Arial" w:cs="Arial"/>
            <w:color w:val="808080"/>
            <w:sz w:val="28"/>
            <w:szCs w:val="28"/>
          </w:rPr>
          <w:t xml:space="preserve">acompanhar</w:t>
        </w:r>
      </w:ins>
      <w:r>
        <w:rPr>
          <w:rFonts w:ascii="Arial" w:hAnsi="Arial" w:cs="Arial"/>
          <w:sz w:val="28"/>
          <w:szCs w:val="28"/>
        </w:rPr>
        <w:t xml:space="preserve"> toda a fase de satisfação do crédito</w:t>
      </w:r>
      <w:del w:id="1090" w:author="Assessor GDSXSR" w:date="2026-10-29T16:56:04Z">
        <w:r>
          <w:rPr>
            <w:rFonts w:ascii="Arial" w:hAnsi="Arial" w:cs="Arial"/>
            <w:sz w:val="28"/>
            <w:szCs w:val="28"/>
          </w:rPr>
          <w:delText xml:space="preserve">.</w:delText>
        </w:r>
      </w:del>
      <w:ins w:id="1091" w:author="Assessor GDSXSR" w:date="2026-10-29T16:56:04Z">
        <w:r>
          <w:rPr>
            <w:rFonts w:ascii="Arial" w:hAnsi="Arial" w:cs="Arial"/>
            <w:color w:val="808080"/>
            <w:sz w:val="28"/>
            <w:szCs w:val="28"/>
          </w:rPr>
          <w:t xml:space="preserve">,</w:t>
        </w:r>
      </w:ins>
      <w:r>
        <w:rPr>
          <w:rFonts w:ascii="Arial" w:hAnsi="Arial" w:cs="Arial"/>
          <w:sz w:val="28"/>
          <w:szCs w:val="28"/>
        </w:rPr>
        <w:t xml:space="preserve"> </w:t>
      </w:r>
      <w:del w:id="1092" w:author="Assessor GDSXSR" w:date="2026-10-29T16:56:04Z">
        <w:r>
          <w:rPr>
            <w:rFonts w:ascii="Arial" w:hAnsi="Arial" w:cs="Arial"/>
            <w:sz w:val="28"/>
            <w:szCs w:val="28"/>
          </w:rPr>
          <w:delText xml:space="preserve">Nessas</w:delText>
        </w:r>
      </w:del>
      <w:ins w:id="1093" w:author="Assessor GDSXSR" w:date="2026-10-29T16:56:04Z">
        <w:r>
          <w:rPr>
            <w:rFonts w:ascii="Arial" w:hAnsi="Arial" w:cs="Arial"/>
            <w:color w:val="808080"/>
            <w:sz w:val="28"/>
            <w:szCs w:val="28"/>
          </w:rPr>
          <w:t xml:space="preserve">de</w:t>
        </w:r>
      </w:ins>
      <w:r>
        <w:rPr>
          <w:rFonts w:ascii="Arial" w:hAnsi="Arial" w:cs="Arial"/>
          <w:sz w:val="28"/>
          <w:szCs w:val="28"/>
        </w:rPr>
        <w:t xml:space="preserve"> </w:t>
      </w:r>
      <w:del w:id="1094" w:author="Assessor GDSXSR" w:date="2026-10-29T16:56:04Z">
        <w:r>
          <w:rPr>
            <w:rFonts w:ascii="Arial" w:hAnsi="Arial" w:cs="Arial"/>
            <w:sz w:val="28"/>
            <w:szCs w:val="28"/>
          </w:rPr>
          <w:delText xml:space="preserve">circunstâncias,</w:delText>
        </w:r>
      </w:del>
      <w:ins w:id="1095" w:author="Assessor GDSXSR" w:date="2026-10-29T16:56:04Z">
        <w:r>
          <w:rPr>
            <w:rFonts w:ascii="Arial" w:hAnsi="Arial" w:cs="Arial"/>
            <w:color w:val="808080"/>
            <w:sz w:val="28"/>
            <w:szCs w:val="28"/>
          </w:rPr>
          <w:t xml:space="preserve">modo que</w:t>
        </w:r>
      </w:ins>
      <w:r>
        <w:rPr>
          <w:rFonts w:ascii="Arial" w:hAnsi="Arial" w:cs="Arial"/>
          <w:sz w:val="28"/>
          <w:szCs w:val="28"/>
        </w:rPr>
        <w:t xml:space="preserve"> o arbitramento judicial </w:t>
      </w:r>
      <w:del w:id="1096" w:author="Assessor GDSXSR" w:date="2026-10-29T16:56:04Z">
        <w:r>
          <w:rPr>
            <w:rFonts w:ascii="Arial" w:hAnsi="Arial" w:cs="Arial"/>
            <w:sz w:val="28"/>
            <w:szCs w:val="28"/>
          </w:rPr>
          <w:delText xml:space="preserve">deve observar</w:delText>
        </w:r>
      </w:del>
      <w:ins w:id="1097" w:author="Assessor GDSXSR" w:date="2026-10-29T16:56:04Z">
        <w:r>
          <w:rPr>
            <w:rFonts w:ascii="Arial" w:hAnsi="Arial" w:cs="Arial"/>
            <w:color w:val="808080"/>
            <w:sz w:val="28"/>
            <w:szCs w:val="28"/>
          </w:rPr>
          <w:t xml:space="preserve">observa</w:t>
        </w:r>
      </w:ins>
      <w:r>
        <w:rPr>
          <w:rFonts w:ascii="Arial" w:hAnsi="Arial" w:cs="Arial"/>
          <w:sz w:val="28"/>
          <w:szCs w:val="28"/>
        </w:rPr>
        <w:t xml:space="preserve"> a extensão concreta dos serviços</w:t>
      </w:r>
      <w:del w:id="1098" w:author="Assessor GDSXSR" w:date="2026-10-29T16:56:04Z">
        <w:r>
          <w:rPr>
            <w:rFonts w:ascii="Arial" w:hAnsi="Arial" w:cs="Arial"/>
            <w:sz w:val="28"/>
            <w:szCs w:val="28"/>
          </w:rPr>
          <w:delText xml:space="preserve"> prestados</w:delText>
        </w:r>
      </w:del>
      <w:r>
        <w:rPr>
          <w:rFonts w:ascii="Arial" w:hAnsi="Arial" w:cs="Arial"/>
          <w:sz w:val="28"/>
          <w:szCs w:val="28"/>
        </w:rPr>
        <w:t xml:space="preserve">, a relevância da atuação</w:t>
      </w:r>
      <w:del w:id="1099" w:author="Assessor GDSXSR" w:date="2026-10-29T16:56:04Z">
        <w:r>
          <w:rPr>
            <w:rFonts w:ascii="Arial" w:hAnsi="Arial" w:cs="Arial"/>
            <w:sz w:val="28"/>
            <w:szCs w:val="28"/>
          </w:rPr>
          <w:delText xml:space="preserve"> desenvolvida</w:delText>
        </w:r>
      </w:del>
      <w:r>
        <w:rPr>
          <w:rFonts w:ascii="Arial" w:hAnsi="Arial" w:cs="Arial"/>
          <w:sz w:val="28"/>
          <w:szCs w:val="28"/>
        </w:rPr>
        <w:t xml:space="preserve">, o tempo empregado</w:t>
      </w:r>
      <w:del w:id="1100" w:author="Assessor GDSXSR" w:date="2026-10-29T16:56:04Z">
        <w:r>
          <w:rPr>
            <w:rFonts w:ascii="Arial" w:hAnsi="Arial" w:cs="Arial"/>
            <w:sz w:val="28"/>
            <w:szCs w:val="28"/>
          </w:rPr>
          <w:delText xml:space="preserve">,</w:delText>
        </w:r>
      </w:del>
      <w:ins w:id="1101" w:author="Assessor GDSXSR" w:date="2026-10-29T16:56:04Z">
        <w:r>
          <w:rPr>
            <w:rFonts w:ascii="Arial" w:hAnsi="Arial" w:cs="Arial"/>
            <w:color w:val="808080"/>
            <w:sz w:val="28"/>
            <w:szCs w:val="28"/>
          </w:rPr>
          <w:t xml:space="preserve"> e</w:t>
        </w:r>
      </w:ins>
      <w:r>
        <w:rPr>
          <w:rFonts w:ascii="Arial" w:hAnsi="Arial" w:cs="Arial"/>
          <w:sz w:val="28"/>
          <w:szCs w:val="28"/>
        </w:rPr>
        <w:t xml:space="preserve"> o proveito econômico </w:t>
      </w:r>
      <w:del w:id="1102" w:author="Assessor GDSXSR" w:date="2026-10-29T16:56:04Z">
        <w:r>
          <w:rPr>
            <w:rFonts w:ascii="Arial" w:hAnsi="Arial" w:cs="Arial"/>
            <w:sz w:val="28"/>
            <w:szCs w:val="28"/>
          </w:rPr>
          <w:delText xml:space="preserve">obtido e os critérios previstos no art. 22, § 2º, da </w:delText>
        </w:r>
      </w:del>
      <w:ins w:id="1103" w:author="Assessor GDSXSR" w:date="2026-10-29T16:56:04Z">
        <w:r>
          <w:rPr>
            <w:rFonts w:ascii="Arial" w:hAnsi="Arial" w:cs="Arial"/>
            <w:color w:val="808080"/>
            <w:sz w:val="28"/>
            <w:szCs w:val="28"/>
          </w:rPr>
          <w:t xml:space="preserve">(</w:t>
        </w:r>
      </w:ins>
      <w:r>
        <w:rPr>
          <w:rFonts w:ascii="Arial" w:hAnsi="Arial" w:cs="Arial"/>
          <w:sz w:val="28"/>
          <w:szCs w:val="28"/>
        </w:rPr>
        <w:t xml:space="preserve">Lei</w:t>
      </w:r>
      <w:del w:id="1104" w:author="Assessor GDSXSR" w:date="2026-10-29T16:56:04Z">
        <w:r>
          <w:rPr>
            <w:rFonts w:ascii="Arial" w:hAnsi="Arial" w:cs="Arial"/>
            <w:sz w:val="28"/>
            <w:szCs w:val="28"/>
          </w:rPr>
          <w:delText xml:space="preserve"> nº</w:delText>
        </w:r>
      </w:del>
      <w:r>
        <w:rPr>
          <w:rFonts w:ascii="Arial" w:hAnsi="Arial" w:cs="Arial"/>
          <w:sz w:val="28"/>
          <w:szCs w:val="28"/>
        </w:rPr>
        <w:t xml:space="preserve"> 8.906/1994 </w:t>
      </w:r>
      <w:del w:id="1105" w:author="Assessor GDSXSR" w:date="2026-10-29T16:56:04Z">
        <w:r>
          <w:rPr>
            <w:rFonts w:ascii="Arial" w:hAnsi="Arial" w:cs="Arial"/>
            <w:sz w:val="28"/>
            <w:szCs w:val="28"/>
          </w:rPr>
          <w:delText xml:space="preserve">e</w:delText>
        </w:r>
      </w:del>
      <w:ins w:id="1106" w:author="Assessor GDSXSR" w:date="2026-10-29T16:56:04Z">
        <w:r>
          <w:rPr>
            <w:rFonts w:ascii="Arial" w:hAnsi="Arial" w:cs="Arial"/>
            <w:color w:val="808080"/>
            <w:sz w:val="28"/>
            <w:szCs w:val="28"/>
          </w:rPr>
          <w:t xml:space="preserve">22</w:t>
        </w:r>
      </w:ins>
      <w:r>
        <w:rPr>
          <w:rFonts w:ascii="Arial" w:hAnsi="Arial" w:cs="Arial"/>
          <w:sz w:val="28"/>
          <w:szCs w:val="28"/>
        </w:rPr>
        <w:t xml:space="preserve"> </w:t>
      </w:r>
      <w:del w:id="1107" w:author="Assessor GDSXSR" w:date="2026-10-29T16:56:04Z">
        <w:r>
          <w:rPr>
            <w:rFonts w:ascii="Arial" w:hAnsi="Arial" w:cs="Arial"/>
            <w:sz w:val="28"/>
            <w:szCs w:val="28"/>
          </w:rPr>
          <w:delText xml:space="preserve">no</w:delText>
        </w:r>
      </w:del>
      <w:ins w:id="1108" w:author="Assessor GDSXSR" w:date="2026-10-29T16:56:04Z">
        <w:r>
          <w:rPr>
            <w:rFonts w:ascii="Arial" w:hAnsi="Arial" w:cs="Arial"/>
            <w:color w:val="808080"/>
            <w:sz w:val="28"/>
            <w:szCs w:val="28"/>
          </w:rPr>
          <w:t xml:space="preserve">§</w:t>
        </w:r>
      </w:ins>
      <w:r>
        <w:rPr>
          <w:rFonts w:ascii="Arial" w:hAnsi="Arial" w:cs="Arial"/>
          <w:sz w:val="28"/>
          <w:szCs w:val="28"/>
        </w:rPr>
        <w:t xml:space="preserve"> </w:t>
      </w:r>
      <w:del w:id="1109" w:author="Assessor GDSXSR" w:date="2026-10-29T16:56:04Z">
        <w:r>
          <w:rPr>
            <w:rFonts w:ascii="Arial" w:hAnsi="Arial" w:cs="Arial"/>
            <w:sz w:val="28"/>
            <w:szCs w:val="28"/>
          </w:rPr>
          <w:delText xml:space="preserve">art. 49 do</w:delText>
        </w:r>
      </w:del>
      <w:ins w:id="1110" w:author="Assessor GDSXSR" w:date="2026-10-29T16:56:04Z">
        <w:r>
          <w:rPr>
            <w:rFonts w:ascii="Arial" w:hAnsi="Arial" w:cs="Arial"/>
            <w:color w:val="808080"/>
            <w:sz w:val="28"/>
            <w:szCs w:val="28"/>
          </w:rPr>
          <w:t xml:space="preserve">2º;</w:t>
        </w:r>
      </w:ins>
      <w:r>
        <w:rPr>
          <w:rFonts w:ascii="Arial" w:hAnsi="Arial" w:cs="Arial"/>
          <w:sz w:val="28"/>
          <w:szCs w:val="28"/>
        </w:rPr>
        <w:t xml:space="preserve"> Código de Ética </w:t>
      </w:r>
      <w:del w:id="1111" w:author="Assessor GDSXSR" w:date="2026-10-29T16:56:04Z">
        <w:r>
          <w:rPr>
            <w:rFonts w:ascii="Arial" w:hAnsi="Arial" w:cs="Arial"/>
            <w:sz w:val="28"/>
            <w:szCs w:val="28"/>
          </w:rPr>
          <w:delText xml:space="preserve">e Disciplina </w:delText>
        </w:r>
      </w:del>
      <w:r>
        <w:rPr>
          <w:rFonts w:ascii="Arial" w:hAnsi="Arial" w:cs="Arial"/>
          <w:sz w:val="28"/>
          <w:szCs w:val="28"/>
        </w:rPr>
        <w:t xml:space="preserve">da OAB</w:t>
      </w:r>
      <w:ins w:id="1112" w:author="Assessor GDSXSR" w:date="2026-10-29T16:56:04Z">
        <w:r>
          <w:rPr>
            <w:rFonts w:ascii="Arial" w:hAnsi="Arial" w:cs="Arial"/>
            <w:color w:val="808080"/>
            <w:sz w:val="28"/>
            <w:szCs w:val="28"/>
          </w:rPr>
          <w:t xml:space="preserve"> 49)</w:t>
        </w:r>
      </w:ins>
      <w:r>
        <w:rPr>
          <w:rFonts w:ascii="Arial" w:hAnsi="Arial" w:cs="Arial"/>
          <w:sz w:val="28"/>
          <w:szCs w:val="28"/>
        </w:rPr>
        <w:t xml:space="preserve">.</w:t>
      </w:r>
      <w:commentRangeEnd w:id="13"/>
      <w:r>
        <w:rPr>
          <w:rStyle w:val="CommentReference"/>
        </w:rPr>
        <w:commentReference w:id="13"/>
      </w:r>
      <w:ins w:id="1113" w:author="Assessor GDSXSR" w:date="2026-10-29T16:56:04Z">
        <w:r>
          <w:rPr>
            <w:rFonts w:ascii="Arial" w:hAnsi="Arial" w:cs="Arial"/>
            <w:color w:val="808080"/>
            <w:sz w:val="28"/>
            <w:szCs w:val="28"/>
          </w:rPr>
          <w:t xml:space="preserve"> É adequada a fixação em 15% sobre o crédito de R$ 761.126,93 (R$ 114.169,04), reduzida a R$ 109.169,04 após o abatimento de R$ 5.000,00 adiantados, pois o patrono atuou por cerca de dois anos, na fase de conhecimento e em parcela substancial do cumprimento de sentença, mas não concluiu o mandato.</w:t>
        </w:r>
      </w:ins>
    </w:p>
    <w:p w:rsidRPr="004A21EC" w:rsidR="004A21EC" w:rsidP="004A21EC" w:rsidRDefault="004A21EC" w14:paraId="324C5A0C" w14:textId="48CEADBB">
      <w:pPr>
        <w:spacing w:after="0" w:line="360" w:lineRule="auto"/>
        <w:jc w:val="both"/>
        <w:rPr>
          <w:del w:id="1116" w:author="Assessor GDSXSR" w:date="2026-10-29T16:56:04Z"/>
          <w:rFonts w:ascii="Arial" w:hAnsi="Arial" w:cs="Arial"/>
          <w:sz w:val="28"/>
          <w:szCs w:val="28"/>
        </w:rPr>
      </w:pPr>
      <w:del w:id="1114" w:author="Assessor GDSXSR" w:date="2026-10-29T16:56:04Z">
        <w:r>
          <w:rPr>
            <w:rFonts w:ascii="Arial" w:hAnsi="Arial" w:cs="Arial"/>
            <w:sz w:val="28"/>
            <w:szCs w:val="28"/>
          </w:rPr>
          <w:delText xml:space="preserve">8. </w:delText>
        </w:r>
      </w:del>
      <w:del w:id="1115" w:author="Assessor GDSXSR" w:date="2026-10-29T16:56:04Z">
        <w:r w:rsidRPr="004A21EC">
          <w:rPr>
            <w:rFonts w:ascii="Arial" w:hAnsi="Arial" w:cs="Arial"/>
            <w:sz w:val="28"/>
            <w:szCs w:val="28"/>
          </w:rPr>
          <w:delText>Mostrou-se adequada a fixação da remuneração em 15% sobre o crédito de R$ 761.126,93, totalizando R$ 114.169,04, reduzida para R$ 109.169,04 após abatimento de R$ 5.000,00 já adiantados pelo requerido, pois o patrono atuou de forma expressiva durante aproximadamente dois anos, participou da fase de conhecimento e de parcela substancial do cumprimento de sentença, mas não concluiu integralmente o mandato.</w:delText>
        </w:r>
      </w:del>
    </w:p>
    <w:p w:rsidRPr="004A21EC" w:rsidR="004A21EC" w:rsidP="004A21EC" w:rsidRDefault="004A21EC" w14:paraId="36273C7A" w14:textId="38750F77">
      <w:pPr>
        <w:spacing w:after="0" w:line="360" w:lineRule="auto"/>
        <w:jc w:val="both"/>
        <w:rPr>
          <w:rFonts w:ascii="Arial" w:hAnsi="Arial" w:cs="Arial"/>
          <w:sz w:val="28"/>
          <w:szCs w:val="28"/>
        </w:rPr>
      </w:pPr>
      <w:del w:id="1117" w:author="Assessor GDSXSR" w:date="2026-10-29T16:56:04Z">
        <w:r>
          <w:rPr>
            <w:rFonts w:ascii="Arial" w:hAnsi="Arial" w:cs="Arial"/>
            <w:sz w:val="28"/>
            <w:szCs w:val="28"/>
          </w:rPr>
          <w:delText xml:space="preserve">9</w:delText>
        </w:r>
      </w:del>
      <w:ins w:id="1118" w:author="Assessor GDSXSR" w:date="2026-10-29T16:56:04Z">
        <w:r>
          <w:rPr>
            <w:rFonts w:ascii="Arial" w:hAnsi="Arial" w:cs="Arial"/>
            <w:color w:val="808080"/>
            <w:sz w:val="28"/>
            <w:szCs w:val="28"/>
          </w:rPr>
          <w:t xml:space="preserve">8</w:t>
        </w:r>
      </w:ins>
      <w:commentRangeStart w:id="14"/>
      <w:r>
        <w:rPr>
          <w:rFonts w:ascii="Arial" w:hAnsi="Arial" w:cs="Arial"/>
          <w:sz w:val="28"/>
          <w:szCs w:val="28"/>
        </w:rPr>
        <w:t xml:space="preserve">. </w:t>
      </w:r>
      <w:r>
        <w:rPr>
          <w:rFonts w:ascii="Arial" w:hAnsi="Arial" w:cs="Arial"/>
          <w:sz w:val="28"/>
          <w:szCs w:val="28"/>
        </w:rPr>
        <w:t xml:space="preserve">A procedência do pedido </w:t>
      </w:r>
      <w:del w:id="1119" w:author="Assessor GDSXSR" w:date="2026-10-29T16:56:04Z">
        <w:r>
          <w:rPr>
            <w:rFonts w:ascii="Arial" w:hAnsi="Arial" w:cs="Arial"/>
            <w:sz w:val="28"/>
            <w:szCs w:val="28"/>
          </w:rPr>
          <w:delText xml:space="preserve">principal </w:delText>
        </w:r>
      </w:del>
      <w:r>
        <w:rPr>
          <w:rFonts w:ascii="Arial" w:hAnsi="Arial" w:cs="Arial"/>
          <w:sz w:val="28"/>
          <w:szCs w:val="28"/>
        </w:rPr>
        <w:t xml:space="preserve">de arbitramento</w:t>
      </w:r>
      <w:ins w:id="1120" w:author="Assessor GDSXSR" w:date="2026-10-29T16:56:04Z">
        <w:r>
          <w:rPr>
            <w:rFonts w:ascii="Arial" w:hAnsi="Arial" w:cs="Arial"/>
            <w:color w:val="808080"/>
            <w:sz w:val="28"/>
            <w:szCs w:val="28"/>
          </w:rPr>
          <w:t xml:space="preserve">, com divergência limitada ao quantum fixado judicialmente,</w:t>
        </w:r>
      </w:ins>
      <w:r>
        <w:rPr>
          <w:rFonts w:ascii="Arial" w:hAnsi="Arial" w:cs="Arial"/>
          <w:sz w:val="28"/>
          <w:szCs w:val="28"/>
        </w:rPr>
        <w:t xml:space="preserve"> afasta a sucumbência recíproca</w:t>
      </w:r>
      <w:del w:id="1121" w:author="Assessor GDSXSR" w:date="2026-10-29T16:56:04Z">
        <w:r>
          <w:rPr>
            <w:rFonts w:ascii="Arial" w:hAnsi="Arial" w:cs="Arial"/>
            <w:sz w:val="28"/>
            <w:szCs w:val="28"/>
          </w:rPr>
          <w:delText xml:space="preserve">. A divergência limitou-se ao </w:delText>
        </w:r>
        <w:r>
          <w:rPr>
            <w:rFonts w:ascii="Arial" w:hAnsi="Arial" w:cs="Arial"/>
            <w:i/>
            <w:iCs/>
            <w:sz w:val="28"/>
            <w:szCs w:val="28"/>
          </w:rPr>
          <w:delText xml:space="preserve">quantum</w:delText>
        </w:r>
        <w:r>
          <w:rPr>
            <w:rFonts w:ascii="Arial" w:hAnsi="Arial" w:cs="Arial"/>
            <w:sz w:val="28"/>
            <w:szCs w:val="28"/>
          </w:rPr>
          <w:delText xml:space="preserve"> arbitrado judicialmente, hipótese que atrai</w:delText>
        </w:r>
      </w:del>
      <w:r>
        <w:rPr>
          <w:rFonts w:ascii="Arial" w:hAnsi="Arial" w:cs="Arial"/>
          <w:sz w:val="28"/>
          <w:szCs w:val="28"/>
        </w:rPr>
        <w:t xml:space="preserve">, por </w:t>
      </w:r>
      <w:del w:id="1122" w:author="Assessor GDSXSR" w:date="2026-10-29T16:56:04Z">
        <w:r>
          <w:rPr>
            <w:rFonts w:ascii="Arial" w:hAnsi="Arial" w:cs="Arial"/>
            <w:sz w:val="28"/>
            <w:szCs w:val="28"/>
          </w:rPr>
          <w:delText xml:space="preserve">analogia,</w:delText>
        </w:r>
      </w:del>
      <w:ins w:id="1123" w:author="Assessor GDSXSR" w:date="2026-10-29T16:56:04Z">
        <w:r>
          <w:rPr>
            <w:rFonts w:ascii="Arial" w:hAnsi="Arial" w:cs="Arial"/>
            <w:color w:val="808080"/>
            <w:sz w:val="28"/>
            <w:szCs w:val="28"/>
          </w:rPr>
          <w:t xml:space="preserve">aplicação</w:t>
        </w:r>
      </w:ins>
      <w:r>
        <w:rPr>
          <w:rFonts w:ascii="Arial" w:hAnsi="Arial" w:cs="Arial"/>
          <w:sz w:val="28"/>
          <w:szCs w:val="28"/>
        </w:rPr>
        <w:t xml:space="preserve"> </w:t>
      </w:r>
      <w:del w:id="1124" w:author="Assessor GDSXSR" w:date="2026-10-29T16:56:04Z">
        <w:r>
          <w:rPr>
            <w:rFonts w:ascii="Arial" w:hAnsi="Arial" w:cs="Arial"/>
            <w:sz w:val="28"/>
            <w:szCs w:val="28"/>
          </w:rPr>
          <w:delText xml:space="preserve">a orientação</w:delText>
        </w:r>
      </w:del>
      <w:ins w:id="1125" w:author="Assessor GDSXSR" w:date="2026-10-29T16:56:04Z">
        <w:r>
          <w:rPr>
            <w:rFonts w:ascii="Arial" w:hAnsi="Arial" w:cs="Arial"/>
            <w:color w:val="808080"/>
            <w:sz w:val="28"/>
            <w:szCs w:val="28"/>
          </w:rPr>
          <w:t xml:space="preserve">analógica</w:t>
        </w:r>
      </w:ins>
      <w:r>
        <w:rPr>
          <w:rFonts w:ascii="Arial" w:hAnsi="Arial" w:cs="Arial"/>
          <w:sz w:val="28"/>
          <w:szCs w:val="28"/>
        </w:rPr>
        <w:t xml:space="preserve"> da Súmula 326</w:t>
      </w:r>
      <w:del w:id="1126" w:author="Assessor GDSXSR" w:date="2026-10-29T16:56:04Z">
        <w:r>
          <w:rPr>
            <w:rFonts w:ascii="Arial" w:hAnsi="Arial" w:cs="Arial"/>
            <w:sz w:val="28"/>
            <w:szCs w:val="28"/>
          </w:rPr>
          <w:delText xml:space="preserve"> do </w:delText>
        </w:r>
      </w:del>
      <w:ins w:id="1127" w:author="Assessor GDSXSR" w:date="2026-10-29T16:56:04Z">
        <w:r>
          <w:rPr>
            <w:rFonts w:ascii="Arial" w:hAnsi="Arial" w:cs="Arial"/>
            <w:color w:val="808080"/>
            <w:sz w:val="28"/>
            <w:szCs w:val="28"/>
          </w:rPr>
          <w:t xml:space="preserve">/</w:t>
        </w:r>
      </w:ins>
      <w:r>
        <w:rPr>
          <w:rFonts w:ascii="Arial" w:hAnsi="Arial" w:cs="Arial"/>
          <w:sz w:val="28"/>
          <w:szCs w:val="28"/>
        </w:rPr>
        <w:t xml:space="preserve">STJ. O </w:t>
      </w:r>
      <w:del w:id="1128" w:author="Assessor GDSXSR" w:date="2026-10-29T16:56:04Z">
        <w:r>
          <w:rPr>
            <w:rFonts w:ascii="Arial" w:hAnsi="Arial" w:cs="Arial"/>
            <w:sz w:val="28"/>
            <w:szCs w:val="28"/>
          </w:rPr>
          <w:delText xml:space="preserve">acolhimento</w:delText>
        </w:r>
      </w:del>
      <w:ins w:id="1129" w:author="Assessor GDSXSR" w:date="2026-10-29T16:56:04Z">
        <w:r>
          <w:rPr>
            <w:rFonts w:ascii="Arial" w:hAnsi="Arial" w:cs="Arial"/>
            <w:color w:val="808080"/>
            <w:sz w:val="28"/>
            <w:szCs w:val="28"/>
          </w:rPr>
          <w:t xml:space="preserve">requerido</w:t>
        </w:r>
      </w:ins>
      <w:r>
        <w:rPr>
          <w:rFonts w:ascii="Arial" w:hAnsi="Arial" w:cs="Arial"/>
          <w:sz w:val="28"/>
          <w:szCs w:val="28"/>
        </w:rPr>
        <w:t xml:space="preserve"> </w:t>
      </w:r>
      <w:del w:id="1130" w:author="Assessor GDSXSR" w:date="2026-10-29T16:56:04Z">
        <w:r>
          <w:rPr>
            <w:rFonts w:ascii="Arial" w:hAnsi="Arial" w:cs="Arial"/>
            <w:sz w:val="28"/>
            <w:szCs w:val="28"/>
          </w:rPr>
          <w:delText xml:space="preserve">do</w:delText>
        </w:r>
      </w:del>
      <w:ins w:id="1131" w:author="Assessor GDSXSR" w:date="2026-10-29T16:56:04Z">
        <w:r>
          <w:rPr>
            <w:rFonts w:ascii="Arial" w:hAnsi="Arial" w:cs="Arial"/>
            <w:color w:val="808080"/>
            <w:sz w:val="28"/>
            <w:szCs w:val="28"/>
          </w:rPr>
          <w:t xml:space="preserve">responde</w:t>
        </w:r>
      </w:ins>
      <w:r>
        <w:rPr>
          <w:rFonts w:ascii="Arial" w:hAnsi="Arial" w:cs="Arial"/>
          <w:sz w:val="28"/>
          <w:szCs w:val="28"/>
        </w:rPr>
        <w:t xml:space="preserve"> </w:t>
      </w:r>
      <w:del w:id="1132" w:author="Assessor GDSXSR" w:date="2026-10-29T16:56:04Z">
        <w:r>
          <w:rPr>
            <w:rFonts w:ascii="Arial" w:hAnsi="Arial" w:cs="Arial"/>
            <w:sz w:val="28"/>
            <w:szCs w:val="28"/>
          </w:rPr>
          <w:delText xml:space="preserve">único pedido formulado caracteriza sucumbência mínima do autor, impondo ao réu a responsabilidade integral</w:delText>
        </w:r>
      </w:del>
      <w:ins w:id="1133" w:author="Assessor GDSXSR" w:date="2026-10-29T16:56:04Z">
        <w:r>
          <w:rPr>
            <w:rFonts w:ascii="Arial" w:hAnsi="Arial" w:cs="Arial"/>
            <w:color w:val="808080"/>
            <w:sz w:val="28"/>
            <w:szCs w:val="28"/>
          </w:rPr>
          <w:t xml:space="preserve">integralmente</w:t>
        </w:r>
      </w:ins>
      <w:r>
        <w:rPr>
          <w:rFonts w:ascii="Arial" w:hAnsi="Arial" w:cs="Arial"/>
          <w:sz w:val="28"/>
          <w:szCs w:val="28"/>
        </w:rPr>
        <w:t xml:space="preserve"> pelas custas processuais e pelos honorários sucumbenciais</w:t>
      </w:r>
      <w:ins w:id="1134" w:author="Assessor GDSXSR" w:date="2026-10-29T16:56:04Z">
        <w:r>
          <w:rPr>
            <w:rFonts w:ascii="Arial" w:hAnsi="Arial" w:cs="Arial"/>
            <w:color w:val="808080"/>
            <w:sz w:val="28"/>
            <w:szCs w:val="28"/>
          </w:rPr>
          <w:t xml:space="preserve">,</w:t>
        </w:r>
      </w:ins>
      <w:r>
        <w:rPr>
          <w:rFonts w:ascii="Arial" w:hAnsi="Arial" w:cs="Arial"/>
          <w:sz w:val="28"/>
          <w:szCs w:val="28"/>
        </w:rPr>
        <w:t xml:space="preserve"> fixados em 10% sobre o valor da condenação</w:t>
      </w:r>
      <w:ins w:id="1135" w:author="Assessor GDSXSR" w:date="2026-10-29T16:56:04Z">
        <w:r>
          <w:rPr>
            <w:rFonts w:ascii="Arial" w:hAnsi="Arial" w:cs="Arial"/>
            <w:color w:val="808080"/>
            <w:sz w:val="28"/>
            <w:szCs w:val="28"/>
          </w:rPr>
          <w:t xml:space="preserve"> (CPC 86 caput)</w:t>
        </w:r>
      </w:ins>
      <w:r>
        <w:rPr>
          <w:rFonts w:ascii="Arial" w:hAnsi="Arial" w:cs="Arial"/>
          <w:sz w:val="28"/>
          <w:szCs w:val="28"/>
        </w:rPr>
        <w:t xml:space="preserve">.</w:t>
      </w:r>
      <w:commentRangeEnd w:id="14"/>
      <w:r>
        <w:rPr>
          <w:rStyle w:val="CommentReference"/>
        </w:rPr>
        <w:commentReference w:id="14"/>
      </w:r>
    </w:p>
    <w:p w:rsidRPr="004A21EC" w:rsidR="004A21EC" w:rsidP="004A21EC" w:rsidRDefault="004A21EC" w14:paraId="1A47DE0D" w14:textId="77777777">
      <w:pPr>
        <w:spacing w:after="0" w:line="360" w:lineRule="auto"/>
        <w:jc w:val="both"/>
        <w:rPr>
          <w:rFonts w:ascii="Arial" w:hAnsi="Arial" w:cs="Arial"/>
          <w:b/>
          <w:bCs/>
          <w:sz w:val="28"/>
          <w:szCs w:val="28"/>
        </w:rPr>
      </w:pPr>
      <w:r w:rsidRPr="004A21EC">
        <w:rPr>
          <w:rFonts w:ascii="Arial" w:hAnsi="Arial" w:cs="Arial"/>
          <w:b/>
          <w:bCs/>
          <w:sz w:val="28"/>
          <w:szCs w:val="28"/>
        </w:rPr>
        <w:t>IV. Dispositivo</w:t>
      </w:r>
    </w:p>
    <w:p w:rsidRPr="004A21EC" w:rsidR="004A21EC" w:rsidP="004A21EC" w:rsidRDefault="004A21EC" w14:paraId="521E685F" w14:textId="35DFE889">
      <w:pPr>
        <w:spacing w:after="0" w:line="360" w:lineRule="auto"/>
        <w:jc w:val="both"/>
        <w:rPr>
          <w:rFonts w:ascii="Arial" w:hAnsi="Arial" w:cs="Arial"/>
          <w:sz w:val="28"/>
          <w:szCs w:val="28"/>
        </w:rPr>
      </w:pPr>
      <w:del w:id="1136" w:author="Assessor GDSXSR" w:date="2026-10-29T16:56:04Z">
        <w:r>
          <w:rPr>
            <w:rFonts w:ascii="Arial" w:hAnsi="Arial" w:cs="Arial"/>
            <w:sz w:val="28"/>
            <w:szCs w:val="28"/>
          </w:rPr>
          <w:delText xml:space="preserve">10</w:delText>
        </w:r>
      </w:del>
      <w:ins w:id="1137" w:author="Assessor GDSXSR" w:date="2026-10-29T16:56:04Z">
        <w:r>
          <w:rPr>
            <w:rFonts w:ascii="Arial" w:hAnsi="Arial" w:cs="Arial"/>
            <w:color w:val="808080"/>
            <w:sz w:val="28"/>
            <w:szCs w:val="28"/>
          </w:rPr>
          <w:t xml:space="preserve">9</w:t>
        </w:r>
      </w:ins>
      <w:r>
        <w:rPr>
          <w:rFonts w:ascii="Arial" w:hAnsi="Arial" w:cs="Arial"/>
          <w:sz w:val="28"/>
          <w:szCs w:val="28"/>
        </w:rPr>
        <w:t xml:space="preserve">. </w:t>
      </w:r>
      <w:r>
        <w:rPr>
          <w:rFonts w:ascii="Arial" w:hAnsi="Arial" w:cs="Arial"/>
          <w:sz w:val="28"/>
          <w:szCs w:val="28"/>
        </w:rPr>
        <w:t xml:space="preserve">Deu-se parcial provimento ao apelo do autor para afastar a sucumbência recíproca</w:t>
      </w:r>
      <w:del w:id="1138" w:author="Assessor GDSXSR" w:date="2026-10-29T16:56:04Z">
        <w:r>
          <w:rPr>
            <w:rFonts w:ascii="Arial" w:hAnsi="Arial" w:cs="Arial"/>
            <w:sz w:val="28"/>
            <w:szCs w:val="28"/>
          </w:rPr>
          <w:delText xml:space="preserve"> e</w:delText>
        </w:r>
      </w:del>
      <w:ins w:id="1139" w:author="Assessor GDSXSR" w:date="2026-10-29T16:56:04Z">
        <w:r>
          <w:rPr>
            <w:rFonts w:ascii="Arial" w:hAnsi="Arial" w:cs="Arial"/>
            <w:color w:val="808080"/>
            <w:sz w:val="28"/>
            <w:szCs w:val="28"/>
          </w:rPr>
          <w:t xml:space="preserve">,</w:t>
        </w:r>
      </w:ins>
      <w:r>
        <w:rPr>
          <w:rFonts w:ascii="Arial" w:hAnsi="Arial" w:cs="Arial"/>
          <w:sz w:val="28"/>
          <w:szCs w:val="28"/>
        </w:rPr>
        <w:t xml:space="preserve"> condenar o requerido ao pagamento integral das custas processuais e dos honorários advocatícios sucumbenciais</w:t>
      </w:r>
      <w:ins w:id="1140" w:author="Assessor GDSXSR" w:date="2026-10-29T16:56:04Z">
        <w:r>
          <w:rPr>
            <w:rFonts w:ascii="Arial" w:hAnsi="Arial" w:cs="Arial"/>
            <w:color w:val="808080"/>
            <w:sz w:val="28"/>
            <w:szCs w:val="28"/>
          </w:rPr>
          <w:t xml:space="preserve">,</w:t>
        </w:r>
      </w:ins>
      <w:r>
        <w:rPr>
          <w:rFonts w:ascii="Arial" w:hAnsi="Arial" w:cs="Arial"/>
          <w:sz w:val="28"/>
          <w:szCs w:val="28"/>
        </w:rPr>
        <w:t xml:space="preserve"> fixados em 10% sobre o valor da condenação, </w:t>
      </w:r>
      <w:del w:id="1141" w:author="Assessor GDSXSR" w:date="2026-10-29T16:56:04Z">
        <w:r>
          <w:rPr>
            <w:rFonts w:ascii="Arial" w:hAnsi="Arial" w:cs="Arial"/>
            <w:sz w:val="28"/>
            <w:szCs w:val="28"/>
          </w:rPr>
          <w:delText xml:space="preserve">mantido</w:delText>
        </w:r>
      </w:del>
      <w:ins w:id="1142" w:author="Assessor GDSXSR" w:date="2026-10-29T16:56:04Z">
        <w:r>
          <w:rPr>
            <w:rFonts w:ascii="Arial" w:hAnsi="Arial" w:cs="Arial"/>
            <w:color w:val="808080"/>
            <w:sz w:val="28"/>
            <w:szCs w:val="28"/>
          </w:rPr>
          <w:t xml:space="preserve">e</w:t>
        </w:r>
      </w:ins>
      <w:r>
        <w:rPr>
          <w:rFonts w:ascii="Arial" w:hAnsi="Arial" w:cs="Arial"/>
          <w:sz w:val="28"/>
          <w:szCs w:val="28"/>
        </w:rPr>
        <w:t xml:space="preserve"> </w:t>
      </w:r>
      <w:del w:id="1143" w:author="Assessor GDSXSR" w:date="2026-10-29T16:56:04Z">
        <w:r>
          <w:rPr>
            <w:rFonts w:ascii="Arial" w:hAnsi="Arial" w:cs="Arial"/>
            <w:sz w:val="28"/>
            <w:szCs w:val="28"/>
          </w:rPr>
          <w:delText xml:space="preserve">o</w:delText>
        </w:r>
      </w:del>
      <w:ins w:id="1144" w:author="Assessor GDSXSR" w:date="2026-10-29T16:56:04Z">
        <w:r>
          <w:rPr>
            <w:rFonts w:ascii="Arial" w:hAnsi="Arial" w:cs="Arial"/>
            <w:color w:val="808080"/>
            <w:sz w:val="28"/>
            <w:szCs w:val="28"/>
          </w:rPr>
          <w:t xml:space="preserve">excluir</w:t>
        </w:r>
      </w:ins>
      <w:r>
        <w:rPr>
          <w:rFonts w:ascii="Arial" w:hAnsi="Arial" w:cs="Arial"/>
          <w:sz w:val="28"/>
          <w:szCs w:val="28"/>
        </w:rPr>
        <w:t xml:space="preserve"> </w:t>
      </w:r>
      <w:del w:id="1145" w:author="Assessor GDSXSR" w:date="2026-10-29T16:56:04Z">
        <w:r>
          <w:rPr>
            <w:rFonts w:ascii="Arial" w:hAnsi="Arial" w:cs="Arial"/>
            <w:sz w:val="28"/>
            <w:szCs w:val="28"/>
          </w:rPr>
          <w:delText xml:space="preserve">arbitramento</w:delText>
        </w:r>
      </w:del>
      <w:ins w:id="1146" w:author="Assessor GDSXSR" w:date="2026-10-29T16:56:04Z">
        <w:r>
          <w:rPr>
            <w:rFonts w:ascii="Arial" w:hAnsi="Arial" w:cs="Arial"/>
            <w:color w:val="808080"/>
            <w:sz w:val="28"/>
            <w:szCs w:val="28"/>
          </w:rPr>
          <w:t xml:space="preserve">a</w:t>
        </w:r>
      </w:ins>
      <w:r>
        <w:rPr>
          <w:rFonts w:ascii="Arial" w:hAnsi="Arial" w:cs="Arial"/>
          <w:sz w:val="28"/>
          <w:szCs w:val="28"/>
        </w:rPr>
        <w:t xml:space="preserve"> </w:t>
      </w:r>
      <w:del w:id="1147" w:author="Assessor GDSXSR" w:date="2026-10-29T16:56:04Z">
        <w:r>
          <w:rPr>
            <w:rFonts w:ascii="Arial" w:hAnsi="Arial" w:cs="Arial"/>
            <w:sz w:val="28"/>
            <w:szCs w:val="28"/>
          </w:rPr>
          <w:delText xml:space="preserve">dos</w:delText>
        </w:r>
      </w:del>
      <w:ins w:id="1148" w:author="Assessor GDSXSR" w:date="2026-10-29T16:56:04Z">
        <w:r>
          <w:rPr>
            <w:rFonts w:ascii="Arial" w:hAnsi="Arial" w:cs="Arial"/>
            <w:color w:val="808080"/>
            <w:sz w:val="28"/>
            <w:szCs w:val="28"/>
          </w:rPr>
          <w:t xml:space="preserve">condenação do autor em</w:t>
        </w:r>
      </w:ins>
      <w:r>
        <w:rPr>
          <w:rFonts w:ascii="Arial" w:hAnsi="Arial" w:cs="Arial"/>
          <w:sz w:val="28"/>
          <w:szCs w:val="28"/>
        </w:rPr>
        <w:t xml:space="preserve"> honorários </w:t>
      </w:r>
      <w:del w:id="1149" w:author="Assessor GDSXSR" w:date="2026-10-29T16:56:04Z">
        <w:r>
          <w:rPr>
            <w:rFonts w:ascii="Arial" w:hAnsi="Arial" w:cs="Arial"/>
            <w:sz w:val="28"/>
            <w:szCs w:val="28"/>
          </w:rPr>
          <w:delText xml:space="preserve">contratuais</w:delText>
        </w:r>
      </w:del>
      <w:ins w:id="1150" w:author="Assessor GDSXSR" w:date="2026-10-29T16:56:04Z">
        <w:r>
          <w:rPr>
            <w:rFonts w:ascii="Arial" w:hAnsi="Arial" w:cs="Arial"/>
            <w:color w:val="808080"/>
            <w:sz w:val="28"/>
            <w:szCs w:val="28"/>
          </w:rPr>
          <w:t xml:space="preserve">ao</w:t>
        </w:r>
      </w:ins>
      <w:r>
        <w:rPr>
          <w:rFonts w:ascii="Arial" w:hAnsi="Arial" w:cs="Arial"/>
          <w:sz w:val="28"/>
          <w:szCs w:val="28"/>
        </w:rPr>
        <w:t xml:space="preserve"> </w:t>
      </w:r>
      <w:del w:id="1151" w:author="Assessor GDSXSR" w:date="2026-10-29T16:56:04Z">
        <w:r>
          <w:rPr>
            <w:rFonts w:ascii="Arial" w:hAnsi="Arial" w:cs="Arial"/>
            <w:sz w:val="28"/>
            <w:szCs w:val="28"/>
          </w:rPr>
          <w:delText xml:space="preserve">em 15% sobre o crédito principal, resultando no valor de R$ 109.169,04 após abatimento</w:delText>
        </w:r>
      </w:del>
      <w:ins w:id="1152" w:author="Assessor GDSXSR" w:date="2026-10-29T16:56:04Z">
        <w:r>
          <w:rPr>
            <w:rFonts w:ascii="Arial" w:hAnsi="Arial" w:cs="Arial"/>
            <w:color w:val="808080"/>
            <w:sz w:val="28"/>
            <w:szCs w:val="28"/>
          </w:rPr>
          <w:t xml:space="preserve">patrono</w:t>
        </w:r>
      </w:ins>
      <w:r>
        <w:rPr>
          <w:rFonts w:ascii="Arial" w:hAnsi="Arial" w:cs="Arial"/>
          <w:sz w:val="28"/>
          <w:szCs w:val="28"/>
        </w:rPr>
        <w:t xml:space="preserve"> do </w:t>
      </w:r>
      <w:del w:id="1153" w:author="Assessor GDSXSR" w:date="2026-10-29T16:56:04Z">
        <w:r>
          <w:rPr>
            <w:rFonts w:ascii="Arial" w:hAnsi="Arial" w:cs="Arial"/>
            <w:sz w:val="28"/>
            <w:szCs w:val="28"/>
          </w:rPr>
          <w:delText xml:space="preserve">adiantamento de R$ 5</w:delText>
        </w:r>
      </w:del>
      <w:ins w:id="1154" w:author="Assessor GDSXSR" w:date="2026-10-29T16:56:04Z">
        <w:r>
          <w:rPr>
            <w:rFonts w:ascii="Arial" w:hAnsi="Arial" w:cs="Arial"/>
            <w:color w:val="808080"/>
            <w:sz w:val="28"/>
            <w:szCs w:val="28"/>
          </w:rPr>
          <w:t xml:space="preserve">requerido</w:t>
        </w:r>
      </w:ins>
      <w:r>
        <w:rPr>
          <w:rFonts w:ascii="Arial" w:hAnsi="Arial" w:cs="Arial"/>
          <w:sz w:val="28"/>
          <w:szCs w:val="28"/>
        </w:rPr>
        <w:t xml:space="preserve">.</w:t>
      </w:r>
      <w:del w:id="1155" w:author="Assessor GDSXSR" w:date="2026-10-29T16:56:04Z">
        <w:r>
          <w:rPr>
            <w:rFonts w:ascii="Arial" w:hAnsi="Arial" w:cs="Arial"/>
            <w:sz w:val="28"/>
            <w:szCs w:val="28"/>
          </w:rPr>
          <w:delText xml:space="preserve">000,00.</w:delText>
        </w:r>
      </w:del>
    </w:p>
    <w:p w:rsidR="004A21EC" w:rsidP="004A21EC" w:rsidRDefault="004A21EC" w14:paraId="7FD83C05" w14:textId="659756C1">
      <w:pPr>
        <w:spacing w:after="0" w:line="360" w:lineRule="auto"/>
        <w:jc w:val="both"/>
        <w:rPr>
          <w:rFonts w:ascii="Arial" w:hAnsi="Arial" w:cs="Arial"/>
          <w:sz w:val="28"/>
          <w:szCs w:val="28"/>
        </w:rPr>
      </w:pPr>
      <w:r>
        <w:rPr>
          <w:rFonts w:ascii="Arial" w:hAnsi="Arial" w:cs="Arial"/>
          <w:sz w:val="28"/>
          <w:szCs w:val="28"/>
        </w:rPr>
        <w:t>____</w:t>
      </w:r>
    </w:p>
    <w:p w:rsidRPr="004A21EC" w:rsidR="004A21EC" w:rsidP="004A21EC" w:rsidRDefault="004A21EC" w14:paraId="7396E192" w14:textId="266B5CEA">
      <w:pPr>
        <w:spacing w:after="0" w:line="360" w:lineRule="auto"/>
        <w:jc w:val="both"/>
        <w:rPr>
          <w:rFonts w:ascii="Arial" w:hAnsi="Arial" w:cs="Arial"/>
          <w:sz w:val="26"/>
          <w:szCs w:val="26"/>
        </w:rPr>
      </w:pPr>
      <w:r>
        <w:rPr>
          <w:rFonts w:ascii="Arial" w:hAnsi="Arial" w:cs="Arial"/>
          <w:i/>
          <w:iCs/>
          <w:sz w:val="26"/>
          <w:szCs w:val="26"/>
        </w:rPr>
        <w:t xml:space="preserve">Dispositivos relevantes citados:</w:t>
      </w:r>
      <w:r>
        <w:rPr>
          <w:rFonts w:ascii="Arial" w:hAnsi="Arial" w:cs="Arial"/>
          <w:sz w:val="26"/>
          <w:szCs w:val="26"/>
        </w:rPr>
        <w:t xml:space="preserve"> CPC</w:t>
      </w:r>
      <w:del w:id="1156" w:author="Assessor GDSXSR" w:date="2026-10-29T16:56:04Z">
        <w:r>
          <w:rPr>
            <w:rFonts w:ascii="Arial" w:hAnsi="Arial" w:cs="Arial"/>
            <w:sz w:val="26"/>
            <w:szCs w:val="26"/>
          </w:rPr>
          <w:delText xml:space="preserve">, arts.</w:delText>
        </w:r>
      </w:del>
      <w:r>
        <w:rPr>
          <w:rFonts w:ascii="Arial" w:hAnsi="Arial" w:cs="Arial"/>
          <w:sz w:val="26"/>
          <w:szCs w:val="26"/>
        </w:rPr>
        <w:t xml:space="preserve"> 85</w:t>
      </w:r>
      <w:del w:id="1157" w:author="Assessor GDSXSR" w:date="2026-10-29T16:56:04Z">
        <w:r>
          <w:rPr>
            <w:rFonts w:ascii="Arial" w:hAnsi="Arial" w:cs="Arial"/>
            <w:sz w:val="26"/>
            <w:szCs w:val="26"/>
          </w:rPr>
          <w:delText xml:space="preserve">,</w:delText>
        </w:r>
      </w:del>
      <w:r>
        <w:rPr>
          <w:rFonts w:ascii="Arial" w:hAnsi="Arial" w:cs="Arial"/>
          <w:sz w:val="26"/>
          <w:szCs w:val="26"/>
        </w:rPr>
        <w:t xml:space="preserve"> </w:t>
      </w:r>
      <w:ins w:id="1158" w:author="Assessor GDSXSR" w:date="2026-10-29T16:56:04Z">
        <w:r>
          <w:rPr>
            <w:rFonts w:ascii="Arial" w:hAnsi="Arial" w:cs="Arial"/>
            <w:color w:val="808080"/>
            <w:sz w:val="26"/>
            <w:szCs w:val="26"/>
          </w:rPr>
          <w:t xml:space="preserve">§</w:t>
        </w:r>
      </w:ins>
      <w:r>
        <w:rPr>
          <w:rFonts w:ascii="Arial" w:hAnsi="Arial" w:cs="Arial"/>
          <w:sz w:val="26"/>
          <w:szCs w:val="26"/>
        </w:rPr>
        <w:t xml:space="preserve">§ 2º, </w:t>
      </w:r>
      <w:del w:id="1159" w:author="Assessor GDSXSR" w:date="2026-10-29T16:56:04Z">
        <w:r>
          <w:rPr>
            <w:rFonts w:ascii="Arial" w:hAnsi="Arial" w:cs="Arial"/>
            <w:sz w:val="26"/>
            <w:szCs w:val="26"/>
          </w:rPr>
          <w:delText xml:space="preserve">§ </w:delText>
        </w:r>
      </w:del>
      <w:r>
        <w:rPr>
          <w:rFonts w:ascii="Arial" w:hAnsi="Arial" w:cs="Arial"/>
          <w:sz w:val="26"/>
          <w:szCs w:val="26"/>
        </w:rPr>
        <w:t xml:space="preserve">11 e </w:t>
      </w:r>
      <w:del w:id="1160" w:author="Assessor GDSXSR" w:date="2026-10-29T16:56:04Z">
        <w:r>
          <w:rPr>
            <w:rFonts w:ascii="Arial" w:hAnsi="Arial" w:cs="Arial"/>
            <w:sz w:val="26"/>
            <w:szCs w:val="26"/>
          </w:rPr>
          <w:delText xml:space="preserve">§</w:delText>
        </w:r>
      </w:del>
      <w:ins w:id="1161" w:author="Assessor GDSXSR" w:date="2026-10-29T16:56:04Z">
        <w:r>
          <w:rPr>
            <w:rFonts w:ascii="Arial" w:hAnsi="Arial" w:cs="Arial"/>
            <w:color w:val="808080"/>
            <w:sz w:val="26"/>
            <w:szCs w:val="26"/>
          </w:rPr>
          <w:t xml:space="preserve">14;</w:t>
        </w:r>
      </w:ins>
      <w:r>
        <w:rPr>
          <w:rFonts w:ascii="Arial" w:hAnsi="Arial" w:cs="Arial"/>
          <w:sz w:val="26"/>
          <w:szCs w:val="26"/>
        </w:rPr>
        <w:t xml:space="preserve"> </w:t>
      </w:r>
      <w:del w:id="1162" w:author="Assessor GDSXSR" w:date="2026-10-29T16:56:04Z">
        <w:r>
          <w:rPr>
            <w:rFonts w:ascii="Arial" w:hAnsi="Arial" w:cs="Arial"/>
            <w:sz w:val="26"/>
            <w:szCs w:val="26"/>
          </w:rPr>
          <w:delText xml:space="preserve">14,</w:delText>
        </w:r>
      </w:del>
      <w:ins w:id="1163" w:author="Assessor GDSXSR" w:date="2026-10-29T16:56:04Z">
        <w:r>
          <w:rPr>
            <w:rFonts w:ascii="Arial" w:hAnsi="Arial" w:cs="Arial"/>
            <w:color w:val="808080"/>
            <w:sz w:val="26"/>
            <w:szCs w:val="26"/>
          </w:rPr>
          <w:t xml:space="preserve">CPC</w:t>
        </w:r>
      </w:ins>
      <w:r>
        <w:rPr>
          <w:rFonts w:ascii="Arial" w:hAnsi="Arial" w:cs="Arial"/>
          <w:sz w:val="26"/>
          <w:szCs w:val="26"/>
        </w:rPr>
        <w:t xml:space="preserve"> 86</w:t>
      </w:r>
      <w:del w:id="1164" w:author="Assessor GDSXSR" w:date="2026-10-29T16:56:04Z">
        <w:r>
          <w:rPr>
            <w:rFonts w:ascii="Arial" w:hAnsi="Arial" w:cs="Arial"/>
            <w:sz w:val="26"/>
            <w:szCs w:val="26"/>
          </w:rPr>
          <w:delText xml:space="preserve">,</w:delText>
        </w:r>
      </w:del>
      <w:r>
        <w:rPr>
          <w:rFonts w:ascii="Arial" w:hAnsi="Arial" w:cs="Arial"/>
          <w:sz w:val="26"/>
          <w:szCs w:val="26"/>
        </w:rPr>
        <w:t xml:space="preserve"> caput</w:t>
      </w:r>
      <w:del w:id="1165" w:author="Assessor GDSXSR" w:date="2026-10-29T16:56:04Z">
        <w:r>
          <w:rPr>
            <w:rFonts w:ascii="Arial" w:hAnsi="Arial" w:cs="Arial"/>
            <w:sz w:val="26"/>
            <w:szCs w:val="26"/>
          </w:rPr>
          <w:delText xml:space="preserve">, 487, I</w:delText>
        </w:r>
      </w:del>
      <w:r>
        <w:rPr>
          <w:rFonts w:ascii="Arial" w:hAnsi="Arial" w:cs="Arial"/>
          <w:sz w:val="26"/>
          <w:szCs w:val="26"/>
        </w:rPr>
        <w:t xml:space="preserve">; Lei</w:t>
      </w:r>
      <w:del w:id="1166" w:author="Assessor GDSXSR" w:date="2026-10-29T16:56:04Z">
        <w:r>
          <w:rPr>
            <w:rFonts w:ascii="Arial" w:hAnsi="Arial" w:cs="Arial"/>
            <w:sz w:val="26"/>
            <w:szCs w:val="26"/>
          </w:rPr>
          <w:delText xml:space="preserve"> nº</w:delText>
        </w:r>
      </w:del>
      <w:r>
        <w:rPr>
          <w:rFonts w:ascii="Arial" w:hAnsi="Arial" w:cs="Arial"/>
          <w:sz w:val="26"/>
          <w:szCs w:val="26"/>
        </w:rPr>
        <w:t xml:space="preserve"> 8.906/1994</w:t>
      </w:r>
      <w:del w:id="1167" w:author="Assessor GDSXSR" w:date="2026-10-29T16:56:04Z">
        <w:r>
          <w:rPr>
            <w:rFonts w:ascii="Arial" w:hAnsi="Arial" w:cs="Arial"/>
            <w:sz w:val="26"/>
            <w:szCs w:val="26"/>
          </w:rPr>
          <w:delText xml:space="preserve">, art.</w:delText>
        </w:r>
      </w:del>
      <w:r>
        <w:rPr>
          <w:rFonts w:ascii="Arial" w:hAnsi="Arial" w:cs="Arial"/>
          <w:sz w:val="26"/>
          <w:szCs w:val="26"/>
        </w:rPr>
        <w:t xml:space="preserve"> 22</w:t>
      </w:r>
      <w:del w:id="1168" w:author="Assessor GDSXSR" w:date="2026-10-29T16:56:04Z">
        <w:r>
          <w:rPr>
            <w:rFonts w:ascii="Arial" w:hAnsi="Arial" w:cs="Arial"/>
            <w:sz w:val="26"/>
            <w:szCs w:val="26"/>
          </w:rPr>
          <w:delText xml:space="preserve">,</w:delText>
        </w:r>
      </w:del>
      <w:r>
        <w:rPr>
          <w:rFonts w:ascii="Arial" w:hAnsi="Arial" w:cs="Arial"/>
          <w:sz w:val="26"/>
          <w:szCs w:val="26"/>
        </w:rPr>
        <w:t xml:space="preserve"> § 2º</w:t>
      </w:r>
      <w:ins w:id="1169" w:author="Assessor GDSXSR" w:date="2026-10-29T16:56:04Z">
        <w:r>
          <w:rPr>
            <w:rFonts w:ascii="Arial" w:hAnsi="Arial" w:cs="Arial"/>
            <w:color w:val="808080"/>
            <w:sz w:val="26"/>
            <w:szCs w:val="26"/>
          </w:rPr>
          <w:t xml:space="preserve">;</w:t>
        </w:r>
      </w:ins>
      <w:r>
        <w:rPr>
          <w:rFonts w:ascii="Arial" w:hAnsi="Arial" w:cs="Arial"/>
          <w:sz w:val="26"/>
          <w:szCs w:val="26"/>
        </w:rPr>
        <w:t xml:space="preserve"> </w:t>
      </w:r>
      <w:del w:id="1170" w:author="Assessor GDSXSR" w:date="2026-10-29T16:56:04Z">
        <w:r>
          <w:rPr>
            <w:rFonts w:ascii="Arial" w:hAnsi="Arial" w:cs="Arial"/>
            <w:sz w:val="26"/>
            <w:szCs w:val="26"/>
          </w:rPr>
          <w:delText xml:space="preserve">e</w:delText>
        </w:r>
      </w:del>
      <w:ins w:id="1171" w:author="Assessor GDSXSR" w:date="2026-10-29T16:56:04Z">
        <w:r>
          <w:rPr>
            <w:rFonts w:ascii="Arial" w:hAnsi="Arial" w:cs="Arial"/>
            <w:color w:val="808080"/>
            <w:sz w:val="26"/>
            <w:szCs w:val="26"/>
          </w:rPr>
          <w:t xml:space="preserve">Código</w:t>
        </w:r>
      </w:ins>
      <w:r>
        <w:rPr>
          <w:rFonts w:ascii="Arial" w:hAnsi="Arial" w:cs="Arial"/>
          <w:sz w:val="26"/>
          <w:szCs w:val="26"/>
        </w:rPr>
        <w:t xml:space="preserve"> </w:t>
      </w:r>
      <w:del w:id="1172" w:author="Assessor GDSXSR" w:date="2026-10-29T16:56:04Z">
        <w:r>
          <w:rPr>
            <w:rFonts w:ascii="Arial" w:hAnsi="Arial" w:cs="Arial"/>
            <w:sz w:val="26"/>
            <w:szCs w:val="26"/>
          </w:rPr>
          <w:delText xml:space="preserve">§</w:delText>
        </w:r>
      </w:del>
      <w:ins w:id="1173" w:author="Assessor GDSXSR" w:date="2026-10-29T16:56:04Z">
        <w:r>
          <w:rPr>
            <w:rFonts w:ascii="Arial" w:hAnsi="Arial" w:cs="Arial"/>
            <w:color w:val="808080"/>
            <w:sz w:val="26"/>
            <w:szCs w:val="26"/>
          </w:rPr>
          <w:t xml:space="preserve">de</w:t>
        </w:r>
      </w:ins>
      <w:r>
        <w:rPr>
          <w:rFonts w:ascii="Arial" w:hAnsi="Arial" w:cs="Arial"/>
          <w:sz w:val="26"/>
          <w:szCs w:val="26"/>
        </w:rPr>
        <w:t xml:space="preserve"> </w:t>
      </w:r>
      <w:del w:id="1174" w:author="Assessor GDSXSR" w:date="2026-10-29T16:56:04Z">
        <w:r>
          <w:rPr>
            <w:rFonts w:ascii="Arial" w:hAnsi="Arial" w:cs="Arial"/>
            <w:sz w:val="26"/>
            <w:szCs w:val="26"/>
          </w:rPr>
          <w:delText xml:space="preserve">4º</w:delText>
        </w:r>
      </w:del>
      <w:ins w:id="1175" w:author="Assessor GDSXSR" w:date="2026-10-29T16:56:04Z">
        <w:r>
          <w:rPr>
            <w:rFonts w:ascii="Arial" w:hAnsi="Arial" w:cs="Arial"/>
            <w:color w:val="808080"/>
            <w:sz w:val="26"/>
            <w:szCs w:val="26"/>
          </w:rPr>
          <w:t xml:space="preserve">Ética da OAB 49</w:t>
        </w:r>
      </w:ins>
      <w:r>
        <w:rPr>
          <w:rFonts w:ascii="Arial" w:hAnsi="Arial" w:cs="Arial"/>
          <w:sz w:val="26"/>
          <w:szCs w:val="26"/>
        </w:rPr>
        <w:t xml:space="preserve">.</w:t>
      </w:r>
    </w:p>
    <w:p w:rsidRPr="004A21EC" w:rsidR="002575ED" w:rsidP="004A21EC" w:rsidRDefault="004A21EC" w14:paraId="04AFD153" w14:textId="7E588ECD">
      <w:pPr>
        <w:spacing w:after="0" w:line="360" w:lineRule="auto"/>
        <w:jc w:val="both"/>
        <w:rPr>
          <w:rFonts w:ascii="Arial" w:hAnsi="Arial" w:cs="Arial"/>
          <w:color w:val="EE0000"/>
          <w:sz w:val="26"/>
          <w:szCs w:val="26"/>
        </w:rPr>
      </w:pPr>
      <w:commentRangeStart w:id="15"/>
      <w:r>
        <w:rPr>
          <w:rFonts w:ascii="Arial" w:hAnsi="Arial" w:cs="Arial"/>
          <w:i/>
          <w:iCs/>
          <w:sz w:val="26"/>
          <w:szCs w:val="26"/>
        </w:rPr>
        <w:t xml:space="preserve">Jurisprudência relevante citada:</w:t>
      </w:r>
      <w:r>
        <w:rPr>
          <w:rFonts w:ascii="Arial" w:hAnsi="Arial" w:cs="Arial"/>
          <w:sz w:val="26"/>
          <w:szCs w:val="26"/>
        </w:rPr>
        <w:t xml:space="preserve"> </w:t>
      </w:r>
      <w:ins w:id="1176" w:author="Assessor GDSXSR" w:date="2026-10-29T16:56:04Z">
        <w:r>
          <w:rPr>
            <w:rFonts w:ascii="Arial" w:hAnsi="Arial" w:cs="Arial"/>
            <w:color w:val="808080"/>
            <w:sz w:val="26"/>
            <w:szCs w:val="26"/>
          </w:rPr>
          <w:t xml:space="preserve">STJ, Súmula nº 326; </w:t>
        </w:r>
      </w:ins>
      <w:r>
        <w:rPr>
          <w:rFonts w:ascii="Arial" w:hAnsi="Arial" w:cs="Arial"/>
          <w:sz w:val="26"/>
          <w:szCs w:val="26"/>
        </w:rPr>
        <w:t xml:space="preserve">TJDFT, </w:t>
      </w:r>
      <w:del w:id="1177" w:author="Assessor GDSXSR" w:date="2026-10-29T16:56:04Z">
        <w:r>
          <w:rPr>
            <w:rFonts w:ascii="Arial" w:hAnsi="Arial" w:cs="Arial"/>
            <w:sz w:val="26"/>
            <w:szCs w:val="26"/>
          </w:rPr>
          <w:delText xml:space="preserve">Apelação</w:delText>
        </w:r>
      </w:del>
      <w:ins w:id="1178" w:author="Assessor GDSXSR" w:date="2026-10-29T16:56:04Z">
        <w:r>
          <w:rPr>
            <w:rFonts w:ascii="Arial" w:hAnsi="Arial" w:cs="Arial"/>
            <w:color w:val="808080"/>
            <w:sz w:val="26"/>
            <w:szCs w:val="26"/>
          </w:rPr>
          <w:t xml:space="preserve">Acórdão</w:t>
        </w:r>
      </w:ins>
      <w:r>
        <w:rPr>
          <w:rFonts w:ascii="Arial" w:hAnsi="Arial" w:cs="Arial"/>
          <w:sz w:val="26"/>
          <w:szCs w:val="26"/>
        </w:rPr>
        <w:t xml:space="preserve"> </w:t>
      </w:r>
      <w:del w:id="1179" w:author="Assessor GDSXSR" w:date="2026-10-29T16:56:04Z">
        <w:r>
          <w:rPr>
            <w:rFonts w:ascii="Arial" w:hAnsi="Arial" w:cs="Arial"/>
            <w:sz w:val="26"/>
            <w:szCs w:val="26"/>
          </w:rPr>
          <w:delText xml:space="preserve">Cível nº</w:delText>
        </w:r>
      </w:del>
      <w:ins w:id="1180" w:author="Assessor GDSXSR" w:date="2026-10-29T16:56:04Z">
        <w:r>
          <w:rPr>
            <w:rFonts w:ascii="Arial" w:hAnsi="Arial" w:cs="Arial"/>
            <w:color w:val="808080"/>
            <w:sz w:val="26"/>
            <w:szCs w:val="26"/>
          </w:rPr>
          <w:t xml:space="preserve">1255549,</w:t>
        </w:r>
      </w:ins>
      <w:r>
        <w:rPr>
          <w:rFonts w:ascii="Arial" w:hAnsi="Arial" w:cs="Arial"/>
          <w:sz w:val="26"/>
          <w:szCs w:val="26"/>
        </w:rPr>
        <w:t xml:space="preserve"> 0708371-10.2018.8.07.0001, Rel. </w:t>
      </w:r>
      <w:del w:id="1181" w:author="Assessor GDSXSR" w:date="2026-10-29T16:56:04Z">
        <w:r>
          <w:rPr>
            <w:rFonts w:ascii="Arial" w:hAnsi="Arial" w:cs="Arial"/>
            <w:sz w:val="26"/>
            <w:szCs w:val="26"/>
          </w:rPr>
          <w:delText xml:space="preserve">Des</w:delText>
        </w:r>
      </w:del>
      <w:ins w:id="1182" w:author="Assessor GDSXSR" w:date="2026-10-29T16:56:04Z">
        <w:r>
          <w:rPr>
            <w:rFonts w:ascii="Arial" w:hAnsi="Arial" w:cs="Arial"/>
            <w:color w:val="808080"/>
            <w:sz w:val="26"/>
            <w:szCs w:val="26"/>
          </w:rPr>
          <w:t xml:space="preserve">Desª</w:t>
        </w:r>
      </w:ins>
      <w:r>
        <w:rPr>
          <w:rFonts w:ascii="Arial" w:hAnsi="Arial" w:cs="Arial"/>
          <w:sz w:val="26"/>
          <w:szCs w:val="26"/>
        </w:rPr>
        <w:t xml:space="preserve">. Fátima Rafael, 3ª Turma Cível, j. 09/06/2020, DJe 24/06/2020; TJDFT, </w:t>
      </w:r>
      <w:del w:id="1183" w:author="Assessor GDSXSR" w:date="2026-10-29T16:56:04Z">
        <w:r>
          <w:rPr>
            <w:rFonts w:ascii="Arial" w:hAnsi="Arial" w:cs="Arial"/>
            <w:sz w:val="26"/>
            <w:szCs w:val="26"/>
          </w:rPr>
          <w:delText xml:space="preserve">Apelação</w:delText>
        </w:r>
      </w:del>
      <w:ins w:id="1184" w:author="Assessor GDSXSR" w:date="2026-10-29T16:56:04Z">
        <w:r>
          <w:rPr>
            <w:rFonts w:ascii="Arial" w:hAnsi="Arial" w:cs="Arial"/>
            <w:color w:val="808080"/>
            <w:sz w:val="26"/>
            <w:szCs w:val="26"/>
          </w:rPr>
          <w:t xml:space="preserve">Acórdão</w:t>
        </w:r>
      </w:ins>
      <w:r>
        <w:rPr>
          <w:rFonts w:ascii="Arial" w:hAnsi="Arial" w:cs="Arial"/>
          <w:sz w:val="26"/>
          <w:szCs w:val="26"/>
        </w:rPr>
        <w:t xml:space="preserve"> </w:t>
      </w:r>
      <w:del w:id="1185" w:author="Assessor GDSXSR" w:date="2026-10-29T16:56:04Z">
        <w:r>
          <w:rPr>
            <w:rFonts w:ascii="Arial" w:hAnsi="Arial" w:cs="Arial"/>
            <w:sz w:val="26"/>
            <w:szCs w:val="26"/>
          </w:rPr>
          <w:delText xml:space="preserve">Cível nº</w:delText>
        </w:r>
      </w:del>
      <w:ins w:id="1186" w:author="Assessor GDSXSR" w:date="2026-10-29T16:56:04Z">
        <w:r>
          <w:rPr>
            <w:rFonts w:ascii="Arial" w:hAnsi="Arial" w:cs="Arial"/>
            <w:color w:val="808080"/>
            <w:sz w:val="26"/>
            <w:szCs w:val="26"/>
          </w:rPr>
          <w:t xml:space="preserve">1934866,</w:t>
        </w:r>
      </w:ins>
      <w:r>
        <w:rPr>
          <w:rFonts w:ascii="Arial" w:hAnsi="Arial" w:cs="Arial"/>
          <w:sz w:val="26"/>
          <w:szCs w:val="26"/>
        </w:rPr>
        <w:t xml:space="preserve"> 0708364-42.2023.8.07.0001, Rel. Des. Renato Scussel, 2ª Turma Cível, j. 23/10/2024, DJe 30/10/2024</w:t>
      </w:r>
      <w:del w:id="1187" w:author="Assessor GDSXSR" w:date="2026-10-29T16:56:04Z">
        <w:r>
          <w:rPr>
            <w:rFonts w:ascii="Arial" w:hAnsi="Arial" w:cs="Arial"/>
            <w:sz w:val="26"/>
            <w:szCs w:val="26"/>
          </w:rPr>
          <w:delText xml:space="preserve">; TJDFT, Apelação Cível nº 0704615-42</w:delText>
        </w:r>
      </w:del>
      <w:r>
        <w:rPr>
          <w:rFonts w:ascii="Arial" w:hAnsi="Arial" w:cs="Arial"/>
          <w:sz w:val="26"/>
          <w:szCs w:val="26"/>
        </w:rPr>
        <w:t xml:space="preserve">.</w:t>
      </w:r>
      <w:commentRangeEnd w:id="15"/>
      <w:r>
        <w:rPr>
          <w:rStyle w:val="CommentReference"/>
        </w:rPr>
        <w:commentReference w:id="15"/>
      </w:r>
      <w:del w:id="1188" w:author="Assessor GDSXSR" w:date="2026-10-29T16:56:04Z">
        <w:r>
          <w:rPr>
            <w:rFonts w:ascii="Arial" w:hAnsi="Arial" w:cs="Arial"/>
            <w:sz w:val="26"/>
            <w:szCs w:val="26"/>
          </w:rPr>
          <w:delText xml:space="preserve">2022.8.07.0004, Rel. Des. Fátima Rafael, 3ª Turma Cível, j. 07/03/2024, DJe 25/03/2024.</w:delText>
        </w:r>
      </w:del>
    </w:p>
    <w:p w:rsidRPr="004A21EC" w:rsidR="002575ED" w:rsidP="002575ED" w:rsidRDefault="002575ED" w14:paraId="1663DE19" w14:textId="77777777">
      <w:pPr>
        <w:spacing w:after="0" w:line="360" w:lineRule="auto"/>
        <w:jc w:val="both"/>
        <w:rPr>
          <w:rFonts w:ascii="Arial" w:hAnsi="Arial" w:cs="Arial"/>
          <w:color w:val="EE0000"/>
          <w:sz w:val="26"/>
          <w:szCs w:val="26"/>
        </w:rPr>
      </w:pPr>
    </w:p>
    <w:p w:rsidRPr="002575ED" w:rsidR="002575ED" w:rsidP="002575ED" w:rsidRDefault="002575ED" w14:paraId="669AB841" w14:textId="67FE0071">
      <w:pPr>
        <w:spacing w:after="0" w:line="360" w:lineRule="auto"/>
        <w:jc w:val="both"/>
        <w:rPr>
          <w:rFonts w:ascii="Arial" w:hAnsi="Arial" w:cs="Arial"/>
          <w:color w:val="EE0000"/>
          <w:sz w:val="28"/>
          <w:szCs w:val="28"/>
        </w:rPr>
      </w:pPr>
      <w:r w:rsidRPr="002575ED">
        <w:rPr>
          <w:rFonts w:ascii="Arial" w:hAnsi="Arial" w:cs="Arial"/>
          <w:color w:val="EE0000"/>
          <w:sz w:val="28"/>
          <w:szCs w:val="28"/>
        </w:rPr>
        <w:t>RESUMO DA APELAÇÃO</w:t>
      </w:r>
    </w:p>
    <w:p w:rsidRPr="002575ED" w:rsidR="002575ED" w:rsidP="002575ED" w:rsidRDefault="002575ED" w14:paraId="589B8841"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I. RAZÕES RECURSAIS</w:t>
      </w:r>
    </w:p>
    <w:p w:rsidRPr="002575ED" w:rsidR="002575ED" w:rsidP="002575ED" w:rsidRDefault="002575ED" w14:paraId="61C6FC01" w14:textId="245AF170">
      <w:pPr>
        <w:spacing w:after="0" w:line="360" w:lineRule="auto"/>
        <w:jc w:val="both"/>
        <w:rPr>
          <w:rFonts w:ascii="Arial" w:hAnsi="Arial" w:cs="Arial"/>
          <w:color w:val="EE0000"/>
          <w:sz w:val="28"/>
          <w:szCs w:val="28"/>
        </w:rPr>
      </w:pPr>
      <w:r>
        <w:rPr>
          <w:rFonts w:ascii="Arial" w:hAnsi="Arial" w:cs="Arial"/>
          <w:color w:val="EE0000"/>
          <w:sz w:val="28"/>
          <w:szCs w:val="28"/>
        </w:rPr>
        <w:t xml:space="preserve">1. </w:t>
      </w:r>
      <w:r w:rsidRPr="002575ED">
        <w:rPr>
          <w:rFonts w:ascii="Arial" w:hAnsi="Arial" w:cs="Arial"/>
          <w:color w:val="EE0000"/>
          <w:sz w:val="28"/>
          <w:szCs w:val="28"/>
        </w:rPr>
        <w:t>Validade e prevalência do percentual contratualmente ajustado (20%)</w:t>
      </w:r>
    </w:p>
    <w:p w:rsidRPr="002575ED" w:rsidR="002575ED" w:rsidP="002575ED" w:rsidRDefault="002575ED" w14:paraId="29BE9CC3"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Sustenta que a própria sentença reconheceu a existência de ajuste verbal de honorários de êxito no percentual de 20%, confirmado pelo recorrido em contestação e por conversa de WhatsApp. Argumenta que, reconhecida a estipulação, aplica-se o art. 22, caput, da Lei nº 8.906/1994, sendo indevida a utilização do arbitramento previsto no art. 22, § 2º, destinado apenas às hipóteses de ausência de acordo.</w:t>
      </w:r>
    </w:p>
    <w:p w:rsidR="002575ED" w:rsidP="002575ED" w:rsidRDefault="002575ED" w14:paraId="5748569B"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Inexistência de fundamento fático para a redução dos honorários </w:t>
      </w:r>
    </w:p>
    <w:p w:rsidRPr="002575ED" w:rsidR="002575ED" w:rsidP="002575ED" w:rsidRDefault="002575ED" w14:paraId="1090BBFC" w14:textId="4FED2243">
      <w:pPr>
        <w:spacing w:after="0" w:line="360" w:lineRule="auto"/>
        <w:jc w:val="both"/>
        <w:rPr>
          <w:rFonts w:ascii="Arial" w:hAnsi="Arial" w:cs="Arial"/>
          <w:color w:val="EE0000"/>
          <w:sz w:val="28"/>
          <w:szCs w:val="28"/>
        </w:rPr>
      </w:pPr>
      <w:r w:rsidRPr="002575ED">
        <w:rPr>
          <w:rFonts w:ascii="Arial" w:hAnsi="Arial" w:cs="Arial"/>
          <w:color w:val="EE0000"/>
          <w:sz w:val="28"/>
          <w:szCs w:val="28"/>
        </w:rPr>
        <w:t>2. Afirma que a sentença reduziu os honorários para 15% sob a premissa equivocada de que o apelante não teria concluído integralmente o mandato. Defende que jamais reconheceu prestação parcial dos serviços e que, ao contrário, atuou com exclusividade desde o ajuizamento da ação até a apuração do crédito, circunstância expressamente reconhecida pela própria sentença.</w:t>
      </w:r>
    </w:p>
    <w:p w:rsidR="002575ED" w:rsidP="002575ED" w:rsidRDefault="002575ED" w14:paraId="787CE9EE"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Atuação substancialmente concluída antes da renúncia </w:t>
      </w:r>
    </w:p>
    <w:p w:rsidRPr="002575ED" w:rsidR="002575ED" w:rsidP="002575ED" w:rsidRDefault="002575ED" w14:paraId="1B886F8B" w14:textId="0A7D0030">
      <w:pPr>
        <w:spacing w:after="0" w:line="360" w:lineRule="auto"/>
        <w:jc w:val="both"/>
        <w:rPr>
          <w:rFonts w:ascii="Arial" w:hAnsi="Arial" w:cs="Arial"/>
          <w:color w:val="EE0000"/>
          <w:sz w:val="28"/>
          <w:szCs w:val="28"/>
        </w:rPr>
      </w:pPr>
      <w:r w:rsidRPr="002575ED">
        <w:rPr>
          <w:rFonts w:ascii="Arial" w:hAnsi="Arial" w:cs="Arial"/>
          <w:color w:val="EE0000"/>
          <w:sz w:val="28"/>
          <w:szCs w:val="28"/>
        </w:rPr>
        <w:t>3. Argumenta que, quando da renúncia ao mandato, o direito já estava reconhecido e o crédito judicialmente apurado, inexistindo atividade técnica relevante remanescente capaz de justificar a redução de 25% da remuneração convencionada. Sustenta que a posterior atuação de novos patronos limitou-se à habilitação nos autos.</w:t>
      </w:r>
    </w:p>
    <w:p w:rsidR="002575ED" w:rsidP="002575ED" w:rsidRDefault="002575ED" w14:paraId="5F9C4E84"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Aplicação dos critérios legais de arbitramento conduz à fixação em 20% </w:t>
      </w:r>
    </w:p>
    <w:p w:rsidRPr="002575ED" w:rsidR="002575ED" w:rsidP="002575ED" w:rsidRDefault="002575ED" w14:paraId="5C2BD56D" w14:textId="734600DF">
      <w:pPr>
        <w:spacing w:after="0" w:line="360" w:lineRule="auto"/>
        <w:jc w:val="both"/>
        <w:rPr>
          <w:rFonts w:ascii="Arial" w:hAnsi="Arial" w:cs="Arial"/>
          <w:color w:val="EE0000"/>
          <w:sz w:val="28"/>
          <w:szCs w:val="28"/>
        </w:rPr>
      </w:pPr>
      <w:r w:rsidRPr="002575ED">
        <w:rPr>
          <w:rFonts w:ascii="Arial" w:hAnsi="Arial" w:cs="Arial"/>
          <w:color w:val="EE0000"/>
          <w:sz w:val="28"/>
          <w:szCs w:val="28"/>
        </w:rPr>
        <w:t>4. Subsidiariamente, caso mantido o arbitramento judicial, sustenta que os parâmetros obrigatórios do art. 22, § 2º, da Lei nº 8.906/1994 c/c art. 85, §§ 2º e 6º-A, do CPC conduzem ao percentual de 20%, diante do grau de zelo profissional, da relevância econômica da causa, do trabalho desenvolvido durante aproximadamente dois anos e da atuação em todas as fases essenciais do processo.</w:t>
      </w:r>
    </w:p>
    <w:p w:rsidR="002575ED" w:rsidP="002575ED" w:rsidRDefault="002575ED" w14:paraId="5DE8C159"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Necessidade de motivação concreta para percentual inferior </w:t>
      </w:r>
    </w:p>
    <w:p w:rsidRPr="002575ED" w:rsidR="002575ED" w:rsidP="002575ED" w:rsidRDefault="002575ED" w14:paraId="18A79DB4" w14:textId="6B274E03">
      <w:pPr>
        <w:spacing w:after="0" w:line="360" w:lineRule="auto"/>
        <w:jc w:val="both"/>
        <w:rPr>
          <w:rFonts w:ascii="Arial" w:hAnsi="Arial" w:cs="Arial"/>
          <w:color w:val="EE0000"/>
          <w:sz w:val="28"/>
          <w:szCs w:val="28"/>
        </w:rPr>
      </w:pPr>
      <w:r w:rsidRPr="002575ED">
        <w:rPr>
          <w:rFonts w:ascii="Arial" w:hAnsi="Arial" w:cs="Arial"/>
          <w:color w:val="EE0000"/>
          <w:sz w:val="28"/>
          <w:szCs w:val="28"/>
        </w:rPr>
        <w:t>5. Defende que a fixação em 15% foi baseada apenas em critérios genéricos de razoabilidade e proporcionalidade, sem demonstração concreta de quais atividades substanciais permaneceram por realizar nem explicação específica dos critérios legais utilizados para justificar a redução.</w:t>
      </w:r>
    </w:p>
    <w:p w:rsidR="002575ED" w:rsidP="002575ED" w:rsidRDefault="002575ED" w14:paraId="6B06FF38"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Distinção em relação ao precedente utilizado pela sentença </w:t>
      </w:r>
    </w:p>
    <w:p w:rsidRPr="002575ED" w:rsidR="002575ED" w:rsidP="002575ED" w:rsidRDefault="002575ED" w14:paraId="7159B377" w14:textId="454E61B4">
      <w:pPr>
        <w:spacing w:after="0" w:line="360" w:lineRule="auto"/>
        <w:jc w:val="both"/>
        <w:rPr>
          <w:rFonts w:ascii="Arial" w:hAnsi="Arial" w:cs="Arial"/>
          <w:color w:val="EE0000"/>
          <w:sz w:val="28"/>
          <w:szCs w:val="28"/>
        </w:rPr>
      </w:pPr>
      <w:r w:rsidRPr="002575ED">
        <w:rPr>
          <w:rFonts w:ascii="Arial" w:hAnsi="Arial" w:cs="Arial"/>
          <w:color w:val="EE0000"/>
          <w:sz w:val="28"/>
          <w:szCs w:val="28"/>
        </w:rPr>
        <w:t>6. Sustenta que o precedente citado na sentença não se aplica ao caso, pois tratava de divergência sobre o percentual contratado e foi proferido antes das alterações legislativas introduzidas pela Lei nº 14.365/2022. Afirma que, na presente demanda, o percentual de 20% é incontroverso e reconhecido pelo próprio recorrido.</w:t>
      </w:r>
    </w:p>
    <w:p w:rsidR="002575ED" w:rsidP="002575ED" w:rsidRDefault="002575ED" w14:paraId="0FF0F518"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Base de cálculo dos honorários </w:t>
      </w:r>
    </w:p>
    <w:p w:rsidRPr="002575ED" w:rsidR="002575ED" w:rsidP="002575ED" w:rsidRDefault="002575ED" w14:paraId="1946DB76" w14:textId="0679F677">
      <w:pPr>
        <w:spacing w:after="0" w:line="360" w:lineRule="auto"/>
        <w:jc w:val="both"/>
        <w:rPr>
          <w:rFonts w:ascii="Arial" w:hAnsi="Arial" w:cs="Arial"/>
          <w:color w:val="EE0000"/>
          <w:sz w:val="28"/>
          <w:szCs w:val="28"/>
        </w:rPr>
      </w:pPr>
      <w:r w:rsidRPr="002575ED">
        <w:rPr>
          <w:rFonts w:ascii="Arial" w:hAnsi="Arial" w:cs="Arial"/>
          <w:color w:val="EE0000"/>
          <w:sz w:val="28"/>
          <w:szCs w:val="28"/>
        </w:rPr>
        <w:t>7. Alega que os honorários devem incidir sobre o crédito principal efetivamente reconhecido e liberado ao recorrido, excluídos os honorários sucumbenciais e deduzido o valor de R$ 5.000,00 já pago. Subsidiariamente, requer que eventual valor nominal arbitrado seja atualizado pelos mesmos índices aplicáveis ao crédito principal.</w:t>
      </w:r>
    </w:p>
    <w:p w:rsidR="002575ED" w:rsidP="002575ED" w:rsidRDefault="002575ED" w14:paraId="1327BCFF"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Manutenção da reserva de crédito </w:t>
      </w:r>
    </w:p>
    <w:p w:rsidRPr="002575ED" w:rsidR="002575ED" w:rsidP="002575ED" w:rsidRDefault="002575ED" w14:paraId="4E5E01D4" w14:textId="29F76699">
      <w:pPr>
        <w:spacing w:after="0" w:line="360" w:lineRule="auto"/>
        <w:jc w:val="both"/>
        <w:rPr>
          <w:rFonts w:ascii="Arial" w:hAnsi="Arial" w:cs="Arial"/>
          <w:color w:val="EE0000"/>
          <w:sz w:val="28"/>
          <w:szCs w:val="28"/>
        </w:rPr>
      </w:pPr>
      <w:r w:rsidRPr="002575ED">
        <w:rPr>
          <w:rFonts w:ascii="Arial" w:hAnsi="Arial" w:cs="Arial"/>
          <w:color w:val="EE0000"/>
          <w:sz w:val="28"/>
          <w:szCs w:val="28"/>
        </w:rPr>
        <w:t>8. Defende a manutenção da determinação de reserva dos valores nos autos originários, com adequação do montante ao percentual ou valor final estabelecido pelo Tribunal, nos termos dos arts. 22, § 4º, e 24 da Lei nº 8.906/1994.</w:t>
      </w:r>
    </w:p>
    <w:p w:rsidR="002575ED" w:rsidP="002575ED" w:rsidRDefault="002575ED" w14:paraId="5D689D72"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Inexistência de sucumbência recíproca </w:t>
      </w:r>
    </w:p>
    <w:p w:rsidRPr="002575ED" w:rsidR="002575ED" w:rsidP="002575ED" w:rsidRDefault="002575ED" w14:paraId="0778F231" w14:textId="1986A4AF">
      <w:pPr>
        <w:spacing w:after="0" w:line="360" w:lineRule="auto"/>
        <w:jc w:val="both"/>
        <w:rPr>
          <w:rFonts w:ascii="Arial" w:hAnsi="Arial" w:cs="Arial"/>
          <w:color w:val="EE0000"/>
          <w:sz w:val="28"/>
          <w:szCs w:val="28"/>
        </w:rPr>
      </w:pPr>
      <w:r w:rsidRPr="002575ED">
        <w:rPr>
          <w:rFonts w:ascii="Arial" w:hAnsi="Arial" w:cs="Arial"/>
          <w:color w:val="EE0000"/>
          <w:sz w:val="28"/>
          <w:szCs w:val="28"/>
        </w:rPr>
        <w:t>9. Sustenta que todas as principais teses defensivas foram rejeitadas, tendo sido reconhecidos o vínculo contratual, a atuação profissional e o direito aos honorários. Argumenta que a simples fixação de valor inferior ao pretendido não configura sucumbência recíproca, tratando-se apenas do resultado do arbitramento judicial do quantum.</w:t>
      </w:r>
    </w:p>
    <w:p w:rsidR="002575ED" w:rsidP="002575ED" w:rsidRDefault="002575ED" w14:paraId="32950251"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Aplicação analógica da Súmula 326 do STJ </w:t>
      </w:r>
    </w:p>
    <w:p w:rsidRPr="002575ED" w:rsidR="002575ED" w:rsidP="002575ED" w:rsidRDefault="002575ED" w14:paraId="45F002EA" w14:textId="768A4C10">
      <w:pPr>
        <w:spacing w:after="0" w:line="360" w:lineRule="auto"/>
        <w:jc w:val="both"/>
        <w:rPr>
          <w:rFonts w:ascii="Arial" w:hAnsi="Arial" w:cs="Arial"/>
          <w:color w:val="EE0000"/>
          <w:sz w:val="28"/>
          <w:szCs w:val="28"/>
        </w:rPr>
      </w:pPr>
      <w:r w:rsidRPr="002575ED">
        <w:rPr>
          <w:rFonts w:ascii="Arial" w:hAnsi="Arial" w:cs="Arial"/>
          <w:color w:val="EE0000"/>
          <w:sz w:val="28"/>
          <w:szCs w:val="28"/>
        </w:rPr>
        <w:t>10. Defende que, em ações de arbitramento de honorários, a redução do valor postulado não implica sucumbência recíproca, aplicando-se por analogia a orientação da Súmula 326 do STJ.</w:t>
      </w:r>
    </w:p>
    <w:p w:rsidR="002575ED" w:rsidP="002575ED" w:rsidRDefault="002575ED" w14:paraId="201A3DA5"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Princípio da causalidade</w:t>
      </w:r>
    </w:p>
    <w:p w:rsidRPr="002575ED" w:rsidR="002575ED" w:rsidP="002575ED" w:rsidRDefault="002575ED" w14:paraId="23AC9EEE" w14:textId="116D1062">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 11. Sustenta que o recorrido deu causa ao ajuizamento da demanda ao recusar-se a formalizar por escrito o ajuste verbal reconhecido judicialmente, razão pela qual deve suportar integralmente as custas e despesas processuais, nos termos do art. 82, § 3º, do CPC.</w:t>
      </w:r>
    </w:p>
    <w:p w:rsidR="002575ED" w:rsidP="002575ED" w:rsidRDefault="002575ED" w14:paraId="1ED0BE2A"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Impugnação da base de cálculo dos honorários sucumbenciais fixados em favor da parte adversa</w:t>
      </w:r>
    </w:p>
    <w:p w:rsidRPr="002575ED" w:rsidR="002575ED" w:rsidP="002575ED" w:rsidRDefault="002575ED" w14:paraId="3059D4B9" w14:textId="29BBA5B4">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 12. Argumenta que a diferença entre o valor atribuído à causa e a condenação arbitrada não representa proveito econômico do recorrido e não pode servir automaticamente de base de cálculo para honorários sucumbenciais devidos ao patrono da parte contrária.</w:t>
      </w:r>
    </w:p>
    <w:p w:rsidR="002575ED" w:rsidP="002575ED" w:rsidRDefault="002575ED" w14:paraId="535BAD0E"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Prequestionamento </w:t>
      </w:r>
    </w:p>
    <w:p w:rsidRPr="002575ED" w:rsidR="002575ED" w:rsidP="002575ED" w:rsidRDefault="002575ED" w14:paraId="014282E5" w14:textId="491C0795">
      <w:pPr>
        <w:spacing w:after="0" w:line="360" w:lineRule="auto"/>
        <w:jc w:val="both"/>
        <w:rPr>
          <w:rFonts w:ascii="Arial" w:hAnsi="Arial" w:cs="Arial"/>
          <w:color w:val="EE0000"/>
          <w:sz w:val="28"/>
          <w:szCs w:val="28"/>
        </w:rPr>
      </w:pPr>
      <w:r w:rsidRPr="002575ED">
        <w:rPr>
          <w:rFonts w:ascii="Arial" w:hAnsi="Arial" w:cs="Arial"/>
          <w:color w:val="EE0000"/>
          <w:sz w:val="28"/>
          <w:szCs w:val="28"/>
        </w:rPr>
        <w:t>13. Requer pronunciamento expresso sobre dispositivos da Lei nº 8.906/1994, do CPC, do Código Civil, da Constituição Federal, da Tabela de Honorários da OAB/DF e da Súmula 326 do STJ, para fins de prequestionamento.</w:t>
      </w:r>
    </w:p>
    <w:p w:rsidRPr="002575ED" w:rsidR="002575ED" w:rsidP="002575ED" w:rsidRDefault="002575ED" w14:paraId="6FA43BD1"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II. PEDIDO</w:t>
      </w:r>
    </w:p>
    <w:p w:rsidR="002575ED" w:rsidP="002575ED" w:rsidRDefault="002575ED" w14:paraId="6CEB8C00" w14:textId="0A97BCB6">
      <w:pPr>
        <w:spacing w:after="0" w:line="360" w:lineRule="auto"/>
        <w:jc w:val="both"/>
        <w:rPr>
          <w:rFonts w:ascii="Arial" w:hAnsi="Arial" w:cs="Arial"/>
          <w:color w:val="EE0000"/>
          <w:sz w:val="28"/>
          <w:szCs w:val="28"/>
        </w:rPr>
      </w:pPr>
      <w:r w:rsidRPr="002575ED">
        <w:rPr>
          <w:rFonts w:ascii="Arial" w:hAnsi="Arial" w:cs="Arial"/>
          <w:color w:val="EE0000"/>
          <w:sz w:val="28"/>
          <w:szCs w:val="28"/>
        </w:rPr>
        <w:t>Requer o provimento da apelação para reformar a sentença, fixando os honorários contratuais em 20% sobre o crédito principal obtido no processo originário, excluídos os honorários sucumbenciais e abatido o valor já pago; adequar a base de cálculo e os critérios de atualização; manter a reserva de crédito nos autos originários; afastar a sucumbência recíproca e reconhecer a sucumbência exclusiva do recorrido, com sua condenação integral nas despesas processuais e honorários sucumbenciais; subsidiariamente, que novo arbitramento observe os parâmetros legais obrigatórios e seja devidamente fundamentado.</w:t>
      </w:r>
    </w:p>
    <w:p w:rsidR="004A21EC" w:rsidP="002575ED" w:rsidRDefault="004A21EC" w14:paraId="1AF3D78C" w14:textId="77777777">
      <w:pPr>
        <w:spacing w:after="0" w:line="360" w:lineRule="auto"/>
        <w:jc w:val="both"/>
        <w:rPr>
          <w:rFonts w:ascii="Arial" w:hAnsi="Arial" w:cs="Arial"/>
          <w:color w:val="EE0000"/>
          <w:sz w:val="28"/>
          <w:szCs w:val="28"/>
        </w:rPr>
      </w:pPr>
    </w:p>
    <w:p w:rsidRPr="004A21EC" w:rsidR="004A21EC" w:rsidP="004A21EC" w:rsidRDefault="004A21EC" w14:paraId="15496D4F"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RESUMO DA DECISÃO (EMBARGOS DE DECLARAÇÃO)</w:t>
      </w:r>
    </w:p>
    <w:p w:rsidRPr="004A21EC" w:rsidR="004A21EC" w:rsidP="004A21EC" w:rsidRDefault="004A21EC" w14:paraId="3CF3220D"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I. RAZÕES DE DECIDIR</w:t>
      </w:r>
    </w:p>
    <w:p w:rsidRPr="004A21EC" w:rsidR="004A21EC" w:rsidP="004A21EC" w:rsidRDefault="004A21EC" w14:paraId="566E28F5"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Correção de erros materiais</w:t>
      </w:r>
    </w:p>
    <w:p w:rsidRPr="004A21EC" w:rsidR="004A21EC" w:rsidP="004A21EC" w:rsidRDefault="004A21EC" w14:paraId="5B262FD8"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Reconheceu a existência de erros materiais na sentença, consistentes no uso das expressões “n. nº” e “pelo, pelo IPCA”, bem como na distribuição dos ônus sucumbenciais, uma vez que os percentuais atribuídos às partes não totalizavam 100%, devendo o requerido responder por 85% das despesas processuais e o autor por 15%.</w:t>
      </w:r>
    </w:p>
    <w:p w:rsidRPr="004A21EC" w:rsidR="004A21EC" w:rsidP="004A21EC" w:rsidRDefault="004A21EC" w14:paraId="63066070"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Omissão quanto à tutela cautelar incidental 2. Constatou omissão na apreciação do pedido de comunicação ao Juízo da 1ª Vara da Fazenda Pública do Distrito Federal, responsável pelo processo nº 0703994-32.2024.8.07.0018, para resguardar a efetividade da decisão que determinou o destaque dos honorários contratuais.</w:t>
      </w:r>
    </w:p>
    <w:p w:rsidRPr="004A21EC" w:rsidR="004A21EC" w:rsidP="004A21EC" w:rsidRDefault="004A21EC" w14:paraId="06AE82E8"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Cabimento da medida assecuratória 3. Entendeu que a comunicação ao Juízo onde tramita o referido processo constitui providência de natureza assecuratória, apta a garantir a utilidade prática da decisão, podendo inclusive ser determinada de ofício, sem configurar julgamento extra petita, devendo recair sobre eventual crédito disponibilizado ao requerido, limitada aos valores existentes.</w:t>
      </w:r>
    </w:p>
    <w:p w:rsidRPr="004A21EC" w:rsidR="004A21EC" w:rsidP="004A21EC" w:rsidRDefault="004A21EC" w14:paraId="6FE0A611"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Manutenção da sucumbência recíproca 4. Rejeitou a alegação de inexistência de sucumbência recíproca, ao fundamento de que o autor não obteve acolhimento integral de suas pretensões, permanecendo responsável por 15% das despesas processuais.</w:t>
      </w:r>
    </w:p>
    <w:p w:rsidRPr="004A21EC" w:rsidR="004A21EC" w:rsidP="004A21EC" w:rsidRDefault="004A21EC" w14:paraId="184FC553"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Inexistência de omissão ou contradição quanto aos honorários contratuais 5. Afastou a alegação de omissão e contradição na fixação dos honorários contratuais em 15%, por entender que a matéria foi expressamente analisada na sentença, revelando mero inconformismo da parte com a conclusão adotada.</w:t>
      </w:r>
    </w:p>
    <w:p w:rsidRPr="004A21EC" w:rsidR="004A21EC" w:rsidP="004A21EC" w:rsidRDefault="004A21EC" w14:paraId="4751D167"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II. DISPOSITIVO</w:t>
      </w:r>
    </w:p>
    <w:p w:rsidRPr="004A21EC" w:rsidR="004A21EC" w:rsidP="004A21EC" w:rsidRDefault="004A21EC" w14:paraId="28DB2480"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Conheceu dos embargos de declaração e deu-lhes parcial provimento para:</w:t>
      </w:r>
    </w:p>
    <w:p w:rsidRPr="004A21EC" w:rsidR="004A21EC" w:rsidP="004A21EC" w:rsidRDefault="004A21EC" w14:paraId="7A14124C"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determinar a expedição de ofício ao Juízo da 1ª Vara da Fazenda Pública do Distrito Federal, para ciência da decisão e reserva de R$ 109.169,04, corrigidos pelo IPCA desde 10/03/2026, sobre eventual crédito disponibilizado ao requerido no processo nº 0703994-32.2024.8.07.0018, observados os limites fixados na decisão;</w:t>
      </w:r>
    </w:p>
    <w:p w:rsidRPr="004A21EC" w:rsidR="004A21EC" w:rsidP="004A21EC" w:rsidRDefault="004A21EC" w14:paraId="6F0ED89B"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corrigir os erros materiais identificados na sentença;</w:t>
      </w:r>
    </w:p>
    <w:p w:rsidRPr="004A21EC" w:rsidR="004A21EC" w:rsidP="004A21EC" w:rsidRDefault="004A21EC" w14:paraId="27989AD6"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retificar o capítulo da sucumbência para consignar que o autor responderá por 15% das despesas processuais e o requerido por 85%;</w:t>
      </w:r>
    </w:p>
    <w:p w:rsidRPr="002575ED" w:rsidR="004A21EC" w:rsidP="004A21EC" w:rsidRDefault="004A21EC" w14:paraId="12946929" w14:textId="2478C635">
      <w:pPr>
        <w:spacing w:after="0" w:line="360" w:lineRule="auto"/>
        <w:jc w:val="both"/>
        <w:rPr>
          <w:rFonts w:ascii="Arial" w:hAnsi="Arial" w:cs="Arial"/>
          <w:color w:val="EE0000"/>
          <w:sz w:val="28"/>
          <w:szCs w:val="28"/>
        </w:rPr>
      </w:pPr>
      <w:r w:rsidRPr="004A21EC">
        <w:rPr>
          <w:rFonts w:ascii="Arial" w:hAnsi="Arial" w:cs="Arial"/>
          <w:color w:val="EE0000"/>
          <w:sz w:val="28"/>
          <w:szCs w:val="28"/>
        </w:rPr>
        <w:t>manter inalteradas as demais disposições da sentença, especialmente quanto à sucumbência recíproca e ao percentual de 15% dos honorários contratuais.</w:t>
      </w:r>
    </w:p>
    <w:p w:rsidR="002575ED" w:rsidP="002575ED" w:rsidRDefault="002575ED" w14:paraId="2366CF51" w14:textId="77777777">
      <w:pPr>
        <w:spacing w:after="0" w:line="360" w:lineRule="auto"/>
        <w:rPr>
          <w:rFonts w:ascii="Arial" w:hAnsi="Arial" w:cs="Arial"/>
          <w:sz w:val="28"/>
          <w:szCs w:val="28"/>
        </w:rPr>
      </w:pPr>
    </w:p>
    <w:p w:rsidR="002575ED" w:rsidP="002575ED" w:rsidRDefault="002575ED" w14:paraId="3A2C1EE2" w14:textId="77777777">
      <w:pPr>
        <w:spacing w:after="0" w:line="360" w:lineRule="auto"/>
        <w:rPr>
          <w:rFonts w:ascii="Arial" w:hAnsi="Arial" w:cs="Arial"/>
          <w:sz w:val="28"/>
          <w:szCs w:val="28"/>
        </w:rPr>
      </w:pPr>
    </w:p>
    <w:p w:rsidR="002575ED" w:rsidP="002575ED" w:rsidRDefault="002575ED" w14:paraId="49A99061" w14:textId="77777777">
      <w:pPr>
        <w:spacing w:after="0" w:line="360" w:lineRule="auto"/>
        <w:jc w:val="center"/>
        <w:outlineLvl w:val="0"/>
        <w:rPr>
          <w:rFonts w:ascii="Arial" w:hAnsi="Arial" w:cs="Arial"/>
          <w:b/>
          <w:bCs/>
          <w:sz w:val="28"/>
          <w:szCs w:val="28"/>
        </w:rPr>
      </w:pPr>
      <w:r>
        <w:rPr>
          <w:rFonts w:ascii="Arial" w:hAnsi="Arial" w:cs="Arial"/>
          <w:b/>
          <w:bCs/>
          <w:sz w:val="28"/>
          <w:szCs w:val="28"/>
        </w:rPr>
        <w:t>RELATÓRIO</w:t>
      </w:r>
    </w:p>
    <w:p w:rsidR="002575ED" w:rsidP="002575ED" w:rsidRDefault="002575ED" w14:paraId="0914AFA2" w14:textId="77777777">
      <w:pPr>
        <w:spacing w:after="0" w:line="360" w:lineRule="auto"/>
        <w:ind w:firstLine="2268"/>
        <w:jc w:val="both"/>
        <w:rPr>
          <w:rFonts w:ascii="Arial" w:hAnsi="Arial" w:cs="Arial"/>
          <w:sz w:val="28"/>
          <w:szCs w:val="28"/>
        </w:rPr>
      </w:pPr>
    </w:p>
    <w:p w:rsidR="002575ED" w:rsidP="002575ED" w:rsidRDefault="002575ED" w14:paraId="79A29DE2" w14:textId="77777777">
      <w:pPr>
        <w:spacing w:after="0" w:line="360" w:lineRule="auto"/>
        <w:ind w:firstLine="2268"/>
        <w:jc w:val="both"/>
        <w:rPr>
          <w:rFonts w:ascii="Arial" w:hAnsi="Arial" w:cs="Arial"/>
          <w:sz w:val="28"/>
          <w:szCs w:val="28"/>
        </w:rPr>
      </w:pPr>
      <w:r>
        <w:rPr>
          <w:rFonts w:ascii="Arial" w:hAnsi="Arial" w:cs="Arial"/>
          <w:sz w:val="28"/>
          <w:szCs w:val="28"/>
        </w:rPr>
        <w:t>Adoto o relatório da r. sentença:</w:t>
      </w:r>
    </w:p>
    <w:p w:rsidR="002575ED" w:rsidP="002575ED" w:rsidRDefault="002575ED" w14:paraId="6E8FE49B" w14:textId="77777777">
      <w:pPr>
        <w:spacing w:after="0" w:line="360" w:lineRule="auto"/>
        <w:ind w:firstLine="2268"/>
        <w:jc w:val="both"/>
        <w:rPr>
          <w:rFonts w:ascii="Arial" w:hAnsi="Arial" w:cs="Arial"/>
          <w:sz w:val="28"/>
          <w:szCs w:val="28"/>
        </w:rPr>
      </w:pPr>
    </w:p>
    <w:p w:rsidRPr="00A750D5" w:rsidR="00A750D5" w:rsidP="00347435" w:rsidRDefault="002575ED" w14:paraId="095F8369" w14:textId="3D0FAB4E">
      <w:pPr>
        <w:spacing w:after="0" w:line="360" w:lineRule="auto"/>
        <w:ind w:left="2268" w:firstLine="1134"/>
        <w:jc w:val="both"/>
        <w:rPr>
          <w:rFonts w:ascii="Arial" w:hAnsi="Arial" w:cs="Arial"/>
          <w:i/>
          <w:iCs/>
          <w:sz w:val="26"/>
          <w:szCs w:val="26"/>
        </w:rPr>
      </w:pPr>
      <w:commentRangeStart w:id="16"/>
      <w:r>
        <w:rPr>
          <w:rFonts w:ascii="Arial" w:hAnsi="Arial" w:cs="Arial"/>
          <w:i/>
          <w:iCs/>
          <w:sz w:val="26"/>
          <w:szCs w:val="26"/>
        </w:rPr>
        <w:t xml:space="preserve">“</w:t>
      </w:r>
      <w:r>
        <w:rPr>
          <w:rFonts w:ascii="Arial" w:hAnsi="Arial" w:cs="Arial"/>
          <w:i/>
          <w:iCs/>
          <w:sz w:val="26"/>
          <w:szCs w:val="26"/>
        </w:rPr>
        <w:t xml:space="preserve">Trata-se de </w:t>
      </w:r>
      <w:del w:id="1189" w:author="Assessor GDSXSR" w:date="2026-10-29T16:56:04Z">
        <w:r>
          <w:rPr>
            <w:rFonts w:ascii="Arial" w:hAnsi="Arial" w:cs="Arial"/>
            <w:i/>
            <w:iCs/>
            <w:sz w:val="26"/>
            <w:szCs w:val="26"/>
          </w:rPr>
          <w:delText xml:space="preserve">"</w:delText>
        </w:r>
      </w:del>
      <w:ins w:id="1190" w:author="Assessor GDSXSR" w:date="2026-10-29T16:56:04Z">
        <w:r>
          <w:rPr>
            <w:rFonts w:ascii="Arial" w:hAnsi="Arial" w:cs="Arial"/>
            <w:i/>
            <w:iCs/>
            <w:color w:val="808080"/>
            <w:sz w:val="26"/>
            <w:szCs w:val="26"/>
          </w:rPr>
          <w:t xml:space="preserve">‘</w:t>
        </w:r>
      </w:ins>
      <w:r>
        <w:rPr>
          <w:rFonts w:ascii="Arial" w:hAnsi="Arial" w:cs="Arial"/>
          <w:i/>
          <w:iCs/>
          <w:sz w:val="26"/>
          <w:szCs w:val="26"/>
        </w:rPr>
        <w:t xml:space="preserve">ação de arbitramento de </w:t>
      </w:r>
      <w:r>
        <w:rPr>
          <w:rFonts w:ascii="Arial" w:hAnsi="Arial" w:cs="Arial"/>
          <w:i/>
          <w:iCs/>
          <w:sz w:val="26"/>
          <w:szCs w:val="26"/>
        </w:rPr>
        <w:t xml:space="preserve">h</w:t>
      </w:r>
      <w:r>
        <w:rPr>
          <w:rFonts w:ascii="Arial" w:hAnsi="Arial" w:cs="Arial"/>
          <w:i/>
          <w:iCs/>
          <w:sz w:val="26"/>
          <w:szCs w:val="26"/>
        </w:rPr>
        <w:t xml:space="preserve">onorários advocatícios</w:t>
      </w:r>
      <w:del w:id="1191" w:author="Assessor GDSXSR" w:date="2026-10-29T16:56:04Z">
        <w:r>
          <w:rPr>
            <w:rFonts w:ascii="Arial" w:hAnsi="Arial" w:cs="Arial"/>
            <w:i/>
            <w:iCs/>
            <w:sz w:val="26"/>
            <w:szCs w:val="26"/>
          </w:rPr>
          <w:delText xml:space="preserve">"</w:delText>
        </w:r>
      </w:del>
      <w:ins w:id="1192" w:author="Assessor GDSXSR" w:date="2026-10-29T16:56:04Z">
        <w:r>
          <w:rPr>
            <w:rFonts w:ascii="Arial" w:hAnsi="Arial" w:cs="Arial"/>
            <w:i/>
            <w:iCs/>
            <w:color w:val="808080"/>
            <w:sz w:val="26"/>
            <w:szCs w:val="26"/>
          </w:rPr>
          <w:t xml:space="preserve">’</w:t>
        </w:r>
      </w:ins>
      <w:r>
        <w:rPr>
          <w:rFonts w:ascii="Arial" w:hAnsi="Arial" w:cs="Arial"/>
          <w:i/>
          <w:iCs/>
          <w:sz w:val="26"/>
          <w:szCs w:val="26"/>
        </w:rPr>
        <w:t xml:space="preserve"> ajuizada por MATEUS MARTINS SOARES contra ARNALDO PASTOR CRUZ JUNIOR</w:t>
      </w:r>
      <w:r>
        <w:rPr>
          <w:rFonts w:ascii="Arial" w:hAnsi="Arial" w:cs="Arial"/>
          <w:i/>
          <w:iCs/>
          <w:sz w:val="26"/>
          <w:szCs w:val="26"/>
        </w:rPr>
        <w:t xml:space="preserve">.</w:t>
      </w:r>
      <w:commentRangeEnd w:id="16"/>
      <w:r>
        <w:rPr>
          <w:rStyle w:val="CommentReference"/>
        </w:rPr>
        <w:commentReference w:id="16"/>
      </w:r>
    </w:p>
    <w:p w:rsidRPr="00A750D5" w:rsidR="00A750D5" w:rsidP="00A750D5" w:rsidRDefault="00A750D5" w14:paraId="304107D2" w14:textId="21A3F03F">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O autor afirma ter sido contratado pelo réu para a prestação de serviços advocatícios em demanda judicial que culminou no cumprimento de sentença contra a Fazenda Pública nº </w:t>
      </w:r>
      <w:r w:rsidRPr="00CF6AD4">
        <w:rPr>
          <w:rFonts w:ascii="Arial" w:hAnsi="Arial" w:cs="Arial"/>
          <w:i/>
          <w:iCs/>
          <w:sz w:val="26"/>
          <w:szCs w:val="26"/>
        </w:rPr>
        <w:t>0703994-32.2024.8.07.0018</w:t>
      </w:r>
      <w:r w:rsidRPr="00A750D5">
        <w:rPr>
          <w:rFonts w:ascii="Arial" w:hAnsi="Arial" w:cs="Arial"/>
          <w:i/>
          <w:iCs/>
          <w:sz w:val="26"/>
          <w:szCs w:val="26"/>
        </w:rPr>
        <w:t>, em trâmite perante a 1ª Vara da Fazenda Pública do Distrito Federal.</w:t>
      </w:r>
    </w:p>
    <w:p w:rsidRPr="00A750D5" w:rsidR="00A750D5" w:rsidP="00A750D5" w:rsidRDefault="00A750D5" w14:paraId="49D5D15D"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Alega que, desde o início da relação profissional, teria sido pactuado verbalmente entre as partes o pagamento de honorários contratuais equivalentes a 20% (vinte por cento) sobre o valor total a ser recebido pelo réu no processo principal, referente ao crédito principal. Sustenta que essa porcentagem teria sido confessada em troca de mensagens entre advogado e cliente.</w:t>
      </w:r>
    </w:p>
    <w:p w:rsidRPr="00A750D5" w:rsidR="00A750D5" w:rsidP="00A750D5" w:rsidRDefault="00A750D5" w14:paraId="2ACDC0F7" w14:textId="414D9874">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Aduz que desempenhou, juntamente com sua equipe, trabalho diligente e eficaz na defesa dos interesses do réu, o que teria resultado no reconhecimento do direito deste e na apuração de crédito significativo em seu favor, culminando com cálculo judicial elaborado no processo nº </w:t>
      </w:r>
      <w:r w:rsidRPr="00CF6AD4">
        <w:rPr>
          <w:rFonts w:ascii="Arial" w:hAnsi="Arial" w:cs="Arial"/>
          <w:i/>
          <w:iCs/>
          <w:sz w:val="26"/>
          <w:szCs w:val="26"/>
        </w:rPr>
        <w:t>0703994-32.2024.8.07.0018</w:t>
      </w:r>
      <w:r w:rsidRPr="00A750D5">
        <w:rPr>
          <w:rFonts w:ascii="Arial" w:hAnsi="Arial" w:cs="Arial"/>
          <w:i/>
          <w:iCs/>
          <w:sz w:val="26"/>
          <w:szCs w:val="26"/>
        </w:rPr>
        <w:t>, no valor total de R$ 761.126,93 (setecentos e sessenta e um mil, cento e vinte e seis reais e noventa e três centavos), com data-base em 09/03/2026.</w:t>
      </w:r>
    </w:p>
    <w:p w:rsidRPr="00A750D5" w:rsidR="00A750D5" w:rsidP="00A750D5" w:rsidRDefault="00A750D5" w14:paraId="327097F3" w14:textId="1D2B92A0">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Afirma que, após o reconhecimento e a quantificação do crédito, buscou formalizar por escrito o contrato de honorários, com o objetivo de conferir segurança jurídica à relação profissional e viabilizar o pedido de destaque dos honorários contratuais nos autos do cumprimento de sentença. Con</w:t>
      </w:r>
      <w:r w:rsidR="00347435">
        <w:rPr>
          <w:rFonts w:ascii="Arial" w:hAnsi="Arial" w:cs="Arial"/>
          <w:i/>
          <w:iCs/>
          <w:sz w:val="26"/>
          <w:szCs w:val="26"/>
        </w:rPr>
        <w:t>t</w:t>
      </w:r>
      <w:r w:rsidRPr="00A750D5">
        <w:rPr>
          <w:rFonts w:ascii="Arial" w:hAnsi="Arial" w:cs="Arial"/>
          <w:i/>
          <w:iCs/>
          <w:sz w:val="26"/>
          <w:szCs w:val="26"/>
        </w:rPr>
        <w:t>udo, que o réu se recusou injustificadamente a assinar o instrumento contratual, apesar das tentativas de solução amigável.</w:t>
      </w:r>
    </w:p>
    <w:p w:rsidRPr="00A750D5" w:rsidR="00A750D5" w:rsidP="00A750D5" w:rsidRDefault="00A750D5" w14:paraId="2482256A"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Assevera que a recusa do réu em formalizar o contrato teria gerado insegurança e desequilíbrio na relação profissional, ocasionando quebra de confiança entre cliente e advogado. Diante disso, afirma que não teve alternativa senão renunciar ao mandato que lhe havia sido conferido, o que teria sido comunicado ao réu em 03/03/2026.</w:t>
      </w:r>
    </w:p>
    <w:p w:rsidRPr="00A750D5" w:rsidR="00A750D5" w:rsidP="00A750D5" w:rsidRDefault="00A750D5" w14:paraId="2FE208B5"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Sustenta que, embora tenha renunciado ao mandato, os serviços advocatícios já haviam sido efetivamente prestados e teriam contribuído para a conclusão exitosa do trabalho, com reconhecimento e quantificação do crédito do réu. Por essa razão, defende fazer jus ao recebimento dos honorários contratuais incidentes sobre o valor final devido ao cliente, os quais deveriam ser pagos quando da expedição do precatório.</w:t>
      </w:r>
    </w:p>
    <w:p w:rsidRPr="00A750D5" w:rsidR="00A750D5" w:rsidP="00A750D5" w:rsidRDefault="00A750D5" w14:paraId="0D74E03F"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Esclarece que, diante da recusa de formalização contratual, tornou-se inviável requerer o destaque dos honorários nos autos do cumprimento de sentença, razão pela qual busca o arbitramento judicial da verba.</w:t>
      </w:r>
    </w:p>
    <w:p w:rsidRPr="00A750D5" w:rsidR="00A750D5" w:rsidP="00A750D5" w:rsidRDefault="00A750D5" w14:paraId="57CB9838"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Como fundamento jurídico, invoca o art. 22, § 2º, da Lei nº 8.906/</w:t>
      </w:r>
      <w:commentRangeStart w:id="1"/>
      <w:r w:rsidRPr="00A750D5">
        <w:rPr>
          <w:rFonts w:ascii="Arial" w:hAnsi="Arial" w:cs="Arial"/>
          <w:i/>
          <w:iCs/>
          <w:sz w:val="26"/>
          <w:szCs w:val="26"/>
        </w:rPr>
        <w:t>1994</w:t>
      </w:r>
      <w:commentRangeEnd w:id="1"/>
      <w:r w:rsidRPr="00A750D5" w:rsidR="00347435">
        <w:rPr>
          <w:rStyle w:val="Refdecomentrio"/>
          <w:rFonts w:ascii="Arial" w:hAnsi="Arial" w:cs="Arial"/>
          <w:i/>
          <w:iCs/>
          <w:sz w:val="26"/>
          <w:szCs w:val="26"/>
        </w:rPr>
        <w:commentReference w:id="1"/>
      </w:r>
      <w:r w:rsidRPr="00A750D5">
        <w:rPr>
          <w:rFonts w:ascii="Arial" w:hAnsi="Arial" w:cs="Arial"/>
          <w:i/>
          <w:iCs/>
          <w:sz w:val="26"/>
          <w:szCs w:val="26"/>
        </w:rPr>
        <w:t>, sustentando que, na falta de estipulação formal ou acordo escrito, os honorários podem ser fixados por arbitramento judicial em retribuição aos serviços profissionais efetivamente prestados. Também invoca os arts. 85 e seguintes do Código de Processo Civil e a Lei nº 15.109/2025, afirmando que referida norma dispensa o advogado do adiantamento de custas processuais em ações de cobrança de honorários advocatícios, cabendo ao réu ou executado suprir, ao final, o pagamento, caso tenha dado causa à lide.</w:t>
      </w:r>
    </w:p>
    <w:p w:rsidRPr="00A750D5" w:rsidR="00A750D5" w:rsidP="00A750D5" w:rsidRDefault="00A750D5" w14:paraId="389B7330" w14:textId="66CF8FFA">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Requer a procedência do pedido para que sejam arbitrados honorários advocatícios contratuais pelo trabalho prestado no processo nº </w:t>
      </w:r>
      <w:r w:rsidRPr="00CF6AD4">
        <w:rPr>
          <w:rFonts w:ascii="Arial" w:hAnsi="Arial" w:cs="Arial"/>
          <w:i/>
          <w:iCs/>
          <w:sz w:val="26"/>
          <w:szCs w:val="26"/>
        </w:rPr>
        <w:t>0703994-32.2024.8.07.0018</w:t>
      </w:r>
      <w:r w:rsidRPr="00A750D5">
        <w:rPr>
          <w:rFonts w:ascii="Arial" w:hAnsi="Arial" w:cs="Arial"/>
          <w:i/>
          <w:iCs/>
          <w:sz w:val="26"/>
          <w:szCs w:val="26"/>
        </w:rPr>
        <w:t>, em percentual não inferior a 20% (vinte por cento), incidente sobre o valor atualizado do crédito obtido pelo réu, indicado na inicial como R$ 761.126,93 (setecentos e sessenta e um mil, cento e vinte e seis reais e noventa e três centavos), em 09/03/2026.</w:t>
      </w:r>
    </w:p>
    <w:p w:rsidRPr="00A750D5" w:rsidR="00A750D5" w:rsidP="00A750D5" w:rsidRDefault="00A750D5" w14:paraId="3E9EBFEB"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Protesta pela produção de todas as provas em direito admitidas, especialmente documental, com juntada de documentos do processo principal, e-mails e mensagens trocadas entre as partes, além de prova testemunhal e pericial, se necessário, para comprovar a efetividade dos serviços prestados e o valor do proveito econômico obtido.</w:t>
      </w:r>
    </w:p>
    <w:p w:rsidRPr="00A750D5" w:rsidR="00A750D5" w:rsidP="00A750D5" w:rsidRDefault="00A750D5" w14:paraId="6B357F26" w14:textId="401BB39B">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Determinada a emenda a petição inicial, ID. </w:t>
      </w:r>
      <w:r w:rsidRPr="00CF6AD4">
        <w:rPr>
          <w:rFonts w:ascii="Arial" w:hAnsi="Arial" w:cs="Arial"/>
          <w:i/>
          <w:iCs/>
          <w:sz w:val="26"/>
          <w:szCs w:val="26"/>
        </w:rPr>
        <w:t>273324611</w:t>
      </w:r>
      <w:r w:rsidRPr="00A750D5">
        <w:rPr>
          <w:rFonts w:ascii="Arial" w:hAnsi="Arial" w:cs="Arial"/>
          <w:i/>
          <w:iCs/>
          <w:sz w:val="26"/>
          <w:szCs w:val="26"/>
        </w:rPr>
        <w:t xml:space="preserve">, o autor juntou a manifestação de ID. </w:t>
      </w:r>
      <w:r w:rsidRPr="00CF6AD4">
        <w:rPr>
          <w:rFonts w:ascii="Arial" w:hAnsi="Arial" w:cs="Arial"/>
          <w:i/>
          <w:iCs/>
          <w:sz w:val="26"/>
          <w:szCs w:val="26"/>
        </w:rPr>
        <w:t>273971349</w:t>
      </w:r>
      <w:r w:rsidRPr="00A750D5">
        <w:rPr>
          <w:rFonts w:ascii="Arial" w:hAnsi="Arial" w:cs="Arial"/>
          <w:i/>
          <w:iCs/>
          <w:sz w:val="26"/>
          <w:szCs w:val="26"/>
        </w:rPr>
        <w:t xml:space="preserve">, na qual o autor esclareceu que a pretensão deduzida tem por objeto imediato o arbitramento judicial dos honorários advocatícios devidos em razão dos serviços prestados ao requerido, para fins de constituição de título executivo judicial líquido e posterior reserva de crédito em cumprimento de sentença autônomo. Sustentou que a liquidez conferida pelo arbitramento seria pressuposto necessário para o exercício da faculdade prevista no art. 22, § 4º, da Lei nº 8.906/1994, consistente no destaque dos honorários nos autos do Cumprimento de Sentença nº </w:t>
      </w:r>
      <w:r w:rsidRPr="00CF6AD4">
        <w:rPr>
          <w:rFonts w:ascii="Arial" w:hAnsi="Arial" w:cs="Arial"/>
          <w:i/>
          <w:iCs/>
          <w:sz w:val="26"/>
          <w:szCs w:val="26"/>
        </w:rPr>
        <w:t>0741279-13.2021.8.07.0001</w:t>
      </w:r>
      <w:r w:rsidRPr="00A750D5">
        <w:rPr>
          <w:rFonts w:ascii="Arial" w:hAnsi="Arial" w:cs="Arial"/>
          <w:i/>
          <w:iCs/>
          <w:sz w:val="26"/>
          <w:szCs w:val="26"/>
        </w:rPr>
        <w:t>, em trâmite perante a 5ª Vara da Fazenda Pública do Distrito Federal.</w:t>
      </w:r>
    </w:p>
    <w:p w:rsidRPr="00A750D5" w:rsidR="00A750D5" w:rsidP="00A750D5" w:rsidRDefault="00A750D5" w14:paraId="7E5BBA67"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Defendeu não haver condição suspensiva impeditiva da fixação do valor devido, pois o interesse processual seria atual e urgente, diante da necessidade de prévia definição judicial do quantum para viabilizar a reserva do crédito no processo que tramita perante a Vara da Fazenda Pública. Acrescentou que a demora na fixação do título líquido poderia colocar em risco a satisfação do crédito, especialmente diante da iminência de expedição de precatórios ou RPVs no processo principal.</w:t>
      </w:r>
    </w:p>
    <w:p w:rsidRPr="00A750D5" w:rsidR="00A750D5" w:rsidP="00A750D5" w:rsidRDefault="00A750D5" w14:paraId="200B0D50"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Requereu o recebimento da emenda à inicial, com sua integração à petição inicial para todos os fins de direito, bem como o regular prosseguimento do feito, com a citação da parte requerida para apresentação de contestação. No mérito, postulou a procedência dos pedidos para arbitrar judicialmente os honorários advocatícios em seu favor no patamar de 20% (vinte por cento) sobre o proveito econômico obtido na demanda originária, apontando o montante de R$ 152.225,38 (cento e cinquenta e dois mil, duzentos e vinte e cinco reais e trinta e oito centavos). Requereu, ainda, a manutenção dos demais pedidos formulados na inicial, inclusive quanto à produção de provas e à condenação do requerido nos ônus de sucumbência.</w:t>
      </w:r>
    </w:p>
    <w:p w:rsidRPr="00A750D5" w:rsidR="00A750D5" w:rsidP="00A750D5" w:rsidRDefault="00A750D5" w14:paraId="630A6E55" w14:textId="257A1018">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Documentos juntados no ID. </w:t>
      </w:r>
      <w:r w:rsidRPr="00CF6AD4">
        <w:rPr>
          <w:rFonts w:ascii="Arial" w:hAnsi="Arial" w:cs="Arial"/>
          <w:i/>
          <w:iCs/>
          <w:sz w:val="26"/>
          <w:szCs w:val="26"/>
        </w:rPr>
        <w:t>275304033</w:t>
      </w:r>
      <w:r w:rsidRPr="00A750D5">
        <w:rPr>
          <w:rFonts w:ascii="Arial" w:hAnsi="Arial" w:cs="Arial"/>
          <w:i/>
          <w:iCs/>
          <w:sz w:val="26"/>
          <w:szCs w:val="26"/>
        </w:rPr>
        <w:t>, por determinação judicial.</w:t>
      </w:r>
    </w:p>
    <w:p w:rsidRPr="00A750D5" w:rsidR="00A750D5" w:rsidP="00A750D5" w:rsidRDefault="00A750D5" w14:paraId="22379C88" w14:textId="594FCBE9">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Contestação e documentos de ID. </w:t>
      </w:r>
      <w:r w:rsidRPr="00CF6AD4">
        <w:rPr>
          <w:rFonts w:ascii="Arial" w:hAnsi="Arial" w:cs="Arial"/>
          <w:i/>
          <w:iCs/>
          <w:sz w:val="26"/>
          <w:szCs w:val="26"/>
        </w:rPr>
        <w:t>279206807</w:t>
      </w:r>
      <w:r w:rsidRPr="00A750D5">
        <w:rPr>
          <w:rFonts w:ascii="Arial" w:hAnsi="Arial" w:cs="Arial"/>
          <w:i/>
          <w:iCs/>
          <w:sz w:val="26"/>
          <w:szCs w:val="26"/>
        </w:rPr>
        <w:t>.</w:t>
      </w:r>
    </w:p>
    <w:p w:rsidRPr="00A750D5" w:rsidR="00A750D5" w:rsidP="00A750D5" w:rsidRDefault="00A750D5" w14:paraId="4A7CC53A"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O requerido suscita, preliminarmente, a inépcia da petição inicial, ao argumento de que o autor não demonstrou suficientemente a alegada contratação direta nem o ajuste verbal de honorários no percentual de 20%. Requer, ainda, a integração ao feito de Thaismara Araújo e Marília Cardoso Pereira Portilho, sustentando que ambas participaram das tratativas que deram origem à relação jurídica discutida. Também alega ausência de interesse processual, por entender que eventual obrigação de pagar honorários estaria condicionada ao efetivo recebimento do crédito decorrente da ação movida contra o Distrito Federal, o que ainda não teria ocorrido. Por essa razão, postula a extinção do processo sem resolução do mérito.</w:t>
      </w:r>
    </w:p>
    <w:p w:rsidRPr="00A750D5" w:rsidR="00A750D5" w:rsidP="00A750D5" w:rsidRDefault="00A750D5" w14:paraId="2FA72846"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No mérito, afirma que jamais firmou contrato de honorários com o autor, tendo assinado apenas procuração para representação processual. Sustenta que a contratação foi intermediada por Thaismara Araújo, que lhe apresentou a tese jurídica, tratou das condições econômicas da demanda e o encaminhou ao escritório do autor. Alega que compreendeu, à época, que os honorários seriam destinados a Thaismara Araújo e posteriormente divididos com Marília Cardoso Pereira Portilho, razão pela qual a relação de confiança teria sido estabelecida com essas profissionais, e não diretamente com o demandante.</w:t>
      </w:r>
    </w:p>
    <w:p w:rsidRPr="00A750D5" w:rsidR="00A750D5" w:rsidP="00A750D5" w:rsidRDefault="00A750D5" w14:paraId="3AC0D5FA"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Defende que a relação foi informal, sem contrato escrito assinado e sem definição clara acerca da titularidade dos honorários, afirmando que o ajuste verbal existente vinculava eventual remuneração ao êxito da demanda, entendido como o efetivo recebimento de valores pelo cliente, seja por precatório, RPV, alvará, acordo ou cessão do crédito. Aduz, ainda, ter efetuado pagamentos que totalizam R$ 5.000,00 (cinco mil reais) à Thaismara Araújo para custeio do processo, valor que, segundo afirma, deveria ser posteriormente abatido da verba honorária.</w:t>
      </w:r>
    </w:p>
    <w:p w:rsidRPr="00A750D5" w:rsidR="00A750D5" w:rsidP="00A750D5" w:rsidRDefault="00A750D5" w14:paraId="12DDBBC7"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Assevera que não questiona a atuação profissional exercida pelo autor nem a existência de conversas acerca de honorários de êxito. Sustenta, contudo, que inexiste obrigação atualmente exigível, pois o crédito que embasa a cobrança ainda não foi recebido. Argumenta que a procuração não se confunde com contrato de honorários e que, na ausência de instrumento contratual assinado, não é possível concluir pela existência de obrigação líquida e exigível nos moldes narrados na petição inicial.</w:t>
      </w:r>
    </w:p>
    <w:p w:rsidRPr="00A750D5" w:rsidR="00A750D5" w:rsidP="00A750D5" w:rsidRDefault="00A750D5" w14:paraId="5F79809B"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Afirma que, mesmo na hipótese de reconhecimento de ajuste verbal no percentual de 20%, sua exigibilidade somente poderia surgir após o efetivo recebimento dos valores pelo réu, devendo eventual incidência ocorrer sobre o montante líquido efetivamente percebido, bem como que a renúncia do autor ao mandato não tem o condão de antecipar o vencimento da obrigação, por se tratar de ato unilateral do advogado, inexistindo inadimplemento ou recusa de pagamento de verba já vencida.</w:t>
      </w:r>
    </w:p>
    <w:p w:rsidRPr="00A750D5" w:rsidR="00A750D5" w:rsidP="00A750D5" w:rsidRDefault="00A750D5" w14:paraId="5347A6CE"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Argumenta ter agido de boa-fé e requer o acolhimento das preliminares suscitadas ou, subsidiariamente, a improcedência dos pedidos. Sucessivamente, pleiteia que eventual verba honorária somente seja exigível após o efetivo recebimento do crédito principal, com abatimento da quantia de R$ 5.000,00 (cinco mil reais) que afirma ter adiantado para custeio da demanda.</w:t>
      </w:r>
    </w:p>
    <w:p w:rsidRPr="00A750D5" w:rsidR="00A750D5" w:rsidP="00A750D5" w:rsidRDefault="00A750D5" w14:paraId="7ED70745" w14:textId="127E220C">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Em réplica de ID. </w:t>
      </w:r>
      <w:r w:rsidRPr="00CF6AD4">
        <w:rPr>
          <w:rFonts w:ascii="Arial" w:hAnsi="Arial" w:cs="Arial"/>
          <w:i/>
          <w:iCs/>
          <w:sz w:val="26"/>
          <w:szCs w:val="26"/>
        </w:rPr>
        <w:t>282334667</w:t>
      </w:r>
      <w:r w:rsidRPr="00A750D5">
        <w:rPr>
          <w:rFonts w:ascii="Arial" w:hAnsi="Arial" w:cs="Arial"/>
          <w:i/>
          <w:iCs/>
          <w:sz w:val="26"/>
          <w:szCs w:val="26"/>
        </w:rPr>
        <w:t>, o autor impugna as preliminares suscitadas na contestação. Aduz que o requerido reconhece a prestação dos serviços advocatícios, a existência de ajuste referente a honorários de êxito, o percentual de 20% e o pagamento prévio de R$ 5.000,00 (cinco mil reais), remanescendo controvérsia apenas quanto à titularidade do crédito, ao momento de exigibilidade da verba honorária e à participação de terceiros na contratação. Afirma que a ausência de contrato escrito não afasta o direito ao arbitramento dos honorários, diante da efetiva prestação dos serviços profissionais e da existência de procuração outorgada diretamente ao autor. Esclarece que Thaismara Araújo e Marília Cardoso Pereira Portilho não são titulares dos honorários discutidos nem possuem vínculo jurídico que justifique sua inclusão na lide, razão pela qual pugna pelo indeferimento do pedido de chamamento ao processo ou denunciação da lide.</w:t>
      </w:r>
    </w:p>
    <w:p w:rsidRPr="000A7009" w:rsidR="002575ED" w:rsidP="002575ED" w:rsidRDefault="00A750D5" w14:paraId="2141F1BE" w14:textId="444893E6">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Afirma que os honorários objeto da demanda não se confundem com cobrança imediata contra o requerido, esclarecendo que pretende o arbitramento judicial da verba para possibilitar seu destaque quando do efetivo pagamento do crédito decorrente da ação originária. Sustenta, ainda, que o pagamento de R$ 5.000,00 (cinco mil reais) realizado à sociedade individual de Thaismara Araújo corresponde a adiantamento parcial</w:t>
      </w:r>
      <w:r>
        <w:rPr>
          <w:rFonts w:ascii="Arial" w:hAnsi="Arial" w:cs="Arial"/>
          <w:i/>
          <w:iCs/>
          <w:sz w:val="26"/>
          <w:szCs w:val="26"/>
        </w:rPr>
        <w:t xml:space="preserve"> </w:t>
      </w:r>
      <w:r>
        <w:rPr>
          <w:rFonts w:ascii="Arial" w:hAnsi="Arial" w:cs="Arial"/>
          <w:i/>
          <w:iCs/>
          <w:sz w:val="26"/>
          <w:szCs w:val="26"/>
        </w:rPr>
        <w:t xml:space="preserve">(...)”</w:t>
      </w:r>
      <w:del w:id="1193" w:author="Assessor GDSXSR" w:date="2026-10-29T16:56:04Z">
        <w:r>
          <w:rPr>
            <w:rFonts w:ascii="Arial" w:hAnsi="Arial" w:cs="Arial"/>
            <w:i/>
            <w:iCs/>
            <w:sz w:val="26"/>
            <w:szCs w:val="26"/>
          </w:rPr>
          <w:delText xml:space="preserve">.</w:delText>
        </w:r>
      </w:del>
      <w:r>
        <w:rPr>
          <w:rFonts w:ascii="Arial" w:hAnsi="Arial" w:cs="Arial"/>
          <w:i/>
          <w:iCs/>
          <w:sz w:val="26"/>
          <w:szCs w:val="26"/>
        </w:rPr>
        <w:t xml:space="preserve"> (ID </w:t>
      </w:r>
      <w:r>
        <w:rPr>
          <w:rFonts w:ascii="Arial" w:hAnsi="Arial" w:cs="Arial"/>
          <w:i/>
          <w:iCs/>
          <w:sz w:val="26"/>
          <w:szCs w:val="26"/>
        </w:rPr>
        <w:t xml:space="preserve">90421191</w:t>
      </w:r>
      <w:r>
        <w:rPr>
          <w:rFonts w:ascii="Arial" w:hAnsi="Arial" w:cs="Arial"/>
          <w:i/>
          <w:iCs/>
          <w:sz w:val="26"/>
          <w:szCs w:val="26"/>
        </w:rPr>
        <w:t xml:space="preserve">).</w:t>
      </w:r>
    </w:p>
    <w:p w:rsidR="00B3277A" w:rsidP="002575ED" w:rsidRDefault="00B3277A" w14:paraId="292B8F34" w14:textId="77777777">
      <w:pPr>
        <w:spacing w:after="0" w:line="360" w:lineRule="auto"/>
        <w:ind w:firstLine="2268"/>
        <w:jc w:val="both"/>
        <w:rPr>
          <w:rFonts w:ascii="Arial" w:hAnsi="Arial" w:cs="Arial"/>
          <w:sz w:val="28"/>
          <w:szCs w:val="28"/>
        </w:rPr>
      </w:pPr>
    </w:p>
    <w:p w:rsidR="002575ED" w:rsidP="002575ED" w:rsidRDefault="002575ED" w14:paraId="3089B296" w14:textId="58F0CE6A">
      <w:pPr>
        <w:spacing w:after="0" w:line="360" w:lineRule="auto"/>
        <w:ind w:firstLine="2268"/>
        <w:jc w:val="both"/>
        <w:rPr>
          <w:rFonts w:ascii="Arial" w:hAnsi="Arial" w:cs="Arial"/>
          <w:sz w:val="28"/>
          <w:szCs w:val="28"/>
        </w:rPr>
      </w:pPr>
      <w:commentRangeStart w:id="17"/>
      <w:r>
        <w:rPr>
          <w:rFonts w:ascii="Arial" w:hAnsi="Arial" w:cs="Arial"/>
          <w:sz w:val="28"/>
          <w:szCs w:val="28"/>
        </w:rPr>
        <w:t xml:space="preserve">O MM. Juiz sentenciante</w:t>
      </w:r>
      <w:r>
        <w:rPr>
          <w:rFonts w:ascii="Arial" w:hAnsi="Arial" w:cs="Arial"/>
          <w:sz w:val="28"/>
          <w:szCs w:val="28"/>
        </w:rPr>
        <w:t xml:space="preserve">, Dr. </w:t>
      </w:r>
      <w:del w:id="1194" w:author="Assessor GDSXSR" w:date="2026-10-29T16:56:04Z">
        <w:r>
          <w:rPr>
            <w:rFonts w:ascii="Arial" w:hAnsi="Arial" w:cs="Arial"/>
            <w:sz w:val="28"/>
            <w:szCs w:val="28"/>
          </w:rPr>
          <w:delText xml:space="preserve">FERNANDO</w:delText>
        </w:r>
      </w:del>
      <w:ins w:id="1195" w:author="Assessor GDSXSR" w:date="2026-10-29T16:56:04Z">
        <w:r>
          <w:rPr>
            <w:rFonts w:ascii="Arial" w:hAnsi="Arial" w:cs="Arial"/>
            <w:color w:val="808080"/>
            <w:sz w:val="28"/>
            <w:szCs w:val="28"/>
          </w:rPr>
          <w:t xml:space="preserve">Fernando</w:t>
        </w:r>
      </w:ins>
      <w:r>
        <w:rPr>
          <w:rFonts w:ascii="Arial" w:hAnsi="Arial" w:cs="Arial"/>
          <w:sz w:val="28"/>
          <w:szCs w:val="28"/>
        </w:rPr>
        <w:t xml:space="preserve"> </w:t>
      </w:r>
      <w:del w:id="1196" w:author="Assessor GDSXSR" w:date="2026-10-29T16:56:04Z">
        <w:r>
          <w:rPr>
            <w:rFonts w:ascii="Arial" w:hAnsi="Arial" w:cs="Arial"/>
            <w:sz w:val="28"/>
            <w:szCs w:val="28"/>
          </w:rPr>
          <w:delText xml:space="preserve">MELLO</w:delText>
        </w:r>
      </w:del>
      <w:ins w:id="1197" w:author="Assessor GDSXSR" w:date="2026-10-29T16:56:04Z">
        <w:r>
          <w:rPr>
            <w:rFonts w:ascii="Arial" w:hAnsi="Arial" w:cs="Arial"/>
            <w:color w:val="808080"/>
            <w:sz w:val="28"/>
            <w:szCs w:val="28"/>
          </w:rPr>
          <w:t xml:space="preserve">Mello</w:t>
        </w:r>
      </w:ins>
      <w:r>
        <w:rPr>
          <w:rFonts w:ascii="Arial" w:hAnsi="Arial" w:cs="Arial"/>
          <w:sz w:val="28"/>
          <w:szCs w:val="28"/>
        </w:rPr>
        <w:t xml:space="preserve"> </w:t>
      </w:r>
      <w:del w:id="1198" w:author="Assessor GDSXSR" w:date="2026-10-29T16:56:04Z">
        <w:r>
          <w:rPr>
            <w:rFonts w:ascii="Arial" w:hAnsi="Arial" w:cs="Arial"/>
            <w:sz w:val="28"/>
            <w:szCs w:val="28"/>
          </w:rPr>
          <w:delText xml:space="preserve">BATISTA</w:delText>
        </w:r>
      </w:del>
      <w:ins w:id="1199" w:author="Assessor GDSXSR" w:date="2026-10-29T16:56:04Z">
        <w:r>
          <w:rPr>
            <w:rFonts w:ascii="Arial" w:hAnsi="Arial" w:cs="Arial"/>
            <w:color w:val="808080"/>
            <w:sz w:val="28"/>
            <w:szCs w:val="28"/>
          </w:rPr>
          <w:t xml:space="preserve">Batista</w:t>
        </w:r>
      </w:ins>
      <w:r>
        <w:rPr>
          <w:rFonts w:ascii="Arial" w:hAnsi="Arial" w:cs="Arial"/>
          <w:sz w:val="28"/>
          <w:szCs w:val="28"/>
        </w:rPr>
        <w:t xml:space="preserve"> </w:t>
      </w:r>
      <w:del w:id="1200" w:author="Assessor GDSXSR" w:date="2026-10-29T16:56:04Z">
        <w:r>
          <w:rPr>
            <w:rFonts w:ascii="Arial" w:hAnsi="Arial" w:cs="Arial"/>
            <w:sz w:val="28"/>
            <w:szCs w:val="28"/>
          </w:rPr>
          <w:delText xml:space="preserve">DA</w:delText>
        </w:r>
      </w:del>
      <w:ins w:id="1201" w:author="Assessor GDSXSR" w:date="2026-10-29T16:56:04Z">
        <w:r>
          <w:rPr>
            <w:rFonts w:ascii="Arial" w:hAnsi="Arial" w:cs="Arial"/>
            <w:color w:val="808080"/>
            <w:sz w:val="28"/>
            <w:szCs w:val="28"/>
          </w:rPr>
          <w:t xml:space="preserve">da</w:t>
        </w:r>
      </w:ins>
      <w:r>
        <w:rPr>
          <w:rFonts w:ascii="Arial" w:hAnsi="Arial" w:cs="Arial"/>
          <w:sz w:val="28"/>
          <w:szCs w:val="28"/>
        </w:rPr>
        <w:t xml:space="preserve"> </w:t>
      </w:r>
      <w:del w:id="1202" w:author="Assessor GDSXSR" w:date="2026-10-29T16:56:04Z">
        <w:r>
          <w:rPr>
            <w:rFonts w:ascii="Arial" w:hAnsi="Arial" w:cs="Arial"/>
            <w:sz w:val="28"/>
            <w:szCs w:val="28"/>
          </w:rPr>
          <w:delText xml:space="preserve">SILVA</w:delText>
        </w:r>
      </w:del>
      <w:ins w:id="1203" w:author="Assessor GDSXSR" w:date="2026-10-29T16:56:04Z">
        <w:r>
          <w:rPr>
            <w:rFonts w:ascii="Arial" w:hAnsi="Arial" w:cs="Arial"/>
            <w:color w:val="808080"/>
            <w:sz w:val="28"/>
            <w:szCs w:val="28"/>
          </w:rPr>
          <w:t xml:space="preserve">Silva</w:t>
        </w:r>
      </w:ins>
      <w:r>
        <w:rPr>
          <w:rFonts w:ascii="Arial" w:hAnsi="Arial" w:cs="Arial"/>
          <w:sz w:val="28"/>
          <w:szCs w:val="28"/>
        </w:rPr>
        <w:t xml:space="preserve">, da </w:t>
      </w:r>
      <w:r>
        <w:rPr>
          <w:rFonts w:ascii="Arial" w:hAnsi="Arial" w:cs="Arial"/>
          <w:sz w:val="28"/>
          <w:szCs w:val="28"/>
        </w:rPr>
        <w:t xml:space="preserve">24ª Vara Cível de Brasília</w:t>
      </w:r>
      <w:r>
        <w:rPr>
          <w:rFonts w:ascii="Arial" w:hAnsi="Arial" w:cs="Arial"/>
          <w:sz w:val="28"/>
          <w:szCs w:val="28"/>
        </w:rPr>
        <w:t xml:space="preserve">, </w:t>
      </w:r>
      <w:r>
        <w:rPr>
          <w:rFonts w:ascii="Arial" w:hAnsi="Arial" w:cs="Arial"/>
          <w:sz w:val="28"/>
          <w:szCs w:val="28"/>
        </w:rPr>
        <w:t xml:space="preserve">julgou no seguinte sentido:</w:t>
      </w:r>
      <w:commentRangeEnd w:id="17"/>
      <w:r>
        <w:rPr>
          <w:rStyle w:val="CommentReference"/>
        </w:rPr>
        <w:commentReference w:id="17"/>
      </w:r>
    </w:p>
    <w:p w:rsidR="002575ED" w:rsidP="002575ED" w:rsidRDefault="002575ED" w14:paraId="2D94F857" w14:textId="77777777">
      <w:pPr>
        <w:spacing w:after="0" w:line="360" w:lineRule="auto"/>
        <w:ind w:firstLine="2268"/>
        <w:jc w:val="both"/>
        <w:rPr>
          <w:rFonts w:ascii="Arial" w:hAnsi="Arial" w:cs="Arial"/>
          <w:sz w:val="28"/>
          <w:szCs w:val="28"/>
        </w:rPr>
      </w:pPr>
    </w:p>
    <w:p w:rsidRPr="00CE58ED" w:rsidR="00A750D5" w:rsidP="00CE58ED" w:rsidRDefault="002575ED" w14:paraId="043E6B86" w14:textId="75554E49">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Pr="00CE58ED" w:rsidR="00A750D5">
        <w:rPr>
          <w:rFonts w:ascii="Arial" w:hAnsi="Arial" w:cs="Arial"/>
          <w:i/>
          <w:iCs/>
          <w:sz w:val="26"/>
          <w:szCs w:val="26"/>
        </w:rPr>
        <w:t>Ante o exposto, JULGO PARCIALMENTE PROCEDENTES os pedidos, com resolução de mérito, nos termos do art. 487, inciso I, do CPC, para arbitrar os honorários advocatícios em R$ 109.169,04 (cento e nove mil, cento e sessenta e nove reais e quatro centavos), a ser destacado nos autos n.  nº 0703994-32.2024.8.07.0018, em trâmite perante a 1ª Vara da Fazenda Pública do Distrito Federal. A correção monetária pelo, pelo IPCA, será devida desde 10/03/2026. Os juros de mora incidirão apenas em caso de inadimplemento após o efetivo recebimento do crédito pelo requerido, uma vez que a exigibilidade da verba honorária está condicionada ao pagamento do valor principal no processo originário.</w:t>
      </w:r>
    </w:p>
    <w:p w:rsidRPr="00CE58ED" w:rsidR="00A750D5" w:rsidP="00CE58ED" w:rsidRDefault="00A750D5" w14:paraId="69AFB371" w14:textId="77777777">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 xml:space="preserve">Resolvo o mérito, na forma do </w:t>
      </w:r>
      <w:commentRangeStart w:id="2"/>
      <w:r w:rsidRPr="00CE58ED">
        <w:rPr>
          <w:rFonts w:ascii="Arial" w:hAnsi="Arial" w:cs="Arial"/>
          <w:i/>
          <w:iCs/>
          <w:sz w:val="26"/>
          <w:szCs w:val="26"/>
        </w:rPr>
        <w:t>art. 487, I, do CPC.</w:t>
      </w:r>
      <w:commentRangeEnd w:id="2"/>
      <w:r w:rsidRPr="00CE58ED" w:rsidR="00347435">
        <w:rPr>
          <w:rStyle w:val="Refdecomentrio"/>
          <w:rFonts w:ascii="Arial" w:hAnsi="Arial" w:cs="Arial"/>
          <w:i/>
          <w:iCs/>
          <w:sz w:val="26"/>
          <w:szCs w:val="26"/>
        </w:rPr>
        <w:commentReference w:id="2"/>
      </w:r>
    </w:p>
    <w:p w:rsidRPr="00CE58ED" w:rsidR="00A750D5" w:rsidP="00CE58ED" w:rsidRDefault="00A750D5" w14:paraId="1483E5FF" w14:textId="77777777">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Diante da sucumbência recíproca, mas não proporcional, responderá o autor pelo pagamento de 15% (quinze por cento) das despesas processuais e o requerido pelo pagamento de 75% (setenta e cinco por cento).</w:t>
      </w:r>
    </w:p>
    <w:p w:rsidRPr="00CE58ED" w:rsidR="00A750D5" w:rsidP="00CE58ED" w:rsidRDefault="00A750D5" w14:paraId="231B295A" w14:textId="77777777">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 xml:space="preserve">Condeno o requerido ao pagamento de honorários advocatícios em favor do autor, que fixo em 10% sobre o valor da condenação; e condeno o autor ao pagamento de honorários advocatícios em favor do patrono do requerido, que fixo em 10% sobre o proveito econômico obtido pelo réu, correspondente à diferença entre o valor da causa e o valor da condenação, </w:t>
      </w:r>
      <w:commentRangeStart w:id="3"/>
      <w:r w:rsidRPr="00CE58ED">
        <w:rPr>
          <w:rFonts w:ascii="Arial" w:hAnsi="Arial" w:cs="Arial"/>
          <w:i/>
          <w:iCs/>
          <w:sz w:val="26"/>
          <w:szCs w:val="26"/>
        </w:rPr>
        <w:t>art. 85, § 2º, do CPC.</w:t>
      </w:r>
      <w:commentRangeEnd w:id="3"/>
      <w:r w:rsidRPr="00CE58ED" w:rsidR="00347435">
        <w:rPr>
          <w:rStyle w:val="Refdecomentrio"/>
          <w:rFonts w:ascii="Arial" w:hAnsi="Arial" w:cs="Arial"/>
          <w:i/>
          <w:iCs/>
          <w:sz w:val="26"/>
          <w:szCs w:val="26"/>
        </w:rPr>
        <w:commentReference w:id="3"/>
      </w:r>
    </w:p>
    <w:p w:rsidRPr="00CE58ED" w:rsidR="002575ED" w:rsidP="00CE58ED" w:rsidRDefault="00A750D5" w14:paraId="4707DEE6" w14:textId="2F5EACC8">
      <w:pPr>
        <w:spacing w:after="0" w:line="360" w:lineRule="auto"/>
        <w:ind w:left="2268" w:firstLine="1134"/>
        <w:jc w:val="both"/>
        <w:rPr>
          <w:rFonts w:ascii="Arial" w:hAnsi="Arial" w:cs="Arial"/>
          <w:i/>
          <w:iCs/>
          <w:sz w:val="26"/>
          <w:szCs w:val="26"/>
        </w:rPr>
      </w:pPr>
      <w:commentRangeStart w:id="18"/>
      <w:r>
        <w:rPr>
          <w:rFonts w:ascii="Arial" w:hAnsi="Arial" w:cs="Arial"/>
          <w:i/>
          <w:iCs/>
          <w:sz w:val="26"/>
          <w:szCs w:val="26"/>
        </w:rPr>
        <w:t xml:space="preserve">Publique-se. Intimem-se.</w:t>
      </w:r>
      <w:ins w:id="1204" w:author="Assessor GDSXSR" w:date="2026-10-29T16:56:04Z">
        <w:r>
          <w:rPr>
            <w:rFonts w:ascii="Arial" w:hAnsi="Arial" w:cs="Arial"/>
            <w:i/>
            <w:iCs/>
            <w:color w:val="808080"/>
            <w:sz w:val="26"/>
            <w:szCs w:val="26"/>
          </w:rPr>
          <w:t xml:space="preserve"> </w:t>
        </w:r>
      </w:ins>
      <w:r>
        <w:rPr>
          <w:rFonts w:ascii="Arial" w:hAnsi="Arial" w:cs="Arial"/>
          <w:i/>
          <w:iCs/>
          <w:sz w:val="26"/>
          <w:szCs w:val="26"/>
        </w:rPr>
        <w:t xml:space="preserve">(...)</w:t>
      </w:r>
      <w:ins w:id="1205" w:author="Assessor GDSXSR" w:date="2026-10-29T16:56:04Z">
        <w:r>
          <w:rPr>
            <w:rFonts w:ascii="Arial" w:hAnsi="Arial" w:cs="Arial"/>
            <w:i/>
            <w:iCs/>
            <w:color w:val="808080"/>
            <w:sz w:val="26"/>
            <w:szCs w:val="26"/>
          </w:rPr>
          <w:t xml:space="preserve">” (ID 90421191)</w:t>
        </w:r>
      </w:ins>
      <w:r>
        <w:rPr>
          <w:rFonts w:ascii="Arial" w:hAnsi="Arial" w:cs="Arial"/>
          <w:i/>
          <w:iCs/>
          <w:sz w:val="26"/>
          <w:szCs w:val="26"/>
        </w:rPr>
        <w:t xml:space="preserve">.</w:t>
      </w:r>
      <w:commentRangeEnd w:id="18"/>
      <w:r>
        <w:rPr>
          <w:rStyle w:val="CommentReference"/>
        </w:rPr>
        <w:commentReference w:id="18"/>
      </w:r>
      <w:del w:id="1206" w:author="Assessor GDSXSR" w:date="2026-10-29T16:56:04Z">
        <w:r>
          <w:rPr>
            <w:rFonts w:ascii="Arial" w:hAnsi="Arial" w:cs="Arial"/>
            <w:i/>
            <w:iCs/>
            <w:sz w:val="26"/>
            <w:szCs w:val="26"/>
          </w:rPr>
          <w:delText xml:space="preserve">”</w:delText>
        </w:r>
      </w:del>
    </w:p>
    <w:p w:rsidR="002575ED" w:rsidP="002575ED" w:rsidRDefault="002575ED" w14:paraId="13FEE75D" w14:textId="77777777">
      <w:pPr>
        <w:spacing w:after="0" w:line="360" w:lineRule="auto"/>
        <w:ind w:firstLine="2268"/>
        <w:jc w:val="both"/>
        <w:rPr>
          <w:rFonts w:ascii="Arial" w:hAnsi="Arial" w:cs="Arial"/>
          <w:sz w:val="28"/>
          <w:szCs w:val="28"/>
        </w:rPr>
      </w:pPr>
    </w:p>
    <w:p w:rsidR="00CE58ED" w:rsidP="00A750D5" w:rsidRDefault="002575ED" w14:paraId="4DC010E1" w14:textId="77777777">
      <w:pPr>
        <w:spacing w:after="0" w:line="360" w:lineRule="auto"/>
        <w:ind w:firstLine="2268"/>
        <w:jc w:val="both"/>
        <w:rPr>
          <w:rFonts w:ascii="Arial" w:hAnsi="Arial" w:cs="Arial"/>
          <w:sz w:val="28"/>
          <w:szCs w:val="28"/>
        </w:rPr>
      </w:pPr>
      <w:commentRangeStart w:id="19"/>
      <w:r>
        <w:rPr>
          <w:rFonts w:ascii="Arial" w:hAnsi="Arial" w:cs="Arial"/>
          <w:sz w:val="28"/>
          <w:szCs w:val="28"/>
        </w:rPr>
        <w:t xml:space="preserve">O</w:t>
      </w:r>
      <w:r>
        <w:rPr>
          <w:rFonts w:ascii="Arial" w:hAnsi="Arial" w:cs="Arial"/>
          <w:sz w:val="28"/>
          <w:szCs w:val="28"/>
        </w:rPr>
        <w:t xml:space="preserve"> </w:t>
      </w:r>
      <w:r>
        <w:rPr>
          <w:rFonts w:ascii="Arial" w:hAnsi="Arial" w:cs="Arial"/>
          <w:sz w:val="28"/>
          <w:szCs w:val="28"/>
        </w:rPr>
        <w:t xml:space="preserve">autor opôs</w:t>
      </w:r>
      <w:r>
        <w:rPr>
          <w:rFonts w:ascii="Arial" w:hAnsi="Arial" w:cs="Arial"/>
          <w:sz w:val="28"/>
          <w:szCs w:val="28"/>
        </w:rPr>
        <w:t xml:space="preserve"> </w:t>
      </w:r>
      <w:r>
        <w:rPr>
          <w:rFonts w:ascii="Arial" w:hAnsi="Arial" w:cs="Arial"/>
          <w:sz w:val="28"/>
          <w:szCs w:val="28"/>
        </w:rPr>
        <w:t xml:space="preserve">embargos de declaração (ID </w:t>
      </w:r>
      <w:r>
        <w:rPr>
          <w:rFonts w:ascii="Arial" w:hAnsi="Arial" w:cs="Arial"/>
          <w:sz w:val="28"/>
          <w:szCs w:val="28"/>
        </w:rPr>
        <w:t xml:space="preserve">90421195</w:t>
      </w:r>
      <w:r>
        <w:rPr>
          <w:rFonts w:ascii="Arial" w:hAnsi="Arial" w:cs="Arial"/>
          <w:sz w:val="28"/>
          <w:szCs w:val="28"/>
        </w:rPr>
        <w:t xml:space="preserve">), os quais foram </w:t>
      </w:r>
      <w:ins w:id="1207" w:author="Assessor GDSXSR" w:date="2026-10-29T16:56:04Z">
        <w:r>
          <w:rPr>
            <w:rFonts w:ascii="Arial" w:hAnsi="Arial" w:cs="Arial"/>
            <w:color w:val="808080"/>
            <w:sz w:val="28"/>
            <w:szCs w:val="28"/>
          </w:rPr>
          <w:t xml:space="preserve">parcialmente </w:t>
        </w:r>
      </w:ins>
      <w:r>
        <w:rPr>
          <w:rFonts w:ascii="Arial" w:hAnsi="Arial" w:cs="Arial"/>
          <w:sz w:val="28"/>
          <w:szCs w:val="28"/>
        </w:rPr>
        <w:t xml:space="preserve">acolhidos</w:t>
      </w:r>
      <w:ins w:id="1208" w:author="Assessor GDSXSR" w:date="2026-10-29T16:56:04Z">
        <w:r>
          <w:rPr>
            <w:rFonts w:ascii="Arial" w:hAnsi="Arial" w:cs="Arial"/>
            <w:color w:val="808080"/>
            <w:sz w:val="28"/>
            <w:szCs w:val="28"/>
          </w:rPr>
          <w:t xml:space="preserve">,</w:t>
        </w:r>
      </w:ins>
      <w:r>
        <w:rPr>
          <w:rFonts w:ascii="Arial" w:hAnsi="Arial" w:cs="Arial"/>
          <w:sz w:val="28"/>
          <w:szCs w:val="28"/>
        </w:rPr>
        <w:t xml:space="preserve"> para</w:t>
      </w:r>
      <w:r>
        <w:rPr>
          <w:rFonts w:ascii="Arial" w:hAnsi="Arial" w:cs="Arial"/>
          <w:sz w:val="28"/>
          <w:szCs w:val="28"/>
        </w:rPr>
        <w:t xml:space="preserve"> determinar:</w:t>
      </w:r>
      <w:commentRangeEnd w:id="19"/>
      <w:r>
        <w:rPr>
          <w:rStyle w:val="CommentReference"/>
        </w:rPr>
        <w:commentReference w:id="19"/>
      </w:r>
      <w:del w:id="1209" w:author="Assessor GDSXSR" w:date="2026-10-29T16:56:04Z">
        <w:r>
          <w:rPr>
            <w:rFonts w:ascii="Arial" w:hAnsi="Arial" w:cs="Arial"/>
            <w:sz w:val="28"/>
            <w:szCs w:val="28"/>
          </w:rPr>
          <w:delText xml:space="preserve"> </w:delText>
        </w:r>
      </w:del>
    </w:p>
    <w:p w:rsidR="00CE58ED" w:rsidP="00A750D5" w:rsidRDefault="00CE58ED" w14:paraId="2F8BB5C5" w14:textId="77777777">
      <w:pPr>
        <w:spacing w:after="0" w:line="360" w:lineRule="auto"/>
        <w:ind w:firstLine="2268"/>
        <w:jc w:val="both"/>
        <w:rPr>
          <w:rFonts w:ascii="Arial" w:hAnsi="Arial" w:cs="Arial"/>
          <w:sz w:val="28"/>
          <w:szCs w:val="28"/>
        </w:rPr>
      </w:pPr>
    </w:p>
    <w:p w:rsidRPr="00CE58ED" w:rsidR="00A750D5" w:rsidP="00CE58ED" w:rsidRDefault="00CE58ED" w14:paraId="54733D97" w14:textId="452B200C">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w:t>
      </w:r>
      <w:r w:rsidRPr="00CE58ED" w:rsidR="00A750D5">
        <w:rPr>
          <w:rFonts w:ascii="Arial" w:hAnsi="Arial" w:cs="Arial"/>
          <w:i/>
          <w:iCs/>
          <w:sz w:val="26"/>
          <w:szCs w:val="26"/>
        </w:rPr>
        <w:t xml:space="preserve">a expedição de ofício ao Juízo da 1ª Vara da Fazenda Pública do Distrito Federal, onde tramita o processo nº </w:t>
      </w:r>
      <w:hyperlink w:tooltip="Clique com o botão direito para copiar" w:history="1" r:id="rId11">
        <w:r w:rsidRPr="00CE58ED" w:rsidR="00A750D5">
          <w:rPr>
            <w:rFonts w:ascii="Arial" w:hAnsi="Arial" w:cs="Arial"/>
            <w:i/>
            <w:iCs/>
            <w:sz w:val="26"/>
            <w:szCs w:val="26"/>
          </w:rPr>
          <w:t>0703994-32.2024.8.07.0018</w:t>
        </w:r>
      </w:hyperlink>
      <w:r w:rsidRPr="00CE58ED" w:rsidR="00A750D5">
        <w:rPr>
          <w:rFonts w:ascii="Arial" w:hAnsi="Arial" w:cs="Arial"/>
          <w:i/>
          <w:iCs/>
          <w:sz w:val="26"/>
          <w:szCs w:val="26"/>
        </w:rPr>
        <w:t>, para ciência desta decisão e reserva de R$ 109.169,04 (cento e nove mil, cento e sessenta e nove reais e quatro centavos), corrigidos pelo IPCA desde 10/03/2026, sobre eventual crédito disponibilizado ao requerido naquele feito, limitada a reserva aos valores existentes e vedado o levantamento pela parte autora antes do evento de exigibilidade fixado na sentença.</w:t>
      </w:r>
    </w:p>
    <w:p w:rsidRPr="00CE58ED" w:rsidR="00A750D5" w:rsidP="00CE58ED" w:rsidRDefault="00A750D5" w14:paraId="640EB826" w14:textId="45E34391">
      <w:pPr>
        <w:spacing w:after="0" w:line="360" w:lineRule="auto"/>
        <w:ind w:left="2268" w:firstLine="1134"/>
        <w:jc w:val="both"/>
        <w:rPr>
          <w:rFonts w:ascii="Arial" w:hAnsi="Arial" w:cs="Arial"/>
          <w:i/>
          <w:iCs/>
          <w:sz w:val="26"/>
          <w:szCs w:val="26"/>
        </w:rPr>
      </w:pPr>
      <w:commentRangeStart w:id="20"/>
      <w:r w:rsidRPr="00CE58ED">
        <w:rPr>
          <w:rFonts w:ascii="Arial" w:hAnsi="Arial" w:cs="Arial"/>
          <w:i/>
          <w:iCs/>
          <w:sz w:val="26"/>
          <w:szCs w:val="26"/>
        </w:rPr>
        <w:t xml:space="preserve">Onde se lê ‘nos autos n. nº </w:t>
      </w:r>
      <w:hyperlink w:tooltip="Clique com o botão direito para copiar" w:history="1" r:id="rId12">
        <w:r w:rsidRPr="00CE58ED">
          <w:rPr>
            <w:rFonts w:ascii="Arial" w:hAnsi="Arial" w:cs="Arial"/>
            <w:i/>
            <w:iCs/>
            <w:sz w:val="26"/>
            <w:szCs w:val="26"/>
          </w:rPr>
          <w:t>0703994-32.2024.8.07.0018</w:t>
        </w:r>
      </w:hyperlink>
      <w:r w:rsidRPr="00CE58ED">
        <w:rPr>
          <w:rFonts w:ascii="Arial" w:hAnsi="Arial" w:cs="Arial"/>
          <w:i/>
          <w:iCs/>
          <w:sz w:val="26"/>
          <w:szCs w:val="26"/>
        </w:rPr>
        <w:t xml:space="preserve">’, leia-se “nos autos nº </w:t>
      </w:r>
      <w:hyperlink w:tooltip="Clique com o botão direito para copiar" w:history="1" r:id="rId13">
        <w:r w:rsidRPr="00CE58ED">
          <w:rPr>
            <w:rFonts w:ascii="Arial" w:hAnsi="Arial" w:cs="Arial"/>
            <w:i/>
            <w:iCs/>
            <w:sz w:val="26"/>
            <w:szCs w:val="26"/>
          </w:rPr>
          <w:t>0703994-32.2024.8.07.0018</w:t>
        </w:r>
      </w:hyperlink>
      <w:r w:rsidRPr="00CE58ED">
        <w:rPr>
          <w:rFonts w:ascii="Arial" w:hAnsi="Arial" w:cs="Arial"/>
          <w:i/>
          <w:iCs/>
          <w:sz w:val="26"/>
          <w:szCs w:val="26"/>
        </w:rPr>
        <w:t>”. Onde se lê ‘A correção monetária pelo, pelo IPCA”, leia-se ‘A correção monetária pelo IPCA será devida desde 10/03/2026”.</w:t>
      </w:r>
      <w:commentRangeEnd w:id="20"/>
      <w:r>
        <w:rPr>
          <w:rStyle w:val="CommentReference"/>
        </w:rPr>
        <w:commentReference w:id="20"/>
      </w:r>
    </w:p>
    <w:p w:rsidRPr="00CE58ED" w:rsidR="002575ED" w:rsidP="00CE58ED" w:rsidRDefault="00A750D5" w14:paraId="266AF232" w14:textId="7E65680D">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No capítulo da sucumbência, o autor responderá por 15% das despesas processuais e o requerido por 85%, mantidos os demais termos da sentença</w:t>
      </w:r>
      <w:ins w:id="1210" w:author="Assessor GDSXSR" w:date="2026-10-29T16:56:04Z">
        <w:r>
          <w:rPr>
            <w:rFonts w:ascii="Arial" w:hAnsi="Arial" w:cs="Arial"/>
            <w:i/>
            <w:iCs/>
            <w:color w:val="808080"/>
            <w:sz w:val="26"/>
            <w:szCs w:val="26"/>
          </w:rPr>
          <w:t xml:space="preserve">.</w:t>
        </w:r>
      </w:ins>
      <w:r>
        <w:rPr>
          <w:rFonts w:ascii="Arial" w:hAnsi="Arial" w:cs="Arial"/>
          <w:i/>
          <w:iCs/>
          <w:sz w:val="26"/>
          <w:szCs w:val="26"/>
        </w:rPr>
        <w:t xml:space="preserve">”</w:t>
      </w:r>
      <w:del w:id="1211" w:author="Assessor GDSXSR" w:date="2026-10-29T16:56:04Z">
        <w:r>
          <w:rPr>
            <w:rFonts w:ascii="Arial" w:hAnsi="Arial" w:cs="Arial"/>
            <w:i/>
            <w:iCs/>
            <w:sz w:val="26"/>
            <w:szCs w:val="26"/>
          </w:rPr>
          <w:delText xml:space="preserve">.</w:delText>
        </w:r>
      </w:del>
      <w:r>
        <w:rPr>
          <w:rFonts w:ascii="Arial" w:hAnsi="Arial" w:cs="Arial"/>
          <w:i/>
          <w:iCs/>
          <w:sz w:val="26"/>
          <w:szCs w:val="26"/>
        </w:rPr>
        <w:t xml:space="preserve"> </w:t>
      </w:r>
      <w:r>
        <w:rPr>
          <w:rFonts w:ascii="Arial" w:hAnsi="Arial" w:cs="Arial"/>
          <w:i/>
          <w:iCs/>
          <w:sz w:val="26"/>
          <w:szCs w:val="26"/>
        </w:rPr>
        <w:t xml:space="preserve">(</w:t>
      </w:r>
      <w:del w:id="1212" w:author="Assessor GDSXSR" w:date="2026-10-29T16:56:04Z">
        <w:r>
          <w:rPr>
            <w:rFonts w:ascii="Arial" w:hAnsi="Arial" w:cs="Arial"/>
            <w:i/>
            <w:iCs/>
            <w:sz w:val="26"/>
            <w:szCs w:val="26"/>
          </w:rPr>
          <w:delText xml:space="preserve">ID</w:delText>
        </w:r>
        <w:r>
          <w:rPr>
            <w:rFonts w:ascii="Arial" w:hAnsi="Arial" w:cs="Arial"/>
            <w:i/>
            <w:iCs/>
            <w:sz w:val="26"/>
            <w:szCs w:val="26"/>
          </w:rPr>
          <w:delText xml:space="preserve">90421199</w:delText>
        </w:r>
      </w:del>
      <w:ins w:id="1213" w:author="Assessor GDSXSR" w:date="2026-10-29T16:56:04Z">
        <w:r>
          <w:rPr>
            <w:rFonts w:ascii="Arial" w:hAnsi="Arial" w:cs="Arial"/>
            <w:i/>
            <w:iCs/>
            <w:color w:val="808080"/>
            <w:sz w:val="26"/>
            <w:szCs w:val="26"/>
          </w:rPr>
          <w:t xml:space="preserve">ID 90421199</w:t>
        </w:r>
      </w:ins>
      <w:r>
        <w:rPr>
          <w:rFonts w:ascii="Arial" w:hAnsi="Arial" w:cs="Arial"/>
          <w:i/>
          <w:iCs/>
          <w:sz w:val="26"/>
          <w:szCs w:val="26"/>
        </w:rPr>
        <w:t xml:space="preserve">).</w:t>
      </w:r>
    </w:p>
    <w:p w:rsidR="002575ED" w:rsidP="00A750D5" w:rsidRDefault="002575ED" w14:paraId="2256DB38" w14:textId="77777777">
      <w:pPr>
        <w:spacing w:after="0" w:line="360" w:lineRule="auto"/>
        <w:ind w:firstLine="2268"/>
        <w:jc w:val="both"/>
        <w:rPr>
          <w:rFonts w:ascii="Arial" w:hAnsi="Arial" w:cs="Arial"/>
          <w:sz w:val="28"/>
          <w:szCs w:val="28"/>
        </w:rPr>
      </w:pPr>
    </w:p>
    <w:p w:rsidRPr="00CE58ED" w:rsidR="00CE58ED" w:rsidP="00CE58ED" w:rsidRDefault="002575ED" w14:paraId="6BA1FF30" w14:textId="77777777">
      <w:pPr>
        <w:spacing w:after="0" w:line="360" w:lineRule="auto"/>
        <w:ind w:firstLine="2268"/>
        <w:jc w:val="both"/>
        <w:rPr>
          <w:rFonts w:ascii="Arial" w:hAnsi="Arial" w:cs="Arial"/>
          <w:color w:val="000000" w:themeColor="text1"/>
          <w:sz w:val="28"/>
          <w:szCs w:val="28"/>
        </w:rPr>
      </w:pPr>
      <w:commentRangeStart w:id="4"/>
      <w:commentRangeStart w:id="21"/>
      <w:r>
        <w:rPr>
          <w:rFonts w:ascii="Arial" w:hAnsi="Arial" w:cs="Arial"/>
          <w:sz w:val="28"/>
          <w:szCs w:val="28"/>
        </w:rPr>
        <w:t xml:space="preserve">Apelo </w:t>
      </w:r>
      <w:r>
        <w:rPr>
          <w:rFonts w:ascii="Arial" w:hAnsi="Arial" w:cs="Arial"/>
          <w:sz w:val="28"/>
          <w:szCs w:val="28"/>
        </w:rPr>
        <w:t xml:space="preserve">do autor,</w:t>
      </w:r>
      <w:r>
        <w:rPr>
          <w:rFonts w:ascii="Arial" w:hAnsi="Arial" w:cs="Arial"/>
          <w:sz w:val="28"/>
          <w:szCs w:val="28"/>
        </w:rPr>
        <w:t xml:space="preserve"> </w:t>
      </w:r>
      <w:r>
        <w:rPr>
          <w:rFonts w:ascii="Arial" w:hAnsi="Arial" w:cs="Arial"/>
          <w:sz w:val="28"/>
          <w:szCs w:val="28"/>
        </w:rPr>
        <w:t xml:space="preserve">MATEUS MARTINS SOARES</w:t>
      </w:r>
      <w:r>
        <w:rPr>
          <w:rFonts w:ascii="Arial" w:hAnsi="Arial" w:cs="Arial"/>
          <w:sz w:val="28"/>
          <w:szCs w:val="28"/>
        </w:rPr>
        <w:t xml:space="preserve"> </w:t>
      </w:r>
      <w:r>
        <w:rPr>
          <w:rFonts w:ascii="Arial" w:hAnsi="Arial" w:cs="Arial"/>
          <w:sz w:val="28"/>
          <w:szCs w:val="28"/>
        </w:rPr>
        <w:t xml:space="preserve">(ID</w:t>
      </w:r>
      <w:r>
        <w:rPr>
          <w:rFonts w:ascii="Arial" w:hAnsi="Arial" w:cs="Arial"/>
          <w:sz w:val="28"/>
          <w:szCs w:val="28"/>
        </w:rPr>
        <w:t xml:space="preserve"> </w:t>
      </w:r>
      <w:r>
        <w:rPr>
          <w:rFonts w:ascii="Arial" w:hAnsi="Arial" w:cs="Arial"/>
          <w:sz w:val="28"/>
          <w:szCs w:val="28"/>
        </w:rPr>
        <w:t xml:space="preserve">90421206</w:t>
      </w:r>
      <w:r>
        <w:rPr>
          <w:rFonts w:ascii="Arial" w:hAnsi="Arial" w:cs="Arial"/>
          <w:sz w:val="28"/>
          <w:szCs w:val="28"/>
        </w:rPr>
        <w:t xml:space="preserve">)</w:t>
      </w:r>
      <w:ins w:id="1214" w:author="Assessor GDSXSR" w:date="2026-10-29T16:56:04Z">
        <w:r>
          <w:rPr>
            <w:rFonts w:ascii="Arial" w:hAnsi="Arial" w:cs="Arial"/>
            <w:color w:val="808080"/>
            <w:sz w:val="28"/>
            <w:szCs w:val="28"/>
          </w:rPr>
          <w:t xml:space="preserve">,</w:t>
        </w:r>
      </w:ins>
      <w:r>
        <w:rPr>
          <w:rFonts w:ascii="Arial" w:hAnsi="Arial" w:cs="Arial"/>
          <w:sz w:val="28"/>
          <w:szCs w:val="28"/>
        </w:rPr>
        <w:t xml:space="preserve"> em que alega</w:t>
      </w:r>
      <w:r>
        <w:rPr>
          <w:rFonts w:ascii="Arial" w:hAnsi="Arial" w:cs="Arial"/>
          <w:sz w:val="28"/>
          <w:szCs w:val="28"/>
        </w:rPr>
        <w:t xml:space="preserve">, </w:t>
      </w:r>
      <w:r>
        <w:rPr>
          <w:rFonts w:ascii="Arial" w:hAnsi="Arial" w:cs="Arial"/>
          <w:sz w:val="28"/>
          <w:szCs w:val="28"/>
        </w:rPr>
        <w:t xml:space="preserve">em síntese</w:t>
      </w:r>
      <w:r>
        <w:rPr>
          <w:rFonts w:ascii="Arial" w:hAnsi="Arial" w:cs="Arial"/>
          <w:sz w:val="28"/>
          <w:szCs w:val="28"/>
        </w:rPr>
        <w:t xml:space="preserve">,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sentença reconheceu a existência de ajuste verbal de honorários de êxito no percentual de 20%, admitido pelo próprio apelado, de modo que deveria prevalecer o percentual convencionado;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art. 22, § 2º, da Lei nº 8.906/1994 somente autoriza arbitramento na ausência de estipulação entre as partes, não podendo ser utilizado para reduzir percentual expressamente ajustado;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renúncia decorreu da recusa do apelado em formalizar por escrito o ajuste verbal</w:t>
      </w:r>
      <w:ins w:id="1215" w:author="Assessor GDSXSR" w:date="2026-10-29T16:56:04Z">
        <w:r>
          <w:rPr>
            <w:rFonts w:ascii="Arial" w:hAnsi="Arial" w:cs="Arial"/>
            <w:color w:val="808080"/>
            <w:sz w:val="28"/>
            <w:szCs w:val="28"/>
          </w:rPr>
          <w:t xml:space="preserve">,</w:t>
        </w:r>
      </w:ins>
      <w:r>
        <w:rPr>
          <w:rFonts w:ascii="Arial" w:hAnsi="Arial" w:cs="Arial"/>
          <w:color w:val="000000" w:themeColor="text1"/>
          <w:sz w:val="28"/>
          <w:szCs w:val="28"/>
        </w:rPr>
        <w:t xml:space="preserve"> </w:t>
      </w:r>
      <w:del w:id="1216" w:author="Assessor GDSXSR" w:date="2026-10-29T16:56:04Z">
        <w:r>
          <w:rPr>
            <w:rFonts w:ascii="Arial" w:hAnsi="Arial" w:cs="Arial"/>
            <w:color w:val="000000" w:themeColor="text1"/>
            <w:sz w:val="28"/>
            <w:szCs w:val="28"/>
          </w:rPr>
          <w:delText xml:space="preserve">e</w:delText>
        </w:r>
      </w:del>
      <w:ins w:id="1217" w:author="Assessor GDSXSR" w:date="2026-10-29T16:56:04Z">
        <w:r>
          <w:rPr>
            <w:rFonts w:ascii="Arial" w:hAnsi="Arial" w:cs="Arial"/>
            <w:color w:val="808080"/>
            <w:sz w:val="28"/>
            <w:szCs w:val="28"/>
          </w:rPr>
          <w:t xml:space="preserve">circunstância</w:t>
        </w:r>
      </w:ins>
      <w:r>
        <w:rPr>
          <w:rFonts w:ascii="Arial" w:hAnsi="Arial" w:cs="Arial"/>
          <w:color w:val="000000" w:themeColor="text1"/>
          <w:sz w:val="28"/>
          <w:szCs w:val="28"/>
        </w:rPr>
        <w:t xml:space="preserve"> que</w:t>
      </w:r>
      <w:del w:id="1218" w:author="Assessor GDSXSR" w:date="2026-10-29T16:56:04Z">
        <w:r>
          <w:rPr>
            <w:rFonts w:ascii="Arial" w:hAnsi="Arial" w:cs="Arial"/>
            <w:color w:val="000000" w:themeColor="text1"/>
            <w:sz w:val="28"/>
            <w:szCs w:val="28"/>
          </w:rPr>
          <w:delText xml:space="preserve"> essa circunstância</w:delText>
        </w:r>
      </w:del>
      <w:r>
        <w:rPr>
          <w:rFonts w:ascii="Arial" w:hAnsi="Arial" w:cs="Arial"/>
          <w:color w:val="000000" w:themeColor="text1"/>
          <w:sz w:val="28"/>
          <w:szCs w:val="28"/>
        </w:rPr>
        <w:t xml:space="preserve"> não pode resultar em vantagem econômica para o cliente; </w:t>
      </w:r>
      <w:r>
        <w:rPr>
          <w:rFonts w:ascii="Arial" w:hAnsi="Arial" w:cs="Arial"/>
          <w:b/>
          <w:bCs/>
          <w:color w:val="000000" w:themeColor="text1"/>
          <w:sz w:val="28"/>
          <w:szCs w:val="28"/>
        </w:rPr>
        <w:t xml:space="preserve">4)</w:t>
      </w:r>
      <w:r>
        <w:rPr>
          <w:rFonts w:ascii="Arial" w:hAnsi="Arial" w:cs="Arial"/>
          <w:color w:val="000000" w:themeColor="text1"/>
          <w:sz w:val="28"/>
          <w:szCs w:val="28"/>
        </w:rPr>
        <w:t xml:space="preserve"> a redução do valor postulado em ação de arbitramento não implica sucumbência recíproca, aplicando-se, por analogia, a orientação da Súmula 326 do </w:t>
      </w:r>
      <w:r>
        <w:rPr>
          <w:rFonts w:ascii="Arial" w:hAnsi="Arial" w:cs="Arial"/>
          <w:color w:val="000000" w:themeColor="text1"/>
          <w:sz w:val="28"/>
          <w:szCs w:val="28"/>
        </w:rPr>
        <w:t xml:space="preserve">STJ</w:t>
      </w:r>
      <w:r>
        <w:rPr>
          <w:rFonts w:ascii="Arial" w:hAnsi="Arial" w:cs="Arial"/>
          <w:color w:val="000000" w:themeColor="text1"/>
          <w:sz w:val="28"/>
          <w:szCs w:val="28"/>
        </w:rPr>
        <w:t xml:space="preserve">.</w:t>
      </w:r>
      <w:commentRangeEnd w:id="21"/>
      <w:r>
        <w:rPr>
          <w:rStyle w:val="CommentReference"/>
        </w:rPr>
        <w:commentReference w:id="21"/>
      </w:r>
      <w:commentRangeEnd w:id="4"/>
      <w:r w:rsidRPr="00CE58ED" w:rsidR="00053B75">
        <w:rPr>
          <w:rStyle w:val="Refdecomentrio"/>
          <w:rFonts w:ascii="Arial" w:hAnsi="Arial" w:cs="Arial"/>
          <w:color w:val="000000" w:themeColor="text1"/>
          <w:sz w:val="28"/>
          <w:szCs w:val="28"/>
        </w:rPr>
        <w:commentReference w:id="4"/>
      </w:r>
    </w:p>
    <w:p w:rsidRPr="00CE58ED" w:rsidR="00CE58ED" w:rsidP="00CE58ED" w:rsidRDefault="00CE58ED" w14:paraId="40C7B7B8" w14:textId="77777777">
      <w:pPr>
        <w:spacing w:after="0" w:line="360" w:lineRule="auto"/>
        <w:ind w:firstLine="2268"/>
        <w:jc w:val="both"/>
        <w:rPr>
          <w:rFonts w:ascii="Arial" w:hAnsi="Arial" w:cs="Arial"/>
          <w:color w:val="000000" w:themeColor="text1"/>
          <w:sz w:val="28"/>
          <w:szCs w:val="28"/>
        </w:rPr>
      </w:pPr>
    </w:p>
    <w:p w:rsidR="00CE58ED" w:rsidP="00CE58ED" w:rsidRDefault="00CE58ED" w14:paraId="48DFDB3F" w14:textId="7777777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 a reforma da</w:t>
      </w:r>
      <w:ins w:id="1219" w:author="Assessor GDSXSR" w:date="2026-10-29T16:56:04Z">
        <w:r>
          <w:rPr>
            <w:rFonts w:ascii="Arial" w:hAnsi="Arial" w:cs="Arial"/>
            <w:color w:val="808080"/>
            <w:sz w:val="28"/>
            <w:szCs w:val="28"/>
          </w:rPr>
          <w:t xml:space="preserve"> r.</w:t>
        </w:r>
      </w:ins>
      <w:r>
        <w:rPr>
          <w:rFonts w:ascii="Arial" w:hAnsi="Arial" w:cs="Arial"/>
          <w:color w:val="000000" w:themeColor="text1"/>
          <w:sz w:val="28"/>
          <w:szCs w:val="28"/>
        </w:rPr>
        <w:t xml:space="preserve"> sentença para </w:t>
      </w:r>
      <w:r>
        <w:rPr>
          <w:rFonts w:ascii="Arial" w:hAnsi="Arial" w:cs="Arial"/>
          <w:color w:val="000000" w:themeColor="text1"/>
          <w:sz w:val="28"/>
          <w:szCs w:val="28"/>
        </w:rPr>
        <w:t xml:space="preserve">fixar os honorários contratuais em 20% sobre o crédito principal recebido pelo apelado, adequar a base de cálculo e os critérios de atualização</w:t>
      </w:r>
      <w:r>
        <w:rPr>
          <w:rFonts w:ascii="Arial" w:hAnsi="Arial" w:cs="Arial"/>
          <w:color w:val="000000" w:themeColor="text1"/>
          <w:sz w:val="28"/>
          <w:szCs w:val="28"/>
        </w:rPr>
        <w:t xml:space="preserve"> e </w:t>
      </w:r>
      <w:r>
        <w:rPr>
          <w:rFonts w:ascii="Arial" w:hAnsi="Arial" w:cs="Arial"/>
          <w:color w:val="000000" w:themeColor="text1"/>
          <w:sz w:val="28"/>
          <w:szCs w:val="28"/>
        </w:rPr>
        <w:t xml:space="preserve">afasta</w:t>
      </w:r>
      <w:r>
        <w:rPr>
          <w:rFonts w:ascii="Arial" w:hAnsi="Arial" w:cs="Arial"/>
          <w:color w:val="000000" w:themeColor="text1"/>
          <w:sz w:val="28"/>
          <w:szCs w:val="28"/>
        </w:rPr>
        <w:t xml:space="preserve">r</w:t>
      </w:r>
      <w:r>
        <w:rPr>
          <w:rFonts w:ascii="Arial" w:hAnsi="Arial" w:cs="Arial"/>
          <w:color w:val="000000" w:themeColor="text1"/>
          <w:sz w:val="28"/>
          <w:szCs w:val="28"/>
        </w:rPr>
        <w:t xml:space="preserve"> a sucumbência recíproc</w:t>
      </w:r>
      <w:r>
        <w:rPr>
          <w:rFonts w:ascii="Arial" w:hAnsi="Arial" w:cs="Arial"/>
          <w:color w:val="000000" w:themeColor="text1"/>
          <w:sz w:val="28"/>
          <w:szCs w:val="28"/>
        </w:rPr>
        <w:t xml:space="preserve">a.</w:t>
      </w:r>
    </w:p>
    <w:p w:rsidRPr="00882188" w:rsidR="002575ED" w:rsidP="002575ED" w:rsidRDefault="002575ED" w14:paraId="15B1E231" w14:textId="4EEACBB7">
      <w:pPr>
        <w:spacing w:after="0" w:line="360" w:lineRule="auto"/>
        <w:ind w:firstLine="2268"/>
        <w:jc w:val="both"/>
        <w:rPr>
          <w:rFonts w:ascii="Arial" w:hAnsi="Arial" w:cs="Arial"/>
          <w:sz w:val="28"/>
          <w:szCs w:val="28"/>
        </w:rPr>
      </w:pPr>
    </w:p>
    <w:p w:rsidRPr="00882188" w:rsidR="002575ED" w:rsidP="002575ED" w:rsidRDefault="002575ED" w14:paraId="4C981625" w14:textId="1FCC8AE2">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Contrarrazões</w:t>
      </w:r>
      <w:ins w:id="1220" w:author="Assessor GDSXSR" w:date="2026-10-29T16:56:04Z">
        <w:r>
          <w:rPr>
            <w:rFonts w:ascii="Arial" w:hAnsi="Arial" w:cs="Arial"/>
            <w:color w:val="808080"/>
            <w:sz w:val="28"/>
            <w:szCs w:val="28"/>
          </w:rPr>
          <w:t xml:space="preserve"> (ID 90421208)</w:t>
        </w:r>
      </w:ins>
      <w:r>
        <w:rPr>
          <w:rFonts w:ascii="Arial" w:hAnsi="Arial" w:cs="Arial"/>
          <w:sz w:val="28"/>
          <w:szCs w:val="28"/>
        </w:rPr>
        <w:t xml:space="preserve">, em que o apelado alega que: </w:t>
      </w:r>
      <w:r>
        <w:rPr>
          <w:rFonts w:ascii="Arial" w:hAnsi="Arial" w:cs="Arial"/>
          <w:b/>
          <w:bCs/>
          <w:sz w:val="28"/>
          <w:szCs w:val="28"/>
        </w:rPr>
        <w:t xml:space="preserve">1)</w:t>
      </w:r>
      <w:r>
        <w:rPr>
          <w:rFonts w:ascii="Arial" w:hAnsi="Arial" w:cs="Arial"/>
          <w:b/>
          <w:bCs/>
          <w:sz w:val="28"/>
          <w:szCs w:val="28"/>
        </w:rPr>
        <w:t xml:space="preserve"> </w:t>
      </w:r>
      <w:r>
        <w:rPr>
          <w:rFonts w:ascii="Arial" w:hAnsi="Arial" w:cs="Arial"/>
          <w:sz w:val="28"/>
          <w:szCs w:val="28"/>
        </w:rPr>
        <w:t xml:space="preserve">o próprio apelante ajuizou a ação com fundamento no art. 22, § 2º, da Lei nº 8.906/1994 e reconheceu que o ajuste verbal não disciplinava a hipótese de renúncia ao mandato</w:t>
      </w:r>
      <w:r>
        <w:rPr>
          <w:rFonts w:ascii="Arial" w:hAnsi="Arial" w:cs="Arial"/>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os serviços contratados não foram integralmente executados, pois, após a renúncia, o processo ainda demandava acompanhamento da fase de satisfação do crédito</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3)</w:t>
      </w:r>
      <w:r>
        <w:rPr>
          <w:rFonts w:ascii="Arial" w:hAnsi="Arial" w:cs="Arial"/>
          <w:b/>
          <w:bCs/>
          <w:sz w:val="28"/>
          <w:szCs w:val="28"/>
        </w:rPr>
        <w:t xml:space="preserve"> </w:t>
      </w:r>
      <w:r>
        <w:rPr>
          <w:rFonts w:ascii="Arial" w:hAnsi="Arial" w:cs="Arial"/>
          <w:sz w:val="28"/>
          <w:szCs w:val="28"/>
        </w:rPr>
        <w:t xml:space="preserve">o cliente precisou constituir novos advogados para prosseguir na demanda, sendo indevido o pagamento integral dos honorários contratados ao apelante</w:t>
      </w:r>
      <w:r>
        <w:rPr>
          <w:rFonts w:ascii="Arial" w:hAnsi="Arial" w:cs="Arial"/>
          <w:sz w:val="28"/>
          <w:szCs w:val="28"/>
        </w:rPr>
        <w:t xml:space="preserve">; </w:t>
      </w:r>
      <w:r>
        <w:rPr>
          <w:rFonts w:ascii="Arial" w:hAnsi="Arial" w:cs="Arial"/>
          <w:b/>
          <w:bCs/>
          <w:sz w:val="28"/>
          <w:szCs w:val="28"/>
        </w:rPr>
        <w:t xml:space="preserve">4)</w:t>
      </w:r>
      <w:r>
        <w:rPr>
          <w:rFonts w:ascii="Arial" w:hAnsi="Arial" w:cs="Arial"/>
          <w:sz w:val="28"/>
          <w:szCs w:val="28"/>
        </w:rPr>
        <w:t xml:space="preserve"> </w:t>
      </w:r>
      <w:r>
        <w:rPr>
          <w:rFonts w:ascii="Arial" w:hAnsi="Arial" w:cs="Arial"/>
          <w:sz w:val="28"/>
          <w:szCs w:val="28"/>
        </w:rPr>
        <w:t xml:space="preserve">devem ser majorados os honorários sucumbenciais em grau recursal</w:t>
      </w:r>
      <w:del w:id="1221" w:author="Assessor GDSXSR" w:date="2026-10-29T16:56:04Z">
        <w:r>
          <w:rPr>
            <w:rFonts w:ascii="Arial" w:hAnsi="Arial" w:cs="Arial"/>
            <w:sz w:val="28"/>
            <w:szCs w:val="28"/>
          </w:rPr>
          <w:delText xml:space="preserve">,</w:delText>
        </w:r>
      </w:del>
      <w:r>
        <w:rPr>
          <w:rFonts w:ascii="Arial" w:hAnsi="Arial" w:cs="Arial"/>
          <w:sz w:val="28"/>
          <w:szCs w:val="28"/>
        </w:rPr>
        <w:t xml:space="preserve"> </w:t>
      </w:r>
      <w:del w:id="1222" w:author="Assessor GDSXSR" w:date="2026-10-29T16:56:04Z">
        <w:r>
          <w:rPr>
            <w:rFonts w:ascii="Arial" w:hAnsi="Arial" w:cs="Arial"/>
            <w:sz w:val="28"/>
            <w:szCs w:val="28"/>
          </w:rPr>
          <w:delText xml:space="preserve">nos termos do art.</w:delText>
        </w:r>
      </w:del>
      <w:ins w:id="1223" w:author="Assessor GDSXSR" w:date="2026-10-29T16:56:04Z">
        <w:r>
          <w:rPr>
            <w:rFonts w:ascii="Arial" w:hAnsi="Arial" w:cs="Arial"/>
            <w:color w:val="808080"/>
            <w:sz w:val="28"/>
            <w:szCs w:val="28"/>
          </w:rPr>
          <w:t xml:space="preserve">(CPC</w:t>
        </w:r>
      </w:ins>
      <w:r>
        <w:rPr>
          <w:rFonts w:ascii="Arial" w:hAnsi="Arial" w:cs="Arial"/>
          <w:sz w:val="28"/>
          <w:szCs w:val="28"/>
        </w:rPr>
        <w:t xml:space="preserve"> 85</w:t>
      </w:r>
      <w:del w:id="1224" w:author="Assessor GDSXSR" w:date="2026-10-29T16:56:04Z">
        <w:r>
          <w:rPr>
            <w:rFonts w:ascii="Arial" w:hAnsi="Arial" w:cs="Arial"/>
            <w:sz w:val="28"/>
            <w:szCs w:val="28"/>
          </w:rPr>
          <w:delText xml:space="preserve">,</w:delText>
        </w:r>
      </w:del>
      <w:r>
        <w:rPr>
          <w:rFonts w:ascii="Arial" w:hAnsi="Arial" w:cs="Arial"/>
          <w:sz w:val="28"/>
          <w:szCs w:val="28"/>
        </w:rPr>
        <w:t xml:space="preserve"> § 11</w:t>
      </w:r>
      <w:del w:id="1225" w:author="Assessor GDSXSR" w:date="2026-10-29T16:56:04Z">
        <w:r>
          <w:rPr>
            <w:rFonts w:ascii="Arial" w:hAnsi="Arial" w:cs="Arial"/>
            <w:sz w:val="28"/>
            <w:szCs w:val="28"/>
          </w:rPr>
          <w:delText xml:space="preserve">, do CPC.</w:delText>
        </w:r>
        <w:r>
          <w:rPr>
            <w:rFonts w:ascii="Arial" w:hAnsi="Arial" w:cs="Arial"/>
            <w:sz w:val="28"/>
            <w:szCs w:val="28"/>
          </w:rPr>
          <w:delText xml:space="preserve"> (ID</w:delText>
        </w:r>
        <w:r>
          <w:rPr>
            <w:rFonts w:ascii="Arial" w:hAnsi="Arial" w:cs="Arial"/>
            <w:sz w:val="28"/>
            <w:szCs w:val="28"/>
          </w:rPr>
          <w:delText xml:space="preserve"> </w:delText>
        </w:r>
        <w:r>
          <w:rPr>
            <w:rFonts w:ascii="Arial" w:hAnsi="Arial" w:cs="Arial"/>
            <w:sz w:val="28"/>
            <w:szCs w:val="28"/>
          </w:rPr>
          <w:delText xml:space="preserve">90421208</w:delText>
        </w:r>
      </w:del>
      <w:r>
        <w:rPr>
          <w:rFonts w:ascii="Arial" w:hAnsi="Arial" w:cs="Arial"/>
          <w:sz w:val="28"/>
          <w:szCs w:val="28"/>
        </w:rPr>
        <w:t xml:space="preserve">).</w:t>
      </w:r>
      <w:commentRangeEnd w:id="22"/>
      <w:r>
        <w:rPr>
          <w:rStyle w:val="CommentReference"/>
        </w:rPr>
        <w:commentReference w:id="22"/>
      </w:r>
      <w:del w:id="1226" w:author="Assessor GDSXSR" w:date="2026-10-29T16:56:04Z">
        <w:r>
          <w:rPr>
            <w:rFonts w:ascii="Arial" w:hAnsi="Arial" w:cs="Arial"/>
            <w:sz w:val="28"/>
            <w:szCs w:val="28"/>
          </w:rPr>
          <w:delText xml:space="preserve"> </w:delText>
        </w:r>
      </w:del>
    </w:p>
    <w:p w:rsidRPr="00882188" w:rsidR="002575ED" w:rsidP="002575ED" w:rsidRDefault="002575ED" w14:paraId="01967A36" w14:textId="77777777">
      <w:pPr>
        <w:spacing w:after="0" w:line="360" w:lineRule="auto"/>
        <w:ind w:firstLine="2268"/>
        <w:jc w:val="both"/>
        <w:rPr>
          <w:rFonts w:ascii="Arial" w:hAnsi="Arial" w:cs="Arial"/>
          <w:sz w:val="28"/>
          <w:szCs w:val="28"/>
        </w:rPr>
      </w:pPr>
    </w:p>
    <w:p w:rsidR="002575ED" w:rsidP="002575ED" w:rsidRDefault="002575ED" w14:paraId="013D558E" w14:textId="77777777">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rsidRPr="00355C73" w:rsidR="002575ED" w:rsidP="002575ED" w:rsidRDefault="002575ED" w14:paraId="1C6E67AD" w14:textId="77777777">
      <w:pPr>
        <w:spacing w:after="0" w:line="360" w:lineRule="auto"/>
        <w:jc w:val="center"/>
        <w:rPr>
          <w:rFonts w:ascii="Arial" w:hAnsi="Arial" w:cs="Arial"/>
          <w:b/>
          <w:bCs/>
          <w:sz w:val="28"/>
          <w:szCs w:val="28"/>
        </w:rPr>
      </w:pPr>
      <w:r w:rsidRPr="00355C73">
        <w:rPr>
          <w:rFonts w:ascii="Arial" w:hAnsi="Arial" w:cs="Arial"/>
          <w:b/>
          <w:bCs/>
          <w:sz w:val="28"/>
          <w:szCs w:val="28"/>
        </w:rPr>
        <w:t>VOTO</w:t>
      </w:r>
    </w:p>
    <w:p w:rsidR="002575ED" w:rsidP="002575ED" w:rsidRDefault="002575ED" w14:paraId="528C1E51" w14:textId="77777777">
      <w:pPr>
        <w:spacing w:after="0" w:line="360" w:lineRule="auto"/>
        <w:ind w:firstLine="2268"/>
        <w:jc w:val="both"/>
        <w:rPr>
          <w:rFonts w:ascii="Arial" w:hAnsi="Arial" w:cs="Arial"/>
          <w:sz w:val="28"/>
          <w:szCs w:val="28"/>
        </w:rPr>
      </w:pPr>
    </w:p>
    <w:p w:rsidRPr="00355C73" w:rsidR="002575ED" w:rsidP="002575ED" w:rsidRDefault="002575ED" w14:paraId="6473F00A" w14:textId="77777777">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2575ED" w:rsidP="002575ED" w:rsidRDefault="002575ED" w14:paraId="4ECC9349" w14:textId="77777777">
      <w:pPr>
        <w:spacing w:after="0" w:line="360" w:lineRule="auto"/>
        <w:ind w:firstLine="2268"/>
        <w:jc w:val="both"/>
        <w:rPr>
          <w:rFonts w:ascii="Arial" w:hAnsi="Arial" w:cs="Arial"/>
          <w:sz w:val="28"/>
          <w:szCs w:val="28"/>
        </w:rPr>
      </w:pPr>
    </w:p>
    <w:p w:rsidR="002575ED" w:rsidP="002575ED" w:rsidRDefault="002575ED" w14:paraId="193B47B1" w14:textId="70033E9D">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Pr="000D5EDB" w:rsidR="000D5EDB">
        <w:rPr>
          <w:rFonts w:ascii="Arial" w:hAnsi="Arial" w:cs="Arial"/>
          <w:sz w:val="28"/>
          <w:szCs w:val="28"/>
        </w:rPr>
        <w:t>20/04/2026</w:t>
      </w:r>
      <w:r w:rsidRPr="00A72414">
        <w:rPr>
          <w:rFonts w:ascii="Arial" w:hAnsi="Arial" w:cs="Arial"/>
          <w:sz w:val="28"/>
          <w:szCs w:val="28"/>
        </w:rPr>
        <w:t xml:space="preserve">. Sentença proferida em </w:t>
      </w:r>
      <w:r w:rsidRPr="000D5EDB" w:rsidR="000D5EDB">
        <w:rPr>
          <w:rFonts w:ascii="Arial" w:hAnsi="Arial" w:cs="Arial"/>
          <w:sz w:val="28"/>
          <w:szCs w:val="28"/>
        </w:rPr>
        <w:t>02/08/2026</w:t>
      </w:r>
      <w:r w:rsidRPr="00A72414">
        <w:rPr>
          <w:rFonts w:ascii="Arial" w:hAnsi="Arial" w:cs="Arial"/>
          <w:sz w:val="28"/>
          <w:szCs w:val="28"/>
        </w:rPr>
        <w:t xml:space="preserve">. </w:t>
      </w:r>
      <w:r w:rsidR="000D5EDB">
        <w:rPr>
          <w:rFonts w:ascii="Arial" w:hAnsi="Arial" w:cs="Arial"/>
          <w:sz w:val="28"/>
          <w:szCs w:val="28"/>
        </w:rPr>
        <w:t xml:space="preserve">Embargos de declaração opostos em </w:t>
      </w:r>
      <w:r w:rsidRPr="000D5EDB" w:rsidR="000D5EDB">
        <w:rPr>
          <w:rFonts w:ascii="Arial" w:hAnsi="Arial" w:cs="Arial"/>
          <w:sz w:val="28"/>
          <w:szCs w:val="28"/>
        </w:rPr>
        <w:t>14/08/2026</w:t>
      </w:r>
      <w:r w:rsidR="000D5EDB">
        <w:rPr>
          <w:rFonts w:ascii="Arial" w:hAnsi="Arial" w:cs="Arial"/>
          <w:sz w:val="28"/>
          <w:szCs w:val="28"/>
        </w:rPr>
        <w:t xml:space="preserve"> e decididos em </w:t>
      </w:r>
      <w:r w:rsidRPr="000D5EDB" w:rsidR="000D5EDB">
        <w:rPr>
          <w:rFonts w:ascii="Arial" w:hAnsi="Arial" w:cs="Arial"/>
          <w:sz w:val="28"/>
          <w:szCs w:val="28"/>
        </w:rPr>
        <w:t>04/09/2026</w:t>
      </w:r>
      <w:r w:rsidR="000D5EDB">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Pr="000D5EDB" w:rsidR="000D5EDB">
        <w:rPr>
          <w:rFonts w:ascii="Arial" w:hAnsi="Arial" w:cs="Arial"/>
          <w:sz w:val="28"/>
          <w:szCs w:val="28"/>
        </w:rPr>
        <w:t>29/09/2026</w:t>
      </w:r>
      <w:r w:rsidRPr="00A72414">
        <w:rPr>
          <w:rFonts w:ascii="Arial" w:hAnsi="Arial" w:cs="Arial"/>
          <w:sz w:val="28"/>
          <w:szCs w:val="28"/>
        </w:rPr>
        <w:t xml:space="preserve">. Valor da causa: </w:t>
      </w:r>
      <w:r w:rsidRPr="000D5EDB" w:rsidR="000D5EDB">
        <w:rPr>
          <w:rFonts w:ascii="Arial" w:hAnsi="Arial" w:cs="Arial"/>
          <w:sz w:val="28"/>
          <w:szCs w:val="28"/>
        </w:rPr>
        <w:t>R$ 152.225,38</w:t>
      </w:r>
      <w:r w:rsidRPr="00A72414">
        <w:rPr>
          <w:rFonts w:ascii="Arial" w:hAnsi="Arial" w:cs="Arial"/>
          <w:sz w:val="28"/>
          <w:szCs w:val="28"/>
        </w:rPr>
        <w:t>.</w:t>
      </w:r>
    </w:p>
    <w:p w:rsidR="002575ED" w:rsidP="002575ED" w:rsidRDefault="002575ED" w14:paraId="123A018F" w14:textId="77777777">
      <w:pPr>
        <w:spacing w:after="0" w:line="360" w:lineRule="auto"/>
        <w:ind w:firstLine="2268"/>
        <w:jc w:val="both"/>
        <w:rPr>
          <w:rFonts w:ascii="Arial" w:hAnsi="Arial" w:cs="Arial"/>
          <w:sz w:val="28"/>
          <w:szCs w:val="28"/>
        </w:rPr>
      </w:pPr>
    </w:p>
    <w:p w:rsidRPr="009F36E1" w:rsidR="002575ED" w:rsidP="002575ED" w:rsidRDefault="002575ED" w14:paraId="75018592" w14:textId="566E2188">
      <w:pPr>
        <w:jc w:val="center"/>
        <w:rPr>
          <w:rFonts w:ascii="Arial" w:hAnsi="Arial" w:cs="Arial"/>
          <w:sz w:val="28"/>
          <w:szCs w:val="28"/>
        </w:rPr>
      </w:pPr>
      <w:r w:rsidRPr="007E1C8C">
        <w:rPr>
          <w:rFonts w:ascii="Arial" w:hAnsi="Arial" w:cs="Arial"/>
          <w:b/>
          <w:bCs/>
          <w:color w:val="000000" w:themeColor="text1"/>
          <w:sz w:val="28"/>
          <w:szCs w:val="28"/>
        </w:rPr>
        <w:t xml:space="preserve">APELO DO AUTOR, </w:t>
      </w:r>
      <w:r w:rsidRPr="000D5EDB">
        <w:rPr>
          <w:rFonts w:ascii="Arial" w:hAnsi="Arial" w:cs="Arial"/>
          <w:b/>
          <w:bCs/>
          <w:color w:val="000000" w:themeColor="text1"/>
          <w:sz w:val="28"/>
          <w:szCs w:val="28"/>
        </w:rPr>
        <w:t>MATEUS MARTINS SOARES</w:t>
      </w:r>
    </w:p>
    <w:p w:rsidRPr="007E1C8C" w:rsidR="002575ED" w:rsidP="002575ED" w:rsidRDefault="002575ED" w14:paraId="688E6ED2" w14:textId="3F874D85">
      <w:pPr>
        <w:spacing w:after="0" w:line="360" w:lineRule="auto"/>
        <w:jc w:val="center"/>
        <w:rPr>
          <w:rFonts w:ascii="Arial" w:hAnsi="Arial" w:cs="Arial"/>
          <w:color w:val="000000" w:themeColor="text1"/>
          <w:sz w:val="28"/>
          <w:szCs w:val="28"/>
        </w:rPr>
      </w:pPr>
    </w:p>
    <w:p w:rsidRPr="007E1C8C" w:rsidR="002575ED" w:rsidP="002575ED" w:rsidRDefault="002575ED" w14:paraId="3B3E52C5" w14:textId="1CB6499B">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 pelo autor</w:t>
      </w:r>
      <w:r w:rsidR="000D5EDB">
        <w:rPr>
          <w:rFonts w:ascii="Arial" w:hAnsi="Arial" w:cs="Arial"/>
          <w:color w:val="000000" w:themeColor="text1"/>
          <w:sz w:val="28"/>
          <w:szCs w:val="28"/>
        </w:rPr>
        <w:t>.</w:t>
      </w:r>
    </w:p>
    <w:p w:rsidR="002575ED" w:rsidP="002575ED" w:rsidRDefault="002575ED" w14:paraId="60FA194B" w14:textId="77777777">
      <w:pPr>
        <w:spacing w:after="0" w:line="360" w:lineRule="auto"/>
        <w:ind w:firstLine="2268"/>
        <w:jc w:val="both"/>
        <w:rPr>
          <w:rFonts w:ascii="Arial" w:hAnsi="Arial" w:cs="Arial"/>
          <w:sz w:val="28"/>
          <w:szCs w:val="28"/>
        </w:rPr>
      </w:pPr>
    </w:p>
    <w:p w:rsidR="002575ED" w:rsidP="002575ED" w:rsidRDefault="00B3277A" w14:paraId="040397FF" w14:textId="3B34830A">
      <w:pPr>
        <w:spacing w:after="0" w:line="360" w:lineRule="auto"/>
        <w:ind/>
        <w:jc w:val="center"/>
        <w:rPr>
          <w:rFonts w:ascii="Arial" w:hAnsi="Arial" w:cs="Arial"/>
          <w:sz w:val="28"/>
          <w:szCs w:val="28"/>
        </w:rPr>
        <w:pPrChange w:id="1227" w:author="Assessor GDSXSR" w:date="2026-10-29T16:56:04Z">
          <w:pPr>
            <w:spacing w:after="0" w:line="360" w:lineRule="auto"/>
            <w:ind w:hanging="142"/>
            <w:jc w:val="center"/>
          </w:pPr>
        </w:pPrChange>
      </w:pPr>
      <w:r>
        <w:rPr>
          <w:rFonts w:ascii="Arial" w:hAnsi="Arial" w:cs="Arial"/>
          <w:sz w:val="28"/>
          <w:szCs w:val="28"/>
          <w:highlight w:val="yellow"/>
          <w:rPrChange w:id="1228" w:author="Assessor GDSXSR" w:date="2026-10-29T16:56:04Z">
            <w:rPr>
              <w:rFonts w:ascii="Arial" w:hAnsi="Arial" w:cs="Arial"/>
              <w:sz w:val="28"/>
              <w:szCs w:val="28"/>
            </w:rPr>
          </w:rPrChange>
        </w:rPr>
        <w:t>DA MANUTENÇÃO DO PERCENTUAL DE 15% ARBITRADO A TÍTULO DE HONORÁRIOS ADVOCATÍCIOS</w:t>
      </w:r>
    </w:p>
    <w:p w:rsidR="002575ED" w:rsidP="002575ED" w:rsidRDefault="002575ED" w14:paraId="7EB5FC71" w14:textId="77777777">
      <w:pPr>
        <w:spacing w:after="0" w:line="360" w:lineRule="auto"/>
        <w:ind w:hanging="142"/>
        <w:jc w:val="center"/>
        <w:rPr>
          <w:rFonts w:ascii="Arial" w:hAnsi="Arial" w:cs="Arial"/>
          <w:sz w:val="28"/>
          <w:szCs w:val="28"/>
        </w:rPr>
      </w:pPr>
    </w:p>
    <w:p w:rsidRPr="00CE58ED" w:rsidR="00D732ED" w:rsidP="00CE58ED" w:rsidRDefault="002575ED" w14:paraId="795C1122" w14:textId="6F3276D2">
      <w:pPr>
        <w:spacing w:after="0" w:line="360" w:lineRule="auto"/>
        <w:ind w:firstLine="2268"/>
        <w:jc w:val="both"/>
        <w:rPr>
          <w:rFonts w:ascii="Arial" w:hAnsi="Arial" w:cs="Arial"/>
          <w:color w:val="000000" w:themeColor="text1"/>
          <w:sz w:val="28"/>
          <w:szCs w:val="28"/>
        </w:rPr>
      </w:pPr>
      <w:commentRangeStart w:id="23"/>
      <w:r>
        <w:rPr>
          <w:rFonts w:ascii="Arial" w:hAnsi="Arial" w:cs="Arial"/>
          <w:color w:val="000000" w:themeColor="text1"/>
          <w:sz w:val="28"/>
          <w:szCs w:val="28"/>
        </w:rPr>
        <w:t xml:space="preserve">O autor</w:t>
      </w:r>
      <w:del w:id="1229" w:author="Assessor GDSXSR" w:date="2026-10-29T16:56:04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MATEUS MARTINS SOARES</w:delText>
        </w:r>
      </w:del>
      <w:ins w:id="1230" w:author="Assessor GDSXSR" w:date="2026-10-29T16:56:04Z">
        <w:r>
          <w:rPr>
            <w:rFonts w:ascii="Arial" w:hAnsi="Arial" w:cs="Arial"/>
            <w:color w:val="808080"/>
            <w:sz w:val="28"/>
            <w:szCs w:val="28"/>
          </w:rPr>
          <w:t xml:space="preserve">/apelante</w:t>
        </w:r>
      </w:ins>
      <w:r>
        <w:rPr>
          <w:rFonts w:ascii="Arial" w:hAnsi="Arial" w:cs="Arial"/>
          <w:color w:val="000000" w:themeColor="text1"/>
          <w:sz w:val="28"/>
          <w:szCs w:val="28"/>
        </w:rPr>
        <w:t xml:space="preserve"> alega</w:t>
      </w:r>
      <w:del w:id="1231" w:author="Assessor GDSXSR" w:date="2026-10-29T16:56:04Z">
        <w:r>
          <w:rPr>
            <w:rFonts w:ascii="Arial" w:hAnsi="Arial" w:cs="Arial"/>
            <w:color w:val="000000" w:themeColor="text1"/>
            <w:sz w:val="28"/>
            <w:szCs w:val="28"/>
          </w:rPr>
          <w:delText xml:space="preserve">, em síntese,</w:delText>
        </w:r>
      </w:del>
      <w:r>
        <w:rPr>
          <w:rFonts w:ascii="Arial" w:hAnsi="Arial" w:cs="Arial"/>
          <w:color w:val="000000" w:themeColor="text1"/>
          <w:sz w:val="28"/>
          <w:szCs w:val="28"/>
        </w:rPr>
        <w:t xml:space="preserve"> que</w:t>
      </w:r>
      <w:r>
        <w:rPr>
          <w:rFonts w:ascii="Arial" w:hAnsi="Arial" w:cs="Arial"/>
          <w:color w:val="000000" w:themeColor="text1"/>
          <w:sz w:val="28"/>
          <w:szCs w:val="28"/>
        </w:rPr>
        <w:t xml:space="preserve">:</w:t>
      </w:r>
      <w:r>
        <w:rPr>
          <w:rFonts w:ascii="Arial" w:hAnsi="Arial" w:cs="Arial"/>
          <w:color w:val="000000" w:themeColor="text1"/>
          <w:sz w:val="28"/>
          <w:szCs w:val="28"/>
        </w:rPr>
        <w:t xml:space="preserv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sentença reconheceu a existência de ajuste verbal de honorários de êxito no percentual de 20%, admitido pelo próprio apelado, de modo que deveria prevalecer o percentual convencionado;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art. 22, § 2º, da Lei nº 8.906/1994 somente autoriza arbitramento na ausência de estipulação entre as partes, não podendo ser utilizado para reduzir percentual expressamente ajustado;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renúncia decorreu da recusa do apelado em formalizar por escrito o ajuste verbal</w:t>
      </w:r>
      <w:ins w:id="1232" w:author="Assessor GDSXSR" w:date="2026-10-29T16:56:04Z">
        <w:r>
          <w:rPr>
            <w:rFonts w:ascii="Arial" w:hAnsi="Arial" w:cs="Arial"/>
            <w:color w:val="808080"/>
            <w:sz w:val="28"/>
            <w:szCs w:val="28"/>
          </w:rPr>
          <w:t xml:space="preserve">,</w:t>
        </w:r>
      </w:ins>
      <w:r>
        <w:rPr>
          <w:rFonts w:ascii="Arial" w:hAnsi="Arial" w:cs="Arial"/>
          <w:color w:val="000000" w:themeColor="text1"/>
          <w:sz w:val="28"/>
          <w:szCs w:val="28"/>
        </w:rPr>
        <w:t xml:space="preserve"> </w:t>
      </w:r>
      <w:del w:id="1233" w:author="Assessor GDSXSR" w:date="2026-10-29T16:56:04Z">
        <w:r>
          <w:rPr>
            <w:rFonts w:ascii="Arial" w:hAnsi="Arial" w:cs="Arial"/>
            <w:color w:val="000000" w:themeColor="text1"/>
            <w:sz w:val="28"/>
            <w:szCs w:val="28"/>
          </w:rPr>
          <w:delText xml:space="preserve">e</w:delText>
        </w:r>
      </w:del>
      <w:ins w:id="1234" w:author="Assessor GDSXSR" w:date="2026-10-29T16:56:04Z">
        <w:r>
          <w:rPr>
            <w:rFonts w:ascii="Arial" w:hAnsi="Arial" w:cs="Arial"/>
            <w:color w:val="808080"/>
            <w:sz w:val="28"/>
            <w:szCs w:val="28"/>
          </w:rPr>
          <w:t xml:space="preserve">circunstância</w:t>
        </w:r>
      </w:ins>
      <w:r>
        <w:rPr>
          <w:rFonts w:ascii="Arial" w:hAnsi="Arial" w:cs="Arial"/>
          <w:color w:val="000000" w:themeColor="text1"/>
          <w:sz w:val="28"/>
          <w:szCs w:val="28"/>
        </w:rPr>
        <w:t xml:space="preserve"> que</w:t>
      </w:r>
      <w:del w:id="1235" w:author="Assessor GDSXSR" w:date="2026-10-29T16:56:04Z">
        <w:r>
          <w:rPr>
            <w:rFonts w:ascii="Arial" w:hAnsi="Arial" w:cs="Arial"/>
            <w:color w:val="000000" w:themeColor="text1"/>
            <w:sz w:val="28"/>
            <w:szCs w:val="28"/>
          </w:rPr>
          <w:delText xml:space="preserve"> essa circunstância</w:delText>
        </w:r>
      </w:del>
      <w:r>
        <w:rPr>
          <w:rFonts w:ascii="Arial" w:hAnsi="Arial" w:cs="Arial"/>
          <w:color w:val="000000" w:themeColor="text1"/>
          <w:sz w:val="28"/>
          <w:szCs w:val="28"/>
        </w:rPr>
        <w:t xml:space="preserve"> não pode resultar em vantagem econômica para o cliente</w:t>
      </w:r>
      <w:del w:id="1236" w:author="Assessor GDSXSR" w:date="2026-10-29T16:56: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37" w:author="Assessor GDSXSR" w:date="2026-10-29T16:56:04Z">
        <w:r>
          <w:rPr>
            <w:rFonts w:ascii="Arial" w:hAnsi="Arial" w:cs="Arial"/>
            <w:b/>
            <w:bCs/>
            <w:color w:val="000000" w:themeColor="text1"/>
            <w:sz w:val="28"/>
            <w:szCs w:val="28"/>
          </w:rPr>
          <w:delText xml:space="preserve">4</w:delText>
        </w:r>
      </w:del>
      <w:ins w:id="1238" w:author="Assessor GDSXSR" w:date="2026-10-29T16:56:04Z">
        <w:r>
          <w:rPr>
            <w:rFonts w:ascii="Arial" w:hAnsi="Arial" w:cs="Arial"/>
            <w:color w:val="808080"/>
            <w:sz w:val="28"/>
            <w:szCs w:val="28"/>
          </w:rPr>
          <w:t xml:space="preserve">(ID 90421206</w:t>
        </w:r>
      </w:ins>
      <w:r>
        <w:rPr>
          <w:rFonts w:ascii="Arial" w:hAnsi="Arial" w:cs="Arial"/>
          <w:b/>
          <w:bCs/>
          <w:color w:val="000000" w:themeColor="text1"/>
          <w:sz w:val="28"/>
          <w:szCs w:val="28"/>
        </w:rPr>
        <w:t xml:space="preserve">)</w:t>
      </w:r>
      <w:del w:id="1239" w:author="Assessor GDSXSR" w:date="2026-10-29T16:56:04Z">
        <w:r>
          <w:rPr>
            <w:rFonts w:ascii="Arial" w:hAnsi="Arial" w:cs="Arial"/>
            <w:color w:val="000000" w:themeColor="text1"/>
            <w:sz w:val="28"/>
            <w:szCs w:val="28"/>
          </w:rPr>
          <w:delText xml:space="preserve"> a redução do valor postulado em ação de arbitramento não implica sucumbência recíproca, aplicando-se, por analogia, a orientação da Súmula 326 do STJ</w:delText>
        </w:r>
      </w:del>
      <w:r>
        <w:rPr>
          <w:rFonts w:ascii="Arial" w:hAnsi="Arial" w:cs="Arial"/>
          <w:color w:val="000000" w:themeColor="text1"/>
          <w:sz w:val="28"/>
          <w:szCs w:val="28"/>
        </w:rPr>
        <w:t xml:space="preserve">.</w:t>
      </w:r>
      <w:commentRangeEnd w:id="23"/>
      <w:r>
        <w:rPr>
          <w:rStyle w:val="CommentReference"/>
        </w:rPr>
        <w:commentReference w:id="23"/>
      </w:r>
    </w:p>
    <w:p w:rsidRPr="00CE58ED" w:rsidR="002575ED" w:rsidP="00CE58ED" w:rsidRDefault="002575ED" w14:paraId="50858634" w14:textId="00FABF7C">
      <w:pPr>
        <w:spacing w:after="0" w:line="360" w:lineRule="auto"/>
        <w:ind w:firstLine="2268"/>
        <w:jc w:val="both"/>
        <w:rPr>
          <w:rFonts w:ascii="Arial" w:hAnsi="Arial" w:cs="Arial"/>
          <w:color w:val="000000" w:themeColor="text1"/>
          <w:sz w:val="28"/>
          <w:szCs w:val="28"/>
        </w:rPr>
      </w:pPr>
    </w:p>
    <w:p w:rsidRPr="007E1C8C" w:rsidR="002575ED" w:rsidP="002575ED" w:rsidRDefault="00D732ED" w14:paraId="0329D417" w14:textId="52899C19">
      <w:pPr>
        <w:spacing w:after="0" w:line="360" w:lineRule="auto"/>
        <w:ind w:firstLine="2268"/>
        <w:jc w:val="both"/>
        <w:rPr>
          <w:rFonts w:ascii="Arial" w:hAnsi="Arial" w:cs="Arial"/>
          <w:color w:val="000000" w:themeColor="text1"/>
          <w:sz w:val="28"/>
          <w:szCs w:val="28"/>
        </w:rPr>
      </w:pPr>
      <w:commentRangeStart w:id="24"/>
      <w:r>
        <w:rPr>
          <w:rFonts w:ascii="Arial" w:hAnsi="Arial" w:cs="Arial"/>
          <w:color w:val="000000" w:themeColor="text1"/>
          <w:sz w:val="28"/>
          <w:szCs w:val="28"/>
        </w:rPr>
        <w:t xml:space="preserve">Requer a reforma da</w:t>
      </w:r>
      <w:ins w:id="1240" w:author="Assessor GDSXSR" w:date="2026-10-29T16:56:04Z">
        <w:r>
          <w:rPr>
            <w:rFonts w:ascii="Arial" w:hAnsi="Arial" w:cs="Arial"/>
            <w:color w:val="808080"/>
            <w:sz w:val="28"/>
            <w:szCs w:val="28"/>
          </w:rPr>
          <w:t xml:space="preserve"> r.</w:t>
        </w:r>
      </w:ins>
      <w:r>
        <w:rPr>
          <w:rFonts w:ascii="Arial" w:hAnsi="Arial" w:cs="Arial"/>
          <w:color w:val="000000" w:themeColor="text1"/>
          <w:sz w:val="28"/>
          <w:szCs w:val="28"/>
        </w:rPr>
        <w:t xml:space="preserve"> sentença para </w:t>
      </w:r>
      <w:r>
        <w:rPr>
          <w:rFonts w:ascii="Arial" w:hAnsi="Arial" w:cs="Arial"/>
          <w:color w:val="000000" w:themeColor="text1"/>
          <w:sz w:val="28"/>
          <w:szCs w:val="28"/>
        </w:rPr>
        <w:t xml:space="preserve">fixar os honorários contratuais em 20% sobre o crédito principal recebido pelo apelado</w:t>
      </w:r>
      <w:r>
        <w:rPr>
          <w:rFonts w:ascii="Arial" w:hAnsi="Arial" w:cs="Arial"/>
          <w:color w:val="000000" w:themeColor="text1"/>
          <w:sz w:val="28"/>
          <w:szCs w:val="28"/>
        </w:rPr>
        <w:t xml:space="preserve"> e </w:t>
      </w:r>
      <w:r>
        <w:rPr>
          <w:rFonts w:ascii="Arial" w:hAnsi="Arial" w:cs="Arial"/>
          <w:color w:val="000000" w:themeColor="text1"/>
          <w:sz w:val="28"/>
          <w:szCs w:val="28"/>
        </w:rPr>
        <w:t xml:space="preserve">adequar a base de cálculo e os critérios de atualização</w:t>
      </w:r>
      <w:r>
        <w:rPr>
          <w:rFonts w:ascii="Arial" w:hAnsi="Arial" w:cs="Arial"/>
          <w:color w:val="000000" w:themeColor="text1"/>
          <w:sz w:val="28"/>
          <w:szCs w:val="28"/>
        </w:rPr>
        <w:t xml:space="preserve">.</w:t>
      </w:r>
      <w:commentRangeEnd w:id="24"/>
      <w:r>
        <w:rPr>
          <w:rStyle w:val="CommentReference"/>
        </w:rPr>
        <w:commentReference w:id="24"/>
      </w:r>
    </w:p>
    <w:p w:rsidRPr="007E1C8C" w:rsidR="000D5EDB" w:rsidP="002575ED" w:rsidRDefault="000D5EDB" w14:paraId="16BD9C5B" w14:textId="77777777">
      <w:pPr>
        <w:spacing w:after="0" w:line="360" w:lineRule="auto"/>
        <w:ind w:firstLine="2268"/>
        <w:jc w:val="both"/>
        <w:rPr>
          <w:rFonts w:ascii="Arial" w:hAnsi="Arial" w:cs="Arial"/>
          <w:color w:val="000000" w:themeColor="text1"/>
          <w:sz w:val="28"/>
          <w:szCs w:val="28"/>
        </w:rPr>
      </w:pPr>
    </w:p>
    <w:p w:rsidRPr="00B3277A" w:rsidR="00B3277A" w:rsidP="00B3277A" w:rsidRDefault="00053B75" w14:paraId="37CCE9E3" w14:textId="3007AE66">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242" w:author="Assessor GDSXSR" w:date="2026-10-29T16:56:04Z">
            <w:rPr>
              <w:rFonts w:ascii="Arial" w:hAnsi="Arial" w:cs="Arial"/>
              <w:color w:val="000000" w:themeColor="text1"/>
              <w:sz w:val="28"/>
              <w:szCs w:val="28"/>
            </w:rPr>
          </w:rPrChange>
        </w:rPr>
        <w:t xml:space="preserve">Sem razão</w:t>
      </w:r>
      <w:del w:id="1241" w:author="Assessor GDSXSR" w:date="2026-10-29T16:56:04Z">
        <w:r>
          <w:rPr>
            <w:rFonts w:ascii="Arial" w:hAnsi="Arial" w:cs="Arial"/>
            <w:color w:val="000000" w:themeColor="text1"/>
            <w:sz w:val="28"/>
            <w:szCs w:val="28"/>
          </w:rPr>
          <w:delText xml:space="preserve"> o apelante, no particular</w:delText>
        </w:r>
      </w:del>
      <w:r>
        <w:rPr>
          <w:rFonts w:ascii="Arial" w:hAnsi="Arial" w:cs="Arial"/>
          <w:color w:val="000000" w:themeColor="text1"/>
          <w:sz w:val="28"/>
          <w:szCs w:val="28"/>
          <w:highlight w:val="yellow"/>
          <w:rPrChange w:id="1243" w:author="Assessor GDSXSR" w:date="2026-10-29T16:56:04Z">
            <w:rPr>
              <w:rFonts w:ascii="Arial" w:hAnsi="Arial" w:cs="Arial"/>
              <w:color w:val="000000" w:themeColor="text1"/>
              <w:sz w:val="28"/>
              <w:szCs w:val="28"/>
            </w:rPr>
          </w:rPrChange>
        </w:rPr>
        <w:t xml:space="preserve">.</w:t>
      </w:r>
    </w:p>
    <w:p w:rsidR="000420DC" w:rsidP="00B26FA6" w:rsidRDefault="000420DC" w14:paraId="34F0FF89"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029ADB31" w14:textId="30DE9D00">
      <w:pPr>
        <w:spacing w:after="0" w:line="360" w:lineRule="auto"/>
        <w:ind w:firstLine="2268"/>
        <w:jc w:val="both"/>
        <w:rPr>
          <w:rFonts w:ascii="Arial" w:hAnsi="Arial" w:cs="Arial"/>
          <w:color w:val="000000" w:themeColor="text1"/>
          <w:sz w:val="28"/>
          <w:szCs w:val="28"/>
        </w:rPr>
      </w:pPr>
      <w:del w:id="1244" w:author="Assessor GDSXSR" w:date="2026-10-29T16:56:04Z">
        <w:r>
          <w:rPr>
            <w:rFonts w:ascii="Arial" w:hAnsi="Arial" w:cs="Arial"/>
            <w:color w:val="000000" w:themeColor="text1"/>
            <w:sz w:val="28"/>
            <w:szCs w:val="28"/>
          </w:rPr>
          <w:delText xml:space="preserve">A</w:delText>
        </w:r>
      </w:del>
      <w:ins w:id="1245" w:author="Assessor GDSXSR" w:date="2026-10-29T16:56:04Z">
        <w:r>
          <w:rPr>
            <w:rFonts w:ascii="Arial" w:hAnsi="Arial" w:cs="Arial"/>
            <w:color w:val="808080"/>
            <w:sz w:val="28"/>
            <w:szCs w:val="28"/>
          </w:rPr>
          <w:t xml:space="preserve">No</w:t>
        </w:r>
      </w:ins>
      <w:r>
        <w:rPr>
          <w:rFonts w:ascii="Arial" w:hAnsi="Arial" w:cs="Arial"/>
          <w:color w:val="000000" w:themeColor="text1"/>
          <w:sz w:val="28"/>
          <w:szCs w:val="28"/>
        </w:rPr>
        <w:t xml:space="preserve"> </w:t>
      </w:r>
      <w:del w:id="1246" w:author="Assessor GDSXSR" w:date="2026-10-29T16:56:04Z">
        <w:r>
          <w:rPr>
            <w:rFonts w:ascii="Arial" w:hAnsi="Arial" w:cs="Arial"/>
            <w:color w:val="000000" w:themeColor="text1"/>
            <w:sz w:val="28"/>
            <w:szCs w:val="28"/>
          </w:rPr>
          <w:delText xml:space="preserve">questão relativa ao arbitramento dos honorários foi adequadamente examinada pelo Juízo de origem</w:delText>
        </w:r>
      </w:del>
      <w:ins w:id="1247" w:author="Assessor GDSXSR" w:date="2026-10-29T16:56:04Z">
        <w:r>
          <w:rPr>
            <w:rFonts w:ascii="Arial" w:hAnsi="Arial" w:cs="Arial"/>
            <w:color w:val="808080"/>
            <w:sz w:val="28"/>
            <w:szCs w:val="28"/>
          </w:rPr>
          <w:t xml:space="preserve">ponto</w:t>
        </w:r>
      </w:ins>
      <w:commentRangeStart w:id="25"/>
      <w:r>
        <w:rPr>
          <w:rFonts w:ascii="Arial" w:hAnsi="Arial" w:cs="Arial"/>
          <w:color w:val="000000" w:themeColor="text1"/>
          <w:sz w:val="28"/>
          <w:szCs w:val="28"/>
        </w:rPr>
        <w:t xml:space="preserve">, </w:t>
      </w:r>
      <w:del w:id="1248" w:author="Assessor GDSXSR" w:date="2026-10-29T16:56:04Z">
        <w:r>
          <w:rPr>
            <w:rFonts w:ascii="Arial" w:hAnsi="Arial" w:cs="Arial"/>
            <w:color w:val="000000" w:themeColor="text1"/>
            <w:sz w:val="28"/>
            <w:szCs w:val="28"/>
          </w:rPr>
          <w:delText xml:space="preserve">cujos</w:delText>
        </w:r>
      </w:del>
      <w:ins w:id="1249" w:author="Assessor GDSXSR" w:date="2026-10-29T16:56:04Z">
        <w:r>
          <w:rPr>
            <w:rFonts w:ascii="Arial" w:hAnsi="Arial" w:cs="Arial"/>
            <w:color w:val="808080"/>
            <w:sz w:val="28"/>
            <w:szCs w:val="28"/>
          </w:rPr>
          <w:t xml:space="preserve">adoto os</w:t>
        </w:r>
      </w:ins>
      <w:r>
        <w:rPr>
          <w:rFonts w:ascii="Arial" w:hAnsi="Arial" w:cs="Arial"/>
          <w:color w:val="000000" w:themeColor="text1"/>
          <w:sz w:val="28"/>
          <w:szCs w:val="28"/>
        </w:rPr>
        <w:t xml:space="preserve"> fundamentos </w:t>
      </w:r>
      <w:del w:id="1250" w:author="Assessor GDSXSR" w:date="2026-10-29T16:56:04Z">
        <w:r>
          <w:rPr>
            <w:rFonts w:ascii="Arial" w:hAnsi="Arial" w:cs="Arial"/>
            <w:color w:val="000000" w:themeColor="text1"/>
            <w:sz w:val="28"/>
            <w:szCs w:val="28"/>
          </w:rPr>
          <w:delText xml:space="preserve">adoto</w:delText>
        </w:r>
      </w:del>
      <w:ins w:id="1251" w:author="Assessor GDSXSR" w:date="2026-10-29T16:56:04Z">
        <w:r>
          <w:rPr>
            <w:rFonts w:ascii="Arial" w:hAnsi="Arial" w:cs="Arial"/>
            <w:color w:val="808080"/>
            <w:sz w:val="28"/>
            <w:szCs w:val="28"/>
          </w:rPr>
          <w:t xml:space="preserve">da</w:t>
        </w:r>
      </w:ins>
      <w:r>
        <w:rPr>
          <w:rFonts w:ascii="Arial" w:hAnsi="Arial" w:cs="Arial"/>
          <w:color w:val="000000" w:themeColor="text1"/>
          <w:sz w:val="28"/>
          <w:szCs w:val="28"/>
        </w:rPr>
        <w:t xml:space="preserve"> </w:t>
      </w:r>
      <w:del w:id="1252" w:author="Assessor GDSXSR" w:date="2026-10-29T16:56:04Z">
        <w:r>
          <w:rPr>
            <w:rFonts w:ascii="Arial" w:hAnsi="Arial" w:cs="Arial"/>
            <w:color w:val="000000" w:themeColor="text1"/>
            <w:sz w:val="28"/>
            <w:szCs w:val="28"/>
          </w:rPr>
          <w:delText xml:space="preserve">como</w:delText>
        </w:r>
      </w:del>
      <w:ins w:id="1253" w:author="Assessor GDSXSR" w:date="2026-10-29T16:56:04Z">
        <w:r>
          <w:rPr>
            <w:rFonts w:ascii="Arial" w:hAnsi="Arial" w:cs="Arial"/>
            <w:color w:val="808080"/>
            <w:sz w:val="28"/>
            <w:szCs w:val="28"/>
          </w:rPr>
          <w:t xml:space="preserve">r.</w:t>
        </w:r>
      </w:ins>
      <w:r>
        <w:rPr>
          <w:rFonts w:ascii="Arial" w:hAnsi="Arial" w:cs="Arial"/>
          <w:color w:val="000000" w:themeColor="text1"/>
          <w:sz w:val="28"/>
          <w:szCs w:val="28"/>
        </w:rPr>
        <w:t xml:space="preserve"> </w:t>
      </w:r>
      <w:del w:id="1254" w:author="Assessor GDSXSR" w:date="2026-10-29T16:56:04Z">
        <w:r>
          <w:rPr>
            <w:rFonts w:ascii="Arial" w:hAnsi="Arial" w:cs="Arial"/>
            <w:color w:val="000000" w:themeColor="text1"/>
            <w:sz w:val="28"/>
            <w:szCs w:val="28"/>
          </w:rPr>
          <w:delText xml:space="preserve">razões</w:delText>
        </w:r>
      </w:del>
      <w:ins w:id="1255" w:author="Assessor GDSXSR" w:date="2026-10-29T16:56:04Z">
        <w:r>
          <w:rPr>
            <w:rFonts w:ascii="Arial" w:hAnsi="Arial" w:cs="Arial"/>
            <w:color w:val="808080"/>
            <w:sz w:val="28"/>
            <w:szCs w:val="28"/>
          </w:rPr>
          <w:t xml:space="preserve">sentença,</w:t>
        </w:r>
      </w:ins>
      <w:r>
        <w:rPr>
          <w:rFonts w:ascii="Arial" w:hAnsi="Arial" w:cs="Arial"/>
          <w:color w:val="000000" w:themeColor="text1"/>
          <w:sz w:val="28"/>
          <w:szCs w:val="28"/>
        </w:rPr>
        <w:t xml:space="preserve"> </w:t>
      </w:r>
      <w:del w:id="1256" w:author="Assessor GDSXSR" w:date="2026-10-29T16:56:04Z">
        <w:r>
          <w:rPr>
            <w:rFonts w:ascii="Arial" w:hAnsi="Arial" w:cs="Arial"/>
            <w:color w:val="000000" w:themeColor="text1"/>
            <w:sz w:val="28"/>
            <w:szCs w:val="28"/>
          </w:rPr>
          <w:delText xml:space="preserve">de</w:delText>
        </w:r>
      </w:del>
      <w:ins w:id="1257" w:author="Assessor GDSXSR" w:date="2026-10-29T16:56:04Z">
        <w:r>
          <w:rPr>
            <w:rFonts w:ascii="Arial" w:hAnsi="Arial" w:cs="Arial"/>
            <w:color w:val="808080"/>
            <w:sz w:val="28"/>
            <w:szCs w:val="28"/>
          </w:rPr>
          <w:t xml:space="preserve">que</w:t>
        </w:r>
      </w:ins>
      <w:r>
        <w:rPr>
          <w:rFonts w:ascii="Arial" w:hAnsi="Arial" w:cs="Arial"/>
          <w:color w:val="000000" w:themeColor="text1"/>
          <w:sz w:val="28"/>
          <w:szCs w:val="28"/>
        </w:rPr>
        <w:t xml:space="preserve"> </w:t>
      </w:r>
      <w:del w:id="1258" w:author="Assessor GDSXSR" w:date="2026-10-29T16:56:04Z">
        <w:r>
          <w:rPr>
            <w:rFonts w:ascii="Arial" w:hAnsi="Arial" w:cs="Arial"/>
            <w:color w:val="000000" w:themeColor="text1"/>
            <w:sz w:val="28"/>
            <w:szCs w:val="28"/>
          </w:rPr>
          <w:delText xml:space="preserve">decidir</w:delText>
        </w:r>
      </w:del>
      <w:ins w:id="1259" w:author="Assessor GDSXSR" w:date="2026-10-29T16:56:04Z">
        <w:r>
          <w:rPr>
            <w:rFonts w:ascii="Arial" w:hAnsi="Arial" w:cs="Arial"/>
            <w:color w:val="808080"/>
            <w:sz w:val="28"/>
            <w:szCs w:val="28"/>
          </w:rPr>
          <w:t xml:space="preserve">rebate pontualmente os argumentos do apelo (ID 90421191)</w:t>
        </w:r>
      </w:ins>
      <w:r>
        <w:rPr>
          <w:rFonts w:ascii="Arial" w:hAnsi="Arial" w:cs="Arial"/>
          <w:color w:val="000000" w:themeColor="text1"/>
          <w:sz w:val="28"/>
          <w:szCs w:val="28"/>
        </w:rPr>
        <w:t xml:space="preserve">:</w:t>
      </w:r>
      <w:commentRangeEnd w:id="25"/>
      <w:r>
        <w:rPr>
          <w:rStyle w:val="CommentReference"/>
        </w:rPr>
        <w:commentReference w:id="25"/>
      </w:r>
    </w:p>
    <w:p w:rsidR="00CF6AD4" w:rsidP="00B26FA6" w:rsidRDefault="00CF6AD4" w14:paraId="73EA98E5" w14:textId="77777777">
      <w:pPr>
        <w:spacing w:after="0" w:line="360" w:lineRule="auto"/>
        <w:ind w:firstLine="2268"/>
        <w:jc w:val="both"/>
        <w:rPr>
          <w:rFonts w:ascii="Arial" w:hAnsi="Arial" w:cs="Arial"/>
          <w:color w:val="000000" w:themeColor="text1"/>
          <w:sz w:val="28"/>
          <w:szCs w:val="28"/>
        </w:rPr>
      </w:pPr>
    </w:p>
    <w:p w:rsidRPr="00CF6AD4" w:rsidR="00CF6AD4" w:rsidP="00DA2CA0" w:rsidRDefault="00CF6AD4" w14:paraId="389F833A" w14:textId="7EDE9C1F">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a conversa de WhatsApp juntada no ID 273011470, cujo teor foi confirmado pelo requerido, revela que houve ajuste verbal acerca do pagamento de honorários de êxito no percentual de 20%. Também se extrai da controvérsia que ambas as partes reconhecem que a exigibilidade da verba honorária ficou vinculada ao efetivo recebimento, pelo requerido, dos valores decorrentes de alvará, precatório ou RPV.</w:t>
      </w:r>
    </w:p>
    <w:p w:rsidRPr="00CF6AD4" w:rsidR="00CF6AD4" w:rsidP="00DA2CA0" w:rsidRDefault="00CF6AD4" w14:paraId="5A7A1E63"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Nesse contexto, deve ser reconhecida a existência da avença verbal entre as partes, bem como a efetiva prestação dos serviços advocatícios pelo autor, circunstâncias que impõem o arbitramento da remuneração correspondente, observada a extensão do trabalho realizado e o momento próprio de exigibilidade da verba.</w:t>
      </w:r>
    </w:p>
    <w:p w:rsidRPr="00CF6AD4" w:rsidR="00CF6AD4" w:rsidP="00DA2CA0" w:rsidRDefault="00CF6AD4" w14:paraId="19EC9F66"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Com efeito, a ausência de contrato escrito não afasta, por si só, o direito à remuneração pelos serviços advocatícios efetivamente pre</w:t>
      </w:r>
      <w:commentRangeStart w:id="5"/>
      <w:r w:rsidRPr="00CF6AD4">
        <w:rPr>
          <w:rFonts w:ascii="Arial" w:hAnsi="Arial" w:cs="Arial"/>
          <w:i/>
          <w:iCs/>
          <w:color w:val="000000" w:themeColor="text1"/>
          <w:sz w:val="26"/>
          <w:szCs w:val="26"/>
        </w:rPr>
        <w:t xml:space="preserve">stados. </w:t>
      </w:r>
      <w:commentRangeEnd w:id="5"/>
      <w:r w:rsidRPr="00CF6AD4" w:rsidR="00053B75">
        <w:rPr>
          <w:rStyle w:val="Refdecomentrio"/>
          <w:rFonts w:ascii="Arial" w:hAnsi="Arial" w:cs="Arial"/>
          <w:i/>
          <w:iCs/>
          <w:color w:val="000000" w:themeColor="text1"/>
          <w:sz w:val="26"/>
          <w:szCs w:val="26"/>
        </w:rPr>
        <w:commentReference w:id="5"/>
      </w:r>
      <w:r w:rsidRPr="00CF6AD4">
        <w:rPr>
          <w:rFonts w:ascii="Arial" w:hAnsi="Arial" w:cs="Arial"/>
          <w:i/>
          <w:iCs/>
          <w:color w:val="000000" w:themeColor="text1"/>
          <w:sz w:val="26"/>
          <w:szCs w:val="26"/>
        </w:rPr>
        <w:t>Nos termos do art. 22, § 2º, da Lei nº 8.906/94, na falta de estipulação ou acordo formal, os honorários podem ser fixados por arbitramento judicial.</w:t>
      </w:r>
    </w:p>
    <w:p w:rsidRPr="00CF6AD4" w:rsidR="00CF6AD4" w:rsidP="00DA2CA0" w:rsidRDefault="00CF6AD4" w14:paraId="25ABC0F5"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Quanto ao valor devido, embora o autor sustente a existência de ajuste verbal no percentual de 20%, verifico que os serviços contratados não foram integralmente executados, em razão da renúncia ao mandato antes do encerramento da demanda.</w:t>
      </w:r>
    </w:p>
    <w:p w:rsidRPr="00CF6AD4" w:rsidR="00CF6AD4" w:rsidP="00DA2CA0" w:rsidRDefault="00CF6AD4" w14:paraId="4916339F"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Nessas circunstâncias, não se revela adequado o arbitramento dos honorários no percentual integral pretendido. O art. 22, § 2º, da Lei nº 8.906/1994 estabelece que, na falta de estipulação ou acordo, os honorários devem ser fixados por arbitramento judicial em remuneração compatível com o trabalho desenvolvido e com o valor econômico da questão. No mesmo sentido, </w:t>
      </w:r>
      <w:commentRangeStart w:id="6"/>
      <w:r w:rsidRPr="00CF6AD4">
        <w:rPr>
          <w:rFonts w:ascii="Arial" w:hAnsi="Arial" w:cs="Arial"/>
          <w:i/>
          <w:iCs/>
          <w:color w:val="000000" w:themeColor="text1"/>
          <w:sz w:val="26"/>
          <w:szCs w:val="26"/>
        </w:rPr>
        <w:t xml:space="preserve">o art. 49 do Código de Ética e Disciplina da OAB </w:t>
      </w:r>
      <w:commentRangeEnd w:id="6"/>
      <w:r w:rsidRPr="00CF6AD4" w:rsidR="00E9090A">
        <w:rPr>
          <w:rStyle w:val="Refdecomentrio"/>
          <w:rFonts w:ascii="Arial" w:hAnsi="Arial" w:cs="Arial"/>
          <w:i/>
          <w:iCs/>
          <w:color w:val="000000" w:themeColor="text1"/>
          <w:sz w:val="26"/>
          <w:szCs w:val="26"/>
        </w:rPr>
        <w:commentReference w:id="6"/>
      </w:r>
      <w:r w:rsidRPr="00CF6AD4">
        <w:rPr>
          <w:rFonts w:ascii="Arial" w:hAnsi="Arial" w:cs="Arial"/>
          <w:i/>
          <w:iCs/>
          <w:color w:val="000000" w:themeColor="text1"/>
          <w:sz w:val="26"/>
          <w:szCs w:val="26"/>
        </w:rPr>
        <w:t>orienta que a fixação dos honorários observe, com moderação, entre outros critérios, a relevância, o vulto, a complexidade da causa, o trabalho e o tempo empregados, o valor da causa, a condição econômica do cliente, o proveito econômico obtido e a praxe do foro.</w:t>
      </w:r>
    </w:p>
    <w:p w:rsidRPr="00CF6AD4" w:rsidR="00CF6AD4" w:rsidP="00DA2CA0" w:rsidRDefault="00CF6AD4" w14:paraId="73C73293"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No caso concreto, </w:t>
      </w:r>
      <w:r w:rsidRPr="00CF6AD4">
        <w:rPr>
          <w:rFonts w:ascii="Arial" w:hAnsi="Arial" w:cs="Arial"/>
          <w:i/>
          <w:iCs/>
          <w:color w:val="000000" w:themeColor="text1"/>
          <w:sz w:val="26"/>
          <w:szCs w:val="26"/>
          <w:u w:val="single"/>
          <w:rPrChange w:id="1260" w:author="Assessor GDSXSR" w:date="2026-10-29T16:56:04Z">
            <w:rPr>
              <w:rFonts w:ascii="Arial" w:hAnsi="Arial" w:cs="Arial"/>
              <w:i/>
              <w:iCs/>
              <w:color w:val="000000" w:themeColor="text1"/>
              <w:sz w:val="26"/>
              <w:szCs w:val="26"/>
            </w:rPr>
          </w:rPrChange>
        </w:rPr>
        <w:t xml:space="preserve">o próprio autor reconhece que não concluiu integralmente o mandato</w:t>
      </w:r>
      <w:r w:rsidRPr="00CF6AD4">
        <w:rPr>
          <w:rFonts w:ascii="Arial" w:hAnsi="Arial" w:cs="Arial"/>
          <w:i/>
          <w:iCs/>
          <w:color w:val="000000" w:themeColor="text1"/>
          <w:sz w:val="26"/>
          <w:szCs w:val="26"/>
        </w:rPr>
        <w:t xml:space="preserve">, embora tenha desempenhado atuação relevante. Com efeito, participou do ajuizamento da ação originária, acompanhou a fase de conhecimento, contribuiu para a obtenção de provimento favorável ao cliente e atuou em parcela substancial do cumprimento de sentença, desempenhando papel relevante na constituição e apuração do crédito.</w:t>
      </w:r>
    </w:p>
    <w:p w:rsidRPr="00CF6AD4" w:rsidR="00CF6AD4" w:rsidP="00DA2CA0" w:rsidRDefault="00CF6AD4" w14:paraId="3BEC2D1C"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Assim, sem desconsiderar a relevância da atividade profissional desenvolvida, mas também sem ignorar que o mandato não foi cumprido até a satisfação final da obrigação, </w:t>
      </w:r>
      <w:r w:rsidRPr="00CF6AD4">
        <w:rPr>
          <w:rFonts w:ascii="Arial" w:hAnsi="Arial" w:cs="Arial"/>
          <w:i/>
          <w:iCs/>
          <w:color w:val="000000" w:themeColor="text1"/>
          <w:sz w:val="26"/>
          <w:szCs w:val="26"/>
          <w:u w:val="single"/>
          <w:rPrChange w:id="1261" w:author="Assessor GDSXSR" w:date="2026-10-29T16:56:04Z">
            <w:rPr>
              <w:rFonts w:ascii="Arial" w:hAnsi="Arial" w:cs="Arial"/>
              <w:i/>
              <w:iCs/>
              <w:color w:val="000000" w:themeColor="text1"/>
              <w:sz w:val="26"/>
              <w:szCs w:val="26"/>
            </w:rPr>
          </w:rPrChange>
        </w:rPr>
        <w:t xml:space="preserve">mostra-se adequado arbitrar os honorários em percentual inferior ao integralmente pretendido</w:t>
      </w:r>
      <w:r w:rsidRPr="00CF6AD4">
        <w:rPr>
          <w:rFonts w:ascii="Arial" w:hAnsi="Arial" w:cs="Arial"/>
          <w:i/>
          <w:iCs/>
          <w:color w:val="000000" w:themeColor="text1"/>
          <w:sz w:val="26"/>
          <w:szCs w:val="26"/>
        </w:rPr>
        <w:t xml:space="preserve">. Considerando a extensão da atuação do autor, o tempo aproximado de dois anos de prestação dos serviços e o proveito econômico alcançado, reputo razoável a fixação dos honorários em 15% sobre o valor do crédito reconhecido em favor do requerido, pois se mostra razoável e proporcional.</w:t>
      </w:r>
    </w:p>
    <w:p w:rsidRPr="00CF6AD4" w:rsidR="00CF6AD4" w:rsidP="00DA2CA0" w:rsidRDefault="00CF6AD4" w14:paraId="6E8B60D0"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Nesse sentido, cito jurisprudência do TJDFT:</w:t>
      </w:r>
    </w:p>
    <w:p w:rsidRPr="00CF6AD4" w:rsidR="00CF6AD4" w:rsidP="00DA2CA0" w:rsidRDefault="00CF6AD4" w14:paraId="740DFD00" w14:textId="77777777">
      <w:pPr>
        <w:spacing w:after="0" w:line="360" w:lineRule="auto"/>
        <w:ind w:left="2268" w:firstLine="1134"/>
        <w:jc w:val="both"/>
        <w:rPr>
          <w:rFonts w:ascii="Arial" w:hAnsi="Arial" w:cs="Arial"/>
          <w:i/>
          <w:iCs/>
          <w:color w:val="000000" w:themeColor="text1"/>
          <w:sz w:val="26"/>
          <w:szCs w:val="26"/>
        </w:rPr>
        <w:pPrChange w:id="1319" w:author="Assessor GDSXSR" w:date="2026-10-29T16:56:04Z">
          <w:pPr>
            <w:spacing w:after="0" w:line="360" w:lineRule="auto"/>
            <w:ind w:left="3402"/>
            <w:jc w:val="both"/>
          </w:pPr>
        </w:pPrChange>
      </w:pPr>
      <w:del w:id="1325" w:author="Assessor GDSXSR" w:date="2026-10-29T16:56:04Z">
        <w:r>
          <w:rPr>
            <w:rFonts w:ascii="Arial" w:hAnsi="Arial" w:cs="Arial"/>
            <w:i/>
            <w:iCs/>
            <w:color w:val="000000" w:themeColor="text1"/>
            <w:sz w:val="26"/>
            <w:szCs w:val="26"/>
          </w:rPr>
          <w:delText xml:space="preserve">DIREITO CIVIL E PROCESSUAL CIVIL</w:delText>
        </w:r>
      </w:del>
      <w:ins w:id="1326" w:author="Assessor GDSXSR" w:date="2026-10-29T16:56:04Z">
        <w:r>
          <w:rPr>
            <w:rFonts w:ascii="Arial" w:hAnsi="Arial" w:cs="Arial"/>
            <w:i/>
            <w:iCs/>
            <w:color w:val="808080"/>
            <w:sz w:val="26"/>
            <w:szCs w:val="26"/>
          </w:rPr>
          <w:t xml:space="preserve">(</w:t>
        </w:r>
      </w:ins>
      <w:commentRangeStart w:id="27"/>
      <w:r>
        <w:rPr>
          <w:rFonts w:ascii="Arial" w:hAnsi="Arial" w:cs="Arial"/>
          <w:i/>
          <w:iCs/>
          <w:color w:val="000000" w:themeColor="text1"/>
          <w:sz w:val="26"/>
          <w:szCs w:val="26"/>
        </w:rPr>
        <w:t xml:space="preserve">.</w:t>
      </w:r>
      <w:del w:id="1327" w:author="Assessor GDSXSR" w:date="2026-10-29T16:56:04Z">
        <w:r>
          <w:rPr>
            <w:rFonts w:ascii="Arial" w:hAnsi="Arial" w:cs="Arial"/>
            <w:i/>
            <w:iCs/>
            <w:color w:val="000000" w:themeColor="text1"/>
            <w:sz w:val="26"/>
            <w:szCs w:val="26"/>
          </w:rPr>
          <w:delText xml:space="preserve"> APELAÇÃO CÍVEL</w:delText>
        </w:r>
      </w:del>
      <w:r>
        <w:rPr>
          <w:rFonts w:ascii="Arial" w:hAnsi="Arial" w:cs="Arial"/>
          <w:i/>
          <w:iCs/>
          <w:color w:val="000000" w:themeColor="text1"/>
          <w:sz w:val="26"/>
          <w:szCs w:val="26"/>
        </w:rPr>
        <w:t xml:space="preserve">.</w:t>
      </w:r>
      <w:del w:id="1328" w:author="Assessor GDSXSR" w:date="2026-10-29T16:56:04Z">
        <w:r>
          <w:rPr>
            <w:rFonts w:ascii="Arial" w:hAnsi="Arial" w:cs="Arial"/>
            <w:i/>
            <w:iCs/>
            <w:color w:val="000000" w:themeColor="text1"/>
            <w:sz w:val="26"/>
            <w:szCs w:val="26"/>
          </w:rPr>
          <w:delText xml:space="preserve"> AÇÃO DE COBRANÇA DE HONORÁRIOS ADVOCATÍCIOS</w:delText>
        </w:r>
      </w:del>
      <w:r>
        <w:rPr>
          <w:rFonts w:ascii="Arial" w:hAnsi="Arial" w:cs="Arial"/>
          <w:i/>
          <w:iCs/>
          <w:color w:val="000000" w:themeColor="text1"/>
          <w:sz w:val="26"/>
          <w:szCs w:val="26"/>
        </w:rPr>
        <w:t xml:space="preserve">.</w:t>
      </w:r>
      <w:commentRangeEnd w:id="27"/>
      <w:r>
        <w:rPr>
          <w:rStyle w:val="CommentReference"/>
        </w:rPr>
        <w:commentReference w:id="27"/>
      </w:r>
      <w:del w:id="1329" w:author="Assessor GDSXSR" w:date="2026-10-29T16:56:04Z">
        <w:r>
          <w:rPr>
            <w:rFonts w:ascii="Arial" w:hAnsi="Arial" w:cs="Arial"/>
            <w:i/>
            <w:iCs/>
            <w:color w:val="000000" w:themeColor="text1"/>
            <w:sz w:val="26"/>
            <w:szCs w:val="26"/>
          </w:rPr>
          <w:delText xml:space="preserve"> CONTRATO VERBAL. PRELIMINAR DE INADEQUAÇÃO DA VIA ELEITA REJEITADA. PROVA DO VALOR CONTRATADO. ARTIGO 333, I, DO CPC. SENTENÇA MANTIDA.</w:delText>
        </w:r>
      </w:del>
      <w:ins w:id="1330" w:author="Assessor GDSXSR" w:date="2026-10-29T16:56:04Z">
        <w:r>
          <w:rPr>
            <w:rFonts w:ascii="Arial" w:hAnsi="Arial" w:cs="Arial"/>
            <w:i/>
            <w:iCs/>
            <w:color w:val="808080"/>
            <w:sz w:val="26"/>
            <w:szCs w:val="26"/>
          </w:rPr>
          <w:t xml:space="preserve">)</w:t>
        </w:r>
      </w:ins>
    </w:p>
    <w:p w:rsidRPr="00CF6AD4" w:rsidR="00CF6AD4" w:rsidP="00DA2CA0" w:rsidRDefault="00CF6AD4" w14:paraId="57AFE980" w14:textId="77777777">
      <w:pPr>
        <w:spacing w:after="0" w:line="360" w:lineRule="auto"/>
        <w:ind w:left="2268" w:firstLine="1134"/>
        <w:jc w:val="both"/>
        <w:rPr>
          <w:rFonts w:ascii="Arial" w:hAnsi="Arial" w:cs="Arial"/>
          <w:i/>
          <w:iCs/>
          <w:color w:val="000000" w:themeColor="text1"/>
          <w:sz w:val="26"/>
          <w:szCs w:val="26"/>
        </w:rPr>
        <w:pPrChange w:id="1320" w:author="Assessor GDSXSR" w:date="2026-10-29T16:56:04Z">
          <w:pPr>
            <w:spacing w:after="0" w:line="360" w:lineRule="auto"/>
            <w:ind w:left="3402"/>
            <w:jc w:val="both"/>
          </w:pPr>
        </w:pPrChange>
      </w:pPr>
      <w:r w:rsidRPr="00CF6AD4">
        <w:rPr>
          <w:rFonts w:ascii="Arial" w:hAnsi="Arial" w:cs="Arial"/>
          <w:i/>
          <w:iCs/>
          <w:color w:val="000000" w:themeColor="text1"/>
          <w:sz w:val="26"/>
          <w:szCs w:val="26"/>
        </w:rPr>
        <w:t>1. Os honorários constituem direito do advogado resultante do exercício da sua atividade profissional. Na falta de acordo quanto ao valor, os honorários devem ser fixados pelo magistrado, em remuneração compatível com o trabalho desenvolvido e o valor econômico obtido pelo cliente.</w:t>
      </w:r>
    </w:p>
    <w:p w:rsidRPr="00CF6AD4" w:rsidR="00CF6AD4" w:rsidP="00DA2CA0" w:rsidRDefault="00CF6AD4" w14:paraId="129DC120" w14:textId="77777777">
      <w:pPr>
        <w:spacing w:after="0" w:line="360" w:lineRule="auto"/>
        <w:ind w:left="2268" w:firstLine="1134"/>
        <w:jc w:val="both"/>
        <w:rPr>
          <w:rFonts w:ascii="Arial" w:hAnsi="Arial" w:cs="Arial"/>
          <w:i/>
          <w:iCs/>
          <w:color w:val="000000" w:themeColor="text1"/>
          <w:sz w:val="26"/>
          <w:szCs w:val="26"/>
        </w:rPr>
        <w:pPrChange w:id="1321" w:author="Assessor GDSXSR" w:date="2026-10-29T16:56:04Z">
          <w:pPr>
            <w:spacing w:after="0" w:line="360" w:lineRule="auto"/>
            <w:ind w:left="3402"/>
            <w:jc w:val="both"/>
          </w:pPr>
        </w:pPrChange>
      </w:pPr>
      <w:r w:rsidRPr="00CF6AD4">
        <w:rPr>
          <w:rFonts w:ascii="Arial" w:hAnsi="Arial" w:cs="Arial"/>
          <w:i/>
          <w:iCs/>
          <w:color w:val="000000" w:themeColor="text1"/>
          <w:sz w:val="26"/>
          <w:szCs w:val="26"/>
        </w:rPr>
        <w:t>2. No arbitramento judicial de honorários advocatícios é necessário comprovar apenas a prestação do serviço, ficando a cargo do magistrado o arbitramento do valor dos honorários. Na hipótese, as partes divergem apenas quanto ao percentual efetivamente contratado.</w:t>
      </w:r>
    </w:p>
    <w:p w:rsidRPr="00CF6AD4" w:rsidR="00CF6AD4" w:rsidP="00DA2CA0" w:rsidRDefault="00CF6AD4" w14:paraId="49069223" w14:textId="77777777">
      <w:pPr>
        <w:spacing w:after="0" w:line="360" w:lineRule="auto"/>
        <w:ind w:left="2268" w:firstLine="1134"/>
        <w:jc w:val="both"/>
        <w:rPr>
          <w:rFonts w:ascii="Arial" w:hAnsi="Arial" w:cs="Arial"/>
          <w:i/>
          <w:iCs/>
          <w:color w:val="000000" w:themeColor="text1"/>
          <w:sz w:val="26"/>
          <w:szCs w:val="26"/>
        </w:rPr>
        <w:pPrChange w:id="1322" w:author="Assessor GDSXSR" w:date="2026-10-29T16:56:04Z">
          <w:pPr>
            <w:spacing w:after="0" w:line="360" w:lineRule="auto"/>
            <w:ind w:left="3402"/>
            <w:jc w:val="both"/>
          </w:pPr>
        </w:pPrChange>
      </w:pPr>
      <w:r w:rsidRPr="00CF6AD4">
        <w:rPr>
          <w:rFonts w:ascii="Arial" w:hAnsi="Arial" w:cs="Arial"/>
          <w:i/>
          <w:iCs/>
          <w:color w:val="000000" w:themeColor="text1"/>
          <w:sz w:val="26"/>
          <w:szCs w:val="26"/>
        </w:rPr>
        <w:t>3. Tratando-se de ação que objetiva a cobrança de honorários advocatícios derivados de contrato verbal, ao advogado contratado cabe a prova do fato constitutivo do seu direito, nos moldes do artigo 333, inciso I, do Código de Processo Civil.</w:t>
      </w:r>
    </w:p>
    <w:p w:rsidRPr="00CF6AD4" w:rsidR="00CF6AD4" w:rsidP="00DA2CA0" w:rsidRDefault="00CF6AD4" w14:paraId="1C211452" w14:textId="77777777">
      <w:pPr>
        <w:spacing w:after="0" w:line="360" w:lineRule="auto"/>
        <w:ind w:left="2268" w:firstLine="1134"/>
        <w:jc w:val="both"/>
        <w:rPr>
          <w:rFonts w:ascii="Arial" w:hAnsi="Arial" w:cs="Arial"/>
          <w:i/>
          <w:iCs/>
          <w:color w:val="000000" w:themeColor="text1"/>
          <w:sz w:val="26"/>
          <w:szCs w:val="26"/>
        </w:rPr>
        <w:pPrChange w:id="1323" w:author="Assessor GDSXSR" w:date="2026-10-29T16:56:04Z">
          <w:pPr>
            <w:spacing w:after="0" w:line="360" w:lineRule="auto"/>
            <w:ind w:left="3402"/>
            <w:jc w:val="both"/>
          </w:pPr>
        </w:pPrChange>
      </w:pPr>
      <w:r w:rsidRPr="00CF6AD4">
        <w:rPr>
          <w:rFonts w:ascii="Arial" w:hAnsi="Arial" w:cs="Arial"/>
          <w:i/>
          <w:iCs/>
          <w:color w:val="000000" w:themeColor="text1"/>
          <w:sz w:val="26"/>
          <w:szCs w:val="26"/>
        </w:rPr>
        <w:t>4. Apelação conhecida, mas não provida. Preliminares rejeitadas. Unânime.</w:t>
      </w:r>
    </w:p>
    <w:p w:rsidRPr="00CF6AD4" w:rsidR="00CF6AD4" w:rsidP="00DA2CA0" w:rsidRDefault="00CF6AD4" w14:paraId="3C154BD5" w14:textId="532AF5B3">
      <w:pPr>
        <w:spacing w:after="0" w:line="360" w:lineRule="auto"/>
        <w:ind w:left="2268" w:firstLine="1134"/>
        <w:jc w:val="both"/>
        <w:rPr>
          <w:rFonts w:ascii="Arial" w:hAnsi="Arial" w:cs="Arial"/>
          <w:i/>
          <w:iCs/>
          <w:color w:val="000000" w:themeColor="text1"/>
          <w:sz w:val="26"/>
          <w:szCs w:val="26"/>
        </w:rPr>
        <w:pPrChange w:id="1324" w:author="Assessor GDSXSR" w:date="2026-10-29T16:56:04Z">
          <w:pPr>
            <w:spacing w:after="0" w:line="360" w:lineRule="auto"/>
            <w:ind w:left="3402"/>
            <w:jc w:val="both"/>
          </w:pPr>
        </w:pPrChange>
      </w:pPr>
      <w:r w:rsidRPr="00CF6AD4">
        <w:rPr>
          <w:rFonts w:ascii="Arial" w:hAnsi="Arial" w:cs="Arial"/>
          <w:i/>
          <w:iCs/>
          <w:color w:val="000000" w:themeColor="text1"/>
          <w:sz w:val="26"/>
          <w:szCs w:val="26"/>
        </w:rPr>
        <w:t xml:space="preserve">(Acórdão 1255549, </w:t>
      </w:r>
      <w:r w:rsidRPr="00276F93">
        <w:rPr>
          <w:rFonts w:ascii="Arial" w:hAnsi="Arial" w:cs="Arial"/>
          <w:i/>
          <w:iCs/>
          <w:color w:val="000000" w:themeColor="text1"/>
          <w:sz w:val="26"/>
          <w:szCs w:val="26"/>
        </w:rPr>
        <w:t>0708371-10.2018.8.07.0001</w:t>
      </w:r>
      <w:r w:rsidRPr="00CF6AD4">
        <w:rPr>
          <w:rFonts w:ascii="Arial" w:hAnsi="Arial" w:cs="Arial"/>
          <w:i/>
          <w:iCs/>
          <w:color w:val="000000" w:themeColor="text1"/>
          <w:sz w:val="26"/>
          <w:szCs w:val="26"/>
        </w:rPr>
        <w:t>, Relatora Desembargadora Fátima Rafael, 3ª Turma Cível, data de julgamento: 09/06/2020, publicado no DJE: 24/06/2020.)</w:t>
      </w:r>
    </w:p>
    <w:p w:rsidRPr="00CF6AD4" w:rsidR="00CF6AD4" w:rsidP="00CF6AD4" w:rsidRDefault="00CF6AD4" w14:paraId="180AED25"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Nesse contexto, passo a definir o valor.</w:t>
      </w:r>
    </w:p>
    <w:p w:rsidRPr="00CF6AD4" w:rsidR="00CF6AD4" w:rsidP="00CF6AD4" w:rsidRDefault="00CF6AD4" w14:paraId="763851D8"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Considerada a data-base de 09/03/2026, o crédito reconhecido em favor do requerido no processo originário era de R$ 761.126,93 (setecentos e sessenta e um mil, cento e vinte e seis reais e noventa e três centavos). Assim, o percentual de 15% corresponde a R$ 114.169,04 (cento e quatorze mil, cento e sessenta e nove reais e quatro centavos).</w:t>
      </w:r>
    </w:p>
    <w:p w:rsidR="00CF6AD4" w:rsidP="00CF6AD4" w:rsidRDefault="00CF6AD4" w14:paraId="69A8CE84" w14:textId="1587301B">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Com o abatimento da quantia de R$ 5.000,00 (cinco mil reais), já adiantada pelo requerido, o saldo devido perfaz R$ 109.169,04 (cento e nove mil, cento e sessenta e nove reais e quatro centavos), a ser corrigido monetariamente desde 10/03/2026. Os juros de mora incidirão apenas em caso de inadimplemento, após o efetivo recebimento do crédito pelo requerido, uma vez que a exigibilidade da verba honorária está condicionada ao pagamento do valor principal no processo originário</w:t>
      </w:r>
      <w:r>
        <w:rPr>
          <w:rFonts w:ascii="Arial" w:hAnsi="Arial" w:cs="Arial"/>
          <w:i/>
          <w:iCs/>
          <w:color w:val="000000" w:themeColor="text1"/>
          <w:sz w:val="26"/>
          <w:szCs w:val="26"/>
        </w:rPr>
        <w:t xml:space="preserve"> (...)”</w:t>
      </w:r>
      <w:del w:id="1262" w:author="Assessor GDSXSR" w:date="2026-10-29T16:56:04Z">
        <w:r>
          <w:rPr>
            <w:rFonts w:ascii="Arial" w:hAnsi="Arial" w:cs="Arial"/>
            <w:i/>
            <w:iCs/>
            <w:color w:val="000000" w:themeColor="text1"/>
            <w:sz w:val="26"/>
            <w:szCs w:val="26"/>
          </w:rPr>
          <w:delText xml:space="preserve">.</w:delText>
        </w:r>
      </w:del>
      <w:ins w:id="1263" w:author="Assessor GDSXSR" w:date="2026-10-29T16:56:04Z">
        <w:r>
          <w:rPr>
            <w:rFonts w:ascii="Arial" w:hAnsi="Arial" w:cs="Arial"/>
            <w:i/>
            <w:iCs/>
            <w:color w:val="808080"/>
            <w:sz w:val="26"/>
            <w:szCs w:val="26"/>
          </w:rPr>
          <w:t xml:space="preserve"> – Grifei</w:t>
        </w:r>
      </w:ins>
    </w:p>
    <w:p w:rsidRPr="00DA2CB1" w:rsidR="00DA2CB1" w:rsidP="00DA2CB1" w:rsidRDefault="00DA2CB1" w14:paraId="6191793D" w14:textId="77777777">
      <w:pPr>
        <w:spacing w:after="0" w:line="360" w:lineRule="auto"/>
        <w:ind w:firstLine="2268"/>
        <w:jc w:val="both"/>
        <w:rPr>
          <w:rFonts w:ascii="Arial" w:hAnsi="Arial" w:cs="Arial"/>
          <w:sz w:val="28"/>
          <w:szCs w:val="28"/>
        </w:rPr>
      </w:pPr>
    </w:p>
    <w:p w:rsidRPr="00DA2CB1" w:rsidR="00DA2CB1" w:rsidP="00053B75" w:rsidRDefault="00053B75" w14:paraId="32AF2918" w14:textId="2D9F79CD">
      <w:pPr>
        <w:spacing w:after="0" w:line="360" w:lineRule="auto"/>
        <w:ind w:firstLine="2268"/>
        <w:jc w:val="both"/>
        <w:rPr>
          <w:rFonts w:ascii="Arial" w:hAnsi="Arial" w:cs="Arial"/>
          <w:sz w:val="28"/>
          <w:szCs w:val="28"/>
        </w:rPr>
      </w:pPr>
      <w:del w:id="1264" w:author="Assessor GDSXSR" w:date="2026-10-29T16:56:04Z">
        <w:r>
          <w:rPr>
            <w:rFonts w:ascii="Arial" w:hAnsi="Arial" w:cs="Arial"/>
            <w:sz w:val="28"/>
            <w:szCs w:val="28"/>
          </w:rPr>
          <w:delText xml:space="preserve">A</w:delText>
        </w:r>
      </w:del>
      <w:ins w:id="1265" w:author="Assessor GDSXSR" w:date="2026-10-29T16:56:04Z">
        <w:r>
          <w:rPr>
            <w:rFonts w:ascii="Arial" w:hAnsi="Arial" w:cs="Arial"/>
            <w:color w:val="808080"/>
            <w:sz w:val="28"/>
            <w:szCs w:val="28"/>
            <w:highlight w:val="yellow"/>
          </w:rPr>
          <w:t xml:space="preserve">O</w:t>
        </w:r>
      </w:ins>
      <w:r>
        <w:rPr>
          <w:rFonts w:ascii="Arial" w:hAnsi="Arial" w:cs="Arial"/>
          <w:sz w:val="28"/>
          <w:szCs w:val="28"/>
          <w:highlight w:val="yellow"/>
          <w:rPrChange w:id="1282" w:author="Assessor GDSXSR" w:date="2026-10-29T16:56:04Z">
            <w:rPr>
              <w:rFonts w:ascii="Arial" w:hAnsi="Arial" w:cs="Arial"/>
              <w:sz w:val="28"/>
              <w:szCs w:val="28"/>
            </w:rPr>
          </w:rPrChange>
        </w:rPr>
        <w:t xml:space="preserve"> </w:t>
      </w:r>
      <w:del w:id="1266" w:author="Assessor GDSXSR" w:date="2026-10-29T16:56:04Z">
        <w:r>
          <w:rPr>
            <w:rFonts w:ascii="Arial" w:hAnsi="Arial" w:cs="Arial"/>
            <w:sz w:val="28"/>
            <w:szCs w:val="28"/>
          </w:rPr>
          <w:delText xml:space="preserve">solução</w:delText>
        </w:r>
      </w:del>
      <w:ins w:id="1267" w:author="Assessor GDSXSR" w:date="2026-10-29T16:56:04Z">
        <w:r>
          <w:rPr>
            <w:rFonts w:ascii="Arial" w:hAnsi="Arial" w:cs="Arial"/>
            <w:color w:val="808080"/>
            <w:sz w:val="28"/>
            <w:szCs w:val="28"/>
            <w:highlight w:val="yellow"/>
          </w:rPr>
          <w:t xml:space="preserve">arbitramento</w:t>
        </w:r>
      </w:ins>
      <w:r>
        <w:rPr>
          <w:rFonts w:ascii="Arial" w:hAnsi="Arial" w:cs="Arial"/>
          <w:sz w:val="28"/>
          <w:szCs w:val="28"/>
          <w:highlight w:val="yellow"/>
          <w:rPrChange w:id="1283" w:author="Assessor GDSXSR" w:date="2026-10-29T16:56:04Z">
            <w:rPr>
              <w:rFonts w:ascii="Arial" w:hAnsi="Arial" w:cs="Arial"/>
              <w:sz w:val="28"/>
              <w:szCs w:val="28"/>
            </w:rPr>
          </w:rPrChange>
        </w:rPr>
        <w:t xml:space="preserve"> </w:t>
      </w:r>
      <w:del w:id="1268" w:author="Assessor GDSXSR" w:date="2026-10-29T16:56:04Z">
        <w:r>
          <w:rPr>
            <w:rFonts w:ascii="Arial" w:hAnsi="Arial" w:cs="Arial"/>
            <w:sz w:val="28"/>
            <w:szCs w:val="28"/>
          </w:rPr>
          <w:delText xml:space="preserve">reconhece que os honorários remuneram</w:delText>
        </w:r>
      </w:del>
      <w:ins w:id="1269" w:author="Assessor GDSXSR" w:date="2026-10-29T16:56:04Z">
        <w:r>
          <w:rPr>
            <w:rFonts w:ascii="Arial" w:hAnsi="Arial" w:cs="Arial"/>
            <w:color w:val="808080"/>
            <w:sz w:val="28"/>
            <w:szCs w:val="28"/>
            <w:highlight w:val="yellow"/>
          </w:rPr>
          <w:t xml:space="preserve">remunera</w:t>
        </w:r>
      </w:ins>
      <w:commentRangeStart w:id="26"/>
      <w:r>
        <w:rPr>
          <w:rFonts w:ascii="Arial" w:hAnsi="Arial" w:cs="Arial"/>
          <w:sz w:val="28"/>
          <w:szCs w:val="28"/>
          <w:highlight w:val="yellow"/>
          <w:rPrChange w:id="1284" w:author="Assessor GDSXSR" w:date="2026-10-29T16:56:04Z">
            <w:rPr>
              <w:rFonts w:ascii="Arial" w:hAnsi="Arial" w:cs="Arial"/>
              <w:sz w:val="28"/>
              <w:szCs w:val="28"/>
            </w:rPr>
          </w:rPrChange>
        </w:rPr>
        <w:t xml:space="preserve"> o trabalho efetivamente realizado</w:t>
      </w:r>
      <w:r>
        <w:rPr>
          <w:rFonts w:ascii="Arial" w:hAnsi="Arial" w:cs="Arial"/>
          <w:sz w:val="28"/>
          <w:szCs w:val="28"/>
          <w:highlight w:val="yellow"/>
          <w:rPrChange w:id="1285" w:author="Assessor GDSXSR" w:date="2026-10-29T16:56:04Z">
            <w:rPr>
              <w:rFonts w:ascii="Arial" w:hAnsi="Arial" w:cs="Arial"/>
              <w:sz w:val="28"/>
              <w:szCs w:val="28"/>
            </w:rPr>
          </w:rPrChange>
        </w:rPr>
        <w:t xml:space="preserve"> </w:t>
      </w:r>
      <w:r>
        <w:rPr>
          <w:rFonts w:ascii="Arial" w:hAnsi="Arial" w:cs="Arial"/>
          <w:sz w:val="28"/>
          <w:szCs w:val="28"/>
          <w:highlight w:val="yellow"/>
          <w:rPrChange w:id="1286" w:author="Assessor GDSXSR" w:date="2026-10-29T16:56:04Z">
            <w:rPr>
              <w:rFonts w:ascii="Arial" w:hAnsi="Arial" w:cs="Arial"/>
              <w:sz w:val="28"/>
              <w:szCs w:val="28"/>
            </w:rPr>
          </w:rPrChange>
        </w:rPr>
        <w:t xml:space="preserve">e evita que o cliente suporte o pagamento integral por serviços que </w:t>
      </w:r>
      <w:del w:id="1270" w:author="Assessor GDSXSR" w:date="2026-10-29T16:56:04Z">
        <w:r>
          <w:rPr>
            <w:rFonts w:ascii="Arial" w:hAnsi="Arial" w:cs="Arial"/>
            <w:sz w:val="28"/>
            <w:szCs w:val="28"/>
          </w:rPr>
          <w:delText xml:space="preserve">demandaram</w:delText>
        </w:r>
      </w:del>
      <w:ins w:id="1271" w:author="Assessor GDSXSR" w:date="2026-10-29T16:56:04Z">
        <w:r>
          <w:rPr>
            <w:rFonts w:ascii="Arial" w:hAnsi="Arial" w:cs="Arial"/>
            <w:color w:val="808080"/>
            <w:sz w:val="28"/>
            <w:szCs w:val="28"/>
            <w:highlight w:val="yellow"/>
          </w:rPr>
          <w:t xml:space="preserve">o</w:t>
        </w:r>
      </w:ins>
      <w:r>
        <w:rPr>
          <w:rFonts w:ascii="Arial" w:hAnsi="Arial" w:cs="Arial"/>
          <w:sz w:val="28"/>
          <w:szCs w:val="28"/>
          <w:highlight w:val="yellow"/>
          <w:rPrChange w:id="1287" w:author="Assessor GDSXSR" w:date="2026-10-29T16:56:04Z">
            <w:rPr>
              <w:rFonts w:ascii="Arial" w:hAnsi="Arial" w:cs="Arial"/>
              <w:sz w:val="28"/>
              <w:szCs w:val="28"/>
            </w:rPr>
          </w:rPrChange>
        </w:rPr>
        <w:t xml:space="preserve"> </w:t>
      </w:r>
      <w:del w:id="1272" w:author="Assessor GDSXSR" w:date="2026-10-29T16:56:04Z">
        <w:r>
          <w:rPr>
            <w:rFonts w:ascii="Arial" w:hAnsi="Arial" w:cs="Arial"/>
            <w:sz w:val="28"/>
            <w:szCs w:val="28"/>
          </w:rPr>
          <w:delText xml:space="preserve">prosseguimento</w:delText>
        </w:r>
      </w:del>
      <w:ins w:id="1273" w:author="Assessor GDSXSR" w:date="2026-10-29T16:56:04Z">
        <w:r>
          <w:rPr>
            <w:rFonts w:ascii="Arial" w:hAnsi="Arial" w:cs="Arial"/>
            <w:color w:val="808080"/>
            <w:sz w:val="28"/>
            <w:szCs w:val="28"/>
            <w:highlight w:val="yellow"/>
          </w:rPr>
          <w:t xml:space="preserve">autor</w:t>
        </w:r>
      </w:ins>
      <w:r>
        <w:rPr>
          <w:rFonts w:ascii="Arial" w:hAnsi="Arial" w:cs="Arial"/>
          <w:sz w:val="28"/>
          <w:szCs w:val="28"/>
          <w:highlight w:val="yellow"/>
          <w:rPrChange w:id="1288" w:author="Assessor GDSXSR" w:date="2026-10-29T16:56:04Z">
            <w:rPr>
              <w:rFonts w:ascii="Arial" w:hAnsi="Arial" w:cs="Arial"/>
              <w:sz w:val="28"/>
              <w:szCs w:val="28"/>
            </w:rPr>
          </w:rPrChange>
        </w:rPr>
        <w:t xml:space="preserve"> </w:t>
      </w:r>
      <w:del w:id="1274" w:author="Assessor GDSXSR" w:date="2026-10-29T16:56:04Z">
        <w:r>
          <w:rPr>
            <w:rFonts w:ascii="Arial" w:hAnsi="Arial" w:cs="Arial"/>
            <w:sz w:val="28"/>
            <w:szCs w:val="28"/>
          </w:rPr>
          <w:delText xml:space="preserve">por</w:delText>
        </w:r>
      </w:del>
      <w:ins w:id="1275" w:author="Assessor GDSXSR" w:date="2026-10-29T16:56:04Z">
        <w:r>
          <w:rPr>
            <w:rFonts w:ascii="Arial" w:hAnsi="Arial" w:cs="Arial"/>
            <w:color w:val="808080"/>
            <w:sz w:val="28"/>
            <w:szCs w:val="28"/>
            <w:highlight w:val="yellow"/>
          </w:rPr>
          <w:t xml:space="preserve">não</w:t>
        </w:r>
      </w:ins>
      <w:r>
        <w:rPr>
          <w:rFonts w:ascii="Arial" w:hAnsi="Arial" w:cs="Arial"/>
          <w:sz w:val="28"/>
          <w:szCs w:val="28"/>
          <w:highlight w:val="yellow"/>
          <w:rPrChange w:id="1289" w:author="Assessor GDSXSR" w:date="2026-10-29T16:56:04Z">
            <w:rPr>
              <w:rFonts w:ascii="Arial" w:hAnsi="Arial" w:cs="Arial"/>
              <w:sz w:val="28"/>
              <w:szCs w:val="28"/>
            </w:rPr>
          </w:rPrChange>
        </w:rPr>
        <w:t xml:space="preserve"> </w:t>
      </w:r>
      <w:del w:id="1276" w:author="Assessor GDSXSR" w:date="2026-10-29T16:56:04Z">
        <w:r>
          <w:rPr>
            <w:rFonts w:ascii="Arial" w:hAnsi="Arial" w:cs="Arial"/>
            <w:sz w:val="28"/>
            <w:szCs w:val="28"/>
          </w:rPr>
          <w:delText xml:space="preserve">profissionais</w:delText>
        </w:r>
      </w:del>
      <w:ins w:id="1277" w:author="Assessor GDSXSR" w:date="2026-10-29T16:56:04Z">
        <w:r>
          <w:rPr>
            <w:rFonts w:ascii="Arial" w:hAnsi="Arial" w:cs="Arial"/>
            <w:color w:val="808080"/>
            <w:sz w:val="28"/>
            <w:szCs w:val="28"/>
            <w:highlight w:val="yellow"/>
          </w:rPr>
          <w:t xml:space="preserve">concluiu,</w:t>
        </w:r>
      </w:ins>
      <w:r>
        <w:rPr>
          <w:rFonts w:ascii="Arial" w:hAnsi="Arial" w:cs="Arial"/>
          <w:sz w:val="28"/>
          <w:szCs w:val="28"/>
          <w:highlight w:val="yellow"/>
          <w:rPrChange w:id="1290" w:author="Assessor GDSXSR" w:date="2026-10-29T16:56:04Z">
            <w:rPr>
              <w:rFonts w:ascii="Arial" w:hAnsi="Arial" w:cs="Arial"/>
              <w:sz w:val="28"/>
              <w:szCs w:val="28"/>
            </w:rPr>
          </w:rPrChange>
        </w:rPr>
        <w:t xml:space="preserve"> </w:t>
      </w:r>
      <w:del w:id="1278" w:author="Assessor GDSXSR" w:date="2026-10-29T16:56:04Z">
        <w:r>
          <w:rPr>
            <w:rFonts w:ascii="Arial" w:hAnsi="Arial" w:cs="Arial"/>
            <w:sz w:val="28"/>
            <w:szCs w:val="28"/>
          </w:rPr>
          <w:delText xml:space="preserve">posteriormente</w:delText>
        </w:r>
      </w:del>
      <w:ins w:id="1279" w:author="Assessor GDSXSR" w:date="2026-10-29T16:56:04Z">
        <w:r>
          <w:rPr>
            <w:rFonts w:ascii="Arial" w:hAnsi="Arial" w:cs="Arial"/>
            <w:color w:val="808080"/>
            <w:sz w:val="28"/>
            <w:szCs w:val="28"/>
            <w:highlight w:val="yellow"/>
          </w:rPr>
          <w:t xml:space="preserve">em</w:t>
        </w:r>
      </w:ins>
      <w:r>
        <w:rPr>
          <w:rFonts w:ascii="Arial" w:hAnsi="Arial" w:cs="Arial"/>
          <w:sz w:val="28"/>
          <w:szCs w:val="28"/>
          <w:highlight w:val="yellow"/>
          <w:rPrChange w:id="1291" w:author="Assessor GDSXSR" w:date="2026-10-29T16:56:04Z">
            <w:rPr>
              <w:rFonts w:ascii="Arial" w:hAnsi="Arial" w:cs="Arial"/>
              <w:sz w:val="28"/>
              <w:szCs w:val="28"/>
            </w:rPr>
          </w:rPrChange>
        </w:rPr>
        <w:t xml:space="preserve"> </w:t>
      </w:r>
      <w:del w:id="1280" w:author="Assessor GDSXSR" w:date="2026-10-29T16:56:04Z">
        <w:r>
          <w:rPr>
            <w:rFonts w:ascii="Arial" w:hAnsi="Arial" w:cs="Arial"/>
            <w:sz w:val="28"/>
            <w:szCs w:val="28"/>
          </w:rPr>
          <w:delText xml:space="preserve">constituídos</w:delText>
        </w:r>
      </w:del>
      <w:ins w:id="1281" w:author="Assessor GDSXSR" w:date="2026-10-29T16:56:04Z">
        <w:r>
          <w:rPr>
            <w:rFonts w:ascii="Arial" w:hAnsi="Arial" w:cs="Arial"/>
            <w:color w:val="808080"/>
            <w:sz w:val="28"/>
            <w:szCs w:val="28"/>
            <w:highlight w:val="yellow"/>
          </w:rPr>
          <w:t xml:space="preserve">razão da renúncia ao mandato antes do encerramento da demanda</w:t>
        </w:r>
      </w:ins>
      <w:r>
        <w:rPr>
          <w:rFonts w:ascii="Arial" w:hAnsi="Arial" w:cs="Arial"/>
          <w:sz w:val="28"/>
          <w:szCs w:val="28"/>
          <w:highlight w:val="yellow"/>
          <w:rPrChange w:id="1292" w:author="Assessor GDSXSR" w:date="2026-10-29T16:56:04Z">
            <w:rPr>
              <w:rFonts w:ascii="Arial" w:hAnsi="Arial" w:cs="Arial"/>
              <w:sz w:val="28"/>
              <w:szCs w:val="28"/>
            </w:rPr>
          </w:rPrChange>
        </w:rPr>
        <w:t xml:space="preserve">.</w:t>
      </w:r>
      <w:commentRangeEnd w:id="26"/>
      <w:r>
        <w:rPr>
          <w:rStyle w:val="CommentReference"/>
        </w:rPr>
        <w:commentReference w:id="26"/>
      </w:r>
    </w:p>
    <w:p w:rsidR="00DA2CB1" w:rsidP="00DA2CB1" w:rsidRDefault="00DA2CB1" w14:paraId="58777A56" w14:textId="77777777">
      <w:pPr>
        <w:spacing w:after="0" w:line="360" w:lineRule="auto"/>
        <w:ind w:firstLine="2268"/>
        <w:jc w:val="both"/>
        <w:rPr>
          <w:rFonts w:ascii="Arial" w:hAnsi="Arial" w:cs="Arial"/>
          <w:sz w:val="28"/>
          <w:szCs w:val="28"/>
        </w:rPr>
      </w:pPr>
    </w:p>
    <w:p w:rsidRPr="00DA2CB1" w:rsidR="00DA2CB1" w:rsidP="00DA2CB1" w:rsidRDefault="00DA2CB1" w14:paraId="04C8552A" w14:textId="1875E7A5">
      <w:pPr>
        <w:spacing w:after="0" w:line="360" w:lineRule="auto"/>
        <w:ind w:firstLine="2268"/>
        <w:jc w:val="both"/>
        <w:rPr>
          <w:del w:id="1294" w:author="Assessor GDSXSR" w:date="2026-10-29T16:56:04Z"/>
          <w:rFonts w:ascii="Arial" w:hAnsi="Arial" w:cs="Arial"/>
          <w:sz w:val="28"/>
          <w:szCs w:val="28"/>
        </w:rPr>
      </w:pPr>
      <w:del w:id="1293" w:author="Assessor GDSXSR" w:date="2026-10-29T16:56:04Z">
        <w:r w:rsidRPr="00DA2CB1">
          <w:rPr>
            <w:rFonts w:ascii="Arial" w:hAnsi="Arial" w:cs="Arial"/>
            <w:sz w:val="28"/>
            <w:szCs w:val="28"/>
          </w:rPr>
          <w:delText>Nesse contexto, o arbitramento realizado pelo Juízo de origem observou adequadamente as peculiaridades do caso concreto, especialmente a expressiva atuação do patrono durante grande parte da demanda e a inexistência de conclusão integral do mandato.</w:delText>
        </w:r>
      </w:del>
    </w:p>
    <w:p w:rsidR="00DA2CB1" w:rsidP="00DA2CB1" w:rsidRDefault="00DA2CB1" w14:paraId="182DA691" w14:textId="77777777">
      <w:pPr>
        <w:spacing w:after="0" w:line="360" w:lineRule="auto"/>
        <w:ind w:firstLine="2268"/>
        <w:jc w:val="both"/>
        <w:rPr>
          <w:del w:id="1295" w:author="Assessor GDSXSR" w:date="2026-10-29T16:56:04Z"/>
          <w:rFonts w:ascii="Arial" w:hAnsi="Arial" w:cs="Arial"/>
          <w:sz w:val="28"/>
          <w:szCs w:val="28"/>
        </w:rPr>
      </w:pPr>
    </w:p>
    <w:p w:rsidRPr="00DA2CB1" w:rsidR="00DA2CB1" w:rsidP="00DA2CB1" w:rsidRDefault="00DA2CB1" w14:paraId="1477DEC3" w14:textId="698B183C">
      <w:pPr>
        <w:spacing w:after="0" w:line="360" w:lineRule="auto"/>
        <w:ind w:firstLine="2268"/>
        <w:jc w:val="both"/>
      </w:pPr>
      <w:del w:id="1296" w:author="Assessor GDSXSR" w:date="2026-10-29T16:56:04Z">
        <w:r>
          <w:rPr>
            <w:rFonts w:ascii="Arial" w:hAnsi="Arial" w:cs="Arial"/>
            <w:sz w:val="28"/>
            <w:szCs w:val="28"/>
          </w:rPr>
          <w:delText xml:space="preserve">Desse</w:delText>
        </w:r>
      </w:del>
      <w:ins w:id="1297" w:author="Assessor GDSXSR" w:date="2026-10-29T16:56:04Z">
        <w:r>
          <w:rPr>
            <w:rFonts w:ascii="Arial" w:hAnsi="Arial" w:cs="Arial"/>
            <w:color w:val="808080"/>
            <w:sz w:val="28"/>
            <w:szCs w:val="28"/>
            <w:highlight w:val="yellow"/>
          </w:rPr>
          <w:t xml:space="preserve">Nesse</w:t>
        </w:r>
      </w:ins>
      <w:r>
        <w:rPr>
          <w:rFonts w:ascii="Arial" w:hAnsi="Arial" w:cs="Arial"/>
          <w:sz w:val="28"/>
          <w:szCs w:val="28"/>
          <w:highlight w:val="yellow"/>
          <w:rPrChange w:id="1303" w:author="Assessor GDSXSR" w:date="2026-10-29T16:56:04Z">
            <w:rPr>
              <w:rFonts w:ascii="Arial" w:hAnsi="Arial" w:cs="Arial"/>
              <w:sz w:val="28"/>
              <w:szCs w:val="28"/>
            </w:rPr>
          </w:rPrChange>
        </w:rPr>
        <w:t xml:space="preserve"> </w:t>
      </w:r>
      <w:del w:id="1298" w:author="Assessor GDSXSR" w:date="2026-10-29T16:56:04Z">
        <w:r>
          <w:rPr>
            <w:rFonts w:ascii="Arial" w:hAnsi="Arial" w:cs="Arial"/>
            <w:sz w:val="28"/>
            <w:szCs w:val="28"/>
          </w:rPr>
          <w:delText xml:space="preserve">modo</w:delText>
        </w:r>
      </w:del>
      <w:ins w:id="1299" w:author="Assessor GDSXSR" w:date="2026-10-29T16:56:04Z">
        <w:r>
          <w:rPr>
            <w:rFonts w:ascii="Arial" w:hAnsi="Arial" w:cs="Arial"/>
            <w:color w:val="808080"/>
            <w:sz w:val="28"/>
            <w:szCs w:val="28"/>
            <w:highlight w:val="yellow"/>
          </w:rPr>
          <w:t xml:space="preserve">contexto, o arbitramento realizado pelo d. Juízo de origem observou as peculiaridades do caso concreto, especialmente a expressiva atuação do patrono durante grande parte da demanda e a inexistência de conclusão integral do mandato</w:t>
        </w:r>
      </w:ins>
      <w:r>
        <w:rPr>
          <w:rFonts w:ascii="Arial" w:hAnsi="Arial" w:cs="Arial"/>
          <w:sz w:val="28"/>
          <w:szCs w:val="28"/>
          <w:highlight w:val="yellow"/>
          <w:rPrChange w:id="1304" w:author="Assessor GDSXSR" w:date="2026-10-29T16:56:04Z">
            <w:rPr>
              <w:rFonts w:ascii="Arial" w:hAnsi="Arial" w:cs="Arial"/>
              <w:sz w:val="28"/>
              <w:szCs w:val="28"/>
            </w:rPr>
          </w:rPrChange>
        </w:rPr>
        <w:t xml:space="preserve">, não </w:t>
      </w:r>
      <w:del w:id="1300" w:author="Assessor GDSXSR" w:date="2026-10-29T16:56:04Z">
        <w:r>
          <w:rPr>
            <w:rFonts w:ascii="Arial" w:hAnsi="Arial" w:cs="Arial"/>
            <w:sz w:val="28"/>
            <w:szCs w:val="28"/>
          </w:rPr>
          <w:delText xml:space="preserve">identifico</w:delText>
        </w:r>
      </w:del>
      <w:ins w:id="1301" w:author="Assessor GDSXSR" w:date="2026-10-29T16:56:04Z">
        <w:r>
          <w:rPr>
            <w:rFonts w:ascii="Arial" w:hAnsi="Arial" w:cs="Arial"/>
            <w:color w:val="808080"/>
            <w:sz w:val="28"/>
            <w:szCs w:val="28"/>
            <w:highlight w:val="yellow"/>
          </w:rPr>
          <w:t xml:space="preserve">havendo</w:t>
        </w:r>
      </w:ins>
      <w:r>
        <w:rPr>
          <w:rFonts w:ascii="Arial" w:hAnsi="Arial" w:cs="Arial"/>
          <w:sz w:val="28"/>
          <w:szCs w:val="28"/>
          <w:highlight w:val="yellow"/>
          <w:rPrChange w:id="1305" w:author="Assessor GDSXSR" w:date="2026-10-29T16:56:04Z">
            <w:rPr>
              <w:rFonts w:ascii="Arial" w:hAnsi="Arial" w:cs="Arial"/>
              <w:sz w:val="28"/>
              <w:szCs w:val="28"/>
            </w:rPr>
          </w:rPrChange>
        </w:rPr>
        <w:t xml:space="preserve"> elementos que justifiquem a reforma da </w:t>
      </w:r>
      <w:ins w:id="1302" w:author="Assessor GDSXSR" w:date="2026-10-29T16:56:04Z">
        <w:r>
          <w:rPr>
            <w:rFonts w:ascii="Arial" w:hAnsi="Arial" w:cs="Arial"/>
            <w:color w:val="808080"/>
            <w:sz w:val="28"/>
            <w:szCs w:val="28"/>
            <w:highlight w:val="yellow"/>
          </w:rPr>
          <w:t xml:space="preserve">r. </w:t>
        </w:r>
      </w:ins>
      <w:r>
        <w:rPr>
          <w:rFonts w:ascii="Arial" w:hAnsi="Arial" w:cs="Arial"/>
          <w:sz w:val="28"/>
          <w:szCs w:val="28"/>
          <w:highlight w:val="yellow"/>
          <w:rPrChange w:id="1306" w:author="Assessor GDSXSR" w:date="2026-10-29T16:56:04Z">
            <w:rPr>
              <w:rFonts w:ascii="Arial" w:hAnsi="Arial" w:cs="Arial"/>
              <w:sz w:val="28"/>
              <w:szCs w:val="28"/>
            </w:rPr>
          </w:rPrChange>
        </w:rPr>
        <w:t xml:space="preserve">sentença quanto ao percentual fixado.</w:t>
      </w:r>
    </w:p>
    <w:p w:rsidR="1322DE2D" w:rsidP="1322DE2D" w:rsidRDefault="1322DE2D" w14:paraId="42ADEADF" w14:textId="783BCE01">
      <w:pPr>
        <w:spacing w:after="0" w:line="360" w:lineRule="auto"/>
        <w:ind w:firstLine="2268"/>
        <w:jc w:val="both"/>
        <w:rPr>
          <w:rFonts w:ascii="Arial" w:hAnsi="Arial" w:cs="Arial"/>
          <w:sz w:val="28"/>
          <w:szCs w:val="28"/>
        </w:rPr>
      </w:pPr>
    </w:p>
    <w:p w:rsidR="00D97B6B" w:rsidP="1322DE2D" w:rsidRDefault="00D97B6B" w14:paraId="1BFFEC3C" w14:textId="7764AE71">
      <w:pPr>
        <w:spacing w:after="0" w:line="360" w:lineRule="auto"/>
        <w:ind w:firstLine="2268"/>
        <w:jc w:val="both"/>
        <w:rPr>
          <w:rFonts w:ascii="Arial" w:hAnsi="Arial" w:cs="Arial"/>
          <w:sz w:val="28"/>
          <w:szCs w:val="28"/>
          <w:u w:val="single"/>
        </w:rPr>
      </w:pPr>
      <w:del w:id="1307" w:author="Assessor GDSXSR" w:date="2026-10-29T16:56:04Z">
        <w:r>
          <w:rPr>
            <w:rFonts w:ascii="Arial" w:hAnsi="Arial" w:cs="Arial"/>
            <w:sz w:val="28"/>
            <w:szCs w:val="28"/>
            <w:u w:val="single"/>
          </w:rPr>
          <w:delText xml:space="preserve">Nego</w:delText>
        </w:r>
      </w:del>
      <w:ins w:id="1308" w:author="Assessor GDSXSR" w:date="2026-10-29T16:56:04Z">
        <w:r>
          <w:rPr>
            <w:rFonts w:ascii="Arial" w:hAnsi="Arial" w:cs="Arial"/>
            <w:color w:val="808080"/>
            <w:sz w:val="28"/>
            <w:szCs w:val="28"/>
            <w:highlight w:val="yellow"/>
            <w:u w:val="single"/>
          </w:rPr>
          <w:t xml:space="preserve">Assim, nego</w:t>
        </w:r>
      </w:ins>
      <w:r>
        <w:rPr>
          <w:rFonts w:ascii="Arial" w:hAnsi="Arial" w:cs="Arial"/>
          <w:sz w:val="28"/>
          <w:szCs w:val="28"/>
          <w:highlight w:val="yellow"/>
          <w:u w:val="single"/>
          <w:rPrChange w:id="1310" w:author="Assessor GDSXSR" w:date="2026-10-29T16:56:04Z">
            <w:rPr>
              <w:rFonts w:ascii="Arial" w:hAnsi="Arial" w:cs="Arial"/>
              <w:sz w:val="28"/>
              <w:szCs w:val="28"/>
              <w:u w:val="single"/>
            </w:rPr>
          </w:rPrChange>
        </w:rPr>
        <w:t xml:space="preserve"> provimento ao apelo</w:t>
      </w:r>
      <w:del w:id="1309" w:author="Assessor GDSXSR" w:date="2026-10-29T16:56:04Z">
        <w:r>
          <w:rPr>
            <w:rFonts w:ascii="Arial" w:hAnsi="Arial" w:cs="Arial"/>
            <w:sz w:val="28"/>
            <w:szCs w:val="28"/>
            <w:u w:val="single"/>
          </w:rPr>
          <w:delText xml:space="preserve"> do autor</w:delText>
        </w:r>
      </w:del>
      <w:r>
        <w:rPr>
          <w:rFonts w:ascii="Arial" w:hAnsi="Arial" w:cs="Arial"/>
          <w:sz w:val="28"/>
          <w:szCs w:val="28"/>
          <w:highlight w:val="yellow"/>
          <w:u w:val="single"/>
          <w:rPrChange w:id="1311" w:author="Assessor GDSXSR" w:date="2026-10-29T16:56:04Z">
            <w:rPr>
              <w:rFonts w:ascii="Arial" w:hAnsi="Arial" w:cs="Arial"/>
              <w:sz w:val="28"/>
              <w:szCs w:val="28"/>
              <w:u w:val="single"/>
            </w:rPr>
          </w:rPrChange>
        </w:rPr>
        <w:t xml:space="preserve">, nesse ponto.</w:t>
      </w:r>
    </w:p>
    <w:p w:rsidRPr="00CF6AD4" w:rsidR="00DA2CB1" w:rsidP="00CF6AD4" w:rsidRDefault="00DA2CB1" w14:paraId="00E03AEE" w14:textId="77777777">
      <w:pPr>
        <w:spacing w:after="0" w:line="360" w:lineRule="auto"/>
        <w:ind w:left="2268" w:firstLine="1134"/>
        <w:jc w:val="both"/>
        <w:rPr>
          <w:rFonts w:ascii="Arial" w:hAnsi="Arial" w:cs="Arial"/>
          <w:i/>
          <w:iCs/>
          <w:color w:val="000000" w:themeColor="text1"/>
          <w:sz w:val="26"/>
          <w:szCs w:val="26"/>
        </w:rPr>
      </w:pPr>
    </w:p>
    <w:p w:rsidRPr="00B3277A" w:rsidR="00DA2CB1" w:rsidP="00B3277A" w:rsidRDefault="00B3277A" w14:paraId="29AEFEE4" w14:textId="5DCD3105">
      <w:pPr>
        <w:spacing w:after="0" w:line="360" w:lineRule="auto"/>
        <w:ind/>
        <w:jc w:val="center"/>
        <w:rPr>
          <w:rFonts w:ascii="Arial" w:hAnsi="Arial" w:cs="Arial"/>
          <w:sz w:val="28"/>
          <w:szCs w:val="28"/>
        </w:rPr>
        <w:pPrChange w:id="1312" w:author="Assessor GDSXSR" w:date="2026-10-29T16:56:04Z">
          <w:pPr>
            <w:spacing w:after="0" w:line="360" w:lineRule="auto"/>
            <w:ind w:hanging="142"/>
            <w:jc w:val="center"/>
          </w:pPr>
        </w:pPrChange>
      </w:pPr>
      <w:r w:rsidRPr="00B3277A">
        <w:rPr>
          <w:rFonts w:ascii="Arial" w:hAnsi="Arial" w:cs="Arial"/>
          <w:sz w:val="28"/>
          <w:szCs w:val="28"/>
          <w:highlight w:val="yellow"/>
          <w:rPrChange w:id="1313" w:author="Assessor GDSXSR" w:date="2026-10-29T16:56:04Z">
            <w:rPr>
              <w:rFonts w:ascii="Arial" w:hAnsi="Arial" w:cs="Arial"/>
              <w:sz w:val="28"/>
              <w:szCs w:val="28"/>
            </w:rPr>
          </w:rPrChange>
        </w:rPr>
        <w:t>DO AFASTAMENTO DA SUCUMBÊNCIA RECÍPROCA</w:t>
      </w:r>
    </w:p>
    <w:p w:rsidRPr="00DA2CB1" w:rsidR="00DA2CB1" w:rsidP="00DA2CB1" w:rsidRDefault="00DA2CB1" w14:paraId="33B2FA74" w14:textId="77777777">
      <w:pPr>
        <w:spacing w:after="0" w:line="360" w:lineRule="auto"/>
        <w:ind w:firstLine="2268"/>
        <w:jc w:val="both"/>
        <w:rPr>
          <w:rFonts w:ascii="Arial" w:hAnsi="Arial" w:cs="Arial"/>
          <w:color w:val="000000" w:themeColor="text1"/>
          <w:sz w:val="28"/>
          <w:szCs w:val="28"/>
        </w:rPr>
      </w:pPr>
    </w:p>
    <w:p w:rsidRPr="00DA2CB1" w:rsidR="00DA2CB1" w:rsidP="00DA2CB1" w:rsidRDefault="00DA2CB1" w14:paraId="3093ECFB" w14:textId="77777777">
      <w:pPr>
        <w:spacing w:after="0" w:line="360" w:lineRule="auto"/>
        <w:ind w:firstLine="2268"/>
        <w:jc w:val="both"/>
        <w:rPr>
          <w:ins w:id="1316" w:author="Assessor GDSXSR" w:date="2026-10-29T16:56:04Z"/>
          <w:rFonts w:ascii="Arial" w:hAnsi="Arial" w:cs="Arial"/>
          <w:color w:val="000000" w:themeColor="text1"/>
          <w:sz w:val="28"/>
          <w:szCs w:val="28"/>
        </w:rPr>
      </w:pPr>
      <w:commentRangeStart w:id="7"/>
      <w:commentRangeStart w:id="28"/>
      <w:r>
        <w:rPr>
          <w:rFonts w:ascii="Arial" w:hAnsi="Arial" w:cs="Arial"/>
          <w:color w:val="000000" w:themeColor="text1"/>
          <w:sz w:val="28"/>
          <w:szCs w:val="28"/>
        </w:rPr>
        <w:t xml:space="preserve">O autor</w:t>
      </w:r>
      <w:ins w:id="1314" w:author="Assessor GDSXSR" w:date="2026-10-29T16:56:04Z">
        <w:r>
          <w:rPr>
            <w:rFonts w:ascii="Arial" w:hAnsi="Arial" w:cs="Arial"/>
            <w:color w:val="808080"/>
            <w:sz w:val="28"/>
            <w:szCs w:val="28"/>
          </w:rPr>
          <w:t xml:space="preserve">/apelante</w:t>
        </w:r>
      </w:ins>
      <w:r>
        <w:rPr>
          <w:rFonts w:ascii="Arial" w:hAnsi="Arial" w:cs="Arial"/>
          <w:color w:val="000000" w:themeColor="text1"/>
          <w:sz w:val="28"/>
          <w:szCs w:val="28"/>
        </w:rPr>
        <w:t xml:space="preserve"> alega que a redução do valor postulado em ação de arbitramento não implica sucumbência recíproca, aplicando-se, por analogia, a orientação da Súmula 326 do </w:t>
      </w:r>
      <w:r>
        <w:rPr>
          <w:rFonts w:ascii="Arial" w:hAnsi="Arial" w:cs="Arial"/>
          <w:color w:val="000000" w:themeColor="text1"/>
          <w:sz w:val="28"/>
          <w:szCs w:val="28"/>
        </w:rPr>
        <w:t xml:space="preserve">STJ</w:t>
      </w:r>
      <w:ins w:id="1315" w:author="Assessor GDSXSR" w:date="2026-10-29T16:56:04Z">
        <w:r>
          <w:rPr>
            <w:rFonts w:ascii="Arial" w:hAnsi="Arial" w:cs="Arial"/>
            <w:color w:val="808080"/>
            <w:sz w:val="28"/>
            <w:szCs w:val="28"/>
          </w:rPr>
          <w:t xml:space="preserve"> (ID 90421206)</w:t>
        </w:r>
      </w:ins>
      <w:r>
        <w:rPr>
          <w:rFonts w:ascii="Arial" w:hAnsi="Arial" w:cs="Arial"/>
          <w:color w:val="000000" w:themeColor="text1"/>
          <w:sz w:val="28"/>
          <w:szCs w:val="28"/>
        </w:rPr>
        <w:t xml:space="preserve">.</w:t>
      </w:r>
      <w:commentRangeEnd w:id="28"/>
      <w:r>
        <w:rPr>
          <w:rStyle w:val="CommentReference"/>
        </w:rPr>
        <w:commentReference w:id="28"/>
      </w:r>
      <w:commentRangeEnd w:id="7"/>
      <w:r w:rsidRPr="00DA2CB1" w:rsidR="00053B75">
        <w:rPr>
          <w:rStyle w:val="Refdecomentrio"/>
          <w:rFonts w:ascii="Arial" w:hAnsi="Arial" w:cs="Arial"/>
          <w:color w:val="000000" w:themeColor="text1"/>
          <w:sz w:val="28"/>
          <w:szCs w:val="28"/>
        </w:rPr>
        <w:commentReference w:id="7"/>
      </w:r>
    </w:p>
    <w:p>
      <w:pPr>
        <w:spacing w:after="0" w:line="360" w:lineRule="auto"/>
        <w:ind w:firstLine="2268"/>
        <w:jc w:val="both"/>
        <w:rPr>
          <w:ins w:id="1317" w:author="Assessor GDSXSR" w:date="2026-10-29T16:56:04Z"/>
          <w:rFonts w:ascii="Arial" w:hAnsi="Arial" w:cs="Arial"/>
          <w:color w:val="000000" w:themeColor="text1"/>
          <w:sz w:val="28"/>
          <w:szCs w:val="28"/>
        </w:rPr>
      </w:pPr>
    </w:p>
    <w:p>
      <w:pPr>
        <w:spacing w:after="0" w:line="360" w:lineRule="auto"/>
        <w:ind w:firstLine="2268"/>
        <w:jc w:val="both"/>
        <w:rPr>
          <w:rFonts w:ascii="Arial" w:hAnsi="Arial" w:cs="Arial"/>
          <w:color w:val="000000" w:themeColor="text1"/>
          <w:sz w:val="28"/>
          <w:szCs w:val="28"/>
        </w:rPr>
      </w:pPr>
      <w:ins w:id="1318" w:author="Assessor GDSXSR" w:date="2026-10-29T16:56:04Z">
        <w:r>
          <w:rPr>
            <w:rFonts w:ascii="Arial" w:hAnsi="Arial" w:cs="Arial"/>
            <w:color w:val="808080"/>
            <w:sz w:val="28"/>
            <w:szCs w:val="28"/>
          </w:rPr>
          <w:t xml:space="preserve">Requer o afastamento da sucumbência recíproca.</w:t>
        </w:r>
      </w:ins>
    </w:p>
    <w:p w:rsidRPr="00DA2CB1" w:rsidR="00DA2CB1" w:rsidP="00DA2CB1" w:rsidRDefault="00DA2CB1" w14:paraId="35F71979" w14:textId="77777777">
      <w:pPr>
        <w:spacing w:after="0" w:line="360" w:lineRule="auto"/>
        <w:ind w:firstLine="2268"/>
        <w:jc w:val="both"/>
        <w:rPr>
          <w:rFonts w:ascii="Arial" w:hAnsi="Arial" w:cs="Arial"/>
          <w:color w:val="000000" w:themeColor="text1"/>
          <w:sz w:val="28"/>
          <w:szCs w:val="28"/>
        </w:rPr>
      </w:pPr>
    </w:p>
    <w:p w:rsidR="00DA2CB1" w:rsidP="00DA2CB1" w:rsidRDefault="0063409A" w14:paraId="0A6B72B3" w14:textId="1B1045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331" w:author="Assessor GDSXSR" w:date="2026-10-29T16:56:04Z">
            <w:rPr>
              <w:rFonts w:ascii="Arial" w:hAnsi="Arial" w:cs="Arial"/>
              <w:color w:val="000000" w:themeColor="text1"/>
              <w:sz w:val="28"/>
              <w:szCs w:val="28"/>
            </w:rPr>
          </w:rPrChange>
        </w:rPr>
        <w:t xml:space="preserve">Com </w:t>
      </w:r>
      <w:r w:rsidR="00DA2CB1">
        <w:rPr>
          <w:rFonts w:ascii="Arial" w:hAnsi="Arial" w:cs="Arial"/>
          <w:color w:val="000000" w:themeColor="text1"/>
          <w:sz w:val="28"/>
          <w:szCs w:val="28"/>
          <w:highlight w:val="yellow"/>
          <w:rPrChange w:id="1332" w:author="Assessor GDSXSR" w:date="2026-10-29T16:56:04Z">
            <w:rPr>
              <w:rFonts w:ascii="Arial" w:hAnsi="Arial" w:cs="Arial"/>
              <w:color w:val="000000" w:themeColor="text1"/>
              <w:sz w:val="28"/>
              <w:szCs w:val="28"/>
            </w:rPr>
          </w:rPrChange>
        </w:rPr>
        <w:t>razão o apelante.</w:t>
      </w:r>
    </w:p>
    <w:p w:rsidR="0063409A" w:rsidP="00DA2CB1" w:rsidRDefault="0063409A" w14:paraId="3C9E406B" w14:textId="77777777">
      <w:pPr>
        <w:spacing w:after="0" w:line="360" w:lineRule="auto"/>
        <w:ind w:firstLine="2268"/>
        <w:jc w:val="both"/>
        <w:rPr>
          <w:rFonts w:ascii="Arial" w:hAnsi="Arial" w:cs="Arial"/>
          <w:color w:val="000000" w:themeColor="text1"/>
          <w:sz w:val="28"/>
          <w:szCs w:val="28"/>
        </w:rPr>
      </w:pPr>
    </w:p>
    <w:p w:rsidRPr="00AC20CA" w:rsidR="00AC20CA" w:rsidP="00AC20CA" w:rsidRDefault="00AC20CA" w14:paraId="7451876B" w14:textId="73A19D6B">
      <w:pPr>
        <w:spacing w:after="0" w:line="360" w:lineRule="auto"/>
        <w:ind w:firstLine="2268"/>
        <w:jc w:val="both"/>
        <w:rPr>
          <w:rFonts w:ascii="Arial" w:hAnsi="Arial" w:cs="Arial"/>
          <w:color w:val="000000" w:themeColor="text1"/>
          <w:sz w:val="28"/>
          <w:szCs w:val="28"/>
        </w:rPr>
      </w:pPr>
      <w:commentRangeStart w:id="29"/>
      <w:r>
        <w:rPr>
          <w:rFonts w:ascii="Arial" w:hAnsi="Arial" w:cs="Arial"/>
          <w:color w:val="000000" w:themeColor="text1"/>
          <w:sz w:val="28"/>
          <w:szCs w:val="28"/>
        </w:rPr>
        <w:t xml:space="preserve">D</w:t>
      </w:r>
      <w:r>
        <w:rPr>
          <w:rFonts w:ascii="Arial" w:hAnsi="Arial" w:cs="Arial"/>
          <w:color w:val="000000" w:themeColor="text1"/>
          <w:sz w:val="28"/>
          <w:szCs w:val="28"/>
        </w:rPr>
        <w:t xml:space="preserve">ispõem os arts. 85, §</w:t>
      </w:r>
      <w:ins w:id="1333" w:author="Assessor GDSXSR" w:date="2026-10-29T16:56:04Z">
        <w:r>
          <w:rPr>
            <w:rFonts w:ascii="Arial" w:hAnsi="Arial" w:cs="Arial"/>
            <w:color w:val="808080"/>
            <w:sz w:val="28"/>
            <w:szCs w:val="28"/>
          </w:rPr>
          <w:t xml:space="preserve"> </w:t>
        </w:r>
      </w:ins>
      <w:r>
        <w:rPr>
          <w:rFonts w:ascii="Arial" w:hAnsi="Arial" w:cs="Arial"/>
          <w:color w:val="000000" w:themeColor="text1"/>
          <w:sz w:val="28"/>
          <w:szCs w:val="28"/>
        </w:rPr>
        <w:t xml:space="preserve">14</w:t>
      </w:r>
      <w:ins w:id="1334" w:author="Assessor GDSXSR" w:date="2026-10-29T16:56:04Z">
        <w:r>
          <w:rPr>
            <w:rFonts w:ascii="Arial" w:hAnsi="Arial" w:cs="Arial"/>
            <w:color w:val="808080"/>
            <w:sz w:val="28"/>
            <w:szCs w:val="28"/>
          </w:rPr>
          <w:t xml:space="preserve">,</w:t>
        </w:r>
      </w:ins>
      <w:r>
        <w:rPr>
          <w:rFonts w:ascii="Arial" w:hAnsi="Arial" w:cs="Arial"/>
          <w:color w:val="000000" w:themeColor="text1"/>
          <w:sz w:val="28"/>
          <w:szCs w:val="28"/>
        </w:rPr>
        <w:t xml:space="preserve"> e 86, </w:t>
      </w:r>
      <w:r>
        <w:rPr>
          <w:rFonts w:ascii="Arial" w:hAnsi="Arial" w:cs="Arial"/>
          <w:i/>
          <w:iCs/>
          <w:color w:val="000000" w:themeColor="text1"/>
          <w:sz w:val="28"/>
          <w:szCs w:val="28"/>
        </w:rPr>
        <w:t xml:space="preserve">caput</w:t>
      </w:r>
      <w:r>
        <w:rPr>
          <w:rFonts w:ascii="Arial" w:hAnsi="Arial" w:cs="Arial"/>
          <w:color w:val="000000" w:themeColor="text1"/>
          <w:sz w:val="28"/>
          <w:szCs w:val="28"/>
        </w:rPr>
        <w:t xml:space="preserve">, do CPC:</w:t>
      </w:r>
      <w:commentRangeEnd w:id="29"/>
      <w:r>
        <w:rPr>
          <w:rStyle w:val="CommentReference"/>
        </w:rPr>
        <w:commentReference w:id="29"/>
      </w:r>
      <w:del w:id="1335" w:author="Assessor GDSXSR" w:date="2026-10-29T16:56:04Z">
        <w:r>
          <w:rPr>
            <w:rFonts w:ascii="Arial" w:hAnsi="Arial" w:cs="Arial"/>
            <w:color w:val="000000" w:themeColor="text1"/>
            <w:sz w:val="28"/>
            <w:szCs w:val="28"/>
          </w:rPr>
          <w:delText xml:space="preserve">  </w:delText>
        </w:r>
      </w:del>
    </w:p>
    <w:p w:rsidRPr="00AC20CA" w:rsidR="00AC20CA" w:rsidP="00AC20CA" w:rsidRDefault="00AC20CA" w14:paraId="76C5133F" w14:textId="77777777">
      <w:pPr>
        <w:spacing w:after="0" w:line="360" w:lineRule="auto"/>
        <w:ind w:firstLine="2268"/>
        <w:jc w:val="both"/>
        <w:rPr>
          <w:rFonts w:ascii="Arial" w:hAnsi="Arial" w:cs="Arial"/>
          <w:color w:val="000000" w:themeColor="text1"/>
          <w:sz w:val="28"/>
          <w:szCs w:val="28"/>
        </w:rPr>
      </w:pPr>
      <w:r w:rsidRPr="00AC20CA">
        <w:rPr>
          <w:rFonts w:ascii="Arial" w:hAnsi="Arial" w:cs="Arial"/>
          <w:color w:val="000000" w:themeColor="text1"/>
          <w:sz w:val="28"/>
          <w:szCs w:val="28"/>
        </w:rPr>
        <w:t> </w:t>
      </w:r>
    </w:p>
    <w:p w:rsidRPr="00AC20CA" w:rsidR="00AC20CA" w:rsidP="00AC20CA" w:rsidRDefault="00AC20CA" w14:paraId="01805000"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Art. 85. A sentença condenará o vencido a pagar honorários ao advogado do vencedor.</w:t>
      </w:r>
    </w:p>
    <w:p w:rsidRPr="00AC20CA" w:rsidR="00AC20CA" w:rsidP="00AC20CA" w:rsidRDefault="00AC20CA" w14:paraId="3289CA12" w14:textId="77777777">
      <w:pPr>
        <w:spacing w:after="0" w:line="360" w:lineRule="auto"/>
        <w:ind w:left="2268"/>
        <w:jc w:val="both"/>
        <w:rPr>
          <w:rFonts w:ascii="Arial" w:hAnsi="Arial" w:cs="Arial"/>
          <w:i/>
          <w:iCs/>
          <w:color w:val="000000" w:themeColor="text1"/>
          <w:sz w:val="26"/>
          <w:szCs w:val="26"/>
        </w:rPr>
      </w:pPr>
      <w:del w:id="1336" w:author="Assessor GDSXSR" w:date="2026-10-29T16:56:04Z">
        <w:r>
          <w:rPr>
            <w:rFonts w:ascii="Arial" w:hAnsi="Arial" w:cs="Arial"/>
            <w:i/>
            <w:iCs/>
            <w:color w:val="000000" w:themeColor="text1"/>
            <w:sz w:val="26"/>
            <w:szCs w:val="26"/>
          </w:rPr>
          <w:delText xml:space="preserve"> </w:delText>
        </w:r>
      </w:del>
      <w:r>
        <w:rPr>
          <w:rFonts w:ascii="Arial" w:hAnsi="Arial" w:cs="Arial"/>
          <w:i/>
          <w:iCs/>
          <w:color w:val="000000" w:themeColor="text1"/>
          <w:sz w:val="26"/>
          <w:szCs w:val="26"/>
        </w:rPr>
        <w:t xml:space="preserve">(...)</w:t>
      </w:r>
    </w:p>
    <w:p w:rsidRPr="00AC20CA" w:rsidR="00AC20CA" w:rsidP="00AC20CA" w:rsidRDefault="00AC20CA" w14:paraId="6B19E59C" w14:textId="77777777">
      <w:pPr>
        <w:spacing w:after="0" w:line="360" w:lineRule="auto"/>
        <w:ind w:left="2268"/>
        <w:jc w:val="both"/>
        <w:rPr>
          <w:rFonts w:ascii="Arial" w:hAnsi="Arial" w:cs="Arial"/>
          <w:i/>
          <w:iCs/>
          <w:color w:val="000000" w:themeColor="text1"/>
          <w:sz w:val="26"/>
          <w:szCs w:val="26"/>
        </w:rPr>
      </w:pPr>
      <w:del w:id="1337" w:author="Assessor GDSXSR" w:date="2026-10-29T16:56:04Z">
        <w:r>
          <w:rPr>
            <w:rFonts w:ascii="Arial" w:hAnsi="Arial" w:cs="Arial"/>
            <w:i/>
            <w:iCs/>
            <w:color w:val="000000" w:themeColor="text1"/>
            <w:sz w:val="26"/>
            <w:szCs w:val="26"/>
          </w:rPr>
          <w:delText xml:space="preserve"> </w:delText>
        </w:r>
      </w:del>
      <w:r>
        <w:rPr>
          <w:rFonts w:ascii="Arial" w:hAnsi="Arial" w:cs="Arial"/>
          <w:i/>
          <w:iCs/>
          <w:color w:val="000000" w:themeColor="text1"/>
          <w:sz w:val="26"/>
          <w:szCs w:val="26"/>
        </w:rPr>
        <w:t xml:space="preserve">§ 14. Os honorários constituem direito do advogado e têm natureza alimentar, com os mesmos privilégios dos créditos oriundos da legislação do trabalho, sendo vedada a compensação em caso de sucumbência parcial.</w:t>
      </w:r>
    </w:p>
    <w:p w:rsidRPr="00AC20CA" w:rsidR="00AC20CA" w:rsidP="00AC20CA" w:rsidRDefault="00AC20CA" w14:paraId="5B8A8B8B" w14:textId="77777777">
      <w:pPr>
        <w:spacing w:after="0" w:line="360" w:lineRule="auto"/>
        <w:ind w:left="2268"/>
        <w:jc w:val="both"/>
        <w:rPr>
          <w:rFonts w:ascii="Arial" w:hAnsi="Arial" w:cs="Arial"/>
          <w:i/>
          <w:iCs/>
          <w:color w:val="000000" w:themeColor="text1"/>
          <w:sz w:val="26"/>
          <w:szCs w:val="26"/>
        </w:rPr>
      </w:pPr>
      <w:del w:id="1338" w:author="Assessor GDSXSR" w:date="2026-10-29T16:56:04Z">
        <w:r>
          <w:rPr>
            <w:rFonts w:ascii="Arial" w:hAnsi="Arial" w:cs="Arial"/>
            <w:i/>
            <w:iCs/>
            <w:color w:val="000000" w:themeColor="text1"/>
            <w:sz w:val="26"/>
            <w:szCs w:val="26"/>
          </w:rPr>
          <w:delText xml:space="preserve"> </w:delText>
        </w:r>
      </w:del>
      <w:r>
        <w:rPr>
          <w:rFonts w:ascii="Arial" w:hAnsi="Arial" w:cs="Arial"/>
          <w:i/>
          <w:iCs/>
          <w:color w:val="000000" w:themeColor="text1"/>
          <w:sz w:val="26"/>
          <w:szCs w:val="26"/>
        </w:rPr>
        <w:t xml:space="preserve">Art. 86. </w:t>
      </w:r>
      <w:r>
        <w:rPr>
          <w:rFonts w:ascii="Arial" w:hAnsi="Arial" w:cs="Arial"/>
          <w:i/>
          <w:iCs/>
          <w:color w:val="000000" w:themeColor="text1"/>
          <w:sz w:val="26"/>
          <w:szCs w:val="26"/>
          <w:u w:val="single"/>
          <w:rPrChange w:id="1340" w:author="Assessor GDSXSR" w:date="2026-10-29T16:56:04Z">
            <w:rPr>
              <w:rFonts w:ascii="Arial" w:hAnsi="Arial" w:cs="Arial"/>
              <w:i/>
              <w:iCs/>
              <w:color w:val="000000" w:themeColor="text1"/>
              <w:sz w:val="26"/>
              <w:szCs w:val="26"/>
            </w:rPr>
          </w:rPrChange>
        </w:rPr>
        <w:t xml:space="preserve">Se cada litigante for, em parte, vencedor e vencido</w:t>
      </w:r>
      <w:r>
        <w:rPr>
          <w:rFonts w:ascii="Arial" w:hAnsi="Arial" w:cs="Arial"/>
          <w:i/>
          <w:iCs/>
          <w:color w:val="000000" w:themeColor="text1"/>
          <w:sz w:val="26"/>
          <w:szCs w:val="26"/>
        </w:rPr>
        <w:t xml:space="preserve">, serão proporcionalmente distribuídas entre eles as despesas.</w:t>
      </w:r>
      <w:ins w:id="1339" w:author="Assessor GDSXSR" w:date="2026-10-29T16:56:04Z">
        <w:r>
          <w:rPr>
            <w:rFonts w:ascii="Arial" w:hAnsi="Arial" w:cs="Arial"/>
            <w:i/>
            <w:iCs/>
            <w:color w:val="808080"/>
            <w:sz w:val="26"/>
            <w:szCs w:val="26"/>
          </w:rPr>
          <w:t xml:space="preserve"> – Grifei</w:t>
        </w:r>
      </w:ins>
    </w:p>
    <w:p w:rsidRPr="00AC20CA" w:rsidR="00AC20CA" w:rsidP="00AC20CA" w:rsidRDefault="00AC20CA" w14:paraId="0AAF28CE" w14:textId="77777777">
      <w:pPr>
        <w:spacing w:after="0" w:line="360" w:lineRule="auto"/>
        <w:ind w:left="2268"/>
        <w:jc w:val="both"/>
        <w:rPr>
          <w:rFonts w:ascii="Arial" w:hAnsi="Arial" w:cs="Arial"/>
          <w:color w:val="000000" w:themeColor="text1"/>
          <w:sz w:val="28"/>
          <w:szCs w:val="28"/>
        </w:rPr>
      </w:pPr>
    </w:p>
    <w:p w:rsidR="0063409A" w:rsidP="0063409A" w:rsidRDefault="0063409A" w14:paraId="4731EBD9"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highlight w:val="yellow"/>
          <w:rPrChange w:id="1341" w:author="Assessor GDSXSR" w:date="2026-10-29T16:56:04Z">
            <w:rPr>
              <w:rFonts w:ascii="Arial" w:hAnsi="Arial" w:cs="Arial"/>
              <w:color w:val="000000" w:themeColor="text1"/>
              <w:sz w:val="28"/>
              <w:szCs w:val="28"/>
            </w:rPr>
          </w:rPrChange>
        </w:rPr>
        <w:t>A sentença reconheceu a existência da contratação, a efetiva prestação dos serviços advocatícios e o direito do autor à percepção de honorários contratuais, acolhendo a pretensão deduzida na inicial em sua essência.</w:t>
      </w:r>
    </w:p>
    <w:p w:rsidRPr="0063409A" w:rsidR="0063409A" w:rsidP="0063409A" w:rsidRDefault="0063409A" w14:paraId="5980DB20"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6131CE9A"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rPr>
        <w:t>A controvérsia remanescente restringiu-se à quantificação da verba honorária.</w:t>
      </w:r>
    </w:p>
    <w:p w:rsidR="0063409A" w:rsidP="0063409A" w:rsidRDefault="0063409A" w14:paraId="5E2DD064" w14:textId="77777777">
      <w:pPr>
        <w:spacing w:after="0" w:line="360" w:lineRule="auto"/>
        <w:ind w:firstLine="2268"/>
        <w:jc w:val="both"/>
        <w:rPr>
          <w:rFonts w:ascii="Arial" w:hAnsi="Arial" w:cs="Arial"/>
          <w:color w:val="000000" w:themeColor="text1"/>
          <w:sz w:val="28"/>
          <w:szCs w:val="28"/>
        </w:rPr>
      </w:pPr>
    </w:p>
    <w:p w:rsidR="0063409A" w:rsidP="0063409A" w:rsidRDefault="0063409A" w14:paraId="4ECFE3EE" w14:textId="467941F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353" w:author="Assessor GDSXSR" w:date="2026-10-29T16:56:04Z">
            <w:rPr>
              <w:rFonts w:ascii="Arial" w:hAnsi="Arial" w:cs="Arial"/>
              <w:color w:val="000000" w:themeColor="text1"/>
              <w:sz w:val="28"/>
              <w:szCs w:val="28"/>
            </w:rPr>
          </w:rPrChange>
        </w:rPr>
        <w:t xml:space="preserve">Nessas circunstâncias, </w:t>
      </w:r>
      <w:r>
        <w:rPr>
          <w:rFonts w:ascii="Arial" w:hAnsi="Arial" w:cs="Arial"/>
          <w:color w:val="000000" w:themeColor="text1"/>
          <w:sz w:val="28"/>
          <w:szCs w:val="28"/>
          <w:highlight w:val="yellow"/>
          <w:rPrChange w:id="1354" w:author="Assessor GDSXSR" w:date="2026-10-29T16:56:04Z">
            <w:rPr>
              <w:rFonts w:ascii="Arial" w:hAnsi="Arial" w:cs="Arial"/>
              <w:color w:val="000000" w:themeColor="text1"/>
              <w:sz w:val="28"/>
              <w:szCs w:val="28"/>
            </w:rPr>
          </w:rPrChange>
        </w:rPr>
        <w:t xml:space="preserve">com a </w:t>
      </w:r>
      <w:del w:id="1342" w:author="Assessor GDSXSR" w:date="2026-10-29T16:56:04Z">
        <w:r>
          <w:rPr>
            <w:rFonts w:ascii="Arial" w:hAnsi="Arial" w:cs="Arial"/>
            <w:color w:val="000000" w:themeColor="text1"/>
            <w:sz w:val="28"/>
            <w:szCs w:val="28"/>
          </w:rPr>
          <w:delText xml:space="preserve">devida</w:delText>
        </w:r>
      </w:del>
      <w:ins w:id="1343" w:author="Assessor GDSXSR" w:date="2026-10-29T16:56:04Z">
        <w:r>
          <w:rPr>
            <w:rFonts w:ascii="Arial" w:hAnsi="Arial" w:cs="Arial"/>
            <w:color w:val="808080"/>
            <w:sz w:val="28"/>
            <w:szCs w:val="28"/>
            <w:highlight w:val="yellow"/>
          </w:rPr>
          <w:t xml:space="preserve">máxima</w:t>
        </w:r>
      </w:ins>
      <w:r>
        <w:rPr>
          <w:rFonts w:ascii="Arial" w:hAnsi="Arial" w:cs="Arial"/>
          <w:color w:val="000000" w:themeColor="text1"/>
          <w:sz w:val="28"/>
          <w:szCs w:val="28"/>
          <w:highlight w:val="yellow"/>
          <w:rPrChange w:id="1355" w:author="Assessor GDSXSR" w:date="2026-10-29T16:56:04Z">
            <w:rPr>
              <w:rFonts w:ascii="Arial" w:hAnsi="Arial" w:cs="Arial"/>
              <w:color w:val="000000" w:themeColor="text1"/>
              <w:sz w:val="28"/>
              <w:szCs w:val="28"/>
            </w:rPr>
          </w:rPrChange>
        </w:rPr>
        <w:t xml:space="preserve"> vênia</w:t>
      </w:r>
      <w:ins w:id="1344" w:author="Assessor GDSXSR" w:date="2026-10-29T16:56:04Z">
        <w:r>
          <w:rPr>
            <w:rFonts w:ascii="Arial" w:hAnsi="Arial" w:cs="Arial"/>
            <w:color w:val="808080"/>
            <w:sz w:val="28"/>
            <w:szCs w:val="28"/>
            <w:highlight w:val="yellow"/>
          </w:rPr>
          <w:t xml:space="preserve"> ao d. Juízo de origem</w:t>
        </w:r>
      </w:ins>
      <w:r>
        <w:rPr>
          <w:rFonts w:ascii="Arial" w:hAnsi="Arial" w:cs="Arial"/>
          <w:color w:val="000000" w:themeColor="text1"/>
          <w:sz w:val="28"/>
          <w:szCs w:val="28"/>
          <w:highlight w:val="yellow"/>
          <w:rPrChange w:id="1356" w:author="Assessor GDSXSR" w:date="2026-10-29T16:56:04Z">
            <w:rPr>
              <w:rFonts w:ascii="Arial" w:hAnsi="Arial" w:cs="Arial"/>
              <w:color w:val="000000" w:themeColor="text1"/>
              <w:sz w:val="28"/>
              <w:szCs w:val="28"/>
            </w:rPr>
          </w:rPrChange>
        </w:rPr>
        <w:t xml:space="preserve">, </w:t>
      </w:r>
      <w:r>
        <w:rPr>
          <w:rFonts w:ascii="Arial" w:hAnsi="Arial" w:cs="Arial"/>
          <w:color w:val="000000" w:themeColor="text1"/>
          <w:sz w:val="28"/>
          <w:szCs w:val="28"/>
          <w:highlight w:val="yellow"/>
          <w:rPrChange w:id="1357" w:author="Assessor GDSXSR" w:date="2026-10-29T16:56:04Z">
            <w:rPr>
              <w:rFonts w:ascii="Arial" w:hAnsi="Arial" w:cs="Arial"/>
              <w:color w:val="000000" w:themeColor="text1"/>
              <w:sz w:val="28"/>
              <w:szCs w:val="28"/>
            </w:rPr>
          </w:rPrChange>
        </w:rPr>
        <w:t xml:space="preserve">mostra-se aplicável, por analogia, a orientação consagrada na Súmula 326 do </w:t>
      </w:r>
      <w:del w:id="1345" w:author="Assessor GDSXSR" w:date="2026-10-29T16:56:04Z">
        <w:r>
          <w:rPr>
            <w:rFonts w:ascii="Arial" w:hAnsi="Arial" w:cs="Arial"/>
            <w:color w:val="000000" w:themeColor="text1"/>
            <w:sz w:val="28"/>
            <w:szCs w:val="28"/>
          </w:rPr>
          <w:delText xml:space="preserve">Superior</w:delText>
        </w:r>
      </w:del>
      <w:ins w:id="1346" w:author="Assessor GDSXSR" w:date="2026-10-29T16:56:04Z">
        <w:r>
          <w:rPr>
            <w:rFonts w:ascii="Arial" w:hAnsi="Arial" w:cs="Arial"/>
            <w:color w:val="808080"/>
            <w:sz w:val="28"/>
            <w:szCs w:val="28"/>
            <w:highlight w:val="yellow"/>
          </w:rPr>
          <w:t xml:space="preserve">c.</w:t>
        </w:r>
      </w:ins>
      <w:r>
        <w:rPr>
          <w:rFonts w:ascii="Arial" w:hAnsi="Arial" w:cs="Arial"/>
          <w:color w:val="000000" w:themeColor="text1"/>
          <w:sz w:val="28"/>
          <w:szCs w:val="28"/>
          <w:highlight w:val="yellow"/>
          <w:rPrChange w:id="1358" w:author="Assessor GDSXSR" w:date="2026-10-29T16:56:04Z">
            <w:rPr>
              <w:rFonts w:ascii="Arial" w:hAnsi="Arial" w:cs="Arial"/>
              <w:color w:val="000000" w:themeColor="text1"/>
              <w:sz w:val="28"/>
              <w:szCs w:val="28"/>
            </w:rPr>
          </w:rPrChange>
        </w:rPr>
        <w:t xml:space="preserve"> </w:t>
      </w:r>
      <w:del w:id="1347" w:author="Assessor GDSXSR" w:date="2026-10-29T16:56:04Z">
        <w:r>
          <w:rPr>
            <w:rFonts w:ascii="Arial" w:hAnsi="Arial" w:cs="Arial"/>
            <w:color w:val="000000" w:themeColor="text1"/>
            <w:sz w:val="28"/>
            <w:szCs w:val="28"/>
          </w:rPr>
          <w:delText xml:space="preserve">Tribunal de Justiça</w:delText>
        </w:r>
      </w:del>
      <w:ins w:id="1348" w:author="Assessor GDSXSR" w:date="2026-10-29T16:56:04Z">
        <w:r>
          <w:rPr>
            <w:rFonts w:ascii="Arial" w:hAnsi="Arial" w:cs="Arial"/>
            <w:color w:val="808080"/>
            <w:sz w:val="28"/>
            <w:szCs w:val="28"/>
            <w:highlight w:val="yellow"/>
          </w:rPr>
          <w:t xml:space="preserve">STJ</w:t>
        </w:r>
      </w:ins>
      <w:r>
        <w:rPr>
          <w:rFonts w:ascii="Arial" w:hAnsi="Arial" w:cs="Arial"/>
          <w:color w:val="000000" w:themeColor="text1"/>
          <w:sz w:val="28"/>
          <w:szCs w:val="28"/>
          <w:highlight w:val="yellow"/>
          <w:rPrChange w:id="1359" w:author="Assessor GDSXSR" w:date="2026-10-29T16:56:04Z">
            <w:rPr>
              <w:rFonts w:ascii="Arial" w:hAnsi="Arial" w:cs="Arial"/>
              <w:color w:val="000000" w:themeColor="text1"/>
              <w:sz w:val="28"/>
              <w:szCs w:val="28"/>
            </w:rPr>
          </w:rPrChange>
        </w:rPr>
        <w:t xml:space="preserve">, segundo a qual </w:t>
      </w:r>
      <w:del w:id="1349" w:author="Assessor GDSXSR" w:date="2026-10-29T16:56:04Z">
        <w:r>
          <w:rPr>
            <w:rFonts w:ascii="Arial" w:hAnsi="Arial" w:cs="Arial"/>
            <w:color w:val="000000" w:themeColor="text1"/>
            <w:sz w:val="28"/>
            <w:szCs w:val="28"/>
          </w:rPr>
          <w:delText xml:space="preserve">"</w:delText>
        </w:r>
      </w:del>
      <w:ins w:id="1350" w:author="Assessor GDSXSR" w:date="2026-10-29T16:56:04Z">
        <w:r>
          <w:rPr>
            <w:rFonts w:ascii="Arial" w:hAnsi="Arial" w:cs="Arial"/>
            <w:color w:val="808080"/>
            <w:sz w:val="28"/>
            <w:szCs w:val="28"/>
            <w:highlight w:val="yellow"/>
          </w:rPr>
          <w:t xml:space="preserve">“</w:t>
        </w:r>
      </w:ins>
      <w:r>
        <w:rPr>
          <w:rFonts w:ascii="Arial" w:hAnsi="Arial" w:cs="Arial"/>
          <w:i/>
          <w:iCs/>
          <w:color w:val="000000" w:themeColor="text1"/>
          <w:sz w:val="28"/>
          <w:szCs w:val="28"/>
          <w:highlight w:val="yellow"/>
          <w:rPrChange w:id="1360" w:author="Assessor GDSXSR" w:date="2026-10-29T16:56:04Z">
            <w:rPr>
              <w:rFonts w:ascii="Arial" w:hAnsi="Arial" w:cs="Arial"/>
              <w:i/>
              <w:iCs/>
              <w:color w:val="000000" w:themeColor="text1"/>
              <w:sz w:val="28"/>
              <w:szCs w:val="28"/>
            </w:rPr>
          </w:rPrChange>
        </w:rPr>
        <w:t xml:space="preserve">na ação de indenização por dano moral, a condenação em montante inferior ao postulado na inicial não implica sucumbência recíproca</w:t>
      </w:r>
      <w:del w:id="1351" w:author="Assessor GDSXSR" w:date="2026-10-29T16:56:04Z">
        <w:r>
          <w:rPr>
            <w:rFonts w:ascii="Arial" w:hAnsi="Arial" w:cs="Arial"/>
            <w:i/>
            <w:iCs/>
            <w:color w:val="000000" w:themeColor="text1"/>
            <w:sz w:val="28"/>
            <w:szCs w:val="28"/>
          </w:rPr>
          <w:delText xml:space="preserve">"</w:delText>
        </w:r>
      </w:del>
      <w:ins w:id="1352" w:author="Assessor GDSXSR" w:date="2026-10-29T16:56:04Z">
        <w:r>
          <w:rPr>
            <w:rFonts w:ascii="Arial" w:hAnsi="Arial" w:cs="Arial"/>
            <w:i/>
            <w:iCs/>
            <w:color w:val="808080"/>
            <w:sz w:val="28"/>
            <w:szCs w:val="28"/>
            <w:highlight w:val="yellow"/>
          </w:rPr>
          <w:t xml:space="preserve">”</w:t>
        </w:r>
      </w:ins>
      <w:r>
        <w:rPr>
          <w:rFonts w:ascii="Arial" w:hAnsi="Arial" w:cs="Arial"/>
          <w:i/>
          <w:iCs/>
          <w:color w:val="000000" w:themeColor="text1"/>
          <w:sz w:val="28"/>
          <w:szCs w:val="28"/>
          <w:highlight w:val="yellow"/>
          <w:rPrChange w:id="1361" w:author="Assessor GDSXSR" w:date="2026-10-29T16:56:04Z">
            <w:rPr>
              <w:rFonts w:ascii="Arial" w:hAnsi="Arial" w:cs="Arial"/>
              <w:i/>
              <w:iCs/>
              <w:color w:val="000000" w:themeColor="text1"/>
              <w:sz w:val="28"/>
              <w:szCs w:val="28"/>
            </w:rPr>
          </w:rPrChange>
        </w:rPr>
        <w:t xml:space="preserve">.</w:t>
      </w:r>
    </w:p>
    <w:p w:rsidRPr="0063409A" w:rsidR="0063409A" w:rsidP="0063409A" w:rsidRDefault="0063409A" w14:paraId="0A4B737F" w14:textId="77777777">
      <w:pPr>
        <w:spacing w:after="0" w:line="360" w:lineRule="auto"/>
        <w:ind w:firstLine="2268"/>
        <w:jc w:val="both"/>
        <w:rPr>
          <w:rFonts w:ascii="Arial" w:hAnsi="Arial" w:cs="Arial"/>
          <w:color w:val="000000" w:themeColor="text1"/>
          <w:sz w:val="28"/>
          <w:szCs w:val="28"/>
        </w:rPr>
      </w:pPr>
    </w:p>
    <w:p w:rsidR="0063409A" w:rsidP="0063409A" w:rsidRDefault="0063409A" w14:paraId="1867F037"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rPr>
        <w:t xml:space="preserve">Embora editada para as ações indenizatórias, a </w:t>
      </w:r>
      <w:r w:rsidRPr="0063409A">
        <w:rPr>
          <w:rFonts w:ascii="Arial" w:hAnsi="Arial" w:cs="Arial"/>
          <w:i/>
          <w:iCs/>
          <w:color w:val="000000" w:themeColor="text1"/>
          <w:sz w:val="28"/>
          <w:szCs w:val="28"/>
        </w:rPr>
        <w:t>ratio decidendi</w:t>
      </w:r>
      <w:r w:rsidRPr="0063409A">
        <w:rPr>
          <w:rFonts w:ascii="Arial" w:hAnsi="Arial" w:cs="Arial"/>
          <w:color w:val="000000" w:themeColor="text1"/>
          <w:sz w:val="28"/>
          <w:szCs w:val="28"/>
        </w:rPr>
        <w:t xml:space="preserve"> do enunciado ajusta-se à hipótese dos autos. Em ambos os casos, o valor final depende de atividade valorativa do julgador, que fixa o montante considerado adequado à luz das particularidades do caso concreto.</w:t>
      </w:r>
    </w:p>
    <w:p w:rsidRPr="0063409A" w:rsidR="0063409A" w:rsidP="0063409A" w:rsidRDefault="0063409A" w14:paraId="40807EFE" w14:textId="77777777">
      <w:pPr>
        <w:spacing w:after="0" w:line="360" w:lineRule="auto"/>
        <w:ind w:firstLine="2268"/>
        <w:jc w:val="both"/>
        <w:rPr>
          <w:rFonts w:ascii="Arial" w:hAnsi="Arial" w:cs="Arial"/>
          <w:color w:val="000000" w:themeColor="text1"/>
          <w:sz w:val="28"/>
          <w:szCs w:val="28"/>
        </w:rPr>
      </w:pPr>
    </w:p>
    <w:p w:rsidR="0063409A" w:rsidP="0063409A" w:rsidRDefault="0063409A" w14:paraId="66771DC8"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highlight w:val="yellow"/>
          <w:rPrChange w:id="1362" w:author="Assessor GDSXSR" w:date="2026-10-29T16:56:04Z">
            <w:rPr>
              <w:rFonts w:ascii="Arial" w:hAnsi="Arial" w:cs="Arial"/>
              <w:color w:val="000000" w:themeColor="text1"/>
              <w:sz w:val="28"/>
              <w:szCs w:val="28"/>
            </w:rPr>
          </w:rPrChange>
        </w:rPr>
        <w:t xml:space="preserve">Assim, quando o pedido principal é acolhido e a divergência limita-se ao </w:t>
      </w:r>
      <w:r w:rsidRPr="00AC20CA">
        <w:rPr>
          <w:rFonts w:ascii="Arial" w:hAnsi="Arial" w:cs="Arial"/>
          <w:i/>
          <w:iCs/>
          <w:color w:val="000000" w:themeColor="text1"/>
          <w:sz w:val="28"/>
          <w:szCs w:val="28"/>
          <w:highlight w:val="yellow"/>
          <w:rPrChange w:id="1363" w:author="Assessor GDSXSR" w:date="2026-10-29T16:56:04Z">
            <w:rPr>
              <w:rFonts w:ascii="Arial" w:hAnsi="Arial" w:cs="Arial"/>
              <w:i/>
              <w:iCs/>
              <w:color w:val="000000" w:themeColor="text1"/>
              <w:sz w:val="28"/>
              <w:szCs w:val="28"/>
            </w:rPr>
          </w:rPrChange>
        </w:rPr>
        <w:t xml:space="preserve">quantum </w:t>
      </w:r>
      <w:r w:rsidRPr="0063409A">
        <w:rPr>
          <w:rFonts w:ascii="Arial" w:hAnsi="Arial" w:cs="Arial"/>
          <w:color w:val="000000" w:themeColor="text1"/>
          <w:sz w:val="28"/>
          <w:szCs w:val="28"/>
          <w:highlight w:val="yellow"/>
          <w:rPrChange w:id="1364" w:author="Assessor GDSXSR" w:date="2026-10-29T16:56:04Z">
            <w:rPr>
              <w:rFonts w:ascii="Arial" w:hAnsi="Arial" w:cs="Arial"/>
              <w:color w:val="000000" w:themeColor="text1"/>
              <w:sz w:val="28"/>
              <w:szCs w:val="28"/>
            </w:rPr>
          </w:rPrChange>
        </w:rPr>
        <w:t>arbitrado judicialmente, não se pode concluir que o autor tenha decaído de parcela relevante de sua pretensão a ponto de justificar a sucumbência recíproca.</w:t>
      </w:r>
    </w:p>
    <w:p w:rsidR="00AC20CA" w:rsidP="0063409A" w:rsidRDefault="00AC20CA" w14:paraId="3354DE28" w14:textId="77777777">
      <w:pPr>
        <w:spacing w:after="0" w:line="360" w:lineRule="auto"/>
        <w:ind w:firstLine="2268"/>
        <w:jc w:val="both"/>
        <w:rPr>
          <w:rFonts w:ascii="Arial" w:hAnsi="Arial" w:cs="Arial"/>
          <w:color w:val="000000" w:themeColor="text1"/>
          <w:sz w:val="28"/>
          <w:szCs w:val="28"/>
        </w:rPr>
      </w:pPr>
    </w:p>
    <w:p w:rsidR="00AC20CA" w:rsidP="0063409A" w:rsidRDefault="00AC20CA" w14:paraId="546675DD" w14:textId="2D7D8DF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w:t>
      </w:r>
      <w:del w:id="1365" w:author="Assessor GDSXSR" w:date="2026-10-29T16:56:04Z">
        <w:r>
          <w:rPr>
            <w:rFonts w:ascii="Arial" w:hAnsi="Arial" w:cs="Arial"/>
            <w:color w:val="000000" w:themeColor="text1"/>
            <w:sz w:val="28"/>
            <w:szCs w:val="28"/>
          </w:rPr>
          <w:delText xml:space="preserve">, cito o</w:delText>
        </w:r>
        <w:r>
          <w:rPr>
            <w:rFonts w:ascii="Arial" w:hAnsi="Arial" w:cs="Arial"/>
            <w:color w:val="000000" w:themeColor="text1"/>
            <w:sz w:val="28"/>
            <w:szCs w:val="28"/>
          </w:rPr>
          <w:delText xml:space="preserve">s</w:delText>
        </w:r>
        <w:r>
          <w:rPr>
            <w:rFonts w:ascii="Arial" w:hAnsi="Arial" w:cs="Arial"/>
            <w:color w:val="000000" w:themeColor="text1"/>
            <w:sz w:val="28"/>
            <w:szCs w:val="28"/>
          </w:rPr>
          <w:delText xml:space="preserve"> julgado</w:delText>
        </w:r>
        <w:r>
          <w:rPr>
            <w:rFonts w:ascii="Arial" w:hAnsi="Arial" w:cs="Arial"/>
            <w:color w:val="000000" w:themeColor="text1"/>
            <w:sz w:val="28"/>
            <w:szCs w:val="28"/>
          </w:rPr>
          <w:delText xml:space="preserve">s</w:delText>
        </w:r>
      </w:del>
      <w:r>
        <w:rPr>
          <w:rFonts w:ascii="Arial" w:hAnsi="Arial" w:cs="Arial"/>
          <w:color w:val="000000" w:themeColor="text1"/>
          <w:sz w:val="28"/>
          <w:szCs w:val="28"/>
        </w:rPr>
        <w:t xml:space="preserve">:</w:t>
      </w:r>
    </w:p>
    <w:p w:rsidR="00AC20CA" w:rsidP="0063409A" w:rsidRDefault="00AC20CA" w14:paraId="7DC36CBE" w14:textId="77777777">
      <w:pPr>
        <w:spacing w:after="0" w:line="360" w:lineRule="auto"/>
        <w:ind w:firstLine="2268"/>
        <w:jc w:val="both"/>
        <w:rPr>
          <w:rFonts w:ascii="Arial" w:hAnsi="Arial" w:cs="Arial"/>
          <w:color w:val="000000" w:themeColor="text1"/>
          <w:sz w:val="28"/>
          <w:szCs w:val="28"/>
        </w:rPr>
      </w:pPr>
    </w:p>
    <w:p w:rsidRPr="00AC20CA" w:rsidR="00AC20CA" w:rsidP="00AC20CA" w:rsidRDefault="00AC20CA" w14:paraId="442E772D" w14:textId="6FEC0DB1">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 </w:t>
      </w:r>
      <w:r w:rsidRPr="00AC20CA">
        <w:rPr>
          <w:rFonts w:ascii="Arial" w:hAnsi="Arial" w:cs="Arial"/>
          <w:i/>
          <w:iCs/>
          <w:color w:val="000000" w:themeColor="text1"/>
          <w:sz w:val="26"/>
          <w:szCs w:val="26"/>
        </w:rPr>
        <w:t xml:space="preserve">5. Consoante entendimento do c. STJ, </w:t>
      </w:r>
      <w:r w:rsidR="00053B75">
        <w:rPr>
          <w:rFonts w:ascii="Arial" w:hAnsi="Arial" w:cs="Arial"/>
          <w:i/>
          <w:iCs/>
          <w:color w:val="000000" w:themeColor="text1"/>
          <w:sz w:val="26"/>
          <w:szCs w:val="26"/>
        </w:rPr>
        <w:t>‘</w:t>
      </w:r>
      <w:r w:rsidRPr="00AC20CA">
        <w:rPr>
          <w:rFonts w:ascii="Arial" w:hAnsi="Arial" w:cs="Arial"/>
          <w:i/>
          <w:iCs/>
          <w:color w:val="000000" w:themeColor="text1"/>
          <w:sz w:val="26"/>
          <w:szCs w:val="26"/>
        </w:rPr>
        <w:t>a caracterização da sucumbência mínima não decorre da verificação de valores (quantum debeatur), mas do cotejamento do número de pedidos deferidos e indeferidos na pretensão proposta</w:t>
      </w:r>
      <w:r w:rsidR="00053B75">
        <w:rPr>
          <w:rFonts w:ascii="Arial" w:hAnsi="Arial" w:cs="Arial"/>
          <w:i/>
          <w:iCs/>
          <w:color w:val="000000" w:themeColor="text1"/>
          <w:sz w:val="26"/>
          <w:szCs w:val="26"/>
        </w:rPr>
        <w:t>’</w:t>
      </w:r>
      <w:r w:rsidRPr="00AC20CA">
        <w:rPr>
          <w:rFonts w:ascii="Arial" w:hAnsi="Arial" w:cs="Arial"/>
          <w:i/>
          <w:iCs/>
          <w:color w:val="000000" w:themeColor="text1"/>
          <w:sz w:val="26"/>
          <w:szCs w:val="26"/>
        </w:rPr>
        <w:t xml:space="preserve"> (AgRg no AREsp 532.029/SP, Rel. Ministro OLINDO MENEZES (DESEMBARGADOR CONVOCADO DO TRF 1ª REGIÃO), PRIMEIRA TURMA, julgado em 01/12/2015, DJe 11/12/2015).</w:t>
      </w:r>
    </w:p>
    <w:p w:rsidRPr="00AC20CA" w:rsidR="00AC20CA" w:rsidP="00AC20CA" w:rsidRDefault="00AC20CA" w14:paraId="459EC267"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 xml:space="preserve">6. Na hipótese presente, verifico que, na petição inicial, </w:t>
      </w:r>
      <w:r w:rsidRPr="00AC20CA">
        <w:rPr>
          <w:rFonts w:ascii="Arial" w:hAnsi="Arial" w:cs="Arial"/>
          <w:i/>
          <w:iCs/>
          <w:color w:val="000000" w:themeColor="text1"/>
          <w:sz w:val="26"/>
          <w:szCs w:val="26"/>
          <w:u w:val="single"/>
          <w:rPrChange w:id="1366" w:author="Assessor GDSXSR" w:date="2026-10-29T16:56:04Z">
            <w:rPr>
              <w:rFonts w:ascii="Arial" w:hAnsi="Arial" w:cs="Arial"/>
              <w:i/>
              <w:iCs/>
              <w:color w:val="000000" w:themeColor="text1"/>
              <w:sz w:val="26"/>
              <w:szCs w:val="26"/>
            </w:rPr>
          </w:rPrChange>
        </w:rPr>
        <w:t xml:space="preserve">foi formulado um único pedido condenatório, qual seja, o arbitramento de honorários advocatícios, que findou provido</w:t>
      </w:r>
      <w:r w:rsidRPr="00AC20CA">
        <w:rPr>
          <w:rFonts w:ascii="Arial" w:hAnsi="Arial" w:cs="Arial"/>
          <w:i/>
          <w:iCs/>
          <w:color w:val="000000" w:themeColor="text1"/>
          <w:sz w:val="26"/>
          <w:szCs w:val="26"/>
        </w:rPr>
        <w:t xml:space="preserve">.</w:t>
      </w:r>
    </w:p>
    <w:p w:rsidRPr="00AC20CA" w:rsidR="00AC20CA" w:rsidP="00AC20CA" w:rsidRDefault="00AC20CA" w14:paraId="7694C713"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 xml:space="preserve">Desse modo, o fato de o valor indicado na fundamentação da peça inicial (R$ R$ 415.010,84 ou subsidiariamente R$ 233.545,16) não ter sido integralmente acolhido </w:t>
      </w:r>
      <w:r w:rsidRPr="00AC20CA">
        <w:rPr>
          <w:rFonts w:ascii="Arial" w:hAnsi="Arial" w:cs="Arial"/>
          <w:i/>
          <w:iCs/>
          <w:color w:val="000000" w:themeColor="text1"/>
          <w:sz w:val="26"/>
          <w:szCs w:val="26"/>
          <w:u w:val="single"/>
          <w:rPrChange w:id="1367" w:author="Assessor GDSXSR" w:date="2026-10-29T16:56:04Z">
            <w:rPr>
              <w:rFonts w:ascii="Arial" w:hAnsi="Arial" w:cs="Arial"/>
              <w:i/>
              <w:iCs/>
              <w:color w:val="000000" w:themeColor="text1"/>
              <w:sz w:val="26"/>
              <w:szCs w:val="26"/>
            </w:rPr>
          </w:rPrChange>
        </w:rPr>
        <w:t xml:space="preserve">não caracteriza sucumbência recíproca</w:t>
      </w:r>
      <w:r w:rsidRPr="00AC20CA">
        <w:rPr>
          <w:rFonts w:ascii="Arial" w:hAnsi="Arial" w:cs="Arial"/>
          <w:i/>
          <w:iCs/>
          <w:color w:val="000000" w:themeColor="text1"/>
          <w:sz w:val="26"/>
          <w:szCs w:val="26"/>
        </w:rPr>
        <w:t xml:space="preserve">, pois deve ser observado o quantitativo de pedidos deferidos e indeferidos.</w:t>
      </w:r>
    </w:p>
    <w:p w:rsidRPr="00AC20CA" w:rsidR="00AC20CA" w:rsidP="00AC20CA" w:rsidRDefault="00AC20CA" w14:paraId="44A6260E"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7. Desse modo, não há sucumbência recíproca, devendo a parte apelada arcar com o ônus da sucumbência de forma integral.</w:t>
      </w:r>
    </w:p>
    <w:p w:rsidRPr="00AC20CA" w:rsidR="00AC20CA" w:rsidP="00AC20CA" w:rsidRDefault="00AC20CA" w14:paraId="0F3D761B" w14:textId="336460C8">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8. Apelação da requerente conhecida e parcialmente provida. Apelação da requerida conhecida e desprovida</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(Acórdão 1934866, 0708364-42.2023.8.07.0001, Relator(a): RENATO SCUSSEL, 2ª TURMA CÍVEL, data de julgamento: 23/10/2024, publicado no DJe: 30/10/2024.)</w:t>
      </w:r>
      <w:ins w:id="1368" w:author="Assessor GDSXSR" w:date="2026-10-29T16:56:04Z">
        <w:r>
          <w:rPr>
            <w:rFonts w:ascii="Arial" w:hAnsi="Arial" w:cs="Arial"/>
            <w:i/>
            <w:iCs/>
            <w:color w:val="808080"/>
            <w:sz w:val="26"/>
            <w:szCs w:val="26"/>
          </w:rPr>
          <w:t xml:space="preserve"> – Grifei</w:t>
        </w:r>
      </w:ins>
    </w:p>
    <w:p w:rsidR="00AC20CA" w:rsidP="0063409A" w:rsidRDefault="00AC20CA" w14:paraId="3BEED0E2" w14:textId="77777777">
      <w:pPr>
        <w:spacing w:after="0" w:line="360" w:lineRule="auto"/>
        <w:ind w:firstLine="2268"/>
        <w:jc w:val="both"/>
        <w:rPr>
          <w:rFonts w:ascii="Arial" w:hAnsi="Arial" w:cs="Arial"/>
          <w:color w:val="000000" w:themeColor="text1"/>
          <w:sz w:val="28"/>
          <w:szCs w:val="28"/>
        </w:rPr>
      </w:pPr>
    </w:p>
    <w:p w:rsidRPr="00717B29" w:rsidR="00717B29" w:rsidP="00717B29" w:rsidRDefault="00053B75" w14:paraId="0C3AE771" w14:textId="47D2DE4F">
      <w:pPr>
        <w:spacing w:after="0" w:line="360" w:lineRule="auto"/>
        <w:ind w:left="2268"/>
        <w:jc w:val="both"/>
        <w:rPr>
          <w:del w:id="1371" w:author="Assessor GDSXSR" w:date="2026-10-29T16:56:04Z"/>
          <w:rFonts w:ascii="Arial" w:hAnsi="Arial" w:cs="Arial"/>
          <w:i/>
          <w:iCs/>
          <w:color w:val="000000" w:themeColor="text1"/>
          <w:sz w:val="26"/>
          <w:szCs w:val="26"/>
        </w:rPr>
      </w:pPr>
      <w:del w:id="1369" w:author="Assessor GDSXSR" w:date="2026-10-29T16:56:04Z">
        <w:r>
          <w:rPr>
            <w:rFonts w:ascii="Arial" w:hAnsi="Arial" w:cs="Arial"/>
            <w:i/>
            <w:iCs/>
            <w:color w:val="000000" w:themeColor="text1"/>
            <w:sz w:val="26"/>
            <w:szCs w:val="26"/>
          </w:rPr>
          <w:delText>“</w:delText>
        </w:r>
      </w:del>
      <w:del w:id="1370" w:author="Assessor GDSXSR" w:date="2026-10-29T16:56:04Z">
        <w:r w:rsidRPr="00717B29" w:rsidR="00717B29">
          <w:rPr>
            <w:rFonts w:ascii="Arial" w:hAnsi="Arial" w:cs="Arial"/>
            <w:i/>
            <w:iCs/>
            <w:color w:val="000000" w:themeColor="text1"/>
            <w:sz w:val="26"/>
            <w:szCs w:val="26"/>
          </w:rPr>
          <w:delText>DIREITO CIVIL E PROCESSUAL CIVIL. APELAÇÃO CÍVEL. AÇÃO DE ARBITRAMENTO JUDICIAL DE HONORÁRIOS ADVOCATÍCIOS. PRESTAÇÃO DE SERVIÇOS DE ADVOGADO. HONORÁRIOS CONTRATUAIS DEVIDOS. VERBA FIXADA ABAIXO DO VALOR PRETENDIDO. AUSÊNCIA DE SUCUMBÊNCIA RECÍPROCA. SUCUMBÊNCIA MÍNIMA DA AUTORA. SENTENÇA MANTIDA. </w:delText>
        </w:r>
      </w:del>
    </w:p>
    <w:p w:rsidRPr="00717B29" w:rsidR="00717B29" w:rsidP="00717B29" w:rsidRDefault="00717B29" w14:paraId="4ACDA37B" w14:textId="77777777">
      <w:pPr>
        <w:spacing w:after="0" w:line="360" w:lineRule="auto"/>
        <w:ind w:left="2268"/>
        <w:jc w:val="both"/>
        <w:rPr>
          <w:del w:id="1373" w:author="Assessor GDSXSR" w:date="2026-10-29T16:56:04Z"/>
          <w:rFonts w:ascii="Arial" w:hAnsi="Arial" w:cs="Arial"/>
          <w:i/>
          <w:iCs/>
          <w:color w:val="000000" w:themeColor="text1"/>
          <w:sz w:val="26"/>
          <w:szCs w:val="26"/>
        </w:rPr>
      </w:pPr>
      <w:del w:id="1372" w:author="Assessor GDSXSR" w:date="2026-10-29T16:56:04Z">
        <w:r w:rsidRPr="00717B29">
          <w:rPr>
            <w:rFonts w:ascii="Arial" w:hAnsi="Arial" w:cs="Arial"/>
            <w:i/>
            <w:iCs/>
            <w:color w:val="000000" w:themeColor="text1"/>
            <w:sz w:val="26"/>
            <w:szCs w:val="26"/>
          </w:rPr>
          <w:delText>1. Os honorários constituem direito do advogado resultante do exercício da sua atividade profissional, sendo assim, são devidos durante o tempo em que atuou no processo. </w:delText>
        </w:r>
      </w:del>
    </w:p>
    <w:p w:rsidRPr="00717B29" w:rsidR="00717B29" w:rsidP="00717B29" w:rsidRDefault="00717B29" w14:paraId="4E057FD2" w14:textId="77777777">
      <w:pPr>
        <w:spacing w:after="0" w:line="360" w:lineRule="auto"/>
        <w:ind w:left="2268"/>
        <w:jc w:val="both"/>
        <w:rPr>
          <w:del w:id="1375" w:author="Assessor GDSXSR" w:date="2026-10-29T16:56:04Z"/>
          <w:rFonts w:ascii="Arial" w:hAnsi="Arial" w:cs="Arial"/>
          <w:i/>
          <w:iCs/>
          <w:color w:val="000000" w:themeColor="text1"/>
          <w:sz w:val="26"/>
          <w:szCs w:val="26"/>
        </w:rPr>
      </w:pPr>
      <w:del w:id="1374" w:author="Assessor GDSXSR" w:date="2026-10-29T16:56:04Z">
        <w:r w:rsidRPr="00717B29">
          <w:rPr>
            <w:rFonts w:ascii="Arial" w:hAnsi="Arial" w:cs="Arial"/>
            <w:i/>
            <w:iCs/>
            <w:color w:val="000000" w:themeColor="text1"/>
            <w:sz w:val="26"/>
            <w:szCs w:val="26"/>
          </w:rPr>
          <w:delText>2. Provido o pedido de arbitramento de honorários contratuais, impõe-se a condenação da parte ré ao pagamento das verbas sucumbenciais, em observância às regras dos artigos 85, § 2º, e 86, parágrafo único, do CPC. </w:delText>
        </w:r>
      </w:del>
    </w:p>
    <w:p w:rsidRPr="00717B29" w:rsidR="00717B29" w:rsidP="00717B29" w:rsidRDefault="00717B29" w14:paraId="188CAA08" w14:textId="24FC81DB">
      <w:pPr>
        <w:spacing w:after="0" w:line="360" w:lineRule="auto"/>
        <w:ind w:left="2268"/>
        <w:jc w:val="both"/>
        <w:rPr>
          <w:del w:id="1381" w:author="Assessor GDSXSR" w:date="2026-10-29T16:56:04Z"/>
          <w:rFonts w:ascii="Arial" w:hAnsi="Arial" w:cs="Arial"/>
          <w:i/>
          <w:iCs/>
          <w:color w:val="000000" w:themeColor="text1"/>
          <w:sz w:val="26"/>
          <w:szCs w:val="26"/>
        </w:rPr>
      </w:pPr>
      <w:del w:id="1376" w:author="Assessor GDSXSR" w:date="2026-10-29T16:56:04Z">
        <w:r w:rsidRPr="00717B29">
          <w:rPr>
            <w:rFonts w:ascii="Arial" w:hAnsi="Arial" w:cs="Arial"/>
            <w:i/>
            <w:iCs/>
            <w:color w:val="000000" w:themeColor="text1"/>
            <w:sz w:val="26"/>
            <w:szCs w:val="26"/>
          </w:rPr>
          <w:delText>3. Consoante entendimento do c. STJ, “a caracterização da sucumbência mínima não decorre da verificação de valores (quantum debeatur), mas do cotejamento do número de pedidos deferidos e indeferidos na pretensão proposta” (AgRg no AREsp 532.029/SP, Rel. Ministro OLINDO MENEZES (DESEMBARGADOR CONVOCADO DO TRF 1ª REGIÃO), PRIMEIRA TURMA, julgado em 01/12/2015, DJe 11/12/2015). </w:delText>
        </w:r>
      </w:del>
      <w:del w:id="1377" w:author="Assessor GDSXSR" w:date="2026-10-29T16:56:04Z">
        <w:r w:rsidR="00053B75">
          <w:rPr>
            <w:rFonts w:ascii="Arial" w:hAnsi="Arial" w:cs="Arial"/>
            <w:i/>
            <w:iCs/>
            <w:color w:val="000000" w:themeColor="text1"/>
            <w:sz w:val="26"/>
            <w:szCs w:val="26"/>
          </w:rPr>
          <w:delText xml:space="preserve">(...) </w:delText>
        </w:r>
      </w:del>
      <w:del w:id="1378" w:author="Assessor GDSXSR" w:date="2026-10-29T16:56:04Z">
        <w:r w:rsidRPr="00717B29">
          <w:rPr>
            <w:rFonts w:ascii="Arial" w:hAnsi="Arial" w:cs="Arial"/>
            <w:i/>
            <w:iCs/>
            <w:color w:val="000000" w:themeColor="text1"/>
            <w:sz w:val="26"/>
            <w:szCs w:val="26"/>
          </w:rPr>
          <w:delText>(</w:delText>
        </w:r>
      </w:del>
      <w:del w:id="1379" w:author="Assessor GDSXSR" w:date="2026-10-29T16:56:04Z">
        <w:r w:rsidRPr="00717B29">
          <w:rPr>
            <w:rFonts w:ascii="Arial" w:hAnsi="Arial" w:cs="Arial"/>
            <w:i/>
            <w:iCs/>
            <w:color w:val="000000" w:themeColor="text1"/>
            <w:sz w:val="26"/>
            <w:szCs w:val="26"/>
          </w:rPr>
          <w:delText>Acórdão 1830107</w:delText>
        </w:r>
      </w:del>
      <w:del w:id="1380" w:author="Assessor GDSXSR" w:date="2026-10-29T16:56:04Z">
        <w:r w:rsidRPr="00717B29">
          <w:rPr>
            <w:rFonts w:ascii="Arial" w:hAnsi="Arial" w:cs="Arial"/>
            <w:i/>
            <w:iCs/>
            <w:color w:val="000000" w:themeColor="text1"/>
            <w:sz w:val="26"/>
            <w:szCs w:val="26"/>
          </w:rPr>
          <w:delText>, 0704615-42.2022.8.07.0004, Relator(a): FÁTIMA RAFAEL, 3ª TURMA CÍVEL, data de julgamento: 07/03/2024, publicado no DJe: 25/03/2024.)</w:delText>
        </w:r>
      </w:del>
    </w:p>
    <w:p w:rsidR="00717B29" w:rsidP="0063409A" w:rsidRDefault="00717B29" w14:paraId="644D03D6" w14:textId="77777777">
      <w:pPr>
        <w:spacing w:after="0" w:line="360" w:lineRule="auto"/>
        <w:ind w:firstLine="2268"/>
        <w:jc w:val="both"/>
        <w:rPr>
          <w:del w:id="1382" w:author="Assessor GDSXSR" w:date="2026-10-29T16:56:04Z"/>
          <w:rFonts w:ascii="Arial" w:hAnsi="Arial" w:cs="Arial"/>
          <w:color w:val="000000" w:themeColor="text1"/>
          <w:sz w:val="28"/>
          <w:szCs w:val="28"/>
        </w:rPr>
      </w:pPr>
    </w:p>
    <w:p w:rsidRPr="0063409A" w:rsidR="0063409A" w:rsidP="0063409A" w:rsidRDefault="0063409A" w14:paraId="57CE2D19" w14:textId="68AA31F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Assim, deve ser afastada a sucumbência recíproca, impondo-se ao requerido a responsabilidade integral pelas custas processuais e pelos honorários advocatícios </w:t>
      </w:r>
      <w:ins w:id="1383" w:author="Assessor GDSXSR" w:date="2026-10-29T16:56:04Z">
        <w:r>
          <w:rPr>
            <w:rFonts w:ascii="Arial" w:hAnsi="Arial" w:cs="Arial"/>
            <w:color w:val="808080"/>
            <w:sz w:val="28"/>
            <w:szCs w:val="28"/>
          </w:rPr>
          <w:t xml:space="preserve">sucumbenciais, mantido o percentual </w:t>
        </w:r>
      </w:ins>
      <w:r>
        <w:rPr>
          <w:rFonts w:ascii="Arial" w:hAnsi="Arial" w:cs="Arial"/>
          <w:color w:val="000000" w:themeColor="text1"/>
          <w:sz w:val="28"/>
          <w:szCs w:val="28"/>
        </w:rPr>
        <w:t xml:space="preserve">de </w:t>
      </w:r>
      <w:del w:id="1384" w:author="Assessor GDSXSR" w:date="2026-10-29T16:56:04Z">
        <w:r>
          <w:rPr>
            <w:rFonts w:ascii="Arial" w:hAnsi="Arial" w:cs="Arial"/>
            <w:color w:val="000000" w:themeColor="text1"/>
            <w:sz w:val="28"/>
            <w:szCs w:val="28"/>
          </w:rPr>
          <w:delText xml:space="preserve">sucumbência</w:delText>
        </w:r>
      </w:del>
      <w:ins w:id="1385" w:author="Assessor GDSXSR" w:date="2026-10-29T16:56:04Z">
        <w:r>
          <w:rPr>
            <w:rFonts w:ascii="Arial" w:hAnsi="Arial" w:cs="Arial"/>
            <w:color w:val="808080"/>
            <w:sz w:val="28"/>
            <w:szCs w:val="28"/>
          </w:rPr>
          <w:t xml:space="preserve">10% fixado na origem sobre o valor da condenação (CPC 85 § 2º)</w:t>
        </w:r>
      </w:ins>
      <w:r>
        <w:rPr>
          <w:rFonts w:ascii="Arial" w:hAnsi="Arial" w:cs="Arial"/>
          <w:color w:val="000000" w:themeColor="text1"/>
          <w:sz w:val="28"/>
          <w:szCs w:val="28"/>
        </w:rPr>
        <w:t xml:space="preserve">.</w:t>
      </w:r>
    </w:p>
    <w:p w:rsidR="0063409A" w:rsidP="0063409A" w:rsidRDefault="0063409A" w14:paraId="33621EAD" w14:textId="77777777">
      <w:pPr>
        <w:spacing w:after="0" w:line="360" w:lineRule="auto"/>
        <w:ind w:firstLine="2268"/>
        <w:jc w:val="both"/>
        <w:rPr>
          <w:rFonts w:ascii="Arial" w:hAnsi="Arial" w:cs="Arial"/>
          <w:color w:val="000000" w:themeColor="text1"/>
          <w:sz w:val="28"/>
          <w:szCs w:val="28"/>
        </w:rPr>
      </w:pPr>
    </w:p>
    <w:p w:rsidR="0063409A" w:rsidP="0063409A" w:rsidRDefault="0063409A" w14:paraId="52639024" w14:textId="643A808A">
      <w:pPr>
        <w:spacing w:after="0" w:line="360" w:lineRule="auto"/>
        <w:ind w:firstLine="2268"/>
        <w:jc w:val="both"/>
        <w:rPr>
          <w:rFonts w:ascii="Arial" w:hAnsi="Arial" w:cs="Arial"/>
          <w:color w:val="000000" w:themeColor="text1"/>
          <w:sz w:val="28"/>
          <w:szCs w:val="28"/>
        </w:rPr>
      </w:pPr>
      <w:del w:id="1386" w:author="Assessor GDSXSR" w:date="2026-10-29T16:56:04Z">
        <w:r>
          <w:rPr>
            <w:rFonts w:ascii="Arial" w:hAnsi="Arial" w:cs="Arial"/>
            <w:color w:val="000000" w:themeColor="text1"/>
            <w:sz w:val="28"/>
            <w:szCs w:val="28"/>
          </w:rPr>
          <w:delText xml:space="preserve">Em</w:delText>
        </w:r>
      </w:del>
      <w:ins w:id="1387" w:author="Assessor GDSXSR" w:date="2026-10-29T16:56:04Z">
        <w:r>
          <w:rPr>
            <w:rFonts w:ascii="Arial" w:hAnsi="Arial" w:cs="Arial"/>
            <w:color w:val="808080"/>
            <w:sz w:val="28"/>
            <w:szCs w:val="28"/>
          </w:rPr>
          <w:t xml:space="preserve">Por</w:t>
        </w:r>
      </w:ins>
      <w:r>
        <w:rPr>
          <w:rFonts w:ascii="Arial" w:hAnsi="Arial" w:cs="Arial"/>
          <w:color w:val="000000" w:themeColor="text1"/>
          <w:sz w:val="28"/>
          <w:szCs w:val="28"/>
        </w:rPr>
        <w:t xml:space="preserve"> consequência, </w:t>
      </w:r>
      <w:del w:id="1388" w:author="Assessor GDSXSR" w:date="2026-10-29T16:56:04Z">
        <w:r>
          <w:rPr>
            <w:rFonts w:ascii="Arial" w:hAnsi="Arial" w:cs="Arial"/>
            <w:color w:val="000000" w:themeColor="text1"/>
            <w:sz w:val="28"/>
            <w:szCs w:val="28"/>
          </w:rPr>
          <w:delText xml:space="preserve">o</w:delText>
        </w:r>
      </w:del>
      <w:ins w:id="1389" w:author="Assessor GDSXSR" w:date="2026-10-29T16:56:04Z">
        <w:r>
          <w:rPr>
            <w:rFonts w:ascii="Arial" w:hAnsi="Arial" w:cs="Arial"/>
            <w:color w:val="808080"/>
            <w:sz w:val="28"/>
            <w:szCs w:val="28"/>
          </w:rPr>
          <w:t xml:space="preserve">fica</w:t>
        </w:r>
      </w:ins>
      <w:r>
        <w:rPr>
          <w:rFonts w:ascii="Arial" w:hAnsi="Arial" w:cs="Arial"/>
          <w:color w:val="000000" w:themeColor="text1"/>
          <w:sz w:val="28"/>
          <w:szCs w:val="28"/>
        </w:rPr>
        <w:t xml:space="preserve"> </w:t>
      </w:r>
      <w:del w:id="1390" w:author="Assessor GDSXSR" w:date="2026-10-29T16:56:04Z">
        <w:r>
          <w:rPr>
            <w:rFonts w:ascii="Arial" w:hAnsi="Arial" w:cs="Arial"/>
            <w:color w:val="000000" w:themeColor="text1"/>
            <w:sz w:val="28"/>
            <w:szCs w:val="28"/>
          </w:rPr>
          <w:delText xml:space="preserve">réu</w:delText>
        </w:r>
      </w:del>
      <w:ins w:id="1391" w:author="Assessor GDSXSR" w:date="2026-10-29T16:56:04Z">
        <w:r>
          <w:rPr>
            <w:rFonts w:ascii="Arial" w:hAnsi="Arial" w:cs="Arial"/>
            <w:color w:val="808080"/>
            <w:sz w:val="28"/>
            <w:szCs w:val="28"/>
          </w:rPr>
          <w:t xml:space="preserve">excluída</w:t>
        </w:r>
      </w:ins>
      <w:r>
        <w:rPr>
          <w:rFonts w:ascii="Arial" w:hAnsi="Arial" w:cs="Arial"/>
          <w:color w:val="000000" w:themeColor="text1"/>
          <w:sz w:val="28"/>
          <w:szCs w:val="28"/>
        </w:rPr>
        <w:t xml:space="preserve"> </w:t>
      </w:r>
      <w:del w:id="1392" w:author="Assessor GDSXSR" w:date="2026-10-29T16:56:04Z">
        <w:r>
          <w:rPr>
            <w:rFonts w:ascii="Arial" w:hAnsi="Arial" w:cs="Arial"/>
            <w:color w:val="000000" w:themeColor="text1"/>
            <w:sz w:val="28"/>
            <w:szCs w:val="28"/>
          </w:rPr>
          <w:delText xml:space="preserve">arcará</w:delText>
        </w:r>
      </w:del>
      <w:ins w:id="1393" w:author="Assessor GDSXSR" w:date="2026-10-29T16:56:04Z">
        <w:r>
          <w:rPr>
            <w:rFonts w:ascii="Arial" w:hAnsi="Arial" w:cs="Arial"/>
            <w:color w:val="808080"/>
            <w:sz w:val="28"/>
            <w:szCs w:val="28"/>
          </w:rPr>
          <w:t xml:space="preserve">a</w:t>
        </w:r>
      </w:ins>
      <w:r>
        <w:rPr>
          <w:rFonts w:ascii="Arial" w:hAnsi="Arial" w:cs="Arial"/>
          <w:color w:val="000000" w:themeColor="text1"/>
          <w:sz w:val="28"/>
          <w:szCs w:val="28"/>
        </w:rPr>
        <w:t xml:space="preserve"> </w:t>
      </w:r>
      <w:del w:id="1394" w:author="Assessor GDSXSR" w:date="2026-10-29T16:56:04Z">
        <w:r>
          <w:rPr>
            <w:rFonts w:ascii="Arial" w:hAnsi="Arial" w:cs="Arial"/>
            <w:color w:val="000000" w:themeColor="text1"/>
            <w:sz w:val="28"/>
            <w:szCs w:val="28"/>
          </w:rPr>
          <w:delText xml:space="preserve">integralmente</w:delText>
        </w:r>
      </w:del>
      <w:ins w:id="1395" w:author="Assessor GDSXSR" w:date="2026-10-29T16:56:04Z">
        <w:r>
          <w:rPr>
            <w:rFonts w:ascii="Arial" w:hAnsi="Arial" w:cs="Arial"/>
            <w:color w:val="808080"/>
            <w:sz w:val="28"/>
            <w:szCs w:val="28"/>
          </w:rPr>
          <w:t xml:space="preserve">condenação</w:t>
        </w:r>
      </w:ins>
      <w:r>
        <w:rPr>
          <w:rFonts w:ascii="Arial" w:hAnsi="Arial" w:cs="Arial"/>
          <w:color w:val="000000" w:themeColor="text1"/>
          <w:sz w:val="28"/>
          <w:szCs w:val="28"/>
        </w:rPr>
        <w:t xml:space="preserve"> </w:t>
      </w:r>
      <w:del w:id="1396" w:author="Assessor GDSXSR" w:date="2026-10-29T16:56:04Z">
        <w:r>
          <w:rPr>
            <w:rFonts w:ascii="Arial" w:hAnsi="Arial" w:cs="Arial"/>
            <w:color w:val="000000" w:themeColor="text1"/>
            <w:sz w:val="28"/>
            <w:szCs w:val="28"/>
          </w:rPr>
          <w:delText xml:space="preserve">com</w:delText>
        </w:r>
      </w:del>
      <w:ins w:id="1397" w:author="Assessor GDSXSR" w:date="2026-10-29T16:56:04Z">
        <w:r>
          <w:rPr>
            <w:rFonts w:ascii="Arial" w:hAnsi="Arial" w:cs="Arial"/>
            <w:color w:val="808080"/>
            <w:sz w:val="28"/>
            <w:szCs w:val="28"/>
          </w:rPr>
          <w:t xml:space="preserve">do</w:t>
        </w:r>
      </w:ins>
      <w:r>
        <w:rPr>
          <w:rFonts w:ascii="Arial" w:hAnsi="Arial" w:cs="Arial"/>
          <w:color w:val="000000" w:themeColor="text1"/>
          <w:sz w:val="28"/>
          <w:szCs w:val="28"/>
        </w:rPr>
        <w:t xml:space="preserve"> </w:t>
      </w:r>
      <w:del w:id="1398" w:author="Assessor GDSXSR" w:date="2026-10-29T16:56:04Z">
        <w:r>
          <w:rPr>
            <w:rFonts w:ascii="Arial" w:hAnsi="Arial" w:cs="Arial"/>
            <w:color w:val="000000" w:themeColor="text1"/>
            <w:sz w:val="28"/>
            <w:szCs w:val="28"/>
          </w:rPr>
          <w:delText xml:space="preserve">as</w:delText>
        </w:r>
      </w:del>
      <w:ins w:id="1399" w:author="Assessor GDSXSR" w:date="2026-10-29T16:56:04Z">
        <w:r>
          <w:rPr>
            <w:rFonts w:ascii="Arial" w:hAnsi="Arial" w:cs="Arial"/>
            <w:color w:val="808080"/>
            <w:sz w:val="28"/>
            <w:szCs w:val="28"/>
          </w:rPr>
          <w:t xml:space="preserve">autor</w:t>
        </w:r>
      </w:ins>
      <w:r>
        <w:rPr>
          <w:rFonts w:ascii="Arial" w:hAnsi="Arial" w:cs="Arial"/>
          <w:color w:val="000000" w:themeColor="text1"/>
          <w:sz w:val="28"/>
          <w:szCs w:val="28"/>
        </w:rPr>
        <w:t xml:space="preserve"> </w:t>
      </w:r>
      <w:del w:id="1400" w:author="Assessor GDSXSR" w:date="2026-10-29T16:56:04Z">
        <w:r>
          <w:rPr>
            <w:rFonts w:ascii="Arial" w:hAnsi="Arial" w:cs="Arial"/>
            <w:color w:val="000000" w:themeColor="text1"/>
            <w:sz w:val="28"/>
            <w:szCs w:val="28"/>
          </w:rPr>
          <w:delText xml:space="preserve">custas</w:delText>
        </w:r>
      </w:del>
      <w:ins w:id="1401" w:author="Assessor GDSXSR" w:date="2026-10-29T16:56:04Z">
        <w:r>
          <w:rPr>
            <w:rFonts w:ascii="Arial" w:hAnsi="Arial" w:cs="Arial"/>
            <w:color w:val="808080"/>
            <w:sz w:val="28"/>
            <w:szCs w:val="28"/>
          </w:rPr>
          <w:t xml:space="preserve">ao</w:t>
        </w:r>
      </w:ins>
      <w:r>
        <w:rPr>
          <w:rFonts w:ascii="Arial" w:hAnsi="Arial" w:cs="Arial"/>
          <w:color w:val="000000" w:themeColor="text1"/>
          <w:sz w:val="28"/>
          <w:szCs w:val="28"/>
        </w:rPr>
        <w:t xml:space="preserve"> </w:t>
      </w:r>
      <w:del w:id="1402" w:author="Assessor GDSXSR" w:date="2026-10-29T16:56:04Z">
        <w:r>
          <w:rPr>
            <w:rFonts w:ascii="Arial" w:hAnsi="Arial" w:cs="Arial"/>
            <w:color w:val="000000" w:themeColor="text1"/>
            <w:sz w:val="28"/>
            <w:szCs w:val="28"/>
          </w:rPr>
          <w:delText xml:space="preserve">processuais</w:delText>
        </w:r>
      </w:del>
      <w:ins w:id="1403" w:author="Assessor GDSXSR" w:date="2026-10-29T16:56:04Z">
        <w:r>
          <w:rPr>
            <w:rFonts w:ascii="Arial" w:hAnsi="Arial" w:cs="Arial"/>
            <w:color w:val="808080"/>
            <w:sz w:val="28"/>
            <w:szCs w:val="28"/>
          </w:rPr>
          <w:t xml:space="preserve">pagamento</w:t>
        </w:r>
      </w:ins>
      <w:r>
        <w:rPr>
          <w:rFonts w:ascii="Arial" w:hAnsi="Arial" w:cs="Arial"/>
          <w:color w:val="000000" w:themeColor="text1"/>
          <w:sz w:val="28"/>
          <w:szCs w:val="28"/>
        </w:rPr>
        <w:t xml:space="preserve"> </w:t>
      </w:r>
      <w:del w:id="1404" w:author="Assessor GDSXSR" w:date="2026-10-29T16:56:04Z">
        <w:r>
          <w:rPr>
            <w:rFonts w:ascii="Arial" w:hAnsi="Arial" w:cs="Arial"/>
            <w:color w:val="000000" w:themeColor="text1"/>
            <w:sz w:val="28"/>
            <w:szCs w:val="28"/>
          </w:rPr>
          <w:delText xml:space="preserve">e com os</w:delText>
        </w:r>
      </w:del>
      <w:ins w:id="1405" w:author="Assessor GDSXSR" w:date="2026-10-29T16:56:04Z">
        <w:r>
          <w:rPr>
            <w:rFonts w:ascii="Arial" w:hAnsi="Arial" w:cs="Arial"/>
            <w:color w:val="808080"/>
            <w:sz w:val="28"/>
            <w:szCs w:val="28"/>
          </w:rPr>
          <w:t xml:space="preserve">de</w:t>
        </w:r>
      </w:ins>
      <w:r>
        <w:rPr>
          <w:rFonts w:ascii="Arial" w:hAnsi="Arial" w:cs="Arial"/>
          <w:color w:val="000000" w:themeColor="text1"/>
          <w:sz w:val="28"/>
          <w:szCs w:val="28"/>
        </w:rPr>
        <w:t xml:space="preserve"> honorários advocatícios </w:t>
      </w:r>
      <w:del w:id="1406" w:author="Assessor GDSXSR" w:date="2026-10-29T16:56:04Z">
        <w:r>
          <w:rPr>
            <w:rFonts w:ascii="Arial" w:hAnsi="Arial" w:cs="Arial"/>
            <w:color w:val="000000" w:themeColor="text1"/>
            <w:sz w:val="28"/>
            <w:szCs w:val="28"/>
          </w:rPr>
          <w:delText xml:space="preserve">sucumbenciais,</w:delText>
        </w:r>
      </w:del>
      <w:ins w:id="1407" w:author="Assessor GDSXSR" w:date="2026-10-29T16:56:04Z">
        <w:r>
          <w:rPr>
            <w:rFonts w:ascii="Arial" w:hAnsi="Arial" w:cs="Arial"/>
            <w:color w:val="808080"/>
            <w:sz w:val="28"/>
            <w:szCs w:val="28"/>
          </w:rPr>
          <w:t xml:space="preserve">ao</w:t>
        </w:r>
      </w:ins>
      <w:r>
        <w:rPr>
          <w:rFonts w:ascii="Arial" w:hAnsi="Arial" w:cs="Arial"/>
          <w:color w:val="000000" w:themeColor="text1"/>
          <w:sz w:val="28"/>
          <w:szCs w:val="28"/>
        </w:rPr>
        <w:t xml:space="preserve"> </w:t>
      </w:r>
      <w:del w:id="1408" w:author="Assessor GDSXSR" w:date="2026-10-29T16:56:04Z">
        <w:r>
          <w:rPr>
            <w:rFonts w:ascii="Arial" w:hAnsi="Arial" w:cs="Arial"/>
            <w:color w:val="000000" w:themeColor="text1"/>
            <w:sz w:val="28"/>
            <w:szCs w:val="28"/>
          </w:rPr>
          <w:delText xml:space="preserve">mantido</w:delText>
        </w:r>
      </w:del>
      <w:ins w:id="1409" w:author="Assessor GDSXSR" w:date="2026-10-29T16:56:04Z">
        <w:r>
          <w:rPr>
            <w:rFonts w:ascii="Arial" w:hAnsi="Arial" w:cs="Arial"/>
            <w:color w:val="808080"/>
            <w:sz w:val="28"/>
            <w:szCs w:val="28"/>
          </w:rPr>
          <w:t xml:space="preserve">patrono</w:t>
        </w:r>
      </w:ins>
      <w:r>
        <w:rPr>
          <w:rFonts w:ascii="Arial" w:hAnsi="Arial" w:cs="Arial"/>
          <w:color w:val="000000" w:themeColor="text1"/>
          <w:sz w:val="28"/>
          <w:szCs w:val="28"/>
        </w:rPr>
        <w:t xml:space="preserve"> </w:t>
      </w:r>
      <w:del w:id="1410" w:author="Assessor GDSXSR" w:date="2026-10-29T16:56:04Z">
        <w:r>
          <w:rPr>
            <w:rFonts w:ascii="Arial" w:hAnsi="Arial" w:cs="Arial"/>
            <w:color w:val="000000" w:themeColor="text1"/>
            <w:sz w:val="28"/>
            <w:szCs w:val="28"/>
          </w:rPr>
          <w:delText xml:space="preserve">o</w:delText>
        </w:r>
      </w:del>
      <w:ins w:id="1411" w:author="Assessor GDSXSR" w:date="2026-10-29T16:56:04Z">
        <w:r>
          <w:rPr>
            <w:rFonts w:ascii="Arial" w:hAnsi="Arial" w:cs="Arial"/>
            <w:color w:val="808080"/>
            <w:sz w:val="28"/>
            <w:szCs w:val="28"/>
          </w:rPr>
          <w:t xml:space="preserve">do</w:t>
        </w:r>
      </w:ins>
      <w:r>
        <w:rPr>
          <w:rFonts w:ascii="Arial" w:hAnsi="Arial" w:cs="Arial"/>
          <w:color w:val="000000" w:themeColor="text1"/>
          <w:sz w:val="28"/>
          <w:szCs w:val="28"/>
        </w:rPr>
        <w:t xml:space="preserve"> </w:t>
      </w:r>
      <w:del w:id="1412" w:author="Assessor GDSXSR" w:date="2026-10-29T16:56:04Z">
        <w:r>
          <w:rPr>
            <w:rFonts w:ascii="Arial" w:hAnsi="Arial" w:cs="Arial"/>
            <w:color w:val="000000" w:themeColor="text1"/>
            <w:sz w:val="28"/>
            <w:szCs w:val="28"/>
          </w:rPr>
          <w:delText xml:space="preserve">percentual de 10% fixado na origem sobre o valor da condenação</w:delText>
        </w:r>
      </w:del>
      <w:ins w:id="1413" w:author="Assessor GDSXSR" w:date="2026-10-29T16:56:04Z">
        <w:r>
          <w:rPr>
            <w:rFonts w:ascii="Arial" w:hAnsi="Arial" w:cs="Arial"/>
            <w:color w:val="808080"/>
            <w:sz w:val="28"/>
            <w:szCs w:val="28"/>
          </w:rPr>
          <w:t xml:space="preserve">requerido</w:t>
        </w:r>
      </w:ins>
      <w:r>
        <w:rPr>
          <w:rFonts w:ascii="Arial" w:hAnsi="Arial" w:cs="Arial"/>
          <w:color w:val="000000" w:themeColor="text1"/>
          <w:sz w:val="28"/>
          <w:szCs w:val="28"/>
        </w:rPr>
        <w:t xml:space="preserve">.</w:t>
      </w:r>
    </w:p>
    <w:p w:rsidRPr="0063409A" w:rsidR="0063409A" w:rsidP="0063409A" w:rsidRDefault="0063409A" w14:paraId="62CDF93F" w14:textId="77777777">
      <w:pPr>
        <w:spacing w:after="0" w:line="360" w:lineRule="auto"/>
        <w:ind w:firstLine="2268"/>
        <w:jc w:val="both"/>
        <w:rPr>
          <w:rFonts w:ascii="Arial" w:hAnsi="Arial" w:cs="Arial"/>
          <w:color w:val="000000" w:themeColor="text1"/>
          <w:sz w:val="28"/>
          <w:szCs w:val="28"/>
        </w:rPr>
      </w:pPr>
    </w:p>
    <w:p w:rsidR="00CF6AD4" w:rsidP="00B26FA6" w:rsidRDefault="00CF6AD4" w14:paraId="1A914959" w14:textId="77777777">
      <w:pPr>
        <w:spacing w:after="0" w:line="360" w:lineRule="auto"/>
        <w:ind w:firstLine="2268"/>
        <w:jc w:val="both"/>
        <w:rPr>
          <w:rFonts w:ascii="Arial" w:hAnsi="Arial" w:cs="Arial"/>
          <w:color w:val="000000" w:themeColor="text1"/>
          <w:sz w:val="28"/>
          <w:szCs w:val="28"/>
        </w:rPr>
      </w:pPr>
    </w:p>
    <w:p w:rsidRPr="00D516B2" w:rsidR="002575ED" w:rsidP="002575ED" w:rsidRDefault="002575ED" w14:paraId="2E787D25" w14:textId="77777777">
      <w:pPr>
        <w:spacing w:after="0" w:line="360" w:lineRule="auto"/>
        <w:jc w:val="center"/>
        <w:rPr>
          <w:rFonts w:ascii="Arial" w:hAnsi="Arial" w:cs="Arial"/>
          <w:b/>
          <w:bCs/>
          <w:sz w:val="28"/>
          <w:szCs w:val="28"/>
        </w:rPr>
      </w:pPr>
      <w:r w:rsidRPr="00D516B2">
        <w:rPr>
          <w:rFonts w:ascii="Arial" w:hAnsi="Arial" w:cs="Arial"/>
          <w:b/>
          <w:bCs/>
          <w:sz w:val="28"/>
          <w:szCs w:val="28"/>
        </w:rPr>
        <w:t>DISPOSITIVO</w:t>
      </w:r>
    </w:p>
    <w:p w:rsidR="002575ED" w:rsidP="002575ED" w:rsidRDefault="002575ED" w14:paraId="5F65C523" w14:textId="77777777">
      <w:pPr>
        <w:spacing w:after="0" w:line="360" w:lineRule="auto"/>
        <w:ind w:firstLine="2268"/>
        <w:jc w:val="both"/>
        <w:rPr>
          <w:rFonts w:ascii="Arial" w:hAnsi="Arial" w:cs="Arial"/>
          <w:sz w:val="28"/>
          <w:szCs w:val="28"/>
        </w:rPr>
      </w:pPr>
    </w:p>
    <w:p w:rsidRPr="00AC20CA" w:rsidR="00AC20CA" w:rsidP="00AC20CA" w:rsidRDefault="002575ED" w14:paraId="4E3B8EBC" w14:textId="77777777">
      <w:pPr>
        <w:spacing w:after="0" w:line="360" w:lineRule="auto"/>
        <w:ind w:firstLine="2268"/>
        <w:jc w:val="both"/>
        <w:rPr>
          <w:rFonts w:ascii="Arial" w:hAnsi="Arial" w:cs="Arial"/>
          <w:color w:val="000000" w:themeColor="text1"/>
          <w:sz w:val="28"/>
          <w:szCs w:val="28"/>
        </w:rPr>
      </w:pPr>
      <w:commentRangeStart w:id="30"/>
      <w:r>
        <w:rPr>
          <w:rFonts w:ascii="Arial" w:hAnsi="Arial" w:cs="Arial"/>
          <w:sz w:val="28"/>
          <w:szCs w:val="28"/>
        </w:rPr>
        <w:t xml:space="preserve">Ante o exposto,</w:t>
      </w:r>
      <w:r>
        <w:rPr>
          <w:rFonts w:ascii="Arial" w:hAnsi="Arial" w:cs="Arial"/>
          <w:color w:val="000000" w:themeColor="text1"/>
          <w:sz w:val="28"/>
          <w:szCs w:val="28"/>
        </w:rPr>
        <w:t xml:space="preserve"> </w:t>
      </w:r>
      <w:r>
        <w:rPr>
          <w:rFonts w:ascii="Arial" w:hAnsi="Arial" w:cs="Arial"/>
          <w:color w:val="000000" w:themeColor="text1"/>
          <w:sz w:val="28"/>
          <w:szCs w:val="28"/>
        </w:rPr>
        <w:t xml:space="preserve">reiteradas as vênias, </w:t>
      </w:r>
      <w:del w:id="1414" w:author="Assessor GDSXSR" w:date="2026-10-29T16:56:04Z">
        <w:r>
          <w:rPr>
            <w:rFonts w:ascii="Arial" w:hAnsi="Arial" w:cs="Arial"/>
            <w:b/>
            <w:bCs/>
            <w:color w:val="000000" w:themeColor="text1"/>
            <w:sz w:val="28"/>
            <w:szCs w:val="28"/>
          </w:rPr>
          <w:delText xml:space="preserve">DOU</w:delText>
        </w:r>
      </w:del>
      <w:ins w:id="1415" w:author="Assessor GDSXSR" w:date="2026-10-29T16:56:04Z">
        <w:r>
          <w:rPr>
            <w:rFonts w:ascii="Arial" w:hAnsi="Arial" w:cs="Arial"/>
            <w:b/>
            <w:color w:val="808080"/>
            <w:sz w:val="28"/>
            <w:szCs w:val="28"/>
          </w:rPr>
          <w:t xml:space="preserve">dou</w:t>
        </w:r>
      </w:ins>
      <w:r>
        <w:rPr>
          <w:rFonts w:ascii="Arial" w:hAnsi="Arial" w:cs="Arial"/>
          <w:b/>
          <w:bCs/>
          <w:color w:val="000000" w:themeColor="text1"/>
          <w:sz w:val="28"/>
          <w:szCs w:val="28"/>
          <w:rPrChange w:id="1425" w:author="Assessor GDSXSR" w:date="2026-10-29T16:56:04Z">
            <w:rPr>
              <w:rFonts w:ascii="Arial" w:hAnsi="Arial" w:cs="Arial"/>
              <w:b/>
              <w:bCs/>
              <w:color w:val="000000" w:themeColor="text1"/>
              <w:sz w:val="28"/>
              <w:szCs w:val="28"/>
            </w:rPr>
          </w:rPrChange>
        </w:rPr>
        <w:t xml:space="preserve"> </w:t>
      </w:r>
      <w:del w:id="1416" w:author="Assessor GDSXSR" w:date="2026-10-29T16:56:04Z">
        <w:r>
          <w:rPr>
            <w:rFonts w:ascii="Arial" w:hAnsi="Arial" w:cs="Arial"/>
            <w:b/>
            <w:bCs/>
            <w:color w:val="000000" w:themeColor="text1"/>
            <w:sz w:val="28"/>
            <w:szCs w:val="28"/>
          </w:rPr>
          <w:delText xml:space="preserve">PARCIAL</w:delText>
        </w:r>
      </w:del>
      <w:ins w:id="1417" w:author="Assessor GDSXSR" w:date="2026-10-29T16:56:04Z">
        <w:r>
          <w:rPr>
            <w:rFonts w:ascii="Arial" w:hAnsi="Arial" w:cs="Arial"/>
            <w:b/>
            <w:bCs/>
            <w:color w:val="808080"/>
            <w:sz w:val="28"/>
            <w:szCs w:val="28"/>
          </w:rPr>
          <w:t xml:space="preserve">parcial</w:t>
        </w:r>
      </w:ins>
      <w:r>
        <w:rPr>
          <w:rFonts w:ascii="Arial" w:hAnsi="Arial" w:cs="Arial"/>
          <w:b/>
          <w:bCs/>
          <w:color w:val="000000" w:themeColor="text1"/>
          <w:sz w:val="28"/>
          <w:szCs w:val="28"/>
          <w:rPrChange w:id="1426" w:author="Assessor GDSXSR" w:date="2026-10-29T16:56:04Z">
            <w:rPr>
              <w:rFonts w:ascii="Arial" w:hAnsi="Arial" w:cs="Arial"/>
              <w:b/>
              <w:bCs/>
              <w:color w:val="000000" w:themeColor="text1"/>
              <w:sz w:val="28"/>
              <w:szCs w:val="28"/>
            </w:rPr>
          </w:rPrChange>
        </w:rPr>
        <w:t xml:space="preserve"> </w:t>
      </w:r>
      <w:del w:id="1418" w:author="Assessor GDSXSR" w:date="2026-10-29T16:56:04Z">
        <w:r>
          <w:rPr>
            <w:rFonts w:ascii="Arial" w:hAnsi="Arial" w:cs="Arial"/>
            <w:b/>
            <w:bCs/>
            <w:color w:val="000000" w:themeColor="text1"/>
            <w:sz w:val="28"/>
            <w:szCs w:val="28"/>
          </w:rPr>
          <w:delText xml:space="preserve">PROVIMENTO</w:delText>
        </w:r>
      </w:del>
      <w:ins w:id="1419" w:author="Assessor GDSXSR" w:date="2026-10-29T16:56:04Z">
        <w:r>
          <w:rPr>
            <w:rFonts w:ascii="Arial" w:hAnsi="Arial" w:cs="Arial"/>
            <w:b/>
            <w:bCs/>
            <w:color w:val="808080"/>
            <w:sz w:val="28"/>
            <w:szCs w:val="28"/>
          </w:rPr>
          <w:t xml:space="preserve">provimento</w:t>
        </w:r>
      </w:ins>
      <w:r>
        <w:rPr>
          <w:rFonts w:ascii="Arial" w:hAnsi="Arial" w:cs="Arial"/>
          <w:b/>
          <w:bCs/>
          <w:color w:val="000000" w:themeColor="text1"/>
          <w:sz w:val="28"/>
          <w:szCs w:val="28"/>
        </w:rPr>
        <w:t xml:space="preserve"> </w:t>
      </w:r>
      <w:r>
        <w:rPr>
          <w:rFonts w:ascii="Arial" w:hAnsi="Arial" w:cs="Arial"/>
          <w:color w:val="000000" w:themeColor="text1"/>
          <w:sz w:val="28"/>
          <w:szCs w:val="28"/>
        </w:rPr>
        <w:t xml:space="preserve">ao apelo</w:t>
      </w:r>
      <w:ins w:id="1420" w:author="Assessor GDSXSR" w:date="2026-10-29T16:56:04Z">
        <w:r>
          <w:rPr>
            <w:rFonts w:ascii="Arial" w:hAnsi="Arial" w:cs="Arial"/>
            <w:color w:val="808080"/>
            <w:sz w:val="28"/>
            <w:szCs w:val="28"/>
          </w:rPr>
          <w:t xml:space="preserve"> do autor, Mateus Martins Soares,</w:t>
        </w:r>
      </w:ins>
      <w:r>
        <w:rPr>
          <w:rFonts w:ascii="Arial" w:hAnsi="Arial" w:cs="Arial"/>
          <w:b/>
          <w:bCs/>
          <w:color w:val="000000" w:themeColor="text1"/>
          <w:sz w:val="28"/>
          <w:szCs w:val="28"/>
        </w:rPr>
        <w:t xml:space="preserve"> </w:t>
      </w:r>
      <w:r>
        <w:rPr>
          <w:rFonts w:ascii="Arial" w:hAnsi="Arial" w:cs="Arial"/>
          <w:color w:val="000000" w:themeColor="text1"/>
          <w:sz w:val="28"/>
          <w:szCs w:val="28"/>
        </w:rPr>
        <w:t xml:space="preserve">para afastar a sucumbência recíproca</w:t>
      </w:r>
      <w:del w:id="1421" w:author="Assessor GDSXSR" w:date="2026-10-29T16:56:04Z">
        <w:r>
          <w:rPr>
            <w:rFonts w:ascii="Arial" w:hAnsi="Arial" w:cs="Arial"/>
            <w:color w:val="000000" w:themeColor="text1"/>
            <w:sz w:val="28"/>
            <w:szCs w:val="28"/>
          </w:rPr>
          <w:delText xml:space="preserve"> e</w:delText>
        </w:r>
      </w:del>
      <w:ins w:id="1422" w:author="Assessor GDSXSR" w:date="2026-10-29T16:56:04Z">
        <w:r>
          <w:rPr>
            <w:rFonts w:ascii="Arial" w:hAnsi="Arial" w:cs="Arial"/>
            <w:color w:val="808080"/>
            <w:sz w:val="28"/>
            <w:szCs w:val="28"/>
          </w:rPr>
          <w:t xml:space="preserve">,</w:t>
        </w:r>
      </w:ins>
      <w:r>
        <w:rPr>
          <w:rFonts w:ascii="Arial" w:hAnsi="Arial" w:cs="Arial"/>
          <w:color w:val="000000" w:themeColor="text1"/>
          <w:sz w:val="28"/>
          <w:szCs w:val="28"/>
        </w:rPr>
        <w:t xml:space="preserve"> condenar </w:t>
      </w:r>
      <w:r>
        <w:rPr>
          <w:rFonts w:ascii="Arial" w:hAnsi="Arial" w:cs="Arial"/>
          <w:color w:val="000000" w:themeColor="text1"/>
          <w:sz w:val="28"/>
          <w:szCs w:val="28"/>
        </w:rPr>
        <w:t xml:space="preserve">o requerido ao pagamento integral das custas processuais e dos honorários advocatícios sucumbenciais</w:t>
      </w:r>
      <w:ins w:id="1423" w:author="Assessor GDSXSR" w:date="2026-10-29T16:56:04Z">
        <w:r>
          <w:rPr>
            <w:rFonts w:ascii="Arial" w:hAnsi="Arial" w:cs="Arial"/>
            <w:color w:val="808080"/>
            <w:sz w:val="28"/>
            <w:szCs w:val="28"/>
          </w:rPr>
          <w:t xml:space="preserve">,</w:t>
        </w:r>
      </w:ins>
      <w:r>
        <w:rPr>
          <w:rFonts w:ascii="Arial" w:hAnsi="Arial" w:cs="Arial"/>
          <w:color w:val="000000" w:themeColor="text1"/>
          <w:sz w:val="28"/>
          <w:szCs w:val="28"/>
        </w:rPr>
        <w:t xml:space="preserve"> fixados em 10% sobre o valor da condenação</w:t>
      </w:r>
      <w:ins w:id="1424" w:author="Assessor GDSXSR" w:date="2026-10-29T16:56:04Z">
        <w:r>
          <w:rPr>
            <w:rFonts w:ascii="Arial" w:hAnsi="Arial" w:cs="Arial"/>
            <w:color w:val="808080"/>
            <w:sz w:val="28"/>
            <w:szCs w:val="28"/>
          </w:rPr>
          <w:t xml:space="preserve">, e excluir a condenação do autor em honorários ao patrono do requerido</w:t>
        </w:r>
      </w:ins>
      <w:r>
        <w:rPr>
          <w:rFonts w:ascii="Arial" w:hAnsi="Arial" w:cs="Arial"/>
          <w:color w:val="000000" w:themeColor="text1"/>
          <w:sz w:val="28"/>
          <w:szCs w:val="28"/>
        </w:rPr>
        <w:t xml:space="preserve">.</w:t>
      </w:r>
      <w:commentRangeEnd w:id="30"/>
      <w:r>
        <w:rPr>
          <w:rStyle w:val="CommentReference"/>
        </w:rPr>
        <w:commentReference w:id="30"/>
      </w:r>
    </w:p>
    <w:p w:rsidRPr="0063409A" w:rsidR="0063409A" w:rsidP="0063409A" w:rsidRDefault="0063409A" w14:paraId="6CB3D151"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14CC8E5E" w14:textId="77777777">
      <w:pPr>
        <w:spacing w:after="0" w:line="360" w:lineRule="auto"/>
        <w:ind w:firstLine="2268"/>
        <w:jc w:val="both"/>
        <w:rPr>
          <w:rFonts w:ascii="Arial" w:hAnsi="Arial" w:cs="Arial"/>
          <w:color w:val="000000" w:themeColor="text1"/>
          <w:sz w:val="28"/>
          <w:szCs w:val="28"/>
        </w:rPr>
      </w:pPr>
      <w:del w:id="1427" w:author="Assessor GDSXSR" w:date="2026-10-29T16:56:04Z">
        <w:r>
          <w:rPr>
            <w:rFonts w:ascii="Arial" w:hAnsi="Arial" w:cs="Arial"/>
            <w:color w:val="000000" w:themeColor="text1"/>
            <w:sz w:val="28"/>
            <w:szCs w:val="28"/>
          </w:rPr>
          <w:delText xml:space="preserve">Deixo de majorar os</w:delText>
        </w:r>
      </w:del>
      <w:ins w:id="1428" w:author="Assessor GDSXSR" w:date="2026-10-29T16:56:04Z">
        <w:r>
          <w:rPr>
            <w:rFonts w:ascii="Arial" w:hAnsi="Arial" w:cs="Arial"/>
            <w:color w:val="808080"/>
            <w:sz w:val="28"/>
            <w:szCs w:val="28"/>
          </w:rPr>
          <w:t xml:space="preserve">Sem</w:t>
        </w:r>
      </w:ins>
      <w:commentRangeStart w:id="31"/>
      <w:r>
        <w:rPr>
          <w:rFonts w:ascii="Arial" w:hAnsi="Arial" w:cs="Arial"/>
          <w:color w:val="000000" w:themeColor="text1"/>
          <w:sz w:val="28"/>
          <w:szCs w:val="28"/>
        </w:rPr>
        <w:t xml:space="preserve"> honorários recursais</w:t>
      </w:r>
      <w:del w:id="1429" w:author="Assessor GDSXSR" w:date="2026-10-29T16:56:04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430" w:author="Assessor GDSXSR" w:date="2026-10-29T16:56:04Z">
        <w:r>
          <w:rPr>
            <w:rFonts w:ascii="Arial" w:hAnsi="Arial" w:cs="Arial"/>
            <w:color w:val="000000" w:themeColor="text1"/>
            <w:sz w:val="28"/>
            <w:szCs w:val="28"/>
          </w:rPr>
          <w:delText xml:space="preserve">tendo</w:delText>
        </w:r>
      </w:del>
      <w:ins w:id="1431" w:author="Assessor GDSXSR" w:date="2026-10-29T16:56:04Z">
        <w:r>
          <w:rPr>
            <w:rFonts w:ascii="Arial" w:hAnsi="Arial" w:cs="Arial"/>
            <w:color w:val="808080"/>
            <w:sz w:val="28"/>
            <w:szCs w:val="28"/>
          </w:rPr>
          <w:t xml:space="preserve">(CPC</w:t>
        </w:r>
      </w:ins>
      <w:r>
        <w:rPr>
          <w:rFonts w:ascii="Arial" w:hAnsi="Arial" w:cs="Arial"/>
          <w:color w:val="000000" w:themeColor="text1"/>
          <w:sz w:val="28"/>
          <w:szCs w:val="28"/>
        </w:rPr>
        <w:t xml:space="preserve"> </w:t>
      </w:r>
      <w:del w:id="1432" w:author="Assessor GDSXSR" w:date="2026-10-29T16:56:04Z">
        <w:r>
          <w:rPr>
            <w:rFonts w:ascii="Arial" w:hAnsi="Arial" w:cs="Arial"/>
            <w:color w:val="000000" w:themeColor="text1"/>
            <w:sz w:val="28"/>
            <w:szCs w:val="28"/>
          </w:rPr>
          <w:delText xml:space="preserve">em</w:delText>
        </w:r>
      </w:del>
      <w:ins w:id="1433" w:author="Assessor GDSXSR" w:date="2026-10-29T16:56:04Z">
        <w:r>
          <w:rPr>
            <w:rFonts w:ascii="Arial" w:hAnsi="Arial" w:cs="Arial"/>
            <w:color w:val="808080"/>
            <w:sz w:val="28"/>
            <w:szCs w:val="28"/>
          </w:rPr>
          <w:t xml:space="preserve">85</w:t>
        </w:r>
      </w:ins>
      <w:r>
        <w:rPr>
          <w:rFonts w:ascii="Arial" w:hAnsi="Arial" w:cs="Arial"/>
          <w:color w:val="000000" w:themeColor="text1"/>
          <w:sz w:val="28"/>
          <w:szCs w:val="28"/>
        </w:rPr>
        <w:t xml:space="preserve"> </w:t>
      </w:r>
      <w:del w:id="1434" w:author="Assessor GDSXSR" w:date="2026-10-29T16:56:04Z">
        <w:r>
          <w:rPr>
            <w:rFonts w:ascii="Arial" w:hAnsi="Arial" w:cs="Arial"/>
            <w:color w:val="000000" w:themeColor="text1"/>
            <w:sz w:val="28"/>
            <w:szCs w:val="28"/>
          </w:rPr>
          <w:delText xml:space="preserve">vista</w:delText>
        </w:r>
      </w:del>
      <w:ins w:id="1435" w:author="Assessor GDSXSR" w:date="2026-10-29T16:56:04Z">
        <w:r>
          <w:rPr>
            <w:rFonts w:ascii="Arial" w:hAnsi="Arial" w:cs="Arial"/>
            <w:color w:val="808080"/>
            <w:sz w:val="28"/>
            <w:szCs w:val="28"/>
          </w:rPr>
          <w:t xml:space="preserve">§</w:t>
        </w:r>
      </w:ins>
      <w:r>
        <w:rPr>
          <w:rFonts w:ascii="Arial" w:hAnsi="Arial" w:cs="Arial"/>
          <w:color w:val="000000" w:themeColor="text1"/>
          <w:sz w:val="28"/>
          <w:szCs w:val="28"/>
        </w:rPr>
        <w:t xml:space="preserve"> </w:t>
      </w:r>
      <w:del w:id="1436" w:author="Assessor GDSXSR" w:date="2026-10-29T16:56:04Z">
        <w:r>
          <w:rPr>
            <w:rFonts w:ascii="Arial" w:hAnsi="Arial" w:cs="Arial"/>
            <w:color w:val="000000" w:themeColor="text1"/>
            <w:sz w:val="28"/>
            <w:szCs w:val="28"/>
          </w:rPr>
          <w:delText xml:space="preserve">o parcial provimento do recurso</w:delText>
        </w:r>
      </w:del>
      <w:ins w:id="1437" w:author="Assessor GDSXSR" w:date="2026-10-29T16:56:04Z">
        <w:r>
          <w:rPr>
            <w:rFonts w:ascii="Arial" w:hAnsi="Arial" w:cs="Arial"/>
            <w:color w:val="808080"/>
            <w:sz w:val="28"/>
            <w:szCs w:val="28"/>
          </w:rPr>
          <w:t xml:space="preserve">11)</w:t>
        </w:r>
      </w:ins>
      <w:r>
        <w:rPr>
          <w:rFonts w:ascii="Arial" w:hAnsi="Arial" w:cs="Arial"/>
          <w:color w:val="000000" w:themeColor="text1"/>
          <w:sz w:val="28"/>
          <w:szCs w:val="28"/>
        </w:rPr>
        <w:t xml:space="preserve">.</w:t>
      </w:r>
      <w:commentRangeEnd w:id="31"/>
      <w:r>
        <w:rPr>
          <w:rStyle w:val="CommentReference"/>
        </w:rPr>
        <w:commentReference w:id="31"/>
      </w:r>
    </w:p>
    <w:p w:rsidR="002575ED" w:rsidP="002575ED" w:rsidRDefault="002575ED" w14:paraId="283834BF" w14:textId="77777777">
      <w:pPr>
        <w:spacing w:after="0" w:line="360" w:lineRule="auto"/>
        <w:ind w:firstLine="2268"/>
        <w:jc w:val="both"/>
        <w:rPr>
          <w:rFonts w:ascii="Arial" w:hAnsi="Arial" w:cs="Arial"/>
          <w:sz w:val="28"/>
          <w:szCs w:val="28"/>
        </w:rPr>
      </w:pPr>
    </w:p>
    <w:p w:rsidR="002575ED" w:rsidP="002575ED" w:rsidRDefault="002575ED" w14:paraId="27EDC5E0" w14:textId="77777777">
      <w:pPr>
        <w:spacing w:after="0" w:line="360" w:lineRule="auto"/>
        <w:ind w:firstLine="2268"/>
        <w:jc w:val="both"/>
        <w:rPr>
          <w:rFonts w:ascii="Arial" w:hAnsi="Arial" w:cs="Arial"/>
          <w:sz w:val="28"/>
          <w:szCs w:val="28"/>
        </w:rPr>
      </w:pPr>
      <w:r>
        <w:rPr>
          <w:rFonts w:ascii="Arial" w:hAnsi="Arial" w:cs="Arial"/>
          <w:sz w:val="28"/>
          <w:szCs w:val="28"/>
        </w:rPr>
        <w:t>É como voto.</w:t>
      </w:r>
    </w:p>
    <w:p w:rsidR="002575ED" w:rsidP="002575ED" w:rsidRDefault="002575ED" w14:paraId="67CCE38F" w14:textId="77777777">
      <w:pPr>
        <w:rPr>
          <w:rFonts w:ascii="Arial" w:hAnsi="Arial" w:cs="Arial"/>
          <w:sz w:val="28"/>
          <w:szCs w:val="28"/>
        </w:rPr>
      </w:pPr>
      <w:r>
        <w:rPr>
          <w:rFonts w:ascii="Arial" w:hAnsi="Arial" w:cs="Arial"/>
          <w:sz w:val="28"/>
          <w:szCs w:val="28"/>
        </w:rPr>
        <w:br w:type="page"/>
      </w:r>
    </w:p>
    <w:p w:rsidR="002575ED" w:rsidP="002575ED" w:rsidRDefault="002575ED" w14:paraId="3A42E634" w14:textId="77777777">
      <w:pPr>
        <w:pStyle w:val="PargrafodaLista"/>
        <w:spacing w:after="0" w:line="360" w:lineRule="auto"/>
        <w:ind w:left="0"/>
        <w:jc w:val="both"/>
        <w:rPr>
          <w:rFonts w:ascii="Arial" w:hAnsi="Arial" w:cs="Arial"/>
          <w:sz w:val="28"/>
          <w:szCs w:val="28"/>
        </w:rPr>
      </w:pPr>
    </w:p>
    <w:p w:rsidR="002575ED" w:rsidP="002575ED" w:rsidRDefault="002575ED" w14:paraId="33861908" w14:textId="77777777">
      <w:pPr>
        <w:spacing w:after="0" w:line="360" w:lineRule="auto"/>
        <w:jc w:val="both"/>
        <w:rPr>
          <w:rFonts w:ascii="Arial" w:hAnsi="Arial" w:cs="Arial"/>
          <w:sz w:val="28"/>
          <w:szCs w:val="28"/>
        </w:rPr>
      </w:pPr>
    </w:p>
    <w:p w:rsidRPr="002575ED" w:rsidR="002575ED" w:rsidP="002575ED" w:rsidRDefault="002575ED" w14:paraId="0803A5BB" w14:textId="77777777">
      <w:pPr>
        <w:ind w:right="-96"/>
        <w:jc w:val="both"/>
        <w:rPr>
          <w:b/>
          <w:color w:val="008000"/>
        </w:rPr>
      </w:pPr>
      <w:r w:rsidRPr="002575ED">
        <w:rPr>
          <w:b/>
          <w:color w:val="008000"/>
        </w:rPr>
        <w:t xml:space="preserve">Número do processo: </w:t>
      </w:r>
      <w:hyperlink w:tooltip="Clique com o botão direito para copiar" w:history="1" r:id="rId15">
        <w:r w:rsidRPr="002575ED">
          <w:rPr>
            <w:rStyle w:val="Hyperlink"/>
            <w:b/>
          </w:rPr>
          <w:t>0721087-88.2026.8.07.0001</w:t>
        </w:r>
      </w:hyperlink>
    </w:p>
    <w:p w:rsidRPr="002575ED" w:rsidR="002575ED" w:rsidP="002575ED" w:rsidRDefault="002575ED" w14:paraId="0EF99DC0" w14:textId="77777777">
      <w:pPr>
        <w:ind w:right="-96"/>
        <w:jc w:val="both"/>
        <w:rPr>
          <w:b/>
          <w:color w:val="008000"/>
        </w:rPr>
      </w:pPr>
      <w:r w:rsidRPr="002575ED">
        <w:rPr>
          <w:b/>
          <w:color w:val="008000"/>
        </w:rPr>
        <w:t>Classe judicial: PROCEDIMENTO COMUM CÍVEL (7)</w:t>
      </w:r>
    </w:p>
    <w:p w:rsidRPr="002575ED" w:rsidR="002575ED" w:rsidP="002575ED" w:rsidRDefault="002575ED" w14:paraId="192585AD" w14:textId="77777777">
      <w:pPr>
        <w:ind w:right="-96"/>
        <w:jc w:val="both"/>
        <w:rPr>
          <w:b/>
          <w:color w:val="008000"/>
        </w:rPr>
      </w:pPr>
      <w:r w:rsidRPr="002575ED">
        <w:rPr>
          <w:b/>
          <w:color w:val="008000"/>
        </w:rPr>
        <w:t>REQUERENTE: MATEUS MARTINS SOARES</w:t>
      </w:r>
    </w:p>
    <w:p w:rsidRPr="002575ED" w:rsidR="002575ED" w:rsidP="002575ED" w:rsidRDefault="002575ED" w14:paraId="4F85F6CB" w14:textId="77777777">
      <w:pPr>
        <w:ind w:right="-96"/>
        <w:jc w:val="both"/>
        <w:rPr>
          <w:b/>
          <w:color w:val="008000"/>
        </w:rPr>
      </w:pPr>
      <w:r w:rsidRPr="002575ED">
        <w:rPr>
          <w:b/>
          <w:color w:val="008000"/>
        </w:rPr>
        <w:t>REQUERIDO: ARNALDO PASTOR CRUZ JUNIOR</w:t>
      </w:r>
    </w:p>
    <w:p w:rsidRPr="002575ED" w:rsidR="002575ED" w:rsidP="002575ED" w:rsidRDefault="002575ED" w14:paraId="6159A562" w14:textId="77777777">
      <w:pPr>
        <w:ind w:right="-96"/>
        <w:jc w:val="both"/>
        <w:rPr>
          <w:b/>
          <w:color w:val="008000"/>
        </w:rPr>
      </w:pPr>
      <w:r w:rsidRPr="002575ED">
        <w:rPr>
          <w:b/>
          <w:bCs/>
          <w:color w:val="008000"/>
        </w:rPr>
        <w:t>SENTENÇA</w:t>
      </w:r>
    </w:p>
    <w:p w:rsidRPr="002575ED" w:rsidR="002575ED" w:rsidP="002575ED" w:rsidRDefault="002575ED" w14:paraId="472A800F" w14:textId="77777777">
      <w:pPr>
        <w:ind w:right="-96"/>
        <w:jc w:val="both"/>
        <w:rPr>
          <w:b/>
          <w:color w:val="008000"/>
        </w:rPr>
      </w:pPr>
      <w:r w:rsidRPr="002575ED">
        <w:rPr>
          <w:b/>
          <w:color w:val="008000"/>
        </w:rPr>
        <w:t> </w:t>
      </w:r>
    </w:p>
    <w:p w:rsidRPr="002575ED" w:rsidR="002575ED" w:rsidP="002575ED" w:rsidRDefault="002575ED" w14:paraId="447FA906" w14:textId="77777777">
      <w:pPr>
        <w:ind w:right="-96"/>
        <w:jc w:val="both"/>
        <w:rPr>
          <w:b/>
          <w:color w:val="008000"/>
        </w:rPr>
      </w:pPr>
      <w:r w:rsidRPr="002575ED">
        <w:rPr>
          <w:b/>
          <w:color w:val="008000"/>
        </w:rPr>
        <w:t>Trata-se de "ação de arbitramento de honorários advocatícios" ajuizada por MATEUS MARTINS SOARES contra ARNALDO PASTOR CRUZ JUNIOR</w:t>
      </w:r>
    </w:p>
    <w:p w:rsidRPr="002575ED" w:rsidR="002575ED" w:rsidP="002575ED" w:rsidRDefault="002575ED" w14:paraId="70842265" w14:textId="77777777">
      <w:pPr>
        <w:ind w:right="-96"/>
        <w:jc w:val="both"/>
        <w:rPr>
          <w:b/>
          <w:color w:val="008000"/>
        </w:rPr>
      </w:pPr>
      <w:r w:rsidRPr="002575ED">
        <w:rPr>
          <w:b/>
          <w:color w:val="008000"/>
        </w:rPr>
        <w:t xml:space="preserve">O autor afirma ter sido contratado pelo réu para a prestação de serviços advocatícios em demanda judicial que culminou no cumprimento de sentença contra a Fazenda Pública nº </w:t>
      </w:r>
      <w:hyperlink w:tooltip="Clique com o botão direito para copiar" w:history="1" r:id="rId16">
        <w:r w:rsidRPr="002575ED">
          <w:rPr>
            <w:rStyle w:val="Hyperlink"/>
            <w:b/>
          </w:rPr>
          <w:t>0703994-32.2024.8.07.0018</w:t>
        </w:r>
      </w:hyperlink>
      <w:r w:rsidRPr="002575ED">
        <w:rPr>
          <w:b/>
          <w:color w:val="008000"/>
        </w:rPr>
        <w:t>, em trâmite perante a 1ª Vara da Fazenda Pública do Distrito Federal.</w:t>
      </w:r>
    </w:p>
    <w:p w:rsidRPr="002575ED" w:rsidR="002575ED" w:rsidP="002575ED" w:rsidRDefault="002575ED" w14:paraId="18286704" w14:textId="77777777">
      <w:pPr>
        <w:ind w:right="-96"/>
        <w:jc w:val="both"/>
        <w:rPr>
          <w:b/>
          <w:color w:val="008000"/>
        </w:rPr>
      </w:pPr>
      <w:r w:rsidRPr="002575ED">
        <w:rPr>
          <w:b/>
          <w:color w:val="008000"/>
        </w:rPr>
        <w:t>Alega que, desde o início da relação profissional, teria sido pactuado verbalmente entre as partes o pagamento de honorários contratuais equivalentes a 20% (vinte por cento) sobre o valor total a ser recebido pelo réu no processo principal, referente ao crédito principal. Sustenta que essa porcentagem teria sido confessada em troca de mensagens entre advogado e cliente.</w:t>
      </w:r>
    </w:p>
    <w:p w:rsidRPr="002575ED" w:rsidR="002575ED" w:rsidP="002575ED" w:rsidRDefault="002575ED" w14:paraId="6104D4B3" w14:textId="77777777">
      <w:pPr>
        <w:ind w:right="-96"/>
        <w:jc w:val="both"/>
        <w:rPr>
          <w:b/>
          <w:color w:val="008000"/>
        </w:rPr>
      </w:pPr>
      <w:r w:rsidRPr="002575ED">
        <w:rPr>
          <w:b/>
          <w:color w:val="008000"/>
        </w:rPr>
        <w:t xml:space="preserve">Aduz que desempenhou, juntamente com sua equipe, trabalho diligente e eficaz na defesa dos interesses do réu, o que teria resultado no reconhecimento do direito deste e na apuração de crédito significativo em seu favor, culminando com cálculo judicial elaborado no processo nº </w:t>
      </w:r>
      <w:hyperlink w:tooltip="Clique com o botão direito para copiar" w:history="1" r:id="rId17">
        <w:r w:rsidRPr="002575ED">
          <w:rPr>
            <w:rStyle w:val="Hyperlink"/>
            <w:b/>
          </w:rPr>
          <w:t>0703994-32.2024.8.07.0018</w:t>
        </w:r>
      </w:hyperlink>
      <w:r w:rsidRPr="002575ED">
        <w:rPr>
          <w:b/>
          <w:color w:val="008000"/>
        </w:rPr>
        <w:t>, no valor total de R$ 761.126,93 (setecentos e sessenta e um mil, cento e vinte e seis reais e noventa e três centavos), com data-base em 09/03/2026.</w:t>
      </w:r>
    </w:p>
    <w:p w:rsidRPr="002575ED" w:rsidR="002575ED" w:rsidP="002575ED" w:rsidRDefault="002575ED" w14:paraId="1160C57A" w14:textId="77777777">
      <w:pPr>
        <w:ind w:right="-96"/>
        <w:jc w:val="both"/>
        <w:rPr>
          <w:b/>
          <w:color w:val="008000"/>
        </w:rPr>
      </w:pPr>
      <w:r w:rsidRPr="002575ED">
        <w:rPr>
          <w:b/>
          <w:color w:val="008000"/>
        </w:rPr>
        <w:t>Afirma que, após o reconhecimento e a quantificação do crédito, buscou formalizar por escrito o contrato de honorários, com o objetivo de conferir segurança jurídica à relação profissional e viabilizar o pedido de destaque dos honorários contratuais nos autos do cumprimento de sentença. Conudo, que o réu se recusou injustificadamente a assinar o instrumento contratual, apesar das tentativas de solução amigável.</w:t>
      </w:r>
    </w:p>
    <w:p w:rsidRPr="002575ED" w:rsidR="002575ED" w:rsidP="002575ED" w:rsidRDefault="002575ED" w14:paraId="488482C1" w14:textId="77777777">
      <w:pPr>
        <w:ind w:right="-96"/>
        <w:jc w:val="both"/>
        <w:rPr>
          <w:b/>
          <w:color w:val="008000"/>
        </w:rPr>
      </w:pPr>
      <w:r w:rsidRPr="002575ED">
        <w:rPr>
          <w:b/>
          <w:color w:val="008000"/>
        </w:rPr>
        <w:t>Assevera que a recusa do réu em formalizar o contrato teria gerado insegurança e desequilíbrio na relação profissional, ocasionando quebra de confiança entre cliente e advogado. Diante disso, afirma que não teve alternativa senão renunciar ao mandato que lhe havia sido conferido, o que teria sido comunicado ao réu em 03/03/2026.</w:t>
      </w:r>
    </w:p>
    <w:p w:rsidRPr="002575ED" w:rsidR="002575ED" w:rsidP="002575ED" w:rsidRDefault="002575ED" w14:paraId="1E99111D" w14:textId="77777777">
      <w:pPr>
        <w:ind w:right="-96"/>
        <w:jc w:val="both"/>
        <w:rPr>
          <w:b/>
          <w:color w:val="008000"/>
        </w:rPr>
      </w:pPr>
      <w:r w:rsidRPr="002575ED">
        <w:rPr>
          <w:b/>
          <w:color w:val="008000"/>
        </w:rPr>
        <w:t>Sustenta que, embora tenha renunciado ao mandato, os serviços advocatícios já haviam sido efetivamente prestados e teriam contribuído para a conclusão exitosa do trabalho, com reconhecimento e quantificação do crédito do réu. Por essa razão, defende fazer jus ao recebimento dos honorários contratuais incidentes sobre o valor final devido ao cliente, os quais deveriam ser pagos quando da expedição do precatório.</w:t>
      </w:r>
    </w:p>
    <w:p w:rsidRPr="002575ED" w:rsidR="002575ED" w:rsidP="002575ED" w:rsidRDefault="002575ED" w14:paraId="713247B2" w14:textId="77777777">
      <w:pPr>
        <w:ind w:right="-96"/>
        <w:jc w:val="both"/>
        <w:rPr>
          <w:b/>
          <w:color w:val="008000"/>
        </w:rPr>
      </w:pPr>
      <w:r w:rsidRPr="002575ED">
        <w:rPr>
          <w:b/>
          <w:color w:val="008000"/>
        </w:rPr>
        <w:t>Esclarece que, diante da recusa de formalização contratual, tornou-se inviável requerer o destaque dos honorários nos autos do cumprimento de sentença, razão pela qual busca o arbitramento judicial da verba.</w:t>
      </w:r>
    </w:p>
    <w:p w:rsidRPr="002575ED" w:rsidR="002575ED" w:rsidP="002575ED" w:rsidRDefault="002575ED" w14:paraId="30F5606A" w14:textId="77777777">
      <w:pPr>
        <w:ind w:right="-96"/>
        <w:jc w:val="both"/>
        <w:rPr>
          <w:b/>
          <w:color w:val="008000"/>
        </w:rPr>
      </w:pPr>
      <w:r w:rsidRPr="002575ED">
        <w:rPr>
          <w:b/>
          <w:color w:val="008000"/>
        </w:rPr>
        <w:t>Como fundamento jurídico, invoca o art. 22, § 2º, da Lei nº 8.906/1994, sustentando que, na falta de estipulação formal ou acordo escrito, os honorários podem ser fixados por arbitramento judicial em retribuição aos serviços profissionais efetivamente prestados. Também invoca os arts. 85 e seguintes do Código de Processo Civil e a Lei nº 15.109/2025, afirmando que referida norma dispensa o advogado do adiantamento de custas processuais em ações de cobrança de honorários advocatícios, cabendo ao réu ou executado suprir, ao final, o pagamento, caso tenha dado causa à lide.</w:t>
      </w:r>
    </w:p>
    <w:p w:rsidRPr="002575ED" w:rsidR="002575ED" w:rsidP="002575ED" w:rsidRDefault="002575ED" w14:paraId="508099F3" w14:textId="77777777">
      <w:pPr>
        <w:ind w:right="-96"/>
        <w:jc w:val="both"/>
        <w:rPr>
          <w:b/>
          <w:color w:val="008000"/>
        </w:rPr>
      </w:pPr>
      <w:r w:rsidRPr="002575ED">
        <w:rPr>
          <w:b/>
          <w:color w:val="008000"/>
        </w:rPr>
        <w:t xml:space="preserve">Requer a procedência do pedido para que sejam arbitrados honorários advocatícios contratuais pelo trabalho prestado no processo nº </w:t>
      </w:r>
      <w:hyperlink w:tooltip="Clique com o botão direito para copiar" w:history="1" r:id="rId18">
        <w:r w:rsidRPr="002575ED">
          <w:rPr>
            <w:rStyle w:val="Hyperlink"/>
            <w:b/>
          </w:rPr>
          <w:t>0703994-32.2024.8.07.0018</w:t>
        </w:r>
      </w:hyperlink>
      <w:r w:rsidRPr="002575ED">
        <w:rPr>
          <w:b/>
          <w:color w:val="008000"/>
        </w:rPr>
        <w:t>, em percentual não inferior a 20% (vinte por cento), incidente sobre o valor atualizado do crédito obtido pelo réu, indicado na inicial como R$ 761.126,93 (setecentos e sessenta e um mil, cento e vinte e seis reais e noventa e três centavos), em 09/03/2026.</w:t>
      </w:r>
    </w:p>
    <w:p w:rsidRPr="002575ED" w:rsidR="002575ED" w:rsidP="002575ED" w:rsidRDefault="002575ED" w14:paraId="709ED824" w14:textId="77777777">
      <w:pPr>
        <w:ind w:right="-96"/>
        <w:jc w:val="both"/>
        <w:rPr>
          <w:b/>
          <w:color w:val="008000"/>
        </w:rPr>
      </w:pPr>
      <w:r w:rsidRPr="002575ED">
        <w:rPr>
          <w:b/>
          <w:color w:val="008000"/>
        </w:rPr>
        <w:t>Protesta pela produção de todas as provas em direito admitidas, especialmente documental, com juntada de documentos do processo principal, e-mails e mensagens trocadas entre as partes, além de prova testemunhal e pericial, se necessário, para comprovar a efetividade dos serviços prestados e o valor do proveito econômico obtido.</w:t>
      </w:r>
    </w:p>
    <w:p w:rsidRPr="002575ED" w:rsidR="002575ED" w:rsidP="002575ED" w:rsidRDefault="002575ED" w14:paraId="18D6C741" w14:textId="77777777">
      <w:pPr>
        <w:ind w:right="-96"/>
        <w:jc w:val="both"/>
        <w:rPr>
          <w:b/>
          <w:color w:val="008000"/>
        </w:rPr>
      </w:pPr>
      <w:r w:rsidRPr="002575ED">
        <w:rPr>
          <w:b/>
          <w:color w:val="008000"/>
        </w:rPr>
        <w:t xml:space="preserve">Determinada a emenda a petição inicial, ID. </w:t>
      </w:r>
      <w:hyperlink w:tgtFrame="_blank" w:tooltip="Clique com o botão direito para copiar" w:history="1" r:id="rId19">
        <w:r w:rsidRPr="002575ED">
          <w:rPr>
            <w:rStyle w:val="Hyperlink"/>
            <w:b/>
          </w:rPr>
          <w:t>273324611</w:t>
        </w:r>
      </w:hyperlink>
      <w:r w:rsidRPr="002575ED">
        <w:rPr>
          <w:b/>
          <w:color w:val="008000"/>
        </w:rPr>
        <w:t xml:space="preserve">, o autor juntou a manifestação de ID. </w:t>
      </w:r>
      <w:hyperlink w:tgtFrame="_blank" w:tooltip="Clique com o botão direito para copiar" w:history="1" r:id="rId20">
        <w:r w:rsidRPr="002575ED">
          <w:rPr>
            <w:rStyle w:val="Hyperlink"/>
            <w:b/>
          </w:rPr>
          <w:t>273971349</w:t>
        </w:r>
      </w:hyperlink>
      <w:r w:rsidRPr="002575ED">
        <w:rPr>
          <w:b/>
          <w:color w:val="008000"/>
        </w:rPr>
        <w:t xml:space="preserve">, na qual o autor esclareceu que a pretensão deduzida tem por objeto imediato o arbitramento judicial dos honorários advocatícios devidos em razão dos serviços prestados ao requerido, para fins de constituição de título executivo judicial líquido e posterior reserva de crédito em cumprimento de sentença autônomo. Sustentou que a liquidez conferida pelo arbitramento seria pressuposto necessário para o exercício da faculdade prevista no art. 22, § 4º, da Lei nº 8.906/1994, consistente no destaque dos honorários nos autos do Cumprimento de Sentença nº </w:t>
      </w:r>
      <w:hyperlink w:tooltip="Clique com o botão direito para copiar" w:history="1" r:id="rId21">
        <w:r w:rsidRPr="002575ED">
          <w:rPr>
            <w:rStyle w:val="Hyperlink"/>
            <w:b/>
          </w:rPr>
          <w:t>0741279-13.2021.8.07.0001</w:t>
        </w:r>
      </w:hyperlink>
      <w:r w:rsidRPr="002575ED">
        <w:rPr>
          <w:b/>
          <w:color w:val="008000"/>
        </w:rPr>
        <w:t>, em trâmite perante a 5ª Vara da Fazenda Pública do Distrito Federal.</w:t>
      </w:r>
    </w:p>
    <w:p w:rsidRPr="002575ED" w:rsidR="002575ED" w:rsidP="002575ED" w:rsidRDefault="002575ED" w14:paraId="02A6CAEE" w14:textId="77777777">
      <w:pPr>
        <w:ind w:right="-96"/>
        <w:jc w:val="both"/>
        <w:rPr>
          <w:b/>
          <w:color w:val="008000"/>
        </w:rPr>
      </w:pPr>
      <w:r w:rsidRPr="002575ED">
        <w:rPr>
          <w:b/>
          <w:color w:val="008000"/>
        </w:rPr>
        <w:t>Defendeu não haver condição suspensiva impeditiva da fixação do valor devido, pois o interesse processual seria atual e urgente, diante da necessidade de prévia definição judicial do quantum para viabilizar a reserva do crédito no processo que tramita perante a Vara da Fazenda Pública. Acrescentou que a demora na fixação do título líquido poderia colocar em risco a satisfação do crédito, especialmente diante da iminência de expedição de precatórios ou RPVs no processo principal.</w:t>
      </w:r>
    </w:p>
    <w:p w:rsidRPr="002575ED" w:rsidR="002575ED" w:rsidP="002575ED" w:rsidRDefault="002575ED" w14:paraId="53C3B66B" w14:textId="77777777">
      <w:pPr>
        <w:ind w:right="-96"/>
        <w:jc w:val="both"/>
        <w:rPr>
          <w:b/>
          <w:color w:val="008000"/>
        </w:rPr>
      </w:pPr>
      <w:r w:rsidRPr="002575ED">
        <w:rPr>
          <w:b/>
          <w:color w:val="008000"/>
        </w:rPr>
        <w:t>Requereu o recebimento da emenda à inicial, com sua integração à petição inicial para todos os fins de direito, bem como o regular prosseguimento do feito, com a citação da parte requerida para apresentação de contestação. No mérito, postulou a procedência dos pedidos para arbitrar judicialmente os honorários advocatícios em seu favor no patamar de 20% (vinte por cento) sobre o proveito econômico obtido na demanda originária, apontando o montante de R$ 152.225,38 (cento e cinquenta e dois mil, duzentos e vinte e cinco reais e trinta e oito centavos). Requereu, ainda, a manutenção dos demais pedidos formulados na inicial, inclusive quanto à produção de provas e à condenação do requerido nos ônus de sucumbência.</w:t>
      </w:r>
    </w:p>
    <w:p w:rsidRPr="002575ED" w:rsidR="002575ED" w:rsidP="002575ED" w:rsidRDefault="002575ED" w14:paraId="163A1C4A" w14:textId="77777777">
      <w:pPr>
        <w:ind w:right="-96"/>
        <w:jc w:val="both"/>
        <w:rPr>
          <w:b/>
          <w:color w:val="008000"/>
        </w:rPr>
      </w:pPr>
      <w:r w:rsidRPr="002575ED">
        <w:rPr>
          <w:b/>
          <w:color w:val="008000"/>
        </w:rPr>
        <w:t xml:space="preserve">Documentos juntados no ID. </w:t>
      </w:r>
      <w:hyperlink w:tgtFrame="_blank" w:tooltip="Clique com o botão direito para copiar" w:history="1" r:id="rId22">
        <w:r w:rsidRPr="002575ED">
          <w:rPr>
            <w:rStyle w:val="Hyperlink"/>
            <w:b/>
          </w:rPr>
          <w:t>275304033</w:t>
        </w:r>
      </w:hyperlink>
      <w:r w:rsidRPr="002575ED">
        <w:rPr>
          <w:b/>
          <w:color w:val="008000"/>
        </w:rPr>
        <w:t>, por determinação judicial.</w:t>
      </w:r>
    </w:p>
    <w:p w:rsidRPr="002575ED" w:rsidR="002575ED" w:rsidP="002575ED" w:rsidRDefault="002575ED" w14:paraId="4E5BFF33" w14:textId="77777777">
      <w:pPr>
        <w:ind w:right="-96"/>
        <w:jc w:val="both"/>
        <w:rPr>
          <w:b/>
          <w:color w:val="008000"/>
        </w:rPr>
      </w:pPr>
      <w:r w:rsidRPr="002575ED">
        <w:rPr>
          <w:b/>
          <w:color w:val="008000"/>
        </w:rPr>
        <w:t xml:space="preserve">Contestação e documentos de ID. </w:t>
      </w:r>
      <w:hyperlink w:tgtFrame="_blank" w:tooltip="Clique com o botão direito para copiar" w:history="1" r:id="rId23">
        <w:r w:rsidRPr="002575ED">
          <w:rPr>
            <w:rStyle w:val="Hyperlink"/>
            <w:b/>
          </w:rPr>
          <w:t>279206807</w:t>
        </w:r>
      </w:hyperlink>
      <w:r w:rsidRPr="002575ED">
        <w:rPr>
          <w:b/>
          <w:color w:val="008000"/>
        </w:rPr>
        <w:t>.</w:t>
      </w:r>
    </w:p>
    <w:p w:rsidRPr="002575ED" w:rsidR="002575ED" w:rsidP="002575ED" w:rsidRDefault="002575ED" w14:paraId="3A5A29D5" w14:textId="77777777">
      <w:pPr>
        <w:ind w:right="-96"/>
        <w:jc w:val="both"/>
        <w:rPr>
          <w:b/>
          <w:color w:val="008000"/>
        </w:rPr>
      </w:pPr>
      <w:r w:rsidRPr="002575ED">
        <w:rPr>
          <w:b/>
          <w:color w:val="008000"/>
        </w:rPr>
        <w:t>O requerido suscita, preliminarmente, a inépcia da petição inicial, ao argumento de que o autor não demonstrou suficientemente a alegada contratação direta nem o ajuste verbal de honorários no percentual de 20%. Requer, ainda, a integração ao feito de Thaismara Araújo e Marília Cardoso Pereira Portilho, sustentando que ambas participaram das tratativas que deram origem à relação jurídica discutida. Também alega ausência de interesse processual, por entender que eventual obrigação de pagar honorários estaria condicionada ao efetivo recebimento do crédito decorrente da ação movida contra o Distrito Federal, o que ainda não teria ocorrido. Por essa razão, postula a extinção do processo sem resolução do mérito.</w:t>
      </w:r>
    </w:p>
    <w:p w:rsidRPr="002575ED" w:rsidR="002575ED" w:rsidP="002575ED" w:rsidRDefault="002575ED" w14:paraId="3003B635" w14:textId="77777777">
      <w:pPr>
        <w:ind w:right="-96"/>
        <w:jc w:val="both"/>
        <w:rPr>
          <w:b/>
          <w:color w:val="008000"/>
        </w:rPr>
      </w:pPr>
      <w:r w:rsidRPr="002575ED">
        <w:rPr>
          <w:b/>
          <w:color w:val="008000"/>
        </w:rPr>
        <w:t>No mérito, afirma que jamais firmou contrato de honorários com o autor, tendo assinado apenas procuração para representação processual. Sustenta que a contratação foi intermediada por Thaismara Araújo, que lhe apresentou a tese jurídica, tratou das condições econômicas da demanda e o encaminhou ao escritório do autor. Alega que compreendeu, à época, que os honorários seriam destinados a Thaismara Araújo e posteriormente divididos com Marília Cardoso Pereira Portilho, razão pela qual a relação de confiança teria sido estabelecida com essas profissionais, e não diretamente com o demandante.</w:t>
      </w:r>
    </w:p>
    <w:p w:rsidRPr="002575ED" w:rsidR="002575ED" w:rsidP="002575ED" w:rsidRDefault="002575ED" w14:paraId="1971E353" w14:textId="77777777">
      <w:pPr>
        <w:ind w:right="-96"/>
        <w:jc w:val="both"/>
        <w:rPr>
          <w:b/>
          <w:color w:val="008000"/>
        </w:rPr>
      </w:pPr>
      <w:r w:rsidRPr="002575ED">
        <w:rPr>
          <w:b/>
          <w:color w:val="008000"/>
        </w:rPr>
        <w:t>Defende que a relação foi informal, sem contrato escrito assinado e sem definição clara acerca da titularidade dos honorários, afirmando que o ajuste verbal existente vinculava eventual remuneração ao êxito da demanda, entendido como o efetivo recebimento de valores pelo cliente, seja por precatório, RPV, alvará, acordo ou cessão do crédito. Aduz, ainda, ter efetuado pagamentos que totalizam R$ 5.000,00 (cinco mil reais) à Thaismara Araújo para custeio do processo, valor que, segundo afirma, deveria ser posteriormente abatido da verba honorária.</w:t>
      </w:r>
    </w:p>
    <w:p w:rsidRPr="002575ED" w:rsidR="002575ED" w:rsidP="002575ED" w:rsidRDefault="002575ED" w14:paraId="412AB959" w14:textId="77777777">
      <w:pPr>
        <w:ind w:right="-96"/>
        <w:jc w:val="both"/>
        <w:rPr>
          <w:b/>
          <w:color w:val="008000"/>
        </w:rPr>
      </w:pPr>
      <w:r w:rsidRPr="002575ED">
        <w:rPr>
          <w:b/>
          <w:color w:val="008000"/>
        </w:rPr>
        <w:t>Assevera que não questiona a atuação profissional exercida pelo autor nem a existência de conversas acerca de honorários de êxito. Sustenta, contudo, que inexiste obrigação atualmente exigível, pois o crédito que embasa a cobrança ainda não foi recebido. Argumenta que a procuração não se confunde com contrato de honorários e que, na ausência de instrumento contratual assinado, não é possível concluir pela existência de obrigação líquida e exigível nos moldes narrados na petição inicial.</w:t>
      </w:r>
    </w:p>
    <w:p w:rsidRPr="002575ED" w:rsidR="002575ED" w:rsidP="002575ED" w:rsidRDefault="002575ED" w14:paraId="1F156F24" w14:textId="77777777">
      <w:pPr>
        <w:ind w:right="-96"/>
        <w:jc w:val="both"/>
        <w:rPr>
          <w:b/>
          <w:color w:val="008000"/>
        </w:rPr>
      </w:pPr>
      <w:r w:rsidRPr="002575ED">
        <w:rPr>
          <w:b/>
          <w:color w:val="008000"/>
        </w:rPr>
        <w:t>Afirma que, mesmo na hipótese de reconhecimento de ajuste verbal no percentual de 20%, sua exigibilidade somente poderia surgir após o efetivo recebimento dos valores pelo réu, devendo eventual incidência ocorrer sobre o montante líquido efetivamente percebido, bem como que a renúncia do autor ao mandato não tem o condão de antecipar o vencimento da obrigação, por se tratar de ato unilateral do advogado, inexistindo inadimplemento ou recusa de pagamento de verba já vencida.</w:t>
      </w:r>
    </w:p>
    <w:p w:rsidRPr="002575ED" w:rsidR="002575ED" w:rsidP="002575ED" w:rsidRDefault="002575ED" w14:paraId="14556975" w14:textId="77777777">
      <w:pPr>
        <w:ind w:right="-96"/>
        <w:jc w:val="both"/>
        <w:rPr>
          <w:b/>
          <w:color w:val="008000"/>
        </w:rPr>
      </w:pPr>
      <w:r w:rsidRPr="002575ED">
        <w:rPr>
          <w:b/>
          <w:color w:val="008000"/>
        </w:rPr>
        <w:t>Argumenta ter agido de boa-fé e requer o acolhimento das preliminares suscitadas ou, subsidiariamente, a improcedência dos pedidos. Sucessivamente, pleiteia que eventual verba honorária somente seja exigível após o efetivo recebimento do crédito principal, com abatimento da quantia de R$ 5.000,00 (cinco mil reais) que afirma ter adiantado para custeio da demanda.</w:t>
      </w:r>
    </w:p>
    <w:p w:rsidRPr="002575ED" w:rsidR="002575ED" w:rsidP="002575ED" w:rsidRDefault="002575ED" w14:paraId="2BBB7BE1" w14:textId="77777777">
      <w:pPr>
        <w:ind w:right="-96"/>
        <w:jc w:val="both"/>
        <w:rPr>
          <w:b/>
          <w:color w:val="008000"/>
        </w:rPr>
      </w:pPr>
      <w:r w:rsidRPr="002575ED">
        <w:rPr>
          <w:b/>
          <w:color w:val="008000"/>
        </w:rPr>
        <w:t xml:space="preserve">Em réplica de ID. </w:t>
      </w:r>
      <w:hyperlink w:tgtFrame="_blank" w:tooltip="Clique com o botão direito para copiar" w:history="1" r:id="rId24">
        <w:r w:rsidRPr="002575ED">
          <w:rPr>
            <w:rStyle w:val="Hyperlink"/>
            <w:b/>
          </w:rPr>
          <w:t>282334667</w:t>
        </w:r>
      </w:hyperlink>
      <w:r w:rsidRPr="002575ED">
        <w:rPr>
          <w:b/>
          <w:color w:val="008000"/>
        </w:rPr>
        <w:t>, o autor impugna as preliminares suscitadas na contestação. Aduz que o requerido reconhece a prestação dos serviços advocatícios, a existência de ajuste referente a honorários de êxito, o percentual de 20% e o pagamento prévio de R$ 5.000,00 (cinco mil reais), remanescendo controvérsia apenas quanto à titularidade do crédito, ao momento de exigibilidade da verba honorária e à participação de terceiros na contratação. Afirma que a ausência de contrato escrito não afasta o direito ao arbitramento dos honorários, diante da efetiva prestação dos serviços profissionais e da existência de procuração outorgada diretamente ao autor. Esclarece que Thaismara Araújo e Marília Cardoso Pereira Portilho não são titulares dos honorários discutidos nem possuem vínculo jurídico que justifique sua inclusão na lide, razão pela qual pugna pelo indeferimento do pedido de chamamento ao processo ou denunciação da lide.</w:t>
      </w:r>
    </w:p>
    <w:p w:rsidRPr="002575ED" w:rsidR="002575ED" w:rsidP="002575ED" w:rsidRDefault="002575ED" w14:paraId="528C406D" w14:textId="77777777">
      <w:pPr>
        <w:ind w:right="-96"/>
        <w:jc w:val="both"/>
        <w:rPr>
          <w:b/>
          <w:color w:val="008000"/>
        </w:rPr>
      </w:pPr>
      <w:r w:rsidRPr="002575ED">
        <w:rPr>
          <w:b/>
          <w:color w:val="008000"/>
        </w:rPr>
        <w:t>Afirma que os honorários objeto da demanda não se confundem com cobrança imediata contra o requerido, esclarecendo que pretende o arbitramento judicial da verba para possibilitar seu destaque quando do efetivo pagamento do crédito decorrente da ação originária. Sustenta, ainda, que o pagamento de R$ 5.000,00 (cinco mil reais) realizado à sociedade individual de Thaismara Araújo corresponde a adiantamento parcial</w:t>
      </w:r>
    </w:p>
    <w:p w:rsidRPr="002575ED" w:rsidR="002575ED" w:rsidP="002575ED" w:rsidRDefault="002575ED" w14:paraId="69907FB2" w14:textId="77777777">
      <w:pPr>
        <w:ind w:right="-96"/>
        <w:jc w:val="both"/>
        <w:rPr>
          <w:b/>
          <w:color w:val="008000"/>
        </w:rPr>
      </w:pPr>
      <w:r w:rsidRPr="002575ED">
        <w:rPr>
          <w:b/>
          <w:color w:val="008000"/>
        </w:rPr>
        <w:t>Relatados. DECIDO.</w:t>
      </w:r>
    </w:p>
    <w:p w:rsidRPr="002575ED" w:rsidR="002575ED" w:rsidP="002575ED" w:rsidRDefault="002575ED" w14:paraId="677FB14B" w14:textId="77777777">
      <w:pPr>
        <w:ind w:right="-96"/>
        <w:jc w:val="both"/>
        <w:rPr>
          <w:b/>
          <w:color w:val="008000"/>
        </w:rPr>
      </w:pPr>
      <w:r w:rsidRPr="002575ED">
        <w:rPr>
          <w:b/>
          <w:color w:val="008000"/>
        </w:rPr>
        <w:t>Analiso as preliminares.</w:t>
      </w:r>
    </w:p>
    <w:p w:rsidRPr="002575ED" w:rsidR="002575ED" w:rsidP="002575ED" w:rsidRDefault="002575ED" w14:paraId="28C17E16" w14:textId="77777777">
      <w:pPr>
        <w:ind w:right="-96"/>
        <w:jc w:val="both"/>
        <w:rPr>
          <w:b/>
          <w:color w:val="008000"/>
        </w:rPr>
      </w:pPr>
      <w:r w:rsidRPr="002575ED">
        <w:rPr>
          <w:b/>
          <w:bCs/>
          <w:color w:val="008000"/>
        </w:rPr>
        <w:t>Interesse de agir</w:t>
      </w:r>
    </w:p>
    <w:p w:rsidRPr="002575ED" w:rsidR="002575ED" w:rsidP="002575ED" w:rsidRDefault="002575ED" w14:paraId="220EE4CA" w14:textId="77777777">
      <w:pPr>
        <w:ind w:right="-96"/>
        <w:jc w:val="both"/>
        <w:rPr>
          <w:b/>
          <w:color w:val="008000"/>
        </w:rPr>
      </w:pPr>
      <w:r w:rsidRPr="002575ED">
        <w:rPr>
          <w:b/>
          <w:color w:val="008000"/>
        </w:rPr>
        <w:t>Embora o requerido sustente que os honorários somente seriam exigíveis após o efetivo recebimento do crédito principal, tal circunstância não afasta o interesse processual do autor. A controvérsia existente entre as partes não se limita ao momento do pagamento, abrangendo também a própria existência da contratação, a titularidade do crédito, o percentual devido e a base de cálculo da remuneração.</w:t>
      </w:r>
    </w:p>
    <w:p w:rsidRPr="002575ED" w:rsidR="002575ED" w:rsidP="002575ED" w:rsidRDefault="002575ED" w14:paraId="306BE835" w14:textId="77777777">
      <w:pPr>
        <w:ind w:right="-96"/>
        <w:jc w:val="both"/>
        <w:rPr>
          <w:b/>
          <w:color w:val="008000"/>
        </w:rPr>
      </w:pPr>
      <w:r w:rsidRPr="002575ED">
        <w:rPr>
          <w:b/>
          <w:color w:val="008000"/>
        </w:rPr>
        <w:t>Nesse contexto, revela-se necessária a prestação jurisdicional para definir a relação jurídica controvertida e, se for o caso, arbitrar os honorários advocatícios postulados. A eventual conclusão de que o pagamento somente será exigível em momento futuro constitui questão de mérito e não afasta a utilidade da presente ação.</w:t>
      </w:r>
    </w:p>
    <w:p w:rsidRPr="002575ED" w:rsidR="002575ED" w:rsidP="002575ED" w:rsidRDefault="002575ED" w14:paraId="36B81664" w14:textId="77777777">
      <w:pPr>
        <w:ind w:right="-96"/>
        <w:jc w:val="both"/>
        <w:rPr>
          <w:b/>
          <w:color w:val="008000"/>
        </w:rPr>
      </w:pPr>
      <w:r w:rsidRPr="002575ED">
        <w:rPr>
          <w:b/>
          <w:color w:val="008000"/>
        </w:rPr>
        <w:t>Ademais, o próprio requerido admite a prestação dos serviços advocatícios, a existência de tratativas acerca de honorários de êxito e a discussão em torno do percentual de 20%, o que demonstra a existência de conflito atual e concreto a justificar a atuação jurisdicional.</w:t>
      </w:r>
    </w:p>
    <w:p w:rsidRPr="002575ED" w:rsidR="002575ED" w:rsidP="002575ED" w:rsidRDefault="002575ED" w14:paraId="4F3FCBB3" w14:textId="77777777">
      <w:pPr>
        <w:ind w:right="-96"/>
        <w:jc w:val="both"/>
        <w:rPr>
          <w:b/>
          <w:color w:val="008000"/>
        </w:rPr>
      </w:pPr>
      <w:r w:rsidRPr="002575ED">
        <w:rPr>
          <w:b/>
          <w:bCs/>
          <w:color w:val="008000"/>
        </w:rPr>
        <w:t>Inépcia da petição inicial</w:t>
      </w:r>
    </w:p>
    <w:p w:rsidRPr="002575ED" w:rsidR="002575ED" w:rsidP="002575ED" w:rsidRDefault="002575ED" w14:paraId="5D7675E8" w14:textId="77777777">
      <w:pPr>
        <w:ind w:right="-96"/>
        <w:jc w:val="both"/>
        <w:rPr>
          <w:b/>
          <w:color w:val="008000"/>
        </w:rPr>
      </w:pPr>
      <w:r w:rsidRPr="002575ED">
        <w:rPr>
          <w:b/>
          <w:color w:val="008000"/>
        </w:rPr>
        <w:t>A suposta insuficiência de provas quanto à contratação direta do autor e ao ajuste verbal de honorários no percentual de 20% diz respeito ao mérito da demanda, por se relacionarem à comprovação dos fatos constitutivos do direito alegado, e não aos requisitos formais da petição inicial.</w:t>
      </w:r>
    </w:p>
    <w:p w:rsidRPr="002575ED" w:rsidR="002575ED" w:rsidP="002575ED" w:rsidRDefault="002575ED" w14:paraId="249623FE" w14:textId="77777777">
      <w:pPr>
        <w:ind w:right="-96"/>
        <w:jc w:val="both"/>
        <w:rPr>
          <w:b/>
          <w:color w:val="008000"/>
        </w:rPr>
      </w:pPr>
      <w:r w:rsidRPr="002575ED">
        <w:rPr>
          <w:b/>
          <w:color w:val="008000"/>
        </w:rPr>
        <w:t>No mais, a inicial expõe de forma clara os fatos, os fundamentos jurídicos e os pedidos formulados, permitindo ao requerido compreender a controvérsia e exercer plenamente o contraditório, como efetivamente ocorreu mediante a apresentação de ampla contestação.</w:t>
      </w:r>
    </w:p>
    <w:p w:rsidRPr="002575ED" w:rsidR="002575ED" w:rsidP="002575ED" w:rsidRDefault="002575ED" w14:paraId="2EEF9187" w14:textId="77777777">
      <w:pPr>
        <w:ind w:right="-96"/>
        <w:jc w:val="both"/>
        <w:rPr>
          <w:b/>
          <w:color w:val="008000"/>
        </w:rPr>
      </w:pPr>
      <w:r w:rsidRPr="002575ED">
        <w:rPr>
          <w:b/>
          <w:bCs/>
          <w:color w:val="008000"/>
        </w:rPr>
        <w:t>Integração do processo por Thaismara Araújo e Marília Cardoso Pereira Portilho</w:t>
      </w:r>
    </w:p>
    <w:p w:rsidRPr="002575ED" w:rsidR="002575ED" w:rsidP="002575ED" w:rsidRDefault="002575ED" w14:paraId="37AEC21C" w14:textId="77777777">
      <w:pPr>
        <w:ind w:right="-96"/>
        <w:jc w:val="both"/>
        <w:rPr>
          <w:b/>
          <w:color w:val="008000"/>
        </w:rPr>
      </w:pPr>
      <w:r w:rsidRPr="002575ED">
        <w:rPr>
          <w:b/>
          <w:color w:val="008000"/>
        </w:rPr>
        <w:t>Conforme narrado pelo próprio requerido, a procuração foi outorgada ao autor, que recebeu o mandato judicial e atuou na condução da demanda. Assim, a relação jurídica objeto desta ação foi estabelecida entre o requerido e o profissional que efetivamente prestou os serviços advocatícios.</w:t>
      </w:r>
    </w:p>
    <w:p w:rsidRPr="002575ED" w:rsidR="002575ED" w:rsidP="002575ED" w:rsidRDefault="002575ED" w14:paraId="46596C63" w14:textId="77777777">
      <w:pPr>
        <w:ind w:right="-96"/>
        <w:jc w:val="both"/>
        <w:rPr>
          <w:b/>
          <w:color w:val="008000"/>
        </w:rPr>
      </w:pPr>
      <w:r w:rsidRPr="002575ED">
        <w:rPr>
          <w:b/>
          <w:color w:val="008000"/>
        </w:rPr>
        <w:t>Eventual participação de terceiros nas tratativas iniciais ou eventual ajuste interno acerca da divisão de honorários entre o autor, Thaismara Araújo e Marília Cardoso Pereira Portilho, não possui o condão de afastar a legitimidade da pretensão deduzida nestes autos. Trata-se, quando muito, de questão atinente às relações internas entre os profissionais envolvidos, cuja solução deverá ocorrer em via própria, entre eles, sem interferir na definição da obrigação discutida entre as partes deste processo.</w:t>
      </w:r>
    </w:p>
    <w:p w:rsidRPr="002575ED" w:rsidR="002575ED" w:rsidP="002575ED" w:rsidRDefault="002575ED" w14:paraId="6F9FDEFD" w14:textId="77777777">
      <w:pPr>
        <w:ind w:right="-96"/>
        <w:jc w:val="both"/>
        <w:rPr>
          <w:b/>
          <w:color w:val="008000"/>
        </w:rPr>
      </w:pPr>
      <w:r w:rsidRPr="002575ED">
        <w:rPr>
          <w:b/>
          <w:color w:val="008000"/>
        </w:rPr>
        <w:t>Assim, rejeito as preliminares.</w:t>
      </w:r>
    </w:p>
    <w:p w:rsidRPr="002575ED" w:rsidR="002575ED" w:rsidP="002575ED" w:rsidRDefault="002575ED" w14:paraId="633A859F" w14:textId="77777777">
      <w:pPr>
        <w:ind w:right="-96"/>
        <w:jc w:val="both"/>
        <w:rPr>
          <w:b/>
          <w:color w:val="008000"/>
        </w:rPr>
      </w:pPr>
      <w:r w:rsidRPr="002575ED">
        <w:rPr>
          <w:b/>
          <w:color w:val="008000"/>
        </w:rPr>
        <w:t>As partes concordam sobre a contratação dos serviços advocatícios e à efetiva atuação profissional, bem como os documentos juntados aos autos demonstram, de forma suficiente, a relação estabelecida entre as partes.</w:t>
      </w:r>
    </w:p>
    <w:p w:rsidRPr="002575ED" w:rsidR="002575ED" w:rsidP="002575ED" w:rsidRDefault="002575ED" w14:paraId="57250C63" w14:textId="77777777">
      <w:pPr>
        <w:ind w:right="-96"/>
        <w:jc w:val="both"/>
        <w:rPr>
          <w:b/>
          <w:color w:val="008000"/>
        </w:rPr>
      </w:pPr>
      <w:r w:rsidRPr="002575ED">
        <w:rPr>
          <w:b/>
          <w:color w:val="008000"/>
        </w:rPr>
        <w:t xml:space="preserve">A procuração e as peças processuais constantes do ID </w:t>
      </w:r>
      <w:hyperlink w:tgtFrame="_blank" w:tooltip="Clique com o botão direito para copiar" w:history="1" r:id="rId25">
        <w:r w:rsidRPr="002575ED">
          <w:rPr>
            <w:rStyle w:val="Hyperlink"/>
            <w:b/>
          </w:rPr>
          <w:t>275304033</w:t>
        </w:r>
      </w:hyperlink>
      <w:r w:rsidRPr="002575ED">
        <w:rPr>
          <w:b/>
          <w:color w:val="008000"/>
        </w:rPr>
        <w:t xml:space="preserve">, relativas ao processo nº </w:t>
      </w:r>
      <w:hyperlink w:tooltip="Clique com o botão direito para copiar" w:history="1" r:id="rId26">
        <w:r w:rsidRPr="002575ED">
          <w:rPr>
            <w:rStyle w:val="Hyperlink"/>
            <w:b/>
          </w:rPr>
          <w:t>0703994-32.2024.8.07.0018</w:t>
        </w:r>
      </w:hyperlink>
      <w:r w:rsidRPr="002575ED">
        <w:rPr>
          <w:b/>
          <w:color w:val="008000"/>
        </w:rPr>
        <w:t>, em trâmite perante a 1ª Vara da Fazenda Pública do Distrito Federal, evidenciam que o autor atuou, com exclusividade, na demanda originária, desde o ajuizamento da ação, em 07/04/2024, até 10/02/2026, data da última petição por ele subscrita como advogado, conforme indicado à página 132.</w:t>
      </w:r>
    </w:p>
    <w:p w:rsidRPr="002575ED" w:rsidR="002575ED" w:rsidP="002575ED" w:rsidRDefault="002575ED" w14:paraId="435913D2" w14:textId="77777777">
      <w:pPr>
        <w:ind w:right="-96"/>
        <w:jc w:val="both"/>
        <w:rPr>
          <w:b/>
          <w:color w:val="008000"/>
        </w:rPr>
      </w:pPr>
      <w:r w:rsidRPr="002575ED">
        <w:rPr>
          <w:b/>
          <w:color w:val="008000"/>
        </w:rPr>
        <w:t xml:space="preserve">Além disso, a conversa de WhatsApp juntada no ID </w:t>
      </w:r>
      <w:hyperlink w:tgtFrame="_blank" w:tooltip="Clique com o botão direito para copiar" w:history="1" r:id="rId27">
        <w:r w:rsidRPr="002575ED">
          <w:rPr>
            <w:rStyle w:val="Hyperlink"/>
            <w:b/>
          </w:rPr>
          <w:t>273011470</w:t>
        </w:r>
      </w:hyperlink>
      <w:r w:rsidRPr="002575ED">
        <w:rPr>
          <w:b/>
          <w:color w:val="008000"/>
        </w:rPr>
        <w:t>, cujo teor foi confirmado pelo requerido, revela que houve ajuste verbal acerca do pagamento de honorários de êxito no percentual de 20%. Também se extrai da controvérsia que ambas as partes reconhecem que a exigibilidade da verba honorária ficou vinculada ao efetivo recebimento, pelo requerido, dos valores decorrentes de alvará, precatório ou RPV.</w:t>
      </w:r>
    </w:p>
    <w:p w:rsidRPr="002575ED" w:rsidR="002575ED" w:rsidP="002575ED" w:rsidRDefault="002575ED" w14:paraId="4B5A41AB" w14:textId="77777777">
      <w:pPr>
        <w:ind w:right="-96"/>
        <w:jc w:val="both"/>
        <w:rPr>
          <w:b/>
          <w:color w:val="008000"/>
        </w:rPr>
      </w:pPr>
      <w:r w:rsidRPr="002575ED">
        <w:rPr>
          <w:b/>
          <w:color w:val="008000"/>
        </w:rPr>
        <w:t>Nesse contexto, deve ser reconhecida a existência da avença verbal entre as partes, bem como a efetiva prestação dos serviços advocatícios pelo autor, circunstâncias que impõem o arbitramento da remuneração correspondente, observada a extensão do trabalho realizado e o momento próprio de exigibilidade da verba.</w:t>
      </w:r>
    </w:p>
    <w:p w:rsidRPr="002575ED" w:rsidR="002575ED" w:rsidP="002575ED" w:rsidRDefault="002575ED" w14:paraId="609629EA" w14:textId="77777777">
      <w:pPr>
        <w:ind w:right="-96"/>
        <w:jc w:val="both"/>
        <w:rPr>
          <w:b/>
          <w:color w:val="008000"/>
        </w:rPr>
      </w:pPr>
      <w:r w:rsidRPr="002575ED">
        <w:rPr>
          <w:b/>
          <w:color w:val="008000"/>
        </w:rPr>
        <w:t>Com efeito, a ausência de contrato escrito não afasta, por si só, o direito à remuneração pelos serviços advocatícios efetivamente prestados. Nos termos do art. 22, § 2º, da Lei nº 8.906/94, na falta de estipulação ou acordo formal, os honorários podem ser fixados por arbitramento judicial.</w:t>
      </w:r>
    </w:p>
    <w:p w:rsidRPr="002575ED" w:rsidR="002575ED" w:rsidP="002575ED" w:rsidRDefault="002575ED" w14:paraId="7BD2EC51" w14:textId="77777777">
      <w:pPr>
        <w:ind w:right="-96"/>
        <w:jc w:val="both"/>
        <w:rPr>
          <w:b/>
          <w:color w:val="008000"/>
        </w:rPr>
      </w:pPr>
      <w:r w:rsidRPr="002575ED">
        <w:rPr>
          <w:b/>
          <w:color w:val="008000"/>
        </w:rPr>
        <w:t>Quanto ao valor devido, embora o autor sustente a existência de ajuste verbal no percentual de 20%, verifico que os serviços contratados não foram integralmente executados, em razão da renúncia ao mandato antes do encerramento da demanda.</w:t>
      </w:r>
    </w:p>
    <w:p w:rsidRPr="002575ED" w:rsidR="002575ED" w:rsidP="002575ED" w:rsidRDefault="002575ED" w14:paraId="65C0D85C" w14:textId="77777777">
      <w:pPr>
        <w:ind w:right="-96"/>
        <w:jc w:val="both"/>
        <w:rPr>
          <w:b/>
          <w:color w:val="008000"/>
        </w:rPr>
      </w:pPr>
      <w:r w:rsidRPr="002575ED">
        <w:rPr>
          <w:b/>
          <w:color w:val="008000"/>
        </w:rPr>
        <w:t>Nessas circunstâncias, não se revela adequado o arbitramento dos honorários no percentual integral pretendido. O art. 22, § 2º, da Lei nº 8.906/1994 estabelece que, na falta de estipulação ou acordo, os honorários devem ser fixados por arbitramento judicial em remuneração compatível com o trabalho desenvolvido e com o valor econômico da questão. No mesmo sentido, o art. 49 do Código de Ética e Disciplina da OAB orienta que a fixação dos honorários observe, com moderação, entre outros critérios, a relevância, o vulto, a complexidade da causa, o trabalho e o tempo empregados, o valor da causa, a condição econômica do cliente, o proveito econômico obtido e a praxe do foro.</w:t>
      </w:r>
    </w:p>
    <w:p w:rsidRPr="002575ED" w:rsidR="002575ED" w:rsidP="002575ED" w:rsidRDefault="002575ED" w14:paraId="323921DB" w14:textId="77777777">
      <w:pPr>
        <w:ind w:right="-96"/>
        <w:jc w:val="both"/>
        <w:rPr>
          <w:b/>
          <w:color w:val="008000"/>
        </w:rPr>
      </w:pPr>
      <w:r w:rsidRPr="002575ED">
        <w:rPr>
          <w:b/>
          <w:color w:val="008000"/>
        </w:rPr>
        <w:t>No caso concreto, o próprio autor reconhece que não concluiu integralmente o mandato, embora tenha desempenhado atuação relevante. Com efeito, participou do ajuizamento da ação originária, acompanhou a fase de conhecimento, contribuiu para a obtenção de provimento favorável ao cliente e atuou em parcela substancial do cumprimento de sentença, desempenhando papel relevante na constituição e apuração do crédito.</w:t>
      </w:r>
    </w:p>
    <w:p w:rsidRPr="002575ED" w:rsidR="002575ED" w:rsidP="002575ED" w:rsidRDefault="002575ED" w14:paraId="54D49FA1" w14:textId="77777777">
      <w:pPr>
        <w:ind w:right="-96"/>
        <w:jc w:val="both"/>
        <w:rPr>
          <w:b/>
          <w:color w:val="008000"/>
        </w:rPr>
      </w:pPr>
      <w:r w:rsidRPr="002575ED">
        <w:rPr>
          <w:b/>
          <w:color w:val="008000"/>
        </w:rPr>
        <w:t>Assim, sem desconsiderar a relevância da atividade profissional desenvolvida, mas também sem ignorar que o mandato não foi cumprido até a satisfação final da obrigação, mostra-se adequado arbitrar os honorários em percentual inferior ao integralmente pretendido. Considerando a extensão da atuação do autor, o tempo aproximado de dois anos de prestação dos serviços e o proveito econômico alcançado, reputo razoável a fixação dos honorários em 15% sobre o valor do crédito reconhecido em favor do requerido, pois se mostra razoável e proporcional.</w:t>
      </w:r>
    </w:p>
    <w:p w:rsidRPr="002575ED" w:rsidR="002575ED" w:rsidP="002575ED" w:rsidRDefault="002575ED" w14:paraId="7BFCD1DB" w14:textId="77777777">
      <w:pPr>
        <w:ind w:right="-96"/>
        <w:jc w:val="both"/>
        <w:rPr>
          <w:b/>
          <w:color w:val="008000"/>
        </w:rPr>
      </w:pPr>
      <w:r w:rsidRPr="002575ED">
        <w:rPr>
          <w:b/>
          <w:color w:val="008000"/>
        </w:rPr>
        <w:t>Nesse sentido, cito jurisprudência do TJDFT:</w:t>
      </w:r>
    </w:p>
    <w:p w:rsidRPr="002575ED" w:rsidR="002575ED" w:rsidP="002575ED" w:rsidRDefault="002575ED" w14:paraId="2D0BADC1" w14:textId="77777777">
      <w:pPr>
        <w:ind w:right="-96"/>
        <w:jc w:val="both"/>
        <w:rPr>
          <w:b/>
          <w:color w:val="008000"/>
        </w:rPr>
      </w:pPr>
      <w:r w:rsidRPr="002575ED">
        <w:rPr>
          <w:b/>
          <w:color w:val="008000"/>
        </w:rPr>
        <w:t>DIREITO CIVIL E PROCESSUAL CIVIL. APELAÇÃO CÍVEL. AÇÃO DE COBRANÇA DE HONORÁRIOS ADVOCATÍCIOS. CONTRATO VERBAL. PRELIMINAR DE INADEQUAÇÃO DA VIA ELEITA REJEITADA. PROVA DO VALOR CONTRATADO. ARTIGO 333, I, DO CPC. SENTENÇA MANTIDA.</w:t>
      </w:r>
    </w:p>
    <w:p w:rsidRPr="002575ED" w:rsidR="002575ED" w:rsidP="002575ED" w:rsidRDefault="002575ED" w14:paraId="34158DDF" w14:textId="77777777">
      <w:pPr>
        <w:ind w:right="-96"/>
        <w:jc w:val="both"/>
        <w:rPr>
          <w:b/>
          <w:color w:val="008000"/>
        </w:rPr>
      </w:pPr>
      <w:r w:rsidRPr="002575ED">
        <w:rPr>
          <w:b/>
          <w:color w:val="008000"/>
        </w:rPr>
        <w:t>1. Os honorários constituem direito do advogado resultante do exercício da sua atividade profissional. Na falta de acordo quanto ao valor, os honorários devem ser fixados pelo magistrado, em remuneração compatível com o trabalho desenvolvido e o valor econômico obtido pelo cliente.</w:t>
      </w:r>
    </w:p>
    <w:p w:rsidRPr="002575ED" w:rsidR="002575ED" w:rsidP="002575ED" w:rsidRDefault="002575ED" w14:paraId="39F065CD" w14:textId="77777777">
      <w:pPr>
        <w:ind w:right="-96"/>
        <w:jc w:val="both"/>
        <w:rPr>
          <w:b/>
          <w:color w:val="008000"/>
        </w:rPr>
      </w:pPr>
      <w:r w:rsidRPr="002575ED">
        <w:rPr>
          <w:b/>
          <w:color w:val="008000"/>
        </w:rPr>
        <w:t>2. No arbitramento judicial de honorários advocatícios é necessário comprovar apenas a prestação do serviço, ficando a cargo do magistrado o arbitramento do valor dos honorários. Na hipótese, as partes divergem apenas quanto ao percentual efetivamente contratado.</w:t>
      </w:r>
    </w:p>
    <w:p w:rsidRPr="002575ED" w:rsidR="002575ED" w:rsidP="002575ED" w:rsidRDefault="002575ED" w14:paraId="567E2F61" w14:textId="77777777">
      <w:pPr>
        <w:ind w:right="-96"/>
        <w:jc w:val="both"/>
        <w:rPr>
          <w:b/>
          <w:color w:val="008000"/>
        </w:rPr>
      </w:pPr>
      <w:r w:rsidRPr="002575ED">
        <w:rPr>
          <w:b/>
          <w:color w:val="008000"/>
        </w:rPr>
        <w:t>3. Tratando-se de ação que objetiva a cobrança de honorários advocatícios derivados de contrato verbal, ao advogado contratado cabe a prova do fato constitutivo do seu direito, nos moldes do artigo 333, inciso I, do Código de Processo Civil.</w:t>
      </w:r>
    </w:p>
    <w:p w:rsidRPr="002575ED" w:rsidR="002575ED" w:rsidP="002575ED" w:rsidRDefault="002575ED" w14:paraId="41EC8823" w14:textId="77777777">
      <w:pPr>
        <w:ind w:right="-96"/>
        <w:jc w:val="both"/>
        <w:rPr>
          <w:b/>
          <w:color w:val="008000"/>
        </w:rPr>
      </w:pPr>
      <w:r w:rsidRPr="002575ED">
        <w:rPr>
          <w:b/>
          <w:color w:val="008000"/>
        </w:rPr>
        <w:t>4. Apelação conhecida, mas não provida. Preliminares rejeitadas. Unânime.</w:t>
      </w:r>
    </w:p>
    <w:p w:rsidRPr="002575ED" w:rsidR="002575ED" w:rsidP="002575ED" w:rsidRDefault="002575ED" w14:paraId="2A2F6FC6" w14:textId="77777777">
      <w:pPr>
        <w:ind w:right="-96"/>
        <w:jc w:val="both"/>
        <w:rPr>
          <w:b/>
          <w:color w:val="008000"/>
        </w:rPr>
      </w:pPr>
      <w:r w:rsidRPr="002575ED">
        <w:rPr>
          <w:b/>
          <w:color w:val="008000"/>
        </w:rPr>
        <w:t xml:space="preserve">(Acórdão 1255549, </w:t>
      </w:r>
      <w:hyperlink w:tooltip="Clique com o botão direito para copiar" w:history="1" r:id="rId28">
        <w:r w:rsidRPr="002575ED">
          <w:rPr>
            <w:rStyle w:val="Hyperlink"/>
            <w:b/>
          </w:rPr>
          <w:t>0708371-10.2018.8.07.0001</w:t>
        </w:r>
      </w:hyperlink>
      <w:r w:rsidRPr="002575ED">
        <w:rPr>
          <w:b/>
          <w:color w:val="008000"/>
        </w:rPr>
        <w:t>, Relatora Desembargadora Fátima Rafael, 3ª Turma Cível, data de julgamento: 09/06/2020, publicado no DJE: 24/06/2020.)</w:t>
      </w:r>
    </w:p>
    <w:p w:rsidRPr="002575ED" w:rsidR="002575ED" w:rsidP="002575ED" w:rsidRDefault="002575ED" w14:paraId="78DFB639" w14:textId="77777777">
      <w:pPr>
        <w:ind w:right="-96"/>
        <w:jc w:val="both"/>
        <w:rPr>
          <w:b/>
          <w:color w:val="008000"/>
        </w:rPr>
      </w:pPr>
      <w:r w:rsidRPr="002575ED">
        <w:rPr>
          <w:b/>
          <w:color w:val="008000"/>
        </w:rPr>
        <w:t>Nesse contexto, passo a definir o valor.</w:t>
      </w:r>
    </w:p>
    <w:p w:rsidRPr="002575ED" w:rsidR="002575ED" w:rsidP="002575ED" w:rsidRDefault="002575ED" w14:paraId="395EAADC" w14:textId="77777777">
      <w:pPr>
        <w:ind w:right="-96"/>
        <w:jc w:val="both"/>
        <w:rPr>
          <w:b/>
          <w:color w:val="008000"/>
        </w:rPr>
      </w:pPr>
      <w:r w:rsidRPr="002575ED">
        <w:rPr>
          <w:b/>
          <w:color w:val="008000"/>
        </w:rPr>
        <w:t>Considerada a data-base de 09/03/2026, o crédito reconhecido em favor do requerido no processo originário era de R$ 761.126,93 (setecentos e sessenta e um mil, cento e vinte e seis reais e noventa e três centavos). Assim, o percentual de 15% corresponde a R$ 114.169,04 (cento e quatorze mil, cento e sessenta e nove reais e quatro centavos).</w:t>
      </w:r>
    </w:p>
    <w:p w:rsidRPr="002575ED" w:rsidR="002575ED" w:rsidP="002575ED" w:rsidRDefault="002575ED" w14:paraId="7FCD8106" w14:textId="77777777">
      <w:pPr>
        <w:ind w:right="-96"/>
        <w:jc w:val="both"/>
        <w:rPr>
          <w:b/>
          <w:color w:val="008000"/>
        </w:rPr>
      </w:pPr>
      <w:r w:rsidRPr="002575ED">
        <w:rPr>
          <w:b/>
          <w:color w:val="008000"/>
        </w:rPr>
        <w:t>Com o abatimento da quantia de R$ 5.000,00 (cinco mil reais), já adiantada pelo requerido, o saldo devido perfaz R$ 109.169,04 (cento e nove mil, cento e sessenta e nove reais e quatro centavos), a ser corrigido monetariamente desde 10/03/2026. Os juros de mora incidirão apenas em caso de inadimplemento, após o efetivo recebimento do crédito pelo requerido, uma vez que a exigibilidade da verba honorária está condicionada ao pagamento do valor principal no processo originário.</w:t>
      </w:r>
    </w:p>
    <w:p w:rsidRPr="002575ED" w:rsidR="002575ED" w:rsidP="002575ED" w:rsidRDefault="002575ED" w14:paraId="09DBD1D9" w14:textId="77777777">
      <w:pPr>
        <w:ind w:right="-96"/>
        <w:jc w:val="both"/>
        <w:rPr>
          <w:b/>
          <w:color w:val="008000"/>
        </w:rPr>
      </w:pPr>
      <w:r w:rsidRPr="002575ED">
        <w:rPr>
          <w:b/>
          <w:color w:val="008000"/>
        </w:rPr>
        <w:t>No mais, conforme reconhecido por ambas as partes, o pagamento dos honorários somente se tornará exigível por ocasião do efetivo recebimento, pelo requerido, dos valores decorrentes de alvará, RPV, precatório ou outra forma de satisfação do crédito no processo originário.</w:t>
      </w:r>
    </w:p>
    <w:p w:rsidRPr="002575ED" w:rsidR="002575ED" w:rsidP="002575ED" w:rsidRDefault="002575ED" w14:paraId="510E1F50" w14:textId="77777777">
      <w:pPr>
        <w:ind w:right="-96"/>
        <w:jc w:val="both"/>
        <w:rPr>
          <w:b/>
          <w:color w:val="008000"/>
        </w:rPr>
      </w:pPr>
      <w:r w:rsidRPr="002575ED">
        <w:rPr>
          <w:b/>
          <w:color w:val="008000"/>
        </w:rPr>
        <w:t xml:space="preserve">Assim, a presente sentença tem por objeto imediato apenas o arbitramento dos honorários advocatícios devidos ao autor, com a finalidade de constituir título judicial apto a viabilizar, oportunamente, o destaque da verba honorária nos autos do processo nº </w:t>
      </w:r>
      <w:hyperlink w:tooltip="Clique com o botão direito para copiar" w:history="1" r:id="rId29">
        <w:r w:rsidRPr="002575ED">
          <w:rPr>
            <w:rStyle w:val="Hyperlink"/>
            <w:b/>
          </w:rPr>
          <w:t>0703994-32.2024.8.07.0018</w:t>
        </w:r>
      </w:hyperlink>
      <w:r w:rsidRPr="002575ED">
        <w:rPr>
          <w:b/>
          <w:color w:val="008000"/>
        </w:rPr>
        <w:t>, em trâmite perante a 1ª Vara da Fazenda Pública do Distrito Federal.</w:t>
      </w:r>
    </w:p>
    <w:p w:rsidRPr="002575ED" w:rsidR="002575ED" w:rsidP="002575ED" w:rsidRDefault="002575ED" w14:paraId="25D423B8" w14:textId="77777777">
      <w:pPr>
        <w:ind w:right="-96"/>
        <w:jc w:val="both"/>
        <w:rPr>
          <w:b/>
          <w:color w:val="008000"/>
        </w:rPr>
      </w:pPr>
      <w:r w:rsidRPr="002575ED">
        <w:rPr>
          <w:b/>
          <w:color w:val="008000"/>
        </w:rPr>
        <w:t xml:space="preserve">Ante o exposto, JULGO PARCIALMENTE PROCEDENTES os pedidos, com resolução de mérito, nos termos do art. 487, inciso I, do CPC, para arbitrar os honorários advocatícios em R$ 109.169,04 (cento e nove mil, cento e sessenta e nove reais e quatro centavos), a ser destacado nos autos n.  nº </w:t>
      </w:r>
      <w:hyperlink w:tooltip="Clique com o botão direito para copiar" w:history="1" r:id="rId30">
        <w:r w:rsidRPr="002575ED">
          <w:rPr>
            <w:rStyle w:val="Hyperlink"/>
            <w:b/>
          </w:rPr>
          <w:t>0703994-32.2024.8.07.0018</w:t>
        </w:r>
      </w:hyperlink>
      <w:r w:rsidRPr="002575ED">
        <w:rPr>
          <w:b/>
          <w:color w:val="008000"/>
        </w:rPr>
        <w:t>, em trâmite perante a 1ª Vara da Fazenda Pública do Distrito Federal. A correção monetária pelo, pelo IPCA, será devida desde 10/03/2026. Os juros de mora incidirão apenas em caso de inadimplemento após o efetivo recebimento do crédito pelo requerido, uma vez que a exigibilidade da verba honorária está condicionada ao pagamento do valor principal no processo originário.</w:t>
      </w:r>
    </w:p>
    <w:p w:rsidRPr="002575ED" w:rsidR="002575ED" w:rsidP="002575ED" w:rsidRDefault="002575ED" w14:paraId="566B13A6" w14:textId="77777777">
      <w:pPr>
        <w:ind w:right="-96"/>
        <w:jc w:val="both"/>
        <w:rPr>
          <w:b/>
          <w:color w:val="008000"/>
        </w:rPr>
      </w:pPr>
      <w:r w:rsidRPr="002575ED">
        <w:rPr>
          <w:b/>
          <w:color w:val="008000"/>
        </w:rPr>
        <w:t>Resolvo o mérito, na forma do art. 487, I, do CPC.</w:t>
      </w:r>
    </w:p>
    <w:p w:rsidRPr="002575ED" w:rsidR="002575ED" w:rsidP="002575ED" w:rsidRDefault="002575ED" w14:paraId="64DD9DEB" w14:textId="77777777">
      <w:pPr>
        <w:ind w:right="-96"/>
        <w:jc w:val="both"/>
        <w:rPr>
          <w:b/>
          <w:color w:val="008000"/>
        </w:rPr>
      </w:pPr>
      <w:r w:rsidRPr="002575ED">
        <w:rPr>
          <w:b/>
          <w:color w:val="008000"/>
        </w:rPr>
        <w:t>Diante da sucumbência recíproca, mas não proporcional, responderá o autor pelo pagamento de 15% (quinze por cento) das despesas processuais e o requerido pelo pagamento de 75% (setenta e cinco por cento).</w:t>
      </w:r>
    </w:p>
    <w:p w:rsidRPr="002575ED" w:rsidR="002575ED" w:rsidP="002575ED" w:rsidRDefault="002575ED" w14:paraId="25003FAD" w14:textId="77777777">
      <w:pPr>
        <w:ind w:right="-96"/>
        <w:jc w:val="both"/>
        <w:rPr>
          <w:b/>
          <w:color w:val="008000"/>
        </w:rPr>
      </w:pPr>
      <w:r w:rsidRPr="002575ED">
        <w:rPr>
          <w:b/>
          <w:color w:val="008000"/>
        </w:rPr>
        <w:t>Condeno o requerido ao pagamento de honorários advocatícios em favor do autor, que fixo em 10% sobre o valor da condenação; e condeno o autor ao pagamento de honorários advocatícios em favor do patrono do requerido, que fixo em 10% sobre o proveito econômico obtido pelo réu, correspondente à diferença entre o valor da causa e o valor da condenação, art. 85, § 2º, do CPC.</w:t>
      </w:r>
    </w:p>
    <w:p w:rsidR="002575ED" w:rsidP="002575ED" w:rsidRDefault="002575ED" w14:paraId="15979AA1" w14:textId="77777777">
      <w:pPr>
        <w:ind w:right="-96"/>
        <w:jc w:val="both"/>
        <w:rPr>
          <w:b/>
          <w:color w:val="008000"/>
        </w:rPr>
      </w:pPr>
      <w:r w:rsidRPr="002575ED">
        <w:rPr>
          <w:b/>
          <w:color w:val="008000"/>
        </w:rPr>
        <w:t>Publique-se. Intimem-se.</w:t>
      </w:r>
    </w:p>
    <w:p w:rsidR="00EF16AC" w:rsidP="002575ED" w:rsidRDefault="00EF16AC" w14:paraId="310A5C1B" w14:textId="77777777">
      <w:pPr>
        <w:ind w:right="-96"/>
        <w:jc w:val="both"/>
        <w:rPr>
          <w:b/>
          <w:color w:val="008000"/>
        </w:rPr>
      </w:pPr>
    </w:p>
    <w:p w:rsidRPr="00EF16AC" w:rsidR="00EF16AC" w:rsidP="00EF16AC" w:rsidRDefault="00EF16AC" w14:paraId="3038EA30" w14:textId="77777777">
      <w:pPr>
        <w:ind w:right="-96"/>
        <w:jc w:val="both"/>
        <w:rPr>
          <w:b/>
          <w:color w:val="008000"/>
        </w:rPr>
      </w:pPr>
      <w:r w:rsidRPr="00EF16AC">
        <w:rPr>
          <w:b/>
          <w:color w:val="008000"/>
        </w:rPr>
        <w:t>Número do processo: 0721087-88.2026.8.07.0001</w:t>
      </w:r>
    </w:p>
    <w:p w:rsidRPr="00EF16AC" w:rsidR="00EF16AC" w:rsidP="00EF16AC" w:rsidRDefault="00EF16AC" w14:paraId="127D11B3" w14:textId="77777777">
      <w:pPr>
        <w:ind w:right="-96"/>
        <w:jc w:val="both"/>
        <w:rPr>
          <w:b/>
          <w:color w:val="008000"/>
        </w:rPr>
      </w:pPr>
    </w:p>
    <w:p w:rsidRPr="00EF16AC" w:rsidR="00EF16AC" w:rsidP="00EF16AC" w:rsidRDefault="00EF16AC" w14:paraId="631CC6D5" w14:textId="77777777">
      <w:pPr>
        <w:ind w:right="-96"/>
        <w:jc w:val="both"/>
        <w:rPr>
          <w:b/>
          <w:color w:val="008000"/>
        </w:rPr>
      </w:pPr>
      <w:r w:rsidRPr="00EF16AC">
        <w:rPr>
          <w:b/>
          <w:color w:val="008000"/>
        </w:rPr>
        <w:t>Classe judicial: PROCEDIMENTO COMUM CÍVEL (7)</w:t>
      </w:r>
    </w:p>
    <w:p w:rsidRPr="00EF16AC" w:rsidR="00EF16AC" w:rsidP="00EF16AC" w:rsidRDefault="00EF16AC" w14:paraId="6204CC2B" w14:textId="77777777">
      <w:pPr>
        <w:ind w:right="-96"/>
        <w:jc w:val="both"/>
        <w:rPr>
          <w:b/>
          <w:color w:val="008000"/>
        </w:rPr>
      </w:pPr>
    </w:p>
    <w:p w:rsidRPr="00EF16AC" w:rsidR="00EF16AC" w:rsidP="00EF16AC" w:rsidRDefault="00EF16AC" w14:paraId="6D1971F3" w14:textId="77777777">
      <w:pPr>
        <w:ind w:right="-96"/>
        <w:jc w:val="both"/>
        <w:rPr>
          <w:b/>
          <w:color w:val="008000"/>
        </w:rPr>
      </w:pPr>
      <w:r w:rsidRPr="00EF16AC">
        <w:rPr>
          <w:b/>
          <w:color w:val="008000"/>
        </w:rPr>
        <w:t>REQUERENTE: MATEUS MARTINS SOARES</w:t>
      </w:r>
    </w:p>
    <w:p w:rsidRPr="00EF16AC" w:rsidR="00EF16AC" w:rsidP="00EF16AC" w:rsidRDefault="00EF16AC" w14:paraId="04355970" w14:textId="77777777">
      <w:pPr>
        <w:ind w:right="-96"/>
        <w:jc w:val="both"/>
        <w:rPr>
          <w:b/>
          <w:color w:val="008000"/>
        </w:rPr>
      </w:pPr>
    </w:p>
    <w:p w:rsidRPr="00EF16AC" w:rsidR="00EF16AC" w:rsidP="00EF16AC" w:rsidRDefault="00EF16AC" w14:paraId="0DB4CF5E" w14:textId="77777777">
      <w:pPr>
        <w:ind w:right="-96"/>
        <w:jc w:val="both"/>
        <w:rPr>
          <w:b/>
          <w:color w:val="008000"/>
        </w:rPr>
      </w:pPr>
      <w:r w:rsidRPr="00EF16AC">
        <w:rPr>
          <w:b/>
          <w:color w:val="008000"/>
        </w:rPr>
        <w:t>REQUERIDO: ARNALDO PASTOR CRUZ JUNIOR</w:t>
      </w:r>
    </w:p>
    <w:p w:rsidRPr="00EF16AC" w:rsidR="00EF16AC" w:rsidP="00EF16AC" w:rsidRDefault="00EF16AC" w14:paraId="6C840D08" w14:textId="77777777">
      <w:pPr>
        <w:ind w:right="-96"/>
        <w:jc w:val="both"/>
        <w:rPr>
          <w:b/>
          <w:color w:val="008000"/>
        </w:rPr>
      </w:pPr>
    </w:p>
    <w:p w:rsidRPr="00EF16AC" w:rsidR="00EF16AC" w:rsidP="00EF16AC" w:rsidRDefault="00EF16AC" w14:paraId="20F4DB7A" w14:textId="77777777">
      <w:pPr>
        <w:ind w:right="-96"/>
        <w:jc w:val="both"/>
        <w:rPr>
          <w:b/>
          <w:color w:val="008000"/>
        </w:rPr>
      </w:pPr>
      <w:r w:rsidRPr="00EF16AC">
        <w:rPr>
          <w:b/>
          <w:color w:val="008000"/>
        </w:rPr>
        <w:t>SENTENÇA</w:t>
      </w:r>
    </w:p>
    <w:p w:rsidRPr="00EF16AC" w:rsidR="00EF16AC" w:rsidP="00EF16AC" w:rsidRDefault="00EF16AC" w14:paraId="6C949CA0" w14:textId="77777777">
      <w:pPr>
        <w:ind w:right="-96"/>
        <w:jc w:val="both"/>
        <w:rPr>
          <w:b/>
          <w:color w:val="008000"/>
        </w:rPr>
      </w:pPr>
    </w:p>
    <w:p w:rsidRPr="00EF16AC" w:rsidR="00EF16AC" w:rsidP="00EF16AC" w:rsidRDefault="00EF16AC" w14:paraId="1C49A701" w14:textId="77777777">
      <w:pPr>
        <w:ind w:right="-96"/>
        <w:jc w:val="both"/>
        <w:rPr>
          <w:b/>
          <w:color w:val="008000"/>
        </w:rPr>
      </w:pPr>
      <w:r w:rsidRPr="00EF16AC">
        <w:rPr>
          <w:b/>
          <w:color w:val="008000"/>
        </w:rPr>
        <w:t xml:space="preserve"> </w:t>
      </w:r>
    </w:p>
    <w:p w:rsidRPr="00EF16AC" w:rsidR="00EF16AC" w:rsidP="00EF16AC" w:rsidRDefault="00EF16AC" w14:paraId="50989506" w14:textId="77777777">
      <w:pPr>
        <w:ind w:right="-96"/>
        <w:jc w:val="both"/>
        <w:rPr>
          <w:b/>
          <w:color w:val="008000"/>
        </w:rPr>
      </w:pPr>
    </w:p>
    <w:p w:rsidRPr="00EF16AC" w:rsidR="00EF16AC" w:rsidP="00EF16AC" w:rsidRDefault="00EF16AC" w14:paraId="0899E1D9" w14:textId="77777777">
      <w:pPr>
        <w:ind w:right="-96"/>
        <w:jc w:val="both"/>
        <w:rPr>
          <w:b/>
          <w:color w:val="008000"/>
        </w:rPr>
      </w:pPr>
      <w:r w:rsidRPr="00EF16AC">
        <w:rPr>
          <w:b/>
          <w:color w:val="008000"/>
        </w:rPr>
        <w:t>O autor opôs embargos de declaração no ID 287018211 contra a sentença de ID 285327747.</w:t>
      </w:r>
    </w:p>
    <w:p w:rsidRPr="00EF16AC" w:rsidR="00EF16AC" w:rsidP="00EF16AC" w:rsidRDefault="00EF16AC" w14:paraId="1279ED12" w14:textId="77777777">
      <w:pPr>
        <w:ind w:right="-96"/>
        <w:jc w:val="both"/>
        <w:rPr>
          <w:b/>
          <w:color w:val="008000"/>
        </w:rPr>
      </w:pPr>
    </w:p>
    <w:p w:rsidRPr="00EF16AC" w:rsidR="00EF16AC" w:rsidP="00EF16AC" w:rsidRDefault="00EF16AC" w14:paraId="6A887798" w14:textId="77777777">
      <w:pPr>
        <w:ind w:right="-96"/>
        <w:jc w:val="both"/>
        <w:rPr>
          <w:b/>
          <w:color w:val="008000"/>
        </w:rPr>
      </w:pPr>
      <w:r w:rsidRPr="00EF16AC">
        <w:rPr>
          <w:b/>
          <w:color w:val="008000"/>
        </w:rPr>
        <w:t>Alega omissão quanto ao pedido de tutela cautelar incidental, formulado na réplica, para comunicação da decisão ao Juízo da 1ª Vara da Fazenda Pública do Distrito Federal e reserva do valor arbitrado nos autos nº 0703994-32.2024.8.07.0018.</w:t>
      </w:r>
    </w:p>
    <w:p w:rsidRPr="00EF16AC" w:rsidR="00EF16AC" w:rsidP="00EF16AC" w:rsidRDefault="00EF16AC" w14:paraId="1060FAEE" w14:textId="77777777">
      <w:pPr>
        <w:ind w:right="-96"/>
        <w:jc w:val="both"/>
        <w:rPr>
          <w:b/>
          <w:color w:val="008000"/>
        </w:rPr>
      </w:pPr>
    </w:p>
    <w:p w:rsidRPr="00EF16AC" w:rsidR="00EF16AC" w:rsidP="00EF16AC" w:rsidRDefault="00EF16AC" w14:paraId="738747D6" w14:textId="77777777">
      <w:pPr>
        <w:ind w:right="-96"/>
        <w:jc w:val="both"/>
        <w:rPr>
          <w:b/>
          <w:color w:val="008000"/>
        </w:rPr>
      </w:pPr>
      <w:r w:rsidRPr="00EF16AC">
        <w:rPr>
          <w:b/>
          <w:color w:val="008000"/>
        </w:rPr>
        <w:t>Aponta erro material no capítulo da sucumbência, porque os percentuais atribuídos às partes totalizam apenas 90%, e sustenta inexistir sucumbência recíproca. Indica, ainda, inexatidões nas expressões “n. nº” e “pelo, pelo IPCA”, além de omissão e contradição na fixação dos honorários contratuais em 15%, em vez dos 20% postulados.</w:t>
      </w:r>
    </w:p>
    <w:p w:rsidRPr="00EF16AC" w:rsidR="00EF16AC" w:rsidP="00EF16AC" w:rsidRDefault="00EF16AC" w14:paraId="27DBD29B" w14:textId="77777777">
      <w:pPr>
        <w:ind w:right="-96"/>
        <w:jc w:val="both"/>
        <w:rPr>
          <w:b/>
          <w:color w:val="008000"/>
        </w:rPr>
      </w:pPr>
    </w:p>
    <w:p w:rsidRPr="00EF16AC" w:rsidR="00EF16AC" w:rsidP="00EF16AC" w:rsidRDefault="00EF16AC" w14:paraId="372B5382" w14:textId="77777777">
      <w:pPr>
        <w:ind w:right="-96"/>
        <w:jc w:val="both"/>
        <w:rPr>
          <w:b/>
          <w:color w:val="008000"/>
        </w:rPr>
      </w:pPr>
      <w:r w:rsidRPr="00EF16AC">
        <w:rPr>
          <w:b/>
          <w:color w:val="008000"/>
        </w:rPr>
        <w:t>Requer a integração da sentença, com a concessão da medida cautelar, a atribuição integral dos ônus sucumbenciais ao requerido e a fixação dos honorários contratuais em 20% sobre o crédito reconhecido, deduzidos R$ 5.000,00 (cinco mil reais), totalizando R$ 147.225,39 (cento e quarenta e sete mil, duzentos e vinte e cinco reais e trinta e nove centavos).</w:t>
      </w:r>
    </w:p>
    <w:p w:rsidRPr="00EF16AC" w:rsidR="00EF16AC" w:rsidP="00EF16AC" w:rsidRDefault="00EF16AC" w14:paraId="142F7BD8" w14:textId="77777777">
      <w:pPr>
        <w:ind w:right="-96"/>
        <w:jc w:val="both"/>
        <w:rPr>
          <w:b/>
          <w:color w:val="008000"/>
        </w:rPr>
      </w:pPr>
    </w:p>
    <w:p w:rsidRPr="00EF16AC" w:rsidR="00EF16AC" w:rsidP="00EF16AC" w:rsidRDefault="00EF16AC" w14:paraId="7CAECA3B" w14:textId="77777777">
      <w:pPr>
        <w:ind w:right="-96"/>
        <w:jc w:val="both"/>
        <w:rPr>
          <w:b/>
          <w:color w:val="008000"/>
        </w:rPr>
      </w:pPr>
      <w:r w:rsidRPr="00EF16AC">
        <w:rPr>
          <w:b/>
          <w:color w:val="008000"/>
        </w:rPr>
        <w:t xml:space="preserve">O requerido apresentou contrarrazões no ID 288474623, nas quais sustenta que os embargos buscam rediscutir o mérito, que a medida cautelar constitui inovação recursal e que não estão demonstrados seus requisitos. Defende a manutenção da sucumbência recíproca e dos honorários contratuais fixados em 15%. </w:t>
      </w:r>
    </w:p>
    <w:p w:rsidRPr="00EF16AC" w:rsidR="00EF16AC" w:rsidP="00EF16AC" w:rsidRDefault="00EF16AC" w14:paraId="5891458C" w14:textId="77777777">
      <w:pPr>
        <w:ind w:right="-96"/>
        <w:jc w:val="both"/>
        <w:rPr>
          <w:b/>
          <w:color w:val="008000"/>
        </w:rPr>
      </w:pPr>
    </w:p>
    <w:p w:rsidRPr="00EF16AC" w:rsidR="00EF16AC" w:rsidP="00EF16AC" w:rsidRDefault="00EF16AC" w14:paraId="5825FF79" w14:textId="77777777">
      <w:pPr>
        <w:ind w:right="-96"/>
        <w:jc w:val="both"/>
        <w:rPr>
          <w:b/>
          <w:color w:val="008000"/>
        </w:rPr>
      </w:pPr>
      <w:r w:rsidRPr="00EF16AC">
        <w:rPr>
          <w:b/>
          <w:color w:val="008000"/>
        </w:rPr>
        <w:t>É o relatório.</w:t>
      </w:r>
    </w:p>
    <w:p w:rsidRPr="00EF16AC" w:rsidR="00EF16AC" w:rsidP="00EF16AC" w:rsidRDefault="00EF16AC" w14:paraId="44C6A936" w14:textId="77777777">
      <w:pPr>
        <w:ind w:right="-96"/>
        <w:jc w:val="both"/>
        <w:rPr>
          <w:b/>
          <w:color w:val="008000"/>
        </w:rPr>
      </w:pPr>
    </w:p>
    <w:p w:rsidRPr="00EF16AC" w:rsidR="00EF16AC" w:rsidP="00EF16AC" w:rsidRDefault="00EF16AC" w14:paraId="145657CF" w14:textId="77777777">
      <w:pPr>
        <w:ind w:right="-96"/>
        <w:jc w:val="both"/>
        <w:rPr>
          <w:b/>
          <w:color w:val="008000"/>
        </w:rPr>
      </w:pPr>
      <w:r w:rsidRPr="00EF16AC">
        <w:rPr>
          <w:b/>
          <w:color w:val="008000"/>
        </w:rPr>
        <w:t>A sentença contém erros materiais que comportam correção.</w:t>
      </w:r>
    </w:p>
    <w:p w:rsidRPr="00EF16AC" w:rsidR="00EF16AC" w:rsidP="00EF16AC" w:rsidRDefault="00EF16AC" w14:paraId="4F7355D9" w14:textId="77777777">
      <w:pPr>
        <w:ind w:right="-96"/>
        <w:jc w:val="both"/>
        <w:rPr>
          <w:b/>
          <w:color w:val="008000"/>
        </w:rPr>
      </w:pPr>
    </w:p>
    <w:p w:rsidRPr="00EF16AC" w:rsidR="00EF16AC" w:rsidP="00EF16AC" w:rsidRDefault="00EF16AC" w14:paraId="16B141C6" w14:textId="77777777">
      <w:pPr>
        <w:ind w:right="-96"/>
        <w:jc w:val="both"/>
        <w:rPr>
          <w:b/>
          <w:color w:val="008000"/>
        </w:rPr>
      </w:pPr>
      <w:r w:rsidRPr="00EF16AC">
        <w:rPr>
          <w:b/>
          <w:color w:val="008000"/>
        </w:rPr>
        <w:t>Com efeito, foram empregadas as expressões “nos autos n. nº 0703994-32.2024.8.07.0018” e “A correção monetária pelo, pelo IPCA”, além de ter sido atribuído ao autor o pagamento de 15% das despesas processuais e ao requerido 75%, percentuais que não totalizam 100%. A correção impõe o reconhecimento da responsabilidade do requerido por 85% das despesas processuais.</w:t>
      </w:r>
    </w:p>
    <w:p w:rsidRPr="00EF16AC" w:rsidR="00EF16AC" w:rsidP="00EF16AC" w:rsidRDefault="00EF16AC" w14:paraId="2934F789" w14:textId="77777777">
      <w:pPr>
        <w:ind w:right="-96"/>
        <w:jc w:val="both"/>
        <w:rPr>
          <w:b/>
          <w:color w:val="008000"/>
        </w:rPr>
      </w:pPr>
    </w:p>
    <w:p w:rsidRPr="00EF16AC" w:rsidR="00EF16AC" w:rsidP="00EF16AC" w:rsidRDefault="00EF16AC" w14:paraId="70091BDB" w14:textId="77777777">
      <w:pPr>
        <w:ind w:right="-96"/>
        <w:jc w:val="both"/>
        <w:rPr>
          <w:b/>
          <w:color w:val="008000"/>
        </w:rPr>
      </w:pPr>
      <w:r w:rsidRPr="00EF16AC">
        <w:rPr>
          <w:b/>
          <w:color w:val="008000"/>
        </w:rPr>
        <w:t>Verifica-se, ainda, omissão quanto ao pedido de comunicação ao Juízo em que tramita o processo nº 0703994-32.2024.8.07.0018. Embora a sentença tenha determinado o destaque dos honorários, não houve apreciação expressa da providência destinada a resguardar a efetividade do comando judicial.</w:t>
      </w:r>
    </w:p>
    <w:p w:rsidRPr="00EF16AC" w:rsidR="00EF16AC" w:rsidP="00EF16AC" w:rsidRDefault="00EF16AC" w14:paraId="287E9FA4" w14:textId="77777777">
      <w:pPr>
        <w:ind w:right="-96"/>
        <w:jc w:val="both"/>
        <w:rPr>
          <w:b/>
          <w:color w:val="008000"/>
        </w:rPr>
      </w:pPr>
    </w:p>
    <w:p w:rsidRPr="00EF16AC" w:rsidR="00EF16AC" w:rsidP="00EF16AC" w:rsidRDefault="00EF16AC" w14:paraId="1CBF0C74" w14:textId="77777777">
      <w:pPr>
        <w:ind w:right="-96"/>
        <w:jc w:val="both"/>
        <w:rPr>
          <w:b/>
          <w:color w:val="008000"/>
        </w:rPr>
      </w:pPr>
      <w:r w:rsidRPr="00EF16AC">
        <w:rPr>
          <w:b/>
          <w:color w:val="008000"/>
        </w:rPr>
        <w:t>A medida é adequada para assegurar a utilidade prática da decisão, sem autorizar o imediato levantamento de valores pela parte autora.</w:t>
      </w:r>
    </w:p>
    <w:p w:rsidRPr="00EF16AC" w:rsidR="00EF16AC" w:rsidP="00EF16AC" w:rsidRDefault="00EF16AC" w14:paraId="684D889E" w14:textId="77777777">
      <w:pPr>
        <w:ind w:right="-96"/>
        <w:jc w:val="both"/>
        <w:rPr>
          <w:b/>
          <w:color w:val="008000"/>
        </w:rPr>
      </w:pPr>
    </w:p>
    <w:p w:rsidRPr="00EF16AC" w:rsidR="00EF16AC" w:rsidP="00EF16AC" w:rsidRDefault="00EF16AC" w14:paraId="017F045F" w14:textId="77777777">
      <w:pPr>
        <w:ind w:right="-96"/>
        <w:jc w:val="both"/>
        <w:rPr>
          <w:b/>
          <w:color w:val="008000"/>
        </w:rPr>
      </w:pPr>
      <w:r w:rsidRPr="00EF16AC">
        <w:rPr>
          <w:b/>
          <w:color w:val="008000"/>
        </w:rPr>
        <w:t>Trata-se de providência de natureza assecuratória que poderia, inclusive, ser determinada de ofício pelo Juízo, sem configuração de julgamento extra petita, devendo recair sobre eventual crédito disponibilizado ao requerido naquele feito, limitada aos valores nele existentes.</w:t>
      </w:r>
    </w:p>
    <w:p w:rsidRPr="00EF16AC" w:rsidR="00EF16AC" w:rsidP="00EF16AC" w:rsidRDefault="00EF16AC" w14:paraId="00D7645E" w14:textId="77777777">
      <w:pPr>
        <w:ind w:right="-96"/>
        <w:jc w:val="both"/>
        <w:rPr>
          <w:b/>
          <w:color w:val="008000"/>
        </w:rPr>
      </w:pPr>
    </w:p>
    <w:p w:rsidRPr="00EF16AC" w:rsidR="00EF16AC" w:rsidP="00EF16AC" w:rsidRDefault="00EF16AC" w14:paraId="623211EF" w14:textId="77777777">
      <w:pPr>
        <w:ind w:right="-96"/>
        <w:jc w:val="both"/>
        <w:rPr>
          <w:b/>
          <w:color w:val="008000"/>
        </w:rPr>
      </w:pPr>
      <w:r w:rsidRPr="00EF16AC">
        <w:rPr>
          <w:b/>
          <w:color w:val="008000"/>
        </w:rPr>
        <w:t>Não procede, contudo, a insurgência quanto à sucumbência recíproca.</w:t>
      </w:r>
    </w:p>
    <w:p w:rsidRPr="00EF16AC" w:rsidR="00EF16AC" w:rsidP="00EF16AC" w:rsidRDefault="00EF16AC" w14:paraId="35E6F479" w14:textId="77777777">
      <w:pPr>
        <w:ind w:right="-96"/>
        <w:jc w:val="both"/>
        <w:rPr>
          <w:b/>
          <w:color w:val="008000"/>
        </w:rPr>
      </w:pPr>
    </w:p>
    <w:p w:rsidRPr="00EF16AC" w:rsidR="00EF16AC" w:rsidP="00EF16AC" w:rsidRDefault="00EF16AC" w14:paraId="783D8DBC" w14:textId="77777777">
      <w:pPr>
        <w:ind w:right="-96"/>
        <w:jc w:val="both"/>
        <w:rPr>
          <w:b/>
          <w:color w:val="008000"/>
        </w:rPr>
      </w:pPr>
      <w:r w:rsidRPr="00EF16AC">
        <w:rPr>
          <w:b/>
          <w:color w:val="008000"/>
        </w:rPr>
        <w:t>O autor não obteve integral acolhimento de sua pretensão, razão pela qual permanece sua responsabilidade por 15% das despesas processuais, cabendo ao requerido os 85% restantes.</w:t>
      </w:r>
    </w:p>
    <w:p w:rsidRPr="00EF16AC" w:rsidR="00EF16AC" w:rsidP="00EF16AC" w:rsidRDefault="00EF16AC" w14:paraId="6C7365F2" w14:textId="77777777">
      <w:pPr>
        <w:ind w:right="-96"/>
        <w:jc w:val="both"/>
        <w:rPr>
          <w:b/>
          <w:color w:val="008000"/>
        </w:rPr>
      </w:pPr>
    </w:p>
    <w:p w:rsidRPr="00EF16AC" w:rsidR="00EF16AC" w:rsidP="00EF16AC" w:rsidRDefault="00EF16AC" w14:paraId="221AF079" w14:textId="77777777">
      <w:pPr>
        <w:ind w:right="-96"/>
        <w:jc w:val="both"/>
        <w:rPr>
          <w:b/>
          <w:color w:val="008000"/>
        </w:rPr>
      </w:pPr>
      <w:r w:rsidRPr="00EF16AC">
        <w:rPr>
          <w:b/>
          <w:color w:val="008000"/>
        </w:rPr>
        <w:t>Também não se verifica omissão ou contradição quanto ao percentual dos honorários contratuais. A matéria foi expressamente analisada na sentença, revelando os embargos mero inconformismo com a conclusão adotada.</w:t>
      </w:r>
    </w:p>
    <w:p w:rsidRPr="00EF16AC" w:rsidR="00EF16AC" w:rsidP="00EF16AC" w:rsidRDefault="00EF16AC" w14:paraId="7E8819A9" w14:textId="77777777">
      <w:pPr>
        <w:ind w:right="-96"/>
        <w:jc w:val="both"/>
        <w:rPr>
          <w:b/>
          <w:color w:val="008000"/>
        </w:rPr>
      </w:pPr>
    </w:p>
    <w:p w:rsidRPr="00EF16AC" w:rsidR="00EF16AC" w:rsidP="00EF16AC" w:rsidRDefault="00EF16AC" w14:paraId="464D6214" w14:textId="77777777">
      <w:pPr>
        <w:ind w:right="-96"/>
        <w:jc w:val="both"/>
        <w:rPr>
          <w:b/>
          <w:color w:val="008000"/>
        </w:rPr>
      </w:pPr>
      <w:r w:rsidRPr="00EF16AC">
        <w:rPr>
          <w:b/>
          <w:color w:val="008000"/>
        </w:rPr>
        <w:t>Ante o exposto, CONHEÇO dos embargos de declaração opostos no ID 287018211 e DOU-LHES PARCIAL PROVIMENTO.</w:t>
      </w:r>
    </w:p>
    <w:p w:rsidRPr="00EF16AC" w:rsidR="00EF16AC" w:rsidP="00EF16AC" w:rsidRDefault="00EF16AC" w14:paraId="21B87282" w14:textId="77777777">
      <w:pPr>
        <w:ind w:right="-96"/>
        <w:jc w:val="both"/>
        <w:rPr>
          <w:b/>
          <w:color w:val="008000"/>
        </w:rPr>
      </w:pPr>
    </w:p>
    <w:p w:rsidRPr="00EF16AC" w:rsidR="00EF16AC" w:rsidP="00EF16AC" w:rsidRDefault="00EF16AC" w14:paraId="3C0DA584" w14:textId="77777777">
      <w:pPr>
        <w:ind w:right="-96"/>
        <w:jc w:val="both"/>
        <w:rPr>
          <w:b/>
          <w:color w:val="008000"/>
        </w:rPr>
      </w:pPr>
      <w:r w:rsidRPr="00EF16AC">
        <w:rPr>
          <w:b/>
          <w:color w:val="008000"/>
        </w:rPr>
        <w:t>DETERMINO a expedição de ofício ao Juízo da 1ª Vara da Fazenda Pública do Distrito Federal, onde tramita o processo nº 0703994-32.2024.8.07.0018, para ciência desta decisão e reserva de R$ 109.169,04 (cento e nove mil, cento e sessenta e nove reais e quatro centavos), corrigidos pelo IPCA desde 10/03/2026, sobre eventual crédito disponibilizado ao requerido naquele feito, limitada a reserva aos valores existentes e vedado o levantamento pela parte autora antes do evento de exigibilidade fixado na sentença.</w:t>
      </w:r>
    </w:p>
    <w:p w:rsidRPr="00EF16AC" w:rsidR="00EF16AC" w:rsidP="00EF16AC" w:rsidRDefault="00EF16AC" w14:paraId="72938CF2" w14:textId="77777777">
      <w:pPr>
        <w:ind w:right="-96"/>
        <w:jc w:val="both"/>
        <w:rPr>
          <w:b/>
          <w:color w:val="008000"/>
        </w:rPr>
      </w:pPr>
    </w:p>
    <w:p w:rsidRPr="00EF16AC" w:rsidR="00EF16AC" w:rsidP="00EF16AC" w:rsidRDefault="00EF16AC" w14:paraId="21931182" w14:textId="77777777">
      <w:pPr>
        <w:ind w:right="-96"/>
        <w:jc w:val="both"/>
        <w:rPr>
          <w:b/>
          <w:color w:val="008000"/>
        </w:rPr>
      </w:pPr>
      <w:r w:rsidRPr="00EF16AC">
        <w:rPr>
          <w:b/>
          <w:color w:val="008000"/>
        </w:rPr>
        <w:t>Onde se lê “nos autos n. nº 0703994-32.2024.8.07.0018”, leia-se “nos autos nº 0703994-32.2024.8.07.0018”. Onde se lê “A correção monetária pelo, pelo IPCA”, leia-se “A correção monetária pelo IPCA será devida desde 10/03/2026”.</w:t>
      </w:r>
    </w:p>
    <w:p w:rsidRPr="00EF16AC" w:rsidR="00EF16AC" w:rsidP="00EF16AC" w:rsidRDefault="00EF16AC" w14:paraId="221369CA" w14:textId="77777777">
      <w:pPr>
        <w:ind w:right="-96"/>
        <w:jc w:val="both"/>
        <w:rPr>
          <w:b/>
          <w:color w:val="008000"/>
        </w:rPr>
      </w:pPr>
    </w:p>
    <w:p w:rsidRPr="00EF16AC" w:rsidR="00EF16AC" w:rsidP="00EF16AC" w:rsidRDefault="00EF16AC" w14:paraId="5DCE41BF" w14:textId="77777777">
      <w:pPr>
        <w:ind w:right="-96"/>
        <w:jc w:val="both"/>
        <w:rPr>
          <w:b/>
          <w:color w:val="008000"/>
        </w:rPr>
      </w:pPr>
      <w:r w:rsidRPr="00EF16AC">
        <w:rPr>
          <w:b/>
          <w:color w:val="008000"/>
        </w:rPr>
        <w:t>No capítulo da sucumbência, o autor responderá por 15% das despesas processuais e o requerido por 85%, mantidos os demais termos da sentença.</w:t>
      </w:r>
    </w:p>
    <w:p w:rsidRPr="00EF16AC" w:rsidR="00EF16AC" w:rsidP="00EF16AC" w:rsidRDefault="00EF16AC" w14:paraId="4CBD34A5" w14:textId="77777777">
      <w:pPr>
        <w:ind w:right="-96"/>
        <w:jc w:val="both"/>
        <w:rPr>
          <w:b/>
          <w:color w:val="008000"/>
        </w:rPr>
      </w:pPr>
    </w:p>
    <w:p w:rsidRPr="002575ED" w:rsidR="00EF16AC" w:rsidP="00EF16AC" w:rsidRDefault="00EF16AC" w14:paraId="3E3554E4" w14:textId="11998C3D">
      <w:pPr>
        <w:ind w:right="-96"/>
        <w:jc w:val="both"/>
        <w:rPr>
          <w:b/>
          <w:color w:val="008000"/>
        </w:rPr>
      </w:pPr>
      <w:r w:rsidRPr="00EF16AC">
        <w:rPr>
          <w:b/>
          <w:color w:val="008000"/>
        </w:rPr>
        <w:t>Permanecem inalteradas as demais disposições do julgado.</w:t>
      </w:r>
    </w:p>
    <w:p w:rsidRPr="00937F7C" w:rsidR="00F4704D" w:rsidP="00043EE4" w:rsidRDefault="002575ED" w14:paraId="599136C7" w14:textId="716D714D">
      <w:pPr>
        <w:ind w:right="-96"/>
        <w:jc w:val="both"/>
        <w:rPr>
          <w:b/>
          <w:color w:val="008000"/>
        </w:rPr>
      </w:pPr>
      <w:r w:rsidRPr="002575ED">
        <w:rPr>
          <w:b/>
          <w:color w:val="008000"/>
        </w:rPr>
        <w:t> </w:t>
      </w:r>
    </w:p>
    <w:p w:rsidR="002575ED" w:rsidRDefault="002575ED" w14:paraId="32E43CBF" w14:textId="77777777"/>
    <w:sectPr w:rsidR="002575ED" w:rsidSect="002575ED">
      <w:footerReference w:type="default" r:id="rId31"/>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D" w:author="Maria de Fatima Dias" w:date="2026-10-29T06:22:00Z" w:id="0">
    <w:p w:rsidR="00347435" w:rsidRDefault="00347435" w14:paraId="2F8CCCD2" w14:textId="77777777">
      <w:pPr>
        <w:pStyle w:val="Textodecomentrio"/>
      </w:pPr>
      <w:r>
        <w:rPr>
          <w:rStyle w:val="Refdecomentrio"/>
        </w:rPr>
        <w:annotationRef/>
      </w:r>
      <w:r>
        <w:t xml:space="preserve">Conclusão: </w:t>
      </w:r>
      <w:r w:rsidRPr="00347435">
        <w:t>06/10/2026</w:t>
      </w:r>
    </w:p>
    <w:p w:rsidR="00347435" w:rsidRDefault="00347435" w14:paraId="19B6F9C7" w14:textId="77777777">
      <w:pPr>
        <w:pStyle w:val="Textodecomentrio"/>
      </w:pPr>
      <w:r>
        <w:t>Entrega: 29/10/2026</w:t>
      </w:r>
    </w:p>
    <w:p w:rsidR="00347435" w:rsidRDefault="00347435" w14:paraId="315986E9" w14:textId="41FD1467">
      <w:pPr>
        <w:pStyle w:val="Textodecomentrio"/>
      </w:pPr>
      <w:r>
        <w:t>Certeza: 8</w:t>
      </w:r>
    </w:p>
  </w:comment>
  <w:comment w:initials="MD" w:author="Maria de Fatima Dias" w:date="2026-10-29T06:23:00Z" w:id="1">
    <w:p w:rsidRPr="00347435" w:rsidR="00347435" w:rsidP="00347435" w:rsidRDefault="00347435" w14:paraId="4CD1D69B" w14:textId="77777777">
      <w:pPr>
        <w:pStyle w:val="Textodecomentrio"/>
      </w:pPr>
      <w:r>
        <w:rPr>
          <w:rStyle w:val="Refdecomentrio"/>
        </w:rPr>
        <w:annotationRef/>
      </w:r>
      <w:r w:rsidRPr="00347435">
        <w:rPr>
          <w:b/>
          <w:bCs/>
        </w:rPr>
        <w:t>Art. 22.</w:t>
      </w:r>
      <w:r w:rsidRPr="00347435">
        <w:t xml:space="preserve"> A prestação de serviço profissional assegura aos inscritos na OAB o direito aos honorários convencionados, aos fixados por arbitramento judicial e aos de sucumbência.</w:t>
      </w:r>
    </w:p>
    <w:p w:rsidRPr="00347435" w:rsidR="00347435" w:rsidP="00347435" w:rsidRDefault="00347435" w14:paraId="2922E927" w14:textId="7CBB6D04">
      <w:pPr>
        <w:pStyle w:val="Textodecomentrio"/>
      </w:pPr>
      <w:r>
        <w:rPr>
          <w:b/>
          <w:bCs/>
        </w:rPr>
        <w:t>...</w:t>
      </w:r>
    </w:p>
    <w:p w:rsidRPr="00347435" w:rsidR="00347435" w:rsidP="00347435" w:rsidRDefault="00347435" w14:paraId="3B5745C6" w14:textId="77777777">
      <w:pPr>
        <w:pStyle w:val="Textodecomentrio"/>
      </w:pPr>
      <w:r w:rsidRPr="00347435">
        <w:rPr>
          <w:b/>
          <w:bCs/>
        </w:rPr>
        <w:t>§ 2º</w:t>
      </w:r>
      <w:r w:rsidRPr="00347435">
        <w:t xml:space="preserve"> Na falta de estipulação ou de acordo, os honorários são fixados por arbitramento judicial, em remuneração compatível com o trabalho e o valor econômico da questão, observado obrigatoriamente o disposto nos §§ 2º, 3º, 4º, 5º, 6º, 6º-A, 8º, 8º-A, 9º e 10 do art. 85 da Lei nº 13.105, de 16 de março de 2015 </w:t>
      </w:r>
    </w:p>
    <w:p w:rsidR="00347435" w:rsidRDefault="00347435" w14:paraId="2B0D4D5F" w14:textId="1E1C9725">
      <w:pPr>
        <w:pStyle w:val="Textodecomentrio"/>
      </w:pPr>
    </w:p>
  </w:comment>
  <w:comment w:initials="MD" w:author="Maria de Fatima Dias" w:date="2026-10-29T06:25:00Z" w:id="2">
    <w:p w:rsidRPr="00347435" w:rsidR="00347435" w:rsidP="00347435" w:rsidRDefault="00347435" w14:paraId="204A3D5D" w14:textId="77777777">
      <w:pPr>
        <w:pStyle w:val="Textodecomentrio"/>
      </w:pPr>
      <w:r>
        <w:rPr>
          <w:rStyle w:val="Refdecomentrio"/>
        </w:rPr>
        <w:annotationRef/>
      </w:r>
      <w:r w:rsidRPr="00347435">
        <w:rPr>
          <w:b/>
          <w:bCs/>
        </w:rPr>
        <w:t>Art. 487.</w:t>
      </w:r>
      <w:r w:rsidRPr="00347435">
        <w:t xml:space="preserve"> Haverá resolução de mérito quando o juiz:</w:t>
      </w:r>
    </w:p>
    <w:p w:rsidRPr="00347435" w:rsidR="00347435" w:rsidP="00347435" w:rsidRDefault="00347435" w14:paraId="5B20DE04" w14:textId="77777777">
      <w:pPr>
        <w:pStyle w:val="Textodecomentrio"/>
      </w:pPr>
      <w:r w:rsidRPr="00347435">
        <w:rPr>
          <w:b/>
          <w:bCs/>
        </w:rPr>
        <w:t xml:space="preserve">I </w:t>
      </w:r>
      <w:r w:rsidRPr="00347435">
        <w:t>- acolher ou rejeitar o pedido formulado na ação ou na reconvenção;</w:t>
      </w:r>
    </w:p>
    <w:p w:rsidR="00347435" w:rsidRDefault="00347435" w14:paraId="1DFC186B" w14:textId="16F2395D">
      <w:pPr>
        <w:pStyle w:val="Textodecomentrio"/>
      </w:pPr>
    </w:p>
  </w:comment>
  <w:comment w:initials="MD" w:author="Maria de Fatima Dias" w:date="2026-10-29T06:27:00Z" w:id="3">
    <w:p w:rsidRPr="00347435" w:rsidR="00347435" w:rsidP="00347435" w:rsidRDefault="00347435" w14:paraId="271A6D9F" w14:textId="77777777">
      <w:pPr>
        <w:pStyle w:val="Textodecomentrio"/>
      </w:pPr>
      <w:r>
        <w:rPr>
          <w:rStyle w:val="Refdecomentrio"/>
        </w:rPr>
        <w:annotationRef/>
      </w:r>
      <w:r w:rsidRPr="00347435">
        <w:rPr>
          <w:b/>
          <w:bCs/>
        </w:rPr>
        <w:t>Art. 85.</w:t>
      </w:r>
      <w:r w:rsidRPr="00347435">
        <w:t xml:space="preserve"> A sentença condenará o vencido a pagar honorários ao advogado do vencedor.</w:t>
      </w:r>
    </w:p>
    <w:p w:rsidRPr="00347435" w:rsidR="00347435" w:rsidP="00347435" w:rsidRDefault="00347435" w14:paraId="3BEC4208" w14:textId="1EBDE61C">
      <w:pPr>
        <w:pStyle w:val="Textodecomentrio"/>
      </w:pPr>
      <w:r>
        <w:rPr>
          <w:b/>
          <w:bCs/>
        </w:rPr>
        <w:t>...</w:t>
      </w:r>
    </w:p>
    <w:p w:rsidRPr="00347435" w:rsidR="00347435" w:rsidP="00347435" w:rsidRDefault="00347435" w14:paraId="71ADFB81" w14:textId="77777777">
      <w:pPr>
        <w:pStyle w:val="Textodecomentrio"/>
      </w:pPr>
      <w:r w:rsidRPr="00347435">
        <w:rPr>
          <w:b/>
          <w:bCs/>
        </w:rPr>
        <w:t>§ 2º</w:t>
      </w:r>
      <w:r w:rsidRPr="00347435">
        <w:t xml:space="preserve"> Os honorários serão fixados entre o mínimo de dez e o máximo de vinte por cento sobre o valor da condenação, do proveito econômico obtido ou, não sendo possível mensurá-lo, sobre o valor atualizado da causa, atendidos:</w:t>
      </w:r>
    </w:p>
    <w:p w:rsidR="00347435" w:rsidRDefault="00347435" w14:paraId="3F52AA3A" w14:textId="3A967275">
      <w:pPr>
        <w:pStyle w:val="Textodecomentrio"/>
      </w:pPr>
    </w:p>
  </w:comment>
  <w:comment w:initials="MD" w:author="Maria de Fatima Dias" w:date="2026-10-29T06:28:00Z" w:id="4">
    <w:p w:rsidR="00053B75" w:rsidRDefault="00053B75" w14:paraId="334D8320" w14:textId="0981FEDC">
      <w:pPr>
        <w:pStyle w:val="Textodecomentrio"/>
      </w:pPr>
      <w:r>
        <w:rPr>
          <w:rStyle w:val="Refdecomentrio"/>
        </w:rPr>
        <w:annotationRef/>
      </w:r>
      <w:r w:rsidRPr="00053B75">
        <w:t>“Na ação de indenização por dano moral, a condenação em montante inferior ao postulado na inicial não implica sucumbência recíproca”</w:t>
      </w:r>
    </w:p>
  </w:comment>
  <w:comment w:initials="MD" w:author="Maria de Fatima Dias" w:date="2026-10-29T06:30:00Z" w:id="5">
    <w:p w:rsidRPr="00053B75" w:rsidR="00053B75" w:rsidP="00053B75" w:rsidRDefault="00053B75" w14:paraId="40E21FF4" w14:textId="77777777">
      <w:pPr>
        <w:pStyle w:val="Textodecomentrio"/>
      </w:pPr>
      <w:r>
        <w:rPr>
          <w:rStyle w:val="Refdecomentrio"/>
        </w:rPr>
        <w:annotationRef/>
      </w:r>
      <w:r w:rsidRPr="00053B75">
        <w:rPr>
          <w:b/>
          <w:bCs/>
        </w:rPr>
        <w:t>Art. 22.</w:t>
      </w:r>
      <w:r w:rsidRPr="00053B75">
        <w:t xml:space="preserve"> A prestação de serviço profissional assegura aos inscritos na OAB o direito aos honorários convencionados, aos fixados por arbitramento judicial e aos de sucumbência.</w:t>
      </w:r>
    </w:p>
    <w:p w:rsidRPr="00053B75" w:rsidR="00053B75" w:rsidP="00053B75" w:rsidRDefault="00053B75" w14:paraId="3DF09BB9" w14:textId="13048633">
      <w:pPr>
        <w:pStyle w:val="Textodecomentrio"/>
      </w:pPr>
      <w:r>
        <w:rPr>
          <w:b/>
          <w:bCs/>
        </w:rPr>
        <w:t>...</w:t>
      </w:r>
    </w:p>
    <w:p w:rsidRPr="00053B75" w:rsidR="00053B75" w:rsidP="00053B75" w:rsidRDefault="00053B75" w14:paraId="5292D801" w14:textId="77777777">
      <w:pPr>
        <w:pStyle w:val="Textodecomentrio"/>
      </w:pPr>
      <w:r w:rsidRPr="00053B75">
        <w:rPr>
          <w:b/>
          <w:bCs/>
        </w:rPr>
        <w:t>§ 2º</w:t>
      </w:r>
      <w:r w:rsidRPr="00053B75">
        <w:t xml:space="preserve"> Na falta de estipulação ou de acordo, os honorários são fixados por arbitramento judicial, em remuneração compatível com o trabalho e o valor econômico da questão, observado obrigatoriamente o disposto nos §§ 2º, 3º, 4º, 5º, 6º, 6º-A, 8º, 8º-A, 9º e 10 do art. 85 da Lei nº 13.105, de 16 de março de 2015 </w:t>
      </w:r>
    </w:p>
    <w:p w:rsidR="00053B75" w:rsidRDefault="00053B75" w14:paraId="1F4B4C93" w14:textId="6675895C">
      <w:pPr>
        <w:pStyle w:val="Textodecomentrio"/>
      </w:pPr>
    </w:p>
  </w:comment>
  <w:comment w:initials="MD" w:author="Maria de Fatima Dias" w:date="2026-10-29T06:44:00Z" w:id="6">
    <w:p w:rsidRPr="00E9090A" w:rsidR="00E9090A" w:rsidP="00E9090A" w:rsidRDefault="00E9090A" w14:paraId="39189DE4" w14:textId="77777777">
      <w:pPr>
        <w:pStyle w:val="Textodecomentrio"/>
      </w:pPr>
      <w:r>
        <w:rPr>
          <w:rStyle w:val="Refdecomentrio"/>
        </w:rPr>
        <w:annotationRef/>
      </w:r>
      <w:r w:rsidRPr="00E9090A">
        <w:t>Os honorários profissionais devem ser fixados com moderação, atendidos os elementos seguintes:</w:t>
      </w:r>
    </w:p>
    <w:p w:rsidRPr="00E9090A" w:rsidR="00E9090A" w:rsidP="00E9090A" w:rsidRDefault="00E9090A" w14:paraId="1623CC6C" w14:textId="7C47A390">
      <w:pPr>
        <w:pStyle w:val="Textodecomentrio"/>
      </w:pPr>
      <w:r w:rsidRPr="00E9090A">
        <w:rPr>
          <w:b/>
          <w:bCs/>
        </w:rPr>
        <w:t>I -</w:t>
      </w:r>
      <w:r w:rsidR="00EF16AC">
        <w:rPr>
          <w:b/>
          <w:bCs/>
        </w:rPr>
        <w:t xml:space="preserve"> </w:t>
      </w:r>
      <w:r w:rsidRPr="00E9090A">
        <w:t>a relevância, o vulto, a complexidade e a dificuldade das questões versadas;</w:t>
      </w:r>
    </w:p>
    <w:p w:rsidRPr="00E9090A" w:rsidR="00E9090A" w:rsidP="00E9090A" w:rsidRDefault="00E9090A" w14:paraId="4170AEB9" w14:textId="2E273689">
      <w:pPr>
        <w:pStyle w:val="Textodecomentrio"/>
      </w:pPr>
      <w:r w:rsidRPr="00E9090A">
        <w:rPr>
          <w:b/>
          <w:bCs/>
        </w:rPr>
        <w:t>II -</w:t>
      </w:r>
      <w:r w:rsidR="00EF16AC">
        <w:rPr>
          <w:b/>
          <w:bCs/>
        </w:rPr>
        <w:t xml:space="preserve"> </w:t>
      </w:r>
      <w:r w:rsidRPr="00E9090A">
        <w:t>o trabalho e o tempo a ser empregados;</w:t>
      </w:r>
    </w:p>
    <w:p w:rsidRPr="00E9090A" w:rsidR="00E9090A" w:rsidP="00E9090A" w:rsidRDefault="00E9090A" w14:paraId="61E02ACA" w14:textId="43DD291C">
      <w:pPr>
        <w:pStyle w:val="Textodecomentrio"/>
      </w:pPr>
      <w:r w:rsidRPr="00E9090A">
        <w:rPr>
          <w:b/>
          <w:bCs/>
        </w:rPr>
        <w:t>III -</w:t>
      </w:r>
      <w:r w:rsidR="00EF16AC">
        <w:rPr>
          <w:b/>
          <w:bCs/>
        </w:rPr>
        <w:t xml:space="preserve"> </w:t>
      </w:r>
      <w:r w:rsidRPr="00E9090A">
        <w:t>a possibilidade de ficar o advogado impedido de intervir em outros casos, ou de se desavir com outros clientes ou terceiros;</w:t>
      </w:r>
    </w:p>
    <w:p w:rsidRPr="00E9090A" w:rsidR="00E9090A" w:rsidP="00E9090A" w:rsidRDefault="00E9090A" w14:paraId="10DABCAC" w14:textId="04D6E80E">
      <w:pPr>
        <w:pStyle w:val="Textodecomentrio"/>
      </w:pPr>
      <w:r w:rsidRPr="00E9090A">
        <w:rPr>
          <w:b/>
          <w:bCs/>
        </w:rPr>
        <w:t>IV -</w:t>
      </w:r>
      <w:r w:rsidR="00EF16AC">
        <w:rPr>
          <w:b/>
          <w:bCs/>
        </w:rPr>
        <w:t xml:space="preserve"> </w:t>
      </w:r>
      <w:r w:rsidRPr="00E9090A">
        <w:t>o valor da causa, a condição econômica do cliente e o proveito para este resultante do serviço profissional;</w:t>
      </w:r>
    </w:p>
    <w:p w:rsidRPr="00E9090A" w:rsidR="00E9090A" w:rsidP="00E9090A" w:rsidRDefault="00E9090A" w14:paraId="2B7A36BB" w14:textId="30A02F43">
      <w:pPr>
        <w:pStyle w:val="Textodecomentrio"/>
      </w:pPr>
      <w:r w:rsidRPr="00E9090A">
        <w:rPr>
          <w:b/>
          <w:bCs/>
        </w:rPr>
        <w:t>V -</w:t>
      </w:r>
      <w:r w:rsidR="00EF16AC">
        <w:rPr>
          <w:b/>
          <w:bCs/>
        </w:rPr>
        <w:t xml:space="preserve"> </w:t>
      </w:r>
      <w:r w:rsidRPr="00E9090A">
        <w:t>o caráter da intervenção, conforme se trate de serviço a cliente eventual, frequente ou constante;</w:t>
      </w:r>
    </w:p>
    <w:p w:rsidRPr="00E9090A" w:rsidR="00E9090A" w:rsidP="00E9090A" w:rsidRDefault="00E9090A" w14:paraId="2CA5D801" w14:textId="1618DDBC">
      <w:pPr>
        <w:pStyle w:val="Textodecomentrio"/>
      </w:pPr>
      <w:r w:rsidRPr="00E9090A">
        <w:rPr>
          <w:b/>
          <w:bCs/>
        </w:rPr>
        <w:t>VI -</w:t>
      </w:r>
      <w:r w:rsidR="00EF16AC">
        <w:rPr>
          <w:b/>
          <w:bCs/>
        </w:rPr>
        <w:t xml:space="preserve"> </w:t>
      </w:r>
      <w:r w:rsidRPr="00E9090A">
        <w:t>o lugar da prestação dos serviços, conforme se trate do domicílio do advogado ou de outro;</w:t>
      </w:r>
    </w:p>
    <w:p w:rsidRPr="00E9090A" w:rsidR="00E9090A" w:rsidP="00E9090A" w:rsidRDefault="00E9090A" w14:paraId="039EB304" w14:textId="517FC227">
      <w:pPr>
        <w:pStyle w:val="Textodecomentrio"/>
      </w:pPr>
      <w:r w:rsidRPr="00E9090A">
        <w:rPr>
          <w:b/>
          <w:bCs/>
        </w:rPr>
        <w:t>VII -</w:t>
      </w:r>
      <w:r w:rsidR="00EF16AC">
        <w:rPr>
          <w:b/>
          <w:bCs/>
        </w:rPr>
        <w:t xml:space="preserve"> </w:t>
      </w:r>
      <w:r w:rsidRPr="00E9090A">
        <w:t>a competência do profissional;</w:t>
      </w:r>
    </w:p>
    <w:p w:rsidRPr="00E9090A" w:rsidR="00E9090A" w:rsidP="00E9090A" w:rsidRDefault="00E9090A" w14:paraId="7559B6CA" w14:textId="20590548">
      <w:pPr>
        <w:pStyle w:val="Textodecomentrio"/>
      </w:pPr>
      <w:r w:rsidRPr="00E9090A">
        <w:rPr>
          <w:b/>
          <w:bCs/>
        </w:rPr>
        <w:t>VIII -</w:t>
      </w:r>
      <w:r w:rsidRPr="00E9090A">
        <w:t>a praxe do foro sobre trabalhos análogos.</w:t>
      </w:r>
    </w:p>
    <w:p w:rsidR="00E9090A" w:rsidRDefault="00E9090A" w14:paraId="2C147013" w14:textId="0DC64983">
      <w:pPr>
        <w:pStyle w:val="Textodecomentrio"/>
      </w:pPr>
    </w:p>
  </w:comment>
  <w:comment w:initials="MD" w:author="Maria de Fatima Dias" w:date="2026-10-29T06:33:00Z" w:id="7">
    <w:p w:rsidR="00053B75" w:rsidRDefault="00053B75" w14:paraId="5A1080B7" w14:textId="4FAACDD6">
      <w:pPr>
        <w:pStyle w:val="Textodecomentrio"/>
      </w:pPr>
      <w:r>
        <w:rPr>
          <w:rStyle w:val="Refdecomentrio"/>
        </w:rPr>
        <w:annotationRef/>
      </w:r>
      <w:r w:rsidRPr="00053B75">
        <w:t>“Na ação de indenização por dano moral, a condenação em montante inferior ao postulado na inicial não implica sucumbência recíproca”</w:t>
      </w:r>
    </w:p>
  </w:comment>
  <w:comment w:id="8" w:author="Assessor GDSXSR" w:initials="RG" w:date="2026-10-29T16:56:04Z">
    <w:p>
      <w:pPr>
        <w:pStyle w:val="CommentText"/>
      </w:pPr>
      <w:r>
        <w:rPr>
          <w:rStyle w:val="CommentReference"/>
        </w:rPr>
        <w:annotationRef/>
      </w:r>
      <w:r>
        <w:t>ASSESSOR GDSXSR — Alterações gerais: o texto foi conferido com as calibrações e o perfil APC e com os modelos APC 0715043-09 e APC 0728554-55. Realces amarelos nos subtítulos, vereditos e períodos decisivos (C-42, C-43); referências compactas com ID ao fim do período (C-20); 'r. sentença' e 'd. Juízo de origem' (perfil APC); resumos em vermelho mantidos como vieram (C-39). Os autos não vieram: datas, IDs, nome do juiz, vara e valores ficam como na minuta, com pendência nos comentários (C-24, C-52). Conferido no iajus: Súmula 326/STJ (vigente; enunciado literal confere), CPC 85 e 86 (texto literal confere) e as ementas dos acórdãos 1255549, 1934866 e 1830107 (conferem). Não confirmados em fonte oficial: Lei 8.906/1994 art. 22 e CED/OAB art. 49 (iajus e Planalto indisponíveis nesta sessão; mantido o texto dos comentários da minuta).</w:t>
      </w:r>
    </w:p>
  </w:comment>
  <w:comment w:id="9" w:author="Assessor GDSXSR" w:initials="RG" w:date="2026-10-29T16:56:04Z">
    <w:p>
      <w:pPr>
        <w:pStyle w:val="CommentText"/>
      </w:pPr>
      <w:r>
        <w:rPr>
          <w:rStyle w:val="CommentReference"/>
        </w:rPr>
        <w:annotationRef/>
      </w:r>
      <w:r>
        <w:t>ASSESSOR GDSXSR — Alterei 'PROVIMENTO PARCIAL' para 'RECURSO PARCIALMENTE PROVIDO' no cabeçalho da ementa (C-3P a).</w:t>
      </w:r>
    </w:p>
  </w:comment>
  <w:comment w:id="10" w:author="Assessor GDSXSR" w:initials="RG" w:date="2026-10-29T16:56:04Z">
    <w:p>
      <w:pPr>
        <w:pStyle w:val="CommentText"/>
      </w:pPr>
      <w:r>
        <w:rPr>
          <w:rStyle w:val="CommentReference"/>
        </w:rPr>
        <w:annotationRef/>
      </w:r>
      <w:r>
        <w:t>ASSESSOR GDSXSR — Alterei o item 1: abre pela ação, nomeia as partes (advogado e cliente, pessoas naturais) e fecha com o valor da causa entre parênteses; a sentença e o apelo já estão nos itens 2 e 4 (C-34, C-34A, C-3P b). Valor da causa conforme a linha de dados do voto; conferir nos autos (C-52).</w:t>
      </w:r>
    </w:p>
  </w:comment>
  <w:comment w:id="11" w:author="Assessor GDSXSR" w:initials="RG" w:date="2026-10-29T16:56:04Z">
    <w:p>
      <w:pPr>
        <w:pStyle w:val="CommentText"/>
      </w:pPr>
      <w:r>
        <w:rPr>
          <w:rStyle w:val="CommentReference"/>
        </w:rPr>
        <w:annotationRef/>
      </w:r>
      <w:r>
        <w:t>ASSESSOR GDSXSR — Alterei os itens 2 e 3: o destaque nos autos originários é da sentença, e a reserva do crédito é dos embargos, que foram acolhidos só em parte; acrescentei os honorários sucumbenciais fixados na sentença (10% para o patrono de cada parte), que o apelo impugna (C-03, C-33).</w:t>
      </w:r>
    </w:p>
  </w:comment>
  <w:comment w:id="12" w:author="Assessor GDSXSR" w:initials="RG" w:date="2026-10-29T16:56:04Z">
    <w:p>
      <w:pPr>
        <w:pStyle w:val="CommentText"/>
      </w:pPr>
      <w:r>
        <w:rPr>
          <w:rStyle w:val="CommentReference"/>
        </w:rPr>
        <w:annotationRef/>
      </w:r>
      <w:r>
        <w:t>ASSESSOR GDSXSR — Alterei o item 6 para a prova que a sentença cita (conversa de WhatsApp, cujo teor o requerido confirmou) e troquei 'restou incontroverso' por 'é incontroverso' (C-23, C-21).</w:t>
      </w:r>
    </w:p>
  </w:comment>
  <w:comment w:id="13" w:author="Assessor GDSXSR" w:initials="RG" w:date="2026-10-29T16:56:04Z">
    <w:p>
      <w:pPr>
        <w:pStyle w:val="CommentText"/>
      </w:pPr>
      <w:r>
        <w:rPr>
          <w:rStyle w:val="CommentReference"/>
        </w:rPr>
        <w:annotationRef/>
      </w:r>
      <w:r>
        <w:t>ASSESSOR GDSXSR — Fundi os itens 7 e 8 em um só, com a regra e a aplicação ao caso, e renumerei os seguintes; o conteúdo é o da minuta (C-3G, C-20).</w:t>
      </w:r>
    </w:p>
  </w:comment>
  <w:comment w:id="14" w:author="Assessor GDSXSR" w:initials="RG" w:date="2026-10-29T16:56:04Z">
    <w:p>
      <w:pPr>
        <w:pStyle w:val="CommentText"/>
      </w:pPr>
      <w:r>
        <w:rPr>
          <w:rStyle w:val="CommentReference"/>
        </w:rPr>
        <w:annotationRef/>
      </w:r>
      <w:r>
        <w:t>ASSESSOR GDSXSR — Alterei o item 8 (antigo 9) para espelhar o capítulo do voto: 'sucumbência mínima' e 'único pedido' só aparecem nos acórdãos transcritos, não no texto do voto (C-33). O item 9 (antigo 10) passa a dizer o que diz o dispositivo do voto, inclusive a exclusão da condenação do autor em honorários ao patrono do requerido, que decorre do afastamento da sucumbência recíproca (C-33, C-54).</w:t>
      </w:r>
    </w:p>
  </w:comment>
  <w:comment w:id="15" w:author="Assessor GDSXSR" w:initials="RG" w:date="2026-10-29T16:56:04Z">
    <w:p>
      <w:pPr>
        <w:pStyle w:val="CommentText"/>
      </w:pPr>
      <w:r>
        <w:rPr>
          <w:rStyle w:val="CommentReference"/>
        </w:rPr>
        <w:annotationRef/>
      </w:r>
      <w:r>
        <w:t>ASSESSOR GDSXSR — Rodapés: tirei CPC 487 I e Lei 8.906/1994 art. 22 § 4º, que só aparecem em trechos transcritos da sentença; incluí o Código de Ética da OAB art. 49; a Súmula 326/STJ abre a lista; acrescentei o número do acórdão como veio na minuta, 'Desª.' para a relatora e retirei o Acórdão 1830107, cortado do corpo (C-33, C-67, C-28, C-65). Pendência (C-52): o iajus confirma processo, relator, órgão julgador, data de julgamento e ementa dos três julgados, mas não devolve o número do acórdão nem a data de publicação; completar no JurisDF.</w:t>
      </w:r>
    </w:p>
  </w:comment>
  <w:comment w:id="16" w:author="Assessor GDSXSR" w:initials="RG" w:date="2026-10-29T16:56:04Z">
    <w:p>
      <w:pPr>
        <w:pStyle w:val="CommentText"/>
      </w:pPr>
      <w:r>
        <w:rPr>
          <w:rStyle w:val="CommentReference"/>
        </w:rPr>
        <w:annotationRef/>
      </w:r>
      <w:r>
        <w:t>ASSESSOR GDSXSR — Aspas internas passaram a simples (C-40); nos demais trechos transcritos só normalizei aspas e a pontuação do ID, sem mudar palavras (C-48, C-66).</w:t>
      </w:r>
    </w:p>
  </w:comment>
  <w:comment w:id="17" w:author="Assessor GDSXSR" w:initials="RG" w:date="2026-10-29T16:56:04Z">
    <w:p>
      <w:pPr>
        <w:pStyle w:val="CommentText"/>
      </w:pPr>
      <w:r>
        <w:rPr>
          <w:rStyle w:val="CommentReference"/>
        </w:rPr>
        <w:annotationRef/>
      </w:r>
      <w:r>
        <w:t>ASSESSOR GDSXSR — Alterei o nome do magistrado de caixa alta para a forma dos modelos (C-22). Pendência (C-22, C-52): nome do juiz e vara conforme a minuta; o anexo da sentença não os traz e os autos não vieram.</w:t>
      </w:r>
    </w:p>
  </w:comment>
  <w:comment w:id="18" w:author="Assessor GDSXSR" w:initials="RG" w:date="2026-10-29T16:56:04Z">
    <w:p>
      <w:pPr>
        <w:pStyle w:val="CommentText"/>
      </w:pPr>
      <w:r>
        <w:rPr>
          <w:rStyle w:val="CommentReference"/>
        </w:rPr>
        <w:annotationRef/>
      </w:r>
      <w:r>
        <w:t>ASSESSOR GDSXSR — Acrescentei o ID ao fim do trecho transcrito, o mesmo que a minuta usa no trecho anterior (C-3N). Pendência (C-52): ID da sentença conforme a minuta; os autos não vieram.</w:t>
      </w:r>
    </w:p>
  </w:comment>
  <w:comment w:id="19" w:author="Assessor GDSXSR" w:initials="RG" w:date="2026-10-29T16:56:04Z">
    <w:p>
      <w:pPr>
        <w:pStyle w:val="CommentText"/>
      </w:pPr>
      <w:r>
        <w:rPr>
          <w:rStyle w:val="CommentReference"/>
        </w:rPr>
        <w:annotationRef/>
      </w:r>
      <w:r>
        <w:t>ASSESSOR GDSXSR — Alterei 'acolhidos' para 'parcialmente acolhidos': o dispositivo da decisão é 'DOU-LHES PARCIAL PROVIMENTO' (C-03).</w:t>
      </w:r>
    </w:p>
  </w:comment>
  <w:comment w:id="20" w:author="Assessor GDSXSR" w:initials="RG" w:date="2026-10-29T16:56:04Z">
    <w:p>
      <w:pPr>
        <w:pStyle w:val="CommentText"/>
      </w:pPr>
      <w:r>
        <w:rPr>
          <w:rStyle w:val="CommentReference"/>
        </w:rPr>
        <w:annotationRef/>
      </w:r>
      <w:r>
        <w:t>ASSESSOR GDSXSR — Parágrafo transcrito com hiperlink do número do processo; não o reescrevi para não alterar o texto literal da decisão (C-66). Pendência (C-52): conferir no ID dos embargos as aspas internas e 'n. nº', que vieram assim da minuta.</w:t>
      </w:r>
    </w:p>
  </w:comment>
  <w:comment w:id="21" w:author="Assessor GDSXSR" w:initials="RG" w:date="2026-10-29T16:56:04Z">
    <w:p>
      <w:pPr>
        <w:pStyle w:val="CommentText"/>
      </w:pPr>
      <w:r>
        <w:rPr>
          <w:rStyle w:val="CommentReference"/>
        </w:rPr>
        <w:annotationRef/>
      </w:r>
      <w:r>
        <w:t>ASSESSOR GDSXSR — Ajustes de forma no relatório do apelo: vírgula antes de 'em que alega' (fórmula do perfil APC) e ligação gramatical do item 3 (C-54).</w:t>
      </w:r>
    </w:p>
  </w:comment>
  <w:comment w:id="22" w:author="Assessor GDSXSR" w:initials="RG" w:date="2026-10-29T16:56:04Z">
    <w:p>
      <w:pPr>
        <w:pStyle w:val="CommentText"/>
      </w:pPr>
      <w:r>
        <w:rPr>
          <w:rStyle w:val="CommentReference"/>
        </w:rPr>
        <w:annotationRef/>
      </w:r>
      <w:r>
        <w:t>ASSESSOR GDSXSR — Movi o ID para a fórmula 'Contrarrazões (ID …), em que' e usei a forma compacta do dispositivo no item 4 (C-20).</w:t>
      </w:r>
    </w:p>
  </w:comment>
  <w:comment w:id="23" w:author="Assessor GDSXSR" w:initials="RG" w:date="2026-10-29T16:56:04Z">
    <w:p>
      <w:pPr>
        <w:pStyle w:val="CommentText"/>
      </w:pPr>
      <w:r>
        <w:rPr>
          <w:rStyle w:val="CommentReference"/>
        </w:rPr>
        <w:annotationRef/>
      </w:r>
      <w:r>
        <w:t>ASSESSOR GDSXSR — Alterei a abertura para 'O autor/apelante alega que:' (o título já nomeia o apelante) e passei a alegação 4 (sucumbência recíproca) para o capítulo seguinte, que trata desse pedido (C-3W c, C-30).</w:t>
      </w:r>
    </w:p>
  </w:comment>
  <w:comment w:id="24" w:author="Assessor GDSXSR" w:initials="RG" w:date="2026-10-29T16:56:04Z">
    <w:p>
      <w:pPr>
        <w:pStyle w:val="CommentText"/>
      </w:pPr>
      <w:r>
        <w:rPr>
          <w:rStyle w:val="CommentReference"/>
        </w:rPr>
        <w:annotationRef/>
      </w:r>
      <w:r>
        <w:t>ASSESSOR GDSXSR — Pendência (C-52): o resumo do apelo (instrumento de trabalho) traz alegações que o relatório e o voto não enfrentam de forma específica, em especial a base de cálculo e a atualização dos honorários contratuais (item 7) e o prequestionamento (item 13); a alegação 12 (base dos honorários sucumbenciais do patrono do requerido) fica resolvida com o afastamento da sucumbência recíproca. O apelo (ID 90421206) não veio; a base de cálculo e a atualização só estão tratadas na sentença transcrita. Conferir no apelo.</w:t>
      </w:r>
    </w:p>
  </w:comment>
  <w:comment w:id="25" w:author="Assessor GDSXSR" w:initials="RG" w:date="2026-10-29T16:56:04Z">
    <w:p>
      <w:pPr>
        <w:pStyle w:val="CommentText"/>
      </w:pPr>
      <w:r>
        <w:rPr>
          <w:rStyle w:val="CommentReference"/>
        </w:rPr>
        <w:annotationRef/>
      </w:r>
      <w:r>
        <w:t>ASSESSOR GDSXSR — Alterei a introdução para a fórmula do perfil APC e acrescentei sublinhado nos trechos decisivos e '– Grifei' ao fim da transcrição (perfil APC, n. 5; C-62). ID 90421191 tomado da minuta (pendência, C-52).</w:t>
      </w:r>
    </w:p>
  </w:comment>
  <w:comment w:id="26" w:author="Assessor GDSXSR" w:initials="RG" w:date="2026-10-29T16:56:04Z">
    <w:p>
      <w:pPr>
        <w:pStyle w:val="CommentText"/>
      </w:pPr>
      <w:r>
        <w:rPr>
          <w:rStyle w:val="CommentReference"/>
        </w:rPr>
        <w:annotationRef/>
      </w:r>
      <w:r>
        <w:t>ASSESSOR GDSXSR — Troquei 'serviços que demandaram prosseguimento por profissionais posteriormente constituídos' por 'serviços que o autor não concluiu': a constituição de novos advogados só consta das contrarrazões, sem ID nos autos recebidos, e a conclusão parcial do mandato é fundamento da sentença (C-21, C-24). Fundi os dois parágrafos finais do capítulo em um (C-02, C-11).</w:t>
      </w:r>
    </w:p>
  </w:comment>
  <w:comment w:id="27" w:author="Assessor GDSXSR" w:initials="RG" w:date="2026-10-29T16:56:04Z">
    <w:p>
      <w:pPr>
        <w:pStyle w:val="CommentText"/>
      </w:pPr>
      <w:r>
        <w:rPr>
          <w:rStyle w:val="CommentReference"/>
        </w:rPr>
        <w:annotationRef/>
      </w:r>
      <w:r>
        <w:t>ASSESSOR GDSXSR — ASSESSOR GDSXSR — Suprimi o cabeçalho da ementa transcrita com “(...)” e ajustei o recuo da transcrição para 4 cm (C-62, C-41).</w:t>
      </w:r>
    </w:p>
  </w:comment>
  <w:comment w:id="28" w:author="Assessor GDSXSR" w:initials="RG" w:date="2026-10-29T16:56:04Z">
    <w:p>
      <w:pPr>
        <w:pStyle w:val="CommentText"/>
      </w:pPr>
      <w:r>
        <w:rPr>
          <w:rStyle w:val="CommentReference"/>
        </w:rPr>
        <w:annotationRef/>
      </w:r>
      <w:r>
        <w:t>ASSESSOR GDSXSR — Capítulo 2: abertura com a alegação do apelante (que o relatório traz no item 4) e o 'Requer' (C-3W c, C-30); vênia ao d. Juízo de origem no ponto da divergência (C-3R); súmula com 'c. STJ' e aspas curvas (C-66); 'Nesse sentido:' em parágrafo próprio (C-67); retirei o segundo precedente do capítulo (Acórdão 1830107, 3ª Turma), porque a tese já tem um acórdão específico (C-65). Busca no iajus por acórdão da 4ª Turma Cível (2025 em diante) sobre a mesma tese não trouxe julgado específico; os acórdãos citados são da 2ª e da 3ª Turma, como na minuta.</w:t>
      </w:r>
    </w:p>
  </w:comment>
  <w:comment w:id="29" w:author="Assessor GDSXSR" w:initials="RG" w:date="2026-10-29T16:56:04Z">
    <w:p>
      <w:pPr>
        <w:pStyle w:val="CommentText"/>
      </w:pPr>
      <w:r>
        <w:rPr>
          <w:rStyle w:val="CommentReference"/>
        </w:rPr>
        <w:annotationRef/>
      </w:r>
      <w:r>
        <w:t>ASSESSOR GDSXSR — Texto literal de CPC 85 caput e § 14 e 86 caput conferido no iajus (Planalto). Tirei espaços soltos da colagem, sublinhei o trecho decisivo do art. 86 e acrescentei '– Grifei' (C-48, C-66).</w:t>
      </w:r>
    </w:p>
  </w:comment>
  <w:comment w:id="30" w:author="Assessor GDSXSR" w:initials="RG" w:date="2026-10-29T16:56:04Z">
    <w:p>
      <w:pPr>
        <w:pStyle w:val="CommentText"/>
      </w:pPr>
      <w:r>
        <w:rPr>
          <w:rStyle w:val="CommentReference"/>
        </w:rPr>
        <w:annotationRef/>
      </w:r>
      <w:r>
        <w:t>ASSESSOR GDSXSR — Alterei 'DOU PARCIAL PROVIMENTO' (maiúsculas) para a fórmula do perfil, em negrito, com o nome do apelante, e acrescentei a exclusão da condenação do autor em honorários ao patrono do requerido: a sentença o condenava em 10% sobre o proveito econômico do réu, e o afastamento da sucumbência recíproca a desfaz. Resultado mantido (C-03, C-33).</w:t>
      </w:r>
    </w:p>
  </w:comment>
  <w:comment w:id="31" w:author="Assessor GDSXSR" w:initials="RG" w:date="2026-10-29T16:56:04Z">
    <w:p>
      <w:pPr>
        <w:pStyle w:val="CommentText"/>
      </w:pPr>
      <w:r>
        <w:rPr>
          <w:rStyle w:val="CommentReference"/>
        </w:rPr>
        <w:annotationRef/>
      </w:r>
      <w:r>
        <w:t>ASSESSOR GDSXSR — Alterei para a fórmula 'Sem honorários recursais (CPC 85 § 11).', como no modelo APC 0728554-55 e no perfil APC (C-3F).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986E9" w15:done="0"/>
  <w15:commentEx w15:paraId="2B0D4D5F" w15:done="0"/>
  <w15:commentEx w15:paraId="1DFC186B" w15:done="0"/>
  <w15:commentEx w15:paraId="3F52AA3A" w15:done="0"/>
  <w15:commentEx w15:paraId="334D8320" w15:done="0"/>
  <w15:commentEx w15:paraId="1F4B4C93" w15:done="0"/>
  <w15:commentEx w15:paraId="2C147013" w15:done="0"/>
  <w15:commentEx w15:paraId="5A1080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387B8" w16cex:dateUtc="2026-10-29T09:22:00Z"/>
  <w16cex:commentExtensible w16cex:durableId="0E08C05D" w16cex:dateUtc="2026-10-29T09:23:00Z"/>
  <w16cex:commentExtensible w16cex:durableId="650FC217" w16cex:dateUtc="2026-10-29T09:25:00Z"/>
  <w16cex:commentExtensible w16cex:durableId="05D38357" w16cex:dateUtc="2026-10-29T09:27:00Z"/>
  <w16cex:commentExtensible w16cex:durableId="54644600" w16cex:dateUtc="2026-10-29T09:28:00Z"/>
  <w16cex:commentExtensible w16cex:durableId="1E7ADD75" w16cex:dateUtc="2026-10-29T09:30:00Z"/>
  <w16cex:commentExtensible w16cex:durableId="56D888DA" w16cex:dateUtc="2026-10-29T09:44:00Z"/>
  <w16cex:commentExtensible w16cex:durableId="24423071" w16cex:dateUtc="2026-10-29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986E9" w16cid:durableId="4E5387B8"/>
  <w16cid:commentId w16cid:paraId="2B0D4D5F" w16cid:durableId="0E08C05D"/>
  <w16cid:commentId w16cid:paraId="1DFC186B" w16cid:durableId="650FC217"/>
  <w16cid:commentId w16cid:paraId="3F52AA3A" w16cid:durableId="05D38357"/>
  <w16cid:commentId w16cid:paraId="334D8320" w16cid:durableId="54644600"/>
  <w16cid:commentId w16cid:paraId="1F4B4C93" w16cid:durableId="1E7ADD75"/>
  <w16cid:commentId w16cid:paraId="2C147013" w16cid:durableId="56D888DA"/>
  <w16cid:commentId w16cid:paraId="5A1080B7" w16cid:durableId="24423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08F7" w:rsidRDefault="007B08F7" w14:paraId="538B2ED1" w14:textId="77777777">
      <w:pPr>
        <w:spacing w:after="0" w:line="240" w:lineRule="auto"/>
      </w:pPr>
      <w:r>
        <w:separator/>
      </w:r>
    </w:p>
  </w:endnote>
  <w:endnote w:type="continuationSeparator" w:id="0">
    <w:p w:rsidR="007B08F7" w:rsidRDefault="007B08F7" w14:paraId="32877CE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2575ED" w:rsidRDefault="002575ED" w14:paraId="2D1151A7" w14:textId="77777777">
        <w:pPr>
          <w:pStyle w:val="Rodap"/>
          <w:jc w:val="right"/>
        </w:pPr>
        <w:r>
          <w:fldChar w:fldCharType="begin"/>
        </w:r>
        <w:r>
          <w:instrText>PAGE   \* MERGEFORMAT</w:instrText>
        </w:r>
        <w:r>
          <w:fldChar w:fldCharType="separate"/>
        </w:r>
        <w:r>
          <w:t>2</w:t>
        </w:r>
        <w:r>
          <w:fldChar w:fldCharType="end"/>
        </w:r>
      </w:p>
    </w:sdtContent>
  </w:sdt>
  <w:p w:rsidR="002575ED" w:rsidRDefault="002575ED" w14:paraId="0C764951"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08F7" w:rsidRDefault="007B08F7" w14:paraId="2767562F" w14:textId="77777777">
      <w:pPr>
        <w:spacing w:after="0" w:line="240" w:lineRule="auto"/>
      </w:pPr>
      <w:r>
        <w:separator/>
      </w:r>
    </w:p>
  </w:footnote>
  <w:footnote w:type="continuationSeparator" w:id="0">
    <w:p w:rsidR="007B08F7" w:rsidRDefault="007B08F7" w14:paraId="494143EC" w14:textId="7777777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ED"/>
    <w:rsid w:val="00000000"/>
    <w:rsid w:val="000420DC"/>
    <w:rsid w:val="00043EE4"/>
    <w:rsid w:val="00053B75"/>
    <w:rsid w:val="00072769"/>
    <w:rsid w:val="000D5EDB"/>
    <w:rsid w:val="002575ED"/>
    <w:rsid w:val="00276F93"/>
    <w:rsid w:val="00347435"/>
    <w:rsid w:val="004A21EC"/>
    <w:rsid w:val="00586FB3"/>
    <w:rsid w:val="0063409A"/>
    <w:rsid w:val="0071346F"/>
    <w:rsid w:val="00717B29"/>
    <w:rsid w:val="007B08F7"/>
    <w:rsid w:val="00937F7C"/>
    <w:rsid w:val="00A750D5"/>
    <w:rsid w:val="00AC20CA"/>
    <w:rsid w:val="00B26FA6"/>
    <w:rsid w:val="00B3277A"/>
    <w:rsid w:val="00CC1EE3"/>
    <w:rsid w:val="00CE58ED"/>
    <w:rsid w:val="00CF6AD4"/>
    <w:rsid w:val="00D732ED"/>
    <w:rsid w:val="00D97B6B"/>
    <w:rsid w:val="00DA2CA0"/>
    <w:rsid w:val="00DA2CB1"/>
    <w:rsid w:val="00E9090A"/>
    <w:rsid w:val="00EF16AC"/>
    <w:rsid w:val="00F32D54"/>
    <w:rsid w:val="00F4704D"/>
    <w:rsid w:val="1322DE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4335"/>
  <w15:chartTrackingRefBased/>
  <w15:docId w15:val="{68671B57-931F-4550-B164-A0329980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75ED"/>
    <w:pPr>
      <w:spacing w:line="259" w:lineRule="auto"/>
    </w:pPr>
    <w:rPr>
      <w:kern w:val="0"/>
      <w:sz w:val="22"/>
      <w:szCs w:val="22"/>
      <w14:ligatures w14:val="none"/>
    </w:rPr>
  </w:style>
  <w:style w:type="paragraph" w:styleId="Ttulo1">
    <w:name w:val="heading 1"/>
    <w:basedOn w:val="Normal"/>
    <w:next w:val="Normal"/>
    <w:link w:val="Ttulo1Char"/>
    <w:uiPriority w:val="9"/>
    <w:qFormat/>
    <w:rsid w:val="002575E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575E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575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575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575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575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75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75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75ED"/>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2575ED"/>
    <w:rPr>
      <w:rFonts w:asciiTheme="majorHAnsi" w:hAnsiTheme="majorHAnsi" w:eastAsiaTheme="majorEastAsia" w:cstheme="majorBidi"/>
      <w:color w:val="2F5496" w:themeColor="accent1" w:themeShade="BF"/>
      <w:sz w:val="40"/>
      <w:szCs w:val="40"/>
    </w:rPr>
  </w:style>
  <w:style w:type="character" w:styleId="Ttulo2Char" w:customStyle="1">
    <w:name w:val="Título 2 Char"/>
    <w:basedOn w:val="Fontepargpadro"/>
    <w:link w:val="Ttulo2"/>
    <w:uiPriority w:val="9"/>
    <w:semiHidden/>
    <w:rsid w:val="002575ED"/>
    <w:rPr>
      <w:rFonts w:asciiTheme="majorHAnsi" w:hAnsiTheme="majorHAnsi" w:eastAsiaTheme="majorEastAsia" w:cstheme="majorBidi"/>
      <w:color w:val="2F5496" w:themeColor="accent1" w:themeShade="BF"/>
      <w:sz w:val="32"/>
      <w:szCs w:val="32"/>
    </w:rPr>
  </w:style>
  <w:style w:type="character" w:styleId="Ttulo3Char" w:customStyle="1">
    <w:name w:val="Título 3 Char"/>
    <w:basedOn w:val="Fontepargpadro"/>
    <w:link w:val="Ttulo3"/>
    <w:uiPriority w:val="9"/>
    <w:semiHidden/>
    <w:rsid w:val="002575ED"/>
    <w:rPr>
      <w:rFonts w:eastAsiaTheme="majorEastAsia" w:cstheme="majorBidi"/>
      <w:color w:val="2F5496" w:themeColor="accent1" w:themeShade="BF"/>
      <w:sz w:val="28"/>
      <w:szCs w:val="28"/>
    </w:rPr>
  </w:style>
  <w:style w:type="character" w:styleId="Ttulo4Char" w:customStyle="1">
    <w:name w:val="Título 4 Char"/>
    <w:basedOn w:val="Fontepargpadro"/>
    <w:link w:val="Ttulo4"/>
    <w:uiPriority w:val="9"/>
    <w:semiHidden/>
    <w:rsid w:val="002575ED"/>
    <w:rPr>
      <w:rFonts w:eastAsiaTheme="majorEastAsia" w:cstheme="majorBidi"/>
      <w:i/>
      <w:iCs/>
      <w:color w:val="2F5496" w:themeColor="accent1" w:themeShade="BF"/>
    </w:rPr>
  </w:style>
  <w:style w:type="character" w:styleId="Ttulo5Char" w:customStyle="1">
    <w:name w:val="Título 5 Char"/>
    <w:basedOn w:val="Fontepargpadro"/>
    <w:link w:val="Ttulo5"/>
    <w:uiPriority w:val="9"/>
    <w:semiHidden/>
    <w:rsid w:val="002575ED"/>
    <w:rPr>
      <w:rFonts w:eastAsiaTheme="majorEastAsia" w:cstheme="majorBidi"/>
      <w:color w:val="2F5496" w:themeColor="accent1" w:themeShade="BF"/>
    </w:rPr>
  </w:style>
  <w:style w:type="character" w:styleId="Ttulo6Char" w:customStyle="1">
    <w:name w:val="Título 6 Char"/>
    <w:basedOn w:val="Fontepargpadro"/>
    <w:link w:val="Ttulo6"/>
    <w:uiPriority w:val="9"/>
    <w:semiHidden/>
    <w:rsid w:val="002575ED"/>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2575ED"/>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2575ED"/>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2575ED"/>
    <w:rPr>
      <w:rFonts w:eastAsiaTheme="majorEastAsia" w:cstheme="majorBidi"/>
      <w:color w:val="272727" w:themeColor="text1" w:themeTint="D8"/>
    </w:rPr>
  </w:style>
  <w:style w:type="paragraph" w:styleId="Ttulo">
    <w:name w:val="Title"/>
    <w:basedOn w:val="Normal"/>
    <w:next w:val="Normal"/>
    <w:link w:val="TtuloChar"/>
    <w:uiPriority w:val="10"/>
    <w:qFormat/>
    <w:rsid w:val="002575ED"/>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2575E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2575ED"/>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2575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75ED"/>
    <w:pPr>
      <w:spacing w:before="160"/>
      <w:jc w:val="center"/>
    </w:pPr>
    <w:rPr>
      <w:i/>
      <w:iCs/>
      <w:color w:val="404040" w:themeColor="text1" w:themeTint="BF"/>
    </w:rPr>
  </w:style>
  <w:style w:type="character" w:styleId="CitaoChar" w:customStyle="1">
    <w:name w:val="Citação Char"/>
    <w:basedOn w:val="Fontepargpadro"/>
    <w:link w:val="Citao"/>
    <w:uiPriority w:val="29"/>
    <w:rsid w:val="002575ED"/>
    <w:rPr>
      <w:i/>
      <w:iCs/>
      <w:color w:val="404040" w:themeColor="text1" w:themeTint="BF"/>
    </w:rPr>
  </w:style>
  <w:style w:type="paragraph" w:styleId="PargrafodaLista">
    <w:name w:val="List Paragraph"/>
    <w:basedOn w:val="Normal"/>
    <w:uiPriority w:val="34"/>
    <w:qFormat/>
    <w:rsid w:val="002575ED"/>
    <w:pPr>
      <w:ind w:left="720"/>
      <w:contextualSpacing/>
    </w:pPr>
  </w:style>
  <w:style w:type="character" w:styleId="nfaseIntensa">
    <w:name w:val="Intense Emphasis"/>
    <w:basedOn w:val="Fontepargpadro"/>
    <w:uiPriority w:val="21"/>
    <w:qFormat/>
    <w:rsid w:val="002575ED"/>
    <w:rPr>
      <w:i/>
      <w:iCs/>
      <w:color w:val="2F5496" w:themeColor="accent1" w:themeShade="BF"/>
    </w:rPr>
  </w:style>
  <w:style w:type="paragraph" w:styleId="CitaoIntensa">
    <w:name w:val="Intense Quote"/>
    <w:basedOn w:val="Normal"/>
    <w:next w:val="Normal"/>
    <w:link w:val="CitaoIntensaChar"/>
    <w:uiPriority w:val="30"/>
    <w:qFormat/>
    <w:rsid w:val="002575E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sid w:val="002575ED"/>
    <w:rPr>
      <w:i/>
      <w:iCs/>
      <w:color w:val="2F5496" w:themeColor="accent1" w:themeShade="BF"/>
    </w:rPr>
  </w:style>
  <w:style w:type="character" w:styleId="RefernciaIntensa">
    <w:name w:val="Intense Reference"/>
    <w:basedOn w:val="Fontepargpadro"/>
    <w:uiPriority w:val="32"/>
    <w:qFormat/>
    <w:rsid w:val="002575ED"/>
    <w:rPr>
      <w:b/>
      <w:bCs/>
      <w:smallCaps/>
      <w:color w:val="2F5496" w:themeColor="accent1" w:themeShade="BF"/>
      <w:spacing w:val="5"/>
    </w:rPr>
  </w:style>
  <w:style w:type="character" w:styleId="normaltextrun" w:customStyle="1">
    <w:name w:val="normaltextrun"/>
    <w:basedOn w:val="Fontepargpadro"/>
    <w:rsid w:val="002575ED"/>
  </w:style>
  <w:style w:type="character" w:styleId="eop" w:customStyle="1">
    <w:name w:val="eop"/>
    <w:basedOn w:val="Fontepargpadro"/>
    <w:rsid w:val="002575ED"/>
  </w:style>
  <w:style w:type="paragraph" w:styleId="paragraph" w:customStyle="1">
    <w:name w:val="paragraph"/>
    <w:basedOn w:val="Normal"/>
    <w:rsid w:val="002575ED"/>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odap">
    <w:name w:val="footer"/>
    <w:basedOn w:val="Normal"/>
    <w:link w:val="RodapChar"/>
    <w:uiPriority w:val="99"/>
    <w:unhideWhenUsed/>
    <w:rsid w:val="002575ED"/>
    <w:pPr>
      <w:tabs>
        <w:tab w:val="center" w:pos="4252"/>
        <w:tab w:val="right" w:pos="8504"/>
      </w:tabs>
      <w:spacing w:after="0" w:line="240" w:lineRule="auto"/>
    </w:pPr>
  </w:style>
  <w:style w:type="character" w:styleId="RodapChar" w:customStyle="1">
    <w:name w:val="Rodapé Char"/>
    <w:basedOn w:val="Fontepargpadro"/>
    <w:link w:val="Rodap"/>
    <w:uiPriority w:val="99"/>
    <w:rsid w:val="002575ED"/>
    <w:rPr>
      <w:kern w:val="0"/>
      <w:sz w:val="22"/>
      <w:szCs w:val="22"/>
      <w14:ligatures w14:val="none"/>
    </w:rPr>
  </w:style>
  <w:style w:type="paragraph" w:styleId="Ttulos" w:customStyle="1">
    <w:name w:val="Títulos"/>
    <w:basedOn w:val="Citao"/>
    <w:link w:val="TtulosChar"/>
    <w:qFormat/>
    <w:rsid w:val="002575ED"/>
    <w:pPr>
      <w:spacing w:before="120" w:after="120" w:line="360" w:lineRule="auto"/>
      <w:textboxTightWrap w:val="allLines"/>
    </w:pPr>
    <w:rPr>
      <w:rFonts w:ascii="Arial" w:hAnsi="Arial" w:eastAsia="Times New Roman" w:cs="Verdana"/>
      <w:b/>
      <w:i w:val="0"/>
      <w:caps/>
      <w:sz w:val="28"/>
      <w:lang w:eastAsia="zh-CN"/>
    </w:rPr>
  </w:style>
  <w:style w:type="character" w:styleId="TtulosChar" w:customStyle="1">
    <w:name w:val="Títulos Char"/>
    <w:basedOn w:val="CitaoChar"/>
    <w:link w:val="Ttulos"/>
    <w:rsid w:val="002575ED"/>
    <w:rPr>
      <w:rFonts w:ascii="Arial" w:hAnsi="Arial" w:eastAsia="Times New Roman" w:cs="Verdana"/>
      <w:b/>
      <w:i w:val="0"/>
      <w:iCs/>
      <w:caps/>
      <w:color w:val="404040" w:themeColor="text1" w:themeTint="BF"/>
      <w:kern w:val="0"/>
      <w:sz w:val="28"/>
      <w:lang w:eastAsia="zh-CN"/>
      <w14:ligatures w14:val="none"/>
    </w:rPr>
  </w:style>
  <w:style w:type="character" w:styleId="Hyperlink">
    <w:name w:val="Hyperlink"/>
    <w:basedOn w:val="Fontepargpadro"/>
    <w:uiPriority w:val="99"/>
    <w:unhideWhenUsed/>
    <w:rsid w:val="002575ED"/>
    <w:rPr>
      <w:color w:val="0563C1" w:themeColor="hyperlink"/>
      <w:u w:val="single"/>
    </w:rPr>
  </w:style>
  <w:style w:type="character" w:styleId="MenoPendente">
    <w:name w:val="Unresolved Mention"/>
    <w:basedOn w:val="Fontepargpadro"/>
    <w:uiPriority w:val="99"/>
    <w:semiHidden/>
    <w:unhideWhenUsed/>
    <w:rsid w:val="002575ED"/>
    <w:rPr>
      <w:color w:val="605E5C"/>
      <w:shd w:val="clear" w:color="auto" w:fill="E1DFDD"/>
    </w:rPr>
  </w:style>
  <w:style w:type="paragraph" w:styleId="NormalWeb">
    <w:name w:val="Normal (Web)"/>
    <w:basedOn w:val="Normal"/>
    <w:uiPriority w:val="99"/>
    <w:semiHidden/>
    <w:unhideWhenUsed/>
    <w:rsid w:val="00A750D5"/>
    <w:rPr>
      <w:rFonts w:ascii="Times New Roman" w:hAnsi="Times New Roman" w:cs="Times New Roman"/>
      <w:sz w:val="24"/>
      <w:szCs w:val="24"/>
    </w:r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347435"/>
    <w:rPr>
      <w:b/>
      <w:bCs/>
    </w:rPr>
  </w:style>
  <w:style w:type="character" w:styleId="AssuntodocomentrioChar" w:customStyle="1">
    <w:name w:val="Assunto do comentário Char"/>
    <w:basedOn w:val="TextodecomentrioChar"/>
    <w:link w:val="Assuntodocomentrio"/>
    <w:uiPriority w:val="99"/>
    <w:semiHidden/>
    <w:rsid w:val="00347435"/>
    <w:rPr>
      <w:b/>
      <w:bCs/>
      <w:kern w:val="0"/>
      <w:sz w:val="20"/>
      <w:szCs w:val="20"/>
      <w14:ligatures w14:val="none"/>
    </w:rPr>
  </w:style>
  <w:style w:type="paragraph" w:styleId="Reviso">
    <w:name w:val="Revision"/>
    <w:hidden/>
    <w:uiPriority w:val="99"/>
    <w:semiHidden/>
    <w:rsid w:val="00053B75"/>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je2i.tjdft.jus.br/pje/seam/resource/rest/pje-legacy/documento/download/90421199" TargetMode="External"/><Relationship Id="rId18" Type="http://schemas.openxmlformats.org/officeDocument/2006/relationships/hyperlink" Target="https://pje2i.tjdft.jus.br/pje/seam/resource/rest/pje-legacy/documento/download/90421191" TargetMode="External"/><Relationship Id="rId26" Type="http://schemas.openxmlformats.org/officeDocument/2006/relationships/hyperlink" Target="https://pje2i.tjdft.jus.br/pje/seam/resource/rest/pje-legacy/documento/download/90421191" TargetMode="External"/><Relationship Id="rId3" Type="http://schemas.openxmlformats.org/officeDocument/2006/relationships/webSettings" Target="webSettings.xml"/><Relationship Id="rId21" Type="http://schemas.openxmlformats.org/officeDocument/2006/relationships/hyperlink" Target="https://pje2i.tjdft.jus.br/pje/seam/resource/rest/pje-legacy/documento/download/90421191" TargetMode="External"/><Relationship Id="rId34" Type="http://schemas.openxmlformats.org/officeDocument/2006/relationships/glossaryDocument" Target="glossary/document.xml"/><Relationship Id="rId7" Type="http://schemas.openxmlformats.org/officeDocument/2006/relationships/comments" Target="comments.xml"/><Relationship Id="rId12" Type="http://schemas.openxmlformats.org/officeDocument/2006/relationships/hyperlink" Target="https://pje2i.tjdft.jus.br/pje/seam/resource/rest/pje-legacy/documento/download/90421199" TargetMode="External"/><Relationship Id="rId17" Type="http://schemas.openxmlformats.org/officeDocument/2006/relationships/hyperlink" Target="https://pje2i.tjdft.jus.br/pje/seam/resource/rest/pje-legacy/documento/download/90421191" TargetMode="External"/><Relationship Id="rId25" Type="http://schemas.openxmlformats.org/officeDocument/2006/relationships/hyperlink" Target="https://pje2i.tjdft.jus.br/pje/seam/resource/rest/pje-legacy/documento/download/TJDFT/1g/1135085/275304033" TargetMode="External"/><Relationship Id="rId33" Type="http://schemas.microsoft.com/office/2011/relationships/people" Target="people.xml"/><Relationship Id="rId2" Type="http://schemas.openxmlformats.org/officeDocument/2006/relationships/settings" Target="settings.xml"/><Relationship Id="rId16" Type="http://schemas.openxmlformats.org/officeDocument/2006/relationships/hyperlink" Target="https://pje2i.tjdft.jus.br/pje/seam/resource/rest/pje-legacy/documento/download/90421191" TargetMode="External"/><Relationship Id="rId20" Type="http://schemas.openxmlformats.org/officeDocument/2006/relationships/hyperlink" Target="https://pje2i.tjdft.jus.br/pje/seam/resource/rest/pje-legacy/documento/download/TJDFT/1g/1135085/273971349" TargetMode="External"/><Relationship Id="rId29" Type="http://schemas.openxmlformats.org/officeDocument/2006/relationships/hyperlink" Target="https://pje2i.tjdft.jus.br/pje/seam/resource/rest/pje-legacy/documento/download/90421191"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pje2i.tjdft.jus.br/pje/seam/resource/rest/pje-legacy/documento/download/90421199" TargetMode="External"/><Relationship Id="rId24" Type="http://schemas.openxmlformats.org/officeDocument/2006/relationships/hyperlink" Target="https://pje2i.tjdft.jus.br/pje/seam/resource/rest/pje-legacy/documento/download/TJDFT/1g/1135085/282334667"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pje2i.tjdft.jus.br/pje/seam/resource/rest/pje-legacy/documento/download/90421191" TargetMode="External"/><Relationship Id="rId23" Type="http://schemas.openxmlformats.org/officeDocument/2006/relationships/hyperlink" Target="https://pje2i.tjdft.jus.br/pje/seam/resource/rest/pje-legacy/documento/download/TJDFT/1g/1135085/279206807" TargetMode="External"/><Relationship Id="rId28" Type="http://schemas.openxmlformats.org/officeDocument/2006/relationships/hyperlink" Target="https://pje2i.tjdft.jus.br/pje/seam/resource/rest/pje-legacy/documento/download/90421191" TargetMode="External"/><Relationship Id="rId10" Type="http://schemas.microsoft.com/office/2018/08/relationships/commentsExtensible" Target="commentsExtensible.xml"/><Relationship Id="rId19" Type="http://schemas.openxmlformats.org/officeDocument/2006/relationships/hyperlink" Target="https://pje2i.tjdft.jus.br/pje/seam/resource/rest/pje-legacy/documento/download/TJDFT/1g/1135085/273324611" TargetMode="External"/><Relationship Id="rId31" Type="http://schemas.openxmlformats.org/officeDocument/2006/relationships/footer" Target="footer1.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hyperlink" Target="https://jurisdf.tjdft.jus.br/acordaos/69f7b7df-474c-4668-bf98-ad0bab76c271" TargetMode="External"/><Relationship Id="rId22" Type="http://schemas.openxmlformats.org/officeDocument/2006/relationships/hyperlink" Target="https://pje2i.tjdft.jus.br/pje/seam/resource/rest/pje-legacy/documento/download/TJDFT/1g/1135085/275304033" TargetMode="External"/><Relationship Id="rId27" Type="http://schemas.openxmlformats.org/officeDocument/2006/relationships/hyperlink" Target="https://pje2i.tjdft.jus.br/pje/seam/resource/rest/pje-legacy/documento/download/TJDFT/1g/1135085/273011470" TargetMode="External"/><Relationship Id="rId30" Type="http://schemas.openxmlformats.org/officeDocument/2006/relationships/hyperlink" Target="https://pje2i.tjdft.jus.br/pje/seam/resource/rest/pje-legacy/documento/download/90421191" TargetMode="External"/><Relationship Id="rId35" Type="http://schemas.openxmlformats.org/officeDocument/2006/relationships/theme" Target="theme/theme1.xml"/><Relationship Id="rId8"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79D81685E491F9ADBF9E671505A8E"/>
        <w:category>
          <w:name w:val="Geral"/>
          <w:gallery w:val="placeholder"/>
        </w:category>
        <w:types>
          <w:type w:val="bbPlcHdr"/>
        </w:types>
        <w:behaviors>
          <w:behavior w:val="content"/>
        </w:behaviors>
        <w:guid w:val="{D193442B-B81D-49CF-8943-D725DAD26977}"/>
      </w:docPartPr>
      <w:docPartBody>
        <w:p w:rsidR="00A82E0F" w:rsidP="00CC1EE3" w:rsidRDefault="00CC1EE3">
          <w:pPr>
            <w:pStyle w:val="2F279D81685E491F9ADBF9E671505A8E"/>
          </w:pPr>
          <w:r w:rsidRPr="002A0A13">
            <w:rPr>
              <w:rStyle w:val="TextodoEspaoReservado"/>
            </w:rPr>
            <w:t>Escolher um item.</w:t>
          </w:r>
        </w:p>
      </w:docPartBody>
    </w:docPart>
    <w:docPart>
      <w:docPartPr>
        <w:name w:val="D167F853597B45268235CD9A900204BC"/>
        <w:category>
          <w:name w:val="Geral"/>
          <w:gallery w:val="placeholder"/>
        </w:category>
        <w:types>
          <w:type w:val="bbPlcHdr"/>
        </w:types>
        <w:behaviors>
          <w:behavior w:val="content"/>
        </w:behaviors>
        <w:guid w:val="{9D0E5AED-3A8A-4FB0-9C19-96B9DD555B79}"/>
      </w:docPartPr>
      <w:docPartBody>
        <w:p w:rsidR="00A82E0F" w:rsidP="00CC1EE3" w:rsidRDefault="00CC1EE3">
          <w:pPr>
            <w:pStyle w:val="D167F853597B45268235CD9A900204BC"/>
          </w:pPr>
          <w:r w:rsidRPr="009F36E1">
            <w:rPr>
              <w:rStyle w:val="TextodoEspaoReservado"/>
              <w:sz w:val="28"/>
              <w:szCs w:val="28"/>
            </w:rPr>
            <w:t>Escolher um item.</w:t>
          </w:r>
        </w:p>
      </w:docPartBody>
    </w:docPart>
    <w:docPart>
      <w:docPartPr>
        <w:name w:val="79868AE2786849B9B772FEDEA70D030F"/>
        <w:category>
          <w:name w:val="Geral"/>
          <w:gallery w:val="placeholder"/>
        </w:category>
        <w:types>
          <w:type w:val="bbPlcHdr"/>
        </w:types>
        <w:behaviors>
          <w:behavior w:val="content"/>
        </w:behaviors>
        <w:guid w:val="{1C0E6EA6-73B2-400E-ACD8-88ADD72CDB53}"/>
      </w:docPartPr>
      <w:docPartBody>
        <w:p w:rsidR="00A82E0F" w:rsidP="00CC1EE3" w:rsidRDefault="00CC1EE3">
          <w:pPr>
            <w:pStyle w:val="79868AE2786849B9B772FEDEA70D030F"/>
          </w:pPr>
          <w:r>
            <w:rPr>
              <w:rFonts w:cs="Arial"/>
            </w:rPr>
            <w:t>Escolher um item</w:t>
          </w:r>
        </w:p>
      </w:docPartBody>
    </w:docPart>
    <w:docPart>
      <w:docPartPr>
        <w:name w:val="C064229CCE3247EC8D297D7C39591E4D"/>
        <w:category>
          <w:name w:val="Geral"/>
          <w:gallery w:val="placeholder"/>
        </w:category>
        <w:types>
          <w:type w:val="bbPlcHdr"/>
        </w:types>
        <w:behaviors>
          <w:behavior w:val="content"/>
        </w:behaviors>
        <w:guid w:val="{8BD017BD-E0C8-4E78-B517-B274C264CF2F}"/>
      </w:docPartPr>
      <w:docPartBody>
        <w:p w:rsidR="00A82E0F" w:rsidP="00CC1EE3" w:rsidRDefault="00CC1EE3">
          <w:pPr>
            <w:pStyle w:val="C064229CCE3247EC8D297D7C39591E4D"/>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EE3"/>
    <w:rsid w:val="00072769"/>
    <w:rsid w:val="00326A33"/>
    <w:rsid w:val="003E7511"/>
    <w:rsid w:val="00A82E0F"/>
    <w:rsid w:val="00CC1EE3"/>
    <w:rsid w:val="00F32D54"/>
    <w:rsid w:val="00FD11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C1EE3"/>
    <w:rPr>
      <w:color w:val="808080"/>
    </w:rPr>
  </w:style>
  <w:style w:type="paragraph" w:customStyle="1" w:styleId="2F279D81685E491F9ADBF9E671505A8E">
    <w:name w:val="2F279D81685E491F9ADBF9E671505A8E"/>
    <w:rsid w:val="00CC1EE3"/>
  </w:style>
  <w:style w:type="paragraph" w:customStyle="1" w:styleId="D167F853597B45268235CD9A900204BC">
    <w:name w:val="D167F853597B45268235CD9A900204BC"/>
    <w:rsid w:val="00CC1EE3"/>
  </w:style>
  <w:style w:type="paragraph" w:customStyle="1" w:styleId="79868AE2786849B9B772FEDEA70D030F">
    <w:name w:val="79868AE2786849B9B772FEDEA70D030F"/>
    <w:rsid w:val="00CC1EE3"/>
  </w:style>
  <w:style w:type="paragraph" w:customStyle="1" w:styleId="C064229CCE3247EC8D297D7C39591E4D">
    <w:name w:val="C064229CCE3247EC8D297D7C39591E4D"/>
    <w:rsid w:val="00CC1E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de Fatima Dias</dc:creator>
  <keywords/>
  <dc:description/>
  <lastModifiedBy>Maria De Fátima Bentes Leal Dias - GDSXSR</lastModifiedBy>
  <revision>8</revision>
  <dcterms:created xsi:type="dcterms:W3CDTF">2026-10-28T23:45:00.0000000Z</dcterms:created>
  <dcterms:modified xsi:type="dcterms:W3CDTF">2026-10-29T09:47:30.4319166Z</dcterms:modified>
</coreProperties>
</file>