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43857615" w:rsidR="004236F7" w:rsidRPr="009F36E1" w:rsidRDefault="00764426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0741403-28.2026.8.07.000</w:t>
            </w:r>
            <w:commentRangeStart w:id="0"/>
            <w:r w:rsidRPr="00764426">
              <w:rPr>
                <w:rFonts w:ascii="Arial" w:hAnsi="Arial" w:cs="Arial"/>
                <w:sz w:val="28"/>
                <w:szCs w:val="28"/>
              </w:rPr>
              <w:t>0</w:t>
            </w:r>
            <w:commentRangeEnd w:id="0"/>
            <w:r w:rsidR="003C7F64">
              <w:rPr>
                <w:rStyle w:val="Refdecomentrio"/>
                <w:rFonts w:ascii="Verdana" w:eastAsia="Times New Roman" w:hAnsi="Verdana" w:cs="Times New Roman"/>
                <w:lang w:val="x-none" w:eastAsia="x-none"/>
              </w:rPr>
              <w:commentReference w:id="0"/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29936A70" w14:textId="77777777" w:rsidR="00764426" w:rsidRPr="00764426" w:rsidRDefault="00764426" w:rsidP="0076442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BRUNA LORRANY REIS DA SILVA, DEBORA DE FREITAS</w:t>
            </w:r>
          </w:p>
          <w:p w14:paraId="630B7F23" w14:textId="17671BFD" w:rsidR="004236F7" w:rsidRPr="009F36E1" w:rsidRDefault="00764426" w:rsidP="0076442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CRUZ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42900E56" w:rsidR="004236F7" w:rsidRPr="009F36E1" w:rsidRDefault="00764426" w:rsidP="650595E1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JACQUELINE MARIA RESENDE BOECHAT</w:t>
            </w: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FC74CEC" w14:textId="71C87D05" w:rsidR="004236F7" w:rsidRDefault="004236F7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77BBD46" w14:textId="190A3D04" w:rsidR="008C7D23" w:rsidRPr="00C066D3" w:rsidRDefault="008C7D23" w:rsidP="00C066D3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4" w:author="Assessor GDSXSR" w:date="2026-10-28T20:37:55Z">
          <w:pPr>
            <w:spacing w:after="0" w:line="360" w:lineRule="auto"/>
            <w:jc w:val="center"/>
          </w:pPr>
        </w:pPrChange>
      </w:pPr>
      <w:commentRangeStart w:id="4"/>
      <w:r w:rsidRPr="0C436811">
        <w:rPr>
          <w:rFonts w:ascii="Arial" w:hAnsi="Arial" w:cs="Arial"/>
          <w:b/>
          <w:bCs/>
          <w:sz w:val="28"/>
          <w:szCs w:val="28"/>
        </w:rPr>
        <w:t>EMENT</w:t>
      </w:r>
      <w:commentRangeEnd w:id="4"/>
      <w:r>
        <w:rPr>
          <w:rStyle w:val="CommentReference"/>
        </w:rPr>
        <w:commentReference w:id="4"/>
      </w:r>
      <w:commentRangeStart w:id="1"/>
      <w:r w:rsidRPr="0C436811">
        <w:rPr>
          <w:rFonts w:ascii="Arial" w:hAnsi="Arial" w:cs="Arial"/>
          <w:b/>
          <w:bCs/>
          <w:sz w:val="28"/>
          <w:szCs w:val="28"/>
        </w:rPr>
        <w:t>A</w:t>
      </w:r>
      <w:commentRangeEnd w:id="1"/>
      <w:r>
        <w:commentReference w:id="1"/>
      </w:r>
    </w:p>
    <w:p w14:paraId="55085DFC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312506">
        <w:rPr>
          <w:rFonts w:ascii="Arial" w:hAnsi="Arial" w:cs="Arial"/>
          <w:sz w:val="28"/>
          <w:szCs w:val="28"/>
        </w:rPr>
        <w:t>AGRAVO DE INSTRUMENTO. PROCESSO CIVIL. AÇÃO DE COBRANÇA DE HONORÁRIOS ADVOCATÍCIOS. GRATUIDADE DE JUSTIÇA. INDEFERIMENTO. ART. 82, § 3º, DO CPC. DISPENSA DE ADIANTAMENTO DE CUSTAS PROCESSUAIS. TITULARIDADE DO DIREITO MATERIAL POR SOCIEDADE DE ADVOGADOS. INAPLICABILIDADE. AUSÊNCIA DE COMPROVAÇÃO DA HIPOSSUFICIÊNCIA FINANCEIRA. RECURSO NÃO PROVIDO.</w:t>
      </w:r>
    </w:p>
    <w:p w14:paraId="3D0A79B8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55EC5445" w14:textId="716142E9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</w:t>
      </w:r>
      <w:del w:id="1005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 proposta por pessoas naturais contra pessoa natural pleiteando recebimento</w:delText>
        </w:r>
      </w:del>
      <w:r>
        <w:rPr>
          <w:rFonts w:ascii="Arial" w:hAnsi="Arial" w:cs="Arial"/>
          <w:sz w:val="28"/>
          <w:szCs w:val="28"/>
        </w:rPr>
        <w:t xml:space="preserve"> de honorários advocatícios contratuais e multa por rescisão antecipada do contrato</w:t>
      </w:r>
      <w:ins w:id="1006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 proposta por advogadas</w:t>
        </w:r>
      </w:ins>
      <w:r>
        <w:rPr>
          <w:rFonts w:ascii="Arial" w:hAnsi="Arial" w:cs="Arial"/>
          <w:sz w:val="28"/>
          <w:szCs w:val="28"/>
        </w:rPr>
        <w:t xml:space="preserve">, </w:t>
      </w:r>
      <w:del w:id="1007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atribuído</w:delText>
        </w:r>
      </w:del>
      <w:ins w:id="1008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pessoas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09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à</w:delText>
        </w:r>
      </w:del>
      <w:ins w:id="1010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naturais,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1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causa</w:delText>
        </w:r>
      </w:del>
      <w:ins w:id="1012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contra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3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014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pessoa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5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valor</w:delText>
        </w:r>
      </w:del>
      <w:ins w:id="1016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natural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7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de </w:delText>
        </w:r>
      </w:del>
      <w:ins w:id="1018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 w:cs="Arial"/>
          <w:sz w:val="28"/>
          <w:szCs w:val="28"/>
        </w:rPr>
        <w:t xml:space="preserve">R$ 5.770,30</w:t>
      </w:r>
      <w:ins w:id="1019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6669BF65" w14:textId="08B4F310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312506">
        <w:rPr>
          <w:rFonts w:ascii="Arial" w:hAnsi="Arial" w:cs="Arial"/>
          <w:sz w:val="28"/>
          <w:szCs w:val="28"/>
        </w:rPr>
        <w:t>A decisão agravada indeferiu o pedido de gratuidade de justiça e determinou o recolhimento das custas iniciais, diante da ausência de documentos aptos a comprovar insuficiência de recursos.</w:t>
      </w:r>
    </w:p>
    <w:p w14:paraId="01E067DA" w14:textId="127BE2A1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Pr="00312506">
        <w:rPr>
          <w:rFonts w:ascii="Arial" w:hAnsi="Arial" w:cs="Arial"/>
          <w:sz w:val="28"/>
          <w:szCs w:val="28"/>
        </w:rPr>
        <w:t>As autoras agravam requerendo o reconhecimento da dispensa do adiantamento das custas e despesas processuais, nos termos do art. 82, § 3º, do CPC, sustentando tratar-se de benefício objetivo conferido ao advogado nas ações de cobrança de honorários advocatícios.</w:t>
      </w:r>
    </w:p>
    <w:p w14:paraId="18FCC7BA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3486E086" w14:textId="1A38B20A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312506">
        <w:rPr>
          <w:rFonts w:ascii="Arial" w:hAnsi="Arial" w:cs="Arial"/>
          <w:sz w:val="28"/>
          <w:szCs w:val="28"/>
        </w:rPr>
        <w:t>A questão em discussão consiste em saber se (i) a dispensa do adiantamento das custas processuais prevista no art. 82, § 3º, do CPC alcança demanda fundada em contrato de honorários celebrado por sociedade de advogados; e (</w:t>
      </w:r>
      <w:proofErr w:type="spellStart"/>
      <w:r w:rsidRPr="00312506">
        <w:rPr>
          <w:rFonts w:ascii="Arial" w:hAnsi="Arial" w:cs="Arial"/>
          <w:sz w:val="28"/>
          <w:szCs w:val="28"/>
        </w:rPr>
        <w:t>ii</w:t>
      </w:r>
      <w:proofErr w:type="spellEnd"/>
      <w:r w:rsidRPr="00312506">
        <w:rPr>
          <w:rFonts w:ascii="Arial" w:hAnsi="Arial" w:cs="Arial"/>
          <w:sz w:val="28"/>
          <w:szCs w:val="28"/>
        </w:rPr>
        <w:t>) a ausência de apresentação dos documentos exigidos pelo Juízo autoriza o indeferimento da gratuidade de justiça.</w:t>
      </w:r>
    </w:p>
    <w:p w14:paraId="356036C4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4721DEFC" w14:textId="7A6306FD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Pr="00312506">
        <w:rPr>
          <w:rFonts w:ascii="Arial" w:hAnsi="Arial" w:cs="Arial"/>
          <w:sz w:val="28"/>
          <w:szCs w:val="28"/>
        </w:rPr>
        <w:t>O art. 82, § 3º, do CPC instituiu postergação do recolhimento das custas processuais nas ações de cobrança, execuções e cumprimentos de sentença de honorários advocatícios, benefício direcionado ao advogado pessoa natural, titular de honorários com natureza alimentar. A norma não prevê extensão automática às sociedades de advogados.</w:t>
      </w:r>
    </w:p>
    <w:p w14:paraId="797444F5" w14:textId="73B03739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 </w:t>
      </w:r>
      <w:r w:rsidRPr="00312506">
        <w:rPr>
          <w:rFonts w:ascii="Arial" w:hAnsi="Arial" w:cs="Arial"/>
          <w:sz w:val="28"/>
          <w:szCs w:val="28"/>
        </w:rPr>
        <w:t>O contrato de honorários juntado aos autos foi celebrado entre a ré e a sociedade Reis e Freitas Advogados, pessoa jurídica titular do direito material discutido. Embora apenas as sócias administradoras figurem no polo ativo, a pretensão deduzida decorre de relação contratual firmada pela sociedade de advogados, circunstância que afasta, no caso concreto, a incidência do art. 82, § 3º, do CPC.</w:t>
      </w:r>
    </w:p>
    <w:p w14:paraId="7C865BEB" w14:textId="53034D88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</w:t>
      </w:r>
      <w:r w:rsidRPr="00312506">
        <w:rPr>
          <w:rFonts w:ascii="Arial" w:hAnsi="Arial" w:cs="Arial"/>
          <w:sz w:val="28"/>
          <w:szCs w:val="28"/>
        </w:rPr>
        <w:t xml:space="preserve">A gratuidade de justiça exige demonstração da insuficiência de recursos quando houver elementos aptos a afastar a presunção decorrente da declaração de hipossuficiência. A ausência de apresentação dos documentos expressamente requisitados pelo </w:t>
      </w:r>
      <w:r w:rsidRPr="00312506">
        <w:rPr>
          <w:rFonts w:ascii="Arial" w:hAnsi="Arial" w:cs="Arial"/>
          <w:sz w:val="28"/>
          <w:szCs w:val="28"/>
        </w:rPr>
        <w:lastRenderedPageBreak/>
        <w:t>Juízo impede o reconhecimento do benefício e legitima a determinação de recolhimento das custas iniciais.</w:t>
      </w:r>
    </w:p>
    <w:p w14:paraId="49813C62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IV. Dispositivo</w:t>
      </w:r>
    </w:p>
    <w:p w14:paraId="7DF658BC" w14:textId="2762CF87" w:rsid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8. </w:t>
      </w:r>
      <w:r w:rsidRPr="00312506">
        <w:rPr>
          <w:rFonts w:ascii="Arial" w:hAnsi="Arial" w:cs="Arial"/>
          <w:sz w:val="28"/>
          <w:szCs w:val="28"/>
        </w:rPr>
        <w:t>Negou-se provimento ao agravo de instrumento das autoras.</w:t>
      </w:r>
    </w:p>
    <w:p w14:paraId="11A53ED8" w14:textId="036E68E4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</w:t>
      </w:r>
    </w:p>
    <w:p w14:paraId="6EB71C08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6"/>
      <w:r w:rsidRPr="00312506">
        <w:rPr>
          <w:rFonts w:ascii="Arial" w:hAnsi="Arial" w:cs="Arial"/>
          <w:i/>
          <w:iCs/>
          <w:sz w:val="26"/>
          <w:szCs w:val="26"/>
        </w:rPr>
        <w:t>Dispositivos relevantes citados</w:t>
      </w:r>
      <w:commentRangeEnd w:id="6"/>
      <w:r>
        <w:rPr>
          <w:rStyle w:val="CommentReference"/>
        </w:rPr>
        <w:commentReference w:id="6"/>
      </w:r>
      <w:r w:rsidRPr="00312506">
        <w:rPr>
          <w:rFonts w:ascii="Arial" w:hAnsi="Arial" w:cs="Arial"/>
          <w:sz w:val="26"/>
          <w:szCs w:val="26"/>
        </w:rPr>
        <w:t>: CPC, art. 82, § 3º; CPC, art. 290; Lei nº 15.109/2025.</w:t>
      </w:r>
    </w:p>
    <w:p w14:paraId="16B57CC6" w14:textId="01BB42F1" w:rsidR="008C7D23" w:rsidRDefault="00312506" w:rsidP="0031250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5"/>
      <w:r>
        <w:rPr>
          <w:rFonts w:ascii="Arial" w:hAnsi="Arial" w:cs="Arial"/>
          <w:i/>
          <w:iCs/>
          <w:sz w:val="26"/>
          <w:szCs w:val="26"/>
        </w:rPr>
        <w:t xml:space="preserve">Jurisprudência relevante citada: </w:t>
      </w:r>
      <w:commentRangeEnd w:id="5"/>
      <w:r>
        <w:rPr>
          <w:rStyle w:val="CommentReference"/>
        </w:rPr>
        <w:commentReference w:id="5"/>
      </w:r>
      <w:r>
        <w:rPr>
          <w:rFonts w:ascii="Arial" w:hAnsi="Arial" w:cs="Arial"/>
          <w:sz w:val="26"/>
          <w:szCs w:val="26"/>
        </w:rPr>
        <w:t xml:space="preserve">TJDFT, </w:t>
      </w:r>
      <w:del w:id="1020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Agravo</w:delText>
        </w:r>
      </w:del>
      <w:ins w:id="1021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Acórdão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22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de</w:delText>
        </w:r>
      </w:del>
      <w:ins w:id="1023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2090994,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24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Instrumento</w:delText>
        </w:r>
      </w:del>
      <w:ins w:id="1025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sz w:val="26"/>
          <w:szCs w:val="26"/>
        </w:rPr>
        <w:t xml:space="preserve"> nº 0746676-22.2025.8.07.0000, Rel. </w:t>
      </w:r>
      <w:del w:id="1026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ArquiBaldo</w:delText>
        </w:r>
      </w:del>
      <w:ins w:id="1027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Des. Arquibaldo</w:t>
        </w:r>
      </w:ins>
      <w:r>
        <w:rPr>
          <w:rFonts w:ascii="Arial" w:hAnsi="Arial" w:cs="Arial"/>
          <w:sz w:val="26"/>
          <w:szCs w:val="26"/>
        </w:rPr>
        <w:t xml:space="preserve"> Carneiro Portela, 6ª Turma Cível, j. 11/02/2026,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05/03/2026; TJDFT, </w:t>
      </w:r>
      <w:del w:id="1028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Agravo</w:delText>
        </w:r>
      </w:del>
      <w:ins w:id="1029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Acórdão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30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de</w:delText>
        </w:r>
      </w:del>
      <w:ins w:id="1031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2066151,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32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Instrumento</w:delText>
        </w:r>
      </w:del>
      <w:ins w:id="1033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sz w:val="26"/>
          <w:szCs w:val="26"/>
        </w:rPr>
        <w:t xml:space="preserve"> nº 0740050-84.2025.8.07.0000, Rel</w:t>
      </w:r>
      <w:ins w:id="1034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. Des</w:t>
        </w:r>
      </w:ins>
      <w:r>
        <w:rPr>
          <w:rFonts w:ascii="Arial" w:hAnsi="Arial" w:cs="Arial"/>
          <w:sz w:val="26"/>
          <w:szCs w:val="26"/>
        </w:rPr>
        <w:t xml:space="preserve">. Alfeu Machado, 6ª Turma Cível, j. 05/11/2025,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24/11/2025; TJDFT, </w:t>
      </w:r>
      <w:del w:id="1035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Agravo</w:delText>
        </w:r>
      </w:del>
      <w:ins w:id="1036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Acórdão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37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de</w:delText>
        </w:r>
      </w:del>
      <w:ins w:id="1038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1916180,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39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Instrumento</w:delText>
        </w:r>
      </w:del>
      <w:ins w:id="1040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sz w:val="26"/>
          <w:szCs w:val="26"/>
        </w:rPr>
        <w:t xml:space="preserve"> nº 0714035-15.2024.8.07.0000, Rel. </w:t>
      </w:r>
      <w:ins w:id="1041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Des. </w:t>
        </w:r>
      </w:ins>
      <w:r>
        <w:rPr>
          <w:rFonts w:ascii="Arial" w:hAnsi="Arial" w:cs="Arial"/>
          <w:sz w:val="26"/>
          <w:szCs w:val="26"/>
        </w:rPr>
        <w:t xml:space="preserve">Mário-</w:t>
      </w:r>
      <w:del w:id="1042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Zambelmiro</w:delText>
        </w:r>
      </w:del>
      <w:ins w:id="1043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Zam Belmiro</w:t>
        </w:r>
      </w:ins>
      <w:r>
        <w:rPr>
          <w:rFonts w:ascii="Arial" w:hAnsi="Arial" w:cs="Arial"/>
          <w:sz w:val="26"/>
          <w:szCs w:val="26"/>
        </w:rPr>
        <w:t xml:space="preserve">, 4ª Turma Cível, j. 29/08/2024,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17/09/2024; TJDFT, </w:t>
      </w:r>
      <w:del w:id="1044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Agravo</w:delText>
        </w:r>
      </w:del>
      <w:ins w:id="1045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Acórdão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46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de</w:delText>
        </w:r>
      </w:del>
      <w:ins w:id="1047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1851805,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48" w:author="Assessor GDSXSR" w:date="2026-10-28T20:37:55Z">
        <w:r>
          <w:rPr>
            <w:rFonts w:ascii="Arial" w:hAnsi="Arial" w:cs="Arial"/>
            <w:sz w:val="26"/>
            <w:szCs w:val="26"/>
          </w:rPr>
          <w:delText xml:space="preserve">Instrumento</w:delText>
        </w:r>
      </w:del>
      <w:ins w:id="1049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Processo</w:t>
        </w:r>
      </w:ins>
      <w:r>
        <w:rPr>
          <w:rFonts w:ascii="Arial" w:hAnsi="Arial" w:cs="Arial"/>
          <w:sz w:val="26"/>
          <w:szCs w:val="26"/>
        </w:rPr>
        <w:t xml:space="preserve"> nº 0701983-84.2024.8.07.0000, Rel</w:t>
      </w:r>
      <w:ins w:id="1050" w:author="Assessor GDSXSR" w:date="2026-10-28T20:37:55Z">
        <w:r>
          <w:rPr>
            <w:rFonts w:ascii="Arial" w:hAnsi="Arial" w:cs="Arial"/>
            <w:color w:val="808080"/>
            <w:sz w:val="26"/>
            <w:szCs w:val="26"/>
          </w:rPr>
          <w:t xml:space="preserve">. Des</w:t>
        </w:r>
      </w:ins>
      <w:r>
        <w:rPr>
          <w:rFonts w:ascii="Arial" w:hAnsi="Arial" w:cs="Arial"/>
          <w:sz w:val="26"/>
          <w:szCs w:val="26"/>
        </w:rPr>
        <w:t xml:space="preserve">. Carmen Bittencourt, 8ª Turma Cível, j. 23/04/2024,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07/05/2024.</w:t>
      </w:r>
    </w:p>
    <w:p w14:paraId="1152300E" w14:textId="77777777" w:rsidR="00C066D3" w:rsidRPr="00312506" w:rsidRDefault="00C066D3" w:rsidP="0031250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14:paraId="4F2ABC68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RESUMO DO AGRAVO DE INSTRUMENTO</w:t>
      </w:r>
    </w:p>
    <w:p w14:paraId="358AD399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I. RAZÕES RECURSAIS</w:t>
      </w:r>
    </w:p>
    <w:p w14:paraId="29E46B0D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Tempestividade e dispensa de preparo</w:t>
      </w:r>
    </w:p>
    <w:p w14:paraId="3AEB9CBA" w14:textId="46340C13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1.</w:t>
      </w:r>
      <w:ins w:id="1051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color w:val="FF0000"/>
          <w:sz w:val="28"/>
          <w:szCs w:val="28"/>
        </w:rPr>
        <w:t xml:space="preserve">Sustentam que o agravo é tempestivo e que o preparo recursal é inexigível, pois a controvérsia recursal versa justamente sobre a incidência do art. 82, § 3º, do CPC, introduzido pela Lei nº 15.109/2025, que dispensa o advogado do adiantamento de custas processuais em ações de cobrança e execução de honorários advocatícios.</w:t>
      </w:r>
    </w:p>
    <w:p w14:paraId="38734B9C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Aplicação do art. 82, § 3º, do CPC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7BE85E96" w14:textId="621E1E0A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 xml:space="preserve">2. Alegam que a Lei nº 15.109/2025 conferiu aos advogados benefício objetivo consistente na dispensa do adiantamento de custas processuais nas ações de cobrança de honorários </w:t>
      </w:r>
      <w:r w:rsidRPr="00C066D3">
        <w:rPr>
          <w:rFonts w:ascii="Arial" w:hAnsi="Arial" w:cs="Arial"/>
          <w:color w:val="FF0000"/>
          <w:sz w:val="28"/>
          <w:szCs w:val="28"/>
        </w:rPr>
        <w:lastRenderedPageBreak/>
        <w:t>advocatícios, independentemente de demonstração de condição econômica ou hipossuficiência financeira.</w:t>
      </w:r>
    </w:p>
    <w:p w14:paraId="7B7567DA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Equívoco na interpretação da decisão agravada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1C81AA96" w14:textId="7C9501DD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>3. Defendem que o Juízo de origem confundiu a dispensa legal prevista no art. 82, § 3º, do CPC com o benefício da gratuidade de justiça disciplinado no art. 98 do CPC, exigindo indevidamente documentos destinados à comprovação de miserabilidade econômica, embora o pedido formulado não tenha sido de assistência judiciária gratuita.</w:t>
      </w:r>
    </w:p>
    <w:p w14:paraId="50F25ADF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Desnecessidade de comprovação de hipossuficiência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357A0D57" w14:textId="5F0153A2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>4. Sustentam ser ilegal a exigência de apresentação de extratos bancários, declarações fiscais, comprovantes de renda e documentos do núcleo familiar, porquanto a dispensa de adiantamento de custas decorre diretamente da lei e não está condicionada à situação financeira do advogado.</w:t>
      </w:r>
    </w:p>
    <w:p>
      <w:pPr>
        <w:spacing w:after="0" w:line="360" w:lineRule="auto"/>
        <w:jc w:val="both"/>
        <w:rPr>
          <w:ins w:id="1054" w:author="Assessor GDSXSR" w:date="2026-10-28T20:37:55Z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Irrelevância do local de residência ou de exercício profissional</w:t>
      </w:r>
      <w:del w:id="1053" w:author="Assessor GDSXSR" w:date="2026-10-28T20:37:55Z">
        <w:r>
          <w:rPr>
            <w:rFonts w:ascii="Arial" w:hAnsi="Arial" w:cs="Arial"/>
            <w:color w:val="FF0000"/>
            <w:sz w:val="28"/>
            <w:szCs w:val="28"/>
          </w:rPr>
          <w:delText xml:space="preserve"> </w:delText>
        </w:r>
      </w:del>
    </w:p>
    <w:p w14:paraId="265E9C12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5. Argumentam que a referência feita pelo Juízo à residência em “bairro nobre” é juridicamente irrelevante, pois a prerrogativa legal decorre exclusivamente da condição profissional de advogado e não da capacidade econômica do beneficiário, ressaltando, ainda, que o endereço constante dos autos corresponde ao escritório profissional localizado no Paranoá/DF.</w:t>
      </w:r>
    </w:p>
    <w:p w14:paraId="722A6212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Presença dos requisitos para tutela recursal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169633BC" w14:textId="2A89590F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>6. Alegam a existência de fumus boni iuris, consubstanciado na literalidade da Lei nº 15.109/2025 e do art. 82, § 3º, do CPC, bem como de periculum in mora, diante do risco de extinção do processo, cancelamento da distribuição ou necessidade de recolhimento de custas e apresentação de documentos financeiros considerados indevidos.</w:t>
      </w:r>
    </w:p>
    <w:p w14:paraId="1B4B7AEE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lastRenderedPageBreak/>
        <w:t>II. PEDIDO</w:t>
      </w:r>
    </w:p>
    <w:p w14:paraId="39B7C8D0" w14:textId="5958462F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7.</w:t>
      </w:r>
      <w:ins w:id="1052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color w:val="FF0000"/>
          <w:sz w:val="28"/>
          <w:szCs w:val="28"/>
        </w:rPr>
        <w:t xml:space="preserve">Requerem o recebimento e processamento do agravo de instrumento sem recolhimento de preparo, a concessão de tutela recursal para suspender os efeitos da decisão agravada e afastar a exigência de recolhimento das custas iniciais e de comprovação de hipossuficiência financeira, bem como, no mérito, a reforma integral da decisão para reconhecer a dispensa do adiantamento das custas e despesas processuais prevista no art. 82, § 3º, do CPC.</w:t>
      </w:r>
    </w:p>
    <w:p w14:paraId="54FD93A1" w14:textId="77777777" w:rsidR="00C066D3" w:rsidRPr="00173733" w:rsidRDefault="00C066D3" w:rsidP="004236F7">
      <w:pPr>
        <w:spacing w:after="0" w:line="360" w:lineRule="auto"/>
        <w:rPr>
          <w:rFonts w:ascii="Arial" w:hAnsi="Arial" w:cs="Arial"/>
          <w:color w:val="FF0000"/>
          <w:sz w:val="28"/>
          <w:szCs w:val="28"/>
        </w:rPr>
      </w:pPr>
    </w:p>
    <w:p w14:paraId="3C2CB0F3" w14:textId="77777777" w:rsidR="007E7A70" w:rsidRPr="00764426" w:rsidRDefault="007E7A70" w:rsidP="00C066D3">
      <w:pPr>
        <w:spacing w:after="0"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5990CF02" w14:textId="529635FC" w:rsidR="007E7A70" w:rsidRPr="00764426" w:rsidRDefault="007E7A70" w:rsidP="004236F7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 w:rsidRPr="00764426">
        <w:rPr>
          <w:rFonts w:ascii="Arial" w:hAnsi="Arial" w:cs="Arial"/>
          <w:b/>
          <w:bCs/>
          <w:sz w:val="28"/>
          <w:szCs w:val="28"/>
        </w:rPr>
        <w:t>RELATÓRIO</w:t>
      </w:r>
    </w:p>
    <w:p w14:paraId="0FC0708F" w14:textId="77777777" w:rsidR="004236F7" w:rsidRPr="00764426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70666A1" w14:textId="1EE51FB9" w:rsidR="000701F9" w:rsidRPr="00764426" w:rsidRDefault="007E7A7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764426">
        <w:rPr>
          <w:rFonts w:ascii="Arial" w:hAnsi="Arial" w:cs="Arial"/>
          <w:sz w:val="28"/>
          <w:szCs w:val="28"/>
        </w:rPr>
        <w:t xml:space="preserve">Adoto o relatório da liminar (ID </w:t>
      </w:r>
      <w:r w:rsidR="00764426" w:rsidRPr="00764426">
        <w:rPr>
          <w:rFonts w:ascii="Arial" w:hAnsi="Arial" w:cs="Arial"/>
          <w:sz w:val="28"/>
          <w:szCs w:val="28"/>
        </w:rPr>
        <w:t>89459817</w:t>
      </w:r>
      <w:r w:rsidR="000701F9" w:rsidRPr="00764426">
        <w:rPr>
          <w:rFonts w:ascii="Arial" w:hAnsi="Arial" w:cs="Arial"/>
          <w:sz w:val="28"/>
          <w:szCs w:val="28"/>
        </w:rPr>
        <w:t>):</w:t>
      </w:r>
    </w:p>
    <w:p w14:paraId="67A422FD" w14:textId="77777777" w:rsidR="004236F7" w:rsidRPr="00764426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C3A459A" w14:textId="54B2FF35" w:rsidR="00764426" w:rsidRPr="00764426" w:rsidRDefault="004236F7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sz w:val="26"/>
          <w:szCs w:val="26"/>
        </w:rPr>
        <w:t>“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Trata-se de ação pelo procedimento comum ajuizada por Bruna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="00764426" w:rsidRPr="00764426">
        <w:rPr>
          <w:rFonts w:ascii="Arial" w:hAnsi="Arial" w:cs="Arial"/>
          <w:i/>
          <w:iCs/>
          <w:sz w:val="26"/>
          <w:szCs w:val="26"/>
        </w:rPr>
        <w:t>Lorrany</w:t>
      </w:r>
      <w:proofErr w:type="spellEnd"/>
      <w:r w:rsidR="00764426" w:rsidRPr="00764426">
        <w:rPr>
          <w:rFonts w:ascii="Arial" w:hAnsi="Arial" w:cs="Arial"/>
          <w:i/>
          <w:iCs/>
          <w:sz w:val="26"/>
          <w:szCs w:val="26"/>
        </w:rPr>
        <w:t xml:space="preserve"> Reis da Silva e Débora de Freitas Cruz em face de Jacqueline Maria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Resende Boechat, tendo por objeto o recebimento de honorários advocatícios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contratuais e condenação ao pagamento de multa contratual por rescisão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antecipada do contrato (valor da causa - R$ 5.770,30).</w:t>
      </w:r>
    </w:p>
    <w:p w14:paraId="66AE6A1D" w14:textId="396BEF11" w:rsidR="00764426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O Juízo de origem indeferiu o pedido de gratuidade de justiça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às autoras/agravantes e determinou o recolhimento das custas de ingresso em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novo prazo de 15 dias, sob pena de extinção do processo com cancelamento da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distribuição, nos termos do art. 290 do CPC (ID 290047351, processo de origem).</w:t>
      </w:r>
    </w:p>
    <w:p w14:paraId="4428A369" w14:textId="259D755F" w:rsidR="00764426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Inconformadas, as autoras/agravantes interpõem o presente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 xml:space="preserve">agravo de instrumento, </w:t>
      </w:r>
      <w:r w:rsidRPr="00764426">
        <w:rPr>
          <w:rFonts w:ascii="Arial" w:hAnsi="Arial" w:cs="Arial"/>
          <w:i/>
          <w:iCs/>
          <w:sz w:val="26"/>
          <w:szCs w:val="26"/>
        </w:rPr>
        <w:lastRenderedPageBreak/>
        <w:t>sustentando, em síntese, que: 1) a matéria debatida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refere-se à incidência da Lei nº 15.109/2025, que acrescentou o § 3º ao art. 82 do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CPC para dispensar o advogado do adiantamento de custas processuais nas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ações de cobrança e execução de honorários advocatícios, por se tratar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benefício objetivo, desvinculado de qualquer requisito socioeconômico; 2) o Juízo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de origem incorreu em equívoco hermenêutico ao confundir essa dispensa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objetiva com a gratuidade de justiça assistencial e exigiu comprovação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miserabilidade pessoal e familiar estranha à norma invocada; 3) a fundamentação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de que residem em bairro nobre de Brasília carece de sustentáculo fático 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jurídico, pois a dispensa legal é inerente ao exercício profissional da advocacia,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Pr="00764426">
        <w:rPr>
          <w:rFonts w:ascii="Arial" w:hAnsi="Arial" w:cs="Arial"/>
          <w:i/>
          <w:iCs/>
          <w:sz w:val="26"/>
          <w:szCs w:val="26"/>
        </w:rPr>
        <w:t>independente</w:t>
      </w:r>
      <w:proofErr w:type="spellEnd"/>
      <w:r w:rsidRPr="00764426">
        <w:rPr>
          <w:rFonts w:ascii="Arial" w:hAnsi="Arial" w:cs="Arial"/>
          <w:i/>
          <w:iCs/>
          <w:sz w:val="26"/>
          <w:szCs w:val="26"/>
        </w:rPr>
        <w:t xml:space="preserve"> do local de domicílio da parte, e o endereço constante dos autos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corresponde ao escritório profissional das advogadas, no Paranoá/DF; e 4) 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exigência de comprovação de miserabilidade, sob pena de indeferimento 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extinção do feito, sujeita as agravantes a dano de difícil reparação, diante da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iminência do decurso do prazo fixado na origem.</w:t>
      </w:r>
    </w:p>
    <w:p w14:paraId="34CBBF0A" w14:textId="3AE1739B" w:rsidR="00764426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Requerem a concessão de antecipação de tutela recursal para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suspender os efeitos da decisão agravada e deferir a dispensa de adiantamento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de custas e de despesas processuais iniciais.</w:t>
      </w:r>
    </w:p>
    <w:p w14:paraId="1EDF24DF" w14:textId="2C6A0FB9" w:rsidR="004236F7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No mérito, pleiteiam o provimento integral do agravo, para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reformar a decisão agravada e declarar a total dispensa de adiantamento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custas e despesas processuais, nos termos do art. 82, § 3º, do CPC.</w:t>
      </w:r>
      <w:r w:rsidR="004236F7" w:rsidRPr="00764426">
        <w:rPr>
          <w:rFonts w:ascii="Arial" w:hAnsi="Arial" w:cs="Arial"/>
          <w:i/>
          <w:iCs/>
          <w:sz w:val="26"/>
          <w:szCs w:val="26"/>
        </w:rPr>
        <w:t>”</w:t>
      </w:r>
    </w:p>
    <w:p w14:paraId="71963422" w14:textId="77777777" w:rsidR="004236F7" w:rsidRPr="00764426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41FE6A" w14:textId="15D9D6AB" w:rsidR="004236F7" w:rsidRPr="00764426" w:rsidRDefault="00764426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I</w:t>
      </w:r>
      <w:r w:rsidR="004236F7" w:rsidRPr="00764426">
        <w:rPr>
          <w:rFonts w:ascii="Arial" w:hAnsi="Arial" w:cs="Arial"/>
          <w:sz w:val="28"/>
          <w:szCs w:val="28"/>
        </w:rPr>
        <w:t>ndeferi a antecipação da tutela recursal (ID</w:t>
      </w:r>
      <w:r>
        <w:rPr>
          <w:rFonts w:ascii="Arial" w:hAnsi="Arial" w:cs="Arial"/>
          <w:sz w:val="28"/>
          <w:szCs w:val="28"/>
        </w:rPr>
        <w:t xml:space="preserve"> </w:t>
      </w:r>
      <w:r w:rsidRPr="00764426">
        <w:rPr>
          <w:rFonts w:ascii="Arial" w:hAnsi="Arial" w:cs="Arial"/>
          <w:sz w:val="28"/>
          <w:szCs w:val="28"/>
        </w:rPr>
        <w:t>89459817</w:t>
      </w:r>
      <w:r w:rsidR="004236F7" w:rsidRPr="00764426">
        <w:rPr>
          <w:rFonts w:ascii="Arial" w:hAnsi="Arial" w:cs="Arial"/>
          <w:sz w:val="28"/>
          <w:szCs w:val="28"/>
        </w:rPr>
        <w:t xml:space="preserve">). </w:t>
      </w:r>
    </w:p>
    <w:p w14:paraId="4973C4B3" w14:textId="50ED95F2" w:rsidR="6BAC55FA" w:rsidRPr="00764426" w:rsidRDefault="6BAC55FA" w:rsidP="6BAC55F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"/>
    </w:p>
    <w:p w14:paraId="12D0E336" w14:textId="2A6C1625" w:rsidR="79F68BA2" w:rsidRPr="00764426" w:rsidRDefault="79F68BA2" w:rsidP="6BAC55F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764426">
        <w:rPr>
          <w:rFonts w:ascii="Arial" w:hAnsi="Arial" w:cs="Arial"/>
          <w:sz w:val="28"/>
          <w:szCs w:val="28"/>
        </w:rPr>
        <w:t>Sem contrarrazões</w:t>
      </w:r>
      <w:r w:rsidR="00764426">
        <w:rPr>
          <w:rFonts w:ascii="Arial" w:hAnsi="Arial" w:cs="Arial"/>
          <w:sz w:val="28"/>
          <w:szCs w:val="28"/>
        </w:rPr>
        <w:t xml:space="preserve">. </w:t>
      </w:r>
      <w:commentRangeEnd w:id="2"/>
      <w:r w:rsidR="00764426">
        <w:rPr>
          <w:rStyle w:val="Refdecomentrio"/>
          <w:rFonts w:ascii="Verdana" w:eastAsia="Times New Roman" w:hAnsi="Verdana" w:cs="Times New Roman"/>
          <w:lang w:val="x-none" w:eastAsia="x-none"/>
        </w:rPr>
        <w:commentReference w:id="2"/>
      </w:r>
    </w:p>
    <w:p w14:paraId="27879B09" w14:textId="77777777" w:rsidR="004236F7" w:rsidRPr="00764426" w:rsidRDefault="004236F7" w:rsidP="0076442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4D076FE" w14:textId="19CCEB41" w:rsidR="004236F7" w:rsidRPr="00764426" w:rsidRDefault="004236F7" w:rsidP="00BC1A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764426">
        <w:rPr>
          <w:rFonts w:ascii="Arial" w:hAnsi="Arial" w:cs="Arial"/>
          <w:sz w:val="28"/>
          <w:szCs w:val="28"/>
        </w:rPr>
        <w:t>É o relatório.</w:t>
      </w:r>
    </w:p>
    <w:p w14:paraId="2C71DFA4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79D699A" w14:textId="77777777" w:rsidR="004236F7" w:rsidRPr="00355C73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CE8F64F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03E2BD5" w14:textId="77777777" w:rsidR="004236F7" w:rsidRPr="00355C73" w:rsidRDefault="004236F7" w:rsidP="004236F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2DA0D32B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1C24833E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25CC382" w14:textId="77777777" w:rsidR="001E06EA" w:rsidRPr="001E06EA" w:rsidRDefault="004236F7" w:rsidP="001E06EA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AGRAVO DE INSTRUMENTO D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AS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AUTOR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AS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BRUNA LORRANY REIS DA SILVA, </w:t>
      </w:r>
      <w:del w:id="1055" w:author="Assessor GDSXSR" w:date="2026-10-28T20:37:55Z"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DEBORA</w:delText>
        </w:r>
      </w:del>
      <w:ins w:id="1056" w:author="Assessor GDSXSR" w:date="2026-10-28T20:37:55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DÉBORA</w:t>
        </w:r>
      </w:ins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DE FREITAS</w:t>
      </w:r>
      <w:ins w:id="1057" w:author="Assessor GDSXSR" w:date="2026-10-28T20:37:55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 CRUZ</w:t>
        </w:r>
      </w:ins>
    </w:p>
    <w:p w14:paraId="3FCB948D" w14:textId="3BC50687" w:rsidR="004236F7" w:rsidRDefault="001E06EA" w:rsidP="001E06EA">
      <w:pPr>
        <w:spacing w:after="0" w:line="360" w:lineRule="auto"/>
        <w:jc w:val="center"/>
        <w:rPr>
          <w:del w:id="1059" w:author="Assessor GDSXSR" w:date="2026-10-28T20:37:55Z"/>
          <w:rFonts w:ascii="Arial" w:hAnsi="Arial" w:cs="Arial"/>
          <w:b/>
          <w:bCs/>
          <w:color w:val="000000" w:themeColor="text1"/>
          <w:sz w:val="28"/>
          <w:szCs w:val="28"/>
        </w:rPr>
      </w:pPr>
      <w:del w:id="1058" w:author="Assessor GDSXSR" w:date="2026-10-28T20:37:55Z">
        <w:r w:rsidRPr="001E06EA"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>CRUZ</w:delText>
        </w:r>
      </w:del>
    </w:p>
    <w:p w14:paraId="000EB374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F070E87" w14:textId="0D9E2356" w:rsidR="004236F7" w:rsidRPr="00BC1A88" w:rsidRDefault="004236F7" w:rsidP="6708FB6D">
      <w:pPr>
        <w:spacing w:after="0" w:line="360" w:lineRule="auto"/>
        <w:ind w:firstLine="2268"/>
        <w:jc w:val="both"/>
        <w:rPr>
          <w:rFonts w:ascii="Arial" w:hAnsi="Arial" w:cs="Arial"/>
          <w:strike/>
          <w:color w:val="000000" w:themeColor="text1"/>
          <w:sz w:val="28"/>
          <w:szCs w:val="28"/>
        </w:rPr>
      </w:pPr>
      <w:r w:rsidRPr="6708FB6D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agravo de instrumento</w:t>
      </w:r>
      <w:r w:rsidR="00BC1A88">
        <w:rPr>
          <w:rFonts w:ascii="Arial" w:hAnsi="Arial" w:cs="Arial"/>
          <w:color w:val="000000" w:themeColor="text1"/>
          <w:sz w:val="28"/>
          <w:szCs w:val="28"/>
        </w:rPr>
        <w:t>.</w:t>
      </w:r>
      <w:r w:rsidRPr="6708FB6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CC54362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910F101" w14:textId="7FE0915F" w:rsidR="00E47E65" w:rsidRDefault="00312506" w:rsidP="00312506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ins w:id="1061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 INAPLICABILIDADE DA </w:t>
        </w:r>
      </w:ins>
      <w:r>
        <w:rPr>
          <w:rFonts w:ascii="Arial" w:hAnsi="Arial" w:cs="Arial"/>
          <w:sz w:val="28"/>
          <w:szCs w:val="28"/>
          <w:highlight w:val="yellow"/>
          <w:rPrChange w:id="1062" w:author="Assessor GDSXSR" w:date="2026-10-28T20:37:55Z">
            <w:rPr>
              <w:rFonts w:ascii="Arial" w:hAnsi="Arial" w:cs="Arial"/>
              <w:sz w:val="28"/>
              <w:szCs w:val="28"/>
            </w:rPr>
          </w:rPrChange>
        </w:rPr>
        <w:t xml:space="preserve">DISPENSA DO ADIANTAMENTO DAS CUSTAS PROCESSUAIS</w:t>
      </w:r>
    </w:p>
    <w:p w14:paraId="5F87CC55" w14:textId="77777777" w:rsidR="00312506" w:rsidRDefault="00312506" w:rsidP="00312506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48927D65" w14:textId="722562E4" w:rsidR="00E47E65" w:rsidRPr="001E06EA" w:rsidRDefault="001E06EA" w:rsidP="001E06EA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7"/>
      <w:r>
        <w:rPr>
          <w:rFonts w:ascii="Arial" w:hAnsi="Arial" w:cs="Arial"/>
          <w:color w:val="000000" w:themeColor="text1"/>
          <w:sz w:val="28"/>
          <w:szCs w:val="28"/>
        </w:rPr>
        <w:t>As</w:t>
      </w:r>
      <w:commentRangeEnd w:id="7"/>
      <w:r>
        <w:rPr>
          <w:rStyle w:val="CommentReference"/>
        </w:rPr>
        <w:commentReference w:id="7"/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>agravante</w:t>
      </w:r>
      <w:r>
        <w:rPr>
          <w:rFonts w:ascii="Arial" w:hAnsi="Arial" w:cs="Arial"/>
          <w:color w:val="000000" w:themeColor="text1"/>
          <w:sz w:val="28"/>
          <w:szCs w:val="28"/>
        </w:rPr>
        <w:t>s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>alega</w:t>
      </w:r>
      <w:r>
        <w:rPr>
          <w:rFonts w:ascii="Arial" w:hAnsi="Arial" w:cs="Arial"/>
          <w:color w:val="000000" w:themeColor="text1"/>
          <w:sz w:val="28"/>
          <w:szCs w:val="28"/>
        </w:rPr>
        <w:t>m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 xml:space="preserve"> que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1)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a matéria debatida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refere-se à incidência da Lei nº 15.109/2025, que acrescentou o § 3º ao art. 82 do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CPC para dispensar o advogado do adiantamento de custas processuais nas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ações de cobrança e execução de honorários advocatícios, por se tratar de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benefício objetivo, desvinculado de qualquer requisito socioeconômico;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2)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o Juízo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de origem incorreu em equívoco hermenêutico ao confundir essa dispensa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objetiva com a gratuidade de justiça assistencial e exigiu comprovação de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miserabilidade pessoal e familiar estranha à norma invocada;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3)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lastRenderedPageBreak/>
        <w:t>fundamentação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de que residem em bairro nobre de Brasília carece de sustentáculo fático 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jurídico, pois a dispensa legal é inerente ao exercício profissional da advocacia,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E06EA">
        <w:rPr>
          <w:rFonts w:ascii="Arial" w:hAnsi="Arial" w:cs="Arial"/>
          <w:color w:val="000000" w:themeColor="text1"/>
          <w:sz w:val="28"/>
          <w:szCs w:val="28"/>
        </w:rPr>
        <w:t>independente</w:t>
      </w:r>
      <w:proofErr w:type="spellEnd"/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do local de domicílio da parte, e o endereço constante dos autos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corresponde ao escritório profissional das advogadas, no Paranoá/DF; e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4)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exigência de comprovação de miserabilidade, sob pena de indeferimento 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extinção do feito, sujeita as agravantes a dano de difícil reparação, diante da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iminência do decurso do prazo fixado na origem.</w:t>
      </w:r>
    </w:p>
    <w:p w14:paraId="18E5215F" w14:textId="77777777" w:rsidR="001E06EA" w:rsidRPr="001E06EA" w:rsidRDefault="001E06EA" w:rsidP="001E06EA">
      <w:pPr>
        <w:spacing w:after="0" w:line="360" w:lineRule="auto"/>
        <w:ind w:firstLine="2268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C82D332" w14:textId="76ECB0B7" w:rsidR="004B14BB" w:rsidRDefault="00312506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312506">
        <w:rPr>
          <w:rFonts w:ascii="Arial" w:hAnsi="Arial" w:cs="Arial"/>
          <w:color w:val="000000" w:themeColor="text1"/>
          <w:sz w:val="28"/>
          <w:szCs w:val="28"/>
        </w:rPr>
        <w:t>Requerem a reforma da r. decisão agravada, a fim de que seja reconhecida a dispensa do adiantamento das custas e despesas processuais, nos termos do art. 82, § 3º, do Código de Processo Civil.</w:t>
      </w:r>
    </w:p>
    <w:p w14:paraId="628866A7" w14:textId="77777777" w:rsidR="00312506" w:rsidRDefault="00312506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F733CB" w14:textId="1765599B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68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Sem razão</w:t>
      </w:r>
      <w:del w:id="1069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 as a</w:delText>
        </w:r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gravante</w:delText>
        </w:r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s</w:delText>
        </w:r>
      </w:del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70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.</w:t>
      </w:r>
    </w:p>
    <w:p w14:paraId="7D8ADBD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321CDC8" w14:textId="74732C70" w:rsidR="004236F7" w:rsidRDefault="001E06EA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Mantenho as razões expostas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n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decisão </w:t>
      </w:r>
      <w:ins w:id="1071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liminar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que indeferiu a antecipação </w:t>
      </w:r>
      <w:del w:id="1072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</w:delText>
        </w:r>
      </w:del>
      <w:ins w:id="1073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tutela recursal (ID </w:t>
      </w:r>
      <w:del w:id="1074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89459817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0</w:delText>
        </w:r>
      </w:del>
      <w:ins w:id="1075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89459817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):</w:t>
      </w:r>
    </w:p>
    <w:p w14:paraId="3503CE23" w14:textId="77777777" w:rsidR="001E06EA" w:rsidRDefault="001E06EA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1EBAD17" w14:textId="304F27B5" w:rsidR="001E06EA" w:rsidRPr="00162CC1" w:rsidRDefault="00162CC1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“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Não vislumbro a probabilidade do direito alegado, ao menos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nesta sede de cognição sumária.</w:t>
      </w:r>
    </w:p>
    <w:p w14:paraId="195BF4F2" w14:textId="77777777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Conforme constou da r. decisão agravada:</w:t>
      </w:r>
    </w:p>
    <w:p w14:paraId="06454313" w14:textId="50EE694F" w:rsidR="001E06EA" w:rsidRPr="00162CC1" w:rsidRDefault="00162CC1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‘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(...) Observa-se a que a parte interessada não trouxe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documentos suficientes para comprovar a impossibilidade de arcar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com as custas, despesas processuais e de sucumbência.</w:t>
      </w:r>
    </w:p>
    <w:p w14:paraId="49FD3670" w14:textId="1E80FC01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 autor não juntou os documentos indicados ao ID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286551048.</w:t>
      </w:r>
    </w:p>
    <w:p w14:paraId="19E33182" w14:textId="021F91EC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Ressalto que a jurisprudência do TJDFT é no sentido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que a inércia do agravante em cumprir determinação judicial para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apresentação de documentos impede o reconhecimento da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insuficiência de recursos (Acórdão 2066151, 0740050-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84.2025.8.07.0000, Relator(a): ALFEU MACHADO, 6ª TURMA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CÍVEL, data de julgamento: 05/11/2025, 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24/11/2025.).</w:t>
      </w:r>
    </w:p>
    <w:p w14:paraId="0227A0BF" w14:textId="0C687BAE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Ademais, ressalto que a finalidade da gratuidade é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promover o acesso à Justiça àqueles que de fato comprovam uma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situação de miserabilidade, não podendo ser concedida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indiscriminadamente, porque se trata de modalidade de isenção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fiscal com amparo constitucional, não cabendo a quem não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demonstrar claramente os requisitos para o seu gozo (Acórdão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1916180, 0714035-15.2024.8.07.0000, Relator(a): MÁRIO-ZAMBELMIRO, 4ª TURMA CÍVEL, data de julgamento: 29/08/2024,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 17/09/2024.).</w:t>
      </w:r>
    </w:p>
    <w:p w14:paraId="03AD31E3" w14:textId="4A6731D2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Logo, a atual legislação de regência não conjectura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hipótese de outorga da gratuidade judiciária em razão de existência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de dívidas contraídas espontaneamente pela parte. (Acórdão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1851805, 0701983-84.2024.8.07.0000, Relator(a): CARMEN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BITTENCOURT, 8ª TURMA CÍVEL, data de julgamento: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23/04/2024,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 07/05/2024.) (...)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’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(ID 290047351, processo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origem)</w:t>
      </w:r>
    </w:p>
    <w:p w14:paraId="2A128C07" w14:textId="6E6F086A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 art. 82, § 3º, do CPC, por sua literalidade e teleologia, aplica-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se apenas aos advogados pessoas naturais que buscam a satisfação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honorários advocatícios, não à sociedade de advogados, como é o caso.</w:t>
      </w:r>
    </w:p>
    <w:p w14:paraId="2492AE14" w14:textId="77777777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Confira-se a redação do referido dispositivo:</w:t>
      </w:r>
    </w:p>
    <w:p w14:paraId="2A2CFE53" w14:textId="22F2DD9C" w:rsidR="001E06EA" w:rsidRPr="00162CC1" w:rsidRDefault="00162CC1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‘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Art. 82 (...)</w:t>
      </w:r>
    </w:p>
    <w:p w14:paraId="6A1470D8" w14:textId="60EA1503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§ 3º Nas ações de cobrança por qualquer procedimento, comum ou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especial, bem como nas execuções ou cumprimentos de sentença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de honorários advocatícios, o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advogado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ficará dispensado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adiantar o pagamento de custas processuais, e caberá ao réu ou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executado suprir, ao final do processo, o seu pagamento, se tiver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dado causa ao processo. (Incluído pela Lei nº 15.109, de 2025)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’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–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Grifei</w:t>
      </w:r>
    </w:p>
    <w:p w14:paraId="2D39F9B1" w14:textId="77777777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Nesse sentido:</w:t>
      </w:r>
    </w:p>
    <w:p w14:paraId="242CD25F" w14:textId="029E9CF6" w:rsidR="001E06EA" w:rsidRPr="00162CC1" w:rsidRDefault="00162CC1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‘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(...) II. QUESTÃO EM DISCUSSÃO</w:t>
      </w:r>
    </w:p>
    <w:p w14:paraId="53F0AC6F" w14:textId="14836E45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3.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 questão em discussão consiste em saber se a sociedade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advogados pode se beneficiar da dispensa do adiantamento das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custas processuais prevista no art. 82, § 3º, do CPC, incluído pela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Lei nº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15.109/2025.</w:t>
      </w:r>
    </w:p>
    <w:p w14:paraId="53140BF2" w14:textId="77777777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III. RAZÕES DE DECIDIR</w:t>
      </w:r>
    </w:p>
    <w:p w14:paraId="5C98E867" w14:textId="6EABCC5C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4. O art. 82, § 3º, do CPC promove a postergação do pagamento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das custas ao final do processo. A norma tem natureza processual 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não cria isenção tributária.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Ajusta apenas o momento da cobrança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para garantir o acesso do advogado à Justiça.</w:t>
      </w:r>
    </w:p>
    <w:p w14:paraId="0298D0E6" w14:textId="117DBC6B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5.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 regra beneficia advogado, pessoa natural, titular de honorários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de natureza alimentar. Não há previsão de extensão automática às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sociedades de advogados, que possuem estrutura jurídica 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capacidade contributiva distintas.</w:t>
      </w:r>
    </w:p>
    <w:p w14:paraId="50887A1F" w14:textId="59B2C0D2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6.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 interpretação restritiva preserva a finalidade da norma e evita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ampliação indevida do benefício, que não se confunde com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gratuidade de justiça.</w:t>
      </w:r>
    </w:p>
    <w:p w14:paraId="184DD5A6" w14:textId="5EF9367B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7. Mantém-se a decisão recorrida, pois a sociedade de advogados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permanece sujeita ao recolhimento das custas iniciais. (...)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’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(Acórdão 2090994, 0746676-22.2025.8.07.0000, Relator(a):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ARQUIBALDO CARNEIRO PORTELA, 6ª TURMA CÍVEL, data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julgamento: 11/02/2026, 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 05/03/2026.) – Grifei</w:t>
      </w:r>
    </w:p>
    <w:p w14:paraId="51117D50" w14:textId="2D82C912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 contrato de honorários juntado aos autos (ID 283388267,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processo de origem) foi firmado entre a agravada e a sociedade Reis e Freitas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Advogados, pessoa jurídica inscrita no CNPJ sob o nº 45.646.762/0001-06,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representada por suas sócias administradoras/agravantes.</w:t>
      </w:r>
    </w:p>
    <w:p w14:paraId="50044E57" w14:textId="0B203FD6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Ainda que figurem no polo ativo apenas as advogadas sócias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administradoras, a titularidade do direito material discutido permanece com 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pessoa jurídica contratada para a prestação dos serviços.</w:t>
      </w:r>
    </w:p>
    <w:p w14:paraId="7F7C0D15" w14:textId="7EB4124D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Verifica-se, assim, em análise perfunctória, a inaplicabilidade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do benefício do art. 82, § 3º, do CPC ao caso concreto.</w:t>
      </w:r>
    </w:p>
    <w:p w14:paraId="40A27768" w14:textId="5F156484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Para além disso, eventual conclusão em sentido contrário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demanda uma análise mais detida da questão, incompatível com esta fase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processual.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”</w:t>
      </w:r>
    </w:p>
    <w:p w14:paraId="52E04E7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9F0B4C2" w14:textId="709AB30B" w:rsidR="00312506" w:rsidRDefault="00312506" w:rsidP="0031250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"/>
      <w:del w:id="1079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Dito</w:delText>
        </w:r>
      </w:del>
      <w:ins w:id="1080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Desse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81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082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isso</w:delText>
        </w:r>
      </w:del>
      <w:ins w:id="1083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modo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84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, </w:t>
      </w:r>
      <w:del w:id="1085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e</w:delText>
        </w:r>
      </w:del>
      <w:ins w:id="1086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ausente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87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088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considerada</w:delText>
        </w:r>
      </w:del>
      <w:ins w:id="1089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elemento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90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091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a</w:delText>
        </w:r>
      </w:del>
      <w:ins w:id="1092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novo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93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094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manutenção</w:delText>
        </w:r>
      </w:del>
      <w:ins w:id="1095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capaz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96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097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do</w:delText>
        </w:r>
      </w:del>
      <w:ins w:id="1098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99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00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quadro</w:delText>
        </w:r>
      </w:del>
      <w:ins w:id="1101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infirmar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02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03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fático-jurídico</w:delText>
        </w:r>
      </w:del>
      <w:ins w:id="1104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os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05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06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delineado</w:delText>
        </w:r>
      </w:del>
      <w:ins w:id="1107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fundamentos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08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09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nos</w:delText>
        </w:r>
      </w:del>
      <w:ins w:id="1110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já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11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12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autos</w:delText>
        </w:r>
      </w:del>
      <w:ins w:id="1113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expostos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14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, deve ser mantida a r. decisão agravada que indeferiu o pedido de gratuidade de justiça e determinou o recolhimento das custas iniciais</w:t>
      </w:r>
      <w:del w:id="1115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16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17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pois</w:delText>
        </w:r>
      </w:del>
      <w:ins w:id="1118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(ID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19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120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as autoras permaneceram inertes quanto à apresentação dos documentos necessários à comprovação da alegada insuficiência de recursos e a dispensa prevista no </w:delText>
        </w:r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art. 82, § 3º</w:delText>
        </w:r>
      </w:del>
      <w:ins w:id="1121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290047351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22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, do </w:t>
      </w:r>
      <w:del w:id="1123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CPC </w:delText>
        </w:r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não se aplica à sociedade</w:delText>
        </w:r>
      </w:del>
      <w:ins w:id="1124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processo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25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de </w:t>
      </w:r>
      <w:del w:id="1126" w:author="Assessor GDSXSR" w:date="2026-10-28T20:37:5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advogados titular do direito material discutido</w:delText>
        </w:r>
      </w:del>
      <w:ins w:id="1127" w:author="Assessor GDSXSR" w:date="2026-10-28T20:37:5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origem)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128" w:author="Assessor GDSXSR" w:date="2026-10-28T20:37:5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.</w:t>
      </w:r>
      <w:commentRangeEnd w:id="3"/>
      <w:r w:rsidR="00C066D3">
        <w:rPr>
          <w:rStyle w:val="Refdecomentrio"/>
          <w:rFonts w:ascii="Verdana" w:eastAsia="Times New Roman" w:hAnsi="Verdana" w:cs="Times New Roman"/>
          <w:lang w:val="x-none" w:eastAsia="x-none"/>
        </w:rPr>
        <w:commentReference w:id="3"/>
      </w:r>
    </w:p>
    <w:p w14:paraId="7F713FF2" w14:textId="77777777" w:rsidR="00312506" w:rsidRDefault="00312506" w:rsidP="0031250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1F7901E" w14:textId="77777777" w:rsidR="004236F7" w:rsidRPr="00D516B2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21609FF9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2E5DB77" w14:textId="7A9F919B" w:rsidR="004236F7" w:rsidRDefault="004236F7" w:rsidP="0031250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sz w:val="28"/>
          <w:szCs w:val="28"/>
        </w:rPr>
        <w:t xml:space="preserve">nego 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agravo de instrumento d</w:t>
      </w:r>
      <w:r>
        <w:rPr>
          <w:rFonts w:ascii="Arial" w:hAnsi="Arial" w:cs="Arial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autor</w:t>
      </w:r>
      <w:r>
        <w:rPr>
          <w:rFonts w:ascii="Arial" w:hAnsi="Arial" w:cs="Arial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BRUNA LORRANY REIS DA SILVA, </w:t>
      </w:r>
      <w:del w:id="1129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DEBORA</w:delText>
        </w:r>
      </w:del>
      <w:ins w:id="1130" w:author="Assessor GDSXSR" w:date="2026-10-28T20:37:55Z">
        <w:r>
          <w:rPr>
            <w:rFonts w:ascii="Arial" w:hAnsi="Arial" w:cs="Arial"/>
            <w:color w:val="808080"/>
            <w:sz w:val="28"/>
            <w:szCs w:val="28"/>
          </w:rPr>
          <w:t xml:space="preserve">DÉBORA</w:t>
        </w:r>
      </w:ins>
      <w:r>
        <w:rPr>
          <w:rFonts w:ascii="Arial" w:hAnsi="Arial" w:cs="Arial"/>
          <w:sz w:val="28"/>
          <w:szCs w:val="28"/>
        </w:rPr>
        <w:t xml:space="preserve"> DE FREITAS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CRUZ</w:t>
      </w:r>
      <w:r>
        <w:rPr>
          <w:rFonts w:ascii="Arial" w:hAnsi="Arial" w:cs="Arial"/>
          <w:sz w:val="28"/>
          <w:szCs w:val="28"/>
        </w:rPr>
        <w:t xml:space="preserve">.</w:t>
      </w:r>
      <w:del w:id="1131" w:author="Assessor GDSXSR" w:date="2026-10-28T20:37:55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1A7B852F" w14:textId="248E1014" w:rsidR="4495E4C2" w:rsidRDefault="4495E4C2" w:rsidP="00162CC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3727AA61" w14:textId="77777777" w:rsidR="008C7D23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1E759F54" w14:textId="44100F4C" w:rsidR="004236F7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16E1589" w14:textId="77777777" w:rsidR="004236F7" w:rsidRDefault="004236F7" w:rsidP="004236F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13770" w:type="dxa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41"/>
        <w:gridCol w:w="11729"/>
      </w:tblGrid>
      <w:tr w:rsidR="00312506" w:rsidRPr="00312506" w14:paraId="667AC10C" w14:textId="77777777">
        <w:trPr>
          <w:tblCellSpacing w:w="0" w:type="dxa"/>
        </w:trPr>
        <w:tc>
          <w:tcPr>
            <w:tcW w:w="0" w:type="auto"/>
            <w:hideMark/>
          </w:tcPr>
          <w:p w14:paraId="30D79BDA" w14:textId="10FD56A9" w:rsidR="00312506" w:rsidRPr="00312506" w:rsidRDefault="00312506" w:rsidP="00312506">
            <w:pPr>
              <w:jc w:val="both"/>
              <w:rPr>
                <w:b/>
                <w:color w:val="008000"/>
              </w:rPr>
            </w:pPr>
            <w:r w:rsidRPr="00312506">
              <w:rPr>
                <w:b/>
                <w:color w:val="008000"/>
              </w:rPr>
              <w:drawing>
                <wp:inline distT="0" distB="0" distL="0" distR="0" wp14:anchorId="201716EF" wp14:editId="0C43681A">
                  <wp:extent cx="1190625" cy="323850"/>
                  <wp:effectExtent l="0" t="0" r="9525" b="0"/>
                  <wp:docPr id="26124608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vAlign w:val="center"/>
            <w:hideMark/>
          </w:tcPr>
          <w:p w14:paraId="5A82C98B" w14:textId="77777777" w:rsidR="00312506" w:rsidRPr="00312506" w:rsidRDefault="00312506" w:rsidP="00312506">
            <w:pPr>
              <w:ind w:right="5190"/>
              <w:jc w:val="both"/>
              <w:rPr>
                <w:b/>
                <w:color w:val="008000"/>
              </w:rPr>
            </w:pPr>
            <w:r w:rsidRPr="00312506">
              <w:rPr>
                <w:b/>
                <w:color w:val="008000"/>
              </w:rPr>
              <w:t>Poder Judiciário da União</w:t>
            </w:r>
            <w:r w:rsidRPr="00312506">
              <w:rPr>
                <w:b/>
                <w:color w:val="008000"/>
              </w:rPr>
              <w:br/>
              <w:t>TRIBUNAL DE JUSTIÇA DO DISTRITO FEDERAL E DOS TERRITÓRIOS</w:t>
            </w:r>
            <w:r w:rsidRPr="00312506">
              <w:rPr>
                <w:b/>
                <w:color w:val="008000"/>
              </w:rPr>
              <w:br/>
            </w:r>
            <w:r w:rsidRPr="00312506">
              <w:rPr>
                <w:b/>
                <w:color w:val="008000"/>
              </w:rPr>
              <w:br/>
            </w:r>
            <w:r w:rsidRPr="00312506">
              <w:rPr>
                <w:b/>
                <w:bCs/>
                <w:color w:val="008000"/>
              </w:rPr>
              <w:t>23VARCVBSB</w:t>
            </w:r>
            <w:r w:rsidRPr="00312506">
              <w:rPr>
                <w:b/>
                <w:color w:val="008000"/>
              </w:rPr>
              <w:br/>
              <w:t>23ª Vara Cível de Brasília</w:t>
            </w:r>
          </w:p>
        </w:tc>
      </w:tr>
    </w:tbl>
    <w:p w14:paraId="0E4CC440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Número do processo: </w:t>
      </w:r>
      <w:hyperlink r:id="rId16" w:tooltip="Clique com o botão direito para copiar" w:history="1">
        <w:r w:rsidRPr="00312506">
          <w:rPr>
            <w:rStyle w:val="Hyperlink"/>
            <w:b/>
          </w:rPr>
          <w:t>0740649-83.2026.8.07.0001</w:t>
        </w:r>
      </w:hyperlink>
    </w:p>
    <w:p w14:paraId="32118B64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Classe judicial: PROCEDIMENTO COMUM CÍVEL (7)</w:t>
      </w:r>
    </w:p>
    <w:p w14:paraId="661D4162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AUTOR: BRUNA LORRANY REIS DA SILVA, DEBORA DE FREITAS CRUZ</w:t>
      </w:r>
    </w:p>
    <w:p w14:paraId="0B624670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REU: JACQUELINE MARIA RESENDE BOECHAT</w:t>
      </w:r>
    </w:p>
    <w:p w14:paraId="5434F780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0F07C7EA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bCs/>
          <w:color w:val="008000"/>
        </w:rPr>
        <w:t>DECISÃO INTERLOCUTÓRIA</w:t>
      </w:r>
    </w:p>
    <w:p w14:paraId="388D0A64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 </w:t>
      </w:r>
    </w:p>
    <w:p w14:paraId="15D46284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0FD420AC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Determinada a demonstração da sua miserabilidade jurídica, para fazer jus aos benefícios da gratuidade de justiça, a parte autora se manteve inerte.</w:t>
      </w:r>
    </w:p>
    <w:p w14:paraId="57F61B3C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DECIDO.</w:t>
      </w:r>
    </w:p>
    <w:p w14:paraId="177FA1D8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Observa-se a que a parte interessada não trouxe documentos suficientes para comprovar a impossibilidade de arcar com as custas, despesas processuais e de sucumbência.</w:t>
      </w:r>
    </w:p>
    <w:p w14:paraId="1670952B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O autor não juntou os documentos indicados ao ID </w:t>
      </w:r>
      <w:hyperlink r:id="rId17" w:tgtFrame="_blank" w:tooltip="Clique com o botão direito para copiar" w:history="1">
        <w:r w:rsidRPr="00312506">
          <w:rPr>
            <w:rStyle w:val="Hyperlink"/>
            <w:b/>
          </w:rPr>
          <w:t>286551048</w:t>
        </w:r>
      </w:hyperlink>
      <w:r w:rsidRPr="00312506">
        <w:rPr>
          <w:b/>
          <w:color w:val="008000"/>
        </w:rPr>
        <w:t>.</w:t>
      </w:r>
    </w:p>
    <w:p w14:paraId="781740D9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Ressalto que a jurisprudência do TJDFT é no sentido de que a inércia do agravante em cumprir determinação judicial para apresentação de documentos impede o reconhecimento da insuficiência de recursos (</w:t>
      </w:r>
      <w:hyperlink r:id="rId18" w:tgtFrame="_blank" w:history="1">
        <w:r w:rsidRPr="00312506">
          <w:rPr>
            <w:rStyle w:val="Hyperlink"/>
            <w:b/>
          </w:rPr>
          <w:t>Acórdão 2066151</w:t>
        </w:r>
      </w:hyperlink>
      <w:r w:rsidRPr="00312506">
        <w:rPr>
          <w:b/>
          <w:color w:val="008000"/>
        </w:rPr>
        <w:t xml:space="preserve">, </w:t>
      </w:r>
      <w:hyperlink r:id="rId19" w:tooltip="Clique com o botão direito para copiar" w:history="1">
        <w:r w:rsidRPr="00312506">
          <w:rPr>
            <w:rStyle w:val="Hyperlink"/>
            <w:b/>
          </w:rPr>
          <w:t>0740050-84.2025.8.07.0000</w:t>
        </w:r>
      </w:hyperlink>
      <w:r w:rsidRPr="00312506">
        <w:rPr>
          <w:b/>
          <w:color w:val="008000"/>
        </w:rPr>
        <w:t xml:space="preserve">, Relator(a): ALFEU MACHADO, 6ª TURMA CÍVEL, data de julgamento: 05/11/2025, publicado no </w:t>
      </w:r>
      <w:proofErr w:type="spellStart"/>
      <w:r w:rsidRPr="00312506">
        <w:rPr>
          <w:b/>
          <w:color w:val="008000"/>
        </w:rPr>
        <w:t>DJe</w:t>
      </w:r>
      <w:proofErr w:type="spellEnd"/>
      <w:r w:rsidRPr="00312506">
        <w:rPr>
          <w:b/>
          <w:color w:val="008000"/>
        </w:rPr>
        <w:t>: 24/11/2025.).</w:t>
      </w:r>
    </w:p>
    <w:p w14:paraId="2F1FC7CF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Ademais, ressalto que a finalidade da gratuidade é promover o acesso à Justiça àqueles que de fato comprovam uma situação de miserabilidade, não podendo ser concedida indiscriminadamente, porque se trata de modalidade de isenção fiscal com amparo constitucional, não cabendo a quem não demonstrar claramente os requisitos para o seu gozo (Acórdão 1916180, </w:t>
      </w:r>
      <w:hyperlink r:id="rId20" w:tooltip="Clique com o botão direito para copiar" w:history="1">
        <w:r w:rsidRPr="00312506">
          <w:rPr>
            <w:rStyle w:val="Hyperlink"/>
            <w:b/>
          </w:rPr>
          <w:t>0714035-15.2024.8.07.0000</w:t>
        </w:r>
      </w:hyperlink>
      <w:r w:rsidRPr="00312506">
        <w:rPr>
          <w:b/>
          <w:color w:val="008000"/>
        </w:rPr>
        <w:t xml:space="preserve">, Relator(a): MÁRIO-ZAM BELMIRO, 4ª TURMA CÍVEL, data de julgamento: 29/08/2024, publicado no </w:t>
      </w:r>
      <w:proofErr w:type="spellStart"/>
      <w:r w:rsidRPr="00312506">
        <w:rPr>
          <w:b/>
          <w:color w:val="008000"/>
        </w:rPr>
        <w:t>PJe</w:t>
      </w:r>
      <w:proofErr w:type="spellEnd"/>
      <w:r w:rsidRPr="00312506">
        <w:rPr>
          <w:b/>
          <w:color w:val="008000"/>
        </w:rPr>
        <w:t>: 17/09/2024.).</w:t>
      </w:r>
    </w:p>
    <w:p w14:paraId="71411727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Logo, a atual legislação de regência não conjectura hipótese de outorga da gratuidade judiciária em razão de existência de dívidas contraídas espontaneamente pela parte. (Acórdão 1851805, </w:t>
      </w:r>
      <w:hyperlink r:id="rId21" w:tooltip="Clique com o botão direito para copiar" w:history="1">
        <w:r w:rsidRPr="00312506">
          <w:rPr>
            <w:rStyle w:val="Hyperlink"/>
            <w:b/>
          </w:rPr>
          <w:t>0701983-84.2024.8.07.0000</w:t>
        </w:r>
      </w:hyperlink>
      <w:r w:rsidRPr="00312506">
        <w:rPr>
          <w:b/>
          <w:color w:val="008000"/>
        </w:rPr>
        <w:t xml:space="preserve">, Relator(a): CARMEN BITTENCOURT, 8ª TURMA CÍVEL, data de julgamento: 23/04/2024, publicado no </w:t>
      </w:r>
      <w:proofErr w:type="spellStart"/>
      <w:r w:rsidRPr="00312506">
        <w:rPr>
          <w:b/>
          <w:color w:val="008000"/>
        </w:rPr>
        <w:t>PJe</w:t>
      </w:r>
      <w:proofErr w:type="spellEnd"/>
      <w:r w:rsidRPr="00312506">
        <w:rPr>
          <w:b/>
          <w:color w:val="008000"/>
        </w:rPr>
        <w:t>: 07/05/2024.)</w:t>
      </w:r>
    </w:p>
    <w:p w14:paraId="692233E5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Ante o exposto, </w:t>
      </w:r>
      <w:r w:rsidRPr="00312506">
        <w:rPr>
          <w:b/>
          <w:bCs/>
          <w:color w:val="008000"/>
        </w:rPr>
        <w:t>INDEFIRO o pedido de gratuidade</w:t>
      </w:r>
      <w:r w:rsidRPr="00312506">
        <w:rPr>
          <w:b/>
          <w:color w:val="008000"/>
        </w:rPr>
        <w:t xml:space="preserve"> formulado pela parte autora. Venha aos autos o comprovante de recolhimento das custas de ingresso em 15 (quinze) dias, sob pena de extinção com cancelamento da distribuição (art. 290 do CPC).</w:t>
      </w:r>
    </w:p>
    <w:p w14:paraId="602DB46D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546FAA70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bCs/>
          <w:color w:val="008000"/>
        </w:rPr>
        <w:t>Brasília/DF, data da assinatura digital</w:t>
      </w:r>
    </w:p>
    <w:p w14:paraId="5AEA79A8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7049FC3E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bCs/>
          <w:color w:val="008000"/>
        </w:rPr>
        <w:t>Documento assinado eletronicamente pelo(a) Juiz(a) de Direito / Juiz(a) de Direito Substituto(a), conforme certificado digital</w:t>
      </w:r>
    </w:p>
    <w:p w14:paraId="615ECB09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 </w:t>
      </w:r>
    </w:p>
    <w:p w14:paraId="16A202BA" w14:textId="77777777" w:rsidR="004236F7" w:rsidRPr="000A4D99" w:rsidRDefault="004236F7" w:rsidP="004236F7">
      <w:pPr>
        <w:jc w:val="both"/>
        <w:rPr>
          <w:rFonts w:cs="Arial"/>
          <w:szCs w:val="28"/>
        </w:rPr>
      </w:pPr>
    </w:p>
    <w:p w14:paraId="276122C8" w14:textId="77777777" w:rsidR="00DA13F0" w:rsidRPr="000A4D99" w:rsidRDefault="00DA13F0" w:rsidP="00DA13F0">
      <w:pPr>
        <w:jc w:val="both"/>
        <w:rPr>
          <w:rFonts w:cs="Arial"/>
          <w:szCs w:val="28"/>
        </w:rPr>
      </w:pPr>
    </w:p>
    <w:p w14:paraId="604F647F" w14:textId="77777777" w:rsidR="004236F7" w:rsidRDefault="004236F7" w:rsidP="004236F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87D42ED" w14:textId="77777777" w:rsidR="007E1C8C" w:rsidRDefault="007E1C8C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sectPr w:rsidR="007E1C8C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ylena novais" w:date="2026-10-28T16:18:00Z" w:initials="mn">
    <w:p w14:paraId="2BC74AA7" w14:textId="77777777" w:rsidR="003C7F64" w:rsidRDefault="003C7F64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Conclusão: 08/10/2026</w:t>
      </w:r>
    </w:p>
    <w:p w14:paraId="272A870F" w14:textId="77777777" w:rsidR="003C7F64" w:rsidRDefault="003C7F64">
      <w:pPr>
        <w:pStyle w:val="Textodecomentrio"/>
        <w:rPr>
          <w:lang w:val="pt-BR"/>
        </w:rPr>
      </w:pPr>
      <w:r>
        <w:rPr>
          <w:lang w:val="pt-BR"/>
        </w:rPr>
        <w:t>Entrega: 28/10/2026</w:t>
      </w:r>
    </w:p>
    <w:p w14:paraId="7C4B68C8" w14:textId="735FF736" w:rsidR="003C7F64" w:rsidRDefault="003C7F64">
      <w:pPr>
        <w:pStyle w:val="Textodecomentrio"/>
      </w:pPr>
      <w:r>
        <w:rPr>
          <w:lang w:val="pt-BR"/>
        </w:rPr>
        <w:t>Certeza: 9</w:t>
      </w:r>
    </w:p>
  </w:comment>
  <w:comment w:id="1" w:author="Marcos Dwayne Saraiva Costa - GDSXSR" w:date="2026-06-02T15:56:00Z" w:initials="MG">
    <w:p w14:paraId="7FFA51F3" w14:textId="5E3FFC09" w:rsidR="00DC0F47" w:rsidRDefault="00000000">
      <w:r>
        <w:annotationRef/>
      </w:r>
      <w:r w:rsidRPr="11BCB6C0">
        <w:t xml:space="preserve">usar o agente: </w:t>
      </w:r>
    </w:p>
    <w:p w14:paraId="73541772" w14:textId="519262AF" w:rsidR="00DC0F47" w:rsidRDefault="00000000">
      <w:r w:rsidRPr="625219AA">
        <w:t>EMENTA AGI GDSXSR NOVO</w:t>
      </w:r>
    </w:p>
    <w:p w14:paraId="2FCAFFA8" w14:textId="2FC8100B" w:rsidR="00DC0F47" w:rsidRDefault="00000000">
      <w:r w:rsidRPr="27AAF024">
        <w:t>https://m365.cloud.microsoft/chat/?titleId=T_d8571c15-2199-c36b-7d4f-9fd4bbe70b90&amp;source=embedded-builder</w:t>
      </w:r>
    </w:p>
  </w:comment>
  <w:comment w:id="2" w:author="mylena novais" w:date="2026-10-28T15:38:00Z" w:initials="mn">
    <w:p w14:paraId="0F9A6229" w14:textId="47A58EC2" w:rsidR="00764426" w:rsidRDefault="00764426">
      <w:pPr>
        <w:pStyle w:val="Textodecomentrio"/>
      </w:pPr>
      <w:r>
        <w:rPr>
          <w:rStyle w:val="Refdecomentrio"/>
        </w:rPr>
        <w:annotationRef/>
      </w:r>
      <w:r>
        <w:rPr>
          <w:lang w:val="pt-BR"/>
        </w:rPr>
        <w:t xml:space="preserve">Não </w:t>
      </w:r>
      <w:r>
        <w:t>consta ID aos autos.</w:t>
      </w:r>
    </w:p>
  </w:comment>
  <w:comment w:id="3" w:author="mylena novais" w:date="2026-10-28T16:14:00Z" w:initials="mn">
    <w:p w14:paraId="041CDBE7" w14:textId="77777777" w:rsidR="00C066D3" w:rsidRDefault="00C066D3">
      <w:pPr>
        <w:pStyle w:val="Textodecomentrio"/>
      </w:pPr>
      <w:r>
        <w:rPr>
          <w:rStyle w:val="Refdecomentrio"/>
        </w:rPr>
        <w:annotationRef/>
      </w:r>
      <w:r w:rsidRPr="00C066D3">
        <w:t>Art. 82. Salvo as disposições concernentes à gratuidade da justiça, incumbe às partes prover as despesas dos atos que realizarem ou requererem no processo, antecipando-lhes o pagamento, desde o início até a sentença final ou, na execução, até a plena satisfação do direito reconhecido no título.</w:t>
      </w:r>
    </w:p>
    <w:p w14:paraId="3562968C" w14:textId="299D61FD" w:rsidR="00C066D3" w:rsidRDefault="00C066D3">
      <w:pPr>
        <w:pStyle w:val="Textodecomentrio"/>
      </w:pPr>
      <w:r w:rsidRPr="00C066D3">
        <w:t>§ 3º Nas ações de cobrança por qualquer procedimento, comum ou especial, bem como nas execuções ou cumprimentos de sentença de honorários advocatícios, o advogado ficará dispensado de adiantar o pagamento de custas processuais, e caberá ao réu ou executado suprir, ao final do processo, o seu pagamento, se tiver dado causa ao processo. (Incluído pela Lei nº 15.109, de 2025)</w:t>
      </w:r>
    </w:p>
  </w:comment>
  <w:comment w:id="4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título EMENTA à esquerda (C-42); item 1 da ementa com a causa de pedir, o papel das partes e o valor da causa (C-34A, C-3H); “DÉBORA” acentuado e título do voto em uma linha (C-28); “Sem razão.” isolado (C-42); ID da liminar corrigido (89459817) e fórmula de manutenção (C-17); fecho no lugar do parágrafo que repetia a liminar (C-17); título do capítulo abrindo por “DA/DO” (C-3C); espaços e cisão no resumo em vermelho, sem mudar o conteúdo (C-39, C-28). Original preservado.</w:t>
      </w:r>
    </w:p>
  </w:comment>
  <w:comment w:id="5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Rodapé com a identificação completa de cada julgado (C-67). Conferidos no iajus por número de processo, relator, órgão e data: 0746676-22.2025 (Des. Arquibaldo Carneiro Portela, 6ª TCiv, 11/02/2026, ementa confere com a transcrita), 0740050-84.2025 (Des. Alfeu Machado, 6ª TCiv, 05/11/2025), 0714035-15.2024 (Des. Mário-Zam Belmiro, 4ª TCiv, 29/08/2024) e 0701983-84.2024 (Des. Carmen Bittencourt, 8ª TCiv, 23/04/2024). Pendência (C-52): o iajus não devolve o número do acórdão nem a data de publicação; os números (2090994, 2066151, 1916180, 1851805) e a publicação vieram da minuta, e o voto indica “DJe” em dois acórdãos e “PJe” nos outros; conferir no JurisDF.</w:t>
      </w:r>
    </w:p>
  </w:comment>
  <w:comment w:id="6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290: “Será cancelada a distribuição do feito se a parte, intimada na pessoa de seu advogado, não realizar o pagamento das custas e despesas de ingresso em 15 (quinze) dias.” (fonte: Planalto, conferido). Lei nº 15.109/2025, art. 2º: acrescenta ao art. 82 do CPC o § 3º, cujo texto está transcrito no corpo do voto (fonte: Planalto, conferido).</w:t>
      </w:r>
    </w:p>
  </w:comment>
  <w:comment w:id="7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C-30): o ID das razões do agravo não consta da minuta; inserir ao final das alegações quando conferido no PJe.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4B68C8" w15:done="0"/>
  <w15:commentEx w15:paraId="2FCAFFA8" w15:done="0"/>
  <w15:commentEx w15:paraId="0F9A6229" w15:done="0"/>
  <w15:commentEx w15:paraId="356296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91CEF2" w16cex:dateUtc="2026-10-28T19:18:00Z"/>
  <w16cex:commentExtensible w16cex:durableId="61B1BDF7" w16cex:dateUtc="2026-06-02T18:56:00Z"/>
  <w16cex:commentExtensible w16cex:durableId="6FDD596F" w16cex:dateUtc="2026-10-28T18:38:00Z"/>
  <w16cex:commentExtensible w16cex:durableId="3BEB95E9" w16cex:dateUtc="2026-10-28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4B68C8" w16cid:durableId="2091CEF2"/>
  <w16cid:commentId w16cid:paraId="2FCAFFA8" w16cid:durableId="61B1BDF7"/>
  <w16cid:commentId w16cid:paraId="0F9A6229" w16cid:durableId="6FDD596F"/>
  <w16cid:commentId w16cid:paraId="3562968C" w16cid:durableId="3BEB95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0763" w14:textId="77777777" w:rsidR="0012028D" w:rsidRDefault="0012028D" w:rsidP="003A42DE">
      <w:pPr>
        <w:spacing w:after="0" w:line="240" w:lineRule="auto"/>
      </w:pPr>
      <w:r>
        <w:separator/>
      </w:r>
    </w:p>
  </w:endnote>
  <w:endnote w:type="continuationSeparator" w:id="0">
    <w:p w14:paraId="0CB0166D" w14:textId="77777777" w:rsidR="0012028D" w:rsidRDefault="0012028D" w:rsidP="003A42DE">
      <w:pPr>
        <w:spacing w:after="0" w:line="240" w:lineRule="auto"/>
      </w:pPr>
      <w:r>
        <w:continuationSeparator/>
      </w:r>
    </w:p>
  </w:endnote>
  <w:endnote w:type="continuationNotice" w:id="1">
    <w:p w14:paraId="277F1266" w14:textId="77777777" w:rsidR="0012028D" w:rsidRDefault="001202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D72A" w14:textId="77777777" w:rsidR="0012028D" w:rsidRDefault="0012028D" w:rsidP="003A42DE">
      <w:pPr>
        <w:spacing w:after="0" w:line="240" w:lineRule="auto"/>
      </w:pPr>
      <w:r>
        <w:separator/>
      </w:r>
    </w:p>
  </w:footnote>
  <w:footnote w:type="continuationSeparator" w:id="0">
    <w:p w14:paraId="2BE3BD1B" w14:textId="77777777" w:rsidR="0012028D" w:rsidRDefault="0012028D" w:rsidP="003A42DE">
      <w:pPr>
        <w:spacing w:after="0" w:line="240" w:lineRule="auto"/>
      </w:pPr>
      <w:r>
        <w:continuationSeparator/>
      </w:r>
    </w:p>
  </w:footnote>
  <w:footnote w:type="continuationNotice" w:id="1">
    <w:p w14:paraId="09553962" w14:textId="77777777" w:rsidR="0012028D" w:rsidRDefault="001202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8D1"/>
    <w:multiLevelType w:val="multilevel"/>
    <w:tmpl w:val="7FCAE1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313E5"/>
    <w:multiLevelType w:val="hybridMultilevel"/>
    <w:tmpl w:val="26F26816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5" w15:restartNumberingAfterBreak="0">
    <w:nsid w:val="7BCB6C54"/>
    <w:multiLevelType w:val="multilevel"/>
    <w:tmpl w:val="59B6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040057">
    <w:abstractNumId w:val="2"/>
  </w:num>
  <w:num w:numId="2" w16cid:durableId="1365403601">
    <w:abstractNumId w:val="1"/>
  </w:num>
  <w:num w:numId="3" w16cid:durableId="1872036300">
    <w:abstractNumId w:val="4"/>
  </w:num>
  <w:num w:numId="4" w16cid:durableId="37705293">
    <w:abstractNumId w:val="5"/>
  </w:num>
  <w:num w:numId="5" w16cid:durableId="2006132580">
    <w:abstractNumId w:val="0"/>
  </w:num>
  <w:num w:numId="6" w16cid:durableId="212364786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ylena novais">
    <w15:presenceInfo w15:providerId="Windows Live" w15:userId="cba6bd2d120a4297"/>
  </w15:person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028D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2CC1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06EA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506"/>
    <w:rsid w:val="00312DDE"/>
    <w:rsid w:val="00314FAC"/>
    <w:rsid w:val="00316B1F"/>
    <w:rsid w:val="00321068"/>
    <w:rsid w:val="00323779"/>
    <w:rsid w:val="00323D27"/>
    <w:rsid w:val="0033305F"/>
    <w:rsid w:val="00337362"/>
    <w:rsid w:val="00343201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86829"/>
    <w:rsid w:val="00396413"/>
    <w:rsid w:val="003A42DE"/>
    <w:rsid w:val="003A4E55"/>
    <w:rsid w:val="003B3398"/>
    <w:rsid w:val="003C7F64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4426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457D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066D3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2D11"/>
    <w:rsid w:val="00D954E7"/>
    <w:rsid w:val="00DA13F0"/>
    <w:rsid w:val="00DA7998"/>
    <w:rsid w:val="00DB1301"/>
    <w:rsid w:val="00DB342D"/>
    <w:rsid w:val="00DC0F47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1EC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3E55252"/>
    <w:rsid w:val="0406F2B1"/>
    <w:rsid w:val="0469E717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C436811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322B3CC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E7FFE4D"/>
    <w:rsid w:val="1FAFCC66"/>
    <w:rsid w:val="21529E37"/>
    <w:rsid w:val="22242253"/>
    <w:rsid w:val="2259356D"/>
    <w:rsid w:val="229F26FD"/>
    <w:rsid w:val="232923D0"/>
    <w:rsid w:val="248F4127"/>
    <w:rsid w:val="249E222A"/>
    <w:rsid w:val="255B7F74"/>
    <w:rsid w:val="25627E6B"/>
    <w:rsid w:val="25DAE2F1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95E4C2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09ECC93"/>
    <w:rsid w:val="515F5732"/>
    <w:rsid w:val="5212BFAD"/>
    <w:rsid w:val="52E52664"/>
    <w:rsid w:val="539FE824"/>
    <w:rsid w:val="53A37578"/>
    <w:rsid w:val="54AAEF1D"/>
    <w:rsid w:val="56696897"/>
    <w:rsid w:val="57608C97"/>
    <w:rsid w:val="5774762B"/>
    <w:rsid w:val="581B792C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ADD95D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0D67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C7DE001"/>
    <w:rsid w:val="7E272F86"/>
    <w:rsid w:val="7E47B7BC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jurisdf.tjdft.jus.br/acordaos/c25cac28-bee0-4a41-8d55-7abe005f4843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pje.tjdft.jus.br/pje/seam/resource/rest/pje-legacy/documento/download/290047351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pje.tjdft.jus.br/pje/seam/resource/rest/pje-legacy/documento/download/TJDFT/1g/5046439/28655104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290047351" TargetMode="External"/><Relationship Id="rId20" Type="http://schemas.openxmlformats.org/officeDocument/2006/relationships/hyperlink" Target="https://pje.tjdft.jus.br/pje/seam/resource/rest/pje-legacy/documento/download/29004735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pje.tjdft.jus.br/pje/seam/resource/rest/pje-legacy/documento/download/29004735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86829"/>
    <w:rsid w:val="003D50C8"/>
    <w:rsid w:val="00465A25"/>
    <w:rsid w:val="004756EB"/>
    <w:rsid w:val="004C591E"/>
    <w:rsid w:val="00515AB3"/>
    <w:rsid w:val="00534782"/>
    <w:rsid w:val="005953DB"/>
    <w:rsid w:val="00730800"/>
    <w:rsid w:val="00773803"/>
    <w:rsid w:val="0077693D"/>
    <w:rsid w:val="00816916"/>
    <w:rsid w:val="00855F86"/>
    <w:rsid w:val="00896B2E"/>
    <w:rsid w:val="008C4978"/>
    <w:rsid w:val="0096457D"/>
    <w:rsid w:val="009C5448"/>
    <w:rsid w:val="00AB26AC"/>
    <w:rsid w:val="00AD59B1"/>
    <w:rsid w:val="00B9403F"/>
    <w:rsid w:val="00C34425"/>
    <w:rsid w:val="00C44A00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Props1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2874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mylena novais</cp:lastModifiedBy>
  <cp:revision>4</cp:revision>
  <dcterms:created xsi:type="dcterms:W3CDTF">2026-10-28T19:18:00Z</dcterms:created>
  <dcterms:modified xsi:type="dcterms:W3CDTF">2026-10-28T19:23:00Z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