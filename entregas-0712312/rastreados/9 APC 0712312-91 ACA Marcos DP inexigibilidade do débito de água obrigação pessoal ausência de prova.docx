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8504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5682"/>
      </w:tblGrid>
      <w:tr w:rsidR="00264107" w:rsidTr="395F27C1" w14:paraId="4680266B" w14:textId="77777777"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64107" w:rsidP="4F3CC75C" w:rsidRDefault="00264107" w14:paraId="6DE29C9C" w14:textId="7A7CF8CF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5C07C5B" wp14:editId="5CB1E9A6">
                  <wp:extent cx="1647825" cy="504825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4F3CC75C">
              <w:rPr>
                <w:rStyle w:val="eop"/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568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64107" w:rsidP="001939F3" w:rsidRDefault="00264107" w14:paraId="299F0D40" w14:textId="7777777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595959"/>
                <w:sz w:val="20"/>
                <w:szCs w:val="20"/>
              </w:rPr>
              <w:t>Poder Judiciário da União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:rsidR="00264107" w:rsidP="4107E398" w:rsidRDefault="026738FE" w14:paraId="55CC1E66" w14:textId="7777777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395F27C1">
              <w:rPr>
                <w:rStyle w:val="normaltextrun"/>
                <w:rFonts w:ascii="Calibri" w:hAnsi="Calibri" w:cs="Calibri"/>
                <w:color w:val="000000" w:themeColor="text1"/>
                <w:sz w:val="20"/>
                <w:szCs w:val="20"/>
              </w:rPr>
              <w:t xml:space="preserve">Tribunal de Justiça do Distrito Federal e dos </w:t>
            </w:r>
            <w:commentRangeStart w:id="0"/>
            <w:commentRangeStart w:id="1"/>
            <w:r w:rsidRPr="395F27C1">
              <w:rPr>
                <w:rStyle w:val="normaltextrun"/>
                <w:rFonts w:ascii="Calibri" w:hAnsi="Calibri" w:cs="Calibri"/>
                <w:color w:val="000000" w:themeColor="text1"/>
                <w:sz w:val="20"/>
                <w:szCs w:val="20"/>
              </w:rPr>
              <w:t>Territóri</w:t>
            </w:r>
            <w:commentRangeStart w:id="2"/>
            <w:commentRangeStart w:id="3"/>
            <w:commentRangeStart w:id="4"/>
            <w:r w:rsidRPr="395F27C1">
              <w:rPr>
                <w:rStyle w:val="normaltextrun"/>
                <w:rFonts w:ascii="Calibri" w:hAnsi="Calibri" w:cs="Calibri"/>
                <w:color w:val="000000" w:themeColor="text1"/>
                <w:sz w:val="20"/>
                <w:szCs w:val="20"/>
              </w:rPr>
              <w:t>o</w:t>
            </w:r>
            <w:commentRangeEnd w:id="2"/>
            <w:r w:rsidRPr="395F27C1" w:rsidR="00264107">
              <w:rPr>
                <w:rStyle w:val="CommentReference"/>
                <w:rFonts w:ascii="Calibri" w:hAnsi="Calibri" w:cs="Calibri"/>
                <w:color w:val="000000" w:themeColor="text1"/>
                <w:sz w:val="20"/>
                <w:szCs w:val="20"/>
              </w:rPr>
              <w:commentReference w:id="2"/>
            </w:r>
            <w:commentRangeEnd w:id="3"/>
            <w:r>
              <w:rPr>
                <w:rStyle w:val="CommentReference"/>
              </w:rPr>
              <w:commentReference w:id="3"/>
            </w:r>
            <w:commentRangeEnd w:id="4"/>
            <w:r>
              <w:rPr>
                <w:rStyle w:val="CommentReference"/>
              </w:rPr>
              <w:commentReference w:id="4"/>
            </w:r>
            <w:r w:rsidRPr="395F27C1">
              <w:rPr>
                <w:rStyle w:val="normaltextrun"/>
                <w:rFonts w:ascii="Calibri" w:hAnsi="Calibri" w:cs="Calibri"/>
                <w:color w:val="000000" w:themeColor="text1"/>
                <w:sz w:val="20"/>
                <w:szCs w:val="20"/>
              </w:rPr>
              <w:t>s</w:t>
            </w:r>
            <w:r w:rsidRPr="395F27C1">
              <w:rPr>
                <w:rStyle w:val="eop"/>
                <w:rFonts w:ascii="Calibri" w:hAnsi="Calibri" w:cs="Calibri"/>
                <w:color w:val="000000" w:themeColor="text1"/>
                <w:sz w:val="20"/>
                <w:szCs w:val="20"/>
              </w:rPr>
              <w:t> </w:t>
            </w:r>
            <w:commentRangeEnd w:id="0"/>
            <w:r w:rsidR="00264107">
              <w:rPr>
                <w:rStyle w:val="CommentReference"/>
                <w:rFonts w:ascii="Segoe UI" w:hAnsi="Segoe UI" w:cs="Segoe UI"/>
                <w:sz w:val="18"/>
                <w:szCs w:val="18"/>
              </w:rPr>
              <w:commentReference w:id="0"/>
            </w:r>
            <w:commentRangeEnd w:id="1"/>
            <w:r>
              <w:rPr>
                <w:rStyle w:val="CommentReference"/>
              </w:rPr>
              <w:commentReference w:id="1"/>
            </w:r>
          </w:p>
          <w:p w:rsidR="00264107" w:rsidP="001939F3" w:rsidRDefault="00264107" w14:paraId="12B71A35" w14:textId="7777777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GDSXSR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:rsidR="00264107" w:rsidP="001939F3" w:rsidRDefault="00264107" w14:paraId="15750CFE" w14:textId="7777777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GABINETE DO DESEMBARGADOR SÉRGIO ROCHA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</w:tc>
      </w:tr>
    </w:tbl>
    <w:p w:rsidR="00DB1301" w:rsidP="00DB1301" w:rsidRDefault="00DB1301" w14:paraId="3D4EAEEA" w14:textId="77777777">
      <w:pPr>
        <w:spacing w:after="0" w:line="360" w:lineRule="auto"/>
        <w:rPr>
          <w:rFonts w:ascii="Arial" w:hAnsi="Arial" w:cs="Arial"/>
          <w:sz w:val="28"/>
          <w:szCs w:val="28"/>
        </w:rPr>
      </w:pPr>
    </w:p>
    <w:tbl>
      <w:tblPr>
        <w:tblW w:w="8723" w:type="dxa"/>
        <w:tblLayout w:type="fixed"/>
        <w:tblLook w:val="0000" w:firstRow="0" w:lastRow="0" w:firstColumn="0" w:lastColumn="0" w:noHBand="0" w:noVBand="0"/>
      </w:tblPr>
      <w:tblGrid>
        <w:gridCol w:w="3686"/>
        <w:gridCol w:w="447"/>
        <w:gridCol w:w="4590"/>
      </w:tblGrid>
      <w:tr w:rsidRPr="009F36E1" w:rsidR="00770E7F" w:rsidTr="4107E398" w14:paraId="39579C6E" w14:textId="77777777">
        <w:trPr>
          <w:cantSplit/>
          <w:trHeight w:val="397"/>
        </w:trPr>
        <w:tc>
          <w:tcPr>
            <w:tcW w:w="3686" w:type="dxa"/>
            <w:vAlign w:val="center"/>
          </w:tcPr>
          <w:p w:rsidRPr="009F36E1" w:rsidR="00770E7F" w:rsidP="001939F3" w:rsidRDefault="00770E7F" w14:paraId="0E990AE5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Órgão</w:t>
            </w:r>
          </w:p>
        </w:tc>
        <w:tc>
          <w:tcPr>
            <w:tcW w:w="447" w:type="dxa"/>
            <w:vAlign w:val="center"/>
          </w:tcPr>
          <w:p w:rsidRPr="009F36E1" w:rsidR="00770E7F" w:rsidP="001939F3" w:rsidRDefault="00770E7F" w14:paraId="2043BC66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:rsidRPr="009F36E1" w:rsidR="00770E7F" w:rsidP="001939F3" w:rsidRDefault="00C82911" w14:paraId="619F5A49" w14:textId="77777777">
            <w:p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alias w:val="Órgão"/>
                <w:tag w:val="Órgão"/>
                <w:id w:val="-940843638"/>
                <w:placeholder>
                  <w:docPart w:val="A3B9A70FAF5543A087E733AB63B30A08"/>
                </w:placeholder>
                <w15:color w:val="000000"/>
                <w:dropDownList>
                  <w:listItem w:value="Escolher um item."/>
                  <w:listItem w:displayText="4ª Turma Cível" w:value="4ª Turma Cível"/>
                  <w:listItem w:displayText="2ª Câmara Cível" w:value="2ª Câmara Cível"/>
                  <w:listItem w:displayText="Conselho Especial Jurisdicional" w:value="Conselho Especial Jurisdicional"/>
                  <w:listItem w:displayText="Conselho Especial Administrativo" w:value="Conselho Especial Administrativo"/>
                  <w:listItem w:displayText="Tribunal Pleno" w:value="Tribunal Pleno"/>
                  <w:listItem w:displayText="Conselho da Magistratura" w:value="Conselho da Magistratura"/>
                </w:dropDownList>
              </w:sdtPr>
              <w:sdtEndPr/>
              <w:sdtContent>
                <w:r w:rsidRPr="009F36E1" w:rsidR="00770E7F">
                  <w:rPr>
                    <w:rFonts w:ascii="Arial" w:hAnsi="Arial" w:cs="Arial"/>
                    <w:sz w:val="28"/>
                    <w:szCs w:val="28"/>
                  </w:rPr>
                  <w:t>4ª Turma Cível</w:t>
                </w:r>
              </w:sdtContent>
            </w:sdt>
          </w:p>
        </w:tc>
      </w:tr>
      <w:tr w:rsidRPr="009F36E1" w:rsidR="00770E7F" w:rsidTr="4107E398" w14:paraId="1234CB9C" w14:textId="77777777">
        <w:trPr>
          <w:cantSplit/>
          <w:trHeight w:val="570"/>
        </w:trPr>
        <w:tc>
          <w:tcPr>
            <w:tcW w:w="3686" w:type="dxa"/>
            <w:vAlign w:val="center"/>
          </w:tcPr>
          <w:p w:rsidRPr="009F36E1" w:rsidR="00770E7F" w:rsidP="001939F3" w:rsidRDefault="00770E7F" w14:paraId="7118EFBD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Classe</w:t>
            </w:r>
          </w:p>
        </w:tc>
        <w:tc>
          <w:tcPr>
            <w:tcW w:w="447" w:type="dxa"/>
            <w:vAlign w:val="center"/>
          </w:tcPr>
          <w:p w:rsidRPr="009F36E1" w:rsidR="00770E7F" w:rsidP="001939F3" w:rsidRDefault="00770E7F" w14:paraId="64B2264F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sdt>
            <w:sdtPr>
              <w:rPr>
                <w:rFonts w:cs="Arial"/>
                <w:i w:val="0"/>
                <w:iCs w:val="0"/>
                <w:sz w:val="28"/>
                <w:szCs w:val="28"/>
              </w:rPr>
              <w:id w:val="1558446301"/>
              <w:placeholder>
                <w:docPart w:val="3FA3A92DAD524C3DB57C04BE729E38DD"/>
              </w:placeholder>
              <w15:color w:val="000000"/>
              <w:comboBox>
                <w:listItem w:value="Escolher um item."/>
                <w:listItem w:displayText="Apelação Cível" w:value="Apelação Cível"/>
                <w:listItem w:displayText="Agravo de Instrumento" w:value="Agravo de Instrumento"/>
                <w:listItem w:displayText="Embargos de Declaração" w:value="Embargos de Declaração"/>
                <w:listItem w:displayText="Agravo Interno" w:value="Agravo Interno"/>
                <w:listItem w:displayText="Agravo de Instrumento e Agravo Interno" w:value="Agravo de Instrumento e Agravo Interno"/>
                <w:listItem w:displayText="Apelação e Reexame Necessário" w:value="Apelação e Reexame Necessário"/>
                <w:listItem w:displayText="Reexame Necessário" w:value="Reexame Necessário"/>
                <w:listItem w:displayText="Mandado de Segurança" w:value="Mandado de Segurança"/>
                <w:listItem w:displayText="Mandado de Injunção" w:value="Mandado de Injunção"/>
                <w:listItem w:displayText="Ação Direta de Constitucionalidade" w:value="Ação Direta de Constitucionalidade"/>
                <w:listItem w:displayText="Ação Declaratória de Constitucionalidade" w:value="Ação Declaratória de Constitucionalidade"/>
                <w:listItem w:displayText="Ação Penal Originária" w:value="Ação Penal Originária"/>
                <w:listItem w:displayText="Conflito de Competência" w:value="Conflito de Competência"/>
                <w:listItem w:displayText="Ação Rescisória" w:value="Ação Rescisória"/>
                <w:listItem w:displayText="Reclamação" w:value="Reclamação"/>
                <w:listItem w:displayText="Petição" w:value="Petição"/>
              </w:comboBox>
            </w:sdtPr>
            <w:sdtEndPr/>
            <w:sdtContent>
              <w:p w:rsidRPr="009F36E1" w:rsidR="00770E7F" w:rsidP="001939F3" w:rsidRDefault="00F63CDB" w14:paraId="2174A042" w14:textId="4BD4FA6E">
                <w:pPr>
                  <w:pStyle w:val="Quote"/>
                  <w:ind w:left="0" w:firstLine="0"/>
                  <w:jc w:val="both"/>
                  <w:rPr>
                    <w:rFonts w:cs="Arial"/>
                    <w:i w:val="0"/>
                    <w:iCs w:val="0"/>
                    <w:sz w:val="28"/>
                    <w:szCs w:val="28"/>
                  </w:rPr>
                </w:pPr>
                <w:r>
                  <w:rPr>
                    <w:rFonts w:cs="Arial"/>
                    <w:i w:val="0"/>
                    <w:iCs w:val="0"/>
                    <w:sz w:val="28"/>
                    <w:szCs w:val="28"/>
                  </w:rPr>
                  <w:t>Apelação Cível</w:t>
                </w:r>
              </w:p>
            </w:sdtContent>
          </w:sdt>
        </w:tc>
      </w:tr>
      <w:tr w:rsidRPr="009F36E1" w:rsidR="00770E7F" w:rsidTr="4107E398" w14:paraId="32B00EA9" w14:textId="77777777">
        <w:trPr>
          <w:cantSplit/>
          <w:trHeight w:val="397"/>
        </w:trPr>
        <w:tc>
          <w:tcPr>
            <w:tcW w:w="3686" w:type="dxa"/>
            <w:vAlign w:val="center"/>
          </w:tcPr>
          <w:p w:rsidRPr="009F36E1" w:rsidR="00770E7F" w:rsidP="001939F3" w:rsidRDefault="00770E7F" w14:paraId="0E73EC07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Processo nº</w:t>
            </w:r>
          </w:p>
        </w:tc>
        <w:tc>
          <w:tcPr>
            <w:tcW w:w="447" w:type="dxa"/>
            <w:vAlign w:val="center"/>
          </w:tcPr>
          <w:p w:rsidRPr="009F36E1" w:rsidR="00770E7F" w:rsidP="001939F3" w:rsidRDefault="00770E7F" w14:paraId="10327F8B" w14:textId="5A82C08D">
            <w:pPr>
              <w:rPr>
                <w:rFonts w:ascii="Arial" w:hAnsi="Arial" w:cs="Arial"/>
                <w:sz w:val="28"/>
                <w:szCs w:val="28"/>
              </w:rPr>
            </w:pPr>
            <w:r w:rsidRPr="20EF5200">
              <w:rPr>
                <w:rFonts w:ascii="Arial" w:hAnsi="Arial" w:cs="Arial"/>
                <w:sz w:val="28"/>
                <w:szCs w:val="28"/>
              </w:rPr>
              <w:t>:</w:t>
            </w:r>
            <w:r w:rsidRPr="20EF5200" w:rsidR="3757F389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4590" w:type="dxa"/>
            <w:vAlign w:val="center"/>
          </w:tcPr>
          <w:p w:rsidRPr="009F36E1" w:rsidR="00770E7F" w:rsidP="001939F3" w:rsidRDefault="0093754A" w14:paraId="7C53B768" w14:textId="08F8C2C8">
            <w:pPr>
              <w:ind w:right="-675"/>
              <w:rPr>
                <w:rFonts w:ascii="Arial" w:hAnsi="Arial" w:cs="Arial"/>
                <w:sz w:val="28"/>
                <w:szCs w:val="28"/>
              </w:rPr>
            </w:pPr>
            <w:r w:rsidRPr="4107E398">
              <w:rPr>
                <w:rFonts w:ascii="Arial" w:hAnsi="Arial" w:cs="Arial"/>
                <w:sz w:val="28"/>
                <w:szCs w:val="28"/>
              </w:rPr>
              <w:t>07</w:t>
            </w:r>
            <w:r w:rsidRPr="4107E398" w:rsidR="254F95E1">
              <w:rPr>
                <w:rFonts w:ascii="Arial" w:hAnsi="Arial" w:cs="Arial"/>
                <w:sz w:val="28"/>
                <w:szCs w:val="28"/>
              </w:rPr>
              <w:t>12312-91.2025.8.07.0010</w:t>
            </w:r>
          </w:p>
        </w:tc>
      </w:tr>
      <w:tr w:rsidRPr="009F36E1" w:rsidR="00770E7F" w:rsidTr="4107E398" w14:paraId="48ED7BFE" w14:textId="77777777">
        <w:trPr>
          <w:cantSplit/>
          <w:trHeight w:val="397"/>
        </w:trPr>
        <w:tc>
          <w:tcPr>
            <w:tcW w:w="3686" w:type="dxa"/>
            <w:vAlign w:val="center"/>
          </w:tcPr>
          <w:p w:rsidRPr="00F63CDB" w:rsidR="00770E7F" w:rsidP="001939F3" w:rsidRDefault="00C82911" w14:paraId="272F493B" w14:textId="1AD7452F">
            <w:pPr>
              <w:spacing w:line="240" w:lineRule="auto"/>
              <w:ind w:right="34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eastAsia="Times New Roman" w:cs="Arial"/>
                  <w:sz w:val="28"/>
                  <w:szCs w:val="28"/>
                  <w:lang w:eastAsia="zh-CN"/>
                </w:rPr>
                <w:id w:val="-254128301"/>
                <w:placeholder>
                  <w:docPart w:val="D299773260594DFB838BAFD35996AEEF"/>
                </w:placeholder>
                <w15:color w:val="808080"/>
                <w:comboBox>
                  <w:listItem w:value="Escolher um item."/>
                  <w:listItem w:displayText="Apelante" w:value="Apelante"/>
                  <w:listItem w:displayText="Agravante" w:value="Agravante"/>
                  <w:listItem w:displayText="Requerente" w:value="Requerente"/>
                  <w:listItem w:displayText="Autor" w:value="Autor"/>
                  <w:listItem w:displayText="Embargante" w:value="Embargante"/>
                  <w:listItem w:displayText="Suscitante" w:value="Suscitante"/>
                  <w:listItem w:displayText="Impetrante" w:value="Impetrante"/>
                  <w:listItem w:displayText="Exequente" w:value="Exequente"/>
                </w:comboBox>
              </w:sdtPr>
              <w:sdtEndPr/>
              <w:sdtContent>
                <w:r w:rsidRPr="00F63CDB" w:rsidR="00F63CDB">
                  <w:rPr>
                    <w:rFonts w:ascii="Arial" w:hAnsi="Arial" w:eastAsia="Times New Roman" w:cs="Arial"/>
                    <w:sz w:val="28"/>
                    <w:szCs w:val="28"/>
                    <w:lang w:eastAsia="zh-CN"/>
                  </w:rPr>
                  <w:t>Apelante</w:t>
                </w:r>
              </w:sdtContent>
            </w:sdt>
            <w:r w:rsidRPr="00F63CDB" w:rsidR="00770E7F">
              <w:rPr>
                <w:rFonts w:ascii="Arial" w:hAnsi="Arial" w:cs="Arial"/>
                <w:sz w:val="28"/>
                <w:szCs w:val="28"/>
              </w:rPr>
              <w:t xml:space="preserve"> (s)</w:t>
            </w:r>
          </w:p>
        </w:tc>
        <w:tc>
          <w:tcPr>
            <w:tcW w:w="447" w:type="dxa"/>
            <w:vAlign w:val="center"/>
          </w:tcPr>
          <w:p w:rsidRPr="009F36E1" w:rsidR="00770E7F" w:rsidP="001939F3" w:rsidRDefault="00770E7F" w14:paraId="5C191C1F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:rsidRPr="009F36E1" w:rsidR="00770E7F" w:rsidP="001939F3" w:rsidRDefault="32D70703" w14:paraId="4A58BA3C" w14:textId="6E1BC328">
            <w:r w:rsidRPr="4107E398">
              <w:rPr>
                <w:rFonts w:ascii="Arial" w:hAnsi="Arial" w:cs="Arial"/>
                <w:sz w:val="28"/>
                <w:szCs w:val="28"/>
              </w:rPr>
              <w:t>MARIA PEREIRA DE BRITO</w:t>
            </w:r>
          </w:p>
        </w:tc>
      </w:tr>
      <w:tr w:rsidRPr="009F36E1" w:rsidR="00AF1BFD" w:rsidTr="4107E398" w14:paraId="5F861094" w14:textId="77777777">
        <w:trPr>
          <w:cantSplit/>
          <w:trHeight w:val="397"/>
        </w:trPr>
        <w:tc>
          <w:tcPr>
            <w:tcW w:w="3686" w:type="dxa"/>
            <w:vAlign w:val="center"/>
          </w:tcPr>
          <w:p w:rsidRPr="009F36E1" w:rsidR="00AF1BFD" w:rsidP="001939F3" w:rsidRDefault="00C82911" w14:paraId="52EB426A" w14:textId="77777777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eastAsia="Times New Roman" w:cs="Arial"/>
                  <w:sz w:val="28"/>
                  <w:szCs w:val="28"/>
                  <w:lang w:eastAsia="zh-CN"/>
                </w:rPr>
                <w:id w:val="2040848670"/>
                <w:placeholder>
                  <w:docPart w:val="3F5E59EBA2DA498C88663557631978CC"/>
                </w:placeholder>
                <w15:color w:val="000000"/>
                <w:comboBox>
                  <w:listItem w:value="Escolher um item."/>
                  <w:listItem w:displayText="Apelado" w:value="Apelado"/>
                  <w:listItem w:displayText="Agravado" w:value="Agravado"/>
                  <w:listItem w:displayText="Autoridade coatora" w:value="Autoridade coatora"/>
                  <w:listItem w:displayText="Embargado" w:value="Embargado"/>
                  <w:listItem w:displayText="Requerido" w:value="Requerido"/>
                  <w:listItem w:displayText="Executado" w:value="Executado"/>
                  <w:listItem w:displayText="Suscitado" w:value="Suscitado"/>
                </w:comboBox>
              </w:sdtPr>
              <w:sdtEndPr/>
              <w:sdtContent>
                <w:r w:rsidR="00AF1BFD">
                  <w:rPr>
                    <w:rFonts w:ascii="Arial" w:hAnsi="Arial" w:eastAsia="Times New Roman" w:cs="Arial"/>
                    <w:sz w:val="28"/>
                    <w:szCs w:val="28"/>
                    <w:lang w:eastAsia="zh-CN"/>
                  </w:rPr>
                  <w:t>Apelado</w:t>
                </w:r>
              </w:sdtContent>
            </w:sdt>
            <w:r w:rsidRPr="009F36E1" w:rsidR="00AF1BFD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AF1BFD">
              <w:rPr>
                <w:rFonts w:ascii="Arial" w:hAnsi="Arial" w:cs="Arial"/>
                <w:sz w:val="28"/>
                <w:szCs w:val="28"/>
              </w:rPr>
              <w:t>(</w:t>
            </w:r>
            <w:r w:rsidRPr="009F36E1" w:rsidR="00AF1BFD">
              <w:rPr>
                <w:rFonts w:ascii="Arial" w:hAnsi="Arial" w:cs="Arial"/>
                <w:sz w:val="28"/>
                <w:szCs w:val="28"/>
              </w:rPr>
              <w:t>a)(s)</w:t>
            </w:r>
          </w:p>
        </w:tc>
        <w:tc>
          <w:tcPr>
            <w:tcW w:w="447" w:type="dxa"/>
            <w:vAlign w:val="center"/>
          </w:tcPr>
          <w:p w:rsidRPr="009F36E1" w:rsidR="00AF1BFD" w:rsidP="001939F3" w:rsidRDefault="00AF1BFD" w14:paraId="265FCFD3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:rsidRPr="009F36E1" w:rsidR="00AF1BFD" w:rsidP="001939F3" w:rsidRDefault="04EEDBD3" w14:paraId="44B49A08" w14:textId="3FA9C586">
            <w:pPr>
              <w:ind w:right="-74"/>
            </w:pPr>
            <w:r w:rsidRPr="4107E398">
              <w:rPr>
                <w:rFonts w:ascii="Arial" w:hAnsi="Arial" w:cs="Arial"/>
                <w:sz w:val="28"/>
                <w:szCs w:val="28"/>
              </w:rPr>
              <w:t>COMPANHIA DE SANEAMENTO AMBIENTAL DO DISTRITO FEDERAL</w:t>
            </w:r>
            <w:r w:rsidR="004C148F">
              <w:rPr>
                <w:rFonts w:ascii="Arial" w:hAnsi="Arial" w:cs="Arial"/>
                <w:sz w:val="28"/>
                <w:szCs w:val="28"/>
              </w:rPr>
              <w:t xml:space="preserve"> - CAESB </w:t>
            </w:r>
          </w:p>
        </w:tc>
      </w:tr>
      <w:tr w:rsidRPr="009F36E1" w:rsidR="00770E7F" w:rsidTr="4107E398" w14:paraId="640EA867" w14:textId="77777777">
        <w:trPr>
          <w:cantSplit/>
          <w:trHeight w:val="397"/>
        </w:trPr>
        <w:tc>
          <w:tcPr>
            <w:tcW w:w="3686" w:type="dxa"/>
            <w:vAlign w:val="center"/>
          </w:tcPr>
          <w:p w:rsidRPr="009F36E1" w:rsidR="00770E7F" w:rsidP="001939F3" w:rsidRDefault="00770E7F" w14:paraId="34627CFC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Relator(a)</w:t>
            </w:r>
          </w:p>
        </w:tc>
        <w:tc>
          <w:tcPr>
            <w:tcW w:w="447" w:type="dxa"/>
            <w:vAlign w:val="center"/>
          </w:tcPr>
          <w:p w:rsidRPr="009F36E1" w:rsidR="00770E7F" w:rsidP="001939F3" w:rsidRDefault="00770E7F" w14:paraId="4161AF01" w14:textId="77777777">
            <w:pPr>
              <w:ind w:right="-11"/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:rsidRPr="009F36E1" w:rsidR="00770E7F" w:rsidP="001939F3" w:rsidRDefault="00770E7F" w14:paraId="5B83A2F0" w14:textId="77777777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9F36E1">
              <w:rPr>
                <w:rFonts w:ascii="Arial" w:hAnsi="Arial" w:cs="Arial"/>
                <w:b/>
                <w:bCs/>
                <w:sz w:val="28"/>
                <w:szCs w:val="28"/>
              </w:rPr>
              <w:t>Des. Sérgio Rocha</w:t>
            </w:r>
          </w:p>
        </w:tc>
      </w:tr>
    </w:tbl>
    <w:p w:rsidR="00886ABA" w:rsidP="00886ABA" w:rsidRDefault="00886ABA" w14:paraId="638734C5" w14:textId="77777777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:rsidRPr="007E1C8C" w:rsidR="00886ABA" w:rsidP="00886ABA" w:rsidRDefault="00886ABA" w14:paraId="55004760" w14:textId="534F5639">
      <w:pPr>
        <w:spacing w:after="0" w:line="360" w:lineRule="auto"/>
        <w:jc w:val="left"/>
        <w:rPr>
          <w:rFonts w:ascii="Arial" w:hAnsi="Arial" w:cs="Arial"/>
          <w:b/>
          <w:bCs/>
          <w:sz w:val="28"/>
          <w:szCs w:val="28"/>
        </w:rPr>
        <w:pPrChange w:id="1434" w:author="Assessor GDSXSR" w:date="2026-10-29T19:59:18Z">
          <w:pPr>
            <w:spacing w:after="0" w:line="360" w:lineRule="auto"/>
            <w:jc w:val="center"/>
          </w:pPr>
        </w:pPrChange>
      </w:pPr>
      <w:commentRangeStart w:id="5"/>
      <w:r w:rsidRPr="4107E398">
        <w:rPr>
          <w:rFonts w:ascii="Arial" w:hAnsi="Arial" w:cs="Arial"/>
          <w:b/>
          <w:bCs/>
          <w:sz w:val="28"/>
          <w:szCs w:val="28"/>
        </w:rPr>
        <w:t>EMENT</w:t>
      </w:r>
      <w:r w:rsidRPr="4107E398" w:rsidR="004556F2">
        <w:rPr>
          <w:rFonts w:ascii="Arial" w:hAnsi="Arial" w:cs="Arial"/>
          <w:b/>
          <w:bCs/>
          <w:sz w:val="28"/>
          <w:szCs w:val="28"/>
        </w:rPr>
        <w:t>A</w:t>
      </w:r>
      <w:commentRangeEnd w:id="5"/>
      <w:r>
        <w:rPr>
          <w:rStyle w:val="CommentReference"/>
        </w:rPr>
        <w:commentReference w:id="5"/>
      </w:r>
    </w:p>
    <w:p w:rsidR="00886ABA" w:rsidP="00886ABA" w:rsidRDefault="00886ABA" w14:paraId="06BF179A" w14:textId="77777777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:rsidR="00886ABA" w:rsidP="00886ABA" w:rsidRDefault="004556F2" w14:paraId="6BF92DBC" w14:textId="446A7F04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commentRangeStart w:id="6"/>
      <w:r>
        <w:rPr>
          <w:rFonts w:ascii="Arial" w:hAnsi="Arial" w:cs="Arial"/>
          <w:sz w:val="28"/>
          <w:szCs w:val="28"/>
        </w:rPr>
        <w:t xml:space="preserve">APELAÇÃO CÍVEL. DIREITO</w:t>
      </w:r>
      <w:r>
        <w:rPr>
          <w:rFonts w:ascii="Arial" w:hAnsi="Arial" w:cs="Arial"/>
          <w:sz w:val="28"/>
          <w:szCs w:val="28"/>
        </w:rPr>
        <w:t xml:space="preserve"> DO CONSUMIDOR. DECLARAÇÃO DE INEXIGIBILIDADE DE DÉBITO. </w:t>
      </w:r>
      <w:r>
        <w:rPr>
          <w:rFonts w:ascii="Arial" w:hAnsi="Arial" w:cs="Arial"/>
          <w:sz w:val="28"/>
          <w:szCs w:val="28"/>
        </w:rPr>
        <w:t xml:space="preserve">CAESB. </w:t>
      </w:r>
      <w:r>
        <w:rPr>
          <w:rFonts w:ascii="Arial" w:hAnsi="Arial" w:cs="Arial"/>
          <w:sz w:val="28"/>
          <w:szCs w:val="28"/>
        </w:rPr>
        <w:t xml:space="preserve">FATURA DE ÁGUA. OBRIGAÇÃO DE NATUREZA PESSOAL. DÉBITO P</w:t>
      </w:r>
      <w:r>
        <w:rPr>
          <w:rFonts w:ascii="Arial" w:hAnsi="Arial" w:cs="Arial"/>
          <w:sz w:val="28"/>
          <w:szCs w:val="28"/>
        </w:rPr>
        <w:t xml:space="preserve">RETÉRITO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CONDIÇÃO DE USUÁRIA D</w:t>
      </w:r>
      <w:r>
        <w:rPr>
          <w:rFonts w:ascii="Arial" w:hAnsi="Arial" w:cs="Arial"/>
          <w:sz w:val="28"/>
          <w:szCs w:val="28"/>
        </w:rPr>
        <w:t xml:space="preserve">A AUTORA NO PERÍODO COBRADO. </w:t>
      </w:r>
      <w:r>
        <w:rPr>
          <w:rFonts w:ascii="Arial" w:hAnsi="Arial" w:cs="Arial"/>
          <w:sz w:val="28"/>
          <w:szCs w:val="28"/>
        </w:rPr>
        <w:t xml:space="preserve">ÔNUS DA PROVA</w:t>
      </w:r>
      <w:r>
        <w:rPr>
          <w:rFonts w:ascii="Arial" w:hAnsi="Arial" w:cs="Arial"/>
          <w:sz w:val="28"/>
          <w:szCs w:val="28"/>
        </w:rPr>
        <w:t xml:space="preserve"> DA CONCESSIONÁRIA. NÃO DEMONSTRAÇÃO.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INEXIGIBILID</w:t>
      </w:r>
      <w:r>
        <w:rPr>
          <w:rFonts w:ascii="Arial" w:hAnsi="Arial" w:cs="Arial"/>
          <w:sz w:val="28"/>
          <w:szCs w:val="28"/>
        </w:rPr>
        <w:t xml:space="preserve">ADE </w:t>
      </w:r>
      <w:r>
        <w:rPr>
          <w:rFonts w:ascii="Arial" w:hAnsi="Arial" w:cs="Arial"/>
          <w:sz w:val="28"/>
          <w:szCs w:val="28"/>
        </w:rPr>
        <w:t xml:space="preserve">DO DÉBITO</w:t>
      </w:r>
      <w:r>
        <w:rPr>
          <w:rFonts w:ascii="Arial" w:hAnsi="Arial" w:cs="Arial"/>
          <w:sz w:val="28"/>
          <w:szCs w:val="28"/>
        </w:rPr>
        <w:t xml:space="preserve">. </w:t>
      </w:r>
      <w:del w:id="1005" w:author="Assessor GDSXSR" w:date="2026-10-29T19:59:18Z">
        <w:r>
          <w:rPr>
            <w:rFonts w:ascii="Arial" w:hAnsi="Arial" w:cs="Arial"/>
            <w:sz w:val="28"/>
            <w:szCs w:val="28"/>
          </w:rPr>
          <w:delText xml:space="preserve">SUCUMBÊNCIA RECÍPROCA. </w:delText>
        </w:r>
        <w:r>
          <w:rPr>
            <w:rFonts w:ascii="Arial" w:hAnsi="Arial" w:cs="Arial"/>
            <w:sz w:val="28"/>
            <w:szCs w:val="28"/>
          </w:rPr>
          <w:delText xml:space="preserve">AFASTADA. </w:delText>
        </w:r>
      </w:del>
      <w:r>
        <w:rPr>
          <w:rFonts w:ascii="Arial" w:hAnsi="Arial" w:cs="Arial"/>
          <w:sz w:val="28"/>
          <w:szCs w:val="28"/>
        </w:rPr>
        <w:t xml:space="preserve">RECURSO PROVIDO. </w:t>
      </w:r>
      <w:r>
        <w:rPr>
          <w:rFonts w:ascii="Arial" w:hAnsi="Arial" w:cs="Arial"/>
          <w:sz w:val="28"/>
          <w:szCs w:val="28"/>
        </w:rPr>
        <w:t xml:space="preserve"> </w:t>
      </w:r>
      <w:commentRangeEnd w:id="6"/>
      <w:r>
        <w:rPr>
          <w:rStyle w:val="CommentReference"/>
        </w:rPr>
        <w:commentReference w:id="6"/>
      </w:r>
    </w:p>
    <w:p w:rsidRPr="0034247B" w:rsidR="00886ABA" w:rsidP="00886ABA" w:rsidRDefault="00886ABA" w14:paraId="515C6761" w14:textId="77777777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4247B">
        <w:rPr>
          <w:rFonts w:ascii="Arial" w:hAnsi="Arial" w:cs="Arial"/>
          <w:b/>
          <w:bCs/>
          <w:sz w:val="28"/>
          <w:szCs w:val="28"/>
        </w:rPr>
        <w:t>I. Caso em exame</w:t>
      </w:r>
    </w:p>
    <w:p>
      <w:pPr>
        <w:spacing w:after="0" w:line="360" w:lineRule="auto"/>
        <w:jc w:val="both"/>
        <w:rPr>
          <w:ins w:id="1036" w:author="Assessor GDSXSR" w:date="2026-10-29T19:59:18Z"/>
        </w:rPr>
      </w:pPr>
      <w:commentRangeStart w:id="7"/>
      <w:r>
        <w:rPr>
          <w:rFonts w:ascii="Arial" w:hAnsi="Arial" w:eastAsia="Arial" w:cs="Arial"/>
          <w:sz w:val="28"/>
          <w:szCs w:val="28"/>
        </w:rPr>
        <w:t xml:space="preserve">1. </w:t>
      </w:r>
      <w:del w:id="1006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Apelação</w:delText>
        </w:r>
      </w:del>
      <w:ins w:id="1007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Ação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del w:id="1008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interposta</w:delText>
        </w:r>
      </w:del>
      <w:ins w:id="1009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de declaração de inexigibilidade de débito de fornecimento de água proposta por pessoa natural, assistida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Arial" w:hAnsi="Arial" w:eastAsia="Arial" w:cs="Arial"/>
          <w:sz w:val="28"/>
          <w:szCs w:val="28"/>
        </w:rPr>
        <w:t xml:space="preserve">pela </w:t>
      </w:r>
      <w:del w:id="1010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autora</w:delText>
        </w:r>
      </w:del>
      <w:ins w:id="1011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Defensoria Pública do Distrito Federal,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Arial" w:hAnsi="Arial" w:eastAsia="Arial" w:cs="Arial"/>
          <w:sz w:val="28"/>
          <w:szCs w:val="28"/>
        </w:rPr>
        <w:t xml:space="preserve">contra </w:t>
      </w:r>
      <w:del w:id="1012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sentença</w:delText>
        </w:r>
      </w:del>
      <w:ins w:id="1013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a Companhia de Saneamento Ambiental do Distrito Federal – CAESB,</w:t>
        </w:r>
      </w:ins>
      <w:r>
        <w:rPr>
          <w:rFonts w:ascii="Arial" w:hAnsi="Arial" w:eastAsia="Arial" w:cs="Arial"/>
          <w:sz w:val="28"/>
          <w:szCs w:val="28"/>
        </w:rPr>
        <w:t xml:space="preserve"> que</w:t>
      </w:r>
      <w:ins w:id="1014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 vinculou ao CPF da autora, irmã da antiga usuária falecida, débitos pretéritos da unidade consumidora (R$ 1.765,64).</w:t>
        </w:r>
      </w:ins>
    </w:p>
    <w:p>
      <w:pPr>
        <w:spacing w:after="0" w:line="360" w:lineRule="auto"/>
        <w:jc w:val="both"/>
        <w:rPr>
          <w:ins w:id="1037" w:author="Assessor GDSXSR" w:date="2026-10-29T19:59:18Z"/>
        </w:rPr>
      </w:pPr>
      <w:ins w:id="1015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2. A sentença</w:t>
        </w:r>
      </w:ins>
      <w:r>
        <w:rPr>
          <w:rFonts w:ascii="Arial" w:hAnsi="Arial" w:eastAsia="Arial" w:cs="Arial"/>
          <w:sz w:val="28"/>
          <w:szCs w:val="28"/>
        </w:rPr>
        <w:t xml:space="preserve"> julgou parcialmente procedentes os pedidos para declarar a inexigibilidade de parte dos débitos cobrados</w:t>
      </w:r>
      <w:del w:id="1016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 pela concessionária</w:delText>
        </w:r>
      </w:del>
      <w:r>
        <w:rPr>
          <w:rFonts w:ascii="Arial" w:hAnsi="Arial" w:eastAsia="Arial" w:cs="Arial"/>
          <w:sz w:val="28"/>
          <w:szCs w:val="28"/>
        </w:rPr>
        <w:t xml:space="preserve">, manter a exigibilidade da fatura</w:t>
      </w:r>
      <w:del w:id="1017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 referente ao mês</w:delText>
        </w:r>
      </w:del>
      <w:r>
        <w:rPr>
          <w:rFonts w:ascii="Arial" w:hAnsi="Arial" w:eastAsia="Arial" w:cs="Arial"/>
          <w:sz w:val="28"/>
          <w:szCs w:val="28"/>
        </w:rPr>
        <w:t xml:space="preserve"> de dezembro de 2020, determinar a exclusão dos apontamentos e protestos relativos aos débitos reconhecidos como inexigíveis, vedar a suspensão do serviço com fundamento nessas cobranças, fixar multas para eventual descumprimento das obrigações impostas e reconhecer a sucumbência recíproca.</w:t>
      </w:r>
    </w:p>
    <w:p w:rsidR="0A299346" w:rsidP="395F27C1" w:rsidRDefault="0A299346" w14:paraId="42D9006B" w14:textId="26B29A08">
      <w:pPr>
        <w:spacing w:after="0" w:line="360" w:lineRule="auto"/>
        <w:jc w:val="both"/>
        <w:rPr>
          <w:rFonts w:ascii="Arial" w:hAnsi="Arial" w:eastAsia="Arial" w:cs="Arial"/>
          <w:sz w:val="28"/>
          <w:szCs w:val="28"/>
        </w:rPr>
      </w:pPr>
      <w:ins w:id="1018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3.</w:t>
        </w:r>
      </w:ins>
      <w:r>
        <w:rPr>
          <w:rFonts w:ascii="Arial" w:hAnsi="Arial" w:eastAsia="Arial" w:cs="Arial"/>
          <w:sz w:val="28"/>
          <w:szCs w:val="28"/>
        </w:rPr>
        <w:t xml:space="preserve"> A autora </w:t>
      </w:r>
      <w:del w:id="1019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pretende</w:delText>
        </w:r>
      </w:del>
      <w:ins w:id="1020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apela para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Arial" w:hAnsi="Arial" w:eastAsia="Arial" w:cs="Arial"/>
          <w:sz w:val="28"/>
          <w:szCs w:val="28"/>
        </w:rPr>
        <w:t xml:space="preserve">que </w:t>
      </w:r>
      <w:del w:id="1021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os pedidos sejam julgados procedentes na íntegra, </w:delText>
        </w:r>
        <w:r>
          <w:rPr>
            <w:rFonts w:ascii="Arial" w:hAnsi="Arial" w:eastAsia="Arial" w:cs="Arial"/>
            <w:sz w:val="28"/>
            <w:szCs w:val="28"/>
          </w:rPr>
          <w:delText xml:space="preserve">com </w:delText>
        </w:r>
      </w:del>
      <w:r>
        <w:rPr>
          <w:rFonts w:ascii="Arial" w:hAnsi="Arial" w:eastAsia="Arial" w:cs="Arial"/>
          <w:sz w:val="28"/>
          <w:szCs w:val="28"/>
        </w:rPr>
        <w:t xml:space="preserve">a</w:t>
      </w:r>
      <w:del w:id="1022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 </w:delText>
        </w:r>
        <w:r>
          <w:rPr>
            <w:rFonts w:ascii="Arial" w:hAnsi="Arial" w:eastAsia="Arial" w:cs="Arial"/>
            <w:sz w:val="28"/>
            <w:szCs w:val="28"/>
          </w:rPr>
          <w:delText xml:space="preserve">declara</w:delText>
        </w:r>
        <w:r>
          <w:rPr>
            <w:rFonts w:ascii="Arial" w:hAnsi="Arial" w:eastAsia="Arial" w:cs="Arial"/>
            <w:sz w:val="28"/>
            <w:szCs w:val="28"/>
          </w:rPr>
          <w:delText xml:space="preserve">ção d</w:delText>
        </w:r>
        <w:r>
          <w:rPr>
            <w:rFonts w:ascii="Arial" w:hAnsi="Arial" w:eastAsia="Arial" w:cs="Arial"/>
            <w:sz w:val="28"/>
            <w:szCs w:val="28"/>
          </w:rPr>
          <w:delText xml:space="preserve">a inexigibilidade d</w:delText>
        </w:r>
        <w:r>
          <w:rPr>
            <w:rFonts w:ascii="Arial" w:hAnsi="Arial" w:eastAsia="Arial" w:cs="Arial"/>
            <w:sz w:val="28"/>
            <w:szCs w:val="28"/>
          </w:rPr>
          <w:delText xml:space="preserve">a</w:delText>
        </w:r>
      </w:del>
      <w:r>
        <w:rPr>
          <w:rFonts w:ascii="Arial" w:hAnsi="Arial" w:eastAsia="Arial" w:cs="Arial"/>
          <w:sz w:val="28"/>
          <w:szCs w:val="28"/>
        </w:rPr>
        <w:t xml:space="preserve"> cobrança referente </w:t>
      </w:r>
      <w:r>
        <w:rPr>
          <w:rFonts w:ascii="Arial" w:hAnsi="Arial" w:eastAsia="Arial" w:cs="Arial"/>
          <w:sz w:val="28"/>
          <w:szCs w:val="28"/>
        </w:rPr>
        <w:t xml:space="preserve">a</w:t>
      </w:r>
      <w:r>
        <w:rPr>
          <w:rFonts w:ascii="Arial" w:hAnsi="Arial" w:eastAsia="Arial" w:cs="Arial"/>
          <w:sz w:val="28"/>
          <w:szCs w:val="28"/>
        </w:rPr>
        <w:t xml:space="preserve"> dezembro de 2020 </w:t>
      </w:r>
      <w:del w:id="1023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e</w:delText>
        </w:r>
      </w:del>
      <w:ins w:id="1024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também seja declarada inexigível, por ser pessoal</w:t>
        </w:r>
      </w:ins>
      <w:r>
        <w:rPr>
          <w:rFonts w:ascii="Arial" w:hAnsi="Arial" w:eastAsia="Arial" w:cs="Arial"/>
          <w:sz w:val="28"/>
          <w:szCs w:val="28"/>
        </w:rPr>
        <w:t xml:space="preserve"> a </w:t>
      </w:r>
      <w:del w:id="1025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inversão</w:delText>
        </w:r>
      </w:del>
      <w:ins w:id="1026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obrigação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del w:id="1027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dos</w:delText>
        </w:r>
      </w:del>
      <w:ins w:id="1028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decorrente do fornecimento de água, e para que os</w:t>
        </w:r>
      </w:ins>
      <w:r>
        <w:rPr>
          <w:rFonts w:ascii="Arial" w:hAnsi="Arial" w:eastAsia="Arial" w:cs="Arial"/>
          <w:sz w:val="28"/>
          <w:szCs w:val="28"/>
        </w:rPr>
        <w:t xml:space="preserve"> ônus sucumbenciais</w:t>
      </w:r>
      <w:del w:id="1029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,</w:delText>
        </w:r>
      </w:del>
      <w:r>
        <w:rPr>
          <w:rFonts w:ascii="Arial" w:hAnsi="Arial" w:eastAsia="Arial" w:cs="Arial"/>
          <w:sz w:val="28"/>
          <w:szCs w:val="28"/>
        </w:rPr>
        <w:t xml:space="preserve"> </w:t>
      </w:r>
      <w:del w:id="1030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atribuindo-os</w:delText>
        </w:r>
      </w:del>
      <w:ins w:id="1031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sejam atribuídos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Arial" w:hAnsi="Arial" w:eastAsia="Arial" w:cs="Arial"/>
          <w:sz w:val="28"/>
          <w:szCs w:val="28"/>
        </w:rPr>
        <w:t xml:space="preserve">apenas </w:t>
      </w:r>
      <w:del w:id="1032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ao</w:delText>
        </w:r>
      </w:del>
      <w:ins w:id="1033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à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del w:id="1034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réu</w:delText>
        </w:r>
      </w:del>
      <w:ins w:id="1035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ré</w:t>
        </w:r>
      </w:ins>
      <w:r>
        <w:rPr>
          <w:rFonts w:ascii="Arial" w:hAnsi="Arial" w:eastAsia="Arial" w:cs="Arial"/>
          <w:sz w:val="28"/>
          <w:szCs w:val="28"/>
        </w:rPr>
        <w:t xml:space="preserve">.</w:t>
      </w:r>
      <w:commentRangeEnd w:id="7"/>
      <w:r>
        <w:rPr>
          <w:rStyle w:val="CommentReference"/>
        </w:rPr>
        <w:commentReference w:id="7"/>
      </w:r>
    </w:p>
    <w:p w:rsidRPr="0034247B" w:rsidR="00886ABA" w:rsidP="00886ABA" w:rsidRDefault="00886ABA" w14:paraId="75F97632" w14:textId="77777777">
      <w:pPr>
        <w:pStyle w:val="ListParagraph"/>
        <w:spacing w:after="0" w:line="360" w:lineRule="auto"/>
        <w:ind w:left="0"/>
        <w:jc w:val="both"/>
        <w:rPr>
          <w:rFonts w:ascii="Arial" w:hAnsi="Arial" w:cs="Arial"/>
          <w:b/>
          <w:bCs/>
          <w:sz w:val="28"/>
          <w:szCs w:val="28"/>
        </w:rPr>
      </w:pPr>
      <w:r w:rsidRPr="0034247B">
        <w:rPr>
          <w:rFonts w:ascii="Arial" w:hAnsi="Arial" w:cs="Arial"/>
          <w:b/>
          <w:bCs/>
          <w:sz w:val="28"/>
          <w:szCs w:val="28"/>
        </w:rPr>
        <w:t>II. Questão em discussão</w:t>
      </w:r>
    </w:p>
    <w:p w:rsidR="2A569C3D" w:rsidP="395F27C1" w:rsidRDefault="2A569C3D" w14:paraId="001B8062" w14:textId="2BF96BC0">
      <w:pPr>
        <w:spacing w:after="0" w:line="360" w:lineRule="auto"/>
        <w:jc w:val="both"/>
        <w:rPr>
          <w:rFonts w:ascii="Arial" w:hAnsi="Arial" w:eastAsia="Arial" w:cs="Arial"/>
          <w:sz w:val="28"/>
          <w:szCs w:val="28"/>
        </w:rPr>
      </w:pPr>
      <w:del w:id="1038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2</w:delText>
        </w:r>
      </w:del>
      <w:ins w:id="1039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4</w:t>
        </w:r>
      </w:ins>
      <w:r>
        <w:rPr>
          <w:rFonts w:ascii="Arial" w:hAnsi="Arial" w:eastAsia="Arial" w:cs="Arial"/>
          <w:sz w:val="28"/>
          <w:szCs w:val="28"/>
        </w:rPr>
        <w:t xml:space="preserve">.</w:t>
      </w:r>
      <w:r>
        <w:rPr>
          <w:rFonts w:ascii="Arial" w:hAnsi="Arial" w:eastAsia="Arial" w:cs="Arial"/>
          <w:sz w:val="28"/>
          <w:szCs w:val="28"/>
        </w:rPr>
        <w:t xml:space="preserve"> </w:t>
      </w:r>
      <w:del w:id="1040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Há</w:delText>
        </w:r>
      </w:del>
      <w:ins w:id="1041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A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del w:id="1042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duas questões</w:delText>
        </w:r>
      </w:del>
      <w:ins w:id="1043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questão</w:t>
        </w:r>
      </w:ins>
      <w:r>
        <w:rPr>
          <w:rFonts w:ascii="Arial" w:hAnsi="Arial" w:eastAsia="Arial" w:cs="Arial"/>
          <w:sz w:val="28"/>
          <w:szCs w:val="28"/>
        </w:rPr>
        <w:t xml:space="preserve"> em discussão</w:t>
      </w:r>
      <w:del w:id="1044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:</w:delText>
        </w:r>
      </w:del>
      <w:r>
        <w:rPr>
          <w:rFonts w:ascii="Arial" w:hAnsi="Arial" w:eastAsia="Arial" w:cs="Arial"/>
          <w:sz w:val="28"/>
          <w:szCs w:val="28"/>
        </w:rPr>
        <w:t xml:space="preserve"> </w:t>
      </w:r>
      <w:del w:id="1045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(i)</w:delText>
        </w:r>
      </w:del>
      <w:ins w:id="1046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consiste em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Arial" w:hAnsi="Arial" w:eastAsia="Arial" w:cs="Arial"/>
          <w:sz w:val="28"/>
          <w:szCs w:val="28"/>
        </w:rPr>
        <w:t xml:space="preserve">saber </w:t>
      </w:r>
      <w:r>
        <w:rPr>
          <w:rFonts w:ascii="Arial" w:hAnsi="Arial" w:eastAsia="Arial" w:cs="Arial"/>
          <w:sz w:val="28"/>
          <w:szCs w:val="28"/>
        </w:rPr>
        <w:t xml:space="preserve">se a autora pode ser responsabilizada pelo débito referente </w:t>
      </w:r>
      <w:del w:id="1047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ao mês de</w:delText>
        </w:r>
      </w:del>
      <w:ins w:id="1048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a</w:t>
        </w:r>
      </w:ins>
      <w:r>
        <w:rPr>
          <w:rFonts w:ascii="Arial" w:hAnsi="Arial" w:eastAsia="Arial" w:cs="Arial"/>
          <w:sz w:val="28"/>
          <w:szCs w:val="28"/>
        </w:rPr>
        <w:t xml:space="preserve"> dezembro de 2020, à luz da natureza pessoal da obrigação decorrente do fornecimento de água e das provas produzidas nos autos</w:t>
      </w:r>
      <w:del w:id="1049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; e </w:delText>
        </w:r>
        <w:r>
          <w:rPr>
            <w:rFonts w:ascii="Arial" w:hAnsi="Arial" w:eastAsia="Arial" w:cs="Arial"/>
            <w:sz w:val="28"/>
            <w:szCs w:val="28"/>
          </w:rPr>
          <w:delText xml:space="preserve">(ii)</w:delText>
        </w:r>
        <w:r>
          <w:rPr>
            <w:rFonts w:ascii="Arial" w:hAnsi="Arial" w:eastAsia="Arial" w:cs="Arial"/>
            <w:sz w:val="28"/>
            <w:szCs w:val="28"/>
          </w:rPr>
          <w:delText xml:space="preserve"> </w:delText>
        </w:r>
        <w:r>
          <w:rPr>
            <w:rFonts w:ascii="Arial" w:hAnsi="Arial" w:eastAsia="Arial" w:cs="Arial"/>
            <w:sz w:val="28"/>
            <w:szCs w:val="28"/>
          </w:rPr>
          <w:delText xml:space="preserve">avaliar a possibilidade d</w:delText>
        </w:r>
        <w:r>
          <w:rPr>
            <w:rFonts w:ascii="Arial" w:hAnsi="Arial" w:eastAsia="Arial" w:cs="Arial"/>
            <w:sz w:val="28"/>
            <w:szCs w:val="28"/>
          </w:rPr>
          <w:delText xml:space="preserve">a redistribuição dos ônus sucumbenciais</w:delText>
        </w:r>
      </w:del>
      <w:r>
        <w:rPr>
          <w:rFonts w:ascii="Arial" w:hAnsi="Arial" w:eastAsia="Arial" w:cs="Arial"/>
          <w:sz w:val="28"/>
          <w:szCs w:val="28"/>
        </w:rPr>
        <w:t xml:space="preserve">.</w:t>
      </w:r>
    </w:p>
    <w:p w:rsidRPr="0034247B" w:rsidR="00886ABA" w:rsidP="00886ABA" w:rsidRDefault="00886ABA" w14:paraId="514DEA23" w14:textId="77777777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4247B">
        <w:rPr>
          <w:rFonts w:ascii="Arial" w:hAnsi="Arial" w:cs="Arial"/>
          <w:b/>
          <w:bCs/>
          <w:sz w:val="28"/>
          <w:szCs w:val="28"/>
        </w:rPr>
        <w:t>III. Razões de decidir</w:t>
      </w:r>
    </w:p>
    <w:p w:rsidR="32857CBF" w:rsidP="395F27C1" w:rsidRDefault="32857CBF" w14:paraId="40DD0581" w14:textId="71802766">
      <w:pPr>
        <w:spacing w:after="0" w:line="360" w:lineRule="auto"/>
        <w:jc w:val="both"/>
        <w:rPr>
          <w:rFonts w:ascii="Arial" w:hAnsi="Arial" w:eastAsia="Arial" w:cs="Arial"/>
          <w:sz w:val="28"/>
          <w:szCs w:val="28"/>
        </w:rPr>
      </w:pPr>
      <w:del w:id="1050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3</w:delText>
        </w:r>
      </w:del>
      <w:ins w:id="1051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5</w:t>
        </w:r>
      </w:ins>
      <w:r>
        <w:rPr>
          <w:rFonts w:ascii="Arial" w:hAnsi="Arial" w:eastAsia="Arial" w:cs="Arial"/>
          <w:sz w:val="28"/>
          <w:szCs w:val="28"/>
        </w:rPr>
        <w:t xml:space="preserve">.</w:t>
      </w:r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Arial" w:hAnsi="Arial" w:eastAsia="Arial" w:cs="Arial"/>
          <w:sz w:val="28"/>
          <w:szCs w:val="28"/>
        </w:rPr>
        <w:t xml:space="preserve">Os débitos decorrentes do fornecimento de água possuem natureza pessoal, devendo a cobrança ser direcionada à pessoa que efetivamente usufruiu do serviço.</w:t>
      </w:r>
    </w:p>
    <w:p w:rsidR="10F69169" w:rsidP="395F27C1" w:rsidRDefault="10F69169" w14:paraId="5E45D9CD" w14:textId="7B46D49F">
      <w:pPr>
        <w:spacing w:after="0" w:line="360" w:lineRule="auto"/>
        <w:jc w:val="both"/>
      </w:pPr>
      <w:commentRangeStart w:id="8"/>
      <w:del w:id="1052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4</w:delText>
        </w:r>
      </w:del>
      <w:ins w:id="1053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6</w:t>
        </w:r>
      </w:ins>
      <w:r>
        <w:rPr>
          <w:rFonts w:ascii="Arial" w:hAnsi="Arial" w:eastAsia="Arial" w:cs="Arial"/>
          <w:sz w:val="28"/>
          <w:szCs w:val="28"/>
        </w:rPr>
        <w:t xml:space="preserve">. </w:t>
      </w:r>
      <w:r>
        <w:rPr>
          <w:rFonts w:ascii="Arial" w:hAnsi="Arial" w:eastAsia="Arial" w:cs="Arial"/>
          <w:sz w:val="28"/>
          <w:szCs w:val="28"/>
        </w:rPr>
        <w:t xml:space="preserve">A imputação da cobrança exige demonstração de que o destinatário efetivamente usufruiu do serviço, </w:t>
      </w:r>
      <w:del w:id="1054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incumbindo</w:delText>
        </w:r>
      </w:del>
      <w:ins w:id="1055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e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del w:id="1056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à</w:delText>
        </w:r>
      </w:del>
      <w:ins w:id="1057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a</w:t>
        </w:r>
      </w:ins>
      <w:r>
        <w:rPr>
          <w:rFonts w:ascii="Arial" w:hAnsi="Arial" w:eastAsia="Arial" w:cs="Arial"/>
          <w:sz w:val="28"/>
          <w:szCs w:val="28"/>
        </w:rPr>
        <w:t xml:space="preserve"> concessionária</w:t>
      </w:r>
      <w:ins w:id="1058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 deve</w:t>
        </w:r>
      </w:ins>
      <w:r>
        <w:rPr>
          <w:rFonts w:ascii="Arial" w:hAnsi="Arial" w:eastAsia="Arial" w:cs="Arial"/>
          <w:sz w:val="28"/>
          <w:szCs w:val="28"/>
        </w:rPr>
        <w:t xml:space="preserve"> comprovar os fatos </w:t>
      </w:r>
      <w:del w:id="1059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constitutivos</w:delText>
        </w:r>
      </w:del>
      <w:ins w:id="1060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que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del w:id="1061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de</w:delText>
        </w:r>
      </w:del>
      <w:ins w:id="1062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legitimam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del w:id="1063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seu</w:delText>
        </w:r>
      </w:del>
      <w:ins w:id="1064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a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del w:id="1065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direito,</w:delText>
        </w:r>
      </w:del>
      <w:ins w:id="1066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cobrança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del w:id="1067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nos termos do art.</w:delText>
        </w:r>
      </w:del>
      <w:ins w:id="1068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(CPC</w:t>
        </w:r>
      </w:ins>
      <w:r>
        <w:rPr>
          <w:rFonts w:ascii="Arial" w:hAnsi="Arial" w:eastAsia="Arial" w:cs="Arial"/>
          <w:sz w:val="28"/>
          <w:szCs w:val="28"/>
        </w:rPr>
        <w:t xml:space="preserve"> 373</w:t>
      </w:r>
      <w:del w:id="1069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,</w:delText>
        </w:r>
      </w:del>
      <w:r>
        <w:rPr>
          <w:rFonts w:ascii="Arial" w:hAnsi="Arial" w:eastAsia="Arial" w:cs="Arial"/>
          <w:sz w:val="28"/>
          <w:szCs w:val="28"/>
        </w:rPr>
        <w:t xml:space="preserve"> II</w:t>
      </w:r>
      <w:del w:id="1070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, do CPC</w:delText>
        </w:r>
      </w:del>
      <w:ins w:id="1071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)</w:t>
        </w:r>
      </w:ins>
      <w:r>
        <w:rPr>
          <w:rFonts w:ascii="Arial" w:hAnsi="Arial" w:eastAsia="Arial" w:cs="Arial"/>
          <w:sz w:val="28"/>
          <w:szCs w:val="28"/>
        </w:rPr>
        <w:t xml:space="preserve">. A ausência dessa comprovação impede o reconhecimento da responsabilidade pelo débito.</w:t>
      </w:r>
      <w:commentRangeEnd w:id="8"/>
      <w:r>
        <w:rPr>
          <w:rStyle w:val="CommentReference"/>
        </w:rPr>
        <w:commentReference w:id="8"/>
      </w:r>
    </w:p>
    <w:p w:rsidR="6A117113" w:rsidP="395F27C1" w:rsidRDefault="6A117113" w14:paraId="3A653375" w14:textId="0A5383CE">
      <w:pPr>
        <w:spacing w:after="0" w:line="360" w:lineRule="auto"/>
        <w:jc w:val="both"/>
        <w:rPr>
          <w:del w:id="1086" w:author="Assessor GDSXSR" w:date="2026-10-29T19:59:18Z"/>
          <w:rFonts w:ascii="Arial" w:hAnsi="Arial" w:eastAsia="Arial" w:cs="Arial"/>
          <w:sz w:val="28"/>
          <w:szCs w:val="28"/>
        </w:rPr>
      </w:pPr>
      <w:del w:id="1072" w:author="Assessor GDSXSR" w:date="2026-10-29T19:59:18Z">
        <w:r w:rsidRPr="395F27C1">
          <w:rPr>
            <w:rFonts w:ascii="Arial" w:hAnsi="Arial" w:eastAsia="Arial" w:cs="Arial"/>
            <w:sz w:val="28"/>
            <w:szCs w:val="28"/>
          </w:rPr>
          <w:delText>5. Reconhecida a inexigibilidade da integralidade dos débitos impugnados, impõe-se o afastamento da sucumbência recíproca e a redistribuição dos ônus sucumbenciais</w:delText>
        </w:r>
      </w:del>
      <w:del w:id="1073" w:author="Assessor GDSXSR" w:date="2026-10-29T19:59:18Z">
        <w:r w:rsidRPr="5641BE3E" w:rsidR="20D08CE0">
          <w:rPr>
            <w:rFonts w:ascii="Arial" w:hAnsi="Arial" w:eastAsia="Arial" w:cs="Arial"/>
            <w:sz w:val="28"/>
            <w:szCs w:val="28"/>
          </w:rPr>
          <w:delText xml:space="preserve">, </w:delText>
        </w:r>
      </w:del>
      <w:del w:id="1074" w:author="Assessor GDSXSR" w:date="2026-10-29T19:59:18Z">
        <w:r w:rsidRPr="3CDD8ED3" w:rsidR="20D08CE0">
          <w:rPr>
            <w:rFonts w:ascii="Arial" w:hAnsi="Arial" w:eastAsia="Arial" w:cs="Arial"/>
            <w:sz w:val="28"/>
            <w:szCs w:val="28"/>
          </w:rPr>
          <w:delText>atribuindo</w:delText>
        </w:r>
      </w:del>
      <w:del w:id="1075" w:author="Assessor GDSXSR" w:date="2026-10-29T19:59:18Z">
        <w:r w:rsidRPr="2E5519B2" w:rsidR="20D08CE0">
          <w:rPr>
            <w:rFonts w:ascii="Arial" w:hAnsi="Arial" w:eastAsia="Arial" w:cs="Arial"/>
            <w:sz w:val="28"/>
            <w:szCs w:val="28"/>
          </w:rPr>
          <w:delText>-os</w:delText>
        </w:r>
      </w:del>
      <w:del w:id="1076" w:author="Assessor GDSXSR" w:date="2026-10-29T19:59:18Z">
        <w:r w:rsidRPr="48B6BAA7" w:rsidR="20D08CE0">
          <w:rPr>
            <w:rFonts w:ascii="Arial" w:hAnsi="Arial" w:eastAsia="Arial" w:cs="Arial"/>
            <w:sz w:val="28"/>
            <w:szCs w:val="28"/>
          </w:rPr>
          <w:delText xml:space="preserve"> </w:delText>
        </w:r>
      </w:del>
      <w:del w:id="1077" w:author="Assessor GDSXSR" w:date="2026-10-29T19:59:18Z">
        <w:r w:rsidR="005746FF">
          <w:rPr>
            <w:rFonts w:ascii="Arial" w:hAnsi="Arial" w:eastAsia="Arial" w:cs="Arial"/>
            <w:sz w:val="28"/>
            <w:szCs w:val="28"/>
          </w:rPr>
          <w:delText>exclusivamente</w:delText>
        </w:r>
      </w:del>
      <w:del w:id="1078" w:author="Assessor GDSXSR" w:date="2026-10-29T19:59:18Z">
        <w:r w:rsidRPr="5E837696" w:rsidR="20D08CE0">
          <w:rPr>
            <w:rFonts w:ascii="Arial" w:hAnsi="Arial" w:eastAsia="Arial" w:cs="Arial"/>
            <w:sz w:val="28"/>
            <w:szCs w:val="28"/>
          </w:rPr>
          <w:delText xml:space="preserve"> </w:delText>
        </w:r>
      </w:del>
      <w:del w:id="1079" w:author="Assessor GDSXSR" w:date="2026-10-29T19:59:18Z">
        <w:r w:rsidRPr="617C72E6" w:rsidR="20D08CE0">
          <w:rPr>
            <w:rFonts w:ascii="Arial" w:hAnsi="Arial" w:eastAsia="Arial" w:cs="Arial"/>
            <w:sz w:val="28"/>
            <w:szCs w:val="28"/>
          </w:rPr>
          <w:delText>à</w:delText>
        </w:r>
      </w:del>
      <w:del w:id="1080" w:author="Assessor GDSXSR" w:date="2026-10-29T19:59:18Z">
        <w:r w:rsidRPr="48B6BAA7" w:rsidR="20D08CE0">
          <w:rPr>
            <w:rFonts w:ascii="Arial" w:hAnsi="Arial" w:eastAsia="Arial" w:cs="Arial"/>
            <w:sz w:val="28"/>
            <w:szCs w:val="28"/>
          </w:rPr>
          <w:delText xml:space="preserve"> </w:delText>
        </w:r>
      </w:del>
      <w:del w:id="1081" w:author="Assessor GDSXSR" w:date="2026-10-29T19:59:18Z">
        <w:r w:rsidRPr="5CD66B26" w:rsidR="20D08CE0">
          <w:rPr>
            <w:rFonts w:ascii="Arial" w:hAnsi="Arial" w:eastAsia="Arial" w:cs="Arial"/>
            <w:sz w:val="28"/>
            <w:szCs w:val="28"/>
          </w:rPr>
          <w:delText>ré</w:delText>
        </w:r>
      </w:del>
      <w:del w:id="1082" w:author="Assessor GDSXSR" w:date="2026-10-29T19:59:18Z">
        <w:r w:rsidR="005746FF">
          <w:rPr>
            <w:rFonts w:ascii="Arial" w:hAnsi="Arial" w:eastAsia="Arial" w:cs="Arial"/>
            <w:sz w:val="28"/>
            <w:szCs w:val="28"/>
          </w:rPr>
          <w:delText xml:space="preserve"> (CPC 85 </w:delText>
        </w:r>
      </w:del>
      <w:del w:id="1083" w:author="Assessor GDSXSR" w:date="2026-10-29T19:59:18Z">
        <w:r w:rsidRPr="005746FF" w:rsidR="005746FF">
          <w:rPr>
            <w:rFonts w:ascii="Arial" w:hAnsi="Arial" w:eastAsia="Arial" w:cs="Arial"/>
            <w:i/>
            <w:iCs/>
            <w:sz w:val="28"/>
            <w:szCs w:val="28"/>
          </w:rPr>
          <w:delText>caput</w:delText>
        </w:r>
      </w:del>
      <w:del w:id="1084" w:author="Assessor GDSXSR" w:date="2026-10-29T19:59:18Z">
        <w:r w:rsidR="005746FF">
          <w:rPr>
            <w:rFonts w:ascii="Arial" w:hAnsi="Arial" w:eastAsia="Arial" w:cs="Arial"/>
            <w:sz w:val="28"/>
            <w:szCs w:val="28"/>
          </w:rPr>
          <w:delText>)</w:delText>
        </w:r>
      </w:del>
      <w:del w:id="1085" w:author="Assessor GDSXSR" w:date="2026-10-29T19:59:18Z">
        <w:r w:rsidRPr="48B6BAA7">
          <w:rPr>
            <w:rFonts w:ascii="Arial" w:hAnsi="Arial" w:eastAsia="Arial" w:cs="Arial"/>
            <w:sz w:val="28"/>
            <w:szCs w:val="28"/>
          </w:rPr>
          <w:delText>.</w:delText>
        </w:r>
      </w:del>
    </w:p>
    <w:p w:rsidRPr="0034247B" w:rsidR="00886ABA" w:rsidP="00886ABA" w:rsidRDefault="00886ABA" w14:paraId="61C39010" w14:textId="77777777">
      <w:pPr>
        <w:pStyle w:val="ListParagraph"/>
        <w:spacing w:after="0" w:line="360" w:lineRule="auto"/>
        <w:ind w:left="0"/>
        <w:jc w:val="both"/>
        <w:rPr>
          <w:rFonts w:ascii="Arial" w:hAnsi="Arial" w:cs="Arial"/>
          <w:b/>
          <w:bCs/>
          <w:sz w:val="28"/>
          <w:szCs w:val="28"/>
        </w:rPr>
      </w:pPr>
      <w:r w:rsidRPr="413FE707">
        <w:rPr>
          <w:rFonts w:ascii="Arial" w:hAnsi="Arial" w:cs="Arial"/>
          <w:b/>
          <w:bCs/>
          <w:sz w:val="28"/>
          <w:szCs w:val="28"/>
        </w:rPr>
        <w:t>IV. Dispositivo</w:t>
      </w:r>
    </w:p>
    <w:p w:rsidR="3CAA4798" w:rsidP="395F27C1" w:rsidRDefault="3CAA4798" w14:paraId="266EDEC3" w14:textId="04CC055E">
      <w:pPr>
        <w:spacing w:after="0" w:line="360" w:lineRule="auto"/>
        <w:jc w:val="both"/>
      </w:pPr>
      <w:commentRangeStart w:id="9"/>
      <w:del w:id="1087" w:author="Assessor GDSXSR" w:date="2026-10-29T19:59:18Z">
        <w:r>
          <w:rPr>
            <w:rFonts w:ascii="Arial" w:hAnsi="Arial" w:cs="Arial"/>
            <w:sz w:val="28"/>
            <w:szCs w:val="28"/>
          </w:rPr>
          <w:delText xml:space="preserve">6</w:delText>
        </w:r>
      </w:del>
      <w:ins w:id="1088" w:author="Assessor GDSXSR" w:date="2026-10-29T19:59:18Z">
        <w:r>
          <w:rPr>
            <w:rFonts w:ascii="Arial" w:hAnsi="Arial" w:cs="Arial"/>
            <w:color w:val="808080"/>
            <w:sz w:val="28"/>
            <w:szCs w:val="28"/>
          </w:rPr>
          <w:t xml:space="preserve">7</w:t>
        </w:r>
      </w:ins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Deu-se provimento ao </w:t>
      </w:r>
      <w:r>
        <w:rPr>
          <w:rFonts w:ascii="Arial" w:hAnsi="Arial" w:cs="Arial"/>
          <w:sz w:val="28"/>
          <w:szCs w:val="28"/>
        </w:rPr>
        <w:t xml:space="preserve">apelo</w:t>
      </w:r>
      <w:r>
        <w:rPr>
          <w:rFonts w:ascii="Arial" w:hAnsi="Arial" w:cs="Arial"/>
          <w:sz w:val="28"/>
          <w:szCs w:val="28"/>
        </w:rPr>
        <w:t xml:space="preserve"> da autora par</w:t>
      </w:r>
      <w:r>
        <w:rPr>
          <w:rFonts w:ascii="Arial" w:hAnsi="Arial" w:eastAsia="Arial" w:cs="Arial"/>
          <w:sz w:val="28"/>
          <w:szCs w:val="28"/>
        </w:rPr>
        <w:t xml:space="preserve">a declarar a inexigibilidade do débito referente ao mês de dezembro de 2020 e redistribuir integralmente os ônus sucumbenciais em desfavor da </w:t>
      </w:r>
      <w:r>
        <w:rPr>
          <w:rFonts w:ascii="Arial" w:hAnsi="Arial" w:eastAsia="Arial" w:cs="Arial"/>
          <w:sz w:val="28"/>
          <w:szCs w:val="28"/>
        </w:rPr>
        <w:t xml:space="preserve">ré</w:t>
      </w:r>
      <w:r>
        <w:rPr>
          <w:rFonts w:ascii="Arial" w:hAnsi="Arial" w:eastAsia="Arial" w:cs="Arial"/>
          <w:sz w:val="28"/>
          <w:szCs w:val="28"/>
        </w:rPr>
        <w:t xml:space="preserve">.</w:t>
      </w:r>
      <w:commentRangeEnd w:id="9"/>
      <w:r>
        <w:rPr>
          <w:rStyle w:val="CommentReference"/>
        </w:rPr>
        <w:commentReference w:id="9"/>
      </w:r>
    </w:p>
    <w:p w:rsidRPr="00E87018" w:rsidR="00886ABA" w:rsidP="00886ABA" w:rsidRDefault="008B62DA" w14:paraId="4C4C6D22" w14:textId="4AF1698F">
      <w:pPr>
        <w:spacing w:after="0" w:line="360" w:lineRule="auto"/>
        <w:jc w:val="both"/>
        <w:rPr>
          <w:rFonts w:ascii="Arial" w:hAnsi="Arial" w:eastAsia="Arial" w:cs="Arial"/>
          <w:color w:val="000000" w:themeColor="text1"/>
          <w:sz w:val="28"/>
          <w:szCs w:val="28"/>
        </w:rPr>
      </w:pPr>
      <w:r>
        <w:rPr>
          <w:rFonts w:ascii="Arial" w:hAnsi="Arial" w:eastAsia="Arial" w:cs="Arial"/>
          <w:color w:val="000000" w:themeColor="text1"/>
          <w:sz w:val="28"/>
          <w:szCs w:val="28"/>
        </w:rPr>
        <w:t>_______</w:t>
      </w:r>
    </w:p>
    <w:p w:rsidRPr="00382DC8" w:rsidR="00382DC8" w:rsidP="395F27C1" w:rsidRDefault="00886ABA" w14:paraId="387FAA82" w14:textId="1BF1C359">
      <w:pPr>
        <w:spacing w:after="0" w:line="360" w:lineRule="auto"/>
        <w:jc w:val="both"/>
        <w:rPr>
          <w:rFonts w:ascii="Arial" w:hAnsi="Arial" w:eastAsia="Arial" w:cs="Arial"/>
          <w:color w:val="000000" w:themeColor="text1"/>
          <w:sz w:val="26"/>
          <w:szCs w:val="26"/>
        </w:rPr>
      </w:pPr>
      <w:r>
        <w:rPr>
          <w:rFonts w:ascii="Arial" w:hAnsi="Arial" w:eastAsia="Arial" w:cs="Arial"/>
          <w:i/>
          <w:iCs/>
          <w:color w:val="000000" w:themeColor="text1"/>
          <w:sz w:val="26"/>
          <w:szCs w:val="26"/>
        </w:rPr>
        <w:t xml:space="preserve">Dispositivos relevantes citados: </w:t>
      </w:r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CPC</w:t>
      </w:r>
      <w:del w:id="1089" w:author="Assessor GDSXSR" w:date="2026-10-29T19:59:18Z">
        <w:r>
          <w:rPr>
            <w:rFonts w:ascii="Arial" w:hAnsi="Arial" w:eastAsia="Arial" w:cs="Arial"/>
            <w:color w:val="000000" w:themeColor="text1"/>
            <w:sz w:val="26"/>
            <w:szCs w:val="26"/>
          </w:rPr>
          <w:delText xml:space="preserve">, arts.</w:delText>
        </w:r>
      </w:del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 85</w:t>
      </w:r>
      <w:ins w:id="1090" w:author="Assessor GDSXSR" w:date="2026-10-29T19:59:18Z">
        <w:r>
          <w:rPr>
            <w:rFonts w:ascii="Arial" w:hAnsi="Arial" w:eastAsia="Arial" w:cs="Arial"/>
            <w:color w:val="808080"/>
            <w:sz w:val="26"/>
            <w:szCs w:val="26"/>
          </w:rPr>
          <w:t xml:space="preserve">;</w:t>
        </w:r>
      </w:ins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 </w:t>
      </w:r>
      <w:del w:id="1091" w:author="Assessor GDSXSR" w:date="2026-10-29T19:59:18Z">
        <w:r>
          <w:rPr>
            <w:rFonts w:ascii="Arial" w:hAnsi="Arial" w:eastAsia="Arial" w:cs="Arial"/>
            <w:color w:val="000000" w:themeColor="text1"/>
            <w:sz w:val="26"/>
            <w:szCs w:val="26"/>
          </w:rPr>
          <w:delText xml:space="preserve">e</w:delText>
        </w:r>
      </w:del>
      <w:ins w:id="1092" w:author="Assessor GDSXSR" w:date="2026-10-29T19:59:18Z">
        <w:r>
          <w:rPr>
            <w:rFonts w:ascii="Arial" w:hAnsi="Arial" w:eastAsia="Arial" w:cs="Arial"/>
            <w:color w:val="808080"/>
            <w:sz w:val="26"/>
            <w:szCs w:val="26"/>
          </w:rPr>
          <w:t xml:space="preserve">CPC</w:t>
        </w:r>
      </w:ins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 86</w:t>
      </w:r>
      <w:ins w:id="1093" w:author="Assessor GDSXSR" w:date="2026-10-29T19:59:18Z">
        <w:r>
          <w:rPr>
            <w:rFonts w:ascii="Arial" w:hAnsi="Arial" w:eastAsia="Arial" w:cs="Arial"/>
            <w:color w:val="808080"/>
            <w:sz w:val="26"/>
            <w:szCs w:val="26"/>
          </w:rPr>
          <w:t xml:space="preserve">; CPC 373 II</w:t>
        </w:r>
      </w:ins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.</w:t>
      </w:r>
    </w:p>
    <w:p w:rsidRPr="00764A80" w:rsidR="00886ABA" w:rsidP="395F27C1" w:rsidRDefault="00886ABA" w14:paraId="43D43365" w14:textId="21514C48">
      <w:pPr>
        <w:spacing w:after="0" w:line="360" w:lineRule="auto"/>
        <w:jc w:val="both"/>
        <w:rPr>
          <w:rFonts w:ascii="Arial" w:hAnsi="Arial" w:eastAsia="Arial" w:cs="Arial"/>
          <w:sz w:val="26"/>
          <w:szCs w:val="26"/>
        </w:rPr>
      </w:pPr>
      <w:commentRangeStart w:id="10"/>
      <w:r>
        <w:rPr>
          <w:rFonts w:ascii="Arial" w:hAnsi="Arial" w:eastAsia="Arial" w:cs="Arial"/>
          <w:i/>
          <w:iCs/>
          <w:color w:val="000000" w:themeColor="text1"/>
          <w:sz w:val="26"/>
          <w:szCs w:val="26"/>
        </w:rPr>
        <w:t xml:space="preserve">Jurisprudência relevante citada: </w:t>
      </w:r>
      <w:r>
        <w:rPr>
          <w:rFonts w:ascii="Arial" w:hAnsi="Arial" w:eastAsia="Arial" w:cs="Arial"/>
          <w:color w:val="000000" w:themeColor="text1"/>
          <w:sz w:val="26"/>
          <w:szCs w:val="26"/>
        </w:rPr>
        <w:t xml:space="preserve">TJDFT, </w:t>
      </w:r>
      <w:r>
        <w:rPr>
          <w:rFonts w:ascii="Arial" w:hAnsi="Arial" w:eastAsia="Arial" w:cs="Arial"/>
          <w:sz w:val="26"/>
          <w:szCs w:val="26"/>
        </w:rPr>
        <w:t xml:space="preserve">Acórdão 2167028,</w:t>
      </w:r>
      <w:del w:id="1094" w:author="Assessor GDSXSR" w:date="2026-10-29T19:59:18Z">
        <w:r>
          <w:rPr>
            <w:rFonts w:ascii="Arial" w:hAnsi="Arial" w:eastAsia="Arial" w:cs="Arial"/>
            <w:sz w:val="26"/>
            <w:szCs w:val="26"/>
          </w:rPr>
          <w:delText xml:space="preserve"> APC</w:delText>
        </w:r>
      </w:del>
      <w:r>
        <w:rPr>
          <w:rFonts w:ascii="Arial" w:hAnsi="Arial" w:eastAsia="Arial" w:cs="Arial"/>
          <w:sz w:val="26"/>
          <w:szCs w:val="26"/>
        </w:rPr>
        <w:t xml:space="preserve"> 0738186-08.2025.8.07.0001, Rel. Des. Aiston</w:t>
      </w:r>
      <w:r>
        <w:rPr>
          <w:rFonts w:ascii="Arial" w:hAnsi="Arial" w:eastAsia="Arial" w:cs="Arial"/>
          <w:sz w:val="26"/>
          <w:szCs w:val="26"/>
        </w:rPr>
        <w:t xml:space="preserve"> Henrique de Sousa, </w:t>
      </w:r>
      <w:r>
        <w:rPr>
          <w:rFonts w:ascii="Arial" w:hAnsi="Arial" w:eastAsia="Arial" w:cs="Arial"/>
          <w:sz w:val="26"/>
          <w:szCs w:val="26"/>
        </w:rPr>
        <w:t xml:space="preserve">4ª T</w:t>
      </w:r>
      <w:r>
        <w:rPr>
          <w:rFonts w:ascii="Arial" w:hAnsi="Arial" w:eastAsia="Arial" w:cs="Arial"/>
          <w:sz w:val="26"/>
          <w:szCs w:val="26"/>
        </w:rPr>
        <w:t xml:space="preserve">urma Cível, j. </w:t>
      </w:r>
      <w:r>
        <w:rPr>
          <w:rFonts w:ascii="Arial" w:hAnsi="Arial" w:eastAsia="Arial" w:cs="Arial"/>
          <w:sz w:val="26"/>
          <w:szCs w:val="26"/>
        </w:rPr>
        <w:t xml:space="preserve">19/08/2026, DJe: 03/09/2026.</w:t>
      </w:r>
      <w:commentRangeEnd w:id="10"/>
      <w:r>
        <w:rPr>
          <w:rStyle w:val="CommentReference"/>
        </w:rPr>
        <w:commentReference w:id="10"/>
      </w:r>
    </w:p>
    <w:p w:rsidR="00886ABA" w:rsidP="00DB1301" w:rsidRDefault="00886ABA" w14:paraId="58E96891" w14:textId="77777777">
      <w:pPr>
        <w:spacing w:after="0" w:line="360" w:lineRule="auto"/>
        <w:rPr>
          <w:rFonts w:ascii="Arial" w:hAnsi="Arial" w:cs="Arial"/>
          <w:sz w:val="28"/>
          <w:szCs w:val="28"/>
        </w:rPr>
      </w:pPr>
    </w:p>
    <w:p w:rsidR="00C93912" w:rsidP="00DB1301" w:rsidRDefault="00C93912" w14:paraId="32B1CE20" w14:textId="77777777">
      <w:pPr>
        <w:spacing w:after="0" w:line="360" w:lineRule="auto"/>
        <w:rPr>
          <w:rFonts w:ascii="Arial" w:hAnsi="Arial" w:cs="Arial"/>
          <w:sz w:val="28"/>
          <w:szCs w:val="28"/>
        </w:rPr>
      </w:pPr>
    </w:p>
    <w:p w:rsidRPr="00C93912" w:rsidR="008766F4" w:rsidP="395F27C1" w:rsidRDefault="20E4CE1C" w14:paraId="5C27BAD6" w14:textId="33DDE3E0">
      <w:pPr>
        <w:pStyle w:val="Heading1"/>
        <w:spacing w:before="281" w:after="281" w:line="300" w:lineRule="auto"/>
        <w:rPr>
          <w:rFonts w:eastAsia="Segoe UI" w:asciiTheme="minorHAnsi" w:hAnsiTheme="minorHAnsi" w:cstheme="minorHAnsi"/>
          <w:bCs/>
          <w:color w:val="FF0000"/>
          <w:sz w:val="22"/>
          <w:szCs w:val="22"/>
        </w:rPr>
      </w:pPr>
      <w:r w:rsidRPr="00C93912">
        <w:rPr>
          <w:rFonts w:eastAsia="Segoe UI" w:asciiTheme="minorHAnsi" w:hAnsiTheme="minorHAnsi" w:cstheme="minorHAnsi"/>
          <w:bCs/>
          <w:color w:val="FF0000"/>
          <w:sz w:val="22"/>
          <w:szCs w:val="22"/>
        </w:rPr>
        <w:t>RESUMO DA SENTENÇA</w:t>
      </w:r>
    </w:p>
    <w:p w:rsidRPr="00C93912" w:rsidR="008766F4" w:rsidP="395F27C1" w:rsidRDefault="20E4CE1C" w14:paraId="7E185D23" w14:textId="0BADD871">
      <w:pPr>
        <w:pStyle w:val="Heading2"/>
        <w:spacing w:before="261" w:after="261" w:line="300" w:lineRule="auto"/>
        <w:rPr>
          <w:rFonts w:eastAsia="Segoe UI" w:asciiTheme="minorHAnsi" w:hAnsiTheme="minorHAnsi" w:cstheme="minorHAnsi"/>
          <w:b/>
          <w:bCs/>
          <w:color w:val="FF0000"/>
          <w:sz w:val="22"/>
          <w:szCs w:val="22"/>
        </w:rPr>
      </w:pPr>
      <w:r w:rsidRPr="00C93912">
        <w:rPr>
          <w:rFonts w:eastAsia="Segoe UI" w:asciiTheme="minorHAnsi" w:hAnsiTheme="minorHAnsi" w:cstheme="minorHAnsi"/>
          <w:b/>
          <w:bCs/>
          <w:color w:val="FF0000"/>
          <w:sz w:val="22"/>
          <w:szCs w:val="22"/>
        </w:rPr>
        <w:t>I. RAZÕES DE DECIDIR</w:t>
      </w:r>
    </w:p>
    <w:p w:rsidRPr="00C93912" w:rsidR="008766F4" w:rsidP="395F27C1" w:rsidRDefault="20E4CE1C" w14:paraId="3CF4F5C7" w14:textId="1E5E77F8">
      <w:pPr>
        <w:spacing w:before="210" w:after="210" w:line="300" w:lineRule="auto"/>
        <w:rPr>
          <w:rFonts w:eastAsia="Segoe UI" w:cstheme="minorHAnsi"/>
          <w:b/>
          <w:bCs/>
          <w:color w:val="FF0000"/>
        </w:rPr>
      </w:pPr>
      <w:r w:rsidRPr="00C93912">
        <w:rPr>
          <w:rFonts w:eastAsia="Segoe UI" w:cstheme="minorHAnsi"/>
          <w:b/>
          <w:bCs/>
          <w:color w:val="FF0000"/>
        </w:rPr>
        <w:t>Julgamento antecipado do mérito</w:t>
      </w:r>
    </w:p>
    <w:p w:rsidRPr="00C93912" w:rsidR="008766F4" w:rsidP="395F27C1" w:rsidRDefault="20E4CE1C" w14:paraId="5D18ECF8" w14:textId="596E21C8">
      <w:pPr>
        <w:pStyle w:val="ListParagraph"/>
        <w:numPr>
          <w:ilvl w:val="0"/>
          <w:numId w:val="6"/>
        </w:numPr>
        <w:spacing w:after="0" w:line="300" w:lineRule="auto"/>
        <w:rPr>
          <w:rFonts w:eastAsia="Segoe UI" w:cstheme="minorHAnsi"/>
          <w:color w:val="FF0000"/>
        </w:rPr>
      </w:pPr>
      <w:r w:rsidRPr="00C93912">
        <w:rPr>
          <w:rFonts w:eastAsia="Segoe UI" w:cstheme="minorHAnsi"/>
          <w:color w:val="FF0000"/>
        </w:rPr>
        <w:t>O feito foi julgado antecipadamente, nos termos do art. 355, I, do CPC, por se tratar de matéria essencialmente documental, sem necessidade de dilação probatória.</w:t>
      </w:r>
    </w:p>
    <w:p w:rsidRPr="00C93912" w:rsidR="008766F4" w:rsidP="395F27C1" w:rsidRDefault="20E4CE1C" w14:paraId="110549FD" w14:textId="43DA969D">
      <w:pPr>
        <w:spacing w:before="210" w:after="210" w:line="300" w:lineRule="auto"/>
        <w:rPr>
          <w:rFonts w:eastAsia="Segoe UI" w:cstheme="minorHAnsi"/>
          <w:b/>
          <w:bCs/>
          <w:color w:val="FF0000"/>
        </w:rPr>
      </w:pPr>
      <w:r w:rsidRPr="00C93912">
        <w:rPr>
          <w:rFonts w:eastAsia="Segoe UI" w:cstheme="minorHAnsi"/>
          <w:b/>
          <w:bCs/>
          <w:color w:val="FF0000"/>
        </w:rPr>
        <w:t>Natureza pessoal da obrigação decorrente do fornecimento de água</w:t>
      </w:r>
    </w:p>
    <w:p w:rsidRPr="00C93912" w:rsidR="008766F4" w:rsidP="395F27C1" w:rsidRDefault="20E4CE1C" w14:paraId="5D1066FF" w14:textId="516901D3">
      <w:pPr>
        <w:pStyle w:val="ListParagraph"/>
        <w:numPr>
          <w:ilvl w:val="0"/>
          <w:numId w:val="5"/>
        </w:numPr>
        <w:spacing w:after="0" w:line="300" w:lineRule="auto"/>
        <w:rPr>
          <w:rFonts w:eastAsia="Segoe UI" w:cstheme="minorHAnsi"/>
          <w:color w:val="FF0000"/>
        </w:rPr>
      </w:pPr>
      <w:r w:rsidRPr="00C93912">
        <w:rPr>
          <w:rFonts w:eastAsia="Segoe UI" w:cstheme="minorHAnsi"/>
          <w:color w:val="FF0000"/>
        </w:rPr>
        <w:t>A sentença reconheceu que a obrigação pelo pagamento dos serviços de abastecimento de água possui natureza pessoal e contratual, não se vinculando ao imóvel nem se transmitindo automaticamente a terceiros, inexistindo solidariedade presumida entre usuários, nos termos do art. 265 do Código Civil.</w:t>
      </w:r>
    </w:p>
    <w:p w:rsidRPr="00C93912" w:rsidR="008766F4" w:rsidP="395F27C1" w:rsidRDefault="20E4CE1C" w14:paraId="7622E3D4" w14:textId="3C1F07A3">
      <w:pPr>
        <w:spacing w:before="210" w:after="210" w:line="300" w:lineRule="auto"/>
        <w:rPr>
          <w:rFonts w:eastAsia="Segoe UI" w:cstheme="minorHAnsi"/>
          <w:b/>
          <w:bCs/>
          <w:color w:val="FF0000"/>
        </w:rPr>
      </w:pPr>
      <w:r w:rsidRPr="00C93912">
        <w:rPr>
          <w:rFonts w:eastAsia="Segoe UI" w:cstheme="minorHAnsi"/>
          <w:b/>
          <w:bCs/>
          <w:color w:val="FF0000"/>
        </w:rPr>
        <w:t>Inexigibilidade dos débitos anteriores ao falecimento da antiga usuária</w:t>
      </w:r>
    </w:p>
    <w:p w:rsidRPr="00C93912" w:rsidR="008766F4" w:rsidP="395F27C1" w:rsidRDefault="20E4CE1C" w14:paraId="6D3CC909" w14:textId="2C97F5C1">
      <w:pPr>
        <w:pStyle w:val="ListParagraph"/>
        <w:numPr>
          <w:ilvl w:val="0"/>
          <w:numId w:val="4"/>
        </w:numPr>
        <w:spacing w:before="210" w:after="210" w:line="300" w:lineRule="auto"/>
        <w:rPr>
          <w:rFonts w:eastAsia="Segoe UI" w:cstheme="minorHAnsi"/>
          <w:color w:val="FF0000"/>
        </w:rPr>
      </w:pPr>
      <w:r w:rsidRPr="00C93912">
        <w:rPr>
          <w:rFonts w:eastAsia="Segoe UI" w:cstheme="minorHAnsi"/>
          <w:color w:val="FF0000"/>
        </w:rPr>
        <w:t>Os débitos referentes aos períodos de 07/2015, 09/2015, 11/2017 e 03/2018 foram considerados inexigíveis em relação à autora, por terem sido gerados quando a unidade consumidora estava vinculada exclusivamente à antiga usuária, Terezinha Pereira de Brito, falecida em 14/02/2019.</w:t>
      </w:r>
    </w:p>
    <w:p w:rsidRPr="00C93912" w:rsidR="008766F4" w:rsidP="395F27C1" w:rsidRDefault="20E4CE1C" w14:paraId="45285AA7" w14:textId="343164BB">
      <w:pPr>
        <w:pStyle w:val="ListParagraph"/>
        <w:numPr>
          <w:ilvl w:val="0"/>
          <w:numId w:val="4"/>
        </w:numPr>
        <w:spacing w:before="210" w:after="210" w:line="300" w:lineRule="auto"/>
        <w:rPr>
          <w:rFonts w:eastAsia="Segoe UI" w:cstheme="minorHAnsi"/>
          <w:color w:val="FF0000"/>
        </w:rPr>
      </w:pPr>
      <w:r w:rsidRPr="00C93912">
        <w:rPr>
          <w:rFonts w:eastAsia="Segoe UI" w:cstheme="minorHAnsi"/>
          <w:color w:val="FF0000"/>
        </w:rPr>
        <w:t>A alegação da CAESB de que a autora teria assumido a condição de herdeira não foi acolhida, pois o imóvel integrava área pública objeto de autorização de ocupação, posteriormente alienada pela TERRACAP mediante licitação, inexistindo sucessão patrimonial apta a transferir os débitos.</w:t>
      </w:r>
    </w:p>
    <w:p w:rsidRPr="00C93912" w:rsidR="008766F4" w:rsidP="395F27C1" w:rsidRDefault="20E4CE1C" w14:paraId="5765EE98" w14:textId="5E01B6D8">
      <w:pPr>
        <w:pStyle w:val="ListParagraph"/>
        <w:numPr>
          <w:ilvl w:val="0"/>
          <w:numId w:val="4"/>
        </w:numPr>
        <w:spacing w:before="210" w:after="210" w:line="300" w:lineRule="auto"/>
        <w:rPr>
          <w:rFonts w:eastAsia="Segoe UI" w:cstheme="minorHAnsi"/>
          <w:color w:val="FF0000"/>
        </w:rPr>
      </w:pPr>
      <w:r w:rsidRPr="00C93912">
        <w:rPr>
          <w:rFonts w:eastAsia="Segoe UI" w:cstheme="minorHAnsi"/>
          <w:color w:val="FF0000"/>
        </w:rPr>
        <w:t>Ainda que houvesse sucessão hereditária, a eventual responsabilidade pelos débitos dependeria das regras do art. 1.997 do Código Civil e de via judicial adequada, não sendo legítima a mera vinculação administrativa do CPF da autora às dívidas da falecida.</w:t>
      </w:r>
    </w:p>
    <w:p w:rsidRPr="00C93912" w:rsidR="008766F4" w:rsidP="395F27C1" w:rsidRDefault="20E4CE1C" w14:paraId="2616BFC1" w14:textId="1C445F90">
      <w:pPr>
        <w:spacing w:before="210" w:after="210" w:line="300" w:lineRule="auto"/>
        <w:rPr>
          <w:rFonts w:eastAsia="Segoe UI" w:cstheme="minorHAnsi"/>
          <w:b/>
          <w:bCs/>
          <w:color w:val="FF0000"/>
        </w:rPr>
      </w:pPr>
      <w:r w:rsidRPr="00C93912">
        <w:rPr>
          <w:rFonts w:eastAsia="Segoe UI" w:cstheme="minorHAnsi"/>
          <w:b/>
          <w:bCs/>
          <w:color w:val="FF0000"/>
        </w:rPr>
        <w:t>Exigibilidade do débito de dezembro de 2020</w:t>
      </w:r>
    </w:p>
    <w:p w:rsidRPr="00C93912" w:rsidR="008766F4" w:rsidP="395F27C1" w:rsidRDefault="20E4CE1C" w14:paraId="7A2D2E6D" w14:textId="16EA62AB">
      <w:pPr>
        <w:pStyle w:val="ListParagraph"/>
        <w:numPr>
          <w:ilvl w:val="0"/>
          <w:numId w:val="3"/>
        </w:numPr>
        <w:spacing w:before="210" w:after="210" w:line="300" w:lineRule="auto"/>
        <w:rPr>
          <w:rFonts w:eastAsia="Segoe UI" w:cstheme="minorHAnsi"/>
          <w:color w:val="FF0000"/>
        </w:rPr>
      </w:pPr>
      <w:r w:rsidRPr="00C93912">
        <w:rPr>
          <w:rFonts w:eastAsia="Segoe UI" w:cstheme="minorHAnsi"/>
          <w:color w:val="FF0000"/>
        </w:rPr>
        <w:t>A sentença concluiu pela legitimidade da cobrança da fatura referente a dezembro de 2020, pois, após o falecimento da antiga usuária, a autora permaneceu na posse do imóvel e usufruiu efetivamente do serviço de abastecimento de água.</w:t>
      </w:r>
    </w:p>
    <w:p w:rsidRPr="00C93912" w:rsidR="008766F4" w:rsidP="395F27C1" w:rsidRDefault="20E4CE1C" w14:paraId="3C9A3AD5" w14:textId="611064B9">
      <w:pPr>
        <w:pStyle w:val="ListParagraph"/>
        <w:numPr>
          <w:ilvl w:val="0"/>
          <w:numId w:val="3"/>
        </w:numPr>
        <w:spacing w:before="210" w:after="210" w:line="300" w:lineRule="auto"/>
        <w:rPr>
          <w:rFonts w:eastAsia="Segoe UI" w:cstheme="minorHAnsi"/>
          <w:color w:val="FF0000"/>
        </w:rPr>
      </w:pPr>
      <w:r w:rsidRPr="00C93912">
        <w:rPr>
          <w:rFonts w:eastAsia="Segoe UI" w:cstheme="minorHAnsi"/>
          <w:color w:val="FF0000"/>
        </w:rPr>
        <w:t>Entendeu-se que a obrigação de pagar decorre do consumo efetivo do serviço, independentemente da formalização da titularidade cadastral, sendo aplicável o princípio da vedação ao enriquecimento sem causa.</w:t>
      </w:r>
    </w:p>
    <w:p w:rsidRPr="00C93912" w:rsidR="008766F4" w:rsidP="395F27C1" w:rsidRDefault="20E4CE1C" w14:paraId="6B80297C" w14:textId="61664685">
      <w:pPr>
        <w:spacing w:before="210" w:after="210" w:line="300" w:lineRule="auto"/>
        <w:rPr>
          <w:rFonts w:eastAsia="Segoe UI" w:cstheme="minorHAnsi"/>
          <w:b/>
          <w:bCs/>
          <w:color w:val="FF0000"/>
        </w:rPr>
      </w:pPr>
      <w:r w:rsidRPr="00C93912">
        <w:rPr>
          <w:rFonts w:eastAsia="Segoe UI" w:cstheme="minorHAnsi"/>
          <w:b/>
          <w:bCs/>
          <w:color w:val="FF0000"/>
        </w:rPr>
        <w:t>Medidas de tutela específica</w:t>
      </w:r>
    </w:p>
    <w:p w:rsidRPr="00C93912" w:rsidR="008766F4" w:rsidP="395F27C1" w:rsidRDefault="20E4CE1C" w14:paraId="68CFBFD7" w14:textId="43F94396">
      <w:pPr>
        <w:pStyle w:val="ListParagraph"/>
        <w:numPr>
          <w:ilvl w:val="0"/>
          <w:numId w:val="2"/>
        </w:numPr>
        <w:spacing w:after="0" w:line="300" w:lineRule="auto"/>
        <w:rPr>
          <w:rFonts w:eastAsia="Segoe UI" w:cstheme="minorHAnsi"/>
          <w:color w:val="FF0000"/>
        </w:rPr>
      </w:pPr>
      <w:r w:rsidRPr="00C93912">
        <w:rPr>
          <w:rFonts w:eastAsia="Segoe UI" w:cstheme="minorHAnsi"/>
          <w:color w:val="FF0000"/>
        </w:rPr>
        <w:t>Reconhecida a inexigibilidade dos débitos anteriores ao óbito da usuária, a sentença determinou a retirada dos apontamentos negativos, protestos e demais restrições deles decorrentes, bem como proibiu a suspensão do fornecimento de água com fundamento nessas dívidas.</w:t>
      </w:r>
    </w:p>
    <w:p w:rsidRPr="00C93912" w:rsidR="008766F4" w:rsidP="395F27C1" w:rsidRDefault="20E4CE1C" w14:paraId="5B2EF7D7" w14:textId="384F65BD">
      <w:pPr>
        <w:pStyle w:val="Heading2"/>
        <w:spacing w:before="261" w:after="261" w:line="300" w:lineRule="auto"/>
        <w:rPr>
          <w:rFonts w:eastAsia="Segoe UI" w:asciiTheme="minorHAnsi" w:hAnsiTheme="minorHAnsi" w:cstheme="minorHAnsi"/>
          <w:b/>
          <w:bCs/>
          <w:color w:val="FF0000"/>
          <w:sz w:val="22"/>
          <w:szCs w:val="22"/>
        </w:rPr>
      </w:pPr>
      <w:r w:rsidRPr="00C93912">
        <w:rPr>
          <w:rFonts w:eastAsia="Segoe UI" w:asciiTheme="minorHAnsi" w:hAnsiTheme="minorHAnsi" w:cstheme="minorHAnsi"/>
          <w:b/>
          <w:bCs/>
          <w:color w:val="FF0000"/>
          <w:sz w:val="22"/>
          <w:szCs w:val="22"/>
        </w:rPr>
        <w:t>II. DISPOSITIVO DA SENTENÇA</w:t>
      </w:r>
    </w:p>
    <w:p w:rsidRPr="00C93912" w:rsidR="008766F4" w:rsidP="395F27C1" w:rsidRDefault="20E4CE1C" w14:paraId="5A361871" w14:textId="4E348412">
      <w:pPr>
        <w:pStyle w:val="ListParagraph"/>
        <w:numPr>
          <w:ilvl w:val="0"/>
          <w:numId w:val="1"/>
        </w:numPr>
        <w:spacing w:before="210" w:after="210" w:line="300" w:lineRule="auto"/>
        <w:rPr>
          <w:rFonts w:eastAsia="Segoe UI" w:cstheme="minorHAnsi"/>
          <w:color w:val="FF0000"/>
        </w:rPr>
      </w:pPr>
      <w:r w:rsidRPr="00C93912">
        <w:rPr>
          <w:rFonts w:eastAsia="Segoe UI" w:cstheme="minorHAnsi"/>
          <w:color w:val="FF0000"/>
        </w:rPr>
        <w:t>Julgou parcialmente procedentes os pedidos para:</w:t>
      </w:r>
    </w:p>
    <w:p w:rsidRPr="00C93912" w:rsidR="008766F4" w:rsidP="395F27C1" w:rsidRDefault="20E4CE1C" w14:paraId="00A004E8" w14:textId="1563839A">
      <w:pPr>
        <w:spacing w:before="210" w:after="210" w:line="300" w:lineRule="auto"/>
        <w:rPr>
          <w:rFonts w:eastAsia="Segoe UI" w:cstheme="minorHAnsi"/>
          <w:color w:val="FF0000"/>
        </w:rPr>
      </w:pPr>
      <w:r w:rsidRPr="00C93912">
        <w:rPr>
          <w:rFonts w:eastAsia="Segoe UI" w:cstheme="minorHAnsi"/>
          <w:color w:val="FF0000"/>
        </w:rPr>
        <w:t>a) declarar inexigíveis os débitos referentes aos períodos de 07/2015, 09/2015, 11/2017 e 03/2018, vinculados à unidade consumidora nº 446317-1;</w:t>
      </w:r>
    </w:p>
    <w:p w:rsidRPr="00C93912" w:rsidR="008766F4" w:rsidP="395F27C1" w:rsidRDefault="20E4CE1C" w14:paraId="157C1FF7" w14:textId="56E3F6AA">
      <w:pPr>
        <w:spacing w:before="210" w:after="210" w:line="300" w:lineRule="auto"/>
        <w:rPr>
          <w:rFonts w:eastAsia="Segoe UI" w:cstheme="minorHAnsi"/>
          <w:color w:val="FF0000"/>
        </w:rPr>
      </w:pPr>
      <w:r w:rsidRPr="00C93912">
        <w:rPr>
          <w:rFonts w:eastAsia="Segoe UI" w:cstheme="minorHAnsi"/>
          <w:color w:val="FF0000"/>
        </w:rPr>
        <w:t>b) manter a exigibilidade do débito referente ao período de dezembro de 2020;</w:t>
      </w:r>
    </w:p>
    <w:p w:rsidRPr="00C93912" w:rsidR="008766F4" w:rsidP="395F27C1" w:rsidRDefault="20E4CE1C" w14:paraId="6BC7C31C" w14:textId="3BB13805">
      <w:pPr>
        <w:spacing w:before="210" w:after="210" w:line="300" w:lineRule="auto"/>
        <w:rPr>
          <w:rFonts w:eastAsia="Segoe UI" w:cstheme="minorHAnsi"/>
          <w:color w:val="FF0000"/>
        </w:rPr>
      </w:pPr>
      <w:r w:rsidRPr="00C93912">
        <w:rPr>
          <w:rFonts w:eastAsia="Segoe UI" w:cstheme="minorHAnsi"/>
          <w:color w:val="FF0000"/>
        </w:rPr>
        <w:t>c) determinar à CAESB, no prazo de 10 dias, a desvinculação dos débitos inexigíveis do CPF da autora, o cancelamento dos protestos e apontamentos negativos correspondentes e a comunicação aos órgãos competentes;</w:t>
      </w:r>
    </w:p>
    <w:p w:rsidRPr="00C93912" w:rsidR="008766F4" w:rsidP="395F27C1" w:rsidRDefault="20E4CE1C" w14:paraId="7CCE9D8A" w14:textId="2C8EBA06">
      <w:pPr>
        <w:spacing w:before="210" w:after="210" w:line="300" w:lineRule="auto"/>
        <w:rPr>
          <w:rFonts w:eastAsia="Segoe UI" w:cstheme="minorHAnsi"/>
          <w:color w:val="FF0000"/>
        </w:rPr>
      </w:pPr>
      <w:r w:rsidRPr="00C93912">
        <w:rPr>
          <w:rFonts w:eastAsia="Segoe UI" w:cstheme="minorHAnsi"/>
          <w:color w:val="FF0000"/>
        </w:rPr>
        <w:t>d) determinar que a CAESB se abstenha de suspender o fornecimento de água em razão dos débitos declarados inexigíveis;</w:t>
      </w:r>
    </w:p>
    <w:p w:rsidRPr="00C93912" w:rsidR="008766F4" w:rsidP="395F27C1" w:rsidRDefault="20E4CE1C" w14:paraId="5F48F999" w14:textId="5B376B2C">
      <w:pPr>
        <w:spacing w:before="210" w:after="210" w:line="300" w:lineRule="auto"/>
        <w:rPr>
          <w:rFonts w:eastAsia="Segoe UI" w:cstheme="minorHAnsi"/>
          <w:color w:val="FF0000"/>
        </w:rPr>
      </w:pPr>
      <w:r w:rsidRPr="00C93912">
        <w:rPr>
          <w:rFonts w:eastAsia="Segoe UI" w:cstheme="minorHAnsi"/>
          <w:color w:val="FF0000"/>
        </w:rPr>
        <w:t>e) fixar multa diária de R$ 500,00, limitada a R$ 15.000,00, para descumprimento das obrigações de retirada de restrições e desvinculação cadastral;</w:t>
      </w:r>
    </w:p>
    <w:p w:rsidRPr="00C93912" w:rsidR="008766F4" w:rsidP="395F27C1" w:rsidRDefault="20E4CE1C" w14:paraId="102227B5" w14:textId="6234CFB2">
      <w:pPr>
        <w:spacing w:before="210" w:after="210" w:line="300" w:lineRule="auto"/>
        <w:rPr>
          <w:rFonts w:eastAsia="Segoe UI" w:cstheme="minorHAnsi"/>
          <w:color w:val="FF0000"/>
        </w:rPr>
      </w:pPr>
      <w:r w:rsidRPr="00C93912">
        <w:rPr>
          <w:rFonts w:eastAsia="Segoe UI" w:cstheme="minorHAnsi"/>
          <w:color w:val="FF0000"/>
        </w:rPr>
        <w:t>f) fixar multa única de R$ 5.000,00 em caso de suspensão do fornecimento de água fundada nos débitos inexigíveis;</w:t>
      </w:r>
    </w:p>
    <w:p w:rsidRPr="00C93912" w:rsidR="008766F4" w:rsidP="395F27C1" w:rsidRDefault="20E4CE1C" w14:paraId="56A2736F" w14:textId="71F057D9">
      <w:pPr>
        <w:spacing w:before="210" w:after="210" w:line="300" w:lineRule="auto"/>
        <w:rPr>
          <w:rFonts w:eastAsia="Segoe UI" w:cstheme="minorHAnsi"/>
          <w:color w:val="FF0000"/>
        </w:rPr>
      </w:pPr>
      <w:r w:rsidRPr="00C93912">
        <w:rPr>
          <w:rFonts w:eastAsia="Segoe UI" w:cstheme="minorHAnsi"/>
          <w:color w:val="FF0000"/>
        </w:rPr>
        <w:t>g) reconhecer sucumbência recíproca, distribuindo as custas processuais na proporção de 80% para a CAESB e 20% para a autora;</w:t>
      </w:r>
    </w:p>
    <w:p w:rsidRPr="00C93912" w:rsidR="008766F4" w:rsidP="395F27C1" w:rsidRDefault="20E4CE1C" w14:paraId="09638EC5" w14:textId="335AB35C">
      <w:pPr>
        <w:spacing w:before="210" w:after="210" w:line="300" w:lineRule="auto"/>
        <w:rPr>
          <w:rFonts w:eastAsia="Segoe UI" w:cstheme="minorHAnsi"/>
          <w:color w:val="FF0000"/>
        </w:rPr>
      </w:pPr>
      <w:r w:rsidRPr="00C93912">
        <w:rPr>
          <w:rFonts w:eastAsia="Segoe UI" w:cstheme="minorHAnsi"/>
          <w:color w:val="FF0000"/>
        </w:rPr>
        <w:t>h) arbitrar honorários de sucumbência em favor da Defensoria Pública no valor de R$ 1.000,00 e em favor da CAESB no valor de R$ 300,00, com exigibilidade suspensa em razão da gratuidade de justiça.</w:t>
      </w:r>
    </w:p>
    <w:p w:rsidRPr="00C93912" w:rsidR="008766F4" w:rsidP="395F27C1" w:rsidRDefault="008766F4" w14:paraId="4660DF7A" w14:textId="79398D4B">
      <w:pPr>
        <w:spacing w:after="0" w:line="240" w:lineRule="auto"/>
        <w:rPr>
          <w:rFonts w:cstheme="minorHAnsi"/>
          <w:b/>
          <w:bCs/>
          <w:color w:val="FF0000"/>
        </w:rPr>
      </w:pPr>
    </w:p>
    <w:p w:rsidRPr="00AD7F36" w:rsidR="6FA9F512" w:rsidP="70C49520" w:rsidRDefault="6FA9F512" w14:paraId="27C08013" w14:textId="279B1497">
      <w:pPr>
        <w:spacing w:after="0" w:line="240" w:lineRule="auto"/>
        <w:rPr>
          <w:color w:val="FF0000"/>
        </w:rPr>
      </w:pPr>
    </w:p>
    <w:p w:rsidR="00947A5B" w:rsidP="00D13B2F" w:rsidRDefault="00947A5B" w14:paraId="1563D292" w14:textId="77777777">
      <w:pPr>
        <w:spacing w:after="0" w:line="360" w:lineRule="auto"/>
        <w:outlineLvl w:val="0"/>
        <w:rPr>
          <w:rFonts w:ascii="Arial" w:hAnsi="Arial" w:cs="Arial"/>
          <w:b/>
          <w:bCs/>
          <w:sz w:val="28"/>
          <w:szCs w:val="28"/>
        </w:rPr>
      </w:pPr>
    </w:p>
    <w:p w:rsidR="00DB1301" w:rsidP="00355C73" w:rsidRDefault="00F63CDB" w14:paraId="63358632" w14:textId="6ED2506A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RELATÓRIO</w:t>
      </w:r>
    </w:p>
    <w:p w:rsidR="00DB1301" w:rsidP="00DB1301" w:rsidRDefault="00DB1301" w14:paraId="5B804E7F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00DB1301" w:rsidP="00DB1301" w:rsidRDefault="00F63CDB" w14:paraId="354DD0FB" w14:textId="04C87392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Adoto o relatório da r. sentença</w:t>
      </w:r>
      <w:r w:rsidR="00167F3A">
        <w:rPr>
          <w:rFonts w:ascii="Arial" w:hAnsi="Arial" w:cs="Arial"/>
          <w:sz w:val="28"/>
          <w:szCs w:val="28"/>
        </w:rPr>
        <w:t>:</w:t>
      </w:r>
    </w:p>
    <w:p w:rsidR="00167F3A" w:rsidP="00DB1301" w:rsidRDefault="00167F3A" w14:paraId="21AD02C0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00F63CDB" w:rsidP="4107E398" w:rsidRDefault="00F63CDB" w14:paraId="04698576" w14:textId="46A05AC2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4107E398">
        <w:rPr>
          <w:rFonts w:ascii="Arial" w:hAnsi="Arial" w:cs="Arial"/>
          <w:i/>
          <w:iCs/>
          <w:sz w:val="26"/>
          <w:szCs w:val="26"/>
        </w:rPr>
        <w:t>“</w:t>
      </w:r>
      <w:r w:rsidRPr="4107E398" w:rsidR="16E4F0D0">
        <w:rPr>
          <w:rFonts w:ascii="Arial" w:hAnsi="Arial" w:cs="Arial"/>
          <w:i/>
          <w:iCs/>
          <w:sz w:val="26"/>
          <w:szCs w:val="26"/>
        </w:rPr>
        <w:t>Trata-se de ação sob procedimento comum ajuizada por Maria Pereira de Brito, assistida pela Defensoria Pública do Distrito Federal, contra Companhia de Saneamento Ambiental do Distrito Federal – CAESB.</w:t>
      </w:r>
    </w:p>
    <w:p w:rsidR="00F63CDB" w:rsidP="4107E398" w:rsidRDefault="16E4F0D0" w14:paraId="184DC515" w14:textId="5EBC5AA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4107E398">
        <w:rPr>
          <w:rFonts w:ascii="Arial" w:hAnsi="Arial" w:cs="Arial"/>
          <w:i/>
          <w:iCs/>
          <w:sz w:val="26"/>
          <w:szCs w:val="26"/>
        </w:rPr>
        <w:t>Na petição inicial, a demandante afirmou que o imóvel situado na Área Complementar 200, conjunto F, lote 05, em Santa Maria/DF, correspondente à unidade consumidora nº 446317-1, era ocupado por sua irmã, Terezinha Pereira de Brito, falecida. Sustentou que, após o óbito, permaneceu na posse do imóvel e, em seguida, adquiriu-o por licitação pública promovida pela Terracap, tornando-se titular da unidade consumidora em 11 de abril de 2023.</w:t>
      </w:r>
    </w:p>
    <w:p w:rsidR="00F63CDB" w:rsidP="4107E398" w:rsidRDefault="16E4F0D0" w14:paraId="72D6E735" w14:textId="6B6BFAFA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4107E398">
        <w:rPr>
          <w:rFonts w:ascii="Arial" w:hAnsi="Arial" w:cs="Arial"/>
          <w:i/>
          <w:iCs/>
          <w:sz w:val="26"/>
          <w:szCs w:val="26"/>
        </w:rPr>
        <w:t>Relatou que, ao solicitar a transferência de titularidade, a concessionária vinculou ao seu CPF débitos pretéritos atribuídos à antiga usuária, referentes aos períodos 07/2015, 09/2015,</w:t>
      </w:r>
      <w:r w:rsidRPr="4107E398" w:rsidR="40700CFE">
        <w:rPr>
          <w:rFonts w:ascii="Arial" w:hAnsi="Arial" w:cs="Arial"/>
          <w:i/>
          <w:iCs/>
          <w:sz w:val="26"/>
          <w:szCs w:val="26"/>
        </w:rPr>
        <w:t xml:space="preserve"> </w:t>
      </w:r>
      <w:r w:rsidRPr="4107E398">
        <w:rPr>
          <w:rFonts w:ascii="Arial" w:hAnsi="Arial" w:cs="Arial"/>
          <w:i/>
          <w:iCs/>
          <w:sz w:val="26"/>
          <w:szCs w:val="26"/>
        </w:rPr>
        <w:t>11/2017, 03/2018 e 12/2020, com apontamento em cartório de protesto.</w:t>
      </w:r>
    </w:p>
    <w:p w:rsidR="00F63CDB" w:rsidP="4107E398" w:rsidRDefault="16E4F0D0" w14:paraId="26D66E0D" w14:textId="713491D9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4107E398">
        <w:rPr>
          <w:rFonts w:ascii="Arial" w:hAnsi="Arial" w:cs="Arial"/>
          <w:i/>
          <w:iCs/>
          <w:sz w:val="26"/>
          <w:szCs w:val="26"/>
        </w:rPr>
        <w:t>Em razão disso, pediu a declaração de inexigibilidade dos débitos anteriores, com</w:t>
      </w:r>
      <w:r w:rsidRPr="4107E398" w:rsidR="6EA8014D">
        <w:rPr>
          <w:rFonts w:ascii="Arial" w:hAnsi="Arial" w:cs="Arial"/>
          <w:i/>
          <w:iCs/>
          <w:sz w:val="26"/>
          <w:szCs w:val="26"/>
        </w:rPr>
        <w:t xml:space="preserve"> </w:t>
      </w:r>
      <w:r w:rsidRPr="4107E398">
        <w:rPr>
          <w:rFonts w:ascii="Arial" w:hAnsi="Arial" w:cs="Arial"/>
          <w:i/>
          <w:iCs/>
          <w:sz w:val="26"/>
          <w:szCs w:val="26"/>
        </w:rPr>
        <w:t>determinação para que a requerida se abstenha de cobrá-los, retire seu nome dos apontamentos</w:t>
      </w:r>
      <w:r w:rsidRPr="4107E398" w:rsidR="3B040AF5">
        <w:rPr>
          <w:rFonts w:ascii="Arial" w:hAnsi="Arial" w:cs="Arial"/>
          <w:i/>
          <w:iCs/>
          <w:sz w:val="26"/>
          <w:szCs w:val="26"/>
        </w:rPr>
        <w:t xml:space="preserve"> </w:t>
      </w:r>
      <w:r w:rsidRPr="4107E398">
        <w:rPr>
          <w:rFonts w:ascii="Arial" w:hAnsi="Arial" w:cs="Arial"/>
          <w:i/>
          <w:iCs/>
          <w:sz w:val="26"/>
          <w:szCs w:val="26"/>
        </w:rPr>
        <w:t>negativos e não suspenda o fornecimento de água em razão deles, sob pena de multa.</w:t>
      </w:r>
    </w:p>
    <w:p w:rsidR="00F63CDB" w:rsidP="4107E398" w:rsidRDefault="16E4F0D0" w14:paraId="65DC3345" w14:textId="2B54F7F9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>
        <w:rPr>
          <w:rFonts w:ascii="Arial" w:hAnsi="Arial" w:cs="Arial"/>
          <w:i/>
          <w:iCs/>
          <w:sz w:val="26"/>
          <w:szCs w:val="26"/>
        </w:rPr>
        <w:t xml:space="preserve">A inicial foi emendada nos IDs 258956926 e 275361896, para consolidação dos pedidos </w:t>
      </w:r>
      <w:del w:id="1095" w:author="Assessor GDSXSR" w:date="2026-10-29T19:59:18Z">
        <w:r>
          <w:rPr>
            <w:rFonts w:ascii="Arial" w:hAnsi="Arial" w:cs="Arial"/>
            <w:i/>
            <w:iCs/>
            <w:sz w:val="26"/>
            <w:szCs w:val="26"/>
          </w:rPr>
          <w:delText xml:space="preserve">eesclarecimento</w:delText>
        </w:r>
      </w:del>
      <w:ins w:id="1096" w:author="Assessor GDSXSR" w:date="2026-10-29T19:59:18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e esclarecimento</w:t>
        </w:r>
      </w:ins>
      <w:r>
        <w:rPr>
          <w:rFonts w:ascii="Arial" w:hAnsi="Arial" w:cs="Arial"/>
          <w:i/>
          <w:iCs/>
          <w:sz w:val="26"/>
          <w:szCs w:val="26"/>
        </w:rPr>
        <w:t xml:space="preserve"> dos fatos, com juntada da declaração da Administração Regional de Santa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>
        <w:rPr>
          <w:rFonts w:ascii="Arial" w:hAnsi="Arial" w:cs="Arial"/>
          <w:i/>
          <w:iCs/>
          <w:sz w:val="26"/>
          <w:szCs w:val="26"/>
        </w:rPr>
        <w:t xml:space="preserve">Maria (ID 263135441) e do Edital de Licitação nº 10/2022 (ID 263135442).</w:t>
      </w:r>
    </w:p>
    <w:p w:rsidR="00F63CDB" w:rsidP="4107E398" w:rsidRDefault="16E4F0D0" w14:paraId="582D77ED" w14:textId="2F13CAAE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4107E398">
        <w:rPr>
          <w:rFonts w:ascii="Arial" w:hAnsi="Arial" w:cs="Arial"/>
          <w:i/>
          <w:iCs/>
          <w:sz w:val="26"/>
          <w:szCs w:val="26"/>
        </w:rPr>
        <w:t>A parte demandada apresentou contestação nos IDs 265959931 e 277534378, sustentando</w:t>
      </w:r>
      <w:r w:rsidRPr="4107E398" w:rsidR="21580751">
        <w:rPr>
          <w:rFonts w:ascii="Arial" w:hAnsi="Arial" w:cs="Arial"/>
          <w:i/>
          <w:iCs/>
          <w:sz w:val="26"/>
          <w:szCs w:val="26"/>
        </w:rPr>
        <w:t xml:space="preserve"> </w:t>
      </w:r>
      <w:r w:rsidRPr="4107E398">
        <w:rPr>
          <w:rFonts w:ascii="Arial" w:hAnsi="Arial" w:cs="Arial"/>
          <w:i/>
          <w:iCs/>
          <w:sz w:val="26"/>
          <w:szCs w:val="26"/>
        </w:rPr>
        <w:t>a legitimidade da cobrança pela assinatura do Termo de Solicitação de Serviços, no qual a</w:t>
      </w:r>
      <w:r w:rsidRPr="4107E398" w:rsidR="6079F161">
        <w:rPr>
          <w:rFonts w:ascii="Arial" w:hAnsi="Arial" w:cs="Arial"/>
          <w:i/>
          <w:iCs/>
          <w:sz w:val="26"/>
          <w:szCs w:val="26"/>
        </w:rPr>
        <w:t xml:space="preserve"> requerente teria assumido as dívidas pretéritas na condição declarada de herdeira da antiga usuária.</w:t>
      </w:r>
    </w:p>
    <w:p w:rsidR="00F63CDB" w:rsidP="4107E398" w:rsidRDefault="6079F161" w14:paraId="561DBFA8" w14:textId="2B416BE4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4107E398">
        <w:rPr>
          <w:rFonts w:ascii="Arial" w:hAnsi="Arial" w:cs="Arial"/>
          <w:i/>
          <w:iCs/>
          <w:sz w:val="26"/>
          <w:szCs w:val="26"/>
        </w:rPr>
        <w:t>As partes não requereram outras provas.</w:t>
      </w:r>
    </w:p>
    <w:p w:rsidR="00F63CDB" w:rsidP="4107E398" w:rsidRDefault="6079F161" w14:paraId="2A1367AB" w14:textId="55586C89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4107E398">
        <w:rPr>
          <w:rFonts w:ascii="Arial" w:hAnsi="Arial" w:cs="Arial"/>
          <w:i/>
          <w:iCs/>
          <w:sz w:val="26"/>
          <w:szCs w:val="26"/>
        </w:rPr>
        <w:t>É o que importa relatar</w:t>
      </w:r>
      <w:r w:rsidR="007637D5">
        <w:rPr>
          <w:rFonts w:ascii="Arial" w:hAnsi="Arial" w:cs="Arial"/>
          <w:i/>
          <w:iCs/>
          <w:sz w:val="26"/>
          <w:szCs w:val="26"/>
        </w:rPr>
        <w:t>.</w:t>
      </w:r>
      <w:r w:rsidRPr="4107E398" w:rsidR="0061262D">
        <w:rPr>
          <w:rFonts w:ascii="Arial" w:hAnsi="Arial" w:cs="Arial"/>
          <w:i/>
          <w:iCs/>
          <w:sz w:val="26"/>
          <w:szCs w:val="26"/>
        </w:rPr>
        <w:t xml:space="preserve">” (ID </w:t>
      </w:r>
      <w:r w:rsidRPr="4107E398" w:rsidR="00120BBB">
        <w:rPr>
          <w:rFonts w:ascii="Arial" w:hAnsi="Arial" w:cs="Arial"/>
          <w:i/>
          <w:iCs/>
          <w:sz w:val="26"/>
          <w:szCs w:val="26"/>
        </w:rPr>
        <w:t>8</w:t>
      </w:r>
      <w:r w:rsidRPr="4107E398" w:rsidR="5D7B9C4D">
        <w:rPr>
          <w:rFonts w:ascii="Arial" w:hAnsi="Arial" w:cs="Arial"/>
          <w:i/>
          <w:iCs/>
          <w:sz w:val="26"/>
          <w:szCs w:val="26"/>
        </w:rPr>
        <w:t>9370577</w:t>
      </w:r>
      <w:r w:rsidRPr="4107E398" w:rsidR="0061262D">
        <w:rPr>
          <w:rFonts w:ascii="Arial" w:hAnsi="Arial" w:cs="Arial"/>
          <w:i/>
          <w:iCs/>
          <w:sz w:val="26"/>
          <w:szCs w:val="26"/>
        </w:rPr>
        <w:t>).</w:t>
      </w:r>
    </w:p>
    <w:p w:rsidR="00F63CDB" w:rsidP="00DB1301" w:rsidRDefault="00F63CDB" w14:paraId="62321101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0061262D" w:rsidP="00DB1301" w:rsidRDefault="0061262D" w14:paraId="04E520D9" w14:textId="17068C89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4107E398">
        <w:rPr>
          <w:rFonts w:ascii="Arial" w:hAnsi="Arial" w:cs="Arial"/>
          <w:sz w:val="28"/>
          <w:szCs w:val="28"/>
        </w:rPr>
        <w:t>O MM. Juiz sentenciante</w:t>
      </w:r>
      <w:r w:rsidRPr="4107E398" w:rsidR="008235A6">
        <w:rPr>
          <w:rFonts w:ascii="Arial" w:hAnsi="Arial" w:cs="Arial"/>
          <w:sz w:val="28"/>
          <w:szCs w:val="28"/>
        </w:rPr>
        <w:t>, Dr.</w:t>
      </w:r>
      <w:r w:rsidRPr="4107E398" w:rsidR="00120BBB">
        <w:rPr>
          <w:rFonts w:ascii="Arial" w:hAnsi="Arial" w:cs="Arial"/>
          <w:sz w:val="28"/>
          <w:szCs w:val="28"/>
        </w:rPr>
        <w:t xml:space="preserve"> </w:t>
      </w:r>
      <w:r w:rsidRPr="4107E398" w:rsidR="63CADAAF">
        <w:rPr>
          <w:rFonts w:ascii="Arial" w:hAnsi="Arial" w:cs="Arial"/>
          <w:sz w:val="28"/>
          <w:szCs w:val="28"/>
        </w:rPr>
        <w:t>Pedro Matos de Arruda</w:t>
      </w:r>
      <w:r w:rsidRPr="4107E398" w:rsidR="003524E5">
        <w:rPr>
          <w:rFonts w:ascii="Arial" w:hAnsi="Arial" w:cs="Arial"/>
          <w:sz w:val="28"/>
          <w:szCs w:val="28"/>
        </w:rPr>
        <w:t>, da</w:t>
      </w:r>
      <w:r w:rsidRPr="4107E398" w:rsidR="00120BBB">
        <w:rPr>
          <w:rFonts w:ascii="Arial" w:hAnsi="Arial" w:cs="Arial"/>
          <w:sz w:val="28"/>
          <w:szCs w:val="28"/>
        </w:rPr>
        <w:t xml:space="preserve"> </w:t>
      </w:r>
      <w:r w:rsidRPr="4107E398" w:rsidR="536D684C">
        <w:rPr>
          <w:rFonts w:ascii="Arial" w:hAnsi="Arial" w:cs="Arial"/>
          <w:sz w:val="28"/>
          <w:szCs w:val="28"/>
        </w:rPr>
        <w:t xml:space="preserve">1ª </w:t>
      </w:r>
      <w:r w:rsidRPr="4107E398" w:rsidR="00120BBB">
        <w:rPr>
          <w:rFonts w:ascii="Arial" w:hAnsi="Arial" w:cs="Arial"/>
          <w:sz w:val="28"/>
          <w:szCs w:val="28"/>
        </w:rPr>
        <w:t>Vara Cível</w:t>
      </w:r>
      <w:r w:rsidRPr="4107E398" w:rsidR="03E4A558">
        <w:rPr>
          <w:rFonts w:ascii="Arial" w:hAnsi="Arial" w:cs="Arial"/>
          <w:sz w:val="28"/>
          <w:szCs w:val="28"/>
        </w:rPr>
        <w:t>, de Família e de Órfãos e Sucessões de Santa Maria</w:t>
      </w:r>
      <w:r w:rsidRPr="4107E398" w:rsidR="003524E5">
        <w:rPr>
          <w:rFonts w:ascii="Arial" w:hAnsi="Arial" w:cs="Arial"/>
          <w:sz w:val="28"/>
          <w:szCs w:val="28"/>
        </w:rPr>
        <w:t>, julgou no seguinte sentido:</w:t>
      </w:r>
    </w:p>
    <w:p w:rsidR="0061262D" w:rsidP="00DB1301" w:rsidRDefault="0061262D" w14:paraId="12E5EEA8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Pr="000A7009" w:rsidR="0006080C" w:rsidP="00120BBB" w:rsidRDefault="0006080C" w14:paraId="3D9B26B2" w14:textId="1E20F0B0">
      <w:pPr>
        <w:spacing w:after="0" w:line="360" w:lineRule="auto"/>
        <w:ind w:left="2268" w:firstLine="1134"/>
        <w:jc w:val="both"/>
      </w:pPr>
      <w:r w:rsidRPr="4107E398">
        <w:rPr>
          <w:rFonts w:ascii="Arial" w:hAnsi="Arial" w:cs="Arial"/>
          <w:i/>
          <w:iCs/>
          <w:sz w:val="26"/>
          <w:szCs w:val="26"/>
        </w:rPr>
        <w:t>“</w:t>
      </w:r>
      <w:r w:rsidRPr="4107E398" w:rsidR="05BB4403">
        <w:rPr>
          <w:rFonts w:ascii="Arial" w:hAnsi="Arial" w:cs="Arial"/>
          <w:i/>
          <w:iCs/>
          <w:sz w:val="26"/>
          <w:szCs w:val="26"/>
        </w:rPr>
        <w:t>Diante do exposto, com fundamento no art. 487, I, do Código de Processo Civil, julgo parcialmente procedentes os pedidos, para:</w:t>
      </w:r>
      <w:r w:rsidRPr="4107E398" w:rsidR="457B5DF7">
        <w:rPr>
          <w:rFonts w:ascii="Arial" w:hAnsi="Arial" w:cs="Arial"/>
          <w:i/>
          <w:iCs/>
          <w:sz w:val="26"/>
          <w:szCs w:val="26"/>
        </w:rPr>
        <w:t xml:space="preserve"> </w:t>
      </w:r>
    </w:p>
    <w:p w:rsidRPr="000A7009" w:rsidR="0006080C" w:rsidP="4107E398" w:rsidRDefault="457B5DF7" w14:paraId="23D149E4" w14:textId="49405A19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4107E398">
        <w:rPr>
          <w:rFonts w:ascii="Arial" w:hAnsi="Arial" w:cs="Arial"/>
          <w:i/>
          <w:iCs/>
          <w:sz w:val="26"/>
          <w:szCs w:val="26"/>
        </w:rPr>
        <w:t xml:space="preserve">a) </w:t>
      </w:r>
      <w:r w:rsidRPr="4107E398" w:rsidR="05BB4403">
        <w:rPr>
          <w:rFonts w:ascii="Arial" w:hAnsi="Arial" w:cs="Arial"/>
          <w:i/>
          <w:iCs/>
          <w:sz w:val="26"/>
          <w:szCs w:val="26"/>
        </w:rPr>
        <w:t>declarar inexigíveis, em face de Maria Pereira de Brito, os débitos vinculados à</w:t>
      </w:r>
      <w:r w:rsidRPr="4107E398" w:rsidR="4A704416">
        <w:rPr>
          <w:rFonts w:ascii="Arial" w:hAnsi="Arial" w:cs="Arial"/>
          <w:i/>
          <w:iCs/>
          <w:sz w:val="26"/>
          <w:szCs w:val="26"/>
        </w:rPr>
        <w:t xml:space="preserve"> </w:t>
      </w:r>
      <w:r w:rsidRPr="4107E398" w:rsidR="05BB4403">
        <w:rPr>
          <w:rFonts w:ascii="Arial" w:hAnsi="Arial" w:cs="Arial"/>
          <w:i/>
          <w:iCs/>
          <w:sz w:val="26"/>
          <w:szCs w:val="26"/>
        </w:rPr>
        <w:t>unidade consumidora nº 446317-1 referentes aos períodos 07/2015, 09/2015, 11/2017 e</w:t>
      </w:r>
      <w:r w:rsidRPr="4107E398" w:rsidR="600B56EE">
        <w:rPr>
          <w:rFonts w:ascii="Arial" w:hAnsi="Arial" w:cs="Arial"/>
          <w:i/>
          <w:iCs/>
          <w:sz w:val="26"/>
          <w:szCs w:val="26"/>
        </w:rPr>
        <w:t xml:space="preserve"> </w:t>
      </w:r>
      <w:r w:rsidRPr="4107E398" w:rsidR="05BB4403">
        <w:rPr>
          <w:rFonts w:ascii="Arial" w:hAnsi="Arial" w:cs="Arial"/>
          <w:i/>
          <w:iCs/>
          <w:sz w:val="26"/>
          <w:szCs w:val="26"/>
        </w:rPr>
        <w:t>03/2018, discriminados no ID 255030308, por corresponderem a consumo anterior ao</w:t>
      </w:r>
      <w:r w:rsidRPr="4107E398" w:rsidR="0C5C0DC5">
        <w:rPr>
          <w:rFonts w:ascii="Arial" w:hAnsi="Arial" w:cs="Arial"/>
          <w:i/>
          <w:iCs/>
          <w:sz w:val="26"/>
          <w:szCs w:val="26"/>
        </w:rPr>
        <w:t xml:space="preserve"> </w:t>
      </w:r>
      <w:r w:rsidRPr="4107E398" w:rsidR="05BB4403">
        <w:rPr>
          <w:rFonts w:ascii="Arial" w:hAnsi="Arial" w:cs="Arial"/>
          <w:i/>
          <w:iCs/>
          <w:sz w:val="26"/>
          <w:szCs w:val="26"/>
        </w:rPr>
        <w:t>óbito da antiga usuária, ocorrido em 14 de fevereiro de 2019;</w:t>
      </w:r>
    </w:p>
    <w:p w:rsidRPr="000A7009" w:rsidR="0006080C" w:rsidP="4107E398" w:rsidRDefault="05BB4403" w14:paraId="43EACC26" w14:textId="477D216C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4107E398">
        <w:rPr>
          <w:rFonts w:ascii="Arial" w:hAnsi="Arial" w:cs="Arial"/>
          <w:i/>
          <w:iCs/>
          <w:sz w:val="26"/>
          <w:szCs w:val="26"/>
        </w:rPr>
        <w:t>b) manter íntegra a exigibilidade do débito referente ao período de dezembro de 2020,</w:t>
      </w:r>
      <w:r w:rsidRPr="4107E398" w:rsidR="7766C009">
        <w:rPr>
          <w:rFonts w:ascii="Arial" w:hAnsi="Arial" w:cs="Arial"/>
          <w:i/>
          <w:iCs/>
          <w:sz w:val="26"/>
          <w:szCs w:val="26"/>
        </w:rPr>
        <w:t xml:space="preserve"> </w:t>
      </w:r>
      <w:r w:rsidRPr="4107E398">
        <w:rPr>
          <w:rFonts w:ascii="Arial" w:hAnsi="Arial" w:cs="Arial"/>
          <w:i/>
          <w:iCs/>
          <w:sz w:val="26"/>
          <w:szCs w:val="26"/>
        </w:rPr>
        <w:t>também discriminado no ID 255030308, por corresponder a consumo prestado em</w:t>
      </w:r>
      <w:r w:rsidRPr="4107E398" w:rsidR="5BEB51D7">
        <w:rPr>
          <w:rFonts w:ascii="Arial" w:hAnsi="Arial" w:cs="Arial"/>
          <w:i/>
          <w:iCs/>
          <w:sz w:val="26"/>
          <w:szCs w:val="26"/>
        </w:rPr>
        <w:t xml:space="preserve"> </w:t>
      </w:r>
      <w:r w:rsidRPr="4107E398">
        <w:rPr>
          <w:rFonts w:ascii="Arial" w:hAnsi="Arial" w:cs="Arial"/>
          <w:i/>
          <w:iCs/>
          <w:sz w:val="26"/>
          <w:szCs w:val="26"/>
        </w:rPr>
        <w:t>benefício da posse já exercida pela demandante, a quem cabe adimpli-lo pelas vias</w:t>
      </w:r>
      <w:r w:rsidRPr="4107E398" w:rsidR="1FFBAAF2">
        <w:rPr>
          <w:rFonts w:ascii="Arial" w:hAnsi="Arial" w:cs="Arial"/>
          <w:i/>
          <w:iCs/>
          <w:sz w:val="26"/>
          <w:szCs w:val="26"/>
        </w:rPr>
        <w:t xml:space="preserve"> </w:t>
      </w:r>
      <w:r w:rsidRPr="4107E398">
        <w:rPr>
          <w:rFonts w:ascii="Arial" w:hAnsi="Arial" w:cs="Arial"/>
          <w:i/>
          <w:iCs/>
          <w:sz w:val="26"/>
          <w:szCs w:val="26"/>
        </w:rPr>
        <w:t>administrativas próprias;</w:t>
      </w:r>
    </w:p>
    <w:p w:rsidRPr="000A7009" w:rsidR="0006080C" w:rsidP="4107E398" w:rsidRDefault="05BB4403" w14:paraId="552B1386" w14:textId="049322F0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4107E398">
        <w:rPr>
          <w:rFonts w:ascii="Arial" w:hAnsi="Arial" w:cs="Arial"/>
          <w:i/>
          <w:iCs/>
          <w:sz w:val="26"/>
          <w:szCs w:val="26"/>
        </w:rPr>
        <w:t>c) determinar à CAESB que, no prazo de 10 (dez) dias contados da intimação desta</w:t>
      </w:r>
      <w:r w:rsidRPr="4107E398" w:rsidR="5001B09C">
        <w:rPr>
          <w:rFonts w:ascii="Arial" w:hAnsi="Arial" w:cs="Arial"/>
          <w:i/>
          <w:iCs/>
          <w:sz w:val="26"/>
          <w:szCs w:val="26"/>
        </w:rPr>
        <w:t xml:space="preserve"> </w:t>
      </w:r>
      <w:r w:rsidRPr="4107E398">
        <w:rPr>
          <w:rFonts w:ascii="Arial" w:hAnsi="Arial" w:cs="Arial"/>
          <w:i/>
          <w:iCs/>
          <w:sz w:val="26"/>
          <w:szCs w:val="26"/>
        </w:rPr>
        <w:t>sentença, promova a desvinculação dos débitos declarados inexigíveis do CPF da</w:t>
      </w:r>
      <w:r w:rsidRPr="4107E398" w:rsidR="3A8F7D11">
        <w:rPr>
          <w:rFonts w:ascii="Arial" w:hAnsi="Arial" w:cs="Arial"/>
          <w:i/>
          <w:iCs/>
          <w:sz w:val="26"/>
          <w:szCs w:val="26"/>
        </w:rPr>
        <w:t xml:space="preserve"> </w:t>
      </w:r>
      <w:r w:rsidRPr="4107E398">
        <w:rPr>
          <w:rFonts w:ascii="Arial" w:hAnsi="Arial" w:cs="Arial"/>
          <w:i/>
          <w:iCs/>
          <w:sz w:val="26"/>
          <w:szCs w:val="26"/>
        </w:rPr>
        <w:t>requerente, cancele os apontamentos e o protesto deles decorrentes e comunique aos</w:t>
      </w:r>
      <w:r w:rsidRPr="4107E398" w:rsidR="5A8EEF6C">
        <w:rPr>
          <w:rFonts w:ascii="Arial" w:hAnsi="Arial" w:cs="Arial"/>
          <w:i/>
          <w:iCs/>
          <w:sz w:val="26"/>
          <w:szCs w:val="26"/>
        </w:rPr>
        <w:t xml:space="preserve"> </w:t>
      </w:r>
      <w:r w:rsidRPr="4107E398">
        <w:rPr>
          <w:rFonts w:ascii="Arial" w:hAnsi="Arial" w:cs="Arial"/>
          <w:i/>
          <w:iCs/>
          <w:sz w:val="26"/>
          <w:szCs w:val="26"/>
        </w:rPr>
        <w:t>órgãos de proteção ao crédito e ao cartório respectivo a retirada das restrições</w:t>
      </w:r>
      <w:r w:rsidRPr="4107E398" w:rsidR="49620232">
        <w:rPr>
          <w:rFonts w:ascii="Arial" w:hAnsi="Arial" w:cs="Arial"/>
          <w:i/>
          <w:iCs/>
          <w:sz w:val="26"/>
          <w:szCs w:val="26"/>
        </w:rPr>
        <w:t xml:space="preserve"> </w:t>
      </w:r>
      <w:r w:rsidRPr="4107E398">
        <w:rPr>
          <w:rFonts w:ascii="Arial" w:hAnsi="Arial" w:cs="Arial"/>
          <w:i/>
          <w:iCs/>
          <w:sz w:val="26"/>
          <w:szCs w:val="26"/>
        </w:rPr>
        <w:t>correspondentes, mantendo, se o caso, apenas os apontamentos relativos ao débito de</w:t>
      </w:r>
      <w:r w:rsidRPr="4107E398" w:rsidR="1BD880F9">
        <w:rPr>
          <w:rFonts w:ascii="Arial" w:hAnsi="Arial" w:cs="Arial"/>
          <w:i/>
          <w:iCs/>
          <w:sz w:val="26"/>
          <w:szCs w:val="26"/>
        </w:rPr>
        <w:t xml:space="preserve"> </w:t>
      </w:r>
      <w:r w:rsidRPr="4107E398">
        <w:rPr>
          <w:rFonts w:ascii="Arial" w:hAnsi="Arial" w:cs="Arial"/>
          <w:i/>
          <w:iCs/>
          <w:sz w:val="26"/>
          <w:szCs w:val="26"/>
        </w:rPr>
        <w:t>dezembro de 2020;</w:t>
      </w:r>
    </w:p>
    <w:p w:rsidRPr="000A7009" w:rsidR="0006080C" w:rsidP="4107E398" w:rsidRDefault="05BB4403" w14:paraId="4CC7D162" w14:textId="5FDB02EE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4107E398">
        <w:rPr>
          <w:rFonts w:ascii="Arial" w:hAnsi="Arial" w:cs="Arial"/>
          <w:i/>
          <w:iCs/>
          <w:sz w:val="26"/>
          <w:szCs w:val="26"/>
        </w:rPr>
        <w:t>d) determinar à CAESB que se abstenha de suspender o fornecimento de água à</w:t>
      </w:r>
      <w:r w:rsidRPr="4107E398" w:rsidR="13EA022D">
        <w:rPr>
          <w:rFonts w:ascii="Arial" w:hAnsi="Arial" w:cs="Arial"/>
          <w:i/>
          <w:iCs/>
          <w:sz w:val="26"/>
          <w:szCs w:val="26"/>
        </w:rPr>
        <w:t xml:space="preserve"> </w:t>
      </w:r>
      <w:r w:rsidRPr="4107E398">
        <w:rPr>
          <w:rFonts w:ascii="Arial" w:hAnsi="Arial" w:cs="Arial"/>
          <w:i/>
          <w:iCs/>
          <w:sz w:val="26"/>
          <w:szCs w:val="26"/>
        </w:rPr>
        <w:t>unidade consumidora nº 446317-1 com fundamento nos débitos declarados inexigíveis</w:t>
      </w:r>
      <w:r w:rsidRPr="4107E398" w:rsidR="483F857C">
        <w:rPr>
          <w:rFonts w:ascii="Arial" w:hAnsi="Arial" w:cs="Arial"/>
          <w:i/>
          <w:iCs/>
          <w:sz w:val="26"/>
          <w:szCs w:val="26"/>
        </w:rPr>
        <w:t xml:space="preserve"> </w:t>
      </w:r>
      <w:r w:rsidRPr="4107E398">
        <w:rPr>
          <w:rFonts w:ascii="Arial" w:hAnsi="Arial" w:cs="Arial"/>
          <w:i/>
          <w:iCs/>
          <w:sz w:val="26"/>
          <w:szCs w:val="26"/>
        </w:rPr>
        <w:t>nesta sentença;</w:t>
      </w:r>
    </w:p>
    <w:p w:rsidRPr="000A7009" w:rsidR="0006080C" w:rsidP="4107E398" w:rsidRDefault="05BB4403" w14:paraId="6F6C532A" w14:textId="7B5A8D3D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4107E398">
        <w:rPr>
          <w:rFonts w:ascii="Arial" w:hAnsi="Arial" w:cs="Arial"/>
          <w:i/>
          <w:iCs/>
          <w:sz w:val="26"/>
          <w:szCs w:val="26"/>
        </w:rPr>
        <w:t>e) fixar multa diária de R$ 500,00 (quinhentos reais), limitada a R$ 15.000,00 (quinze</w:t>
      </w:r>
      <w:r w:rsidRPr="4107E398" w:rsidR="79A6ABFC">
        <w:rPr>
          <w:rFonts w:ascii="Arial" w:hAnsi="Arial" w:cs="Arial"/>
          <w:i/>
          <w:iCs/>
          <w:sz w:val="26"/>
          <w:szCs w:val="26"/>
        </w:rPr>
        <w:t xml:space="preserve"> </w:t>
      </w:r>
      <w:r w:rsidRPr="4107E398">
        <w:rPr>
          <w:rFonts w:ascii="Arial" w:hAnsi="Arial" w:cs="Arial"/>
          <w:i/>
          <w:iCs/>
          <w:sz w:val="26"/>
          <w:szCs w:val="26"/>
        </w:rPr>
        <w:t>mil reais), para o caso de descumprimento das obrigações de retirada de apontamentos,</w:t>
      </w:r>
      <w:r w:rsidRPr="4107E398" w:rsidR="036D5F26">
        <w:rPr>
          <w:rFonts w:ascii="Arial" w:hAnsi="Arial" w:cs="Arial"/>
          <w:i/>
          <w:iCs/>
          <w:sz w:val="26"/>
          <w:szCs w:val="26"/>
        </w:rPr>
        <w:t xml:space="preserve"> </w:t>
      </w:r>
      <w:r w:rsidRPr="4107E398">
        <w:rPr>
          <w:rFonts w:ascii="Arial" w:hAnsi="Arial" w:cs="Arial"/>
          <w:i/>
          <w:iCs/>
          <w:sz w:val="26"/>
          <w:szCs w:val="26"/>
        </w:rPr>
        <w:t>cancelamento de protesto e desvinculação cadastral referentes aos débitos declarados</w:t>
      </w:r>
      <w:r w:rsidRPr="4107E398" w:rsidR="1BCA8EF2">
        <w:rPr>
          <w:rFonts w:ascii="Arial" w:hAnsi="Arial" w:cs="Arial"/>
          <w:i/>
          <w:iCs/>
          <w:sz w:val="26"/>
          <w:szCs w:val="26"/>
        </w:rPr>
        <w:t xml:space="preserve"> </w:t>
      </w:r>
      <w:r w:rsidRPr="4107E398">
        <w:rPr>
          <w:rFonts w:ascii="Arial" w:hAnsi="Arial" w:cs="Arial"/>
          <w:i/>
          <w:iCs/>
          <w:sz w:val="26"/>
          <w:szCs w:val="26"/>
        </w:rPr>
        <w:t>inexigíveis;</w:t>
      </w:r>
    </w:p>
    <w:p w:rsidRPr="000A7009" w:rsidR="0006080C" w:rsidP="4107E398" w:rsidRDefault="05BB4403" w14:paraId="4CA47CE1" w14:textId="6A8FACC6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4107E398">
        <w:rPr>
          <w:rFonts w:ascii="Arial" w:hAnsi="Arial" w:cs="Arial"/>
          <w:i/>
          <w:iCs/>
          <w:sz w:val="26"/>
          <w:szCs w:val="26"/>
        </w:rPr>
        <w:t>f) fixar multa única de R$ 5.000,00 (cinco mil reais) por eventual suspensão do</w:t>
      </w:r>
      <w:r w:rsidRPr="4107E398" w:rsidR="28790C6B">
        <w:rPr>
          <w:rFonts w:ascii="Arial" w:hAnsi="Arial" w:cs="Arial"/>
          <w:i/>
          <w:iCs/>
          <w:sz w:val="26"/>
          <w:szCs w:val="26"/>
        </w:rPr>
        <w:t xml:space="preserve"> </w:t>
      </w:r>
      <w:r w:rsidRPr="4107E398">
        <w:rPr>
          <w:rFonts w:ascii="Arial" w:hAnsi="Arial" w:cs="Arial"/>
          <w:i/>
          <w:iCs/>
          <w:sz w:val="26"/>
          <w:szCs w:val="26"/>
        </w:rPr>
        <w:t>fornecimento de água à unidade consumidora nº 446317-1 fundada nos débitos declarados</w:t>
      </w:r>
      <w:r w:rsidRPr="4107E398" w:rsidR="70226657">
        <w:rPr>
          <w:rFonts w:ascii="Arial" w:hAnsi="Arial" w:cs="Arial"/>
          <w:i/>
          <w:iCs/>
          <w:sz w:val="26"/>
          <w:szCs w:val="26"/>
        </w:rPr>
        <w:t xml:space="preserve"> </w:t>
      </w:r>
      <w:r w:rsidRPr="4107E398">
        <w:rPr>
          <w:rFonts w:ascii="Arial" w:hAnsi="Arial" w:cs="Arial"/>
          <w:i/>
          <w:iCs/>
          <w:sz w:val="26"/>
          <w:szCs w:val="26"/>
        </w:rPr>
        <w:t>inexigíveis, sem prejuízo do imediato restabelecimento do serviço.</w:t>
      </w:r>
    </w:p>
    <w:p w:rsidRPr="000A7009" w:rsidR="0006080C" w:rsidP="4107E398" w:rsidRDefault="05BB4403" w14:paraId="49F91EA9" w14:textId="06C12DEE">
      <w:pPr>
        <w:spacing w:after="0" w:line="360" w:lineRule="auto"/>
        <w:ind w:left="2268" w:firstLine="1134"/>
        <w:jc w:val="both"/>
      </w:pPr>
      <w:r w:rsidRPr="4107E398">
        <w:rPr>
          <w:rFonts w:ascii="Arial" w:hAnsi="Arial" w:cs="Arial"/>
          <w:i/>
          <w:iCs/>
          <w:sz w:val="26"/>
          <w:szCs w:val="26"/>
        </w:rPr>
        <w:t>Mantenho a gratuidade de justiça deferida à demandante.</w:t>
      </w:r>
      <w:r w:rsidRPr="4107E398" w:rsidR="1B6F770A">
        <w:rPr>
          <w:rFonts w:ascii="Arial" w:hAnsi="Arial" w:cs="Arial"/>
          <w:i/>
          <w:iCs/>
          <w:sz w:val="26"/>
          <w:szCs w:val="26"/>
        </w:rPr>
        <w:t xml:space="preserve"> </w:t>
      </w:r>
    </w:p>
    <w:p w:rsidRPr="000A7009" w:rsidR="0006080C" w:rsidP="4107E398" w:rsidRDefault="05BB4403" w14:paraId="5B1FCFB2" w14:textId="6630C52E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4107E398">
        <w:rPr>
          <w:rFonts w:ascii="Arial" w:hAnsi="Arial" w:cs="Arial"/>
          <w:i/>
          <w:iCs/>
          <w:sz w:val="26"/>
          <w:szCs w:val="26"/>
        </w:rPr>
        <w:t>Reconheço a sucumbência recíproca. Quatro das cinco parcelas impugnadas foram</w:t>
      </w:r>
      <w:r w:rsidRPr="4107E398" w:rsidR="5C0A4B1B">
        <w:rPr>
          <w:rFonts w:ascii="Arial" w:hAnsi="Arial" w:cs="Arial"/>
          <w:i/>
          <w:iCs/>
          <w:sz w:val="26"/>
          <w:szCs w:val="26"/>
        </w:rPr>
        <w:t xml:space="preserve"> </w:t>
      </w:r>
      <w:r w:rsidRPr="4107E398">
        <w:rPr>
          <w:rFonts w:ascii="Arial" w:hAnsi="Arial" w:cs="Arial"/>
          <w:i/>
          <w:iCs/>
          <w:sz w:val="26"/>
          <w:szCs w:val="26"/>
        </w:rPr>
        <w:t>acolhidas em favor da requerente, e uma foi mantida em favor da requerida. Distribuo a</w:t>
      </w:r>
      <w:r w:rsidRPr="4107E398" w:rsidR="017FE440">
        <w:rPr>
          <w:rFonts w:ascii="Arial" w:hAnsi="Arial" w:cs="Arial"/>
          <w:i/>
          <w:iCs/>
          <w:sz w:val="26"/>
          <w:szCs w:val="26"/>
        </w:rPr>
        <w:t xml:space="preserve"> </w:t>
      </w:r>
      <w:r w:rsidRPr="4107E398">
        <w:rPr>
          <w:rFonts w:ascii="Arial" w:hAnsi="Arial" w:cs="Arial"/>
          <w:i/>
          <w:iCs/>
          <w:sz w:val="26"/>
          <w:szCs w:val="26"/>
        </w:rPr>
        <w:t>responsabilidade pelas custas processuais na proporção de 80% para a CAESB e 20% para a</w:t>
      </w:r>
      <w:r w:rsidRPr="4107E398" w:rsidR="3066990F">
        <w:rPr>
          <w:rFonts w:ascii="Arial" w:hAnsi="Arial" w:cs="Arial"/>
          <w:i/>
          <w:iCs/>
          <w:sz w:val="26"/>
          <w:szCs w:val="26"/>
        </w:rPr>
        <w:t xml:space="preserve"> </w:t>
      </w:r>
      <w:r w:rsidRPr="4107E398">
        <w:rPr>
          <w:rFonts w:ascii="Arial" w:hAnsi="Arial" w:cs="Arial"/>
          <w:i/>
          <w:iCs/>
          <w:sz w:val="26"/>
          <w:szCs w:val="26"/>
        </w:rPr>
        <w:t>autora.</w:t>
      </w:r>
    </w:p>
    <w:p w:rsidRPr="000A7009" w:rsidR="0006080C" w:rsidP="4107E398" w:rsidRDefault="05BB4403" w14:paraId="7AE77A21" w14:textId="319E2D9A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commentRangeStart w:id="11"/>
      <w:r>
        <w:rPr>
          <w:rFonts w:ascii="Arial" w:hAnsi="Arial" w:cs="Arial"/>
          <w:i/>
          <w:iCs/>
          <w:sz w:val="26"/>
          <w:szCs w:val="26"/>
        </w:rPr>
        <w:t xml:space="preserve">Fixo, em favor da parte autora, honorários advocatícios de sucumbência, os quais,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>
        <w:rPr>
          <w:rFonts w:ascii="Arial" w:hAnsi="Arial" w:cs="Arial"/>
          <w:i/>
          <w:iCs/>
          <w:sz w:val="26"/>
          <w:szCs w:val="26"/>
        </w:rPr>
        <w:t xml:space="preserve">considerando o baixo valor da causa (R$ 1.765,64), a natureza da demanda, o trabalho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>
        <w:rPr>
          <w:rFonts w:ascii="Arial" w:hAnsi="Arial" w:cs="Arial"/>
          <w:i/>
          <w:iCs/>
          <w:sz w:val="26"/>
          <w:szCs w:val="26"/>
        </w:rPr>
        <w:t xml:space="preserve">desempenhado pela Defensoria Pública e o extenso trâmite processual, arbitro por equidade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>
        <w:rPr>
          <w:rFonts w:ascii="Arial" w:hAnsi="Arial" w:cs="Arial"/>
          <w:i/>
          <w:iCs/>
          <w:sz w:val="26"/>
          <w:szCs w:val="26"/>
        </w:rPr>
        <w:t xml:space="preserve">em R$ 1.000,00 (mil reais), com fundamento no art. 85, § 8º, do Código de Processo Civil.</w:t>
      </w:r>
      <w:ins w:id="1097" w:author="Assessor GDSXSR" w:date="2026-10-29T19:59:18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 (...)</w:t>
        </w:r>
      </w:ins>
      <w:commentRangeEnd w:id="11"/>
      <w:r>
        <w:rPr>
          <w:rStyle w:val="CommentReference"/>
        </w:rPr>
        <w:commentReference w:id="11"/>
      </w:r>
    </w:p>
    <w:p w:rsidRPr="000A7009" w:rsidR="0006080C" w:rsidP="4107E398" w:rsidRDefault="05BB4403" w14:paraId="193E4100" w14:textId="305073B7">
      <w:pPr>
        <w:spacing w:after="0" w:line="360" w:lineRule="auto"/>
        <w:ind w:left="2268" w:firstLine="1134"/>
        <w:jc w:val="both"/>
        <w:rPr>
          <w:del w:id="1105" w:author="Assessor GDSXSR" w:date="2026-10-29T19:59:18Z"/>
          <w:rFonts w:ascii="Arial" w:hAnsi="Arial" w:cs="Arial"/>
          <w:i/>
          <w:iCs/>
          <w:sz w:val="26"/>
          <w:szCs w:val="26"/>
        </w:rPr>
      </w:pPr>
      <w:del w:id="1098" w:author="Assessor GDSXSR" w:date="2026-10-29T19:59:18Z">
        <w:r w:rsidRPr="4107E398">
          <w:rPr>
            <w:rFonts w:ascii="Arial" w:hAnsi="Arial" w:cs="Arial"/>
            <w:i/>
            <w:iCs/>
            <w:sz w:val="26"/>
            <w:szCs w:val="26"/>
          </w:rPr>
          <w:delText>Essa verba será revertida ao Fundo de Apoio e Aparelhamento do Centro de Assistência</w:delText>
        </w:r>
      </w:del>
      <w:del w:id="1099" w:author="Assessor GDSXSR" w:date="2026-10-29T19:59:18Z">
        <w:r w:rsidRPr="4107E398" w:rsidR="677A64F8">
          <w:rPr>
            <w:rFonts w:ascii="Arial" w:hAnsi="Arial" w:cs="Arial"/>
            <w:i/>
            <w:iCs/>
            <w:sz w:val="26"/>
            <w:szCs w:val="26"/>
          </w:rPr>
          <w:delText xml:space="preserve"> </w:delText>
        </w:r>
      </w:del>
      <w:del w:id="1100" w:author="Assessor GDSXSR" w:date="2026-10-29T19:59:18Z">
        <w:r w:rsidRPr="4107E398">
          <w:rPr>
            <w:rFonts w:ascii="Arial" w:hAnsi="Arial" w:cs="Arial"/>
            <w:i/>
            <w:iCs/>
            <w:sz w:val="26"/>
            <w:szCs w:val="26"/>
          </w:rPr>
          <w:delText>Judiciária do Distrito Federal – PRODEF, nos termos do art. 3º, inciso I, da Lei Complementar</w:delText>
        </w:r>
      </w:del>
      <w:del w:id="1101" w:author="Assessor GDSXSR" w:date="2026-10-29T19:59:18Z">
        <w:r w:rsidRPr="4107E398" w:rsidR="2072CE43">
          <w:rPr>
            <w:rFonts w:ascii="Arial" w:hAnsi="Arial" w:cs="Arial"/>
            <w:i/>
            <w:iCs/>
            <w:sz w:val="26"/>
            <w:szCs w:val="26"/>
          </w:rPr>
          <w:delText xml:space="preserve"> </w:delText>
        </w:r>
      </w:del>
      <w:del w:id="1102" w:author="Assessor GDSXSR" w:date="2026-10-29T19:59:18Z">
        <w:r w:rsidRPr="4107E398">
          <w:rPr>
            <w:rFonts w:ascii="Arial" w:hAnsi="Arial" w:cs="Arial"/>
            <w:i/>
            <w:iCs/>
            <w:sz w:val="26"/>
            <w:szCs w:val="26"/>
          </w:rPr>
          <w:delText>Distrital nº 744/2007, com depósito no Banco de Brasília S.A. – BRB, agência 100, conta</w:delText>
        </w:r>
      </w:del>
      <w:del w:id="1103" w:author="Assessor GDSXSR" w:date="2026-10-29T19:59:18Z">
        <w:r w:rsidRPr="4107E398" w:rsidR="62E85CED">
          <w:rPr>
            <w:rFonts w:ascii="Arial" w:hAnsi="Arial" w:cs="Arial"/>
            <w:i/>
            <w:iCs/>
            <w:sz w:val="26"/>
            <w:szCs w:val="26"/>
          </w:rPr>
          <w:delText xml:space="preserve"> </w:delText>
        </w:r>
      </w:del>
      <w:del w:id="1104" w:author="Assessor GDSXSR" w:date="2026-10-29T19:59:18Z">
        <w:r w:rsidRPr="4107E398">
          <w:rPr>
            <w:rFonts w:ascii="Arial" w:hAnsi="Arial" w:cs="Arial"/>
            <w:i/>
            <w:iCs/>
            <w:sz w:val="26"/>
            <w:szCs w:val="26"/>
          </w:rPr>
          <w:delText>013251-7.</w:delText>
        </w:r>
      </w:del>
    </w:p>
    <w:p w:rsidRPr="000A7009" w:rsidR="0006080C" w:rsidP="4107E398" w:rsidRDefault="05BB4403" w14:paraId="4184BF0B" w14:textId="5E2A109F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>
        <w:rPr>
          <w:rFonts w:ascii="Arial" w:hAnsi="Arial" w:cs="Arial"/>
          <w:i/>
          <w:iCs/>
          <w:sz w:val="26"/>
          <w:szCs w:val="26"/>
        </w:rPr>
        <w:t xml:space="preserve">Fixo, em favor da parte requerida, honorários advocatícios de sucumbência, também por</w:t>
      </w:r>
      <w:ins w:id="1106" w:author="Assessor GDSXSR" w:date="2026-10-29T19:59:18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 equidade, no valor de R$ 300,00 (trezentos reais), com fundamento no art. 85, § 8º, do Código de Processo Civil, cuja exigibilidade fica suspensa em razão da gratuidade de justiça, nos termos do art. 98, § 3º, do mesmo diploma.</w:t>
        </w:r>
      </w:ins>
    </w:p>
    <w:p w:rsidRPr="000A7009" w:rsidR="0006080C" w:rsidP="4107E398" w:rsidRDefault="05BB4403" w14:paraId="3FE9A1B6" w14:textId="3106A370">
      <w:pPr>
        <w:spacing w:after="0" w:line="360" w:lineRule="auto"/>
        <w:ind w:left="2268"/>
        <w:jc w:val="both"/>
        <w:rPr>
          <w:del w:id="1112" w:author="Assessor GDSXSR" w:date="2026-10-29T19:59:18Z"/>
          <w:rFonts w:ascii="Arial" w:hAnsi="Arial" w:cs="Arial"/>
          <w:i/>
          <w:iCs/>
          <w:sz w:val="26"/>
          <w:szCs w:val="26"/>
        </w:rPr>
      </w:pPr>
      <w:del w:id="1107" w:author="Assessor GDSXSR" w:date="2026-10-29T19:59:18Z">
        <w:r w:rsidRPr="4107E398">
          <w:rPr>
            <w:rFonts w:ascii="Arial" w:hAnsi="Arial" w:cs="Arial"/>
            <w:i/>
            <w:iCs/>
            <w:sz w:val="26"/>
            <w:szCs w:val="26"/>
          </w:rPr>
          <w:delText>equidade, no valor de R$ 300,00 (trezentos reais), com fundamento no art. 85, § 8º, do</w:delText>
        </w:r>
      </w:del>
      <w:del w:id="1108" w:author="Assessor GDSXSR" w:date="2026-10-29T19:59:18Z">
        <w:r w:rsidRPr="4107E398" w:rsidR="4C005EAE">
          <w:rPr>
            <w:rFonts w:ascii="Arial" w:hAnsi="Arial" w:cs="Arial"/>
            <w:i/>
            <w:iCs/>
            <w:sz w:val="26"/>
            <w:szCs w:val="26"/>
          </w:rPr>
          <w:delText xml:space="preserve"> </w:delText>
        </w:r>
      </w:del>
      <w:del w:id="1109" w:author="Assessor GDSXSR" w:date="2026-10-29T19:59:18Z">
        <w:r w:rsidRPr="4107E398">
          <w:rPr>
            <w:rFonts w:ascii="Arial" w:hAnsi="Arial" w:cs="Arial"/>
            <w:i/>
            <w:iCs/>
            <w:sz w:val="26"/>
            <w:szCs w:val="26"/>
          </w:rPr>
          <w:delText>Código de Processo Civil, cuja exigibilidade fica suspensa em razão da gratuidade de justiça,</w:delText>
        </w:r>
      </w:del>
      <w:del w:id="1110" w:author="Assessor GDSXSR" w:date="2026-10-29T19:59:18Z">
        <w:r w:rsidRPr="4107E398" w:rsidR="07B5615F">
          <w:rPr>
            <w:rFonts w:ascii="Arial" w:hAnsi="Arial" w:cs="Arial"/>
            <w:i/>
            <w:iCs/>
            <w:sz w:val="26"/>
            <w:szCs w:val="26"/>
          </w:rPr>
          <w:delText xml:space="preserve"> </w:delText>
        </w:r>
      </w:del>
      <w:del w:id="1111" w:author="Assessor GDSXSR" w:date="2026-10-29T19:59:18Z">
        <w:r w:rsidRPr="4107E398">
          <w:rPr>
            <w:rFonts w:ascii="Arial" w:hAnsi="Arial" w:cs="Arial"/>
            <w:i/>
            <w:iCs/>
            <w:sz w:val="26"/>
            <w:szCs w:val="26"/>
          </w:rPr>
          <w:delText>nos termos do art. 98, § 3º, do mesmo diploma.</w:delText>
        </w:r>
      </w:del>
    </w:p>
    <w:p w:rsidRPr="000A7009" w:rsidR="0006080C" w:rsidP="4107E398" w:rsidRDefault="05BB4403" w14:paraId="163354A9" w14:textId="3EEE2A5A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>
        <w:rPr>
          <w:rFonts w:ascii="Arial" w:hAnsi="Arial" w:cs="Arial"/>
          <w:i/>
          <w:iCs/>
          <w:sz w:val="26"/>
          <w:szCs w:val="26"/>
        </w:rPr>
        <w:t xml:space="preserve">As verbas de sucumbência serão corrigidas pelo IPCA a partir desta data. Os juros de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>
        <w:rPr>
          <w:rFonts w:ascii="Arial" w:hAnsi="Arial" w:cs="Arial"/>
          <w:i/>
          <w:iCs/>
          <w:sz w:val="26"/>
          <w:szCs w:val="26"/>
        </w:rPr>
        <w:t xml:space="preserve">mora, pela SELIC deduzido o IPCA no período, com piso zero se o resultado for negativo, incidirão a partir do trânsito em julgado</w:t>
      </w:r>
      <w:r>
        <w:rPr>
          <w:rFonts w:ascii="Arial" w:hAnsi="Arial" w:cs="Arial"/>
          <w:i/>
          <w:iCs/>
          <w:sz w:val="26"/>
          <w:szCs w:val="26"/>
        </w:rPr>
        <w:t xml:space="preserve">.</w:t>
      </w:r>
      <w:r>
        <w:rPr>
          <w:rFonts w:ascii="Arial" w:hAnsi="Arial" w:cs="Arial"/>
          <w:i/>
          <w:iCs/>
          <w:sz w:val="26"/>
          <w:szCs w:val="26"/>
        </w:rPr>
        <w:t xml:space="preserve">”</w:t>
      </w:r>
      <w:ins w:id="1113" w:author="Assessor GDSXSR" w:date="2026-10-29T19:59:18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 (ID 89370577).</w:t>
        </w:r>
      </w:ins>
    </w:p>
    <w:p w:rsidR="0061262D" w:rsidP="00DB1301" w:rsidRDefault="0061262D" w14:paraId="41F018EC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3D4C00F3" w:rsidP="4107E398" w:rsidRDefault="3D4C00F3" w14:paraId="43031BE0" w14:textId="01CC2615">
      <w:pPr>
        <w:pStyle w:val="ListParagraph"/>
        <w:spacing w:after="0" w:line="360" w:lineRule="auto"/>
        <w:ind w:left="0" w:firstLine="2268"/>
        <w:jc w:val="both"/>
      </w:pPr>
      <w:r>
        <w:rPr>
          <w:rFonts w:ascii="Arial" w:hAnsi="Arial" w:eastAsia="Arial" w:cs="Arial"/>
          <w:sz w:val="28"/>
          <w:szCs w:val="28"/>
        </w:rPr>
        <w:t xml:space="preserve">A ré/apelada opôs embargos de declaração (ID 89370579</w:t>
      </w:r>
      <w:ins w:id="1114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)</w:t>
        </w:r>
      </w:ins>
      <w:r>
        <w:rPr>
          <w:rFonts w:ascii="Arial" w:hAnsi="Arial" w:eastAsia="Arial" w:cs="Arial"/>
          <w:sz w:val="28"/>
          <w:szCs w:val="28"/>
        </w:rPr>
        <w:t xml:space="preserve">, os quais foram rejeitados (ID </w:t>
      </w:r>
      <w:r>
        <w:rPr>
          <w:rFonts w:ascii="Arial" w:hAnsi="Arial" w:eastAsia="Arial" w:cs="Arial"/>
          <w:sz w:val="28"/>
          <w:szCs w:val="28"/>
        </w:rPr>
        <w:t xml:space="preserve">89370585).</w:t>
      </w:r>
      <w:del w:id="1115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 </w:delText>
        </w:r>
      </w:del>
    </w:p>
    <w:p w:rsidR="4107E398" w:rsidP="4107E398" w:rsidRDefault="4107E398" w14:paraId="1971E262" w14:textId="44E38EF1">
      <w:pPr>
        <w:pStyle w:val="ListParagraph"/>
        <w:spacing w:after="0" w:line="360" w:lineRule="auto"/>
        <w:ind w:left="0" w:firstLine="2268"/>
        <w:jc w:val="both"/>
        <w:rPr>
          <w:rFonts w:ascii="Arial" w:hAnsi="Arial" w:eastAsia="Arial" w:cs="Arial"/>
          <w:sz w:val="28"/>
          <w:szCs w:val="28"/>
        </w:rPr>
      </w:pPr>
    </w:p>
    <w:p w:rsidR="005071AF" w:rsidP="4107E398" w:rsidRDefault="00BE29E8" w14:paraId="57FA5E4A" w14:textId="2681E534">
      <w:pPr>
        <w:pStyle w:val="ListParagraph"/>
        <w:spacing w:after="0" w:line="360" w:lineRule="auto"/>
        <w:ind w:left="0" w:firstLine="2268"/>
        <w:jc w:val="both"/>
        <w:rPr>
          <w:rFonts w:ascii="Arial" w:hAnsi="Arial" w:eastAsia="Arial" w:cs="Arial"/>
          <w:sz w:val="28"/>
          <w:szCs w:val="28"/>
        </w:rPr>
      </w:pPr>
      <w:commentRangeStart w:id="12"/>
      <w:r>
        <w:rPr>
          <w:rFonts w:ascii="Arial" w:hAnsi="Arial" w:eastAsia="Arial" w:cs="Arial"/>
          <w:sz w:val="28"/>
          <w:szCs w:val="28"/>
        </w:rPr>
        <w:t xml:space="preserve">Apelo </w:t>
      </w:r>
      <w:del w:id="1116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do</w:delText>
        </w:r>
      </w:del>
      <w:ins w:id="1117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da</w:t>
        </w:r>
      </w:ins>
      <w:r>
        <w:rPr>
          <w:rFonts w:ascii="Arial" w:hAnsi="Arial" w:eastAsia="Arial" w:cs="Arial"/>
          <w:sz w:val="28"/>
          <w:szCs w:val="28"/>
        </w:rPr>
        <w:t xml:space="preserve"> autor</w:t>
      </w:r>
      <w:r>
        <w:rPr>
          <w:rFonts w:ascii="Arial" w:hAnsi="Arial" w:eastAsia="Arial" w:cs="Arial"/>
          <w:sz w:val="28"/>
          <w:szCs w:val="28"/>
        </w:rPr>
        <w:t xml:space="preserve">a</w:t>
      </w:r>
      <w:r>
        <w:rPr>
          <w:rFonts w:ascii="Arial" w:hAnsi="Arial" w:eastAsia="Arial" w:cs="Arial"/>
          <w:sz w:val="28"/>
          <w:szCs w:val="28"/>
        </w:rPr>
        <w:t xml:space="preserve">, </w:t>
      </w:r>
      <w:r>
        <w:rPr>
          <w:rFonts w:ascii="Arial" w:hAnsi="Arial" w:eastAsia="Arial" w:cs="Arial"/>
          <w:sz w:val="28"/>
          <w:szCs w:val="28"/>
        </w:rPr>
        <w:t xml:space="preserve">Maria Pereira de Brito</w:t>
      </w:r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Arial" w:hAnsi="Arial" w:eastAsia="Arial" w:cs="Arial"/>
          <w:sz w:val="28"/>
          <w:szCs w:val="28"/>
        </w:rPr>
        <w:t xml:space="preserve">(ID 8</w:t>
      </w:r>
      <w:r>
        <w:rPr>
          <w:rFonts w:ascii="Arial" w:hAnsi="Arial" w:eastAsia="Arial" w:cs="Arial"/>
          <w:sz w:val="28"/>
          <w:szCs w:val="28"/>
        </w:rPr>
        <w:t xml:space="preserve">9370589</w:t>
      </w:r>
      <w:r>
        <w:rPr>
          <w:rFonts w:ascii="Arial" w:hAnsi="Arial" w:eastAsia="Arial" w:cs="Arial"/>
          <w:sz w:val="28"/>
          <w:szCs w:val="28"/>
        </w:rPr>
        <w:t xml:space="preserve">), em que alega, em síntese, que: </w:t>
      </w:r>
      <w:r>
        <w:rPr>
          <w:rFonts w:ascii="Arial" w:hAnsi="Arial" w:eastAsia="Arial" w:cs="Arial"/>
          <w:b/>
          <w:bCs/>
          <w:sz w:val="28"/>
          <w:szCs w:val="28"/>
        </w:rPr>
        <w:t xml:space="preserve">1)</w:t>
      </w:r>
      <w:r>
        <w:rPr>
          <w:rFonts w:ascii="Arial" w:hAnsi="Arial" w:eastAsia="Arial" w:cs="Arial"/>
          <w:b/>
          <w:bCs/>
          <w:sz w:val="28"/>
          <w:szCs w:val="28"/>
        </w:rPr>
        <w:t xml:space="preserve"> </w:t>
      </w:r>
      <w:r>
        <w:rPr>
          <w:rFonts w:ascii="Arial" w:hAnsi="Arial" w:eastAsia="Arial" w:cs="Arial"/>
          <w:sz w:val="28"/>
          <w:szCs w:val="28"/>
        </w:rPr>
        <w:t xml:space="preserve">o débito referente a dezembro de 2020 também deve ser declarado inexigível, pois a obrigação decorrente do fornecimento de água possui natureza pessoal e não acompanha o imóvel</w:t>
      </w:r>
      <w:r>
        <w:rPr>
          <w:rFonts w:ascii="Arial" w:hAnsi="Arial" w:eastAsia="Arial" w:cs="Arial"/>
          <w:sz w:val="28"/>
          <w:szCs w:val="28"/>
        </w:rPr>
        <w:t xml:space="preserve">, sendo indevida a imputação da dívida à apelante com fundamento na condição de mera possuidora ou "consumidora de fato";</w:t>
      </w:r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z w:val="28"/>
          <w:szCs w:val="28"/>
        </w:rPr>
        <w:t xml:space="preserve">2)</w:t>
      </w:r>
      <w:r>
        <w:rPr>
          <w:rFonts w:ascii="Arial" w:hAnsi="Arial" w:eastAsia="Arial" w:cs="Arial"/>
          <w:sz w:val="28"/>
          <w:szCs w:val="28"/>
        </w:rPr>
        <w:t xml:space="preserve"> com o falecimento da titular da unidade consumidora, eventual responsabilidade pelos débitos remanescentes passou a recair sobre o espólio, nos termos do art. </w:t>
      </w:r>
      <w:r>
        <w:rPr>
          <w:rFonts w:ascii="Arial" w:hAnsi="Arial" w:eastAsia="Arial" w:cs="Arial"/>
          <w:sz w:val="28"/>
          <w:szCs w:val="28"/>
        </w:rPr>
        <w:t xml:space="preserve">1.997 do Código Civil</w:t>
      </w:r>
      <w:ins w:id="1118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, e a jurisprudência do TJSP e do STJ veda a cobrança direta de herdeiros ou novos possuidores</w:t>
        </w:r>
      </w:ins>
      <w:r>
        <w:rPr>
          <w:rFonts w:ascii="Arial" w:hAnsi="Arial" w:eastAsia="Arial" w:cs="Arial"/>
          <w:sz w:val="28"/>
          <w:szCs w:val="28"/>
        </w:rPr>
        <w:t xml:space="preserve">;</w:t>
      </w:r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z w:val="28"/>
          <w:szCs w:val="28"/>
        </w:rPr>
        <w:t xml:space="preserve">3)</w:t>
      </w:r>
      <w:r>
        <w:rPr>
          <w:rFonts w:ascii="Arial" w:hAnsi="Arial" w:eastAsia="Arial" w:cs="Arial"/>
          <w:sz w:val="28"/>
          <w:szCs w:val="28"/>
        </w:rPr>
        <w:t xml:space="preserve"> </w:t>
      </w:r>
      <w:del w:id="1119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não se aplica, à hipótese, </w:delText>
        </w:r>
      </w:del>
      <w:r>
        <w:rPr>
          <w:rFonts w:ascii="Arial" w:hAnsi="Arial" w:eastAsia="Arial" w:cs="Arial"/>
          <w:sz w:val="28"/>
          <w:szCs w:val="28"/>
        </w:rPr>
        <w:t xml:space="preserve">a </w:t>
      </w:r>
      <w:del w:id="1120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vedação</w:delText>
        </w:r>
      </w:del>
      <w:ins w:id="1121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tese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del w:id="1122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ao</w:delText>
        </w:r>
      </w:del>
      <w:ins w:id="1123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do</w:t>
        </w:r>
      </w:ins>
      <w:r>
        <w:rPr>
          <w:rFonts w:ascii="Arial" w:hAnsi="Arial" w:eastAsia="Arial" w:cs="Arial"/>
          <w:sz w:val="28"/>
          <w:szCs w:val="28"/>
        </w:rPr>
        <w:t xml:space="preserve"> enriquecimento sem causa</w:t>
      </w:r>
      <w:ins w:id="1124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 deve ser rechaçada</w:t>
        </w:r>
      </w:ins>
      <w:r>
        <w:rPr>
          <w:rFonts w:ascii="Arial" w:hAnsi="Arial" w:eastAsia="Arial" w:cs="Arial"/>
          <w:sz w:val="28"/>
          <w:szCs w:val="28"/>
        </w:rPr>
        <w:t xml:space="preserve">, </w:t>
      </w:r>
      <w:del w:id="1125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porque</w:delText>
        </w:r>
      </w:del>
      <w:ins w:id="1126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pois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del w:id="1127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a</w:delText>
        </w:r>
      </w:del>
      <w:ins w:id="1128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o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del w:id="1129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cobrança</w:delText>
        </w:r>
      </w:del>
      <w:ins w:id="1130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enriquecimento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del w:id="1131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foi</w:delText>
        </w:r>
      </w:del>
      <w:ins w:id="1132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ilícito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del w:id="1133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direcionada</w:delText>
        </w:r>
      </w:del>
      <w:ins w:id="1134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seria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del w:id="1135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à</w:delText>
        </w:r>
      </w:del>
      <w:ins w:id="1136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da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del w:id="1137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autora</w:delText>
        </w:r>
      </w:del>
      <w:ins w:id="1138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concessionária,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del w:id="1139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sem</w:delText>
        </w:r>
      </w:del>
      <w:ins w:id="1140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que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del w:id="1141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demonstração</w:delText>
        </w:r>
      </w:del>
      <w:ins w:id="1142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cobra da apelante dívida do espólio em vez</w:t>
        </w:r>
      </w:ins>
      <w:r>
        <w:rPr>
          <w:rFonts w:ascii="Arial" w:hAnsi="Arial" w:eastAsia="Arial" w:cs="Arial"/>
          <w:sz w:val="28"/>
          <w:szCs w:val="28"/>
        </w:rPr>
        <w:t xml:space="preserve"> de </w:t>
      </w:r>
      <w:del w:id="1143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sua</w:delText>
        </w:r>
      </w:del>
      <w:ins w:id="1144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adotar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del w:id="1145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responsabilidade</w:delText>
        </w:r>
      </w:del>
      <w:ins w:id="1146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os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del w:id="1147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pelo</w:delText>
        </w:r>
      </w:del>
      <w:ins w:id="1148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procedimentos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del w:id="1149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débito</w:delText>
        </w:r>
      </w:del>
      <w:ins w:id="1150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corretos de cobrança</w:t>
        </w:r>
      </w:ins>
      <w:r>
        <w:rPr>
          <w:rFonts w:ascii="Arial" w:hAnsi="Arial" w:eastAsia="Arial" w:cs="Arial"/>
          <w:sz w:val="28"/>
          <w:szCs w:val="28"/>
        </w:rPr>
        <w:t xml:space="preserve">;</w:t>
      </w:r>
      <w:r>
        <w:rPr>
          <w:rFonts w:ascii="Arial" w:hAnsi="Arial" w:eastAsia="Arial" w:cs="Arial"/>
          <w:sz w:val="28"/>
          <w:szCs w:val="28"/>
        </w:rPr>
        <w:t xml:space="preserve"> e</w:t>
      </w:r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sz w:val="28"/>
          <w:szCs w:val="28"/>
        </w:rPr>
        <w:t xml:space="preserve">4)</w:t>
      </w:r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Arial" w:hAnsi="Arial" w:eastAsia="Arial" w:cs="Arial"/>
          <w:sz w:val="28"/>
          <w:szCs w:val="28"/>
        </w:rPr>
        <w:t xml:space="preserve">a verba sucumbencial deve ser atribuída integralmente à ré</w:t>
      </w:r>
      <w:r>
        <w:rPr>
          <w:rFonts w:ascii="Arial" w:hAnsi="Arial" w:eastAsia="Arial" w:cs="Arial"/>
          <w:sz w:val="28"/>
          <w:szCs w:val="28"/>
        </w:rPr>
        <w:t xml:space="preserve">.</w:t>
      </w:r>
      <w:commentRangeEnd w:id="12"/>
      <w:r>
        <w:rPr>
          <w:rStyle w:val="CommentReference"/>
        </w:rPr>
        <w:commentReference w:id="12"/>
      </w:r>
    </w:p>
    <w:p w:rsidR="00BE29E8" w:rsidP="00B1523D" w:rsidRDefault="00BE29E8" w14:paraId="2BC1AEF8" w14:textId="78B22667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BE29E8">
        <w:rPr>
          <w:rFonts w:ascii="Arial" w:hAnsi="Arial" w:cs="Arial"/>
          <w:sz w:val="28"/>
          <w:szCs w:val="28"/>
        </w:rPr>
        <w:t xml:space="preserve"> </w:t>
      </w:r>
    </w:p>
    <w:p w:rsidRPr="00BE29E8" w:rsidR="00BE29E8" w:rsidP="00BE29E8" w:rsidRDefault="00BE29E8" w14:paraId="16C70832" w14:textId="340D7375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Requer </w:t>
      </w:r>
      <w:del w:id="1151" w:author="Assessor GDSXSR" w:date="2026-10-29T19:59:18Z">
        <w:r>
          <w:rPr>
            <w:rFonts w:ascii="Arial" w:hAnsi="Arial" w:cs="Arial"/>
            <w:sz w:val="28"/>
            <w:szCs w:val="28"/>
          </w:rPr>
          <w:delText xml:space="preserve">a</w:delText>
        </w:r>
      </w:del>
      <w:ins w:id="1152" w:author="Assessor GDSXSR" w:date="2026-10-29T19:59:18Z">
        <w:r>
          <w:rPr>
            <w:rFonts w:ascii="Arial" w:hAnsi="Arial" w:cs="Arial"/>
            <w:color w:val="808080"/>
            <w:sz w:val="28"/>
            <w:szCs w:val="28"/>
          </w:rPr>
          <w:t xml:space="preserve">o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153" w:author="Assessor GDSXSR" w:date="2026-10-29T19:59:18Z">
        <w:r>
          <w:rPr>
            <w:rFonts w:ascii="Arial" w:hAnsi="Arial" w:cs="Arial"/>
            <w:sz w:val="28"/>
            <w:szCs w:val="28"/>
          </w:rPr>
          <w:delText xml:space="preserve">reforma</w:delText>
        </w:r>
      </w:del>
      <w:ins w:id="1154" w:author="Assessor GDSXSR" w:date="2026-10-29T19:59:18Z">
        <w:r>
          <w:rPr>
            <w:rFonts w:ascii="Arial" w:hAnsi="Arial" w:cs="Arial"/>
            <w:color w:val="808080"/>
            <w:sz w:val="28"/>
            <w:szCs w:val="28"/>
          </w:rPr>
          <w:t xml:space="preserve">provimento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155" w:author="Assessor GDSXSR" w:date="2026-10-29T19:59:18Z">
        <w:r>
          <w:rPr>
            <w:rFonts w:ascii="Arial" w:hAnsi="Arial" w:cs="Arial"/>
            <w:sz w:val="28"/>
            <w:szCs w:val="28"/>
          </w:rPr>
          <w:delText xml:space="preserve">parcial</w:delText>
        </w:r>
      </w:del>
      <w:ins w:id="1156" w:author="Assessor GDSXSR" w:date="2026-10-29T19:59:18Z">
        <w:r>
          <w:rPr>
            <w:rFonts w:ascii="Arial" w:hAnsi="Arial" w:cs="Arial"/>
            <w:color w:val="808080"/>
            <w:sz w:val="28"/>
            <w:szCs w:val="28"/>
          </w:rPr>
          <w:t xml:space="preserve">do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157" w:author="Assessor GDSXSR" w:date="2026-10-29T19:59:18Z">
        <w:r>
          <w:rPr>
            <w:rFonts w:ascii="Arial" w:hAnsi="Arial" w:cs="Arial"/>
            <w:sz w:val="28"/>
            <w:szCs w:val="28"/>
          </w:rPr>
          <w:delText xml:space="preserve">da r. sentença</w:delText>
        </w:r>
      </w:del>
      <w:ins w:id="1158" w:author="Assessor GDSXSR" w:date="2026-10-29T19:59:18Z">
        <w:r>
          <w:rPr>
            <w:rFonts w:ascii="Arial" w:hAnsi="Arial" w:cs="Arial"/>
            <w:color w:val="808080"/>
            <w:sz w:val="28"/>
            <w:szCs w:val="28"/>
          </w:rPr>
          <w:t xml:space="preserve">apelo</w:t>
        </w:r>
      </w:ins>
      <w:r>
        <w:rPr>
          <w:rFonts w:ascii="Arial" w:hAnsi="Arial" w:cs="Arial"/>
          <w:sz w:val="28"/>
          <w:szCs w:val="28"/>
        </w:rPr>
        <w:t xml:space="preserve"> para</w:t>
      </w:r>
      <w:r>
        <w:rPr>
          <w:rFonts w:ascii="Arial" w:hAnsi="Arial" w:cs="Arial"/>
          <w:sz w:val="28"/>
          <w:szCs w:val="28"/>
        </w:rPr>
        <w:t xml:space="preserve"> declarar a inexigibilidade do débito relativo a dezembro de 2020, com a </w:t>
      </w:r>
      <w:del w:id="1159" w:author="Assessor GDSXSR" w:date="2026-10-29T19:59:18Z">
        <w:r>
          <w:rPr>
            <w:rFonts w:ascii="Arial" w:hAnsi="Arial" w:cs="Arial"/>
            <w:sz w:val="28"/>
            <w:szCs w:val="28"/>
          </w:rPr>
          <w:delText xml:space="preserve">consequente </w:delText>
        </w:r>
      </w:del>
      <w:r>
        <w:rPr>
          <w:rFonts w:ascii="Arial" w:hAnsi="Arial" w:cs="Arial"/>
          <w:sz w:val="28"/>
          <w:szCs w:val="28"/>
        </w:rPr>
        <w:t xml:space="preserve">inversão </w:t>
      </w:r>
      <w:del w:id="1160" w:author="Assessor GDSXSR" w:date="2026-10-29T19:59:18Z">
        <w:r>
          <w:rPr>
            <w:rFonts w:ascii="Arial" w:hAnsi="Arial" w:cs="Arial"/>
            <w:sz w:val="28"/>
            <w:szCs w:val="28"/>
          </w:rPr>
          <w:delText xml:space="preserve">do</w:delText>
        </w:r>
      </w:del>
      <w:ins w:id="1161" w:author="Assessor GDSXSR" w:date="2026-10-29T19:59:18Z">
        <w:r>
          <w:rPr>
            <w:rFonts w:ascii="Arial" w:hAnsi="Arial" w:cs="Arial"/>
            <w:color w:val="808080"/>
            <w:sz w:val="28"/>
            <w:szCs w:val="28"/>
          </w:rPr>
          <w:t xml:space="preserve">dos</w:t>
        </w:r>
      </w:ins>
      <w:r>
        <w:rPr>
          <w:rFonts w:ascii="Arial" w:hAnsi="Arial" w:cs="Arial"/>
          <w:sz w:val="28"/>
          <w:szCs w:val="28"/>
        </w:rPr>
        <w:t xml:space="preserve"> ônus </w:t>
      </w:r>
      <w:r>
        <w:rPr>
          <w:rFonts w:ascii="Arial" w:hAnsi="Arial" w:cs="Arial"/>
          <w:sz w:val="28"/>
          <w:szCs w:val="28"/>
        </w:rPr>
        <w:t xml:space="preserve">de</w:t>
      </w:r>
      <w:r>
        <w:rPr>
          <w:rFonts w:ascii="Arial" w:hAnsi="Arial" w:cs="Arial"/>
          <w:sz w:val="28"/>
          <w:szCs w:val="28"/>
        </w:rPr>
        <w:t xml:space="preserve"> sucumbência</w:t>
      </w:r>
      <w:ins w:id="1162" w:author="Assessor GDSXSR" w:date="2026-10-29T19:59:18Z">
        <w:r>
          <w:rPr>
            <w:rFonts w:ascii="Arial" w:hAnsi="Arial" w:cs="Arial"/>
            <w:color w:val="808080"/>
            <w:sz w:val="28"/>
            <w:szCs w:val="28"/>
          </w:rPr>
          <w:t xml:space="preserve"> e a majoração dos honorários em grau recursal (CPC 85 § 11)</w:t>
        </w:r>
      </w:ins>
      <w:r>
        <w:rPr>
          <w:rFonts w:ascii="Arial" w:hAnsi="Arial" w:cs="Arial"/>
          <w:sz w:val="28"/>
          <w:szCs w:val="28"/>
        </w:rPr>
        <w:t xml:space="preserve">. </w:t>
      </w:r>
    </w:p>
    <w:p w:rsidR="00BE29E8" w:rsidP="00882188" w:rsidRDefault="00BE29E8" w14:paraId="5A305CFD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763E3645" w:rsidP="4107E398" w:rsidRDefault="763E3645" w14:paraId="4999A7C5" w14:textId="24213B70">
      <w:pPr>
        <w:pStyle w:val="ListParagraph"/>
        <w:spacing w:after="0" w:line="360" w:lineRule="auto"/>
        <w:ind w:left="0" w:firstLine="2268"/>
        <w:jc w:val="both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  <w:t xml:space="preserve">Contrarrazões (ID </w:t>
      </w:r>
      <w:r>
        <w:rPr>
          <w:rFonts w:ascii="Arial" w:hAnsi="Arial" w:eastAsia="Arial" w:cs="Arial"/>
          <w:sz w:val="28"/>
          <w:szCs w:val="28"/>
        </w:rPr>
        <w:t xml:space="preserve">89370593</w:t>
      </w:r>
      <w:r>
        <w:rPr>
          <w:rFonts w:ascii="Arial" w:hAnsi="Arial" w:eastAsia="Arial" w:cs="Arial"/>
          <w:sz w:val="28"/>
          <w:szCs w:val="28"/>
        </w:rPr>
        <w:t xml:space="preserve">), em que </w:t>
      </w:r>
      <w:r>
        <w:rPr>
          <w:rFonts w:ascii="Arial" w:hAnsi="Arial" w:eastAsia="Arial" w:cs="Arial"/>
          <w:sz w:val="28"/>
          <w:szCs w:val="28"/>
        </w:rPr>
        <w:t xml:space="preserve">a</w:t>
      </w:r>
      <w:r>
        <w:rPr>
          <w:rFonts w:ascii="Arial" w:hAnsi="Arial" w:eastAsia="Arial" w:cs="Arial"/>
          <w:sz w:val="28"/>
          <w:szCs w:val="28"/>
        </w:rPr>
        <w:t xml:space="preserve"> ré/apelad</w:t>
      </w:r>
      <w:r>
        <w:rPr>
          <w:rFonts w:ascii="Arial" w:hAnsi="Arial" w:eastAsia="Arial" w:cs="Arial"/>
          <w:sz w:val="28"/>
          <w:szCs w:val="28"/>
        </w:rPr>
        <w:t xml:space="preserve">a</w:t>
      </w:r>
      <w:del w:id="1163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,</w:delText>
        </w:r>
      </w:del>
      <w:r>
        <w:rPr>
          <w:rFonts w:ascii="Arial" w:hAnsi="Arial" w:eastAsia="Arial" w:cs="Arial"/>
          <w:sz w:val="28"/>
          <w:szCs w:val="28"/>
        </w:rPr>
        <w:t xml:space="preserve"> </w:t>
      </w:r>
      <w:del w:id="1164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Companhia de Saneamento Ambiental do Distrito Federal - CAESB</w:delText>
        </w:r>
        <w:r>
          <w:rPr>
            <w:rFonts w:ascii="Arial" w:hAnsi="Arial" w:eastAsia="Arial" w:cs="Arial"/>
            <w:sz w:val="28"/>
            <w:szCs w:val="28"/>
          </w:rPr>
          <w:delText xml:space="preserve">, </w:delText>
        </w:r>
        <w:r>
          <w:rPr>
            <w:rFonts w:ascii="Arial" w:hAnsi="Arial" w:eastAsia="Arial" w:cs="Arial"/>
            <w:sz w:val="28"/>
            <w:szCs w:val="28"/>
          </w:rPr>
          <w:delText xml:space="preserve">sustenta</w:delText>
        </w:r>
        <w:r>
          <w:rPr>
            <w:rFonts w:ascii="Arial" w:hAnsi="Arial" w:eastAsia="Arial" w:cs="Arial"/>
            <w:sz w:val="28"/>
            <w:szCs w:val="28"/>
          </w:rPr>
          <w:delText xml:space="preserve">,</w:delText>
        </w:r>
        <w:r>
          <w:rPr>
            <w:rFonts w:ascii="Arial" w:hAnsi="Arial" w:eastAsia="Arial" w:cs="Arial"/>
            <w:sz w:val="28"/>
            <w:szCs w:val="28"/>
          </w:rPr>
          <w:delText xml:space="preserve"> </w:delText>
        </w:r>
        <w:r>
          <w:rPr>
            <w:rFonts w:ascii="Arial" w:hAnsi="Arial" w:eastAsia="Arial" w:cs="Arial"/>
            <w:sz w:val="28"/>
            <w:szCs w:val="28"/>
          </w:rPr>
          <w:delText xml:space="preserve">em síntese,</w:delText>
        </w:r>
      </w:del>
      <w:ins w:id="1165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alega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Arial" w:hAnsi="Arial" w:eastAsia="Arial" w:cs="Arial"/>
          <w:sz w:val="28"/>
          <w:szCs w:val="28"/>
        </w:rPr>
        <w:t xml:space="preserve">que</w:t>
      </w:r>
      <w:ins w:id="1166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: </w:t>
        </w:r>
        <w:r>
          <w:rPr>
            <w:rFonts w:ascii="Arial" w:hAnsi="Arial" w:eastAsia="Arial" w:cs="Arial"/>
            <w:b/>
            <w:color w:val="808080"/>
            <w:sz w:val="28"/>
            <w:szCs w:val="28"/>
          </w:rPr>
          <w:t xml:space="preserve">1)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Arial" w:hAnsi="Arial" w:eastAsia="Arial" w:cs="Arial"/>
          <w:sz w:val="28"/>
          <w:szCs w:val="28"/>
        </w:rPr>
        <w:t xml:space="preserve">o débito referente a dezembro de 2020 é de responsabilidade da autora, que </w:t>
      </w:r>
      <w:del w:id="1167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ocupava</w:delText>
        </w:r>
      </w:del>
      <w:ins w:id="1168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afirma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del w:id="1169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o</w:delText>
        </w:r>
      </w:del>
      <w:ins w:id="1170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ter estado no</w:t>
        </w:r>
      </w:ins>
      <w:r>
        <w:rPr>
          <w:rFonts w:ascii="Arial" w:hAnsi="Arial" w:eastAsia="Arial" w:cs="Arial"/>
          <w:sz w:val="28"/>
          <w:szCs w:val="28"/>
        </w:rPr>
        <w:t xml:space="preserve"> imóvel</w:t>
      </w:r>
      <w:del w:id="1171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 e usufruía do serviço</w:delText>
        </w:r>
      </w:del>
      <w:r>
        <w:rPr>
          <w:rFonts w:ascii="Arial" w:hAnsi="Arial" w:eastAsia="Arial" w:cs="Arial"/>
          <w:sz w:val="28"/>
          <w:szCs w:val="28"/>
        </w:rPr>
        <w:t xml:space="preserve"> no período</w:t>
      </w:r>
      <w:ins w:id="1172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; e </w:t>
        </w:r>
        <w:r>
          <w:rPr>
            <w:rFonts w:ascii="Arial" w:hAnsi="Arial" w:eastAsia="Arial" w:cs="Arial"/>
            <w:b/>
            <w:color w:val="808080"/>
            <w:sz w:val="28"/>
            <w:szCs w:val="28"/>
          </w:rPr>
          <w:t xml:space="preserve">2)</w:t>
        </w:r>
        <w:r>
          <w:rPr>
            <w:rFonts w:ascii="Arial" w:hAnsi="Arial" w:eastAsia="Arial" w:cs="Arial"/>
            <w:color w:val="808080"/>
            <w:sz w:val="28"/>
            <w:szCs w:val="28"/>
          </w:rPr>
          <w:t xml:space="preserve"> a sucumbência é recíproca, por critério objetivo</w:t>
        </w:r>
      </w:ins>
      <w:r>
        <w:rPr>
          <w:rFonts w:ascii="Arial" w:hAnsi="Arial" w:eastAsia="Arial" w:cs="Arial"/>
          <w:sz w:val="28"/>
          <w:szCs w:val="28"/>
        </w:rPr>
        <w:t xml:space="preserve">.</w:t>
      </w:r>
      <w:del w:id="1173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 </w:delText>
        </w:r>
        <w:r>
          <w:rPr>
            <w:rFonts w:ascii="Arial" w:hAnsi="Arial" w:eastAsia="Arial" w:cs="Arial"/>
            <w:sz w:val="28"/>
            <w:szCs w:val="28"/>
          </w:rPr>
          <w:delText xml:space="preserve"> </w:delText>
        </w:r>
      </w:del>
    </w:p>
    <w:p w:rsidRPr="00882188" w:rsidR="00882188" w:rsidP="00882188" w:rsidRDefault="00882188" w14:paraId="6EEF5CB3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00882188" w:rsidP="00F8450D" w:rsidRDefault="00882188" w14:paraId="5A5C960D" w14:textId="3A298C3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00882188">
        <w:rPr>
          <w:rFonts w:ascii="Arial" w:hAnsi="Arial" w:cs="Arial"/>
          <w:sz w:val="28"/>
          <w:szCs w:val="28"/>
        </w:rPr>
        <w:t>É o relatório.</w:t>
      </w:r>
    </w:p>
    <w:p w:rsidRPr="00355C73" w:rsidR="00882188" w:rsidP="00355C73" w:rsidRDefault="00355C73" w14:paraId="1869B69C" w14:textId="7A25C947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355C73">
        <w:rPr>
          <w:rFonts w:ascii="Arial" w:hAnsi="Arial" w:cs="Arial"/>
          <w:b/>
          <w:bCs/>
          <w:sz w:val="28"/>
          <w:szCs w:val="28"/>
        </w:rPr>
        <w:t>VOTO</w:t>
      </w:r>
    </w:p>
    <w:p w:rsidR="00882188" w:rsidP="00DB1301" w:rsidRDefault="00882188" w14:paraId="5518CFBB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Pr="00355C73" w:rsidR="00355C73" w:rsidP="00EE4F9E" w:rsidRDefault="00355C73" w14:paraId="39B1C8E2" w14:textId="1BE1B14E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55C73">
        <w:rPr>
          <w:rFonts w:ascii="Arial" w:hAnsi="Arial" w:cs="Arial"/>
          <w:b/>
          <w:bCs/>
          <w:sz w:val="28"/>
          <w:szCs w:val="28"/>
        </w:rPr>
        <w:t>O Senhor Desembargador SÉRGIO ROCHA – Relator.</w:t>
      </w:r>
    </w:p>
    <w:p w:rsidR="00355C73" w:rsidP="00EE4F9E" w:rsidRDefault="00355C73" w14:paraId="2F38563C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00355C73" w:rsidP="00EE4F9E" w:rsidRDefault="00A72414" w14:paraId="61AE6B8E" w14:textId="1EDAD045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Ação ajuizada em </w:t>
      </w:r>
      <w:r>
        <w:rPr>
          <w:rFonts w:ascii="Arial" w:hAnsi="Arial" w:cs="Arial"/>
          <w:sz w:val="28"/>
          <w:szCs w:val="28"/>
        </w:rPr>
        <w:t xml:space="preserve">28</w:t>
      </w:r>
      <w:r>
        <w:rPr>
          <w:rFonts w:ascii="Arial" w:hAnsi="Arial" w:cs="Arial"/>
          <w:sz w:val="28"/>
          <w:szCs w:val="28"/>
        </w:rPr>
        <w:t xml:space="preserve">/</w:t>
      </w:r>
      <w:r>
        <w:rPr>
          <w:rFonts w:ascii="Arial" w:hAnsi="Arial" w:cs="Arial"/>
          <w:sz w:val="28"/>
          <w:szCs w:val="28"/>
        </w:rPr>
        <w:t xml:space="preserve">10</w:t>
      </w:r>
      <w:r>
        <w:rPr>
          <w:rFonts w:ascii="Arial" w:hAnsi="Arial" w:cs="Arial"/>
          <w:sz w:val="28"/>
          <w:szCs w:val="28"/>
        </w:rPr>
        <w:t xml:space="preserve">/202</w:t>
      </w:r>
      <w:r>
        <w:rPr>
          <w:rFonts w:ascii="Arial" w:hAnsi="Arial" w:cs="Arial"/>
          <w:sz w:val="28"/>
          <w:szCs w:val="28"/>
        </w:rPr>
        <w:t xml:space="preserve">5</w:t>
      </w:r>
      <w:r>
        <w:rPr>
          <w:rFonts w:ascii="Arial" w:hAnsi="Arial" w:cs="Arial"/>
          <w:sz w:val="28"/>
          <w:szCs w:val="28"/>
        </w:rPr>
        <w:t xml:space="preserve">. Sentença proferida em </w:t>
      </w:r>
      <w:r>
        <w:rPr>
          <w:rFonts w:ascii="Arial" w:hAnsi="Arial" w:cs="Arial"/>
          <w:sz w:val="28"/>
          <w:szCs w:val="28"/>
        </w:rPr>
        <w:t xml:space="preserve">08</w:t>
      </w:r>
      <w:r>
        <w:rPr>
          <w:rFonts w:ascii="Arial" w:hAnsi="Arial" w:cs="Arial"/>
          <w:sz w:val="28"/>
          <w:szCs w:val="28"/>
        </w:rPr>
        <w:t xml:space="preserve">/0</w:t>
      </w:r>
      <w:r>
        <w:rPr>
          <w:rFonts w:ascii="Arial" w:hAnsi="Arial" w:cs="Arial"/>
          <w:sz w:val="28"/>
          <w:szCs w:val="28"/>
        </w:rPr>
        <w:t xml:space="preserve">7</w:t>
      </w:r>
      <w:ins w:id="1174" w:author="Assessor GDSXSR" w:date="2026-10-29T19:59:18Z">
        <w:r>
          <w:rPr>
            <w:rFonts w:ascii="Arial" w:hAnsi="Arial" w:cs="Arial"/>
            <w:color w:val="808080"/>
            <w:sz w:val="28"/>
            <w:szCs w:val="28"/>
          </w:rPr>
          <w:t xml:space="preserve">/2026. Sentença em embargos de declaração proferida em 12/08</w:t>
        </w:r>
      </w:ins>
      <w:r>
        <w:rPr>
          <w:rFonts w:ascii="Arial" w:hAnsi="Arial" w:cs="Arial"/>
          <w:sz w:val="28"/>
          <w:szCs w:val="28"/>
        </w:rPr>
        <w:t xml:space="preserve">/2026</w:t>
      </w:r>
      <w:r>
        <w:rPr>
          <w:rFonts w:ascii="Arial" w:hAnsi="Arial" w:cs="Arial"/>
          <w:sz w:val="28"/>
          <w:szCs w:val="28"/>
        </w:rPr>
        <w:t xml:space="preserve">. Apelo interposto em </w:t>
      </w:r>
      <w:r>
        <w:rPr>
          <w:rFonts w:ascii="Arial" w:hAnsi="Arial" w:cs="Arial"/>
          <w:sz w:val="28"/>
          <w:szCs w:val="28"/>
        </w:rPr>
        <w:t xml:space="preserve">14</w:t>
      </w:r>
      <w:r>
        <w:rPr>
          <w:rFonts w:ascii="Arial" w:hAnsi="Arial" w:cs="Arial"/>
          <w:sz w:val="28"/>
          <w:szCs w:val="28"/>
        </w:rPr>
        <w:t xml:space="preserve">/0</w:t>
      </w:r>
      <w:r>
        <w:rPr>
          <w:rFonts w:ascii="Arial" w:hAnsi="Arial" w:cs="Arial"/>
          <w:sz w:val="28"/>
          <w:szCs w:val="28"/>
        </w:rPr>
        <w:t xml:space="preserve">8</w:t>
      </w:r>
      <w:r>
        <w:rPr>
          <w:rFonts w:ascii="Arial" w:hAnsi="Arial" w:cs="Arial"/>
          <w:sz w:val="28"/>
          <w:szCs w:val="28"/>
        </w:rPr>
        <w:t xml:space="preserve">/2026</w:t>
      </w:r>
      <w:r>
        <w:rPr>
          <w:rFonts w:ascii="Arial" w:hAnsi="Arial" w:cs="Arial"/>
          <w:sz w:val="28"/>
          <w:szCs w:val="28"/>
        </w:rPr>
        <w:t xml:space="preserve">. Valor da causa: </w:t>
      </w:r>
      <w:r>
        <w:rPr>
          <w:rFonts w:ascii="Arial" w:hAnsi="Arial" w:cs="Arial"/>
          <w:sz w:val="28"/>
          <w:szCs w:val="28"/>
        </w:rPr>
        <w:t xml:space="preserve">R$ </w:t>
      </w:r>
      <w:r>
        <w:rPr>
          <w:rFonts w:ascii="Arial" w:hAnsi="Arial" w:cs="Arial"/>
          <w:sz w:val="28"/>
          <w:szCs w:val="28"/>
        </w:rPr>
        <w:t xml:space="preserve">1.765,64</w:t>
      </w:r>
      <w:r>
        <w:rPr>
          <w:rFonts w:ascii="Arial" w:hAnsi="Arial" w:cs="Arial"/>
          <w:sz w:val="28"/>
          <w:szCs w:val="28"/>
        </w:rPr>
        <w:t xml:space="preserve">.</w:t>
      </w:r>
    </w:p>
    <w:p w:rsidR="00355C73" w:rsidP="00EE4F9E" w:rsidRDefault="00355C73" w14:paraId="58BDE931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Pr="00944F7C" w:rsidR="00A72414" w:rsidP="00EE4F9E" w:rsidRDefault="00A72414" w14:paraId="6DD4E06C" w14:textId="3A34E75F">
      <w:pPr>
        <w:spacing w:after="0" w:line="360" w:lineRule="auto"/>
        <w:jc w:val="center"/>
        <w:rPr>
          <w:ins w:id="1187" w:author="Assessor GDSXSR" w:date="2026-10-29T19:59:18Z"/>
          <w:rFonts w:ascii="Arial" w:hAnsi="Arial" w:cs="Arial"/>
          <w:b/>
          <w:bCs/>
          <w:color w:val="000000" w:themeColor="text1"/>
          <w:sz w:val="28"/>
          <w:szCs w:val="28"/>
        </w:rPr>
      </w:pPr>
      <w:r w:rsidRPr="4107E398">
        <w:rPr>
          <w:rFonts w:ascii="Arial" w:hAnsi="Arial" w:cs="Arial"/>
          <w:b/>
          <w:bCs/>
          <w:color w:val="000000" w:themeColor="text1"/>
          <w:sz w:val="28"/>
          <w:szCs w:val="28"/>
        </w:rPr>
        <w:t>APELO D</w:t>
      </w:r>
      <w:r w:rsidRPr="4107E398" w:rsidR="63EC5803">
        <w:rPr>
          <w:rFonts w:ascii="Arial" w:hAnsi="Arial" w:cs="Arial"/>
          <w:b/>
          <w:bCs/>
          <w:color w:val="000000" w:themeColor="text1"/>
          <w:sz w:val="28"/>
          <w:szCs w:val="28"/>
        </w:rPr>
        <w:t>A</w:t>
      </w:r>
      <w:r w:rsidRPr="4107E398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AUTOR</w:t>
      </w:r>
      <w:r w:rsidRPr="4107E398" w:rsidR="4EC7DD80">
        <w:rPr>
          <w:rFonts w:ascii="Arial" w:hAnsi="Arial" w:cs="Arial"/>
          <w:b/>
          <w:bCs/>
          <w:color w:val="000000" w:themeColor="text1"/>
          <w:sz w:val="28"/>
          <w:szCs w:val="28"/>
        </w:rPr>
        <w:t>A</w:t>
      </w:r>
      <w:r w:rsidRPr="4107E398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, </w:t>
      </w:r>
      <w:r w:rsidRPr="4107E398" w:rsidR="7153BFE0">
        <w:rPr>
          <w:rFonts w:ascii="Arial" w:hAnsi="Arial" w:cs="Arial"/>
          <w:b/>
          <w:bCs/>
          <w:color w:val="000000" w:themeColor="text1"/>
          <w:sz w:val="28"/>
          <w:szCs w:val="28"/>
        </w:rPr>
        <w:t>MARIA PEREIRA DE BRITO</w:t>
      </w:r>
    </w:p>
    <w:p>
      <w:pPr>
        <w:spacing w:after="0" w:line="360" w:lineRule="auto"/>
        <w:jc w:val="center"/>
        <w:rPr>
          <w:ins w:id="1188" w:author="Assessor GDSXSR" w:date="2026-10-29T19:59:18Z"/>
          <w:rFonts w:ascii="Arial" w:hAnsi="Arial" w:cs="Arial"/>
          <w:b/>
          <w:bCs/>
          <w:color w:val="000000" w:themeColor="text1"/>
          <w:sz w:val="28"/>
          <w:szCs w:val="28"/>
        </w:rPr>
      </w:pPr>
    </w:p>
    <w:p>
      <w:pPr>
        <w:spacing w:after="0" w:line="360" w:lineRule="auto"/>
        <w:ind w:firstLine="2268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ins w:id="1189" w:author="Assessor GDSXSR" w:date="2026-10-29T19:59:18Z">
        <w:r>
          <w:rPr>
            <w:rFonts w:ascii="Arial" w:hAnsi="Arial" w:cs="Arial"/>
            <w:b w:val="0"/>
            <w:bCs/>
            <w:color w:val="808080"/>
            <w:sz w:val="28"/>
            <w:szCs w:val="28"/>
          </w:rPr>
          <w:t xml:space="preserve">Presentes os pressupostos de admissibilidade, conheço do apelo.</w:t>
        </w:r>
      </w:ins>
    </w:p>
    <w:p w:rsidRPr="007E1C8C" w:rsidR="00EB3378" w:rsidP="00EE4F9E" w:rsidRDefault="00EB3378" w14:paraId="5B5F0A2E" w14:textId="7777777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:rsidR="00341D84" w:rsidP="00EE4F9E" w:rsidRDefault="00341D84" w14:paraId="5431CCC9" w14:textId="09273E31">
      <w:pPr>
        <w:spacing w:after="0" w:line="360" w:lineRule="auto"/>
        <w:ind w:hanging="142"/>
        <w:jc w:val="center"/>
        <w:rPr>
          <w:rFonts w:ascii="Arial" w:hAnsi="Arial" w:cs="Arial"/>
          <w:sz w:val="28"/>
          <w:szCs w:val="28"/>
        </w:rPr>
      </w:pPr>
      <w:commentRangeStart w:id="13"/>
      <w:r>
        <w:rPr>
          <w:rFonts w:ascii="Arial" w:hAnsi="Arial" w:cs="Arial"/>
          <w:sz w:val="28"/>
          <w:szCs w:val="28"/>
          <w:highlight w:val="yellow"/>
          <w:rPrChange w:id="1179" w:author="Assessor GDSXSR" w:date="2026-10-29T19:59:18Z">
            <w:rPr>
              <w:rFonts w:ascii="Arial" w:hAnsi="Arial" w:cs="Arial"/>
              <w:sz w:val="28"/>
              <w:szCs w:val="28"/>
            </w:rPr>
          </w:rPrChange>
        </w:rPr>
        <w:t xml:space="preserve">DA</w:t>
      </w:r>
      <w:ins w:id="1180" w:author="Assessor GDSXSR" w:date="2026-10-29T19:59:18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 DECLARAÇÃO DE</w:t>
        </w:r>
      </w:ins>
      <w:r>
        <w:rPr>
          <w:rFonts w:ascii="Arial" w:hAnsi="Arial" w:cs="Arial"/>
          <w:sz w:val="28"/>
          <w:szCs w:val="28"/>
          <w:highlight w:val="yellow"/>
          <w:rPrChange w:id="1181" w:author="Assessor GDSXSR" w:date="2026-10-29T19:59:18Z">
            <w:rPr>
              <w:rFonts w:ascii="Arial" w:hAnsi="Arial" w:cs="Arial"/>
              <w:sz w:val="28"/>
              <w:szCs w:val="28"/>
            </w:rPr>
          </w:rPrChange>
        </w:rPr>
        <w:t xml:space="preserve"> </w:t>
      </w:r>
      <w:r>
        <w:rPr>
          <w:rFonts w:ascii="Arial" w:hAnsi="Arial" w:cs="Arial"/>
          <w:sz w:val="28"/>
          <w:szCs w:val="28"/>
          <w:highlight w:val="yellow"/>
          <w:rPrChange w:id="1182" w:author="Assessor GDSXSR" w:date="2026-10-29T19:59:18Z">
            <w:rPr>
              <w:rFonts w:ascii="Arial" w:hAnsi="Arial" w:cs="Arial"/>
              <w:sz w:val="28"/>
              <w:szCs w:val="28"/>
            </w:rPr>
          </w:rPrChange>
        </w:rPr>
        <w:t xml:space="preserve">INEXIGIBILIDADE DO DÉBITO </w:t>
      </w:r>
      <w:del w:id="1183" w:author="Assessor GDSXSR" w:date="2026-10-29T19:59:18Z">
        <w:r>
          <w:rPr>
            <w:rFonts w:ascii="Arial" w:hAnsi="Arial" w:cs="Arial"/>
            <w:sz w:val="28"/>
            <w:szCs w:val="28"/>
            <w:highlight w:val="yellow"/>
          </w:rPr>
          <w:delText xml:space="preserve">REFERENTE </w:delText>
        </w:r>
        <w:r>
          <w:rPr>
            <w:rFonts w:ascii="Arial" w:hAnsi="Arial" w:cs="Arial"/>
            <w:sz w:val="28"/>
            <w:szCs w:val="28"/>
            <w:highlight w:val="yellow"/>
          </w:rPr>
          <w:delText xml:space="preserve">A</w:delText>
        </w:r>
      </w:del>
      <w:ins w:id="1184" w:author="Assessor GDSXSR" w:date="2026-10-29T19:59:18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DE</w:t>
        </w:r>
      </w:ins>
      <w:r>
        <w:rPr>
          <w:rFonts w:ascii="Arial" w:hAnsi="Arial" w:cs="Arial"/>
          <w:sz w:val="28"/>
          <w:szCs w:val="28"/>
          <w:highlight w:val="yellow"/>
          <w:rPrChange w:id="1185" w:author="Assessor GDSXSR" w:date="2026-10-29T19:59:18Z">
            <w:rPr>
              <w:rFonts w:ascii="Arial" w:hAnsi="Arial" w:cs="Arial"/>
              <w:sz w:val="28"/>
              <w:szCs w:val="28"/>
            </w:rPr>
          </w:rPrChange>
        </w:rPr>
        <w:t xml:space="preserve"> DEZEMBRO DE 2020</w:t>
      </w:r>
      <w:ins w:id="1186" w:author="Assessor GDSXSR" w:date="2026-10-29T19:59:18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 POR AUSÊNCIA DE PROVA DO CONSUMO</w:t>
        </w:r>
      </w:ins>
      <w:commentRangeEnd w:id="13"/>
      <w:r>
        <w:rPr>
          <w:rStyle w:val="CommentReference"/>
        </w:rPr>
        <w:commentReference w:id="13"/>
      </w:r>
    </w:p>
    <w:p w:rsidR="00341D84" w:rsidP="00EE4F9E" w:rsidRDefault="00341D84" w14:paraId="158A262B" w14:textId="77777777">
      <w:pPr>
        <w:spacing w:after="0" w:line="360" w:lineRule="auto"/>
        <w:ind w:firstLine="2268"/>
        <w:jc w:val="both"/>
        <w:rPr>
          <w:rFonts w:ascii="Arial" w:hAnsi="Arial" w:eastAsia="Arial" w:cs="Arial"/>
          <w:sz w:val="28"/>
          <w:szCs w:val="28"/>
        </w:rPr>
      </w:pPr>
    </w:p>
    <w:p w:rsidRPr="007E1C8C" w:rsidR="00341D84" w:rsidP="00EE4F9E" w:rsidRDefault="242F8314" w14:paraId="1ED1A979" w14:textId="26AB9D7C">
      <w:pPr>
        <w:spacing w:after="0" w:line="360" w:lineRule="auto"/>
        <w:ind w:firstLine="2268"/>
        <w:jc w:val="both"/>
        <w:rPr>
          <w:rFonts w:ascii="Arial" w:hAnsi="Arial" w:eastAsia="Arial" w:cs="Arial"/>
          <w:sz w:val="28"/>
          <w:szCs w:val="28"/>
        </w:rPr>
      </w:pPr>
      <w:commentRangeStart w:id="14"/>
      <w:r>
        <w:rPr>
          <w:rFonts w:ascii="Arial" w:hAnsi="Arial" w:eastAsia="Arial" w:cs="Arial"/>
          <w:color w:val="000000" w:themeColor="text1"/>
          <w:sz w:val="28"/>
          <w:szCs w:val="28"/>
        </w:rPr>
        <w:t xml:space="preserve">A</w:t>
      </w:r>
      <w:r>
        <w:rPr>
          <w:rFonts w:ascii="Arial" w:hAnsi="Arial" w:eastAsia="Arial" w:cs="Arial"/>
          <w:color w:val="000000" w:themeColor="text1"/>
          <w:sz w:val="28"/>
          <w:szCs w:val="28"/>
        </w:rPr>
        <w:t xml:space="preserve"> </w:t>
      </w:r>
      <w:ins w:id="1193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autora/</w:t>
        </w:r>
      </w:ins>
      <w:r>
        <w:rPr>
          <w:rFonts w:ascii="Arial" w:hAnsi="Arial" w:eastAsia="Arial" w:cs="Arial"/>
          <w:color w:val="000000" w:themeColor="text1"/>
          <w:sz w:val="28"/>
          <w:szCs w:val="28"/>
        </w:rPr>
        <w:t xml:space="preserve">apelante alega que</w:t>
      </w:r>
      <w:r>
        <w:rPr>
          <w:rFonts w:ascii="Arial" w:hAnsi="Arial" w:eastAsia="Arial" w:cs="Arial"/>
          <w:color w:val="000000" w:themeColor="text1"/>
          <w:sz w:val="28"/>
          <w:szCs w:val="28"/>
        </w:rPr>
        <w:t xml:space="preserve">:</w:t>
      </w:r>
      <w:r>
        <w:rPr>
          <w:rFonts w:ascii="Arial" w:hAnsi="Arial" w:eastAsia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color w:val="000000" w:themeColor="text1"/>
          <w:sz w:val="28"/>
          <w:szCs w:val="28"/>
          <w:rPrChange w:id="1194" w:author="Assessor GDSXSR" w:date="2026-10-29T19:59:18Z">
            <w:rPr>
              <w:rFonts w:ascii="Arial" w:hAnsi="Arial" w:eastAsia="Arial" w:cs="Arial"/>
              <w:b/>
              <w:bCs/>
              <w:color w:val="000000" w:themeColor="text1"/>
              <w:sz w:val="28"/>
              <w:szCs w:val="28"/>
            </w:rPr>
          </w:rPrChange>
        </w:rPr>
        <w:t xml:space="preserve">1)</w:t>
      </w:r>
      <w:r>
        <w:rPr>
          <w:rFonts w:ascii="Arial" w:hAnsi="Arial" w:eastAsia="Arial" w:cs="Arial"/>
          <w:sz w:val="28"/>
          <w:szCs w:val="28"/>
        </w:rPr>
        <w:t xml:space="preserve"> o débito referente ao mês de dezembro de 2020 também deve ser declarado inexigível, pois a obrigação decorrente do fornecimento de água possui natureza pessoal e não acompanha o imóvel</w:t>
      </w:r>
      <w:r>
        <w:rPr>
          <w:rFonts w:ascii="Arial" w:hAnsi="Arial" w:eastAsia="Arial" w:cs="Arial"/>
          <w:sz w:val="28"/>
          <w:szCs w:val="28"/>
        </w:rPr>
        <w:t xml:space="preserve">, </w:t>
      </w:r>
      <w:r>
        <w:rPr>
          <w:rFonts w:ascii="Arial" w:hAnsi="Arial" w:eastAsia="Arial" w:cs="Arial"/>
          <w:sz w:val="28"/>
          <w:szCs w:val="28"/>
        </w:rPr>
        <w:t xml:space="preserve">sendo indevida a imputação da dívida à apelante com fundamento na condição de mera possuidora ou </w:t>
      </w:r>
      <w:del w:id="1195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"</w:delText>
        </w:r>
      </w:del>
      <w:ins w:id="1196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“</w:t>
        </w:r>
      </w:ins>
      <w:r>
        <w:rPr>
          <w:rFonts w:ascii="Arial" w:hAnsi="Arial" w:eastAsia="Arial" w:cs="Arial"/>
          <w:sz w:val="28"/>
          <w:szCs w:val="28"/>
        </w:rPr>
        <w:t xml:space="preserve">consumidora de fato</w:t>
      </w:r>
      <w:del w:id="1197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"</w:delText>
        </w:r>
      </w:del>
      <w:ins w:id="1198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”</w:t>
        </w:r>
      </w:ins>
      <w:r>
        <w:rPr>
          <w:rFonts w:ascii="Arial" w:hAnsi="Arial" w:eastAsia="Arial" w:cs="Arial"/>
          <w:sz w:val="28"/>
          <w:szCs w:val="28"/>
        </w:rPr>
        <w:t xml:space="preserve">; </w:t>
      </w:r>
      <w:r>
        <w:rPr>
          <w:rFonts w:ascii="Arial" w:hAnsi="Arial" w:eastAsia="Arial" w:cs="Arial"/>
          <w:b/>
          <w:bCs/>
          <w:sz w:val="28"/>
          <w:szCs w:val="28"/>
          <w:rPrChange w:id="1199" w:author="Assessor GDSXSR" w:date="2026-10-29T19:59:18Z">
            <w:rPr>
              <w:rFonts w:ascii="Arial" w:hAnsi="Arial" w:eastAsia="Arial" w:cs="Arial"/>
              <w:b/>
              <w:bCs/>
              <w:sz w:val="28"/>
              <w:szCs w:val="28"/>
            </w:rPr>
          </w:rPrChange>
        </w:rPr>
        <w:t xml:space="preserve">2)</w:t>
      </w:r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Arial" w:hAnsi="Arial" w:eastAsia="Arial" w:cs="Arial"/>
          <w:sz w:val="28"/>
          <w:szCs w:val="28"/>
        </w:rPr>
        <w:t xml:space="preserve">com o falecimento da titular da unidade consumidora, eventual débito remanescente deveria ser exigido do espólio</w:t>
      </w:r>
      <w:del w:id="1200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,</w:delText>
        </w:r>
      </w:del>
      <w:r>
        <w:rPr>
          <w:rFonts w:ascii="Arial" w:hAnsi="Arial" w:eastAsia="Arial" w:cs="Arial"/>
          <w:sz w:val="28"/>
          <w:szCs w:val="28"/>
        </w:rPr>
        <w:t xml:space="preserve"> </w:t>
      </w:r>
      <w:del w:id="1201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nos termos do art.</w:delText>
        </w:r>
      </w:del>
      <w:ins w:id="1202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(CC</w:t>
        </w:r>
      </w:ins>
      <w:r>
        <w:rPr>
          <w:rFonts w:ascii="Arial" w:hAnsi="Arial" w:eastAsia="Arial" w:cs="Arial"/>
          <w:sz w:val="28"/>
          <w:szCs w:val="28"/>
        </w:rPr>
        <w:t xml:space="preserve"> 1.997</w:t>
      </w:r>
      <w:del w:id="1203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 do Código Civil, </w:delText>
        </w:r>
        <w:r>
          <w:rPr>
            <w:rFonts w:ascii="Arial" w:hAnsi="Arial" w:eastAsia="Arial" w:cs="Arial"/>
            <w:sz w:val="28"/>
            <w:szCs w:val="28"/>
          </w:rPr>
          <w:delText xml:space="preserve">cabendo à CAESB adotar as medidas cabíveis para cobrança perante os sucessores da devedora na forma da lei</w:delText>
        </w:r>
      </w:del>
      <w:ins w:id="1204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)</w:t>
        </w:r>
      </w:ins>
      <w:r>
        <w:rPr>
          <w:rFonts w:ascii="Arial" w:hAnsi="Arial" w:eastAsia="Arial" w:cs="Arial"/>
          <w:sz w:val="28"/>
          <w:szCs w:val="28"/>
        </w:rPr>
        <w:t xml:space="preserve">, sendo</w:t>
      </w:r>
      <w:del w:id="1205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, assim,</w:delText>
        </w:r>
      </w:del>
      <w:r>
        <w:rPr>
          <w:rFonts w:ascii="Arial" w:hAnsi="Arial" w:eastAsia="Arial" w:cs="Arial"/>
          <w:sz w:val="28"/>
          <w:szCs w:val="28"/>
        </w:rPr>
        <w:t xml:space="preserve"> </w:t>
      </w:r>
      <w:r>
        <w:rPr>
          <w:rFonts w:ascii="Arial" w:hAnsi="Arial" w:eastAsia="Arial" w:cs="Arial"/>
          <w:sz w:val="28"/>
          <w:szCs w:val="28"/>
        </w:rPr>
        <w:t xml:space="preserve">indevida a</w:t>
      </w:r>
      <w:r>
        <w:rPr>
          <w:rFonts w:ascii="Arial" w:hAnsi="Arial" w:eastAsia="Arial" w:cs="Arial"/>
          <w:sz w:val="28"/>
          <w:szCs w:val="28"/>
        </w:rPr>
        <w:t xml:space="preserve"> transfer</w:t>
      </w:r>
      <w:r>
        <w:rPr>
          <w:rFonts w:ascii="Arial" w:hAnsi="Arial" w:eastAsia="Arial" w:cs="Arial"/>
          <w:sz w:val="28"/>
          <w:szCs w:val="28"/>
        </w:rPr>
        <w:t xml:space="preserve">ência d</w:t>
      </w:r>
      <w:r>
        <w:rPr>
          <w:rFonts w:ascii="Arial" w:hAnsi="Arial" w:eastAsia="Arial" w:cs="Arial"/>
          <w:sz w:val="28"/>
          <w:szCs w:val="28"/>
        </w:rPr>
        <w:t xml:space="preserve">a obrigação à ape</w:t>
      </w:r>
      <w:r>
        <w:rPr>
          <w:rFonts w:ascii="Arial" w:hAnsi="Arial" w:eastAsia="Arial" w:cs="Arial"/>
          <w:sz w:val="28"/>
          <w:szCs w:val="28"/>
        </w:rPr>
        <w:t xml:space="preserve">lante</w:t>
      </w:r>
      <w:del w:id="1206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;</w:delText>
        </w:r>
      </w:del>
      <w:ins w:id="1207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,</w:t>
        </w:r>
      </w:ins>
      <w:r>
        <w:rPr>
          <w:rFonts w:ascii="Arial" w:hAnsi="Arial" w:eastAsia="Arial" w:cs="Arial"/>
          <w:b/>
          <w:bCs/>
          <w:sz w:val="28"/>
          <w:szCs w:val="28"/>
        </w:rPr>
        <w:t xml:space="preserve"> </w:t>
      </w:r>
      <w:del w:id="1208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e </w:delText>
        </w:r>
        <w:r>
          <w:rPr>
            <w:rFonts w:ascii="Arial" w:hAnsi="Arial" w:eastAsia="Arial" w:cs="Arial"/>
            <w:b/>
            <w:bCs/>
            <w:sz w:val="28"/>
            <w:szCs w:val="28"/>
          </w:rPr>
          <w:delText xml:space="preserve">3)</w:delText>
        </w:r>
        <w:r>
          <w:rPr>
            <w:rFonts w:ascii="Arial" w:hAnsi="Arial" w:eastAsia="Arial" w:cs="Arial"/>
            <w:sz w:val="28"/>
            <w:szCs w:val="28"/>
          </w:rPr>
          <w:delText xml:space="preserve"> </w:delText>
        </w:r>
        <w:r>
          <w:rPr>
            <w:rFonts w:ascii="Arial" w:hAnsi="Arial" w:eastAsia="Arial" w:cs="Arial"/>
            <w:sz w:val="28"/>
            <w:szCs w:val="28"/>
          </w:rPr>
          <w:delText xml:space="preserve">a sentença contrariou</w:delText>
        </w:r>
      </w:del>
      <w:ins w:id="1209" w:author="Assessor GDSXSR" w:date="2026-10-29T19:59:18Z">
        <w:r>
          <w:rPr>
            <w:rFonts w:ascii="Arial" w:hAnsi="Arial" w:eastAsia="Arial" w:cs="Arial"/>
            <w:b/>
            <w:bCs/>
            <w:color w:val="808080"/>
            <w:sz w:val="28"/>
            <w:szCs w:val="28"/>
          </w:rPr>
          <w:t xml:space="preserve">conforme</w:t>
        </w:r>
      </w:ins>
      <w:r>
        <w:rPr>
          <w:rFonts w:ascii="Arial" w:hAnsi="Arial" w:eastAsia="Arial" w:cs="Arial"/>
          <w:sz w:val="28"/>
          <w:szCs w:val="28"/>
        </w:rPr>
        <w:t xml:space="preserve"> a jurisprudência </w:t>
      </w:r>
      <w:del w:id="1210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consolidada</w:delText>
        </w:r>
      </w:del>
      <w:ins w:id="1211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do Tribunal de Justiça de São Paulo e</w:t>
        </w:r>
      </w:ins>
      <w:r>
        <w:rPr>
          <w:rFonts w:ascii="Arial" w:hAnsi="Arial" w:eastAsia="Arial" w:cs="Arial"/>
          <w:sz w:val="28"/>
          <w:szCs w:val="28"/>
        </w:rPr>
        <w:t xml:space="preserve"> do Superior Tribunal de Justiça</w:t>
      </w:r>
      <w:ins w:id="1212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;</w:t>
        </w:r>
      </w:ins>
      <w:r>
        <w:rPr>
          <w:rFonts w:ascii="Arial" w:hAnsi="Arial" w:eastAsia="Arial" w:cs="Arial"/>
          <w:sz w:val="28"/>
          <w:szCs w:val="28"/>
        </w:rPr>
        <w:t xml:space="preserve"> e </w:t>
      </w:r>
      <w:del w:id="1213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de outros tribunais, segundo</w:delText>
        </w:r>
      </w:del>
      <w:ins w:id="1214" w:author="Assessor GDSXSR" w:date="2026-10-29T19:59:18Z">
        <w:r>
          <w:rPr>
            <w:rFonts w:ascii="Arial" w:hAnsi="Arial" w:eastAsia="Arial" w:cs="Arial"/>
            <w:b/>
            <w:color w:val="808080"/>
            <w:sz w:val="28"/>
            <w:szCs w:val="28"/>
          </w:rPr>
          <w:t xml:space="preserve">3)</w:t>
        </w:r>
      </w:ins>
      <w:r>
        <w:rPr>
          <w:rFonts w:ascii="Arial" w:hAnsi="Arial" w:eastAsia="Arial" w:cs="Arial"/>
          <w:sz w:val="28"/>
          <w:szCs w:val="28"/>
        </w:rPr>
        <w:t xml:space="preserve"> a </w:t>
      </w:r>
      <w:del w:id="1215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qual</w:delText>
        </w:r>
      </w:del>
      <w:ins w:id="1216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tese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del w:id="1217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débitos</w:delText>
        </w:r>
      </w:del>
      <w:ins w:id="1218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do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del w:id="1219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de</w:delText>
        </w:r>
      </w:del>
      <w:ins w:id="1220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enriquecimento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del w:id="1221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consumo</w:delText>
        </w:r>
      </w:del>
      <w:ins w:id="1222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sem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del w:id="1223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possuem</w:delText>
        </w:r>
      </w:del>
      <w:ins w:id="1224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causa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del w:id="1225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caráter pessoal e não podem</w:delText>
        </w:r>
      </w:del>
      <w:ins w:id="1226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deve</w:t>
        </w:r>
      </w:ins>
      <w:r>
        <w:rPr>
          <w:rFonts w:ascii="Arial" w:hAnsi="Arial" w:eastAsia="Arial" w:cs="Arial"/>
          <w:sz w:val="28"/>
          <w:szCs w:val="28"/>
        </w:rPr>
        <w:t xml:space="preserve"> ser </w:t>
      </w:r>
      <w:del w:id="1227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exigidos</w:delText>
        </w:r>
      </w:del>
      <w:ins w:id="1228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rechaçada, pois o enriquecimento ilícito seria da concessionária, que cobra da apelante dívida</w:t>
        </w:r>
      </w:ins>
      <w:r>
        <w:rPr>
          <w:rFonts w:ascii="Arial" w:hAnsi="Arial" w:eastAsia="Arial" w:cs="Arial"/>
          <w:sz w:val="28"/>
          <w:szCs w:val="28"/>
        </w:rPr>
        <w:t xml:space="preserve"> do </w:t>
      </w:r>
      <w:del w:id="1229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atual</w:delText>
        </w:r>
      </w:del>
      <w:ins w:id="1230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espólio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del w:id="1231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usuário,</w:delText>
        </w:r>
      </w:del>
      <w:ins w:id="1232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(ID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del w:id="1233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proprietário ou possuidor do imóvel quando contraídos por terceiro</w:delText>
        </w:r>
      </w:del>
      <w:ins w:id="1234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89370589)</w:t>
        </w:r>
      </w:ins>
      <w:r>
        <w:rPr>
          <w:rFonts w:ascii="Arial" w:hAnsi="Arial" w:eastAsia="Arial" w:cs="Arial"/>
          <w:sz w:val="28"/>
          <w:szCs w:val="28"/>
        </w:rPr>
        <w:t xml:space="preserve">.</w:t>
      </w:r>
      <w:commentRangeEnd w:id="14"/>
      <w:r>
        <w:rPr>
          <w:rStyle w:val="CommentReference"/>
        </w:rPr>
        <w:commentReference w:id="14"/>
      </w:r>
    </w:p>
    <w:p w:rsidRPr="007E1C8C" w:rsidR="00341D84" w:rsidP="00EE4F9E" w:rsidRDefault="067EAC20" w14:paraId="6916308B" w14:textId="29D4243F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395F27C1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r w:rsidRPr="395F27C1" w:rsidR="00341D84">
        <w:rPr>
          <w:rFonts w:ascii="Arial" w:hAnsi="Arial" w:cs="Arial"/>
          <w:color w:val="000000" w:themeColor="text1"/>
          <w:sz w:val="28"/>
          <w:szCs w:val="28"/>
        </w:rPr>
        <w:t xml:space="preserve"> </w:t>
      </w:r>
    </w:p>
    <w:p w:rsidRPr="007E1C8C" w:rsidR="00341D84" w:rsidP="00EE4F9E" w:rsidRDefault="00341D84" w14:paraId="13513411" w14:textId="0076C3B0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4107E398">
        <w:rPr>
          <w:rFonts w:ascii="Arial" w:hAnsi="Arial" w:cs="Arial"/>
          <w:color w:val="000000" w:themeColor="text1"/>
          <w:sz w:val="28"/>
          <w:szCs w:val="28"/>
          <w:highlight w:val="yellow"/>
          <w:rPrChange w:id="1235" w:author="Assessor GDSXSR" w:date="2026-10-29T19:59:18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Com razão </w:t>
      </w:r>
      <w:r w:rsidRPr="4107E398" w:rsidR="031F6722">
        <w:rPr>
          <w:rFonts w:ascii="Arial" w:hAnsi="Arial" w:cs="Arial"/>
          <w:color w:val="000000" w:themeColor="text1"/>
          <w:sz w:val="28"/>
          <w:szCs w:val="28"/>
          <w:highlight w:val="yellow"/>
          <w:rPrChange w:id="1236" w:author="Assessor GDSXSR" w:date="2026-10-29T19:59:18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>a</w:t>
      </w:r>
      <w:r w:rsidRPr="4107E398">
        <w:rPr>
          <w:rFonts w:ascii="Arial" w:hAnsi="Arial" w:cs="Arial"/>
          <w:color w:val="000000" w:themeColor="text1"/>
          <w:sz w:val="28"/>
          <w:szCs w:val="28"/>
          <w:highlight w:val="yellow"/>
          <w:rPrChange w:id="1237" w:author="Assessor GDSXSR" w:date="2026-10-29T19:59:18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 apelante.</w:t>
      </w:r>
    </w:p>
    <w:p w:rsidRPr="007E1C8C" w:rsidR="00341D84" w:rsidP="00EE4F9E" w:rsidRDefault="00341D84" w14:paraId="2D473569" w14:textId="7777777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:rsidR="00955868" w:rsidP="00EE4F9E" w:rsidRDefault="61D520EB" w14:paraId="04456C70" w14:textId="77777777">
      <w:pPr>
        <w:spacing w:after="0" w:line="360" w:lineRule="auto"/>
        <w:ind w:firstLine="2268"/>
        <w:jc w:val="both"/>
        <w:rPr>
          <w:rFonts w:ascii="Arial" w:hAnsi="Arial" w:eastAsia="Arial" w:cs="Arial"/>
          <w:sz w:val="28"/>
          <w:szCs w:val="28"/>
        </w:rPr>
      </w:pPr>
      <w:r w:rsidRPr="395F27C1">
        <w:rPr>
          <w:rFonts w:ascii="Arial" w:hAnsi="Arial" w:eastAsia="Arial" w:cs="Arial"/>
          <w:sz w:val="28"/>
          <w:szCs w:val="28"/>
          <w:highlight w:val="yellow"/>
          <w:rPrChange w:id="1238" w:author="Assessor GDSXSR" w:date="2026-10-29T19:59:18Z">
            <w:rPr>
              <w:rFonts w:ascii="Arial" w:hAnsi="Arial" w:eastAsia="Arial" w:cs="Arial"/>
              <w:sz w:val="28"/>
              <w:szCs w:val="28"/>
            </w:rPr>
          </w:rPrChange>
        </w:rPr>
        <w:t xml:space="preserve">Os débitos decorrentes do abastecimento de água possuem natureza pessoal, e não </w:t>
      </w:r>
      <w:r w:rsidRPr="395F27C1">
        <w:rPr>
          <w:rFonts w:ascii="Arial" w:hAnsi="Arial" w:eastAsia="Arial" w:cs="Arial"/>
          <w:i/>
          <w:iCs/>
          <w:sz w:val="28"/>
          <w:szCs w:val="28"/>
          <w:highlight w:val="yellow"/>
          <w:rPrChange w:id="1239" w:author="Assessor GDSXSR" w:date="2026-10-29T19:59:18Z">
            <w:rPr>
              <w:rFonts w:ascii="Arial" w:hAnsi="Arial" w:eastAsia="Arial" w:cs="Arial"/>
              <w:i/>
              <w:iCs/>
              <w:sz w:val="28"/>
              <w:szCs w:val="28"/>
            </w:rPr>
          </w:rPrChange>
        </w:rPr>
        <w:t xml:space="preserve">propter rem</w:t>
      </w:r>
      <w:r w:rsidRPr="395F27C1">
        <w:rPr>
          <w:rFonts w:ascii="Arial" w:hAnsi="Arial" w:eastAsia="Arial" w:cs="Arial"/>
          <w:sz w:val="28"/>
          <w:szCs w:val="28"/>
          <w:highlight w:val="yellow"/>
          <w:rPrChange w:id="1240" w:author="Assessor GDSXSR" w:date="2026-10-29T19:59:18Z">
            <w:rPr>
              <w:rFonts w:ascii="Arial" w:hAnsi="Arial" w:eastAsia="Arial" w:cs="Arial"/>
              <w:sz w:val="28"/>
              <w:szCs w:val="28"/>
            </w:rPr>
          </w:rPrChange>
        </w:rPr>
        <w:t xml:space="preserve">.</w:t>
      </w:r>
      <w:r w:rsidRPr="395F27C1">
        <w:rPr>
          <w:rFonts w:ascii="Arial" w:hAnsi="Arial" w:eastAsia="Arial" w:cs="Arial"/>
          <w:sz w:val="28"/>
          <w:szCs w:val="28"/>
        </w:rPr>
        <w:t xml:space="preserve"> </w:t>
      </w:r>
    </w:p>
    <w:p w:rsidR="00955868" w:rsidP="00EE4F9E" w:rsidRDefault="00955868" w14:paraId="020AB07B" w14:textId="77777777">
      <w:pPr>
        <w:spacing w:after="0" w:line="360" w:lineRule="auto"/>
        <w:ind w:firstLine="2268"/>
        <w:jc w:val="both"/>
        <w:rPr>
          <w:rFonts w:ascii="Arial" w:hAnsi="Arial" w:eastAsia="Arial" w:cs="Arial"/>
          <w:sz w:val="28"/>
          <w:szCs w:val="28"/>
        </w:rPr>
      </w:pPr>
    </w:p>
    <w:p>
      <w:pPr>
        <w:spacing w:after="0" w:line="360" w:lineRule="auto"/>
        <w:ind w:firstLine="2268"/>
        <w:jc w:val="both"/>
        <w:rPr>
          <w:ins w:id="1242" w:author="Assessor GDSXSR" w:date="2026-10-29T19:59:18Z"/>
        </w:rPr>
      </w:pPr>
      <w:r>
        <w:rPr>
          <w:rFonts w:ascii="Arial" w:hAnsi="Arial" w:eastAsia="Arial" w:cs="Arial"/>
          <w:sz w:val="28"/>
          <w:szCs w:val="28"/>
        </w:rPr>
        <w:t xml:space="preserve">Por essa razão, a obrigação não se vincula ao imóvel nem pode ser automaticamente transferida ao proprietário, ao possuidor subsequente ou ao atual titular da unidade consumidora.</w:t>
      </w:r>
      <w:del w:id="1241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 </w:delText>
        </w:r>
      </w:del>
    </w:p>
    <w:p>
      <w:pPr>
        <w:spacing w:after="0" w:line="360" w:lineRule="auto"/>
        <w:ind w:firstLine="2268"/>
        <w:jc w:val="both"/>
        <w:rPr>
          <w:ins w:id="1243" w:author="Assessor GDSXSR" w:date="2026-10-29T19:59:18Z"/>
        </w:rPr>
      </w:pPr>
    </w:p>
    <w:p w:rsidRPr="00955868" w:rsidR="61D520EB" w:rsidP="00EE4F9E" w:rsidRDefault="61D520EB" w14:paraId="0D185FAF" w14:textId="6596492F">
      <w:pPr>
        <w:spacing w:after="0" w:line="360" w:lineRule="auto"/>
        <w:ind w:firstLine="2268"/>
        <w:jc w:val="both"/>
      </w:pPr>
      <w:r>
        <w:rPr>
          <w:rFonts w:ascii="Arial" w:hAnsi="Arial" w:eastAsia="Arial" w:cs="Arial"/>
          <w:sz w:val="28"/>
          <w:szCs w:val="28"/>
        </w:rPr>
        <w:t xml:space="preserve">A responsabilidade deve recair sobre</w:t>
      </w:r>
      <w:r>
        <w:t xml:space="preserve"> </w:t>
      </w:r>
      <w:r>
        <w:rPr>
          <w:rFonts w:ascii="Arial" w:hAnsi="Arial" w:eastAsia="Arial" w:cs="Arial"/>
          <w:sz w:val="28"/>
          <w:szCs w:val="28"/>
        </w:rPr>
        <w:t xml:space="preserve">quem efetivamente usufruiu</w:t>
      </w:r>
      <w:r>
        <w:rPr>
          <w:rFonts w:ascii="Arial" w:hAnsi="Arial" w:eastAsia="Arial" w:cs="Arial"/>
          <w:sz w:val="28"/>
          <w:szCs w:val="28"/>
        </w:rPr>
        <w:t xml:space="preserve"> da prestação d</w:t>
      </w:r>
      <w:r>
        <w:rPr>
          <w:rFonts w:ascii="Arial" w:hAnsi="Arial" w:eastAsia="Arial" w:cs="Arial"/>
          <w:sz w:val="28"/>
          <w:szCs w:val="28"/>
        </w:rPr>
        <w:t xml:space="preserve">o serviço</w:t>
      </w:r>
      <w:r>
        <w:rPr>
          <w:rFonts w:ascii="Arial" w:hAnsi="Arial" w:eastAsia="Arial" w:cs="Arial"/>
          <w:sz w:val="28"/>
          <w:szCs w:val="28"/>
        </w:rPr>
        <w:t xml:space="preserve">.</w:t>
      </w:r>
    </w:p>
    <w:p w:rsidR="4107E398" w:rsidP="00EE4F9E" w:rsidRDefault="4107E398" w14:paraId="2102358D" w14:textId="13844FF8">
      <w:pPr>
        <w:spacing w:after="0" w:line="360" w:lineRule="auto"/>
        <w:ind w:firstLine="2268"/>
        <w:jc w:val="both"/>
        <w:rPr>
          <w:rFonts w:ascii="Arial" w:hAnsi="Arial" w:eastAsia="Arial" w:cs="Arial"/>
          <w:sz w:val="28"/>
          <w:szCs w:val="28"/>
        </w:rPr>
      </w:pPr>
    </w:p>
    <w:p>
      <w:pPr>
        <w:spacing w:after="0" w:line="360" w:lineRule="auto"/>
        <w:ind w:firstLine="2268"/>
        <w:jc w:val="both"/>
        <w:rPr>
          <w:ins w:id="1253" w:author="Assessor GDSXSR" w:date="2026-10-29T19:59:18Z"/>
        </w:rPr>
      </w:pPr>
      <w:r>
        <w:rPr>
          <w:rFonts w:ascii="Arial" w:hAnsi="Arial" w:eastAsia="Arial" w:cs="Arial"/>
          <w:sz w:val="28"/>
          <w:szCs w:val="28"/>
        </w:rPr>
        <w:t xml:space="preserve">Desse modo, a solução da controvérsia não depende da titularidade formal da unidade consumidora, </w:t>
      </w:r>
      <w:del w:id="1244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sequer</w:delText>
        </w:r>
      </w:del>
      <w:ins w:id="1245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nem</w:t>
        </w:r>
      </w:ins>
      <w:r>
        <w:rPr>
          <w:rFonts w:ascii="Arial" w:hAnsi="Arial" w:eastAsia="Arial" w:cs="Arial"/>
          <w:sz w:val="28"/>
          <w:szCs w:val="28"/>
        </w:rPr>
        <w:t xml:space="preserve"> da condição de proprietária, herdeira ou familiar da anterior usuária.</w:t>
      </w:r>
      <w:del w:id="1246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 </w:delText>
        </w:r>
      </w:del>
    </w:p>
    <w:p>
      <w:pPr>
        <w:spacing w:after="0" w:line="360" w:lineRule="auto"/>
        <w:ind w:firstLine="2268"/>
        <w:jc w:val="both"/>
        <w:rPr>
          <w:ins w:id="1254" w:author="Assessor GDSXSR" w:date="2026-10-29T19:59:18Z"/>
        </w:rPr>
      </w:pPr>
    </w:p>
    <w:p w:rsidR="61D520EB" w:rsidP="00EE4F9E" w:rsidRDefault="61D520EB" w14:paraId="4C1178D8" w14:textId="3D61DCC9">
      <w:pPr>
        <w:spacing w:after="0" w:line="360" w:lineRule="auto"/>
        <w:ind w:firstLine="2268"/>
        <w:jc w:val="both"/>
      </w:pPr>
      <w:r>
        <w:rPr>
          <w:rFonts w:ascii="Arial" w:hAnsi="Arial" w:eastAsia="Arial" w:cs="Arial"/>
          <w:sz w:val="28"/>
          <w:szCs w:val="28"/>
        </w:rPr>
        <w:t xml:space="preserve">O ponto determinante </w:t>
      </w:r>
      <w:del w:id="1247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consiste</w:delText>
        </w:r>
      </w:del>
      <w:ins w:id="1248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é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del w:id="1249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em verificar se há</w:delText>
        </w:r>
      </w:del>
      <w:ins w:id="1250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a</w:t>
        </w:r>
      </w:ins>
      <w:r>
        <w:rPr>
          <w:rFonts w:ascii="Arial" w:hAnsi="Arial" w:eastAsia="Arial" w:cs="Arial"/>
          <w:sz w:val="28"/>
          <w:szCs w:val="28"/>
        </w:rPr>
        <w:t xml:space="preserve"> prova de que a apelante </w:t>
      </w:r>
      <w:del w:id="1251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tenha sido</w:delText>
        </w:r>
      </w:del>
      <w:ins w:id="1252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foi</w:t>
        </w:r>
      </w:ins>
      <w:r>
        <w:rPr>
          <w:rFonts w:ascii="Arial" w:hAnsi="Arial" w:eastAsia="Arial" w:cs="Arial"/>
          <w:sz w:val="28"/>
          <w:szCs w:val="28"/>
        </w:rPr>
        <w:t xml:space="preserve"> beneficiária do fornecimento de água em dezembro de 2020.</w:t>
      </w:r>
    </w:p>
    <w:p w:rsidR="4107E398" w:rsidP="00EE4F9E" w:rsidRDefault="4107E398" w14:paraId="4670034E" w14:textId="0D50A2E7">
      <w:pPr>
        <w:spacing w:after="0" w:line="360" w:lineRule="auto"/>
        <w:ind w:firstLine="2268"/>
        <w:jc w:val="both"/>
        <w:rPr>
          <w:rFonts w:ascii="Arial" w:hAnsi="Arial" w:eastAsia="Arial" w:cs="Arial"/>
          <w:sz w:val="28"/>
          <w:szCs w:val="28"/>
        </w:rPr>
      </w:pPr>
    </w:p>
    <w:p w:rsidR="61D520EB" w:rsidP="00EE4F9E" w:rsidRDefault="61D520EB" w14:paraId="41B8675A" w14:textId="31AC4F0E">
      <w:pPr>
        <w:spacing w:after="0" w:line="360" w:lineRule="auto"/>
        <w:ind w:firstLine="2268"/>
        <w:jc w:val="both"/>
      </w:pPr>
      <w:r w:rsidRPr="395F27C1">
        <w:rPr>
          <w:rFonts w:ascii="Arial" w:hAnsi="Arial" w:eastAsia="Arial" w:cs="Arial"/>
          <w:sz w:val="28"/>
          <w:szCs w:val="28"/>
          <w:highlight w:val="yellow"/>
          <w:rPrChange w:id="1255" w:author="Assessor GDSXSR" w:date="2026-10-29T19:59:18Z">
            <w:rPr>
              <w:rFonts w:ascii="Arial" w:hAnsi="Arial" w:eastAsia="Arial" w:cs="Arial"/>
              <w:sz w:val="28"/>
              <w:szCs w:val="28"/>
            </w:rPr>
          </w:rPrChange>
        </w:rPr>
        <w:t>No caso, essa circunstância não foi demonstrada.</w:t>
      </w:r>
    </w:p>
    <w:p w:rsidR="395F27C1" w:rsidP="00EE4F9E" w:rsidRDefault="395F27C1" w14:paraId="7BE10270" w14:textId="273F9160">
      <w:pPr>
        <w:spacing w:after="0" w:line="360" w:lineRule="auto"/>
        <w:ind w:firstLine="2268"/>
        <w:jc w:val="both"/>
        <w:rPr>
          <w:rFonts w:ascii="Arial" w:hAnsi="Arial" w:eastAsia="Arial" w:cs="Arial"/>
          <w:sz w:val="28"/>
          <w:szCs w:val="28"/>
        </w:rPr>
      </w:pPr>
    </w:p>
    <w:p>
      <w:pPr>
        <w:spacing w:after="0" w:line="360" w:lineRule="auto"/>
        <w:ind w:firstLine="2268"/>
        <w:jc w:val="both"/>
        <w:rPr>
          <w:ins w:id="1286" w:author="Assessor GDSXSR" w:date="2026-10-29T19:59:18Z"/>
        </w:rPr>
      </w:pPr>
      <w:commentRangeStart w:id="15"/>
      <w:del w:id="1256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Consta</w:delText>
        </w:r>
      </w:del>
      <w:ins w:id="1257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Segundo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del w:id="1258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do</w:delText>
        </w:r>
      </w:del>
      <w:ins w:id="1259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o</w:t>
        </w:r>
      </w:ins>
      <w:r>
        <w:rPr>
          <w:rFonts w:ascii="Arial" w:hAnsi="Arial" w:eastAsia="Arial" w:cs="Arial"/>
          <w:sz w:val="28"/>
          <w:szCs w:val="28"/>
        </w:rPr>
        <w:t xml:space="preserve"> Ofício nº 764/2024</w:t>
      </w:r>
      <w:del w:id="1260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 (ID 89370538)</w:delText>
        </w:r>
      </w:del>
      <w:r>
        <w:rPr>
          <w:rFonts w:ascii="Arial" w:hAnsi="Arial" w:eastAsia="Arial" w:cs="Arial"/>
          <w:sz w:val="28"/>
          <w:szCs w:val="28"/>
        </w:rPr>
        <w:t xml:space="preserve">,</w:t>
      </w:r>
      <w:del w:id="1261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 que</w:delText>
        </w:r>
      </w:del>
      <w:r>
        <w:rPr>
          <w:rFonts w:ascii="Arial" w:hAnsi="Arial" w:eastAsia="Arial" w:cs="Arial"/>
          <w:sz w:val="28"/>
          <w:szCs w:val="28"/>
        </w:rPr>
        <w:t xml:space="preserve"> a a</w:t>
      </w:r>
      <w:r>
        <w:rPr>
          <w:rFonts w:ascii="Arial" w:hAnsi="Arial" w:eastAsia="Arial" w:cs="Arial"/>
          <w:sz w:val="28"/>
          <w:szCs w:val="28"/>
        </w:rPr>
        <w:t xml:space="preserve">pelante</w:t>
      </w:r>
      <w:r>
        <w:rPr>
          <w:rFonts w:ascii="Arial" w:hAnsi="Arial" w:eastAsia="Arial" w:cs="Arial"/>
          <w:sz w:val="28"/>
          <w:szCs w:val="28"/>
        </w:rPr>
        <w:t xml:space="preserve"> informou ter assumido a posse do imóvel em 11/4/2023</w:t>
      </w:r>
      <w:r>
        <w:rPr>
          <w:rFonts w:ascii="Arial" w:hAnsi="Arial" w:eastAsia="Arial" w:cs="Arial"/>
          <w:sz w:val="28"/>
          <w:szCs w:val="28"/>
        </w:rPr>
        <w:t xml:space="preserve">, ocasião em que requereu a transferência de titularidade da unidade consumidora</w:t>
      </w:r>
      <w:ins w:id="1262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 (ID 89370538)</w:t>
        </w:r>
      </w:ins>
      <w:r>
        <w:rPr>
          <w:rFonts w:ascii="Arial" w:hAnsi="Arial" w:eastAsia="Arial" w:cs="Arial"/>
          <w:sz w:val="28"/>
          <w:szCs w:val="28"/>
        </w:rPr>
        <w:t xml:space="preserve">.</w:t>
      </w:r>
    </w:p>
    <w:p>
      <w:pPr>
        <w:spacing w:after="0" w:line="360" w:lineRule="auto"/>
        <w:ind w:firstLine="2268"/>
        <w:jc w:val="both"/>
        <w:rPr>
          <w:ins w:id="1287" w:author="Assessor GDSXSR" w:date="2026-10-29T19:59:18Z"/>
        </w:rPr>
      </w:pPr>
    </w:p>
    <w:p>
      <w:pPr>
        <w:spacing w:after="0" w:line="360" w:lineRule="auto"/>
        <w:ind w:firstLine="2268"/>
        <w:jc w:val="both"/>
        <w:rPr>
          <w:ins w:id="1288" w:author="Assessor GDSXSR" w:date="2026-10-29T19:59:18Z"/>
        </w:rPr>
      </w:pPr>
      <w:ins w:id="1263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Ao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del w:id="1264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Essa</w:delText>
        </w:r>
      </w:del>
      <w:ins w:id="1265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contrário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del w:id="1266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versão</w:delText>
        </w:r>
      </w:del>
      <w:ins w:id="1267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do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del w:id="1268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foi</w:delText>
        </w:r>
      </w:del>
      <w:ins w:id="1269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que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del w:id="1270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reiterada</w:delText>
        </w:r>
      </w:del>
      <w:ins w:id="1271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registrou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del w:id="1272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ao</w:delText>
        </w:r>
      </w:del>
      <w:ins w:id="1273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a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del w:id="1274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longo</w:delText>
        </w:r>
      </w:del>
      <w:ins w:id="1275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sentença, a autora não reconhece posse anterior: afirmou, nos embargos de declaração, que residia em outro imóvel e somente tomou posse após a lavratura</w:t>
        </w:r>
      </w:ins>
      <w:r>
        <w:rPr>
          <w:rFonts w:ascii="Arial" w:hAnsi="Arial" w:eastAsia="Arial" w:cs="Arial"/>
          <w:sz w:val="28"/>
          <w:szCs w:val="28"/>
        </w:rPr>
        <w:t xml:space="preserve"> da </w:t>
      </w:r>
      <w:del w:id="1276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demanda</w:delText>
        </w:r>
      </w:del>
      <w:ins w:id="1277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escritura (ID 89370541)</w:t>
        </w:r>
      </w:ins>
      <w:r>
        <w:rPr>
          <w:rFonts w:ascii="Arial" w:hAnsi="Arial" w:eastAsia="Arial" w:cs="Arial"/>
          <w:sz w:val="28"/>
          <w:szCs w:val="28"/>
        </w:rPr>
        <w:t xml:space="preserve">.</w:t>
      </w:r>
    </w:p>
    <w:p>
      <w:pPr>
        <w:spacing w:after="0" w:line="360" w:lineRule="auto"/>
        <w:ind w:firstLine="2268"/>
        <w:jc w:val="both"/>
        <w:rPr>
          <w:ins w:id="1289" w:author="Assessor GDSXSR" w:date="2026-10-29T19:59:18Z"/>
        </w:rPr>
      </w:pPr>
    </w:p>
    <w:p w:rsidR="61D520EB" w:rsidP="00EE4F9E" w:rsidRDefault="559A2722" w14:paraId="233D3A23" w14:textId="4B6DE677">
      <w:pPr>
        <w:spacing w:after="0" w:line="360" w:lineRule="auto"/>
        <w:ind w:firstLine="2268"/>
        <w:jc w:val="both"/>
        <w:rPr>
          <w:rFonts w:ascii="Arial" w:hAnsi="Arial" w:eastAsia="Arial" w:cs="Arial"/>
          <w:sz w:val="28"/>
          <w:szCs w:val="28"/>
        </w:rPr>
      </w:pPr>
      <w:ins w:id="1278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No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del w:id="1279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Além disso</w:delText>
        </w:r>
      </w:del>
      <w:ins w:id="1280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mais</w:t>
        </w:r>
      </w:ins>
      <w:r>
        <w:rPr>
          <w:rFonts w:ascii="Arial" w:hAnsi="Arial" w:eastAsia="Arial" w:cs="Arial"/>
          <w:sz w:val="28"/>
          <w:szCs w:val="28"/>
        </w:rPr>
        <w:t xml:space="preserve">, a escritura pública</w:t>
      </w:r>
      <w:del w:id="1281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 juntada aos autos (ID 89370541)</w:delText>
        </w:r>
      </w:del>
      <w:r>
        <w:rPr>
          <w:rFonts w:ascii="Arial" w:hAnsi="Arial" w:eastAsia="Arial" w:cs="Arial"/>
          <w:sz w:val="28"/>
          <w:szCs w:val="28"/>
        </w:rPr>
        <w:t xml:space="preserve"> indica que o imóvel foi adquirido da </w:t>
      </w:r>
      <w:r>
        <w:rPr>
          <w:rFonts w:ascii="Arial" w:hAnsi="Arial" w:eastAsia="Arial" w:cs="Arial"/>
          <w:sz w:val="28"/>
          <w:szCs w:val="28"/>
        </w:rPr>
        <w:t xml:space="preserve">T</w:t>
      </w:r>
      <w:r>
        <w:rPr>
          <w:rFonts w:ascii="Arial" w:hAnsi="Arial" w:eastAsia="Arial" w:cs="Arial"/>
          <w:sz w:val="28"/>
          <w:szCs w:val="28"/>
        </w:rPr>
        <w:t xml:space="preserve">erracap</w:t>
      </w:r>
      <w:ins w:id="1282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,</w:t>
        </w:r>
      </w:ins>
      <w:r>
        <w:rPr>
          <w:rFonts w:ascii="Arial" w:hAnsi="Arial" w:eastAsia="Arial" w:cs="Arial"/>
          <w:sz w:val="28"/>
          <w:szCs w:val="28"/>
        </w:rPr>
        <w:t xml:space="preserve"> por negócio oneroso, </w:t>
      </w:r>
      <w:del w:id="1283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também </w:delText>
        </w:r>
      </w:del>
      <w:r>
        <w:rPr>
          <w:rFonts w:ascii="Arial" w:hAnsi="Arial" w:eastAsia="Arial" w:cs="Arial"/>
          <w:sz w:val="28"/>
          <w:szCs w:val="28"/>
        </w:rPr>
        <w:t xml:space="preserve">em </w:t>
      </w:r>
      <w:ins w:id="1284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11/4/</w:t>
        </w:r>
      </w:ins>
      <w:r>
        <w:rPr>
          <w:rFonts w:ascii="Arial" w:hAnsi="Arial" w:eastAsia="Arial" w:cs="Arial"/>
          <w:sz w:val="28"/>
          <w:szCs w:val="28"/>
        </w:rPr>
        <w:t xml:space="preserve">2023</w:t>
      </w:r>
      <w:ins w:id="1285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 (ID 89370528)</w:t>
        </w:r>
      </w:ins>
      <w:r>
        <w:rPr>
          <w:rFonts w:ascii="Arial" w:hAnsi="Arial" w:eastAsia="Arial" w:cs="Arial"/>
          <w:sz w:val="28"/>
          <w:szCs w:val="28"/>
        </w:rPr>
        <w:t xml:space="preserve">.</w:t>
      </w:r>
      <w:commentRangeEnd w:id="15"/>
      <w:r>
        <w:rPr>
          <w:rStyle w:val="CommentReference"/>
        </w:rPr>
        <w:commentReference w:id="15"/>
      </w:r>
    </w:p>
    <w:p w:rsidR="61D520EB" w:rsidP="00EE4F9E" w:rsidRDefault="61D520EB" w14:paraId="17AA576A" w14:textId="5B968DC9">
      <w:pPr>
        <w:spacing w:after="0" w:line="360" w:lineRule="auto"/>
        <w:ind w:firstLine="2268"/>
        <w:jc w:val="both"/>
        <w:rPr>
          <w:rFonts w:ascii="Arial" w:hAnsi="Arial" w:eastAsia="Arial" w:cs="Arial"/>
          <w:sz w:val="28"/>
          <w:szCs w:val="28"/>
        </w:rPr>
      </w:pPr>
    </w:p>
    <w:p>
      <w:pPr>
        <w:spacing w:after="0" w:line="360" w:lineRule="auto"/>
        <w:ind w:firstLine="2268"/>
        <w:jc w:val="both"/>
        <w:rPr>
          <w:ins w:id="1320" w:author="Assessor GDSXSR" w:date="2026-10-29T19:59:18Z"/>
        </w:rPr>
      </w:pPr>
      <w:commentRangeStart w:id="16"/>
      <w:del w:id="1290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Os elementos produzidos pela</w:delText>
        </w:r>
      </w:del>
      <w:ins w:id="1291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A</w:t>
        </w:r>
      </w:ins>
      <w:r>
        <w:rPr>
          <w:rFonts w:ascii="Arial" w:hAnsi="Arial" w:eastAsia="Arial" w:cs="Arial"/>
          <w:sz w:val="28"/>
          <w:szCs w:val="28"/>
        </w:rPr>
        <w:t xml:space="preserve"> concessionária </w:t>
      </w:r>
      <w:del w:id="1292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demonstram</w:delText>
        </w:r>
      </w:del>
      <w:ins w:id="1293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sustenta</w:t>
        </w:r>
      </w:ins>
      <w:r>
        <w:rPr>
          <w:rFonts w:ascii="Arial" w:hAnsi="Arial" w:eastAsia="Arial" w:cs="Arial"/>
          <w:sz w:val="28"/>
          <w:szCs w:val="28"/>
        </w:rPr>
        <w:t xml:space="preserve"> que a autora </w:t>
      </w:r>
      <w:del w:id="1294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manteve</w:delText>
        </w:r>
      </w:del>
      <w:ins w:id="1295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figura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del w:id="1296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contato</w:delText>
        </w:r>
      </w:del>
      <w:ins w:id="1297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no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del w:id="1298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com a C</w:delText>
        </w:r>
        <w:r>
          <w:rPr>
            <w:rFonts w:ascii="Arial" w:hAnsi="Arial" w:eastAsia="Arial" w:cs="Arial"/>
            <w:sz w:val="28"/>
            <w:szCs w:val="28"/>
          </w:rPr>
          <w:delText xml:space="preserve">aesb</w:delText>
        </w:r>
        <w:r>
          <w:rPr>
            <w:rFonts w:ascii="Arial" w:hAnsi="Arial" w:eastAsia="Arial" w:cs="Arial"/>
            <w:sz w:val="28"/>
            <w:szCs w:val="28"/>
          </w:rPr>
          <w:delText xml:space="preserve"> acerca</w:delText>
        </w:r>
      </w:del>
      <w:ins w:id="1299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cadastro</w:t>
        </w:r>
      </w:ins>
      <w:r>
        <w:rPr>
          <w:rFonts w:ascii="Arial" w:hAnsi="Arial" w:eastAsia="Arial" w:cs="Arial"/>
          <w:sz w:val="28"/>
          <w:szCs w:val="28"/>
        </w:rPr>
        <w:t xml:space="preserve"> da unidade </w:t>
      </w:r>
      <w:del w:id="1300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consumidora</w:delText>
        </w:r>
      </w:del>
      <w:ins w:id="1301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desde 10/12/2020 e que, em 22/12/2020, o usuário solicitou revisão da conta, conforme a ordem de serviço nº 2500100122055908</w:t>
        </w:r>
      </w:ins>
      <w:r>
        <w:rPr>
          <w:rFonts w:ascii="Arial" w:hAnsi="Arial" w:eastAsia="Arial" w:cs="Arial"/>
          <w:sz w:val="28"/>
          <w:szCs w:val="28"/>
        </w:rPr>
        <w:t xml:space="preserve"> (ID 89370549)</w:t>
      </w:r>
      <w:r>
        <w:rPr>
          <w:rFonts w:ascii="Arial" w:hAnsi="Arial" w:eastAsia="Arial" w:cs="Arial"/>
          <w:sz w:val="28"/>
          <w:szCs w:val="28"/>
        </w:rPr>
        <w:t xml:space="preserve">.</w:t>
      </w:r>
      <w:del w:id="1302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 </w:delText>
        </w:r>
      </w:del>
    </w:p>
    <w:p>
      <w:pPr>
        <w:spacing w:after="0" w:line="360" w:lineRule="auto"/>
        <w:ind w:firstLine="2268"/>
        <w:jc w:val="both"/>
        <w:rPr>
          <w:ins w:id="1321" w:author="Assessor GDSXSR" w:date="2026-10-29T19:59:18Z"/>
        </w:rPr>
      </w:pPr>
    </w:p>
    <w:p w:rsidR="232A16D2" w:rsidP="00EE4F9E" w:rsidRDefault="232A16D2" w14:paraId="59445E0F" w14:textId="15426652">
      <w:pPr>
        <w:spacing w:after="0" w:line="360" w:lineRule="auto"/>
        <w:ind w:firstLine="2268"/>
        <w:jc w:val="both"/>
      </w:pPr>
      <w:r>
        <w:rPr>
          <w:rFonts w:ascii="Arial" w:hAnsi="Arial" w:eastAsia="Arial" w:cs="Arial"/>
          <w:sz w:val="28"/>
          <w:szCs w:val="28"/>
        </w:rPr>
        <w:t xml:space="preserve">Todavia, </w:t>
      </w:r>
      <w:del w:id="1303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tais</w:delText>
        </w:r>
      </w:del>
      <w:ins w:id="1304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esses</w:t>
        </w:r>
      </w:ins>
      <w:r>
        <w:rPr>
          <w:rFonts w:ascii="Arial" w:hAnsi="Arial" w:eastAsia="Arial" w:cs="Arial"/>
          <w:sz w:val="28"/>
          <w:szCs w:val="28"/>
        </w:rPr>
        <w:t xml:space="preserve"> registros</w:t>
      </w:r>
      <w:ins w:id="1305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,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del w:id="1306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constituem</w:delText>
        </w:r>
      </w:del>
      <w:ins w:id="1307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produzidos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del w:id="1308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mero</w:delText>
        </w:r>
      </w:del>
      <w:ins w:id="1309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unilateralmente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del w:id="1310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indício</w:delText>
        </w:r>
      </w:del>
      <w:ins w:id="1311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pela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del w:id="1312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de</w:delText>
        </w:r>
      </w:del>
      <w:ins w:id="1313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concessionária,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del w:id="1314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vínculo</w:delText>
        </w:r>
      </w:del>
      <w:ins w:id="1315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não</w:t>
        </w:r>
      </w:ins>
      <w:r>
        <w:rPr>
          <w:rFonts w:ascii="Arial" w:hAnsi="Arial" w:eastAsia="Arial" w:cs="Arial"/>
          <w:sz w:val="28"/>
          <w:szCs w:val="28"/>
        </w:rPr>
        <w:t xml:space="preserve"> </w:t>
      </w:r>
      <w:del w:id="1316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com</w:delText>
        </w:r>
      </w:del>
      <w:ins w:id="1317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identificam quem formulou</w:t>
        </w:r>
      </w:ins>
      <w:r>
        <w:rPr>
          <w:rFonts w:ascii="Arial" w:hAnsi="Arial" w:eastAsia="Arial" w:cs="Arial"/>
          <w:sz w:val="28"/>
          <w:szCs w:val="28"/>
        </w:rPr>
        <w:t xml:space="preserve"> o </w:t>
      </w:r>
      <w:del w:id="1318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imóvel</w:delText>
        </w:r>
      </w:del>
      <w:ins w:id="1319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pedido</w:t>
        </w:r>
      </w:ins>
      <w:r>
        <w:rPr>
          <w:rFonts w:ascii="Arial" w:hAnsi="Arial" w:eastAsia="Arial" w:cs="Arial"/>
          <w:sz w:val="28"/>
          <w:szCs w:val="28"/>
        </w:rPr>
        <w:t xml:space="preserve"> e não comprovam, por si sós, que a apelante utilizava o serviço ou ocupava a unidade em dezembro de 2020, circunstância indispensável para legitimar a cobrança em seu desfavor.</w:t>
      </w:r>
      <w:commentRangeEnd w:id="16"/>
      <w:r>
        <w:rPr>
          <w:rStyle w:val="CommentReference"/>
        </w:rPr>
        <w:commentReference w:id="16"/>
      </w:r>
    </w:p>
    <w:p w:rsidR="395F27C1" w:rsidP="00EE4F9E" w:rsidRDefault="395F27C1" w14:paraId="16104DF3" w14:textId="534D0D71">
      <w:pPr>
        <w:spacing w:after="0" w:line="360" w:lineRule="auto"/>
        <w:ind w:firstLine="2268"/>
        <w:jc w:val="both"/>
        <w:rPr>
          <w:rFonts w:ascii="Arial" w:hAnsi="Arial" w:eastAsia="Arial" w:cs="Arial"/>
          <w:sz w:val="28"/>
          <w:szCs w:val="28"/>
        </w:rPr>
      </w:pPr>
    </w:p>
    <w:p>
      <w:pPr>
        <w:spacing w:after="0" w:line="360" w:lineRule="auto"/>
        <w:ind w:firstLine="2268"/>
        <w:jc w:val="both"/>
        <w:rPr>
          <w:ins w:id="1325" w:author="Assessor GDSXSR" w:date="2026-10-29T19:59:18Z"/>
        </w:rPr>
      </w:pPr>
      <w:commentRangeStart w:id="17"/>
      <w:r>
        <w:rPr>
          <w:rFonts w:ascii="Arial" w:hAnsi="Arial" w:eastAsia="Arial" w:cs="Arial"/>
          <w:sz w:val="28"/>
          <w:szCs w:val="28"/>
        </w:rPr>
        <w:t xml:space="preserve">É certo que houve consumo no imóvel após o falecimento da usuária originária. Todavia, a existência de consumo não permite concluir, por si só, quem efetivamente se beneficiou do serviço.</w:t>
      </w:r>
      <w:del w:id="1322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 </w:delText>
        </w:r>
      </w:del>
    </w:p>
    <w:p>
      <w:pPr>
        <w:spacing w:after="0" w:line="360" w:lineRule="auto"/>
        <w:ind w:firstLine="2268"/>
        <w:jc w:val="both"/>
        <w:rPr>
          <w:ins w:id="1326" w:author="Assessor GDSXSR" w:date="2026-10-29T19:59:18Z"/>
        </w:rPr>
      </w:pPr>
    </w:p>
    <w:p>
      <w:pPr>
        <w:spacing w:after="0" w:line="360" w:lineRule="auto"/>
        <w:ind w:firstLine="2268"/>
        <w:jc w:val="both"/>
        <w:rPr>
          <w:ins w:id="1327" w:author="Assessor GDSXSR" w:date="2026-10-29T19:59:18Z"/>
        </w:rPr>
      </w:pPr>
      <w:r>
        <w:rPr>
          <w:rFonts w:ascii="Arial" w:hAnsi="Arial" w:eastAsia="Arial" w:cs="Arial"/>
          <w:sz w:val="28"/>
          <w:szCs w:val="28"/>
        </w:rPr>
        <w:t xml:space="preserve">A cobrança não pode se amparar em mera presunção, sobretudo quando a</w:t>
      </w:r>
      <w:del w:id="1323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 parte</w:delText>
        </w:r>
      </w:del>
      <w:r>
        <w:rPr>
          <w:rFonts w:ascii="Arial" w:hAnsi="Arial" w:eastAsia="Arial" w:cs="Arial"/>
          <w:sz w:val="28"/>
          <w:szCs w:val="28"/>
        </w:rPr>
        <w:t xml:space="preserve"> ré não apresenta elementos concretos aptos a vincular a autora ao consumo faturado no período controvertido.</w:t>
      </w:r>
    </w:p>
    <w:p>
      <w:pPr>
        <w:spacing w:after="0" w:line="360" w:lineRule="auto"/>
        <w:ind w:firstLine="2268"/>
        <w:jc w:val="both"/>
        <w:rPr>
          <w:ins w:id="1328" w:author="Assessor GDSXSR" w:date="2026-10-29T19:59:18Z"/>
        </w:rPr>
      </w:pPr>
    </w:p>
    <w:p w:rsidRPr="00495C31" w:rsidR="395F27C1" w:rsidP="00EE4F9E" w:rsidRDefault="232A16D2" w14:paraId="6702DADC" w14:textId="6895BA49">
      <w:pPr>
        <w:spacing w:after="0" w:line="360" w:lineRule="auto"/>
        <w:ind w:firstLine="2268"/>
        <w:jc w:val="both"/>
        <w:rPr>
          <w:ins w:id="1329" w:author="Assessor GDSXSR" w:date="2026-10-29T19:59:18Z"/>
        </w:rPr>
      </w:pPr>
      <w:ins w:id="1324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O art. 373, II, do CPC dispõe:</w:t>
        </w:r>
      </w:ins>
      <w:commentRangeEnd w:id="17"/>
      <w:r>
        <w:rPr>
          <w:rStyle w:val="CommentReference"/>
        </w:rPr>
        <w:commentReference w:id="17"/>
      </w:r>
    </w:p>
    <w:p>
      <w:pPr>
        <w:spacing w:after="0" w:line="360" w:lineRule="auto"/>
        <w:ind w:firstLine="2268"/>
        <w:jc w:val="both"/>
        <w:rPr>
          <w:ins w:id="1330" w:author="Assessor GDSXSR" w:date="2026-10-29T19:59:18Z"/>
        </w:rPr>
      </w:pPr>
    </w:p>
    <w:p>
      <w:pPr>
        <w:spacing w:after="0" w:line="360" w:lineRule="auto"/>
        <w:ind w:left="2268" w:firstLine="0"/>
        <w:jc w:val="both"/>
        <w:rPr>
          <w:ins w:id="1332" w:author="Assessor GDSXSR" w:date="2026-10-29T19:59:18Z"/>
        </w:rPr>
      </w:pPr>
      <w:ins w:id="1331" w:author="Assessor GDSXSR" w:date="2026-10-29T19:59:18Z">
        <w:r>
          <w:rPr>
            <w:i/>
            <w:color w:val="808080"/>
            <w:sz w:val="26"/>
          </w:rPr>
          <w:t xml:space="preserve">“Art. 373. O ônus da prova incumbe:</w:t>
        </w:r>
      </w:ins>
    </w:p>
    <w:p>
      <w:pPr>
        <w:spacing w:after="0" w:line="360" w:lineRule="auto"/>
        <w:ind w:left="2268" w:firstLine="0"/>
        <w:jc w:val="both"/>
        <w:rPr>
          <w:ins w:id="1334" w:author="Assessor GDSXSR" w:date="2026-10-29T19:59:18Z"/>
        </w:rPr>
      </w:pPr>
      <w:ins w:id="1333" w:author="Assessor GDSXSR" w:date="2026-10-29T19:59:18Z">
        <w:r>
          <w:rPr>
            <w:i/>
            <w:color w:val="808080"/>
            <w:sz w:val="26"/>
          </w:rPr>
          <w:t xml:space="preserve">(...)</w:t>
        </w:r>
      </w:ins>
    </w:p>
    <w:p>
      <w:pPr>
        <w:spacing w:after="0" w:line="360" w:lineRule="auto"/>
        <w:ind w:left="2268" w:firstLine="0"/>
        <w:jc w:val="both"/>
        <w:rPr/>
      </w:pPr>
      <w:ins w:id="1335" w:author="Assessor GDSXSR" w:date="2026-10-29T19:59:18Z">
        <w:r>
          <w:rPr>
            <w:i/>
            <w:color w:val="808080"/>
            <w:sz w:val="26"/>
            <w:u w:val="single"/>
          </w:rPr>
          <w:t xml:space="preserve">II - ao réu, quanto à existência de fato impeditivo, modificativo ou extintivo do direito do autor.” – Grifei</w:t>
        </w:r>
      </w:ins>
    </w:p>
    <w:p w:rsidR="0088148B" w:rsidP="00EE4F9E" w:rsidRDefault="0088148B" w14:paraId="42ADA2EB" w14:textId="77777777">
      <w:pPr>
        <w:spacing w:after="0" w:line="360" w:lineRule="auto"/>
        <w:ind w:firstLine="2268"/>
        <w:jc w:val="both"/>
        <w:rPr>
          <w:rFonts w:ascii="Arial" w:hAnsi="Arial" w:eastAsia="Arial" w:cs="Arial"/>
          <w:sz w:val="28"/>
          <w:szCs w:val="28"/>
        </w:rPr>
      </w:pPr>
    </w:p>
    <w:p>
      <w:pPr>
        <w:spacing w:after="0" w:line="360" w:lineRule="auto"/>
        <w:ind w:firstLine="2268"/>
        <w:jc w:val="both"/>
        <w:rPr>
          <w:ins w:id="1342" w:author="Assessor GDSXSR" w:date="2026-10-29T19:59:18Z"/>
        </w:rPr>
      </w:pPr>
      <w:del w:id="1336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Nos termos do art. 373</w:delText>
        </w:r>
      </w:del>
      <w:ins w:id="1337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Incumbia</w:t>
        </w:r>
      </w:ins>
      <w:r>
        <w:rPr>
          <w:rFonts w:ascii="Arial" w:hAnsi="Arial" w:eastAsia="Arial" w:cs="Arial"/>
          <w:sz w:val="28"/>
          <w:szCs w:val="28"/>
        </w:rPr>
        <w:t xml:space="preserve">, </w:t>
      </w:r>
      <w:del w:id="1338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II</w:delText>
        </w:r>
      </w:del>
      <w:ins w:id="1339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</w:rPr>
          <w:t xml:space="preserve">assim</w:t>
        </w:r>
      </w:ins>
      <w:r>
        <w:rPr>
          <w:rFonts w:ascii="Arial" w:hAnsi="Arial" w:eastAsia="Arial" w:cs="Arial"/>
          <w:sz w:val="28"/>
          <w:szCs w:val="28"/>
        </w:rPr>
        <w:t xml:space="preserve">,</w:t>
      </w:r>
      <w:del w:id="1340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 do CPC, incumbia</w:delText>
        </w:r>
      </w:del>
      <w:r>
        <w:rPr>
          <w:rFonts w:ascii="Arial" w:hAnsi="Arial" w:eastAsia="Arial" w:cs="Arial"/>
          <w:sz w:val="28"/>
          <w:szCs w:val="28"/>
        </w:rPr>
        <w:t xml:space="preserve"> à concessionária demonstrar os fatos que legitimariam a cobrança dirigida à autora.</w:t>
      </w:r>
      <w:del w:id="1341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 </w:delText>
        </w:r>
      </w:del>
    </w:p>
    <w:p>
      <w:pPr>
        <w:spacing w:after="0" w:line="360" w:lineRule="auto"/>
        <w:ind w:firstLine="2268"/>
        <w:jc w:val="both"/>
        <w:rPr>
          <w:ins w:id="1343" w:author="Assessor GDSXSR" w:date="2026-10-29T19:59:18Z"/>
        </w:rPr>
      </w:pPr>
    </w:p>
    <w:p w:rsidRPr="00EE4F9E" w:rsidR="395F27C1" w:rsidP="00EE4F9E" w:rsidRDefault="232A16D2" w14:paraId="319DF4EB" w14:textId="3FC6A4D0">
      <w:pPr>
        <w:spacing w:after="0" w:line="360" w:lineRule="auto"/>
        <w:ind w:firstLine="2268"/>
        <w:jc w:val="both"/>
        <w:rPr>
          <w:ins w:id="1344" w:author="Assessor GDSXSR" w:date="2026-10-29T19:59:18Z"/>
        </w:rPr>
      </w:pPr>
      <w:r>
        <w:rPr>
          <w:rFonts w:ascii="Arial" w:hAnsi="Arial" w:eastAsia="Arial" w:cs="Arial"/>
          <w:sz w:val="28"/>
          <w:szCs w:val="28"/>
        </w:rPr>
        <w:t xml:space="preserve">Não se pode exigir da consumidora a prova de fato negativo, consistente em demonstrar que não utilizava o serviço no período da cobrança.</w:t>
      </w:r>
    </w:p>
    <w:p>
      <w:pPr>
        <w:spacing w:after="0" w:line="360" w:lineRule="auto"/>
        <w:ind w:firstLine="2268"/>
        <w:jc w:val="both"/>
        <w:rPr>
          <w:ins w:id="1345" w:author="Assessor GDSXSR" w:date="2026-10-29T19:59:18Z"/>
        </w:rPr>
      </w:pPr>
    </w:p>
    <w:p>
      <w:pPr>
        <w:spacing w:after="0" w:line="360" w:lineRule="auto"/>
        <w:ind w:firstLine="2268"/>
        <w:jc w:val="both"/>
        <w:rPr/>
      </w:pPr>
      <w:ins w:id="1346" w:author="Assessor GDSXSR" w:date="2026-10-29T19:59:18Z">
        <w:r>
          <w:rPr>
            <w:rFonts w:ascii="Arial" w:hAnsi="Arial" w:eastAsia="Arial" w:cs="Arial"/>
            <w:color w:val="808080"/>
            <w:sz w:val="28"/>
            <w:szCs w:val="28"/>
            <w:highlight w:val="yellow"/>
          </w:rPr>
          <w:t xml:space="preserve">Portanto, com a máxima vênia ao d. Juízo de origem, ausente prova de que a apelante tenha usufruído do fornecimento de água correspondente à fatura de dezembro de 2020, impõe-se reconhecer também a inexigibilidade desse débito.</w:t>
        </w:r>
      </w:ins>
    </w:p>
    <w:p w:rsidR="0088148B" w:rsidP="00EE4F9E" w:rsidRDefault="0088148B" w14:paraId="062A91DD" w14:textId="77777777">
      <w:pPr>
        <w:spacing w:after="0" w:line="360" w:lineRule="auto"/>
        <w:ind w:firstLine="2268"/>
        <w:jc w:val="both"/>
        <w:rPr>
          <w:rFonts w:ascii="Arial" w:hAnsi="Arial" w:eastAsia="Arial" w:cs="Arial"/>
          <w:sz w:val="28"/>
          <w:szCs w:val="28"/>
        </w:rPr>
      </w:pPr>
    </w:p>
    <w:p w:rsidR="01A66EBB" w:rsidP="00EE4F9E" w:rsidRDefault="01A66EBB" w14:paraId="448C346C" w14:textId="40D5C4EF">
      <w:pPr>
        <w:spacing w:after="0" w:line="360" w:lineRule="auto"/>
        <w:ind w:firstLine="2268"/>
        <w:jc w:val="both"/>
      </w:pPr>
      <w:commentRangeStart w:id="18"/>
      <w:r>
        <w:rPr>
          <w:rFonts w:ascii="Arial" w:hAnsi="Arial" w:eastAsia="Arial" w:cs="Arial"/>
          <w:sz w:val="28"/>
          <w:szCs w:val="28"/>
        </w:rPr>
        <w:t xml:space="preserve">Nesse sentido</w:t>
      </w:r>
      <w:del w:id="1347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 já decidiu este egrégio Tribunal de Justiça</w:delText>
        </w:r>
      </w:del>
      <w:r>
        <w:rPr>
          <w:rFonts w:ascii="Arial" w:hAnsi="Arial" w:eastAsia="Arial" w:cs="Arial"/>
          <w:sz w:val="28"/>
          <w:szCs w:val="28"/>
        </w:rPr>
        <w:t xml:space="preserve">:</w:t>
      </w:r>
      <w:del w:id="1348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 </w:delText>
        </w:r>
      </w:del>
      <w:commentRangeEnd w:id="18"/>
      <w:r>
        <w:rPr>
          <w:rStyle w:val="CommentReference"/>
        </w:rPr>
        <w:commentReference w:id="18"/>
      </w:r>
    </w:p>
    <w:p w:rsidR="395F27C1" w:rsidP="00EE4F9E" w:rsidRDefault="395F27C1" w14:paraId="23348DE6" w14:textId="5D4041C3">
      <w:pPr>
        <w:spacing w:after="0" w:line="360" w:lineRule="auto"/>
        <w:ind w:firstLine="2268"/>
        <w:jc w:val="both"/>
        <w:rPr>
          <w:rFonts w:ascii="Arial" w:hAnsi="Arial" w:eastAsia="Arial" w:cs="Arial"/>
          <w:sz w:val="28"/>
          <w:szCs w:val="28"/>
        </w:rPr>
      </w:pPr>
    </w:p>
    <w:p w:rsidR="3EE3824D" w:rsidP="00EE4F9E" w:rsidRDefault="3EE3824D" w14:paraId="10F368BE" w14:textId="1AEF6828">
      <w:pPr>
        <w:spacing w:after="0" w:line="360" w:lineRule="auto"/>
        <w:ind w:left="2268"/>
        <w:jc w:val="both"/>
        <w:rPr>
          <w:rFonts w:ascii="Arial" w:hAnsi="Arial" w:eastAsia="Arial" w:cs="Arial"/>
          <w:i/>
          <w:iCs/>
          <w:sz w:val="26"/>
          <w:szCs w:val="26"/>
        </w:rPr>
      </w:pPr>
      <w:r>
        <w:rPr>
          <w:rFonts w:ascii="Arial" w:hAnsi="Arial" w:eastAsia="Arial" w:cs="Arial"/>
          <w:i/>
          <w:iCs/>
          <w:sz w:val="26"/>
          <w:szCs w:val="26"/>
        </w:rPr>
        <w:t xml:space="preserve">“(...)</w:t>
      </w:r>
      <w:r>
        <w:rPr>
          <w:rFonts w:ascii="Arial" w:hAnsi="Arial" w:eastAsia="Arial" w:cs="Arial"/>
          <w:i/>
          <w:iCs/>
          <w:sz w:val="26"/>
          <w:szCs w:val="26"/>
        </w:rPr>
        <w:t xml:space="preserve"> </w:t>
      </w:r>
      <w:r>
        <w:rPr>
          <w:rFonts w:ascii="Arial" w:hAnsi="Arial" w:eastAsia="Arial" w:cs="Arial"/>
          <w:i/>
          <w:iCs/>
          <w:sz w:val="26"/>
          <w:szCs w:val="26"/>
        </w:rPr>
        <w:t xml:space="preserve">5. O início da locação do imóvel e a utilização do serviço autorizam a cobrança do consumo efetivamente prestado, sob pena de enriquecimento sem causa. </w:t>
      </w:r>
      <w:r>
        <w:rPr>
          <w:rFonts w:ascii="Arial" w:hAnsi="Arial" w:eastAsia="Arial" w:cs="Arial"/>
          <w:i/>
          <w:iCs/>
          <w:sz w:val="26"/>
          <w:szCs w:val="26"/>
          <w:u w:val="single"/>
        </w:rPr>
        <w:t xml:space="preserve">Isso, porém, não legitima a transferência automática de débitos pretéritos, encargos acessórios ou penalidades administrativas sem demonstração de vínculo da usuária com o consumo, com o fato gerador da cobrança ou com a conduta imputada.</w:t>
      </w:r>
      <w:ins w:id="1349" w:author="Assessor GDSXSR" w:date="2026-10-29T19:59:18Z">
        <w:r>
          <w:rPr>
            <w:rFonts w:ascii="Arial" w:hAnsi="Arial" w:eastAsia="Arial" w:cs="Arial"/>
            <w:i/>
            <w:iCs/>
            <w:color w:val="808080"/>
            <w:sz w:val="26"/>
            <w:szCs w:val="26"/>
          </w:rPr>
          <w:t xml:space="preserve"> (...)”</w:t>
        </w:r>
      </w:ins>
    </w:p>
    <w:p w:rsidR="01A66EBB" w:rsidP="00EE4F9E" w:rsidRDefault="01A66EBB" w14:paraId="5272F778" w14:textId="4D18F923">
      <w:pPr>
        <w:spacing w:after="0" w:line="360" w:lineRule="auto"/>
        <w:ind w:left="2268"/>
        <w:jc w:val="both"/>
        <w:rPr>
          <w:del w:id="1351" w:author="Assessor GDSXSR" w:date="2026-10-29T19:59:18Z"/>
          <w:rFonts w:ascii="Arial" w:hAnsi="Arial" w:eastAsia="Arial" w:cs="Arial"/>
          <w:i/>
          <w:iCs/>
          <w:sz w:val="26"/>
          <w:szCs w:val="26"/>
        </w:rPr>
      </w:pPr>
      <w:del w:id="1350" w:author="Assessor GDSXSR" w:date="2026-10-29T19:59:18Z">
        <w:r w:rsidRPr="395F27C1">
          <w:rPr>
            <w:rFonts w:ascii="Arial" w:hAnsi="Arial" w:eastAsia="Arial" w:cs="Arial"/>
            <w:i/>
            <w:iCs/>
            <w:sz w:val="26"/>
            <w:szCs w:val="26"/>
          </w:rPr>
          <w:delText>IV. DISPOSITIVO E TESE</w:delText>
        </w:r>
      </w:del>
    </w:p>
    <w:p w:rsidR="01A66EBB" w:rsidP="00EE4F9E" w:rsidRDefault="01A66EBB" w14:paraId="05F033D1" w14:textId="46FE7E15">
      <w:pPr>
        <w:spacing w:after="0" w:line="360" w:lineRule="auto"/>
        <w:ind w:left="2268"/>
        <w:jc w:val="both"/>
        <w:rPr>
          <w:del w:id="1353" w:author="Assessor GDSXSR" w:date="2026-10-29T19:59:18Z"/>
          <w:rFonts w:ascii="Arial" w:hAnsi="Arial" w:eastAsia="Arial" w:cs="Arial"/>
          <w:i/>
          <w:iCs/>
          <w:sz w:val="26"/>
          <w:szCs w:val="26"/>
        </w:rPr>
      </w:pPr>
      <w:del w:id="1352" w:author="Assessor GDSXSR" w:date="2026-10-29T19:59:18Z">
        <w:r w:rsidRPr="395F27C1">
          <w:rPr>
            <w:rFonts w:ascii="Arial" w:hAnsi="Arial" w:eastAsia="Arial" w:cs="Arial"/>
            <w:i/>
            <w:iCs/>
            <w:sz w:val="26"/>
            <w:szCs w:val="26"/>
          </w:rPr>
          <w:delText>11. Recurso parcialmente provido.</w:delText>
        </w:r>
      </w:del>
    </w:p>
    <w:p w:rsidR="01A66EBB" w:rsidP="00EE4F9E" w:rsidRDefault="01A66EBB" w14:paraId="1E3A7AB5" w14:textId="64B0F9FE">
      <w:pPr>
        <w:spacing w:after="0" w:line="360" w:lineRule="auto"/>
        <w:ind w:left="2268"/>
        <w:jc w:val="both"/>
        <w:rPr>
          <w:del w:id="1355" w:author="Assessor GDSXSR" w:date="2026-10-29T19:59:18Z"/>
          <w:rFonts w:ascii="Arial" w:hAnsi="Arial" w:eastAsia="Arial" w:cs="Arial"/>
          <w:i/>
          <w:iCs/>
          <w:sz w:val="26"/>
          <w:szCs w:val="26"/>
        </w:rPr>
      </w:pPr>
      <w:del w:id="1354" w:author="Assessor GDSXSR" w:date="2026-10-29T19:59:18Z">
        <w:r w:rsidRPr="395F27C1">
          <w:rPr>
            <w:rFonts w:ascii="Arial" w:hAnsi="Arial" w:eastAsia="Arial" w:cs="Arial"/>
            <w:i/>
            <w:iCs/>
            <w:sz w:val="26"/>
            <w:szCs w:val="26"/>
          </w:rPr>
          <w:delText xml:space="preserve">Tese de julgamento: 1. Em relação de consumo, a concessionária de serviço público de água deve comprovar a regularidade de faturas excepcionalmente elevadas quando a distribuição do ônus da prova, estabilizada no saneamento, lhe atribui esse encargo em razão da hipossuficiência técnica do usuário. </w:delText>
        </w:r>
      </w:del>
    </w:p>
    <w:p w:rsidRPr="00A34BB5" w:rsidR="01A66EBB" w:rsidP="00EE4F9E" w:rsidRDefault="01A66EBB" w14:paraId="3554CD36" w14:textId="04C6CEED">
      <w:pPr>
        <w:spacing w:after="0" w:line="360" w:lineRule="auto"/>
        <w:ind w:left="2268"/>
        <w:jc w:val="both"/>
        <w:rPr>
          <w:rFonts w:ascii="Arial" w:hAnsi="Arial" w:eastAsia="Arial" w:cs="Arial"/>
          <w:i/>
          <w:iCs/>
          <w:sz w:val="26"/>
          <w:szCs w:val="26"/>
        </w:rPr>
      </w:pPr>
      <w:del w:id="1356" w:author="Assessor GDSXSR" w:date="2026-10-29T19:59:18Z">
        <w:r>
          <w:rPr>
            <w:rFonts w:ascii="Arial" w:hAnsi="Arial" w:eastAsia="Arial" w:cs="Arial"/>
            <w:i/>
            <w:iCs/>
            <w:sz w:val="26"/>
            <w:szCs w:val="26"/>
          </w:rPr>
          <w:delText xml:space="preserve">2. O início da locação do imóvel e a utilização do serviço autorizam a cobrança do consumo efetivamente prestado, </w:delText>
        </w:r>
        <w:r>
          <w:rPr>
            <w:rFonts w:ascii="Arial" w:hAnsi="Arial" w:eastAsia="Arial" w:cs="Arial"/>
            <w:i/>
            <w:iCs/>
            <w:sz w:val="26"/>
            <w:szCs w:val="26"/>
            <w:u w:val="single"/>
          </w:rPr>
          <w:delText xml:space="preserve">mas não legitimam a transferência automática de débitos, encargos ou penalidades anteriores sem demonstração de vínculo do usuário com o fato gerador.</w:delText>
        </w:r>
        <w:r>
          <w:rPr>
            <w:rFonts w:ascii="Arial" w:hAnsi="Arial" w:eastAsia="Arial" w:cs="Arial"/>
            <w:i/>
            <w:iCs/>
            <w:sz w:val="26"/>
            <w:szCs w:val="26"/>
          </w:rPr>
          <w:delText xml:space="preserve"> (...)</w:delText>
        </w:r>
        <w:r>
          <w:rPr>
            <w:rFonts w:ascii="Arial" w:hAnsi="Arial" w:eastAsia="Arial" w:cs="Arial"/>
            <w:i/>
            <w:iCs/>
            <w:sz w:val="26"/>
            <w:szCs w:val="26"/>
          </w:rPr>
          <w:delText xml:space="preserve">” </w:delText>
        </w:r>
      </w:del>
      <w:r>
        <w:rPr>
          <w:rFonts w:ascii="Arial" w:hAnsi="Arial" w:eastAsia="Arial" w:cs="Arial"/>
          <w:i/>
          <w:iCs/>
          <w:sz w:val="26"/>
          <w:szCs w:val="26"/>
        </w:rPr>
        <w:t xml:space="preserve">(Acórdão 2167028, 0738186-08.2025.8.07.0001, Relator(a): AISTON HENRIQUE DE SOUSA, 4ª TURMA CÍVEL, data de julgamento: 19/08/2026, publicado no DJe: 03/09/2026</w:t>
      </w:r>
      <w:ins w:id="1357" w:author="Assessor GDSXSR" w:date="2026-10-29T19:59:18Z">
        <w:r>
          <w:rPr>
            <w:rFonts w:ascii="Arial" w:hAnsi="Arial" w:eastAsia="Arial" w:cs="Arial"/>
            <w:i/>
            <w:iCs/>
            <w:color w:val="808080"/>
            <w:sz w:val="26"/>
            <w:szCs w:val="26"/>
          </w:rPr>
          <w:t xml:space="preserve">.</w:t>
        </w:r>
      </w:ins>
      <w:r>
        <w:rPr>
          <w:rFonts w:ascii="Arial" w:hAnsi="Arial" w:eastAsia="Arial" w:cs="Arial"/>
          <w:i/>
          <w:iCs/>
          <w:sz w:val="26"/>
          <w:szCs w:val="26"/>
        </w:rPr>
        <w:t xml:space="preserve">)</w:t>
      </w:r>
      <w:del w:id="1358" w:author="Assessor GDSXSR" w:date="2026-10-29T19:59:18Z">
        <w:r>
          <w:rPr>
            <w:rFonts w:ascii="Arial" w:hAnsi="Arial" w:eastAsia="Arial" w:cs="Arial"/>
            <w:i/>
            <w:iCs/>
            <w:sz w:val="26"/>
            <w:szCs w:val="26"/>
          </w:rPr>
          <w:delText xml:space="preserve">.</w:delText>
        </w:r>
      </w:del>
      <w:ins w:id="1359" w:author="Assessor GDSXSR" w:date="2026-10-29T19:59:18Z">
        <w:r>
          <w:rPr>
            <w:rFonts w:ascii="Arial" w:hAnsi="Arial" w:eastAsia="Arial" w:cs="Arial"/>
            <w:i/>
            <w:iCs/>
            <w:color w:val="808080"/>
            <w:sz w:val="26"/>
            <w:szCs w:val="26"/>
          </w:rPr>
          <w:t xml:space="preserve"> –</w:t>
        </w:r>
      </w:ins>
      <w:r>
        <w:rPr>
          <w:rFonts w:ascii="Arial" w:hAnsi="Arial" w:eastAsia="Arial" w:cs="Arial"/>
          <w:i/>
          <w:iCs/>
          <w:sz w:val="26"/>
          <w:szCs w:val="26"/>
        </w:rPr>
        <w:t xml:space="preserve"> </w:t>
      </w:r>
      <w:r>
        <w:rPr>
          <w:rFonts w:ascii="Arial" w:hAnsi="Arial" w:eastAsia="Arial" w:cs="Arial"/>
          <w:i/>
          <w:iCs/>
          <w:sz w:val="26"/>
          <w:szCs w:val="26"/>
        </w:rPr>
        <w:t xml:space="preserve">Grifei</w:t>
      </w:r>
      <w:del w:id="1360" w:author="Assessor GDSXSR" w:date="2026-10-29T19:59:18Z">
        <w:r>
          <w:rPr>
            <w:rFonts w:ascii="Arial" w:hAnsi="Arial" w:eastAsia="Arial" w:cs="Arial"/>
            <w:i/>
            <w:iCs/>
            <w:sz w:val="26"/>
            <w:szCs w:val="26"/>
          </w:rPr>
          <w:delText xml:space="preserve">. </w:delText>
        </w:r>
      </w:del>
    </w:p>
    <w:p w:rsidR="395F27C1" w:rsidP="00EE4F9E" w:rsidRDefault="395F27C1" w14:paraId="3648E69C" w14:textId="7DD58D4E">
      <w:pPr>
        <w:spacing w:after="0" w:line="360" w:lineRule="auto"/>
        <w:ind w:firstLine="2268"/>
        <w:jc w:val="both"/>
        <w:rPr>
          <w:rFonts w:ascii="Arial" w:hAnsi="Arial" w:eastAsia="Arial" w:cs="Arial"/>
          <w:sz w:val="28"/>
          <w:szCs w:val="28"/>
        </w:rPr>
      </w:pPr>
    </w:p>
    <w:p w:rsidR="6C8C31DD" w:rsidP="00EE4F9E" w:rsidRDefault="00A34BB5" w14:paraId="533EA2A9" w14:textId="4D509D65">
      <w:pPr>
        <w:spacing w:after="0" w:line="360" w:lineRule="auto"/>
        <w:ind w:firstLine="2268"/>
        <w:jc w:val="both"/>
        <w:rPr>
          <w:del w:id="1365" w:author="Assessor GDSXSR" w:date="2026-10-29T19:59:18Z"/>
          <w:rFonts w:ascii="Arial" w:hAnsi="Arial" w:eastAsia="Arial" w:cs="Arial"/>
          <w:sz w:val="28"/>
          <w:szCs w:val="28"/>
        </w:rPr>
      </w:pPr>
      <w:del w:id="1361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>Portanto, a</w:delText>
        </w:r>
      </w:del>
      <w:del w:id="1362" w:author="Assessor GDSXSR" w:date="2026-10-29T19:59:18Z">
        <w:r w:rsidRPr="395F27C1" w:rsidR="0C6668D6">
          <w:rPr>
            <w:rFonts w:ascii="Arial" w:hAnsi="Arial" w:eastAsia="Arial" w:cs="Arial"/>
            <w:sz w:val="28"/>
            <w:szCs w:val="28"/>
          </w:rPr>
          <w:delText>usente</w:delText>
        </w:r>
      </w:del>
      <w:del w:id="1363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 </w:delText>
        </w:r>
      </w:del>
      <w:del w:id="1364" w:author="Assessor GDSXSR" w:date="2026-10-29T19:59:18Z">
        <w:r w:rsidRPr="395F27C1" w:rsidR="0C6668D6">
          <w:rPr>
            <w:rFonts w:ascii="Arial" w:hAnsi="Arial" w:eastAsia="Arial" w:cs="Arial"/>
            <w:sz w:val="28"/>
            <w:szCs w:val="28"/>
          </w:rPr>
          <w:delText>prova de que a apelante tenha usufruído do fornecimento de água correspondente à fatura de dezembro de 2020, impõe-se reconhecer também a inexigibilidade desse débito.</w:delText>
        </w:r>
      </w:del>
    </w:p>
    <w:p w:rsidR="395F27C1" w:rsidP="00EE4F9E" w:rsidRDefault="395F27C1" w14:paraId="78B6F661" w14:textId="389D9858">
      <w:pPr>
        <w:spacing w:after="0" w:line="360" w:lineRule="auto"/>
        <w:ind w:firstLine="2268"/>
        <w:jc w:val="both"/>
        <w:rPr>
          <w:del w:id="1366" w:author="Assessor GDSXSR" w:date="2026-10-29T19:59:18Z"/>
          <w:rFonts w:ascii="Arial" w:hAnsi="Arial" w:eastAsia="Arial" w:cs="Arial"/>
          <w:sz w:val="28"/>
          <w:szCs w:val="28"/>
        </w:rPr>
      </w:pPr>
    </w:p>
    <w:p w:rsidRPr="00A34BB5" w:rsidR="1B9BBE47" w:rsidP="00EE4F9E" w:rsidRDefault="00A34BB5" w14:paraId="20A96DE1" w14:textId="5F1B8C89">
      <w:pPr>
        <w:spacing w:after="0" w:line="360" w:lineRule="auto"/>
        <w:ind w:firstLine="2268"/>
        <w:jc w:val="both"/>
        <w:rPr>
          <w:del w:id="1369" w:author="Assessor GDSXSR" w:date="2026-10-29T19:59:18Z"/>
          <w:u w:val="single"/>
        </w:rPr>
      </w:pPr>
      <w:del w:id="1367" w:author="Assessor GDSXSR" w:date="2026-10-29T19:59:18Z">
        <w:r>
          <w:rPr>
            <w:rFonts w:ascii="Arial" w:hAnsi="Arial" w:eastAsia="Arial" w:cs="Arial"/>
            <w:sz w:val="28"/>
            <w:szCs w:val="28"/>
            <w:u w:val="single"/>
          </w:rPr>
          <w:delText>Assim</w:delText>
        </w:r>
      </w:del>
      <w:del w:id="1368" w:author="Assessor GDSXSR" w:date="2026-10-29T19:59:18Z">
        <w:r w:rsidRPr="00A34BB5" w:rsidR="1B9BBE47">
          <w:rPr>
            <w:rFonts w:ascii="Arial" w:hAnsi="Arial" w:eastAsia="Arial" w:cs="Arial"/>
            <w:sz w:val="28"/>
            <w:szCs w:val="28"/>
            <w:u w:val="single"/>
          </w:rPr>
          <w:delText>, dou provimento ao apelo nesse ponto.</w:delText>
        </w:r>
      </w:del>
    </w:p>
    <w:p w:rsidR="395F27C1" w:rsidP="00EE4F9E" w:rsidRDefault="395F27C1" w14:paraId="3806ECDE" w14:textId="4824304C">
      <w:pPr>
        <w:spacing w:after="0" w:line="360" w:lineRule="auto"/>
        <w:ind w:firstLine="2268"/>
        <w:jc w:val="both"/>
        <w:rPr>
          <w:del w:id="1370" w:author="Assessor GDSXSR" w:date="2026-10-29T19:59:18Z"/>
          <w:rFonts w:ascii="Arial" w:hAnsi="Arial" w:eastAsia="Arial" w:cs="Arial"/>
          <w:sz w:val="28"/>
          <w:szCs w:val="28"/>
        </w:rPr>
      </w:pPr>
    </w:p>
    <w:p w:rsidR="4107E398" w:rsidP="002C5A5D" w:rsidRDefault="071A89D1" w14:paraId="0A0A361B" w14:textId="0AE27B39">
      <w:pPr>
        <w:spacing w:after="0" w:line="360" w:lineRule="auto"/>
        <w:jc w:val="center"/>
        <w:rPr>
          <w:del w:id="1380" w:author="Assessor GDSXSR" w:date="2026-10-29T19:59:18Z"/>
          <w:rFonts w:ascii="Arial" w:hAnsi="Arial" w:eastAsia="Arial" w:cs="Arial"/>
          <w:sz w:val="28"/>
          <w:szCs w:val="28"/>
        </w:rPr>
      </w:pPr>
      <w:del w:id="1371" w:author="Assessor GDSXSR" w:date="2026-10-29T19:59:18Z">
        <w:r w:rsidRPr="395F27C1">
          <w:rPr>
            <w:rFonts w:ascii="Arial" w:hAnsi="Arial" w:eastAsia="Arial" w:cs="Arial"/>
            <w:sz w:val="28"/>
            <w:szCs w:val="28"/>
          </w:rPr>
          <w:delText xml:space="preserve">DA </w:delText>
        </w:r>
      </w:del>
      <w:del w:id="1372" w:author="Assessor GDSXSR" w:date="2026-10-29T19:59:18Z">
        <w:r w:rsidRPr="395F27C1" w:rsidR="31B58E38">
          <w:rPr>
            <w:rFonts w:ascii="Arial" w:hAnsi="Arial" w:eastAsia="Arial" w:cs="Arial"/>
            <w:sz w:val="28"/>
            <w:szCs w:val="28"/>
          </w:rPr>
          <w:delText>NECESS</w:delText>
        </w:r>
      </w:del>
      <w:del w:id="1373" w:author="Assessor GDSXSR" w:date="2026-10-29T19:59:18Z">
        <w:r w:rsidR="00CD3726">
          <w:rPr>
            <w:rFonts w:ascii="Arial" w:hAnsi="Arial" w:eastAsia="Arial" w:cs="Arial"/>
            <w:sz w:val="28"/>
            <w:szCs w:val="28"/>
          </w:rPr>
          <w:delText>IDADE DE</w:delText>
        </w:r>
      </w:del>
      <w:del w:id="1374" w:author="Assessor GDSXSR" w:date="2026-10-29T19:59:18Z">
        <w:r w:rsidRPr="395F27C1" w:rsidR="31B58E38">
          <w:rPr>
            <w:rFonts w:ascii="Arial" w:hAnsi="Arial" w:eastAsia="Arial" w:cs="Arial"/>
            <w:sz w:val="28"/>
            <w:szCs w:val="28"/>
          </w:rPr>
          <w:delText xml:space="preserve"> REDISTRIBUIÇÃO DOS</w:delText>
        </w:r>
      </w:del>
      <w:del w:id="1375" w:author="Assessor GDSXSR" w:date="2026-10-29T19:59:18Z">
        <w:r w:rsidR="002C5A5D">
          <w:rPr>
            <w:rFonts w:ascii="Arial" w:hAnsi="Arial" w:eastAsia="Arial" w:cs="Arial"/>
            <w:sz w:val="28"/>
            <w:szCs w:val="28"/>
          </w:rPr>
          <w:delText xml:space="preserve"> </w:delText>
        </w:r>
      </w:del>
      <w:del w:id="1376" w:author="Assessor GDSXSR" w:date="2026-10-29T19:59:18Z">
        <w:r w:rsidRPr="395F27C1" w:rsidR="31B58E38">
          <w:rPr>
            <w:rFonts w:ascii="Arial" w:hAnsi="Arial" w:eastAsia="Arial" w:cs="Arial"/>
            <w:sz w:val="28"/>
            <w:szCs w:val="28"/>
          </w:rPr>
          <w:delText>ÔNUS</w:delText>
        </w:r>
      </w:del>
      <w:del w:id="1377" w:author="Assessor GDSXSR" w:date="2026-10-29T19:59:18Z">
        <w:r w:rsidR="002C5A5D">
          <w:rPr>
            <w:rFonts w:ascii="Arial" w:hAnsi="Arial" w:eastAsia="Arial" w:cs="Arial"/>
            <w:sz w:val="28"/>
            <w:szCs w:val="28"/>
          </w:rPr>
          <w:delText xml:space="preserve"> </w:delText>
        </w:r>
      </w:del>
      <w:del w:id="1378" w:author="Assessor GDSXSR" w:date="2026-10-29T19:59:18Z">
        <w:r w:rsidRPr="395F27C1" w:rsidR="31B58E38">
          <w:rPr>
            <w:rFonts w:ascii="Arial" w:hAnsi="Arial" w:eastAsia="Arial" w:cs="Arial"/>
            <w:sz w:val="28"/>
            <w:szCs w:val="28"/>
          </w:rPr>
          <w:delText>SUCUMBENCIAIS</w:delText>
        </w:r>
      </w:del>
      <w:del w:id="1379" w:author="Assessor GDSXSR" w:date="2026-10-29T19:59:18Z">
        <w:r w:rsidR="00266514">
          <w:rPr>
            <w:rFonts w:ascii="Arial" w:hAnsi="Arial" w:eastAsia="Arial" w:cs="Arial"/>
            <w:sz w:val="28"/>
            <w:szCs w:val="28"/>
          </w:rPr>
          <w:delText xml:space="preserve"> </w:delText>
        </w:r>
      </w:del>
    </w:p>
    <w:p w:rsidR="61D520EB" w:rsidP="00EE4F9E" w:rsidRDefault="61D520EB" w14:paraId="41C04459" w14:textId="5EA31E29">
      <w:pPr>
        <w:spacing w:after="0" w:line="360" w:lineRule="auto"/>
        <w:ind w:firstLine="2268"/>
        <w:jc w:val="both"/>
        <w:rPr>
          <w:del w:id="1381" w:author="Assessor GDSXSR" w:date="2026-10-29T19:59:18Z"/>
          <w:rFonts w:ascii="Segoe UI" w:hAnsi="Segoe UI" w:eastAsia="Segoe UI" w:cs="Segoe UI"/>
          <w:sz w:val="21"/>
          <w:szCs w:val="21"/>
        </w:rPr>
      </w:pPr>
    </w:p>
    <w:p w:rsidR="00DA55F2" w:rsidP="00DA55F2" w:rsidRDefault="00DA55F2" w14:paraId="4D0CF96D" w14:textId="045F2515">
      <w:pPr>
        <w:pStyle w:val="ListParagraph"/>
        <w:spacing w:after="0" w:line="360" w:lineRule="auto"/>
        <w:ind w:left="0" w:firstLine="2268"/>
        <w:jc w:val="both"/>
        <w:rPr>
          <w:del w:id="1391" w:author="Assessor GDSXSR" w:date="2026-10-29T19:59:18Z"/>
          <w:rFonts w:ascii="Arial" w:hAnsi="Arial" w:eastAsia="Arial" w:cs="Arial"/>
          <w:sz w:val="28"/>
          <w:szCs w:val="28"/>
        </w:rPr>
      </w:pPr>
      <w:del w:id="1382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 xml:space="preserve">A apelante alega que, </w:delText>
        </w:r>
      </w:del>
      <w:del w:id="1383" w:author="Assessor GDSXSR" w:date="2026-10-29T19:59:18Z">
        <w:r w:rsidR="002C088F">
          <w:rPr>
            <w:rFonts w:ascii="Arial" w:hAnsi="Arial" w:eastAsia="Arial" w:cs="Arial"/>
            <w:sz w:val="28"/>
            <w:szCs w:val="28"/>
          </w:rPr>
          <w:delText xml:space="preserve">ante </w:delText>
        </w:r>
      </w:del>
      <w:del w:id="1384" w:author="Assessor GDSXSR" w:date="2026-10-29T19:59:18Z">
        <w:r w:rsidRPr="4107E398">
          <w:rPr>
            <w:rFonts w:ascii="Arial" w:hAnsi="Arial" w:eastAsia="Arial" w:cs="Arial"/>
            <w:sz w:val="28"/>
            <w:szCs w:val="28"/>
          </w:rPr>
          <w:delText>o acolhimento integral da pretensão inicial</w:delText>
        </w:r>
      </w:del>
      <w:del w:id="1385" w:author="Assessor GDSXSR" w:date="2026-10-29T19:59:18Z">
        <w:r w:rsidR="002C088F">
          <w:rPr>
            <w:rFonts w:ascii="Arial" w:hAnsi="Arial" w:eastAsia="Arial" w:cs="Arial"/>
            <w:sz w:val="28"/>
            <w:szCs w:val="28"/>
          </w:rPr>
          <w:delText>,</w:delText>
        </w:r>
      </w:del>
      <w:del w:id="1386" w:author="Assessor GDSXSR" w:date="2026-10-29T19:59:18Z">
        <w:r w:rsidRPr="4107E398">
          <w:rPr>
            <w:rFonts w:ascii="Arial" w:hAnsi="Arial" w:eastAsia="Arial" w:cs="Arial"/>
            <w:sz w:val="28"/>
            <w:szCs w:val="28"/>
          </w:rPr>
          <w:delText xml:space="preserve"> impõe</w:delText>
        </w:r>
      </w:del>
      <w:del w:id="1387" w:author="Assessor GDSXSR" w:date="2026-10-29T19:59:18Z">
        <w:r w:rsidR="002C088F">
          <w:rPr>
            <w:rFonts w:ascii="Arial" w:hAnsi="Arial" w:eastAsia="Arial" w:cs="Arial"/>
            <w:sz w:val="28"/>
            <w:szCs w:val="28"/>
          </w:rPr>
          <w:delText>-se</w:delText>
        </w:r>
      </w:del>
      <w:del w:id="1388" w:author="Assessor GDSXSR" w:date="2026-10-29T19:59:18Z">
        <w:r w:rsidRPr="4107E398">
          <w:rPr>
            <w:rFonts w:ascii="Arial" w:hAnsi="Arial" w:eastAsia="Arial" w:cs="Arial"/>
            <w:sz w:val="28"/>
            <w:szCs w:val="28"/>
          </w:rPr>
          <w:delText xml:space="preserve"> a redistribuição dos ônus sucumbenciais, com a condenação exclusiva da </w:delText>
        </w:r>
      </w:del>
      <w:del w:id="1389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>ré</w:delText>
        </w:r>
      </w:del>
      <w:del w:id="1390" w:author="Assessor GDSXSR" w:date="2026-10-29T19:59:18Z">
        <w:r w:rsidRPr="4107E398">
          <w:rPr>
            <w:rFonts w:ascii="Arial" w:hAnsi="Arial" w:eastAsia="Arial" w:cs="Arial"/>
            <w:sz w:val="28"/>
            <w:szCs w:val="28"/>
          </w:rPr>
          <w:delText xml:space="preserve"> ao pagamento das custas processuais e dos honorários advocatícios.</w:delText>
        </w:r>
      </w:del>
    </w:p>
    <w:p w:rsidR="002C088F" w:rsidP="00DA55F2" w:rsidRDefault="002C088F" w14:paraId="5843163A" w14:textId="77777777">
      <w:pPr>
        <w:pStyle w:val="ListParagraph"/>
        <w:spacing w:after="0" w:line="360" w:lineRule="auto"/>
        <w:ind w:left="0" w:firstLine="2268"/>
        <w:jc w:val="both"/>
        <w:rPr>
          <w:del w:id="1392" w:author="Assessor GDSXSR" w:date="2026-10-29T19:59:18Z"/>
          <w:rFonts w:ascii="Arial" w:hAnsi="Arial" w:eastAsia="Arial" w:cs="Arial"/>
          <w:sz w:val="28"/>
          <w:szCs w:val="28"/>
        </w:rPr>
      </w:pPr>
    </w:p>
    <w:p w:rsidR="002C088F" w:rsidP="00DA55F2" w:rsidRDefault="002C088F" w14:paraId="615AF079" w14:textId="651C1DD7">
      <w:pPr>
        <w:pStyle w:val="ListParagraph"/>
        <w:spacing w:after="0" w:line="360" w:lineRule="auto"/>
        <w:ind w:left="0" w:firstLine="2268"/>
        <w:jc w:val="both"/>
        <w:rPr>
          <w:del w:id="1394" w:author="Assessor GDSXSR" w:date="2026-10-29T19:59:18Z"/>
          <w:rFonts w:ascii="Arial" w:hAnsi="Arial" w:eastAsia="Arial" w:cs="Arial"/>
          <w:sz w:val="28"/>
          <w:szCs w:val="28"/>
        </w:rPr>
      </w:pPr>
      <w:del w:id="1393" w:author="Assessor GDSXSR" w:date="2026-10-29T19:59:18Z">
        <w:r>
          <w:rPr>
            <w:rFonts w:ascii="Arial" w:hAnsi="Arial" w:eastAsia="Arial" w:cs="Arial"/>
            <w:sz w:val="28"/>
            <w:szCs w:val="28"/>
          </w:rPr>
          <w:delText>Com razão a apelante.</w:delText>
        </w:r>
      </w:del>
    </w:p>
    <w:p w:rsidR="002C088F" w:rsidP="00DA55F2" w:rsidRDefault="002C088F" w14:paraId="76DEF60D" w14:textId="77777777">
      <w:pPr>
        <w:pStyle w:val="ListParagraph"/>
        <w:spacing w:after="0" w:line="360" w:lineRule="auto"/>
        <w:ind w:left="0" w:firstLine="2268"/>
        <w:jc w:val="both"/>
        <w:rPr>
          <w:del w:id="1395" w:author="Assessor GDSXSR" w:date="2026-10-29T19:59:18Z"/>
          <w:rFonts w:ascii="Arial" w:hAnsi="Arial" w:eastAsia="Arial" w:cs="Arial"/>
          <w:sz w:val="28"/>
          <w:szCs w:val="28"/>
        </w:rPr>
      </w:pPr>
    </w:p>
    <w:p w:rsidR="720A263D" w:rsidP="00EE4F9E" w:rsidRDefault="720A263D" w14:paraId="70CB205E" w14:textId="2FB786D0">
      <w:pPr>
        <w:spacing w:after="0" w:line="360" w:lineRule="auto"/>
        <w:ind w:firstLine="2268"/>
        <w:jc w:val="both"/>
        <w:rPr>
          <w:del w:id="1397" w:author="Assessor GDSXSR" w:date="2026-10-29T19:59:18Z"/>
        </w:rPr>
      </w:pPr>
      <w:del w:id="1396" w:author="Assessor GDSXSR" w:date="2026-10-29T19:59:18Z">
        <w:r w:rsidRPr="395F27C1">
          <w:rPr>
            <w:rFonts w:ascii="Arial" w:hAnsi="Arial" w:eastAsia="Arial" w:cs="Arial"/>
            <w:sz w:val="28"/>
            <w:szCs w:val="28"/>
          </w:rPr>
          <w:delText>A sentença reconheceu a sucumbência recíproca porque a pretensão foi acolhida apenas em parte, mantendo-se exigível a fatura de dezembro de 2020.</w:delText>
        </w:r>
      </w:del>
    </w:p>
    <w:p w:rsidR="395F27C1" w:rsidP="00EE4F9E" w:rsidRDefault="395F27C1" w14:paraId="0FE35E15" w14:textId="3BF85F6C">
      <w:pPr>
        <w:spacing w:after="0" w:line="360" w:lineRule="auto"/>
        <w:ind w:firstLine="2268"/>
        <w:jc w:val="both"/>
        <w:rPr>
          <w:del w:id="1398" w:author="Assessor GDSXSR" w:date="2026-10-29T19:59:18Z"/>
          <w:rFonts w:ascii="Arial" w:hAnsi="Arial" w:eastAsia="Arial" w:cs="Arial"/>
          <w:sz w:val="28"/>
          <w:szCs w:val="28"/>
        </w:rPr>
      </w:pPr>
    </w:p>
    <w:p w:rsidR="720A263D" w:rsidP="00EE4F9E" w:rsidRDefault="720A263D" w14:paraId="0EE23D75" w14:textId="159D8768">
      <w:pPr>
        <w:spacing w:after="0" w:line="360" w:lineRule="auto"/>
        <w:ind w:firstLine="2268"/>
        <w:jc w:val="both"/>
        <w:rPr>
          <w:del w:id="1400" w:author="Assessor GDSXSR" w:date="2026-10-29T19:59:18Z"/>
        </w:rPr>
      </w:pPr>
      <w:del w:id="1399" w:author="Assessor GDSXSR" w:date="2026-10-29T19:59:18Z">
        <w:r w:rsidRPr="395F27C1">
          <w:rPr>
            <w:rFonts w:ascii="Arial" w:hAnsi="Arial" w:eastAsia="Arial" w:cs="Arial"/>
            <w:sz w:val="28"/>
            <w:szCs w:val="28"/>
          </w:rPr>
          <w:delText>Com o provimento da apelação e o reconhecimento da inexigibilidade de todos os débitos impugnados, a autora obtém integralmente a tutela pretendida.</w:delText>
        </w:r>
      </w:del>
    </w:p>
    <w:p w:rsidR="395F27C1" w:rsidP="00EE4F9E" w:rsidRDefault="395F27C1" w14:paraId="112958FC" w14:textId="339E029D">
      <w:pPr>
        <w:spacing w:after="0" w:line="360" w:lineRule="auto"/>
        <w:ind w:firstLine="2268"/>
        <w:jc w:val="both"/>
        <w:rPr>
          <w:del w:id="1401" w:author="Assessor GDSXSR" w:date="2026-10-29T19:59:18Z"/>
          <w:rFonts w:ascii="Arial" w:hAnsi="Arial" w:eastAsia="Arial" w:cs="Arial"/>
          <w:sz w:val="28"/>
          <w:szCs w:val="28"/>
        </w:rPr>
      </w:pPr>
    </w:p>
    <w:p w:rsidR="720A263D" w:rsidP="00EE4F9E" w:rsidRDefault="720A263D" w14:paraId="26DB62D9" w14:textId="0607B2E8">
      <w:pPr>
        <w:spacing w:after="0" w:line="360" w:lineRule="auto"/>
        <w:ind w:firstLine="2268"/>
        <w:jc w:val="both"/>
        <w:rPr>
          <w:del w:id="1414" w:author="Assessor GDSXSR" w:date="2026-10-29T19:59:18Z"/>
          <w:rFonts w:ascii="Arial" w:hAnsi="Arial" w:eastAsia="Arial" w:cs="Arial"/>
          <w:sz w:val="28"/>
          <w:szCs w:val="28"/>
        </w:rPr>
      </w:pPr>
      <w:del w:id="1402" w:author="Assessor GDSXSR" w:date="2026-10-29T19:59:18Z">
        <w:r w:rsidRPr="395F27C1">
          <w:rPr>
            <w:rFonts w:ascii="Arial" w:hAnsi="Arial" w:eastAsia="Arial" w:cs="Arial"/>
            <w:sz w:val="28"/>
            <w:szCs w:val="28"/>
          </w:rPr>
          <w:delText>Consequentemente, deve ser afastada a sucumbência recíproca</w:delText>
        </w:r>
      </w:del>
      <w:del w:id="1403" w:author="Assessor GDSXSR" w:date="2026-10-29T19:59:18Z">
        <w:r w:rsidR="00294647">
          <w:rPr>
            <w:rFonts w:ascii="Arial" w:hAnsi="Arial" w:eastAsia="Arial" w:cs="Arial"/>
            <w:sz w:val="28"/>
            <w:szCs w:val="28"/>
          </w:rPr>
          <w:delText xml:space="preserve"> (CPC 86</w:delText>
        </w:r>
      </w:del>
      <w:del w:id="1404" w:author="Assessor GDSXSR" w:date="2026-10-29T19:59:18Z">
        <w:r w:rsidR="00D6661D">
          <w:rPr>
            <w:rFonts w:ascii="Arial" w:hAnsi="Arial" w:eastAsia="Arial" w:cs="Arial"/>
            <w:sz w:val="28"/>
            <w:szCs w:val="28"/>
          </w:rPr>
          <w:delText xml:space="preserve"> </w:delText>
        </w:r>
      </w:del>
      <w:del w:id="1405" w:author="Assessor GDSXSR" w:date="2026-10-29T19:59:18Z">
        <w:r w:rsidRPr="00D6661D" w:rsidR="00D6661D">
          <w:rPr>
            <w:rFonts w:ascii="Arial" w:hAnsi="Arial" w:eastAsia="Arial" w:cs="Arial"/>
            <w:i/>
            <w:iCs/>
            <w:sz w:val="28"/>
            <w:szCs w:val="28"/>
          </w:rPr>
          <w:delText>caput</w:delText>
        </w:r>
      </w:del>
      <w:del w:id="1406" w:author="Assessor GDSXSR" w:date="2026-10-29T19:59:18Z">
        <w:r w:rsidR="00D6661D">
          <w:rPr>
            <w:rFonts w:ascii="Arial" w:hAnsi="Arial" w:eastAsia="Arial" w:cs="Arial"/>
            <w:sz w:val="28"/>
            <w:szCs w:val="28"/>
          </w:rPr>
          <w:delText>)</w:delText>
        </w:r>
      </w:del>
      <w:del w:id="1407" w:author="Assessor GDSXSR" w:date="2026-10-29T19:59:18Z">
        <w:r w:rsidRPr="395F27C1">
          <w:rPr>
            <w:rFonts w:ascii="Arial" w:hAnsi="Arial" w:eastAsia="Arial" w:cs="Arial"/>
            <w:sz w:val="28"/>
            <w:szCs w:val="28"/>
          </w:rPr>
          <w:delText xml:space="preserve">, atribuindo-se à </w:delText>
        </w:r>
      </w:del>
      <w:del w:id="1408" w:author="Assessor GDSXSR" w:date="2026-10-29T19:59:18Z">
        <w:r w:rsidR="005A7C42">
          <w:rPr>
            <w:rFonts w:ascii="Arial" w:hAnsi="Arial" w:eastAsia="Arial" w:cs="Arial"/>
            <w:sz w:val="28"/>
            <w:szCs w:val="28"/>
          </w:rPr>
          <w:delText>ré apelada</w:delText>
        </w:r>
      </w:del>
      <w:del w:id="1409" w:author="Assessor GDSXSR" w:date="2026-10-29T19:59:18Z">
        <w:r w:rsidRPr="395F27C1">
          <w:rPr>
            <w:rFonts w:ascii="Arial" w:hAnsi="Arial" w:eastAsia="Arial" w:cs="Arial"/>
            <w:sz w:val="28"/>
            <w:szCs w:val="28"/>
          </w:rPr>
          <w:delText xml:space="preserve"> a responsabilidade pela totalidade das custas processuais e dos honorários advocatícios</w:delText>
        </w:r>
      </w:del>
      <w:del w:id="1410" w:author="Assessor GDSXSR" w:date="2026-10-29T19:59:18Z">
        <w:r w:rsidR="00E03FD5">
          <w:rPr>
            <w:rFonts w:ascii="Arial" w:hAnsi="Arial" w:eastAsia="Arial" w:cs="Arial"/>
            <w:sz w:val="28"/>
            <w:szCs w:val="28"/>
          </w:rPr>
          <w:delText xml:space="preserve"> (CPC 85 </w:delText>
        </w:r>
      </w:del>
      <w:del w:id="1411" w:author="Assessor GDSXSR" w:date="2026-10-29T19:59:18Z">
        <w:r w:rsidRPr="00D6661D" w:rsidR="00E03FD5">
          <w:rPr>
            <w:rFonts w:ascii="Arial" w:hAnsi="Arial" w:eastAsia="Arial" w:cs="Arial"/>
            <w:i/>
            <w:iCs/>
            <w:sz w:val="28"/>
            <w:szCs w:val="28"/>
          </w:rPr>
          <w:delText>caput</w:delText>
        </w:r>
      </w:del>
      <w:del w:id="1412" w:author="Assessor GDSXSR" w:date="2026-10-29T19:59:18Z">
        <w:r w:rsidR="00E03FD5">
          <w:rPr>
            <w:rFonts w:ascii="Arial" w:hAnsi="Arial" w:eastAsia="Arial" w:cs="Arial"/>
            <w:sz w:val="28"/>
            <w:szCs w:val="28"/>
          </w:rPr>
          <w:delText>)</w:delText>
        </w:r>
      </w:del>
      <w:del w:id="1413" w:author="Assessor GDSXSR" w:date="2026-10-29T19:59:18Z">
        <w:r w:rsidRPr="395F27C1">
          <w:rPr>
            <w:rFonts w:ascii="Arial" w:hAnsi="Arial" w:eastAsia="Arial" w:cs="Arial"/>
            <w:sz w:val="28"/>
            <w:szCs w:val="28"/>
          </w:rPr>
          <w:delText xml:space="preserve"> fixados na origem.</w:delText>
        </w:r>
      </w:del>
    </w:p>
    <w:p w:rsidR="00506A7D" w:rsidP="006640E4" w:rsidRDefault="00506A7D" w14:paraId="38B60390" w14:textId="77777777">
      <w:pPr>
        <w:spacing w:after="0" w:line="360" w:lineRule="auto"/>
        <w:jc w:val="both"/>
        <w:rPr>
          <w:del w:id="1415" w:author="Assessor GDSXSR" w:date="2026-10-29T19:59:18Z"/>
          <w:rFonts w:ascii="Arial" w:hAnsi="Arial" w:cs="Arial"/>
          <w:sz w:val="28"/>
          <w:szCs w:val="28"/>
        </w:rPr>
      </w:pPr>
    </w:p>
    <w:p w:rsidRPr="00D516B2" w:rsidR="00B73FAD" w:rsidP="00EE4F9E" w:rsidRDefault="00B73FAD" w14:paraId="72A2F87F" w14:textId="48B4A1ED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D516B2">
        <w:rPr>
          <w:rFonts w:ascii="Arial" w:hAnsi="Arial" w:cs="Arial"/>
          <w:b/>
          <w:bCs/>
          <w:sz w:val="28"/>
          <w:szCs w:val="28"/>
        </w:rPr>
        <w:t>DIS</w:t>
      </w:r>
      <w:r w:rsidRPr="00D516B2" w:rsidR="00D516B2">
        <w:rPr>
          <w:rFonts w:ascii="Arial" w:hAnsi="Arial" w:cs="Arial"/>
          <w:b/>
          <w:bCs/>
          <w:sz w:val="28"/>
          <w:szCs w:val="28"/>
        </w:rPr>
        <w:t>POSITIVO</w:t>
      </w:r>
    </w:p>
    <w:p w:rsidR="00B73FAD" w:rsidP="00EE4F9E" w:rsidRDefault="00B73FAD" w14:paraId="0E59050E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Pr="003448B4" w:rsidR="36FFE74C" w:rsidP="00EE4F9E" w:rsidRDefault="36FFE74C" w14:paraId="5EA40FD1" w14:textId="65EC9DF0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Ante o exposto, </w:t>
      </w:r>
      <w:del w:id="1416" w:author="Assessor GDSXSR" w:date="2026-10-29T19:59:18Z">
        <w:r>
          <w:rPr>
            <w:rFonts w:ascii="Arial" w:hAnsi="Arial" w:cs="Arial"/>
            <w:sz w:val="28"/>
            <w:szCs w:val="28"/>
          </w:rPr>
          <w:delText xml:space="preserve">com</w:delText>
        </w:r>
      </w:del>
      <w:ins w:id="1417" w:author="Assessor GDSXSR" w:date="2026-10-29T19:59:18Z">
        <w:r>
          <w:rPr>
            <w:rFonts w:ascii="Arial" w:hAnsi="Arial" w:cs="Arial"/>
            <w:color w:val="808080"/>
            <w:sz w:val="28"/>
            <w:szCs w:val="28"/>
          </w:rPr>
          <w:t xml:space="preserve">reiteradas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418" w:author="Assessor GDSXSR" w:date="2026-10-29T19:59:18Z">
        <w:r>
          <w:rPr>
            <w:rFonts w:ascii="Arial" w:hAnsi="Arial" w:cs="Arial"/>
            <w:sz w:val="28"/>
            <w:szCs w:val="28"/>
          </w:rPr>
          <w:delText xml:space="preserve">a</w:delText>
        </w:r>
      </w:del>
      <w:ins w:id="1419" w:author="Assessor GDSXSR" w:date="2026-10-29T19:59:18Z">
        <w:r>
          <w:rPr>
            <w:rFonts w:ascii="Arial" w:hAnsi="Arial" w:cs="Arial"/>
            <w:color w:val="808080"/>
            <w:sz w:val="28"/>
            <w:szCs w:val="28"/>
          </w:rPr>
          <w:t xml:space="preserve">as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420" w:author="Assessor GDSXSR" w:date="2026-10-29T19:59:18Z">
        <w:r>
          <w:rPr>
            <w:rFonts w:ascii="Arial" w:hAnsi="Arial" w:cs="Arial"/>
            <w:sz w:val="28"/>
            <w:szCs w:val="28"/>
          </w:rPr>
          <w:delText xml:space="preserve">devida vênia</w:delText>
        </w:r>
      </w:del>
      <w:ins w:id="1421" w:author="Assessor GDSXSR" w:date="2026-10-29T19:59:18Z">
        <w:r>
          <w:rPr>
            <w:rFonts w:ascii="Arial" w:hAnsi="Arial" w:cs="Arial"/>
            <w:color w:val="808080"/>
            <w:sz w:val="28"/>
            <w:szCs w:val="28"/>
          </w:rPr>
          <w:t xml:space="preserve">vênias</w:t>
        </w:r>
      </w:ins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b w:val="1"/>
          <w:bCs w:val="1"/>
          <w:sz w:val="28"/>
          <w:szCs w:val="28"/>
        </w:rPr>
        <w:t xml:space="preserve">dou provimento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ao apelo</w:t>
      </w:r>
      <w:r>
        <w:rPr>
          <w:rFonts w:ascii="Arial" w:hAnsi="Arial" w:cs="Arial"/>
          <w:sz w:val="28"/>
          <w:szCs w:val="28"/>
        </w:rPr>
        <w:t xml:space="preserve"> da autora, </w:t>
      </w:r>
      <w:r>
        <w:rPr>
          <w:rFonts w:ascii="Arial" w:hAnsi="Arial" w:cs="Arial"/>
          <w:sz w:val="28"/>
          <w:szCs w:val="28"/>
        </w:rPr>
        <w:t xml:space="preserve">Maria Pereira de Brito</w:t>
      </w:r>
      <w:r>
        <w:rPr>
          <w:rFonts w:ascii="Arial" w:hAnsi="Arial" w:cs="Arial"/>
          <w:sz w:val="28"/>
          <w:szCs w:val="28"/>
        </w:rPr>
        <w:t xml:space="preserve">,</w:t>
      </w:r>
      <w:r>
        <w:rPr>
          <w:rFonts w:ascii="Arial" w:hAnsi="Arial" w:cs="Arial"/>
          <w:sz w:val="28"/>
          <w:szCs w:val="28"/>
        </w:rPr>
        <w:t xml:space="preserve"> para declarar a inexigibilidade do débito </w:t>
      </w:r>
      <w:del w:id="1422" w:author="Assessor GDSXSR" w:date="2026-10-29T19:59:18Z">
        <w:r>
          <w:rPr>
            <w:rFonts w:ascii="Arial" w:hAnsi="Arial" w:cs="Arial"/>
            <w:sz w:val="28"/>
            <w:szCs w:val="28"/>
          </w:rPr>
          <w:delText xml:space="preserve">vinculados</w:delText>
        </w:r>
      </w:del>
      <w:ins w:id="1423" w:author="Assessor GDSXSR" w:date="2026-10-29T19:59:18Z">
        <w:r>
          <w:rPr>
            <w:rFonts w:ascii="Arial" w:hAnsi="Arial" w:cs="Arial"/>
            <w:color w:val="808080"/>
            <w:sz w:val="28"/>
            <w:szCs w:val="28"/>
          </w:rPr>
          <w:t xml:space="preserve">vinculado</w:t>
        </w:r>
      </w:ins>
      <w:r>
        <w:rPr>
          <w:rFonts w:ascii="Arial" w:hAnsi="Arial" w:cs="Arial"/>
          <w:sz w:val="28"/>
          <w:szCs w:val="28"/>
        </w:rPr>
        <w:t xml:space="preserve"> à unidade consumidora nº 446317-1, referente ao período de dezembro de 202</w:t>
      </w:r>
      <w:r>
        <w:rPr>
          <w:rFonts w:ascii="Arial" w:hAnsi="Arial" w:cs="Arial"/>
          <w:sz w:val="28"/>
          <w:szCs w:val="28"/>
        </w:rPr>
        <w:t xml:space="preserve">0.</w:t>
      </w:r>
      <w:del w:id="1424" w:author="Assessor GDSXSR" w:date="2026-10-29T19:59:18Z">
        <w:r>
          <w:rPr>
            <w:rFonts w:ascii="Arial" w:hAnsi="Arial" w:cs="Arial"/>
            <w:sz w:val="28"/>
            <w:szCs w:val="28"/>
          </w:rPr>
          <w:delText xml:space="preserve"> </w:delText>
        </w:r>
      </w:del>
    </w:p>
    <w:p w:rsidRPr="003448B4" w:rsidR="70C49520" w:rsidP="00EE4F9E" w:rsidRDefault="70C49520" w14:paraId="3606F183" w14:textId="0487DD80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6FFDEF11" w:rsidP="00EE4F9E" w:rsidRDefault="6FFDEF11" w14:paraId="1C163D56" w14:textId="1FC854BF">
      <w:pPr>
        <w:spacing w:after="0" w:line="360" w:lineRule="auto"/>
        <w:ind w:firstLine="2268"/>
        <w:jc w:val="both"/>
        <w:rPr>
          <w:ins w:id="1431" w:author="Assessor GDSXSR" w:date="2026-10-29T19:59:18Z"/>
        </w:rPr>
      </w:pPr>
      <w:commentRangeStart w:id="19"/>
      <w:commentRangeStart w:id="20"/>
      <w:r>
        <w:rPr>
          <w:rFonts w:ascii="Arial" w:hAnsi="Arial" w:cs="Arial"/>
          <w:sz w:val="28"/>
          <w:szCs w:val="28"/>
        </w:rPr>
        <w:t xml:space="preserve">Em consequência, afasto a sucumbência recíproca reconhecida na origem e </w:t>
      </w:r>
      <w:r>
        <w:rPr>
          <w:rFonts w:ascii="Arial" w:hAnsi="Arial" w:cs="Arial"/>
          <w:b/>
          <w:bCs/>
          <w:sz w:val="28"/>
          <w:szCs w:val="28"/>
        </w:rPr>
        <w:t xml:space="preserve">condeno</w:t>
      </w:r>
      <w:r>
        <w:rPr>
          <w:rFonts w:ascii="Arial" w:hAnsi="Arial" w:cs="Arial"/>
          <w:sz w:val="28"/>
          <w:szCs w:val="28"/>
        </w:rPr>
        <w:t xml:space="preserve"> a ré/apelada ao pagamento integral das custas processuais e dos honorários advocatícios</w:t>
      </w:r>
      <w:del w:id="1425" w:author="Assessor GDSXSR" w:date="2026-10-29T19:59:18Z">
        <w:r>
          <w:rPr>
            <w:rFonts w:ascii="Arial" w:hAnsi="Arial" w:cs="Arial"/>
            <w:sz w:val="28"/>
            <w:szCs w:val="28"/>
          </w:rPr>
          <w:delText xml:space="preserve">,</w:delText>
        </w:r>
      </w:del>
      <w:r>
        <w:rPr>
          <w:rFonts w:ascii="Arial" w:hAnsi="Arial" w:cs="Arial"/>
          <w:sz w:val="28"/>
          <w:szCs w:val="28"/>
        </w:rPr>
        <w:t xml:space="preserve"> </w:t>
      </w:r>
      <w:del w:id="1426" w:author="Assessor GDSXSR" w:date="2026-10-29T19:59:18Z">
        <w:r>
          <w:rPr>
            <w:rFonts w:ascii="Arial" w:hAnsi="Arial" w:cs="Arial"/>
            <w:sz w:val="28"/>
            <w:szCs w:val="28"/>
          </w:rPr>
          <w:delText xml:space="preserve">mantidos os parâmetros de fixação estabelecidos</w:delText>
        </w:r>
      </w:del>
      <w:ins w:id="1427" w:author="Assessor GDSXSR" w:date="2026-10-29T19:59:18Z">
        <w:r>
          <w:rPr>
            <w:rFonts w:ascii="Arial" w:hAnsi="Arial" w:cs="Arial"/>
            <w:color w:val="808080"/>
            <w:sz w:val="28"/>
            <w:szCs w:val="28"/>
          </w:rPr>
          <w:t xml:space="preserve">fixados</w:t>
        </w:r>
      </w:ins>
      <w:r>
        <w:rPr>
          <w:rFonts w:ascii="Arial" w:hAnsi="Arial" w:cs="Arial"/>
          <w:sz w:val="28"/>
          <w:szCs w:val="28"/>
        </w:rPr>
        <w:t xml:space="preserve"> na sentença</w:t>
      </w:r>
      <w:ins w:id="1428" w:author="Assessor GDSXSR" w:date="2026-10-29T19:59:18Z">
        <w:r>
          <w:rPr>
            <w:rFonts w:ascii="Arial" w:hAnsi="Arial" w:cs="Arial"/>
            <w:color w:val="808080"/>
            <w:sz w:val="28"/>
            <w:szCs w:val="28"/>
          </w:rPr>
          <w:t xml:space="preserve"> em favor da autora (R$ 1</w:t>
        </w:r>
      </w:ins>
      <w:r>
        <w:rPr>
          <w:rFonts w:ascii="Arial" w:hAnsi="Arial" w:cs="Arial"/>
          <w:sz w:val="28"/>
          <w:szCs w:val="28"/>
        </w:rPr>
        <w:t xml:space="preserve">.</w:t>
      </w:r>
      <w:ins w:id="1429" w:author="Assessor GDSXSR" w:date="2026-10-29T19:59:18Z">
        <w:r>
          <w:rPr>
            <w:rFonts w:ascii="Arial" w:hAnsi="Arial" w:cs="Arial"/>
            <w:color w:val="808080"/>
            <w:sz w:val="28"/>
            <w:szCs w:val="28"/>
          </w:rPr>
          <w:t xml:space="preserve">000,00),</w:t>
        </w:r>
      </w:ins>
      <w:r>
        <w:rPr>
          <w:rFonts w:ascii="Arial" w:hAnsi="Arial" w:cs="Arial"/>
          <w:sz w:val="28"/>
          <w:szCs w:val="28"/>
        </w:rPr>
        <w:t xml:space="preserve"> </w:t>
      </w:r>
      <w:ins w:id="1430" w:author="Assessor GDSXSR" w:date="2026-10-29T19:59:18Z">
        <w:r>
          <w:rPr>
            <w:rFonts w:ascii="Arial" w:hAnsi="Arial" w:cs="Arial"/>
            <w:color w:val="808080"/>
            <w:sz w:val="28"/>
            <w:szCs w:val="28"/>
          </w:rPr>
          <w:t xml:space="preserve">afastados os arbitrados em favor da ré (CPC 85 caput e 86 caput).</w:t>
        </w:r>
      </w:ins>
      <w:commentRangeEnd w:id="19"/>
      <w:commentRangeEnd w:id="20"/>
      <w:r>
        <w:rPr>
          <w:rStyle w:val="CommentReference"/>
        </w:rPr>
        <w:commentReference w:id="19"/>
      </w:r>
      <w:r>
        <w:rPr>
          <w:rStyle w:val="CommentReference"/>
        </w:rPr>
        <w:commentReference w:id="20"/>
      </w:r>
    </w:p>
    <w:p>
      <w:pPr>
        <w:spacing w:after="0" w:line="360" w:lineRule="auto"/>
        <w:ind w:firstLine="2268"/>
        <w:jc w:val="both"/>
        <w:rPr>
          <w:ins w:id="1432" w:author="Assessor GDSXSR" w:date="2026-10-29T19:59:18Z"/>
        </w:rPr>
      </w:pPr>
    </w:p>
    <w:p>
      <w:pPr>
        <w:spacing w:after="0" w:line="360" w:lineRule="auto"/>
        <w:ind w:firstLine="2268"/>
        <w:jc w:val="both"/>
        <w:rPr/>
      </w:pPr>
      <w:ins w:id="1433" w:author="Assessor GDSXSR" w:date="2026-10-29T19:59:18Z">
        <w:r>
          <w:rPr>
            <w:rFonts w:ascii="Arial" w:hAnsi="Arial" w:cs="Arial"/>
            <w:color w:val="808080"/>
            <w:sz w:val="28"/>
            <w:szCs w:val="28"/>
          </w:rPr>
          <w:t xml:space="preserve">Sem honorários recursais (CPC 85 § 11).</w:t>
        </w:r>
      </w:ins>
    </w:p>
    <w:p w:rsidR="00B73FAD" w:rsidP="00EE4F9E" w:rsidRDefault="00B73FAD" w14:paraId="5FF5AEF8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00DA55F2" w:rsidP="00DA55F2" w:rsidRDefault="007E1C8C" w14:paraId="7EEE5D9F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É como voto.</w:t>
      </w:r>
    </w:p>
    <w:p w:rsidR="00DA55F2" w:rsidP="00DA55F2" w:rsidRDefault="00DA55F2" w14:paraId="77582E98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Pr="00DA55F2" w:rsidR="052F37F6" w:rsidP="395F27C1" w:rsidRDefault="052F37F6" w14:paraId="4762B468" w14:textId="19AE9D44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  <w:rPrChange w:id="1435" w:author="Assessor GDSXSR" w:date="2026-10-29T19:59:18Z">
            <w:rPr>
              <w:rFonts w:ascii="Calibri" w:hAnsi="Calibri" w:eastAsia="Arial" w:cs="Calibri"/>
              <w:color w:val="70AD47" w:themeColor="accent6"/>
            </w:rPr>
          </w:rPrChange>
        </w:rPr>
        <w:t xml:space="preserve">SENTENÇA </w:t>
      </w:r>
    </w:p>
    <w:p w:rsidRPr="00DA55F2" w:rsidR="052F37F6" w:rsidP="395F27C1" w:rsidRDefault="052F37F6" w14:paraId="3ABFE369" w14:textId="640A08DE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  <w:rPrChange w:id="1436" w:author="Assessor GDSXSR" w:date="2026-10-29T19:59:18Z">
            <w:rPr>
              <w:rFonts w:ascii="Calibri" w:hAnsi="Calibri" w:eastAsia="Arial" w:cs="Calibri"/>
              <w:color w:val="70AD47" w:themeColor="accent6"/>
            </w:rPr>
          </w:rPrChange>
        </w:rPr>
        <w:t xml:space="preserve">I. Relatório </w:t>
      </w:r>
    </w:p>
    <w:p w:rsidRPr="00DA55F2" w:rsidR="052F37F6" w:rsidP="395F27C1" w:rsidRDefault="052F37F6" w14:paraId="7E1496A2" w14:textId="17283D4A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  <w:rPrChange w:id="1437" w:author="Assessor GDSXSR" w:date="2026-10-29T19:59:18Z">
            <w:rPr>
              <w:rFonts w:ascii="Calibri" w:hAnsi="Calibri" w:eastAsia="Arial" w:cs="Calibri"/>
              <w:color w:val="70AD47" w:themeColor="accent6"/>
            </w:rPr>
          </w:rPrChange>
        </w:rPr>
        <w:t xml:space="preserve">Trata-se de ação sob procedimento comum ajuizada por Maria Pereira de Brito, assistida pela Defensoria Pública do Distrito Federal, contra Companhia de Saneamento Ambiental do Distrito Federal – CAESB. </w:t>
      </w:r>
    </w:p>
    <w:p w:rsidRPr="00DA55F2" w:rsidR="052F37F6" w:rsidP="395F27C1" w:rsidRDefault="052F37F6" w14:paraId="27AAA767" w14:textId="6D0A6978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  <w:rPrChange w:id="1438" w:author="Assessor GDSXSR" w:date="2026-10-29T19:59:18Z">
            <w:rPr>
              <w:rFonts w:ascii="Calibri" w:hAnsi="Calibri" w:eastAsia="Arial" w:cs="Calibri"/>
              <w:color w:val="70AD47" w:themeColor="accent6"/>
            </w:rPr>
          </w:rPrChange>
        </w:rPr>
        <w:t xml:space="preserve">Na petição inicial, a demandante afirmou que o imóvel situado na Área Complementar 200, conjunto F, lote 05, em Santa Maria/DF, correspondente à unidade consumidora nº 446317-1, era ocupado por sua irmã, Terezinha Pereira de Brito, falecida. Sustentou que, após o óbito, permaneceu na posse do imóvel e, em seguida, adquiriu-o por licitação pública promovida pela Terracap, tornando-se titular da unidade consumidora em 11 de abril de 2023. </w:t>
      </w:r>
    </w:p>
    <w:p w:rsidRPr="00DA55F2" w:rsidR="052F37F6" w:rsidP="395F27C1" w:rsidRDefault="052F37F6" w14:paraId="19941194" w14:textId="3C8F8035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  <w:rPrChange w:id="1439" w:author="Assessor GDSXSR" w:date="2026-10-29T19:59:18Z">
            <w:rPr>
              <w:rFonts w:ascii="Calibri" w:hAnsi="Calibri" w:eastAsia="Arial" w:cs="Calibri"/>
              <w:color w:val="70AD47" w:themeColor="accent6"/>
            </w:rPr>
          </w:rPrChange>
        </w:rPr>
        <w:t xml:space="preserve">Relatou que, ao solicitar a transferência de titularidade, a concessionária vinculou ao seu CPF débitos pretéritos atribuídos à antiga usuária, referentes aos períodos 07/2015, 09/2015, 11/2017, 03/2018 e 12/2020, com apontamento em cartório de protesto. </w:t>
      </w:r>
    </w:p>
    <w:p w:rsidRPr="00DA55F2" w:rsidR="052F37F6" w:rsidP="395F27C1" w:rsidRDefault="052F37F6" w14:paraId="02E3665B" w14:textId="1FED31CB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  <w:rPrChange w:id="1440" w:author="Assessor GDSXSR" w:date="2026-10-29T19:59:18Z">
            <w:rPr>
              <w:rFonts w:ascii="Calibri" w:hAnsi="Calibri" w:eastAsia="Arial" w:cs="Calibri"/>
              <w:color w:val="70AD47" w:themeColor="accent6"/>
            </w:rPr>
          </w:rPrChange>
        </w:rPr>
        <w:t xml:space="preserve">Em razão disso, pediu a declaração de inexigibilidade dos débitos anteriores, com determinação para que a requerida se abstenha de cobrá-los, retire seu nome dos apontamentos negativos e não suspenda o fornecimento de água em razão deles, sob pena de multa. </w:t>
      </w:r>
    </w:p>
    <w:p w:rsidRPr="00DA55F2" w:rsidR="052F37F6" w:rsidP="395F27C1" w:rsidRDefault="052F37F6" w14:paraId="7F30500E" w14:textId="68940A31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  <w:rPrChange w:id="1441" w:author="Assessor GDSXSR" w:date="2026-10-29T19:59:18Z">
            <w:rPr>
              <w:rFonts w:ascii="Calibri" w:hAnsi="Calibri" w:eastAsia="Arial" w:cs="Calibri"/>
              <w:color w:val="70AD47" w:themeColor="accent6"/>
            </w:rPr>
          </w:rPrChange>
        </w:rPr>
        <w:t xml:space="preserve">A inicial foi emendada nos IDs 258956926 e 275361896, para consolidação dos pedidos e esclarecimento dos fatos, com juntada da declaração da Administração Regional de Santa Maria (ID 263135441) e do Edital de Licitação nº 10/2022 (ID 263135442). </w:t>
      </w:r>
    </w:p>
    <w:p w:rsidRPr="00DA55F2" w:rsidR="052F37F6" w:rsidP="395F27C1" w:rsidRDefault="052F37F6" w14:paraId="71908C4D" w14:textId="7247EE0B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  <w:rPrChange w:id="1442" w:author="Assessor GDSXSR" w:date="2026-10-29T19:59:18Z">
            <w:rPr>
              <w:rFonts w:ascii="Calibri" w:hAnsi="Calibri" w:eastAsia="Arial" w:cs="Calibri"/>
              <w:color w:val="70AD47" w:themeColor="accent6"/>
            </w:rPr>
          </w:rPrChange>
        </w:rPr>
        <w:t xml:space="preserve">A parte demandada apresentou contestação nos IDs 265959931 e 277534378, sustentando a legitimidade da cobrança pela assinatura do Termo de Solicitação de Serviços, no qual a requerente teria assumido as dívidas pretéritas na condição declarada de herdeira da antiga usuária. </w:t>
      </w:r>
    </w:p>
    <w:p w:rsidRPr="00DA55F2" w:rsidR="052F37F6" w:rsidP="395F27C1" w:rsidRDefault="052F37F6" w14:paraId="1C67C487" w14:textId="1619A348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  <w:rPrChange w:id="1443" w:author="Assessor GDSXSR" w:date="2026-10-29T19:59:18Z">
            <w:rPr>
              <w:rFonts w:ascii="Calibri" w:hAnsi="Calibri" w:eastAsia="Arial" w:cs="Calibri"/>
              <w:color w:val="70AD47" w:themeColor="accent6"/>
            </w:rPr>
          </w:rPrChange>
        </w:rPr>
        <w:t xml:space="preserve">As partes não requereram outras provas. </w:t>
      </w:r>
    </w:p>
    <w:p w:rsidRPr="00DA55F2" w:rsidR="052F37F6" w:rsidP="395F27C1" w:rsidRDefault="052F37F6" w14:paraId="231949B6" w14:textId="41BB961E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  <w:rPrChange w:id="1444" w:author="Assessor GDSXSR" w:date="2026-10-29T19:59:18Z">
            <w:rPr>
              <w:rFonts w:ascii="Calibri" w:hAnsi="Calibri" w:eastAsia="Arial" w:cs="Calibri"/>
              <w:color w:val="70AD47" w:themeColor="accent6"/>
            </w:rPr>
          </w:rPrChange>
        </w:rPr>
        <w:t xml:space="preserve">É o que importa relatar. </w:t>
      </w:r>
    </w:p>
    <w:p w:rsidRPr="00DA55F2" w:rsidR="052F37F6" w:rsidP="395F27C1" w:rsidRDefault="052F37F6" w14:paraId="266364BB" w14:textId="5DFAFD62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  <w:rPrChange w:id="1445" w:author="Assessor GDSXSR" w:date="2026-10-29T19:59:18Z">
            <w:rPr>
              <w:rFonts w:ascii="Calibri" w:hAnsi="Calibri" w:eastAsia="Arial" w:cs="Calibri"/>
              <w:color w:val="70AD47" w:themeColor="accent6"/>
            </w:rPr>
          </w:rPrChange>
        </w:rPr>
        <w:t xml:space="preserve">II. Fundamentação </w:t>
      </w:r>
    </w:p>
    <w:p w:rsidRPr="00DA55F2" w:rsidR="052F37F6" w:rsidP="395F27C1" w:rsidRDefault="052F37F6" w14:paraId="7B145DAE" w14:textId="4B907363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  <w:rPrChange w:id="1446" w:author="Assessor GDSXSR" w:date="2026-10-29T19:59:18Z">
            <w:rPr>
              <w:rFonts w:ascii="Calibri" w:hAnsi="Calibri" w:eastAsia="Arial" w:cs="Calibri"/>
              <w:color w:val="70AD47" w:themeColor="accent6"/>
            </w:rPr>
          </w:rPrChange>
        </w:rPr>
        <w:t xml:space="preserve">O feito comporta julgamento antecipado, pois a controvérsia é essencialmente documental, o que autoriza a aplicação do art. 355, I, do Código de Processo Civil. </w:t>
      </w:r>
    </w:p>
    <w:p w:rsidRPr="00DA55F2" w:rsidR="052F37F6" w:rsidP="395F27C1" w:rsidRDefault="052F37F6" w14:paraId="42091462" w14:textId="639AC365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  <w:rPrChange w:id="1447" w:author="Assessor GDSXSR" w:date="2026-10-29T19:59:18Z">
            <w:rPr>
              <w:rFonts w:ascii="Calibri" w:hAnsi="Calibri" w:eastAsia="Arial" w:cs="Calibri"/>
              <w:color w:val="70AD47" w:themeColor="accent6"/>
            </w:rPr>
          </w:rPrChange>
        </w:rPr>
        <w:t xml:space="preserve">Não há questões preliminares a resolver nem vícios que comprometam o processo. </w:t>
      </w:r>
    </w:p>
    <w:p w:rsidRPr="00DA55F2" w:rsidR="052F37F6" w:rsidP="395F27C1" w:rsidRDefault="052F37F6" w14:paraId="1F53667B" w14:textId="320D8159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  <w:rPrChange w:id="1448" w:author="Assessor GDSXSR" w:date="2026-10-29T19:59:18Z">
            <w:rPr>
              <w:rFonts w:ascii="Calibri" w:hAnsi="Calibri" w:eastAsia="Arial" w:cs="Calibri"/>
              <w:color w:val="70AD47" w:themeColor="accent6"/>
            </w:rPr>
          </w:rPrChange>
        </w:rPr>
        <w:t xml:space="preserve">Os pressupostos processuais e as condições da ação estão presentes. </w:t>
      </w:r>
    </w:p>
    <w:p w:rsidRPr="00DA55F2" w:rsidR="052F37F6" w:rsidP="395F27C1" w:rsidRDefault="052F37F6" w14:paraId="2DCEF6B2" w14:textId="41A19457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  <w:rPrChange w:id="1449" w:author="Assessor GDSXSR" w:date="2026-10-29T19:59:18Z">
            <w:rPr>
              <w:rFonts w:ascii="Calibri" w:hAnsi="Calibri" w:eastAsia="Arial" w:cs="Calibri"/>
              <w:color w:val="70AD47" w:themeColor="accent6"/>
            </w:rPr>
          </w:rPrChange>
        </w:rPr>
        <w:t xml:space="preserve">Passo ao julgamento do mérito. </w:t>
      </w:r>
    </w:p>
    <w:p w:rsidRPr="00DA55F2" w:rsidR="052F37F6" w:rsidP="395F27C1" w:rsidRDefault="052F37F6" w14:paraId="7EDE94EF" w14:textId="0D818F40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  <w:rPrChange w:id="1450" w:author="Assessor GDSXSR" w:date="2026-10-29T19:59:18Z">
            <w:rPr>
              <w:rFonts w:ascii="Calibri" w:hAnsi="Calibri" w:eastAsia="Arial" w:cs="Calibri"/>
              <w:color w:val="70AD47" w:themeColor="accent6"/>
            </w:rPr>
          </w:rPrChange>
        </w:rPr>
        <w:t xml:space="preserve">A controvérsia se concentra na possibilidade de a concessionária de saneamento cobrar da atual titular da unidade consumidora os débitos gerados em períodos anteriores à sua titularidade formal, imputados administrativamente ao seu CPF em razão do vínculo familiar com a usuária anterior. </w:t>
      </w:r>
    </w:p>
    <w:p w:rsidRPr="00DA55F2" w:rsidR="052F37F6" w:rsidP="395F27C1" w:rsidRDefault="052F37F6" w14:paraId="261B1DCD" w14:textId="5F8280C7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  <w:rPrChange w:id="1451" w:author="Assessor GDSXSR" w:date="2026-10-29T19:59:18Z">
            <w:rPr>
              <w:rFonts w:ascii="Calibri" w:hAnsi="Calibri" w:eastAsia="Arial" w:cs="Calibri"/>
              <w:color w:val="70AD47" w:themeColor="accent6"/>
            </w:rPr>
          </w:rPrChange>
        </w:rPr>
        <w:t xml:space="preserve">A relação de consumo de água é de natureza contratual e pessoal. O usuário responde pelos serviços efetivamente prestados durante o período em que ocupa o imóvel e figura, de fato ou de direito, como consumidor da unidade. </w:t>
      </w:r>
    </w:p>
    <w:p w:rsidRPr="00DA55F2" w:rsidR="052F37F6" w:rsidP="395F27C1" w:rsidRDefault="052F37F6" w14:paraId="7AE5DB78" w14:textId="2BC6726D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  <w:rPrChange w:id="1452" w:author="Assessor GDSXSR" w:date="2026-10-29T19:59:18Z">
            <w:rPr>
              <w:rFonts w:ascii="Calibri" w:hAnsi="Calibri" w:eastAsia="Arial" w:cs="Calibri"/>
              <w:color w:val="70AD47" w:themeColor="accent6"/>
            </w:rPr>
          </w:rPrChange>
        </w:rPr>
        <w:t xml:space="preserve">A obrigação não acompanha o bem como encargo real, nem se transmite automaticamente por sucessão administrativa forçada. </w:t>
      </w:r>
    </w:p>
    <w:p w:rsidRPr="00DA55F2" w:rsidR="052F37F6" w:rsidP="395F27C1" w:rsidRDefault="052F37F6" w14:paraId="52566D2A" w14:textId="570FF936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  <w:rPrChange w:id="1453" w:author="Assessor GDSXSR" w:date="2026-10-29T19:59:18Z">
            <w:rPr>
              <w:rFonts w:ascii="Calibri" w:hAnsi="Calibri" w:eastAsia="Arial" w:cs="Calibri"/>
              <w:color w:val="70AD47" w:themeColor="accent6"/>
            </w:rPr>
          </w:rPrChange>
        </w:rPr>
        <w:t xml:space="preserve">Trata-se de orientação assentada tanto no Superior Tribunal de Justiça quanto no Tribunal de Justiça do Distrito Federal e dos Territórios, e reflete a diretriz do art. 265 do Código Civil, segundo o qual a solidariedade não se presume. </w:t>
      </w:r>
    </w:p>
    <w:p w:rsidRPr="00DA55F2" w:rsidR="052F37F6" w:rsidP="395F27C1" w:rsidRDefault="052F37F6" w14:paraId="69F4EDCC" w14:textId="4BEC8343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  <w:rPrChange w:id="1454" w:author="Assessor GDSXSR" w:date="2026-10-29T19:59:18Z">
            <w:rPr>
              <w:rFonts w:ascii="Calibri" w:hAnsi="Calibri" w:eastAsia="Arial" w:cs="Calibri"/>
              <w:color w:val="70AD47" w:themeColor="accent6"/>
            </w:rPr>
          </w:rPrChange>
        </w:rPr>
        <w:t xml:space="preserve">Pois bem. </w:t>
      </w:r>
    </w:p>
    <w:p w:rsidRPr="00DA55F2" w:rsidR="052F37F6" w:rsidP="395F27C1" w:rsidRDefault="052F37F6" w14:paraId="67A3D064" w14:textId="3F184D56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  <w:rPrChange w:id="1455" w:author="Assessor GDSXSR" w:date="2026-10-29T19:59:18Z">
            <w:rPr>
              <w:rFonts w:ascii="Calibri" w:hAnsi="Calibri" w:eastAsia="Arial" w:cs="Calibri"/>
              <w:color w:val="70AD47" w:themeColor="accent6"/>
            </w:rPr>
          </w:rPrChange>
        </w:rPr>
        <w:t xml:space="preserve">A prova documental revela três marcos temporais relevantes para a análise: a data do óbito da antiga usuária, ocorrido em 14 de fevereiro de 2019 (ID 255030305); a alteração formal da titularidade da unidade consumidora nº 446317-1 para o CPF da requerente, em 11 de abril de 2023 (ID 255030303); e a discriminação dos débitos objeto de cobrança, com faturas referentes aos períodos 07/2015, 09/2015, 11/2017, 03/2018 e 12/2020 (ID 255030308). </w:t>
      </w:r>
    </w:p>
    <w:p w:rsidRPr="00DA55F2" w:rsidR="052F37F6" w:rsidP="395F27C1" w:rsidRDefault="052F37F6" w14:paraId="6A18727E" w14:textId="58EC1C1E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  <w:rPrChange w:id="1456" w:author="Assessor GDSXSR" w:date="2026-10-29T19:59:18Z">
            <w:rPr>
              <w:rFonts w:ascii="Calibri" w:hAnsi="Calibri" w:eastAsia="Arial" w:cs="Calibri"/>
              <w:color w:val="70AD47" w:themeColor="accent6"/>
            </w:rPr>
          </w:rPrChange>
        </w:rPr>
        <w:t xml:space="preserve">Explico o corte necessário. </w:t>
      </w:r>
    </w:p>
    <w:p w:rsidRPr="00DA55F2" w:rsidR="052F37F6" w:rsidP="395F27C1" w:rsidRDefault="052F37F6" w14:paraId="5A51C66B" w14:textId="6750897D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  <w:rPrChange w:id="1457" w:author="Assessor GDSXSR" w:date="2026-10-29T19:59:18Z">
            <w:rPr>
              <w:rFonts w:ascii="Calibri" w:hAnsi="Calibri" w:eastAsia="Arial" w:cs="Calibri"/>
              <w:color w:val="70AD47" w:themeColor="accent6"/>
            </w:rPr>
          </w:rPrChange>
        </w:rPr>
        <w:t xml:space="preserve">Os débitos gerados até 14 de fevereiro de 2019, portanto os relativos aos meses de 07/2015, 09/2015, 11/2017 e 03/2018, correspondem a consumo prestado exclusivamente a Terezinha Pereira de Brito, que figurava como usuária contratual. </w:t>
      </w:r>
    </w:p>
    <w:p w:rsidRPr="00DA55F2" w:rsidR="052F37F6" w:rsidP="395F27C1" w:rsidRDefault="052F37F6" w14:paraId="431BCFFD" w14:textId="38EA59CE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  <w:rPrChange w:id="1458" w:author="Assessor GDSXSR" w:date="2026-10-29T19:59:18Z">
            <w:rPr>
              <w:rFonts w:ascii="Calibri" w:hAnsi="Calibri" w:eastAsia="Arial" w:cs="Calibri"/>
              <w:color w:val="70AD47" w:themeColor="accent6"/>
            </w:rPr>
          </w:rPrChange>
        </w:rPr>
        <w:t xml:space="preserve">A demandante não integrou a relação de consumo desse período, não ocupou o imóvel e não pode ser responsabilizada, por ato administrativo unilateral da concessionária, por dívidas de terceiro. A justificativa administrativa da requerida — de que a demandante teria se apresentado como herdeira do espólio — não altera essa conclusão. </w:t>
      </w:r>
    </w:p>
    <w:p w:rsidRPr="00DA55F2" w:rsidR="052F37F6" w:rsidP="395F27C1" w:rsidRDefault="052F37F6" w14:paraId="3DC74271" w14:textId="23E628E4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  <w:rPrChange w:id="1459" w:author="Assessor GDSXSR" w:date="2026-10-29T19:59:18Z">
            <w:rPr>
              <w:rFonts w:ascii="Calibri" w:hAnsi="Calibri" w:eastAsia="Arial" w:cs="Calibri"/>
              <w:color w:val="70AD47" w:themeColor="accent6"/>
            </w:rPr>
          </w:rPrChange>
        </w:rPr>
        <w:t xml:space="preserve">Não houve, no caso, sucessão hereditária apta a transferir a obrigação. O imóvel era objeto de autorização de ocupação sobre terreno público, conforme declaração da Administração Regional de Santa Maria (ID 263135441), sem título dominial passível de integrar acervo hereditário. Com o falecimento, o bem retornou à Terracap, que o alienou por licitação pública, conforme o Edital nº 10/2022 (ID 263135442, item 93). </w:t>
      </w:r>
    </w:p>
    <w:p w:rsidRPr="00DA55F2" w:rsidR="052F37F6" w:rsidP="395F27C1" w:rsidRDefault="052F37F6" w14:paraId="2983CBFB" w14:textId="6794CA7A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  <w:rPrChange w:id="1460" w:author="Assessor GDSXSR" w:date="2026-10-29T19:59:18Z">
            <w:rPr>
              <w:rFonts w:ascii="Calibri" w:hAnsi="Calibri" w:eastAsia="Arial" w:cs="Calibri"/>
              <w:color w:val="70AD47" w:themeColor="accent6"/>
            </w:rPr>
          </w:rPrChange>
        </w:rPr>
        <w:t xml:space="preserve">A demandante adquiriu-o em contratação autônoma e onerosa (ID 255030303), sem qualquer sub-rogação nas relações de consumo mantidas pela irmã. Ainda que houvesse acervo sucessório, a responsabilidade do herdeiro seria limitada às forças da herança e exigiria via judicial adequada, nos termos do art. 1.997 do Código Civil, o que não se confunde com a mera vinculação administrativa do CPF em cadastro de concessionária. </w:t>
      </w:r>
    </w:p>
    <w:p w:rsidRPr="00DA55F2" w:rsidR="052F37F6" w:rsidP="395F27C1" w:rsidRDefault="052F37F6" w14:paraId="78A4F885" w14:textId="7138E7CE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  <w:rPrChange w:id="1461" w:author="Assessor GDSXSR" w:date="2026-10-29T19:59:18Z">
            <w:rPr>
              <w:rFonts w:ascii="Calibri" w:hAnsi="Calibri" w:eastAsia="Arial" w:cs="Calibri"/>
              <w:color w:val="70AD47" w:themeColor="accent6"/>
            </w:rPr>
          </w:rPrChange>
        </w:rPr>
        <w:t xml:space="preserve">Por essas razões, os débitos anteriores a 14 de fevereiro de 2019 são inexigíveis em face da requerente. Situação diversa se apresenta em relação ao débito de dezembro de 2020. Nesse período, a antiga usuária já era falecida, o imóvel não estava desocupado e a demandante — como reconhece em sua própria narrativa e emendas processuais — dele detinha a posse, tendo dado continuidade material à situação fática antes exercida pela irmã. </w:t>
      </w:r>
    </w:p>
    <w:p w:rsidRPr="00DA55F2" w:rsidR="052F37F6" w:rsidP="395F27C1" w:rsidRDefault="052F37F6" w14:paraId="7BFC829F" w14:textId="6805AF62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  <w:rPrChange w:id="1462" w:author="Assessor GDSXSR" w:date="2026-10-29T19:59:18Z">
            <w:rPr>
              <w:rFonts w:ascii="Calibri" w:hAnsi="Calibri" w:eastAsia="Arial" w:cs="Calibri"/>
              <w:color w:val="70AD47" w:themeColor="accent6"/>
            </w:rPr>
          </w:rPrChange>
        </w:rPr>
        <w:t xml:space="preserve">A titularidade contratual formal ainda não havia sido regularizada perante a concessionária, mas o consumo faturado no período foi prestado em benefício de quem, de fato, se servia da unidade consumidora. </w:t>
      </w:r>
    </w:p>
    <w:p w:rsidRPr="00DA55F2" w:rsidR="052F37F6" w:rsidP="395F27C1" w:rsidRDefault="052F37F6" w14:paraId="47917FE4" w14:textId="3EA0339F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  <w:rPrChange w:id="1463" w:author="Assessor GDSXSR" w:date="2026-10-29T19:59:18Z">
            <w:rPr>
              <w:rFonts w:ascii="Calibri" w:hAnsi="Calibri" w:eastAsia="Arial" w:cs="Calibri"/>
              <w:color w:val="70AD47" w:themeColor="accent6"/>
            </w:rPr>
          </w:rPrChange>
        </w:rPr>
        <w:t xml:space="preserve">Nesse contexto, a autora se encontra na posição de consumidora de fato do serviço público essencial, o que atrai a incidência do princípio da vedação ao enriquecimento sem causa e afasta a inexigibilidade pretendida. A obrigação de pagar pelo serviço efetivamente prestado nasce do consumo, não do formalismo cadastral. Beneficiar-se do fornecimento de água e ao mesmo tempo negar responsabilidade pela contraprestação, ao argumento de que a titularidade formal ainda estava em nome de pessoa falecida, subverteria o equilíbrio da relação e transferiria à coletividade o custo do serviço prestado. A tese de inexigibilidade, nessa fração, não pode prosperar. </w:t>
      </w:r>
    </w:p>
    <w:p w:rsidRPr="00DA55F2" w:rsidR="052F37F6" w:rsidP="395F27C1" w:rsidRDefault="052F37F6" w14:paraId="7F8B65E7" w14:textId="3AF4DEA6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  <w:rPrChange w:id="1464" w:author="Assessor GDSXSR" w:date="2026-10-29T19:59:18Z">
            <w:rPr>
              <w:rFonts w:ascii="Calibri" w:hAnsi="Calibri" w:eastAsia="Arial" w:cs="Calibri"/>
              <w:color w:val="70AD47" w:themeColor="accent6"/>
            </w:rPr>
          </w:rPrChange>
        </w:rPr>
        <w:t>Portanto, é legítima a cobrança do débito referente ao período de dezembro de 2020, compreendido entre o falecimento da antiga usuária e a alteração formal de titularidade em favor da requerente. Quanto aos débitos declarados inexigíveis, deve a concessionária promover a retirada de qualquer restrição cadastral, apontamento negativo ou protesto lastreado em tais valores (ID 255030311).</w:t>
      </w:r>
    </w:p>
    <w:p w:rsidRPr="00DA55F2" w:rsidR="052F37F6" w:rsidP="395F27C1" w:rsidRDefault="052F37F6" w14:paraId="458B7D80" w14:textId="58B6F53F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  <w:rPrChange w:id="1465" w:author="Assessor GDSXSR" w:date="2026-10-29T19:59:18Z">
            <w:rPr>
              <w:rFonts w:ascii="Calibri" w:hAnsi="Calibri" w:eastAsia="Arial" w:cs="Calibri"/>
              <w:color w:val="70AD47" w:themeColor="accent6"/>
            </w:rPr>
          </w:rPrChange>
        </w:rPr>
        <w:t xml:space="preserve"> A tutela específica encontra amparo nos arts. 497 e 536 do Código de Processo Civil, com a possibilidade de fixação de multa para assegurar o cumprimento da ordem. </w:t>
      </w:r>
    </w:p>
    <w:p w:rsidRPr="00DA55F2" w:rsidR="052F37F6" w:rsidP="395F27C1" w:rsidRDefault="052F37F6" w14:paraId="6B7AC879" w14:textId="1A0BD540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  <w:rPrChange w:id="1466" w:author="Assessor GDSXSR" w:date="2026-10-29T19:59:18Z">
            <w:rPr>
              <w:rFonts w:ascii="Calibri" w:hAnsi="Calibri" w:eastAsia="Arial" w:cs="Calibri"/>
              <w:color w:val="70AD47" w:themeColor="accent6"/>
            </w:rPr>
          </w:rPrChange>
        </w:rPr>
        <w:t xml:space="preserve">Fica igualmente vedada a suspensão do fornecimento de água à unidade consumidora nº 446317-1 em razão dos débitos declarados inexigíveis. Nada impede, contudo, a cobrança regular do débito referente a dezembro de 2020, pelas vias próprias, observadas as normas aplicáveis à atividade da concessionária. </w:t>
      </w:r>
    </w:p>
    <w:p w:rsidRPr="00DA55F2" w:rsidR="052F37F6" w:rsidP="395F27C1" w:rsidRDefault="052F37F6" w14:paraId="4920FB73" w14:textId="767DC597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  <w:rPrChange w:id="1467" w:author="Assessor GDSXSR" w:date="2026-10-29T19:59:18Z">
            <w:rPr>
              <w:rFonts w:ascii="Calibri" w:hAnsi="Calibri" w:eastAsia="Arial" w:cs="Calibri"/>
              <w:color w:val="70AD47" w:themeColor="accent6"/>
            </w:rPr>
          </w:rPrChange>
        </w:rPr>
        <w:t xml:space="preserve">III. Dispositivo </w:t>
      </w:r>
    </w:p>
    <w:p w:rsidRPr="00DA55F2" w:rsidR="2322EF8D" w:rsidP="395F27C1" w:rsidRDefault="2322EF8D" w14:paraId="324C7C9A" w14:textId="108AEBBE">
      <w:pPr>
        <w:jc w:val="both"/>
        <w:rPr>
          <w:rFonts w:ascii="Calibri" w:hAnsi="Calibri" w:eastAsia="Arial" w:cs="Calibri"/>
          <w:color w:val="70AD47" w:themeColor="accent6"/>
        </w:rPr>
      </w:pPr>
      <w:r w:rsidRPr="00DA55F2">
        <w:rPr>
          <w:rFonts w:ascii="Calibri" w:hAnsi="Calibri" w:eastAsia="Arial" w:cs="Calibri"/>
          <w:color w:val="00B050"/>
          <w:rPrChange w:id="1468" w:author="Assessor GDSXSR" w:date="2026-10-29T19:59:18Z">
            <w:rPr>
              <w:rFonts w:ascii="Calibri" w:hAnsi="Calibri" w:eastAsia="Arial" w:cs="Calibri"/>
              <w:color w:val="70AD47" w:themeColor="accent6"/>
            </w:rPr>
          </w:rPrChange>
        </w:rPr>
        <w:t>Diante do exposto, com fundamento no art. 487, I, do Código de Processo Civil, julgo parcialmente procedentes os pedidos, para:</w:t>
      </w:r>
    </w:p>
    <w:p w:rsidRPr="00DA55F2" w:rsidR="052F37F6" w:rsidP="395F27C1" w:rsidRDefault="052F37F6" w14:paraId="0ABFB2CF" w14:textId="090D1483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  <w:rPrChange w:id="1469" w:author="Assessor GDSXSR" w:date="2026-10-29T19:59:18Z">
            <w:rPr>
              <w:rFonts w:ascii="Calibri" w:hAnsi="Calibri" w:eastAsia="Arial" w:cs="Calibri"/>
              <w:color w:val="70AD47" w:themeColor="accent6"/>
            </w:rPr>
          </w:rPrChange>
        </w:rPr>
        <w:t xml:space="preserve">a) declarar inexigíveis, em face de Maria Pereira de Brito, os débitos vinculados à unidade consumidora nº 446317-1 referentes aos períodos 07/2015, 09/2015, 11/2017 e 03/2018, discriminados no ID 255030308, por corresponderem a consumo anterior ao óbito da antiga usuária, ocorrido em 14 de fevereiro de 2019; </w:t>
      </w:r>
    </w:p>
    <w:p w:rsidRPr="00DA55F2" w:rsidR="052F37F6" w:rsidP="395F27C1" w:rsidRDefault="052F37F6" w14:paraId="391F03C4" w14:textId="5D10AB24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  <w:rPrChange w:id="1470" w:author="Assessor GDSXSR" w:date="2026-10-29T19:59:18Z">
            <w:rPr>
              <w:rFonts w:ascii="Calibri" w:hAnsi="Calibri" w:eastAsia="Arial" w:cs="Calibri"/>
              <w:color w:val="70AD47" w:themeColor="accent6"/>
            </w:rPr>
          </w:rPrChange>
        </w:rPr>
        <w:t xml:space="preserve">b) manter íntegra a exigibilidade do débito referente ao período de dezembro de 2020, também discriminado no ID 255030308, por corresponder a consumo prestado em benefício da posse já exercida pela demandante, a quem cabe adimpli-lo pelas vias administrativas próprias; </w:t>
      </w:r>
    </w:p>
    <w:p w:rsidRPr="00DA55F2" w:rsidR="052F37F6" w:rsidP="395F27C1" w:rsidRDefault="052F37F6" w14:paraId="07373437" w14:textId="22658194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  <w:rPrChange w:id="1471" w:author="Assessor GDSXSR" w:date="2026-10-29T19:59:18Z">
            <w:rPr>
              <w:rFonts w:ascii="Calibri" w:hAnsi="Calibri" w:eastAsia="Arial" w:cs="Calibri"/>
              <w:color w:val="70AD47" w:themeColor="accent6"/>
            </w:rPr>
          </w:rPrChange>
        </w:rPr>
        <w:t xml:space="preserve">c) determinar à CAESB que, no prazo de 10 (dez) dias contados da intimação desta sentença, promova a desvinculação dos débitos declarados inexigíveis do CPF da requerente, cancele os apontamentos e o protesto deles decorrentes e comunique aos órgãos de proteção ao crédito e ao cartório respectivo a retirada das restrições correspondentes, mantendo, se o caso, apenas os apontamentos relativos ao débito de dezembro de 2020; </w:t>
      </w:r>
    </w:p>
    <w:p w:rsidRPr="00DA55F2" w:rsidR="052F37F6" w:rsidP="395F27C1" w:rsidRDefault="052F37F6" w14:paraId="6E684F52" w14:textId="312E49A8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  <w:rPrChange w:id="1472" w:author="Assessor GDSXSR" w:date="2026-10-29T19:59:18Z">
            <w:rPr>
              <w:rFonts w:ascii="Calibri" w:hAnsi="Calibri" w:eastAsia="Arial" w:cs="Calibri"/>
              <w:color w:val="70AD47" w:themeColor="accent6"/>
            </w:rPr>
          </w:rPrChange>
        </w:rPr>
        <w:t xml:space="preserve">d) determinar à CAESB que se abstenha de suspender o fornecimento de água à unidade consumidora nº 446317-1 com fundamento nos débitos declarados inexigíveis nesta sentença; </w:t>
      </w:r>
    </w:p>
    <w:p w:rsidRPr="00DA55F2" w:rsidR="052F37F6" w:rsidP="395F27C1" w:rsidRDefault="052F37F6" w14:paraId="6148F479" w14:textId="1968C429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  <w:rPrChange w:id="1473" w:author="Assessor GDSXSR" w:date="2026-10-29T19:59:18Z">
            <w:rPr>
              <w:rFonts w:ascii="Calibri" w:hAnsi="Calibri" w:eastAsia="Arial" w:cs="Calibri"/>
              <w:color w:val="70AD47" w:themeColor="accent6"/>
            </w:rPr>
          </w:rPrChange>
        </w:rPr>
        <w:t xml:space="preserve">e) fixar multa diária de R$ 500,00 (quinhentos reais), limitada a R$ 15.000,00 (quinze mil reais), para o caso de descumprimento das obrigações de retirada de apontamentos, cancelamento de protesto e desvinculação cadastral referentes aos débitos declarados inexigíveis; </w:t>
      </w:r>
    </w:p>
    <w:p w:rsidRPr="00DA55F2" w:rsidR="052F37F6" w:rsidP="395F27C1" w:rsidRDefault="052F37F6" w14:paraId="2809A9BC" w14:textId="3E89700D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  <w:rPrChange w:id="1474" w:author="Assessor GDSXSR" w:date="2026-10-29T19:59:18Z">
            <w:rPr>
              <w:rFonts w:ascii="Calibri" w:hAnsi="Calibri" w:eastAsia="Arial" w:cs="Calibri"/>
              <w:color w:val="70AD47" w:themeColor="accent6"/>
            </w:rPr>
          </w:rPrChange>
        </w:rPr>
        <w:t xml:space="preserve">f) fixar multa única de R$ 5.000,00 (cinco mil reais) por eventual suspensão do fornecimento de água à unidade consumidora nº 446317-1 fundada nos débitos declarados inexigíveis, sem prejuízo do imediato restabelecimento do serviço. </w:t>
      </w:r>
    </w:p>
    <w:p w:rsidRPr="00DA55F2" w:rsidR="052F37F6" w:rsidP="395F27C1" w:rsidRDefault="052F37F6" w14:paraId="6A95AD3B" w14:textId="5C657122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  <w:rPrChange w:id="1475" w:author="Assessor GDSXSR" w:date="2026-10-29T19:59:18Z">
            <w:rPr>
              <w:rFonts w:ascii="Calibri" w:hAnsi="Calibri" w:eastAsia="Arial" w:cs="Calibri"/>
              <w:color w:val="70AD47" w:themeColor="accent6"/>
            </w:rPr>
          </w:rPrChange>
        </w:rPr>
        <w:t xml:space="preserve">Mantenho a gratuidade de justiça deferida à demandante. Reconheço a sucumbência recíproca. </w:t>
      </w:r>
    </w:p>
    <w:p w:rsidRPr="00DA55F2" w:rsidR="052F37F6" w:rsidP="395F27C1" w:rsidRDefault="052F37F6" w14:paraId="5910D03A" w14:textId="4D2A7747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  <w:rPrChange w:id="1476" w:author="Assessor GDSXSR" w:date="2026-10-29T19:59:18Z">
            <w:rPr>
              <w:rFonts w:ascii="Calibri" w:hAnsi="Calibri" w:eastAsia="Arial" w:cs="Calibri"/>
              <w:color w:val="70AD47" w:themeColor="accent6"/>
            </w:rPr>
          </w:rPrChange>
        </w:rPr>
        <w:t xml:space="preserve">Quatro das cinco parcelas impugnadas foram acolhidas em favor da requerente, e uma foi mantida em favor da requerida. </w:t>
      </w:r>
    </w:p>
    <w:p w:rsidRPr="00DA55F2" w:rsidR="052F37F6" w:rsidP="395F27C1" w:rsidRDefault="052F37F6" w14:paraId="3BC2C470" w14:textId="17B71D1C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  <w:rPrChange w:id="1477" w:author="Assessor GDSXSR" w:date="2026-10-29T19:59:18Z">
            <w:rPr>
              <w:rFonts w:ascii="Calibri" w:hAnsi="Calibri" w:eastAsia="Arial" w:cs="Calibri"/>
              <w:color w:val="70AD47" w:themeColor="accent6"/>
            </w:rPr>
          </w:rPrChange>
        </w:rPr>
        <w:t xml:space="preserve">Distribuo a responsabilidade pelas custas processuais na proporção de 80% para a CAESB e 20% para a autora. </w:t>
      </w:r>
    </w:p>
    <w:p w:rsidRPr="00DA55F2" w:rsidR="052F37F6" w:rsidP="395F27C1" w:rsidRDefault="052F37F6" w14:paraId="549B606A" w14:textId="304D67FC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  <w:rPrChange w:id="1478" w:author="Assessor GDSXSR" w:date="2026-10-29T19:59:18Z">
            <w:rPr>
              <w:rFonts w:ascii="Calibri" w:hAnsi="Calibri" w:eastAsia="Arial" w:cs="Calibri"/>
              <w:color w:val="70AD47" w:themeColor="accent6"/>
            </w:rPr>
          </w:rPrChange>
        </w:rPr>
        <w:t xml:space="preserve">Fixo, em favor da parte autora, honorários advocatícios de sucumbência, os quais, considerando o baixo valor da causa (R$ 1.765,64), a natureza da demanda, o trabalho desempenhado pela Defensoria Pública e o extenso trâmite processual, arbitro por equidade em R$ 1.000,00 (mil reais), com fundamento no art. 85, § 8º, do Código de Processo Civil. </w:t>
      </w:r>
    </w:p>
    <w:p w:rsidRPr="00DA55F2" w:rsidR="052F37F6" w:rsidP="395F27C1" w:rsidRDefault="052F37F6" w14:paraId="2610DE93" w14:textId="514826D4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  <w:rPrChange w:id="1479" w:author="Assessor GDSXSR" w:date="2026-10-29T19:59:18Z">
            <w:rPr>
              <w:rFonts w:ascii="Calibri" w:hAnsi="Calibri" w:eastAsia="Arial" w:cs="Calibri"/>
              <w:color w:val="70AD47" w:themeColor="accent6"/>
            </w:rPr>
          </w:rPrChange>
        </w:rPr>
        <w:t xml:space="preserve">Essa verba será revertida ao Fundo de Apoio e Aparelhamento do Centro de Assistência Judiciária do Distrito Federal – PRODEF, nos termos do art. 3º, inciso I, da Lei Complementar Distrital nº 744/2007, com depósito no Banco de Brasília S.A. – BRB, agência 100, conta 013251-7. </w:t>
      </w:r>
    </w:p>
    <w:p w:rsidRPr="00DA55F2" w:rsidR="052F37F6" w:rsidP="395F27C1" w:rsidRDefault="052F37F6" w14:paraId="2C55D37B" w14:textId="13F1E66B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  <w:rPrChange w:id="1480" w:author="Assessor GDSXSR" w:date="2026-10-29T19:59:18Z">
            <w:rPr>
              <w:rFonts w:ascii="Calibri" w:hAnsi="Calibri" w:eastAsia="Arial" w:cs="Calibri"/>
              <w:color w:val="70AD47" w:themeColor="accent6"/>
            </w:rPr>
          </w:rPrChange>
        </w:rPr>
        <w:t xml:space="preserve">Fixo, em favor da parte requerida, honorários advocatícios de sucumbência, também por equidade, no valor de R$ 300,00 (trezentos reais), com fundamento no art. 85, § 8º, do Código de Processo Civil, cuja exigibilidade fica suspensa em razão da gratuidade de justiça, nos termos do art. 98, § 3º, do mesmo diploma. </w:t>
      </w:r>
    </w:p>
    <w:p w:rsidRPr="00DA55F2" w:rsidR="052F37F6" w:rsidP="395F27C1" w:rsidRDefault="052F37F6" w14:paraId="43C91130" w14:textId="507F83FD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  <w:rPrChange w:id="1481" w:author="Assessor GDSXSR" w:date="2026-10-29T19:59:18Z">
            <w:rPr>
              <w:rFonts w:ascii="Calibri" w:hAnsi="Calibri" w:eastAsia="Arial" w:cs="Calibri"/>
              <w:color w:val="70AD47" w:themeColor="accent6"/>
            </w:rPr>
          </w:rPrChange>
        </w:rPr>
        <w:t xml:space="preserve">As verbas de sucumbência serão corrigidas pelo IPCA a partir desta data. </w:t>
      </w:r>
    </w:p>
    <w:p w:rsidRPr="00DA55F2" w:rsidR="052F37F6" w:rsidP="395F27C1" w:rsidRDefault="052F37F6" w14:paraId="4EB1F96A" w14:textId="04FAA0D4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  <w:rPrChange w:id="1482" w:author="Assessor GDSXSR" w:date="2026-10-29T19:59:18Z">
            <w:rPr>
              <w:rFonts w:ascii="Calibri" w:hAnsi="Calibri" w:eastAsia="Arial" w:cs="Calibri"/>
              <w:color w:val="70AD47" w:themeColor="accent6"/>
            </w:rPr>
          </w:rPrChange>
        </w:rPr>
        <w:t>Os juros de mora, pela SELIC deduzido o IPCA no período, com piso zero se o resultado for negativo</w:t>
      </w:r>
      <w:r w:rsidRPr="00DA55F2" w:rsidR="5DE49326">
        <w:rPr>
          <w:rFonts w:ascii="Calibri" w:hAnsi="Calibri" w:eastAsia="Arial" w:cs="Calibri"/>
          <w:color w:val="00B050"/>
          <w:rPrChange w:id="1483" w:author="Assessor GDSXSR" w:date="2026-10-29T19:59:18Z">
            <w:rPr>
              <w:rFonts w:ascii="Calibri" w:hAnsi="Calibri" w:eastAsia="Arial" w:cs="Calibri"/>
              <w:color w:val="70AD47" w:themeColor="accent6"/>
            </w:rPr>
          </w:rPrChange>
        </w:rPr>
        <w:t xml:space="preserve"> incidirão a partir do trânsito em julgado. </w:t>
      </w:r>
    </w:p>
    <w:p w:rsidRPr="00DA55F2" w:rsidR="5DE49326" w:rsidP="395F27C1" w:rsidRDefault="5DE49326" w14:paraId="55EAA27B" w14:textId="2B01E397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  <w:rPrChange w:id="1484" w:author="Assessor GDSXSR" w:date="2026-10-29T19:59:18Z">
            <w:rPr>
              <w:rFonts w:ascii="Calibri" w:hAnsi="Calibri" w:eastAsia="Arial" w:cs="Calibri"/>
              <w:color w:val="70AD47" w:themeColor="accent6"/>
            </w:rPr>
          </w:rPrChange>
        </w:rPr>
        <w:t xml:space="preserve">Esta sentença serve como ofício ao Cartório de Protesto competente e aos órgãos de proteção ao crédito para a retirada das anotações relativas aos débitos declarados inexigíveis, no que couber, mediante instrução da parte interessada. </w:t>
      </w:r>
    </w:p>
    <w:p w:rsidRPr="00DA55F2" w:rsidR="5DE49326" w:rsidP="395F27C1" w:rsidRDefault="5DE49326" w14:paraId="646136D3" w14:textId="25CD1D0A">
      <w:pPr>
        <w:jc w:val="both"/>
        <w:rPr>
          <w:rFonts w:ascii="Calibri" w:hAnsi="Calibri" w:cs="Calibri"/>
        </w:rPr>
      </w:pPr>
      <w:r w:rsidRPr="00DA55F2">
        <w:rPr>
          <w:rFonts w:ascii="Calibri" w:hAnsi="Calibri" w:eastAsia="Arial" w:cs="Calibri"/>
          <w:color w:val="00B050"/>
          <w:rPrChange w:id="1485" w:author="Assessor GDSXSR" w:date="2026-10-29T19:59:18Z">
            <w:rPr>
              <w:rFonts w:ascii="Calibri" w:hAnsi="Calibri" w:eastAsia="Arial" w:cs="Calibri"/>
              <w:color w:val="70AD47" w:themeColor="accent6"/>
            </w:rPr>
          </w:rPrChange>
        </w:rPr>
        <w:t>Após o trânsito em julgado, não havendo outros requerimentos, arquivem-se os autos. Publique-se. Intimem-se</w:t>
      </w:r>
      <w:r w:rsidRPr="00DA55F2">
        <w:rPr>
          <w:rFonts w:ascii="Calibri" w:hAnsi="Calibri" w:eastAsia="Arial" w:cs="Calibri"/>
          <w:color w:val="00B050"/>
          <w:rPrChange w:id="1486" w:author="Assessor GDSXSR" w:date="2026-10-29T19:59:18Z">
            <w:rPr>
              <w:rFonts w:ascii="Calibri" w:hAnsi="Calibri" w:eastAsia="Arial" w:cs="Calibri"/>
            </w:rPr>
          </w:rPrChange>
        </w:rPr>
        <w:t>.</w:t>
      </w:r>
    </w:p>
    <w:sectPr w:rsidRPr="00DA55F2" w:rsidR="5DE49326">
      <w:footerReference w:type="default" r:id="rId16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MG" w:author="Marcos Dwayne Saraiva Costa - GDSXSR" w:date="2025-09-01T13:19:00Z" w:id="2">
    <w:p w:rsidR="00B74FB6" w:rsidRDefault="0063376A" w14:paraId="346E87E3" w14:textId="0D98C4E7">
      <w:r>
        <w:annotationRef/>
      </w:r>
      <w:r w:rsidRPr="40B1094E">
        <w:t>Conclusão:</w:t>
      </w:r>
    </w:p>
    <w:p w:rsidR="00B74FB6" w:rsidRDefault="0063376A" w14:paraId="020D7533" w14:textId="1497ECC6">
      <w:r w:rsidRPr="3A8CDDB3">
        <w:t>Entrega:</w:t>
      </w:r>
    </w:p>
    <w:p w:rsidR="00B74FB6" w:rsidRDefault="0063376A" w14:paraId="448DA02E" w14:textId="7411C318">
      <w:r w:rsidRPr="43891A96">
        <w:t xml:space="preserve">Certeza: </w:t>
      </w:r>
    </w:p>
  </w:comment>
  <w:comment w:initials="RN" w:author="Raphael Nogueira Kato - GDACA" w:date="2026-08-27T13:25:00Z" w:id="3">
    <w:p w:rsidR="00C12FE9" w:rsidP="00C12FE9" w:rsidRDefault="00C12FE9" w14:paraId="510F1352" w14:textId="77777777">
      <w:pPr>
        <w:pStyle w:val="CommentText"/>
      </w:pPr>
      <w:r>
        <w:rPr>
          <w:rStyle w:val="CommentReference"/>
        </w:rPr>
        <w:annotationRef/>
      </w:r>
      <w:r>
        <w:t>Conclusão: 24/08/2026</w:t>
      </w:r>
    </w:p>
    <w:p w:rsidR="00C12FE9" w:rsidP="00C12FE9" w:rsidRDefault="00C12FE9" w14:paraId="4A650BAD" w14:textId="77777777">
      <w:pPr>
        <w:pStyle w:val="CommentText"/>
      </w:pPr>
      <w:r>
        <w:t>Entrega:27/08/2026</w:t>
      </w:r>
    </w:p>
    <w:p w:rsidR="00C12FE9" w:rsidP="00C12FE9" w:rsidRDefault="00C12FE9" w14:paraId="6F2A39A2" w14:textId="77777777">
      <w:pPr>
        <w:pStyle w:val="CommentText"/>
      </w:pPr>
      <w:r>
        <w:t>Certeza: 9</w:t>
      </w:r>
    </w:p>
  </w:comment>
  <w:comment w:initials="MV" w:author="Marcia Vilela Alves - GDACA" w:date="2026-08-27T17:49:00Z" w:id="4">
    <w:p w:rsidR="00E60B4F" w:rsidP="00E60B4F" w:rsidRDefault="00E60B4F" w14:paraId="6DED1F37" w14:textId="77777777">
      <w:pPr>
        <w:pStyle w:val="CommentText"/>
      </w:pPr>
      <w:r>
        <w:rPr>
          <w:rStyle w:val="CommentReference"/>
        </w:rPr>
        <w:annotationRef/>
      </w:r>
      <w:r>
        <w:t>corrigido</w:t>
      </w:r>
    </w:p>
  </w:comment>
  <w:comment w:initials="LG" w:author="Lorena Cardoso Ávila Niemeyer - GDACA" w:date="1900-01-01T00:00:00Z" w:id="0">
    <w:p w:rsidR="00C82911" w:rsidRDefault="00C82911" w14:paraId="115969D2" w14:textId="7A534103">
      <w:r>
        <w:annotationRef/>
      </w:r>
      <w:r w:rsidRPr="7391EDF2">
        <w:t>Conclusão: 10/09/2026</w:t>
      </w:r>
    </w:p>
    <w:p w:rsidR="00C82911" w:rsidRDefault="00C82911" w14:paraId="7C386EB9" w14:textId="5D6A8E4F">
      <w:r w:rsidRPr="2FF9B12F">
        <w:t>Entrega: 23/09/2026</w:t>
      </w:r>
    </w:p>
    <w:p w:rsidR="00C82911" w:rsidRDefault="00C82911" w14:paraId="53EFD686" w14:textId="530759F9">
      <w:r w:rsidRPr="542C7593">
        <w:t>Certeza: 9</w:t>
      </w:r>
    </w:p>
  </w:comment>
  <w:comment w:initials="MV" w:author="Marcia Vilela Alves - GDACA" w:date="2026-09-24T14:00:00Z" w:id="1">
    <w:p w:rsidR="00CE30EC" w:rsidP="00CE30EC" w:rsidRDefault="00CE30EC" w14:paraId="594D56B0" w14:textId="77777777">
      <w:pPr>
        <w:pStyle w:val="CommentText"/>
      </w:pPr>
      <w:r>
        <w:rPr>
          <w:rStyle w:val="CommentReference"/>
        </w:rPr>
        <w:annotationRef/>
      </w:r>
      <w:r>
        <w:t>Corrigido.</w:t>
      </w:r>
    </w:p>
  </w:comment>
  <w:comment w:id="5" w:author="Assessor GDSXSR" w:initials="RG" w:date="2026-10-29T19:59:18Z">
    <w:p>
      <w:pPr>
        <w:pStyle w:val="CommentText"/>
      </w:pPr>
      <w:r>
        <w:rPr>
          <w:rStyle w:val="CommentReference"/>
        </w:rPr>
        <w:annotationRef/>
      </w:r>
      <w:r>
        <w:t>ASSESSOR GDSXSR — Alterações mecânicas em todo o documento: título EMENTA à esquerda (C-42), decisão anexada em verde 00B050 (C-45); grafia e acentuação (C-28), referências compactas (CPC 373 II) e IDs ao final do período (C-20), numeração da ementa em sequência (C-36), realces e negritos de enumeração (C-42, C-43). Resumo e sentença anexa preservados (C-04, C-39).</w:t>
      </w:r>
    </w:p>
  </w:comment>
  <w:comment w:id="6" w:author="Assessor GDSXSR" w:initials="RG" w:date="2026-10-29T19:59:18Z">
    <w:p>
      <w:pPr>
        <w:pStyle w:val="CommentText"/>
      </w:pPr>
      <w:r>
        <w:rPr>
          <w:rStyle w:val="CommentReference"/>
        </w:rPr>
        <w:annotationRef/>
      </w:r>
      <w:r>
        <w:t>ASSESSOR GDSXSR — Retirei 'SUCUMBÊNCIA RECÍPROCA. AFASTADA.' do cabeçalho: a redistribuição pedida só como consequência do provimento não tem capítulo nem item de razões; fica no dispositivo (C-3Z a, C-33).</w:t>
      </w:r>
    </w:p>
  </w:comment>
  <w:comment w:id="7" w:author="Assessor GDSXSR" w:initials="RG" w:date="2026-10-29T19:59:18Z">
    <w:p>
      <w:pPr>
        <w:pStyle w:val="CommentText"/>
      </w:pPr>
      <w:r>
        <w:rPr>
          <w:rStyle w:val="CommentReference"/>
        </w:rPr>
        <w:annotationRef/>
      </w:r>
      <w:r>
        <w:t>ASSESSOR GDSXSR — Desdobrei o item 1: ação, partes (nome literal da CAESB, autora pessoa natural, vínculo com a antiga usuária) e valor da causa no fim do item 1; a sentença passa ao item 2 e o apelo ao item 3 (C-34, C-34A, C-3P b, C-36). Valor da causa conforme a linha de dados do voto.</w:t>
      </w:r>
    </w:p>
  </w:comment>
  <w:comment w:id="8" w:author="Assessor GDSXSR" w:initials="RG" w:date="2026-10-29T19:59:18Z">
    <w:p>
      <w:pPr>
        <w:pStyle w:val="CommentText"/>
      </w:pPr>
      <w:r>
        <w:rPr>
          <w:rStyle w:val="CommentReference"/>
        </w:rPr>
        <w:annotationRef/>
      </w:r>
      <w:r>
        <w:t>ASSESSOR GDSXSR — Troquei 'fatos constitutivos de seu direito' por 'fatos que legitimam a cobrança': o CPC 373 II trata do fato impeditivo, modificativo ou extintivo, e a ementa deve espelhar o voto (C-33). Texto literal do CPC 373 transcrito no corpo do voto (C-66 a).</w:t>
      </w:r>
    </w:p>
  </w:comment>
  <w:comment w:id="9" w:author="Assessor GDSXSR" w:initials="RG" w:date="2026-10-29T19:59:18Z">
    <w:p>
      <w:pPr>
        <w:pStyle w:val="CommentText"/>
      </w:pPr>
      <w:r>
        <w:rPr>
          <w:rStyle w:val="CommentReference"/>
        </w:rPr>
        <w:annotationRef/>
      </w:r>
      <w:r>
        <w:t>ASSESSOR GDSXSR — Excluí o item 5, que tratava da redistribuição dos ônus: pedido consequencial ao provimento, sem capítulo no voto (C-3Z a); a questão (ii) também saiu do item 4. A redistribuição consta do item 7 e do dispositivo.</w:t>
      </w:r>
    </w:p>
  </w:comment>
  <w:comment w:id="10" w:author="Assessor GDSXSR" w:initials="RG" w:date="2026-10-29T19:59:18Z">
    <w:p>
      <w:pPr>
        <w:pStyle w:val="CommentText"/>
      </w:pPr>
      <w:r>
        <w:rPr>
          <w:rStyle w:val="CommentReference"/>
        </w:rPr>
        <w:annotationRef/>
      </w:r>
      <w:r>
        <w:t>ASSESSOR GDSXSR — Pendência (C-72, C-52): o Acórdão 2167028 (0738186-08.2025.8.07.0001) não foi localizado no iajus (busca por CNJ, ementa e órgão), na web (2 buscas) nem no JurisDF (acesso bloqueado). Mantido na minuta, pois a ementa citada não contraria o voto; Marcos confere no JurisDF. Retirei a sigla 'APC' do número do processo (C-67).</w:t>
      </w:r>
    </w:p>
  </w:comment>
  <w:comment w:id="11" w:author="Assessor GDSXSR" w:initials="RG" w:date="2026-10-29T19:59:18Z">
    <w:p>
      <w:pPr>
        <w:pStyle w:val="CommentText"/>
      </w:pPr>
      <w:r>
        <w:rPr>
          <w:rStyle w:val="CommentReference"/>
        </w:rPr>
        <w:annotationRef/>
      </w:r>
      <w:r>
        <w:t>ASSESSOR GDSXSR — Cortei o parágrafo da destinação dos honorários ao PRODEF (agência e conta bancárias): transcrição dispensável para o julgamento (C-02, C-3N). Juntei as duas metades do parágrafo dos honorários da ré, partidas na colagem do PJe, e acrescentei o ID ao fim do bloco transcrito (C-3N, C-48).</w:t>
      </w:r>
    </w:p>
  </w:comment>
  <w:comment w:id="12" w:author="Assessor GDSXSR" w:initials="RG" w:date="2026-10-29T19:59:18Z">
    <w:p>
      <w:pPr>
        <w:pStyle w:val="CommentText"/>
      </w:pPr>
      <w:r>
        <w:rPr>
          <w:rStyle w:val="CommentReference"/>
        </w:rPr>
        <w:annotationRef/>
      </w:r>
      <w:r>
        <w:t>ASSESSOR GDSXSR — Conferido no apelo (ID 89370589): corrigi 'Apelo do autora' e ajustei as alegações 2 e 3 ao que o apelo diz (jurisprudência do TJSP e do STJ sobre a cobrança do espólio; enriquecimento sem causa seria da concessionária). O voto passou a enumerar as mesmas alegações do capítulo (C-30).</w:t>
      </w:r>
    </w:p>
  </w:comment>
  <w:comment w:id="13" w:author="Assessor GDSXSR" w:initials="RG" w:date="2026-10-29T19:59:18Z">
    <w:p>
      <w:pPr>
        <w:pStyle w:val="CommentText"/>
      </w:pPr>
      <w:r>
        <w:rPr>
          <w:rStyle w:val="CommentReference"/>
        </w:rPr>
        <w:annotationRef/>
      </w:r>
      <w:r>
        <w:t>ASSESSOR GDSXSR — Título verbal que diz a decisão sobre o pedido (C-3W b). A redistribuição dos ônus, pedida só como consequência do provimento, deixou de ter capítulo próprio e foi para o dispositivo; por isso o capítulo único não leva mini-dispositivo (C-3Z a, C-3A).</w:t>
      </w:r>
    </w:p>
  </w:comment>
  <w:comment w:id="14" w:author="Assessor GDSXSR" w:initials="RG" w:date="2026-10-29T19:59:18Z">
    <w:p>
      <w:pPr>
        <w:pStyle w:val="CommentText"/>
      </w:pPr>
      <w:r>
        <w:rPr>
          <w:rStyle w:val="CommentReference"/>
        </w:rPr>
        <w:annotationRef/>
      </w:r>
      <w:r>
        <w:t>ASSESSOR GDSXSR — Abertura do capítulo na fórmula do Gabinete: 'A autora/apelante alega que:' (C-3W c, C-3U), com ID do apelo ao final. Texto literal (C-63): CC, art. 1.997: “A herança responde pelo pagamento das dívidas do falecido; mas, feita a partilha, só respondem os herdeiros, cada qual em proporção da parte que na herança lhe coube.” (fonte: Planalto, conferido no iajus).</w:t>
      </w:r>
    </w:p>
  </w:comment>
  <w:comment w:id="15" w:author="Assessor GDSXSR" w:initials="RG" w:date="2026-10-29T19:59:18Z">
    <w:p>
      <w:pPr>
        <w:pStyle w:val="CommentText"/>
      </w:pPr>
      <w:r>
        <w:rPr>
          <w:rStyle w:val="CommentReference"/>
        </w:rPr>
        <w:annotationRef/>
      </w:r>
      <w:r>
        <w:t>ASSESSOR GDSXSR — Conferido nos autos: o Ofício nº 764/2024 está no ID 89370538 e registra a posse em 11/04/2023; a autora reitera, na emenda (ID 89370536) e nos embargos (ID 89370541), que residia em outro imóvel (quadra 214, conjunto F, lote 10, adquirido em 13/07/2017) e que só tomou posse após a escritura. A escritura está no ID 89370528, e não no 89370541, que a minuta citava; corrigi (C-24). A sentença registra que a autora 'permaneceu na posse' após o óbito, mas não localizei essa afirmação em peça da autora; acrescentei a frase que contrapõe a premissa da sentença (C-3R). IDs levados ao fim dos períodos e 'Além disso' trocado por 'No mais' (C-20, C-23).</w:t>
      </w:r>
    </w:p>
  </w:comment>
  <w:comment w:id="16" w:author="Assessor GDSXSR" w:initials="RG" w:date="2026-10-29T19:59:18Z">
    <w:p>
      <w:pPr>
        <w:pStyle w:val="CommentText"/>
      </w:pPr>
      <w:r>
        <w:rPr>
          <w:rStyle w:val="CommentReference"/>
        </w:rPr>
        <w:annotationRef/>
      </w:r>
      <w:r>
        <w:t>ASSESSOR GDSXSR — Pendência de resultado (C-53): a prova da CAESB é mais concreta do que a minuta dizia. A contestação (ID 89370549) traz tela cadastral com a autora vinculada à unidade em 10/12/2020 e a OS 2500100122055908, de 22/12/2020, em que 'o usuário' pediu revisão/distribuição da conta de 12/2020 (campo 'Demandante: CLIENTE', sem nome), além da afirmação de posse desde junho de 2020. Descrevi essa prova no texto e expliquei por que não basta; mantive o resultado. Se o Des. Sérgio entender que a OS e o cadastro bastam para provar o uso em dezembro de 2020, o capítulo muda de sentido; linha do Gabinete: modelo 0725583-34 (ônus da concessionária, CPC 373 II).</w:t>
      </w:r>
    </w:p>
  </w:comment>
  <w:comment w:id="17" w:author="Assessor GDSXSR" w:initials="RG" w:date="2026-10-29T19:59:18Z">
    <w:p>
      <w:pPr>
        <w:pStyle w:val="CommentText"/>
      </w:pPr>
      <w:r>
        <w:rPr>
          <w:rStyle w:val="CommentReference"/>
        </w:rPr>
        <w:annotationRef/>
      </w:r>
      <w:r>
        <w:t>ASSESSOR GDSXSR — Inseri a transcrição do CPC 373 II, norma que sustenta o capítulo (C-66 a), conferida no Planalto pelo iajus, e passei o período sobre o ônus da prova para a forma compacta (C-20). Cisão em períodos (C-11).</w:t>
      </w:r>
    </w:p>
  </w:comment>
  <w:comment w:id="18" w:author="Assessor GDSXSR" w:initials="RG" w:date="2026-10-29T19:59:18Z">
    <w:p>
      <w:pPr>
        <w:pStyle w:val="CommentText"/>
      </w:pPr>
      <w:r>
        <w:rPr>
          <w:rStyle w:val="CommentReference"/>
        </w:rPr>
        <w:annotationRef/>
      </w:r>
      <w:r>
        <w:t>ASSESSOR GDSXSR — Movi a conclusão ('Portanto, …') para antes do precedente e abri com 'Nesse sentido:' em parágrafo próprio (C-67, v25, v39); acrescentei a vênia ao d. Juízo de origem (C-3R). No precedente, suprimi o item 'IV. DISPOSITIVO E TESE', o 'Recurso parcialmente provido' e a tese 1 (faturas excepcionalmente elevadas), alheios ao ponto, e fechei a citação com '– Grifei' (C-62). Pendência da conferência do Acórdão 2167028: ver comentário da ementa (C-72).</w:t>
      </w:r>
    </w:p>
  </w:comment>
  <w:comment w:id="19" w:author="Assessor GDSXSR" w:initials="RG" w:date="2026-10-29T19:59:18Z">
    <w:p>
      <w:pPr>
        <w:pStyle w:val="CommentText"/>
      </w:pPr>
      <w:r>
        <w:rPr>
          <w:rStyle w:val="CommentReference"/>
        </w:rPr>
        <w:annotationRef/>
      </w:r>
      <w:r>
        <w:t>ASSESSOR GDSXSR — Texto literal (C-63): CPC, art. 85, caput: “Art. 85. A sentença condenará o vencido a pagar honorários ao advogado do vencedor.” CPC, art. 86, caput: “Art. 86. Se cada litigante for, em parte, vencedor e vencido, serão proporcionalmente distribuídas entre eles as despesas.” CPC, art. 85, § 11: “§ 11. O tribunal, ao julgar recurso, majorará os honorários fixados anteriormente levando em conta o trabalho adicional realizado em grau recursal, (...)” (fonte: Planalto, conferido no iajus).</w:t>
      </w:r>
    </w:p>
  </w:comment>
  <w:comment w:id="20" w:author="Assessor GDSXSR" w:initials="RG" w:date="2026-10-29T19:59:18Z">
    <w:p>
      <w:pPr>
        <w:pStyle w:val="CommentText"/>
      </w:pPr>
      <w:r>
        <w:rPr>
          <w:rStyle w:val="CommentReference"/>
        </w:rPr>
        <w:annotationRef/>
      </w:r>
      <w:r>
        <w:t>ASSESSOR GDSXSR — Honorários (C-51): a minuta mandava manter 'os parâmetros' da sentença, o que incluiria os R$ 300,00 da ré, incompatíveis com o provimento. Explicitei que subsistem os R$ 1.000,00 fixados em favor da autora e que saem os arbitrados à ré. Texto da sentença (ID 89370577): “Fixo, em favor da parte autora, honorários advocatícios de sucumbência, (...) arbitro por equidade em R$ 1.000,00 (mil reais), com fundamento no art. 85, § 8º, do Código de Processo Civil.” e “Fixo, em favor da parte requerida, honorários advocatícios de sucumbência, também por equidade, no valor de R$ 300,00 (trezentos reais) (...)”. Acrescentei 'Sem honorários recursais': o apelo pediu a majoração em grau recursal (ID 89370589), mas foi provido e não há recorrente vencido (padrão do perfil APC, item 7).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48DA02E" w15:done="1"/>
  <w15:commentEx w15:paraId="6F2A39A2" w15:paraIdParent="448DA02E" w15:done="1"/>
  <w15:commentEx w15:paraId="6DED1F37" w15:paraIdParent="448DA02E" w15:done="1"/>
  <w15:commentEx w15:paraId="53EFD686" w15:done="0"/>
  <w15:commentEx w15:paraId="594D56B0" w15:paraIdParent="53EFD68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2CC4A47" w16cex:dateUtc="2025-09-01T16:19:00Z"/>
  <w16cex:commentExtensible w16cex:durableId="15686FF1" w16cex:dateUtc="2026-08-27T16:25:00Z"/>
  <w16cex:commentExtensible w16cex:durableId="0C9702B4" w16cex:dateUtc="2026-08-27T20:49:00Z"/>
  <w16cex:commentExtensible w16cex:durableId="1FC94512" w16cex:dateUtc="2026-09-22T19:05:00Z"/>
  <w16cex:commentExtensible w16cex:durableId="7EAC56D9" w16cex:dateUtc="2026-09-24T17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48DA02E" w16cid:durableId="22CC4A47"/>
  <w16cid:commentId w16cid:paraId="6F2A39A2" w16cid:durableId="15686FF1"/>
  <w16cid:commentId w16cid:paraId="6DED1F37" w16cid:durableId="0C9702B4"/>
  <w16cid:commentId w16cid:paraId="53EFD686" w16cid:durableId="1FC94512"/>
  <w16cid:commentId w16cid:paraId="594D56B0" w16cid:durableId="7EAC56D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82911" w:rsidP="003A42DE" w:rsidRDefault="00C82911" w14:paraId="0966294D" w14:textId="77777777">
      <w:pPr>
        <w:spacing w:after="0" w:line="240" w:lineRule="auto"/>
      </w:pPr>
      <w:r>
        <w:separator/>
      </w:r>
    </w:p>
  </w:endnote>
  <w:endnote w:type="continuationSeparator" w:id="0">
    <w:p w:rsidR="00C82911" w:rsidP="003A42DE" w:rsidRDefault="00C82911" w14:paraId="6E6FFEB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394580"/>
      <w:docPartObj>
        <w:docPartGallery w:val="Page Numbers (Bottom of Page)"/>
        <w:docPartUnique/>
      </w:docPartObj>
    </w:sdtPr>
    <w:sdtEndPr/>
    <w:sdtContent>
      <w:p w:rsidR="003A42DE" w:rsidRDefault="003A42DE" w14:paraId="4A86AAF9" w14:textId="77777777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3A42DE" w:rsidRDefault="003A42DE" w14:paraId="2B59F42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82911" w:rsidP="003A42DE" w:rsidRDefault="00C82911" w14:paraId="30E1C543" w14:textId="77777777">
      <w:pPr>
        <w:spacing w:after="0" w:line="240" w:lineRule="auto"/>
      </w:pPr>
      <w:r>
        <w:separator/>
      </w:r>
    </w:p>
  </w:footnote>
  <w:footnote w:type="continuationSeparator" w:id="0">
    <w:p w:rsidR="00C82911" w:rsidP="003A42DE" w:rsidRDefault="00C82911" w14:paraId="607E939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61C7"/>
    <w:multiLevelType w:val="hybridMultilevel"/>
    <w:tmpl w:val="9D3E05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C9835D"/>
    <w:multiLevelType w:val="hybridMultilevel"/>
    <w:tmpl w:val="7F88F254"/>
    <w:lvl w:ilvl="0" w:tplc="3CDC58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6605F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6100A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58CDB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668D9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5CE48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99E65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6367C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4B448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D5F7516"/>
    <w:multiLevelType w:val="hybridMultilevel"/>
    <w:tmpl w:val="21B814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E62D1F"/>
    <w:multiLevelType w:val="hybridMultilevel"/>
    <w:tmpl w:val="5E265B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9E7CE9"/>
    <w:multiLevelType w:val="hybridMultilevel"/>
    <w:tmpl w:val="7AF0D1AA"/>
    <w:lvl w:ilvl="0" w:tplc="FC9811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A3AA8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5D689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DB4D0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4AD2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6545D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8E28C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FA216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E9EAB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04879A6"/>
    <w:multiLevelType w:val="hybridMultilevel"/>
    <w:tmpl w:val="DE68D2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8F3603"/>
    <w:multiLevelType w:val="hybridMultilevel"/>
    <w:tmpl w:val="BFB4F8BA"/>
    <w:lvl w:ilvl="0" w:tplc="7E40ED86">
      <w:start w:val="8"/>
      <w:numFmt w:val="decimal"/>
      <w:lvlText w:val="%1."/>
      <w:lvlJc w:val="left"/>
      <w:pPr>
        <w:ind w:left="720" w:hanging="360"/>
      </w:pPr>
    </w:lvl>
    <w:lvl w:ilvl="1" w:tplc="B3D8DE9A">
      <w:start w:val="1"/>
      <w:numFmt w:val="lowerLetter"/>
      <w:lvlText w:val="%2."/>
      <w:lvlJc w:val="left"/>
      <w:pPr>
        <w:ind w:left="1440" w:hanging="360"/>
      </w:pPr>
    </w:lvl>
    <w:lvl w:ilvl="2" w:tplc="4E72C3FE">
      <w:start w:val="1"/>
      <w:numFmt w:val="lowerRoman"/>
      <w:lvlText w:val="%3."/>
      <w:lvlJc w:val="right"/>
      <w:pPr>
        <w:ind w:left="2160" w:hanging="180"/>
      </w:pPr>
    </w:lvl>
    <w:lvl w:ilvl="3" w:tplc="7E24B6FE">
      <w:start w:val="1"/>
      <w:numFmt w:val="decimal"/>
      <w:lvlText w:val="%4."/>
      <w:lvlJc w:val="left"/>
      <w:pPr>
        <w:ind w:left="2880" w:hanging="360"/>
      </w:pPr>
    </w:lvl>
    <w:lvl w:ilvl="4" w:tplc="E15E8D14">
      <w:start w:val="1"/>
      <w:numFmt w:val="lowerLetter"/>
      <w:lvlText w:val="%5."/>
      <w:lvlJc w:val="left"/>
      <w:pPr>
        <w:ind w:left="3600" w:hanging="360"/>
      </w:pPr>
    </w:lvl>
    <w:lvl w:ilvl="5" w:tplc="D3E0B258">
      <w:start w:val="1"/>
      <w:numFmt w:val="lowerRoman"/>
      <w:lvlText w:val="%6."/>
      <w:lvlJc w:val="right"/>
      <w:pPr>
        <w:ind w:left="4320" w:hanging="180"/>
      </w:pPr>
    </w:lvl>
    <w:lvl w:ilvl="6" w:tplc="47FE4B90">
      <w:start w:val="1"/>
      <w:numFmt w:val="decimal"/>
      <w:lvlText w:val="%7."/>
      <w:lvlJc w:val="left"/>
      <w:pPr>
        <w:ind w:left="5040" w:hanging="360"/>
      </w:pPr>
    </w:lvl>
    <w:lvl w:ilvl="7" w:tplc="4CE09D8E">
      <w:start w:val="1"/>
      <w:numFmt w:val="lowerLetter"/>
      <w:lvlText w:val="%8."/>
      <w:lvlJc w:val="left"/>
      <w:pPr>
        <w:ind w:left="5760" w:hanging="360"/>
      </w:pPr>
    </w:lvl>
    <w:lvl w:ilvl="8" w:tplc="ED3A908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1192A7"/>
    <w:multiLevelType w:val="hybridMultilevel"/>
    <w:tmpl w:val="75DE4BAE"/>
    <w:lvl w:ilvl="0" w:tplc="C18E10FC">
      <w:start w:val="6"/>
      <w:numFmt w:val="decimal"/>
      <w:lvlText w:val="%1."/>
      <w:lvlJc w:val="left"/>
      <w:pPr>
        <w:ind w:left="720" w:hanging="360"/>
      </w:pPr>
    </w:lvl>
    <w:lvl w:ilvl="1" w:tplc="F6720644">
      <w:start w:val="1"/>
      <w:numFmt w:val="lowerLetter"/>
      <w:lvlText w:val="%2."/>
      <w:lvlJc w:val="left"/>
      <w:pPr>
        <w:ind w:left="1440" w:hanging="360"/>
      </w:pPr>
    </w:lvl>
    <w:lvl w:ilvl="2" w:tplc="B4F6D734">
      <w:start w:val="1"/>
      <w:numFmt w:val="lowerRoman"/>
      <w:lvlText w:val="%3."/>
      <w:lvlJc w:val="right"/>
      <w:pPr>
        <w:ind w:left="2160" w:hanging="180"/>
      </w:pPr>
    </w:lvl>
    <w:lvl w:ilvl="3" w:tplc="A33259B4">
      <w:start w:val="1"/>
      <w:numFmt w:val="decimal"/>
      <w:lvlText w:val="%4."/>
      <w:lvlJc w:val="left"/>
      <w:pPr>
        <w:ind w:left="2880" w:hanging="360"/>
      </w:pPr>
    </w:lvl>
    <w:lvl w:ilvl="4" w:tplc="CBB8EECC">
      <w:start w:val="1"/>
      <w:numFmt w:val="lowerLetter"/>
      <w:lvlText w:val="%5."/>
      <w:lvlJc w:val="left"/>
      <w:pPr>
        <w:ind w:left="3600" w:hanging="360"/>
      </w:pPr>
    </w:lvl>
    <w:lvl w:ilvl="5" w:tplc="8CD4198C">
      <w:start w:val="1"/>
      <w:numFmt w:val="lowerRoman"/>
      <w:lvlText w:val="%6."/>
      <w:lvlJc w:val="right"/>
      <w:pPr>
        <w:ind w:left="4320" w:hanging="180"/>
      </w:pPr>
    </w:lvl>
    <w:lvl w:ilvl="6" w:tplc="83885BBC">
      <w:start w:val="1"/>
      <w:numFmt w:val="decimal"/>
      <w:lvlText w:val="%7."/>
      <w:lvlJc w:val="left"/>
      <w:pPr>
        <w:ind w:left="5040" w:hanging="360"/>
      </w:pPr>
    </w:lvl>
    <w:lvl w:ilvl="7" w:tplc="C9B82180">
      <w:start w:val="1"/>
      <w:numFmt w:val="lowerLetter"/>
      <w:lvlText w:val="%8."/>
      <w:lvlJc w:val="left"/>
      <w:pPr>
        <w:ind w:left="5760" w:hanging="360"/>
      </w:pPr>
    </w:lvl>
    <w:lvl w:ilvl="8" w:tplc="7356159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A25B0D"/>
    <w:multiLevelType w:val="hybridMultilevel"/>
    <w:tmpl w:val="D464A2B8"/>
    <w:lvl w:ilvl="0" w:tplc="116A60F8">
      <w:start w:val="3"/>
      <w:numFmt w:val="decimal"/>
      <w:lvlText w:val="%1."/>
      <w:lvlJc w:val="left"/>
      <w:pPr>
        <w:ind w:left="720" w:hanging="360"/>
      </w:pPr>
    </w:lvl>
    <w:lvl w:ilvl="1" w:tplc="A3D0E07C">
      <w:start w:val="1"/>
      <w:numFmt w:val="lowerLetter"/>
      <w:lvlText w:val="%2."/>
      <w:lvlJc w:val="left"/>
      <w:pPr>
        <w:ind w:left="1440" w:hanging="360"/>
      </w:pPr>
    </w:lvl>
    <w:lvl w:ilvl="2" w:tplc="9AD67554">
      <w:start w:val="1"/>
      <w:numFmt w:val="lowerRoman"/>
      <w:lvlText w:val="%3."/>
      <w:lvlJc w:val="right"/>
      <w:pPr>
        <w:ind w:left="2160" w:hanging="180"/>
      </w:pPr>
    </w:lvl>
    <w:lvl w:ilvl="3" w:tplc="8C923D6C">
      <w:start w:val="1"/>
      <w:numFmt w:val="decimal"/>
      <w:lvlText w:val="%4."/>
      <w:lvlJc w:val="left"/>
      <w:pPr>
        <w:ind w:left="2880" w:hanging="360"/>
      </w:pPr>
    </w:lvl>
    <w:lvl w:ilvl="4" w:tplc="DAC8CA98">
      <w:start w:val="1"/>
      <w:numFmt w:val="lowerLetter"/>
      <w:lvlText w:val="%5."/>
      <w:lvlJc w:val="left"/>
      <w:pPr>
        <w:ind w:left="3600" w:hanging="360"/>
      </w:pPr>
    </w:lvl>
    <w:lvl w:ilvl="5" w:tplc="BEA8D54A">
      <w:start w:val="1"/>
      <w:numFmt w:val="lowerRoman"/>
      <w:lvlText w:val="%6."/>
      <w:lvlJc w:val="right"/>
      <w:pPr>
        <w:ind w:left="4320" w:hanging="180"/>
      </w:pPr>
    </w:lvl>
    <w:lvl w:ilvl="6" w:tplc="163C68A2">
      <w:start w:val="1"/>
      <w:numFmt w:val="decimal"/>
      <w:lvlText w:val="%7."/>
      <w:lvlJc w:val="left"/>
      <w:pPr>
        <w:ind w:left="5040" w:hanging="360"/>
      </w:pPr>
    </w:lvl>
    <w:lvl w:ilvl="7" w:tplc="8DD4A920">
      <w:start w:val="1"/>
      <w:numFmt w:val="lowerLetter"/>
      <w:lvlText w:val="%8."/>
      <w:lvlJc w:val="left"/>
      <w:pPr>
        <w:ind w:left="5760" w:hanging="360"/>
      </w:pPr>
    </w:lvl>
    <w:lvl w:ilvl="8" w:tplc="AB7C5A1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DBB422"/>
    <w:multiLevelType w:val="hybridMultilevel"/>
    <w:tmpl w:val="8FEAA1BE"/>
    <w:lvl w:ilvl="0" w:tplc="9BD81EC8">
      <w:start w:val="1"/>
      <w:numFmt w:val="decimal"/>
      <w:lvlText w:val="%1."/>
      <w:lvlJc w:val="left"/>
      <w:pPr>
        <w:ind w:left="720" w:hanging="360"/>
      </w:pPr>
    </w:lvl>
    <w:lvl w:ilvl="1" w:tplc="220462CA">
      <w:start w:val="1"/>
      <w:numFmt w:val="lowerLetter"/>
      <w:lvlText w:val="%2."/>
      <w:lvlJc w:val="left"/>
      <w:pPr>
        <w:ind w:left="1440" w:hanging="360"/>
      </w:pPr>
    </w:lvl>
    <w:lvl w:ilvl="2" w:tplc="4A204674">
      <w:start w:val="1"/>
      <w:numFmt w:val="lowerRoman"/>
      <w:lvlText w:val="%3."/>
      <w:lvlJc w:val="right"/>
      <w:pPr>
        <w:ind w:left="2160" w:hanging="180"/>
      </w:pPr>
    </w:lvl>
    <w:lvl w:ilvl="3" w:tplc="4094FBE8">
      <w:start w:val="1"/>
      <w:numFmt w:val="decimal"/>
      <w:lvlText w:val="%4."/>
      <w:lvlJc w:val="left"/>
      <w:pPr>
        <w:ind w:left="2880" w:hanging="360"/>
      </w:pPr>
    </w:lvl>
    <w:lvl w:ilvl="4" w:tplc="9C7A6674">
      <w:start w:val="1"/>
      <w:numFmt w:val="lowerLetter"/>
      <w:lvlText w:val="%5."/>
      <w:lvlJc w:val="left"/>
      <w:pPr>
        <w:ind w:left="3600" w:hanging="360"/>
      </w:pPr>
    </w:lvl>
    <w:lvl w:ilvl="5" w:tplc="CE82069A">
      <w:start w:val="1"/>
      <w:numFmt w:val="lowerRoman"/>
      <w:lvlText w:val="%6."/>
      <w:lvlJc w:val="right"/>
      <w:pPr>
        <w:ind w:left="4320" w:hanging="180"/>
      </w:pPr>
    </w:lvl>
    <w:lvl w:ilvl="6" w:tplc="7F5416B0">
      <w:start w:val="1"/>
      <w:numFmt w:val="decimal"/>
      <w:lvlText w:val="%7."/>
      <w:lvlJc w:val="left"/>
      <w:pPr>
        <w:ind w:left="5040" w:hanging="360"/>
      </w:pPr>
    </w:lvl>
    <w:lvl w:ilvl="7" w:tplc="DF509A6A">
      <w:start w:val="1"/>
      <w:numFmt w:val="lowerLetter"/>
      <w:lvlText w:val="%8."/>
      <w:lvlJc w:val="left"/>
      <w:pPr>
        <w:ind w:left="5760" w:hanging="360"/>
      </w:pPr>
    </w:lvl>
    <w:lvl w:ilvl="8" w:tplc="3BEC220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809874"/>
    <w:multiLevelType w:val="hybridMultilevel"/>
    <w:tmpl w:val="932ED884"/>
    <w:lvl w:ilvl="0" w:tplc="BD70F742">
      <w:start w:val="1"/>
      <w:numFmt w:val="upperLetter"/>
      <w:lvlText w:val="%1)"/>
      <w:lvlJc w:val="left"/>
      <w:pPr>
        <w:ind w:left="3762" w:hanging="360"/>
      </w:pPr>
    </w:lvl>
    <w:lvl w:ilvl="1" w:tplc="542206A4">
      <w:start w:val="1"/>
      <w:numFmt w:val="lowerLetter"/>
      <w:lvlText w:val="%2."/>
      <w:lvlJc w:val="left"/>
      <w:pPr>
        <w:ind w:left="4482" w:hanging="360"/>
      </w:pPr>
    </w:lvl>
    <w:lvl w:ilvl="2" w:tplc="40B6FB36">
      <w:start w:val="1"/>
      <w:numFmt w:val="lowerRoman"/>
      <w:lvlText w:val="%3."/>
      <w:lvlJc w:val="right"/>
      <w:pPr>
        <w:ind w:left="5202" w:hanging="180"/>
      </w:pPr>
    </w:lvl>
    <w:lvl w:ilvl="3" w:tplc="0068E222">
      <w:start w:val="1"/>
      <w:numFmt w:val="decimal"/>
      <w:lvlText w:val="%4."/>
      <w:lvlJc w:val="left"/>
      <w:pPr>
        <w:ind w:left="5922" w:hanging="360"/>
      </w:pPr>
    </w:lvl>
    <w:lvl w:ilvl="4" w:tplc="C73CBFCC">
      <w:start w:val="1"/>
      <w:numFmt w:val="lowerLetter"/>
      <w:lvlText w:val="%5."/>
      <w:lvlJc w:val="left"/>
      <w:pPr>
        <w:ind w:left="6642" w:hanging="360"/>
      </w:pPr>
    </w:lvl>
    <w:lvl w:ilvl="5" w:tplc="7C728CA0">
      <w:start w:val="1"/>
      <w:numFmt w:val="lowerRoman"/>
      <w:lvlText w:val="%6."/>
      <w:lvlJc w:val="right"/>
      <w:pPr>
        <w:ind w:left="7362" w:hanging="180"/>
      </w:pPr>
    </w:lvl>
    <w:lvl w:ilvl="6" w:tplc="50CAEBB4">
      <w:start w:val="1"/>
      <w:numFmt w:val="decimal"/>
      <w:lvlText w:val="%7."/>
      <w:lvlJc w:val="left"/>
      <w:pPr>
        <w:ind w:left="8082" w:hanging="360"/>
      </w:pPr>
    </w:lvl>
    <w:lvl w:ilvl="7" w:tplc="ED7E99C6">
      <w:start w:val="1"/>
      <w:numFmt w:val="lowerLetter"/>
      <w:lvlText w:val="%8."/>
      <w:lvlJc w:val="left"/>
      <w:pPr>
        <w:ind w:left="8802" w:hanging="360"/>
      </w:pPr>
    </w:lvl>
    <w:lvl w:ilvl="8" w:tplc="C5AA864A">
      <w:start w:val="1"/>
      <w:numFmt w:val="lowerRoman"/>
      <w:lvlText w:val="%9."/>
      <w:lvlJc w:val="right"/>
      <w:pPr>
        <w:ind w:left="9522" w:hanging="180"/>
      </w:pPr>
    </w:lvl>
  </w:abstractNum>
  <w:abstractNum w:abstractNumId="11" w15:restartNumberingAfterBreak="0">
    <w:nsid w:val="5EB04E57"/>
    <w:multiLevelType w:val="hybridMultilevel"/>
    <w:tmpl w:val="63CE71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122A95"/>
    <w:multiLevelType w:val="hybridMultilevel"/>
    <w:tmpl w:val="2FA65E12"/>
    <w:lvl w:ilvl="0" w:tplc="35763AAE">
      <w:start w:val="9"/>
      <w:numFmt w:val="decimal"/>
      <w:lvlText w:val="%1."/>
      <w:lvlJc w:val="left"/>
      <w:pPr>
        <w:ind w:left="720" w:hanging="360"/>
      </w:pPr>
    </w:lvl>
    <w:lvl w:ilvl="1" w:tplc="98C65C84">
      <w:start w:val="1"/>
      <w:numFmt w:val="lowerLetter"/>
      <w:lvlText w:val="%2."/>
      <w:lvlJc w:val="left"/>
      <w:pPr>
        <w:ind w:left="1440" w:hanging="360"/>
      </w:pPr>
    </w:lvl>
    <w:lvl w:ilvl="2" w:tplc="9716C6EE">
      <w:start w:val="1"/>
      <w:numFmt w:val="lowerRoman"/>
      <w:lvlText w:val="%3."/>
      <w:lvlJc w:val="right"/>
      <w:pPr>
        <w:ind w:left="2160" w:hanging="180"/>
      </w:pPr>
    </w:lvl>
    <w:lvl w:ilvl="3" w:tplc="2C283FE2">
      <w:start w:val="1"/>
      <w:numFmt w:val="decimal"/>
      <w:lvlText w:val="%4."/>
      <w:lvlJc w:val="left"/>
      <w:pPr>
        <w:ind w:left="2880" w:hanging="360"/>
      </w:pPr>
    </w:lvl>
    <w:lvl w:ilvl="4" w:tplc="54DCF43C">
      <w:start w:val="1"/>
      <w:numFmt w:val="lowerLetter"/>
      <w:lvlText w:val="%5."/>
      <w:lvlJc w:val="left"/>
      <w:pPr>
        <w:ind w:left="3600" w:hanging="360"/>
      </w:pPr>
    </w:lvl>
    <w:lvl w:ilvl="5" w:tplc="25E29C14">
      <w:start w:val="1"/>
      <w:numFmt w:val="lowerRoman"/>
      <w:lvlText w:val="%6."/>
      <w:lvlJc w:val="right"/>
      <w:pPr>
        <w:ind w:left="4320" w:hanging="180"/>
      </w:pPr>
    </w:lvl>
    <w:lvl w:ilvl="6" w:tplc="34D42D72">
      <w:start w:val="1"/>
      <w:numFmt w:val="decimal"/>
      <w:lvlText w:val="%7."/>
      <w:lvlJc w:val="left"/>
      <w:pPr>
        <w:ind w:left="5040" w:hanging="360"/>
      </w:pPr>
    </w:lvl>
    <w:lvl w:ilvl="7" w:tplc="D7BE341A">
      <w:start w:val="1"/>
      <w:numFmt w:val="lowerLetter"/>
      <w:lvlText w:val="%8."/>
      <w:lvlJc w:val="left"/>
      <w:pPr>
        <w:ind w:left="5760" w:hanging="360"/>
      </w:pPr>
    </w:lvl>
    <w:lvl w:ilvl="8" w:tplc="12EC481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5EAD90"/>
    <w:multiLevelType w:val="hybridMultilevel"/>
    <w:tmpl w:val="7DE8BD7E"/>
    <w:lvl w:ilvl="0" w:tplc="0B6A2580">
      <w:start w:val="2"/>
      <w:numFmt w:val="decimal"/>
      <w:lvlText w:val="%1."/>
      <w:lvlJc w:val="left"/>
      <w:pPr>
        <w:ind w:left="720" w:hanging="360"/>
      </w:pPr>
    </w:lvl>
    <w:lvl w:ilvl="1" w:tplc="0206F668">
      <w:start w:val="1"/>
      <w:numFmt w:val="lowerLetter"/>
      <w:lvlText w:val="%2."/>
      <w:lvlJc w:val="left"/>
      <w:pPr>
        <w:ind w:left="1440" w:hanging="360"/>
      </w:pPr>
    </w:lvl>
    <w:lvl w:ilvl="2" w:tplc="A6FC8B38">
      <w:start w:val="1"/>
      <w:numFmt w:val="lowerRoman"/>
      <w:lvlText w:val="%3."/>
      <w:lvlJc w:val="right"/>
      <w:pPr>
        <w:ind w:left="2160" w:hanging="180"/>
      </w:pPr>
    </w:lvl>
    <w:lvl w:ilvl="3" w:tplc="7B4464BA">
      <w:start w:val="1"/>
      <w:numFmt w:val="decimal"/>
      <w:lvlText w:val="%4."/>
      <w:lvlJc w:val="left"/>
      <w:pPr>
        <w:ind w:left="2880" w:hanging="360"/>
      </w:pPr>
    </w:lvl>
    <w:lvl w:ilvl="4" w:tplc="B84E252E">
      <w:start w:val="1"/>
      <w:numFmt w:val="lowerLetter"/>
      <w:lvlText w:val="%5."/>
      <w:lvlJc w:val="left"/>
      <w:pPr>
        <w:ind w:left="3600" w:hanging="360"/>
      </w:pPr>
    </w:lvl>
    <w:lvl w:ilvl="5" w:tplc="A1941EEA">
      <w:start w:val="1"/>
      <w:numFmt w:val="lowerRoman"/>
      <w:lvlText w:val="%6."/>
      <w:lvlJc w:val="right"/>
      <w:pPr>
        <w:ind w:left="4320" w:hanging="180"/>
      </w:pPr>
    </w:lvl>
    <w:lvl w:ilvl="6" w:tplc="51188496">
      <w:start w:val="1"/>
      <w:numFmt w:val="decimal"/>
      <w:lvlText w:val="%7."/>
      <w:lvlJc w:val="left"/>
      <w:pPr>
        <w:ind w:left="5040" w:hanging="360"/>
      </w:pPr>
    </w:lvl>
    <w:lvl w:ilvl="7" w:tplc="D7B84716">
      <w:start w:val="1"/>
      <w:numFmt w:val="lowerLetter"/>
      <w:lvlText w:val="%8."/>
      <w:lvlJc w:val="left"/>
      <w:pPr>
        <w:ind w:left="5760" w:hanging="360"/>
      </w:pPr>
    </w:lvl>
    <w:lvl w:ilvl="8" w:tplc="8DDCA286">
      <w:start w:val="1"/>
      <w:numFmt w:val="lowerRoman"/>
      <w:lvlText w:val="%9."/>
      <w:lvlJc w:val="right"/>
      <w:pPr>
        <w:ind w:left="6480" w:hanging="180"/>
      </w:pPr>
    </w:lvl>
  </w:abstractNum>
  <w:num w:numId="1" w16cid:durableId="1097597342">
    <w:abstractNumId w:val="12"/>
  </w:num>
  <w:num w:numId="2" w16cid:durableId="118036675">
    <w:abstractNumId w:val="6"/>
  </w:num>
  <w:num w:numId="3" w16cid:durableId="2065181996">
    <w:abstractNumId w:val="7"/>
  </w:num>
  <w:num w:numId="4" w16cid:durableId="1810900861">
    <w:abstractNumId w:val="8"/>
  </w:num>
  <w:num w:numId="5" w16cid:durableId="1978560798">
    <w:abstractNumId w:val="13"/>
  </w:num>
  <w:num w:numId="6" w16cid:durableId="709955232">
    <w:abstractNumId w:val="9"/>
  </w:num>
  <w:num w:numId="7" w16cid:durableId="808279409">
    <w:abstractNumId w:val="4"/>
  </w:num>
  <w:num w:numId="8" w16cid:durableId="1663193787">
    <w:abstractNumId w:val="1"/>
  </w:num>
  <w:num w:numId="9" w16cid:durableId="1020474385">
    <w:abstractNumId w:val="10"/>
  </w:num>
  <w:num w:numId="10" w16cid:durableId="1892040057">
    <w:abstractNumId w:val="2"/>
  </w:num>
  <w:num w:numId="11" w16cid:durableId="1365403601">
    <w:abstractNumId w:val="0"/>
  </w:num>
  <w:num w:numId="12" w16cid:durableId="1699744316">
    <w:abstractNumId w:val="11"/>
  </w:num>
  <w:num w:numId="13" w16cid:durableId="1036810075">
    <w:abstractNumId w:val="3"/>
  </w:num>
  <w:num w:numId="14" w16cid:durableId="1881167072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cos Dwayne Saraiva Costa - GDSXSR">
    <w15:presenceInfo w15:providerId="AD" w15:userId="S::t321760@tjdft.jus.br::71ef89ef-9eb5-4780-8a4d-3f3a792db9c6"/>
  </w15:person>
  <w15:person w15:author="Raphael Nogueira Kato - GDACA">
    <w15:presenceInfo w15:providerId="AD" w15:userId="S::t321700@tjdft.jus.br::ed69d1eb-4e42-4020-821c-b2a34aa51b01"/>
  </w15:person>
  <w15:person w15:author="Marcia Vilela Alves - GDACA">
    <w15:presenceInfo w15:providerId="AD" w15:userId="S::t308703@tjdft.jus.br::7a63abfe-b68b-4abc-8a9c-163dd7d9a183"/>
  </w15:person>
  <w15:person w15:author="Lorena Cardoso Ávila Niemeyer - GDACA">
    <w15:presenceInfo w15:providerId="AD" w15:userId="S::t319383@tjdft.jus.br::7c88176c-1282-4218-896b-4b7b926c4e9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98"/>
    <w:rsid w:val="00004C11"/>
    <w:rsid w:val="00012123"/>
    <w:rsid w:val="00012596"/>
    <w:rsid w:val="0002189B"/>
    <w:rsid w:val="000229D4"/>
    <w:rsid w:val="0002738F"/>
    <w:rsid w:val="00033421"/>
    <w:rsid w:val="00033AFD"/>
    <w:rsid w:val="00036B36"/>
    <w:rsid w:val="00041063"/>
    <w:rsid w:val="00045242"/>
    <w:rsid w:val="000474CA"/>
    <w:rsid w:val="00052AE3"/>
    <w:rsid w:val="0006080C"/>
    <w:rsid w:val="000619E0"/>
    <w:rsid w:val="00064301"/>
    <w:rsid w:val="00071455"/>
    <w:rsid w:val="00074B53"/>
    <w:rsid w:val="00076D7D"/>
    <w:rsid w:val="00080A11"/>
    <w:rsid w:val="000839F9"/>
    <w:rsid w:val="0009174A"/>
    <w:rsid w:val="00091ABC"/>
    <w:rsid w:val="000951D5"/>
    <w:rsid w:val="00096544"/>
    <w:rsid w:val="00097BBF"/>
    <w:rsid w:val="000A1352"/>
    <w:rsid w:val="000A22DA"/>
    <w:rsid w:val="000A7009"/>
    <w:rsid w:val="000B0FC6"/>
    <w:rsid w:val="000B1659"/>
    <w:rsid w:val="000B7AF7"/>
    <w:rsid w:val="000C7A0F"/>
    <w:rsid w:val="000D2E62"/>
    <w:rsid w:val="000D59B2"/>
    <w:rsid w:val="000E3106"/>
    <w:rsid w:val="000E6E19"/>
    <w:rsid w:val="000F08E8"/>
    <w:rsid w:val="000F1358"/>
    <w:rsid w:val="000F1817"/>
    <w:rsid w:val="000F19EB"/>
    <w:rsid w:val="000F1B93"/>
    <w:rsid w:val="000F49CD"/>
    <w:rsid w:val="000F6570"/>
    <w:rsid w:val="001009CC"/>
    <w:rsid w:val="00107928"/>
    <w:rsid w:val="00111C2B"/>
    <w:rsid w:val="00115074"/>
    <w:rsid w:val="0011527A"/>
    <w:rsid w:val="00115458"/>
    <w:rsid w:val="00115569"/>
    <w:rsid w:val="00120BBB"/>
    <w:rsid w:val="00122133"/>
    <w:rsid w:val="00125329"/>
    <w:rsid w:val="00126195"/>
    <w:rsid w:val="00126492"/>
    <w:rsid w:val="00131A63"/>
    <w:rsid w:val="00137A7E"/>
    <w:rsid w:val="001510C1"/>
    <w:rsid w:val="00151611"/>
    <w:rsid w:val="00155A95"/>
    <w:rsid w:val="00155BC4"/>
    <w:rsid w:val="00157247"/>
    <w:rsid w:val="00161CD2"/>
    <w:rsid w:val="00166A9A"/>
    <w:rsid w:val="001676A4"/>
    <w:rsid w:val="00167F3A"/>
    <w:rsid w:val="00174E46"/>
    <w:rsid w:val="00175B22"/>
    <w:rsid w:val="001801E9"/>
    <w:rsid w:val="00183B77"/>
    <w:rsid w:val="00187598"/>
    <w:rsid w:val="001939F3"/>
    <w:rsid w:val="00197B9E"/>
    <w:rsid w:val="001A09B8"/>
    <w:rsid w:val="001A4323"/>
    <w:rsid w:val="001C466B"/>
    <w:rsid w:val="001D2162"/>
    <w:rsid w:val="001D422D"/>
    <w:rsid w:val="001D42FC"/>
    <w:rsid w:val="001D46A4"/>
    <w:rsid w:val="001D70DC"/>
    <w:rsid w:val="001E0D41"/>
    <w:rsid w:val="001E4974"/>
    <w:rsid w:val="001E7903"/>
    <w:rsid w:val="00203B1D"/>
    <w:rsid w:val="0020478E"/>
    <w:rsid w:val="00206304"/>
    <w:rsid w:val="00206887"/>
    <w:rsid w:val="00211D80"/>
    <w:rsid w:val="002126F1"/>
    <w:rsid w:val="0021526A"/>
    <w:rsid w:val="00232EEB"/>
    <w:rsid w:val="002437F6"/>
    <w:rsid w:val="0025175E"/>
    <w:rsid w:val="00253451"/>
    <w:rsid w:val="00254E51"/>
    <w:rsid w:val="00261F8D"/>
    <w:rsid w:val="00264107"/>
    <w:rsid w:val="00266514"/>
    <w:rsid w:val="0026656C"/>
    <w:rsid w:val="0027049A"/>
    <w:rsid w:val="002714FE"/>
    <w:rsid w:val="00273130"/>
    <w:rsid w:val="00274644"/>
    <w:rsid w:val="00277029"/>
    <w:rsid w:val="00281B46"/>
    <w:rsid w:val="00281ED5"/>
    <w:rsid w:val="0028300E"/>
    <w:rsid w:val="0028319F"/>
    <w:rsid w:val="002876CA"/>
    <w:rsid w:val="00290D21"/>
    <w:rsid w:val="002926F9"/>
    <w:rsid w:val="00292E82"/>
    <w:rsid w:val="00294647"/>
    <w:rsid w:val="002947D7"/>
    <w:rsid w:val="00296DAE"/>
    <w:rsid w:val="002A1E51"/>
    <w:rsid w:val="002A2038"/>
    <w:rsid w:val="002A3D11"/>
    <w:rsid w:val="002A4668"/>
    <w:rsid w:val="002A5205"/>
    <w:rsid w:val="002A61BE"/>
    <w:rsid w:val="002B1184"/>
    <w:rsid w:val="002B15F7"/>
    <w:rsid w:val="002B1C0E"/>
    <w:rsid w:val="002B210E"/>
    <w:rsid w:val="002C088F"/>
    <w:rsid w:val="002C2464"/>
    <w:rsid w:val="002C42D2"/>
    <w:rsid w:val="002C5A5D"/>
    <w:rsid w:val="002C741B"/>
    <w:rsid w:val="002D127E"/>
    <w:rsid w:val="002D2D56"/>
    <w:rsid w:val="002D3FF3"/>
    <w:rsid w:val="002E4D0C"/>
    <w:rsid w:val="002E7803"/>
    <w:rsid w:val="002F13AB"/>
    <w:rsid w:val="002F22EC"/>
    <w:rsid w:val="002F7666"/>
    <w:rsid w:val="00302029"/>
    <w:rsid w:val="00303FAE"/>
    <w:rsid w:val="00310161"/>
    <w:rsid w:val="0031063D"/>
    <w:rsid w:val="00312120"/>
    <w:rsid w:val="00312291"/>
    <w:rsid w:val="00316B1F"/>
    <w:rsid w:val="00321068"/>
    <w:rsid w:val="00321450"/>
    <w:rsid w:val="00323779"/>
    <w:rsid w:val="00323D27"/>
    <w:rsid w:val="00326E14"/>
    <w:rsid w:val="0033735F"/>
    <w:rsid w:val="00341D84"/>
    <w:rsid w:val="0034247B"/>
    <w:rsid w:val="003432F8"/>
    <w:rsid w:val="003448B4"/>
    <w:rsid w:val="0034511C"/>
    <w:rsid w:val="00346768"/>
    <w:rsid w:val="00347818"/>
    <w:rsid w:val="00351653"/>
    <w:rsid w:val="003524E5"/>
    <w:rsid w:val="00352D66"/>
    <w:rsid w:val="00354AA2"/>
    <w:rsid w:val="00355C73"/>
    <w:rsid w:val="00362293"/>
    <w:rsid w:val="003624B4"/>
    <w:rsid w:val="003633D8"/>
    <w:rsid w:val="00370C48"/>
    <w:rsid w:val="003717FC"/>
    <w:rsid w:val="00371EC5"/>
    <w:rsid w:val="00373754"/>
    <w:rsid w:val="00373FFB"/>
    <w:rsid w:val="003749AB"/>
    <w:rsid w:val="00375F08"/>
    <w:rsid w:val="003771B4"/>
    <w:rsid w:val="00380298"/>
    <w:rsid w:val="00382DC8"/>
    <w:rsid w:val="003840E2"/>
    <w:rsid w:val="003915BA"/>
    <w:rsid w:val="0039446A"/>
    <w:rsid w:val="0039766F"/>
    <w:rsid w:val="003A42DE"/>
    <w:rsid w:val="003A4E55"/>
    <w:rsid w:val="003A5C8E"/>
    <w:rsid w:val="003A650C"/>
    <w:rsid w:val="003B3398"/>
    <w:rsid w:val="003B3DC9"/>
    <w:rsid w:val="003B4B64"/>
    <w:rsid w:val="003C14F3"/>
    <w:rsid w:val="003D11BE"/>
    <w:rsid w:val="003D3998"/>
    <w:rsid w:val="003D3FEE"/>
    <w:rsid w:val="003D7A7B"/>
    <w:rsid w:val="003E436D"/>
    <w:rsid w:val="003F1F82"/>
    <w:rsid w:val="0040257D"/>
    <w:rsid w:val="0041068A"/>
    <w:rsid w:val="00413928"/>
    <w:rsid w:val="00414862"/>
    <w:rsid w:val="00415CB2"/>
    <w:rsid w:val="00421372"/>
    <w:rsid w:val="00421568"/>
    <w:rsid w:val="00423538"/>
    <w:rsid w:val="0044529E"/>
    <w:rsid w:val="00445ED9"/>
    <w:rsid w:val="00451A6D"/>
    <w:rsid w:val="004556F2"/>
    <w:rsid w:val="00457502"/>
    <w:rsid w:val="00461543"/>
    <w:rsid w:val="00463A0E"/>
    <w:rsid w:val="00464963"/>
    <w:rsid w:val="00465A25"/>
    <w:rsid w:val="00466CCD"/>
    <w:rsid w:val="004720E7"/>
    <w:rsid w:val="0047216B"/>
    <w:rsid w:val="004762F1"/>
    <w:rsid w:val="00480A33"/>
    <w:rsid w:val="00485185"/>
    <w:rsid w:val="00495B3F"/>
    <w:rsid w:val="00495C31"/>
    <w:rsid w:val="00495EB5"/>
    <w:rsid w:val="00496EB5"/>
    <w:rsid w:val="004A02E8"/>
    <w:rsid w:val="004A039F"/>
    <w:rsid w:val="004A1974"/>
    <w:rsid w:val="004B2A9C"/>
    <w:rsid w:val="004C0465"/>
    <w:rsid w:val="004C148F"/>
    <w:rsid w:val="004C4DB8"/>
    <w:rsid w:val="004C591E"/>
    <w:rsid w:val="004C7413"/>
    <w:rsid w:val="004C7418"/>
    <w:rsid w:val="004D00CF"/>
    <w:rsid w:val="004E4DFD"/>
    <w:rsid w:val="004F13B2"/>
    <w:rsid w:val="005059AC"/>
    <w:rsid w:val="00506A7D"/>
    <w:rsid w:val="00506D76"/>
    <w:rsid w:val="005071AF"/>
    <w:rsid w:val="00510CBF"/>
    <w:rsid w:val="00511630"/>
    <w:rsid w:val="005164F6"/>
    <w:rsid w:val="00517F10"/>
    <w:rsid w:val="00520442"/>
    <w:rsid w:val="00525FCB"/>
    <w:rsid w:val="00530C7C"/>
    <w:rsid w:val="005319BC"/>
    <w:rsid w:val="0053344F"/>
    <w:rsid w:val="00534725"/>
    <w:rsid w:val="00535322"/>
    <w:rsid w:val="005377A4"/>
    <w:rsid w:val="00537926"/>
    <w:rsid w:val="00550361"/>
    <w:rsid w:val="0055172B"/>
    <w:rsid w:val="00557342"/>
    <w:rsid w:val="00560427"/>
    <w:rsid w:val="005634C5"/>
    <w:rsid w:val="00570F63"/>
    <w:rsid w:val="00573C5D"/>
    <w:rsid w:val="005746FF"/>
    <w:rsid w:val="00576A45"/>
    <w:rsid w:val="0057726B"/>
    <w:rsid w:val="0057769E"/>
    <w:rsid w:val="00581D3A"/>
    <w:rsid w:val="00582319"/>
    <w:rsid w:val="005825C5"/>
    <w:rsid w:val="00586EB6"/>
    <w:rsid w:val="005925FC"/>
    <w:rsid w:val="005931BA"/>
    <w:rsid w:val="0059689A"/>
    <w:rsid w:val="00597864"/>
    <w:rsid w:val="005A0074"/>
    <w:rsid w:val="005A1443"/>
    <w:rsid w:val="005A1AD9"/>
    <w:rsid w:val="005A2854"/>
    <w:rsid w:val="005A7C42"/>
    <w:rsid w:val="005B194F"/>
    <w:rsid w:val="005B7297"/>
    <w:rsid w:val="005B7851"/>
    <w:rsid w:val="005C0505"/>
    <w:rsid w:val="005C1F52"/>
    <w:rsid w:val="005C31C4"/>
    <w:rsid w:val="005C4BE1"/>
    <w:rsid w:val="005C69F8"/>
    <w:rsid w:val="005D305E"/>
    <w:rsid w:val="005D5744"/>
    <w:rsid w:val="005D6206"/>
    <w:rsid w:val="005D6F5F"/>
    <w:rsid w:val="005E3F4E"/>
    <w:rsid w:val="005E4CD8"/>
    <w:rsid w:val="005E5A03"/>
    <w:rsid w:val="005E6B1B"/>
    <w:rsid w:val="005F6D8E"/>
    <w:rsid w:val="00601B09"/>
    <w:rsid w:val="006032BC"/>
    <w:rsid w:val="0060333D"/>
    <w:rsid w:val="00606A76"/>
    <w:rsid w:val="0061111F"/>
    <w:rsid w:val="00611216"/>
    <w:rsid w:val="0061262D"/>
    <w:rsid w:val="00615051"/>
    <w:rsid w:val="006151F2"/>
    <w:rsid w:val="00617770"/>
    <w:rsid w:val="006226C6"/>
    <w:rsid w:val="00632EAA"/>
    <w:rsid w:val="00633371"/>
    <w:rsid w:val="00633703"/>
    <w:rsid w:val="0063376A"/>
    <w:rsid w:val="00635527"/>
    <w:rsid w:val="006419EC"/>
    <w:rsid w:val="00641BB6"/>
    <w:rsid w:val="00655DE1"/>
    <w:rsid w:val="00657866"/>
    <w:rsid w:val="00661CF3"/>
    <w:rsid w:val="006640E4"/>
    <w:rsid w:val="0066418B"/>
    <w:rsid w:val="006658A2"/>
    <w:rsid w:val="006658D5"/>
    <w:rsid w:val="00674B48"/>
    <w:rsid w:val="00674B97"/>
    <w:rsid w:val="00675CD2"/>
    <w:rsid w:val="00685581"/>
    <w:rsid w:val="0069073F"/>
    <w:rsid w:val="006921E1"/>
    <w:rsid w:val="00692F55"/>
    <w:rsid w:val="00693B0D"/>
    <w:rsid w:val="0069401B"/>
    <w:rsid w:val="006A4A46"/>
    <w:rsid w:val="006A7431"/>
    <w:rsid w:val="006B2A89"/>
    <w:rsid w:val="006B555B"/>
    <w:rsid w:val="006B59EB"/>
    <w:rsid w:val="006C1E5B"/>
    <w:rsid w:val="006C41F7"/>
    <w:rsid w:val="006C6211"/>
    <w:rsid w:val="006C6319"/>
    <w:rsid w:val="006C6E29"/>
    <w:rsid w:val="006D07B9"/>
    <w:rsid w:val="006D0993"/>
    <w:rsid w:val="006D3824"/>
    <w:rsid w:val="006D595E"/>
    <w:rsid w:val="006E5386"/>
    <w:rsid w:val="006E68A1"/>
    <w:rsid w:val="006F725D"/>
    <w:rsid w:val="00700AD3"/>
    <w:rsid w:val="0071178C"/>
    <w:rsid w:val="00711FE9"/>
    <w:rsid w:val="00720064"/>
    <w:rsid w:val="00722486"/>
    <w:rsid w:val="00723A63"/>
    <w:rsid w:val="00723C0A"/>
    <w:rsid w:val="00726567"/>
    <w:rsid w:val="00730800"/>
    <w:rsid w:val="00733DC8"/>
    <w:rsid w:val="00736F0B"/>
    <w:rsid w:val="00743745"/>
    <w:rsid w:val="00744B60"/>
    <w:rsid w:val="00744BDF"/>
    <w:rsid w:val="00745710"/>
    <w:rsid w:val="00747176"/>
    <w:rsid w:val="0074731D"/>
    <w:rsid w:val="00751D58"/>
    <w:rsid w:val="007569C6"/>
    <w:rsid w:val="00757EDE"/>
    <w:rsid w:val="00763140"/>
    <w:rsid w:val="007637D5"/>
    <w:rsid w:val="00764A80"/>
    <w:rsid w:val="00765709"/>
    <w:rsid w:val="00770E7F"/>
    <w:rsid w:val="0077693D"/>
    <w:rsid w:val="0077719E"/>
    <w:rsid w:val="00782446"/>
    <w:rsid w:val="007844F9"/>
    <w:rsid w:val="00791D48"/>
    <w:rsid w:val="007A3F4D"/>
    <w:rsid w:val="007A5F7B"/>
    <w:rsid w:val="007A6C2A"/>
    <w:rsid w:val="007B265E"/>
    <w:rsid w:val="007C0FEF"/>
    <w:rsid w:val="007C196D"/>
    <w:rsid w:val="007C2C16"/>
    <w:rsid w:val="007C4990"/>
    <w:rsid w:val="007C4A7E"/>
    <w:rsid w:val="007C5F86"/>
    <w:rsid w:val="007D00F1"/>
    <w:rsid w:val="007D0272"/>
    <w:rsid w:val="007D1CE6"/>
    <w:rsid w:val="007D27C7"/>
    <w:rsid w:val="007D3BA7"/>
    <w:rsid w:val="007D42A8"/>
    <w:rsid w:val="007D4432"/>
    <w:rsid w:val="007D5DAF"/>
    <w:rsid w:val="007E1C8C"/>
    <w:rsid w:val="007E291D"/>
    <w:rsid w:val="007E3BF9"/>
    <w:rsid w:val="007E53D9"/>
    <w:rsid w:val="007F0F43"/>
    <w:rsid w:val="007F4412"/>
    <w:rsid w:val="007F609A"/>
    <w:rsid w:val="007F7839"/>
    <w:rsid w:val="00800051"/>
    <w:rsid w:val="00804386"/>
    <w:rsid w:val="00804C45"/>
    <w:rsid w:val="00810BF5"/>
    <w:rsid w:val="008134CE"/>
    <w:rsid w:val="008151BB"/>
    <w:rsid w:val="008235A6"/>
    <w:rsid w:val="00825BFF"/>
    <w:rsid w:val="00826B35"/>
    <w:rsid w:val="0082746E"/>
    <w:rsid w:val="00840427"/>
    <w:rsid w:val="00841951"/>
    <w:rsid w:val="008420F8"/>
    <w:rsid w:val="00842A8F"/>
    <w:rsid w:val="008439F2"/>
    <w:rsid w:val="0085425F"/>
    <w:rsid w:val="00854697"/>
    <w:rsid w:val="008626CA"/>
    <w:rsid w:val="0086390F"/>
    <w:rsid w:val="00870DAE"/>
    <w:rsid w:val="00873B75"/>
    <w:rsid w:val="008766F4"/>
    <w:rsid w:val="00877CCC"/>
    <w:rsid w:val="00877F2B"/>
    <w:rsid w:val="008809C2"/>
    <w:rsid w:val="0088148B"/>
    <w:rsid w:val="00882188"/>
    <w:rsid w:val="00886ABA"/>
    <w:rsid w:val="00894211"/>
    <w:rsid w:val="008966E3"/>
    <w:rsid w:val="008A01E9"/>
    <w:rsid w:val="008A4445"/>
    <w:rsid w:val="008A49BC"/>
    <w:rsid w:val="008A56A3"/>
    <w:rsid w:val="008B45C4"/>
    <w:rsid w:val="008B62DA"/>
    <w:rsid w:val="008C29EA"/>
    <w:rsid w:val="008C306F"/>
    <w:rsid w:val="008C34E5"/>
    <w:rsid w:val="008C4183"/>
    <w:rsid w:val="008C641E"/>
    <w:rsid w:val="008D0C9F"/>
    <w:rsid w:val="008D721A"/>
    <w:rsid w:val="008F054C"/>
    <w:rsid w:val="008F43F4"/>
    <w:rsid w:val="008F4440"/>
    <w:rsid w:val="008F5922"/>
    <w:rsid w:val="00903940"/>
    <w:rsid w:val="00907CD5"/>
    <w:rsid w:val="00911601"/>
    <w:rsid w:val="0092389C"/>
    <w:rsid w:val="00923D2C"/>
    <w:rsid w:val="0092538F"/>
    <w:rsid w:val="009300C5"/>
    <w:rsid w:val="00933600"/>
    <w:rsid w:val="00934FF9"/>
    <w:rsid w:val="00937017"/>
    <w:rsid w:val="0093754A"/>
    <w:rsid w:val="009431B2"/>
    <w:rsid w:val="00944F7C"/>
    <w:rsid w:val="00945DCA"/>
    <w:rsid w:val="00946FF7"/>
    <w:rsid w:val="00947A5B"/>
    <w:rsid w:val="009506E0"/>
    <w:rsid w:val="00951CAD"/>
    <w:rsid w:val="00953710"/>
    <w:rsid w:val="009554D8"/>
    <w:rsid w:val="00955868"/>
    <w:rsid w:val="00962A91"/>
    <w:rsid w:val="00966A46"/>
    <w:rsid w:val="0097075D"/>
    <w:rsid w:val="00972EF3"/>
    <w:rsid w:val="0097780C"/>
    <w:rsid w:val="0098197A"/>
    <w:rsid w:val="0098225D"/>
    <w:rsid w:val="009849A4"/>
    <w:rsid w:val="009942D4"/>
    <w:rsid w:val="009958FB"/>
    <w:rsid w:val="0099680F"/>
    <w:rsid w:val="009A136D"/>
    <w:rsid w:val="009A37F4"/>
    <w:rsid w:val="009A7C85"/>
    <w:rsid w:val="009A7F1A"/>
    <w:rsid w:val="009B7D9D"/>
    <w:rsid w:val="009C1026"/>
    <w:rsid w:val="009C4045"/>
    <w:rsid w:val="009D0BA0"/>
    <w:rsid w:val="009D1137"/>
    <w:rsid w:val="009D201D"/>
    <w:rsid w:val="009D548C"/>
    <w:rsid w:val="009D6676"/>
    <w:rsid w:val="009E1D8D"/>
    <w:rsid w:val="009E3373"/>
    <w:rsid w:val="009E3BE9"/>
    <w:rsid w:val="009E6182"/>
    <w:rsid w:val="009F11BA"/>
    <w:rsid w:val="009F1CEA"/>
    <w:rsid w:val="009F2BB1"/>
    <w:rsid w:val="009F36E1"/>
    <w:rsid w:val="009F5582"/>
    <w:rsid w:val="009F684C"/>
    <w:rsid w:val="009F759D"/>
    <w:rsid w:val="00A0065C"/>
    <w:rsid w:val="00A010D1"/>
    <w:rsid w:val="00A03057"/>
    <w:rsid w:val="00A03807"/>
    <w:rsid w:val="00A14193"/>
    <w:rsid w:val="00A14A3F"/>
    <w:rsid w:val="00A2026D"/>
    <w:rsid w:val="00A232FC"/>
    <w:rsid w:val="00A2661C"/>
    <w:rsid w:val="00A27243"/>
    <w:rsid w:val="00A319B6"/>
    <w:rsid w:val="00A31B1F"/>
    <w:rsid w:val="00A31C13"/>
    <w:rsid w:val="00A32945"/>
    <w:rsid w:val="00A330C4"/>
    <w:rsid w:val="00A33CC1"/>
    <w:rsid w:val="00A34BB5"/>
    <w:rsid w:val="00A3595E"/>
    <w:rsid w:val="00A372A6"/>
    <w:rsid w:val="00A4058A"/>
    <w:rsid w:val="00A44A87"/>
    <w:rsid w:val="00A4573B"/>
    <w:rsid w:val="00A46B3D"/>
    <w:rsid w:val="00A47C66"/>
    <w:rsid w:val="00A52CC2"/>
    <w:rsid w:val="00A53BE2"/>
    <w:rsid w:val="00A60D9A"/>
    <w:rsid w:val="00A61B38"/>
    <w:rsid w:val="00A6481B"/>
    <w:rsid w:val="00A72414"/>
    <w:rsid w:val="00A73C84"/>
    <w:rsid w:val="00A773CE"/>
    <w:rsid w:val="00A80091"/>
    <w:rsid w:val="00A81072"/>
    <w:rsid w:val="00A828A6"/>
    <w:rsid w:val="00A8583D"/>
    <w:rsid w:val="00A85AFE"/>
    <w:rsid w:val="00A87227"/>
    <w:rsid w:val="00A90021"/>
    <w:rsid w:val="00A958AF"/>
    <w:rsid w:val="00A95AD1"/>
    <w:rsid w:val="00A96CB3"/>
    <w:rsid w:val="00A97525"/>
    <w:rsid w:val="00AA1C23"/>
    <w:rsid w:val="00AA26D9"/>
    <w:rsid w:val="00AA2C79"/>
    <w:rsid w:val="00AA7E81"/>
    <w:rsid w:val="00AB1DE4"/>
    <w:rsid w:val="00AB7E65"/>
    <w:rsid w:val="00AC1EA3"/>
    <w:rsid w:val="00AC20E1"/>
    <w:rsid w:val="00AC73F3"/>
    <w:rsid w:val="00AD11AD"/>
    <w:rsid w:val="00AD7F36"/>
    <w:rsid w:val="00AF048A"/>
    <w:rsid w:val="00AF1042"/>
    <w:rsid w:val="00AF1BFD"/>
    <w:rsid w:val="00AF2D56"/>
    <w:rsid w:val="00B02D8D"/>
    <w:rsid w:val="00B04942"/>
    <w:rsid w:val="00B127BC"/>
    <w:rsid w:val="00B1523D"/>
    <w:rsid w:val="00B167DD"/>
    <w:rsid w:val="00B17310"/>
    <w:rsid w:val="00B26E4F"/>
    <w:rsid w:val="00B30DAE"/>
    <w:rsid w:val="00B4118F"/>
    <w:rsid w:val="00B41866"/>
    <w:rsid w:val="00B427E5"/>
    <w:rsid w:val="00B46823"/>
    <w:rsid w:val="00B52ED0"/>
    <w:rsid w:val="00B5663B"/>
    <w:rsid w:val="00B606B1"/>
    <w:rsid w:val="00B60851"/>
    <w:rsid w:val="00B61EAC"/>
    <w:rsid w:val="00B64C60"/>
    <w:rsid w:val="00B73FAD"/>
    <w:rsid w:val="00B74FB6"/>
    <w:rsid w:val="00B75D6D"/>
    <w:rsid w:val="00B862AF"/>
    <w:rsid w:val="00B91D9B"/>
    <w:rsid w:val="00B93948"/>
    <w:rsid w:val="00B950AB"/>
    <w:rsid w:val="00B9696E"/>
    <w:rsid w:val="00BA3360"/>
    <w:rsid w:val="00BA65D0"/>
    <w:rsid w:val="00BA700C"/>
    <w:rsid w:val="00BB2608"/>
    <w:rsid w:val="00BB4ADB"/>
    <w:rsid w:val="00BB6749"/>
    <w:rsid w:val="00BD0D73"/>
    <w:rsid w:val="00BD430F"/>
    <w:rsid w:val="00BE29E8"/>
    <w:rsid w:val="00BE36DC"/>
    <w:rsid w:val="00BE75D7"/>
    <w:rsid w:val="00BF13E4"/>
    <w:rsid w:val="00BF1494"/>
    <w:rsid w:val="00BF173F"/>
    <w:rsid w:val="00BF4903"/>
    <w:rsid w:val="00BF7139"/>
    <w:rsid w:val="00C01659"/>
    <w:rsid w:val="00C02D7F"/>
    <w:rsid w:val="00C03089"/>
    <w:rsid w:val="00C12218"/>
    <w:rsid w:val="00C12FE9"/>
    <w:rsid w:val="00C15AEA"/>
    <w:rsid w:val="00C21B40"/>
    <w:rsid w:val="00C22469"/>
    <w:rsid w:val="00C249B8"/>
    <w:rsid w:val="00C27895"/>
    <w:rsid w:val="00C302CB"/>
    <w:rsid w:val="00C33B77"/>
    <w:rsid w:val="00C341CF"/>
    <w:rsid w:val="00C40A19"/>
    <w:rsid w:val="00C41C64"/>
    <w:rsid w:val="00C4378B"/>
    <w:rsid w:val="00C57E17"/>
    <w:rsid w:val="00C613A8"/>
    <w:rsid w:val="00C6664A"/>
    <w:rsid w:val="00C66B00"/>
    <w:rsid w:val="00C742BC"/>
    <w:rsid w:val="00C8058B"/>
    <w:rsid w:val="00C81DCF"/>
    <w:rsid w:val="00C82656"/>
    <w:rsid w:val="00C82911"/>
    <w:rsid w:val="00C876FA"/>
    <w:rsid w:val="00C92C2F"/>
    <w:rsid w:val="00C93912"/>
    <w:rsid w:val="00C94119"/>
    <w:rsid w:val="00CA2EA8"/>
    <w:rsid w:val="00CA324E"/>
    <w:rsid w:val="00CB0408"/>
    <w:rsid w:val="00CB0848"/>
    <w:rsid w:val="00CB1569"/>
    <w:rsid w:val="00CB25CC"/>
    <w:rsid w:val="00CB2632"/>
    <w:rsid w:val="00CB4E4C"/>
    <w:rsid w:val="00CB7FF8"/>
    <w:rsid w:val="00CC4443"/>
    <w:rsid w:val="00CC7150"/>
    <w:rsid w:val="00CD14DB"/>
    <w:rsid w:val="00CD3726"/>
    <w:rsid w:val="00CE30EC"/>
    <w:rsid w:val="00CE38A8"/>
    <w:rsid w:val="00CF0581"/>
    <w:rsid w:val="00CF247F"/>
    <w:rsid w:val="00CF64E3"/>
    <w:rsid w:val="00D02B77"/>
    <w:rsid w:val="00D046A4"/>
    <w:rsid w:val="00D04BD8"/>
    <w:rsid w:val="00D071D6"/>
    <w:rsid w:val="00D07310"/>
    <w:rsid w:val="00D101EF"/>
    <w:rsid w:val="00D1067B"/>
    <w:rsid w:val="00D12D71"/>
    <w:rsid w:val="00D131A3"/>
    <w:rsid w:val="00D135AB"/>
    <w:rsid w:val="00D13B2F"/>
    <w:rsid w:val="00D14D52"/>
    <w:rsid w:val="00D15484"/>
    <w:rsid w:val="00D172D9"/>
    <w:rsid w:val="00D17E79"/>
    <w:rsid w:val="00D21983"/>
    <w:rsid w:val="00D2423F"/>
    <w:rsid w:val="00D34305"/>
    <w:rsid w:val="00D34492"/>
    <w:rsid w:val="00D374CC"/>
    <w:rsid w:val="00D375A2"/>
    <w:rsid w:val="00D4104B"/>
    <w:rsid w:val="00D416EA"/>
    <w:rsid w:val="00D42B4A"/>
    <w:rsid w:val="00D42F3D"/>
    <w:rsid w:val="00D514EB"/>
    <w:rsid w:val="00D516B2"/>
    <w:rsid w:val="00D52E56"/>
    <w:rsid w:val="00D57E55"/>
    <w:rsid w:val="00D6661D"/>
    <w:rsid w:val="00D71DE4"/>
    <w:rsid w:val="00D743B7"/>
    <w:rsid w:val="00D80EBC"/>
    <w:rsid w:val="00D8334B"/>
    <w:rsid w:val="00D84490"/>
    <w:rsid w:val="00D85E07"/>
    <w:rsid w:val="00D918C9"/>
    <w:rsid w:val="00D936CB"/>
    <w:rsid w:val="00DA55F2"/>
    <w:rsid w:val="00DB1301"/>
    <w:rsid w:val="00DB342D"/>
    <w:rsid w:val="00DB797F"/>
    <w:rsid w:val="00DC525C"/>
    <w:rsid w:val="00DC71DB"/>
    <w:rsid w:val="00DD6AC2"/>
    <w:rsid w:val="00DEB51A"/>
    <w:rsid w:val="00DF0654"/>
    <w:rsid w:val="00DF0CFD"/>
    <w:rsid w:val="00DF2670"/>
    <w:rsid w:val="00DF2730"/>
    <w:rsid w:val="00DF3CF4"/>
    <w:rsid w:val="00E01BD3"/>
    <w:rsid w:val="00E03FD5"/>
    <w:rsid w:val="00E07B96"/>
    <w:rsid w:val="00E10ABE"/>
    <w:rsid w:val="00E211F5"/>
    <w:rsid w:val="00E25F23"/>
    <w:rsid w:val="00E26735"/>
    <w:rsid w:val="00E42341"/>
    <w:rsid w:val="00E437CF"/>
    <w:rsid w:val="00E46FCB"/>
    <w:rsid w:val="00E47EC5"/>
    <w:rsid w:val="00E526A2"/>
    <w:rsid w:val="00E53472"/>
    <w:rsid w:val="00E53CAF"/>
    <w:rsid w:val="00E54958"/>
    <w:rsid w:val="00E55667"/>
    <w:rsid w:val="00E603CF"/>
    <w:rsid w:val="00E60B4F"/>
    <w:rsid w:val="00E611E9"/>
    <w:rsid w:val="00E647A0"/>
    <w:rsid w:val="00E70BD6"/>
    <w:rsid w:val="00E803A9"/>
    <w:rsid w:val="00E806F5"/>
    <w:rsid w:val="00E822B0"/>
    <w:rsid w:val="00E86190"/>
    <w:rsid w:val="00E87018"/>
    <w:rsid w:val="00E87B28"/>
    <w:rsid w:val="00E91CD1"/>
    <w:rsid w:val="00E963CE"/>
    <w:rsid w:val="00E96D12"/>
    <w:rsid w:val="00E97CB9"/>
    <w:rsid w:val="00EA658C"/>
    <w:rsid w:val="00EA7333"/>
    <w:rsid w:val="00EA78BA"/>
    <w:rsid w:val="00EA7F94"/>
    <w:rsid w:val="00EB3378"/>
    <w:rsid w:val="00EB3F6A"/>
    <w:rsid w:val="00EB54B5"/>
    <w:rsid w:val="00EC5732"/>
    <w:rsid w:val="00ED0A9E"/>
    <w:rsid w:val="00ED20FD"/>
    <w:rsid w:val="00ED44BA"/>
    <w:rsid w:val="00ED5E8E"/>
    <w:rsid w:val="00EE027D"/>
    <w:rsid w:val="00EE34F1"/>
    <w:rsid w:val="00EE37CB"/>
    <w:rsid w:val="00EE4F9E"/>
    <w:rsid w:val="00EE51D7"/>
    <w:rsid w:val="00EE6760"/>
    <w:rsid w:val="00EE760E"/>
    <w:rsid w:val="00EF2715"/>
    <w:rsid w:val="00EF4777"/>
    <w:rsid w:val="00EF7F22"/>
    <w:rsid w:val="00F00F1C"/>
    <w:rsid w:val="00F041BA"/>
    <w:rsid w:val="00F048BB"/>
    <w:rsid w:val="00F07B06"/>
    <w:rsid w:val="00F10D23"/>
    <w:rsid w:val="00F12768"/>
    <w:rsid w:val="00F13A75"/>
    <w:rsid w:val="00F143F5"/>
    <w:rsid w:val="00F1627D"/>
    <w:rsid w:val="00F20A80"/>
    <w:rsid w:val="00F2499A"/>
    <w:rsid w:val="00F26381"/>
    <w:rsid w:val="00F3251E"/>
    <w:rsid w:val="00F32608"/>
    <w:rsid w:val="00F3776A"/>
    <w:rsid w:val="00F43DDE"/>
    <w:rsid w:val="00F45E87"/>
    <w:rsid w:val="00F509BB"/>
    <w:rsid w:val="00F50BA6"/>
    <w:rsid w:val="00F51BA9"/>
    <w:rsid w:val="00F51F47"/>
    <w:rsid w:val="00F547F1"/>
    <w:rsid w:val="00F55AAF"/>
    <w:rsid w:val="00F63CDB"/>
    <w:rsid w:val="00F66640"/>
    <w:rsid w:val="00F73EEA"/>
    <w:rsid w:val="00F74A5F"/>
    <w:rsid w:val="00F82BAF"/>
    <w:rsid w:val="00F83757"/>
    <w:rsid w:val="00F8450D"/>
    <w:rsid w:val="00F84974"/>
    <w:rsid w:val="00F87022"/>
    <w:rsid w:val="00F90066"/>
    <w:rsid w:val="00F90DC1"/>
    <w:rsid w:val="00F9351B"/>
    <w:rsid w:val="00F9387B"/>
    <w:rsid w:val="00FB5E6F"/>
    <w:rsid w:val="00FB7389"/>
    <w:rsid w:val="00FC0273"/>
    <w:rsid w:val="00FC0C0F"/>
    <w:rsid w:val="00FC2DF0"/>
    <w:rsid w:val="00FC613E"/>
    <w:rsid w:val="00FD10A7"/>
    <w:rsid w:val="00FD3202"/>
    <w:rsid w:val="00FD5831"/>
    <w:rsid w:val="00FE2AC4"/>
    <w:rsid w:val="00FE52C7"/>
    <w:rsid w:val="00FE5FFE"/>
    <w:rsid w:val="00FE78F9"/>
    <w:rsid w:val="00FF5783"/>
    <w:rsid w:val="00FF6C39"/>
    <w:rsid w:val="0100D07F"/>
    <w:rsid w:val="01185055"/>
    <w:rsid w:val="012B7E23"/>
    <w:rsid w:val="01427B94"/>
    <w:rsid w:val="0158BBC6"/>
    <w:rsid w:val="017FE440"/>
    <w:rsid w:val="019439D1"/>
    <w:rsid w:val="01A66EBB"/>
    <w:rsid w:val="01D42E1B"/>
    <w:rsid w:val="01D6EF40"/>
    <w:rsid w:val="01EE34AA"/>
    <w:rsid w:val="021027B2"/>
    <w:rsid w:val="022EAC11"/>
    <w:rsid w:val="023799ED"/>
    <w:rsid w:val="026738FE"/>
    <w:rsid w:val="026E497E"/>
    <w:rsid w:val="0274EEA7"/>
    <w:rsid w:val="029D1330"/>
    <w:rsid w:val="030F4AFC"/>
    <w:rsid w:val="031F6722"/>
    <w:rsid w:val="03313658"/>
    <w:rsid w:val="0351A3E6"/>
    <w:rsid w:val="036D5F26"/>
    <w:rsid w:val="0384EA32"/>
    <w:rsid w:val="03C37C58"/>
    <w:rsid w:val="03E4A558"/>
    <w:rsid w:val="0406F2B1"/>
    <w:rsid w:val="044BECC1"/>
    <w:rsid w:val="044CBF24"/>
    <w:rsid w:val="047091A0"/>
    <w:rsid w:val="048DE1A7"/>
    <w:rsid w:val="04EB9BAA"/>
    <w:rsid w:val="04EEDBD3"/>
    <w:rsid w:val="0508B67A"/>
    <w:rsid w:val="052F37F6"/>
    <w:rsid w:val="053C8DC2"/>
    <w:rsid w:val="058D4B33"/>
    <w:rsid w:val="05A4CF70"/>
    <w:rsid w:val="05BB4403"/>
    <w:rsid w:val="05C072E5"/>
    <w:rsid w:val="061EE5CE"/>
    <w:rsid w:val="063CC2AA"/>
    <w:rsid w:val="066636ED"/>
    <w:rsid w:val="067EAC20"/>
    <w:rsid w:val="06993E1E"/>
    <w:rsid w:val="06E0E38B"/>
    <w:rsid w:val="06F2FACD"/>
    <w:rsid w:val="071A89D1"/>
    <w:rsid w:val="0741BAA1"/>
    <w:rsid w:val="07915F87"/>
    <w:rsid w:val="07B5615F"/>
    <w:rsid w:val="07BAB62F"/>
    <w:rsid w:val="08624999"/>
    <w:rsid w:val="08BDBA2B"/>
    <w:rsid w:val="09753969"/>
    <w:rsid w:val="09A2E5F5"/>
    <w:rsid w:val="09BE0E12"/>
    <w:rsid w:val="09FA172E"/>
    <w:rsid w:val="0A299346"/>
    <w:rsid w:val="0A2FD095"/>
    <w:rsid w:val="0A795B63"/>
    <w:rsid w:val="0AB42EEB"/>
    <w:rsid w:val="0AB6A4C6"/>
    <w:rsid w:val="0AEDE4E3"/>
    <w:rsid w:val="0B28BBE7"/>
    <w:rsid w:val="0B5B8A57"/>
    <w:rsid w:val="0B5BD10B"/>
    <w:rsid w:val="0C283EE7"/>
    <w:rsid w:val="0C5C0DC5"/>
    <w:rsid w:val="0C6668D6"/>
    <w:rsid w:val="0C9DA02E"/>
    <w:rsid w:val="0CEE264F"/>
    <w:rsid w:val="0D003B5C"/>
    <w:rsid w:val="0D0B4392"/>
    <w:rsid w:val="0D144C7C"/>
    <w:rsid w:val="0D167788"/>
    <w:rsid w:val="0D2E90F1"/>
    <w:rsid w:val="0DC6F52C"/>
    <w:rsid w:val="0DFBBC79"/>
    <w:rsid w:val="0E6FA69D"/>
    <w:rsid w:val="0E7DFC3D"/>
    <w:rsid w:val="0E7F1BE3"/>
    <w:rsid w:val="0EAF1217"/>
    <w:rsid w:val="0EC60EE3"/>
    <w:rsid w:val="0EE44DC9"/>
    <w:rsid w:val="0F16BAD4"/>
    <w:rsid w:val="0F33F83F"/>
    <w:rsid w:val="0F49A558"/>
    <w:rsid w:val="0F4CCC86"/>
    <w:rsid w:val="0FAC6562"/>
    <w:rsid w:val="0FC9B72A"/>
    <w:rsid w:val="0FE0F17A"/>
    <w:rsid w:val="100F9965"/>
    <w:rsid w:val="105856A2"/>
    <w:rsid w:val="107B7F85"/>
    <w:rsid w:val="10853884"/>
    <w:rsid w:val="10981890"/>
    <w:rsid w:val="10E575B9"/>
    <w:rsid w:val="10E89CE7"/>
    <w:rsid w:val="10F69169"/>
    <w:rsid w:val="11374258"/>
    <w:rsid w:val="1172D350"/>
    <w:rsid w:val="11C2DECB"/>
    <w:rsid w:val="124CCE39"/>
    <w:rsid w:val="124CF3B8"/>
    <w:rsid w:val="127E8418"/>
    <w:rsid w:val="1281461A"/>
    <w:rsid w:val="128ECFF4"/>
    <w:rsid w:val="12CC5A0F"/>
    <w:rsid w:val="133559C4"/>
    <w:rsid w:val="13E3DDAA"/>
    <w:rsid w:val="13EA022D"/>
    <w:rsid w:val="140828BF"/>
    <w:rsid w:val="1424A5FA"/>
    <w:rsid w:val="14FA9F27"/>
    <w:rsid w:val="15075F5D"/>
    <w:rsid w:val="1522DC33"/>
    <w:rsid w:val="1543F6B2"/>
    <w:rsid w:val="159010E4"/>
    <w:rsid w:val="15D73D64"/>
    <w:rsid w:val="161D075D"/>
    <w:rsid w:val="1685D88B"/>
    <w:rsid w:val="16AFD0FD"/>
    <w:rsid w:val="16E4F0D0"/>
    <w:rsid w:val="1754F7B4"/>
    <w:rsid w:val="177D2A06"/>
    <w:rsid w:val="1795411D"/>
    <w:rsid w:val="17986102"/>
    <w:rsid w:val="17CD3CA6"/>
    <w:rsid w:val="183805E8"/>
    <w:rsid w:val="1844C5CA"/>
    <w:rsid w:val="18516F03"/>
    <w:rsid w:val="18BBA766"/>
    <w:rsid w:val="1917B675"/>
    <w:rsid w:val="194071AB"/>
    <w:rsid w:val="194ECACD"/>
    <w:rsid w:val="198F9282"/>
    <w:rsid w:val="19A63049"/>
    <w:rsid w:val="19BAB43C"/>
    <w:rsid w:val="19CA7B40"/>
    <w:rsid w:val="19E60D61"/>
    <w:rsid w:val="1A3663CD"/>
    <w:rsid w:val="1A5C2634"/>
    <w:rsid w:val="1A909507"/>
    <w:rsid w:val="1AE5334B"/>
    <w:rsid w:val="1AEC9D2F"/>
    <w:rsid w:val="1B195298"/>
    <w:rsid w:val="1B28D73C"/>
    <w:rsid w:val="1B464FA5"/>
    <w:rsid w:val="1B5AA01F"/>
    <w:rsid w:val="1B5E27CF"/>
    <w:rsid w:val="1B6F770A"/>
    <w:rsid w:val="1B897297"/>
    <w:rsid w:val="1B9B6D17"/>
    <w:rsid w:val="1B9BBE47"/>
    <w:rsid w:val="1BCA8EF2"/>
    <w:rsid w:val="1BD880F9"/>
    <w:rsid w:val="1D5A6A85"/>
    <w:rsid w:val="1D73FD00"/>
    <w:rsid w:val="1D8A9227"/>
    <w:rsid w:val="1D8C05DE"/>
    <w:rsid w:val="1DCB177C"/>
    <w:rsid w:val="1DE275A0"/>
    <w:rsid w:val="1DEAD118"/>
    <w:rsid w:val="1E3E6500"/>
    <w:rsid w:val="1E6FAA06"/>
    <w:rsid w:val="1F6C716C"/>
    <w:rsid w:val="1FA11737"/>
    <w:rsid w:val="1FAFCC66"/>
    <w:rsid w:val="1FFBAAF2"/>
    <w:rsid w:val="20083A8F"/>
    <w:rsid w:val="201DB77B"/>
    <w:rsid w:val="2063DB3A"/>
    <w:rsid w:val="206D318E"/>
    <w:rsid w:val="2072CE43"/>
    <w:rsid w:val="208231D2"/>
    <w:rsid w:val="20D08CE0"/>
    <w:rsid w:val="20E4CE1C"/>
    <w:rsid w:val="20EF5200"/>
    <w:rsid w:val="20F9E2B3"/>
    <w:rsid w:val="21580751"/>
    <w:rsid w:val="21D3B298"/>
    <w:rsid w:val="21E019B6"/>
    <w:rsid w:val="22173CF7"/>
    <w:rsid w:val="22242253"/>
    <w:rsid w:val="2259356D"/>
    <w:rsid w:val="22DE8FCF"/>
    <w:rsid w:val="22E0F60F"/>
    <w:rsid w:val="2322EF8D"/>
    <w:rsid w:val="232923D0"/>
    <w:rsid w:val="232A16D2"/>
    <w:rsid w:val="23459D0C"/>
    <w:rsid w:val="2353DEDA"/>
    <w:rsid w:val="237513EF"/>
    <w:rsid w:val="23FB3667"/>
    <w:rsid w:val="242F8314"/>
    <w:rsid w:val="24589524"/>
    <w:rsid w:val="248F4127"/>
    <w:rsid w:val="249E222A"/>
    <w:rsid w:val="24A04EB5"/>
    <w:rsid w:val="25194880"/>
    <w:rsid w:val="25359510"/>
    <w:rsid w:val="254F95E1"/>
    <w:rsid w:val="258BA988"/>
    <w:rsid w:val="2676AAA9"/>
    <w:rsid w:val="26A9A53C"/>
    <w:rsid w:val="26C92518"/>
    <w:rsid w:val="27623DE6"/>
    <w:rsid w:val="276C372C"/>
    <w:rsid w:val="27F746EB"/>
    <w:rsid w:val="282F3618"/>
    <w:rsid w:val="28790C6B"/>
    <w:rsid w:val="28E71FC8"/>
    <w:rsid w:val="28F142CB"/>
    <w:rsid w:val="29097639"/>
    <w:rsid w:val="29747E1B"/>
    <w:rsid w:val="29A751EF"/>
    <w:rsid w:val="29C0A215"/>
    <w:rsid w:val="29FC1AE8"/>
    <w:rsid w:val="2A569C3D"/>
    <w:rsid w:val="2A8636D9"/>
    <w:rsid w:val="2AC218B2"/>
    <w:rsid w:val="2AE1B6B7"/>
    <w:rsid w:val="2AE79E71"/>
    <w:rsid w:val="2AF5D78B"/>
    <w:rsid w:val="2AFC5081"/>
    <w:rsid w:val="2B178A91"/>
    <w:rsid w:val="2B355BBD"/>
    <w:rsid w:val="2B68E605"/>
    <w:rsid w:val="2B6E0D0F"/>
    <w:rsid w:val="2BDF0338"/>
    <w:rsid w:val="2BE602A9"/>
    <w:rsid w:val="2C70F80B"/>
    <w:rsid w:val="2D0497CD"/>
    <w:rsid w:val="2D14C99E"/>
    <w:rsid w:val="2D710E78"/>
    <w:rsid w:val="2DA777C0"/>
    <w:rsid w:val="2DBE6963"/>
    <w:rsid w:val="2DD61D48"/>
    <w:rsid w:val="2E5519B2"/>
    <w:rsid w:val="2E9247A0"/>
    <w:rsid w:val="2ECFCE83"/>
    <w:rsid w:val="2F0DA918"/>
    <w:rsid w:val="2F1C19A9"/>
    <w:rsid w:val="2FAAFD0D"/>
    <w:rsid w:val="30374EDC"/>
    <w:rsid w:val="303ED86D"/>
    <w:rsid w:val="30508782"/>
    <w:rsid w:val="30587508"/>
    <w:rsid w:val="3066990F"/>
    <w:rsid w:val="31B58E38"/>
    <w:rsid w:val="31CA4217"/>
    <w:rsid w:val="31EC57E3"/>
    <w:rsid w:val="31F7CFFF"/>
    <w:rsid w:val="3245A369"/>
    <w:rsid w:val="32857CBF"/>
    <w:rsid w:val="32C4B53E"/>
    <w:rsid w:val="32D70703"/>
    <w:rsid w:val="3342D66F"/>
    <w:rsid w:val="335E63AF"/>
    <w:rsid w:val="337E8983"/>
    <w:rsid w:val="33A53F7A"/>
    <w:rsid w:val="33C40B54"/>
    <w:rsid w:val="347E6566"/>
    <w:rsid w:val="348DB4EB"/>
    <w:rsid w:val="35842FDE"/>
    <w:rsid w:val="35B742E8"/>
    <w:rsid w:val="3601BA69"/>
    <w:rsid w:val="367267F9"/>
    <w:rsid w:val="36CA94C4"/>
    <w:rsid w:val="36D73EC6"/>
    <w:rsid w:val="36FFE74C"/>
    <w:rsid w:val="370C73D9"/>
    <w:rsid w:val="37236F33"/>
    <w:rsid w:val="372DCAE4"/>
    <w:rsid w:val="37408DCC"/>
    <w:rsid w:val="3746131F"/>
    <w:rsid w:val="3757F389"/>
    <w:rsid w:val="3777A416"/>
    <w:rsid w:val="381123D8"/>
    <w:rsid w:val="38AD93E7"/>
    <w:rsid w:val="38C95781"/>
    <w:rsid w:val="38CC1809"/>
    <w:rsid w:val="38EEAB87"/>
    <w:rsid w:val="3929AA94"/>
    <w:rsid w:val="395F27C1"/>
    <w:rsid w:val="39AE4A8D"/>
    <w:rsid w:val="39DE7DFA"/>
    <w:rsid w:val="39FF574E"/>
    <w:rsid w:val="3A017A19"/>
    <w:rsid w:val="3A024394"/>
    <w:rsid w:val="3A5589BD"/>
    <w:rsid w:val="3A8F7D11"/>
    <w:rsid w:val="3AAF41C4"/>
    <w:rsid w:val="3AC3763D"/>
    <w:rsid w:val="3AD2045E"/>
    <w:rsid w:val="3AE42F36"/>
    <w:rsid w:val="3B040AF5"/>
    <w:rsid w:val="3BB47562"/>
    <w:rsid w:val="3BBEDFF9"/>
    <w:rsid w:val="3C5D9607"/>
    <w:rsid w:val="3C8C6A60"/>
    <w:rsid w:val="3CAA4798"/>
    <w:rsid w:val="3CDD8ED3"/>
    <w:rsid w:val="3D1A2DB7"/>
    <w:rsid w:val="3D4C00F3"/>
    <w:rsid w:val="3DB16259"/>
    <w:rsid w:val="3E1D029A"/>
    <w:rsid w:val="3E8B371F"/>
    <w:rsid w:val="3EBBCC4C"/>
    <w:rsid w:val="3EE3824D"/>
    <w:rsid w:val="3EFCA0CA"/>
    <w:rsid w:val="3F248071"/>
    <w:rsid w:val="3F2CDD4C"/>
    <w:rsid w:val="3F3BF9B3"/>
    <w:rsid w:val="3FBD6A61"/>
    <w:rsid w:val="3FD06354"/>
    <w:rsid w:val="3FFE3DCC"/>
    <w:rsid w:val="40690886"/>
    <w:rsid w:val="40700CFE"/>
    <w:rsid w:val="40CBECDF"/>
    <w:rsid w:val="4107E398"/>
    <w:rsid w:val="413FE707"/>
    <w:rsid w:val="41551D36"/>
    <w:rsid w:val="41E1021E"/>
    <w:rsid w:val="420D9061"/>
    <w:rsid w:val="4228454C"/>
    <w:rsid w:val="423F72EC"/>
    <w:rsid w:val="42624BFE"/>
    <w:rsid w:val="42870D7F"/>
    <w:rsid w:val="42EA6893"/>
    <w:rsid w:val="42F63EA0"/>
    <w:rsid w:val="42FE33E0"/>
    <w:rsid w:val="4380C41B"/>
    <w:rsid w:val="43A63994"/>
    <w:rsid w:val="43A67A0B"/>
    <w:rsid w:val="43FEC96E"/>
    <w:rsid w:val="44688134"/>
    <w:rsid w:val="44A44C56"/>
    <w:rsid w:val="457B5DF7"/>
    <w:rsid w:val="45CC8256"/>
    <w:rsid w:val="45D7D81A"/>
    <w:rsid w:val="45EE95F0"/>
    <w:rsid w:val="4614B705"/>
    <w:rsid w:val="46223337"/>
    <w:rsid w:val="463AD933"/>
    <w:rsid w:val="469F3217"/>
    <w:rsid w:val="46A53D34"/>
    <w:rsid w:val="46C7D927"/>
    <w:rsid w:val="46DE1ACD"/>
    <w:rsid w:val="47054480"/>
    <w:rsid w:val="474B3D0C"/>
    <w:rsid w:val="4750BB53"/>
    <w:rsid w:val="476E6FF3"/>
    <w:rsid w:val="47A76BB4"/>
    <w:rsid w:val="483F857C"/>
    <w:rsid w:val="48A6571F"/>
    <w:rsid w:val="48B6BAA7"/>
    <w:rsid w:val="48C9C523"/>
    <w:rsid w:val="491A323B"/>
    <w:rsid w:val="49420DA2"/>
    <w:rsid w:val="49620232"/>
    <w:rsid w:val="4962903A"/>
    <w:rsid w:val="49AAD572"/>
    <w:rsid w:val="49B41FB8"/>
    <w:rsid w:val="4A704416"/>
    <w:rsid w:val="4AF457DF"/>
    <w:rsid w:val="4B099D2F"/>
    <w:rsid w:val="4B409B22"/>
    <w:rsid w:val="4B760A45"/>
    <w:rsid w:val="4BBCB2D9"/>
    <w:rsid w:val="4C005EAE"/>
    <w:rsid w:val="4C203680"/>
    <w:rsid w:val="4C57F236"/>
    <w:rsid w:val="4C800CD7"/>
    <w:rsid w:val="4C86EF0E"/>
    <w:rsid w:val="4C951EB8"/>
    <w:rsid w:val="4CD075CC"/>
    <w:rsid w:val="4D11A94B"/>
    <w:rsid w:val="4D3433F4"/>
    <w:rsid w:val="4D45AE2A"/>
    <w:rsid w:val="4E48676A"/>
    <w:rsid w:val="4EB5970F"/>
    <w:rsid w:val="4EC67C5E"/>
    <w:rsid w:val="4EC7DD80"/>
    <w:rsid w:val="4EDC7F81"/>
    <w:rsid w:val="4F3537B0"/>
    <w:rsid w:val="4F3CC75C"/>
    <w:rsid w:val="4FC3D44F"/>
    <w:rsid w:val="4FE32128"/>
    <w:rsid w:val="5001B09C"/>
    <w:rsid w:val="5066E2E2"/>
    <w:rsid w:val="50A687ED"/>
    <w:rsid w:val="50B4E88D"/>
    <w:rsid w:val="50FC7D60"/>
    <w:rsid w:val="513659F0"/>
    <w:rsid w:val="513CCE8C"/>
    <w:rsid w:val="515B94DB"/>
    <w:rsid w:val="515F5732"/>
    <w:rsid w:val="517F6EC5"/>
    <w:rsid w:val="51F12441"/>
    <w:rsid w:val="521012C2"/>
    <w:rsid w:val="5212BFAD"/>
    <w:rsid w:val="5299D440"/>
    <w:rsid w:val="52B5BCF9"/>
    <w:rsid w:val="52E52664"/>
    <w:rsid w:val="53565BE8"/>
    <w:rsid w:val="536D684C"/>
    <w:rsid w:val="53A37578"/>
    <w:rsid w:val="5438D9F1"/>
    <w:rsid w:val="54AAEF1D"/>
    <w:rsid w:val="54B6A0B3"/>
    <w:rsid w:val="54BF30C3"/>
    <w:rsid w:val="559A2722"/>
    <w:rsid w:val="559D2FF8"/>
    <w:rsid w:val="55D40C5F"/>
    <w:rsid w:val="55D91614"/>
    <w:rsid w:val="562B41D7"/>
    <w:rsid w:val="562B9355"/>
    <w:rsid w:val="5641BE3E"/>
    <w:rsid w:val="5653283A"/>
    <w:rsid w:val="56788C01"/>
    <w:rsid w:val="56A6ED43"/>
    <w:rsid w:val="56AB9FAA"/>
    <w:rsid w:val="56C4067D"/>
    <w:rsid w:val="56C5E14A"/>
    <w:rsid w:val="56E18DA1"/>
    <w:rsid w:val="57021A49"/>
    <w:rsid w:val="574B2252"/>
    <w:rsid w:val="57505687"/>
    <w:rsid w:val="57608C97"/>
    <w:rsid w:val="5774762B"/>
    <w:rsid w:val="57F8885F"/>
    <w:rsid w:val="58084F37"/>
    <w:rsid w:val="5855F7C1"/>
    <w:rsid w:val="585BDF78"/>
    <w:rsid w:val="5889AF6F"/>
    <w:rsid w:val="58A2373F"/>
    <w:rsid w:val="58BC1B45"/>
    <w:rsid w:val="58C60D3E"/>
    <w:rsid w:val="58FC04C0"/>
    <w:rsid w:val="5936B96F"/>
    <w:rsid w:val="595140BA"/>
    <w:rsid w:val="59A6EE5B"/>
    <w:rsid w:val="59E80FB2"/>
    <w:rsid w:val="5A0DF086"/>
    <w:rsid w:val="5A8EEF6C"/>
    <w:rsid w:val="5AB31943"/>
    <w:rsid w:val="5B188E3D"/>
    <w:rsid w:val="5BEB51D7"/>
    <w:rsid w:val="5C0A4B1B"/>
    <w:rsid w:val="5CD66B26"/>
    <w:rsid w:val="5D151945"/>
    <w:rsid w:val="5D21D29C"/>
    <w:rsid w:val="5D37D7FE"/>
    <w:rsid w:val="5D3DA593"/>
    <w:rsid w:val="5D6083BC"/>
    <w:rsid w:val="5D7B9C4D"/>
    <w:rsid w:val="5DC7BB1E"/>
    <w:rsid w:val="5DE49326"/>
    <w:rsid w:val="5E27D90B"/>
    <w:rsid w:val="5E6879DC"/>
    <w:rsid w:val="5E837696"/>
    <w:rsid w:val="5E8B84B5"/>
    <w:rsid w:val="5ECD0133"/>
    <w:rsid w:val="5EE13CAF"/>
    <w:rsid w:val="5F1409FE"/>
    <w:rsid w:val="5F39FFA5"/>
    <w:rsid w:val="600B56EE"/>
    <w:rsid w:val="606F78C0"/>
    <w:rsid w:val="6079F161"/>
    <w:rsid w:val="60987A23"/>
    <w:rsid w:val="60D463FF"/>
    <w:rsid w:val="60D920B7"/>
    <w:rsid w:val="60EC9E2B"/>
    <w:rsid w:val="612F02EE"/>
    <w:rsid w:val="61757AFC"/>
    <w:rsid w:val="617B9D2E"/>
    <w:rsid w:val="617C72E6"/>
    <w:rsid w:val="61D520EB"/>
    <w:rsid w:val="61E6BA91"/>
    <w:rsid w:val="6207C558"/>
    <w:rsid w:val="620B4921"/>
    <w:rsid w:val="62AAAE4B"/>
    <w:rsid w:val="62C261FF"/>
    <w:rsid w:val="62C2836A"/>
    <w:rsid w:val="62E85CED"/>
    <w:rsid w:val="63342658"/>
    <w:rsid w:val="639AD81F"/>
    <w:rsid w:val="63C11CD1"/>
    <w:rsid w:val="63C2EF9E"/>
    <w:rsid w:val="63CADAAF"/>
    <w:rsid w:val="63EC5803"/>
    <w:rsid w:val="643043B2"/>
    <w:rsid w:val="6465318A"/>
    <w:rsid w:val="6466E740"/>
    <w:rsid w:val="64971A8F"/>
    <w:rsid w:val="64A42216"/>
    <w:rsid w:val="64BEBE7C"/>
    <w:rsid w:val="64C7DFA6"/>
    <w:rsid w:val="64E63EB0"/>
    <w:rsid w:val="6542E9E3"/>
    <w:rsid w:val="65C26DF6"/>
    <w:rsid w:val="65F20F86"/>
    <w:rsid w:val="65FB2E22"/>
    <w:rsid w:val="65FD33D0"/>
    <w:rsid w:val="666768FE"/>
    <w:rsid w:val="666FB38E"/>
    <w:rsid w:val="66A65482"/>
    <w:rsid w:val="66ADA113"/>
    <w:rsid w:val="67519E2B"/>
    <w:rsid w:val="675A84C2"/>
    <w:rsid w:val="677A64F8"/>
    <w:rsid w:val="67CD610C"/>
    <w:rsid w:val="68DB0799"/>
    <w:rsid w:val="6992F2E6"/>
    <w:rsid w:val="69BE8AD7"/>
    <w:rsid w:val="6A117113"/>
    <w:rsid w:val="6A1CED46"/>
    <w:rsid w:val="6A2193CD"/>
    <w:rsid w:val="6A9BD73A"/>
    <w:rsid w:val="6AF4B7AD"/>
    <w:rsid w:val="6B8A3170"/>
    <w:rsid w:val="6BB8BDA7"/>
    <w:rsid w:val="6BC51F58"/>
    <w:rsid w:val="6C0A2864"/>
    <w:rsid w:val="6C299A10"/>
    <w:rsid w:val="6C53CF78"/>
    <w:rsid w:val="6C83761F"/>
    <w:rsid w:val="6C8C31DD"/>
    <w:rsid w:val="6CAA19FA"/>
    <w:rsid w:val="6D09AFC2"/>
    <w:rsid w:val="6D53E1DA"/>
    <w:rsid w:val="6DAC4D93"/>
    <w:rsid w:val="6DF4BDEC"/>
    <w:rsid w:val="6E29E015"/>
    <w:rsid w:val="6E776DB3"/>
    <w:rsid w:val="6EA8014D"/>
    <w:rsid w:val="6EE9C512"/>
    <w:rsid w:val="6F633D70"/>
    <w:rsid w:val="6F6F6E1D"/>
    <w:rsid w:val="6F9330D1"/>
    <w:rsid w:val="6F97FBD0"/>
    <w:rsid w:val="6FA9F512"/>
    <w:rsid w:val="6FB44F01"/>
    <w:rsid w:val="6FD12438"/>
    <w:rsid w:val="6FFDEF11"/>
    <w:rsid w:val="70125987"/>
    <w:rsid w:val="70226657"/>
    <w:rsid w:val="70BC1230"/>
    <w:rsid w:val="70C49520"/>
    <w:rsid w:val="710EEACD"/>
    <w:rsid w:val="712DA350"/>
    <w:rsid w:val="7153BFE0"/>
    <w:rsid w:val="7170D29C"/>
    <w:rsid w:val="71E77B4D"/>
    <w:rsid w:val="72010F21"/>
    <w:rsid w:val="7203AB01"/>
    <w:rsid w:val="720A263D"/>
    <w:rsid w:val="722458E0"/>
    <w:rsid w:val="7306BEE6"/>
    <w:rsid w:val="73A11397"/>
    <w:rsid w:val="73EF20FB"/>
    <w:rsid w:val="740B9C4C"/>
    <w:rsid w:val="74A6FEA9"/>
    <w:rsid w:val="74A8135C"/>
    <w:rsid w:val="74B1F543"/>
    <w:rsid w:val="74B6442D"/>
    <w:rsid w:val="74B9330C"/>
    <w:rsid w:val="74C3606D"/>
    <w:rsid w:val="751EFAC2"/>
    <w:rsid w:val="752194A3"/>
    <w:rsid w:val="7557E461"/>
    <w:rsid w:val="756F79F5"/>
    <w:rsid w:val="75A5566E"/>
    <w:rsid w:val="7631349C"/>
    <w:rsid w:val="763E3645"/>
    <w:rsid w:val="76C76A18"/>
    <w:rsid w:val="76D2C7C4"/>
    <w:rsid w:val="772D2BEE"/>
    <w:rsid w:val="7766C009"/>
    <w:rsid w:val="7774B114"/>
    <w:rsid w:val="77B6480F"/>
    <w:rsid w:val="793F1403"/>
    <w:rsid w:val="7945D1AE"/>
    <w:rsid w:val="79A6ABFC"/>
    <w:rsid w:val="7A4471FC"/>
    <w:rsid w:val="7A7156FE"/>
    <w:rsid w:val="7AFA900C"/>
    <w:rsid w:val="7B4F852D"/>
    <w:rsid w:val="7C0D5C19"/>
    <w:rsid w:val="7C0E8D77"/>
    <w:rsid w:val="7D03CCE3"/>
    <w:rsid w:val="7D137662"/>
    <w:rsid w:val="7DAFE1BE"/>
    <w:rsid w:val="7DC177A1"/>
    <w:rsid w:val="7DCF9433"/>
    <w:rsid w:val="7E272F86"/>
    <w:rsid w:val="7E65F309"/>
    <w:rsid w:val="7EB9D008"/>
    <w:rsid w:val="7EF3FF0F"/>
    <w:rsid w:val="7F023EFE"/>
    <w:rsid w:val="7F36A8BB"/>
    <w:rsid w:val="7FED2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9227D"/>
  <w15:chartTrackingRefBased/>
  <w15:docId w15:val="{96A31055-F0BA-46FD-8BE5-540E9E7BF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uiPriority="9" w:semiHidden="1" w:unhideWhenUsed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C2464"/>
  </w:style>
  <w:style w:type="paragraph" w:styleId="Heading1">
    <w:name w:val="heading 1"/>
    <w:basedOn w:val="Normal"/>
    <w:next w:val="Normal"/>
    <w:link w:val="Heading1Char"/>
    <w:rsid w:val="00012123"/>
    <w:pPr>
      <w:keepNext/>
      <w:spacing w:after="0" w:line="240" w:lineRule="auto"/>
      <w:jc w:val="both"/>
      <w:outlineLvl w:val="0"/>
    </w:pPr>
    <w:rPr>
      <w:rFonts w:ascii="Arial" w:hAnsi="Arial" w:eastAsia="Times New Roman" w:cs="Times New Roman"/>
      <w:b/>
      <w:sz w:val="24"/>
      <w:szCs w:val="20"/>
      <w:lang w:eastAsia="pt-B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A0065C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65C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339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Strong">
    <w:name w:val="Strong"/>
    <w:basedOn w:val="DefaultParagraphFont"/>
    <w:uiPriority w:val="22"/>
    <w:rsid w:val="003B3398"/>
    <w:rPr>
      <w:b/>
      <w:bCs/>
    </w:rPr>
  </w:style>
  <w:style w:type="character" w:styleId="Emphasis">
    <w:name w:val="Emphasis"/>
    <w:basedOn w:val="DefaultParagraphFont"/>
    <w:uiPriority w:val="20"/>
    <w:rsid w:val="003B3398"/>
    <w:rPr>
      <w:i/>
      <w:iCs/>
    </w:rPr>
  </w:style>
  <w:style w:type="character" w:styleId="CommentReference">
    <w:name w:val="annotation reference"/>
    <w:uiPriority w:val="99"/>
    <w:rsid w:val="002D3F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2D3FF3"/>
    <w:pPr>
      <w:spacing w:after="0" w:line="240" w:lineRule="auto"/>
    </w:pPr>
    <w:rPr>
      <w:rFonts w:ascii="Verdana" w:hAnsi="Verdana" w:eastAsia="Times New Roman" w:cs="Times New Roman"/>
      <w:sz w:val="20"/>
      <w:szCs w:val="20"/>
      <w:lang w:val="x-none" w:eastAsia="x-none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D3FF3"/>
    <w:rPr>
      <w:rFonts w:ascii="Verdana" w:hAnsi="Verdana" w:eastAsia="Times New Roman" w:cs="Times New Roman"/>
      <w:sz w:val="20"/>
      <w:szCs w:val="20"/>
      <w:lang w:val="x-none" w:eastAsia="x-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4BD8"/>
    <w:pPr>
      <w:spacing w:after="160"/>
    </w:pPr>
    <w:rPr>
      <w:rFonts w:asciiTheme="minorHAnsi" w:hAnsiTheme="minorHAnsi" w:eastAsiaTheme="minorHAnsi" w:cstheme="minorBidi"/>
      <w:b/>
      <w:bCs/>
      <w:lang w:val="pt-BR" w:eastAsia="en-US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04BD8"/>
    <w:rPr>
      <w:rFonts w:ascii="Verdana" w:hAnsi="Verdana" w:eastAsia="Times New Roman" w:cs="Times New Roman"/>
      <w:b/>
      <w:bCs/>
      <w:sz w:val="20"/>
      <w:szCs w:val="20"/>
      <w:lang w:val="x-none" w:eastAsia="x-none"/>
    </w:rPr>
  </w:style>
  <w:style w:type="character" w:styleId="cf01" w:customStyle="1">
    <w:name w:val="cf01"/>
    <w:basedOn w:val="DefaultParagraphFont"/>
    <w:rsid w:val="00354AA2"/>
    <w:rPr>
      <w:rFonts w:hint="default" w:ascii="Segoe UI" w:hAnsi="Segoe UI" w:cs="Segoe UI"/>
      <w:sz w:val="18"/>
      <w:szCs w:val="18"/>
    </w:rPr>
  </w:style>
  <w:style w:type="character" w:styleId="normaltextrun" w:customStyle="1">
    <w:name w:val="normaltextrun"/>
    <w:basedOn w:val="DefaultParagraphFont"/>
    <w:rsid w:val="00661CF3"/>
  </w:style>
  <w:style w:type="character" w:styleId="eop" w:customStyle="1">
    <w:name w:val="eop"/>
    <w:basedOn w:val="DefaultParagraphFont"/>
    <w:rsid w:val="00661CF3"/>
  </w:style>
  <w:style w:type="paragraph" w:styleId="paragraph" w:customStyle="1">
    <w:name w:val="paragraph"/>
    <w:basedOn w:val="Normal"/>
    <w:rsid w:val="0047216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Heading1Char" w:customStyle="1">
    <w:name w:val="Heading 1 Char"/>
    <w:basedOn w:val="DefaultParagraphFont"/>
    <w:link w:val="Heading1"/>
    <w:rsid w:val="00012123"/>
    <w:rPr>
      <w:rFonts w:ascii="Arial" w:hAnsi="Arial" w:eastAsia="Times New Roman" w:cs="Times New Roman"/>
      <w:b/>
      <w:sz w:val="24"/>
      <w:szCs w:val="20"/>
      <w:lang w:eastAsia="pt-BR"/>
    </w:rPr>
  </w:style>
  <w:style w:type="character" w:styleId="Hyperlink">
    <w:name w:val="Hyperlink"/>
    <w:uiPriority w:val="99"/>
    <w:unhideWhenUsed/>
    <w:rsid w:val="00012123"/>
    <w:rPr>
      <w:color w:val="0000FF"/>
      <w:u w:val="single"/>
    </w:rPr>
  </w:style>
  <w:style w:type="character" w:styleId="cf11" w:customStyle="1">
    <w:name w:val="cf11"/>
    <w:basedOn w:val="DefaultParagraphFont"/>
    <w:rsid w:val="005B7851"/>
    <w:rPr>
      <w:rFonts w:hint="default" w:ascii="Segoe UI" w:hAnsi="Segoe UI" w:cs="Segoe UI"/>
      <w:b/>
      <w:bCs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485185"/>
    <w:rPr>
      <w:color w:val="605E5C"/>
      <w:shd w:val="clear" w:color="auto" w:fill="E1DFDD"/>
    </w:rPr>
  </w:style>
  <w:style w:type="paragraph" w:styleId="NoSpacing">
    <w:name w:val="No Spacing"/>
    <w:uiPriority w:val="1"/>
    <w:pPr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A42DE"/>
  </w:style>
  <w:style w:type="paragraph" w:styleId="Footer">
    <w:name w:val="footer"/>
    <w:basedOn w:val="Normal"/>
    <w:link w:val="Footer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A42DE"/>
  </w:style>
  <w:style w:type="paragraph" w:styleId="Quote">
    <w:name w:val="Quote"/>
    <w:next w:val="Normal"/>
    <w:link w:val="QuoteChar"/>
    <w:autoRedefine/>
    <w:uiPriority w:val="29"/>
    <w:qFormat/>
    <w:rsid w:val="00770E7F"/>
    <w:pPr>
      <w:suppressAutoHyphens/>
      <w:spacing w:before="120" w:after="120" w:line="240" w:lineRule="auto"/>
      <w:ind w:left="2268" w:firstLine="1134"/>
      <w:textboxTightWrap w:val="allLines"/>
    </w:pPr>
    <w:rPr>
      <w:rFonts w:ascii="Arial" w:hAnsi="Arial" w:eastAsia="Times New Roman" w:cs="Verdana"/>
      <w:i/>
      <w:iCs/>
      <w:sz w:val="26"/>
      <w:szCs w:val="24"/>
      <w:lang w:eastAsia="zh-CN"/>
    </w:rPr>
  </w:style>
  <w:style w:type="character" w:styleId="QuoteChar" w:customStyle="1">
    <w:name w:val="Quote Char"/>
    <w:basedOn w:val="DefaultParagraphFont"/>
    <w:link w:val="Quote"/>
    <w:uiPriority w:val="29"/>
    <w:rsid w:val="00770E7F"/>
    <w:rPr>
      <w:rFonts w:ascii="Arial" w:hAnsi="Arial" w:eastAsia="Times New Roman" w:cs="Verdana"/>
      <w:i/>
      <w:iCs/>
      <w:sz w:val="26"/>
      <w:szCs w:val="24"/>
      <w:lang w:eastAsia="zh-CN"/>
    </w:rPr>
  </w:style>
  <w:style w:type="character" w:styleId="PlaceholderText">
    <w:name w:val="Placeholder Text"/>
    <w:basedOn w:val="DefaultParagraphFont"/>
    <w:uiPriority w:val="99"/>
    <w:semiHidden/>
    <w:rsid w:val="00770E7F"/>
    <w:rPr>
      <w:color w:val="808080"/>
    </w:rPr>
  </w:style>
  <w:style w:type="paragraph" w:styleId="Ttulos" w:customStyle="1">
    <w:name w:val="Títulos"/>
    <w:basedOn w:val="Quote"/>
    <w:link w:val="TtulosChar"/>
    <w:qFormat/>
    <w:rsid w:val="002D127E"/>
    <w:pPr>
      <w:suppressAutoHyphens w:val="0"/>
      <w:spacing w:line="360" w:lineRule="auto"/>
      <w:ind w:left="0" w:firstLine="0"/>
      <w:jc w:val="center"/>
    </w:pPr>
    <w:rPr>
      <w:b/>
      <w:i w:val="0"/>
      <w:caps/>
      <w:sz w:val="28"/>
    </w:rPr>
  </w:style>
  <w:style w:type="character" w:styleId="TtulosChar" w:customStyle="1">
    <w:name w:val="Títulos Char"/>
    <w:basedOn w:val="QuoteChar"/>
    <w:link w:val="Ttulos"/>
    <w:rsid w:val="002D127E"/>
    <w:rPr>
      <w:rFonts w:ascii="Arial" w:hAnsi="Arial" w:eastAsia="Times New Roman" w:cs="Verdana"/>
      <w:b/>
      <w:i w:val="0"/>
      <w:iCs/>
      <w:caps/>
      <w:sz w:val="28"/>
      <w:szCs w:val="24"/>
      <w:lang w:eastAsia="zh-CN"/>
    </w:rPr>
  </w:style>
  <w:style w:type="paragraph" w:styleId="ListParagraph">
    <w:name w:val="List Paragraph"/>
    <w:basedOn w:val="Normal"/>
    <w:uiPriority w:val="34"/>
    <w:rsid w:val="003624B4"/>
    <w:pPr>
      <w:ind w:left="720"/>
      <w:contextualSpacing/>
    </w:pPr>
  </w:style>
  <w:style w:type="character" w:styleId="Heading2Char" w:customStyle="1">
    <w:name w:val="Heading 2 Char"/>
    <w:basedOn w:val="DefaultParagraphFont"/>
    <w:link w:val="Heading2"/>
    <w:uiPriority w:val="9"/>
    <w:semiHidden/>
    <w:rsid w:val="00A0065C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0065C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Mention">
    <w:name w:val="Mention"/>
    <w:basedOn w:val="DefaultParagraphFont"/>
    <w:uiPriority w:val="99"/>
    <w:unhideWhenUsed/>
    <w:rsid w:val="00310161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2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6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659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20910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3B9A70FAF5543A087E733AB63B30A0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14F65E8-C399-4C8E-BC7F-2966884BFEFF}"/>
      </w:docPartPr>
      <w:docPartBody>
        <w:p w:rsidR="001E2AC0" w:rsidP="00730800" w:rsidRDefault="00730800">
          <w:pPr>
            <w:pStyle w:val="A3B9A70FAF5543A087E733AB63B30A08"/>
          </w:pPr>
          <w:r w:rsidRPr="002A0A13">
            <w:rPr>
              <w:rStyle w:val="PlaceholderText"/>
            </w:rPr>
            <w:t>Escolher um item.</w:t>
          </w:r>
        </w:p>
      </w:docPartBody>
    </w:docPart>
    <w:docPart>
      <w:docPartPr>
        <w:name w:val="3FA3A92DAD524C3DB57C04BE729E38D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17B19AF-A578-4884-9B15-8D4A496A7F29}"/>
      </w:docPartPr>
      <w:docPartBody>
        <w:p w:rsidR="001E2AC0" w:rsidP="00465A25" w:rsidRDefault="00465A25">
          <w:pPr>
            <w:pStyle w:val="3FA3A92DAD524C3DB57C04BE729E38DD2"/>
          </w:pPr>
          <w:r w:rsidRPr="009F36E1">
            <w:rPr>
              <w:rStyle w:val="PlaceholderText"/>
              <w:sz w:val="28"/>
              <w:szCs w:val="28"/>
            </w:rPr>
            <w:t>Escolher um item.</w:t>
          </w:r>
        </w:p>
      </w:docPartBody>
    </w:docPart>
    <w:docPart>
      <w:docPartPr>
        <w:name w:val="D299773260594DFB838BAFD35996AEE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FEE6B4F-FF6D-41FF-B751-ECEBF2968244}"/>
      </w:docPartPr>
      <w:docPartBody>
        <w:p w:rsidR="001E2AC0" w:rsidP="00465A25" w:rsidRDefault="00465A25">
          <w:pPr>
            <w:pStyle w:val="D299773260594DFB838BAFD35996AEEF1"/>
          </w:pPr>
          <w:r>
            <w:rPr>
              <w:rFonts w:cs="Arial"/>
            </w:rPr>
            <w:t>Escolher um item</w:t>
          </w:r>
        </w:p>
      </w:docPartBody>
    </w:docPart>
    <w:docPart>
      <w:docPartPr>
        <w:name w:val="3F5E59EBA2DA498C88663557631978C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DC05F54-09A5-4E2D-9719-58D2A997B2F3}"/>
      </w:docPartPr>
      <w:docPartBody>
        <w:p w:rsidR="007425D5" w:rsidP="007E53D9" w:rsidRDefault="007E53D9">
          <w:pPr>
            <w:pStyle w:val="3F5E59EBA2DA498C88663557631978CC"/>
          </w:pPr>
          <w:r>
            <w:rPr>
              <w:rFonts w:cs="Arial"/>
            </w:rPr>
            <w:t>Escolher um item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00"/>
    <w:rsid w:val="00015EBA"/>
    <w:rsid w:val="00033421"/>
    <w:rsid w:val="00036BAB"/>
    <w:rsid w:val="00046837"/>
    <w:rsid w:val="0012395D"/>
    <w:rsid w:val="001E2AC0"/>
    <w:rsid w:val="00211D80"/>
    <w:rsid w:val="00277029"/>
    <w:rsid w:val="002F13AB"/>
    <w:rsid w:val="003169B4"/>
    <w:rsid w:val="00354CBB"/>
    <w:rsid w:val="003B38E0"/>
    <w:rsid w:val="0040257D"/>
    <w:rsid w:val="004214D0"/>
    <w:rsid w:val="00465A25"/>
    <w:rsid w:val="004C591E"/>
    <w:rsid w:val="004F13B2"/>
    <w:rsid w:val="0053344F"/>
    <w:rsid w:val="00617896"/>
    <w:rsid w:val="00730800"/>
    <w:rsid w:val="007425D5"/>
    <w:rsid w:val="0077693D"/>
    <w:rsid w:val="007D5396"/>
    <w:rsid w:val="007E53D9"/>
    <w:rsid w:val="007E66CB"/>
    <w:rsid w:val="008C4978"/>
    <w:rsid w:val="00962A91"/>
    <w:rsid w:val="009A37F4"/>
    <w:rsid w:val="00B91D9B"/>
    <w:rsid w:val="00B97477"/>
    <w:rsid w:val="00DF51C9"/>
    <w:rsid w:val="00E87B28"/>
    <w:rsid w:val="00FF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65A25"/>
    <w:rPr>
      <w:color w:val="808080"/>
    </w:rPr>
  </w:style>
  <w:style w:type="paragraph" w:customStyle="1" w:styleId="D299773260594DFB838BAFD35996AEEF1">
    <w:name w:val="D299773260594DFB838BAFD35996AEEF1"/>
    <w:rsid w:val="00465A25"/>
    <w:rPr>
      <w:rFonts w:eastAsiaTheme="minorHAnsi"/>
      <w:lang w:eastAsia="en-US"/>
    </w:rPr>
  </w:style>
  <w:style w:type="paragraph" w:customStyle="1" w:styleId="3FA3A92DAD524C3DB57C04BE729E38DD2">
    <w:name w:val="3FA3A92DAD524C3DB57C04BE729E38DD2"/>
    <w:rsid w:val="00465A25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paragraph" w:customStyle="1" w:styleId="A3B9A70FAF5543A087E733AB63B30A08">
    <w:name w:val="A3B9A70FAF5543A087E733AB63B30A08"/>
    <w:rsid w:val="00730800"/>
  </w:style>
  <w:style w:type="paragraph" w:customStyle="1" w:styleId="3F5E59EBA2DA498C88663557631978CC">
    <w:name w:val="3F5E59EBA2DA498C88663557631978CC"/>
    <w:rsid w:val="007E53D9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a1502e98-a051-4393-a021-de8709fd5dbd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D8446F430C8754BA55C94BD5B7A1A3F" ma:contentTypeVersion="10" ma:contentTypeDescription="Crie um novo documento." ma:contentTypeScope="" ma:versionID="2465e9b32c168538d9207cbcc35d84bb">
  <xsd:schema xmlns:xsd="http://www.w3.org/2001/XMLSchema" xmlns:xs="http://www.w3.org/2001/XMLSchema" xmlns:p="http://schemas.microsoft.com/office/2006/metadata/properties" xmlns:ns2="a1502e98-a051-4393-a021-de8709fd5dbd" xmlns:ns3="2aabb5b7-11a6-4edb-b82f-e91ec49f15ec" targetNamespace="http://schemas.microsoft.com/office/2006/metadata/properties" ma:root="true" ma:fieldsID="9b77972753d451347333962a9f4b269c" ns2:_="" ns3:_="">
    <xsd:import namespace="a1502e98-a051-4393-a021-de8709fd5dbd"/>
    <xsd:import namespace="2aabb5b7-11a6-4edb-b82f-e91ec49f15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02e98-a051-4393-a021-de8709fd5d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17" nillable="true" ma:displayName="Status de liberação" ma:internalName="Status_x0020_de_x0020_libera_x00e7__x00e3_o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bb5b7-11a6-4edb-b82f-e91ec49f15e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7EA40C-5804-4EEE-9895-1C1C7F48547D}">
  <ds:schemaRefs>
    <ds:schemaRef ds:uri="http://schemas.microsoft.com/office/2006/metadata/properties"/>
    <ds:schemaRef ds:uri="http://schemas.microsoft.com/office/infopath/2007/PartnerControls"/>
    <ds:schemaRef ds:uri="a1502e98-a051-4393-a021-de8709fd5dbd"/>
  </ds:schemaRefs>
</ds:datastoreItem>
</file>

<file path=customXml/itemProps2.xml><?xml version="1.0" encoding="utf-8"?>
<ds:datastoreItem xmlns:ds="http://schemas.openxmlformats.org/officeDocument/2006/customXml" ds:itemID="{F6413D37-9C95-4B5B-9D2A-35DC13DD23A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698B7F2-438F-4346-AAA8-B30D71006AE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E4C00F6-281A-4B29-B7C4-388A0F2BDB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502e98-a051-4393-a021-de8709fd5dbd"/>
    <ds:schemaRef ds:uri="2aabb5b7-11a6-4edb-b82f-e91ec49f15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RENAN BARÃO</dc:creator>
  <keywords/>
  <dc:description/>
  <lastModifiedBy>Marcia Vilela Alves - GDACA</lastModifiedBy>
  <revision>229</revision>
  <dcterms:created xsi:type="dcterms:W3CDTF">2026-08-27T20:27:00.0000000Z</dcterms:created>
  <dcterms:modified xsi:type="dcterms:W3CDTF">2026-09-24T17:53:29.4123474Z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0x0101007D8446F430C8754BA55C94BD5B7A1A3F</vt:lpwstr>
  </property>
  <property fmtid="{D5CDD505-2E9C-101B-9397-08002B2CF9AE}" pid="3" name="MediaServiceImageTags">
    <vt:lpwstr/>
  </property>
  <property fmtid="{D5CDD505-2E9C-101B-9397-08002B2CF9AE}" pid="4" name="docLang">
    <vt:lpwstr>pt</vt:lpwstr>
  </property>
</Properties>
</file>