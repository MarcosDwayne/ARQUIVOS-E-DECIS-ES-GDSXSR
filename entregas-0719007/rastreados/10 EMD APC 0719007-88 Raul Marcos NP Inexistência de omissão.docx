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0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:rsidTr="30EA060F" w14:paraId="53FB56CA" w14:textId="77777777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="00264107" w:rsidP="00FD470E" w:rsidRDefault="00264107" w14:paraId="650D3C35" w14:textId="2723EA6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32239F1E" wp14:editId="1B9BFF58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="00264107" w:rsidP="00FD470E" w:rsidRDefault="00264107" w14:paraId="47CBAB53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P="77322A95" w:rsidRDefault="00264107" w14:paraId="6B786278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77322A95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 w:rsidRPr="77322A95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:rsidR="00264107" w:rsidP="00FD470E" w:rsidRDefault="00264107" w14:paraId="04669533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P="30EA060F" w:rsidRDefault="00264107" w14:paraId="6E7685E3" w14:textId="77777777">
            <w:pPr>
              <w:pStyle w:val="paragraph"/>
              <w:spacing w:before="0" w:beforeAutospacing="off" w:after="0" w:afterAutospacing="off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0EA060F" w:rsidR="61AA8645">
              <w:rPr>
                <w:rStyle w:val="normaltextrun"/>
                <w:rFonts w:ascii="Calibri" w:hAnsi="Calibri" w:cs="Calibri"/>
                <w:color w:val="595959" w:themeColor="text1" w:themeTint="A6" w:themeShade="FF"/>
                <w:sz w:val="20"/>
                <w:szCs w:val="20"/>
              </w:rPr>
              <w:t xml:space="preserve">GABINETE DO DESEMBARGADOR SÉRGIO </w:t>
            </w:r>
            <w:commentRangeStart w:id="1752213460"/>
            <w:r w:rsidRPr="30EA060F" w:rsidR="61AA8645">
              <w:rPr>
                <w:rStyle w:val="normaltextrun"/>
                <w:rFonts w:ascii="Calibri" w:hAnsi="Calibri" w:cs="Calibri"/>
                <w:color w:val="595959" w:themeColor="text1" w:themeTint="A6" w:themeShade="FF"/>
                <w:sz w:val="20"/>
                <w:szCs w:val="20"/>
              </w:rPr>
              <w:t>ROCHA</w:t>
            </w:r>
            <w:r w:rsidRPr="30EA060F" w:rsidR="61AA8645">
              <w:rPr>
                <w:rStyle w:val="eop"/>
                <w:rFonts w:ascii="Calibri" w:hAnsi="Calibri" w:cs="Calibri"/>
                <w:color w:val="595959" w:themeColor="text1" w:themeTint="A6" w:themeShade="FF"/>
                <w:sz w:val="20"/>
                <w:szCs w:val="20"/>
              </w:rPr>
              <w:t> </w:t>
            </w:r>
            <w:commentRangeEnd w:id="1752213460"/>
            <w:r>
              <w:rPr>
                <w:rStyle w:val="CommentReference"/>
              </w:rPr>
              <w:commentReference w:id="1752213460"/>
            </w:r>
          </w:p>
        </w:tc>
      </w:tr>
    </w:tbl>
    <w:p w:rsidR="00DB1301" w:rsidP="00DB1301" w:rsidRDefault="00DB1301" w14:paraId="6C3D7100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505" w:type="dxa"/>
        <w:tblLayout w:type="fixed"/>
        <w:tblLook w:val="0000" w:firstRow="0" w:lastRow="0" w:firstColumn="0" w:lastColumn="0" w:noHBand="0" w:noVBand="0"/>
      </w:tblPr>
      <w:tblGrid>
        <w:gridCol w:w="3468"/>
        <w:gridCol w:w="447"/>
        <w:gridCol w:w="4590"/>
      </w:tblGrid>
      <w:tr w:rsidRPr="00770E7F" w:rsidR="00770E7F" w:rsidTr="30EA060F" w14:paraId="7CFA466E" w14:textId="77777777">
        <w:trPr>
          <w:cantSplit/>
          <w:trHeight w:val="397"/>
        </w:trPr>
        <w:tc>
          <w:tcPr>
            <w:tcW w:w="3294" w:type="dxa"/>
            <w:tcMar/>
            <w:vAlign w:val="center"/>
          </w:tcPr>
          <w:p w:rsidRPr="00770E7F" w:rsidR="00770E7F" w:rsidP="00B34ADF" w:rsidRDefault="00770E7F" w14:paraId="0C25033E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Órgã</w:t>
            </w:r>
            <w:r w:rsidR="008A5F68">
              <w:rPr>
                <w:rFonts w:ascii="Arial" w:hAnsi="Arial" w:cs="Arial"/>
                <w:sz w:val="28"/>
                <w:szCs w:val="28"/>
              </w:rPr>
              <w:t>o</w:t>
            </w:r>
          </w:p>
        </w:tc>
        <w:tc>
          <w:tcPr>
            <w:tcW w:w="425" w:type="dxa"/>
            <w:tcMar/>
            <w:vAlign w:val="center"/>
          </w:tcPr>
          <w:p w:rsidRPr="00770E7F" w:rsidR="00770E7F" w:rsidP="00B34ADF" w:rsidRDefault="00770E7F" w14:paraId="02FA06EB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361" w:type="dxa"/>
            <w:tcMar/>
            <w:vAlign w:val="center"/>
          </w:tcPr>
          <w:p w:rsidRPr="00770E7F" w:rsidR="00770E7F" w:rsidP="00B34ADF" w:rsidRDefault="00B01AA8" w14:paraId="4CE80AFC" w14:textId="77777777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Pr="00770E7F" w:rsidR="00770E7F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Pr="00770E7F" w:rsidR="00770E7F" w:rsidTr="30EA060F" w14:paraId="0FDC9080" w14:textId="77777777">
        <w:trPr>
          <w:cantSplit/>
          <w:trHeight w:val="397"/>
        </w:trPr>
        <w:tc>
          <w:tcPr>
            <w:tcW w:w="3294" w:type="dxa"/>
            <w:tcMar/>
            <w:vAlign w:val="center"/>
          </w:tcPr>
          <w:p w:rsidRPr="00770E7F" w:rsidR="00770E7F" w:rsidP="00B34ADF" w:rsidRDefault="00770E7F" w14:paraId="286CD57C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25" w:type="dxa"/>
            <w:tcMar/>
            <w:vAlign w:val="center"/>
          </w:tcPr>
          <w:p w:rsidRPr="00770E7F" w:rsidR="00770E7F" w:rsidP="00B34ADF" w:rsidRDefault="00770E7F" w14:paraId="7246C2B2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361" w:type="dxa"/>
            <w:tcMar/>
            <w:vAlign w:val="center"/>
          </w:tcPr>
          <w:sdt>
            <w:sdt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  <w:rPr>
                <w:rFonts w:cs="Arial"/>
                <w:i w:val="0"/>
                <w:iCs w:val="0"/>
                <w:sz w:val="28"/>
                <w:szCs w:val="28"/>
              </w:rPr>
            </w:sdtPr>
            <w:sdtEndPr>
              <w:rPr>
                <w:rFonts w:cs="Arial"/>
                <w:i w:val="0"/>
                <w:iCs w:val="0"/>
                <w:sz w:val="28"/>
                <w:szCs w:val="28"/>
              </w:rPr>
            </w:sdtEndPr>
            <w:sdtContent>
              <w:p w:rsidRPr="00770E7F" w:rsidR="00770E7F" w:rsidP="00B34ADF" w:rsidRDefault="008E39A8" w14:paraId="1FA81FE6" w14:textId="74A3351F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Embargos de Declaração</w:t>
                </w:r>
              </w:p>
            </w:sdtContent>
          </w:sdt>
        </w:tc>
      </w:tr>
      <w:tr w:rsidRPr="00770E7F" w:rsidR="00770E7F" w:rsidTr="30EA060F" w14:paraId="319258F8" w14:textId="77777777">
        <w:trPr>
          <w:cantSplit/>
          <w:trHeight w:val="397"/>
        </w:trPr>
        <w:tc>
          <w:tcPr>
            <w:tcW w:w="3294" w:type="dxa"/>
            <w:tcMar/>
            <w:vAlign w:val="center"/>
          </w:tcPr>
          <w:p w:rsidRPr="00770E7F" w:rsidR="00770E7F" w:rsidP="00B34ADF" w:rsidRDefault="00770E7F" w14:paraId="1BA03F17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25" w:type="dxa"/>
            <w:tcMar/>
            <w:vAlign w:val="center"/>
          </w:tcPr>
          <w:p w:rsidRPr="00770E7F" w:rsidR="00770E7F" w:rsidP="00B34ADF" w:rsidRDefault="00770E7F" w14:paraId="6DA11EDC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361" w:type="dxa"/>
            <w:tcMar/>
            <w:vAlign w:val="center"/>
          </w:tcPr>
          <w:p w:rsidRPr="00770E7F" w:rsidR="00770E7F" w:rsidP="00B34ADF" w:rsidRDefault="00770E7F" w14:paraId="5929BF07" w14:textId="7D50E1BB">
            <w:pPr>
              <w:ind w:right="-675"/>
            </w:pPr>
            <w:r w:rsidRPr="30EA060F" w:rsidR="1B2CE280">
              <w:rPr>
                <w:rFonts w:ascii="Arial" w:hAnsi="Arial" w:cs="Arial"/>
                <w:sz w:val="28"/>
                <w:szCs w:val="28"/>
              </w:rPr>
              <w:t>0719007-88.2025.8.07.0001</w:t>
            </w:r>
          </w:p>
        </w:tc>
      </w:tr>
      <w:tr w:rsidRPr="00770E7F" w:rsidR="00770E7F" w:rsidTr="30EA060F" w14:paraId="6437A274" w14:textId="77777777">
        <w:trPr>
          <w:cantSplit/>
          <w:trHeight w:val="397"/>
        </w:trPr>
        <w:tc>
          <w:tcPr>
            <w:tcW w:w="3294" w:type="dxa"/>
            <w:tcMar/>
            <w:vAlign w:val="center"/>
          </w:tcPr>
          <w:p w:rsidRPr="00770E7F" w:rsidR="00770E7F" w:rsidP="00B34ADF" w:rsidRDefault="00B01AA8" w14:paraId="566BEB5F" w14:textId="29A1F3B4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id w:val="-254128301"/>
                <w:placeholder>
                  <w:docPart w:val="D299773260594DFB838BAFD35996AEEF"/>
                </w:placeholder>
                <w15:color w:val="00000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8E39A8">
                  <w:rPr>
                    <w:rFonts w:ascii="Arial" w:hAnsi="Arial" w:cs="Arial"/>
                    <w:sz w:val="28"/>
                    <w:szCs w:val="28"/>
                  </w:rPr>
                  <w:t>Embargante</w:t>
                </w:r>
              </w:sdtContent>
            </w:sdt>
            <w:r w:rsidRPr="00770E7F" w:rsidR="00770E7F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25" w:type="dxa"/>
            <w:tcMar/>
            <w:vAlign w:val="center"/>
          </w:tcPr>
          <w:p w:rsidRPr="00770E7F" w:rsidR="00770E7F" w:rsidP="00B34ADF" w:rsidRDefault="00770E7F" w14:paraId="05318E15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361" w:type="dxa"/>
            <w:tcMar/>
            <w:vAlign w:val="center"/>
          </w:tcPr>
          <w:p w:rsidRPr="00770E7F" w:rsidR="00770E7F" w:rsidP="00B34ADF" w:rsidRDefault="00770E7F" w14:paraId="592464B0" w14:textId="4D84D13C">
            <w:pPr/>
            <w:r w:rsidRPr="30EA060F" w:rsidR="07F92BB2">
              <w:rPr>
                <w:rFonts w:ascii="Arial" w:hAnsi="Arial" w:cs="Arial"/>
                <w:sz w:val="28"/>
                <w:szCs w:val="28"/>
              </w:rPr>
              <w:t xml:space="preserve">Tariq </w:t>
            </w:r>
            <w:r w:rsidRPr="30EA060F" w:rsidR="07F92BB2">
              <w:rPr>
                <w:rFonts w:ascii="Arial" w:hAnsi="Arial" w:cs="Arial"/>
                <w:sz w:val="28"/>
                <w:szCs w:val="28"/>
              </w:rPr>
              <w:t>Jarbou</w:t>
            </w:r>
            <w:r w:rsidRPr="30EA060F" w:rsidR="26B9BE7B">
              <w:rPr>
                <w:rFonts w:ascii="Arial" w:hAnsi="Arial" w:cs="Arial"/>
                <w:sz w:val="28"/>
                <w:szCs w:val="28"/>
              </w:rPr>
              <w:t>.</w:t>
            </w:r>
          </w:p>
        </w:tc>
      </w:tr>
      <w:tr w:rsidRPr="00770E7F" w:rsidR="00770E7F" w:rsidTr="30EA060F" w14:paraId="35825102" w14:textId="77777777">
        <w:trPr>
          <w:cantSplit/>
          <w:trHeight w:val="397"/>
        </w:trPr>
        <w:tc>
          <w:tcPr>
            <w:tcW w:w="3294" w:type="dxa"/>
            <w:tcMar/>
            <w:vAlign w:val="center"/>
          </w:tcPr>
          <w:p w:rsidRPr="00770E7F" w:rsidR="00770E7F" w:rsidP="00B34ADF" w:rsidRDefault="00B01AA8" w14:paraId="45603945" w14:textId="6E5747A6">
            <w:pPr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8E39A8">
                  <w:rPr>
                    <w:rFonts w:ascii="Arial" w:hAnsi="Arial" w:cs="Arial"/>
                    <w:sz w:val="28"/>
                    <w:szCs w:val="28"/>
                  </w:rPr>
                  <w:t>Embargado</w:t>
                </w:r>
              </w:sdtContent>
            </w:sdt>
            <w:r w:rsidRPr="00770E7F" w:rsidR="00770E7F">
              <w:rPr>
                <w:rFonts w:ascii="Arial" w:hAnsi="Arial" w:cs="Arial"/>
                <w:sz w:val="28"/>
                <w:szCs w:val="28"/>
              </w:rPr>
              <w:t xml:space="preserve"> (a)(s)</w:t>
            </w:r>
          </w:p>
        </w:tc>
        <w:tc>
          <w:tcPr>
            <w:tcW w:w="425" w:type="dxa"/>
            <w:tcMar/>
            <w:vAlign w:val="center"/>
          </w:tcPr>
          <w:p w:rsidRPr="00770E7F" w:rsidR="00770E7F" w:rsidP="00B34ADF" w:rsidRDefault="00770E7F" w14:paraId="1781F2F2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361" w:type="dxa"/>
            <w:tcMar/>
            <w:vAlign w:val="center"/>
          </w:tcPr>
          <w:p w:rsidRPr="00770E7F" w:rsidR="00770E7F" w:rsidP="30EA060F" w:rsidRDefault="00770E7F" w14:paraId="6F51F073" w14:textId="03AB8C7E">
            <w:pPr>
              <w:ind w:right="-74"/>
              <w:jc w:val="both"/>
            </w:pPr>
            <w:r w:rsidRPr="30EA060F" w:rsidR="5137DDB5">
              <w:rPr>
                <w:rFonts w:ascii="Arial" w:hAnsi="Arial" w:cs="Arial"/>
                <w:sz w:val="28"/>
                <w:szCs w:val="28"/>
              </w:rPr>
              <w:t xml:space="preserve">Francisco Soares De Oliveira, Ghada Abou </w:t>
            </w:r>
            <w:r w:rsidRPr="30EA060F" w:rsidR="5137DDB5">
              <w:rPr>
                <w:rFonts w:ascii="Arial" w:hAnsi="Arial" w:cs="Arial"/>
                <w:sz w:val="28"/>
                <w:szCs w:val="28"/>
              </w:rPr>
              <w:t>Alezz</w:t>
            </w:r>
            <w:r w:rsidRPr="30EA060F" w:rsidR="5137DDB5">
              <w:rPr>
                <w:rFonts w:ascii="Arial" w:hAnsi="Arial" w:cs="Arial"/>
                <w:sz w:val="28"/>
                <w:szCs w:val="28"/>
              </w:rPr>
              <w:t>, Real DF Administradora De Imóveis LTDA – ME.</w:t>
            </w:r>
          </w:p>
        </w:tc>
      </w:tr>
      <w:tr w:rsidRPr="00770E7F" w:rsidR="00770E7F" w:rsidTr="30EA060F" w14:paraId="7F3DE6FA" w14:textId="77777777">
        <w:trPr>
          <w:cantSplit/>
          <w:trHeight w:val="397"/>
        </w:trPr>
        <w:tc>
          <w:tcPr>
            <w:tcW w:w="3294" w:type="dxa"/>
            <w:tcMar/>
            <w:vAlign w:val="center"/>
          </w:tcPr>
          <w:p w:rsidRPr="00770E7F" w:rsidR="00770E7F" w:rsidP="00B34ADF" w:rsidRDefault="00770E7F" w14:paraId="636A7C7C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25" w:type="dxa"/>
            <w:tcMar/>
            <w:vAlign w:val="center"/>
          </w:tcPr>
          <w:p w:rsidRPr="00770E7F" w:rsidR="00770E7F" w:rsidP="00B34ADF" w:rsidRDefault="00770E7F" w14:paraId="07369B2F" w14:textId="7777777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361" w:type="dxa"/>
            <w:tcMar/>
            <w:vAlign w:val="center"/>
          </w:tcPr>
          <w:p w:rsidRPr="00770E7F" w:rsidR="00770E7F" w:rsidP="00B34ADF" w:rsidRDefault="00770E7F" w14:paraId="54EC1065" w14:textId="7777777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770E7F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:rsidR="00DB1301" w:rsidP="008E39A8" w:rsidRDefault="00DB1301" w14:paraId="2DEA8F23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="0045675A" w:rsidP="0045675A" w:rsidRDefault="0045675A" w14:paraId="4C36487E" w14:textId="77777777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  <w:pPrChange w:id="1752214461" w:author="Assessor GDSXSR" w:date="2026-10-28T02:20:14Z">
          <w:pPr>
            <w:spacing w:after="0" w:line="360" w:lineRule="auto"/>
            <w:jc w:val="center"/>
          </w:pPr>
        </w:pPrChange>
      </w:pPr>
      <w:commentRangeStart w:id="1752213461"/>
      <w:commentRangeStart w:id="1752213467"/>
      <w:r w:rsidRPr="002B4706">
        <w:rPr>
          <w:rFonts w:ascii="Arial" w:hAnsi="Arial" w:cs="Arial"/>
          <w:b/>
          <w:bCs/>
          <w:sz w:val="28"/>
          <w:szCs w:val="28"/>
        </w:rPr>
        <w:t>EMENTA</w:t>
      </w:r>
      <w:commentRangeEnd w:id="1752213461"/>
      <w:r>
        <w:rPr>
          <w:rStyle w:val="CommentReference"/>
        </w:rPr>
        <w:commentReference w:id="1752213461"/>
      </w:r>
      <w:commentRangeEnd w:id="1752213467"/>
      <w:r>
        <w:rPr>
          <w:rStyle w:val="CommentReference"/>
        </w:rPr>
        <w:commentReference w:id="1752213467"/>
      </w:r>
    </w:p>
    <w:p w:rsidR="0045675A" w:rsidP="0045675A" w:rsidRDefault="0045675A" w14:paraId="5987DD64" w14:textId="7777777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="0045675A" w:rsidP="0045675A" w:rsidRDefault="0045675A" w14:paraId="4C453A71" w14:textId="3138D508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1752213462"/>
      <w:r>
        <w:rPr>
          <w:rFonts w:ascii="Arial" w:hAnsi="Arial" w:cs="Arial"/>
          <w:sz w:val="28"/>
          <w:szCs w:val="28"/>
        </w:rPr>
        <w:t xml:space="preserve">EMBARGOS DE DECLARAÇÃO. </w:t>
      </w:r>
      <w:ins w:id="1752214462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DIREITO PROCESSUAL CIVIL. ALEGADA </w:t>
        </w:r>
      </w:ins>
      <w:r>
        <w:rPr>
          <w:rFonts w:ascii="Arial" w:hAnsi="Arial" w:cs="Arial"/>
          <w:sz w:val="28"/>
          <w:szCs w:val="28"/>
        </w:rPr>
        <w:t xml:space="preserve">OMISSÃO. INEXISTÊNCIA. </w:t>
      </w:r>
      <w:ins w:id="1752214463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REDISCUSSÃO DO MÉRITO. EMBARGOS NÃO PROVIDOS.</w:t>
        </w:r>
      </w:ins>
      <w:commentRangeEnd w:id="1752213462"/>
      <w:r>
        <w:rPr>
          <w:rStyle w:val="CommentReference"/>
        </w:rPr>
        <w:commentReference w:id="1752213462"/>
      </w:r>
    </w:p>
    <w:p w:rsidRPr="0034247B" w:rsidR="0045675A" w:rsidP="0045675A" w:rsidRDefault="0045675A" w14:paraId="16DFD739" w14:textId="7777777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I. Caso em exame</w:t>
      </w:r>
    </w:p>
    <w:p w:rsidR="0045675A" w:rsidP="30EA060F" w:rsidRDefault="0045675A" w14:paraId="3EBE51AC" w14:textId="08E39479">
      <w:pPr>
        <w:pStyle w:val="PargrafodaLista"/>
        <w:spacing w:after="0" w:line="360" w:lineRule="auto"/>
        <w:ind w:left="0"/>
        <w:jc w:val="both"/>
        <w:rPr>
          <w:rFonts w:ascii="Arial" w:hAnsi="Arial" w:cs="Arial"/>
          <w:color w:val="7B7B7B" w:themeColor="accent3" w:themeTint="FF" w:themeShade="BF"/>
          <w:sz w:val="28"/>
          <w:szCs w:val="28"/>
        </w:rPr>
      </w:pPr>
      <w:commentRangeStart w:id="1752213463"/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1. 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Embargos de declaração opostos por </w:t>
      </w:r>
      <w:ins w:id="1752214464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locatário, </w:t>
        </w:r>
      </w:ins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pessoa natural</w:t>
      </w:r>
      <w:ins w:id="1752214465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contra acórdão que negou provimento à apelação em ação de cobrança cumulada com reconvenção</w:t>
      </w:r>
      <w:ins w:id="1752214466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</w:t>
      </w:r>
      <w:del w:id="1752214467" w:author="Assessor GDSXSR" w:date="2026-10-28T02:20:14Z">
        <w:r>
          <w:rPr>
            <w:rFonts w:ascii="Arial" w:hAnsi="Arial" w:cs="Arial"/>
            <w:color w:val="7B7B7B" w:themeColor="accent3" w:themeTint="FF" w:themeShade="BF"/>
            <w:sz w:val="28"/>
            <w:szCs w:val="28"/>
          </w:rPr>
          <w:delText xml:space="preserve">envolvendo</w:delText>
        </w:r>
      </w:del>
      <w:ins w:id="1752214468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ajuizada por locador, pessoa natural, em</w:t>
        </w:r>
      </w:ins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contrato de locação comercial.</w:t>
      </w:r>
      <w:commentRangeEnd w:id="1752213463"/>
      <w:r>
        <w:rPr>
          <w:rStyle w:val="CommentReference"/>
        </w:rPr>
        <w:commentReference w:id="1752213463"/>
      </w:r>
    </w:p>
    <w:p w:rsidR="0045675A" w:rsidP="30EA060F" w:rsidRDefault="0045675A" w14:paraId="245054D7" w14:textId="1CD83874">
      <w:pPr>
        <w:pStyle w:val="PargrafodaLista"/>
        <w:spacing w:after="0" w:line="360" w:lineRule="auto"/>
        <w:ind w:left="0"/>
        <w:jc w:val="both"/>
        <w:rPr>
          <w:rFonts w:ascii="Arial" w:hAnsi="Arial" w:cs="Arial"/>
          <w:color w:val="7B7B7B" w:themeColor="accent3" w:themeTint="FF" w:themeShade="BF"/>
          <w:sz w:val="28"/>
          <w:szCs w:val="28"/>
        </w:rPr>
      </w:pPr>
      <w:r w:rsidRPr="30EA060F" w:rsidR="36CB8AC4">
        <w:rPr>
          <w:rFonts w:ascii="Arial" w:hAnsi="Arial" w:cs="Arial"/>
          <w:color w:val="7B7B7B" w:themeColor="accent3" w:themeTint="FF" w:themeShade="BF"/>
          <w:sz w:val="28"/>
          <w:szCs w:val="28"/>
        </w:rPr>
        <w:t>2. O acórdão reconheceu o direito ao ressarcimento apenas das despesas relacionadas a infiltração e registro hidráulico defeituoso, afastando a indenização pela substituição de cerâmicas e demais adaptações comerciais, por qualificá-las como benfeitorias úteis não autorizadas.</w:t>
      </w:r>
    </w:p>
    <w:p w:rsidR="36CB8AC4" w:rsidP="30EA060F" w:rsidRDefault="36CB8AC4" w14:paraId="3338FE99" w14:textId="30AE93A7">
      <w:pPr>
        <w:pStyle w:val="PargrafodaLista"/>
        <w:spacing w:after="0" w:line="360" w:lineRule="auto"/>
        <w:ind w:left="0"/>
        <w:jc w:val="both"/>
        <w:rPr>
          <w:rFonts w:ascii="Arial" w:hAnsi="Arial" w:cs="Arial"/>
          <w:color w:val="7B7B7B" w:themeColor="accent3" w:themeTint="FF" w:themeShade="BF"/>
          <w:sz w:val="28"/>
          <w:szCs w:val="28"/>
        </w:rPr>
      </w:pPr>
      <w:commentRangeStart w:id="1752213464"/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3.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O embargante sustenta omissão quanto à análise do art. 104 da Instrução Normativa nº 16/2017 e do art. 1.219 do Código Civil, </w:t>
      </w:r>
      <w:del w:id="1752214469" w:author="Assessor GDSXSR" w:date="2026-10-28T02:20:14Z">
        <w:r>
          <w:rPr>
            <w:rFonts w:ascii="Arial" w:hAnsi="Arial" w:cs="Arial"/>
            <w:color w:val="7B7B7B" w:themeColor="accent3" w:themeTint="FF" w:themeShade="BF"/>
            <w:sz w:val="28"/>
            <w:szCs w:val="28"/>
          </w:rPr>
          <w:delText xml:space="preserve">pleiteando</w:delText>
        </w:r>
      </w:del>
      <w:ins w:id="1752214470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por</w:t>
        </w:r>
      </w:ins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</w:t>
      </w:r>
      <w:del w:id="1752214471" w:author="Assessor GDSXSR" w:date="2026-10-28T02:20:14Z">
        <w:r>
          <w:rPr>
            <w:rFonts w:ascii="Arial" w:hAnsi="Arial" w:cs="Arial"/>
            <w:color w:val="7B7B7B" w:themeColor="accent3" w:themeTint="FF" w:themeShade="BF"/>
            <w:sz w:val="28"/>
            <w:szCs w:val="28"/>
          </w:rPr>
          <w:delText xml:space="preserve">a</w:delText>
        </w:r>
      </w:del>
      <w:ins w:id="1752214472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entender</w:t>
        </w:r>
      </w:ins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</w:t>
      </w:r>
      <w:del w:id="1752214473" w:author="Assessor GDSXSR" w:date="2026-10-28T02:20:14Z">
        <w:r>
          <w:rPr>
            <w:rFonts w:ascii="Arial" w:hAnsi="Arial" w:cs="Arial"/>
            <w:color w:val="7B7B7B" w:themeColor="accent3" w:themeTint="FF" w:themeShade="BF"/>
            <w:sz w:val="28"/>
            <w:szCs w:val="28"/>
          </w:rPr>
          <w:delText xml:space="preserve">atribuição</w:delText>
        </w:r>
      </w:del>
      <w:ins w:id="1752214474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que</w:t>
        </w:r>
      </w:ins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</w:t>
      </w:r>
      <w:del w:id="1752214475" w:author="Assessor GDSXSR" w:date="2026-10-28T02:20:14Z">
        <w:r>
          <w:rPr>
            <w:rFonts w:ascii="Arial" w:hAnsi="Arial" w:cs="Arial"/>
            <w:color w:val="7B7B7B" w:themeColor="accent3" w:themeTint="FF" w:themeShade="BF"/>
            <w:sz w:val="28"/>
            <w:szCs w:val="28"/>
          </w:rPr>
          <w:delText xml:space="preserve">de</w:delText>
        </w:r>
      </w:del>
      <w:ins w:id="1752214476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as</w:t>
        </w:r>
      </w:ins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</w:t>
      </w:r>
      <w:del w:id="1752214477" w:author="Assessor GDSXSR" w:date="2026-10-28T02:20:14Z">
        <w:r>
          <w:rPr>
            <w:rFonts w:ascii="Arial" w:hAnsi="Arial" w:cs="Arial"/>
            <w:color w:val="7B7B7B" w:themeColor="accent3" w:themeTint="FF" w:themeShade="BF"/>
            <w:sz w:val="28"/>
            <w:szCs w:val="28"/>
          </w:rPr>
          <w:delText xml:space="preserve">efeitos</w:delText>
        </w:r>
      </w:del>
      <w:ins w:id="1752214478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omissões</w:t>
        </w:r>
      </w:ins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</w:t>
      </w:r>
      <w:del w:id="1752214479" w:author="Assessor GDSXSR" w:date="2026-10-28T02:20:14Z">
        <w:r>
          <w:rPr>
            <w:rFonts w:ascii="Arial" w:hAnsi="Arial" w:cs="Arial"/>
            <w:color w:val="7B7B7B" w:themeColor="accent3" w:themeTint="FF" w:themeShade="BF"/>
            <w:sz w:val="28"/>
            <w:szCs w:val="28"/>
          </w:rPr>
          <w:delText xml:space="preserve">infringentes para reconhecer</w:delText>
        </w:r>
      </w:del>
      <w:ins w:id="1752214480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modificariam</w:t>
        </w:r>
      </w:ins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o </w:t>
      </w:r>
      <w:del w:id="1752214481" w:author="Assessor GDSXSR" w:date="2026-10-28T02:20:14Z">
        <w:r>
          <w:rPr>
            <w:rFonts w:ascii="Arial" w:hAnsi="Arial" w:cs="Arial"/>
            <w:color w:val="7B7B7B" w:themeColor="accent3" w:themeTint="FF" w:themeShade="BF"/>
            <w:sz w:val="28"/>
            <w:szCs w:val="28"/>
          </w:rPr>
          <w:delText xml:space="preserve">direito</w:delText>
        </w:r>
      </w:del>
      <w:ins w:id="1752214482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resultado do julgamento quanto</w:t>
        </w:r>
      </w:ins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ao ressarcimento</w:t>
      </w:r>
      <w:del w:id="1752214483" w:author="Assessor GDSXSR" w:date="2026-10-28T02:20:14Z">
        <w:r>
          <w:rPr>
            <w:rFonts w:ascii="Arial" w:hAnsi="Arial" w:cs="Arial"/>
            <w:color w:val="7B7B7B" w:themeColor="accent3" w:themeTint="FF" w:themeShade="BF"/>
            <w:sz w:val="28"/>
            <w:szCs w:val="28"/>
          </w:rPr>
          <w:delText xml:space="preserve"> integral</w:delText>
        </w:r>
      </w:del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das despesas realizadas.</w:t>
      </w:r>
      <w:commentRangeEnd w:id="1752213464"/>
      <w:r>
        <w:rPr>
          <w:rStyle w:val="CommentReference"/>
        </w:rPr>
        <w:commentReference w:id="1752213464"/>
      </w:r>
    </w:p>
    <w:p w:rsidRPr="0034247B" w:rsidR="0045675A" w:rsidP="0045675A" w:rsidRDefault="0045675A" w14:paraId="38D3793F" w14:textId="77777777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II. Questão em discussão</w:t>
      </w:r>
    </w:p>
    <w:p w:rsidR="0045675A" w:rsidP="30EA060F" w:rsidRDefault="0045675A" w14:paraId="23DF481F" w14:textId="105A94C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cs="Arial"/>
          <w:sz w:val="28"/>
          <w:szCs w:val="28"/>
        </w:rPr>
      </w:pPr>
      <w:commentRangeStart w:id="1752213465"/>
      <w:del w:id="1752214484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2</w:delText>
        </w:r>
      </w:del>
      <w:ins w:id="1752214485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4</w:t>
        </w:r>
      </w:ins>
      <w:r>
        <w:rPr>
          <w:rFonts w:ascii="Arial" w:hAnsi="Arial" w:cs="Arial"/>
          <w:sz w:val="28"/>
          <w:szCs w:val="28"/>
        </w:rPr>
        <w:t xml:space="preserve">. A questão em discussão consiste em </w:t>
      </w:r>
      <w:del w:id="1752214486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determinar</w:delText>
        </w:r>
      </w:del>
      <w:ins w:id="1752214487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saber</w:t>
        </w:r>
      </w:ins>
      <w:r>
        <w:rPr>
          <w:rFonts w:ascii="Arial" w:hAnsi="Arial" w:cs="Arial"/>
          <w:sz w:val="28"/>
          <w:szCs w:val="28"/>
        </w:rPr>
        <w:t xml:space="preserve"> se </w:t>
      </w:r>
      <w:del w:id="1752214488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há</w:delText>
        </w:r>
      </w:del>
      <w:ins w:id="1752214489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o acórdão incorreu em</w:t>
        </w:r>
      </w:ins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omissão</w:t>
      </w:r>
      <w:r>
        <w:rPr>
          <w:rFonts w:ascii="Arial" w:hAnsi="Arial" w:cs="Arial"/>
          <w:sz w:val="28"/>
          <w:szCs w:val="28"/>
        </w:rPr>
        <w:t xml:space="preserve"> </w:t>
      </w:r>
      <w:del w:id="1752214490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no</w:delText>
        </w:r>
      </w:del>
      <w:ins w:id="1752214491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quanto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752214492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acórdão</w:delText>
        </w:r>
      </w:del>
      <w:ins w:id="1752214493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ao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752214494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embargado</w:delText>
        </w:r>
      </w:del>
      <w:ins w:id="1752214495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art</w:t>
        </w:r>
      </w:ins>
      <w:r>
        <w:rPr>
          <w:rFonts w:ascii="Arial" w:hAnsi="Arial" w:cs="Arial"/>
          <w:sz w:val="28"/>
          <w:szCs w:val="28"/>
        </w:rPr>
        <w:t xml:space="preserve">.</w:t>
      </w:r>
      <w:ins w:id="1752214496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 104 da Instrução Normativa nº 16/2017 e ao art. 1.219 do Código Civil.</w:t>
        </w:r>
      </w:ins>
      <w:commentRangeEnd w:id="1752213465"/>
      <w:r>
        <w:rPr>
          <w:rStyle w:val="CommentReference"/>
        </w:rPr>
        <w:commentReference w:id="1752213465"/>
      </w:r>
    </w:p>
    <w:p w:rsidRPr="0034247B" w:rsidR="0045675A" w:rsidP="0045675A" w:rsidRDefault="0045675A" w14:paraId="47DE85C2" w14:textId="7777777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III. Razões de decidir</w:t>
      </w:r>
    </w:p>
    <w:p w:rsidR="0045675A" w:rsidP="0045675A" w:rsidRDefault="0045675A" w14:paraId="3EBE3BAB" w14:textId="77777777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commentRangeStart w:id="1752213466"/>
      <w:del w:id="1752214497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3</w:delText>
        </w:r>
      </w:del>
      <w:ins w:id="1752214498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5</w:t>
        </w:r>
      </w:ins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Inexiste omissão quando </w:t>
      </w:r>
      <w:del w:id="1752214499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os</w:delText>
        </w:r>
      </w:del>
      <w:ins w:id="1752214500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752214501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tópicos</w:delText>
        </w:r>
      </w:del>
      <w:ins w:id="1752214502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acórdão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752214503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questionados</w:delText>
        </w:r>
      </w:del>
      <w:ins w:id="1752214504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enfrenta,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752214505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foram</w:delText>
        </w:r>
      </w:del>
      <w:ins w:id="1752214506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de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752214507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analisados</w:delText>
        </w:r>
      </w:del>
      <w:ins w:id="1752214508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modo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752214509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no</w:delText>
        </w:r>
      </w:del>
      <w:ins w:id="1752214510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suficiente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752214511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voto</w:delText>
        </w:r>
      </w:del>
      <w:ins w:id="1752214512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e fundamentado, as questões relevantes para o julgamento</w:t>
        </w:r>
      </w:ins>
      <w:r>
        <w:rPr>
          <w:rFonts w:ascii="Arial" w:hAnsi="Arial" w:cs="Arial"/>
          <w:sz w:val="28"/>
          <w:szCs w:val="28"/>
        </w:rPr>
        <w:t xml:space="preserve">.</w:t>
      </w:r>
      <w:commentRangeEnd w:id="1752213466"/>
      <w:r>
        <w:rPr>
          <w:rStyle w:val="CommentReference"/>
        </w:rPr>
        <w:commentReference w:id="1752213466"/>
      </w:r>
    </w:p>
    <w:p w:rsidR="0045675A" w:rsidP="0045675A" w:rsidRDefault="0045675A" w14:paraId="2303E0F2" w14:textId="77777777">
      <w:pPr>
        <w:pStyle w:val="PargrafodaLista"/>
        <w:spacing w:after="0" w:line="360" w:lineRule="auto"/>
        <w:ind w:left="0"/>
        <w:jc w:val="both"/>
        <w:rPr>
          <w:ins w:id="1752214515" w:author="Assessor GDSXSR" w:date="2026-10-28T02:20:14Z"/>
          <w:rFonts w:ascii="Arial" w:hAnsi="Arial" w:cs="Arial"/>
          <w:sz w:val="28"/>
          <w:szCs w:val="28"/>
        </w:rPr>
      </w:pPr>
      <w:del w:id="1752214513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4</w:delText>
        </w:r>
      </w:del>
      <w:ins w:id="1752214514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6</w:t>
        </w:r>
      </w:ins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Os </w:t>
      </w:r>
      <w:r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embargos de declaração prestam-se a sanar os vícios de obscuridade, contradição ou omissão dos julgados e corrigir erro material (CPC 1022), não podendo ser utilizados para provocar nova apreciação da matéria.</w:t>
      </w:r>
    </w:p>
    <w:p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ins w:id="1752214516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7. O acórdão embargado examinou a Instrução Normativa nº 16/2017 e decidiu a indenização das benfeitorias úteis pelo art. 35 da Lei nº 8.245/1991 e pela cláusula contratual de renúncia, de modo que o embargante apenas busca a rediscussão do mérito.</w:t>
        </w:r>
      </w:ins>
    </w:p>
    <w:p w:rsidRPr="0034247B" w:rsidR="0045675A" w:rsidP="0045675A" w:rsidRDefault="0045675A" w14:paraId="3CFFD1B9" w14:textId="77777777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9AF7D3E">
        <w:rPr>
          <w:rFonts w:ascii="Arial" w:hAnsi="Arial" w:cs="Arial"/>
          <w:b/>
          <w:bCs/>
          <w:sz w:val="28"/>
          <w:szCs w:val="28"/>
        </w:rPr>
        <w:t>IV. Dispositivo</w:t>
      </w:r>
    </w:p>
    <w:p w:rsidR="0045675A" w:rsidP="0045675A" w:rsidRDefault="0045675A" w14:paraId="3D1D72B6" w14:textId="669C94E8">
      <w:p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8"/>
          <w:szCs w:val="28"/>
        </w:rPr>
      </w:pPr>
      <w:commentRangeStart w:id="1752213468"/>
      <w:del w:id="1752214517" w:author="Assessor GDSXSR" w:date="2026-10-28T02:20:14Z">
        <w:r>
          <w:rPr>
            <w:rFonts w:ascii="Arial" w:hAnsi="Arial" w:eastAsia="Arial" w:cs="Arial"/>
            <w:color w:val="000000" w:themeColor="text1" w:themeTint="FF" w:themeShade="FF"/>
            <w:sz w:val="28"/>
            <w:szCs w:val="28"/>
          </w:rPr>
          <w:delText xml:space="preserve">5</w:delText>
        </w:r>
      </w:del>
      <w:ins w:id="1752214518" w:author="Assessor GDSXSR" w:date="2026-10-28T02:20:14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8</w:t>
        </w:r>
      </w:ins>
      <w:r>
        <w:rPr>
          <w:rFonts w:ascii="Arial" w:hAnsi="Arial" w:eastAsia="Arial" w:cs="Arial"/>
          <w:color w:val="000000" w:themeColor="text1" w:themeTint="FF" w:themeShade="FF"/>
          <w:sz w:val="28"/>
          <w:szCs w:val="28"/>
        </w:rPr>
        <w:t xml:space="preserve">. </w:t>
      </w:r>
      <w:r>
        <w:rPr>
          <w:rFonts w:ascii="Arial" w:hAnsi="Arial" w:eastAsia="Arial" w:cs="Arial"/>
          <w:color w:val="000000" w:themeColor="text1" w:themeTint="FF" w:themeShade="FF"/>
          <w:sz w:val="28"/>
          <w:szCs w:val="28"/>
        </w:rPr>
        <w:t xml:space="preserve">Negou-se provimento aos embargos de declaração </w:t>
      </w:r>
      <w:del w:id="1752214519" w:author="Assessor GDSXSR" w:date="2026-10-28T02:20:14Z">
        <w:r>
          <w:rPr>
            <w:rFonts w:ascii="Arial" w:hAnsi="Arial" w:eastAsia="Arial" w:cs="Arial"/>
            <w:color w:val="000000" w:themeColor="text1" w:themeTint="FF" w:themeShade="FF"/>
            <w:sz w:val="28"/>
            <w:szCs w:val="28"/>
          </w:rPr>
          <w:delText xml:space="preserve">opostos</w:delText>
        </w:r>
      </w:del>
      <w:ins w:id="1752214520" w:author="Assessor GDSXSR" w:date="2026-10-28T02:20:14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do</w:t>
        </w:r>
      </w:ins>
      <w:r>
        <w:rPr>
          <w:rFonts w:ascii="Arial" w:hAnsi="Arial" w:eastAsia="Arial" w:cs="Arial"/>
          <w:color w:val="000000" w:themeColor="text1" w:themeTint="FF" w:themeShade="FF"/>
          <w:sz w:val="28"/>
          <w:szCs w:val="28"/>
        </w:rPr>
        <w:t xml:space="preserve"> </w:t>
      </w:r>
      <w:del w:id="1752214521" w:author="Assessor GDSXSR" w:date="2026-10-28T02:20:14Z">
        <w:r>
          <w:rPr>
            <w:rFonts w:ascii="Arial" w:hAnsi="Arial" w:eastAsia="Arial" w:cs="Arial"/>
            <w:color w:val="000000" w:themeColor="text1" w:themeTint="FF" w:themeShade="FF"/>
            <w:sz w:val="28"/>
            <w:szCs w:val="28"/>
          </w:rPr>
          <w:delText xml:space="preserve">pelo réu/</w:delText>
        </w:r>
      </w:del>
      <w:r>
        <w:rPr>
          <w:rFonts w:ascii="Arial" w:hAnsi="Arial" w:eastAsia="Arial" w:cs="Arial"/>
          <w:color w:val="000000" w:themeColor="text1" w:themeTint="FF" w:themeShade="FF"/>
          <w:sz w:val="28"/>
          <w:szCs w:val="28"/>
        </w:rPr>
        <w:t xml:space="preserve">apelante</w:t>
      </w:r>
      <w:r>
        <w:rPr>
          <w:rFonts w:ascii="Arial" w:hAnsi="Arial" w:eastAsia="Arial" w:cs="Arial"/>
          <w:color w:val="000000" w:themeColor="text1" w:themeTint="FF" w:themeShade="FF"/>
          <w:sz w:val="28"/>
          <w:szCs w:val="28"/>
        </w:rPr>
        <w:t xml:space="preserve">.</w:t>
      </w:r>
      <w:commentRangeEnd w:id="1752213468"/>
      <w:r>
        <w:rPr>
          <w:rStyle w:val="CommentReference"/>
        </w:rPr>
        <w:commentReference w:id="1752213468"/>
      </w:r>
    </w:p>
    <w:p w:rsidR="0045675A" w:rsidP="0045675A" w:rsidRDefault="0045675A" w14:paraId="2DC6750D" w14:textId="77777777">
      <w:pPr>
        <w:spacing w:after="0" w:line="360" w:lineRule="auto"/>
        <w:jc w:val="both"/>
        <w:rPr>
          <w:ins w:id="1752214522" w:author="Assessor GDSXSR" w:date="2026-10-28T02:20:14Z"/>
          <w:rFonts w:ascii="Arial" w:hAnsi="Arial" w:eastAsia="Arial" w:cs="Arial"/>
          <w:color w:val="000000" w:themeColor="text1"/>
          <w:sz w:val="28"/>
          <w:szCs w:val="28"/>
        </w:rPr>
      </w:pPr>
      <w:r w:rsidRPr="30EA060F" w:rsidR="0A8E0B6F">
        <w:rPr>
          <w:rFonts w:ascii="Arial" w:hAnsi="Arial" w:eastAsia="Arial" w:cs="Arial"/>
          <w:color w:val="000000" w:themeColor="text1" w:themeTint="FF" w:themeShade="FF"/>
          <w:sz w:val="28"/>
          <w:szCs w:val="28"/>
        </w:rPr>
        <w:t>______</w:t>
      </w:r>
    </w:p>
    <w:p>
      <w:p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8"/>
          <w:szCs w:val="28"/>
        </w:rPr>
      </w:pPr>
      <w:ins w:id="1752214523" w:author="Assessor GDSXSR" w:date="2026-10-28T02:20:14Z">
        <w:r>
          <w:rPr>
            <w:i/>
            <w:rFonts w:ascii="Arial" w:hAnsi="Arial" w:eastAsia="Arial" w:cs="Arial"/>
            <w:color w:val="808080"/>
            <w:sz w:val="26"/>
            <w:szCs w:val="28"/>
          </w:rPr>
          <w:t xml:space="preserve">Dispositivos relevantes citados:</w:t>
        </w:r>
        <w:r>
          <w:rPr>
            <w:rFonts w:ascii="Arial" w:hAnsi="Arial" w:eastAsia="Arial" w:cs="Arial"/>
            <w:color w:val="808080"/>
            <w:sz w:val="26"/>
            <w:szCs w:val="28"/>
          </w:rPr>
          <w:t xml:space="preserve"> CPC, art. 1.022; CC, art. 1.219; Lei nº 8.245/1991, art. 35.</w:t>
        </w:r>
      </w:ins>
    </w:p>
    <w:p w:rsidR="0045675A" w:rsidP="0045675A" w:rsidRDefault="0045675A" w14:paraId="5B8E9D20" w14:textId="1F6B75EF">
      <w:pPr>
        <w:spacing w:after="0" w:line="360" w:lineRule="auto"/>
        <w:jc w:val="both"/>
        <w:rPr>
          <w:ins w:id="1752214528" w:author="Assessor GDSXSR" w:date="2026-10-28T02:20:14Z"/>
        </w:rPr>
      </w:pPr>
      <w:commentRangeStart w:id="1752213469"/>
      <w:r>
        <w:rPr>
          <w:rFonts w:ascii="Arial" w:hAnsi="Arial" w:eastAsia="Arial" w:cs="Arial"/>
          <w:i w:val="1"/>
          <w:iCs w:val="1"/>
          <w:color w:val="000000" w:themeColor="text1" w:themeTint="FF" w:themeShade="FF"/>
          <w:sz w:val="26"/>
          <w:szCs w:val="26"/>
        </w:rPr>
        <w:t xml:space="preserve">Jurisprudência relevante citada:</w:t>
      </w:r>
      <w:del w:id="1752214524" w:author="Assessor GDSXSR" w:date="2026-10-28T02:20:14Z">
        <w:r>
          <w:rPr>
            <w:rFonts w:ascii="Arial" w:hAnsi="Arial" w:eastAsia="Arial" w:cs="Arial"/>
            <w:i w:val="0"/>
            <w:iCs w:val="0"/>
            <w:color w:val="7B7B7B" w:themeColor="accent3" w:themeTint="FF" w:themeShade="BF"/>
            <w:sz w:val="26"/>
            <w:szCs w:val="26"/>
          </w:rPr>
          <w:delText xml:space="preserve"> </w:delText>
        </w:r>
        <w:r>
          <w:rPr>
            <w:rFonts w:ascii="Arial" w:hAnsi="Arial" w:eastAsia="Arial" w:cs="Arial"/>
            <w:i w:val="0"/>
            <w:iCs w:val="0"/>
            <w:color w:val="7B7B7B" w:themeColor="accent3" w:themeTint="FF" w:themeShade="BF"/>
            <w:sz w:val="26"/>
            <w:szCs w:val="26"/>
          </w:rPr>
          <w:delText xml:space="preserve">STJ, EDcl no AREsp nº 3.167.241/SP, Rel. Min. Francisco Falcão, Segunda Turma, j. 01/10/2026, DJEN 05/10/2026; TJDFT, Acórdão 2110043, Processo nº 0726012-41.2024.8.07.0020, Rel. Luis Eduardo Yatsuda Arima, Primeira Turma Recursal, j. 15/04/2026, DJe 28/04/2026;</w:delText>
        </w:r>
      </w:del>
      <w:r>
        <w:rPr>
          <w:rFonts w:ascii="Arial" w:hAnsi="Arial" w:eastAsia="Arial" w:cs="Arial"/>
          <w:i w:val="0"/>
          <w:iCs w:val="0"/>
          <w:color w:val="7B7B7B" w:themeColor="accent3" w:themeTint="FF" w:themeShade="BF"/>
          <w:sz w:val="26"/>
          <w:szCs w:val="26"/>
        </w:rPr>
        <w:t xml:space="preserve"> TJDFT, Acórdão 2113135, Processo nº 0718731-34.2024.8.07.0020, Rel</w:t>
      </w:r>
      <w:ins w:id="1752214525" w:author="Assessor GDSXSR" w:date="2026-10-28T02:20:14Z">
        <w:r>
          <w:rPr>
            <w:rFonts w:ascii="Arial" w:hAnsi="Arial" w:eastAsia="Arial" w:cs="Arial"/>
            <w:i w:val="0"/>
            <w:iCs w:val="0"/>
            <w:color w:val="808080"/>
            <w:sz w:val="26"/>
            <w:szCs w:val="26"/>
          </w:rPr>
          <w:t xml:space="preserve">. Des</w:t>
        </w:r>
      </w:ins>
      <w:r>
        <w:rPr>
          <w:rFonts w:ascii="Arial" w:hAnsi="Arial" w:eastAsia="Arial" w:cs="Arial"/>
          <w:i w:val="0"/>
          <w:iCs w:val="0"/>
          <w:color w:val="7B7B7B" w:themeColor="accent3" w:themeTint="FF" w:themeShade="BF"/>
          <w:sz w:val="26"/>
          <w:szCs w:val="26"/>
        </w:rPr>
        <w:t xml:space="preserve">. Aiston Henrique de Sousa, 4ª Turma Cível, j. 08/04/2026, DJe 06/05/2026</w:t>
      </w:r>
      <w:del w:id="1752214526" w:author="Assessor GDSXSR" w:date="2026-10-28T02:20:14Z">
        <w:r>
          <w:rPr>
            <w:rFonts w:ascii="Arial" w:hAnsi="Arial" w:eastAsia="Arial" w:cs="Arial"/>
            <w:i w:val="0"/>
            <w:iCs w:val="0"/>
            <w:color w:val="7B7B7B" w:themeColor="accent3" w:themeTint="FF" w:themeShade="BF"/>
            <w:sz w:val="26"/>
            <w:szCs w:val="26"/>
          </w:rPr>
          <w:delText xml:space="preserve">; TJDFT, Acórdão 1017110, APC nº 20140610151735, Rel</w:delText>
        </w:r>
      </w:del>
      <w:r>
        <w:rPr>
          <w:rFonts w:ascii="Arial" w:hAnsi="Arial" w:eastAsia="Arial" w:cs="Arial"/>
          <w:i w:val="0"/>
          <w:iCs w:val="0"/>
          <w:color w:val="7B7B7B" w:themeColor="accent3" w:themeTint="FF" w:themeShade="BF"/>
          <w:sz w:val="26"/>
          <w:szCs w:val="26"/>
        </w:rPr>
        <w:t xml:space="preserve">.</w:t>
      </w:r>
      <w:del w:id="1752214527" w:author="Assessor GDSXSR" w:date="2026-10-28T02:20:14Z">
        <w:r>
          <w:rPr>
            <w:rFonts w:ascii="Arial" w:hAnsi="Arial" w:eastAsia="Arial" w:cs="Arial"/>
            <w:i w:val="0"/>
            <w:iCs w:val="0"/>
            <w:color w:val="7B7B7B" w:themeColor="accent3" w:themeTint="FF" w:themeShade="BF"/>
            <w:sz w:val="26"/>
            <w:szCs w:val="26"/>
          </w:rPr>
          <w:delText xml:space="preserve"> Romeu Gonzaga Neiva, 4ª Turma Cível, j. 11/05/2017, DJe 24/05/2017.</w:delText>
        </w:r>
      </w:del>
      <w:commentRangeEnd w:id="1752213469"/>
      <w:r>
        <w:rPr>
          <w:rStyle w:val="CommentReference"/>
        </w:rPr>
        <w:commentReference w:id="1752213469"/>
      </w:r>
    </w:p>
    <w:p>
      <w:pPr>
        <w:spacing w:after="0" w:line="360" w:lineRule="auto"/>
        <w:jc w:val="both"/>
        <w:rPr>
          <w:ins w:id="1752214530" w:author="Assessor GDSXSR" w:date="2026-10-28T02:20:14Z"/>
        </w:rPr>
      </w:pPr>
      <w:ins w:id="1752214529" w:author="Assessor GDSXSR" w:date="2026-10-28T02:20:14Z">
        <w:r>
          <w:rPr>
            <w:rFonts w:ascii="Arial" w:hAnsi="Arial" w:eastAsia="Arial" w:cs="Arial"/>
            <w:b/>
            <w:i w:val="0"/>
            <w:iCs w:val="0"/>
            <w:color w:val="EE0000"/>
            <w:sz w:val="28"/>
            <w:szCs w:val="26"/>
            <w:highlight w:val="yellow"/>
          </w:rPr>
          <w:t xml:space="preserve">RESUMO DOS EMBARGOS EM SENTIDO CONTRÁRIO AO VOTO</w:t>
        </w:r>
      </w:ins>
    </w:p>
    <w:p>
      <w:pPr>
        <w:spacing w:after="0" w:line="360" w:lineRule="auto"/>
        <w:jc w:val="both"/>
        <w:rPr>
          <w:ins w:id="1752214532" w:author="Assessor GDSXSR" w:date="2026-10-28T02:20:14Z"/>
        </w:rPr>
      </w:pPr>
      <w:ins w:id="1752214531" w:author="Assessor GDSXSR" w:date="2026-10-28T02:20:14Z">
        <w:r>
          <w:rPr>
            <w:rFonts w:ascii="Arial" w:hAnsi="Arial" w:cs="Arial"/>
            <w:b/>
            <w:i w:val="0"/>
            <w:color w:val="EE0000"/>
            <w:sz w:val="28"/>
          </w:rPr>
          <w:t xml:space="preserve">I. RAZÕES RECURSAIS</w:t>
        </w:r>
      </w:ins>
    </w:p>
    <w:p>
      <w:pPr>
        <w:spacing w:after="0" w:line="360" w:lineRule="auto"/>
        <w:jc w:val="both"/>
        <w:rPr>
          <w:ins w:id="1752214534" w:author="Assessor GDSXSR" w:date="2026-10-28T02:20:14Z"/>
        </w:rPr>
      </w:pPr>
      <w:ins w:id="1752214533" w:author="Assessor GDSXSR" w:date="2026-10-28T02:20:14Z">
        <w:r>
          <w:rPr>
            <w:rFonts w:ascii="Arial" w:hAnsi="Arial" w:cs="Arial"/>
            <w:b/>
            <w:i w:val="0"/>
            <w:color w:val="EE0000"/>
            <w:sz w:val="28"/>
          </w:rPr>
          <w:t xml:space="preserve">Omissão quanto à Instrução Normativa nº 16/2017</w:t>
        </w:r>
      </w:ins>
    </w:p>
    <w:p>
      <w:pPr>
        <w:spacing w:after="0" w:line="360" w:lineRule="auto"/>
        <w:jc w:val="both"/>
        <w:rPr>
          <w:ins w:id="1752214536" w:author="Assessor GDSXSR" w:date="2026-10-28T02:20:14Z"/>
        </w:rPr>
      </w:pPr>
      <w:ins w:id="1752214535" w:author="Assessor GDSXSR" w:date="2026-10-28T02:20:14Z">
        <w:r>
          <w:rPr>
            <w:rFonts w:ascii="Arial" w:hAnsi="Arial" w:cs="Arial"/>
            <w:b w:val="0"/>
            <w:i w:val="0"/>
            <w:color w:val="EE0000"/>
            <w:sz w:val="28"/>
          </w:rPr>
          <w:t xml:space="preserve">1. O embargante sustenta que o acórdão deixou de enfrentar o argumento fundado no art. 104 da Instrução Normativa nº 16/2017, invocado para demonstrar que a substituição das cerâmicas configurou benfeitoria necessária.</w:t>
        </w:r>
      </w:ins>
    </w:p>
    <w:p>
      <w:pPr>
        <w:spacing w:after="0" w:line="360" w:lineRule="auto"/>
        <w:jc w:val="both"/>
        <w:rPr>
          <w:ins w:id="1752214538" w:author="Assessor GDSXSR" w:date="2026-10-28T02:20:14Z"/>
        </w:rPr>
      </w:pPr>
      <w:ins w:id="1752214537" w:author="Assessor GDSXSR" w:date="2026-10-28T02:20:14Z">
        <w:r>
          <w:rPr>
            <w:rFonts w:ascii="Arial" w:hAnsi="Arial" w:cs="Arial"/>
            <w:b/>
            <w:i w:val="0"/>
            <w:color w:val="EE0000"/>
            <w:sz w:val="28"/>
          </w:rPr>
          <w:t xml:space="preserve">Omissão quanto ao art. 1.219 do Código Civil</w:t>
        </w:r>
      </w:ins>
    </w:p>
    <w:p>
      <w:pPr>
        <w:spacing w:after="0" w:line="360" w:lineRule="auto"/>
        <w:jc w:val="both"/>
        <w:rPr>
          <w:ins w:id="1752214540" w:author="Assessor GDSXSR" w:date="2026-10-28T02:20:14Z"/>
        </w:rPr>
      </w:pPr>
      <w:ins w:id="1752214539" w:author="Assessor GDSXSR" w:date="2026-10-28T02:20:14Z">
        <w:r>
          <w:rPr>
            <w:rFonts w:ascii="Arial" w:hAnsi="Arial" w:cs="Arial"/>
            <w:b w:val="0"/>
            <w:i w:val="0"/>
            <w:color w:val="EE0000"/>
            <w:sz w:val="28"/>
          </w:rPr>
          <w:t xml:space="preserve">2. Alega que houve omissão quanto à aplicação do art. 1.219 do Código Civil, que assegura a indenização de benfeitorias úteis ao possuidor de boa-fé.</w:t>
        </w:r>
      </w:ins>
    </w:p>
    <w:p>
      <w:pPr>
        <w:spacing w:after="0" w:line="360" w:lineRule="auto"/>
        <w:jc w:val="both"/>
        <w:rPr>
          <w:ins w:id="1752214542" w:author="Assessor GDSXSR" w:date="2026-10-28T02:20:14Z"/>
        </w:rPr>
      </w:pPr>
      <w:ins w:id="1752214541" w:author="Assessor GDSXSR" w:date="2026-10-28T02:20:14Z">
        <w:r>
          <w:rPr>
            <w:rFonts w:ascii="Arial" w:hAnsi="Arial" w:cs="Arial"/>
            <w:b/>
            <w:i w:val="0"/>
            <w:color w:val="EE0000"/>
            <w:sz w:val="28"/>
          </w:rPr>
          <w:t xml:space="preserve">Aptidão das omissões para alterar o resultado</w:t>
        </w:r>
      </w:ins>
    </w:p>
    <w:p>
      <w:pPr>
        <w:spacing w:after="0" w:line="360" w:lineRule="auto"/>
        <w:jc w:val="both"/>
        <w:rPr>
          <w:ins w:id="1752214544" w:author="Assessor GDSXSR" w:date="2026-10-28T02:20:14Z"/>
        </w:rPr>
      </w:pPr>
      <w:ins w:id="1752214543" w:author="Assessor GDSXSR" w:date="2026-10-28T02:20:14Z">
        <w:r>
          <w:rPr>
            <w:rFonts w:ascii="Arial" w:hAnsi="Arial" w:cs="Arial"/>
            <w:b w:val="0"/>
            <w:i w:val="0"/>
            <w:color w:val="EE0000"/>
            <w:sz w:val="28"/>
          </w:rPr>
          <w:t xml:space="preserve">3. Afirma que as omissões são aptas a modificar o resultado do julgamento quanto ao direito ao ressarcimento das despesas realizadas.</w:t>
        </w:r>
      </w:ins>
    </w:p>
    <w:p>
      <w:pPr>
        <w:spacing w:after="0" w:line="360" w:lineRule="auto"/>
        <w:jc w:val="both"/>
        <w:rPr>
          <w:ins w:id="1752214546" w:author="Assessor GDSXSR" w:date="2026-10-28T02:20:14Z"/>
        </w:rPr>
      </w:pPr>
      <w:ins w:id="1752214545" w:author="Assessor GDSXSR" w:date="2026-10-28T02:20:14Z">
        <w:r>
          <w:rPr>
            <w:rFonts w:ascii="Arial" w:hAnsi="Arial" w:cs="Arial"/>
            <w:b/>
            <w:i w:val="0"/>
            <w:color w:val="EE0000"/>
            <w:sz w:val="28"/>
          </w:rPr>
          <w:t xml:space="preserve">II. PEDIDO</w:t>
        </w:r>
      </w:ins>
    </w:p>
    <w:p>
      <w:pPr>
        <w:spacing w:after="0" w:line="360" w:lineRule="auto"/>
        <w:jc w:val="both"/>
        <w:rPr/>
      </w:pPr>
      <w:ins w:id="1752214547" w:author="Assessor GDSXSR" w:date="2026-10-28T02:20:14Z">
        <w:r>
          <w:rPr>
            <w:rFonts w:ascii="Arial" w:hAnsi="Arial" w:cs="Arial"/>
            <w:b w:val="0"/>
            <w:i w:val="0"/>
            <w:color w:val="EE0000"/>
            <w:sz w:val="28"/>
          </w:rPr>
          <w:t xml:space="preserve">Requer o provimento dos embargos de declaração para que seja sanada a omissão apontada.</w:t>
        </w:r>
      </w:ins>
    </w:p>
    <w:p w:rsidR="0045675A" w:rsidP="30EA060F" w:rsidRDefault="0045675A" w14:paraId="629E57BE" w14:textId="240CEF47">
      <w:pPr>
        <w:spacing w:after="0" w:line="360" w:lineRule="auto"/>
        <w:jc w:val="both"/>
        <w:rPr>
          <w:rFonts w:ascii="Arial" w:hAnsi="Arial" w:eastAsia="Arial" w:cs="Arial"/>
          <w:i w:val="1"/>
          <w:iCs w:val="1"/>
          <w:color w:val="000000" w:themeColor="text1"/>
          <w:sz w:val="26"/>
          <w:szCs w:val="26"/>
        </w:rPr>
      </w:pPr>
    </w:p>
    <w:p w:rsidR="0045675A" w:rsidP="008E39A8" w:rsidRDefault="0045675A" w14:paraId="59DEB407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="0045675A" w:rsidP="008E39A8" w:rsidRDefault="0045675A" w14:paraId="49331EEF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Pr="00DB1301" w:rsidR="00DB1301" w:rsidP="00DB1301" w:rsidRDefault="008E39A8" w14:paraId="1A81F1B5" w14:textId="763B4571">
      <w:pPr>
        <w:pageBreakBefore/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  <w:pPrChange w:id="1752214548" w:author="Assessor GDSXSR" w:date="2026-10-28T02:20:14Z">
          <w:pPr>
            <w:spacing w:after="0" w:line="360" w:lineRule="auto"/>
            <w:jc w:val="center"/>
          </w:pPr>
        </w:pPrChange>
      </w:pPr>
      <w:r>
        <w:rPr>
          <w:rFonts w:ascii="Arial" w:hAnsi="Arial" w:cs="Arial"/>
          <w:b/>
          <w:bCs/>
          <w:sz w:val="28"/>
          <w:szCs w:val="28"/>
        </w:rPr>
        <w:t>RELATÓRIO</w:t>
      </w:r>
    </w:p>
    <w:p w:rsidR="00DB1301" w:rsidP="00DB1301" w:rsidRDefault="00DB1301" w14:paraId="7084C116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DB1301" w:rsidP="00DB1301" w:rsidRDefault="008E39A8" w14:paraId="2FF04F6C" w14:textId="20E496E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752213470"/>
      <w:r>
        <w:rPr>
          <w:rFonts w:ascii="Arial" w:hAnsi="Arial" w:cs="Arial"/>
          <w:sz w:val="28"/>
          <w:szCs w:val="28"/>
        </w:rPr>
        <w:t xml:space="preserve">O </w:t>
      </w:r>
      <w:del w:id="1752214549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réu</w:delText>
        </w:r>
        <w:r>
          <w:rPr>
            <w:rFonts w:ascii="Arial" w:hAnsi="Arial" w:cs="Arial"/>
            <w:sz w:val="28"/>
            <w:szCs w:val="28"/>
          </w:rPr>
          <w:delText xml:space="preserve">/</w:delText>
        </w:r>
      </w:del>
      <w:r>
        <w:rPr>
          <w:rFonts w:ascii="Arial" w:hAnsi="Arial" w:cs="Arial"/>
          <w:sz w:val="28"/>
          <w:szCs w:val="28"/>
        </w:rPr>
        <w:t xml:space="preserve">apelante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Tariq </w:t>
      </w:r>
      <w:r>
        <w:rPr>
          <w:rFonts w:ascii="Arial" w:hAnsi="Arial" w:cs="Arial"/>
          <w:sz w:val="28"/>
          <w:szCs w:val="28"/>
        </w:rPr>
        <w:t xml:space="preserve">Jarbou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opõe embargos de declaração contra o v. acórdão que negou provimento ao apelo e ostenta a seguinte ementa:</w:t>
      </w:r>
      <w:commentRangeEnd w:id="1752213470"/>
      <w:r>
        <w:rPr>
          <w:rStyle w:val="CommentReference"/>
        </w:rPr>
        <w:commentReference w:id="1752213470"/>
      </w:r>
    </w:p>
    <w:p w:rsidR="00DB1301" w:rsidP="3BEDED47" w:rsidRDefault="008E39A8" w14:paraId="3EF3A49D" w14:textId="2BA9FD51">
      <w:pPr>
        <w:pStyle w:val="Normal"/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7E702EEE" w:rsidP="30EA060F" w:rsidRDefault="7E702EEE" w14:paraId="48643B60" w14:textId="7C3475BB">
      <w:pPr>
        <w:spacing w:after="0" w:line="360" w:lineRule="auto"/>
        <w:ind w:left="2268"/>
        <w:jc w:val="both"/>
      </w:pPr>
      <w:r w:rsidRPr="3BEDED47" w:rsidR="44AC7B10">
        <w:rPr>
          <w:rFonts w:ascii="Arial" w:hAnsi="Arial" w:cs="Arial"/>
          <w:i w:val="1"/>
          <w:iCs w:val="1"/>
          <w:sz w:val="26"/>
          <w:szCs w:val="26"/>
        </w:rPr>
        <w:t>"</w:t>
      </w:r>
      <w:r w:rsidRPr="3BEDED47" w:rsidR="7E702EEE">
        <w:rPr>
          <w:rFonts w:ascii="Arial" w:hAnsi="Arial" w:cs="Arial"/>
          <w:i w:val="1"/>
          <w:iCs w:val="1"/>
          <w:sz w:val="26"/>
          <w:szCs w:val="26"/>
        </w:rPr>
        <w:t>APELAÇÃO CÍVEL. DIREITO CIVIL E PROCESSUAL CIVIL. LOCAÇÃO DE IMÓVEL COMERCIAL. AÇÃO DE COBRANÇA CUMULADA COM RECONVENÇÃO. BENFEITORIAS. SUBSTITUIÇÃO DE CERÂMICAS PARA ADEQUAÇÃO À ATIVIDADE COMERCIAL E ÀS EXIGÊNCIAS SANITÁRIAS. BENFEITORIA ÚTIL. AUSÊNCIA DE AUTORIZAÇÃO DO LOCADOR. CLÁUSULA CONTRATUAL DE RENÚNCIA À INDENIZAÇÃO. SENTENÇA ILÍQUIDA. APURAÇÃO DO QUANTUM EM LIQUIDAÇÃO DE SENTENÇA. RECURSO NÃO PROVIDO.</w:t>
      </w:r>
    </w:p>
    <w:p w:rsidR="7E702EEE" w:rsidP="30EA060F" w:rsidRDefault="7E702EEE" w14:paraId="2B6F6C76" w14:textId="0F24E1C6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I. Caso em exame</w:t>
      </w:r>
    </w:p>
    <w:p w:rsidR="7E702EEE" w:rsidP="30EA060F" w:rsidRDefault="7E702EEE" w14:paraId="59CA34B4" w14:textId="09586AC6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1. Ação de cobrança proposta por pessoa natural contra pessoas naturais, visando ao ressarcimento de R$ 5.370,82, atualizado até abril de 2025, referentes às despesas necessárias para restabelecer imóvel comercial ao estado original após a devolução do bem locado, em 26/11/2024.</w:t>
      </w:r>
    </w:p>
    <w:p w:rsidR="7E702EEE" w:rsidP="30EA060F" w:rsidRDefault="7E702EEE" w14:paraId="32A3D55B" w14:textId="4371766B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2. Em reconvenção, o réu pleiteou ressarcimento de R$ 5.828,24 por despesas realizadas com conserto de infiltração, substituição de registro hidráulico, troca de cerâmicas e instalação de porta metálica, além da inclusão da administradora imobiliária no polo passivo.</w:t>
      </w:r>
    </w:p>
    <w:p w:rsidR="7E702EEE" w:rsidP="30EA060F" w:rsidRDefault="7E702EEE" w14:paraId="493011CC" w14:textId="6F956FC3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3. A sentença julgou procedente o pedido principal para condenar os réus ao ressarcimento das despesas de recomposição do imóvel e julgou parcialmente procedente a reconvenção para condenar o locador ao ressarcimento apenas dos gastos com conserto da infiltração e substituição do registro hidráulico, rejeitando o pedido relativo às cerâmicas, à porta metálica e em relação à administradora imobiliária.</w:t>
      </w:r>
    </w:p>
    <w:p w:rsidR="7E702EEE" w:rsidP="30EA060F" w:rsidRDefault="7E702EEE" w14:paraId="7C80A6F8" w14:textId="7DF35032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4. O réu/reconvinte apelou sustentando: (i) natureza de benfeitoria necessária da substituição das cerâmicas, por motivos de segurança, salubridade e adequação às normas sanitárias; (ii) direito ao ressarcimento integral das despesas, com fundamento nos arts. 1.219 do Código Civil e 35 da Lei nº 8.245/1991; e (iii) nulidade da sentença por ausência de liquidez e individualização dos valores condenatórios.</w:t>
      </w:r>
    </w:p>
    <w:p w:rsidR="7E702EEE" w:rsidP="30EA060F" w:rsidRDefault="7E702EEE" w14:paraId="4D0F1A46" w14:textId="080B96DE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II. Questão em discussão</w:t>
      </w:r>
    </w:p>
    <w:p w:rsidR="7E702EEE" w:rsidP="30EA060F" w:rsidRDefault="7E702EEE" w14:paraId="7B2B87CC" w14:textId="0722E009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5. Há duas questões em discussão: (i) saber se a substituição das cerâmicas do imóvel locado configura benfeitoria necessária indenizável; e (ii) saber se a sentença padece de nulidade por não individualizar os valores objeto das condenações.</w:t>
      </w:r>
    </w:p>
    <w:p w:rsidR="7E702EEE" w:rsidP="30EA060F" w:rsidRDefault="7E702EEE" w14:paraId="2E6CD630" w14:textId="1695FA20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III. Razões de decidir</w:t>
      </w:r>
    </w:p>
    <w:p w:rsidR="7E702EEE" w:rsidP="30EA060F" w:rsidRDefault="7E702EEE" w14:paraId="5E4B7A62" w14:textId="34FD061A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6. O ressarcimento das despesas relativas ao conserto da infiltração e à substituição do registro hidráulico é devido, por decorrer de vícios preexistentes cuja reparação incumbia ao locador. Diversamente, a substituição integral das cerâmicas do banheiro e a instalação de porcelanato decorreram da adequação do estabelecimento às exigências sanitárias relacionadas à atividade econômica exercida pelo locatário, sem vínculo com a conservação estrutural do imóvel.</w:t>
      </w:r>
    </w:p>
    <w:p w:rsidR="7E702EEE" w:rsidP="30EA060F" w:rsidRDefault="7E702EEE" w14:paraId="7036F9BE" w14:textId="24A55772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7. A Instrução Normativa nº 16/2017 da Vigilância Sanitária disciplina requisitos de boas práticas para estabelecimentos comerciais de alimentos e serviços de alimentação, não impondo medidas voltadas à segurança estrutural da edificação. As intervenções realizadas atenderam interesse e necessidade da atividade empresarial desenvolvida no imóvel.</w:t>
      </w:r>
    </w:p>
    <w:p w:rsidR="7E702EEE" w:rsidP="30EA060F" w:rsidRDefault="7E702EEE" w14:paraId="32E19ED6" w14:textId="5B3F6425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8. A substituição das cerâmicas aumentou a utilidade do bem e se enquadra como benfeitoria útil, nos termos do art. 96, § 2º, do Código Civil. A indenização dessas benfeitorias exige autorização do locador, conforme art. 35 da Lei nº 8.245/1991, circunstância não comprovada nos autos.</w:t>
      </w:r>
    </w:p>
    <w:p w:rsidR="7E702EEE" w:rsidP="30EA060F" w:rsidRDefault="7E702EEE" w14:paraId="1BC1A92E" w14:textId="23926D36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9. A cláusula 9.1 do contrato de locação exige autorização prévia e escrita para realização de benfeitorias e prevê renúncia do locatário ao direito de indenização, ainda que autorizadas, reforçando a inexistência do dever de ressarcimento.</w:t>
      </w:r>
    </w:p>
    <w:p w:rsidR="7E702EEE" w:rsidP="30EA060F" w:rsidRDefault="7E702EEE" w14:paraId="456A4949" w14:textId="371D39E9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10. A sentença delimitou com precisão as obrigações impostas às partes, inexistindo vício de fundamentação. A apuração do montante devido constitui matéria própria da fase de liquidação de sentença, nos termos dos arts. 509 a 512 do CPC, sem comprometer a validade ou a eficácia do título judicial.</w:t>
      </w:r>
    </w:p>
    <w:p w:rsidR="7E702EEE" w:rsidP="30EA060F" w:rsidRDefault="7E702EEE" w14:paraId="707C8926" w14:textId="7F47226D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IV. Dispositivo</w:t>
      </w:r>
    </w:p>
    <w:p w:rsidR="7E702EEE" w:rsidP="30EA060F" w:rsidRDefault="7E702EEE" w14:paraId="55FB47AE" w14:textId="012A1DAF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11. Negou-se provimento ao apelo do réu/reconvinte." (ID 88711783).</w:t>
      </w:r>
    </w:p>
    <w:p w:rsidR="008E39A8" w:rsidP="00DB1301" w:rsidRDefault="008E39A8" w14:paraId="2CCA2676" w14:textId="6232560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8E39A8" w:rsidP="00DB1301" w:rsidRDefault="008E39A8" w14:paraId="401B5097" w14:textId="54EE291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30EA060F" w:rsidR="7E702EEE">
        <w:rPr>
          <w:rFonts w:ascii="Arial" w:hAnsi="Arial" w:cs="Arial"/>
          <w:sz w:val="28"/>
          <w:szCs w:val="28"/>
        </w:rPr>
        <w:t xml:space="preserve">O </w:t>
      </w:r>
      <w:r w:rsidRPr="30EA060F" w:rsidR="38C7A470">
        <w:rPr>
          <w:rFonts w:ascii="Arial" w:hAnsi="Arial" w:cs="Arial"/>
          <w:sz w:val="28"/>
          <w:szCs w:val="28"/>
        </w:rPr>
        <w:t>embargante alega a existência de omissão no acórdão.</w:t>
      </w:r>
    </w:p>
    <w:p w:rsidR="00F42F7B" w:rsidP="00DB1301" w:rsidRDefault="00F42F7B" w14:paraId="6219CC2F" w14:textId="12BB044A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F42F7B" w:rsidP="00DB1301" w:rsidRDefault="00F42F7B" w14:paraId="0DC1C599" w14:textId="6EF07A6B">
      <w:pPr>
        <w:spacing w:after="0" w:line="360" w:lineRule="auto"/>
        <w:ind w:firstLine="2268"/>
        <w:jc w:val="both"/>
      </w:pPr>
      <w:r w:rsidRPr="30EA060F" w:rsidR="5FA1286E">
        <w:rPr>
          <w:rFonts w:ascii="Arial" w:hAnsi="Arial" w:cs="Arial"/>
          <w:sz w:val="28"/>
          <w:szCs w:val="28"/>
        </w:rPr>
        <w:t>Contrarrazões</w:t>
      </w:r>
      <w:r w:rsidRPr="30EA060F" w:rsidR="082C2A9D">
        <w:rPr>
          <w:rFonts w:ascii="Arial" w:hAnsi="Arial" w:cs="Arial"/>
          <w:sz w:val="28"/>
          <w:szCs w:val="28"/>
        </w:rPr>
        <w:t xml:space="preserve"> em que o embargado alega que: </w:t>
      </w:r>
      <w:r w:rsidRPr="30EA060F" w:rsidR="4B9FFBC4">
        <w:rPr>
          <w:rFonts w:ascii="Arial" w:hAnsi="Arial" w:cs="Arial"/>
          <w:b w:val="1"/>
          <w:bCs w:val="1"/>
          <w:color w:val="7B7B7B" w:themeColor="accent3" w:themeTint="FF" w:themeShade="BF"/>
          <w:sz w:val="28"/>
          <w:szCs w:val="28"/>
        </w:rPr>
        <w:t>1)</w:t>
      </w:r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os embargos de declaração buscam indevidamente rediscutir o mérito da controvérsia, sem apontar vício previsto no art. 1.</w:t>
      </w:r>
      <w:commentRangeStart w:id="810431130"/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022 </w:t>
      </w:r>
      <w:commentRangeEnd w:id="810431130"/>
      <w:r>
        <w:rPr>
          <w:rStyle w:val="CommentReference"/>
        </w:rPr>
        <w:commentReference w:id="810431130"/>
      </w:r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do CPC; </w:t>
      </w:r>
      <w:r w:rsidRPr="30EA060F" w:rsidR="4B9FFBC4">
        <w:rPr>
          <w:rFonts w:ascii="Arial" w:hAnsi="Arial" w:cs="Arial"/>
          <w:b w:val="1"/>
          <w:bCs w:val="1"/>
          <w:color w:val="7B7B7B" w:themeColor="accent3" w:themeTint="FF" w:themeShade="BF"/>
          <w:sz w:val="28"/>
          <w:szCs w:val="28"/>
        </w:rPr>
        <w:t>2)</w:t>
      </w:r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inexiste omissão quanto ao art. 104 da Instrução Normativa nº 16/2017, pois o acórdão já reconheceu que a substituição das cerâmicas decorreu de adequação da atividade comercial, caracterizando benfeitoria útil; </w:t>
      </w:r>
      <w:r w:rsidRPr="30EA060F" w:rsidR="4B9FFBC4">
        <w:rPr>
          <w:rFonts w:ascii="Arial" w:hAnsi="Arial" w:cs="Arial"/>
          <w:b w:val="1"/>
          <w:bCs w:val="1"/>
          <w:color w:val="7B7B7B" w:themeColor="accent3" w:themeTint="FF" w:themeShade="BF"/>
          <w:sz w:val="28"/>
          <w:szCs w:val="28"/>
        </w:rPr>
        <w:t>3)</w:t>
      </w:r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também não há omissão quanto ao art. 1.</w:t>
      </w:r>
      <w:commentRangeStart w:id="946614685"/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219 </w:t>
      </w:r>
      <w:commentRangeEnd w:id="946614685"/>
      <w:r>
        <w:rPr>
          <w:rStyle w:val="CommentReference"/>
        </w:rPr>
        <w:commentReference w:id="946614685"/>
      </w:r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do Código Civil, diante da incidência do art. </w:t>
      </w:r>
      <w:commentRangeStart w:id="1620077672"/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35 </w:t>
      </w:r>
      <w:commentRangeEnd w:id="1620077672"/>
      <w:r>
        <w:rPr>
          <w:rStyle w:val="CommentReference"/>
        </w:rPr>
        <w:commentReference w:id="1620077672"/>
      </w:r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>da Lei nº 8.245/1991 e da cláusula contratual de renúncia à indenização por benfeitorias</w:t>
      </w:r>
      <w:r w:rsidRPr="30EA060F" w:rsidR="6E697556"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(ID 90364102)</w:t>
      </w:r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>.</w:t>
      </w:r>
    </w:p>
    <w:p w:rsidR="008E39A8" w:rsidP="3BEDED47" w:rsidRDefault="008E39A8" w14:paraId="153FFC6A" w14:textId="58D38E8B">
      <w:pPr>
        <w:pStyle w:val="Normal"/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8E39A8" w:rsidP="008E39A8" w:rsidRDefault="008E39A8" w14:paraId="4E61768B" w14:textId="7F1262D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o relatório.</w:t>
      </w:r>
    </w:p>
    <w:p w:rsidR="008E39A8" w:rsidP="008E39A8" w:rsidRDefault="008E39A8" w14:paraId="7F66FD2A" w14:textId="2D0B2879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8E39A8" w:rsidR="008E39A8" w:rsidP="008E39A8" w:rsidRDefault="008E39A8" w14:paraId="201C794F" w14:textId="7E51696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E39A8">
        <w:rPr>
          <w:rFonts w:ascii="Arial" w:hAnsi="Arial" w:cs="Arial"/>
          <w:b/>
          <w:bCs/>
          <w:sz w:val="28"/>
          <w:szCs w:val="28"/>
        </w:rPr>
        <w:t>VOTO</w:t>
      </w:r>
    </w:p>
    <w:p w:rsidR="008E39A8" w:rsidP="00DB1301" w:rsidRDefault="008E39A8" w14:paraId="011AD668" w14:textId="0ADCB7DA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8E39A8" w:rsidP="008E39A8" w:rsidRDefault="008E39A8" w14:paraId="5085DE51" w14:textId="519BB88C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E39A8">
        <w:rPr>
          <w:rFonts w:ascii="Arial" w:hAnsi="Arial" w:cs="Arial"/>
          <w:b/>
          <w:bCs/>
          <w:sz w:val="28"/>
          <w:szCs w:val="28"/>
        </w:rPr>
        <w:t>O Senhor Desembargador SÉRGIO ROCHA – Relator</w:t>
      </w:r>
    </w:p>
    <w:p w:rsidR="008E39A8" w:rsidP="008E39A8" w:rsidRDefault="008E39A8" w14:paraId="5E03A7E7" w14:textId="6AB31059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8E39A8" w:rsidR="008E39A8" w:rsidP="30EA060F" w:rsidRDefault="008E39A8" w14:paraId="72871E70" w14:textId="061B3C0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Pr="30EA060F" w:rsidR="38C7A470">
        <w:rPr>
          <w:rFonts w:ascii="Arial" w:hAnsi="Arial" w:cs="Arial"/>
          <w:b w:val="1"/>
          <w:bCs w:val="1"/>
          <w:sz w:val="28"/>
          <w:szCs w:val="28"/>
        </w:rPr>
        <w:t>EMBARGOS DE DECLARAÇÃO OPOSTOS PEL</w:t>
      </w:r>
      <w:r w:rsidRPr="30EA060F" w:rsidR="0DA954CD">
        <w:rPr>
          <w:rFonts w:ascii="Arial" w:hAnsi="Arial" w:cs="Arial"/>
          <w:b w:val="1"/>
          <w:bCs w:val="1"/>
          <w:sz w:val="28"/>
          <w:szCs w:val="28"/>
        </w:rPr>
        <w:t>O</w:t>
      </w:r>
      <w:r w:rsidRPr="30EA060F" w:rsidR="38C7A470">
        <w:rPr>
          <w:rFonts w:ascii="Arial" w:hAnsi="Arial" w:cs="Arial"/>
          <w:b w:val="1"/>
          <w:bCs w:val="1"/>
          <w:sz w:val="28"/>
          <w:szCs w:val="28"/>
        </w:rPr>
        <w:t xml:space="preserve"> </w:t>
      </w:r>
      <w:r w:rsidRPr="30EA060F" w:rsidR="32827DB5">
        <w:rPr>
          <w:rFonts w:ascii="Arial" w:hAnsi="Arial" w:cs="Arial"/>
          <w:b w:val="1"/>
          <w:bCs w:val="1"/>
          <w:sz w:val="28"/>
          <w:szCs w:val="28"/>
        </w:rPr>
        <w:t>RÉU</w:t>
      </w:r>
      <w:r w:rsidRPr="30EA060F" w:rsidR="38C7A470">
        <w:rPr>
          <w:rFonts w:ascii="Arial" w:hAnsi="Arial" w:cs="Arial"/>
          <w:b w:val="1"/>
          <w:bCs w:val="1"/>
          <w:sz w:val="28"/>
          <w:szCs w:val="28"/>
        </w:rPr>
        <w:t>,</w:t>
      </w:r>
      <w:r w:rsidRPr="30EA060F" w:rsidR="6E7C96E7">
        <w:rPr>
          <w:rFonts w:ascii="Arial" w:hAnsi="Arial" w:cs="Arial"/>
          <w:b w:val="1"/>
          <w:bCs w:val="1"/>
          <w:sz w:val="28"/>
          <w:szCs w:val="28"/>
        </w:rPr>
        <w:t xml:space="preserve"> TARIQ JARBOU</w:t>
      </w:r>
    </w:p>
    <w:p w:rsidR="008E39A8" w:rsidP="008E39A8" w:rsidRDefault="008E39A8" w14:paraId="70E74765" w14:textId="73AAEE1E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8E39A8" w:rsidP="30EA060F" w:rsidRDefault="008E39A8" w14:paraId="7F7DDB9F" w14:textId="558D445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r w:rsidRPr="30EA060F" w:rsidR="38C7A470">
        <w:rPr>
          <w:rFonts w:ascii="Arial" w:hAnsi="Arial" w:cs="Arial"/>
          <w:sz w:val="28"/>
          <w:szCs w:val="28"/>
        </w:rPr>
        <w:t>Presentes os pressupostos de admissibilidade, conheço dos embargos de declaração</w:t>
      </w:r>
      <w:r w:rsidRPr="30EA060F" w:rsidR="648C9A21">
        <w:rPr>
          <w:rFonts w:ascii="Arial" w:hAnsi="Arial" w:cs="Arial"/>
          <w:sz w:val="28"/>
          <w:szCs w:val="28"/>
        </w:rPr>
        <w:t>.</w:t>
      </w:r>
    </w:p>
    <w:p w:rsidR="008E39A8" w:rsidP="008E39A8" w:rsidRDefault="008E39A8" w14:paraId="58926D68" w14:textId="2CDC81C5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D077F6" w:rsidR="008E39A8" w:rsidP="008E39A8" w:rsidRDefault="008E39A8" w14:paraId="226B2135" w14:textId="6882F6F2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commentRangeStart w:id="1752213471"/>
      <w:r>
        <w:rPr>
          <w:rFonts w:ascii="Arial" w:hAnsi="Arial" w:cs="Arial"/>
          <w:sz w:val="28"/>
          <w:szCs w:val="28"/>
          <w:highlight w:val="yellow"/>
          <w:rPrChange w:id="1752214551" w:author="Assessor GDSXSR" w:date="2026-10-28T02:20:14Z">
            <w:rPr>
              <w:rFonts w:ascii="Arial" w:hAnsi="Arial" w:cs="Arial"/>
              <w:sz w:val="28"/>
              <w:szCs w:val="28"/>
            </w:rPr>
          </w:rPrChange>
        </w:rPr>
        <w:t xml:space="preserve">DA INEXISTÊNCIA DE OMISSÃO</w:t>
      </w:r>
      <w:ins w:id="1752214552" w:author="Assessor GDSXSR" w:date="2026-10-28T02:20:14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 QUANTO À INSTRUÇÃO NORMATIVA 16/2017 E AO ART. 1.219 DO CÓDIGO CIVIL</w:t>
        </w:r>
      </w:ins>
      <w:commentRangeEnd w:id="1752213471"/>
      <w:r>
        <w:rPr>
          <w:rStyle w:val="CommentReference"/>
        </w:rPr>
        <w:commentReference w:id="1752213471"/>
      </w:r>
    </w:p>
    <w:p w:rsidRPr="00D077F6" w:rsidR="008E39A8" w:rsidP="008E39A8" w:rsidRDefault="008E39A8" w14:paraId="435F9C38" w14:textId="45F8F00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D077F6" w:rsidR="008E39A8" w:rsidP="008E39A8" w:rsidRDefault="008E39A8" w14:paraId="13AEC2DE" w14:textId="21C72E47">
      <w:pPr>
        <w:spacing w:after="0" w:line="360" w:lineRule="auto"/>
        <w:ind w:firstLine="2268"/>
        <w:jc w:val="both"/>
      </w:pPr>
      <w:commentRangeStart w:id="1752213472"/>
      <w:commentRangeStart w:id="451110155"/>
      <w:commentRangeStart w:id="1441945539"/>
      <w:r>
        <w:rPr>
          <w:rFonts w:ascii="Arial" w:hAnsi="Arial" w:cs="Arial"/>
          <w:sz w:val="28"/>
          <w:szCs w:val="28"/>
        </w:rPr>
        <w:t xml:space="preserve">O </w:t>
      </w:r>
      <w:del w:id="1752214553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réu/</w:delText>
        </w:r>
        <w:r>
          <w:rPr>
            <w:rFonts w:ascii="Arial" w:hAnsi="Arial" w:cs="Arial"/>
            <w:sz w:val="28"/>
            <w:szCs w:val="28"/>
          </w:rPr>
          <w:delText xml:space="preserve">apelante</w:delText>
        </w:r>
      </w:del>
      <w:ins w:id="1752214554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embargante</w:t>
        </w:r>
      </w:ins>
      <w:r>
        <w:rPr>
          <w:rFonts w:ascii="Arial" w:hAnsi="Arial" w:cs="Arial"/>
          <w:sz w:val="28"/>
          <w:szCs w:val="28"/>
        </w:rPr>
        <w:t xml:space="preserve"> alega</w:t>
      </w:r>
      <w:del w:id="1752214555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, em síntese,</w:delText>
        </w:r>
      </w:del>
      <w:r>
        <w:rPr>
          <w:rFonts w:ascii="Arial" w:hAnsi="Arial" w:cs="Arial"/>
          <w:sz w:val="28"/>
          <w:szCs w:val="28"/>
        </w:rPr>
        <w:t xml:space="preserve"> que: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 w:val="1"/>
          <w:bCs w:val="1"/>
          <w:color w:val="7B7B7B" w:themeColor="accent3" w:themeTint="FF" w:themeShade="BF"/>
          <w:sz w:val="28"/>
          <w:szCs w:val="28"/>
        </w:rPr>
        <w:t xml:space="preserve">1)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o acórdão incorreu em omissão ao deixar de enfrentar o argumento fundado no art. 104 da 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Instrução 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Normativa nº 16/2017, invocado para demonstrar que a substituição das cerâmicas configurou benfeitoria necessária; </w:t>
      </w:r>
      <w:r>
        <w:rPr>
          <w:rFonts w:ascii="Arial" w:hAnsi="Arial" w:cs="Arial"/>
          <w:b w:val="1"/>
          <w:bCs w:val="1"/>
          <w:color w:val="7B7B7B" w:themeColor="accent3" w:themeTint="FF" w:themeShade="BF"/>
          <w:sz w:val="28"/>
          <w:szCs w:val="28"/>
        </w:rPr>
        <w:t xml:space="preserve">2)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também houve omissão quanto à aplicação do art. 1.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219 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do Código Civil, que assegura a indenização de benfeitorias úteis ao possuidor de boa-fé; </w:t>
      </w:r>
      <w:r>
        <w:rPr>
          <w:rFonts w:ascii="Arial" w:hAnsi="Arial" w:cs="Arial"/>
          <w:b w:val="1"/>
          <w:bCs w:val="1"/>
          <w:color w:val="7B7B7B" w:themeColor="accent3" w:themeTint="FF" w:themeShade="BF"/>
          <w:sz w:val="28"/>
          <w:szCs w:val="28"/>
        </w:rPr>
        <w:t xml:space="preserve">3)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tais omissões são aptas a modificar o resultado do julgamento quanto ao direito ao ressarcimento das despesas realizadas.</w:t>
      </w:r>
      <w:commentRangeEnd w:id="451110155"/>
      <w:commentRangeEnd w:id="1441945539"/>
      <w:commentRangeEnd w:id="1752213472"/>
      <w:r>
        <w:rPr>
          <w:rStyle w:val="CommentReference"/>
        </w:rPr>
        <w:commentReference w:id="451110155"/>
      </w:r>
      <w:r>
        <w:rPr>
          <w:rStyle w:val="CommentReference"/>
        </w:rPr>
        <w:commentReference w:id="1441945539"/>
      </w:r>
      <w:r>
        <w:rPr>
          <w:rStyle w:val="CommentReference"/>
        </w:rPr>
        <w:commentReference w:id="1752213472"/>
      </w:r>
    </w:p>
    <w:p w:rsidRPr="00D077F6" w:rsidR="008E39A8" w:rsidP="30EA060F" w:rsidRDefault="008E39A8" w14:paraId="27FB8F90" w14:textId="44F85114">
      <w:pPr>
        <w:pStyle w:val="Normal"/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D077F6" w:rsidR="008E39A8" w:rsidP="008E39A8" w:rsidRDefault="008E39A8" w14:paraId="27D19F1D" w14:textId="5408C4C2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D077F6">
        <w:rPr>
          <w:rFonts w:ascii="Arial" w:hAnsi="Arial" w:cs="Arial"/>
          <w:sz w:val="28"/>
          <w:szCs w:val="28"/>
        </w:rPr>
        <w:t>Requer o provimento dos embargos de declaração para que seja sanada a omissão apontada.</w:t>
      </w:r>
    </w:p>
    <w:p w:rsidRPr="00D077F6" w:rsidR="008E39A8" w:rsidP="008E39A8" w:rsidRDefault="008E39A8" w14:paraId="21721B92" w14:textId="6F713A8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8E39A8" w:rsidP="3BEDED47" w:rsidRDefault="008E39A8" w14:paraId="65DF4BD2" w14:textId="7EBBD142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  <w:highlight w:val="yellow"/>
        </w:rPr>
      </w:pPr>
      <w:r w:rsidRPr="3BEDED47" w:rsidR="008E39A8">
        <w:rPr>
          <w:rFonts w:ascii="Arial" w:hAnsi="Arial" w:cs="Arial"/>
          <w:sz w:val="28"/>
          <w:szCs w:val="28"/>
          <w:highlight w:val="yellow"/>
        </w:rPr>
        <w:t xml:space="preserve">Sem razão </w:t>
      </w:r>
      <w:r w:rsidRPr="3BEDED47" w:rsidR="30D0DA24">
        <w:rPr>
          <w:rFonts w:ascii="Arial" w:hAnsi="Arial" w:cs="Arial"/>
          <w:sz w:val="28"/>
          <w:szCs w:val="28"/>
          <w:highlight w:val="yellow"/>
        </w:rPr>
        <w:t>o</w:t>
      </w:r>
      <w:r w:rsidRPr="3BEDED47" w:rsidR="008E39A8">
        <w:rPr>
          <w:rFonts w:ascii="Arial" w:hAnsi="Arial" w:cs="Arial"/>
          <w:sz w:val="28"/>
          <w:szCs w:val="28"/>
          <w:highlight w:val="yellow"/>
        </w:rPr>
        <w:t xml:space="preserve"> embargante.</w:t>
      </w:r>
    </w:p>
    <w:p w:rsidR="008E39A8" w:rsidP="008E39A8" w:rsidRDefault="008E39A8" w14:paraId="4E0F0BA9" w14:textId="323F3BAC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8E39A8" w:rsidP="008E39A8" w:rsidRDefault="008E39A8" w14:paraId="3EE0F0D4" w14:textId="636EA82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752213473"/>
      <w:r>
        <w:rPr>
          <w:rFonts w:ascii="Arial" w:hAnsi="Arial" w:cs="Arial"/>
          <w:sz w:val="28"/>
          <w:szCs w:val="28"/>
        </w:rPr>
        <w:t xml:space="preserve">A alegação </w:t>
      </w:r>
      <w:r>
        <w:rPr>
          <w:rFonts w:ascii="Arial" w:hAnsi="Arial" w:cs="Arial"/>
          <w:sz w:val="28"/>
          <w:szCs w:val="28"/>
        </w:rPr>
        <w:t xml:space="preserve">de </w:t>
      </w:r>
      <w:r>
        <w:rPr>
          <w:rFonts w:ascii="Arial" w:hAnsi="Arial" w:cs="Arial"/>
          <w:sz w:val="28"/>
          <w:szCs w:val="28"/>
        </w:rPr>
        <w:t xml:space="preserve">omissão não merece prosperar, pois a matéria foi devidamente analisada no r. acórdão</w:t>
      </w:r>
      <w:ins w:id="1752214556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que assim se manifestou:</w:t>
      </w:r>
      <w:commentRangeEnd w:id="1752213473"/>
      <w:r>
        <w:rPr>
          <w:rStyle w:val="CommentReference"/>
        </w:rPr>
        <w:commentReference w:id="1752213473"/>
      </w:r>
    </w:p>
    <w:p w:rsidR="008E39A8" w:rsidP="008E39A8" w:rsidRDefault="008E39A8" w14:paraId="0EC7C2DA" w14:textId="208AD96C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8E39A8" w:rsidP="30EA060F" w:rsidRDefault="008E39A8" w14:paraId="783E5B17" w14:textId="52D212CC">
      <w:pPr>
        <w:spacing w:after="0" w:line="360" w:lineRule="auto"/>
        <w:ind w:left="2268" w:firstLine="1134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"DA INEXISTÊNCIA DO DIREITO DE RESSARCIMENTO PELA TROCA DAS CERÂMICAS</w:t>
      </w:r>
    </w:p>
    <w:p w:rsidR="008E39A8" w:rsidP="30EA060F" w:rsidRDefault="008E39A8" w14:paraId="5F716507" w14:textId="15B7A603">
      <w:pPr>
        <w:pStyle w:val="Normal"/>
        <w:suppressLineNumbers w:val="0"/>
        <w:bidi w:val="0"/>
        <w:spacing w:before="0" w:beforeAutospacing="off" w:after="0" w:afterAutospacing="off" w:line="360" w:lineRule="auto"/>
        <w:ind w:left="2268" w:right="0" w:firstLine="1134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(...)</w:t>
      </w:r>
    </w:p>
    <w:p w:rsidR="008E39A8" w:rsidP="30EA060F" w:rsidRDefault="008E39A8" w14:paraId="3370882E" w14:textId="44C60071">
      <w:pPr>
        <w:pStyle w:val="Normal"/>
        <w:spacing w:after="0" w:line="360" w:lineRule="auto"/>
        <w:ind w:left="2268" w:firstLine="1134"/>
        <w:jc w:val="both"/>
      </w:pPr>
      <w:commentRangeStart w:id="1752213474"/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Adoto as razões da sentença, que são suficientes para rebater ao apelo do réu/reconvinte, in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verbis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:</w:t>
      </w:r>
      <w:commentRangeEnd w:id="1752213474"/>
      <w:r>
        <w:rPr>
          <w:rStyle w:val="CommentReference"/>
        </w:rPr>
        <w:commentReference w:id="1752213474"/>
      </w:r>
    </w:p>
    <w:p w:rsidR="008E39A8" w:rsidP="30EA060F" w:rsidRDefault="008E39A8" w14:paraId="25FCCFA3" w14:textId="0AD71FEC">
      <w:pPr>
        <w:pStyle w:val="Normal"/>
        <w:spacing w:after="0" w:line="360" w:lineRule="auto"/>
        <w:ind w:left="3402" w:firstLine="1134"/>
        <w:jc w:val="both"/>
      </w:pPr>
      <w:r>
        <w:rPr>
          <w:rFonts w:ascii="Arial" w:hAnsi="Arial" w:cs="Arial"/>
          <w:i w:val="1"/>
          <w:iCs w:val="1"/>
          <w:sz w:val="26"/>
          <w:szCs w:val="26"/>
        </w:rPr>
        <w:t xml:space="preserve">'</w:t>
      </w:r>
      <w:del w:id="1752214557" w:author="Assessor GDSXSR" w:date="2026-10-28T02:20:14Z">
        <w:r>
          <w:rPr>
            <w:rFonts w:ascii="Arial" w:hAnsi="Arial" w:cs="Arial"/>
            <w:i w:val="1"/>
            <w:iCs w:val="1"/>
            <w:sz w:val="26"/>
            <w:szCs w:val="26"/>
          </w:rPr>
          <w:delText xml:space="preserve">No caso concreto, restou demonstrado que o imóvel apresentava problemas de infiltração no banheiro e vazamento no registro hidráulico principal quando da entrega ao locatário, vícios que deveriam ter sido consertados a contento pelo locador, mas não foram, apesar do envio de prestadores de serviço</w:delText>
        </w:r>
      </w:del>
      <w:ins w:id="1752214558" w:author="Assessor GDSXSR" w:date="2026-10-28T02:20:14Z">
        <w:r>
          <w:rPr>
            <w:rFonts w:ascii="Arial" w:hAnsi="Arial" w:cs="Arial"/>
            <w:i w:val="1"/>
            <w:iCs w:val="1"/>
            <w:color w:val="808080"/>
            <w:sz w:val="26"/>
            <w:szCs w:val="26"/>
          </w:rPr>
          <w:t xml:space="preserve">(</w:t>
        </w:r>
      </w:ins>
      <w:r>
        <w:rPr>
          <w:rFonts w:ascii="Arial" w:hAnsi="Arial" w:cs="Arial"/>
          <w:i w:val="1"/>
          <w:iCs w:val="1"/>
          <w:sz w:val="26"/>
          <w:szCs w:val="26"/>
        </w:rPr>
        <w:t xml:space="preserve">.</w:t>
      </w:r>
      <w:ins w:id="1752214559" w:author="Assessor GDSXSR" w:date="2026-10-28T02:20:14Z">
        <w:r>
          <w:rPr>
            <w:rFonts w:ascii="Arial" w:hAnsi="Arial" w:cs="Arial"/>
            <w:i w:val="1"/>
            <w:iCs w:val="1"/>
            <w:color w:val="808080"/>
            <w:sz w:val="26"/>
            <w:szCs w:val="26"/>
          </w:rPr>
          <w:t xml:space="preserve">..)</w:t>
        </w:r>
      </w:ins>
    </w:p>
    <w:p w:rsidR="008E39A8" w:rsidP="30EA060F" w:rsidRDefault="008E39A8" w14:paraId="21E52954" w14:textId="1A1913B5">
      <w:pPr>
        <w:pStyle w:val="Normal"/>
        <w:spacing w:after="0" w:line="360" w:lineRule="auto"/>
        <w:ind w:left="3402" w:firstLine="1134"/>
        <w:jc w:val="both"/>
        <w:rPr>
          <w:del w:id="1752214562" w:author="Assessor GDSXSR" w:date="2026-10-28T02:20:14Z"/>
          <w:rFonts w:ascii="Arial" w:hAnsi="Arial" w:cs="Arial"/>
          <w:i w:val="1"/>
          <w:iCs w:val="1"/>
          <w:sz w:val="26"/>
          <w:szCs w:val="26"/>
          <w:highlight w:val="yellow"/>
          <w:u w:val="single"/>
        </w:rPr>
      </w:pPr>
      <w:del w:id="1752214560" w:author="Assessor GDSXSR" w:date="2026-10-28T02:20:14Z">
        <w:r w:rsidRPr="30EA060F" w:rsidR="213547FD">
          <w:rPr>
            <w:rFonts w:ascii="Arial" w:hAnsi="Arial" w:cs="Arial"/>
            <w:i w:val="1"/>
            <w:iCs w:val="1"/>
            <w:sz w:val="26"/>
            <w:szCs w:val="26"/>
          </w:rPr>
          <w:delText xml:space="preserve">Nesse sentido, </w:delText>
        </w:r>
      </w:del>
      <w:del w:id="1752214561" w:author="Assessor GDSXSR" w:date="2026-10-28T02:20:14Z">
        <w:r w:rsidRPr="30EA060F" w:rsidR="213547FD">
          <w:rPr>
            <w:rFonts w:ascii="Arial" w:hAnsi="Arial" w:cs="Arial"/>
            <w:i w:val="1"/>
            <w:iCs w:val="1"/>
            <w:sz w:val="26"/>
            <w:szCs w:val="26"/>
            <w:highlight w:val="yellow"/>
            <w:u w:val="single"/>
          </w:rPr>
          <w:delText>é devido o ressarcimento dos gastos estritamente necessários para o conserto da infiltração no banheiro e reparo do registro hidráulico, sem contabilização das cerâmicas na área total do banheiro ou da loja, tendo em vista que este reparo era de incumbência do locador, que não o providenciou.</w:delText>
        </w:r>
      </w:del>
    </w:p>
    <w:p w:rsidR="008E39A8" w:rsidP="30EA060F" w:rsidRDefault="008E39A8" w14:paraId="5D0B7174" w14:textId="756265C3">
      <w:pPr>
        <w:pStyle w:val="Normal"/>
        <w:spacing w:after="0" w:line="360" w:lineRule="auto"/>
        <w:ind w:left="3402" w:firstLine="1134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  <w:u w:val="single"/>
        </w:rPr>
        <w:t>Por outro lado, as demais reformas realizadas no imóvel não podem ser classificadas como benfeitorias necessárias indenizáveis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.</w:t>
      </w:r>
    </w:p>
    <w:p w:rsidR="008E39A8" w:rsidP="30EA060F" w:rsidRDefault="008E39A8" w14:paraId="429B92A1" w14:textId="1C22B7F3">
      <w:pPr>
        <w:pStyle w:val="Normal"/>
        <w:spacing w:after="0" w:line="360" w:lineRule="auto"/>
        <w:ind w:left="3402" w:firstLine="1134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A substituição da cerâmica do banheiro em toda a sua extensão e a instalação de porcelanato decorrem de adequação do estabelecimento às exigências da Vigilância Sanitária para a atividade comercial desenvolvida pelos locatários, não se tratando de vícios estruturais do imóvel.</w:t>
      </w:r>
    </w:p>
    <w:p w:rsidR="008E39A8" w:rsidP="30EA060F" w:rsidRDefault="008E39A8" w14:paraId="49C997AC" w14:textId="1C92D5A0">
      <w:pPr>
        <w:pStyle w:val="Normal"/>
        <w:spacing w:after="0" w:line="360" w:lineRule="auto"/>
        <w:ind w:left="3402" w:firstLine="1134"/>
        <w:jc w:val="both"/>
      </w:pPr>
      <w:del w:id="1752214563" w:author="Assessor GDSXSR" w:date="2026-10-28T02:20:14Z">
        <w:r>
          <w:rPr>
            <w:rFonts w:ascii="Arial" w:hAnsi="Arial" w:cs="Arial"/>
            <w:i w:val="1"/>
            <w:iCs w:val="1"/>
            <w:sz w:val="26"/>
            <w:szCs w:val="26"/>
          </w:rPr>
          <w:delText xml:space="preserve">As reformas foram de responsabilidade do locatário, que desenvolvia a atividade comercial</w:delText>
        </w:r>
      </w:del>
      <w:ins w:id="1752214564" w:author="Assessor GDSXSR" w:date="2026-10-28T02:20:14Z">
        <w:r>
          <w:rPr>
            <w:rFonts w:ascii="Arial" w:hAnsi="Arial" w:cs="Arial"/>
            <w:i w:val="1"/>
            <w:iCs w:val="1"/>
            <w:color w:val="808080"/>
            <w:sz w:val="26"/>
            <w:szCs w:val="26"/>
          </w:rPr>
          <w:t xml:space="preserve">(</w:t>
        </w:r>
      </w:ins>
      <w:r>
        <w:rPr>
          <w:rFonts w:ascii="Arial" w:hAnsi="Arial" w:cs="Arial"/>
          <w:i w:val="1"/>
          <w:iCs w:val="1"/>
          <w:sz w:val="26"/>
          <w:szCs w:val="26"/>
        </w:rPr>
        <w:t xml:space="preserve">.</w:t>
      </w:r>
      <w:del w:id="1752214565" w:author="Assessor GDSXSR" w:date="2026-10-28T02:20:14Z">
        <w:r>
          <w:rPr>
            <w:rFonts w:ascii="Arial" w:hAnsi="Arial" w:cs="Arial"/>
            <w:i w:val="1"/>
            <w:iCs w:val="1"/>
            <w:sz w:val="26"/>
            <w:szCs w:val="26"/>
          </w:rPr>
          <w:delText xml:space="preserve"> Portanto, deveriam ser desfeitas para entrega do imóvel ao locador no estado original</w:delText>
        </w:r>
      </w:del>
      <w:r>
        <w:rPr>
          <w:rFonts w:ascii="Arial" w:hAnsi="Arial" w:cs="Arial"/>
          <w:i w:val="1"/>
          <w:iCs w:val="1"/>
          <w:sz w:val="26"/>
          <w:szCs w:val="26"/>
        </w:rPr>
        <w:t xml:space="preserve">.</w:t>
      </w:r>
      <w:ins w:id="1752214566" w:author="Assessor GDSXSR" w:date="2026-10-28T02:20:14Z">
        <w:r>
          <w:rPr>
            <w:rFonts w:ascii="Arial" w:hAnsi="Arial" w:cs="Arial"/>
            <w:i w:val="1"/>
            <w:iCs w:val="1"/>
            <w:color w:val="808080"/>
            <w:sz w:val="26"/>
            <w:szCs w:val="26"/>
          </w:rPr>
          <w:t xml:space="preserve">.)</w:t>
        </w:r>
      </w:ins>
    </w:p>
    <w:p w:rsidR="008E39A8" w:rsidP="30EA060F" w:rsidRDefault="008E39A8" w14:paraId="689A1A68" w14:textId="7A31D2B8">
      <w:pPr>
        <w:pStyle w:val="Normal"/>
        <w:spacing w:after="0" w:line="360" w:lineRule="auto"/>
        <w:ind w:left="3402" w:firstLine="1134"/>
        <w:jc w:val="both"/>
        <w:rPr>
          <w:del w:id="1752214568" w:author="Assessor GDSXSR" w:date="2026-10-28T02:20:14Z"/>
        </w:rPr>
      </w:pPr>
      <w:del w:id="1752214567" w:author="Assessor GDSXSR" w:date="2026-10-28T02:20:14Z">
        <w:r w:rsidRPr="30EA060F" w:rsidR="213547FD">
          <w:rPr>
            <w:rFonts w:ascii="Arial" w:hAnsi="Arial" w:cs="Arial"/>
            <w:i w:val="1"/>
            <w:iCs w:val="1"/>
            <w:sz w:val="26"/>
            <w:szCs w:val="26"/>
          </w:rPr>
          <w:delText>Da mesma forma, a substituição da porta de vidro por porta metálica não atende ao interesse do locador, que prefere a porta de vidro. A segurança patrimonial do estabelecimento comercial durante o período locatício é de interesse exclusivo do locatário, não justificando a manutenção da alteração das características físicas do imóvel sem autorização do proprietário.</w:delText>
        </w:r>
      </w:del>
    </w:p>
    <w:p w:rsidR="008E39A8" w:rsidP="30EA060F" w:rsidRDefault="008E39A8" w14:paraId="0C12536B" w14:textId="4C644E7F">
      <w:pPr>
        <w:pStyle w:val="Normal"/>
        <w:spacing w:after="0" w:line="360" w:lineRule="auto"/>
        <w:ind w:left="3402" w:firstLine="1134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Assim,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  <w:u w:val="single"/>
        </w:rPr>
        <w:t xml:space="preserve">é devido o ressarcimento ao reconvinte apenas dos gastos relativos ao conserto da infiltração e troca do registro hidráulico defeituoso, excluindo-se os valores relativos à substituição de cerâmicas e demais reformas de adequação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  <w:u w:val="single"/>
        </w:rPr>
        <w:t>comercial.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(...)'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 (ID 82259381)</w:t>
      </w:r>
    </w:p>
    <w:p w:rsidR="008E39A8" w:rsidP="30EA060F" w:rsidRDefault="008E39A8" w14:paraId="1DD79936" w14:textId="0F2234EA">
      <w:pPr>
        <w:pStyle w:val="Normal"/>
        <w:spacing w:after="0" w:line="360" w:lineRule="auto"/>
        <w:ind w:left="2268" w:firstLine="1134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 xml:space="preserve">De mais a mais, embora o apelante alegue que as benfeitorias foram realizadas por força de determinação do Poder Público, a Instrução Normativa Nº 16/2017, editada pela vigilância sanitária, diz respeito ao comércio de alimentos e não à segurança das edificações, in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verbis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: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 </w:t>
      </w:r>
    </w:p>
    <w:p w:rsidR="008E39A8" w:rsidP="30EA060F" w:rsidRDefault="008E39A8" w14:paraId="5AF115BB" w14:textId="4D4668D6">
      <w:pPr>
        <w:pStyle w:val="Normal"/>
        <w:spacing w:after="0" w:line="360" w:lineRule="auto"/>
        <w:ind w:left="3402" w:firstLine="0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'Art. 1º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u w:val="single"/>
        </w:rPr>
        <w:t xml:space="preserve"> Esta Norma tem como objetivo estabelecer os requisitos técnicos de Boas Práticas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 e de Procedimentos Operacionais Padronizados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u w:val="single"/>
        </w:rPr>
        <w:t>para os Estabelecimentos Comerciais de Alimento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u w:val="none"/>
        </w:rPr>
        <w:t xml:space="preserve">s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u w:val="none"/>
        </w:rPr>
        <w:t>e para os Serviços de Alimentação,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 a fim de garantir as condições higiênico sanitárias dos alimentos.' -Grifei-</w:t>
      </w:r>
    </w:p>
    <w:p w:rsidR="008E39A8" w:rsidP="30EA060F" w:rsidRDefault="008E39A8" w14:paraId="0063ADA5" w14:textId="07C1CE48">
      <w:pPr>
        <w:pStyle w:val="Normal"/>
        <w:spacing w:after="0" w:line="360" w:lineRule="auto"/>
        <w:ind w:left="2268" w:firstLine="1134"/>
        <w:jc w:val="both"/>
        <w:rPr>
          <w:rFonts w:ascii="Arial" w:hAnsi="Arial" w:cs="Arial"/>
          <w:i w:val="1"/>
          <w:iCs w:val="1"/>
          <w:sz w:val="26"/>
          <w:szCs w:val="26"/>
          <w:highlight w:val="yellow"/>
        </w:rPr>
      </w:pP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Logo,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depreende-se que a substituição das cerâmicas se deu por força da própria atividade comercial do locador e não da necessidade de conservação do bem, fato devidamente reconhecido na r. sentença.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 </w:t>
      </w:r>
    </w:p>
    <w:p w:rsidR="008E39A8" w:rsidP="30EA060F" w:rsidRDefault="008E39A8" w14:paraId="40442043" w14:textId="424A2148">
      <w:pPr>
        <w:pStyle w:val="Normal"/>
        <w:spacing w:after="0" w:line="360" w:lineRule="auto"/>
        <w:ind w:left="2268" w:firstLine="1134"/>
        <w:jc w:val="both"/>
        <w:rPr>
          <w:rFonts w:ascii="Arial" w:hAnsi="Arial" w:cs="Arial"/>
          <w:i w:val="1"/>
          <w:iCs w:val="1"/>
          <w:sz w:val="26"/>
          <w:szCs w:val="26"/>
          <w:highlight w:val="yellow"/>
        </w:rPr>
      </w:pP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 xml:space="preserve">Nessa linha, considerando que a substituição das cerâmicas é capaz de aumentar a utilidade do bem e valorizar o imóvel é forçoso reconhecer que elas constituem benfeitorias úteis, in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verbis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: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 </w:t>
      </w:r>
    </w:p>
    <w:p w:rsidR="008E39A8" w:rsidP="30EA060F" w:rsidRDefault="008E39A8" w14:paraId="59D4D703" w14:textId="4077A057">
      <w:pPr>
        <w:pStyle w:val="Normal"/>
        <w:spacing w:after="0" w:line="360" w:lineRule="auto"/>
        <w:ind w:left="3402" w:firstLine="0"/>
        <w:jc w:val="both"/>
        <w:rPr>
          <w:rFonts w:ascii="Arial" w:hAnsi="Arial" w:cs="Arial"/>
          <w:i w:val="1"/>
          <w:iCs w:val="1"/>
          <w:sz w:val="26"/>
          <w:szCs w:val="26"/>
          <w:highlight w:val="yellow"/>
        </w:rPr>
      </w:pP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'CC, Art. 96. As benfeitorias podem ser voluptuárias, úteis ou necessárias.</w:t>
      </w:r>
    </w:p>
    <w:p w:rsidR="008E39A8" w:rsidP="30EA060F" w:rsidRDefault="008E39A8" w14:paraId="4FF01F7F" w14:textId="6D3D00F5">
      <w:pPr>
        <w:pStyle w:val="Normal"/>
        <w:spacing w:after="0" w:line="360" w:lineRule="auto"/>
        <w:ind w:left="3402" w:firstLine="0"/>
        <w:jc w:val="both"/>
        <w:rPr>
          <w:rFonts w:ascii="Arial" w:hAnsi="Arial" w:cs="Arial"/>
          <w:i w:val="1"/>
          <w:iCs w:val="1"/>
          <w:sz w:val="26"/>
          <w:szCs w:val="26"/>
          <w:highlight w:val="yellow"/>
        </w:rPr>
      </w:pP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(...)</w:t>
      </w:r>
    </w:p>
    <w:p w:rsidR="008E39A8" w:rsidP="30EA060F" w:rsidRDefault="008E39A8" w14:paraId="2046AB4D" w14:textId="04821312">
      <w:pPr>
        <w:pStyle w:val="Normal"/>
        <w:spacing w:after="0" w:line="360" w:lineRule="auto"/>
        <w:ind w:left="3402" w:firstLine="0"/>
        <w:jc w:val="both"/>
        <w:rPr>
          <w:rFonts w:ascii="Arial" w:hAnsi="Arial" w:cs="Arial"/>
          <w:i w:val="1"/>
          <w:iCs w:val="1"/>
          <w:sz w:val="26"/>
          <w:szCs w:val="26"/>
          <w:highlight w:val="yellow"/>
        </w:rPr>
      </w:pP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 xml:space="preserve">§ 2 o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São úteis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 xml:space="preserve"> as que aumentam ou facilitam o uso do bem;'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 </w:t>
      </w:r>
    </w:p>
    <w:p w:rsidR="008E39A8" w:rsidP="30EA060F" w:rsidRDefault="008E39A8" w14:paraId="274CE8A7" w14:textId="3F2D8566">
      <w:pPr>
        <w:pStyle w:val="Normal"/>
        <w:spacing w:after="0" w:line="360" w:lineRule="auto"/>
        <w:ind w:left="2268" w:firstLine="1134"/>
        <w:jc w:val="both"/>
        <w:rPr>
          <w:rFonts w:ascii="Arial" w:hAnsi="Arial" w:cs="Arial"/>
          <w:i w:val="1"/>
          <w:iCs w:val="1"/>
          <w:sz w:val="26"/>
          <w:szCs w:val="26"/>
          <w:highlight w:val="yellow"/>
        </w:rPr>
      </w:pP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 xml:space="preserve">Nos termos do art. 35 da Lei nº 8.245/1991, as benfeitorias úteis promovidas pelo locatário somente serão restituídas pelo locador quando este as houver autorizado expressamente, in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verbis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: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 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 </w:t>
      </w:r>
    </w:p>
    <w:p w:rsidR="008E39A8" w:rsidP="30EA060F" w:rsidRDefault="008E39A8" w14:paraId="5839F552" w14:textId="50AE7F37">
      <w:pPr>
        <w:pStyle w:val="Normal"/>
        <w:spacing w:after="0" w:line="360" w:lineRule="auto"/>
        <w:ind w:left="3402" w:firstLine="0"/>
        <w:jc w:val="both"/>
        <w:rPr>
          <w:rFonts w:ascii="Arial" w:hAnsi="Arial" w:cs="Arial"/>
          <w:i w:val="1"/>
          <w:iCs w:val="1"/>
          <w:sz w:val="26"/>
          <w:szCs w:val="26"/>
          <w:highlight w:val="yellow"/>
        </w:rPr>
      </w:pP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'Art. 35.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  <w:u w:val="single"/>
        </w:rPr>
        <w:t xml:space="preserve"> Salvo expressa disposição contratual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  <w:u w:val="none"/>
        </w:rPr>
        <w:t xml:space="preserve"> em contrário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  <w:u w:val="none"/>
        </w:rPr>
        <w:t>,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 xml:space="preserve"> as benfeitorias necessárias introduzidas pelo locatário, ainda que não autorizadas pelo locador,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  <w:u w:val="single"/>
        </w:rPr>
        <w:t xml:space="preserve"> bem como as úteis, desde que autorizadas, serão indenizáveis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 xml:space="preserve"> e permitem o exercício do direito de retenção.'</w:t>
      </w:r>
    </w:p>
    <w:p w:rsidR="008E39A8" w:rsidP="30EA060F" w:rsidRDefault="008E39A8" w14:paraId="025F214C" w14:textId="61FD0EF6">
      <w:pPr>
        <w:pStyle w:val="Normal"/>
        <w:spacing w:after="0" w:line="360" w:lineRule="auto"/>
        <w:ind w:left="2268" w:firstLine="1134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No particular, não há provas de que o locador tenha autorizado essa intervenção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.</w:t>
      </w:r>
    </w:p>
    <w:p w:rsidR="008E39A8" w:rsidP="30EA060F" w:rsidRDefault="008E39A8" w14:paraId="29ACEF75" w14:textId="44E90FFD">
      <w:pPr>
        <w:pStyle w:val="Normal"/>
        <w:spacing w:after="0" w:line="360" w:lineRule="auto"/>
        <w:ind w:left="2268" w:firstLine="1134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Além do mais, o contrato celebrado prevê a renúncia das benfeitorias realizadas pelo locatário, in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verbis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:</w:t>
      </w:r>
    </w:p>
    <w:p w:rsidR="008E39A8" w:rsidP="30EA060F" w:rsidRDefault="008E39A8" w14:paraId="2C97C28F" w14:textId="7F2C058C">
      <w:pPr>
        <w:pStyle w:val="Normal"/>
        <w:spacing w:after="0" w:line="360" w:lineRule="auto"/>
        <w:ind w:left="3402" w:firstLine="0"/>
        <w:jc w:val="both"/>
      </w:pPr>
      <w:r w:rsidRPr="30EA060F" w:rsidR="3388C4F2">
        <w:rPr>
          <w:rFonts w:ascii="Arial" w:hAnsi="Arial" w:cs="Arial"/>
          <w:i w:val="1"/>
          <w:iCs w:val="1"/>
          <w:sz w:val="26"/>
          <w:szCs w:val="26"/>
        </w:rPr>
        <w:t>'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CLÁUSULA NONA – DAS BENFEITORIAS:</w:t>
      </w:r>
    </w:p>
    <w:p w:rsidR="008E39A8" w:rsidP="30EA060F" w:rsidRDefault="008E39A8" w14:paraId="0207127D" w14:textId="081D09BD">
      <w:pPr>
        <w:pStyle w:val="Normal"/>
        <w:spacing w:after="0" w:line="360" w:lineRule="auto"/>
        <w:ind w:left="3402" w:firstLine="0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9.1 Qualquer benfeitoria que o(a) LOCATÁRIO(A) desejar realizar no imóvel, seja útil ou necessária, deverá ser solicitada por meio de correspondência encaminhada à Administradora, para que seja concedida ou não a autorização, por escrito, do(a) LOCADOR(A).</w:t>
      </w:r>
    </w:p>
    <w:p w:rsidR="008E39A8" w:rsidP="30EA060F" w:rsidRDefault="008E39A8" w14:paraId="749A62FA" w14:textId="1EEF2BAB">
      <w:pPr>
        <w:pStyle w:val="Normal"/>
        <w:spacing w:after="0" w:line="360" w:lineRule="auto"/>
        <w:ind w:left="3402" w:firstLine="0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Parágrafo Primeiro: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u w:val="single"/>
        </w:rPr>
        <w:t>O(A) LOCATÁRIO(A) não terá direito à indenização por quaisquer benfeitorias, que passarão a integrar o imóvel, ainda que tenham sido feitas com autorização da Administradora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.</w:t>
      </w:r>
      <w:r w:rsidRPr="30EA060F" w:rsidR="395DA702">
        <w:rPr>
          <w:rFonts w:ascii="Arial" w:hAnsi="Arial" w:cs="Arial"/>
          <w:i w:val="1"/>
          <w:iCs w:val="1"/>
          <w:sz w:val="26"/>
          <w:szCs w:val="26"/>
        </w:rPr>
        <w:t>'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(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ID 82259220)</w:t>
      </w:r>
    </w:p>
    <w:p w:rsidR="008E39A8" w:rsidP="30EA060F" w:rsidRDefault="008E39A8" w14:paraId="4087531B" w14:textId="58188995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 w:val="1"/>
          <w:iCs w:val="1"/>
          <w:sz w:val="26"/>
          <w:szCs w:val="26"/>
        </w:rPr>
        <w:t xml:space="preserve">Dito isso, nego provimento ao apelo do réu, nesse ponto.</w:t>
      </w:r>
      <w:ins w:id="1752214569" w:author="Assessor GDSXSR" w:date="2026-10-28T02:20:14Z">
        <w:r>
          <w:rPr>
            <w:rFonts w:ascii="Arial" w:hAnsi="Arial" w:cs="Arial"/>
            <w:i w:val="1"/>
            <w:iCs w:val="1"/>
            <w:color w:val="808080"/>
            <w:sz w:val="26"/>
            <w:szCs w:val="26"/>
          </w:rPr>
          <w:t xml:space="preserve">" (ID 88711783)</w:t>
        </w:r>
      </w:ins>
    </w:p>
    <w:p w:rsidR="008E39A8" w:rsidP="30EA060F" w:rsidRDefault="008E39A8" w14:paraId="5B973A9B" w14:textId="24111139">
      <w:pPr>
        <w:pStyle w:val="Normal"/>
        <w:spacing w:after="0" w:line="360" w:lineRule="auto"/>
        <w:ind w:left="2268" w:firstLine="1134"/>
        <w:jc w:val="both"/>
        <w:rPr>
          <w:del w:id="1752214572" w:author="Assessor GDSXSR" w:date="2026-10-28T02:20:14Z"/>
          <w:rFonts w:ascii="Arial" w:hAnsi="Arial" w:cs="Arial"/>
          <w:i w:val="1"/>
          <w:iCs w:val="1"/>
          <w:sz w:val="26"/>
          <w:szCs w:val="26"/>
          <w:highlight w:val="yellow"/>
        </w:rPr>
      </w:pPr>
      <w:del w:id="1752214570" w:author="Assessor GDSXSR" w:date="2026-10-28T02:20:14Z">
        <w:r w:rsidRPr="30EA060F" w:rsidR="213547FD">
          <w:rPr>
            <w:rFonts w:ascii="Arial" w:hAnsi="Arial" w:cs="Arial"/>
            <w:i w:val="1"/>
            <w:iCs w:val="1"/>
            <w:sz w:val="26"/>
            <w:szCs w:val="26"/>
            <w:highlight w:val="yellow"/>
          </w:rPr>
          <w:delText>DA INEXISTÊNCIA DE VÍCIO DE FUNDAMENTAÇÃO E DA LIQUIDEZ DA SENTENÇA</w:delText>
        </w:r>
      </w:del>
      <w:del w:id="1752214571" w:author="Assessor GDSXSR" w:date="2026-10-28T02:20:14Z">
        <w:r w:rsidRPr="30EA060F" w:rsidR="213547FD">
          <w:rPr>
            <w:rFonts w:ascii="Arial" w:hAnsi="Arial" w:cs="Arial"/>
            <w:i w:val="1"/>
            <w:iCs w:val="1"/>
            <w:sz w:val="26"/>
            <w:szCs w:val="26"/>
          </w:rPr>
          <w:delText xml:space="preserve"> </w:delText>
        </w:r>
      </w:del>
    </w:p>
    <w:p w:rsidR="008E39A8" w:rsidP="30EA060F" w:rsidRDefault="008E39A8" w14:paraId="6D11E67E" w14:textId="2B9C7C5D">
      <w:pPr>
        <w:pStyle w:val="Normal"/>
        <w:suppressLineNumbers w:val="0"/>
        <w:bidi w:val="0"/>
        <w:spacing w:before="0" w:beforeAutospacing="off" w:after="0" w:afterAutospacing="off" w:line="360" w:lineRule="auto"/>
        <w:ind w:left="2268" w:right="0" w:firstLine="1134"/>
        <w:jc w:val="both"/>
        <w:rPr>
          <w:del w:id="1752214574" w:author="Assessor GDSXSR" w:date="2026-10-28T02:20:14Z"/>
          <w:rFonts w:ascii="Arial" w:hAnsi="Arial" w:cs="Arial"/>
          <w:i w:val="1"/>
          <w:iCs w:val="1"/>
          <w:sz w:val="26"/>
          <w:szCs w:val="26"/>
          <w:highlight w:val="yellow"/>
        </w:rPr>
      </w:pPr>
      <w:del w:id="1752214573" w:author="Assessor GDSXSR" w:date="2026-10-28T02:20:14Z">
        <w:r w:rsidRPr="30EA060F" w:rsidR="213547FD">
          <w:rPr>
            <w:rFonts w:ascii="Arial" w:hAnsi="Arial" w:cs="Arial"/>
            <w:i w:val="1"/>
            <w:iCs w:val="1"/>
            <w:sz w:val="26"/>
            <w:szCs w:val="26"/>
            <w:highlight w:val="yellow"/>
          </w:rPr>
          <w:delText>(...)</w:delText>
        </w:r>
      </w:del>
    </w:p>
    <w:p w:rsidR="008E39A8" w:rsidP="30EA060F" w:rsidRDefault="008E39A8" w14:paraId="4E11DCD1" w14:textId="4234BB97">
      <w:pPr>
        <w:pStyle w:val="Normal"/>
        <w:spacing w:after="0" w:line="360" w:lineRule="auto"/>
        <w:ind w:left="2268" w:firstLine="1134"/>
        <w:jc w:val="both"/>
        <w:rPr>
          <w:del w:id="1752214576" w:author="Assessor GDSXSR" w:date="2026-10-28T02:20:14Z"/>
          <w:rFonts w:ascii="Arial" w:hAnsi="Arial" w:cs="Arial"/>
          <w:i w:val="1"/>
          <w:iCs w:val="1"/>
          <w:sz w:val="26"/>
          <w:szCs w:val="26"/>
          <w:highlight w:val="yellow"/>
        </w:rPr>
      </w:pPr>
      <w:del w:id="1752214575" w:author="Assessor GDSXSR" w:date="2026-10-28T02:20:14Z">
        <w:r w:rsidRPr="30EA060F" w:rsidR="213547FD">
          <w:rPr>
            <w:rFonts w:ascii="Arial" w:hAnsi="Arial" w:cs="Arial"/>
            <w:i w:val="1"/>
            <w:iCs w:val="1"/>
            <w:sz w:val="26"/>
            <w:szCs w:val="26"/>
            <w:highlight w:val="yellow"/>
          </w:rPr>
          <w:delText>Constou do dispositivo da r. sentença que:</w:delText>
        </w:r>
      </w:del>
    </w:p>
    <w:p w:rsidR="008E39A8" w:rsidP="30EA060F" w:rsidRDefault="008E39A8" w14:paraId="2422E99A" w14:textId="1C3D3AC9">
      <w:pPr>
        <w:pStyle w:val="Normal"/>
        <w:spacing w:after="0" w:line="360" w:lineRule="auto"/>
        <w:ind w:left="3402" w:firstLine="1134"/>
        <w:jc w:val="both"/>
        <w:rPr>
          <w:del w:id="1752214579" w:author="Assessor GDSXSR" w:date="2026-10-28T02:20:14Z"/>
          <w:rFonts w:ascii="Arial" w:hAnsi="Arial" w:cs="Arial"/>
          <w:i w:val="1"/>
          <w:iCs w:val="1"/>
          <w:sz w:val="26"/>
          <w:szCs w:val="26"/>
          <w:highlight w:val="yellow"/>
        </w:rPr>
      </w:pPr>
      <w:del w:id="1752214577" w:author="Assessor GDSXSR" w:date="2026-10-28T02:20:14Z">
        <w:r w:rsidRPr="30EA060F" w:rsidR="0B896ED8">
          <w:rPr>
            <w:rFonts w:ascii="Arial" w:hAnsi="Arial" w:cs="Arial"/>
            <w:i w:val="1"/>
            <w:iCs w:val="1"/>
            <w:sz w:val="26"/>
            <w:szCs w:val="26"/>
            <w:highlight w:val="yellow"/>
          </w:rPr>
          <w:delText>'</w:delText>
        </w:r>
      </w:del>
      <w:del w:id="1752214578" w:author="Assessor GDSXSR" w:date="2026-10-28T02:20:14Z">
        <w:r w:rsidRPr="30EA060F" w:rsidR="213547FD">
          <w:rPr>
            <w:rFonts w:ascii="Arial" w:hAnsi="Arial" w:cs="Arial"/>
            <w:i w:val="1"/>
            <w:iCs w:val="1"/>
            <w:sz w:val="26"/>
            <w:szCs w:val="26"/>
            <w:highlight w:val="yellow"/>
          </w:rPr>
          <w:delText>ANTE O EXPOSTO, julgo procedentes os pedidos do autor para condenar os réus ao ressarcimento do valor gasto para o retorno do imóvel ao estado anterior, que deverá ser corrigido monetariamente pelo IPCA a contar dos desembolsos e acrescido de juros à taxa legal (taxa Selic deduzido o IPCA) a partir da citação.</w:delText>
        </w:r>
      </w:del>
    </w:p>
    <w:p w:rsidR="008E39A8" w:rsidP="30EA060F" w:rsidRDefault="008E39A8" w14:paraId="44C6AB5D" w14:textId="5D8C8117">
      <w:pPr>
        <w:pStyle w:val="Normal"/>
        <w:spacing w:after="0" w:line="360" w:lineRule="auto"/>
        <w:ind w:left="3402" w:firstLine="1134"/>
        <w:jc w:val="both"/>
        <w:rPr>
          <w:del w:id="1752214581" w:author="Assessor GDSXSR" w:date="2026-10-28T02:20:14Z"/>
          <w:rFonts w:ascii="Arial" w:hAnsi="Arial" w:cs="Arial"/>
          <w:i w:val="1"/>
          <w:iCs w:val="1"/>
          <w:sz w:val="26"/>
          <w:szCs w:val="26"/>
          <w:highlight w:val="yellow"/>
        </w:rPr>
      </w:pPr>
      <w:del w:id="1752214580" w:author="Assessor GDSXSR" w:date="2026-10-28T02:20:14Z">
        <w:r w:rsidRPr="30EA060F" w:rsidR="213547FD">
          <w:rPr>
            <w:rFonts w:ascii="Arial" w:hAnsi="Arial" w:cs="Arial"/>
            <w:i w:val="1"/>
            <w:iCs w:val="1"/>
            <w:sz w:val="26"/>
            <w:szCs w:val="26"/>
            <w:highlight w:val="yellow"/>
          </w:rPr>
          <w:delText>Na reconvenção, rejeito a preliminar de ilegitimidade e, no mérito, julgo parcialmente procedentes os pedidos reconvencionais para condenar o reconvindo Francisco Soares de Oliveira ao ressarcimento do valor pago para o conserto da infiltração no banheiro e troca do registro hidráulico defeituoso, excluindo-se os valores referentes à substituição de cerâmicas e demais reformas de adequação comercial, corrigido monetariamente pelo IPCA desde o desembolso e acrescido de juros à taxa legal (taxa Selic deduzido o IPCA) a contar da citação.</w:delText>
        </w:r>
      </w:del>
    </w:p>
    <w:p w:rsidR="008E39A8" w:rsidP="30EA060F" w:rsidRDefault="008E39A8" w14:paraId="36893254" w14:textId="565ED9C8">
      <w:pPr>
        <w:pStyle w:val="Normal"/>
        <w:spacing w:after="0" w:line="360" w:lineRule="auto"/>
        <w:ind w:left="3402" w:firstLine="1134"/>
        <w:jc w:val="both"/>
        <w:rPr>
          <w:del w:id="1752214586" w:author="Assessor GDSXSR" w:date="2026-10-28T02:20:14Z"/>
          <w:rFonts w:ascii="Arial" w:hAnsi="Arial" w:cs="Arial"/>
          <w:i w:val="1"/>
          <w:iCs w:val="1"/>
          <w:sz w:val="26"/>
          <w:szCs w:val="26"/>
          <w:highlight w:val="yellow"/>
        </w:rPr>
      </w:pPr>
      <w:del w:id="1752214582" w:author="Assessor GDSXSR" w:date="2026-10-28T02:20:14Z">
        <w:r w:rsidRPr="30EA060F" w:rsidR="213547FD">
          <w:rPr>
            <w:rFonts w:ascii="Arial" w:hAnsi="Arial" w:cs="Arial"/>
            <w:i w:val="1"/>
            <w:iCs w:val="1"/>
            <w:sz w:val="26"/>
            <w:szCs w:val="26"/>
            <w:highlight w:val="yellow"/>
          </w:rPr>
          <w:delText>Julgo improcedente o pedido reconvencional com relação à Real Administradora de Imóveis LTDA.(...)</w:delText>
        </w:r>
      </w:del>
      <w:del w:id="1752214583" w:author="Assessor GDSXSR" w:date="2026-10-28T02:20:14Z">
        <w:r w:rsidRPr="30EA060F" w:rsidR="158D27A2">
          <w:rPr>
            <w:rFonts w:ascii="Arial" w:hAnsi="Arial" w:cs="Arial"/>
            <w:i w:val="1"/>
            <w:iCs w:val="1"/>
            <w:sz w:val="26"/>
            <w:szCs w:val="26"/>
            <w:highlight w:val="yellow"/>
          </w:rPr>
          <w:delText>'</w:delText>
        </w:r>
      </w:del>
      <w:del w:id="1752214584" w:author="Assessor GDSXSR" w:date="2026-10-28T02:20:14Z">
        <w:r w:rsidRPr="30EA060F" w:rsidR="213547FD">
          <w:rPr>
            <w:rFonts w:ascii="Arial" w:hAnsi="Arial" w:cs="Arial"/>
            <w:i w:val="1"/>
            <w:iCs w:val="1"/>
            <w:sz w:val="26"/>
            <w:szCs w:val="26"/>
            <w:highlight w:val="yellow"/>
          </w:rPr>
          <w:delText xml:space="preserve"> (ID 82259390)</w:delText>
        </w:r>
      </w:del>
      <w:del w:id="1752214585" w:author="Assessor GDSXSR" w:date="2026-10-28T02:20:14Z">
        <w:r w:rsidRPr="30EA060F" w:rsidR="213547FD">
          <w:rPr>
            <w:rFonts w:ascii="Arial" w:hAnsi="Arial" w:cs="Arial"/>
            <w:i w:val="1"/>
            <w:iCs w:val="1"/>
            <w:sz w:val="26"/>
            <w:szCs w:val="26"/>
          </w:rPr>
          <w:delText xml:space="preserve"> </w:delText>
        </w:r>
      </w:del>
    </w:p>
    <w:p w:rsidR="008E39A8" w:rsidP="30EA060F" w:rsidRDefault="008E39A8" w14:paraId="476D206B" w14:textId="4285A794">
      <w:pPr>
        <w:pStyle w:val="Normal"/>
        <w:spacing w:after="0" w:line="360" w:lineRule="auto"/>
        <w:ind w:left="2268" w:firstLine="1134"/>
        <w:jc w:val="both"/>
        <w:rPr>
          <w:del w:id="1752214588" w:author="Assessor GDSXSR" w:date="2026-10-28T02:20:14Z"/>
        </w:rPr>
      </w:pPr>
      <w:del w:id="1752214587" w:author="Assessor GDSXSR" w:date="2026-10-28T02:20:14Z">
        <w:r w:rsidRPr="30EA060F" w:rsidR="213547FD">
          <w:rPr>
            <w:rFonts w:ascii="Arial" w:hAnsi="Arial" w:cs="Arial"/>
            <w:i w:val="1"/>
            <w:iCs w:val="1"/>
            <w:sz w:val="26"/>
            <w:szCs w:val="26"/>
            <w:highlight w:val="yellow"/>
          </w:rPr>
          <w:delText>A r. sentença foi clara quanto a delimitação das condenações de cada uma das partes, não havendo que se falar em vício de fundamentação.</w:delText>
        </w:r>
      </w:del>
    </w:p>
    <w:p w:rsidR="008E39A8" w:rsidP="30EA060F" w:rsidRDefault="008E39A8" w14:paraId="479EA5B8" w14:textId="7D465538">
      <w:pPr>
        <w:pStyle w:val="Normal"/>
        <w:spacing w:after="0" w:line="360" w:lineRule="auto"/>
        <w:ind w:left="2268" w:firstLine="1134"/>
        <w:jc w:val="both"/>
        <w:rPr>
          <w:del w:id="1752214590" w:author="Assessor GDSXSR" w:date="2026-10-28T02:20:14Z"/>
        </w:rPr>
      </w:pPr>
      <w:del w:id="1752214589" w:author="Assessor GDSXSR" w:date="2026-10-28T02:20:14Z">
        <w:r w:rsidRPr="30EA060F" w:rsidR="213547FD">
          <w:rPr>
            <w:rFonts w:ascii="Arial" w:hAnsi="Arial" w:cs="Arial"/>
            <w:i w:val="1"/>
            <w:iCs w:val="1"/>
            <w:sz w:val="26"/>
            <w:szCs w:val="26"/>
          </w:rPr>
          <w:delText>O detalhamento dos valores deve ser apurado em liquidação de sentença nos termos do art. 509 a 512 do Código de Processo Civil.</w:delText>
        </w:r>
      </w:del>
    </w:p>
    <w:p w:rsidR="008E39A8" w:rsidP="30EA060F" w:rsidRDefault="008E39A8" w14:paraId="4809BC87" w14:textId="0E4E0B62">
      <w:pPr>
        <w:pStyle w:val="Normal"/>
        <w:spacing w:after="0" w:line="360" w:lineRule="auto"/>
        <w:ind w:left="2268" w:firstLine="1134"/>
        <w:jc w:val="both"/>
        <w:rPr>
          <w:del w:id="1752214594" w:author="Assessor GDSXSR" w:date="2026-10-28T02:20:14Z"/>
        </w:rPr>
      </w:pPr>
      <w:del w:id="1752214591" w:author="Assessor GDSXSR" w:date="2026-10-28T02:20:14Z">
        <w:r w:rsidRPr="30EA060F" w:rsidR="213547FD">
          <w:rPr>
            <w:rFonts w:ascii="Arial" w:hAnsi="Arial" w:cs="Arial"/>
            <w:i w:val="1"/>
            <w:iCs w:val="1"/>
            <w:sz w:val="26"/>
            <w:szCs w:val="26"/>
          </w:rPr>
          <w:delText xml:space="preserve">No mais, não há utilidade na cassação da sentença unicamente para que os valores sejam tornados líquidos pelo juiz da fase de conhecimento, uma vez que a própria legislação processual prevê uma fase própria para a apuração do quantum </w:delText>
        </w:r>
      </w:del>
      <w:del w:id="1752214592" w:author="Assessor GDSXSR" w:date="2026-10-28T02:20:14Z">
        <w:r w:rsidRPr="30EA060F" w:rsidR="213547FD">
          <w:rPr>
            <w:rFonts w:ascii="Arial" w:hAnsi="Arial" w:cs="Arial"/>
            <w:i w:val="1"/>
            <w:iCs w:val="1"/>
            <w:sz w:val="26"/>
            <w:szCs w:val="26"/>
          </w:rPr>
          <w:delText>debeatur</w:delText>
        </w:r>
      </w:del>
      <w:del w:id="1752214593" w:author="Assessor GDSXSR" w:date="2026-10-28T02:20:14Z">
        <w:r w:rsidRPr="30EA060F" w:rsidR="213547FD">
          <w:rPr>
            <w:rFonts w:ascii="Arial" w:hAnsi="Arial" w:cs="Arial"/>
            <w:i w:val="1"/>
            <w:iCs w:val="1"/>
            <w:sz w:val="26"/>
            <w:szCs w:val="26"/>
          </w:rPr>
          <w:delText>." (ID 88711783)</w:delText>
        </w:r>
      </w:del>
    </w:p>
    <w:p w:rsidR="008E39A8" w:rsidP="30EA060F" w:rsidRDefault="008E39A8" w14:paraId="38E8F8FD" w14:textId="296CE801">
      <w:pPr>
        <w:pStyle w:val="Normal"/>
        <w:spacing w:after="0" w:line="360" w:lineRule="auto"/>
        <w:ind w:firstLine="2268"/>
        <w:jc w:val="both"/>
        <w:rPr>
          <w:rFonts w:ascii="Arial" w:hAnsi="Arial" w:cs="Arial"/>
          <w:i w:val="1"/>
          <w:iCs w:val="1"/>
          <w:sz w:val="26"/>
          <w:szCs w:val="26"/>
        </w:rPr>
      </w:pPr>
    </w:p>
    <w:p>
      <w:pPr>
        <w:spacing w:before="0" w:beforeAutospacing="off" w:after="0" w:afterAutospacing="off" w:line="360" w:lineRule="auto"/>
        <w:ind w:left="0" w:right="0" w:firstLine="2268"/>
        <w:jc w:val="both"/>
        <w:rPr>
          <w:ins w:id="1752214625" w:author="Assessor GDSXSR" w:date="2026-10-28T02:20:14Z"/>
        </w:rPr>
      </w:pPr>
      <w:commentRangeStart w:id="1752213475"/>
      <w:del w:id="1752214595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lang w:val="pt-BR"/>
          </w:rPr>
          <w:delText xml:space="preserve">De</w:delText>
        </w:r>
      </w:del>
      <w:ins w:id="1752214596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808080"/>
            <w:sz w:val="28"/>
            <w:szCs w:val="28"/>
            <w:lang w:val="pt-BR"/>
          </w:rPr>
          <w:t xml:space="preserve">No</w:t>
        </w:r>
      </w:ins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del w:id="1752214597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lang w:val="pt-BR"/>
          </w:rPr>
          <w:delText xml:space="preserve">mais</w:delText>
        </w:r>
      </w:del>
      <w:ins w:id="1752214598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808080"/>
            <w:sz w:val="28"/>
            <w:szCs w:val="28"/>
            <w:lang w:val="pt-BR"/>
          </w:rPr>
          <w:t xml:space="preserve">caso, o acórdão examinou</w:t>
        </w:r>
      </w:ins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a</w:t>
      </w:r>
      <w:ins w:id="1752214599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808080"/>
            <w:sz w:val="28"/>
            <w:szCs w:val="28"/>
            <w:lang w:val="pt-BR"/>
          </w:rPr>
          <w:t xml:space="preserve"> Instrução Normativa nº 16/2017, concluindo que ela trata do comércio de alimentos e não da segurança da edificação, e decidiu a indenização das benfeitorias úteis pelo art. 35 da Lei nº 8.245/1991 e pela cláusula nona do contrato (ID 88711783).</w:t>
        </w:r>
      </w:ins>
    </w:p>
    <w:p>
      <w:pPr>
        <w:spacing w:before="0" w:beforeAutospacing="off" w:after="0" w:afterAutospacing="off" w:line="360" w:lineRule="auto"/>
        <w:ind w:left="0" w:right="0" w:firstLine="2268"/>
        <w:jc w:val="both"/>
        <w:rPr>
          <w:ins w:id="1752214626" w:author="Assessor GDSXSR" w:date="2026-10-28T02:20:14Z"/>
        </w:rPr>
      </w:pPr>
    </w:p>
    <w:p>
      <w:pPr>
        <w:spacing w:before="0" w:beforeAutospacing="off" w:after="0" w:afterAutospacing="off" w:line="360" w:lineRule="auto"/>
        <w:ind w:left="0" w:right="0" w:firstLine="2268"/>
        <w:jc w:val="both"/>
        <w:rPr>
          <w:ins w:id="1752214627" w:author="Assessor GDSXSR" w:date="2026-10-28T02:20:14Z"/>
        </w:rPr>
      </w:pPr>
      <w:ins w:id="1752214600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808080"/>
            <w:sz w:val="28"/>
            <w:szCs w:val="28"/>
            <w:lang w:val="pt-BR"/>
          </w:rPr>
          <w:t xml:space="preserve">No</w:t>
        </w:r>
      </w:ins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mais, o </w:t>
      </w:r>
      <w:del w:id="1752214601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lang w:val="pt-BR"/>
          </w:rPr>
          <w:delText xml:space="preserve">magistrado</w:delText>
        </w:r>
      </w:del>
      <w:ins w:id="1752214602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808080"/>
            <w:sz w:val="28"/>
            <w:szCs w:val="28"/>
            <w:lang w:val="pt-BR"/>
          </w:rPr>
          <w:t xml:space="preserve">julgador</w:t>
        </w:r>
      </w:ins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não está obrigado a </w:t>
      </w:r>
      <w:del w:id="1752214603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lang w:val="pt-BR"/>
          </w:rPr>
          <w:delText xml:space="preserve">se</w:delText>
        </w:r>
      </w:del>
      <w:ins w:id="1752214604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808080"/>
            <w:sz w:val="28"/>
            <w:szCs w:val="28"/>
            <w:lang w:val="pt-BR"/>
          </w:rPr>
          <w:t xml:space="preserve">responder</w:t>
        </w:r>
      </w:ins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del w:id="1752214605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lang w:val="pt-BR"/>
          </w:rPr>
          <w:delText xml:space="preserve">manifestar sobre</w:delText>
        </w:r>
      </w:del>
      <w:ins w:id="1752214606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808080"/>
            <w:sz w:val="28"/>
            <w:szCs w:val="28"/>
            <w:lang w:val="pt-BR"/>
          </w:rPr>
          <w:t xml:space="preserve">a</w:t>
        </w:r>
      </w:ins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todas as </w:t>
      </w:r>
      <w:del w:id="1752214607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lang w:val="pt-BR"/>
          </w:rPr>
          <w:delText xml:space="preserve">particularidades</w:delText>
        </w:r>
      </w:del>
      <w:ins w:id="1752214608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808080"/>
            <w:sz w:val="28"/>
            <w:szCs w:val="28"/>
            <w:lang w:val="pt-BR"/>
          </w:rPr>
          <w:t xml:space="preserve">questões</w:t>
        </w:r>
      </w:ins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del w:id="1752214609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lang w:val="pt-BR"/>
          </w:rPr>
          <w:delText xml:space="preserve">trazidas</w:delText>
        </w:r>
      </w:del>
      <w:ins w:id="1752214610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808080"/>
            <w:sz w:val="28"/>
            <w:szCs w:val="28"/>
            <w:lang w:val="pt-BR"/>
          </w:rPr>
          <w:t xml:space="preserve">suscitadas</w:t>
        </w:r>
      </w:ins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del w:id="1752214611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lang w:val="pt-BR"/>
          </w:rPr>
          <w:delText xml:space="preserve">pela</w:delText>
        </w:r>
      </w:del>
      <w:ins w:id="1752214612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808080"/>
            <w:sz w:val="28"/>
            <w:szCs w:val="28"/>
            <w:lang w:val="pt-BR"/>
          </w:rPr>
          <w:t xml:space="preserve">pelas</w:t>
        </w:r>
      </w:ins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del w:id="1752214613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lang w:val="pt-BR"/>
          </w:rPr>
          <w:delText xml:space="preserve">parte</w:delText>
        </w:r>
      </w:del>
      <w:ins w:id="1752214614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808080"/>
            <w:sz w:val="28"/>
            <w:szCs w:val="28"/>
            <w:lang w:val="pt-BR"/>
          </w:rPr>
          <w:t xml:space="preserve">partes</w:t>
        </w:r>
      </w:ins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quando já tenha encontrado </w:t>
      </w:r>
      <w:del w:id="1752214615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lang w:val="pt-BR"/>
          </w:rPr>
          <w:delText xml:space="preserve">razões</w:delText>
        </w:r>
      </w:del>
      <w:ins w:id="1752214616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808080"/>
            <w:sz w:val="28"/>
            <w:szCs w:val="28"/>
            <w:lang w:val="pt-BR"/>
          </w:rPr>
          <w:t xml:space="preserve">motivo</w:t>
        </w:r>
      </w:ins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del w:id="1752214617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lang w:val="pt-BR"/>
          </w:rPr>
          <w:delText xml:space="preserve">suficientes</w:delText>
        </w:r>
      </w:del>
      <w:ins w:id="1752214618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808080"/>
            <w:sz w:val="28"/>
            <w:szCs w:val="28"/>
            <w:lang w:val="pt-BR"/>
          </w:rPr>
          <w:t xml:space="preserve">suficiente</w:t>
        </w:r>
      </w:ins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para proferir </w:t>
      </w:r>
      <w:ins w:id="1752214619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808080"/>
            <w:sz w:val="28"/>
            <w:szCs w:val="28"/>
            <w:lang w:val="pt-BR"/>
          </w:rPr>
          <w:t xml:space="preserve">a </w:t>
        </w:r>
      </w:ins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decisão</w:t>
      </w:r>
      <w:del w:id="1752214620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lang w:val="pt-BR"/>
          </w:rPr>
          <w:delText xml:space="preserve">,</w:delText>
        </w:r>
      </w:del>
      <w:ins w:id="1752214621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808080"/>
            <w:sz w:val="28"/>
            <w:szCs w:val="28"/>
            <w:lang w:val="pt-BR"/>
          </w:rPr>
          <w:t xml:space="preserve">.</w:t>
        </w:r>
      </w:ins>
    </w:p>
    <w:p>
      <w:pPr>
        <w:spacing w:before="0" w:beforeAutospacing="off" w:after="0" w:afterAutospacing="off" w:line="360" w:lineRule="auto"/>
        <w:ind w:left="0" w:right="0" w:firstLine="2268"/>
        <w:jc w:val="both"/>
        <w:rPr>
          <w:ins w:id="1752214628" w:author="Assessor GDSXSR" w:date="2026-10-28T02:20:14Z"/>
        </w:rPr>
      </w:pPr>
    </w:p>
    <w:p w:rsidR="00F42F7B" w:rsidP="30EA060F" w:rsidRDefault="00F42F7B" w14:paraId="2DD71E67" w14:textId="265684CB">
      <w:pPr>
        <w:spacing w:before="0" w:beforeAutospacing="off" w:after="0" w:afterAutospacing="off" w:line="360" w:lineRule="auto"/>
        <w:ind w:left="0" w:right="0" w:firstLine="226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ins w:id="1752214622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808080"/>
            <w:sz w:val="28"/>
            <w:szCs w:val="28"/>
            <w:lang w:val="pt-BR"/>
          </w:rPr>
          <w:t xml:space="preserve">Nesse</w:t>
        </w:r>
      </w:ins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del w:id="1752214623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lang w:val="pt-BR"/>
          </w:rPr>
          <w:delText xml:space="preserve">vejamos</w:delText>
        </w:r>
      </w:del>
      <w:ins w:id="1752214624" w:author="Assessor GDSXSR" w:date="2026-10-28T02:20:14Z">
        <w:r>
          <w:rPr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808080"/>
            <w:sz w:val="28"/>
            <w:szCs w:val="28"/>
            <w:lang w:val="pt-BR"/>
          </w:rPr>
          <w:t xml:space="preserve">sentido</w:t>
        </w:r>
      </w:ins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:</w:t>
      </w:r>
      <w:commentRangeEnd w:id="1752213475"/>
      <w:r>
        <w:rPr>
          <w:rStyle w:val="CommentReference"/>
        </w:rPr>
        <w:commentReference w:id="1752213475"/>
      </w:r>
    </w:p>
    <w:p w:rsidR="00F42F7B" w:rsidP="30EA060F" w:rsidRDefault="00F42F7B" w14:paraId="6DA9E893" w14:textId="21F3E15A">
      <w:pPr>
        <w:spacing w:before="0" w:beforeAutospacing="off" w:after="0" w:afterAutospacing="off" w:line="360" w:lineRule="auto"/>
        <w:ind w:left="0" w:right="0" w:firstLine="226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00F42F7B" w:rsidP="30EA060F" w:rsidRDefault="00F42F7B" w14:paraId="4C4EEF49" w14:textId="6B3BC304">
      <w:pPr>
        <w:spacing w:before="0" w:beforeAutospacing="off" w:after="0" w:afterAutospacing="off" w:line="360" w:lineRule="auto"/>
        <w:ind w:left="2268" w:right="0" w:firstLine="0"/>
        <w:jc w:val="both"/>
        <w:rPr>
          <w:del w:id="1752214633" w:author="Assessor GDSXSR" w:date="2026-10-28T02:20:14Z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BR"/>
        </w:rPr>
      </w:pPr>
      <w:del w:id="1752214629" w:author="Assessor GDSXSR" w:date="2026-10-28T02:20:14Z">
        <w:r w:rsidRPr="30EA060F" w:rsidR="374EAD4A">
          <w:rPr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noProof w:val="0"/>
            <w:color w:val="000000" w:themeColor="text1" w:themeTint="FF" w:themeShade="FF"/>
            <w:sz w:val="26"/>
            <w:szCs w:val="26"/>
            <w:lang w:val="pt-BR"/>
          </w:rPr>
          <w:delText>“(...) IV -</w:delText>
        </w:r>
      </w:del>
      <w:del w:id="1752214630" w:author="Assessor GDSXSR" w:date="2026-10-28T02:20:14Z">
        <w:r w:rsidRPr="30EA060F" w:rsidR="374EAD4A">
          <w:rPr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6"/>
            <w:szCs w:val="26"/>
            <w:u w:val="single"/>
            <w:lang w:val="pt-BR"/>
          </w:rPr>
          <w:delText xml:space="preserve"> </w:delText>
        </w:r>
      </w:del>
      <w:del w:id="1752214631" w:author="Assessor GDSXSR" w:date="2026-10-28T02:20:14Z">
        <w:r w:rsidRPr="30EA060F" w:rsidR="374EAD4A">
          <w:rPr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6"/>
            <w:szCs w:val="26"/>
            <w:highlight w:val="yellow"/>
            <w:u w:val="single"/>
            <w:lang w:val="pt-BR"/>
          </w:rPr>
          <w:delText>Conforme entendimento pacífico desta Corte: "O julgador não está obrigado a responder a todas as questões suscitadas pelas partes, quando já tenha encontrado motivo suficiente para proferir a decisão. A prescrição trazida pelo art. 489 do CPC/2015 veio confirmar a jurisprudência já sedimentada pelo Colendo Superior Tribunal de Justiça, sendo dever do julgador apenas enfrentar as questões capazes de infirmar a conclusão adotada na decisão recorrida</w:delText>
        </w:r>
      </w:del>
      <w:del w:id="1752214632" w:author="Assessor GDSXSR" w:date="2026-10-28T02:20:14Z">
        <w:r w:rsidRPr="30EA060F" w:rsidR="374EAD4A">
          <w:rPr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noProof w:val="0"/>
            <w:color w:val="000000" w:themeColor="text1" w:themeTint="FF" w:themeShade="FF"/>
            <w:sz w:val="26"/>
            <w:szCs w:val="26"/>
            <w:lang w:val="pt-BR"/>
          </w:rPr>
          <w:delText>." EDcl no MS 21.315/DF, relatora Ministra Diva Malerbi (Desembargadora convocada TRF 3ª Região), Primeira Seção, julgado em 8/6/2016, DJe 15/6/2016.(...) (EDcl no AREsp n. 3.167.241/SP, relator Ministro Francisco Falcão, Segunda Turma, julgado em 1/10/2026, DJEN de 5/10/2026.)</w:delText>
        </w:r>
      </w:del>
    </w:p>
    <w:p w:rsidR="00F42F7B" w:rsidP="30EA060F" w:rsidRDefault="00F42F7B" w14:paraId="6DCE0148" w14:textId="2412C0E3">
      <w:pPr>
        <w:spacing w:before="0" w:beforeAutospacing="off" w:after="0" w:afterAutospacing="off" w:line="360" w:lineRule="auto"/>
        <w:ind w:left="2268" w:right="0" w:firstLine="0"/>
        <w:jc w:val="both"/>
        <w:rPr>
          <w:del w:id="1752214634" w:author="Assessor GDSXSR" w:date="2026-10-28T02:20:14Z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BR"/>
        </w:rPr>
      </w:pPr>
    </w:p>
    <w:p w:rsidR="00F42F7B" w:rsidP="30EA060F" w:rsidRDefault="00F42F7B" w14:paraId="2D669AC9" w14:textId="471DB274">
      <w:pPr>
        <w:spacing w:before="0" w:beforeAutospacing="off" w:after="0" w:afterAutospacing="off" w:line="360" w:lineRule="auto"/>
        <w:ind w:left="2268" w:right="0" w:firstLine="0"/>
        <w:jc w:val="both"/>
        <w:rPr>
          <w:del w:id="1752214639" w:author="Assessor GDSXSR" w:date="2026-10-28T02:20:14Z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BR"/>
        </w:rPr>
      </w:pPr>
      <w:del w:id="1752214635" w:author="Assessor GDSXSR" w:date="2026-10-28T02:20:14Z">
        <w:r w:rsidRPr="30EA060F" w:rsidR="374EAD4A">
          <w:rPr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noProof w:val="0"/>
            <w:color w:val="000000" w:themeColor="text1" w:themeTint="FF" w:themeShade="FF"/>
            <w:sz w:val="26"/>
            <w:szCs w:val="26"/>
            <w:lang w:val="pt-BR"/>
          </w:rPr>
          <w:delText>“Na hipótese, os autos foram devidamente analisados por este colegiado e os fundamentos adequadamente expostos. Ademais,</w:delText>
        </w:r>
      </w:del>
      <w:del w:id="1752214636" w:author="Assessor GDSXSR" w:date="2026-10-28T02:20:14Z">
        <w:r w:rsidRPr="30EA060F" w:rsidR="374EAD4A">
          <w:rPr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6"/>
            <w:szCs w:val="26"/>
            <w:u w:val="single"/>
            <w:lang w:val="pt-BR"/>
          </w:rPr>
          <w:delText xml:space="preserve"> </w:delText>
        </w:r>
      </w:del>
      <w:del w:id="1752214637" w:author="Assessor GDSXSR" w:date="2026-10-28T02:20:14Z">
        <w:r w:rsidRPr="30EA060F" w:rsidR="374EAD4A">
          <w:rPr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6"/>
            <w:szCs w:val="26"/>
            <w:highlight w:val="yellow"/>
            <w:u w:val="single"/>
            <w:lang w:val="pt-BR"/>
          </w:rPr>
          <w:delText>o julgador não está obrigado a responder a todas as questões suscitadas pelas partes, quando já tenha encontrado motivo suficiente para proferir a decisão</w:delText>
        </w:r>
      </w:del>
      <w:del w:id="1752214638" w:author="Assessor GDSXSR" w:date="2026-10-28T02:20:14Z">
        <w:r w:rsidRPr="30EA060F" w:rsidR="374EAD4A">
          <w:rPr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noProof w:val="0"/>
            <w:color w:val="000000" w:themeColor="text1" w:themeTint="FF" w:themeShade="FF"/>
            <w:sz w:val="26"/>
            <w:szCs w:val="26"/>
            <w:lang w:val="pt-BR"/>
          </w:rPr>
          <w:delText>.” (Acórdão 2110043, 0726012-41.2024.8.07.0020, Relator(a): LUIS EDUARDO YATSUDA ARIMA, PRIMEIRA TURMA RECURSAL, data de julgamento: 15/04/2026, publicado no DJe: 28/04/2026.)</w:delText>
        </w:r>
      </w:del>
    </w:p>
    <w:p w:rsidR="00F42F7B" w:rsidP="30EA060F" w:rsidRDefault="00F42F7B" w14:paraId="27D99FF0" w14:textId="332224D9">
      <w:pPr>
        <w:spacing w:before="0" w:beforeAutospacing="off" w:after="0" w:afterAutospacing="off" w:line="360" w:lineRule="auto"/>
        <w:ind w:left="2268" w:right="0" w:firstLine="0"/>
        <w:jc w:val="both"/>
        <w:rPr>
          <w:del w:id="1752214640" w:author="Assessor GDSXSR" w:date="2026-10-28T02:20:14Z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BR"/>
        </w:rPr>
      </w:pPr>
    </w:p>
    <w:p w:rsidR="00F42F7B" w:rsidP="30EA060F" w:rsidRDefault="00F42F7B" w14:paraId="481EB080" w14:textId="769B1AED">
      <w:pPr>
        <w:spacing w:before="0" w:beforeAutospacing="off" w:after="0" w:afterAutospacing="off" w:line="360" w:lineRule="auto"/>
        <w:ind w:left="2268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BR"/>
        </w:rPr>
      </w:pPr>
      <w:commentRangeStart w:id="1752213476"/>
      <w:r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BR"/>
        </w:rPr>
        <w:t xml:space="preserve">“</w:t>
      </w:r>
      <w:del w:id="1752214646" w:author="Assessor GDSXSR" w:date="2026-10-28T02:20:14Z">
        <w:r>
          <w:rPr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noProof w:val="0"/>
            <w:color w:val="000000" w:themeColor="text1" w:themeTint="FF" w:themeShade="FF"/>
            <w:sz w:val="26"/>
            <w:szCs w:val="26"/>
            <w:lang w:val="pt-BR"/>
          </w:rPr>
          <w:delText xml:space="preserve">Tese de julgamento: ‘</w:delText>
        </w:r>
      </w:del>
      <w:r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BR"/>
        </w:rPr>
        <w:t xml:space="preserve">(...) 2. </w:t>
      </w:r>
      <w:r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highlight w:val="yellow"/>
          <w:u w:val="single"/>
          <w:lang w:val="pt-BR"/>
        </w:rPr>
        <w:t xml:space="preserve">O julgador não está obrigado a responder a todos os questionamentos das partes quando já tenha encontrado fundamento suficiente para proferir a decisão, não configurando omissão o desprovimento de tese contrária aos fundamentos adotados pelo colegiado</w:t>
      </w:r>
      <w:r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BR"/>
        </w:rPr>
        <w:t xml:space="preserve">.</w:t>
      </w:r>
      <w:del w:id="1752214647" w:author="Assessor GDSXSR" w:date="2026-10-28T02:20:14Z">
        <w:r>
          <w:rPr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noProof w:val="0"/>
            <w:color w:val="000000" w:themeColor="text1" w:themeTint="FF" w:themeShade="FF"/>
            <w:sz w:val="26"/>
            <w:szCs w:val="26"/>
            <w:lang w:val="pt-BR"/>
          </w:rPr>
          <w:delText xml:space="preserve">’(...)</w:delText>
        </w:r>
      </w:del>
      <w:r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BR"/>
        </w:rPr>
        <w:t xml:space="preserve">” (Acórdão 2113135, 0718731-34.2024.8.07.0020, Relator(a): AISTON HENRIQUE DE SOUSA, 4ª TURMA CÍVEL, data de julgamento: 08/04/2026, publicado no DJe: 06/05/2026.)</w:t>
      </w:r>
      <w:ins w:id="1752214648" w:author="Assessor GDSXSR" w:date="2026-10-28T02:20:14Z">
        <w:r>
          <w:rPr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noProof w:val="0"/>
            <w:color w:val="808080"/>
            <w:sz w:val="26"/>
            <w:szCs w:val="26"/>
            <w:lang w:val="pt-BR"/>
          </w:rPr>
          <w:t xml:space="preserve"> – Grifei</w:t>
        </w:r>
      </w:ins>
      <w:commentRangeEnd w:id="1752213476"/>
      <w:r>
        <w:rPr>
          <w:rStyle w:val="CommentReference"/>
        </w:rPr>
        <w:commentReference w:id="1752213476"/>
      </w:r>
    </w:p>
    <w:p w:rsidR="00F42F7B" w:rsidP="30EA060F" w:rsidRDefault="00F42F7B" w14:paraId="37463AF8" w14:textId="51D0FBB2">
      <w:pPr>
        <w:spacing w:before="0" w:beforeAutospacing="off" w:after="0" w:afterAutospacing="off" w:line="360" w:lineRule="auto"/>
        <w:ind w:left="2268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BR"/>
        </w:rPr>
      </w:pPr>
    </w:p>
    <w:p w:rsidR="00F42F7B" w:rsidP="30EA060F" w:rsidRDefault="00F42F7B" w14:paraId="4812562D" w14:textId="0FBFB380">
      <w:pPr>
        <w:spacing w:after="0" w:line="360" w:lineRule="auto"/>
        <w:ind w:left="2268" w:firstLine="0"/>
        <w:jc w:val="both"/>
        <w:rPr>
          <w:del w:id="1752214644" w:author="Assessor GDSXSR" w:date="2026-10-28T02:20:14Z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BR"/>
        </w:rPr>
      </w:pPr>
      <w:del w:id="1752214641" w:author="Assessor GDSXSR" w:date="2026-10-28T02:20:14Z">
        <w:r w:rsidRPr="30EA060F" w:rsidR="374EAD4A">
          <w:rPr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noProof w:val="0"/>
            <w:color w:val="000000" w:themeColor="text1" w:themeTint="FF" w:themeShade="FF"/>
            <w:sz w:val="26"/>
            <w:szCs w:val="26"/>
            <w:lang w:val="pt-BR"/>
          </w:rPr>
          <w:delText xml:space="preserve">“(...) </w:delText>
        </w:r>
      </w:del>
      <w:del w:id="1752214642" w:author="Assessor GDSXSR" w:date="2026-10-28T02:20:14Z">
        <w:r w:rsidRPr="30EA060F" w:rsidR="374EAD4A">
          <w:rPr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6"/>
            <w:szCs w:val="26"/>
            <w:highlight w:val="yellow"/>
            <w:u w:val="single"/>
            <w:lang w:val="pt-BR"/>
          </w:rPr>
          <w:delText>A omissão configura-se quando a decisão deixa de se manifestar em relação a ponto sobre o qual deveria pronunciar-se. Isto não significa que o julgador esteja obrigado a responder a todas as alegações das partes nem a rebater todos os seus argumentos. Basta que expresse os motivos que reputa suficientes à conclusão.</w:delText>
        </w:r>
      </w:del>
      <w:del w:id="1752214643" w:author="Assessor GDSXSR" w:date="2026-10-28T02:20:14Z">
        <w:r w:rsidRPr="30EA060F" w:rsidR="374EAD4A">
          <w:rPr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noProof w:val="0"/>
            <w:color w:val="000000" w:themeColor="text1" w:themeTint="FF" w:themeShade="FF"/>
            <w:sz w:val="26"/>
            <w:szCs w:val="26"/>
            <w:lang w:val="pt-BR"/>
          </w:rPr>
          <w:delText xml:space="preserve"> Os fundamentos em que se baseia para decidir de uma ou outra forma constituem a motivação, requisito essencial à validade do julgamento.(...)” (Acórdão 1017110, 20140610151735APC, Relator(a): ROMEU GONZAGA NEIVA, 4ª TURMA CÍVEL, data de julgamento: 11/05/2017, publicado no DJe: 24/05/2017.</w:delText>
        </w:r>
      </w:del>
    </w:p>
    <w:p w:rsidR="00F42F7B" w:rsidP="30EA060F" w:rsidRDefault="00F42F7B" w14:paraId="4C041DC8" w14:textId="440E402B">
      <w:pPr>
        <w:pStyle w:val="Normal"/>
        <w:spacing w:after="0" w:line="360" w:lineRule="auto"/>
        <w:ind w:firstLine="0"/>
        <w:jc w:val="both"/>
        <w:rPr>
          <w:del w:id="1752214645" w:author="Assessor GDSXSR" w:date="2026-10-28T02:20:14Z"/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752214650" w:author="Assessor GDSXSR" w:date="2026-10-28T02:20:14Z"/>
        </w:rPr>
      </w:pPr>
      <w:commentRangeStart w:id="1752213477"/>
      <w:ins w:id="1752214649" w:author="Assessor GDSXSR" w:date="2026-10-28T02:20:14Z">
        <w:r>
          <w:rPr>
            <w:rFonts w:ascii="Arial" w:hAnsi="Arial" w:cs="Arial"/>
            <w:color w:val="808080"/>
            <w:sz w:val="28"/>
            <w:szCs w:val="28"/>
          </w:rPr>
          <w:t xml:space="preserve">Dessa forma, conforme mencionado no v. acórdão embargado, a matéria relativa à Instrução Normativa nº 16/2017 e ao art. 1.219 do Código Civil foi suficientemente abordada, não havendo omissão a ser sanada, mas apenas mero inconformismo meritório do embargante com a conclusão adotada pelo Colegiado.</w:t>
        </w:r>
      </w:ins>
    </w:p>
    <w:p>
      <w:pPr>
        <w:spacing w:after="0" w:line="360" w:lineRule="auto"/>
        <w:ind w:firstLine="2268"/>
        <w:jc w:val="both"/>
        <w:rPr>
          <w:ins w:id="1752214651" w:author="Assessor GDSXSR" w:date="2026-10-28T02:20:14Z"/>
        </w:rPr>
      </w:pPr>
    </w:p>
    <w:p w:rsidR="00F42F7B" w:rsidP="008E39A8" w:rsidRDefault="00F42F7B" w14:paraId="7D06CC7C" w14:textId="5552C99A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v. acórdão embargado, portanto, cumpriu sua finalidade, na medida em que analisou as teses jurídicas sustentadas e decidiu-as fundamentadamente, emitindo juízo de valor sobre as questões relevantes para o julgamento da matéria devolvida.</w:t>
      </w:r>
      <w:commentRangeEnd w:id="1752213477"/>
      <w:r>
        <w:rPr>
          <w:rStyle w:val="CommentReference"/>
        </w:rPr>
        <w:commentReference w:id="1752213477"/>
      </w:r>
    </w:p>
    <w:p w:rsidR="00F42F7B" w:rsidP="008E39A8" w:rsidRDefault="00F42F7B" w14:paraId="087497DE" w14:textId="7BF2C3C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8E39A8" w:rsidP="008E39A8" w:rsidRDefault="008E39A8" w14:paraId="5BF6DA6A" w14:textId="02655B05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30EA060F" w:rsidR="5FA1286E">
        <w:rPr>
          <w:rFonts w:ascii="Arial" w:hAnsi="Arial" w:cs="Arial"/>
          <w:sz w:val="28"/>
          <w:szCs w:val="28"/>
        </w:rPr>
        <w:t xml:space="preserve">Na verdade, ao alegar omissão, </w:t>
      </w:r>
      <w:r w:rsidRPr="30EA060F" w:rsidR="6CEBCC45">
        <w:rPr>
          <w:rFonts w:ascii="Arial" w:hAnsi="Arial" w:cs="Arial"/>
          <w:sz w:val="28"/>
          <w:szCs w:val="28"/>
        </w:rPr>
        <w:t>o</w:t>
      </w:r>
      <w:r w:rsidRPr="30EA060F" w:rsidR="5FA1286E">
        <w:rPr>
          <w:rFonts w:ascii="Arial" w:hAnsi="Arial" w:cs="Arial"/>
          <w:sz w:val="28"/>
          <w:szCs w:val="28"/>
        </w:rPr>
        <w:t xml:space="preserve"> embargante pretende o reexame do apelo, o que é vedado em sede de embargos de declaração.</w:t>
      </w:r>
    </w:p>
    <w:p w:rsidR="002B4706" w:rsidP="008E39A8" w:rsidRDefault="002B4706" w14:paraId="0470D0F3" w14:textId="15EB6F19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2B4706" w:rsidR="002B4706" w:rsidP="002B4706" w:rsidRDefault="002B4706" w14:paraId="0411DFF0" w14:textId="215FB9C6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B4706">
        <w:rPr>
          <w:rFonts w:ascii="Arial" w:hAnsi="Arial" w:cs="Arial"/>
          <w:b/>
          <w:bCs/>
          <w:sz w:val="28"/>
          <w:szCs w:val="28"/>
        </w:rPr>
        <w:t>DISPOSITIVO</w:t>
      </w:r>
    </w:p>
    <w:p w:rsidR="002B4706" w:rsidP="008E39A8" w:rsidRDefault="002B4706" w14:paraId="7825D6A9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F42F7B" w:rsidP="30EA060F" w:rsidRDefault="002B4706" w14:paraId="029BA99E" w14:textId="02CE18FF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commentRangeStart w:id="1752213478"/>
      <w:r>
        <w:rPr>
          <w:rFonts w:ascii="Arial" w:hAnsi="Arial" w:cs="Arial"/>
          <w:sz w:val="28"/>
          <w:szCs w:val="28"/>
        </w:rPr>
        <w:t xml:space="preserve">Ante o exposto, </w:t>
      </w:r>
      <w:r>
        <w:rPr>
          <w:rFonts w:ascii="Arial" w:hAnsi="Arial" w:cs="Arial"/>
          <w:b w:val="1"/>
          <w:bCs w:val="1"/>
          <w:sz w:val="28"/>
          <w:szCs w:val="28"/>
        </w:rPr>
        <w:t xml:space="preserve">nego provimento</w:t>
      </w:r>
      <w:r>
        <w:rPr>
          <w:rFonts w:ascii="Arial" w:hAnsi="Arial" w:cs="Arial"/>
          <w:sz w:val="28"/>
          <w:szCs w:val="28"/>
        </w:rPr>
        <w:t xml:space="preserve"> aos embargos de declaração opostos pel</w:t>
      </w:r>
      <w:r>
        <w:rPr>
          <w:rFonts w:ascii="Arial" w:hAnsi="Arial" w:cs="Arial"/>
          <w:sz w:val="28"/>
          <w:szCs w:val="28"/>
        </w:rPr>
        <w:t xml:space="preserve">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réu</w:t>
      </w:r>
      <w:del w:id="1752214652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/apelante</w:delText>
        </w:r>
      </w:del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Tariq Jarbou.</w:t>
      </w:r>
      <w:del w:id="1752214653" w:author="Assessor GDSXSR" w:date="2026-10-28T02:20:14Z">
        <w:r>
          <w:rPr>
            <w:rFonts w:ascii="Arial" w:hAnsi="Arial" w:cs="Arial"/>
            <w:sz w:val="28"/>
            <w:szCs w:val="28"/>
          </w:rPr>
          <w:delText xml:space="preserve">  </w:delText>
        </w:r>
      </w:del>
      <w:commentRangeEnd w:id="1752213478"/>
      <w:r>
        <w:rPr>
          <w:rStyle w:val="CommentReference"/>
        </w:rPr>
        <w:commentReference w:id="1752213478"/>
      </w:r>
    </w:p>
    <w:p w:rsidR="002B4706" w:rsidP="008E39A8" w:rsidRDefault="002B4706" w14:paraId="03886902" w14:textId="23312F7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2B4706" w:rsidP="008E39A8" w:rsidRDefault="002B4706" w14:paraId="30F6DBD9" w14:textId="0A5B4820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:rsidR="002B4706" w:rsidP="008E39A8" w:rsidRDefault="002B4706" w14:paraId="6AEAB8C8" w14:textId="49BFC399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2B4706" w:rsidP="002B4706" w:rsidRDefault="002B4706" w14:paraId="07EABE98" w14:textId="539E7F32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="00B26186" w:rsidP="30EA060F" w:rsidRDefault="00B26186" w14:paraId="66AC5FC5" w14:textId="4DBDF063">
      <w:pPr>
        <w:pStyle w:val="Normal"/>
        <w:spacing w:after="0" w:line="360" w:lineRule="auto"/>
        <w:rPr>
          <w:rFonts w:ascii="Arial" w:hAnsi="Arial" w:cs="Arial"/>
          <w:sz w:val="28"/>
          <w:szCs w:val="28"/>
        </w:rPr>
      </w:pPr>
    </w:p>
    <w:p w:rsidRPr="002B4706" w:rsidR="002B4706" w:rsidP="002B4706" w:rsidRDefault="002B4706" w14:paraId="4F18B49C" w14:textId="7777777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sectPr w:rsidRPr="002B4706" w:rsidR="002B4706">
      <w:footerReference w:type="default" r:id="rId11"/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default" r:id="R7841a251c9ed4377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RG" w:author="Raul Luiz Gonçalves Pamplona - GDSXSR" w:date="2026-10-25T16:04:45" w:id="810431130">
    <w:p xmlns:w14="http://schemas.microsoft.com/office/word/2010/wordml" xmlns:w="http://schemas.openxmlformats.org/wordprocessingml/2006/main" w:rsidR="287EB8CD" w:rsidRDefault="3936907F" w14:paraId="7B6A4535" w14:textId="2EE31ECE">
      <w:pPr>
        <w:pStyle w:val="CommentText"/>
      </w:pPr>
      <w:r>
        <w:rPr>
          <w:rStyle w:val="CommentReference"/>
        </w:rPr>
        <w:annotationRef/>
      </w:r>
      <w:r w:rsidRPr="1A86DE90" w:rsidR="1E3FB638">
        <w:t xml:space="preserve">	Art. 1.022. Cabem embargos de declaração contra qualquer decisão judicial para: </w:t>
      </w:r>
    </w:p>
    <w:p xmlns:w14="http://schemas.microsoft.com/office/word/2010/wordml" xmlns:w="http://schemas.openxmlformats.org/wordprocessingml/2006/main" w:rsidR="2D62AB6C" w:rsidRDefault="45A58E82" w14:paraId="63CF9197" w14:textId="26E5FFA1">
      <w:pPr>
        <w:pStyle w:val="CommentText"/>
      </w:pPr>
      <w:r w:rsidRPr="6DFED74C" w:rsidR="2808DD8C">
        <w:t xml:space="preserve">	I - esclarecer obscuridade ou eliminar contradição; </w:t>
      </w:r>
    </w:p>
    <w:p xmlns:w14="http://schemas.microsoft.com/office/word/2010/wordml" xmlns:w="http://schemas.openxmlformats.org/wordprocessingml/2006/main" w:rsidR="0636DD1C" w:rsidRDefault="36480A66" w14:paraId="15B8B6CD" w14:textId="2501F4B5">
      <w:pPr>
        <w:pStyle w:val="CommentText"/>
      </w:pPr>
      <w:r w:rsidRPr="33660C90" w:rsidR="70E24C27">
        <w:t xml:space="preserve">	II - suprir omissão de ponto ou questão sobre o qual devia se pronunciar o juiz de ofício ou a requerimento; </w:t>
      </w:r>
    </w:p>
    <w:p xmlns:w14="http://schemas.microsoft.com/office/word/2010/wordml" xmlns:w="http://schemas.openxmlformats.org/wordprocessingml/2006/main" w:rsidR="66D9C7AE" w:rsidRDefault="656D4E44" w14:paraId="07BC4D13" w14:textId="24B36C57">
      <w:pPr>
        <w:pStyle w:val="CommentText"/>
      </w:pPr>
      <w:r w:rsidRPr="5106EAF8" w:rsidR="53719EA2">
        <w:t xml:space="preserve">	III - corrigir erro material. </w:t>
      </w:r>
    </w:p>
    <w:p xmlns:w14="http://schemas.microsoft.com/office/word/2010/wordml" xmlns:w="http://schemas.openxmlformats.org/wordprocessingml/2006/main" w:rsidR="168714BA" w:rsidRDefault="171DD618" w14:paraId="0C1AC809" w14:textId="13AFC128">
      <w:pPr>
        <w:pStyle w:val="CommentText"/>
      </w:pPr>
      <w:r w:rsidRPr="2678F829" w:rsidR="1D14B0D1">
        <w:t xml:space="preserve">	Parágrafo único. Considera-se omissa a decisão que: </w:t>
      </w:r>
    </w:p>
    <w:p xmlns:w14="http://schemas.microsoft.com/office/word/2010/wordml" xmlns:w="http://schemas.openxmlformats.org/wordprocessingml/2006/main" w:rsidR="2AA24768" w:rsidRDefault="2EC87AA3" w14:paraId="7612F9E4" w14:textId="4E556900">
      <w:pPr>
        <w:pStyle w:val="CommentText"/>
      </w:pPr>
      <w:r w:rsidRPr="17C29C64" w:rsidR="3FD4C40F">
        <w:t xml:space="preserve">	I - deixe de se manifestar sobre tese firmada em julgamento de casos repetitivos ou em incidente de assunção de competência aplicável ao caso sob julgamento; </w:t>
      </w:r>
    </w:p>
    <w:p xmlns:w14="http://schemas.microsoft.com/office/word/2010/wordml" xmlns:w="http://schemas.openxmlformats.org/wordprocessingml/2006/main" w:rsidR="64E0186F" w:rsidRDefault="592BB5BF" w14:paraId="31DFE97B" w14:textId="6717E481">
      <w:pPr>
        <w:pStyle w:val="CommentText"/>
      </w:pPr>
      <w:r w:rsidRPr="178E6C9F" w:rsidR="491D62C3">
        <w:t xml:space="preserve">	II - incorra em qualquer das condutas descritas no </w:t>
      </w:r>
      <w:r>
        <w:fldChar w:fldCharType="begin"/>
      </w:r>
      <w:r>
        <w:instrText>HYPERLINK https://www.planalto.gov.br/ccivil_03/_ato2015-2018/2015/lei/l13105.htm#art489%C2%A71</w:instrText>
      </w:r>
      <w:r>
        <w:fldChar w:fldCharType="separate"/>
      </w:r>
      <w:r w:rsidRPr="62053F7F" w:rsidR="7B5DCFD6">
        <w:rPr>
          <w:rStyle w:val="Hyperlink"/>
        </w:rPr>
        <w:t xml:space="preserve">art. 489, § 1º </w:t>
      </w:r>
      <w:r>
        <w:fldChar w:fldCharType="end"/>
      </w:r>
    </w:p>
  </w:comment>
  <w:comment xmlns:w="http://schemas.openxmlformats.org/wordprocessingml/2006/main" w:initials="RG" w:author="Raul Luiz Gonçalves Pamplona - GDSXSR" w:date="2026-10-25T16:05:51" w:id="946614685">
    <w:p xmlns:w14="http://schemas.microsoft.com/office/word/2010/wordml" xmlns:w="http://schemas.openxmlformats.org/wordprocessingml/2006/main" w:rsidR="463C864C" w:rsidRDefault="3E8CC4CB" w14:paraId="57046854" w14:textId="2F12B080">
      <w:pPr>
        <w:pStyle w:val="CommentText"/>
      </w:pPr>
      <w:r>
        <w:rPr>
          <w:rStyle w:val="CommentReference"/>
        </w:rPr>
        <w:annotationRef/>
      </w:r>
      <w:r w:rsidRPr="70079ABD" w:rsidR="4EDFFD4B">
        <w:t>"CC, Art. 1.219. O possuidor de boa-fé tem direito à indenização das benfeitorias necessárias e úteis, bem como, quanto às voluptuárias, se não lhe forem pagas, a levantá-las, quando o puder sem detrimento da coisa, e poderá exercer o direito de retenção pelo valor das benfeitorias necessárias e úteis."</w:t>
      </w:r>
    </w:p>
  </w:comment>
  <w:comment xmlns:w="http://schemas.openxmlformats.org/wordprocessingml/2006/main" w:initials="RG" w:author="Raul Luiz Gonçalves Pamplona - GDSXSR" w:date="2026-10-25T16:06:43" w:id="1620077672">
    <w:p xmlns:w14="http://schemas.microsoft.com/office/word/2010/wordml" xmlns:w="http://schemas.openxmlformats.org/wordprocessingml/2006/main" w:rsidR="600D1983" w:rsidRDefault="016E9A21" w14:paraId="1448F9AB" w14:textId="4DFFBDFA">
      <w:pPr>
        <w:pStyle w:val="CommentText"/>
      </w:pPr>
      <w:r>
        <w:rPr>
          <w:rStyle w:val="CommentReference"/>
        </w:rPr>
        <w:annotationRef/>
      </w:r>
      <w:r w:rsidRPr="57924A4E" w:rsidR="7FD84D3D">
        <w:t>Art. 35. Salvo expressa disposição contratual em contrário, as benfeitorias necessárias introduzidas pelo locatário, ainda que não autorizadas pelo locador, bem como as úteis, desde que autorizadas, serão indenizáveis e permitem o exercício do direito de retenção.</w:t>
      </w:r>
    </w:p>
  </w:comment>
  <w:comment xmlns:w="http://schemas.openxmlformats.org/wordprocessingml/2006/main" w:initials="RG" w:author="Raul Luiz Gonçalves Pamplona - GDSXSR" w:date="2026-10-25T16:12:27" w:id="1441945539">
    <w:p xmlns:w14="http://schemas.microsoft.com/office/word/2010/wordml" xmlns:w="http://schemas.openxmlformats.org/wordprocessingml/2006/main" w:rsidR="379E3D7D" w:rsidRDefault="4CEE57D1" w14:paraId="42963ADF" w14:textId="5336EE51">
      <w:pPr>
        <w:pStyle w:val="CommentText"/>
      </w:pPr>
      <w:r>
        <w:rPr>
          <w:rStyle w:val="CommentReference"/>
        </w:rPr>
        <w:annotationRef/>
      </w:r>
      <w:r w:rsidRPr="7E13A502" w:rsidR="4C1D3D54">
        <w:t>"CC, Art. 1.219. O possuidor de boa-fé tem direito à indenização das benfeitorias necessárias e úteis, bem como, quanto às voluptuárias, se não lhe forem pagas, a levantá-las, quando o puder sem detrimento da coisa, e poderá exercer o direito de retenção pelo valor das benfeitorias necessárias e úteis."</w:t>
      </w:r>
    </w:p>
  </w:comment>
  <w:comment xmlns:w="http://schemas.openxmlformats.org/wordprocessingml/2006/main" w:initials="RG" w:author="Raul Luiz Gonçalves Pamplona - GDSXSR" w:date="2026-10-25T16:14:06" w:id="451110155">
    <w:p xmlns:w14="http://schemas.microsoft.com/office/word/2010/wordml" xmlns:w="http://schemas.openxmlformats.org/wordprocessingml/2006/main" w:rsidR="41753224" w:rsidRDefault="45CFB5BB" w14:paraId="615938A0" w14:textId="190F4345">
      <w:pPr>
        <w:pStyle w:val="CommentText"/>
      </w:pPr>
      <w:r>
        <w:rPr>
          <w:rStyle w:val="CommentReference"/>
        </w:rPr>
        <w:annotationRef/>
      </w:r>
      <w:r w:rsidRPr="6BDCD0AB" w:rsidR="5A4F887D">
        <w:rPr>
          <w:i w:val="1"/>
          <w:iCs w:val="1"/>
        </w:rPr>
        <w:t xml:space="preserve">“Art. 1º </w:t>
      </w:r>
      <w:r w:rsidRPr="6533930F" w:rsidR="4ABD2C2B">
        <w:rPr>
          <w:i w:val="1"/>
          <w:iCs w:val="1"/>
          <w:u w:val="single"/>
        </w:rPr>
        <w:t>Esta Norma tem como objetivo estabelecer os requisitos técnicos de Boas Práticas</w:t>
      </w:r>
      <w:r w:rsidRPr="4D1FABE1" w:rsidR="28A94ED3">
        <w:rPr>
          <w:i w:val="1"/>
          <w:iCs w:val="1"/>
        </w:rPr>
        <w:t xml:space="preserve"> e de Procedimentos Operacionais Padronizados</w:t>
      </w:r>
      <w:r w:rsidRPr="4C62354B" w:rsidR="7A19D3A7">
        <w:rPr>
          <w:i w:val="1"/>
          <w:iCs w:val="1"/>
          <w:u w:val="single"/>
        </w:rPr>
        <w:t xml:space="preserve"> para os Estabelecimentos Comerciais de Alimentos e para os Serviços de Alimentação</w:t>
      </w:r>
      <w:r w:rsidRPr="0858E61F" w:rsidR="22081F38">
        <w:rPr>
          <w:i w:val="1"/>
          <w:iCs w:val="1"/>
        </w:rPr>
        <w:t>, a fim de garantir as condições higiênico sanitárias dos alimentos.” -Grifei-</w:t>
      </w:r>
      <w:r w:rsidRPr="4E25CF09" w:rsidR="076E1BFB">
        <w:t xml:space="preserve"> </w:t>
      </w:r>
    </w:p>
  </w:comment>
  <w:comment xmlns:w="http://schemas.openxmlformats.org/wordprocessingml/2006/main" w:initials="RG" w:author="Raul Luiz Gonçalves Pamplona - GDSXSR" w:date="2026-10-25T16:34:50" w:id="1752213460">
    <w:p xmlns:w14="http://schemas.microsoft.com/office/word/2010/wordml" xmlns:w="http://schemas.openxmlformats.org/wordprocessingml/2006/main" w:rsidR="762A741C" w:rsidRDefault="473E0D12" w14:paraId="0E20AA86" w14:textId="39EBA0DC">
      <w:pPr>
        <w:pStyle w:val="CommentText"/>
      </w:pPr>
      <w:r>
        <w:rPr>
          <w:rStyle w:val="CommentReference"/>
        </w:rPr>
        <w:annotationRef/>
      </w:r>
      <w:r w:rsidRPr="328A872C" w:rsidR="1ACAA998">
        <w:t>Conclusão: 08/10/2026</w:t>
      </w:r>
    </w:p>
    <w:p xmlns:w14="http://schemas.microsoft.com/office/word/2010/wordml" xmlns:w="http://schemas.openxmlformats.org/wordprocessingml/2006/main" w:rsidR="28D4A6CA" w:rsidRDefault="31E0535A" w14:paraId="60CE1250" w14:textId="2BC2246B">
      <w:pPr>
        <w:pStyle w:val="CommentText"/>
      </w:pPr>
      <w:r w:rsidRPr="55EA0E4A" w:rsidR="49DECD4E">
        <w:t>Entrega: 25/10/2026</w:t>
      </w:r>
    </w:p>
    <w:p xmlns:w14="http://schemas.microsoft.com/office/word/2010/wordml" xmlns:w="http://schemas.openxmlformats.org/wordprocessingml/2006/main" w:rsidR="77662E32" w:rsidRDefault="33CE9D93" w14:paraId="34BB5636" w14:textId="08DCCBA4">
      <w:pPr>
        <w:pStyle w:val="CommentText"/>
      </w:pPr>
      <w:r w:rsidRPr="6814EEB6" w:rsidR="7708E274">
        <w:t>Certeza: 10</w:t>
      </w:r>
    </w:p>
  </w:comment>
  <w:comment w:id="1752213461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Alterações mecânicas desta minuta: numeração sequencial da ementa (C-36), embargante com uma só qualidade, sem barra (C-3D), grafia e forma compacta (C-20, C-28). O PDF dos autos não veio: IDs e trechos transcritos foram conferidos só contra a própria minuta (C-24).</w:t>
      </w:r>
    </w:p>
  </w:comment>
  <w:comment w:id="1752213462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Alterei o cabeçalho para 'ALEGADA OMISSÃO. INEXISTÊNCIA. REDISCUSSÃO DO MÉRITO. EMBARGOS NÃO PROVIDOS.', fórmula de EMD do Gabinete (C-3I).</w:t>
      </w:r>
    </w:p>
  </w:comment>
  <w:comment w:id="1752213463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Alterei o item 1 para qualificar as partes pelo papel processual (locatário e locador, pessoas naturais), conforme C-34A; a qualidade vem da sentença e do acórdão transcritos no relatório.</w:t>
      </w:r>
    </w:p>
  </w:comment>
  <w:comment w:id="1752213464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Troquei 'pleiteando a atribuição de efeitos infringentes…' pelo que o voto registra (as omissões alterariam o resultado quanto ao ressarcimento): a ementa espelha o voto (C-33), que não menciona pedido de efeitos infringentes.</w:t>
      </w:r>
    </w:p>
  </w:comment>
  <w:comment w:id="1752213465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Renumerei (o item 2 estava repetido) e concretizei a questão em discussão, conforme C-3J (a): 'se há omissão' passou a indicar os pontos concretos.</w:t>
      </w:r>
    </w:p>
  </w:comment>
  <w:comment w:id="1752213466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Alterei a premissa para 'Inexiste omissão quando o acórdão enfrenta, de modo suficiente e fundamentado, as questões relevantes para o julgamento' (C-3J b) e acrescentei o item 7, de aplicação ao caso (C-3J c).</w:t>
      </w:r>
    </w:p>
  </w:comment>
  <w:comment w:id="1752213467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Alinhei o título EMENTA à esquerda (C-42).</w:t>
      </w:r>
    </w:p>
  </w:comment>
  <w:comment w:id="1752213468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Alterei 'réu/apelante' para 'apelante' (C-3D) e renumerei o item (C-36).</w:t>
      </w:r>
    </w:p>
  </w:comment>
  <w:comment w:id="1752213469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Mantive só o Acórdão 2113135 (4ª Turma Cível, o mais recente) e retirei o STJ (EDcl no AREsp 3.167.241/SP), o da Primeira Turma Recursal (Juizado) e o de 2017: mesma tese, um precedente por tese (C-65, C-67). Acrescentei 'Dispositivos relevantes citados' (perfil EMD). PENDÊNCIA (C-72, C-52): o Acórdão 2113135 (proc. 0718731-34.2024.8.07.0020, Des. Aiston Henrique de Sousa, j. 08/04/2026, DJe 06/05/2026) não foi localizado no iajus, que traz só a apelação do mesmo processo (j. 22/01/2026), nem em 2 buscas na web; permanece por constar da minuta e não contrariar o voto. Conferir texto e DJe no JurisDF. Registro que o STJ repete a mesma passagem (ex.: EDcl nos EDcl no AgInt no AREsp 2.921.383, Min. Francisco Falcão, Segunda Turma, j. 26/08/2026, conferido no iajus); não o incluí no corpo (C-65).</w:t>
      </w:r>
    </w:p>
  </w:comment>
  <w:comment w:id="1752213470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Alterei 'réu/apelante' para 'apelante' (C-3D) e inseri, antes do RELATÓRIO, o RESUMO DOS EMBARGOS em vermelho (C-39). PENDÊNCIA (C-52): a peça dos embargos não veio; o resumo reproduz as alegações do próprio voto, sem ID. Conferir com os embargos. O RELATÓRIO passou ao topo da página (C-32).</w:t>
      </w:r>
    </w:p>
  </w:comment>
  <w:comment w:id="1752213471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Alterei o título para antecipar o resultado e os pontos alegados (perfil EMD, item 2.5).</w:t>
      </w:r>
    </w:p>
  </w:comment>
  <w:comment w:id="1752213472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Retirei 'em síntese' e a barra 'réu/apelante' (C-3D, C-30). PENDÊNCIA (C-52): o ID dos embargos de declaração deve fechar este parágrafo (C-3L) e não consta da minuta nem dos arquivos recebidos.</w:t>
      </w:r>
    </w:p>
  </w:comment>
  <w:comment w:id="1752213473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Inseri a vírgula depois de 'r. acórdão' (fórmula de C-3H 4).</w:t>
      </w:r>
    </w:p>
  </w:comment>
  <w:comment w:id="1752213474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Cortei do trecho do acórdão, marcado com '(...)': na sentença transcrita, o ponto sobre a infiltração e a porta metálica; e todo o segundo capítulo do acórdão (liquidez e fundamentação da sentença), sem relação com a omissão alegada. O fecho '(ID 88711783)' foi mantido (C-02, C-66).</w:t>
      </w:r>
    </w:p>
  </w:comment>
  <w:comment w:id="1752213475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Inseri a aplicação ao caso, em um período, com ID (C-3H 5); troquei 'De mais a mais… vejamos' por 'No mais' e passei 'Nesse sentido:' para parágrafo próprio (C-23, C-67). Resultado mantido (C-53): o acórdão não cita expressamente o CC 1.219, mas decide a indenização da benfeitoria útil pelo art. 35 da Lei 8.245/1991 e pela cláusula 9.1 do contrato, o que sustenta a inexistência de omissão.</w:t>
      </w:r>
    </w:p>
  </w:comment>
  <w:comment w:id="1752213476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Retirei o cabeçalho 'Tese de julgamento' e o fecho '(...)’ da transcrição e acrescentei '– Grifei' (C-62, C-67). Texto conferido só com a minuta: ver pendência do Acórdão 2113135 no comentário da ementa (C-72).</w:t>
      </w:r>
    </w:p>
  </w:comment>
  <w:comment w:id="1752213477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Inseri a declaração expressa de inexistência de omissão e de mero inconformismo meritório (C-3H 6), que faltava.</w:t>
      </w:r>
    </w:p>
  </w:comment>
  <w:comment w:id="1752213478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Alterei 'réu/apelante' para 'réu' (C-3D).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1DFE97B"/>
  <w15:commentEx w15:done="0" w15:paraId="57046854"/>
  <w15:commentEx w15:done="0" w15:paraId="1448F9AB"/>
  <w15:commentEx w15:done="0" w15:paraId="42963ADF"/>
  <w15:commentEx w15:done="0" w15:paraId="615938A0"/>
  <w15:commentEx w15:done="0" w15:paraId="34BB563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55C6089" w16cex:dateUtc="2026-10-25T19:04:45.14Z"/>
  <w16cex:commentExtensible w16cex:durableId="399F132F" w16cex:dateUtc="2026-10-25T19:05:51.852Z"/>
  <w16cex:commentExtensible w16cex:durableId="23CDCECD" w16cex:dateUtc="2026-10-25T19:06:43.512Z"/>
  <w16cex:commentExtensible w16cex:durableId="0AB27AF1" w16cex:dateUtc="2026-10-25T19:12:27.254Z"/>
  <w16cex:commentExtensible w16cex:durableId="0B36684B" w16cex:dateUtc="2026-10-25T19:14:06.281Z"/>
  <w16cex:commentExtensible w16cex:durableId="2232B6A5" w16cex:dateUtc="2026-10-25T19:34:50.77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1DFE97B" w16cid:durableId="655C6089"/>
  <w16cid:commentId w16cid:paraId="57046854" w16cid:durableId="399F132F"/>
  <w16cid:commentId w16cid:paraId="1448F9AB" w16cid:durableId="23CDCECD"/>
  <w16cid:commentId w16cid:paraId="42963ADF" w16cid:durableId="0AB27AF1"/>
  <w16cid:commentId w16cid:paraId="615938A0" w16cid:durableId="0B36684B"/>
  <w16cid:commentId w16cid:paraId="34BB5636" w16cid:durableId="2232B6A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1AA8" w:rsidP="003A42DE" w:rsidRDefault="00B01AA8" w14:paraId="0630F357" w14:textId="77777777">
      <w:pPr>
        <w:spacing w:after="0" w:line="240" w:lineRule="auto"/>
      </w:pPr>
      <w:r>
        <w:separator/>
      </w:r>
    </w:p>
  </w:endnote>
  <w:endnote w:type="continuationSeparator" w:id="0">
    <w:p w:rsidR="00B01AA8" w:rsidP="003A42DE" w:rsidRDefault="00B01AA8" w14:paraId="0FE646F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:rsidR="003A42DE" w:rsidRDefault="003A42DE" w14:paraId="22725E99" w14:textId="777777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A42DE" w:rsidRDefault="003A42DE" w14:paraId="18A3E27C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1AA8" w:rsidP="003A42DE" w:rsidRDefault="00B01AA8" w14:paraId="64E64B2D" w14:textId="77777777">
      <w:pPr>
        <w:spacing w:after="0" w:line="240" w:lineRule="auto"/>
      </w:pPr>
      <w:r>
        <w:separator/>
      </w:r>
    </w:p>
  </w:footnote>
  <w:footnote w:type="continuationSeparator" w:id="0">
    <w:p w:rsidR="00B01AA8" w:rsidP="003A42DE" w:rsidRDefault="00B01AA8" w14:paraId="0D2B9B87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0EA060F" w:rsidTr="30EA060F" w14:paraId="43E2651B">
      <w:trPr>
        <w:trHeight w:val="300"/>
      </w:trPr>
      <w:tc>
        <w:tcPr>
          <w:tcW w:w="2830" w:type="dxa"/>
          <w:tcMar/>
        </w:tcPr>
        <w:p w:rsidR="30EA060F" w:rsidP="30EA060F" w:rsidRDefault="30EA060F" w14:paraId="409FE56A" w14:textId="6E3BA71B">
          <w:pPr>
            <w:pStyle w:val="Cabealh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30EA060F" w:rsidP="30EA060F" w:rsidRDefault="30EA060F" w14:paraId="28AE52DD" w14:textId="4C391114">
          <w:pPr>
            <w:pStyle w:val="Cabealho"/>
            <w:bidi w:val="0"/>
            <w:jc w:val="center"/>
          </w:pPr>
        </w:p>
      </w:tc>
      <w:tc>
        <w:tcPr>
          <w:tcW w:w="2830" w:type="dxa"/>
          <w:tcMar/>
        </w:tcPr>
        <w:p w:rsidR="30EA060F" w:rsidP="30EA060F" w:rsidRDefault="30EA060F" w14:paraId="170A0B43" w14:textId="1FD19A3E">
          <w:pPr>
            <w:pStyle w:val="Cabealho"/>
            <w:bidi w:val="0"/>
            <w:ind w:right="-115"/>
            <w:jc w:val="right"/>
          </w:pPr>
        </w:p>
      </w:tc>
    </w:tr>
  </w:tbl>
  <w:p w:rsidR="30EA060F" w:rsidP="30EA060F" w:rsidRDefault="30EA060F" w14:paraId="6A6BE4A4" w14:textId="0B68F0F8">
    <w:pPr>
      <w:pStyle w:val="Cabealh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Raul Luiz Gonçalves Pamplona - GDSXSR">
    <w15:presenceInfo w15:providerId="AD" w15:userId="S::t321693@tjdft.jus.br::47d45e0f-eae3-4a33-ab3f-8f6c1a951c82"/>
  </w15:person>
  <w15:person w15:author="Raul Luiz Gonçalves Pamplona - GDSXSR">
    <w15:presenceInfo w15:providerId="AD" w15:userId="S::t321693@tjdft.jus.br::47d45e0f-eae3-4a33-ab3f-8f6c1a951c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2123"/>
    <w:rsid w:val="0002738F"/>
    <w:rsid w:val="00033AFD"/>
    <w:rsid w:val="000340CD"/>
    <w:rsid w:val="00052AE3"/>
    <w:rsid w:val="000619E0"/>
    <w:rsid w:val="00076D7D"/>
    <w:rsid w:val="000842C1"/>
    <w:rsid w:val="0008755F"/>
    <w:rsid w:val="0009174A"/>
    <w:rsid w:val="00091ABC"/>
    <w:rsid w:val="000B0FC6"/>
    <w:rsid w:val="000C33B7"/>
    <w:rsid w:val="000D2E62"/>
    <w:rsid w:val="000D59B2"/>
    <w:rsid w:val="000F1358"/>
    <w:rsid w:val="000F1817"/>
    <w:rsid w:val="001009CC"/>
    <w:rsid w:val="0011527A"/>
    <w:rsid w:val="00115458"/>
    <w:rsid w:val="00115569"/>
    <w:rsid w:val="00122133"/>
    <w:rsid w:val="0013776E"/>
    <w:rsid w:val="00151611"/>
    <w:rsid w:val="00161CD2"/>
    <w:rsid w:val="0017011F"/>
    <w:rsid w:val="001801E9"/>
    <w:rsid w:val="00183B77"/>
    <w:rsid w:val="001A09B8"/>
    <w:rsid w:val="001C466B"/>
    <w:rsid w:val="001D2162"/>
    <w:rsid w:val="001E4974"/>
    <w:rsid w:val="001E7903"/>
    <w:rsid w:val="00206304"/>
    <w:rsid w:val="002126F1"/>
    <w:rsid w:val="0021526A"/>
    <w:rsid w:val="00232EEB"/>
    <w:rsid w:val="00254E51"/>
    <w:rsid w:val="00264107"/>
    <w:rsid w:val="0028319F"/>
    <w:rsid w:val="00292E82"/>
    <w:rsid w:val="00296DAE"/>
    <w:rsid w:val="002A0AC0"/>
    <w:rsid w:val="002A3D11"/>
    <w:rsid w:val="002A5205"/>
    <w:rsid w:val="002B210E"/>
    <w:rsid w:val="002B4706"/>
    <w:rsid w:val="002C2464"/>
    <w:rsid w:val="002C42D2"/>
    <w:rsid w:val="002D3FF3"/>
    <w:rsid w:val="00303FAE"/>
    <w:rsid w:val="0031063D"/>
    <w:rsid w:val="00312291"/>
    <w:rsid w:val="00316B1F"/>
    <w:rsid w:val="00321068"/>
    <w:rsid w:val="00323779"/>
    <w:rsid w:val="00323D27"/>
    <w:rsid w:val="0034511C"/>
    <w:rsid w:val="003462F3"/>
    <w:rsid w:val="00347980"/>
    <w:rsid w:val="00351653"/>
    <w:rsid w:val="00352D66"/>
    <w:rsid w:val="00354AA2"/>
    <w:rsid w:val="003717FC"/>
    <w:rsid w:val="00372AED"/>
    <w:rsid w:val="003749AB"/>
    <w:rsid w:val="00393D29"/>
    <w:rsid w:val="003A42DE"/>
    <w:rsid w:val="003A4E55"/>
    <w:rsid w:val="003B3398"/>
    <w:rsid w:val="003D11BE"/>
    <w:rsid w:val="003D3FEE"/>
    <w:rsid w:val="00423538"/>
    <w:rsid w:val="00445ED9"/>
    <w:rsid w:val="0044724C"/>
    <w:rsid w:val="00451A6D"/>
    <w:rsid w:val="0045675A"/>
    <w:rsid w:val="00463DCB"/>
    <w:rsid w:val="0047216B"/>
    <w:rsid w:val="00475B6E"/>
    <w:rsid w:val="004762F1"/>
    <w:rsid w:val="004764BC"/>
    <w:rsid w:val="00476A62"/>
    <w:rsid w:val="00485185"/>
    <w:rsid w:val="004947FB"/>
    <w:rsid w:val="00496EB5"/>
    <w:rsid w:val="004B2A9C"/>
    <w:rsid w:val="004C7418"/>
    <w:rsid w:val="00506D76"/>
    <w:rsid w:val="00517F10"/>
    <w:rsid w:val="00530C7C"/>
    <w:rsid w:val="00560427"/>
    <w:rsid w:val="00573C5D"/>
    <w:rsid w:val="00576A45"/>
    <w:rsid w:val="0057726B"/>
    <w:rsid w:val="00586EB6"/>
    <w:rsid w:val="005925FC"/>
    <w:rsid w:val="0059689A"/>
    <w:rsid w:val="00597864"/>
    <w:rsid w:val="005A1AD9"/>
    <w:rsid w:val="005B7851"/>
    <w:rsid w:val="005C31C4"/>
    <w:rsid w:val="005E3F4E"/>
    <w:rsid w:val="005F79F3"/>
    <w:rsid w:val="00601B09"/>
    <w:rsid w:val="0060333D"/>
    <w:rsid w:val="00611216"/>
    <w:rsid w:val="00613AA3"/>
    <w:rsid w:val="00615051"/>
    <w:rsid w:val="0062722D"/>
    <w:rsid w:val="00633703"/>
    <w:rsid w:val="00641BB6"/>
    <w:rsid w:val="00661CF3"/>
    <w:rsid w:val="006658A2"/>
    <w:rsid w:val="00686FA4"/>
    <w:rsid w:val="006921E1"/>
    <w:rsid w:val="006B2A89"/>
    <w:rsid w:val="006B555B"/>
    <w:rsid w:val="006C6E29"/>
    <w:rsid w:val="006D3824"/>
    <w:rsid w:val="006F475A"/>
    <w:rsid w:val="00711FE9"/>
    <w:rsid w:val="0072020D"/>
    <w:rsid w:val="00721473"/>
    <w:rsid w:val="00730800"/>
    <w:rsid w:val="00731ADF"/>
    <w:rsid w:val="00744BDF"/>
    <w:rsid w:val="00765709"/>
    <w:rsid w:val="00770E7F"/>
    <w:rsid w:val="0077719E"/>
    <w:rsid w:val="00782446"/>
    <w:rsid w:val="00791D48"/>
    <w:rsid w:val="00797934"/>
    <w:rsid w:val="007A3F4D"/>
    <w:rsid w:val="007B265E"/>
    <w:rsid w:val="007B5286"/>
    <w:rsid w:val="007C0FEF"/>
    <w:rsid w:val="007C196D"/>
    <w:rsid w:val="007C4990"/>
    <w:rsid w:val="007D00F1"/>
    <w:rsid w:val="007D27C7"/>
    <w:rsid w:val="007D3BA7"/>
    <w:rsid w:val="007D4432"/>
    <w:rsid w:val="007D4851"/>
    <w:rsid w:val="007E3BF9"/>
    <w:rsid w:val="007F0F43"/>
    <w:rsid w:val="00800051"/>
    <w:rsid w:val="00804386"/>
    <w:rsid w:val="008151BB"/>
    <w:rsid w:val="00825BFF"/>
    <w:rsid w:val="0085425F"/>
    <w:rsid w:val="00855852"/>
    <w:rsid w:val="0086390F"/>
    <w:rsid w:val="00873BC7"/>
    <w:rsid w:val="00877CCC"/>
    <w:rsid w:val="00877F2B"/>
    <w:rsid w:val="008966E3"/>
    <w:rsid w:val="008A01E9"/>
    <w:rsid w:val="008A49BC"/>
    <w:rsid w:val="008A56A3"/>
    <w:rsid w:val="008A5F68"/>
    <w:rsid w:val="008C306F"/>
    <w:rsid w:val="008C34E5"/>
    <w:rsid w:val="008C641E"/>
    <w:rsid w:val="008D0C9F"/>
    <w:rsid w:val="008D1E2E"/>
    <w:rsid w:val="008D721A"/>
    <w:rsid w:val="008E39A8"/>
    <w:rsid w:val="008F4440"/>
    <w:rsid w:val="0092538F"/>
    <w:rsid w:val="009300C5"/>
    <w:rsid w:val="00933600"/>
    <w:rsid w:val="0093727A"/>
    <w:rsid w:val="00945DCA"/>
    <w:rsid w:val="00951CAD"/>
    <w:rsid w:val="00966A46"/>
    <w:rsid w:val="00972EF3"/>
    <w:rsid w:val="009A136D"/>
    <w:rsid w:val="009C4045"/>
    <w:rsid w:val="009D0BA0"/>
    <w:rsid w:val="009D1137"/>
    <w:rsid w:val="009E1D8D"/>
    <w:rsid w:val="009E3BE9"/>
    <w:rsid w:val="009F759D"/>
    <w:rsid w:val="00A03057"/>
    <w:rsid w:val="00A31C13"/>
    <w:rsid w:val="00A330C4"/>
    <w:rsid w:val="00A3595E"/>
    <w:rsid w:val="00A6481B"/>
    <w:rsid w:val="00A773CE"/>
    <w:rsid w:val="00A80091"/>
    <w:rsid w:val="00A87227"/>
    <w:rsid w:val="00A96CB3"/>
    <w:rsid w:val="00AA7E81"/>
    <w:rsid w:val="00AB1DE4"/>
    <w:rsid w:val="00B01AA8"/>
    <w:rsid w:val="00B04942"/>
    <w:rsid w:val="00B17310"/>
    <w:rsid w:val="00B26186"/>
    <w:rsid w:val="00B41866"/>
    <w:rsid w:val="00B5663B"/>
    <w:rsid w:val="00B606B1"/>
    <w:rsid w:val="00B7147F"/>
    <w:rsid w:val="00BA3360"/>
    <w:rsid w:val="00BB2608"/>
    <w:rsid w:val="00BB6749"/>
    <w:rsid w:val="00BE75D7"/>
    <w:rsid w:val="00BF173F"/>
    <w:rsid w:val="00BF4903"/>
    <w:rsid w:val="00C01659"/>
    <w:rsid w:val="00C11878"/>
    <w:rsid w:val="00C21B40"/>
    <w:rsid w:val="00C249B8"/>
    <w:rsid w:val="00C33B77"/>
    <w:rsid w:val="00C341CF"/>
    <w:rsid w:val="00C35DEF"/>
    <w:rsid w:val="00C40A19"/>
    <w:rsid w:val="00C4378B"/>
    <w:rsid w:val="00C53423"/>
    <w:rsid w:val="00C5417E"/>
    <w:rsid w:val="00C57E17"/>
    <w:rsid w:val="00C626EA"/>
    <w:rsid w:val="00C6664A"/>
    <w:rsid w:val="00C70614"/>
    <w:rsid w:val="00C94119"/>
    <w:rsid w:val="00CA324E"/>
    <w:rsid w:val="00CB4E4C"/>
    <w:rsid w:val="00CB7FF8"/>
    <w:rsid w:val="00CC7150"/>
    <w:rsid w:val="00CF247F"/>
    <w:rsid w:val="00D04BD8"/>
    <w:rsid w:val="00D07310"/>
    <w:rsid w:val="00D077F6"/>
    <w:rsid w:val="00D101EF"/>
    <w:rsid w:val="00D1067B"/>
    <w:rsid w:val="00D135AB"/>
    <w:rsid w:val="00D14D52"/>
    <w:rsid w:val="00D17E79"/>
    <w:rsid w:val="00D34492"/>
    <w:rsid w:val="00D4104B"/>
    <w:rsid w:val="00D419A3"/>
    <w:rsid w:val="00D42B4A"/>
    <w:rsid w:val="00D7642B"/>
    <w:rsid w:val="00D80EBC"/>
    <w:rsid w:val="00D85E07"/>
    <w:rsid w:val="00DB1301"/>
    <w:rsid w:val="00DB342D"/>
    <w:rsid w:val="00DC524B"/>
    <w:rsid w:val="00DC71DB"/>
    <w:rsid w:val="00DF0654"/>
    <w:rsid w:val="00DF2670"/>
    <w:rsid w:val="00DF2730"/>
    <w:rsid w:val="00E211F5"/>
    <w:rsid w:val="00E26735"/>
    <w:rsid w:val="00E437CF"/>
    <w:rsid w:val="00E53CAF"/>
    <w:rsid w:val="00E647A0"/>
    <w:rsid w:val="00E718BA"/>
    <w:rsid w:val="00E91CD1"/>
    <w:rsid w:val="00E963CE"/>
    <w:rsid w:val="00E96D12"/>
    <w:rsid w:val="00E97CB9"/>
    <w:rsid w:val="00EB3F6A"/>
    <w:rsid w:val="00EC5732"/>
    <w:rsid w:val="00ED0A9E"/>
    <w:rsid w:val="00ED5E8E"/>
    <w:rsid w:val="00EDC1EC"/>
    <w:rsid w:val="00EE027D"/>
    <w:rsid w:val="00EE5BE0"/>
    <w:rsid w:val="00EE5DD5"/>
    <w:rsid w:val="00EF2715"/>
    <w:rsid w:val="00F041BA"/>
    <w:rsid w:val="00F10D23"/>
    <w:rsid w:val="00F12768"/>
    <w:rsid w:val="00F143F5"/>
    <w:rsid w:val="00F1627D"/>
    <w:rsid w:val="00F20A80"/>
    <w:rsid w:val="00F3251E"/>
    <w:rsid w:val="00F34A9C"/>
    <w:rsid w:val="00F42F7B"/>
    <w:rsid w:val="00F51F47"/>
    <w:rsid w:val="00F547F1"/>
    <w:rsid w:val="00F55C45"/>
    <w:rsid w:val="00F657B6"/>
    <w:rsid w:val="00F66640"/>
    <w:rsid w:val="00F87022"/>
    <w:rsid w:val="00F90DC1"/>
    <w:rsid w:val="00F91FE8"/>
    <w:rsid w:val="00FB3186"/>
    <w:rsid w:val="00FC0273"/>
    <w:rsid w:val="00FC0C0F"/>
    <w:rsid w:val="00FC613E"/>
    <w:rsid w:val="00FD5831"/>
    <w:rsid w:val="00FF5783"/>
    <w:rsid w:val="0100D07F"/>
    <w:rsid w:val="012B7E23"/>
    <w:rsid w:val="01427B94"/>
    <w:rsid w:val="026E497E"/>
    <w:rsid w:val="029DBA38"/>
    <w:rsid w:val="02A71F51"/>
    <w:rsid w:val="0406F2B1"/>
    <w:rsid w:val="04EB9BAA"/>
    <w:rsid w:val="05C072E5"/>
    <w:rsid w:val="061EE5CE"/>
    <w:rsid w:val="066636ED"/>
    <w:rsid w:val="0741BAA1"/>
    <w:rsid w:val="07BAB62F"/>
    <w:rsid w:val="07F92BB2"/>
    <w:rsid w:val="08172710"/>
    <w:rsid w:val="082C2A9D"/>
    <w:rsid w:val="08624999"/>
    <w:rsid w:val="08BDBA2B"/>
    <w:rsid w:val="09AF7D3E"/>
    <w:rsid w:val="0A63E273"/>
    <w:rsid w:val="0A795B63"/>
    <w:rsid w:val="0A8E0B6F"/>
    <w:rsid w:val="0B896ED8"/>
    <w:rsid w:val="0CAC4A3B"/>
    <w:rsid w:val="0D003B5C"/>
    <w:rsid w:val="0DA954CD"/>
    <w:rsid w:val="0F0DF649"/>
    <w:rsid w:val="0F16BAD4"/>
    <w:rsid w:val="0F49A558"/>
    <w:rsid w:val="0F4CCC86"/>
    <w:rsid w:val="10E575B9"/>
    <w:rsid w:val="10E89CE7"/>
    <w:rsid w:val="1281461A"/>
    <w:rsid w:val="14775817"/>
    <w:rsid w:val="15075F5D"/>
    <w:rsid w:val="1522464B"/>
    <w:rsid w:val="1522DC33"/>
    <w:rsid w:val="158D27A2"/>
    <w:rsid w:val="159010E4"/>
    <w:rsid w:val="161D075D"/>
    <w:rsid w:val="16AFD0FD"/>
    <w:rsid w:val="1754F7B4"/>
    <w:rsid w:val="17CDAFDC"/>
    <w:rsid w:val="1801E77D"/>
    <w:rsid w:val="1830BE8B"/>
    <w:rsid w:val="18BBA766"/>
    <w:rsid w:val="194071AB"/>
    <w:rsid w:val="1A3ABA4C"/>
    <w:rsid w:val="1B2CE280"/>
    <w:rsid w:val="1B897297"/>
    <w:rsid w:val="1D7B3ECB"/>
    <w:rsid w:val="1DE275A0"/>
    <w:rsid w:val="1DFE97EC"/>
    <w:rsid w:val="1FAFCC66"/>
    <w:rsid w:val="213547FD"/>
    <w:rsid w:val="2185466B"/>
    <w:rsid w:val="22242253"/>
    <w:rsid w:val="2259356D"/>
    <w:rsid w:val="23026520"/>
    <w:rsid w:val="232923D0"/>
    <w:rsid w:val="2400AD99"/>
    <w:rsid w:val="248F4127"/>
    <w:rsid w:val="249E222A"/>
    <w:rsid w:val="263CCB99"/>
    <w:rsid w:val="2686A89A"/>
    <w:rsid w:val="26A9A53C"/>
    <w:rsid w:val="26B31165"/>
    <w:rsid w:val="26B9BE7B"/>
    <w:rsid w:val="27623DE6"/>
    <w:rsid w:val="28E0ECF5"/>
    <w:rsid w:val="29FC1AE8"/>
    <w:rsid w:val="2AE1B6B7"/>
    <w:rsid w:val="2AE79E71"/>
    <w:rsid w:val="2AF5D78B"/>
    <w:rsid w:val="2BDF0338"/>
    <w:rsid w:val="2DD61D48"/>
    <w:rsid w:val="2ECB9E25"/>
    <w:rsid w:val="2F1AEED1"/>
    <w:rsid w:val="2F1C19A9"/>
    <w:rsid w:val="30508782"/>
    <w:rsid w:val="30587508"/>
    <w:rsid w:val="30D0DA24"/>
    <w:rsid w:val="30EA060F"/>
    <w:rsid w:val="316CEE29"/>
    <w:rsid w:val="31EC57E3"/>
    <w:rsid w:val="3277C60B"/>
    <w:rsid w:val="32827DB5"/>
    <w:rsid w:val="32CF5D6F"/>
    <w:rsid w:val="3388C4F2"/>
    <w:rsid w:val="348DB4EB"/>
    <w:rsid w:val="3601BA69"/>
    <w:rsid w:val="367267F9"/>
    <w:rsid w:val="36CA94C4"/>
    <w:rsid w:val="36CB8AC4"/>
    <w:rsid w:val="370C73D9"/>
    <w:rsid w:val="37408DCC"/>
    <w:rsid w:val="374EAD4A"/>
    <w:rsid w:val="37F374E5"/>
    <w:rsid w:val="386B71DF"/>
    <w:rsid w:val="38C7A470"/>
    <w:rsid w:val="38EEAB87"/>
    <w:rsid w:val="395DA702"/>
    <w:rsid w:val="39AE4A8D"/>
    <w:rsid w:val="39FF574E"/>
    <w:rsid w:val="3A5A84E2"/>
    <w:rsid w:val="3A8B485C"/>
    <w:rsid w:val="3AD2045E"/>
    <w:rsid w:val="3BB47562"/>
    <w:rsid w:val="3BEDED47"/>
    <w:rsid w:val="3C5D9607"/>
    <w:rsid w:val="3C93E61D"/>
    <w:rsid w:val="3D1A2DB7"/>
    <w:rsid w:val="3DB63E19"/>
    <w:rsid w:val="3F3E10B4"/>
    <w:rsid w:val="3F7C771D"/>
    <w:rsid w:val="3FBD6A61"/>
    <w:rsid w:val="3FD06354"/>
    <w:rsid w:val="3FF413CA"/>
    <w:rsid w:val="3FFE3DCC"/>
    <w:rsid w:val="403D7CBE"/>
    <w:rsid w:val="40866F6B"/>
    <w:rsid w:val="41E1021E"/>
    <w:rsid w:val="41E7B894"/>
    <w:rsid w:val="420D9061"/>
    <w:rsid w:val="4228454C"/>
    <w:rsid w:val="42F63EA0"/>
    <w:rsid w:val="4380C41B"/>
    <w:rsid w:val="43A63994"/>
    <w:rsid w:val="43A67A0B"/>
    <w:rsid w:val="44688134"/>
    <w:rsid w:val="44AC7B10"/>
    <w:rsid w:val="456CDD25"/>
    <w:rsid w:val="4594AABC"/>
    <w:rsid w:val="45BCF598"/>
    <w:rsid w:val="45D7D81A"/>
    <w:rsid w:val="45E2A4B0"/>
    <w:rsid w:val="45EE95F0"/>
    <w:rsid w:val="45F76A41"/>
    <w:rsid w:val="4614B705"/>
    <w:rsid w:val="463AD933"/>
    <w:rsid w:val="46C7D927"/>
    <w:rsid w:val="46DE1ACD"/>
    <w:rsid w:val="46F32085"/>
    <w:rsid w:val="4764429F"/>
    <w:rsid w:val="485CB468"/>
    <w:rsid w:val="4871154B"/>
    <w:rsid w:val="48981725"/>
    <w:rsid w:val="4962903A"/>
    <w:rsid w:val="49AAD572"/>
    <w:rsid w:val="4AF457DF"/>
    <w:rsid w:val="4B409B22"/>
    <w:rsid w:val="4B9FFBC4"/>
    <w:rsid w:val="4BB2DCBE"/>
    <w:rsid w:val="4BC21FB2"/>
    <w:rsid w:val="4D3433F4"/>
    <w:rsid w:val="4D45AE2A"/>
    <w:rsid w:val="4EB5970F"/>
    <w:rsid w:val="4F19CB2D"/>
    <w:rsid w:val="500AB7FC"/>
    <w:rsid w:val="5137DDB5"/>
    <w:rsid w:val="515F5732"/>
    <w:rsid w:val="51A53610"/>
    <w:rsid w:val="5212BFAD"/>
    <w:rsid w:val="52E52664"/>
    <w:rsid w:val="53A37578"/>
    <w:rsid w:val="54AAEF1D"/>
    <w:rsid w:val="54F9F8CE"/>
    <w:rsid w:val="565533D3"/>
    <w:rsid w:val="56B7B25E"/>
    <w:rsid w:val="56F195F6"/>
    <w:rsid w:val="57608C97"/>
    <w:rsid w:val="5774762B"/>
    <w:rsid w:val="58BC1B45"/>
    <w:rsid w:val="595140BA"/>
    <w:rsid w:val="5A6BEAB6"/>
    <w:rsid w:val="5ADB7790"/>
    <w:rsid w:val="5B188E3D"/>
    <w:rsid w:val="5CAFB1A4"/>
    <w:rsid w:val="5D37D7FE"/>
    <w:rsid w:val="5D93D838"/>
    <w:rsid w:val="5DC7BB1E"/>
    <w:rsid w:val="5E27D90B"/>
    <w:rsid w:val="5E6879DC"/>
    <w:rsid w:val="5F1409FE"/>
    <w:rsid w:val="5FA1286E"/>
    <w:rsid w:val="60006236"/>
    <w:rsid w:val="606F78C0"/>
    <w:rsid w:val="60D920B7"/>
    <w:rsid w:val="6162CF9A"/>
    <w:rsid w:val="61757AFC"/>
    <w:rsid w:val="61AA8645"/>
    <w:rsid w:val="61DEA315"/>
    <w:rsid w:val="620B4921"/>
    <w:rsid w:val="62AAAE4B"/>
    <w:rsid w:val="63342658"/>
    <w:rsid w:val="63C11CD1"/>
    <w:rsid w:val="63C2EF9E"/>
    <w:rsid w:val="643043B2"/>
    <w:rsid w:val="6465318A"/>
    <w:rsid w:val="647E337E"/>
    <w:rsid w:val="648C9A21"/>
    <w:rsid w:val="64971A8F"/>
    <w:rsid w:val="64BEBE7C"/>
    <w:rsid w:val="6542E9E3"/>
    <w:rsid w:val="65C26DF6"/>
    <w:rsid w:val="666768FE"/>
    <w:rsid w:val="674C95FF"/>
    <w:rsid w:val="675A84C2"/>
    <w:rsid w:val="67CD610C"/>
    <w:rsid w:val="6809FDF3"/>
    <w:rsid w:val="6A1CED46"/>
    <w:rsid w:val="6BB8BDA7"/>
    <w:rsid w:val="6BC51F58"/>
    <w:rsid w:val="6CAA19FA"/>
    <w:rsid w:val="6CEBCC45"/>
    <w:rsid w:val="6D09AFC2"/>
    <w:rsid w:val="6D53E1DA"/>
    <w:rsid w:val="6E697556"/>
    <w:rsid w:val="6E776DB3"/>
    <w:rsid w:val="6E7C96E7"/>
    <w:rsid w:val="6EE9C512"/>
    <w:rsid w:val="6F263177"/>
    <w:rsid w:val="6F3A7F3E"/>
    <w:rsid w:val="6FB44F01"/>
    <w:rsid w:val="712DA350"/>
    <w:rsid w:val="7306BEE6"/>
    <w:rsid w:val="731E7A0D"/>
    <w:rsid w:val="7405F49B"/>
    <w:rsid w:val="746D5A9E"/>
    <w:rsid w:val="74AAE579"/>
    <w:rsid w:val="74B9330C"/>
    <w:rsid w:val="7557E461"/>
    <w:rsid w:val="756F79F5"/>
    <w:rsid w:val="7652EF48"/>
    <w:rsid w:val="772D2BEE"/>
    <w:rsid w:val="77322A95"/>
    <w:rsid w:val="7876FA78"/>
    <w:rsid w:val="7A099305"/>
    <w:rsid w:val="7BD36FA0"/>
    <w:rsid w:val="7C0D5C19"/>
    <w:rsid w:val="7C7115AB"/>
    <w:rsid w:val="7E272F86"/>
    <w:rsid w:val="7E65F309"/>
    <w:rsid w:val="7E702EEE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4C3FE"/>
  <w15:chartTrackingRefBased/>
  <w15:docId w15:val="{12C2A190-C89D-47AC-B827-7986B6FC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hAnsi="Arial" w:eastAsia="Times New Roman" w:cs="Times New Roman"/>
      <w:b/>
      <w:sz w:val="24"/>
      <w:szCs w:val="20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hAnsi="Verdana" w:eastAsia="Times New Roman" w:cs="Times New Roman"/>
      <w:sz w:val="20"/>
      <w:szCs w:val="20"/>
      <w:lang w:val="x-none" w:eastAsia="x-none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2D3FF3"/>
    <w:rPr>
      <w:rFonts w:ascii="Verdana" w:hAnsi="Verdana" w:eastAsia="Times New Roman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hAnsiTheme="minorHAnsi" w:eastAsiaTheme="minorHAnsi" w:cstheme="minorBidi"/>
      <w:b/>
      <w:bCs/>
      <w:lang w:val="pt-BR" w:eastAsia="en-US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D04BD8"/>
    <w:rPr>
      <w:rFonts w:ascii="Verdana" w:hAnsi="Verdana" w:eastAsia="Times New Roman" w:cs="Times New Roman"/>
      <w:b/>
      <w:bCs/>
      <w:sz w:val="20"/>
      <w:szCs w:val="20"/>
      <w:lang w:val="x-none" w:eastAsia="x-none"/>
    </w:rPr>
  </w:style>
  <w:style w:type="character" w:styleId="cf01" w:customStyle="1">
    <w:name w:val="cf01"/>
    <w:basedOn w:val="Fontepargpadro"/>
    <w:rsid w:val="00354AA2"/>
    <w:rPr>
      <w:rFonts w:hint="default" w:ascii="Segoe UI" w:hAnsi="Segoe UI" w:cs="Segoe UI"/>
      <w:sz w:val="18"/>
      <w:szCs w:val="18"/>
    </w:rPr>
  </w:style>
  <w:style w:type="character" w:styleId="normaltextrun" w:customStyle="1">
    <w:name w:val="normaltextrun"/>
    <w:basedOn w:val="Fontepargpadro"/>
    <w:rsid w:val="00661CF3"/>
  </w:style>
  <w:style w:type="character" w:styleId="eop" w:customStyle="1">
    <w:name w:val="eop"/>
    <w:basedOn w:val="Fontepargpadro"/>
    <w:rsid w:val="00661CF3"/>
  </w:style>
  <w:style w:type="paragraph" w:styleId="paragraph" w:customStyle="1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Ttulo1Char" w:customStyle="1">
    <w:name w:val="Título 1 Char"/>
    <w:basedOn w:val="Fontepargpadro"/>
    <w:link w:val="Ttulo1"/>
    <w:rsid w:val="00012123"/>
    <w:rPr>
      <w:rFonts w:ascii="Arial" w:hAnsi="Arial" w:eastAsia="Times New Roman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styleId="cf11" w:customStyle="1">
    <w:name w:val="cf11"/>
    <w:basedOn w:val="Fontepargpadro"/>
    <w:rsid w:val="005B7851"/>
    <w:rPr>
      <w:rFonts w:hint="default" w:ascii="Segoe UI" w:hAnsi="Segoe UI" w:cs="Segoe UI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CitaoChar" w:customStyle="1">
    <w:name w:val="Citação Char"/>
    <w:basedOn w:val="Fontepargpadro"/>
    <w:link w:val="Citao"/>
    <w:uiPriority w:val="29"/>
    <w:rsid w:val="00770E7F"/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styleId="PargrafodaLista">
    <w:name w:val="List Paragraph"/>
    <w:basedOn w:val="Normal"/>
    <w:uiPriority w:val="34"/>
    <w:rsid w:val="002B47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315e1482b1cb43ff" Type="http://schemas.openxmlformats.org/officeDocument/2006/relationships/comments" Target="comments.xml"/><Relationship Id="R38a5e4652a044082" Type="http://schemas.microsoft.com/office/2016/09/relationships/commentsIds" Target="commentsIds.xml"/><Relationship Id="Rc75439c419f14b53" Type="http://schemas.microsoft.com/office/2011/relationships/commentsExtended" Target="commentsExtended.xml"/><Relationship Id="Re404e3c4699a41a7" Type="http://schemas.microsoft.com/office/2018/08/relationships/commentsExtensible" Target="commentsExtensible.xml"/><Relationship Id="R11830f933af54c78" Type="http://schemas.microsoft.com/office/2011/relationships/people" Target="people.xml"/><Relationship Id="R7841a251c9ed4377" Type="http://schemas.openxmlformats.org/officeDocument/2006/relationships/header" Target="header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B322EC" w:rsidP="00730800" w:rsidRDefault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B322EC" w:rsidP="00730800" w:rsidRDefault="00730800">
          <w:pPr>
            <w:pStyle w:val="3FA3A92DAD524C3DB57C04BE729E38DD"/>
          </w:pPr>
          <w:r w:rsidRPr="00B84BB0">
            <w:rPr>
              <w:rStyle w:val="TextodoEspaoReservado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B322EC" w:rsidP="00730800" w:rsidRDefault="00730800">
          <w:pPr>
            <w:pStyle w:val="D299773260594DFB838BAFD35996AEEF"/>
          </w:pPr>
          <w:r>
            <w:rPr>
              <w:rFonts w:cs="Arial"/>
            </w:rPr>
            <w:t>Polo ativo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B322EC" w:rsidP="00730800" w:rsidRDefault="00730800">
          <w:pPr>
            <w:pStyle w:val="7AA328237CE04ECF8850841618042D0C"/>
          </w:pPr>
          <w:r>
            <w:rPr>
              <w:rFonts w:cs="Arial"/>
            </w:rPr>
            <w:t>Polo passivo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340CD"/>
    <w:rsid w:val="000C6C88"/>
    <w:rsid w:val="000D01F2"/>
    <w:rsid w:val="00310218"/>
    <w:rsid w:val="00331A73"/>
    <w:rsid w:val="00377D33"/>
    <w:rsid w:val="0040087F"/>
    <w:rsid w:val="00686FA4"/>
    <w:rsid w:val="00730800"/>
    <w:rsid w:val="00731ADF"/>
    <w:rsid w:val="00800358"/>
    <w:rsid w:val="00855852"/>
    <w:rsid w:val="009B5AA0"/>
    <w:rsid w:val="00B322EC"/>
    <w:rsid w:val="00CC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30800"/>
    <w:rPr>
      <w:color w:val="808080"/>
    </w:rPr>
  </w:style>
  <w:style w:type="paragraph" w:customStyle="1" w:styleId="A3B9A70FAF5543A087E733AB63B30A08">
    <w:name w:val="A3B9A70FAF5543A087E733AB63B30A08"/>
    <w:rsid w:val="00730800"/>
  </w:style>
  <w:style w:type="paragraph" w:customStyle="1" w:styleId="3FA3A92DAD524C3DB57C04BE729E38DD">
    <w:name w:val="3FA3A92DAD524C3DB57C04BE729E38DD"/>
    <w:rsid w:val="00730800"/>
  </w:style>
  <w:style w:type="paragraph" w:customStyle="1" w:styleId="D299773260594DFB838BAFD35996AEEF">
    <w:name w:val="D299773260594DFB838BAFD35996AEEF"/>
    <w:rsid w:val="00730800"/>
  </w:style>
  <w:style w:type="paragraph" w:customStyle="1" w:styleId="7AA328237CE04ECF8850841618042D0C">
    <w:name w:val="7AA328237CE04ECF8850841618042D0C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19" ma:contentTypeDescription="Crie um novo documento." ma:contentTypeScope="" ma:versionID="407f20323d0bd8e414133156b5564595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318c8e610880bca6de3b4d138c2e869e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Props1.xml><?xml version="1.0" encoding="utf-8"?>
<ds:datastoreItem xmlns:ds="http://schemas.openxmlformats.org/officeDocument/2006/customXml" ds:itemID="{57BA09A0-33E8-4579-89EA-871B8A5187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RENAN BARÃO</dc:creator>
  <keywords/>
  <dc:description/>
  <lastModifiedBy>Raul Luiz Gonçalves Pamplona - GDSXSR</lastModifiedBy>
  <revision>50</revision>
  <dcterms:created xsi:type="dcterms:W3CDTF">2025-11-04T15:57:00.0000000Z</dcterms:created>
  <dcterms:modified xsi:type="dcterms:W3CDTF">2026-10-27T20:36:00.5485900Z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