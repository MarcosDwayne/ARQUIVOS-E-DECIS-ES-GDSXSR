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3A9A9753">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3A9A9753">
            <w:pPr>
              <w:pStyle w:val="paragraph"/>
              <w:spacing w:before="0" w:beforeAutospacing="0" w:after="0" w:afterAutospacing="0"/>
              <w:ind w:left="255"/>
              <w:jc w:val="both"/>
              <w:textAlignment w:val="baseline"/>
              <w:rPr>
                <w:rFonts w:ascii="Segoe UI" w:hAnsi="Segoe UI" w:cs="Segoe UI"/>
                <w:sz w:val="18"/>
                <w:szCs w:val="18"/>
              </w:rPr>
            </w:pPr>
            <w:r w:rsidRPr="3A9A9753">
              <w:rPr>
                <w:rStyle w:val="normaltextrun"/>
                <w:rFonts w:ascii="Calibri" w:hAnsi="Calibri" w:cs="Calibri"/>
                <w:color w:val="595959" w:themeColor="text1" w:themeTint="A6"/>
                <w:sz w:val="20"/>
                <w:szCs w:val="20"/>
              </w:rPr>
              <w:t>Tribunal de Justiça do Distrito Federal e dos Territórios</w:t>
            </w:r>
            <w:r w:rsidRPr="3A9A9753">
              <w:rPr>
                <w:rStyle w:val="eop"/>
                <w:rFonts w:ascii="Calibri" w:hAnsi="Calibri" w:cs="Calibri"/>
                <w:color w:val="595959" w:themeColor="text1" w:themeTint="A6"/>
                <w:sz w:val="20"/>
                <w:szCs w:val="20"/>
              </w:rPr>
              <w:t> </w:t>
            </w:r>
          </w:p>
          <w:p w14:paraId="12B71A35"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EE6B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01C772C1">
        <w:trPr>
          <w:cantSplit/>
          <w:trHeight w:val="397"/>
        </w:trPr>
        <w:tc>
          <w:tcPr>
            <w:tcW w:w="3686" w:type="dxa"/>
            <w:vAlign w:val="center"/>
          </w:tcPr>
          <w:p w14:paraId="0E990AE5" w14:textId="77777777" w:rsidR="00770E7F" w:rsidRPr="009F36E1" w:rsidRDefault="00770E7F" w:rsidP="00EE6B2B">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EE6B2B">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01C772C1">
        <w:trPr>
          <w:cantSplit/>
          <w:trHeight w:val="570"/>
        </w:trPr>
        <w:tc>
          <w:tcPr>
            <w:tcW w:w="3686" w:type="dxa"/>
            <w:vAlign w:val="center"/>
          </w:tcPr>
          <w:p w14:paraId="7118EFBD" w14:textId="77777777" w:rsidR="00770E7F" w:rsidRPr="009F36E1" w:rsidRDefault="00770E7F" w:rsidP="00EE6B2B">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EE6B2B">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01C772C1">
        <w:trPr>
          <w:cantSplit/>
          <w:trHeight w:val="397"/>
        </w:trPr>
        <w:tc>
          <w:tcPr>
            <w:tcW w:w="3686" w:type="dxa"/>
            <w:vAlign w:val="center"/>
          </w:tcPr>
          <w:p w14:paraId="0E73EC07" w14:textId="77777777" w:rsidR="00770E7F" w:rsidRPr="009F36E1" w:rsidRDefault="00770E7F" w:rsidP="00EE6B2B">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EE6B2B">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62175815" w:rsidR="00770E7F" w:rsidRPr="009F36E1" w:rsidRDefault="00A61D69" w:rsidP="00EE6B2B">
            <w:pPr>
              <w:ind w:right="-675"/>
            </w:pPr>
            <w:r w:rsidRPr="00A61D69">
              <w:rPr>
                <w:rFonts w:ascii="Arial" w:hAnsi="Arial" w:cs="Arial"/>
                <w:sz w:val="28"/>
                <w:szCs w:val="28"/>
              </w:rPr>
              <w:t>0752780-27.2025.8.07.</w:t>
            </w:r>
            <w:commentRangeStart w:id="0"/>
            <w:r w:rsidRPr="00A61D69">
              <w:rPr>
                <w:rFonts w:ascii="Arial" w:hAnsi="Arial" w:cs="Arial"/>
                <w:sz w:val="28"/>
                <w:szCs w:val="28"/>
              </w:rPr>
              <w:t>0001</w:t>
            </w:r>
            <w:commentRangeEnd w:id="0"/>
            <w:r w:rsidR="00DC4061" w:rsidRPr="009F36E1">
              <w:rPr>
                <w:rStyle w:val="Refdecomentrio"/>
                <w:sz w:val="22"/>
                <w:szCs w:val="22"/>
              </w:rPr>
              <w:commentReference w:id="0"/>
            </w:r>
          </w:p>
        </w:tc>
      </w:tr>
      <w:tr w:rsidR="00770E7F" w:rsidRPr="009F36E1" w14:paraId="48ED7BFE" w14:textId="77777777" w:rsidTr="01C772C1">
        <w:trPr>
          <w:cantSplit/>
          <w:trHeight w:val="397"/>
        </w:trPr>
        <w:tc>
          <w:tcPr>
            <w:tcW w:w="3686" w:type="dxa"/>
            <w:vAlign w:val="center"/>
          </w:tcPr>
          <w:p w14:paraId="272F493B" w14:textId="1AD7452F" w:rsidR="00770E7F" w:rsidRPr="00F63CDB" w:rsidRDefault="00000000" w:rsidP="00EE6B2B">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24C3F7AA" w:rsidR="00770E7F" w:rsidRPr="009F36E1" w:rsidRDefault="00A61D69" w:rsidP="00EE6B2B">
            <w:r w:rsidRPr="00A61D69">
              <w:rPr>
                <w:rFonts w:ascii="Arial" w:hAnsi="Arial" w:cs="Arial"/>
                <w:sz w:val="28"/>
                <w:szCs w:val="28"/>
              </w:rPr>
              <w:t>COTA MIL IATE CLUBE</w:t>
            </w:r>
          </w:p>
        </w:tc>
      </w:tr>
      <w:tr w:rsidR="00770E7F" w:rsidRPr="009F36E1" w14:paraId="55763F2D" w14:textId="77777777" w:rsidTr="01C772C1">
        <w:trPr>
          <w:cantSplit/>
          <w:trHeight w:val="397"/>
        </w:trPr>
        <w:tc>
          <w:tcPr>
            <w:tcW w:w="3686" w:type="dxa"/>
            <w:vAlign w:val="center"/>
          </w:tcPr>
          <w:p w14:paraId="59BAA433" w14:textId="5D3E5176"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EE6B2B">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51F20725" w:rsidR="00770E7F" w:rsidRPr="009F36E1" w:rsidRDefault="00A61D69" w:rsidP="00EE6B2B">
            <w:pPr>
              <w:ind w:right="-74"/>
            </w:pPr>
            <w:r w:rsidRPr="00A61D69">
              <w:rPr>
                <w:rFonts w:ascii="Arial" w:hAnsi="Arial" w:cs="Arial"/>
                <w:sz w:val="28"/>
                <w:szCs w:val="28"/>
              </w:rPr>
              <w:t>EMOCOES DO ESPORTE EVENTOS E INICIATIVAS LTDA</w:t>
            </w:r>
          </w:p>
        </w:tc>
      </w:tr>
      <w:tr w:rsidR="00770E7F" w:rsidRPr="009F36E1" w14:paraId="640EA867" w14:textId="77777777" w:rsidTr="01C772C1">
        <w:trPr>
          <w:cantSplit/>
          <w:trHeight w:val="397"/>
        </w:trPr>
        <w:tc>
          <w:tcPr>
            <w:tcW w:w="3686" w:type="dxa"/>
            <w:vAlign w:val="center"/>
          </w:tcPr>
          <w:p w14:paraId="34627CFC" w14:textId="77777777" w:rsidR="00770E7F" w:rsidRPr="009F36E1" w:rsidRDefault="00770E7F" w:rsidP="00EE6B2B">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EE6B2B">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EE6B2B">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3C02B4CE" w14:textId="6B09DAA6" w:rsidR="00984EF0" w:rsidRDefault="00886ABA" w:rsidP="00E07B87">
      <w:pPr>
        <w:spacing w:after="0" w:line="360" w:lineRule="auto"/>
        <w:rPr>
          <w:rFonts w:ascii="Arial" w:eastAsia="Arial" w:hAnsi="Arial" w:cs="Arial"/>
          <w:sz w:val="28"/>
          <w:szCs w:val="28"/>
        </w:rPr>
      </w:pPr>
      <w:commentRangeStart w:id="1"/>
      <w:r w:rsidRPr="45CC8256">
        <w:rPr>
          <w:rFonts w:ascii="Arial" w:hAnsi="Arial" w:cs="Arial"/>
          <w:b/>
          <w:bCs/>
          <w:sz w:val="28"/>
          <w:szCs w:val="28"/>
        </w:rPr>
        <w:t>EMENTA</w:t>
      </w:r>
      <w:commentRangeEnd w:id="1"/>
      <w:r>
        <w:rPr>
          <w:rStyle w:val="Refdecomentrio"/>
          <w:rFonts w:ascii="Arial" w:eastAsia="Arial" w:hAnsi="Arial" w:cs="Arial"/>
          <w:sz w:val="28"/>
          <w:szCs w:val="28"/>
        </w:rPr>
        <w:commentReference w:id="1"/>
      </w:r>
    </w:p>
    <w:p w14:paraId="334B098F" w14:textId="2B8178ED" w:rsidR="00824344" w:rsidRPr="00824344" w:rsidRDefault="00C57C59" w:rsidP="00C57C59">
      <w:pPr>
        <w:spacing w:after="0" w:line="360" w:lineRule="auto"/>
        <w:jc w:val="both"/>
        <w:rPr>
          <w:rFonts w:ascii="Arial" w:eastAsia="Arial" w:hAnsi="Arial" w:cs="Arial"/>
          <w:sz w:val="28"/>
          <w:szCs w:val="28"/>
        </w:rPr>
      </w:pPr>
      <w:commentRangeStart w:id="2"/>
      <w:r>
        <w:rPr>
          <w:rFonts w:ascii="Arial" w:eastAsia="Arial" w:hAnsi="Arial" w:cs="Arial"/>
          <w:sz w:val="28"/>
          <w:szCs w:val="28"/>
        </w:rPr>
        <w:t xml:space="preserve">APELAÇÃO CÍVEL. DIREITO CIVIL E PROCESSUAL CIVIL. COBRANÇA DE MENSALIDADES CONTRATUAIS</w:t>
      </w:r>
      <w:del w:id="1035" w:author="Assessor GDSXSR" w:date="2026-10-29T17:51:12Z">
        <w:r>
          <w:rPr>
            <w:rFonts w:ascii="Arial" w:eastAsia="Arial" w:hAnsi="Arial" w:cs="Arial"/>
            <w:sz w:val="28"/>
            <w:szCs w:val="28"/>
          </w:rPr>
          <w:delText xml:space="preserve">. PREPARO RECOLHIDO</w:delText>
        </w:r>
      </w:del>
      <w:r>
        <w:rPr>
          <w:rFonts w:ascii="Arial" w:eastAsia="Arial" w:hAnsi="Arial" w:cs="Arial"/>
          <w:sz w:val="28"/>
          <w:szCs w:val="28"/>
        </w:rPr>
        <w:t xml:space="preserve">. PRESCRIÇÃO QUINQUENAL. QUITAÇÃO, NOVAÇÃO, TRANSAÇÃO, </w:t>
      </w:r>
      <w:r>
        <w:rPr>
          <w:rFonts w:ascii="Arial" w:eastAsia="Arial" w:hAnsi="Arial" w:cs="Arial"/>
          <w:i/>
          <w:iCs/>
          <w:sz w:val="28"/>
          <w:szCs w:val="28"/>
        </w:rPr>
        <w:t xml:space="preserve">SUPRESSIO</w:t>
      </w:r>
      <w:r>
        <w:rPr>
          <w:rFonts w:ascii="Arial" w:eastAsia="Arial" w:hAnsi="Arial" w:cs="Arial"/>
          <w:sz w:val="28"/>
          <w:szCs w:val="28"/>
        </w:rPr>
        <w:t xml:space="preserve"> E </w:t>
      </w:r>
      <w:r>
        <w:rPr>
          <w:rFonts w:ascii="Arial" w:eastAsia="Arial" w:hAnsi="Arial" w:cs="Arial"/>
          <w:i/>
          <w:iCs/>
          <w:sz w:val="28"/>
          <w:szCs w:val="28"/>
        </w:rPr>
        <w:t xml:space="preserve">VENIRE CONTRA FACTUM PROPRIUM</w:t>
      </w:r>
      <w:r>
        <w:rPr>
          <w:rFonts w:ascii="Arial" w:eastAsia="Arial" w:hAnsi="Arial" w:cs="Arial"/>
          <w:sz w:val="28"/>
          <w:szCs w:val="28"/>
        </w:rPr>
        <w:t xml:space="preserve"> NÃO CONFIGURADOS. </w:t>
      </w:r>
      <w:del w:id="1036" w:author="Assessor GDSXSR" w:date="2026-10-29T17:51:12Z">
        <w:r>
          <w:rPr>
            <w:rFonts w:ascii="Arial" w:eastAsia="Arial" w:hAnsi="Arial" w:cs="Arial"/>
            <w:sz w:val="28"/>
            <w:szCs w:val="28"/>
          </w:rPr>
          <w:delText xml:space="preserve">ENCARGOS CONTRATUAIS. VEDAÇÃO À </w:delText>
        </w:r>
      </w:del>
      <w:r>
        <w:rPr>
          <w:rFonts w:ascii="Arial" w:eastAsia="Arial" w:hAnsi="Arial" w:cs="Arial"/>
          <w:i/>
          <w:iCs/>
          <w:sz w:val="28"/>
          <w:szCs w:val="28"/>
        </w:rPr>
        <w:t xml:space="preserve">REFORMATIO IN PEJUS</w:t>
      </w:r>
      <w:r>
        <w:rPr>
          <w:rFonts w:ascii="Arial" w:eastAsia="Arial" w:hAnsi="Arial" w:cs="Arial"/>
          <w:sz w:val="28"/>
          <w:szCs w:val="28"/>
        </w:rPr>
        <w:t xml:space="preserve">. PRELIMINAR REJEITADA. RECURSO NÃO PROVIDO.</w:t>
      </w:r>
      <w:commentRangeEnd w:id="2"/>
      <w:r w:rsidRPr="00824344">
        <w:rPr>
          <w:rStyle w:val="Refdecomentrio"/>
          <w:rFonts w:ascii="Arial" w:eastAsia="Arial" w:hAnsi="Arial" w:cs="Arial"/>
          <w:sz w:val="28"/>
          <w:szCs w:val="28"/>
        </w:rPr>
        <w:commentReference w:id="2"/>
      </w:r>
    </w:p>
    <w:p w14:paraId="515C6761" w14:textId="77777777" w:rsidR="00886ABA" w:rsidRPr="0034247B" w:rsidRDefault="00886ABA" w:rsidP="00824344">
      <w:pPr>
        <w:spacing w:after="0" w:line="360" w:lineRule="auto"/>
        <w:jc w:val="both"/>
        <w:rPr>
          <w:rFonts w:ascii="Arial" w:eastAsia="Arial" w:hAnsi="Arial" w:cs="Arial"/>
          <w:b/>
          <w:bCs/>
          <w:sz w:val="28"/>
          <w:szCs w:val="28"/>
        </w:rPr>
      </w:pPr>
      <w:r w:rsidRPr="3A9A9753">
        <w:rPr>
          <w:rFonts w:ascii="Arial" w:eastAsia="Arial" w:hAnsi="Arial" w:cs="Arial"/>
          <w:b/>
          <w:bCs/>
          <w:sz w:val="28"/>
          <w:szCs w:val="28"/>
        </w:rPr>
        <w:t>I. Caso em exame</w:t>
      </w:r>
    </w:p>
    <w:p w14:paraId="3CAEAF4D" w14:textId="5C1C7363" w:rsidR="005F2C94" w:rsidRPr="005F2C94" w:rsidRDefault="009A24F9" w:rsidP="00824344">
      <w:pPr>
        <w:spacing w:after="0" w:line="360" w:lineRule="auto"/>
        <w:jc w:val="both"/>
        <w:rPr>
          <w:rFonts w:ascii="Arial" w:eastAsia="Arial" w:hAnsi="Arial" w:cs="Arial"/>
          <w:sz w:val="28"/>
          <w:szCs w:val="28"/>
        </w:rPr>
      </w:pPr>
      <w:commentRangeStart w:id="3"/>
      <w:r>
        <w:rPr>
          <w:rFonts w:ascii="Arial" w:eastAsia="Arial" w:hAnsi="Arial" w:cs="Arial"/>
          <w:sz w:val="28"/>
          <w:szCs w:val="28"/>
        </w:rPr>
        <w:t xml:space="preserve">1. Ação </w:t>
      </w:r>
      <w:del w:id="1037" w:author="Assessor GDSXSR" w:date="2026-10-29T17:51:12Z">
        <w:r>
          <w:rPr>
            <w:rFonts w:ascii="Arial" w:eastAsia="Arial" w:hAnsi="Arial" w:cs="Arial"/>
            <w:sz w:val="28"/>
            <w:szCs w:val="28"/>
          </w:rPr>
          <w:delText xml:space="preserve">proposta por</w:delText>
        </w:r>
      </w:del>
      <w:ins w:id="1038" w:author="Assessor GDSXSR" w:date="2026-10-29T17:51:12Z">
        <w:r>
          <w:rPr>
            <w:rFonts w:ascii="Arial" w:eastAsia="Arial" w:hAnsi="Arial" w:cs="Arial"/>
            <w:color w:val="808080"/>
            <w:sz w:val="28"/>
            <w:szCs w:val="28"/>
          </w:rPr>
          <w:t xml:space="preserve">de</w:t>
        </w:r>
      </w:ins>
      <w:r>
        <w:rPr>
          <w:rFonts w:ascii="Arial" w:eastAsia="Arial" w:hAnsi="Arial" w:cs="Arial"/>
          <w:sz w:val="28"/>
          <w:szCs w:val="28"/>
        </w:rPr>
        <w:t xml:space="preserve"> Emoções do Esporte Eventos e Iniciativas Ltda. contra Cota Mil Iate Clube para cobrar mensalidades de R$ 5.000,00 </w:t>
      </w:r>
      <w:del w:id="1039" w:author="Assessor GDSXSR" w:date="2026-10-29T17:51:12Z">
        <w:r>
          <w:rPr>
            <w:rFonts w:ascii="Arial" w:eastAsia="Arial" w:hAnsi="Arial" w:cs="Arial"/>
            <w:sz w:val="28"/>
            <w:szCs w:val="28"/>
          </w:rPr>
          <w:delText xml:space="preserve">decorrentes </w:delText>
        </w:r>
      </w:del>
      <w:r>
        <w:rPr>
          <w:rFonts w:ascii="Arial" w:eastAsia="Arial" w:hAnsi="Arial" w:cs="Arial"/>
          <w:sz w:val="28"/>
          <w:szCs w:val="28"/>
        </w:rPr>
        <w:t xml:space="preserve">de contrato de locação de equipamentos de academia</w:t>
      </w:r>
      <w:ins w:id="1040" w:author="Assessor GDSXSR" w:date="2026-10-29T17:51:12Z">
        <w:r>
          <w:rPr>
            <w:rFonts w:ascii="Arial" w:eastAsia="Arial" w:hAnsi="Arial" w:cs="Arial"/>
            <w:color w:val="808080"/>
            <w:sz w:val="28"/>
            <w:szCs w:val="28"/>
          </w:rPr>
          <w:t xml:space="preserve">,</w:t>
        </w:r>
      </w:ins>
      <w:r>
        <w:rPr>
          <w:rFonts w:ascii="Arial" w:eastAsia="Arial" w:hAnsi="Arial" w:cs="Arial"/>
          <w:sz w:val="28"/>
          <w:szCs w:val="28"/>
        </w:rPr>
        <w:t xml:space="preserve"> </w:t>
      </w:r>
      <w:del w:id="1041" w:author="Assessor GDSXSR" w:date="2026-10-29T17:51:12Z">
        <w:r>
          <w:rPr>
            <w:rFonts w:ascii="Arial" w:eastAsia="Arial" w:hAnsi="Arial" w:cs="Arial"/>
            <w:sz w:val="28"/>
            <w:szCs w:val="28"/>
          </w:rPr>
          <w:delText xml:space="preserve">celebrado em</w:delText>
        </w:r>
      </w:del>
      <w:ins w:id="1042" w:author="Assessor GDSXSR" w:date="2026-10-29T17:51:12Z">
        <w:r>
          <w:rPr>
            <w:rFonts w:ascii="Arial" w:eastAsia="Arial" w:hAnsi="Arial" w:cs="Arial"/>
            <w:color w:val="808080"/>
            <w:sz w:val="28"/>
            <w:szCs w:val="28"/>
          </w:rPr>
          <w:t xml:space="preserve">de</w:t>
        </w:r>
      </w:ins>
      <w:r>
        <w:rPr>
          <w:rFonts w:ascii="Arial" w:eastAsia="Arial" w:hAnsi="Arial" w:cs="Arial"/>
          <w:sz w:val="28"/>
          <w:szCs w:val="28"/>
        </w:rPr>
        <w:t xml:space="preserve"> 13/04/2019</w:t>
      </w:r>
      <w:ins w:id="1043" w:author="Assessor GDSXSR" w:date="2026-10-29T17:51:12Z">
        <w:r>
          <w:rPr>
            <w:rFonts w:ascii="Arial" w:eastAsia="Arial" w:hAnsi="Arial" w:cs="Arial"/>
            <w:color w:val="808080"/>
            <w:sz w:val="28"/>
            <w:szCs w:val="28"/>
          </w:rPr>
          <w:t xml:space="preserve">,</w:t>
        </w:r>
      </w:ins>
      <w:r>
        <w:rPr>
          <w:rFonts w:ascii="Arial" w:eastAsia="Arial" w:hAnsi="Arial" w:cs="Arial"/>
          <w:sz w:val="28"/>
          <w:szCs w:val="28"/>
        </w:rPr>
        <w:t xml:space="preserve"> e obter ressarcimento de R$ 38.320,00 pela</w:t>
      </w:r>
      <w:del w:id="1044" w:author="Assessor GDSXSR" w:date="2026-10-29T17:51:12Z">
        <w:r>
          <w:rPr>
            <w:rFonts w:ascii="Arial" w:eastAsia="Arial" w:hAnsi="Arial" w:cs="Arial"/>
            <w:sz w:val="28"/>
            <w:szCs w:val="28"/>
          </w:rPr>
          <w:delText xml:space="preserve"> alegada</w:delText>
        </w:r>
      </w:del>
      <w:r>
        <w:rPr>
          <w:rFonts w:ascii="Arial" w:eastAsia="Arial" w:hAnsi="Arial" w:cs="Arial"/>
          <w:sz w:val="28"/>
          <w:szCs w:val="28"/>
        </w:rPr>
        <w:t xml:space="preserve"> falta de manutenção dos bens</w:t>
      </w:r>
      <w:r>
        <w:rPr>
          <w:rFonts w:ascii="Arial" w:eastAsia="Arial" w:hAnsi="Arial" w:cs="Arial"/>
          <w:color w:val="808080"/>
          <w:sz w:val="28"/>
          <w:szCs w:val="28"/>
        </w:rPr>
        <w:t xml:space="preserve"> (R$ 288</w:t>
      </w:r>
      <w:r>
        <w:rPr>
          <w:rFonts w:ascii="Arial" w:eastAsia="Arial" w:hAnsi="Arial" w:cs="Arial"/>
          <w:sz w:val="28"/>
          <w:szCs w:val="28"/>
        </w:rPr>
        <w:t xml:space="preserve">.</w:t>
      </w:r>
      <w:r>
        <w:rPr>
          <w:rFonts w:ascii="Arial" w:eastAsia="Arial" w:hAnsi="Arial" w:cs="Arial"/>
          <w:color w:val="808080"/>
          <w:sz w:val="28"/>
          <w:szCs w:val="28"/>
        </w:rPr>
        <w:t xml:space="preserve">354,82).</w:t>
      </w:r>
      <w:commentRangeEnd w:id="3"/>
      <w:r w:rsidRPr="005F2C94">
        <w:rPr>
          <w:rStyle w:val="Refdecomentrio"/>
          <w:rFonts w:ascii="Arial" w:eastAsia="Arial" w:hAnsi="Arial" w:cs="Arial"/>
          <w:sz w:val="28"/>
          <w:szCs w:val="28"/>
        </w:rPr>
        <w:commentReference w:id="3"/>
      </w:r>
    </w:p>
    <w:p w14:paraId="1487F71D" w14:textId="630CB8B5" w:rsidR="005F2C94" w:rsidRPr="005F2C94" w:rsidRDefault="005F2C94"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2. </w:t>
      </w:r>
      <w:r>
        <w:rPr>
          <w:rFonts w:ascii="Arial" w:eastAsia="Arial" w:hAnsi="Arial" w:cs="Arial"/>
          <w:sz w:val="28"/>
          <w:szCs w:val="28"/>
        </w:rPr>
        <w:t xml:space="preserve">A sentença </w:t>
      </w:r>
      <w:del w:id="1045" w:author="Assessor GDSXSR" w:date="2026-10-29T17:51:12Z">
        <w:r>
          <w:rPr>
            <w:rFonts w:ascii="Arial" w:eastAsia="Arial" w:hAnsi="Arial" w:cs="Arial"/>
            <w:sz w:val="28"/>
            <w:szCs w:val="28"/>
          </w:rPr>
          <w:delText xml:space="preserve">julgou os pedidos parcialmente procedentes. Reconheceu</w:delText>
        </w:r>
      </w:del>
      <w:ins w:id="1046" w:author="Assessor GDSXSR" w:date="2026-10-29T17:51:12Z">
        <w:r>
          <w:rPr>
            <w:rFonts w:ascii="Arial" w:eastAsia="Arial" w:hAnsi="Arial" w:cs="Arial"/>
            <w:color w:val="808080"/>
            <w:sz w:val="28"/>
            <w:szCs w:val="28"/>
          </w:rPr>
          <w:t xml:space="preserve">reconheceu</w:t>
        </w:r>
      </w:ins>
      <w:r>
        <w:rPr>
          <w:rFonts w:ascii="Arial" w:eastAsia="Arial" w:hAnsi="Arial" w:cs="Arial"/>
          <w:sz w:val="28"/>
          <w:szCs w:val="28"/>
        </w:rPr>
        <w:t xml:space="preserve"> a prescrição das mensalidades </w:t>
      </w:r>
      <w:del w:id="1047" w:author="Assessor GDSXSR" w:date="2026-10-29T17:51:12Z">
        <w:r>
          <w:rPr>
            <w:rFonts w:ascii="Arial" w:eastAsia="Arial" w:hAnsi="Arial" w:cs="Arial"/>
            <w:sz w:val="28"/>
            <w:szCs w:val="28"/>
          </w:rPr>
          <w:delText xml:space="preserve">vencidas</w:delText>
        </w:r>
      </w:del>
      <w:ins w:id="1048" w:author="Assessor GDSXSR" w:date="2026-10-29T17:51:12Z">
        <w:r>
          <w:rPr>
            <w:rFonts w:ascii="Arial" w:eastAsia="Arial" w:hAnsi="Arial" w:cs="Arial"/>
            <w:color w:val="808080"/>
            <w:sz w:val="28"/>
            <w:szCs w:val="28"/>
          </w:rPr>
          <w:t xml:space="preserve">anteriores</w:t>
        </w:r>
      </w:ins>
      <w:r>
        <w:rPr>
          <w:rFonts w:ascii="Arial" w:eastAsia="Arial" w:hAnsi="Arial" w:cs="Arial"/>
          <w:sz w:val="28"/>
          <w:szCs w:val="28"/>
        </w:rPr>
        <w:t xml:space="preserve"> </w:t>
      </w:r>
      <w:del w:id="1049" w:author="Assessor GDSXSR" w:date="2026-10-29T17:51:12Z">
        <w:r>
          <w:rPr>
            <w:rFonts w:ascii="Arial" w:eastAsia="Arial" w:hAnsi="Arial" w:cs="Arial"/>
            <w:sz w:val="28"/>
            <w:szCs w:val="28"/>
          </w:rPr>
          <w:delText xml:space="preserve">antes de</w:delText>
        </w:r>
      </w:del>
      <w:ins w:id="1050" w:author="Assessor GDSXSR" w:date="2026-10-29T17:51:12Z">
        <w:r>
          <w:rPr>
            <w:rFonts w:ascii="Arial" w:eastAsia="Arial" w:hAnsi="Arial" w:cs="Arial"/>
            <w:color w:val="808080"/>
            <w:sz w:val="28"/>
            <w:szCs w:val="28"/>
          </w:rPr>
          <w:t xml:space="preserve">a</w:t>
        </w:r>
      </w:ins>
      <w:r>
        <w:rPr>
          <w:rFonts w:ascii="Arial" w:eastAsia="Arial" w:hAnsi="Arial" w:cs="Arial"/>
          <w:sz w:val="28"/>
          <w:szCs w:val="28"/>
        </w:rPr>
        <w:t xml:space="preserve"> 02/10/2020</w:t>
      </w:r>
      <w:del w:id="1051" w:author="Assessor GDSXSR" w:date="2026-10-29T17:51:12Z">
        <w:r>
          <w:rPr>
            <w:rFonts w:ascii="Arial" w:eastAsia="Arial" w:hAnsi="Arial" w:cs="Arial"/>
            <w:sz w:val="28"/>
            <w:szCs w:val="28"/>
          </w:rPr>
          <w:delText xml:space="preserve"> e</w:delText>
        </w:r>
      </w:del>
      <w:ins w:id="1052" w:author="Assessor GDSXSR" w:date="2026-10-29T17:51:12Z">
        <w:r>
          <w:rPr>
            <w:rFonts w:ascii="Arial" w:eastAsia="Arial" w:hAnsi="Arial" w:cs="Arial"/>
            <w:color w:val="808080"/>
            <w:sz w:val="28"/>
            <w:szCs w:val="28"/>
          </w:rPr>
          <w:t xml:space="preserve">,</w:t>
        </w:r>
      </w:ins>
      <w:r>
        <w:rPr>
          <w:rFonts w:ascii="Arial" w:eastAsia="Arial" w:hAnsi="Arial" w:cs="Arial"/>
          <w:sz w:val="28"/>
          <w:szCs w:val="28"/>
        </w:rPr>
        <w:t xml:space="preserve"> condenou o réu </w:t>
      </w:r>
      <w:del w:id="1053" w:author="Assessor GDSXSR" w:date="2026-10-29T17:51:12Z">
        <w:r>
          <w:rPr>
            <w:rFonts w:ascii="Arial" w:eastAsia="Arial" w:hAnsi="Arial" w:cs="Arial"/>
            <w:sz w:val="28"/>
            <w:szCs w:val="28"/>
          </w:rPr>
          <w:delText xml:space="preserve">ao</w:delText>
        </w:r>
      </w:del>
      <w:ins w:id="1054" w:author="Assessor GDSXSR" w:date="2026-10-29T17:51:12Z">
        <w:r>
          <w:rPr>
            <w:rFonts w:ascii="Arial" w:eastAsia="Arial" w:hAnsi="Arial" w:cs="Arial"/>
            <w:color w:val="808080"/>
            <w:sz w:val="28"/>
            <w:szCs w:val="28"/>
          </w:rPr>
          <w:t xml:space="preserve">a</w:t>
        </w:r>
      </w:ins>
      <w:r>
        <w:rPr>
          <w:rFonts w:ascii="Arial" w:eastAsia="Arial" w:hAnsi="Arial" w:cs="Arial"/>
          <w:sz w:val="28"/>
          <w:szCs w:val="28"/>
        </w:rPr>
        <w:t xml:space="preserve"> </w:t>
      </w:r>
      <w:del w:id="1055" w:author="Assessor GDSXSR" w:date="2026-10-29T17:51:12Z">
        <w:r>
          <w:rPr>
            <w:rFonts w:ascii="Arial" w:eastAsia="Arial" w:hAnsi="Arial" w:cs="Arial"/>
            <w:sz w:val="28"/>
            <w:szCs w:val="28"/>
          </w:rPr>
          <w:delText xml:space="preserve">pagamento de</w:delText>
        </w:r>
      </w:del>
      <w:ins w:id="1056" w:author="Assessor GDSXSR" w:date="2026-10-29T17:51:12Z">
        <w:r>
          <w:rPr>
            <w:rFonts w:ascii="Arial" w:eastAsia="Arial" w:hAnsi="Arial" w:cs="Arial"/>
            <w:color w:val="808080"/>
            <w:sz w:val="28"/>
            <w:szCs w:val="28"/>
          </w:rPr>
          <w:t xml:space="preserve">pagar</w:t>
        </w:r>
      </w:ins>
      <w:r>
        <w:rPr>
          <w:rFonts w:ascii="Arial" w:eastAsia="Arial" w:hAnsi="Arial" w:cs="Arial"/>
          <w:sz w:val="28"/>
          <w:szCs w:val="28"/>
        </w:rPr>
        <w:t xml:space="preserve"> R$ 95.000,00 </w:t>
      </w:r>
      <w:del w:id="1057" w:author="Assessor GDSXSR" w:date="2026-10-29T17:51:12Z">
        <w:r>
          <w:rPr>
            <w:rFonts w:ascii="Arial" w:eastAsia="Arial" w:hAnsi="Arial" w:cs="Arial"/>
            <w:sz w:val="28"/>
            <w:szCs w:val="28"/>
          </w:rPr>
          <w:delText xml:space="preserve">pelas parcelas vencidas entre </w:delText>
        </w:r>
      </w:del>
      <w:ins w:id="1058" w:author="Assessor GDSXSR" w:date="2026-10-29T17:51:12Z">
        <w:r>
          <w:rPr>
            <w:rFonts w:ascii="Arial" w:eastAsia="Arial" w:hAnsi="Arial" w:cs="Arial"/>
            <w:color w:val="808080"/>
            <w:sz w:val="28"/>
            <w:szCs w:val="28"/>
          </w:rPr>
          <w:t xml:space="preserve">(</w:t>
        </w:r>
      </w:ins>
      <w:r>
        <w:rPr>
          <w:rFonts w:ascii="Arial" w:eastAsia="Arial" w:hAnsi="Arial" w:cs="Arial"/>
          <w:sz w:val="28"/>
          <w:szCs w:val="28"/>
        </w:rPr>
        <w:t xml:space="preserve">outubro de 2020 </w:t>
      </w:r>
      <w:del w:id="1059" w:author="Assessor GDSXSR" w:date="2026-10-29T17:51:12Z">
        <w:r>
          <w:rPr>
            <w:rFonts w:ascii="Arial" w:eastAsia="Arial" w:hAnsi="Arial" w:cs="Arial"/>
            <w:sz w:val="28"/>
            <w:szCs w:val="28"/>
          </w:rPr>
          <w:delText xml:space="preserve">e</w:delText>
        </w:r>
      </w:del>
      <w:ins w:id="1060" w:author="Assessor GDSXSR" w:date="2026-10-29T17:51:12Z">
        <w:r>
          <w:rPr>
            <w:rFonts w:ascii="Arial" w:eastAsia="Arial" w:hAnsi="Arial" w:cs="Arial"/>
            <w:color w:val="808080"/>
            <w:sz w:val="28"/>
            <w:szCs w:val="28"/>
          </w:rPr>
          <w:t xml:space="preserve">a</w:t>
        </w:r>
      </w:ins>
      <w:r>
        <w:rPr>
          <w:rFonts w:ascii="Arial" w:eastAsia="Arial" w:hAnsi="Arial" w:cs="Arial"/>
          <w:sz w:val="28"/>
          <w:szCs w:val="28"/>
        </w:rPr>
        <w:t xml:space="preserve"> abril de 2022</w:t>
      </w:r>
      <w:ins w:id="1061" w:author="Assessor GDSXSR" w:date="2026-10-29T17:51:12Z">
        <w:r>
          <w:rPr>
            <w:rFonts w:ascii="Arial" w:eastAsia="Arial" w:hAnsi="Arial" w:cs="Arial"/>
            <w:color w:val="808080"/>
            <w:sz w:val="28"/>
            <w:szCs w:val="28"/>
          </w:rPr>
          <w:t xml:space="preserve">)</w:t>
        </w:r>
      </w:ins>
      <w:r>
        <w:rPr>
          <w:rFonts w:ascii="Arial" w:eastAsia="Arial" w:hAnsi="Arial" w:cs="Arial"/>
          <w:sz w:val="28"/>
          <w:szCs w:val="28"/>
        </w:rPr>
        <w:t xml:space="preserve">, com</w:t>
      </w:r>
      <w:del w:id="1062" w:author="Assessor GDSXSR" w:date="2026-10-29T17:51:12Z">
        <w:r>
          <w:rPr>
            <w:rFonts w:ascii="Arial" w:eastAsia="Arial" w:hAnsi="Arial" w:cs="Arial"/>
            <w:sz w:val="28"/>
            <w:szCs w:val="28"/>
          </w:rPr>
          <w:delText xml:space="preserve"> </w:delText>
        </w:r>
        <w:r>
          <w:rPr>
            <w:rFonts w:ascii="Arial" w:eastAsia="Arial" w:hAnsi="Arial" w:cs="Arial"/>
            <w:sz w:val="28"/>
            <w:szCs w:val="28"/>
          </w:rPr>
          <w:delText xml:space="preserve">incidência da</w:delText>
        </w:r>
      </w:del>
      <w:r>
        <w:rPr>
          <w:rFonts w:ascii="Arial" w:eastAsia="Arial" w:hAnsi="Arial" w:cs="Arial"/>
          <w:sz w:val="28"/>
          <w:szCs w:val="28"/>
        </w:rPr>
        <w:t xml:space="preserve"> Taxa SELIC desde cada vencimento</w:t>
      </w:r>
      <w:del w:id="1063" w:author="Assessor GDSXSR" w:date="2026-10-29T17:51:12Z">
        <w:r>
          <w:rPr>
            <w:rFonts w:ascii="Arial" w:eastAsia="Arial" w:hAnsi="Arial" w:cs="Arial"/>
            <w:sz w:val="28"/>
            <w:szCs w:val="28"/>
          </w:rPr>
          <w:delText xml:space="preserve">.</w:delText>
        </w:r>
      </w:del>
      <w:ins w:id="1064" w:author="Assessor GDSXSR" w:date="2026-10-29T17:51:12Z">
        <w:r>
          <w:rPr>
            <w:rFonts w:ascii="Arial" w:eastAsia="Arial" w:hAnsi="Arial" w:cs="Arial"/>
            <w:color w:val="808080"/>
            <w:sz w:val="28"/>
            <w:szCs w:val="28"/>
          </w:rPr>
          <w:t xml:space="preserve">,</w:t>
        </w:r>
      </w:ins>
      <w:r>
        <w:rPr>
          <w:rFonts w:ascii="Arial" w:eastAsia="Arial" w:hAnsi="Arial" w:cs="Arial"/>
          <w:sz w:val="28"/>
          <w:szCs w:val="28"/>
        </w:rPr>
        <w:t xml:space="preserve"> </w:t>
      </w:r>
      <w:del w:id="1065" w:author="Assessor GDSXSR" w:date="2026-10-29T17:51:12Z">
        <w:r>
          <w:rPr>
            <w:rFonts w:ascii="Arial" w:eastAsia="Arial" w:hAnsi="Arial" w:cs="Arial"/>
            <w:sz w:val="28"/>
            <w:szCs w:val="28"/>
          </w:rPr>
          <w:delText xml:space="preserve">Rejeitou</w:delText>
        </w:r>
      </w:del>
      <w:ins w:id="1066" w:author="Assessor GDSXSR" w:date="2026-10-29T17:51:12Z">
        <w:r>
          <w:rPr>
            <w:rFonts w:ascii="Arial" w:eastAsia="Arial" w:hAnsi="Arial" w:cs="Arial"/>
            <w:color w:val="808080"/>
            <w:sz w:val="28"/>
            <w:szCs w:val="28"/>
          </w:rPr>
          <w:t xml:space="preserve">rejeitou</w:t>
        </w:r>
      </w:ins>
      <w:r>
        <w:rPr>
          <w:rFonts w:ascii="Arial" w:eastAsia="Arial" w:hAnsi="Arial" w:cs="Arial"/>
          <w:sz w:val="28"/>
          <w:szCs w:val="28"/>
        </w:rPr>
        <w:t xml:space="preserve"> o</w:t>
      </w:r>
      <w:del w:id="1067" w:author="Assessor GDSXSR" w:date="2026-10-29T17:51:12Z">
        <w:r>
          <w:rPr>
            <w:rFonts w:ascii="Arial" w:eastAsia="Arial" w:hAnsi="Arial" w:cs="Arial"/>
            <w:sz w:val="28"/>
            <w:szCs w:val="28"/>
          </w:rPr>
          <w:delText xml:space="preserve"> pedido de</w:delText>
        </w:r>
      </w:del>
      <w:r>
        <w:rPr>
          <w:rFonts w:ascii="Arial" w:eastAsia="Arial" w:hAnsi="Arial" w:cs="Arial"/>
          <w:sz w:val="28"/>
          <w:szCs w:val="28"/>
        </w:rPr>
        <w:t xml:space="preserve"> ressarcimento e fixou </w:t>
      </w:r>
      <w:del w:id="1068" w:author="Assessor GDSXSR" w:date="2026-10-29T17:51:12Z">
        <w:r>
          <w:rPr>
            <w:rFonts w:ascii="Arial" w:eastAsia="Arial" w:hAnsi="Arial" w:cs="Arial"/>
            <w:sz w:val="28"/>
            <w:szCs w:val="28"/>
          </w:rPr>
          <w:delText xml:space="preserve">os </w:delText>
        </w:r>
      </w:del>
      <w:r>
        <w:rPr>
          <w:rFonts w:ascii="Arial" w:eastAsia="Arial" w:hAnsi="Arial" w:cs="Arial"/>
          <w:sz w:val="28"/>
          <w:szCs w:val="28"/>
        </w:rPr>
        <w:t xml:space="preserve">honorários </w:t>
      </w:r>
      <w:del w:id="1069" w:author="Assessor GDSXSR" w:date="2026-10-29T17:51:12Z">
        <w:r>
          <w:rPr>
            <w:rFonts w:ascii="Arial" w:eastAsia="Arial" w:hAnsi="Arial" w:cs="Arial"/>
            <w:sz w:val="28"/>
            <w:szCs w:val="28"/>
          </w:rPr>
          <w:delText xml:space="preserve">advocatícios em</w:delText>
        </w:r>
      </w:del>
      <w:ins w:id="1070" w:author="Assessor GDSXSR" w:date="2026-10-29T17:51:12Z">
        <w:r>
          <w:rPr>
            <w:rFonts w:ascii="Arial" w:eastAsia="Arial" w:hAnsi="Arial" w:cs="Arial"/>
            <w:color w:val="808080"/>
            <w:sz w:val="28"/>
            <w:szCs w:val="28"/>
          </w:rPr>
          <w:t xml:space="preserve">de</w:t>
        </w:r>
      </w:ins>
      <w:r>
        <w:rPr>
          <w:rFonts w:ascii="Arial" w:eastAsia="Arial" w:hAnsi="Arial" w:cs="Arial"/>
          <w:sz w:val="28"/>
          <w:szCs w:val="28"/>
        </w:rPr>
        <w:t xml:space="preserve"> 10% sobre </w:t>
      </w:r>
      <w:del w:id="1071" w:author="Assessor GDSXSR" w:date="2026-10-29T17:51:12Z">
        <w:r>
          <w:rPr>
            <w:rFonts w:ascii="Arial" w:eastAsia="Arial" w:hAnsi="Arial" w:cs="Arial"/>
            <w:sz w:val="28"/>
            <w:szCs w:val="28"/>
          </w:rPr>
          <w:delText xml:space="preserve">o valor atualizado da</w:delText>
        </w:r>
      </w:del>
      <w:ins w:id="1072" w:author="Assessor GDSXSR" w:date="2026-10-29T17:51:12Z">
        <w:r>
          <w:rPr>
            <w:rFonts w:ascii="Arial" w:eastAsia="Arial" w:hAnsi="Arial" w:cs="Arial"/>
            <w:color w:val="808080"/>
            <w:sz w:val="28"/>
            <w:szCs w:val="28"/>
          </w:rPr>
          <w:t xml:space="preserve">a</w:t>
        </w:r>
      </w:ins>
      <w:r>
        <w:rPr>
          <w:rFonts w:ascii="Arial" w:eastAsia="Arial" w:hAnsi="Arial" w:cs="Arial"/>
          <w:sz w:val="28"/>
          <w:szCs w:val="28"/>
        </w:rPr>
        <w:t xml:space="preserve"> condenação,</w:t>
      </w:r>
      <w:del w:id="1073" w:author="Assessor GDSXSR" w:date="2026-10-29T17:51:12Z">
        <w:r>
          <w:rPr>
            <w:rFonts w:ascii="Arial" w:eastAsia="Arial" w:hAnsi="Arial" w:cs="Arial"/>
            <w:sz w:val="28"/>
            <w:szCs w:val="28"/>
          </w:rPr>
          <w:delText xml:space="preserve"> distribuídos na proporção de</w:delText>
        </w:r>
      </w:del>
      <w:r>
        <w:rPr>
          <w:rFonts w:ascii="Arial" w:eastAsia="Arial" w:hAnsi="Arial" w:cs="Arial"/>
          <w:sz w:val="28"/>
          <w:szCs w:val="28"/>
        </w:rPr>
        <w:t xml:space="preserve"> 70% para o réu e 30% para a autora.</w:t>
      </w:r>
    </w:p>
    <w:p w14:paraId="3F1FDAB8" w14:textId="24EFBFEB" w:rsidR="005F2C94" w:rsidRPr="005F2C94" w:rsidRDefault="005F2C94"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3. </w:t>
      </w:r>
      <w:r>
        <w:rPr>
          <w:rFonts w:ascii="Arial" w:eastAsia="Arial" w:hAnsi="Arial" w:cs="Arial"/>
          <w:sz w:val="28"/>
          <w:szCs w:val="28"/>
        </w:rPr>
        <w:t xml:space="preserve">O réu apelou </w:t>
      </w:r>
      <w:del w:id="1074" w:author="Assessor GDSXSR" w:date="2026-10-29T17:51:12Z">
        <w:r>
          <w:rPr>
            <w:rFonts w:ascii="Arial" w:eastAsia="Arial" w:hAnsi="Arial" w:cs="Arial"/>
            <w:sz w:val="28"/>
            <w:szCs w:val="28"/>
          </w:rPr>
          <w:delText xml:space="preserve">pleiteando a improcedência dos pedidos. Alegou</w:delText>
        </w:r>
      </w:del>
      <w:ins w:id="1075" w:author="Assessor GDSXSR" w:date="2026-10-29T17:51:12Z">
        <w:r>
          <w:rPr>
            <w:rFonts w:ascii="Arial" w:eastAsia="Arial" w:hAnsi="Arial" w:cs="Arial"/>
            <w:color w:val="808080"/>
            <w:sz w:val="28"/>
            <w:szCs w:val="28"/>
          </w:rPr>
          <w:t xml:space="preserve">alegando</w:t>
        </w:r>
      </w:ins>
      <w:r>
        <w:rPr>
          <w:rFonts w:ascii="Arial" w:eastAsia="Arial" w:hAnsi="Arial" w:cs="Arial"/>
          <w:sz w:val="28"/>
          <w:szCs w:val="28"/>
        </w:rPr>
        <w:t xml:space="preserve"> prescrição trienal, quitação plena</w:t>
      </w:r>
      <w:del w:id="1076" w:author="Assessor GDSXSR" w:date="2026-10-29T17:51:12Z">
        <w:r>
          <w:rPr>
            <w:rFonts w:ascii="Arial" w:eastAsia="Arial" w:hAnsi="Arial" w:cs="Arial"/>
            <w:sz w:val="28"/>
            <w:szCs w:val="28"/>
          </w:rPr>
          <w:delText xml:space="preserve"> mediante pagamento de R$ 30.000,00</w:delText>
        </w:r>
      </w:del>
      <w:r>
        <w:rPr>
          <w:rFonts w:ascii="Arial" w:eastAsia="Arial" w:hAnsi="Arial" w:cs="Arial"/>
          <w:sz w:val="28"/>
          <w:szCs w:val="28"/>
        </w:rPr>
        <w:t xml:space="preserve">, </w:t>
      </w:r>
      <w:r>
        <w:rPr>
          <w:rFonts w:ascii="Arial" w:eastAsia="Arial" w:hAnsi="Arial" w:cs="Arial"/>
          <w:i/>
          <w:iCs/>
          <w:sz w:val="28"/>
          <w:szCs w:val="28"/>
        </w:rPr>
        <w:t xml:space="preserve">supressio</w:t>
      </w:r>
      <w:r>
        <w:rPr>
          <w:rFonts w:ascii="Arial" w:eastAsia="Arial" w:hAnsi="Arial" w:cs="Arial"/>
          <w:sz w:val="28"/>
          <w:szCs w:val="28"/>
        </w:rPr>
        <w:t xml:space="preserve"> e </w:t>
      </w:r>
      <w:r>
        <w:rPr>
          <w:rFonts w:ascii="Arial" w:eastAsia="Arial" w:hAnsi="Arial" w:cs="Arial"/>
          <w:i/>
          <w:iCs/>
          <w:sz w:val="28"/>
          <w:szCs w:val="28"/>
        </w:rPr>
        <w:t xml:space="preserve">venire contra factum proprium</w:t>
      </w:r>
      <w:del w:id="1077" w:author="Assessor GDSXSR" w:date="2026-10-29T17:51:12Z">
        <w:r>
          <w:rPr>
            <w:rFonts w:ascii="Arial" w:eastAsia="Arial" w:hAnsi="Arial" w:cs="Arial"/>
            <w:sz w:val="28"/>
            <w:szCs w:val="28"/>
          </w:rPr>
          <w:delText xml:space="preserve">.</w:delText>
        </w:r>
      </w:del>
      <w:r>
        <w:rPr>
          <w:rFonts w:ascii="Arial" w:eastAsia="Arial" w:hAnsi="Arial" w:cs="Arial"/>
          <w:sz w:val="28"/>
          <w:szCs w:val="28"/>
        </w:rPr>
        <w:t xml:space="preserve"> </w:t>
      </w:r>
      <w:del w:id="1078" w:author="Assessor GDSXSR" w:date="2026-10-29T17:51:12Z">
        <w:r>
          <w:rPr>
            <w:rFonts w:ascii="Arial" w:eastAsia="Arial" w:hAnsi="Arial" w:cs="Arial"/>
            <w:sz w:val="28"/>
            <w:szCs w:val="28"/>
          </w:rPr>
          <w:delText xml:space="preserve">Subsidiariamente</w:delText>
        </w:r>
      </w:del>
      <w:ins w:id="1079" w:author="Assessor GDSXSR" w:date="2026-10-29T17:51:12Z">
        <w:r>
          <w:rPr>
            <w:rFonts w:ascii="Arial" w:eastAsia="Arial" w:hAnsi="Arial" w:cs="Arial"/>
            <w:color w:val="808080"/>
            <w:sz w:val="28"/>
            <w:szCs w:val="28"/>
          </w:rPr>
          <w:t xml:space="preserve">e</w:t>
        </w:r>
      </w:ins>
      <w:r>
        <w:rPr>
          <w:rFonts w:ascii="Arial" w:eastAsia="Arial" w:hAnsi="Arial" w:cs="Arial"/>
          <w:sz w:val="28"/>
          <w:szCs w:val="28"/>
        </w:rPr>
        <w:t xml:space="preserve">, </w:t>
      </w:r>
      <w:del w:id="1080" w:author="Assessor GDSXSR" w:date="2026-10-29T17:51:12Z">
        <w:r>
          <w:rPr>
            <w:rFonts w:ascii="Arial" w:eastAsia="Arial" w:hAnsi="Arial" w:cs="Arial"/>
            <w:sz w:val="28"/>
            <w:szCs w:val="28"/>
          </w:rPr>
          <w:delText xml:space="preserve">requereu</w:delText>
        </w:r>
      </w:del>
      <w:ins w:id="1081" w:author="Assessor GDSXSR" w:date="2026-10-29T17:51:12Z">
        <w:r>
          <w:rPr>
            <w:rFonts w:ascii="Arial" w:eastAsia="Arial" w:hAnsi="Arial" w:cs="Arial"/>
            <w:color w:val="808080"/>
            <w:sz w:val="28"/>
            <w:szCs w:val="28"/>
          </w:rPr>
          <w:t xml:space="preserve">subsidiariamente, pedindo</w:t>
        </w:r>
      </w:ins>
      <w:r>
        <w:rPr>
          <w:rFonts w:ascii="Arial" w:eastAsia="Arial" w:hAnsi="Arial" w:cs="Arial"/>
          <w:sz w:val="28"/>
          <w:szCs w:val="28"/>
        </w:rPr>
        <w:t xml:space="preserve"> a aplicação </w:t>
      </w:r>
      <w:del w:id="1082" w:author="Assessor GDSXSR" w:date="2026-10-29T17:51:12Z">
        <w:r>
          <w:rPr>
            <w:rFonts w:ascii="Arial" w:eastAsia="Arial" w:hAnsi="Arial" w:cs="Arial"/>
            <w:sz w:val="28"/>
            <w:szCs w:val="28"/>
          </w:rPr>
          <w:delText xml:space="preserve">do</w:delText>
        </w:r>
      </w:del>
      <w:ins w:id="1083" w:author="Assessor GDSXSR" w:date="2026-10-29T17:51:12Z">
        <w:r>
          <w:rPr>
            <w:rFonts w:ascii="Arial" w:eastAsia="Arial" w:hAnsi="Arial" w:cs="Arial"/>
            <w:color w:val="808080"/>
            <w:sz w:val="28"/>
            <w:szCs w:val="28"/>
          </w:rPr>
          <w:t xml:space="preserve">dos</w:t>
        </w:r>
      </w:ins>
      <w:r>
        <w:rPr>
          <w:rFonts w:ascii="Arial" w:eastAsia="Arial" w:hAnsi="Arial" w:cs="Arial"/>
          <w:sz w:val="28"/>
          <w:szCs w:val="28"/>
        </w:rPr>
        <w:t xml:space="preserve"> </w:t>
      </w:r>
      <w:del w:id="1084" w:author="Assessor GDSXSR" w:date="2026-10-29T17:51:12Z">
        <w:r>
          <w:rPr>
            <w:rFonts w:ascii="Arial" w:eastAsia="Arial" w:hAnsi="Arial" w:cs="Arial"/>
            <w:sz w:val="28"/>
            <w:szCs w:val="28"/>
          </w:rPr>
          <w:delText xml:space="preserve">INPC</w:delText>
        </w:r>
      </w:del>
      <w:ins w:id="1085" w:author="Assessor GDSXSR" w:date="2026-10-29T17:51:12Z">
        <w:r>
          <w:rPr>
            <w:rFonts w:ascii="Arial" w:eastAsia="Arial" w:hAnsi="Arial" w:cs="Arial"/>
            <w:color w:val="808080"/>
            <w:sz w:val="28"/>
            <w:szCs w:val="28"/>
          </w:rPr>
          <w:t xml:space="preserve">encargos</w:t>
        </w:r>
      </w:ins>
      <w:r>
        <w:rPr>
          <w:rFonts w:ascii="Arial" w:eastAsia="Arial" w:hAnsi="Arial" w:cs="Arial"/>
          <w:sz w:val="28"/>
          <w:szCs w:val="28"/>
        </w:rPr>
        <w:t xml:space="preserve"> </w:t>
      </w:r>
      <w:del w:id="1086" w:author="Assessor GDSXSR" w:date="2026-10-29T17:51:12Z">
        <w:r>
          <w:rPr>
            <w:rFonts w:ascii="Arial" w:eastAsia="Arial" w:hAnsi="Arial" w:cs="Arial"/>
            <w:sz w:val="28"/>
            <w:szCs w:val="28"/>
          </w:rPr>
          <w:delText xml:space="preserve">e de juros de mora de 1% ao mês previstos no contrato</w:delText>
        </w:r>
      </w:del>
      <w:ins w:id="1087" w:author="Assessor GDSXSR" w:date="2026-10-29T17:51:12Z">
        <w:r>
          <w:rPr>
            <w:rFonts w:ascii="Arial" w:eastAsia="Arial" w:hAnsi="Arial" w:cs="Arial"/>
            <w:color w:val="808080"/>
            <w:sz w:val="28"/>
            <w:szCs w:val="28"/>
          </w:rPr>
          <w:t xml:space="preserve">contratuais</w:t>
        </w:r>
      </w:ins>
      <w:r>
        <w:rPr>
          <w:rFonts w:ascii="Arial" w:eastAsia="Arial" w:hAnsi="Arial" w:cs="Arial"/>
          <w:sz w:val="28"/>
          <w:szCs w:val="28"/>
        </w:rPr>
        <w:t xml:space="preserve">. A autora suscitou </w:t>
      </w:r>
      <w:r>
        <w:rPr>
          <w:rFonts w:ascii="Arial" w:eastAsia="Arial" w:hAnsi="Arial" w:cs="Arial"/>
          <w:sz w:val="28"/>
          <w:szCs w:val="28"/>
        </w:rPr>
        <w:t xml:space="preserve">preliminar de </w:t>
      </w:r>
      <w:del w:id="1088" w:author="Assessor GDSXSR" w:date="2026-10-29T17:51:12Z">
        <w:r>
          <w:rPr>
            <w:rFonts w:ascii="Arial" w:eastAsia="Arial" w:hAnsi="Arial" w:cs="Arial"/>
            <w:sz w:val="28"/>
            <w:szCs w:val="28"/>
          </w:rPr>
          <w:delText xml:space="preserve">não conhecimento do recurso, por falta de preparo</w:delText>
        </w:r>
      </w:del>
      <w:ins w:id="1089" w:author="Assessor GDSXSR" w:date="2026-10-29T17:51:12Z">
        <w:r>
          <w:rPr>
            <w:rFonts w:ascii="Arial" w:eastAsia="Arial" w:hAnsi="Arial" w:cs="Arial"/>
            <w:color w:val="808080"/>
            <w:sz w:val="28"/>
            <w:szCs w:val="28"/>
          </w:rPr>
          <w:t xml:space="preserve">deserção</w:t>
        </w:r>
      </w:ins>
      <w:r>
        <w:rPr>
          <w:rFonts w:ascii="Arial" w:eastAsia="Arial" w:hAnsi="Arial" w:cs="Arial"/>
          <w:sz w:val="28"/>
          <w:szCs w:val="28"/>
        </w:rPr>
        <w:t xml:space="preserve">.</w:t>
      </w:r>
      <w:del w:id="1090" w:author="Assessor GDSXSR" w:date="2026-10-29T17:51:12Z">
        <w:r>
          <w:rPr>
            <w:rFonts w:ascii="Arial" w:eastAsia="Arial" w:hAnsi="Arial" w:cs="Arial"/>
            <w:sz w:val="28"/>
            <w:szCs w:val="28"/>
          </w:rPr>
          <w:delText xml:space="preserve"> </w:delText>
        </w:r>
      </w:del>
    </w:p>
    <w:p w14:paraId="75F97632" w14:textId="77777777" w:rsidR="00886ABA" w:rsidRPr="0034247B" w:rsidRDefault="00886ABA" w:rsidP="00824344">
      <w:pPr>
        <w:pStyle w:val="PargrafodaLista"/>
        <w:spacing w:after="0" w:line="360" w:lineRule="auto"/>
        <w:ind w:left="0"/>
        <w:contextualSpacing w:val="0"/>
        <w:jc w:val="both"/>
        <w:rPr>
          <w:rFonts w:ascii="Arial" w:eastAsia="Arial" w:hAnsi="Arial" w:cs="Arial"/>
          <w:b/>
          <w:bCs/>
          <w:sz w:val="28"/>
          <w:szCs w:val="28"/>
        </w:rPr>
      </w:pPr>
      <w:r w:rsidRPr="3A9A9753">
        <w:rPr>
          <w:rFonts w:ascii="Arial" w:eastAsia="Arial" w:hAnsi="Arial" w:cs="Arial"/>
          <w:b/>
          <w:bCs/>
          <w:sz w:val="28"/>
          <w:szCs w:val="28"/>
        </w:rPr>
        <w:t>II. Questão em discussão</w:t>
      </w:r>
    </w:p>
    <w:p w14:paraId="7C81BBE1" w14:textId="139696D1" w:rsidR="3A9A9753" w:rsidRDefault="005F2C94"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4. Há cinco questões em discussão: (i) saber se o comprovante </w:t>
      </w:r>
      <w:del w:id="1091" w:author="Assessor GDSXSR" w:date="2026-10-29T17:51:12Z">
        <w:r>
          <w:rPr>
            <w:rFonts w:ascii="Arial" w:eastAsia="Arial" w:hAnsi="Arial" w:cs="Arial"/>
            <w:sz w:val="28"/>
            <w:szCs w:val="28"/>
          </w:rPr>
          <w:delText xml:space="preserve">emitido pelo sistema</w:delText>
        </w:r>
      </w:del>
      <w:ins w:id="1092" w:author="Assessor GDSXSR" w:date="2026-10-29T17:51:12Z">
        <w:r>
          <w:rPr>
            <w:rFonts w:ascii="Arial" w:eastAsia="Arial" w:hAnsi="Arial" w:cs="Arial"/>
            <w:color w:val="808080"/>
            <w:sz w:val="28"/>
            <w:szCs w:val="28"/>
          </w:rPr>
          <w:t xml:space="preserve">do</w:t>
        </w:r>
      </w:ins>
      <w:r>
        <w:rPr>
          <w:rFonts w:ascii="Arial" w:eastAsia="Arial" w:hAnsi="Arial" w:cs="Arial"/>
          <w:sz w:val="28"/>
          <w:szCs w:val="28"/>
        </w:rPr>
        <w:t xml:space="preserve"> PagTesouro demonstra o recolhimento integral e tempestivo do preparo; (ii) </w:t>
      </w:r>
      <w:r>
        <w:rPr>
          <w:rFonts w:ascii="Arial" w:eastAsia="Arial" w:hAnsi="Arial" w:cs="Arial"/>
          <w:color w:val="808080"/>
          <w:sz w:val="28"/>
          <w:szCs w:val="28"/>
        </w:rPr>
        <w:t xml:space="preserve">saber</w:t>
      </w:r>
      <w:r>
        <w:rPr>
          <w:rFonts w:ascii="Arial" w:eastAsia="Arial" w:hAnsi="Arial" w:cs="Arial"/>
          <w:sz w:val="28"/>
          <w:szCs w:val="28"/>
        </w:rPr>
        <w:t xml:space="preserve"> se a cobrança </w:t>
      </w:r>
      <w:del w:id="1093" w:author="Assessor GDSXSR" w:date="2026-10-29T17:51:12Z">
        <w:r>
          <w:rPr>
            <w:rFonts w:ascii="Arial" w:eastAsia="Arial" w:hAnsi="Arial" w:cs="Arial"/>
            <w:sz w:val="28"/>
            <w:szCs w:val="28"/>
          </w:rPr>
          <w:delText xml:space="preserve">das</w:delText>
        </w:r>
      </w:del>
      <w:ins w:id="1094" w:author="Assessor GDSXSR" w:date="2026-10-29T17:51:12Z">
        <w:r>
          <w:rPr>
            <w:rFonts w:ascii="Arial" w:eastAsia="Arial" w:hAnsi="Arial" w:cs="Arial"/>
            <w:color w:val="808080"/>
            <w:sz w:val="28"/>
            <w:szCs w:val="28"/>
          </w:rPr>
          <w:t xml:space="preserve">de</w:t>
        </w:r>
      </w:ins>
      <w:r>
        <w:rPr>
          <w:rFonts w:ascii="Arial" w:eastAsia="Arial" w:hAnsi="Arial" w:cs="Arial"/>
          <w:sz w:val="28"/>
          <w:szCs w:val="28"/>
        </w:rPr>
        <w:t xml:space="preserve"> mensalidades </w:t>
      </w:r>
      <w:del w:id="1095" w:author="Assessor GDSXSR" w:date="2026-10-29T17:51:12Z">
        <w:r>
          <w:rPr>
            <w:rFonts w:ascii="Arial" w:eastAsia="Arial" w:hAnsi="Arial" w:cs="Arial"/>
            <w:sz w:val="28"/>
            <w:szCs w:val="28"/>
          </w:rPr>
          <w:delText xml:space="preserve">previstas em</w:delText>
        </w:r>
      </w:del>
      <w:ins w:id="1096" w:author="Assessor GDSXSR" w:date="2026-10-29T17:51:12Z">
        <w:r>
          <w:rPr>
            <w:rFonts w:ascii="Arial" w:eastAsia="Arial" w:hAnsi="Arial" w:cs="Arial"/>
            <w:color w:val="808080"/>
            <w:sz w:val="28"/>
            <w:szCs w:val="28"/>
          </w:rPr>
          <w:t xml:space="preserve">de</w:t>
        </w:r>
      </w:ins>
      <w:r>
        <w:rPr>
          <w:rFonts w:ascii="Arial" w:eastAsia="Arial" w:hAnsi="Arial" w:cs="Arial"/>
          <w:sz w:val="28"/>
          <w:szCs w:val="28"/>
        </w:rPr>
        <w:t xml:space="preserve"> contrato escrito </w:t>
      </w:r>
      <w:ins w:id="1097" w:author="Assessor GDSXSR" w:date="2026-10-29T17:51:12Z">
        <w:r>
          <w:rPr>
            <w:rFonts w:ascii="Arial" w:eastAsia="Arial" w:hAnsi="Arial" w:cs="Arial"/>
            <w:color w:val="808080"/>
            <w:sz w:val="28"/>
            <w:szCs w:val="28"/>
          </w:rPr>
          <w:t xml:space="preserve">se </w:t>
        </w:r>
      </w:ins>
      <w:r>
        <w:rPr>
          <w:rFonts w:ascii="Arial" w:eastAsia="Arial" w:hAnsi="Arial" w:cs="Arial"/>
          <w:sz w:val="28"/>
          <w:szCs w:val="28"/>
        </w:rPr>
        <w:t xml:space="preserve">sujeita</w:t>
      </w:r>
      <w:del w:id="1098" w:author="Assessor GDSXSR" w:date="2026-10-29T17:51:12Z">
        <w:r>
          <w:rPr>
            <w:rFonts w:ascii="Arial" w:eastAsia="Arial" w:hAnsi="Arial" w:cs="Arial"/>
            <w:sz w:val="28"/>
            <w:szCs w:val="28"/>
          </w:rPr>
          <w:delText xml:space="preserve">-se</w:delText>
        </w:r>
      </w:del>
      <w:r>
        <w:rPr>
          <w:rFonts w:ascii="Arial" w:eastAsia="Arial" w:hAnsi="Arial" w:cs="Arial"/>
          <w:sz w:val="28"/>
          <w:szCs w:val="28"/>
        </w:rPr>
        <w:t xml:space="preserve"> ao prazo</w:t>
      </w:r>
      <w:del w:id="1099" w:author="Assessor GDSXSR" w:date="2026-10-29T17:51:12Z">
        <w:r>
          <w:rPr>
            <w:rFonts w:ascii="Arial" w:eastAsia="Arial" w:hAnsi="Arial" w:cs="Arial"/>
            <w:sz w:val="28"/>
            <w:szCs w:val="28"/>
          </w:rPr>
          <w:delText xml:space="preserve"> prescricional</w:delText>
        </w:r>
      </w:del>
      <w:r>
        <w:rPr>
          <w:rFonts w:ascii="Arial" w:eastAsia="Arial" w:hAnsi="Arial" w:cs="Arial"/>
          <w:sz w:val="28"/>
          <w:szCs w:val="28"/>
        </w:rPr>
        <w:t xml:space="preserve"> quinquenal da dívida líquida ou ao</w:t>
      </w:r>
      <w:del w:id="1100" w:author="Assessor GDSXSR" w:date="2026-10-29T17:51:12Z">
        <w:r>
          <w:rPr>
            <w:rFonts w:ascii="Arial" w:eastAsia="Arial" w:hAnsi="Arial" w:cs="Arial"/>
            <w:sz w:val="28"/>
            <w:szCs w:val="28"/>
          </w:rPr>
          <w:delText xml:space="preserve"> prazo</w:delText>
        </w:r>
      </w:del>
      <w:r>
        <w:rPr>
          <w:rFonts w:ascii="Arial" w:eastAsia="Arial" w:hAnsi="Arial" w:cs="Arial"/>
          <w:sz w:val="28"/>
          <w:szCs w:val="28"/>
        </w:rPr>
        <w:t xml:space="preserve"> trienal da reparação civil; (iii) </w:t>
      </w:r>
      <w:r>
        <w:rPr>
          <w:rFonts w:ascii="Arial" w:eastAsia="Arial" w:hAnsi="Arial" w:cs="Arial"/>
          <w:color w:val="808080"/>
          <w:sz w:val="28"/>
          <w:szCs w:val="28"/>
        </w:rPr>
        <w:t xml:space="preserve">saber</w:t>
      </w:r>
      <w:r>
        <w:rPr>
          <w:rFonts w:ascii="Arial" w:eastAsia="Arial" w:hAnsi="Arial" w:cs="Arial"/>
          <w:sz w:val="28"/>
          <w:szCs w:val="28"/>
        </w:rPr>
        <w:t xml:space="preserve"> se a minuta de distrato não assinada, o pagamento de R$ 30.000,00 e a retirada dos equipamentos comprovam quitação plena, novação ou transação</w:t>
      </w:r>
      <w:del w:id="1101" w:author="Assessor GDSXSR" w:date="2026-10-29T17:51:12Z">
        <w:r>
          <w:rPr>
            <w:rFonts w:ascii="Arial" w:eastAsia="Arial" w:hAnsi="Arial" w:cs="Arial"/>
            <w:sz w:val="28"/>
            <w:szCs w:val="28"/>
          </w:rPr>
          <w:delText xml:space="preserve"> quanto às mensalidades vencidas</w:delText>
        </w:r>
      </w:del>
      <w:r>
        <w:rPr>
          <w:rFonts w:ascii="Arial" w:eastAsia="Arial" w:hAnsi="Arial" w:cs="Arial"/>
          <w:sz w:val="28"/>
          <w:szCs w:val="28"/>
        </w:rPr>
        <w:t xml:space="preserve">; (iv) </w:t>
      </w:r>
      <w:r>
        <w:rPr>
          <w:rFonts w:ascii="Arial" w:eastAsia="Arial" w:hAnsi="Arial" w:cs="Arial"/>
          <w:color w:val="808080"/>
          <w:sz w:val="28"/>
          <w:szCs w:val="28"/>
        </w:rPr>
        <w:t xml:space="preserve">saber</w:t>
      </w:r>
      <w:r>
        <w:rPr>
          <w:rFonts w:ascii="Arial" w:eastAsia="Arial" w:hAnsi="Arial" w:cs="Arial"/>
          <w:sz w:val="28"/>
          <w:szCs w:val="28"/>
        </w:rPr>
        <w:t xml:space="preserve"> se a ausência de cobrança imediata </w:t>
      </w:r>
      <w:del w:id="1102" w:author="Assessor GDSXSR" w:date="2026-10-29T17:51:12Z">
        <w:r>
          <w:rPr>
            <w:rFonts w:ascii="Arial" w:eastAsia="Arial" w:hAnsi="Arial" w:cs="Arial"/>
            <w:sz w:val="28"/>
            <w:szCs w:val="28"/>
          </w:rPr>
          <w:delText xml:space="preserve">e as tratativas para encerrar o contrato configuram</w:delText>
        </w:r>
      </w:del>
      <w:ins w:id="1103" w:author="Assessor GDSXSR" w:date="2026-10-29T17:51:12Z">
        <w:r>
          <w:rPr>
            <w:rFonts w:ascii="Arial" w:eastAsia="Arial" w:hAnsi="Arial" w:cs="Arial"/>
            <w:color w:val="808080"/>
            <w:sz w:val="28"/>
            <w:szCs w:val="28"/>
          </w:rPr>
          <w:t xml:space="preserve">configura</w:t>
        </w:r>
      </w:ins>
      <w:r>
        <w:rPr>
          <w:rFonts w:ascii="Arial" w:eastAsia="Arial" w:hAnsi="Arial" w:cs="Arial"/>
          <w:sz w:val="28"/>
          <w:szCs w:val="28"/>
        </w:rPr>
        <w:t xml:space="preserve"> </w:t>
      </w:r>
      <w:r>
        <w:rPr>
          <w:rFonts w:ascii="Arial" w:eastAsia="Arial" w:hAnsi="Arial" w:cs="Arial"/>
          <w:i/>
          <w:iCs/>
          <w:sz w:val="28"/>
          <w:szCs w:val="28"/>
        </w:rPr>
        <w:t xml:space="preserve">supressio</w:t>
      </w:r>
      <w:r>
        <w:rPr>
          <w:rFonts w:ascii="Arial" w:eastAsia="Arial" w:hAnsi="Arial" w:cs="Arial"/>
          <w:sz w:val="28"/>
          <w:szCs w:val="28"/>
        </w:rPr>
        <w:t xml:space="preserve"> ou </w:t>
      </w:r>
      <w:r>
        <w:rPr>
          <w:rFonts w:ascii="Arial" w:eastAsia="Arial" w:hAnsi="Arial" w:cs="Arial"/>
          <w:i/>
          <w:iCs/>
          <w:sz w:val="28"/>
          <w:szCs w:val="28"/>
        </w:rPr>
        <w:t xml:space="preserve">venire contra factum proprium</w:t>
      </w:r>
      <w:r>
        <w:rPr>
          <w:rFonts w:ascii="Arial" w:eastAsia="Arial" w:hAnsi="Arial" w:cs="Arial"/>
          <w:sz w:val="28"/>
          <w:szCs w:val="28"/>
        </w:rPr>
        <w:t xml:space="preserve">; e (v) </w:t>
      </w:r>
      <w:r>
        <w:rPr>
          <w:rFonts w:ascii="Arial" w:eastAsia="Arial" w:hAnsi="Arial" w:cs="Arial"/>
          <w:color w:val="808080"/>
          <w:sz w:val="28"/>
          <w:szCs w:val="28"/>
        </w:rPr>
        <w:t xml:space="preserve">saber</w:t>
      </w:r>
      <w:r>
        <w:rPr>
          <w:rFonts w:ascii="Arial" w:eastAsia="Arial" w:hAnsi="Arial" w:cs="Arial"/>
          <w:sz w:val="28"/>
          <w:szCs w:val="28"/>
        </w:rPr>
        <w:t xml:space="preserve"> se a substituição da Taxa SELIC pelos encargos contratuais favorece o único recorrente ou implica </w:t>
      </w:r>
      <w:r>
        <w:rPr>
          <w:rFonts w:ascii="Arial" w:eastAsia="Arial" w:hAnsi="Arial" w:cs="Arial"/>
          <w:i/>
          <w:iCs/>
          <w:sz w:val="28"/>
          <w:szCs w:val="28"/>
        </w:rPr>
        <w:t xml:space="preserve">reformatio in pejus</w:t>
      </w:r>
      <w:r>
        <w:rPr>
          <w:rFonts w:ascii="Arial" w:eastAsia="Arial" w:hAnsi="Arial" w:cs="Arial"/>
          <w:sz w:val="28"/>
          <w:szCs w:val="28"/>
        </w:rPr>
        <w:t xml:space="preserve">.</w:t>
      </w:r>
    </w:p>
    <w:p w14:paraId="514DEA23" w14:textId="77777777" w:rsidR="00886ABA" w:rsidRPr="0034247B" w:rsidRDefault="00886ABA" w:rsidP="00824344">
      <w:pPr>
        <w:spacing w:after="0" w:line="360" w:lineRule="auto"/>
        <w:jc w:val="both"/>
        <w:rPr>
          <w:rFonts w:ascii="Arial" w:eastAsia="Arial" w:hAnsi="Arial" w:cs="Arial"/>
          <w:b/>
          <w:bCs/>
          <w:sz w:val="28"/>
          <w:szCs w:val="28"/>
        </w:rPr>
      </w:pPr>
      <w:r w:rsidRPr="3A9A9753">
        <w:rPr>
          <w:rFonts w:ascii="Arial" w:eastAsia="Arial" w:hAnsi="Arial" w:cs="Arial"/>
          <w:b/>
          <w:bCs/>
          <w:sz w:val="28"/>
          <w:szCs w:val="28"/>
        </w:rPr>
        <w:t>III. Razões de decidir</w:t>
      </w:r>
    </w:p>
    <w:p w14:paraId="7F7A76D7" w14:textId="793E61A4" w:rsidR="00511630" w:rsidRDefault="00020B4D"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5</w:t>
      </w:r>
      <w:r>
        <w:rPr>
          <w:rFonts w:ascii="Arial" w:eastAsia="Arial" w:hAnsi="Arial" w:cs="Arial"/>
          <w:sz w:val="28"/>
          <w:szCs w:val="28"/>
        </w:rPr>
        <w:t xml:space="preserve">.</w:t>
      </w:r>
      <w:r>
        <w:rPr>
          <w:rFonts w:ascii="Arial" w:eastAsia="Arial" w:hAnsi="Arial" w:cs="Arial"/>
          <w:sz w:val="28"/>
          <w:szCs w:val="28"/>
        </w:rPr>
        <w:t xml:space="preserve"> </w:t>
      </w:r>
      <w:r>
        <w:rPr>
          <w:rFonts w:ascii="Arial" w:eastAsia="Arial" w:hAnsi="Arial" w:cs="Arial"/>
          <w:sz w:val="28"/>
          <w:szCs w:val="28"/>
        </w:rPr>
        <w:t xml:space="preserve">O comprovante </w:t>
      </w:r>
      <w:del w:id="1104" w:author="Assessor GDSXSR" w:date="2026-10-29T17:51:12Z">
        <w:r>
          <w:rPr>
            <w:rFonts w:ascii="Arial" w:eastAsia="Arial" w:hAnsi="Arial" w:cs="Arial"/>
            <w:sz w:val="28"/>
            <w:szCs w:val="28"/>
          </w:rPr>
          <w:delText xml:space="preserve">emitido pela</w:delText>
        </w:r>
      </w:del>
      <w:ins w:id="1105" w:author="Assessor GDSXSR" w:date="2026-10-29T17:51:12Z">
        <w:r>
          <w:rPr>
            <w:rFonts w:ascii="Arial" w:eastAsia="Arial" w:hAnsi="Arial" w:cs="Arial"/>
            <w:color w:val="808080"/>
            <w:sz w:val="28"/>
            <w:szCs w:val="28"/>
          </w:rPr>
          <w:t xml:space="preserve">da</w:t>
        </w:r>
      </w:ins>
      <w:r>
        <w:rPr>
          <w:rFonts w:ascii="Arial" w:eastAsia="Arial" w:hAnsi="Arial" w:cs="Arial"/>
          <w:sz w:val="28"/>
          <w:szCs w:val="28"/>
        </w:rPr>
        <w:t xml:space="preserve"> Coordenadoria de Controle Geral de Custas e de Depósitos Judiciais certificou </w:t>
      </w:r>
      <w:del w:id="1106" w:author="Assessor GDSXSR" w:date="2026-10-29T17:51:12Z">
        <w:r>
          <w:rPr>
            <w:rFonts w:ascii="Arial" w:eastAsia="Arial" w:hAnsi="Arial" w:cs="Arial"/>
            <w:sz w:val="28"/>
            <w:szCs w:val="28"/>
          </w:rPr>
          <w:delText xml:space="preserve">a confirmação, pelo sistema PagTesouro, do</w:delText>
        </w:r>
      </w:del>
      <w:ins w:id="1107" w:author="Assessor GDSXSR" w:date="2026-10-29T17:51:12Z">
        <w:r>
          <w:rPr>
            <w:rFonts w:ascii="Arial" w:eastAsia="Arial" w:hAnsi="Arial" w:cs="Arial"/>
            <w:color w:val="808080"/>
            <w:sz w:val="28"/>
            <w:szCs w:val="28"/>
          </w:rPr>
          <w:t xml:space="preserve">o</w:t>
        </w:r>
      </w:ins>
      <w:r>
        <w:rPr>
          <w:rFonts w:ascii="Arial" w:eastAsia="Arial" w:hAnsi="Arial" w:cs="Arial"/>
          <w:sz w:val="28"/>
          <w:szCs w:val="28"/>
        </w:rPr>
        <w:t xml:space="preserve"> pagamento integral das custas recursais de R$ 24,30, por Pix, em 17/08/2026, data da interposição</w:t>
      </w:r>
      <w:ins w:id="1108" w:author="Assessor GDSXSR" w:date="2026-10-29T17:51:12Z">
        <w:r>
          <w:rPr>
            <w:rFonts w:ascii="Arial" w:eastAsia="Arial" w:hAnsi="Arial" w:cs="Arial"/>
            <w:color w:val="808080"/>
            <w:sz w:val="28"/>
            <w:szCs w:val="28"/>
          </w:rPr>
          <w:t xml:space="preserve">,</w:t>
        </w:r>
      </w:ins>
      <w:r>
        <w:rPr>
          <w:rFonts w:ascii="Arial" w:eastAsia="Arial" w:hAnsi="Arial" w:cs="Arial"/>
          <w:sz w:val="28"/>
          <w:szCs w:val="28"/>
        </w:rPr>
        <w:t xml:space="preserve"> </w:t>
      </w:r>
      <w:del w:id="1109" w:author="Assessor GDSXSR" w:date="2026-10-29T17:51:12Z">
        <w:r>
          <w:rPr>
            <w:rFonts w:ascii="Arial" w:eastAsia="Arial" w:hAnsi="Arial" w:cs="Arial"/>
            <w:sz w:val="28"/>
            <w:szCs w:val="28"/>
          </w:rPr>
          <w:delText xml:space="preserve">da</w:delText>
        </w:r>
      </w:del>
      <w:ins w:id="1110" w:author="Assessor GDSXSR" w:date="2026-10-29T17:51:12Z">
        <w:r>
          <w:rPr>
            <w:rFonts w:ascii="Arial" w:eastAsia="Arial" w:hAnsi="Arial" w:cs="Arial"/>
            <w:color w:val="808080"/>
            <w:sz w:val="28"/>
            <w:szCs w:val="28"/>
          </w:rPr>
          <w:t xml:space="preserve">o</w:t>
        </w:r>
      </w:ins>
      <w:r>
        <w:rPr>
          <w:rFonts w:ascii="Arial" w:eastAsia="Arial" w:hAnsi="Arial" w:cs="Arial"/>
          <w:sz w:val="28"/>
          <w:szCs w:val="28"/>
        </w:rPr>
        <w:t xml:space="preserve"> </w:t>
      </w:r>
      <w:del w:id="1111" w:author="Assessor GDSXSR" w:date="2026-10-29T17:51:12Z">
        <w:r>
          <w:rPr>
            <w:rFonts w:ascii="Arial" w:eastAsia="Arial" w:hAnsi="Arial" w:cs="Arial"/>
            <w:sz w:val="28"/>
            <w:szCs w:val="28"/>
          </w:rPr>
          <w:delText xml:space="preserve">apelação. O preparo integral e tempestivo</w:delText>
        </w:r>
      </w:del>
      <w:ins w:id="1112" w:author="Assessor GDSXSR" w:date="2026-10-29T17:51:12Z">
        <w:r>
          <w:rPr>
            <w:rFonts w:ascii="Arial" w:eastAsia="Arial" w:hAnsi="Arial" w:cs="Arial"/>
            <w:color w:val="808080"/>
            <w:sz w:val="28"/>
            <w:szCs w:val="28"/>
          </w:rPr>
          <w:t xml:space="preserve">que</w:t>
        </w:r>
      </w:ins>
      <w:r>
        <w:rPr>
          <w:rFonts w:ascii="Arial" w:eastAsia="Arial" w:hAnsi="Arial" w:cs="Arial"/>
          <w:sz w:val="28"/>
          <w:szCs w:val="28"/>
        </w:rPr>
        <w:t xml:space="preserve"> afasta a deserção.</w:t>
      </w:r>
    </w:p>
    <w:p w14:paraId="042C30EC" w14:textId="385AA034" w:rsidR="00511630" w:rsidRDefault="009173BB" w:rsidP="00824344">
      <w:pPr>
        <w:spacing w:after="0" w:line="360" w:lineRule="auto"/>
        <w:jc w:val="both"/>
        <w:rPr>
          <w:rFonts w:ascii="Arial" w:eastAsia="Arial" w:hAnsi="Arial" w:cs="Arial"/>
          <w:color w:val="424242"/>
          <w:sz w:val="28"/>
          <w:szCs w:val="28"/>
        </w:rPr>
      </w:pPr>
      <w:r>
        <w:rPr>
          <w:rFonts w:ascii="Arial" w:eastAsia="Arial" w:hAnsi="Arial" w:cs="Arial"/>
          <w:sz w:val="28"/>
          <w:szCs w:val="28"/>
        </w:rPr>
        <w:t xml:space="preserve">6</w:t>
      </w:r>
      <w:r>
        <w:rPr>
          <w:rFonts w:ascii="Arial" w:eastAsia="Arial" w:hAnsi="Arial" w:cs="Arial"/>
          <w:sz w:val="28"/>
          <w:szCs w:val="28"/>
        </w:rPr>
        <w:t xml:space="preserve">.</w:t>
      </w:r>
      <w:r>
        <w:rPr>
          <w:rFonts w:ascii="Arial" w:eastAsia="Arial" w:hAnsi="Arial" w:cs="Arial"/>
          <w:sz w:val="28"/>
          <w:szCs w:val="28"/>
        </w:rPr>
        <w:t xml:space="preserve"> </w:t>
      </w:r>
      <w:r>
        <w:rPr>
          <w:rFonts w:ascii="Arial" w:eastAsia="Arial" w:hAnsi="Arial" w:cs="Arial"/>
          <w:sz w:val="28"/>
          <w:szCs w:val="28"/>
        </w:rPr>
        <w:t xml:space="preserve">A cobrança das prestações mensais </w:t>
      </w:r>
      <w:del w:id="1113" w:author="Assessor GDSXSR" w:date="2026-10-29T17:51:12Z">
        <w:r>
          <w:rPr>
            <w:rFonts w:ascii="Arial" w:eastAsia="Arial" w:hAnsi="Arial" w:cs="Arial"/>
            <w:sz w:val="28"/>
            <w:szCs w:val="28"/>
          </w:rPr>
          <w:delText xml:space="preserve">previstas no</w:delText>
        </w:r>
      </w:del>
      <w:ins w:id="1114" w:author="Assessor GDSXSR" w:date="2026-10-29T17:51:12Z">
        <w:r>
          <w:rPr>
            <w:rFonts w:ascii="Arial" w:eastAsia="Arial" w:hAnsi="Arial" w:cs="Arial"/>
            <w:color w:val="808080"/>
            <w:sz w:val="28"/>
            <w:szCs w:val="28"/>
          </w:rPr>
          <w:t xml:space="preserve">do</w:t>
        </w:r>
      </w:ins>
      <w:r>
        <w:rPr>
          <w:rFonts w:ascii="Arial" w:eastAsia="Arial" w:hAnsi="Arial" w:cs="Arial"/>
          <w:sz w:val="28"/>
          <w:szCs w:val="28"/>
        </w:rPr>
        <w:t xml:space="preserve"> contrato não </w:t>
      </w:r>
      <w:del w:id="1115" w:author="Assessor GDSXSR" w:date="2026-10-29T17:51:12Z">
        <w:r>
          <w:rPr>
            <w:rFonts w:ascii="Arial" w:eastAsia="Arial" w:hAnsi="Arial" w:cs="Arial"/>
            <w:sz w:val="28"/>
            <w:szCs w:val="28"/>
          </w:rPr>
          <w:delText xml:space="preserve">assume natureza de</w:delText>
        </w:r>
      </w:del>
      <w:ins w:id="1116" w:author="Assessor GDSXSR" w:date="2026-10-29T17:51:12Z">
        <w:r>
          <w:rPr>
            <w:rFonts w:ascii="Arial" w:eastAsia="Arial" w:hAnsi="Arial" w:cs="Arial"/>
            <w:color w:val="808080"/>
            <w:sz w:val="28"/>
            <w:szCs w:val="28"/>
          </w:rPr>
          <w:t xml:space="preserve">é</w:t>
        </w:r>
      </w:ins>
      <w:r>
        <w:rPr>
          <w:rFonts w:ascii="Arial" w:eastAsia="Arial" w:hAnsi="Arial" w:cs="Arial"/>
          <w:sz w:val="28"/>
          <w:szCs w:val="28"/>
        </w:rPr>
        <w:t xml:space="preserve"> reparação civil</w:t>
      </w:r>
      <w:ins w:id="1117" w:author="Assessor GDSXSR" w:date="2026-10-29T17:51:12Z">
        <w:r>
          <w:rPr>
            <w:rFonts w:ascii="Arial" w:eastAsia="Arial" w:hAnsi="Arial" w:cs="Arial"/>
            <w:color w:val="808080"/>
            <w:sz w:val="28"/>
            <w:szCs w:val="28"/>
          </w:rPr>
          <w:t xml:space="preserve">:</w:t>
        </w:r>
      </w:ins>
      <w:r>
        <w:rPr>
          <w:rFonts w:ascii="Arial" w:eastAsia="Arial" w:hAnsi="Arial" w:cs="Arial"/>
          <w:sz w:val="28"/>
          <w:szCs w:val="28"/>
        </w:rPr>
        <w:t xml:space="preserve"> </w:t>
      </w:r>
      <w:del w:id="1118" w:author="Assessor GDSXSR" w:date="2026-10-29T17:51:12Z">
        <w:r>
          <w:rPr>
            <w:rFonts w:ascii="Arial" w:eastAsia="Arial" w:hAnsi="Arial" w:cs="Arial"/>
            <w:sz w:val="28"/>
            <w:szCs w:val="28"/>
          </w:rPr>
          <w:delText xml:space="preserve">pelo inadimplemento. A</w:delText>
        </w:r>
      </w:del>
      <w:ins w:id="1119" w:author="Assessor GDSXSR" w:date="2026-10-29T17:51:12Z">
        <w:r>
          <w:rPr>
            <w:rFonts w:ascii="Arial" w:eastAsia="Arial" w:hAnsi="Arial" w:cs="Arial"/>
            <w:color w:val="808080"/>
            <w:sz w:val="28"/>
            <w:szCs w:val="28"/>
          </w:rPr>
          <w:t xml:space="preserve">a</w:t>
        </w:r>
      </w:ins>
      <w:r>
        <w:rPr>
          <w:rFonts w:ascii="Arial" w:eastAsia="Arial" w:hAnsi="Arial" w:cs="Arial"/>
          <w:sz w:val="28"/>
          <w:szCs w:val="28"/>
        </w:rPr>
        <w:t xml:space="preserve"> apuração do crédito exige apenas identificar as parcelas vencidas e não pagas</w:t>
      </w:r>
      <w:del w:id="1120" w:author="Assessor GDSXSR" w:date="2026-10-29T17:51:12Z">
        <w:r>
          <w:rPr>
            <w:rFonts w:ascii="Arial" w:eastAsia="Arial" w:hAnsi="Arial" w:cs="Arial"/>
            <w:sz w:val="28"/>
            <w:szCs w:val="28"/>
          </w:rPr>
          <w:delText xml:space="preserve"> conforme os critérios definidos no instrumento</w:delText>
        </w:r>
      </w:del>
      <w:r>
        <w:rPr>
          <w:rFonts w:ascii="Arial" w:eastAsia="Arial" w:hAnsi="Arial" w:cs="Arial"/>
          <w:sz w:val="28"/>
          <w:szCs w:val="28"/>
        </w:rPr>
        <w:t xml:space="preserve">, o que caracteriza dívida líquida sujeita ao prazo </w:t>
      </w:r>
      <w:del w:id="1121" w:author="Assessor GDSXSR" w:date="2026-10-29T17:51:12Z">
        <w:r>
          <w:rPr>
            <w:rFonts w:ascii="Arial" w:eastAsia="Arial" w:hAnsi="Arial" w:cs="Arial"/>
            <w:sz w:val="28"/>
            <w:szCs w:val="28"/>
          </w:rPr>
          <w:delText xml:space="preserve">prescricional </w:delText>
        </w:r>
      </w:del>
      <w:r>
        <w:rPr>
          <w:rFonts w:ascii="Arial" w:eastAsia="Arial" w:hAnsi="Arial" w:cs="Arial"/>
          <w:sz w:val="28"/>
          <w:szCs w:val="28"/>
        </w:rPr>
        <w:t xml:space="preserve">de cinco anos.</w:t>
      </w:r>
      <w:del w:id="1122" w:author="Assessor GDSXSR" w:date="2026-10-29T17:51:12Z">
        <w:r>
          <w:rPr>
            <w:rFonts w:ascii="Arial" w:eastAsia="Arial" w:hAnsi="Arial" w:cs="Arial"/>
            <w:color w:val="424242"/>
            <w:sz w:val="28"/>
            <w:szCs w:val="28"/>
          </w:rPr>
          <w:delText xml:space="preserve"> </w:delText>
        </w:r>
      </w:del>
    </w:p>
    <w:p w14:paraId="05297783" w14:textId="0AA3DBF6" w:rsidR="29DD7CCB" w:rsidRDefault="009173BB" w:rsidP="00824344">
      <w:pPr>
        <w:spacing w:after="0" w:line="360" w:lineRule="auto"/>
        <w:jc w:val="both"/>
        <w:rPr>
          <w:rFonts w:ascii="Arial" w:eastAsia="Arial" w:hAnsi="Arial" w:cs="Arial"/>
          <w:sz w:val="28"/>
          <w:szCs w:val="28"/>
        </w:rPr>
      </w:pPr>
      <w:r>
        <w:rPr>
          <w:rFonts w:ascii="Arial" w:eastAsia="Arial" w:hAnsi="Arial" w:cs="Arial"/>
          <w:color w:val="424242"/>
          <w:sz w:val="28"/>
          <w:szCs w:val="28"/>
        </w:rPr>
        <w:t xml:space="preserve">7</w:t>
      </w:r>
      <w:r>
        <w:rPr>
          <w:rFonts w:ascii="Arial" w:eastAsia="Arial" w:hAnsi="Arial" w:cs="Arial"/>
          <w:color w:val="424242"/>
          <w:sz w:val="28"/>
          <w:szCs w:val="28"/>
        </w:rPr>
        <w:t xml:space="preserve">. </w:t>
      </w:r>
      <w:r>
        <w:rPr>
          <w:rFonts w:ascii="Arial" w:eastAsia="Arial" w:hAnsi="Arial" w:cs="Arial"/>
          <w:sz w:val="28"/>
          <w:szCs w:val="28"/>
        </w:rPr>
        <w:t xml:space="preserve">Nas obrigações de trato sucessivo, a prescrição incide </w:t>
      </w:r>
      <w:del w:id="1123" w:author="Assessor GDSXSR" w:date="2026-10-29T17:51:12Z">
        <w:r>
          <w:rPr>
            <w:rFonts w:ascii="Arial" w:eastAsia="Arial" w:hAnsi="Arial" w:cs="Arial"/>
            <w:sz w:val="28"/>
            <w:szCs w:val="28"/>
          </w:rPr>
          <w:delText xml:space="preserve">separadamente </w:delText>
        </w:r>
      </w:del>
      <w:r>
        <w:rPr>
          <w:rFonts w:ascii="Arial" w:eastAsia="Arial" w:hAnsi="Arial" w:cs="Arial"/>
          <w:sz w:val="28"/>
          <w:szCs w:val="28"/>
        </w:rPr>
        <w:t xml:space="preserve">sobre cada prestação a partir do</w:t>
      </w:r>
      <w:del w:id="1124" w:author="Assessor GDSXSR" w:date="2026-10-29T17:51:12Z">
        <w:r>
          <w:rPr>
            <w:rFonts w:ascii="Arial" w:eastAsia="Arial" w:hAnsi="Arial" w:cs="Arial"/>
            <w:sz w:val="28"/>
            <w:szCs w:val="28"/>
          </w:rPr>
          <w:delText xml:space="preserve"> respectivo</w:delText>
        </w:r>
      </w:del>
      <w:r>
        <w:rPr>
          <w:rFonts w:ascii="Arial" w:eastAsia="Arial" w:hAnsi="Arial" w:cs="Arial"/>
          <w:sz w:val="28"/>
          <w:szCs w:val="28"/>
        </w:rPr>
        <w:t xml:space="preserve"> vencimento. Ajuizada a ação em 02/10/2025, prescreveram apenas as mensalidades anteriores a 02/10/2020.</w:t>
      </w:r>
    </w:p>
    <w:p w14:paraId="162F2C8B" w14:textId="0FD613CA" w:rsidR="000F5548" w:rsidRDefault="009173BB" w:rsidP="00824344">
      <w:pPr>
        <w:spacing w:after="0" w:line="360" w:lineRule="auto"/>
        <w:jc w:val="both"/>
        <w:rPr>
          <w:rFonts w:ascii="Arial" w:eastAsia="Arial" w:hAnsi="Arial" w:cs="Arial"/>
          <w:sz w:val="28"/>
          <w:szCs w:val="28"/>
        </w:rPr>
      </w:pPr>
      <w:r>
        <w:rPr>
          <w:rFonts w:ascii="Arial" w:eastAsia="Arial" w:hAnsi="Arial" w:cs="Arial"/>
          <w:sz w:val="28"/>
          <w:szCs w:val="28"/>
        </w:rPr>
        <w:t xml:space="preserve">8</w:t>
      </w:r>
      <w:r>
        <w:rPr>
          <w:rFonts w:ascii="Arial" w:eastAsia="Arial" w:hAnsi="Arial" w:cs="Arial"/>
          <w:sz w:val="28"/>
          <w:szCs w:val="28"/>
        </w:rPr>
        <w:t xml:space="preserve">. </w:t>
      </w:r>
      <w:r>
        <w:rPr>
          <w:rFonts w:ascii="Arial" w:eastAsia="Arial" w:hAnsi="Arial" w:cs="Arial"/>
          <w:sz w:val="28"/>
          <w:szCs w:val="28"/>
        </w:rPr>
        <w:t xml:space="preserve">A minuta de distrato não assinada, as mensagens, o pagamento de R$ 30.000,00 e a retirada dos equipamentos comprovam o encerramento da relação</w:t>
      </w:r>
      <w:del w:id="1125" w:author="Assessor GDSXSR" w:date="2026-10-29T17:51:12Z">
        <w:r>
          <w:rPr>
            <w:rFonts w:ascii="Arial" w:eastAsia="Arial" w:hAnsi="Arial" w:cs="Arial"/>
            <w:sz w:val="28"/>
            <w:szCs w:val="28"/>
          </w:rPr>
          <w:delText xml:space="preserve"> contratual</w:delText>
        </w:r>
      </w:del>
      <w:r>
        <w:rPr>
          <w:rFonts w:ascii="Arial" w:eastAsia="Arial" w:hAnsi="Arial" w:cs="Arial"/>
          <w:sz w:val="28"/>
          <w:szCs w:val="28"/>
        </w:rPr>
        <w:t xml:space="preserve">, mas não</w:t>
      </w:r>
      <w:del w:id="1126" w:author="Assessor GDSXSR" w:date="2026-10-29T17:51:12Z">
        <w:r>
          <w:rPr>
            <w:rFonts w:ascii="Arial" w:eastAsia="Arial" w:hAnsi="Arial" w:cs="Arial"/>
            <w:sz w:val="28"/>
            <w:szCs w:val="28"/>
          </w:rPr>
          <w:delText xml:space="preserve"> demonstram</w:delText>
        </w:r>
      </w:del>
      <w:r>
        <w:rPr>
          <w:rFonts w:ascii="Arial" w:eastAsia="Arial" w:hAnsi="Arial" w:cs="Arial"/>
          <w:sz w:val="28"/>
          <w:szCs w:val="28"/>
        </w:rPr>
        <w:t xml:space="preserve"> manifestação inequívoca da credora </w:t>
      </w:r>
      <w:del w:id="1127" w:author="Assessor GDSXSR" w:date="2026-10-29T17:51:12Z">
        <w:r>
          <w:rPr>
            <w:rFonts w:ascii="Arial" w:eastAsia="Arial" w:hAnsi="Arial" w:cs="Arial"/>
            <w:sz w:val="28"/>
            <w:szCs w:val="28"/>
          </w:rPr>
          <w:delText xml:space="preserve">destinada a</w:delText>
        </w:r>
      </w:del>
      <w:ins w:id="1128" w:author="Assessor GDSXSR" w:date="2026-10-29T17:51:12Z">
        <w:r>
          <w:rPr>
            <w:rFonts w:ascii="Arial" w:eastAsia="Arial" w:hAnsi="Arial" w:cs="Arial"/>
            <w:color w:val="808080"/>
            <w:sz w:val="28"/>
            <w:szCs w:val="28"/>
          </w:rPr>
          <w:t xml:space="preserve">de</w:t>
        </w:r>
      </w:ins>
      <w:r>
        <w:rPr>
          <w:rFonts w:ascii="Arial" w:eastAsia="Arial" w:hAnsi="Arial" w:cs="Arial"/>
          <w:sz w:val="28"/>
          <w:szCs w:val="28"/>
        </w:rPr>
        <w:t xml:space="preserve"> extinguir as mensalidades</w:t>
      </w:r>
      <w:del w:id="1129" w:author="Assessor GDSXSR" w:date="2026-10-29T17:51:12Z">
        <w:r>
          <w:rPr>
            <w:rFonts w:ascii="Arial" w:eastAsia="Arial" w:hAnsi="Arial" w:cs="Arial"/>
            <w:sz w:val="28"/>
            <w:szCs w:val="28"/>
          </w:rPr>
          <w:delText xml:space="preserve"> vencidas entre outubro de 2020 e abril de 2022, no total</w:delText>
        </w:r>
      </w:del>
      <w:r>
        <w:rPr>
          <w:rFonts w:ascii="Arial" w:eastAsia="Arial" w:hAnsi="Arial" w:cs="Arial"/>
          <w:sz w:val="28"/>
          <w:szCs w:val="28"/>
        </w:rPr>
        <w:t xml:space="preserve"> de R$ 95.000,00</w:t>
      </w:r>
      <w:ins w:id="1130" w:author="Assessor GDSXSR" w:date="2026-10-29T17:51:12Z">
        <w:r>
          <w:rPr>
            <w:rFonts w:ascii="Arial" w:eastAsia="Arial" w:hAnsi="Arial" w:cs="Arial"/>
            <w:color w:val="808080"/>
            <w:sz w:val="28"/>
            <w:szCs w:val="28"/>
          </w:rPr>
          <w:t xml:space="preserve">, pois os comprovantes não as identificam e a quantia paga é inferior ao débito</w:t>
        </w:r>
      </w:ins>
      <w:r>
        <w:rPr>
          <w:rFonts w:ascii="Arial" w:eastAsia="Arial" w:hAnsi="Arial" w:cs="Arial"/>
          <w:sz w:val="28"/>
          <w:szCs w:val="28"/>
        </w:rPr>
        <w:t xml:space="preserve">.</w:t>
      </w:r>
      <w:ins w:id="1131" w:author="Assessor GDSXSR" w:date="2026-10-29T17:51:12Z">
        <w:r>
          <w:rPr>
            <w:rFonts w:ascii="Arial" w:eastAsia="Arial" w:hAnsi="Arial" w:cs="Arial"/>
            <w:color w:val="808080"/>
            <w:sz w:val="28"/>
            <w:szCs w:val="28"/>
          </w:rPr>
          <w:t xml:space="preserve"> A rejeição do ressarcimento por falta de prova do dano não é contraditória.</w:t>
        </w:r>
      </w:ins>
    </w:p>
    <w:p w14:paraId="1B36A258" w14:textId="05BB09CF" w:rsidR="007936E2" w:rsidRDefault="009173BB" w:rsidP="00824344">
      <w:pPr>
        <w:spacing w:after="0" w:line="360" w:lineRule="auto"/>
        <w:jc w:val="both"/>
        <w:rPr>
          <w:del w:id="1135" w:author="Assessor GDSXSR" w:date="2026-10-29T17:51:12Z"/>
          <w:rFonts w:ascii="Arial" w:eastAsia="Arial" w:hAnsi="Arial" w:cs="Arial"/>
          <w:sz w:val="28"/>
          <w:szCs w:val="28"/>
        </w:rPr>
      </w:pPr>
      <w:del w:id="1132" w:author="Assessor GDSXSR" w:date="2026-10-29T17:51:12Z">
        <w:r>
          <w:rPr>
            <w:rFonts w:ascii="Arial" w:eastAsia="Arial" w:hAnsi="Arial" w:cs="Arial"/>
            <w:sz w:val="28"/>
            <w:szCs w:val="28"/>
          </w:rPr>
          <w:delText>9</w:delText>
        </w:r>
      </w:del>
      <w:del w:id="1133" w:author="Assessor GDSXSR" w:date="2026-10-29T17:51:12Z">
        <w:r w:rsidR="007936E2">
          <w:rPr>
            <w:rFonts w:ascii="Arial" w:eastAsia="Arial" w:hAnsi="Arial" w:cs="Arial"/>
            <w:sz w:val="28"/>
            <w:szCs w:val="28"/>
          </w:rPr>
          <w:delText xml:space="preserve">. </w:delText>
        </w:r>
      </w:del>
      <w:del w:id="1134" w:author="Assessor GDSXSR" w:date="2026-10-29T17:51:12Z">
        <w:r w:rsidR="007936E2" w:rsidRPr="007936E2">
          <w:rPr>
            <w:rFonts w:ascii="Arial" w:eastAsia="Arial" w:hAnsi="Arial" w:cs="Arial"/>
            <w:sz w:val="28"/>
            <w:szCs w:val="28"/>
          </w:rPr>
          <w:delText>A quitação deve permitir a identificação segura do valor e da espécie da dívida. Comprovantes sem referência às mensalidades pretéritas não evidenciam quitação geral, sobretudo quando o pagamento de R$ 30.000,00 corresponde a quantia inferior ao débito reconhecido.</w:delText>
        </w:r>
      </w:del>
    </w:p>
    <w:p w14:paraId="3E9820D8" w14:textId="022FE3A5" w:rsidR="007936E2" w:rsidRDefault="009173BB" w:rsidP="00824344">
      <w:pPr>
        <w:spacing w:after="0" w:line="360" w:lineRule="auto"/>
        <w:jc w:val="both"/>
        <w:rPr>
          <w:del w:id="1139" w:author="Assessor GDSXSR" w:date="2026-10-29T17:51:12Z"/>
          <w:rFonts w:ascii="Arial" w:eastAsia="Arial" w:hAnsi="Arial" w:cs="Arial"/>
          <w:sz w:val="28"/>
          <w:szCs w:val="28"/>
        </w:rPr>
      </w:pPr>
      <w:del w:id="1136" w:author="Assessor GDSXSR" w:date="2026-10-29T17:51:12Z">
        <w:r>
          <w:rPr>
            <w:rFonts w:ascii="Arial" w:eastAsia="Arial" w:hAnsi="Arial" w:cs="Arial"/>
            <w:sz w:val="28"/>
            <w:szCs w:val="28"/>
          </w:rPr>
          <w:delText>10</w:delText>
        </w:r>
      </w:del>
      <w:del w:id="1137" w:author="Assessor GDSXSR" w:date="2026-10-29T17:51:12Z">
        <w:r w:rsidR="007936E2">
          <w:rPr>
            <w:rFonts w:ascii="Arial" w:eastAsia="Arial" w:hAnsi="Arial" w:cs="Arial"/>
            <w:sz w:val="28"/>
            <w:szCs w:val="28"/>
          </w:rPr>
          <w:delText xml:space="preserve">. </w:delText>
        </w:r>
      </w:del>
      <w:del w:id="1138" w:author="Assessor GDSXSR" w:date="2026-10-29T17:51:12Z">
        <w:r w:rsidR="007936E2" w:rsidRPr="007936E2">
          <w:rPr>
            <w:rFonts w:ascii="Arial" w:eastAsia="Arial" w:hAnsi="Arial" w:cs="Arial"/>
            <w:sz w:val="28"/>
            <w:szCs w:val="28"/>
          </w:rPr>
          <w:delText>A rejeição do pedido de ressarcimento dos reparos decorreu da insuficiência de prova da extensão econômica do dano residual. A consideração do pagamento de R$ 30.000,00 para afastar dano adicional não extingue obrigação contratual distinta nem revela contradição.</w:delText>
        </w:r>
      </w:del>
    </w:p>
    <w:p w14:paraId="25FCFB19" w14:textId="7704F82B" w:rsidR="007936E2" w:rsidRDefault="007936E2" w:rsidP="00824344">
      <w:pPr>
        <w:spacing w:after="0" w:line="360" w:lineRule="auto"/>
        <w:jc w:val="both"/>
        <w:rPr>
          <w:rFonts w:ascii="Arial" w:eastAsia="Arial" w:hAnsi="Arial" w:cs="Arial"/>
          <w:sz w:val="28"/>
          <w:szCs w:val="28"/>
        </w:rPr>
      </w:pPr>
      <w:del w:id="1140" w:author="Assessor GDSXSR" w:date="2026-10-29T17:51:12Z">
        <w:r>
          <w:rPr>
            <w:rFonts w:ascii="Arial" w:eastAsia="Arial" w:hAnsi="Arial" w:cs="Arial"/>
            <w:sz w:val="28"/>
            <w:szCs w:val="28"/>
          </w:rPr>
          <w:delText xml:space="preserve">1</w:delText>
        </w:r>
        <w:r>
          <w:rPr>
            <w:rFonts w:ascii="Arial" w:eastAsia="Arial" w:hAnsi="Arial" w:cs="Arial"/>
            <w:sz w:val="28"/>
            <w:szCs w:val="28"/>
          </w:rPr>
          <w:delText xml:space="preserve">1</w:delText>
        </w:r>
      </w:del>
      <w:ins w:id="1141" w:author="Assessor GDSXSR" w:date="2026-10-29T17:51:12Z">
        <w:r>
          <w:rPr>
            <w:rFonts w:ascii="Arial" w:eastAsia="Arial" w:hAnsi="Arial" w:cs="Arial"/>
            <w:color w:val="808080"/>
            <w:sz w:val="28"/>
            <w:szCs w:val="28"/>
          </w:rPr>
          <w:t xml:space="preserve">9</w:t>
        </w:r>
      </w:ins>
      <w:r>
        <w:rPr>
          <w:rFonts w:ascii="Arial" w:eastAsia="Arial" w:hAnsi="Arial" w:cs="Arial"/>
          <w:sz w:val="28"/>
          <w:szCs w:val="28"/>
        </w:rPr>
        <w:t xml:space="preserve">. </w:t>
      </w:r>
      <w:r>
        <w:rPr>
          <w:rFonts w:ascii="Arial" w:eastAsia="Arial" w:hAnsi="Arial" w:cs="Arial"/>
          <w:sz w:val="28"/>
          <w:szCs w:val="28"/>
        </w:rPr>
        <w:t xml:space="preserve">A novação exige intenção inequívoca de extinguir e substituir a obrigação anterior e não se presume</w:t>
      </w:r>
      <w:del w:id="1142" w:author="Assessor GDSXSR" w:date="2026-10-29T17:51:12Z">
        <w:r>
          <w:rPr>
            <w:rFonts w:ascii="Arial" w:eastAsia="Arial" w:hAnsi="Arial" w:cs="Arial"/>
            <w:sz w:val="28"/>
            <w:szCs w:val="28"/>
          </w:rPr>
          <w:delText xml:space="preserve">.</w:delText>
        </w:r>
      </w:del>
      <w:ins w:id="1143" w:author="Assessor GDSXSR" w:date="2026-10-29T17:51:12Z">
        <w:r>
          <w:rPr>
            <w:rFonts w:ascii="Arial" w:eastAsia="Arial" w:hAnsi="Arial" w:cs="Arial"/>
            <w:color w:val="808080"/>
            <w:sz w:val="28"/>
            <w:szCs w:val="28"/>
          </w:rPr>
          <w:t xml:space="preserve">;</w:t>
        </w:r>
      </w:ins>
      <w:r>
        <w:rPr>
          <w:rFonts w:ascii="Arial" w:eastAsia="Arial" w:hAnsi="Arial" w:cs="Arial"/>
          <w:sz w:val="28"/>
          <w:szCs w:val="28"/>
        </w:rPr>
        <w:t xml:space="preserve"> </w:t>
      </w:r>
      <w:del w:id="1144" w:author="Assessor GDSXSR" w:date="2026-10-29T17:51:12Z">
        <w:r>
          <w:rPr>
            <w:rFonts w:ascii="Arial" w:eastAsia="Arial" w:hAnsi="Arial" w:cs="Arial"/>
            <w:sz w:val="28"/>
            <w:szCs w:val="28"/>
          </w:rPr>
          <w:delText xml:space="preserve">A</w:delText>
        </w:r>
      </w:del>
      <w:ins w:id="1145" w:author="Assessor GDSXSR" w:date="2026-10-29T17:51:12Z">
        <w:r>
          <w:rPr>
            <w:rFonts w:ascii="Arial" w:eastAsia="Arial" w:hAnsi="Arial" w:cs="Arial"/>
            <w:color w:val="808080"/>
            <w:sz w:val="28"/>
            <w:szCs w:val="28"/>
          </w:rPr>
          <w:t xml:space="preserve">a</w:t>
        </w:r>
      </w:ins>
      <w:r>
        <w:rPr>
          <w:rFonts w:ascii="Arial" w:eastAsia="Arial" w:hAnsi="Arial" w:cs="Arial"/>
          <w:sz w:val="28"/>
          <w:szCs w:val="28"/>
        </w:rPr>
        <w:t xml:space="preserve"> transação </w:t>
      </w:r>
      <w:del w:id="1146" w:author="Assessor GDSXSR" w:date="2026-10-29T17:51:12Z">
        <w:r>
          <w:rPr>
            <w:rFonts w:ascii="Arial" w:eastAsia="Arial" w:hAnsi="Arial" w:cs="Arial"/>
            <w:sz w:val="28"/>
            <w:szCs w:val="28"/>
          </w:rPr>
          <w:delText xml:space="preserve">recebe</w:delText>
        </w:r>
      </w:del>
      <w:ins w:id="1147" w:author="Assessor GDSXSR" w:date="2026-10-29T17:51:12Z">
        <w:r>
          <w:rPr>
            <w:rFonts w:ascii="Arial" w:eastAsia="Arial" w:hAnsi="Arial" w:cs="Arial"/>
            <w:color w:val="808080"/>
            <w:sz w:val="28"/>
            <w:szCs w:val="28"/>
          </w:rPr>
          <w:t xml:space="preserve">interpreta-se</w:t>
        </w:r>
      </w:ins>
      <w:r>
        <w:rPr>
          <w:rFonts w:ascii="Arial" w:eastAsia="Arial" w:hAnsi="Arial" w:cs="Arial"/>
          <w:sz w:val="28"/>
          <w:szCs w:val="28"/>
        </w:rPr>
        <w:t xml:space="preserve"> </w:t>
      </w:r>
      <w:del w:id="1148" w:author="Assessor GDSXSR" w:date="2026-10-29T17:51:12Z">
        <w:r>
          <w:rPr>
            <w:rFonts w:ascii="Arial" w:eastAsia="Arial" w:hAnsi="Arial" w:cs="Arial"/>
            <w:sz w:val="28"/>
            <w:szCs w:val="28"/>
          </w:rPr>
          <w:delText xml:space="preserve">interpretação restritiva e não alcança créditos sem identificação </w:delText>
        </w:r>
        <w:r>
          <w:rPr>
            <w:rFonts w:ascii="Arial" w:eastAsia="Arial" w:hAnsi="Arial" w:cs="Arial"/>
            <w:sz w:val="28"/>
            <w:szCs w:val="28"/>
          </w:rPr>
          <w:delText xml:space="preserve">segura nos elementos do ajuste</w:delText>
        </w:r>
      </w:del>
      <w:ins w:id="1149" w:author="Assessor GDSXSR" w:date="2026-10-29T17:51:12Z">
        <w:r>
          <w:rPr>
            <w:rFonts w:ascii="Arial" w:eastAsia="Arial" w:hAnsi="Arial" w:cs="Arial"/>
            <w:color w:val="808080"/>
            <w:sz w:val="28"/>
            <w:szCs w:val="28"/>
          </w:rPr>
          <w:t xml:space="preserve">restritivamente</w:t>
        </w:r>
      </w:ins>
      <w:r>
        <w:rPr>
          <w:rFonts w:ascii="Arial" w:eastAsia="Arial" w:hAnsi="Arial" w:cs="Arial"/>
          <w:sz w:val="28"/>
          <w:szCs w:val="28"/>
        </w:rPr>
        <w:t xml:space="preserve">. Incumbia ao devedor comprovar </w:t>
      </w:r>
      <w:del w:id="1150" w:author="Assessor GDSXSR" w:date="2026-10-29T17:51:12Z">
        <w:r>
          <w:rPr>
            <w:rFonts w:ascii="Arial" w:eastAsia="Arial" w:hAnsi="Arial" w:cs="Arial"/>
            <w:sz w:val="28"/>
            <w:szCs w:val="28"/>
          </w:rPr>
          <w:delText xml:space="preserve">pagamento, novação, transação ou outro</w:delText>
        </w:r>
      </w:del>
      <w:ins w:id="1151" w:author="Assessor GDSXSR" w:date="2026-10-29T17:51:12Z">
        <w:r>
          <w:rPr>
            <w:rFonts w:ascii="Arial" w:eastAsia="Arial" w:hAnsi="Arial" w:cs="Arial"/>
            <w:color w:val="808080"/>
            <w:sz w:val="28"/>
            <w:szCs w:val="28"/>
          </w:rPr>
          <w:t xml:space="preserve">o</w:t>
        </w:r>
      </w:ins>
      <w:r>
        <w:rPr>
          <w:rFonts w:ascii="Arial" w:eastAsia="Arial" w:hAnsi="Arial" w:cs="Arial"/>
          <w:sz w:val="28"/>
          <w:szCs w:val="28"/>
        </w:rPr>
        <w:t xml:space="preserve"> fato extintivo do direito da credora, ônus não cumprido.</w:t>
      </w:r>
    </w:p>
    <w:p w14:paraId="2B8110B4" w14:textId="5CFFD710" w:rsidR="007936E2" w:rsidRDefault="007936E2" w:rsidP="00824344">
      <w:pPr>
        <w:spacing w:after="0" w:line="360" w:lineRule="auto"/>
        <w:jc w:val="both"/>
        <w:rPr>
          <w:rFonts w:ascii="Arial" w:eastAsia="Arial" w:hAnsi="Arial" w:cs="Arial"/>
          <w:sz w:val="28"/>
          <w:szCs w:val="28"/>
        </w:rPr>
      </w:pPr>
      <w:del w:id="1152" w:author="Assessor GDSXSR" w:date="2026-10-29T17:51:12Z">
        <w:r>
          <w:rPr>
            <w:rFonts w:ascii="Arial" w:eastAsia="Arial" w:hAnsi="Arial" w:cs="Arial"/>
            <w:sz w:val="28"/>
            <w:szCs w:val="28"/>
          </w:rPr>
          <w:delText xml:space="preserve">12</w:delText>
        </w:r>
      </w:del>
      <w:ins w:id="1153" w:author="Assessor GDSXSR" w:date="2026-10-29T17:51:12Z">
        <w:r>
          <w:rPr>
            <w:rFonts w:ascii="Arial" w:eastAsia="Arial" w:hAnsi="Arial" w:cs="Arial"/>
            <w:color w:val="808080"/>
            <w:sz w:val="28"/>
            <w:szCs w:val="28"/>
          </w:rPr>
          <w:t xml:space="preserve">10</w:t>
        </w:r>
      </w:ins>
      <w:r>
        <w:rPr>
          <w:rFonts w:ascii="Arial" w:eastAsia="Arial" w:hAnsi="Arial" w:cs="Arial"/>
          <w:sz w:val="28"/>
          <w:szCs w:val="28"/>
        </w:rPr>
        <w:t xml:space="preserve">. A ausência de cobrança imediata dentro do prazo prescricional não configura </w:t>
      </w:r>
      <w:r>
        <w:rPr>
          <w:rFonts w:ascii="Arial" w:eastAsia="Arial" w:hAnsi="Arial" w:cs="Arial"/>
          <w:i/>
          <w:iCs/>
          <w:sz w:val="28"/>
          <w:szCs w:val="28"/>
        </w:rPr>
        <w:t xml:space="preserve">supressio</w:t>
      </w:r>
      <w:r>
        <w:rPr>
          <w:rFonts w:ascii="Arial" w:eastAsia="Arial" w:hAnsi="Arial" w:cs="Arial"/>
          <w:sz w:val="28"/>
          <w:szCs w:val="28"/>
        </w:rPr>
        <w:t xml:space="preserve"> </w:t>
      </w:r>
      <w:r>
        <w:rPr>
          <w:rFonts w:ascii="Arial" w:eastAsia="Arial" w:hAnsi="Arial" w:cs="Arial"/>
          <w:color w:val="808080"/>
          <w:sz w:val="28"/>
          <w:szCs w:val="28"/>
        </w:rPr>
        <w:t xml:space="preserve">nem</w:t>
      </w:r>
      <w:r>
        <w:rPr>
          <w:rFonts w:ascii="Arial" w:eastAsia="Arial" w:hAnsi="Arial" w:cs="Arial"/>
          <w:sz w:val="28"/>
          <w:szCs w:val="28"/>
        </w:rPr>
        <w:t xml:space="preserve"> </w:t>
      </w:r>
      <w:r>
        <w:rPr>
          <w:rFonts w:ascii="Arial" w:eastAsia="Arial" w:hAnsi="Arial" w:cs="Arial"/>
          <w:i/>
          <w:iCs/>
          <w:sz w:val="28"/>
          <w:szCs w:val="28"/>
        </w:rPr>
        <w:t xml:space="preserve">venire contra factum proprium</w:t>
      </w:r>
      <w:del w:id="1154" w:author="Assessor GDSXSR" w:date="2026-10-29T17:51:12Z">
        <w:r>
          <w:rPr>
            <w:rFonts w:ascii="Arial" w:eastAsia="Arial" w:hAnsi="Arial" w:cs="Arial"/>
            <w:sz w:val="28"/>
            <w:szCs w:val="28"/>
          </w:rPr>
          <w:delText xml:space="preserve">.</w:delText>
        </w:r>
      </w:del>
      <w:ins w:id="1155" w:author="Assessor GDSXSR" w:date="2026-10-29T17:51:12Z">
        <w:r>
          <w:rPr>
            <w:rFonts w:ascii="Arial" w:eastAsia="Arial" w:hAnsi="Arial" w:cs="Arial"/>
            <w:i/>
            <w:iCs/>
            <w:color w:val="808080"/>
            <w:sz w:val="28"/>
            <w:szCs w:val="28"/>
          </w:rPr>
          <w:t xml:space="preserve">,</w:t>
        </w:r>
      </w:ins>
      <w:r>
        <w:rPr>
          <w:rFonts w:ascii="Arial" w:eastAsia="Arial" w:hAnsi="Arial" w:cs="Arial"/>
          <w:sz w:val="28"/>
          <w:szCs w:val="28"/>
        </w:rPr>
        <w:t xml:space="preserve"> </w:t>
      </w:r>
      <w:del w:id="1156" w:author="Assessor GDSXSR" w:date="2026-10-29T17:51:12Z">
        <w:r>
          <w:rPr>
            <w:rFonts w:ascii="Arial" w:eastAsia="Arial" w:hAnsi="Arial" w:cs="Arial"/>
            <w:sz w:val="28"/>
            <w:szCs w:val="28"/>
          </w:rPr>
          <w:delText xml:space="preserve">Esses institutos</w:delText>
        </w:r>
      </w:del>
      <w:ins w:id="1157" w:author="Assessor GDSXSR" w:date="2026-10-29T17:51:12Z">
        <w:r>
          <w:rPr>
            <w:rFonts w:ascii="Arial" w:eastAsia="Arial" w:hAnsi="Arial" w:cs="Arial"/>
            <w:color w:val="808080"/>
            <w:sz w:val="28"/>
            <w:szCs w:val="28"/>
          </w:rPr>
          <w:t xml:space="preserve">que</w:t>
        </w:r>
      </w:ins>
      <w:r>
        <w:rPr>
          <w:rFonts w:ascii="Arial" w:eastAsia="Arial" w:hAnsi="Arial" w:cs="Arial"/>
          <w:sz w:val="28"/>
          <w:szCs w:val="28"/>
        </w:rPr>
        <w:t xml:space="preserve"> exigem conduta apta a gerar confiança legítima no abandono do crédito</w:t>
      </w:r>
      <w:del w:id="1158" w:author="Assessor GDSXSR" w:date="2026-10-29T17:51:12Z">
        <w:r>
          <w:rPr>
            <w:rFonts w:ascii="Arial" w:eastAsia="Arial" w:hAnsi="Arial" w:cs="Arial"/>
            <w:sz w:val="28"/>
            <w:szCs w:val="28"/>
          </w:rPr>
          <w:delText xml:space="preserve">.</w:delText>
        </w:r>
      </w:del>
      <w:ins w:id="1159" w:author="Assessor GDSXSR" w:date="2026-10-29T17:51:12Z">
        <w:r>
          <w:rPr>
            <w:rFonts w:ascii="Arial" w:eastAsia="Arial" w:hAnsi="Arial" w:cs="Arial"/>
            <w:color w:val="808080"/>
            <w:sz w:val="28"/>
            <w:szCs w:val="28"/>
          </w:rPr>
          <w:t xml:space="preserve">,</w:t>
        </w:r>
      </w:ins>
      <w:r>
        <w:rPr>
          <w:rFonts w:ascii="Arial" w:eastAsia="Arial" w:hAnsi="Arial" w:cs="Arial"/>
          <w:sz w:val="28"/>
          <w:szCs w:val="28"/>
        </w:rPr>
        <w:t xml:space="preserve"> </w:t>
      </w:r>
      <w:del w:id="1160" w:author="Assessor GDSXSR" w:date="2026-10-29T17:51:12Z">
        <w:r>
          <w:rPr>
            <w:rFonts w:ascii="Arial" w:eastAsia="Arial" w:hAnsi="Arial" w:cs="Arial"/>
            <w:sz w:val="28"/>
            <w:szCs w:val="28"/>
          </w:rPr>
          <w:delText xml:space="preserve">A</w:delText>
        </w:r>
      </w:del>
      <w:ins w:id="1161" w:author="Assessor GDSXSR" w:date="2026-10-29T17:51:12Z">
        <w:r>
          <w:rPr>
            <w:rFonts w:ascii="Arial" w:eastAsia="Arial" w:hAnsi="Arial" w:cs="Arial"/>
            <w:color w:val="808080"/>
            <w:sz w:val="28"/>
            <w:szCs w:val="28"/>
          </w:rPr>
          <w:t xml:space="preserve">afastada</w:t>
        </w:r>
      </w:ins>
      <w:r>
        <w:rPr>
          <w:rFonts w:ascii="Arial" w:eastAsia="Arial" w:hAnsi="Arial" w:cs="Arial"/>
          <w:sz w:val="28"/>
          <w:szCs w:val="28"/>
        </w:rPr>
        <w:t xml:space="preserve"> </w:t>
      </w:r>
      <w:del w:id="1162" w:author="Assessor GDSXSR" w:date="2026-10-29T17:51:12Z">
        <w:r>
          <w:rPr>
            <w:rFonts w:ascii="Arial" w:eastAsia="Arial" w:hAnsi="Arial" w:cs="Arial"/>
            <w:sz w:val="28"/>
            <w:szCs w:val="28"/>
          </w:rPr>
          <w:delText xml:space="preserve">inexistência</w:delText>
        </w:r>
      </w:del>
      <w:ins w:id="1163" w:author="Assessor GDSXSR" w:date="2026-10-29T17:51:12Z">
        <w:r>
          <w:rPr>
            <w:rFonts w:ascii="Arial" w:eastAsia="Arial" w:hAnsi="Arial" w:cs="Arial"/>
            <w:color w:val="808080"/>
            <w:sz w:val="28"/>
            <w:szCs w:val="28"/>
          </w:rPr>
          <w:t xml:space="preserve">pela ausência</w:t>
        </w:r>
      </w:ins>
      <w:r>
        <w:rPr>
          <w:rFonts w:ascii="Arial" w:eastAsia="Arial" w:hAnsi="Arial" w:cs="Arial"/>
          <w:sz w:val="28"/>
          <w:szCs w:val="28"/>
        </w:rPr>
        <w:t xml:space="preserve"> de perdão</w:t>
      </w:r>
      <w:del w:id="1164" w:author="Assessor GDSXSR" w:date="2026-10-29T17:51:12Z">
        <w:r>
          <w:rPr>
            <w:rFonts w:ascii="Arial" w:eastAsia="Arial" w:hAnsi="Arial" w:cs="Arial"/>
            <w:sz w:val="28"/>
            <w:szCs w:val="28"/>
          </w:rPr>
          <w:delText xml:space="preserve">,</w:delText>
        </w:r>
      </w:del>
      <w:r>
        <w:rPr>
          <w:rFonts w:ascii="Arial" w:eastAsia="Arial" w:hAnsi="Arial" w:cs="Arial"/>
          <w:sz w:val="28"/>
          <w:szCs w:val="28"/>
        </w:rPr>
        <w:t xml:space="preserve"> </w:t>
      </w:r>
      <w:del w:id="1165" w:author="Assessor GDSXSR" w:date="2026-10-29T17:51:12Z">
        <w:r>
          <w:rPr>
            <w:rFonts w:ascii="Arial" w:eastAsia="Arial" w:hAnsi="Arial" w:cs="Arial"/>
            <w:sz w:val="28"/>
            <w:szCs w:val="28"/>
          </w:rPr>
          <w:delText xml:space="preserve">recibo de</w:delText>
        </w:r>
      </w:del>
      <w:ins w:id="1166" w:author="Assessor GDSXSR" w:date="2026-10-29T17:51:12Z">
        <w:r>
          <w:rPr>
            <w:rFonts w:ascii="Arial" w:eastAsia="Arial" w:hAnsi="Arial" w:cs="Arial"/>
            <w:color w:val="808080"/>
            <w:sz w:val="28"/>
            <w:szCs w:val="28"/>
          </w:rPr>
          <w:t xml:space="preserve">ou</w:t>
        </w:r>
      </w:ins>
      <w:r>
        <w:rPr>
          <w:rFonts w:ascii="Arial" w:eastAsia="Arial" w:hAnsi="Arial" w:cs="Arial"/>
          <w:sz w:val="28"/>
          <w:szCs w:val="28"/>
        </w:rPr>
        <w:t xml:space="preserve"> quitação geral </w:t>
      </w:r>
      <w:del w:id="1167" w:author="Assessor GDSXSR" w:date="2026-10-29T17:51:12Z">
        <w:r>
          <w:rPr>
            <w:rFonts w:ascii="Arial" w:eastAsia="Arial" w:hAnsi="Arial" w:cs="Arial"/>
            <w:sz w:val="28"/>
            <w:szCs w:val="28"/>
          </w:rPr>
          <w:delText xml:space="preserve">ou</w:delText>
        </w:r>
      </w:del>
      <w:ins w:id="1168" w:author="Assessor GDSXSR" w:date="2026-10-29T17:51:12Z">
        <w:r>
          <w:rPr>
            <w:rFonts w:ascii="Arial" w:eastAsia="Arial" w:hAnsi="Arial" w:cs="Arial"/>
            <w:color w:val="808080"/>
            <w:sz w:val="28"/>
            <w:szCs w:val="28"/>
          </w:rPr>
          <w:t xml:space="preserve">e</w:t>
        </w:r>
      </w:ins>
      <w:r>
        <w:rPr>
          <w:rFonts w:ascii="Arial" w:eastAsia="Arial" w:hAnsi="Arial" w:cs="Arial"/>
          <w:sz w:val="28"/>
          <w:szCs w:val="28"/>
        </w:rPr>
        <w:t xml:space="preserve"> </w:t>
      </w:r>
      <w:del w:id="1169" w:author="Assessor GDSXSR" w:date="2026-10-29T17:51:12Z">
        <w:r>
          <w:rPr>
            <w:rFonts w:ascii="Arial" w:eastAsia="Arial" w:hAnsi="Arial" w:cs="Arial"/>
            <w:sz w:val="28"/>
            <w:szCs w:val="28"/>
          </w:rPr>
          <w:delText xml:space="preserve">confirmação da substituição da dívida, somada à</w:delText>
        </w:r>
      </w:del>
      <w:ins w:id="1170" w:author="Assessor GDSXSR" w:date="2026-10-29T17:51:12Z">
        <w:r>
          <w:rPr>
            <w:rFonts w:ascii="Arial" w:eastAsia="Arial" w:hAnsi="Arial" w:cs="Arial"/>
            <w:color w:val="808080"/>
            <w:sz w:val="28"/>
            <w:szCs w:val="28"/>
          </w:rPr>
          <w:t xml:space="preserve">pela</w:t>
        </w:r>
      </w:ins>
      <w:r>
        <w:rPr>
          <w:rFonts w:ascii="Arial" w:eastAsia="Arial" w:hAnsi="Arial" w:cs="Arial"/>
          <w:sz w:val="28"/>
          <w:szCs w:val="28"/>
        </w:rPr>
        <w:t xml:space="preserve"> posterior cobrança das parcelas</w:t>
      </w:r>
      <w:del w:id="1171" w:author="Assessor GDSXSR" w:date="2026-10-29T17:51:12Z">
        <w:r>
          <w:rPr>
            <w:rFonts w:ascii="Arial" w:eastAsia="Arial" w:hAnsi="Arial" w:cs="Arial"/>
            <w:sz w:val="28"/>
            <w:szCs w:val="28"/>
          </w:rPr>
          <w:delText xml:space="preserve"> pendentes, afasta comportamento inequívoco da credora e confiança objetivamente justificável do devedor</w:delText>
        </w:r>
      </w:del>
      <w:r>
        <w:rPr>
          <w:rFonts w:ascii="Arial" w:eastAsia="Arial" w:hAnsi="Arial" w:cs="Arial"/>
          <w:sz w:val="28"/>
          <w:szCs w:val="28"/>
        </w:rPr>
        <w:t xml:space="preserve">.</w:t>
      </w:r>
    </w:p>
    <w:p w14:paraId="061687BE" w14:textId="6637D64C" w:rsidR="003F6A7C" w:rsidRPr="00D70051" w:rsidRDefault="003F6A7C" w:rsidP="00824344">
      <w:pPr>
        <w:spacing w:after="0" w:line="360" w:lineRule="auto"/>
        <w:jc w:val="both"/>
        <w:rPr>
          <w:rFonts w:ascii="Arial" w:eastAsia="Arial" w:hAnsi="Arial" w:cs="Arial"/>
          <w:sz w:val="28"/>
          <w:szCs w:val="28"/>
        </w:rPr>
      </w:pPr>
      <w:del w:id="1172" w:author="Assessor GDSXSR" w:date="2026-10-29T17:51:12Z">
        <w:r>
          <w:rPr>
            <w:rFonts w:ascii="Arial" w:eastAsia="Arial" w:hAnsi="Arial" w:cs="Arial"/>
            <w:sz w:val="28"/>
            <w:szCs w:val="28"/>
          </w:rPr>
          <w:delText xml:space="preserve">1</w:delText>
        </w:r>
        <w:r>
          <w:rPr>
            <w:rFonts w:ascii="Arial" w:eastAsia="Arial" w:hAnsi="Arial" w:cs="Arial"/>
            <w:sz w:val="28"/>
            <w:szCs w:val="28"/>
          </w:rPr>
          <w:delText xml:space="preserve">3</w:delText>
        </w:r>
      </w:del>
      <w:ins w:id="1173" w:author="Assessor GDSXSR" w:date="2026-10-29T17:51:12Z">
        <w:r>
          <w:rPr>
            <w:rFonts w:ascii="Arial" w:eastAsia="Arial" w:hAnsi="Arial" w:cs="Arial"/>
            <w:color w:val="808080"/>
            <w:sz w:val="28"/>
            <w:szCs w:val="28"/>
          </w:rPr>
          <w:t xml:space="preserve">11</w:t>
        </w:r>
      </w:ins>
      <w:r>
        <w:rPr>
          <w:rFonts w:ascii="Arial" w:eastAsia="Arial" w:hAnsi="Arial" w:cs="Arial"/>
          <w:sz w:val="28"/>
          <w:szCs w:val="28"/>
        </w:rPr>
        <w:t xml:space="preserve">. </w:t>
      </w:r>
      <w:r>
        <w:rPr>
          <w:rFonts w:ascii="Arial" w:eastAsia="Arial" w:hAnsi="Arial" w:cs="Arial"/>
          <w:sz w:val="28"/>
          <w:szCs w:val="28"/>
        </w:rPr>
        <w:t xml:space="preserve">O contrato prevê </w:t>
      </w:r>
      <w:del w:id="1174" w:author="Assessor GDSXSR" w:date="2026-10-29T17:51:12Z">
        <w:r>
          <w:rPr>
            <w:rFonts w:ascii="Arial" w:eastAsia="Arial" w:hAnsi="Arial" w:cs="Arial"/>
            <w:sz w:val="28"/>
            <w:szCs w:val="28"/>
          </w:rPr>
          <w:delText xml:space="preserve">correção monetária pelo </w:delText>
        </w:r>
      </w:del>
      <w:r>
        <w:rPr>
          <w:rFonts w:ascii="Arial" w:eastAsia="Arial" w:hAnsi="Arial" w:cs="Arial"/>
          <w:sz w:val="28"/>
          <w:szCs w:val="28"/>
        </w:rPr>
        <w:t xml:space="preserve">INPC, juros</w:t>
      </w:r>
      <w:del w:id="1175" w:author="Assessor GDSXSR" w:date="2026-10-29T17:51:12Z">
        <w:r>
          <w:rPr>
            <w:rFonts w:ascii="Arial" w:eastAsia="Arial" w:hAnsi="Arial" w:cs="Arial"/>
            <w:sz w:val="28"/>
            <w:szCs w:val="28"/>
          </w:rPr>
          <w:delText xml:space="preserve"> de mora</w:delText>
        </w:r>
      </w:del>
      <w:r>
        <w:rPr>
          <w:rFonts w:ascii="Arial" w:eastAsia="Arial" w:hAnsi="Arial" w:cs="Arial"/>
          <w:sz w:val="28"/>
          <w:szCs w:val="28"/>
        </w:rPr>
        <w:t xml:space="preserve"> de 1% ao mês, multa de 10% e honorários </w:t>
      </w:r>
      <w:del w:id="1176" w:author="Assessor GDSXSR" w:date="2026-10-29T17:51:12Z">
        <w:r>
          <w:rPr>
            <w:rFonts w:ascii="Arial" w:eastAsia="Arial" w:hAnsi="Arial" w:cs="Arial"/>
            <w:sz w:val="28"/>
            <w:szCs w:val="28"/>
          </w:rPr>
          <w:delText xml:space="preserve">advocatícios </w:delText>
        </w:r>
      </w:del>
      <w:r>
        <w:rPr>
          <w:rFonts w:ascii="Arial" w:eastAsia="Arial" w:hAnsi="Arial" w:cs="Arial"/>
          <w:sz w:val="28"/>
          <w:szCs w:val="28"/>
        </w:rPr>
        <w:t xml:space="preserve">de 20%, enquanto a sentença </w:t>
      </w:r>
      <w:del w:id="1177" w:author="Assessor GDSXSR" w:date="2026-10-29T17:51:12Z">
        <w:r>
          <w:rPr>
            <w:rFonts w:ascii="Arial" w:eastAsia="Arial" w:hAnsi="Arial" w:cs="Arial"/>
            <w:sz w:val="28"/>
            <w:szCs w:val="28"/>
          </w:rPr>
          <w:delText xml:space="preserve">determinou</w:delText>
        </w:r>
      </w:del>
      <w:ins w:id="1178" w:author="Assessor GDSXSR" w:date="2026-10-29T17:51:12Z">
        <w:r>
          <w:rPr>
            <w:rFonts w:ascii="Arial" w:eastAsia="Arial" w:hAnsi="Arial" w:cs="Arial"/>
            <w:color w:val="808080"/>
            <w:sz w:val="28"/>
            <w:szCs w:val="28"/>
          </w:rPr>
          <w:t xml:space="preserve">aplicou</w:t>
        </w:r>
      </w:ins>
      <w:r>
        <w:rPr>
          <w:rFonts w:ascii="Arial" w:eastAsia="Arial" w:hAnsi="Arial" w:cs="Arial"/>
          <w:sz w:val="28"/>
          <w:szCs w:val="28"/>
        </w:rPr>
        <w:t xml:space="preserve"> a</w:t>
      </w:r>
      <w:del w:id="1179" w:author="Assessor GDSXSR" w:date="2026-10-29T17:51:12Z">
        <w:r>
          <w:rPr>
            <w:rFonts w:ascii="Arial" w:eastAsia="Arial" w:hAnsi="Arial" w:cs="Arial"/>
            <w:sz w:val="28"/>
            <w:szCs w:val="28"/>
          </w:rPr>
          <w:delText xml:space="preserve"> incidência da</w:delText>
        </w:r>
      </w:del>
      <w:r>
        <w:rPr>
          <w:rFonts w:ascii="Arial" w:eastAsia="Arial" w:hAnsi="Arial" w:cs="Arial"/>
          <w:sz w:val="28"/>
          <w:szCs w:val="28"/>
        </w:rPr>
        <w:t xml:space="preserve"> Taxa SELIC. </w:t>
      </w:r>
      <w:del w:id="1180" w:author="Assessor GDSXSR" w:date="2026-10-29T17:51:12Z">
        <w:r>
          <w:rPr>
            <w:rFonts w:ascii="Arial" w:eastAsia="Arial" w:hAnsi="Arial" w:cs="Arial"/>
            <w:sz w:val="28"/>
            <w:szCs w:val="28"/>
          </w:rPr>
          <w:delText xml:space="preserve">O único recorrente não apresentou</w:delText>
        </w:r>
      </w:del>
      <w:ins w:id="1181" w:author="Assessor GDSXSR" w:date="2026-10-29T17:51:12Z">
        <w:r>
          <w:rPr>
            <w:rFonts w:ascii="Arial" w:eastAsia="Arial" w:hAnsi="Arial" w:cs="Arial"/>
            <w:color w:val="808080"/>
            <w:sz w:val="28"/>
            <w:szCs w:val="28"/>
          </w:rPr>
          <w:t xml:space="preserve">Sem</w:t>
        </w:r>
      </w:ins>
      <w:r>
        <w:rPr>
          <w:rFonts w:ascii="Arial" w:eastAsia="Arial" w:hAnsi="Arial" w:cs="Arial"/>
          <w:sz w:val="28"/>
          <w:szCs w:val="28"/>
        </w:rPr>
        <w:t xml:space="preserve"> memória comparativa </w:t>
      </w:r>
      <w:del w:id="1182" w:author="Assessor GDSXSR" w:date="2026-10-29T17:51:12Z">
        <w:r>
          <w:rPr>
            <w:rFonts w:ascii="Arial" w:eastAsia="Arial" w:hAnsi="Arial" w:cs="Arial"/>
            <w:sz w:val="28"/>
            <w:szCs w:val="28"/>
          </w:rPr>
          <w:delText xml:space="preserve">para</w:delText>
        </w:r>
      </w:del>
      <w:ins w:id="1183" w:author="Assessor GDSXSR" w:date="2026-10-29T17:51:12Z">
        <w:r>
          <w:rPr>
            <w:rFonts w:ascii="Arial" w:eastAsia="Arial" w:hAnsi="Arial" w:cs="Arial"/>
            <w:color w:val="808080"/>
            <w:sz w:val="28"/>
            <w:szCs w:val="28"/>
          </w:rPr>
          <w:t xml:space="preserve">que</w:t>
        </w:r>
      </w:ins>
      <w:r>
        <w:rPr>
          <w:rFonts w:ascii="Arial" w:eastAsia="Arial" w:hAnsi="Arial" w:cs="Arial"/>
          <w:sz w:val="28"/>
          <w:szCs w:val="28"/>
        </w:rPr>
        <w:t xml:space="preserve"> </w:t>
      </w:r>
      <w:del w:id="1184" w:author="Assessor GDSXSR" w:date="2026-10-29T17:51:12Z">
        <w:r>
          <w:rPr>
            <w:rFonts w:ascii="Arial" w:eastAsia="Arial" w:hAnsi="Arial" w:cs="Arial"/>
            <w:sz w:val="28"/>
            <w:szCs w:val="28"/>
          </w:rPr>
          <w:delText xml:space="preserve">demonstrar</w:delText>
        </w:r>
      </w:del>
      <w:ins w:id="1185" w:author="Assessor GDSXSR" w:date="2026-10-29T17:51:12Z">
        <w:r>
          <w:rPr>
            <w:rFonts w:ascii="Arial" w:eastAsia="Arial" w:hAnsi="Arial" w:cs="Arial"/>
            <w:color w:val="808080"/>
            <w:sz w:val="28"/>
            <w:szCs w:val="28"/>
          </w:rPr>
          <w:t xml:space="preserve">demonstre</w:t>
        </w:r>
      </w:ins>
      <w:r>
        <w:rPr>
          <w:rFonts w:ascii="Arial" w:eastAsia="Arial" w:hAnsi="Arial" w:cs="Arial"/>
          <w:sz w:val="28"/>
          <w:szCs w:val="28"/>
        </w:rPr>
        <w:t xml:space="preserve"> resultado inferior pelos critérios contratuais</w:t>
      </w:r>
      <w:del w:id="1186" w:author="Assessor GDSXSR" w:date="2026-10-29T17:51:12Z">
        <w:r>
          <w:rPr>
            <w:rFonts w:ascii="Arial" w:eastAsia="Arial" w:hAnsi="Arial" w:cs="Arial"/>
            <w:sz w:val="28"/>
            <w:szCs w:val="28"/>
          </w:rPr>
          <w:delText xml:space="preserve"> nem esclareceu se pretendia aplicar integralmente</w:delText>
        </w:r>
      </w:del>
      <w:ins w:id="1187" w:author="Assessor GDSXSR" w:date="2026-10-29T17:51:12Z">
        <w:r>
          <w:rPr>
            <w:rFonts w:ascii="Arial" w:eastAsia="Arial" w:hAnsi="Arial" w:cs="Arial"/>
            <w:color w:val="808080"/>
            <w:sz w:val="28"/>
            <w:szCs w:val="28"/>
          </w:rPr>
          <w:t xml:space="preserve">,</w:t>
        </w:r>
      </w:ins>
      <w:r>
        <w:rPr>
          <w:rFonts w:ascii="Arial" w:eastAsia="Arial" w:hAnsi="Arial" w:cs="Arial"/>
          <w:sz w:val="28"/>
          <w:szCs w:val="28"/>
        </w:rPr>
        <w:t xml:space="preserve"> a</w:t>
      </w:r>
      <w:del w:id="1188" w:author="Assessor GDSXSR" w:date="2026-10-29T17:51:12Z">
        <w:r>
          <w:rPr>
            <w:rFonts w:ascii="Arial" w:eastAsia="Arial" w:hAnsi="Arial" w:cs="Arial"/>
            <w:sz w:val="28"/>
            <w:szCs w:val="28"/>
          </w:rPr>
          <w:delText xml:space="preserve"> cláusula. A</w:delText>
        </w:r>
      </w:del>
      <w:r>
        <w:rPr>
          <w:rFonts w:ascii="Arial" w:eastAsia="Arial" w:hAnsi="Arial" w:cs="Arial"/>
          <w:sz w:val="28"/>
          <w:szCs w:val="28"/>
        </w:rPr>
        <w:t xml:space="preserve"> substituição dos encargos </w:t>
      </w:r>
      <w:del w:id="1189" w:author="Assessor GDSXSR" w:date="2026-10-29T17:51:12Z">
        <w:r>
          <w:rPr>
            <w:rFonts w:ascii="Arial" w:eastAsia="Arial" w:hAnsi="Arial" w:cs="Arial"/>
            <w:sz w:val="28"/>
            <w:szCs w:val="28"/>
          </w:rPr>
          <w:delText xml:space="preserve">sem prova de benefício ao réu </w:delText>
        </w:r>
      </w:del>
      <w:r>
        <w:rPr>
          <w:rFonts w:ascii="Arial" w:eastAsia="Arial" w:hAnsi="Arial" w:cs="Arial"/>
          <w:sz w:val="28"/>
          <w:szCs w:val="28"/>
        </w:rPr>
        <w:t xml:space="preserve">poderia agravar </w:t>
      </w:r>
      <w:del w:id="1190" w:author="Assessor GDSXSR" w:date="2026-10-29T17:51:12Z">
        <w:r>
          <w:rPr>
            <w:rFonts w:ascii="Arial" w:eastAsia="Arial" w:hAnsi="Arial" w:cs="Arial"/>
            <w:sz w:val="28"/>
            <w:szCs w:val="28"/>
          </w:rPr>
          <w:delText xml:space="preserve">sua</w:delText>
        </w:r>
      </w:del>
      <w:ins w:id="1191" w:author="Assessor GDSXSR" w:date="2026-10-29T17:51:12Z">
        <w:r>
          <w:rPr>
            <w:rFonts w:ascii="Arial" w:eastAsia="Arial" w:hAnsi="Arial" w:cs="Arial"/>
            <w:color w:val="808080"/>
            <w:sz w:val="28"/>
            <w:szCs w:val="28"/>
          </w:rPr>
          <w:t xml:space="preserve">a</w:t>
        </w:r>
      </w:ins>
      <w:r>
        <w:rPr>
          <w:rFonts w:ascii="Arial" w:eastAsia="Arial" w:hAnsi="Arial" w:cs="Arial"/>
          <w:sz w:val="28"/>
          <w:szCs w:val="28"/>
        </w:rPr>
        <w:t xml:space="preserve"> situação</w:t>
      </w:r>
      <w:ins w:id="1192" w:author="Assessor GDSXSR" w:date="2026-10-29T17:51:12Z">
        <w:r>
          <w:rPr>
            <w:rFonts w:ascii="Arial" w:eastAsia="Arial" w:hAnsi="Arial" w:cs="Arial"/>
            <w:color w:val="808080"/>
            <w:sz w:val="28"/>
            <w:szCs w:val="28"/>
          </w:rPr>
          <w:t xml:space="preserve"> do único recorrente</w:t>
        </w:r>
      </w:ins>
      <w:r>
        <w:rPr>
          <w:rFonts w:ascii="Arial" w:eastAsia="Arial" w:hAnsi="Arial" w:cs="Arial"/>
          <w:sz w:val="28"/>
          <w:szCs w:val="28"/>
        </w:rPr>
        <w:t xml:space="preserve"> e violar a vedação à </w:t>
      </w:r>
      <w:r>
        <w:rPr>
          <w:rFonts w:ascii="Arial" w:eastAsia="Arial" w:hAnsi="Arial" w:cs="Arial"/>
          <w:i/>
          <w:iCs/>
          <w:sz w:val="28"/>
          <w:szCs w:val="28"/>
        </w:rPr>
        <w:t xml:space="preserve">reformatio in pejus.</w:t>
      </w:r>
    </w:p>
    <w:p w14:paraId="61C39010" w14:textId="7D508C9C" w:rsidR="00886ABA" w:rsidRPr="0034247B" w:rsidRDefault="00886ABA" w:rsidP="00824344">
      <w:pPr>
        <w:pStyle w:val="PargrafodaLista"/>
        <w:spacing w:after="0" w:line="360" w:lineRule="auto"/>
        <w:ind w:left="0"/>
        <w:contextualSpacing w:val="0"/>
        <w:jc w:val="both"/>
        <w:rPr>
          <w:rFonts w:ascii="Arial" w:eastAsia="Arial" w:hAnsi="Arial" w:cs="Arial"/>
          <w:b/>
          <w:bCs/>
          <w:sz w:val="28"/>
          <w:szCs w:val="28"/>
        </w:rPr>
      </w:pPr>
      <w:r w:rsidRPr="3A9A9753">
        <w:rPr>
          <w:rFonts w:ascii="Arial" w:eastAsia="Arial" w:hAnsi="Arial" w:cs="Arial"/>
          <w:b/>
          <w:bCs/>
          <w:sz w:val="28"/>
          <w:szCs w:val="28"/>
        </w:rPr>
        <w:t>IV. Dispositivo</w:t>
      </w:r>
    </w:p>
    <w:p w14:paraId="267AB3B2" w14:textId="4906EFD5" w:rsidR="00886ABA" w:rsidRPr="005434ED" w:rsidRDefault="003F6A7C" w:rsidP="00824344">
      <w:pPr>
        <w:spacing w:after="0" w:line="360" w:lineRule="auto"/>
        <w:jc w:val="both"/>
      </w:pPr>
      <w:del w:id="1193" w:author="Assessor GDSXSR" w:date="2026-10-29T17:51:12Z">
        <w:r>
          <w:rPr>
            <w:rFonts w:ascii="Arial" w:eastAsia="Arial" w:hAnsi="Arial" w:cs="Arial"/>
            <w:sz w:val="28"/>
            <w:szCs w:val="28"/>
          </w:rPr>
          <w:delText xml:space="preserve">14</w:delText>
        </w:r>
      </w:del>
      <w:ins w:id="1194" w:author="Assessor GDSXSR" w:date="2026-10-29T17:51:12Z">
        <w:r>
          <w:rPr>
            <w:rFonts w:ascii="Arial" w:eastAsia="Arial" w:hAnsi="Arial" w:cs="Arial"/>
            <w:color w:val="808080"/>
            <w:sz w:val="28"/>
            <w:szCs w:val="28"/>
          </w:rPr>
          <w:t xml:space="preserve">12</w:t>
        </w:r>
      </w:ins>
      <w:r>
        <w:rPr>
          <w:rFonts w:ascii="Arial" w:eastAsia="Arial" w:hAnsi="Arial" w:cs="Arial"/>
          <w:sz w:val="28"/>
          <w:szCs w:val="28"/>
        </w:rPr>
        <w:t xml:space="preserve">. Rejeitou-se a prejudicial de prescrição e a preliminar de não conhecimento do recurso por deserção e, no mérito, negou-se provimento ao apelo</w:t>
      </w:r>
      <w:r>
        <w:rPr>
          <w:rFonts w:ascii="Arial" w:eastAsia="Arial" w:hAnsi="Arial" w:cs="Arial"/>
          <w:color w:val="808080"/>
          <w:sz w:val="28"/>
          <w:szCs w:val="28"/>
        </w:rPr>
        <w:t xml:space="preserve"> do réu</w:t>
      </w:r>
      <w:r>
        <w:rPr>
          <w:rFonts w:ascii="Arial" w:eastAsia="Arial" w:hAnsi="Arial" w:cs="Arial"/>
          <w:sz w:val="28"/>
          <w:szCs w:val="28"/>
        </w:rPr>
        <w:t xml:space="preserve">.</w:t>
      </w:r>
    </w:p>
    <w:p w14:paraId="4C4C6D22" w14:textId="4AF1698F" w:rsidR="00886ABA" w:rsidRPr="00E87018" w:rsidRDefault="008B62DA" w:rsidP="00824344">
      <w:pPr>
        <w:spacing w:after="0" w:line="360" w:lineRule="auto"/>
        <w:jc w:val="both"/>
        <w:rPr>
          <w:rFonts w:ascii="Arial" w:eastAsia="Arial" w:hAnsi="Arial" w:cs="Arial"/>
          <w:color w:val="000000" w:themeColor="text1"/>
          <w:sz w:val="28"/>
          <w:szCs w:val="28"/>
        </w:rPr>
      </w:pPr>
      <w:r w:rsidRPr="3A9A9753">
        <w:rPr>
          <w:rFonts w:ascii="Arial" w:eastAsia="Arial" w:hAnsi="Arial" w:cs="Arial"/>
          <w:color w:val="000000" w:themeColor="text1"/>
          <w:sz w:val="28"/>
          <w:szCs w:val="28"/>
        </w:rPr>
        <w:t>_______</w:t>
      </w:r>
    </w:p>
    <w:p w14:paraId="1382325E" w14:textId="61ECF1EC" w:rsidR="00886ABA" w:rsidRPr="00820D61" w:rsidRDefault="00886ABA" w:rsidP="00824344">
      <w:pPr>
        <w:spacing w:after="0" w:line="360" w:lineRule="auto"/>
        <w:jc w:val="both"/>
        <w:rPr>
          <w:rFonts w:ascii="Arial" w:eastAsia="Arial" w:hAnsi="Arial" w:cs="Arial"/>
          <w:sz w:val="26"/>
          <w:szCs w:val="26"/>
        </w:rPr>
      </w:pPr>
      <w:commentRangeStart w:id="4"/>
      <w:r>
        <w:rPr>
          <w:rFonts w:ascii="Arial" w:eastAsia="Arial" w:hAnsi="Arial" w:cs="Arial"/>
          <w:i/>
          <w:iCs/>
          <w:color w:val="000000" w:themeColor="text1"/>
          <w:sz w:val="26"/>
          <w:szCs w:val="26"/>
        </w:rPr>
        <w:t>Dispositivos relevantes citados</w:t>
      </w:r>
      <w:r>
        <w:rPr>
          <w:rFonts w:ascii="Arial" w:hAnsi="Arial" w:cs="Arial"/>
          <w:sz w:val="26"/>
          <w:szCs w:val="26"/>
        </w:rPr>
        <w:t xml:space="preserve">: </w:t>
      </w:r>
      <w:r>
        <w:rPr>
          <w:rFonts w:ascii="Arial" w:eastAsia="Arial" w:hAnsi="Arial" w:cs="Arial"/>
          <w:color w:val="000000" w:themeColor="text1"/>
          <w:sz w:val="26"/>
          <w:szCs w:val="26"/>
        </w:rPr>
        <w:t xml:space="preserve">CC 189, 206 § 3º V, </w:t>
      </w:r>
      <w:r>
        <w:rPr>
          <w:rFonts w:ascii="Arial" w:eastAsia="Arial" w:hAnsi="Arial" w:cs="Arial"/>
          <w:color w:val="808080"/>
          <w:sz w:val="26"/>
          <w:szCs w:val="26"/>
        </w:rPr>
        <w:t>206</w:t>
      </w:r>
      <w:r>
        <w:rPr>
          <w:rFonts w:ascii="Arial" w:eastAsia="Arial" w:hAnsi="Arial" w:cs="Arial"/>
          <w:color w:val="000000" w:themeColor="text1"/>
          <w:sz w:val="26"/>
          <w:szCs w:val="26"/>
        </w:rPr>
        <w:t xml:space="preserve"> § 5º I, 320, 360, 361, 406 e 843; CPC 373 II e 1.007.</w:t>
      </w:r>
      <w:commentRangeEnd w:id="4"/>
      <w:r w:rsidRPr="00820D61">
        <w:rPr>
          <w:rStyle w:val="Refdecomentrio"/>
          <w:rFonts w:ascii="Arial" w:eastAsia="Arial" w:hAnsi="Arial" w:cs="Arial"/>
          <w:sz w:val="26"/>
          <w:szCs w:val="26"/>
        </w:rPr>
        <w:commentReference w:id="4"/>
      </w:r>
    </w:p>
    <w:p w14:paraId="71507D39" w14:textId="5ED40026" w:rsidR="00886ABA" w:rsidRPr="00820D61" w:rsidRDefault="00886ABA" w:rsidP="00824344">
      <w:pPr>
        <w:spacing w:after="0" w:line="360" w:lineRule="auto"/>
        <w:jc w:val="both"/>
        <w:rPr>
          <w:rFonts w:ascii="Arial" w:eastAsia="Arial" w:hAnsi="Arial" w:cs="Arial"/>
          <w:sz w:val="26"/>
          <w:szCs w:val="26"/>
        </w:rPr>
      </w:pPr>
      <w:commentRangeStart w:id="5"/>
      <w:r>
        <w:rPr>
          <w:rFonts w:ascii="Arial" w:eastAsia="Arial" w:hAnsi="Arial" w:cs="Arial"/>
          <w:i/>
          <w:iCs/>
          <w:color w:val="000000" w:themeColor="text1"/>
          <w:sz w:val="26"/>
          <w:szCs w:val="26"/>
        </w:rPr>
        <w:t>Jurisprudência relevante citada:</w:t>
      </w:r>
      <w:r>
        <w:rPr>
          <w:rFonts w:ascii="Arial" w:eastAsia="Arial" w:hAnsi="Arial" w:cs="Arial"/>
          <w:i/>
          <w:iCs/>
          <w:color w:val="808080"/>
          <w:sz w:val="26"/>
          <w:szCs w:val="26"/>
        </w:rPr>
        <w:t xml:space="preserve"> </w:t>
      </w:r>
      <w:r w:rsidRPr="00E07B87">
        <w:rPr>
          <w:rFonts w:ascii="Arial" w:eastAsia="Arial" w:hAnsi="Arial" w:cs="Arial"/>
          <w:color w:val="808080"/>
          <w:sz w:val="26"/>
          <w:szCs w:val="26"/>
        </w:rPr>
        <w:t>STJ, EREsp nº 1.281.594/SP, Rel. Min. Benedito Gonçalves, Rel. p/ acórdão Min. Felix Fischer, Corte Especial, j. 15/05/2019, DJe 23/05/2019;</w:t>
      </w:r>
      <w:r w:rsidRPr="00E07B87">
        <w:rPr>
          <w:rFonts w:ascii="Arial" w:eastAsia="Arial" w:hAnsi="Arial" w:cs="Arial"/>
          <w:color w:val="000000" w:themeColor="text1"/>
          <w:sz w:val="26"/>
          <w:szCs w:val="26"/>
        </w:rPr>
        <w:t xml:space="preserve"> </w:t>
      </w:r>
      <w:r w:rsidRPr="00E07B87">
        <w:rPr>
          <w:rFonts w:ascii="Arial" w:eastAsia="Arial" w:hAnsi="Arial" w:cs="Arial"/>
          <w:sz w:val="26"/>
          <w:szCs w:val="26"/>
        </w:rPr>
        <w:t>TJDFT</w:t>
      </w:r>
      <w:r>
        <w:rPr>
          <w:rFonts w:ascii="Arial" w:eastAsia="Arial" w:hAnsi="Arial" w:cs="Arial"/>
          <w:sz w:val="26"/>
          <w:szCs w:val="26"/>
        </w:rPr>
        <w:t>, Acórdão 1992116, 0710978-</w:t>
      </w:r>
      <w:r>
        <w:rPr>
          <w:rFonts w:ascii="Arial" w:eastAsia="Arial" w:hAnsi="Arial" w:cs="Arial"/>
          <w:sz w:val="26"/>
          <w:szCs w:val="26"/>
        </w:rPr>
        <w:lastRenderedPageBreak/>
        <w:t xml:space="preserve">63.2023.8.07.0019, Rel. </w:t>
      </w:r>
      <w:r>
        <w:rPr>
          <w:rFonts w:ascii="Arial" w:eastAsia="Arial" w:hAnsi="Arial" w:cs="Arial"/>
          <w:color w:val="808080"/>
          <w:sz w:val="26"/>
          <w:szCs w:val="26"/>
        </w:rPr>
        <w:t>Desª</w:t>
      </w:r>
      <w:r>
        <w:rPr>
          <w:rFonts w:ascii="Arial" w:eastAsia="Arial" w:hAnsi="Arial" w:cs="Arial"/>
          <w:sz w:val="26"/>
          <w:szCs w:val="26"/>
        </w:rPr>
        <w:t>. Lucimeire Maria da Silva, 5ª Turma Cível, j. 24/04/2025, DJe 09/05/2025.</w:t>
      </w:r>
      <w:commentRangeEnd w:id="5"/>
      <w:r w:rsidRPr="00820D61">
        <w:rPr>
          <w:rStyle w:val="Refdecomentrio"/>
          <w:rFonts w:ascii="Arial" w:eastAsia="Arial" w:hAnsi="Arial" w:cs="Arial"/>
          <w:sz w:val="26"/>
          <w:szCs w:val="26"/>
        </w:rPr>
        <w:commentReference w:id="5"/>
      </w:r>
    </w:p>
    <w:p w14:paraId="43D43365" w14:textId="6EEAFD1B" w:rsidR="00886ABA" w:rsidRPr="00820D61" w:rsidRDefault="00886ABA" w:rsidP="3A9A9753">
      <w:pPr>
        <w:spacing w:after="0" w:line="360" w:lineRule="auto"/>
        <w:jc w:val="both"/>
        <w:rPr>
          <w:rFonts w:ascii="Arial" w:eastAsia="Arial" w:hAnsi="Arial" w:cs="Arial"/>
          <w:i/>
          <w:iCs/>
          <w:color w:val="000000" w:themeColor="text1"/>
          <w:sz w:val="26"/>
          <w:szCs w:val="26"/>
        </w:rPr>
      </w:pPr>
    </w:p>
    <w:p w14:paraId="58E96891" w14:textId="77777777" w:rsidR="00886ABA" w:rsidRDefault="00886ABA" w:rsidP="00DB1301">
      <w:pPr>
        <w:spacing w:after="0" w:line="360" w:lineRule="auto"/>
        <w:rPr>
          <w:rFonts w:ascii="Arial" w:hAnsi="Arial" w:cs="Arial"/>
          <w:sz w:val="28"/>
          <w:szCs w:val="28"/>
        </w:rPr>
      </w:pPr>
    </w:p>
    <w:p w14:paraId="3285A28F" w14:textId="77777777" w:rsidR="00EB4A83" w:rsidRPr="00820D61" w:rsidRDefault="00EB4A83" w:rsidP="00820D61">
      <w:pPr>
        <w:spacing w:after="0" w:line="240" w:lineRule="auto"/>
        <w:rPr>
          <w:rFonts w:eastAsia="Segoe UI" w:cstheme="minorHAnsi"/>
          <w:b/>
          <w:bCs/>
          <w:color w:val="EE0000"/>
        </w:rPr>
      </w:pPr>
      <w:r w:rsidRPr="00820D61">
        <w:rPr>
          <w:rFonts w:eastAsia="Segoe UI" w:cstheme="minorHAnsi"/>
          <w:b/>
          <w:bCs/>
          <w:color w:val="EE0000"/>
          <w:highlight w:val="yellow"/>
        </w:rPr>
        <w:t>RESUMO DA APELAÇÃO</w:t>
      </w:r>
    </w:p>
    <w:p w14:paraId="4BBA07F0" w14:textId="77777777" w:rsidR="00EB4A83" w:rsidRPr="00820D61" w:rsidRDefault="00EB4A83" w:rsidP="00820D61">
      <w:pPr>
        <w:spacing w:after="0" w:line="240" w:lineRule="auto"/>
        <w:rPr>
          <w:rFonts w:eastAsia="Segoe UI" w:cstheme="minorHAnsi"/>
          <w:b/>
          <w:bCs/>
          <w:color w:val="EE0000"/>
        </w:rPr>
      </w:pPr>
      <w:r w:rsidRPr="00820D61">
        <w:rPr>
          <w:rFonts w:eastAsia="Segoe UI" w:cstheme="minorHAnsi"/>
          <w:b/>
          <w:bCs/>
          <w:color w:val="EE0000"/>
        </w:rPr>
        <w:t>I. RAZÕES RECURSAIS</w:t>
      </w:r>
    </w:p>
    <w:p w14:paraId="3ACF60AC"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Prescrição trienal</w:t>
      </w:r>
    </w:p>
    <w:p w14:paraId="40BC8232" w14:textId="7688CCE8" w:rsidR="00EB4A83" w:rsidRPr="00820D61" w:rsidRDefault="00EB4A83" w:rsidP="00820D61">
      <w:pPr>
        <w:numPr>
          <w:ilvl w:val="0"/>
          <w:numId w:val="7"/>
        </w:numPr>
        <w:spacing w:after="0" w:line="240" w:lineRule="auto"/>
        <w:ind w:left="0"/>
        <w:rPr>
          <w:rFonts w:eastAsia="Segoe UI" w:cstheme="minorHAnsi"/>
          <w:color w:val="EE0000"/>
        </w:rPr>
      </w:pPr>
      <w:r w:rsidRPr="00820D61">
        <w:rPr>
          <w:rFonts w:eastAsia="Segoe UI" w:cstheme="minorHAnsi"/>
          <w:color w:val="EE0000"/>
        </w:rPr>
        <w:t>Sustenta a incidência do prazo prescricional de três anos previsto no art. 206, § 3º, V, do Código Civil, por se tratar de pretensão de reparação civil decorrente de responsabilidade contratual. Afirma que, ajuizada a ação em 02/10/2025, estão prescritas todas as parcelas e os danos anteriores a 02/10/2022, inclusive as mensalidades vencidas entre outubro de 2020 e abril de 2022 que fundamentaram a condenação.</w:t>
      </w:r>
      <w:r w:rsidR="00820D61" w:rsidRPr="00820D61">
        <w:rPr>
          <w:rFonts w:eastAsia="Segoe UI" w:cstheme="minorHAnsi"/>
          <w:color w:val="EE0000"/>
        </w:rPr>
        <w:t xml:space="preserve"> </w:t>
      </w:r>
    </w:p>
    <w:p w14:paraId="1ADB9E98"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Quitação plena decorrente do distrato</w:t>
      </w:r>
    </w:p>
    <w:p w14:paraId="765FEC4E" w14:textId="7742D857" w:rsidR="00EB4A83" w:rsidRPr="00820D61" w:rsidRDefault="00EB4A83" w:rsidP="00820D61">
      <w:pPr>
        <w:numPr>
          <w:ilvl w:val="0"/>
          <w:numId w:val="8"/>
        </w:numPr>
        <w:spacing w:after="0" w:line="240" w:lineRule="auto"/>
        <w:ind w:left="0"/>
        <w:rPr>
          <w:rFonts w:eastAsia="Segoe UI" w:cstheme="minorHAnsi"/>
          <w:color w:val="EE0000"/>
        </w:rPr>
      </w:pPr>
      <w:r w:rsidRPr="00820D61">
        <w:rPr>
          <w:rFonts w:eastAsia="Segoe UI" w:cstheme="minorHAnsi"/>
          <w:color w:val="EE0000"/>
        </w:rPr>
        <w:t xml:space="preserve">Alega que o distrato celebrado em 06/06/2025 encerrou definitivamente a relação contratual, mediante o pagamento integral da quantia compensatória de R$ 30.000,00 e a retirada dos equipamentos, com quitação recíproca, ampla, geral e irrevogável de todas as obrigações. Defende ser contraditório reconhecer a eficácia do acordo para afastar o pedido de reparação dos equipamentos e desconsiderá-lo quanto às mensalidades, sob pena de violação à força obrigatória dos contratos e à vedação do enriquecimento sem causa. </w:t>
      </w:r>
    </w:p>
    <w:p w14:paraId="58F96A4A"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Supressio</w:t>
      </w:r>
    </w:p>
    <w:p w14:paraId="736F7FC2" w14:textId="65A1478D" w:rsidR="00EB4A83" w:rsidRPr="00820D61" w:rsidRDefault="00EB4A83" w:rsidP="00820D61">
      <w:pPr>
        <w:numPr>
          <w:ilvl w:val="0"/>
          <w:numId w:val="9"/>
        </w:numPr>
        <w:spacing w:after="0" w:line="240" w:lineRule="auto"/>
        <w:ind w:left="0"/>
        <w:rPr>
          <w:rFonts w:eastAsia="Segoe UI" w:cstheme="minorHAnsi"/>
          <w:color w:val="EE0000"/>
        </w:rPr>
      </w:pPr>
      <w:r w:rsidRPr="00820D61">
        <w:rPr>
          <w:rFonts w:eastAsia="Segoe UI" w:cstheme="minorHAnsi"/>
          <w:color w:val="EE0000"/>
        </w:rPr>
        <w:t xml:space="preserve">Argumenta que a ausência de cobrança por mais de três anos, associada à celebração do distrato, ao recebimento da compensação e à retirada dos equipamentos, gerou a legítima expectativa de extinção das obrigações, configurando a supressio como decorrência da boa-fé objetiva. </w:t>
      </w:r>
    </w:p>
    <w:p w14:paraId="17851E61"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Venire contra factum proprium</w:t>
      </w:r>
    </w:p>
    <w:p w14:paraId="68EB2E1A" w14:textId="6E8E56B5" w:rsidR="00EB4A83" w:rsidRPr="00820D61" w:rsidRDefault="00EB4A83" w:rsidP="00820D61">
      <w:pPr>
        <w:numPr>
          <w:ilvl w:val="0"/>
          <w:numId w:val="10"/>
        </w:numPr>
        <w:spacing w:after="0" w:line="240" w:lineRule="auto"/>
        <w:ind w:left="0"/>
        <w:rPr>
          <w:rFonts w:eastAsia="Segoe UI" w:cstheme="minorHAnsi"/>
          <w:color w:val="EE0000"/>
        </w:rPr>
      </w:pPr>
      <w:r w:rsidRPr="00820D61">
        <w:rPr>
          <w:rFonts w:eastAsia="Segoe UI" w:cstheme="minorHAnsi"/>
          <w:color w:val="EE0000"/>
        </w:rPr>
        <w:t xml:space="preserve">Sustenta que a cobrança judicial de valores anteriormente declarados quitados caracteriza comportamento contraditório, pois a apelada celebrou o distrato, recebeu integralmente a compensação ajustada e retirou os equipamentos, em afronta à boa-fé objetiva prevista no art. 422 do Código Civil. </w:t>
      </w:r>
    </w:p>
    <w:p w14:paraId="2154847F"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Critério de atualização do débito</w:t>
      </w:r>
    </w:p>
    <w:p w14:paraId="426BC8F0" w14:textId="2797330E" w:rsidR="00EB4A83" w:rsidRPr="00820D61" w:rsidRDefault="00EB4A83" w:rsidP="00820D61">
      <w:pPr>
        <w:numPr>
          <w:ilvl w:val="0"/>
          <w:numId w:val="11"/>
        </w:numPr>
        <w:spacing w:after="0" w:line="240" w:lineRule="auto"/>
        <w:ind w:left="0"/>
        <w:rPr>
          <w:rFonts w:eastAsia="Segoe UI" w:cstheme="minorHAnsi"/>
          <w:color w:val="EE0000"/>
        </w:rPr>
      </w:pPr>
      <w:r w:rsidRPr="00820D61">
        <w:rPr>
          <w:rFonts w:eastAsia="Segoe UI" w:cstheme="minorHAnsi"/>
          <w:color w:val="EE0000"/>
        </w:rPr>
        <w:t xml:space="preserve">Subsidiariamente, afirma que eventual condenação deve ser atualizada pelo INPC, desde o vencimento de cada parcela, acrescido de juros de mora de 1% ao mês, conforme estabelecido na cláusula 4.2 do contrato, com o afastamento da taxa SELIC aplicada na sentença. </w:t>
      </w:r>
    </w:p>
    <w:p w14:paraId="3C087FFF" w14:textId="77777777" w:rsidR="00EB4A83" w:rsidRPr="00820D61" w:rsidRDefault="00EB4A83" w:rsidP="00820D61">
      <w:pPr>
        <w:spacing w:after="0" w:line="240" w:lineRule="auto"/>
        <w:rPr>
          <w:rFonts w:eastAsia="Segoe UI" w:cstheme="minorHAnsi"/>
          <w:color w:val="EE0000"/>
        </w:rPr>
      </w:pPr>
      <w:r w:rsidRPr="00820D61">
        <w:rPr>
          <w:rFonts w:eastAsia="Segoe UI" w:cstheme="minorHAnsi"/>
          <w:b/>
          <w:bCs/>
          <w:color w:val="EE0000"/>
        </w:rPr>
        <w:t>Ônus sucumbenciais</w:t>
      </w:r>
    </w:p>
    <w:p w14:paraId="2D232730" w14:textId="179E1BA4" w:rsidR="00EB4A83" w:rsidRPr="00820D61" w:rsidRDefault="00EB4A83" w:rsidP="00820D61">
      <w:pPr>
        <w:numPr>
          <w:ilvl w:val="0"/>
          <w:numId w:val="12"/>
        </w:numPr>
        <w:spacing w:after="0" w:line="240" w:lineRule="auto"/>
        <w:ind w:left="0"/>
        <w:rPr>
          <w:rFonts w:eastAsia="Segoe UI" w:cstheme="minorHAnsi"/>
          <w:color w:val="EE0000"/>
        </w:rPr>
      </w:pPr>
      <w:r w:rsidRPr="00820D61">
        <w:rPr>
          <w:rFonts w:eastAsia="Segoe UI" w:cstheme="minorHAnsi"/>
          <w:color w:val="EE0000"/>
        </w:rPr>
        <w:t xml:space="preserve">Defende que o reconhecimento da prescrição ou da quitação plena impõe a inversão da sucumbência, com a condenação da apelada ao pagamento integral das custas processuais e dos honorários advocatícios, inclusive recursais, nos termos do art. 85, §§ 2º e 11, do CPC. </w:t>
      </w:r>
    </w:p>
    <w:p w14:paraId="38A33634" w14:textId="77777777" w:rsidR="00EB4A83" w:rsidRPr="00820D61" w:rsidRDefault="00EB4A83" w:rsidP="00820D61">
      <w:pPr>
        <w:spacing w:after="0" w:line="240" w:lineRule="auto"/>
        <w:rPr>
          <w:rFonts w:eastAsia="Segoe UI" w:cstheme="minorHAnsi"/>
          <w:b/>
          <w:bCs/>
          <w:color w:val="EE0000"/>
        </w:rPr>
      </w:pPr>
      <w:r w:rsidRPr="00820D61">
        <w:rPr>
          <w:rFonts w:eastAsia="Segoe UI" w:cstheme="minorHAnsi"/>
          <w:b/>
          <w:bCs/>
          <w:color w:val="EE0000"/>
        </w:rPr>
        <w:t>II. PEDIDO</w:t>
      </w:r>
    </w:p>
    <w:p w14:paraId="07D43E1F" w14:textId="50DA6FD8" w:rsidR="06954056" w:rsidRPr="00820D61" w:rsidRDefault="00EB4A83" w:rsidP="00820D61">
      <w:pPr>
        <w:numPr>
          <w:ilvl w:val="0"/>
          <w:numId w:val="13"/>
        </w:numPr>
        <w:spacing w:after="0" w:line="240" w:lineRule="auto"/>
        <w:ind w:left="0"/>
        <w:rPr>
          <w:rFonts w:cstheme="minorHAnsi"/>
          <w:color w:val="FF0000"/>
        </w:rPr>
      </w:pPr>
      <w:r w:rsidRPr="00820D61">
        <w:rPr>
          <w:rFonts w:eastAsia="Segoe UI" w:cstheme="minorHAnsi"/>
          <w:color w:val="EE0000"/>
        </w:rPr>
        <w:t xml:space="preserve">Requer o provimento da apelação para reconhecer a prescrição trienal e extinguir a pretensão com resolução de mérito; sucessivamente, reconhecer a quitação plena decorrente do distrato e julgar improcedentes os pedidos; subsidiariamente, determinar a aplicação do INPC, acrescido de juros de mora de 1% ao mês, em substituição à taxa SELIC; e inverter os ônus sucumbenciais, com a condenação da apelada ao pagamento integral das custas processuais e dos honorários advocatícios, inclusive recursais. </w:t>
      </w:r>
    </w:p>
    <w:p w14:paraId="08F96DB0" w14:textId="77777777" w:rsidR="00E87018" w:rsidRDefault="00E87018" w:rsidP="00DB1301">
      <w:pPr>
        <w:spacing w:after="0" w:line="360" w:lineRule="auto"/>
        <w:rPr>
          <w:rFonts w:ascii="Arial" w:hAnsi="Arial" w:cs="Arial"/>
          <w:sz w:val="28"/>
          <w:szCs w:val="28"/>
        </w:rPr>
      </w:pPr>
    </w:p>
    <w:p w14:paraId="5350F300" w14:textId="77777777" w:rsidR="00886ABA" w:rsidRDefault="00886ABA" w:rsidP="00DB1301">
      <w:pPr>
        <w:spacing w:after="0" w:line="360" w:lineRule="auto"/>
        <w:rPr>
          <w:rFonts w:ascii="Arial" w:hAnsi="Arial" w:cs="Arial"/>
          <w:sz w:val="28"/>
          <w:szCs w:val="28"/>
        </w:rPr>
      </w:pPr>
    </w:p>
    <w:p w14:paraId="63358632" w14:textId="21ACD170" w:rsidR="00DB1301" w:rsidRDefault="00F63CDB" w:rsidP="00355C73">
      <w:pPr>
        <w:spacing w:after="0" w:line="360" w:lineRule="auto"/>
        <w:jc w:val="center"/>
        <w:outlineLvl w:val="0"/>
        <w:rPr>
          <w:rFonts w:ascii="Arial" w:hAnsi="Arial" w:cs="Arial"/>
          <w:b/>
          <w:bCs/>
          <w:sz w:val="28"/>
          <w:szCs w:val="28"/>
        </w:rPr>
      </w:pPr>
      <w:r w:rsidRPr="3A9A9753">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3520F9">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3520F9">
      <w:pPr>
        <w:spacing w:after="0" w:line="360" w:lineRule="auto"/>
        <w:ind w:firstLine="2268"/>
        <w:jc w:val="both"/>
        <w:rPr>
          <w:rFonts w:ascii="Arial" w:hAnsi="Arial" w:cs="Arial"/>
          <w:sz w:val="28"/>
          <w:szCs w:val="28"/>
        </w:rPr>
      </w:pPr>
    </w:p>
    <w:p w14:paraId="1CF51594" w14:textId="77777777" w:rsidR="00762C8B" w:rsidRPr="00762C8B" w:rsidRDefault="00F63CDB" w:rsidP="00762C8B">
      <w:pPr>
        <w:spacing w:after="0" w:line="360" w:lineRule="auto"/>
        <w:ind w:left="2268" w:firstLine="1134"/>
        <w:jc w:val="both"/>
        <w:rPr>
          <w:rFonts w:ascii="Arial" w:eastAsia="Arial" w:hAnsi="Arial" w:cs="Arial"/>
          <w:i/>
          <w:iCs/>
          <w:sz w:val="26"/>
          <w:szCs w:val="26"/>
        </w:rPr>
      </w:pPr>
      <w:r w:rsidRPr="01C772C1">
        <w:rPr>
          <w:rFonts w:ascii="Arial" w:hAnsi="Arial" w:cs="Arial"/>
          <w:i/>
          <w:iCs/>
          <w:sz w:val="26"/>
          <w:szCs w:val="26"/>
        </w:rPr>
        <w:t>“</w:t>
      </w:r>
      <w:r w:rsidR="00762C8B" w:rsidRPr="00762C8B">
        <w:rPr>
          <w:rFonts w:ascii="Arial" w:eastAsia="Arial" w:hAnsi="Arial" w:cs="Arial"/>
          <w:i/>
          <w:iCs/>
          <w:sz w:val="26"/>
          <w:szCs w:val="26"/>
        </w:rPr>
        <w:t>Trata-se de ação ajuizada por EMOÇÕES DO ESPORTE EVENTOS E INICIATIVAS LTDA em desfavor de COTA MIL IATE CLUBE, partes qualificadas nos autos.</w:t>
      </w:r>
    </w:p>
    <w:p w14:paraId="770D2939"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Narra a inicial que a autora celebrou, em 13/04/2019, com a parte ré contrato de parceria para locação de equipamentos de academia. Sustenta que a ré assumiu a obrigação de pagar aluguel mensal de R$ 5.000,00, realizar a manutenção preventiva e corretiva dos equipamentos e restituí-los ao final do contrato no mesmo estado de conservação.</w:t>
      </w:r>
    </w:p>
    <w:p w14:paraId="7C2927C6"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Alega que, ao longo da execução contratual, a ré passou a negligenciar a manutenção dos equipamentos, deixando-os em estado precário de conservação. Afirma que reiteradas reclamações foram ignoradas, sendo constatado desgaste, ferrugem, peças danificadas e ausência de manutenção adequada. Aduz ainda que a ré comunicou a intenção de rescindir o contrato após adquirir novos equipamentos, porém se recusou a arcar com os reparos necessários antes da devolução dos bens.</w:t>
      </w:r>
    </w:p>
    <w:p w14:paraId="153FCBFF"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Sustenta, também, a inadimplência da ré quanto aos pagamentos de alugueis desde abril de 2020, acumulando débito originário de R$ 117.096,78, além de prejuízos decorrentes da necessidade de manutenção corretiva dos equipamentos no valor de R$ 38.320,00.</w:t>
      </w:r>
    </w:p>
    <w:p w14:paraId="74B982B4"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lastRenderedPageBreak/>
        <w:t>Requer a condenação da ré ao pagamento das mensalidades de aluguel inadimplidas, atualizado para R$ 250.034,82, já acrescidos multa de 10%, correção monetária pelo INPC, juros de mora de 1% ao mês e honorários advocatícios de 20% sobre o valor do débito (cláusula 4.2 do contrato) e, ainda, perdas e danos referente a falta de manutenção corretiva dos equipamentos, no valor de R$ 38.320,00 (trinta e oito mil trezentos e vinte reais).</w:t>
      </w:r>
    </w:p>
    <w:p w14:paraId="79391693"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Contestação (ID 256984182). Argui prescrição, defendendo a incidência do prazo trienal, uma vez que os supostos inadimplementos remontariam ao período entre abril de 2020 e abril de 2022. No mérito, sustenta a inexistência de inadimplemento, afirmando que houve acordo de rescisão com pagamento de R$ 30.000,00, quitando integralmente as obrigações. Defende que os equipamentos eram usados, sofreram apenas desgaste normal e receberam manutenção adequada, impugnando o orçamento apresentado pela autora. Alegou, ainda, suspensão das cobranças na pandemia e ausência de prejuízo, pois os bens foram retirados e vendidos pela autora. Ao final, sustenta boa-fé e ausência de dano, requerendo a improcedência dos pedidos.</w:t>
      </w:r>
    </w:p>
    <w:p w14:paraId="7256D601"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Réplica (ID 259272772).</w:t>
      </w:r>
    </w:p>
    <w:p w14:paraId="036806BC"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A decisão de ID 269412761 delimitou os pontos controvertidos.</w:t>
      </w:r>
    </w:p>
    <w:p w14:paraId="30AF8580" w14:textId="77777777" w:rsidR="00762C8B" w:rsidRPr="00762C8B" w:rsidRDefault="00762C8B" w:rsidP="00762C8B">
      <w:pPr>
        <w:spacing w:after="0" w:line="360" w:lineRule="auto"/>
        <w:ind w:left="2268" w:firstLine="1134"/>
        <w:jc w:val="both"/>
        <w:rPr>
          <w:rFonts w:ascii="Arial" w:eastAsia="Arial" w:hAnsi="Arial" w:cs="Arial"/>
          <w:i/>
          <w:iCs/>
          <w:sz w:val="26"/>
          <w:szCs w:val="26"/>
        </w:rPr>
      </w:pPr>
      <w:r w:rsidRPr="00762C8B">
        <w:rPr>
          <w:rFonts w:ascii="Arial" w:eastAsia="Arial" w:hAnsi="Arial" w:cs="Arial"/>
          <w:i/>
          <w:iCs/>
          <w:sz w:val="26"/>
          <w:szCs w:val="26"/>
        </w:rPr>
        <w:t>Audiência de instrução e julgamento (ID 272596335).</w:t>
      </w:r>
    </w:p>
    <w:p w14:paraId="2A1367AB" w14:textId="55020C83" w:rsidR="00F63CDB" w:rsidRPr="00606A37" w:rsidRDefault="00762C8B" w:rsidP="00762C8B">
      <w:pPr>
        <w:spacing w:after="0" w:line="360" w:lineRule="auto"/>
        <w:ind w:left="2268" w:firstLine="1134"/>
        <w:jc w:val="both"/>
      </w:pPr>
      <w:r>
        <w:rPr>
          <w:rFonts w:ascii="Arial" w:eastAsia="Arial" w:hAnsi="Arial" w:cs="Arial"/>
          <w:i/>
          <w:iCs/>
          <w:sz w:val="26"/>
          <w:szCs w:val="26"/>
        </w:rPr>
        <w:lastRenderedPageBreak/>
        <w:t>Os autos vieram conclusos para sentença.</w:t>
      </w:r>
      <w:r>
        <w:t xml:space="preserve"> (</w:t>
      </w:r>
      <w:r>
        <w:rPr>
          <w:rFonts w:ascii="Arial" w:hAnsi="Arial" w:cs="Arial"/>
          <w:i/>
          <w:color w:val="808080"/>
          <w:sz w:val="26"/>
        </w:rPr>
        <w:t>...</w:t>
      </w:r>
      <w:r>
        <w:rPr>
          <w:rFonts w:ascii="Arial" w:eastAsia="Arial" w:hAnsi="Arial" w:cs="Arial"/>
          <w:i/>
          <w:iCs/>
          <w:sz w:val="26"/>
          <w:szCs w:val="26"/>
        </w:rPr>
        <w:t>)</w:t>
      </w:r>
      <w:r>
        <w:rPr>
          <w:rFonts w:ascii="Arial" w:hAnsi="Arial" w:cs="Arial"/>
          <w:i/>
          <w:iCs/>
          <w:sz w:val="26"/>
          <w:szCs w:val="26"/>
        </w:rPr>
        <w:t>” (ID 85711454).</w:t>
      </w:r>
    </w:p>
    <w:p w14:paraId="62321101" w14:textId="77777777" w:rsidR="00F63CDB" w:rsidRDefault="00F63CDB" w:rsidP="003520F9">
      <w:pPr>
        <w:spacing w:after="0" w:line="360" w:lineRule="auto"/>
        <w:ind w:firstLine="2268"/>
        <w:jc w:val="both"/>
        <w:rPr>
          <w:rFonts w:ascii="Arial" w:hAnsi="Arial" w:cs="Arial"/>
          <w:sz w:val="28"/>
          <w:szCs w:val="28"/>
        </w:rPr>
      </w:pPr>
    </w:p>
    <w:p w14:paraId="04E520D9" w14:textId="56B92652" w:rsidR="0061262D" w:rsidRDefault="009C5E91" w:rsidP="003520F9">
      <w:pPr>
        <w:spacing w:after="0" w:line="360" w:lineRule="auto"/>
        <w:ind w:firstLine="2268"/>
        <w:jc w:val="both"/>
        <w:rPr>
          <w:rFonts w:ascii="Arial" w:hAnsi="Arial" w:cs="Arial"/>
          <w:sz w:val="28"/>
          <w:szCs w:val="28"/>
        </w:rPr>
      </w:pPr>
      <w:commentRangeStart w:id="6"/>
      <w:r>
        <w:rPr>
          <w:rFonts w:ascii="Arial" w:hAnsi="Arial" w:cs="Arial"/>
          <w:sz w:val="28"/>
          <w:szCs w:val="28"/>
        </w:rPr>
        <w:t xml:space="preserve">A </w:t>
      </w:r>
      <w:r>
        <w:rPr>
          <w:rFonts w:ascii="Arial" w:hAnsi="Arial" w:cs="Arial"/>
          <w:color w:val="808080"/>
          <w:sz w:val="28"/>
          <w:szCs w:val="28"/>
        </w:rPr>
        <w:t>MM</w:t>
      </w:r>
      <w:r>
        <w:rPr>
          <w:rFonts w:ascii="Arial" w:hAnsi="Arial" w:cs="Arial"/>
          <w:sz w:val="28"/>
          <w:szCs w:val="28"/>
        </w:rPr>
        <w:t xml:space="preserve">. Juíza sentenciante, </w:t>
      </w:r>
      <w:r>
        <w:rPr>
          <w:rFonts w:ascii="Arial" w:hAnsi="Arial" w:cs="Arial"/>
          <w:color w:val="808080"/>
          <w:sz w:val="28"/>
          <w:szCs w:val="28"/>
        </w:rPr>
        <w:t>Dra</w:t>
      </w:r>
      <w:r>
        <w:rPr>
          <w:rFonts w:ascii="Arial" w:hAnsi="Arial" w:cs="Arial"/>
          <w:sz w:val="28"/>
          <w:szCs w:val="28"/>
        </w:rPr>
        <w:t>. Geilza Fátima Cavalcanti Diniz, da 3ª Vara Cível de Brasília, julgou no seguinte sentido:</w:t>
      </w:r>
      <w:commentRangeEnd w:id="6"/>
      <w:r>
        <w:rPr>
          <w:rStyle w:val="Refdecomentrio"/>
          <w:rFonts w:ascii="Arial" w:hAnsi="Arial" w:cs="Arial"/>
          <w:sz w:val="28"/>
          <w:szCs w:val="28"/>
        </w:rPr>
        <w:commentReference w:id="6"/>
      </w:r>
    </w:p>
    <w:p w14:paraId="12E5EEA8" w14:textId="77777777" w:rsidR="0061262D" w:rsidRDefault="0061262D" w:rsidP="003520F9">
      <w:pPr>
        <w:spacing w:after="0" w:line="360" w:lineRule="auto"/>
        <w:ind w:firstLine="2268"/>
        <w:jc w:val="both"/>
        <w:rPr>
          <w:rFonts w:ascii="Arial" w:hAnsi="Arial" w:cs="Arial"/>
          <w:sz w:val="28"/>
          <w:szCs w:val="28"/>
        </w:rPr>
      </w:pPr>
    </w:p>
    <w:p w14:paraId="70658604" w14:textId="74418E69" w:rsidR="00707C92" w:rsidRPr="00707C92" w:rsidRDefault="0006080C" w:rsidP="00707C92">
      <w:pPr>
        <w:spacing w:after="0" w:line="360" w:lineRule="auto"/>
        <w:ind w:left="2268" w:firstLine="1134"/>
        <w:jc w:val="both"/>
        <w:rPr>
          <w:rFonts w:ascii="Arial" w:eastAsia="Arial" w:hAnsi="Arial" w:cs="Arial"/>
          <w:i/>
          <w:iCs/>
          <w:sz w:val="26"/>
          <w:szCs w:val="26"/>
        </w:rPr>
      </w:pPr>
      <w:r w:rsidRPr="01C772C1">
        <w:rPr>
          <w:rFonts w:ascii="Arial" w:hAnsi="Arial" w:cs="Arial"/>
          <w:i/>
          <w:iCs/>
          <w:sz w:val="26"/>
          <w:szCs w:val="26"/>
        </w:rPr>
        <w:t>“</w:t>
      </w:r>
      <w:r w:rsidR="00707C92" w:rsidRPr="00707C92">
        <w:rPr>
          <w:rFonts w:ascii="Arial" w:eastAsia="Arial" w:hAnsi="Arial" w:cs="Arial"/>
          <w:i/>
          <w:iCs/>
          <w:sz w:val="26"/>
          <w:szCs w:val="26"/>
        </w:rPr>
        <w:t>Ante o exposto, JULGO PARCIALMENTE PROCEDENTES os pedidos, com resolução de mérito, nos termos do art. 487, inciso I, do Código de Processo Civil, para:</w:t>
      </w:r>
    </w:p>
    <w:p w14:paraId="5A937FA2" w14:textId="77777777" w:rsidR="00707C92" w:rsidRPr="00707C92" w:rsidRDefault="00707C92" w:rsidP="00707C92">
      <w:pPr>
        <w:spacing w:after="0" w:line="360" w:lineRule="auto"/>
        <w:ind w:left="2268" w:firstLine="1134"/>
        <w:jc w:val="both"/>
        <w:rPr>
          <w:rFonts w:ascii="Arial" w:eastAsia="Arial" w:hAnsi="Arial" w:cs="Arial"/>
          <w:i/>
          <w:iCs/>
          <w:sz w:val="26"/>
          <w:szCs w:val="26"/>
        </w:rPr>
      </w:pPr>
      <w:r w:rsidRPr="00707C92">
        <w:rPr>
          <w:rFonts w:ascii="Arial" w:eastAsia="Arial" w:hAnsi="Arial" w:cs="Arial"/>
          <w:i/>
          <w:iCs/>
          <w:sz w:val="26"/>
          <w:szCs w:val="26"/>
        </w:rPr>
        <w:t>a) RECONHECER a prescrição das mensalidades vencidas antes de 02/10/2020;</w:t>
      </w:r>
    </w:p>
    <w:p w14:paraId="16FF5AED" w14:textId="77777777" w:rsidR="00707C92" w:rsidRPr="00707C92" w:rsidRDefault="00707C92" w:rsidP="00707C92">
      <w:pPr>
        <w:spacing w:after="0" w:line="360" w:lineRule="auto"/>
        <w:ind w:left="2268" w:firstLine="1134"/>
        <w:jc w:val="both"/>
        <w:rPr>
          <w:rFonts w:ascii="Arial" w:eastAsia="Arial" w:hAnsi="Arial" w:cs="Arial"/>
          <w:i/>
          <w:iCs/>
          <w:sz w:val="26"/>
          <w:szCs w:val="26"/>
        </w:rPr>
      </w:pPr>
      <w:r w:rsidRPr="00707C92">
        <w:rPr>
          <w:rFonts w:ascii="Arial" w:eastAsia="Arial" w:hAnsi="Arial" w:cs="Arial"/>
          <w:i/>
          <w:iCs/>
          <w:sz w:val="26"/>
          <w:szCs w:val="26"/>
        </w:rPr>
        <w:t>b) CONDENAR a ré ao pagamento das mensalidades não prescritas, no valor principal de R$ 95.000,00 (noventa e cinco mil), correspondente às parcelas vencidas entre outubro de 2020 e abril de 2022, com incidência de juros de mora e correção monetária pela SELIC a partir do vencimento de cada parcela, respeitado o disposto no art. 406, § 1º, do Código Civil, excluídas as parcelas prescritas e descontados eventuais pagamentos comprovados nos autos.</w:t>
      </w:r>
    </w:p>
    <w:p w14:paraId="54F59014" w14:textId="77777777" w:rsidR="00707C92" w:rsidRPr="00707C92" w:rsidRDefault="00707C92" w:rsidP="00707C92">
      <w:pPr>
        <w:spacing w:after="0" w:line="360" w:lineRule="auto"/>
        <w:ind w:left="2268" w:firstLine="1134"/>
        <w:jc w:val="both"/>
        <w:rPr>
          <w:rFonts w:ascii="Arial" w:eastAsia="Arial" w:hAnsi="Arial" w:cs="Arial"/>
          <w:i/>
          <w:iCs/>
          <w:sz w:val="26"/>
          <w:szCs w:val="26"/>
        </w:rPr>
      </w:pPr>
      <w:commentRangeStart w:id="7"/>
      <w:r>
        <w:rPr>
          <w:rFonts w:ascii="Arial" w:eastAsia="Arial" w:hAnsi="Arial" w:cs="Arial"/>
          <w:i/>
          <w:iCs/>
          <w:sz w:val="26"/>
          <w:szCs w:val="26"/>
        </w:rPr>
        <w:t xml:space="preserve">Em razão da sucumbência recíproca, condeno as partes ao pagamento das custas processuais e dos honorários advocatícios, que fixo em 10% (dez por cento) sobre o valor atualizado da condenação, na proporção de 70% (setenta por cento) a cargo da ré e 30% (trinta por cento) cargo da autora, nos termos do art. 85, §§ 2º e 14, do CPC, vedada a </w:t>
      </w:r>
      <w:r>
        <w:rPr>
          <w:rFonts w:ascii="Arial" w:eastAsia="Arial" w:hAnsi="Arial" w:cs="Arial"/>
          <w:i/>
          <w:iCs/>
          <w:sz w:val="26"/>
          <w:szCs w:val="26"/>
        </w:rPr>
        <w:lastRenderedPageBreak/>
        <w:t>compensação dos honorários advocatícios.</w:t>
      </w:r>
      <w:r>
        <w:rPr>
          <w:rFonts w:ascii="Arial" w:eastAsia="Arial" w:hAnsi="Arial" w:cs="Arial"/>
          <w:i/>
          <w:iCs/>
          <w:color w:val="808080"/>
          <w:sz w:val="26"/>
          <w:szCs w:val="26"/>
        </w:rPr>
        <w:t>” (ID 85711454).</w:t>
      </w:r>
      <w:commentRangeEnd w:id="7"/>
      <w:r w:rsidRPr="00707C92">
        <w:rPr>
          <w:rStyle w:val="Refdecomentrio"/>
          <w:rFonts w:ascii="Arial" w:eastAsia="Arial" w:hAnsi="Arial" w:cs="Arial"/>
          <w:i/>
          <w:iCs/>
          <w:sz w:val="26"/>
          <w:szCs w:val="26"/>
        </w:rPr>
        <w:commentReference w:id="7"/>
      </w:r>
    </w:p>
    <w:p w14:paraId="41F018EC" w14:textId="77777777" w:rsidR="0061262D" w:rsidRDefault="0061262D" w:rsidP="003520F9">
      <w:pPr>
        <w:spacing w:after="0" w:line="360" w:lineRule="auto"/>
        <w:ind w:firstLine="2268"/>
        <w:jc w:val="both"/>
        <w:rPr>
          <w:rFonts w:ascii="Arial" w:hAnsi="Arial" w:cs="Arial"/>
          <w:sz w:val="28"/>
          <w:szCs w:val="28"/>
        </w:rPr>
      </w:pPr>
    </w:p>
    <w:p w14:paraId="3A6D72EF" w14:textId="3EB51EDF" w:rsidR="00AB1E7C" w:rsidRPr="00B64A9E" w:rsidRDefault="009A5DC6" w:rsidP="00AB1E7C">
      <w:pPr>
        <w:spacing w:after="0" w:line="360" w:lineRule="auto"/>
        <w:ind w:firstLine="2268"/>
        <w:jc w:val="both"/>
        <w:rPr>
          <w:rFonts w:ascii="Arial" w:hAnsi="Arial" w:cs="Arial"/>
          <w:sz w:val="28"/>
          <w:szCs w:val="28"/>
        </w:rPr>
      </w:pPr>
      <w:r>
        <w:rPr>
          <w:rFonts w:ascii="Arial" w:hAnsi="Arial" w:cs="Arial"/>
          <w:sz w:val="28"/>
          <w:szCs w:val="28"/>
        </w:rPr>
        <w:t>O</w:t>
      </w:r>
      <w:r w:rsidR="00B64A9E" w:rsidRPr="00B64A9E">
        <w:rPr>
          <w:rFonts w:ascii="Arial" w:hAnsi="Arial" w:cs="Arial"/>
          <w:sz w:val="28"/>
          <w:szCs w:val="28"/>
        </w:rPr>
        <w:t xml:space="preserve"> réu</w:t>
      </w:r>
      <w:r w:rsidR="008771E1">
        <w:rPr>
          <w:rFonts w:ascii="Arial" w:hAnsi="Arial" w:cs="Arial"/>
          <w:sz w:val="28"/>
          <w:szCs w:val="28"/>
        </w:rPr>
        <w:t xml:space="preserve"> opôs embargos de declaração (ID</w:t>
      </w:r>
      <w:r w:rsidR="003204F4">
        <w:rPr>
          <w:rFonts w:ascii="Arial" w:hAnsi="Arial" w:cs="Arial"/>
          <w:sz w:val="28"/>
          <w:szCs w:val="28"/>
        </w:rPr>
        <w:t xml:space="preserve"> </w:t>
      </w:r>
      <w:r w:rsidR="00AB1E7C">
        <w:rPr>
          <w:rFonts w:ascii="Arial" w:hAnsi="Arial" w:cs="Arial"/>
          <w:sz w:val="28"/>
          <w:szCs w:val="28"/>
        </w:rPr>
        <w:t>88729618)</w:t>
      </w:r>
      <w:r w:rsidR="00B64A9E" w:rsidRPr="00B64A9E">
        <w:rPr>
          <w:rFonts w:ascii="Arial" w:hAnsi="Arial" w:cs="Arial"/>
          <w:sz w:val="28"/>
          <w:szCs w:val="28"/>
        </w:rPr>
        <w:t xml:space="preserve">, </w:t>
      </w:r>
      <w:r w:rsidR="00AB1E7C">
        <w:rPr>
          <w:rFonts w:ascii="Arial" w:hAnsi="Arial" w:cs="Arial"/>
          <w:sz w:val="28"/>
          <w:szCs w:val="28"/>
        </w:rPr>
        <w:t xml:space="preserve">os quais foram rejeitados (ID </w:t>
      </w:r>
      <w:r w:rsidR="00F37772">
        <w:rPr>
          <w:rFonts w:ascii="Arial" w:hAnsi="Arial" w:cs="Arial"/>
          <w:sz w:val="28"/>
          <w:szCs w:val="28"/>
        </w:rPr>
        <w:t>8872</w:t>
      </w:r>
      <w:r w:rsidR="00630F2D">
        <w:rPr>
          <w:rFonts w:ascii="Arial" w:hAnsi="Arial" w:cs="Arial"/>
          <w:sz w:val="28"/>
          <w:szCs w:val="28"/>
        </w:rPr>
        <w:t>9622).</w:t>
      </w:r>
    </w:p>
    <w:p w14:paraId="5E781BDA" w14:textId="77777777" w:rsidR="00B64A9E" w:rsidRDefault="00B64A9E" w:rsidP="00C15B47">
      <w:pPr>
        <w:spacing w:after="0" w:line="360" w:lineRule="auto"/>
        <w:ind w:firstLine="2268"/>
        <w:jc w:val="both"/>
        <w:rPr>
          <w:rFonts w:ascii="Arial" w:hAnsi="Arial" w:cs="Arial"/>
          <w:sz w:val="28"/>
          <w:szCs w:val="28"/>
        </w:rPr>
      </w:pPr>
    </w:p>
    <w:p w14:paraId="1FA87CF5" w14:textId="670EECF3" w:rsidR="00C15B47" w:rsidRPr="00C15B47" w:rsidRDefault="00C15B47" w:rsidP="00C15B47">
      <w:pPr>
        <w:spacing w:after="0" w:line="360" w:lineRule="auto"/>
        <w:ind w:firstLine="2268"/>
        <w:jc w:val="both"/>
        <w:rPr>
          <w:rFonts w:ascii="Arial" w:hAnsi="Arial" w:cs="Arial"/>
          <w:sz w:val="28"/>
          <w:szCs w:val="28"/>
        </w:rPr>
      </w:pPr>
      <w:r w:rsidRPr="00C15B47">
        <w:rPr>
          <w:rFonts w:ascii="Arial" w:hAnsi="Arial" w:cs="Arial"/>
          <w:sz w:val="28"/>
          <w:szCs w:val="28"/>
        </w:rPr>
        <w:t>Apelo do réu, Cota Mil Iate Clube</w:t>
      </w:r>
      <w:r w:rsidR="00656D9C">
        <w:rPr>
          <w:rFonts w:ascii="Arial" w:hAnsi="Arial" w:cs="Arial"/>
          <w:sz w:val="28"/>
          <w:szCs w:val="28"/>
        </w:rPr>
        <w:t xml:space="preserve"> (ID </w:t>
      </w:r>
      <w:r w:rsidR="00AA1231">
        <w:rPr>
          <w:rFonts w:ascii="Arial" w:hAnsi="Arial" w:cs="Arial"/>
          <w:sz w:val="28"/>
          <w:szCs w:val="28"/>
        </w:rPr>
        <w:t>8872</w:t>
      </w:r>
      <w:r w:rsidR="00D664B6">
        <w:rPr>
          <w:rFonts w:ascii="Arial" w:hAnsi="Arial" w:cs="Arial"/>
          <w:sz w:val="28"/>
          <w:szCs w:val="28"/>
        </w:rPr>
        <w:t>9625)</w:t>
      </w:r>
      <w:r w:rsidRPr="00C15B47">
        <w:rPr>
          <w:rFonts w:ascii="Arial" w:hAnsi="Arial" w:cs="Arial"/>
          <w:sz w:val="28"/>
          <w:szCs w:val="28"/>
        </w:rPr>
        <w:t xml:space="preserve">, em que alega, em síntese, que: </w:t>
      </w:r>
      <w:r w:rsidRPr="00C15B47">
        <w:rPr>
          <w:rFonts w:ascii="Arial" w:hAnsi="Arial" w:cs="Arial"/>
          <w:b/>
          <w:bCs/>
          <w:sz w:val="28"/>
          <w:szCs w:val="28"/>
        </w:rPr>
        <w:t>1)</w:t>
      </w:r>
      <w:r w:rsidRPr="00C15B47">
        <w:rPr>
          <w:rFonts w:ascii="Arial" w:hAnsi="Arial" w:cs="Arial"/>
          <w:sz w:val="28"/>
          <w:szCs w:val="28"/>
        </w:rPr>
        <w:t xml:space="preserve"> a pretensão discutida nos autos possui natureza indenizatória e se submete ao prazo prescricional de três anos previsto no art. 206, § 3º, V, do Código Civil; </w:t>
      </w:r>
      <w:r w:rsidRPr="00C15B47">
        <w:rPr>
          <w:rFonts w:ascii="Arial" w:hAnsi="Arial" w:cs="Arial"/>
          <w:b/>
          <w:bCs/>
          <w:sz w:val="28"/>
          <w:szCs w:val="28"/>
        </w:rPr>
        <w:t>2)</w:t>
      </w:r>
      <w:r w:rsidRPr="00C15B47">
        <w:rPr>
          <w:rFonts w:ascii="Arial" w:hAnsi="Arial" w:cs="Arial"/>
          <w:sz w:val="28"/>
          <w:szCs w:val="28"/>
        </w:rPr>
        <w:t xml:space="preserve"> as partes celebraram acordo definitivo para encerramento da relação contratual, mediante o pagamento de R$ 30.000,00 em seis parcelas; </w:t>
      </w:r>
      <w:r w:rsidRPr="00C15B47">
        <w:rPr>
          <w:rFonts w:ascii="Arial" w:hAnsi="Arial" w:cs="Arial"/>
          <w:b/>
          <w:bCs/>
          <w:sz w:val="28"/>
          <w:szCs w:val="28"/>
        </w:rPr>
        <w:t>3)</w:t>
      </w:r>
      <w:r w:rsidRPr="00C15B47">
        <w:rPr>
          <w:rFonts w:ascii="Arial" w:hAnsi="Arial" w:cs="Arial"/>
          <w:sz w:val="28"/>
          <w:szCs w:val="28"/>
        </w:rPr>
        <w:t xml:space="preserve"> a minuta de distrato, as conversas mantidas entre as partes, o pagamento integral da quantia ajustada e a retirada dos equipamentos demonstram a existência de quitação plena; </w:t>
      </w:r>
      <w:r w:rsidRPr="00C15B47">
        <w:rPr>
          <w:rFonts w:ascii="Arial" w:hAnsi="Arial" w:cs="Arial"/>
          <w:b/>
          <w:bCs/>
          <w:sz w:val="28"/>
          <w:szCs w:val="28"/>
        </w:rPr>
        <w:t>4)</w:t>
      </w:r>
      <w:r w:rsidRPr="00C15B47">
        <w:rPr>
          <w:rFonts w:ascii="Arial" w:hAnsi="Arial" w:cs="Arial"/>
          <w:sz w:val="28"/>
          <w:szCs w:val="28"/>
        </w:rPr>
        <w:t xml:space="preserve"> a ausência de cobrança por período prolongado criou legítima expectativa de inexistência do débito, atraindo os institutos da </w:t>
      </w:r>
      <w:r w:rsidRPr="00C15B47">
        <w:rPr>
          <w:rFonts w:ascii="Arial" w:hAnsi="Arial" w:cs="Arial"/>
          <w:i/>
          <w:iCs/>
          <w:sz w:val="28"/>
          <w:szCs w:val="28"/>
        </w:rPr>
        <w:t>supressio</w:t>
      </w:r>
      <w:r w:rsidRPr="00C15B47">
        <w:rPr>
          <w:rFonts w:ascii="Arial" w:hAnsi="Arial" w:cs="Arial"/>
          <w:sz w:val="28"/>
          <w:szCs w:val="28"/>
        </w:rPr>
        <w:t xml:space="preserve"> e do </w:t>
      </w:r>
      <w:r w:rsidRPr="00C15B47">
        <w:rPr>
          <w:rFonts w:ascii="Arial" w:hAnsi="Arial" w:cs="Arial"/>
          <w:i/>
          <w:iCs/>
          <w:sz w:val="28"/>
          <w:szCs w:val="28"/>
        </w:rPr>
        <w:t>venire contra factum proprium</w:t>
      </w:r>
      <w:r w:rsidRPr="00C15B47">
        <w:rPr>
          <w:rFonts w:ascii="Arial" w:hAnsi="Arial" w:cs="Arial"/>
          <w:sz w:val="28"/>
          <w:szCs w:val="28"/>
        </w:rPr>
        <w:t xml:space="preserve">; e </w:t>
      </w:r>
      <w:r w:rsidRPr="00C15B47">
        <w:rPr>
          <w:rFonts w:ascii="Arial" w:hAnsi="Arial" w:cs="Arial"/>
          <w:b/>
          <w:bCs/>
          <w:sz w:val="28"/>
          <w:szCs w:val="28"/>
        </w:rPr>
        <w:t>5)</w:t>
      </w:r>
      <w:r w:rsidRPr="00C15B47">
        <w:rPr>
          <w:rFonts w:ascii="Arial" w:hAnsi="Arial" w:cs="Arial"/>
          <w:sz w:val="28"/>
          <w:szCs w:val="28"/>
        </w:rPr>
        <w:t xml:space="preserve"> subsidiariamente, devem ser aplicados os encargos previstos na cláusula 4.2 do contrato.</w:t>
      </w:r>
    </w:p>
    <w:p w14:paraId="453505A2" w14:textId="77777777" w:rsidR="00C0721F" w:rsidRDefault="00C0721F" w:rsidP="003520F9">
      <w:pPr>
        <w:spacing w:after="0" w:line="360" w:lineRule="auto"/>
        <w:ind w:firstLine="2268"/>
        <w:jc w:val="both"/>
        <w:rPr>
          <w:rFonts w:ascii="Arial" w:hAnsi="Arial" w:cs="Arial"/>
          <w:sz w:val="28"/>
          <w:szCs w:val="28"/>
        </w:rPr>
      </w:pPr>
    </w:p>
    <w:p w14:paraId="7AC123A2" w14:textId="73226DF1" w:rsidR="00882188" w:rsidRDefault="00C15B47" w:rsidP="003520F9">
      <w:pPr>
        <w:spacing w:after="0" w:line="360" w:lineRule="auto"/>
        <w:ind w:firstLine="2268"/>
        <w:jc w:val="both"/>
      </w:pPr>
      <w:commentRangeStart w:id="8"/>
      <w:r>
        <w:rPr>
          <w:rFonts w:ascii="Arial" w:hAnsi="Arial" w:cs="Arial"/>
          <w:sz w:val="28"/>
          <w:szCs w:val="28"/>
        </w:rPr>
        <w:t xml:space="preserve">Requer </w:t>
      </w:r>
      <w:r>
        <w:rPr>
          <w:rFonts w:ascii="Arial" w:hAnsi="Arial" w:cs="Arial"/>
          <w:color w:val="808080"/>
          <w:sz w:val="28"/>
          <w:szCs w:val="28"/>
        </w:rPr>
        <w:t>a</w:t>
      </w:r>
      <w:r>
        <w:rPr>
          <w:rFonts w:ascii="Arial" w:hAnsi="Arial" w:cs="Arial"/>
          <w:sz w:val="28"/>
          <w:szCs w:val="28"/>
        </w:rPr>
        <w:t xml:space="preserve"> </w:t>
      </w:r>
      <w:r>
        <w:rPr>
          <w:rFonts w:ascii="Arial" w:hAnsi="Arial" w:cs="Arial"/>
          <w:color w:val="808080"/>
          <w:sz w:val="28"/>
          <w:szCs w:val="28"/>
        </w:rPr>
        <w:t>reforma</w:t>
      </w:r>
      <w:r>
        <w:rPr>
          <w:rFonts w:ascii="Arial" w:hAnsi="Arial" w:cs="Arial"/>
          <w:sz w:val="28"/>
          <w:szCs w:val="28"/>
        </w:rPr>
        <w:t xml:space="preserve"> </w:t>
      </w:r>
      <w:r>
        <w:rPr>
          <w:rFonts w:ascii="Arial" w:hAnsi="Arial" w:cs="Arial"/>
          <w:color w:val="808080"/>
          <w:sz w:val="28"/>
          <w:szCs w:val="28"/>
        </w:rPr>
        <w:t>da</w:t>
      </w:r>
      <w:r>
        <w:rPr>
          <w:rFonts w:ascii="Arial" w:hAnsi="Arial" w:cs="Arial"/>
          <w:sz w:val="28"/>
          <w:szCs w:val="28"/>
        </w:rPr>
        <w:t xml:space="preserve"> </w:t>
      </w:r>
      <w:r>
        <w:rPr>
          <w:rFonts w:ascii="Arial" w:hAnsi="Arial" w:cs="Arial"/>
          <w:color w:val="808080"/>
          <w:sz w:val="28"/>
          <w:szCs w:val="28"/>
        </w:rPr>
        <w:t>r. sentença</w:t>
      </w:r>
      <w:r>
        <w:rPr>
          <w:rFonts w:ascii="Arial" w:hAnsi="Arial" w:cs="Arial"/>
          <w:sz w:val="28"/>
          <w:szCs w:val="28"/>
        </w:rPr>
        <w:t xml:space="preserve"> para </w:t>
      </w:r>
      <w:r>
        <w:rPr>
          <w:rFonts w:ascii="Arial" w:hAnsi="Arial" w:cs="Arial"/>
          <w:color w:val="808080"/>
          <w:sz w:val="28"/>
          <w:szCs w:val="28"/>
        </w:rPr>
        <w:t>julgar</w:t>
      </w:r>
      <w:r>
        <w:rPr>
          <w:rFonts w:ascii="Arial" w:hAnsi="Arial" w:cs="Arial"/>
          <w:sz w:val="28"/>
          <w:szCs w:val="28"/>
        </w:rPr>
        <w:t xml:space="preserve"> improcedentes os pedidos. Subsidiariamente, requer a aplicação dos encargos contratuais.</w:t>
      </w:r>
      <w:commentRangeEnd w:id="8"/>
      <w:r>
        <w:rPr>
          <w:rStyle w:val="Refdecomentrio"/>
          <w:sz w:val="22"/>
          <w:szCs w:val="22"/>
        </w:rPr>
        <w:commentReference w:id="8"/>
      </w:r>
    </w:p>
    <w:p w14:paraId="31BB7935" w14:textId="77777777" w:rsidR="00C0721F" w:rsidRDefault="00C0721F" w:rsidP="003520F9">
      <w:pPr>
        <w:spacing w:after="0" w:line="360" w:lineRule="auto"/>
        <w:ind w:firstLine="2268"/>
        <w:jc w:val="both"/>
        <w:rPr>
          <w:rFonts w:ascii="Arial" w:eastAsia="Arial" w:hAnsi="Arial" w:cs="Arial"/>
          <w:sz w:val="28"/>
          <w:szCs w:val="28"/>
        </w:rPr>
      </w:pPr>
    </w:p>
    <w:p w14:paraId="5D1976DD" w14:textId="5187AAC4" w:rsidR="000B2FA2" w:rsidRDefault="00B64A9E" w:rsidP="00B64A9E">
      <w:pPr>
        <w:spacing w:after="0" w:line="360" w:lineRule="auto"/>
        <w:ind w:firstLine="2268"/>
        <w:jc w:val="both"/>
        <w:rPr>
          <w:rFonts w:ascii="Arial" w:eastAsia="Arial" w:hAnsi="Arial" w:cs="Arial"/>
          <w:sz w:val="28"/>
          <w:szCs w:val="28"/>
        </w:rPr>
      </w:pPr>
      <w:commentRangeStart w:id="9"/>
      <w:r>
        <w:rPr>
          <w:rFonts w:ascii="Arial" w:eastAsia="Arial" w:hAnsi="Arial" w:cs="Arial"/>
          <w:sz w:val="28"/>
          <w:szCs w:val="28"/>
        </w:rPr>
        <w:t xml:space="preserve">Contrarrazões (ID 88729629), em que </w:t>
      </w:r>
      <w:r>
        <w:rPr>
          <w:rFonts w:ascii="Arial" w:eastAsia="Arial" w:hAnsi="Arial" w:cs="Arial"/>
          <w:color w:val="808080"/>
          <w:sz w:val="28"/>
          <w:szCs w:val="28"/>
        </w:rPr>
        <w:t xml:space="preserve">a apelada </w:t>
      </w:r>
      <w:r>
        <w:rPr>
          <w:rFonts w:ascii="Arial" w:eastAsia="Arial" w:hAnsi="Arial" w:cs="Arial"/>
          <w:sz w:val="28"/>
          <w:szCs w:val="28"/>
        </w:rPr>
        <w:t>suscita preliminar de deserção</w:t>
      </w:r>
      <w:r>
        <w:rPr>
          <w:rFonts w:ascii="Arial" w:eastAsia="Arial" w:hAnsi="Arial" w:cs="Arial"/>
          <w:color w:val="808080"/>
          <w:sz w:val="28"/>
          <w:szCs w:val="28"/>
        </w:rPr>
        <w:t xml:space="preserve"> e, no</w:t>
      </w:r>
      <w:r>
        <w:rPr>
          <w:rFonts w:ascii="Arial" w:eastAsia="Arial" w:hAnsi="Arial" w:cs="Arial"/>
          <w:sz w:val="28"/>
          <w:szCs w:val="28"/>
        </w:rPr>
        <w:t xml:space="preserve"> mérito, </w:t>
      </w:r>
      <w:r>
        <w:rPr>
          <w:rFonts w:ascii="Arial" w:eastAsia="Arial" w:hAnsi="Arial" w:cs="Arial"/>
          <w:color w:val="808080"/>
          <w:sz w:val="28"/>
          <w:szCs w:val="28"/>
        </w:rPr>
        <w:t>alega</w:t>
      </w:r>
      <w:r>
        <w:rPr>
          <w:rFonts w:ascii="Arial" w:eastAsia="Arial" w:hAnsi="Arial" w:cs="Arial"/>
          <w:sz w:val="28"/>
          <w:szCs w:val="28"/>
        </w:rPr>
        <w:t xml:space="preserve"> que: </w:t>
      </w:r>
      <w:r>
        <w:rPr>
          <w:rFonts w:ascii="Arial" w:eastAsia="Arial" w:hAnsi="Arial" w:cs="Arial"/>
          <w:b/>
          <w:bCs/>
          <w:sz w:val="28"/>
          <w:szCs w:val="28"/>
        </w:rPr>
        <w:t>1)</w:t>
      </w:r>
      <w:r>
        <w:rPr>
          <w:rFonts w:ascii="Arial" w:eastAsia="Arial" w:hAnsi="Arial" w:cs="Arial"/>
          <w:sz w:val="28"/>
          <w:szCs w:val="28"/>
        </w:rPr>
        <w:t xml:space="preserve"> a pretensão de cobrança das mensalidades se submete ao prazo quinquenal; </w:t>
      </w:r>
      <w:r>
        <w:rPr>
          <w:rFonts w:ascii="Arial" w:eastAsia="Arial" w:hAnsi="Arial" w:cs="Arial"/>
          <w:b/>
          <w:bCs/>
          <w:sz w:val="28"/>
          <w:szCs w:val="28"/>
        </w:rPr>
        <w:t>2)</w:t>
      </w:r>
      <w:r>
        <w:rPr>
          <w:rFonts w:ascii="Arial" w:eastAsia="Arial" w:hAnsi="Arial" w:cs="Arial"/>
          <w:sz w:val="28"/>
          <w:szCs w:val="28"/>
        </w:rPr>
        <w:t xml:space="preserve"> a minuta de distrato não foi assinada e não produz quitação ampla; </w:t>
      </w:r>
      <w:r>
        <w:rPr>
          <w:rFonts w:ascii="Arial" w:eastAsia="Arial" w:hAnsi="Arial" w:cs="Arial"/>
          <w:b/>
          <w:bCs/>
          <w:sz w:val="28"/>
          <w:szCs w:val="28"/>
        </w:rPr>
        <w:lastRenderedPageBreak/>
        <w:t>3)</w:t>
      </w:r>
      <w:r>
        <w:rPr>
          <w:rFonts w:ascii="Arial" w:eastAsia="Arial" w:hAnsi="Arial" w:cs="Arial"/>
          <w:sz w:val="28"/>
          <w:szCs w:val="28"/>
        </w:rPr>
        <w:t xml:space="preserve"> o pagamento de R$ 30.000,00 não abrangia as mensalidades vencidas; </w:t>
      </w:r>
      <w:r>
        <w:rPr>
          <w:rFonts w:ascii="Arial" w:eastAsia="Arial" w:hAnsi="Arial" w:cs="Arial"/>
          <w:b/>
          <w:bCs/>
          <w:sz w:val="28"/>
          <w:szCs w:val="28"/>
        </w:rPr>
        <w:t>4)</w:t>
      </w:r>
      <w:r>
        <w:rPr>
          <w:rFonts w:ascii="Arial" w:eastAsia="Arial" w:hAnsi="Arial" w:cs="Arial"/>
          <w:sz w:val="28"/>
          <w:szCs w:val="28"/>
        </w:rPr>
        <w:t xml:space="preserve"> não se configuraram </w:t>
      </w:r>
      <w:r>
        <w:rPr>
          <w:rFonts w:ascii="Arial" w:eastAsia="Arial" w:hAnsi="Arial" w:cs="Arial"/>
          <w:i/>
          <w:iCs/>
          <w:sz w:val="28"/>
          <w:szCs w:val="28"/>
        </w:rPr>
        <w:t>supressio</w:t>
      </w:r>
      <w:r>
        <w:rPr>
          <w:rFonts w:ascii="Arial" w:eastAsia="Arial" w:hAnsi="Arial" w:cs="Arial"/>
          <w:sz w:val="28"/>
          <w:szCs w:val="28"/>
        </w:rPr>
        <w:t xml:space="preserve"> ou comportamento contraditório; e </w:t>
      </w:r>
      <w:r>
        <w:rPr>
          <w:rFonts w:ascii="Arial" w:eastAsia="Arial" w:hAnsi="Arial" w:cs="Arial"/>
          <w:b/>
          <w:bCs/>
          <w:sz w:val="28"/>
          <w:szCs w:val="28"/>
        </w:rPr>
        <w:t>5)</w:t>
      </w:r>
      <w:r>
        <w:rPr>
          <w:rFonts w:ascii="Arial" w:eastAsia="Arial" w:hAnsi="Arial" w:cs="Arial"/>
          <w:sz w:val="28"/>
          <w:szCs w:val="28"/>
        </w:rPr>
        <w:t xml:space="preserve"> deve ser mantida a Taxa SELIC.</w:t>
      </w:r>
      <w:commentRangeEnd w:id="9"/>
      <w:r>
        <w:rPr>
          <w:rStyle w:val="Refdecomentrio"/>
          <w:rFonts w:ascii="Arial" w:eastAsia="Arial" w:hAnsi="Arial" w:cs="Arial"/>
          <w:sz w:val="28"/>
          <w:szCs w:val="28"/>
        </w:rPr>
        <w:commentReference w:id="9"/>
      </w:r>
    </w:p>
    <w:p w14:paraId="3E962571" w14:textId="77777777" w:rsidR="000B2FA2" w:rsidRDefault="000B2FA2" w:rsidP="00B64A9E">
      <w:pPr>
        <w:spacing w:after="0" w:line="360" w:lineRule="auto"/>
        <w:ind w:firstLine="2268"/>
        <w:jc w:val="both"/>
        <w:rPr>
          <w:rFonts w:ascii="Arial" w:eastAsia="Arial" w:hAnsi="Arial" w:cs="Arial"/>
          <w:sz w:val="28"/>
          <w:szCs w:val="28"/>
        </w:rPr>
      </w:pPr>
    </w:p>
    <w:p w14:paraId="1F0E0E82" w14:textId="61C74DCD" w:rsidR="00F63CDB" w:rsidRDefault="00882188" w:rsidP="003520F9">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3520F9">
      <w:pPr>
        <w:spacing w:after="0" w:line="360" w:lineRule="auto"/>
        <w:ind w:firstLine="2268"/>
        <w:jc w:val="both"/>
        <w:rPr>
          <w:rFonts w:ascii="Arial" w:hAnsi="Arial" w:cs="Arial"/>
          <w:sz w:val="28"/>
          <w:szCs w:val="28"/>
        </w:rPr>
      </w:pPr>
    </w:p>
    <w:p w14:paraId="5A5C960D" w14:textId="6481A903" w:rsidR="00882188" w:rsidRDefault="00355C73" w:rsidP="00D9691B">
      <w:pPr>
        <w:spacing w:after="0" w:line="360" w:lineRule="auto"/>
        <w:rPr>
          <w:rFonts w:ascii="Arial" w:hAnsi="Arial" w:cs="Arial"/>
          <w:sz w:val="28"/>
          <w:szCs w:val="28"/>
        </w:rPr>
      </w:pPr>
      <w:r>
        <w:rPr>
          <w:rFonts w:ascii="Arial" w:hAnsi="Arial" w:cs="Arial"/>
          <w:sz w:val="28"/>
          <w:szCs w:val="28"/>
        </w:rPr>
        <w:br w:type="page"/>
      </w:r>
    </w:p>
    <w:p w14:paraId="1869B69C" w14:textId="7A25C947" w:rsidR="00882188" w:rsidRPr="00355C73" w:rsidRDefault="00355C73" w:rsidP="003520F9">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3520F9">
      <w:pPr>
        <w:spacing w:after="0" w:line="360" w:lineRule="auto"/>
        <w:ind w:firstLine="2268"/>
        <w:jc w:val="both"/>
        <w:rPr>
          <w:rFonts w:ascii="Arial" w:hAnsi="Arial" w:cs="Arial"/>
          <w:sz w:val="28"/>
          <w:szCs w:val="28"/>
        </w:rPr>
      </w:pPr>
    </w:p>
    <w:p w14:paraId="39B1C8E2" w14:textId="1BE1B14E" w:rsidR="00355C73" w:rsidRPr="00355C73" w:rsidRDefault="00355C73" w:rsidP="003520F9">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3520F9">
      <w:pPr>
        <w:spacing w:after="0" w:line="360" w:lineRule="auto"/>
        <w:ind w:firstLine="2268"/>
        <w:jc w:val="both"/>
        <w:rPr>
          <w:rFonts w:ascii="Arial" w:hAnsi="Arial" w:cs="Arial"/>
          <w:sz w:val="28"/>
          <w:szCs w:val="28"/>
        </w:rPr>
      </w:pPr>
    </w:p>
    <w:p w14:paraId="61AE6B8E" w14:textId="48BF99DA" w:rsidR="00355C73" w:rsidRPr="00E07B87" w:rsidRDefault="000B2FA2" w:rsidP="003520F9">
      <w:pPr>
        <w:spacing w:after="0" w:line="360" w:lineRule="auto"/>
        <w:ind w:firstLine="2268"/>
        <w:jc w:val="both"/>
        <w:rPr>
          <w:rFonts w:ascii="Arial" w:hAnsi="Arial" w:cs="Arial"/>
          <w:sz w:val="28"/>
          <w:szCs w:val="28"/>
        </w:rPr>
      </w:pPr>
      <w:commentRangeStart w:id="10"/>
      <w:r w:rsidRPr="00E07B87">
        <w:rPr>
          <w:rFonts w:ascii="Arial" w:hAnsi="Arial" w:cs="Arial"/>
          <w:sz w:val="28"/>
          <w:szCs w:val="28"/>
          <w:u w:val="none"/>
          <w:rPrChange w:id="1195" w:author="Assessor GDSXSR" w:date="2026-10-29T17:51:12Z">
            <w:rPr>
              <w:rFonts w:ascii="Arial" w:hAnsi="Arial" w:cs="Arial"/>
              <w:sz w:val="28"/>
              <w:szCs w:val="28"/>
            </w:rPr>
          </w:rPrChange>
        </w:rPr>
        <w:t>A</w:t>
      </w:r>
      <w:commentRangeEnd w:id="10"/>
      <w:r w:rsidR="00E07B87" w:rsidRPr="00E07B87">
        <w:rPr>
          <w:rStyle w:val="Refdecomentrio"/>
          <w:rFonts w:ascii="Arial" w:hAnsi="Arial" w:cs="Arial"/>
          <w:sz w:val="28"/>
          <w:szCs w:val="28"/>
        </w:rPr>
        <w:commentReference w:id="10"/>
      </w:r>
      <w:r w:rsidRPr="00E07B87">
        <w:rPr>
          <w:rFonts w:ascii="Arial" w:hAnsi="Arial" w:cs="Arial"/>
          <w:sz w:val="28"/>
          <w:szCs w:val="28"/>
          <w:u w:val="none"/>
          <w:rPrChange w:id="1196" w:author="Assessor GDSXSR" w:date="2026-10-29T17:51:12Z">
            <w:rPr>
              <w:rFonts w:ascii="Arial" w:hAnsi="Arial" w:cs="Arial"/>
              <w:sz w:val="28"/>
              <w:szCs w:val="28"/>
            </w:rPr>
          </w:rPrChange>
        </w:rPr>
        <w:t xml:space="preserve">ção ajuizada em </w:t>
      </w:r>
      <w:r w:rsidRPr="00E07B87">
        <w:rPr>
          <w:rFonts w:ascii="Arial" w:hAnsi="Arial" w:cs="Arial"/>
          <w:color w:val="808080"/>
          <w:sz w:val="28"/>
          <w:szCs w:val="28"/>
          <w:u w:val="none"/>
          <w:rPrChange w:id="1197" w:author="Assessor GDSXSR" w:date="2026-10-29T17:51:12Z">
            <w:rPr>
              <w:rFonts w:ascii="Arial" w:hAnsi="Arial" w:cs="Arial"/>
              <w:color w:val="808080"/>
              <w:sz w:val="28"/>
              <w:szCs w:val="28"/>
            </w:rPr>
          </w:rPrChange>
        </w:rPr>
        <w:t>02</w:t>
      </w:r>
      <w:r w:rsidRPr="00E07B87">
        <w:rPr>
          <w:rFonts w:ascii="Arial" w:hAnsi="Arial" w:cs="Arial"/>
          <w:sz w:val="28"/>
          <w:szCs w:val="28"/>
          <w:u w:val="none"/>
          <w:rPrChange w:id="1198" w:author="Assessor GDSXSR" w:date="2026-10-29T17:51:12Z">
            <w:rPr>
              <w:rFonts w:ascii="Arial" w:hAnsi="Arial" w:cs="Arial"/>
              <w:sz w:val="28"/>
              <w:szCs w:val="28"/>
            </w:rPr>
          </w:rPrChange>
        </w:rPr>
        <w:t>/10/2025. Sentença proferida em 17/</w:t>
      </w:r>
      <w:r w:rsidRPr="00E07B87">
        <w:rPr>
          <w:rFonts w:ascii="Arial" w:hAnsi="Arial" w:cs="Arial"/>
          <w:color w:val="808080"/>
          <w:sz w:val="28"/>
          <w:szCs w:val="28"/>
          <w:u w:val="none"/>
          <w:rPrChange w:id="1199" w:author="Assessor GDSXSR" w:date="2026-10-29T17:51:12Z">
            <w:rPr>
              <w:rFonts w:ascii="Arial" w:hAnsi="Arial" w:cs="Arial"/>
              <w:color w:val="808080"/>
              <w:sz w:val="28"/>
              <w:szCs w:val="28"/>
            </w:rPr>
          </w:rPrChange>
        </w:rPr>
        <w:t>06</w:t>
      </w:r>
      <w:r w:rsidRPr="00E07B87">
        <w:rPr>
          <w:rFonts w:ascii="Arial" w:hAnsi="Arial" w:cs="Arial"/>
          <w:sz w:val="28"/>
          <w:szCs w:val="28"/>
          <w:u w:val="none"/>
          <w:rPrChange w:id="1200" w:author="Assessor GDSXSR" w:date="2026-10-29T17:51:12Z">
            <w:rPr>
              <w:rFonts w:ascii="Arial" w:hAnsi="Arial" w:cs="Arial"/>
              <w:sz w:val="28"/>
              <w:szCs w:val="28"/>
            </w:rPr>
          </w:rPrChange>
        </w:rPr>
        <w:t>/2026. Embargos de declaração opostos em 26/</w:t>
      </w:r>
      <w:r w:rsidRPr="00E07B87">
        <w:rPr>
          <w:rFonts w:ascii="Arial" w:hAnsi="Arial" w:cs="Arial"/>
          <w:color w:val="808080"/>
          <w:sz w:val="28"/>
          <w:szCs w:val="28"/>
          <w:u w:val="none"/>
          <w:rPrChange w:id="1201" w:author="Assessor GDSXSR" w:date="2026-10-29T17:51:12Z">
            <w:rPr>
              <w:rFonts w:ascii="Arial" w:hAnsi="Arial" w:cs="Arial"/>
              <w:color w:val="808080"/>
              <w:sz w:val="28"/>
              <w:szCs w:val="28"/>
            </w:rPr>
          </w:rPrChange>
        </w:rPr>
        <w:t>06</w:t>
      </w:r>
      <w:r w:rsidRPr="00E07B87">
        <w:rPr>
          <w:rFonts w:ascii="Arial" w:hAnsi="Arial" w:cs="Arial"/>
          <w:sz w:val="28"/>
          <w:szCs w:val="28"/>
          <w:u w:val="none"/>
          <w:rPrChange w:id="1202" w:author="Assessor GDSXSR" w:date="2026-10-29T17:51:12Z">
            <w:rPr>
              <w:rFonts w:ascii="Arial" w:hAnsi="Arial" w:cs="Arial"/>
              <w:sz w:val="28"/>
              <w:szCs w:val="28"/>
            </w:rPr>
          </w:rPrChange>
        </w:rPr>
        <w:t>/2026. Decisão que rejeitou os embargos proferida em 21/</w:t>
      </w:r>
      <w:r w:rsidRPr="00E07B87">
        <w:rPr>
          <w:rFonts w:ascii="Arial" w:hAnsi="Arial" w:cs="Arial"/>
          <w:color w:val="808080"/>
          <w:sz w:val="28"/>
          <w:szCs w:val="28"/>
          <w:u w:val="none"/>
          <w:rPrChange w:id="1203" w:author="Assessor GDSXSR" w:date="2026-10-29T17:51:12Z">
            <w:rPr>
              <w:rFonts w:ascii="Arial" w:hAnsi="Arial" w:cs="Arial"/>
              <w:color w:val="808080"/>
              <w:sz w:val="28"/>
              <w:szCs w:val="28"/>
            </w:rPr>
          </w:rPrChange>
        </w:rPr>
        <w:t>07</w:t>
      </w:r>
      <w:r w:rsidRPr="00E07B87">
        <w:rPr>
          <w:rFonts w:ascii="Arial" w:hAnsi="Arial" w:cs="Arial"/>
          <w:sz w:val="28"/>
          <w:szCs w:val="28"/>
          <w:u w:val="none"/>
          <w:rPrChange w:id="1204" w:author="Assessor GDSXSR" w:date="2026-10-29T17:51:12Z">
            <w:rPr>
              <w:rFonts w:ascii="Arial" w:hAnsi="Arial" w:cs="Arial"/>
              <w:sz w:val="28"/>
              <w:szCs w:val="28"/>
            </w:rPr>
          </w:rPrChange>
        </w:rPr>
        <w:t>/2026 e publicada em 23/</w:t>
      </w:r>
      <w:r w:rsidRPr="00E07B87">
        <w:rPr>
          <w:rFonts w:ascii="Arial" w:hAnsi="Arial" w:cs="Arial"/>
          <w:color w:val="808080"/>
          <w:sz w:val="28"/>
          <w:szCs w:val="28"/>
          <w:u w:val="none"/>
          <w:rPrChange w:id="1205" w:author="Assessor GDSXSR" w:date="2026-10-29T17:51:12Z">
            <w:rPr>
              <w:rFonts w:ascii="Arial" w:hAnsi="Arial" w:cs="Arial"/>
              <w:color w:val="808080"/>
              <w:sz w:val="28"/>
              <w:szCs w:val="28"/>
            </w:rPr>
          </w:rPrChange>
        </w:rPr>
        <w:t>07</w:t>
      </w:r>
      <w:r w:rsidRPr="00E07B87">
        <w:rPr>
          <w:rFonts w:ascii="Arial" w:hAnsi="Arial" w:cs="Arial"/>
          <w:sz w:val="28"/>
          <w:szCs w:val="28"/>
          <w:u w:val="none"/>
          <w:rPrChange w:id="1206" w:author="Assessor GDSXSR" w:date="2026-10-29T17:51:12Z">
            <w:rPr>
              <w:rFonts w:ascii="Arial" w:hAnsi="Arial" w:cs="Arial"/>
              <w:sz w:val="28"/>
              <w:szCs w:val="28"/>
            </w:rPr>
          </w:rPrChange>
        </w:rPr>
        <w:t>/2026. Apelo interposto em 17/8/2026. Valor da causa: R$ 288.354,82.</w:t>
      </w:r>
    </w:p>
    <w:p w14:paraId="58BDE931" w14:textId="77777777" w:rsidR="00355C73" w:rsidRDefault="00355C73" w:rsidP="003520F9">
      <w:pPr>
        <w:spacing w:after="0" w:line="360" w:lineRule="auto"/>
        <w:ind w:firstLine="2268"/>
        <w:jc w:val="both"/>
        <w:rPr>
          <w:rFonts w:ascii="Arial" w:hAnsi="Arial" w:cs="Arial"/>
          <w:sz w:val="28"/>
          <w:szCs w:val="28"/>
        </w:rPr>
      </w:pPr>
    </w:p>
    <w:p w14:paraId="2C5A86CD" w14:textId="70BD3DDC" w:rsidR="00355C73" w:rsidRPr="007E1C8C" w:rsidRDefault="000B2FA2" w:rsidP="003520F9">
      <w:pPr>
        <w:spacing w:after="0" w:line="360" w:lineRule="auto"/>
        <w:jc w:val="center"/>
        <w:rPr>
          <w:rFonts w:ascii="Arial" w:hAnsi="Arial" w:cs="Arial"/>
          <w:b/>
          <w:bCs/>
          <w:color w:val="000000" w:themeColor="text1"/>
          <w:sz w:val="28"/>
          <w:szCs w:val="28"/>
        </w:rPr>
      </w:pPr>
      <w:commentRangeStart w:id="35"/>
      <w:r w:rsidRPr="000B2FA2">
        <w:rPr>
          <w:rFonts w:ascii="Arial" w:hAnsi="Arial" w:cs="Arial"/>
          <w:b/>
          <w:bCs/>
          <w:color w:val="000000" w:themeColor="text1"/>
          <w:sz w:val="28"/>
          <w:szCs w:val="28"/>
        </w:rPr>
        <w:t>APELO DO RÉU, COTA MIL IATE CLUBE</w:t>
      </w:r>
      <w:commentRangeEnd w:id="35"/>
      <w:r>
        <w:rPr>
          <w:rStyle w:val="CommentReference"/>
        </w:rPr>
        <w:commentReference w:id="35"/>
      </w:r>
    </w:p>
    <w:p w14:paraId="0A7F184C" w14:textId="77777777" w:rsidR="00B94F40" w:rsidRDefault="00B94F40">
      <w:pPr>
        <w:spacing w:after="0" w:line="360" w:lineRule="auto"/>
        <w:jc w:val="center"/>
        <w:rPr>
          <w:rFonts w:ascii="Arial" w:hAnsi="Arial" w:cs="Arial"/>
          <w:b/>
          <w:bCs/>
          <w:color w:val="000000" w:themeColor="text1"/>
          <w:sz w:val="28"/>
          <w:szCs w:val="28"/>
        </w:rPr>
      </w:pPr>
    </w:p>
    <w:p w14:paraId="48D3C592" w14:textId="77777777" w:rsidR="00B94F40" w:rsidRPr="00E07B87" w:rsidRDefault="00000000">
      <w:pPr>
        <w:spacing w:after="0" w:line="360" w:lineRule="auto"/>
        <w:jc w:val="center"/>
        <w:rPr>
          <w:rFonts w:ascii="Arial" w:hAnsi="Arial" w:cs="Arial"/>
          <w:color w:val="000000" w:themeColor="text1"/>
          <w:sz w:val="28"/>
          <w:szCs w:val="28"/>
        </w:rPr>
      </w:pPr>
      <w:commentRangeStart w:id="11"/>
      <w:r w:rsidRPr="00E07B87">
        <w:rPr>
          <w:rFonts w:ascii="Arial" w:hAnsi="Arial" w:cs="Arial"/>
          <w:color w:val="808080"/>
          <w:sz w:val="28"/>
          <w:szCs w:val="28"/>
        </w:rPr>
        <w:t>PRELIMINAR SUSCITADA EM CONTRARRAZÕES</w:t>
      </w:r>
      <w:commentRangeEnd w:id="11"/>
      <w:r w:rsidRPr="00E07B87">
        <w:rPr>
          <w:rStyle w:val="Refdecomentrio"/>
          <w:rFonts w:ascii="Arial" w:hAnsi="Arial" w:cs="Arial"/>
          <w:color w:val="000000" w:themeColor="text1"/>
          <w:sz w:val="28"/>
          <w:szCs w:val="28"/>
        </w:rPr>
        <w:commentReference w:id="11"/>
      </w:r>
    </w:p>
    <w:p w14:paraId="6DD4E06C" w14:textId="77777777" w:rsidR="00A72414" w:rsidRDefault="00A72414" w:rsidP="00DA541A">
      <w:pPr>
        <w:spacing w:after="0" w:line="360" w:lineRule="auto"/>
        <w:jc w:val="both"/>
        <w:rPr>
          <w:rFonts w:ascii="Arial" w:hAnsi="Arial" w:cs="Arial"/>
          <w:sz w:val="28"/>
          <w:szCs w:val="28"/>
        </w:rPr>
      </w:pPr>
    </w:p>
    <w:p w14:paraId="4AC060DA" w14:textId="70C18900" w:rsidR="00A72414" w:rsidRDefault="000A4F5F" w:rsidP="003520F9">
      <w:pPr>
        <w:spacing w:after="0" w:line="360" w:lineRule="auto"/>
        <w:ind w:hanging="142"/>
        <w:jc w:val="center"/>
        <w:rPr>
          <w:rFonts w:ascii="Arial" w:eastAsia="Arial" w:hAnsi="Arial" w:cs="Arial"/>
          <w:sz w:val="28"/>
          <w:szCs w:val="28"/>
        </w:rPr>
      </w:pPr>
      <w:r>
        <w:rPr>
          <w:rFonts w:ascii="Arial" w:hAnsi="Arial" w:cs="Arial"/>
          <w:sz w:val="28"/>
          <w:szCs w:val="28"/>
          <w:highlight w:val="yellow"/>
        </w:rPr>
        <w:t>DA REJEIÇÃO DA PRELIMINAR DE DESERÇÃO</w:t>
      </w:r>
    </w:p>
    <w:p w14:paraId="143DFC13" w14:textId="77777777" w:rsidR="00A72414" w:rsidRDefault="00A72414" w:rsidP="003520F9">
      <w:pPr>
        <w:spacing w:after="0" w:line="360" w:lineRule="auto"/>
        <w:ind w:firstLine="2268"/>
        <w:jc w:val="both"/>
        <w:rPr>
          <w:rFonts w:ascii="Arial" w:eastAsia="Arial" w:hAnsi="Arial" w:cs="Arial"/>
          <w:sz w:val="28"/>
          <w:szCs w:val="28"/>
        </w:rPr>
      </w:pPr>
    </w:p>
    <w:p w14:paraId="1F9A0909" w14:textId="6AF35609" w:rsidR="004F3D68" w:rsidRPr="007E1C8C" w:rsidRDefault="00945776" w:rsidP="003520F9">
      <w:pPr>
        <w:spacing w:after="0" w:line="360" w:lineRule="auto"/>
        <w:ind w:firstLine="2268"/>
        <w:jc w:val="both"/>
        <w:rPr>
          <w:rFonts w:ascii="Arial" w:eastAsia="Arial" w:hAnsi="Arial" w:cs="Arial"/>
          <w:sz w:val="28"/>
          <w:szCs w:val="28"/>
        </w:rPr>
      </w:pPr>
      <w:commentRangeStart w:id="12"/>
      <w:r>
        <w:rPr>
          <w:rFonts w:ascii="Arial" w:eastAsia="Arial" w:hAnsi="Arial" w:cs="Arial"/>
          <w:color w:val="000000" w:themeColor="text1"/>
          <w:sz w:val="28"/>
          <w:szCs w:val="28"/>
        </w:rPr>
        <w:t xml:space="preserve">A autora/apelada alega que: </w:t>
      </w:r>
      <w:r>
        <w:rPr>
          <w:rFonts w:ascii="Arial" w:eastAsia="Arial" w:hAnsi="Arial" w:cs="Arial"/>
          <w:b/>
          <w:bCs/>
          <w:color w:val="000000" w:themeColor="text1"/>
          <w:sz w:val="28"/>
          <w:szCs w:val="28"/>
          <w:rPrChange w:id="1745" w:author="Assessor GDSXSR" w:date="2026-10-29T17:51:12Z">
            <w:rPr>
              <w:rFonts w:ascii="Arial" w:eastAsia="Arial" w:hAnsi="Arial" w:cs="Arial"/>
              <w:b/>
              <w:bCs/>
              <w:color w:val="000000" w:themeColor="text1"/>
              <w:sz w:val="28"/>
              <w:szCs w:val="28"/>
            </w:rPr>
          </w:rPrChange>
        </w:rPr>
        <w:t xml:space="preserve">1)</w:t>
      </w:r>
      <w:r>
        <w:rPr>
          <w:rFonts w:ascii="Arial" w:eastAsia="Arial" w:hAnsi="Arial" w:cs="Arial"/>
          <w:color w:val="000000" w:themeColor="text1"/>
          <w:sz w:val="28"/>
          <w:szCs w:val="28"/>
        </w:rPr>
        <w:t xml:space="preserve"> o apelante não comprovou </w:t>
      </w:r>
      <w:del w:id="1207" w:author="Assessor GDSXSR" w:date="2026-10-29T17:51:12Z">
        <w:r>
          <w:rPr>
            <w:rFonts w:ascii="Arial" w:eastAsia="Arial" w:hAnsi="Arial" w:cs="Arial"/>
            <w:color w:val="000000" w:themeColor="text1"/>
            <w:sz w:val="28"/>
            <w:szCs w:val="28"/>
          </w:rPr>
          <w:delText xml:space="preserve">adequadamente </w:delText>
        </w:r>
      </w:del>
      <w:r>
        <w:rPr>
          <w:rFonts w:ascii="Arial" w:eastAsia="Arial" w:hAnsi="Arial" w:cs="Arial"/>
          <w:color w:val="000000" w:themeColor="text1"/>
          <w:sz w:val="28"/>
          <w:szCs w:val="28"/>
        </w:rPr>
        <w:t xml:space="preserve">o recolhimento do preparo; </w:t>
      </w:r>
      <w:del w:id="1208" w:author="Assessor GDSXSR" w:date="2026-10-29T17:51:12Z">
        <w:r>
          <w:rPr>
            <w:rFonts w:ascii="Arial" w:eastAsia="Arial" w:hAnsi="Arial" w:cs="Arial"/>
            <w:b/>
            <w:bCs/>
            <w:color w:val="000000" w:themeColor="text1"/>
            <w:sz w:val="28"/>
            <w:szCs w:val="28"/>
          </w:rPr>
          <w:delText xml:space="preserve">2)</w:delText>
        </w:r>
        <w:r>
          <w:rPr>
            <w:rFonts w:ascii="Arial" w:eastAsia="Arial" w:hAnsi="Arial" w:cs="Arial"/>
            <w:color w:val="000000" w:themeColor="text1"/>
            <w:sz w:val="28"/>
            <w:szCs w:val="28"/>
          </w:rPr>
          <w:delText xml:space="preserve"> o documento juntado com o recurso corresponderia apenas à solicitação de pagamento, sem demonstração da efetiva quitação; </w:delText>
        </w:r>
      </w:del>
      <w:r>
        <w:rPr>
          <w:rFonts w:ascii="Arial" w:eastAsia="Arial" w:hAnsi="Arial" w:cs="Arial"/>
          <w:color w:val="000000" w:themeColor="text1"/>
          <w:sz w:val="28"/>
          <w:szCs w:val="28"/>
        </w:rPr>
        <w:t xml:space="preserve">e </w:t>
      </w:r>
      <w:del w:id="1209" w:author="Assessor GDSXSR" w:date="2026-10-29T17:51:12Z">
        <w:r>
          <w:rPr>
            <w:rFonts w:ascii="Arial" w:eastAsia="Arial" w:hAnsi="Arial" w:cs="Arial"/>
            <w:b/>
            <w:bCs/>
            <w:color w:val="000000" w:themeColor="text1"/>
            <w:sz w:val="28"/>
            <w:szCs w:val="28"/>
          </w:rPr>
          <w:delText xml:space="preserve">3</w:delText>
        </w:r>
      </w:del>
      <w:ins w:id="1210" w:author="Assessor GDSXSR" w:date="2026-10-29T17:51:12Z">
        <w:r>
          <w:rPr>
            <w:rFonts w:ascii="Arial" w:eastAsia="Arial" w:hAnsi="Arial" w:cs="Arial"/>
            <w:b/>
            <w:color w:val="808080"/>
            <w:sz w:val="28"/>
            <w:szCs w:val="28"/>
          </w:rPr>
          <w:t xml:space="preserve">2</w:t>
        </w:r>
      </w:ins>
      <w:r>
        <w:rPr>
          <w:rFonts w:ascii="Arial" w:eastAsia="Arial" w:hAnsi="Arial" w:cs="Arial"/>
          <w:b/>
          <w:bCs/>
          <w:color w:val="000000" w:themeColor="text1"/>
          <w:sz w:val="28"/>
          <w:szCs w:val="28"/>
        </w:rPr>
        <w:t xml:space="preserve">)</w:t>
      </w:r>
      <w:r>
        <w:rPr>
          <w:rFonts w:ascii="Arial" w:eastAsia="Arial" w:hAnsi="Arial" w:cs="Arial"/>
          <w:color w:val="000000" w:themeColor="text1"/>
          <w:sz w:val="28"/>
          <w:szCs w:val="28"/>
        </w:rPr>
        <w:t xml:space="preserve"> o recurso </w:t>
      </w:r>
      <w:del w:id="1211" w:author="Assessor GDSXSR" w:date="2026-10-29T17:51:12Z">
        <w:r>
          <w:rPr>
            <w:rFonts w:ascii="Arial" w:eastAsia="Arial" w:hAnsi="Arial" w:cs="Arial"/>
            <w:color w:val="000000" w:themeColor="text1"/>
            <w:sz w:val="28"/>
            <w:szCs w:val="28"/>
          </w:rPr>
          <w:delText xml:space="preserve">deve ser considerado</w:delText>
        </w:r>
      </w:del>
      <w:ins w:id="1212" w:author="Assessor GDSXSR" w:date="2026-10-29T17:51:12Z">
        <w:r>
          <w:rPr>
            <w:rFonts w:ascii="Arial" w:eastAsia="Arial" w:hAnsi="Arial" w:cs="Arial"/>
            <w:color w:val="808080"/>
            <w:sz w:val="28"/>
            <w:szCs w:val="28"/>
          </w:rPr>
          <w:t xml:space="preserve">é</w:t>
        </w:r>
      </w:ins>
      <w:r>
        <w:rPr>
          <w:rFonts w:ascii="Arial" w:eastAsia="Arial" w:hAnsi="Arial" w:cs="Arial"/>
          <w:color w:val="000000" w:themeColor="text1"/>
          <w:sz w:val="28"/>
          <w:szCs w:val="28"/>
        </w:rPr>
        <w:t xml:space="preserve"> deserto </w:t>
      </w:r>
      <w:r>
        <w:rPr>
          <w:rFonts w:ascii="Arial" w:eastAsia="Arial" w:hAnsi="Arial" w:cs="Arial"/>
          <w:color w:val="808080"/>
          <w:sz w:val="28"/>
          <w:szCs w:val="28"/>
        </w:rPr>
        <w:t xml:space="preserve">(CPC</w:t>
      </w:r>
      <w:r>
        <w:rPr>
          <w:rFonts w:ascii="Arial" w:eastAsia="Arial" w:hAnsi="Arial" w:cs="Arial"/>
          <w:color w:val="000000" w:themeColor="text1"/>
          <w:sz w:val="28"/>
          <w:szCs w:val="28"/>
        </w:rPr>
        <w:t xml:space="preserve"> 1.007</w:t>
      </w:r>
      <w:r>
        <w:rPr>
          <w:rFonts w:ascii="Arial" w:eastAsia="Arial" w:hAnsi="Arial" w:cs="Arial"/>
          <w:color w:val="808080"/>
          <w:sz w:val="28"/>
          <w:szCs w:val="28"/>
        </w:rPr>
        <w:t xml:space="preserve">;</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ID</w:t>
      </w:r>
      <w:r>
        <w:rPr>
          <w:rFonts w:ascii="Arial" w:eastAsia="Arial" w:hAnsi="Arial" w:cs="Arial"/>
          <w:color w:val="000000" w:themeColor="text1"/>
          <w:sz w:val="28"/>
          <w:szCs w:val="28"/>
        </w:rPr>
        <w:t xml:space="preserve"> </w:t>
      </w:r>
      <w:r>
        <w:rPr>
          <w:rFonts w:ascii="Arial" w:eastAsia="Arial" w:hAnsi="Arial" w:cs="Arial"/>
          <w:color w:val="808080"/>
          <w:sz w:val="28"/>
          <w:szCs w:val="28"/>
        </w:rPr>
        <w:t xml:space="preserve">88729629)</w:t>
      </w:r>
      <w:r>
        <w:rPr>
          <w:rFonts w:ascii="Arial" w:eastAsia="Arial" w:hAnsi="Arial" w:cs="Arial"/>
          <w:color w:val="000000" w:themeColor="text1"/>
          <w:sz w:val="28"/>
          <w:szCs w:val="28"/>
        </w:rPr>
        <w:t xml:space="preserve">.</w:t>
      </w:r>
      <w:commentRangeEnd w:id="12"/>
      <w:r w:rsidRPr="007E1C8C">
        <w:rPr>
          <w:rStyle w:val="Refdecomentrio"/>
          <w:rFonts w:ascii="Arial" w:eastAsia="Arial" w:hAnsi="Arial" w:cs="Arial"/>
          <w:sz w:val="28"/>
          <w:szCs w:val="28"/>
        </w:rPr>
        <w:commentReference w:id="12"/>
      </w:r>
    </w:p>
    <w:p w14:paraId="3D7B004F" w14:textId="77777777" w:rsidR="00125329" w:rsidRDefault="00125329" w:rsidP="003520F9">
      <w:pPr>
        <w:spacing w:after="0" w:line="360" w:lineRule="auto"/>
        <w:jc w:val="both"/>
        <w:rPr>
          <w:rFonts w:ascii="Arial" w:hAnsi="Arial" w:cs="Arial"/>
          <w:color w:val="000000" w:themeColor="text1"/>
          <w:sz w:val="28"/>
          <w:szCs w:val="28"/>
        </w:rPr>
      </w:pPr>
    </w:p>
    <w:p w14:paraId="48CC4E14" w14:textId="0BA9D1EB" w:rsidR="004F3D68" w:rsidRDefault="00945776" w:rsidP="003520F9">
      <w:pPr>
        <w:spacing w:after="0" w:line="360" w:lineRule="auto"/>
        <w:ind w:firstLine="2268"/>
        <w:jc w:val="both"/>
        <w:rPr>
          <w:rFonts w:ascii="Arial" w:hAnsi="Arial" w:cs="Arial"/>
          <w:color w:val="000000" w:themeColor="text1"/>
          <w:sz w:val="28"/>
          <w:szCs w:val="28"/>
        </w:rPr>
      </w:pPr>
      <w:r w:rsidRPr="00945776">
        <w:rPr>
          <w:rFonts w:ascii="Arial" w:hAnsi="Arial" w:cs="Arial"/>
          <w:color w:val="000000" w:themeColor="text1"/>
          <w:sz w:val="28"/>
          <w:szCs w:val="28"/>
          <w:highlight w:val="yellow"/>
        </w:rPr>
        <w:t>Sem razão a apelada.</w:t>
      </w:r>
    </w:p>
    <w:p w14:paraId="3D058390" w14:textId="77777777" w:rsidR="00342EDA" w:rsidRPr="007E1C8C" w:rsidRDefault="00342EDA" w:rsidP="003520F9">
      <w:pPr>
        <w:spacing w:after="0" w:line="360" w:lineRule="auto"/>
        <w:ind w:firstLine="2268"/>
        <w:jc w:val="both"/>
        <w:rPr>
          <w:rFonts w:ascii="Arial" w:hAnsi="Arial" w:cs="Arial"/>
          <w:color w:val="000000" w:themeColor="text1"/>
          <w:sz w:val="28"/>
          <w:szCs w:val="28"/>
        </w:rPr>
      </w:pPr>
    </w:p>
    <w:p w14:paraId="5816CE11" w14:textId="77777777" w:rsidR="00945776" w:rsidRDefault="00945776" w:rsidP="00945776">
      <w:pPr>
        <w:spacing w:after="0" w:line="360" w:lineRule="auto"/>
        <w:ind w:firstLine="2268"/>
        <w:jc w:val="both"/>
        <w:rPr>
          <w:del w:id="1218" w:author="Assessor GDSXSR" w:date="2026-10-29T17:51:12Z"/>
          <w:rFonts w:ascii="Arial" w:eastAsia="Arial" w:hAnsi="Arial" w:cs="Arial"/>
          <w:color w:val="000000" w:themeColor="text1"/>
          <w:sz w:val="28"/>
          <w:szCs w:val="28"/>
        </w:rPr>
      </w:pPr>
      <w:del w:id="1213" w:author="Assessor GDSXSR" w:date="2026-10-29T17:51:12Z">
        <w:r>
          <w:rPr>
            <w:rFonts w:ascii="Arial" w:eastAsia="Arial" w:hAnsi="Arial" w:cs="Arial"/>
            <w:color w:val="000000" w:themeColor="text1"/>
            <w:sz w:val="28"/>
            <w:szCs w:val="28"/>
          </w:rPr>
          <w:delText xml:space="preserve">O preparo constitui requisito extrínseco de admissibilidade e deve ser comprovado no ato de interposição do recurso </w:delText>
        </w:r>
      </w:del>
      <w:del w:id="1214" w:author="Assessor GDSXSR" w:date="2026-10-29T17:51:12Z">
        <w:r>
          <w:rPr>
            <w:rFonts w:ascii="Arial" w:eastAsia="Arial" w:hAnsi="Arial" w:cs="Arial"/>
            <w:color w:val="808080"/>
            <w:sz w:val="28"/>
            <w:szCs w:val="28"/>
          </w:rPr>
          <w:delText>(CPC</w:delText>
        </w:r>
      </w:del>
      <w:del w:id="1215" w:author="Assessor GDSXSR" w:date="2026-10-29T17:51:12Z">
        <w:r>
          <w:rPr>
            <w:rFonts w:ascii="Arial" w:eastAsia="Arial" w:hAnsi="Arial" w:cs="Arial"/>
            <w:color w:val="000000" w:themeColor="text1"/>
            <w:sz w:val="28"/>
            <w:szCs w:val="28"/>
          </w:rPr>
          <w:delText xml:space="preserve"> 1.007</w:delText>
        </w:r>
      </w:del>
      <w:del w:id="1216" w:author="Assessor GDSXSR" w:date="2026-10-29T17:51:12Z">
        <w:r>
          <w:rPr>
            <w:rFonts w:ascii="Arial" w:eastAsia="Arial" w:hAnsi="Arial" w:cs="Arial"/>
            <w:color w:val="808080"/>
            <w:sz w:val="28"/>
            <w:szCs w:val="28"/>
          </w:rPr>
          <w:delText>)</w:delText>
        </w:r>
      </w:del>
      <w:del w:id="1217" w:author="Assessor GDSXSR" w:date="2026-10-29T17:51:12Z">
        <w:r>
          <w:rPr>
            <w:rFonts w:ascii="Arial" w:eastAsia="Arial" w:hAnsi="Arial" w:cs="Arial"/>
            <w:color w:val="000000" w:themeColor="text1"/>
            <w:sz w:val="28"/>
            <w:szCs w:val="28"/>
          </w:rPr>
          <w:delText>.</w:delText>
        </w:r>
      </w:del>
    </w:p>
    <w:p w14:paraId="7C9C01DB" w14:textId="77777777" w:rsidR="007B3219" w:rsidRPr="00945776" w:rsidRDefault="007B3219" w:rsidP="00945776">
      <w:pPr>
        <w:spacing w:after="0" w:line="360" w:lineRule="auto"/>
        <w:ind w:firstLine="2268"/>
        <w:jc w:val="both"/>
        <w:rPr>
          <w:del w:id="1219" w:author="Assessor GDSXSR" w:date="2026-10-29T17:51:12Z"/>
          <w:rFonts w:ascii="Arial" w:eastAsia="Arial" w:hAnsi="Arial" w:cs="Arial"/>
          <w:color w:val="000000" w:themeColor="text1"/>
          <w:sz w:val="28"/>
          <w:szCs w:val="28"/>
        </w:rPr>
      </w:pPr>
    </w:p>
    <w:p w14:paraId="7DEC3844" w14:textId="32B5CDD0" w:rsidR="00945776" w:rsidRPr="00945776" w:rsidRDefault="00945776" w:rsidP="00945776">
      <w:pPr>
        <w:spacing w:after="0" w:line="360" w:lineRule="auto"/>
        <w:ind w:firstLine="2268"/>
        <w:jc w:val="both"/>
        <w:rPr>
          <w:rFonts w:ascii="Arial" w:eastAsia="Arial" w:hAnsi="Arial" w:cs="Arial"/>
          <w:color w:val="000000" w:themeColor="text1"/>
          <w:sz w:val="28"/>
          <w:szCs w:val="28"/>
        </w:rPr>
      </w:pPr>
      <w:commentRangeStart w:id="13"/>
      <w:del w:id="1220" w:author="Assessor GDSXSR" w:date="2026-10-29T17:51:12Z">
        <w:r>
          <w:rPr>
            <w:rFonts w:ascii="Arial" w:eastAsia="Arial" w:hAnsi="Arial" w:cs="Arial"/>
            <w:color w:val="000000" w:themeColor="text1"/>
            <w:sz w:val="28"/>
            <w:szCs w:val="28"/>
          </w:rPr>
          <w:delText xml:space="preserve">No caso, o</w:delText>
        </w:r>
      </w:del>
      <w:ins w:id="1221" w:author="Assessor GDSXSR" w:date="2026-10-29T17:51:12Z">
        <w:r>
          <w:rPr>
            <w:rFonts w:ascii="Arial" w:eastAsia="Arial" w:hAnsi="Arial" w:cs="Arial"/>
            <w:color w:val="808080"/>
            <w:sz w:val="28"/>
            <w:szCs w:val="28"/>
          </w:rPr>
          <w:t xml:space="preserve">O</w:t>
        </w:r>
      </w:ins>
      <w:r>
        <w:rPr>
          <w:rFonts w:ascii="Arial" w:eastAsia="Arial" w:hAnsi="Arial" w:cs="Arial"/>
          <w:color w:val="000000" w:themeColor="text1"/>
          <w:sz w:val="28"/>
          <w:szCs w:val="28"/>
        </w:rPr>
        <w:t xml:space="preserve"> réu interpôs a apelação em 17/08/2026</w:t>
      </w:r>
      <w:r>
        <w:rPr>
          <w:rFonts w:ascii="Arial" w:eastAsia="Arial" w:hAnsi="Arial" w:cs="Arial"/>
          <w:color w:val="000000" w:themeColor="text1"/>
          <w:sz w:val="28"/>
          <w:szCs w:val="28"/>
        </w:rPr>
        <w:t xml:space="preserve"> </w:t>
      </w:r>
      <w:r>
        <w:rPr>
          <w:rFonts w:ascii="Arial" w:eastAsia="Arial" w:hAnsi="Arial" w:cs="Arial"/>
          <w:color w:val="000000" w:themeColor="text1"/>
          <w:sz w:val="28"/>
          <w:szCs w:val="28"/>
        </w:rPr>
        <w:t xml:space="preserve">(ID 287196000).</w:t>
      </w:r>
      <w:ins w:id="1222" w:author="Assessor GDSXSR" w:date="2026-10-29T17:51:12Z">
        <w:r>
          <w:rPr>
            <w:rFonts w:ascii="Arial" w:eastAsia="Arial" w:hAnsi="Arial" w:cs="Arial"/>
            <w:color w:val="808080"/>
            <w:sz w:val="28"/>
            <w:szCs w:val="28"/>
          </w:rPr>
          <w:t xml:space="preserve"> O comprovante da Coordenadoria de Controle Geral de Custas e de Depósitos Judiciais certifica o pagamento integral das custas recursais, de R$ 24,30, por Pix, na mesma data (ID 287103049).</w:t>
        </w:r>
      </w:ins>
      <w:commentRangeEnd w:id="13"/>
      <w:r w:rsidRPr="00945776">
        <w:rPr>
          <w:rStyle w:val="Refdecomentrio"/>
          <w:rFonts w:ascii="Arial" w:eastAsia="Arial" w:hAnsi="Arial" w:cs="Arial"/>
          <w:color w:val="000000" w:themeColor="text1"/>
          <w:sz w:val="28"/>
          <w:szCs w:val="28"/>
        </w:rPr>
        <w:commentReference w:id="13"/>
      </w:r>
    </w:p>
    <w:p w14:paraId="6DD9F17B" w14:textId="77777777" w:rsidR="00945776" w:rsidRPr="00945776" w:rsidRDefault="00945776" w:rsidP="00945776">
      <w:pPr>
        <w:spacing w:after="0" w:line="360" w:lineRule="auto"/>
        <w:ind w:firstLine="2268"/>
        <w:jc w:val="both"/>
        <w:rPr>
          <w:rFonts w:ascii="Arial" w:eastAsia="Arial" w:hAnsi="Arial" w:cs="Arial"/>
          <w:color w:val="000000" w:themeColor="text1"/>
          <w:sz w:val="28"/>
          <w:szCs w:val="28"/>
        </w:rPr>
      </w:pPr>
    </w:p>
    <w:p w14:paraId="576CBC40" w14:textId="5D11DD8A" w:rsidR="61C5AA6C" w:rsidRDefault="00945776" w:rsidP="00945776">
      <w:pPr>
        <w:spacing w:after="0" w:line="360" w:lineRule="auto"/>
        <w:ind w:firstLine="2268"/>
        <w:jc w:val="both"/>
        <w:rPr>
          <w:del w:id="1227" w:author="Assessor GDSXSR" w:date="2026-10-29T17:51:12Z"/>
          <w:rFonts w:ascii="Arial" w:eastAsia="Arial" w:hAnsi="Arial" w:cs="Arial"/>
          <w:sz w:val="28"/>
          <w:szCs w:val="28"/>
        </w:rPr>
      </w:pPr>
      <w:del w:id="1223" w:author="Assessor GDSXSR" w:date="2026-10-29T17:51:12Z">
        <w:r w:rsidRPr="00945776">
          <w:rPr>
            <w:rFonts w:ascii="Arial" w:eastAsia="Arial" w:hAnsi="Arial" w:cs="Arial"/>
            <w:color w:val="000000" w:themeColor="text1"/>
            <w:sz w:val="28"/>
            <w:szCs w:val="28"/>
          </w:rPr>
          <w:delText>Consta dos autos comprovante emitido pela Coordenadoria de Controle Geral de Custas e de Depósitos Judiciais, no qual se certifica que o sistema PagTesouro confirmou o pagamento integral das custas recursais, no valor de R$ 24,30, realizado por Pix em 17/08/2026</w:delText>
        </w:r>
      </w:del>
      <w:del w:id="1224" w:author="Assessor GDSXSR" w:date="2026-10-29T17:51:12Z">
        <w:r>
          <w:rPr>
            <w:rFonts w:ascii="Arial" w:eastAsia="Arial" w:hAnsi="Arial" w:cs="Arial"/>
            <w:color w:val="000000" w:themeColor="text1"/>
            <w:sz w:val="28"/>
            <w:szCs w:val="28"/>
          </w:rPr>
          <w:delText xml:space="preserve"> </w:delText>
        </w:r>
      </w:del>
      <w:del w:id="1225" w:author="Assessor GDSXSR" w:date="2026-10-29T17:51:12Z">
        <w:r w:rsidRPr="00945776">
          <w:rPr>
            <w:rFonts w:ascii="Arial" w:eastAsia="Arial" w:hAnsi="Arial" w:cs="Arial"/>
            <w:color w:val="000000" w:themeColor="text1"/>
            <w:sz w:val="28"/>
            <w:szCs w:val="28"/>
          </w:rPr>
          <w:delText>(ID 287103049)</w:delText>
        </w:r>
      </w:del>
      <w:del w:id="1226" w:author="Assessor GDSXSR" w:date="2026-10-29T17:51:12Z">
        <w:r w:rsidR="14D64991" w:rsidRPr="3A9A9753">
          <w:rPr>
            <w:rFonts w:ascii="Arial" w:eastAsia="Arial" w:hAnsi="Arial" w:cs="Arial"/>
            <w:sz w:val="28"/>
            <w:szCs w:val="28"/>
          </w:rPr>
          <w:delText xml:space="preserve">. </w:delText>
        </w:r>
      </w:del>
    </w:p>
    <w:p w14:paraId="17E72321" w14:textId="77777777" w:rsidR="00945776" w:rsidRDefault="00945776" w:rsidP="00945776">
      <w:pPr>
        <w:spacing w:after="0" w:line="360" w:lineRule="auto"/>
        <w:ind w:firstLine="2268"/>
        <w:jc w:val="both"/>
        <w:rPr>
          <w:del w:id="1228" w:author="Assessor GDSXSR" w:date="2026-10-29T17:51:12Z"/>
          <w:rFonts w:ascii="Arial" w:eastAsia="Arial" w:hAnsi="Arial" w:cs="Arial"/>
          <w:sz w:val="28"/>
          <w:szCs w:val="28"/>
        </w:rPr>
      </w:pPr>
    </w:p>
    <w:p w14:paraId="2E79098B" w14:textId="1F7E7B58" w:rsidR="00945776" w:rsidRPr="00945776" w:rsidRDefault="00D9691B" w:rsidP="00945776">
      <w:pPr>
        <w:spacing w:after="0" w:line="360" w:lineRule="auto"/>
        <w:ind w:firstLine="2268"/>
        <w:jc w:val="both"/>
        <w:rPr>
          <w:rFonts w:ascii="Arial" w:eastAsia="Arial" w:hAnsi="Arial" w:cs="Arial"/>
          <w:sz w:val="28"/>
          <w:szCs w:val="28"/>
        </w:rPr>
      </w:pPr>
      <w:del w:id="1229" w:author="Assessor GDSXSR" w:date="2026-10-29T17:51:12Z">
        <w:r>
          <w:rPr>
            <w:rFonts w:ascii="Arial" w:eastAsia="Arial" w:hAnsi="Arial" w:cs="Arial"/>
            <w:sz w:val="28"/>
            <w:szCs w:val="28"/>
            <w:highlight w:val="yellow"/>
          </w:rPr>
          <w:delText xml:space="preserve">Portanto</w:delText>
        </w:r>
        <w:r>
          <w:rPr>
            <w:rFonts w:ascii="Arial" w:eastAsia="Arial" w:hAnsi="Arial" w:cs="Arial"/>
            <w:sz w:val="28"/>
            <w:szCs w:val="28"/>
            <w:highlight w:val="yellow"/>
          </w:rPr>
          <w:delText xml:space="preserve">, está</w:delText>
        </w:r>
      </w:del>
      <w:ins w:id="1230" w:author="Assessor GDSXSR" w:date="2026-10-29T17:51:12Z">
        <w:r>
          <w:rPr>
            <w:rFonts w:ascii="Arial" w:eastAsia="Arial" w:hAnsi="Arial" w:cs="Arial"/>
            <w:color w:val="808080"/>
            <w:sz w:val="28"/>
            <w:szCs w:val="28"/>
            <w:highlight w:val="yellow"/>
          </w:rPr>
          <w:t xml:space="preserve">Está</w:t>
        </w:r>
      </w:ins>
      <w:r>
        <w:rPr>
          <w:rFonts w:ascii="Arial" w:eastAsia="Arial" w:hAnsi="Arial" w:cs="Arial"/>
          <w:sz w:val="28"/>
          <w:szCs w:val="28"/>
          <w:highlight w:val="yellow"/>
          <w:rPrChange w:id="1231" w:author="Assessor GDSXSR" w:date="2026-10-29T17:51:12Z">
            <w:rPr>
              <w:rFonts w:ascii="Arial" w:eastAsia="Arial" w:hAnsi="Arial" w:cs="Arial"/>
              <w:sz w:val="28"/>
              <w:szCs w:val="28"/>
              <w:highlight w:val="yellow"/>
            </w:rPr>
          </w:rPrChange>
        </w:rPr>
        <w:t xml:space="preserve"> comprovado o recolhimento integral e tempestivo das custas recursais.</w:t>
      </w:r>
    </w:p>
    <w:p w14:paraId="02F9FCE5" w14:textId="77777777" w:rsidR="00945776" w:rsidRPr="00945776" w:rsidRDefault="00945776" w:rsidP="00945776">
      <w:pPr>
        <w:spacing w:after="0" w:line="360" w:lineRule="auto"/>
        <w:ind w:firstLine="2268"/>
        <w:jc w:val="both"/>
        <w:rPr>
          <w:rFonts w:ascii="Arial" w:eastAsia="Arial" w:hAnsi="Arial" w:cs="Arial"/>
          <w:sz w:val="28"/>
          <w:szCs w:val="28"/>
        </w:rPr>
      </w:pPr>
    </w:p>
    <w:p w14:paraId="04CB7712" w14:textId="42650DFD" w:rsidR="00342EDA" w:rsidRPr="007B3219" w:rsidRDefault="001D78EB" w:rsidP="00945776">
      <w:pPr>
        <w:spacing w:after="0" w:line="360" w:lineRule="auto"/>
        <w:ind w:firstLine="2268"/>
        <w:jc w:val="both"/>
        <w:rPr>
          <w:rFonts w:ascii="Arial" w:hAnsi="Arial" w:cs="Arial"/>
          <w:color w:val="000000" w:themeColor="text1"/>
          <w:sz w:val="28"/>
          <w:szCs w:val="28"/>
          <w:u w:val="single"/>
        </w:rPr>
      </w:pPr>
      <w:r>
        <w:rPr>
          <w:rFonts w:ascii="Arial" w:eastAsia="Arial" w:hAnsi="Arial" w:cs="Arial"/>
          <w:sz w:val="28"/>
          <w:szCs w:val="28"/>
          <w:highlight w:val="yellow"/>
          <w:u w:val="single"/>
          <w:rPrChange w:id="1752" w:author="Assessor GDSXSR" w:date="2026-10-29T17:51:12Z">
            <w:rPr>
              <w:rFonts w:ascii="Arial" w:eastAsia="Arial" w:hAnsi="Arial" w:cs="Arial"/>
              <w:sz w:val="28"/>
              <w:szCs w:val="28"/>
              <w:highlight w:val="yellow"/>
              <w:u w:val="single"/>
            </w:rPr>
          </w:rPrChange>
        </w:rPr>
        <w:t>Assim, r</w:t>
      </w:r>
      <w:r w:rsidR="00945776" w:rsidRPr="007B3219">
        <w:rPr>
          <w:rFonts w:ascii="Arial" w:eastAsia="Arial" w:hAnsi="Arial" w:cs="Arial"/>
          <w:sz w:val="28"/>
          <w:szCs w:val="28"/>
          <w:highlight w:val="yellow"/>
          <w:u w:val="single"/>
          <w:rPrChange w:id="1753" w:author="Assessor GDSXSR" w:date="2026-10-29T17:51:12Z">
            <w:rPr>
              <w:rFonts w:ascii="Arial" w:eastAsia="Arial" w:hAnsi="Arial" w:cs="Arial"/>
              <w:sz w:val="28"/>
              <w:szCs w:val="28"/>
              <w:highlight w:val="yellow"/>
              <w:u w:val="single"/>
            </w:rPr>
          </w:rPrChange>
        </w:rPr>
        <w:t xml:space="preserve">ejeito a preliminar </w:t>
      </w:r>
      <w:r>
        <w:rPr>
          <w:rFonts w:ascii="Arial" w:eastAsia="Arial" w:hAnsi="Arial" w:cs="Arial"/>
          <w:sz w:val="28"/>
          <w:szCs w:val="28"/>
          <w:highlight w:val="yellow"/>
          <w:u w:val="single"/>
          <w:rPrChange w:id="1754" w:author="Assessor GDSXSR" w:date="2026-10-29T17:51:12Z">
            <w:rPr>
              <w:rFonts w:ascii="Arial" w:eastAsia="Arial" w:hAnsi="Arial" w:cs="Arial"/>
              <w:sz w:val="28"/>
              <w:szCs w:val="28"/>
              <w:highlight w:val="yellow"/>
              <w:u w:val="single"/>
            </w:rPr>
          </w:rPrChange>
        </w:rPr>
        <w:t>suscitada em contrarrazões</w:t>
      </w:r>
      <w:r w:rsidR="00945776" w:rsidRPr="007B3219">
        <w:rPr>
          <w:rFonts w:ascii="Arial" w:eastAsia="Arial" w:hAnsi="Arial" w:cs="Arial"/>
          <w:sz w:val="28"/>
          <w:szCs w:val="28"/>
          <w:highlight w:val="yellow"/>
          <w:u w:val="single"/>
          <w:rPrChange w:id="1755" w:author="Assessor GDSXSR" w:date="2026-10-29T17:51:12Z">
            <w:rPr>
              <w:rFonts w:ascii="Arial" w:eastAsia="Arial" w:hAnsi="Arial" w:cs="Arial"/>
              <w:sz w:val="28"/>
              <w:szCs w:val="28"/>
              <w:highlight w:val="yellow"/>
              <w:u w:val="single"/>
            </w:rPr>
          </w:rPrChange>
        </w:rPr>
        <w:t>.</w:t>
      </w:r>
    </w:p>
    <w:p w14:paraId="61592872" w14:textId="77777777" w:rsidR="00945776" w:rsidRDefault="00945776" w:rsidP="00945776">
      <w:pPr>
        <w:spacing w:after="0" w:line="360" w:lineRule="auto"/>
        <w:ind w:firstLine="2268"/>
        <w:jc w:val="both"/>
        <w:rPr>
          <w:rFonts w:ascii="Arial" w:hAnsi="Arial" w:cs="Arial"/>
          <w:color w:val="000000" w:themeColor="text1"/>
          <w:sz w:val="28"/>
          <w:szCs w:val="28"/>
        </w:rPr>
      </w:pPr>
    </w:p>
    <w:p w14:paraId="7E4D53BA" w14:textId="418F6CBB" w:rsidR="00C22469" w:rsidRDefault="00DA541A" w:rsidP="003520F9">
      <w:pPr>
        <w:spacing w:after="0" w:line="360" w:lineRule="auto"/>
        <w:ind w:firstLine="2268"/>
        <w:jc w:val="both"/>
        <w:rPr>
          <w:rFonts w:ascii="Arial" w:hAnsi="Arial" w:cs="Arial"/>
          <w:sz w:val="28"/>
          <w:szCs w:val="28"/>
        </w:rPr>
      </w:pPr>
      <w:r w:rsidRPr="01C772C1">
        <w:rPr>
          <w:rFonts w:ascii="Arial" w:hAnsi="Arial" w:cs="Arial"/>
          <w:color w:val="000000" w:themeColor="text1"/>
          <w:sz w:val="28"/>
          <w:szCs w:val="28"/>
        </w:rPr>
        <w:t xml:space="preserve">Presentes os pressupostos de admissibilidade, conheço do apelo interposto.  </w:t>
      </w:r>
    </w:p>
    <w:p w14:paraId="5FA649C5" w14:textId="77777777" w:rsidR="001D1A79" w:rsidRPr="001D78EB" w:rsidRDefault="001D1A79">
      <w:pPr>
        <w:spacing w:after="0" w:line="360" w:lineRule="auto"/>
        <w:jc w:val="center"/>
        <w:rPr>
          <w:rFonts w:ascii="Arial" w:hAnsi="Arial" w:cs="Arial"/>
          <w:b/>
          <w:bCs/>
          <w:sz w:val="28"/>
          <w:szCs w:val="28"/>
        </w:rPr>
      </w:pPr>
    </w:p>
    <w:p w14:paraId="00CF8CE5" w14:textId="604BF85E" w:rsidR="00355C73" w:rsidRDefault="00FE581C" w:rsidP="003520F9">
      <w:pPr>
        <w:spacing w:after="0" w:line="360" w:lineRule="auto"/>
        <w:jc w:val="center"/>
      </w:pPr>
      <w:r w:rsidRPr="00FE581C">
        <w:rPr>
          <w:rFonts w:ascii="Arial" w:hAnsi="Arial" w:cs="Arial"/>
          <w:sz w:val="28"/>
          <w:szCs w:val="28"/>
          <w:highlight w:val="yellow"/>
        </w:rPr>
        <w:t>DA APLICAÇÃO DO PRAZO PRESCRICIONAL QUINQUENAL</w:t>
      </w:r>
      <w:r w:rsidR="01061476" w:rsidRPr="01C772C1">
        <w:rPr>
          <w:rFonts w:ascii="Arial" w:hAnsi="Arial" w:cs="Arial"/>
          <w:sz w:val="28"/>
          <w:szCs w:val="28"/>
          <w:highlight w:val="yellow"/>
        </w:rPr>
        <w:t xml:space="preserve"> </w:t>
      </w:r>
    </w:p>
    <w:p w14:paraId="62623526" w14:textId="1E4C3545" w:rsidR="01C772C1" w:rsidRDefault="01C772C1" w:rsidP="003520F9">
      <w:pPr>
        <w:spacing w:after="0" w:line="360" w:lineRule="auto"/>
        <w:ind w:firstLine="2268"/>
        <w:jc w:val="center"/>
        <w:rPr>
          <w:rFonts w:ascii="Arial" w:hAnsi="Arial" w:cs="Arial"/>
          <w:sz w:val="28"/>
          <w:szCs w:val="28"/>
        </w:rPr>
      </w:pPr>
    </w:p>
    <w:p w14:paraId="148945FF" w14:textId="637177C1" w:rsidR="00FE581C" w:rsidRDefault="00FE581C" w:rsidP="003520F9">
      <w:pPr>
        <w:spacing w:after="0" w:line="360" w:lineRule="auto"/>
        <w:ind w:firstLine="2268"/>
        <w:jc w:val="both"/>
        <w:rPr>
          <w:rFonts w:ascii="Arial" w:hAnsi="Arial" w:cs="Arial"/>
          <w:sz w:val="28"/>
          <w:szCs w:val="28"/>
          <w:highlight w:val="yellow"/>
        </w:rPr>
      </w:pPr>
      <w:commentRangeStart w:id="14"/>
      <w:r>
        <w:rPr>
          <w:rFonts w:ascii="Arial" w:eastAsia="Arial" w:hAnsi="Arial" w:cs="Arial"/>
          <w:color w:val="000000" w:themeColor="text1"/>
          <w:sz w:val="28"/>
          <w:szCs w:val="28"/>
          <w:rPrChange w:id="1250" w:author="Assessor GDSXSR" w:date="2026-10-29T17:51:12Z">
            <w:rPr>
              <w:rFonts w:ascii="Arial" w:eastAsia="Arial" w:hAnsi="Arial" w:cs="Arial"/>
              <w:color w:val="000000" w:themeColor="text1"/>
              <w:sz w:val="28"/>
              <w:szCs w:val="28"/>
            </w:rPr>
          </w:rPrChange>
        </w:rPr>
        <w:t xml:space="preserve">O </w:t>
      </w:r>
      <w:r>
        <w:rPr>
          <w:rFonts w:ascii="Arial" w:eastAsia="Arial" w:hAnsi="Arial" w:cs="Arial"/>
          <w:color w:val="808080"/>
          <w:sz w:val="28"/>
          <w:szCs w:val="28"/>
          <w:rPrChange w:id="1251" w:author="Assessor GDSXSR" w:date="2026-10-29T17:51:12Z">
            <w:rPr>
              <w:rFonts w:ascii="Arial" w:eastAsia="Arial" w:hAnsi="Arial" w:cs="Arial"/>
              <w:color w:val="808080"/>
              <w:sz w:val="28"/>
              <w:szCs w:val="28"/>
            </w:rPr>
          </w:rPrChange>
        </w:rPr>
        <w:t xml:space="preserve">réu/</w:t>
      </w:r>
      <w:r>
        <w:rPr>
          <w:rFonts w:ascii="Arial" w:eastAsia="Arial" w:hAnsi="Arial" w:cs="Arial"/>
          <w:color w:val="000000" w:themeColor="text1"/>
          <w:sz w:val="28"/>
          <w:szCs w:val="28"/>
          <w:rPrChange w:id="1252" w:author="Assessor GDSXSR" w:date="2026-10-29T17:51:12Z">
            <w:rPr>
              <w:rFonts w:ascii="Arial" w:eastAsia="Arial" w:hAnsi="Arial" w:cs="Arial"/>
              <w:color w:val="000000" w:themeColor="text1"/>
              <w:sz w:val="28"/>
              <w:szCs w:val="28"/>
            </w:rPr>
          </w:rPrChange>
        </w:rPr>
        <w:t xml:space="preserve">apelante alega que: </w:t>
      </w:r>
      <w:r>
        <w:rPr>
          <w:rFonts w:ascii="Arial" w:eastAsia="Arial" w:hAnsi="Arial" w:cs="Arial"/>
          <w:b/>
          <w:bCs/>
          <w:color w:val="000000" w:themeColor="text1"/>
          <w:sz w:val="28"/>
          <w:szCs w:val="28"/>
          <w:rPrChange w:id="1746" w:author="Assessor GDSXSR" w:date="2026-10-29T17:51:12Z">
            <w:rPr>
              <w:rFonts w:ascii="Arial" w:eastAsia="Arial" w:hAnsi="Arial" w:cs="Arial"/>
              <w:b/>
              <w:bCs/>
              <w:color w:val="000000" w:themeColor="text1"/>
              <w:sz w:val="28"/>
              <w:szCs w:val="28"/>
            </w:rPr>
          </w:rPrChange>
        </w:rPr>
        <w:t xml:space="preserve">1)</w:t>
      </w:r>
      <w:r>
        <w:rPr>
          <w:rFonts w:ascii="Arial" w:eastAsia="Arial" w:hAnsi="Arial" w:cs="Arial"/>
          <w:color w:val="000000" w:themeColor="text1"/>
          <w:sz w:val="28"/>
          <w:szCs w:val="28"/>
          <w:rPrChange w:id="1254" w:author="Assessor GDSXSR" w:date="2026-10-29T17:51:12Z">
            <w:rPr>
              <w:rFonts w:ascii="Arial" w:eastAsia="Arial" w:hAnsi="Arial" w:cs="Arial"/>
              <w:color w:val="000000" w:themeColor="text1"/>
              <w:sz w:val="28"/>
              <w:szCs w:val="28"/>
            </w:rPr>
          </w:rPrChange>
        </w:rPr>
        <w:t xml:space="preserve"> a </w:t>
      </w:r>
      <w:del w:id="1232" w:author="Assessor GDSXSR" w:date="2026-10-29T17:51:12Z">
        <w:r>
          <w:rPr>
            <w:rFonts w:ascii="Arial" w:eastAsia="Arial" w:hAnsi="Arial" w:cs="Arial"/>
            <w:color w:val="000000" w:themeColor="text1"/>
            <w:sz w:val="28"/>
            <w:szCs w:val="28"/>
          </w:rPr>
          <w:delText xml:space="preserve">autora ajuizou ação de indenização por perdas e danos fundada em inadimplemento contratual; </w:delText>
        </w:r>
        <w:r>
          <w:rPr>
            <w:rFonts w:ascii="Arial" w:eastAsia="Arial" w:hAnsi="Arial" w:cs="Arial"/>
            <w:b/>
            <w:bCs/>
            <w:color w:val="000000" w:themeColor="text1"/>
            <w:sz w:val="28"/>
            <w:szCs w:val="28"/>
          </w:rPr>
          <w:delText xml:space="preserve">2)</w:delText>
        </w:r>
        <w:r>
          <w:rPr>
            <w:rFonts w:ascii="Arial" w:eastAsia="Arial" w:hAnsi="Arial" w:cs="Arial"/>
            <w:color w:val="000000" w:themeColor="text1"/>
            <w:sz w:val="28"/>
            <w:szCs w:val="28"/>
          </w:rPr>
          <w:delText xml:space="preserve"> a </w:delText>
        </w:r>
      </w:del>
      <w:r>
        <w:rPr>
          <w:rFonts w:ascii="Arial" w:eastAsia="Arial" w:hAnsi="Arial" w:cs="Arial"/>
          <w:color w:val="000000" w:themeColor="text1"/>
          <w:sz w:val="28"/>
          <w:szCs w:val="28"/>
          <w:rPrChange w:id="1255" w:author="Assessor GDSXSR" w:date="2026-10-29T17:51:12Z">
            <w:rPr>
              <w:rFonts w:ascii="Arial" w:eastAsia="Arial" w:hAnsi="Arial" w:cs="Arial"/>
              <w:color w:val="000000" w:themeColor="text1"/>
              <w:sz w:val="28"/>
              <w:szCs w:val="28"/>
            </w:rPr>
          </w:rPrChange>
        </w:rPr>
        <w:t xml:space="preserve">pretensão </w:t>
      </w:r>
      <w:del w:id="1233" w:author="Assessor GDSXSR" w:date="2026-10-29T17:51:12Z">
        <w:r>
          <w:rPr>
            <w:rFonts w:ascii="Arial" w:eastAsia="Arial" w:hAnsi="Arial" w:cs="Arial"/>
            <w:color w:val="000000" w:themeColor="text1"/>
            <w:sz w:val="28"/>
            <w:szCs w:val="28"/>
          </w:rPr>
          <w:delText xml:space="preserve">possui natureza</w:delText>
        </w:r>
      </w:del>
      <w:ins w:id="1234" w:author="Assessor GDSXSR" w:date="2026-10-29T17:51:12Z">
        <w:r>
          <w:rPr>
            <w:rFonts w:ascii="Arial" w:eastAsia="Arial" w:hAnsi="Arial" w:cs="Arial"/>
            <w:color w:val="808080"/>
            <w:sz w:val="28"/>
            <w:szCs w:val="28"/>
          </w:rPr>
          <w:t xml:space="preserve">é</w:t>
        </w:r>
      </w:ins>
      <w:r>
        <w:rPr>
          <w:rFonts w:ascii="Arial" w:eastAsia="Arial" w:hAnsi="Arial" w:cs="Arial"/>
          <w:color w:val="000000" w:themeColor="text1"/>
          <w:sz w:val="28"/>
          <w:szCs w:val="28"/>
          <w:rPrChange w:id="1256" w:author="Assessor GDSXSR" w:date="2026-10-29T17:51:12Z">
            <w:rPr>
              <w:rFonts w:ascii="Arial" w:eastAsia="Arial" w:hAnsi="Arial" w:cs="Arial"/>
              <w:color w:val="000000" w:themeColor="text1"/>
              <w:sz w:val="28"/>
              <w:szCs w:val="28"/>
            </w:rPr>
          </w:rPrChange>
        </w:rPr>
        <w:t xml:space="preserve"> reparatória e </w:t>
      </w:r>
      <w:del w:id="1235" w:author="Assessor GDSXSR" w:date="2026-10-29T17:51:12Z">
        <w:r>
          <w:rPr>
            <w:rFonts w:ascii="Arial" w:eastAsia="Arial" w:hAnsi="Arial" w:cs="Arial"/>
            <w:color w:val="000000" w:themeColor="text1"/>
            <w:sz w:val="28"/>
            <w:szCs w:val="28"/>
          </w:rPr>
          <w:delText xml:space="preserve">se</w:delText>
        </w:r>
      </w:del>
      <w:ins w:id="1236" w:author="Assessor GDSXSR" w:date="2026-10-29T17:51:12Z">
        <w:r>
          <w:rPr>
            <w:rFonts w:ascii="Arial" w:eastAsia="Arial" w:hAnsi="Arial" w:cs="Arial"/>
            <w:color w:val="808080"/>
            <w:sz w:val="28"/>
            <w:szCs w:val="28"/>
          </w:rPr>
          <w:t xml:space="preserve">prescreve</w:t>
        </w:r>
      </w:ins>
      <w:r>
        <w:rPr>
          <w:rFonts w:ascii="Arial" w:eastAsia="Arial" w:hAnsi="Arial" w:cs="Arial"/>
          <w:color w:val="000000" w:themeColor="text1"/>
          <w:sz w:val="28"/>
          <w:szCs w:val="28"/>
          <w:rPrChange w:id="1257" w:author="Assessor GDSXSR" w:date="2026-10-29T17:51:12Z">
            <w:rPr>
              <w:rFonts w:ascii="Arial" w:eastAsia="Arial" w:hAnsi="Arial" w:cs="Arial"/>
              <w:color w:val="000000" w:themeColor="text1"/>
              <w:sz w:val="28"/>
              <w:szCs w:val="28"/>
            </w:rPr>
          </w:rPrChange>
        </w:rPr>
        <w:t xml:space="preserve"> </w:t>
      </w:r>
      <w:del w:id="1237" w:author="Assessor GDSXSR" w:date="2026-10-29T17:51:12Z">
        <w:r>
          <w:rPr>
            <w:rFonts w:ascii="Arial" w:eastAsia="Arial" w:hAnsi="Arial" w:cs="Arial"/>
            <w:color w:val="000000" w:themeColor="text1"/>
            <w:sz w:val="28"/>
            <w:szCs w:val="28"/>
          </w:rPr>
          <w:delText xml:space="preserve">submete ao prazo prescricional de</w:delText>
        </w:r>
      </w:del>
      <w:ins w:id="1238" w:author="Assessor GDSXSR" w:date="2026-10-29T17:51:12Z">
        <w:r>
          <w:rPr>
            <w:rFonts w:ascii="Arial" w:eastAsia="Arial" w:hAnsi="Arial" w:cs="Arial"/>
            <w:color w:val="808080"/>
            <w:sz w:val="28"/>
            <w:szCs w:val="28"/>
          </w:rPr>
          <w:t xml:space="preserve">em</w:t>
        </w:r>
      </w:ins>
      <w:r>
        <w:rPr>
          <w:rFonts w:ascii="Arial" w:eastAsia="Arial" w:hAnsi="Arial" w:cs="Arial"/>
          <w:color w:val="000000" w:themeColor="text1"/>
          <w:sz w:val="28"/>
          <w:szCs w:val="28"/>
          <w:rPrChange w:id="1258" w:author="Assessor GDSXSR" w:date="2026-10-29T17:51:12Z">
            <w:rPr>
              <w:rFonts w:ascii="Arial" w:eastAsia="Arial" w:hAnsi="Arial" w:cs="Arial"/>
              <w:color w:val="000000" w:themeColor="text1"/>
              <w:sz w:val="28"/>
              <w:szCs w:val="28"/>
            </w:rPr>
          </w:rPrChange>
        </w:rPr>
        <w:t xml:space="preserve"> três anos </w:t>
      </w:r>
      <w:del w:id="1239" w:author="Assessor GDSXSR" w:date="2026-10-29T17:51:12Z">
        <w:r>
          <w:rPr>
            <w:rFonts w:ascii="Arial" w:eastAsia="Arial" w:hAnsi="Arial" w:cs="Arial"/>
            <w:color w:val="000000" w:themeColor="text1"/>
            <w:sz w:val="28"/>
            <w:szCs w:val="28"/>
          </w:rPr>
          <w:delText xml:space="preserve">previsto no </w:delText>
        </w:r>
      </w:del>
      <w:ins w:id="1240" w:author="Assessor GDSXSR" w:date="2026-10-29T17:51:12Z">
        <w:r>
          <w:rPr>
            <w:rFonts w:ascii="Arial" w:eastAsia="Arial" w:hAnsi="Arial" w:cs="Arial"/>
            <w:color w:val="808080"/>
            <w:sz w:val="28"/>
            <w:szCs w:val="28"/>
          </w:rPr>
          <w:t xml:space="preserve">(</w:t>
        </w:r>
      </w:ins>
      <w:r>
        <w:rPr>
          <w:rFonts w:ascii="Arial" w:eastAsia="Arial" w:hAnsi="Arial" w:cs="Arial"/>
          <w:color w:val="808080"/>
          <w:sz w:val="28"/>
          <w:szCs w:val="28"/>
          <w:rPrChange w:id="1259" w:author="Assessor GDSXSR" w:date="2026-10-29T17:51:12Z">
            <w:rPr>
              <w:rFonts w:ascii="Arial" w:eastAsia="Arial" w:hAnsi="Arial" w:cs="Arial"/>
              <w:color w:val="808080"/>
              <w:sz w:val="28"/>
              <w:szCs w:val="28"/>
            </w:rPr>
          </w:rPrChange>
        </w:rPr>
        <w:t xml:space="preserve">CC</w:t>
      </w:r>
      <w:r>
        <w:rPr>
          <w:rFonts w:ascii="Arial" w:eastAsia="Arial" w:hAnsi="Arial" w:cs="Arial"/>
          <w:color w:val="000000" w:themeColor="text1"/>
          <w:sz w:val="28"/>
          <w:szCs w:val="28"/>
          <w:rPrChange w:id="1260" w:author="Assessor GDSXSR" w:date="2026-10-29T17:51:12Z">
            <w:rPr>
              <w:rFonts w:ascii="Arial" w:eastAsia="Arial" w:hAnsi="Arial" w:cs="Arial"/>
              <w:color w:val="000000" w:themeColor="text1"/>
              <w:sz w:val="28"/>
              <w:szCs w:val="28"/>
            </w:rPr>
          </w:rPrChange>
        </w:rPr>
        <w:t xml:space="preserve"> 206 § 3º V</w:t>
      </w:r>
      <w:ins w:id="1241" w:author="Assessor GDSXSR" w:date="2026-10-29T17:51:12Z">
        <w:r>
          <w:rPr>
            <w:rFonts w:ascii="Arial" w:eastAsia="Arial" w:hAnsi="Arial" w:cs="Arial"/>
            <w:color w:val="808080"/>
            <w:sz w:val="28"/>
            <w:szCs w:val="28"/>
          </w:rPr>
          <w:t xml:space="preserve">)</w:t>
        </w:r>
      </w:ins>
      <w:r>
        <w:rPr>
          <w:rFonts w:ascii="Arial" w:eastAsia="Arial" w:hAnsi="Arial" w:cs="Arial"/>
          <w:color w:val="000000" w:themeColor="text1"/>
          <w:sz w:val="28"/>
          <w:szCs w:val="28"/>
          <w:rPrChange w:id="1261" w:author="Assessor GDSXSR" w:date="2026-10-29T17:51:12Z">
            <w:rPr>
              <w:rFonts w:ascii="Arial" w:eastAsia="Arial" w:hAnsi="Arial" w:cs="Arial"/>
              <w:color w:val="000000" w:themeColor="text1"/>
              <w:sz w:val="28"/>
              <w:szCs w:val="28"/>
            </w:rPr>
          </w:rPrChange>
        </w:rPr>
        <w:t xml:space="preserve">; </w:t>
      </w:r>
      <w:del w:id="1242" w:author="Assessor GDSXSR" w:date="2026-10-29T17:51:12Z">
        <w:r>
          <w:rPr>
            <w:rFonts w:ascii="Arial" w:eastAsia="Arial" w:hAnsi="Arial" w:cs="Arial"/>
            <w:b/>
            <w:bCs/>
            <w:color w:val="000000" w:themeColor="text1"/>
            <w:sz w:val="28"/>
            <w:szCs w:val="28"/>
          </w:rPr>
          <w:delText xml:space="preserve">3)</w:delText>
        </w:r>
        <w:r>
          <w:rPr>
            <w:rFonts w:ascii="Arial" w:eastAsia="Arial" w:hAnsi="Arial" w:cs="Arial"/>
            <w:color w:val="000000" w:themeColor="text1"/>
            <w:sz w:val="28"/>
            <w:szCs w:val="28"/>
          </w:rPr>
          <w:delText xml:space="preserve"> a sentença incorreu em erro ao distinguir a cobrança das mensalidades do pedido de reparação civil; </w:delText>
        </w:r>
        <w:r>
          <w:rPr>
            <w:rFonts w:ascii="Arial" w:eastAsia="Arial" w:hAnsi="Arial" w:cs="Arial"/>
            <w:b/>
            <w:bCs/>
            <w:color w:val="000000" w:themeColor="text1"/>
            <w:sz w:val="28"/>
            <w:szCs w:val="28"/>
          </w:rPr>
          <w:delText xml:space="preserve">4</w:delText>
        </w:r>
      </w:del>
      <w:ins w:id="1243" w:author="Assessor GDSXSR" w:date="2026-10-29T17:51:12Z">
        <w:r>
          <w:rPr>
            <w:rFonts w:ascii="Arial" w:eastAsia="Arial" w:hAnsi="Arial" w:cs="Arial"/>
            <w:b/>
            <w:color w:val="808080"/>
            <w:sz w:val="28"/>
            <w:szCs w:val="28"/>
          </w:rPr>
          <w:t xml:space="preserve">2</w:t>
        </w:r>
      </w:ins>
      <w:r>
        <w:rPr>
          <w:rFonts w:ascii="Arial" w:eastAsia="Arial" w:hAnsi="Arial" w:cs="Arial"/>
          <w:b/>
          <w:bCs/>
          <w:color w:val="000000" w:themeColor="text1"/>
          <w:sz w:val="28"/>
          <w:szCs w:val="28"/>
          <w:rPrChange w:id="1262" w:author="Assessor GDSXSR" w:date="2026-10-29T17:51:12Z">
            <w:rPr>
              <w:rFonts w:ascii="Arial" w:eastAsia="Arial" w:hAnsi="Arial" w:cs="Arial"/>
              <w:b/>
              <w:bCs/>
              <w:color w:val="000000" w:themeColor="text1"/>
              <w:sz w:val="28"/>
              <w:szCs w:val="28"/>
            </w:rPr>
          </w:rPrChange>
        </w:rPr>
        <w:t xml:space="preserve">)</w:t>
      </w:r>
      <w:r>
        <w:rPr>
          <w:rFonts w:ascii="Arial" w:eastAsia="Arial" w:hAnsi="Arial" w:cs="Arial"/>
          <w:color w:val="000000" w:themeColor="text1"/>
          <w:sz w:val="28"/>
          <w:szCs w:val="28"/>
          <w:rPrChange w:id="1263" w:author="Assessor GDSXSR" w:date="2026-10-29T17:51:12Z">
            <w:rPr>
              <w:rFonts w:ascii="Arial" w:eastAsia="Arial" w:hAnsi="Arial" w:cs="Arial"/>
              <w:color w:val="000000" w:themeColor="text1"/>
              <w:sz w:val="28"/>
              <w:szCs w:val="28"/>
            </w:rPr>
          </w:rPrChange>
        </w:rPr>
        <w:t xml:space="preserve"> o</w:t>
      </w:r>
      <w:del w:id="1244" w:author="Assessor GDSXSR" w:date="2026-10-29T17:51:12Z">
        <w:r>
          <w:rPr>
            <w:rFonts w:ascii="Arial" w:eastAsia="Arial" w:hAnsi="Arial" w:cs="Arial"/>
            <w:color w:val="000000" w:themeColor="text1"/>
            <w:sz w:val="28"/>
            <w:szCs w:val="28"/>
          </w:rPr>
          <w:delText xml:space="preserve"> entendimento firmado pelo Superior Tribunal de Justiça no</w:delText>
        </w:r>
      </w:del>
      <w:r>
        <w:rPr>
          <w:rFonts w:ascii="Arial" w:eastAsia="Arial" w:hAnsi="Arial" w:cs="Arial"/>
          <w:color w:val="000000" w:themeColor="text1"/>
          <w:sz w:val="28"/>
          <w:szCs w:val="28"/>
          <w:rPrChange w:id="1264" w:author="Assessor GDSXSR" w:date="2026-10-29T17:51:12Z">
            <w:rPr>
              <w:rFonts w:ascii="Arial" w:eastAsia="Arial" w:hAnsi="Arial" w:cs="Arial"/>
              <w:color w:val="000000" w:themeColor="text1"/>
              <w:sz w:val="28"/>
              <w:szCs w:val="28"/>
            </w:rPr>
          </w:rPrChange>
        </w:rPr>
        <w:t xml:space="preserve"> EREsp nº 1.281.594/SP </w:t>
      </w:r>
      <w:del w:id="1245" w:author="Assessor GDSXSR" w:date="2026-10-29T17:51:12Z">
        <w:r>
          <w:rPr>
            <w:rFonts w:ascii="Arial" w:eastAsia="Arial" w:hAnsi="Arial" w:cs="Arial"/>
            <w:color w:val="000000" w:themeColor="text1"/>
            <w:sz w:val="28"/>
            <w:szCs w:val="28"/>
          </w:rPr>
          <w:delText xml:space="preserve">também </w:delText>
        </w:r>
      </w:del>
      <w:r>
        <w:rPr>
          <w:rFonts w:ascii="Arial" w:eastAsia="Arial" w:hAnsi="Arial" w:cs="Arial"/>
          <w:color w:val="000000" w:themeColor="text1"/>
          <w:sz w:val="28"/>
          <w:szCs w:val="28"/>
          <w:rPrChange w:id="1265" w:author="Assessor GDSXSR" w:date="2026-10-29T17:51:12Z">
            <w:rPr>
              <w:rFonts w:ascii="Arial" w:eastAsia="Arial" w:hAnsi="Arial" w:cs="Arial"/>
              <w:color w:val="000000" w:themeColor="text1"/>
              <w:sz w:val="28"/>
              <w:szCs w:val="28"/>
            </w:rPr>
          </w:rPrChange>
        </w:rPr>
        <w:t xml:space="preserve">alcança a responsabilidade contratual; e </w:t>
      </w:r>
      <w:del w:id="1246" w:author="Assessor GDSXSR" w:date="2026-10-29T17:51:12Z">
        <w:r>
          <w:rPr>
            <w:rFonts w:ascii="Arial" w:eastAsia="Arial" w:hAnsi="Arial" w:cs="Arial"/>
            <w:b/>
            <w:bCs/>
            <w:color w:val="000000" w:themeColor="text1"/>
            <w:sz w:val="28"/>
            <w:szCs w:val="28"/>
          </w:rPr>
          <w:delText xml:space="preserve">5</w:delText>
        </w:r>
      </w:del>
      <w:ins w:id="1247" w:author="Assessor GDSXSR" w:date="2026-10-29T17:51:12Z">
        <w:r>
          <w:rPr>
            <w:rFonts w:ascii="Arial" w:eastAsia="Arial" w:hAnsi="Arial" w:cs="Arial"/>
            <w:b/>
            <w:color w:val="808080"/>
            <w:sz w:val="28"/>
            <w:szCs w:val="28"/>
          </w:rPr>
          <w:t xml:space="preserve">3</w:t>
        </w:r>
      </w:ins>
      <w:r>
        <w:rPr>
          <w:rFonts w:ascii="Arial" w:eastAsia="Arial" w:hAnsi="Arial" w:cs="Arial"/>
          <w:b/>
          <w:bCs/>
          <w:color w:val="000000" w:themeColor="text1"/>
          <w:sz w:val="28"/>
          <w:szCs w:val="28"/>
          <w:rPrChange w:id="1266" w:author="Assessor GDSXSR" w:date="2026-10-29T17:51:12Z">
            <w:rPr>
              <w:rFonts w:ascii="Arial" w:eastAsia="Arial" w:hAnsi="Arial" w:cs="Arial"/>
              <w:b/>
              <w:bCs/>
              <w:color w:val="000000" w:themeColor="text1"/>
              <w:sz w:val="28"/>
              <w:szCs w:val="28"/>
            </w:rPr>
          </w:rPrChange>
        </w:rPr>
        <w:t xml:space="preserve">)</w:t>
      </w:r>
      <w:r>
        <w:rPr>
          <w:rFonts w:ascii="Arial" w:eastAsia="Arial" w:hAnsi="Arial" w:cs="Arial"/>
          <w:color w:val="000000" w:themeColor="text1"/>
          <w:sz w:val="28"/>
          <w:szCs w:val="28"/>
          <w:rPrChange w:id="1267" w:author="Assessor GDSXSR" w:date="2026-10-29T17:51:12Z">
            <w:rPr>
              <w:rFonts w:ascii="Arial" w:eastAsia="Arial" w:hAnsi="Arial" w:cs="Arial"/>
              <w:color w:val="000000" w:themeColor="text1"/>
              <w:sz w:val="28"/>
              <w:szCs w:val="28"/>
            </w:rPr>
          </w:rPrChange>
        </w:rPr>
        <w:t xml:space="preserve"> todas as parcelas </w:t>
      </w:r>
      <w:del w:id="1248" w:author="Assessor GDSXSR" w:date="2026-10-29T17:51:12Z">
        <w:r>
          <w:rPr>
            <w:rFonts w:ascii="Arial" w:eastAsia="Arial" w:hAnsi="Arial" w:cs="Arial"/>
            <w:color w:val="000000" w:themeColor="text1"/>
            <w:sz w:val="28"/>
            <w:szCs w:val="28"/>
          </w:rPr>
          <w:delText xml:space="preserve">reconhecidas na </w:delText>
        </w:r>
        <w:r>
          <w:rPr>
            <w:rFonts w:ascii="Arial" w:eastAsia="Arial" w:hAnsi="Arial" w:cs="Arial"/>
            <w:color w:val="000000" w:themeColor="text1"/>
            <w:sz w:val="28"/>
            <w:szCs w:val="28"/>
          </w:rPr>
          <w:delText xml:space="preserve">condenação </w:delText>
        </w:r>
      </w:del>
      <w:r>
        <w:rPr>
          <w:rFonts w:ascii="Arial" w:eastAsia="Arial" w:hAnsi="Arial" w:cs="Arial"/>
          <w:color w:val="000000" w:themeColor="text1"/>
          <w:sz w:val="28"/>
          <w:szCs w:val="28"/>
          <w:rPrChange w:id="1268" w:author="Assessor GDSXSR" w:date="2026-10-29T17:51:12Z">
            <w:rPr>
              <w:rFonts w:ascii="Arial" w:eastAsia="Arial" w:hAnsi="Arial" w:cs="Arial"/>
              <w:color w:val="000000" w:themeColor="text1"/>
              <w:sz w:val="28"/>
              <w:szCs w:val="28"/>
            </w:rPr>
          </w:rPrChange>
        </w:rPr>
        <w:t xml:space="preserve">estavam prescritas</w:t>
      </w:r>
      <w:del w:id="1249" w:author="Assessor GDSXSR" w:date="2026-10-29T17:51:12Z">
        <w:r>
          <w:rPr>
            <w:rFonts w:ascii="Arial" w:eastAsia="Arial" w:hAnsi="Arial" w:cs="Arial"/>
            <w:color w:val="000000" w:themeColor="text1"/>
            <w:sz w:val="28"/>
            <w:szCs w:val="28"/>
          </w:rPr>
          <w:delText xml:space="preserve"> quando a ação foi ajuizada</w:delText>
        </w:r>
      </w:del>
      <w:r>
        <w:rPr>
          <w:rFonts w:ascii="Arial" w:eastAsia="Arial" w:hAnsi="Arial" w:cs="Arial"/>
          <w:color w:val="808080"/>
          <w:sz w:val="28"/>
          <w:szCs w:val="28"/>
          <w:rPrChange w:id="1269" w:author="Assessor GDSXSR" w:date="2026-10-29T17:51:12Z">
            <w:rPr>
              <w:rFonts w:ascii="Arial" w:eastAsia="Arial" w:hAnsi="Arial" w:cs="Arial"/>
              <w:color w:val="808080"/>
              <w:sz w:val="28"/>
              <w:szCs w:val="28"/>
            </w:rPr>
          </w:rPrChange>
        </w:rPr>
        <w:t xml:space="preserve"> (ID 88729625)</w:t>
      </w:r>
      <w:r>
        <w:rPr>
          <w:rFonts w:ascii="Arial" w:eastAsia="Arial" w:hAnsi="Arial" w:cs="Arial"/>
          <w:color w:val="000000" w:themeColor="text1"/>
          <w:sz w:val="28"/>
          <w:szCs w:val="28"/>
          <w:rPrChange w:id="1270" w:author="Assessor GDSXSR" w:date="2026-10-29T17:51:12Z">
            <w:rPr>
              <w:rFonts w:ascii="Arial" w:eastAsia="Arial" w:hAnsi="Arial" w:cs="Arial"/>
              <w:color w:val="000000" w:themeColor="text1"/>
              <w:sz w:val="28"/>
              <w:szCs w:val="28"/>
            </w:rPr>
          </w:rPrChange>
        </w:rPr>
        <w:t xml:space="preserve">.</w:t>
      </w:r>
      <w:commentRangeEnd w:id="14"/>
      <w:r>
        <w:rPr>
          <w:rStyle w:val="Refdecomentrio"/>
          <w:rFonts w:ascii="Arial" w:hAnsi="Arial" w:cs="Arial"/>
          <w:sz w:val="28"/>
          <w:szCs w:val="28"/>
          <w:highlight w:val="yellow"/>
        </w:rPr>
        <w:commentReference w:id="14"/>
      </w:r>
    </w:p>
    <w:p w14:paraId="7FED0338" w14:textId="77777777" w:rsidR="00FE581C" w:rsidRDefault="00FE581C" w:rsidP="003520F9">
      <w:pPr>
        <w:spacing w:after="0" w:line="360" w:lineRule="auto"/>
        <w:ind w:firstLine="2268"/>
        <w:jc w:val="both"/>
        <w:rPr>
          <w:rFonts w:ascii="Arial" w:hAnsi="Arial" w:cs="Arial"/>
          <w:sz w:val="28"/>
          <w:szCs w:val="28"/>
          <w:highlight w:val="yellow"/>
        </w:rPr>
      </w:pPr>
    </w:p>
    <w:p w14:paraId="5593B3BD" w14:textId="714F07D9" w:rsidR="00506A7D" w:rsidRDefault="00506A7D" w:rsidP="003520F9">
      <w:pPr>
        <w:spacing w:after="0" w:line="360" w:lineRule="auto"/>
        <w:ind w:firstLine="2268"/>
        <w:jc w:val="both"/>
        <w:rPr>
          <w:rFonts w:ascii="Arial" w:hAnsi="Arial" w:cs="Arial"/>
          <w:sz w:val="28"/>
          <w:szCs w:val="28"/>
        </w:rPr>
      </w:pPr>
      <w:r w:rsidRPr="00FE581C">
        <w:rPr>
          <w:rFonts w:ascii="Arial" w:hAnsi="Arial" w:cs="Arial"/>
          <w:sz w:val="28"/>
          <w:szCs w:val="28"/>
          <w:highlight w:val="yellow"/>
        </w:rPr>
        <w:t>Sem razão</w:t>
      </w:r>
      <w:r w:rsidR="5CE87B8C" w:rsidRPr="00FE581C">
        <w:rPr>
          <w:rFonts w:ascii="Arial" w:hAnsi="Arial" w:cs="Arial"/>
          <w:sz w:val="28"/>
          <w:szCs w:val="28"/>
          <w:highlight w:val="yellow"/>
        </w:rPr>
        <w:t xml:space="preserve"> o apelante.</w:t>
      </w:r>
      <w:r w:rsidR="5CE87B8C" w:rsidRPr="01C772C1">
        <w:rPr>
          <w:rFonts w:ascii="Arial" w:hAnsi="Arial" w:cs="Arial"/>
          <w:sz w:val="28"/>
          <w:szCs w:val="28"/>
          <w:highlight w:val="yellow"/>
        </w:rPr>
        <w:t xml:space="preserve"> </w:t>
      </w:r>
    </w:p>
    <w:p w14:paraId="1E327760" w14:textId="77777777" w:rsidR="007F0403" w:rsidRDefault="007F0403" w:rsidP="003520F9">
      <w:pPr>
        <w:spacing w:after="0" w:line="360" w:lineRule="auto"/>
        <w:ind w:firstLine="2268"/>
        <w:jc w:val="both"/>
      </w:pPr>
    </w:p>
    <w:p w14:paraId="17B1F823" w14:textId="793EDA91" w:rsidR="008552BF" w:rsidRDefault="008552BF" w:rsidP="008552BF">
      <w:pPr>
        <w:spacing w:after="0" w:line="360" w:lineRule="auto"/>
        <w:ind w:firstLine="2268"/>
        <w:jc w:val="both"/>
        <w:rPr>
          <w:rFonts w:ascii="Arial" w:eastAsia="Arial" w:hAnsi="Arial" w:cs="Arial"/>
          <w:sz w:val="28"/>
          <w:szCs w:val="28"/>
        </w:rPr>
      </w:pPr>
      <w:commentRangeStart w:id="15"/>
      <w:commentRangeStart w:id="16"/>
      <w:del w:id="1271" w:author="Assessor GDSXSR" w:date="2026-10-29T17:51:12Z">
        <w:r>
          <w:rPr>
            <w:rFonts w:ascii="Arial" w:eastAsia="Arial" w:hAnsi="Arial" w:cs="Arial"/>
            <w:color w:val="808080"/>
            <w:sz w:val="28"/>
            <w:szCs w:val="28"/>
          </w:rPr>
          <w:delText xml:space="preserve">Violado</w:delText>
        </w:r>
      </w:del>
      <w:ins w:id="1272" w:author="Assessor GDSXSR" w:date="2026-10-29T17:51:12Z">
        <w:r>
          <w:rPr>
            <w:rFonts w:ascii="Arial" w:eastAsia="Arial" w:hAnsi="Arial" w:cs="Arial"/>
            <w:color w:val="808080"/>
            <w:sz w:val="28"/>
            <w:szCs w:val="28"/>
          </w:rPr>
          <w:t xml:space="preserve">A</w:t>
        </w:r>
      </w:ins>
      <w:r>
        <w:rPr>
          <w:rFonts w:ascii="Arial" w:eastAsia="Arial" w:hAnsi="Arial" w:cs="Arial"/>
          <w:sz w:val="28"/>
          <w:szCs w:val="28"/>
        </w:rPr>
        <w:t xml:space="preserve"> </w:t>
      </w:r>
      <w:del w:id="1273" w:author="Assessor GDSXSR" w:date="2026-10-29T17:51:12Z">
        <w:r>
          <w:rPr>
            <w:rFonts w:ascii="Arial" w:eastAsia="Arial" w:hAnsi="Arial" w:cs="Arial"/>
            <w:color w:val="808080"/>
            <w:sz w:val="28"/>
            <w:szCs w:val="28"/>
          </w:rPr>
          <w:delText xml:space="preserve">o</w:delText>
        </w:r>
      </w:del>
      <w:ins w:id="1274" w:author="Assessor GDSXSR" w:date="2026-10-29T17:51:12Z">
        <w:r>
          <w:rPr>
            <w:rFonts w:ascii="Arial" w:eastAsia="Arial" w:hAnsi="Arial" w:cs="Arial"/>
            <w:color w:val="808080"/>
            <w:sz w:val="28"/>
            <w:szCs w:val="28"/>
          </w:rPr>
          <w:t xml:space="preserve">natureza</w:t>
        </w:r>
      </w:ins>
      <w:r>
        <w:rPr>
          <w:rFonts w:ascii="Arial" w:eastAsia="Arial" w:hAnsi="Arial" w:cs="Arial"/>
          <w:sz w:val="28"/>
          <w:szCs w:val="28"/>
        </w:rPr>
        <w:t xml:space="preserve"> </w:t>
      </w:r>
      <w:del w:id="1275" w:author="Assessor GDSXSR" w:date="2026-10-29T17:51:12Z">
        <w:r>
          <w:rPr>
            <w:rFonts w:ascii="Arial" w:eastAsia="Arial" w:hAnsi="Arial" w:cs="Arial"/>
            <w:color w:val="808080"/>
            <w:sz w:val="28"/>
            <w:szCs w:val="28"/>
          </w:rPr>
          <w:delText xml:space="preserve">direito</w:delText>
        </w:r>
        <w:r>
          <w:rPr>
            <w:rFonts w:ascii="Arial" w:eastAsia="Arial" w:hAnsi="Arial" w:cs="Arial"/>
            <w:sz w:val="28"/>
            <w:szCs w:val="28"/>
          </w:rPr>
          <w:delText xml:space="preserve">, </w:delText>
        </w:r>
        <w:r>
          <w:rPr>
            <w:rFonts w:ascii="Arial" w:eastAsia="Arial" w:hAnsi="Arial" w:cs="Arial"/>
            <w:color w:val="808080"/>
            <w:sz w:val="28"/>
            <w:szCs w:val="28"/>
          </w:rPr>
          <w:delText xml:space="preserve">nasce</w:delText>
        </w:r>
        <w:r>
          <w:rPr>
            <w:rFonts w:ascii="Arial" w:eastAsia="Arial" w:hAnsi="Arial" w:cs="Arial"/>
            <w:sz w:val="28"/>
            <w:szCs w:val="28"/>
          </w:rPr>
          <w:delText xml:space="preserve"> a</w:delText>
        </w:r>
      </w:del>
      <w:ins w:id="1276" w:author="Assessor GDSXSR" w:date="2026-10-29T17:51:12Z">
        <w:r>
          <w:rPr>
            <w:rFonts w:ascii="Arial" w:eastAsia="Arial" w:hAnsi="Arial" w:cs="Arial"/>
            <w:color w:val="808080"/>
            <w:sz w:val="28"/>
            <w:szCs w:val="28"/>
          </w:rPr>
          <w:t xml:space="preserve">da</w:t>
        </w:r>
      </w:ins>
      <w:r>
        <w:rPr>
          <w:rFonts w:ascii="Arial" w:eastAsia="Arial" w:hAnsi="Arial" w:cs="Arial"/>
          <w:sz w:val="28"/>
          <w:szCs w:val="28"/>
        </w:rPr>
        <w:t xml:space="preserve"> pretensão, </w:t>
      </w:r>
      <w:del w:id="1277" w:author="Assessor GDSXSR" w:date="2026-10-29T17:51:12Z">
        <w:r>
          <w:rPr>
            <w:rFonts w:ascii="Arial" w:eastAsia="Arial" w:hAnsi="Arial" w:cs="Arial"/>
            <w:sz w:val="28"/>
            <w:szCs w:val="28"/>
          </w:rPr>
          <w:delText xml:space="preserve">cujo</w:delText>
        </w:r>
      </w:del>
      <w:ins w:id="1278" w:author="Assessor GDSXSR" w:date="2026-10-29T17:51:12Z">
        <w:r>
          <w:rPr>
            <w:rFonts w:ascii="Arial" w:eastAsia="Arial" w:hAnsi="Arial" w:cs="Arial"/>
            <w:color w:val="808080"/>
            <w:sz w:val="28"/>
            <w:szCs w:val="28"/>
          </w:rPr>
          <w:t xml:space="preserve">que define o</w:t>
        </w:r>
      </w:ins>
      <w:r>
        <w:rPr>
          <w:rFonts w:ascii="Arial" w:eastAsia="Arial" w:hAnsi="Arial" w:cs="Arial"/>
          <w:sz w:val="28"/>
          <w:szCs w:val="28"/>
        </w:rPr>
        <w:t xml:space="preserve"> prazo prescricional</w:t>
      </w:r>
      <w:ins w:id="1279" w:author="Assessor GDSXSR" w:date="2026-10-29T17:51:12Z">
        <w:r>
          <w:rPr>
            <w:rFonts w:ascii="Arial" w:eastAsia="Arial" w:hAnsi="Arial" w:cs="Arial"/>
            <w:color w:val="808080"/>
            <w:sz w:val="28"/>
            <w:szCs w:val="28"/>
          </w:rPr>
          <w:t xml:space="preserve">,</w:t>
        </w:r>
      </w:ins>
      <w:r>
        <w:rPr>
          <w:rFonts w:ascii="Arial" w:eastAsia="Arial" w:hAnsi="Arial" w:cs="Arial"/>
          <w:sz w:val="28"/>
          <w:szCs w:val="28"/>
        </w:rPr>
        <w:t xml:space="preserve"> </w:t>
      </w:r>
      <w:del w:id="1280" w:author="Assessor GDSXSR" w:date="2026-10-29T17:51:12Z">
        <w:r>
          <w:rPr>
            <w:rFonts w:ascii="Arial" w:eastAsia="Arial" w:hAnsi="Arial" w:cs="Arial"/>
            <w:color w:val="808080"/>
            <w:sz w:val="28"/>
            <w:szCs w:val="28"/>
          </w:rPr>
          <w:delText xml:space="preserve">se</w:delText>
        </w:r>
      </w:del>
      <w:ins w:id="1281" w:author="Assessor GDSXSR" w:date="2026-10-29T17:51:12Z">
        <w:r>
          <w:rPr>
            <w:rFonts w:ascii="Arial" w:eastAsia="Arial" w:hAnsi="Arial" w:cs="Arial"/>
            <w:color w:val="808080"/>
            <w:sz w:val="28"/>
            <w:szCs w:val="28"/>
          </w:rPr>
          <w:t xml:space="preserve">depende</w:t>
        </w:r>
      </w:ins>
      <w:r>
        <w:rPr>
          <w:rFonts w:ascii="Arial" w:eastAsia="Arial" w:hAnsi="Arial" w:cs="Arial"/>
          <w:sz w:val="28"/>
          <w:szCs w:val="28"/>
        </w:rPr>
        <w:t xml:space="preserve"> </w:t>
      </w:r>
      <w:del w:id="1282" w:author="Assessor GDSXSR" w:date="2026-10-29T17:51:12Z">
        <w:r>
          <w:rPr>
            <w:rFonts w:ascii="Arial" w:eastAsia="Arial" w:hAnsi="Arial" w:cs="Arial"/>
            <w:color w:val="808080"/>
            <w:sz w:val="28"/>
            <w:szCs w:val="28"/>
          </w:rPr>
          <w:delText xml:space="preserve">define</w:delText>
        </w:r>
      </w:del>
      <w:ins w:id="1283" w:author="Assessor GDSXSR" w:date="2026-10-29T17:51:12Z">
        <w:r>
          <w:rPr>
            <w:rFonts w:ascii="Arial" w:eastAsia="Arial" w:hAnsi="Arial" w:cs="Arial"/>
            <w:color w:val="808080"/>
            <w:sz w:val="28"/>
            <w:szCs w:val="28"/>
          </w:rPr>
          <w:t xml:space="preserve">dos</w:t>
        </w:r>
      </w:ins>
      <w:r>
        <w:rPr>
          <w:rFonts w:ascii="Arial" w:eastAsia="Arial" w:hAnsi="Arial" w:cs="Arial"/>
          <w:sz w:val="28"/>
          <w:szCs w:val="28"/>
        </w:rPr>
        <w:t xml:space="preserve"> </w:t>
      </w:r>
      <w:del w:id="1284" w:author="Assessor GDSXSR" w:date="2026-10-29T17:51:12Z">
        <w:r>
          <w:rPr>
            <w:rFonts w:ascii="Arial" w:eastAsia="Arial" w:hAnsi="Arial" w:cs="Arial"/>
            <w:sz w:val="28"/>
            <w:szCs w:val="28"/>
          </w:rPr>
          <w:delText xml:space="preserve">conforme</w:delText>
        </w:r>
      </w:del>
      <w:ins w:id="1285" w:author="Assessor GDSXSR" w:date="2026-10-29T17:51:12Z">
        <w:r>
          <w:rPr>
            <w:rFonts w:ascii="Arial" w:eastAsia="Arial" w:hAnsi="Arial" w:cs="Arial"/>
            <w:color w:val="808080"/>
            <w:sz w:val="28"/>
            <w:szCs w:val="28"/>
          </w:rPr>
          <w:t xml:space="preserve">fatos</w:t>
        </w:r>
      </w:ins>
      <w:r>
        <w:rPr>
          <w:rFonts w:ascii="Arial" w:eastAsia="Arial" w:hAnsi="Arial" w:cs="Arial"/>
          <w:sz w:val="28"/>
          <w:szCs w:val="28"/>
        </w:rPr>
        <w:t xml:space="preserve"> </w:t>
      </w:r>
      <w:del w:id="1286" w:author="Assessor GDSXSR" w:date="2026-10-29T17:51:12Z">
        <w:r>
          <w:rPr>
            <w:rFonts w:ascii="Arial" w:eastAsia="Arial" w:hAnsi="Arial" w:cs="Arial"/>
            <w:sz w:val="28"/>
            <w:szCs w:val="28"/>
          </w:rPr>
          <w:delText xml:space="preserve">a</w:delText>
        </w:r>
      </w:del>
      <w:ins w:id="1287" w:author="Assessor GDSXSR" w:date="2026-10-29T17:51:12Z">
        <w:r>
          <w:rPr>
            <w:rFonts w:ascii="Arial" w:eastAsia="Arial" w:hAnsi="Arial" w:cs="Arial"/>
            <w:color w:val="808080"/>
            <w:sz w:val="28"/>
            <w:szCs w:val="28"/>
          </w:rPr>
          <w:t xml:space="preserve">narrados,</w:t>
        </w:r>
      </w:ins>
      <w:r>
        <w:rPr>
          <w:rFonts w:ascii="Arial" w:eastAsia="Arial" w:hAnsi="Arial" w:cs="Arial"/>
          <w:sz w:val="28"/>
          <w:szCs w:val="28"/>
        </w:rPr>
        <w:t xml:space="preserve"> </w:t>
      </w:r>
      <w:del w:id="1288" w:author="Assessor GDSXSR" w:date="2026-10-29T17:51:12Z">
        <w:r>
          <w:rPr>
            <w:rFonts w:ascii="Arial" w:eastAsia="Arial" w:hAnsi="Arial" w:cs="Arial"/>
            <w:sz w:val="28"/>
            <w:szCs w:val="28"/>
          </w:rPr>
          <w:delText xml:space="preserve">natureza</w:delText>
        </w:r>
      </w:del>
      <w:ins w:id="1289" w:author="Assessor GDSXSR" w:date="2026-10-29T17:51:12Z">
        <w:r>
          <w:rPr>
            <w:rFonts w:ascii="Arial" w:eastAsia="Arial" w:hAnsi="Arial" w:cs="Arial"/>
            <w:color w:val="808080"/>
            <w:sz w:val="28"/>
            <w:szCs w:val="28"/>
          </w:rPr>
          <w:t xml:space="preserve">da obrigação invocada e</w:t>
        </w:r>
      </w:ins>
      <w:r>
        <w:rPr>
          <w:rFonts w:ascii="Arial" w:eastAsia="Arial" w:hAnsi="Arial" w:cs="Arial"/>
          <w:sz w:val="28"/>
          <w:szCs w:val="28"/>
        </w:rPr>
        <w:t xml:space="preserve"> do </w:t>
      </w:r>
      <w:del w:id="1290" w:author="Assessor GDSXSR" w:date="2026-10-29T17:51:12Z">
        <w:r>
          <w:rPr>
            <w:rFonts w:ascii="Arial" w:eastAsia="Arial" w:hAnsi="Arial" w:cs="Arial"/>
            <w:sz w:val="28"/>
            <w:szCs w:val="28"/>
          </w:rPr>
          <w:delText xml:space="preserve">direito</w:delText>
        </w:r>
      </w:del>
      <w:ins w:id="1291" w:author="Assessor GDSXSR" w:date="2026-10-29T17:51:12Z">
        <w:r>
          <w:rPr>
            <w:rFonts w:ascii="Arial" w:eastAsia="Arial" w:hAnsi="Arial" w:cs="Arial"/>
            <w:color w:val="808080"/>
            <w:sz w:val="28"/>
            <w:szCs w:val="28"/>
          </w:rPr>
          <w:t xml:space="preserve">resultado</w:t>
        </w:r>
      </w:ins>
      <w:r>
        <w:rPr>
          <w:rFonts w:ascii="Arial" w:eastAsia="Arial" w:hAnsi="Arial" w:cs="Arial"/>
          <w:sz w:val="28"/>
          <w:szCs w:val="28"/>
        </w:rPr>
        <w:t xml:space="preserve"> </w:t>
      </w:r>
      <w:del w:id="1292" w:author="Assessor GDSXSR" w:date="2026-10-29T17:51:12Z">
        <w:r>
          <w:rPr>
            <w:rFonts w:ascii="Arial" w:eastAsia="Arial" w:hAnsi="Arial" w:cs="Arial"/>
            <w:sz w:val="28"/>
            <w:szCs w:val="28"/>
          </w:rPr>
          <w:delText xml:space="preserve">material exercido</w:delText>
        </w:r>
      </w:del>
      <w:ins w:id="1293" w:author="Assessor GDSXSR" w:date="2026-10-29T17:51:12Z">
        <w:r>
          <w:rPr>
            <w:rFonts w:ascii="Arial" w:eastAsia="Arial" w:hAnsi="Arial" w:cs="Arial"/>
            <w:color w:val="808080"/>
            <w:sz w:val="28"/>
            <w:szCs w:val="28"/>
          </w:rPr>
          <w:t xml:space="preserve">pretendido</w:t>
        </w:r>
      </w:ins>
      <w:r>
        <w:rPr>
          <w:rFonts w:ascii="Arial" w:eastAsia="Arial" w:hAnsi="Arial" w:cs="Arial"/>
          <w:color w:val="808080"/>
          <w:sz w:val="28"/>
          <w:szCs w:val="28"/>
        </w:rPr>
        <w:t xml:space="preserve"> (</w:t>
      </w:r>
      <w:r>
        <w:rPr>
          <w:rFonts w:ascii="Arial" w:eastAsia="Arial" w:hAnsi="Arial" w:cs="Arial"/>
          <w:color w:val="808080"/>
          <w:sz w:val="28"/>
          <w:szCs w:val="28"/>
        </w:rPr>
        <w:t xml:space="preserve">C</w:t>
      </w:r>
      <w:r>
        <w:rPr>
          <w:rFonts w:ascii="Arial" w:eastAsia="Arial" w:hAnsi="Arial" w:cs="Arial"/>
          <w:color w:val="808080"/>
          <w:sz w:val="28"/>
          <w:szCs w:val="28"/>
        </w:rPr>
        <w:t xml:space="preserve">C 189)</w:t>
      </w:r>
      <w:r>
        <w:rPr>
          <w:rFonts w:ascii="Arial" w:eastAsia="Arial" w:hAnsi="Arial" w:cs="Arial"/>
          <w:color w:val="808080"/>
          <w:sz w:val="28"/>
          <w:szCs w:val="28"/>
        </w:rPr>
        <w:t xml:space="preserve">:</w:t>
      </w:r>
      <w:commentRangeEnd w:id="16"/>
      <w:commentRangeEnd w:id="15"/>
      <w:r w:rsidR="00E07B87">
        <w:rPr>
          <w:rStyle w:val="Refdecomentrio"/>
          <w:rFonts w:ascii="Arial" w:eastAsia="Arial" w:hAnsi="Arial" w:cs="Arial"/>
          <w:color w:val="808080"/>
          <w:sz w:val="28"/>
          <w:szCs w:val="28"/>
        </w:rPr>
        <w:commentReference w:id="16"/>
      </w:r>
      <w:r>
        <w:rPr>
          <w:rStyle w:val="Refdecomentrio"/>
          <w:rFonts w:ascii="Arial" w:eastAsia="Arial" w:hAnsi="Arial" w:cs="Arial"/>
          <w:sz w:val="28"/>
          <w:szCs w:val="28"/>
        </w:rPr>
        <w:commentReference w:id="15"/>
      </w:r>
    </w:p>
    <w:p w14:paraId="69190563" w14:textId="77777777" w:rsidR="00137A61" w:rsidRDefault="00137A61" w:rsidP="008552BF">
      <w:pPr>
        <w:spacing w:after="0" w:line="360" w:lineRule="auto"/>
        <w:ind w:firstLine="2268"/>
        <w:jc w:val="both"/>
        <w:rPr>
          <w:rFonts w:ascii="Arial" w:eastAsia="Arial" w:hAnsi="Arial" w:cs="Arial"/>
          <w:sz w:val="28"/>
          <w:szCs w:val="28"/>
        </w:rPr>
      </w:pPr>
    </w:p>
    <w:p w14:paraId="52DD0075" w14:textId="4911D76F" w:rsidR="00E07B87" w:rsidRPr="00E07B87" w:rsidRDefault="00E07B87" w:rsidP="00E07B87">
      <w:pPr>
        <w:spacing w:after="0" w:line="360" w:lineRule="auto"/>
        <w:ind w:left="2268"/>
        <w:jc w:val="both"/>
        <w:rPr>
          <w:rFonts w:ascii="Arial" w:eastAsia="Arial" w:hAnsi="Arial" w:cs="Arial"/>
          <w:i/>
          <w:iCs/>
          <w:color w:val="833C0B" w:themeColor="accent2" w:themeShade="80"/>
          <w:sz w:val="26"/>
          <w:szCs w:val="26"/>
        </w:rPr>
      </w:pPr>
      <w:r w:rsidRPr="00E07B87">
        <w:rPr>
          <w:rFonts w:ascii="Arial" w:eastAsia="Arial" w:hAnsi="Arial" w:cs="Arial"/>
          <w:i/>
          <w:iCs/>
          <w:color w:val="833C0B" w:themeColor="accent2" w:themeShade="80"/>
          <w:sz w:val="26"/>
          <w:szCs w:val="26"/>
        </w:rPr>
        <w:t>“</w:t>
      </w:r>
      <w:r w:rsidRPr="00E07B87">
        <w:rPr>
          <w:rFonts w:ascii="Arial" w:eastAsia="Arial" w:hAnsi="Arial" w:cs="Arial"/>
          <w:i/>
          <w:iCs/>
          <w:color w:val="833C0B" w:themeColor="accent2" w:themeShade="80"/>
          <w:sz w:val="26"/>
          <w:szCs w:val="26"/>
        </w:rPr>
        <w:t>Art. 189. Violado o direito, nasce para o titular a pretensão, a qual se extingue, pela prescrição, nos prazos a que aludem os arts. 205 e 206.</w:t>
      </w:r>
      <w:r w:rsidRPr="00E07B87">
        <w:rPr>
          <w:rFonts w:ascii="Arial" w:eastAsia="Arial" w:hAnsi="Arial" w:cs="Arial"/>
          <w:i/>
          <w:iCs/>
          <w:color w:val="833C0B" w:themeColor="accent2" w:themeShade="80"/>
          <w:sz w:val="26"/>
          <w:szCs w:val="26"/>
        </w:rPr>
        <w:t>”</w:t>
      </w:r>
    </w:p>
    <w:p w14:paraId="484CFF2C" w14:textId="77777777" w:rsidR="00E07B87" w:rsidRPr="008552BF" w:rsidRDefault="00E07B87" w:rsidP="008552BF">
      <w:pPr>
        <w:spacing w:after="0" w:line="360" w:lineRule="auto"/>
        <w:ind w:firstLine="2268"/>
        <w:jc w:val="both"/>
        <w:rPr>
          <w:rFonts w:ascii="Arial" w:eastAsia="Arial" w:hAnsi="Arial" w:cs="Arial"/>
          <w:sz w:val="28"/>
          <w:szCs w:val="28"/>
        </w:rPr>
      </w:pPr>
    </w:p>
    <w:p w14:paraId="27A5EB2E" w14:textId="1DD19AEF" w:rsidR="008552BF" w:rsidRDefault="008552BF" w:rsidP="008552BF">
      <w:pPr>
        <w:spacing w:after="0" w:line="360" w:lineRule="auto"/>
        <w:ind w:firstLine="2268"/>
        <w:jc w:val="both"/>
        <w:rPr>
          <w:del w:id="1297" w:author="Assessor GDSXSR" w:date="2026-10-29T17:51:12Z"/>
          <w:rFonts w:ascii="Arial" w:eastAsia="Arial" w:hAnsi="Arial" w:cs="Arial"/>
          <w:sz w:val="28"/>
          <w:szCs w:val="28"/>
        </w:rPr>
      </w:pPr>
      <w:del w:id="1294" w:author="Assessor GDSXSR" w:date="2026-10-29T17:51:12Z">
        <w:r w:rsidRPr="008552BF">
          <w:rPr>
            <w:rFonts w:ascii="Arial" w:eastAsia="Arial" w:hAnsi="Arial" w:cs="Arial"/>
            <w:sz w:val="28"/>
            <w:szCs w:val="28"/>
          </w:rPr>
          <w:delText>A natureza da pretensão não é determinada apenas pelo nome atribuído à ação ou pela qualificação jurídica empregada pela parte.</w:delText>
        </w:r>
      </w:del>
      <w:del w:id="1295" w:author="Assessor GDSXSR" w:date="2026-10-29T17:51:12Z">
        <w:r>
          <w:rPr>
            <w:rFonts w:ascii="Arial" w:eastAsia="Arial" w:hAnsi="Arial" w:cs="Arial"/>
            <w:sz w:val="28"/>
            <w:szCs w:val="28"/>
          </w:rPr>
          <w:delText xml:space="preserve"> </w:delText>
        </w:r>
      </w:del>
      <w:del w:id="1296" w:author="Assessor GDSXSR" w:date="2026-10-29T17:51:12Z">
        <w:r w:rsidRPr="008552BF">
          <w:rPr>
            <w:rFonts w:ascii="Arial" w:eastAsia="Arial" w:hAnsi="Arial" w:cs="Arial"/>
            <w:sz w:val="28"/>
            <w:szCs w:val="28"/>
          </w:rPr>
          <w:delText>Devem ser considerados os fatos narrados, a obrigação invocada e o resultado material pretendido.</w:delText>
        </w:r>
      </w:del>
    </w:p>
    <w:p w14:paraId="32475F75" w14:textId="77777777" w:rsidR="006C43B2" w:rsidRDefault="006C43B2" w:rsidP="008552BF">
      <w:pPr>
        <w:spacing w:after="0" w:line="360" w:lineRule="auto"/>
        <w:ind w:firstLine="2268"/>
        <w:jc w:val="both"/>
        <w:rPr>
          <w:del w:id="1298" w:author="Assessor GDSXSR" w:date="2026-10-29T17:51:12Z"/>
          <w:rFonts w:ascii="Arial" w:eastAsia="Arial" w:hAnsi="Arial" w:cs="Arial"/>
          <w:sz w:val="28"/>
          <w:szCs w:val="28"/>
        </w:rPr>
      </w:pPr>
    </w:p>
    <w:p w14:paraId="767F6E2F" w14:textId="77777777" w:rsidR="00B94F40" w:rsidRDefault="00000000">
      <w:pPr>
        <w:spacing w:after="0" w:line="360" w:lineRule="auto"/>
        <w:ind w:firstLine="2268"/>
        <w:jc w:val="both"/>
      </w:pPr>
      <w:del w:id="1299" w:author="Assessor GDSXSR" w:date="2026-10-29T17:51:12Z">
        <w:r>
          <w:rPr>
            <w:rFonts w:ascii="Arial" w:eastAsia="Arial" w:hAnsi="Arial" w:cs="Arial"/>
            <w:sz w:val="28"/>
            <w:szCs w:val="28"/>
          </w:rPr>
          <w:delText xml:space="preserve">No</w:delText>
        </w:r>
      </w:del>
      <w:ins w:id="1300" w:author="Assessor GDSXSR" w:date="2026-10-29T17:51:12Z">
        <w:r>
          <w:rPr>
            <w:rFonts w:ascii="Arial" w:eastAsia="Arial" w:hAnsi="Arial" w:cs="Arial"/>
            <w:color w:val="808080"/>
            <w:sz w:val="28"/>
            <w:szCs w:val="28"/>
          </w:rPr>
          <w:t xml:space="preserve">Na</w:t>
        </w:r>
      </w:ins>
      <w:r>
        <w:rPr>
          <w:rFonts w:ascii="Arial" w:eastAsia="Arial" w:hAnsi="Arial" w:cs="Arial"/>
          <w:sz w:val="28"/>
          <w:szCs w:val="28"/>
        </w:rPr>
        <w:t xml:space="preserve"> </w:t>
      </w:r>
      <w:del w:id="1301" w:author="Assessor GDSXSR" w:date="2026-10-29T17:51:12Z">
        <w:r>
          <w:rPr>
            <w:rFonts w:ascii="Arial" w:eastAsia="Arial" w:hAnsi="Arial" w:cs="Arial"/>
            <w:sz w:val="28"/>
            <w:szCs w:val="28"/>
          </w:rPr>
          <w:delText xml:space="preserve">caso</w:delText>
        </w:r>
      </w:del>
      <w:ins w:id="1302" w:author="Assessor GDSXSR" w:date="2026-10-29T17:51:12Z">
        <w:r>
          <w:rPr>
            <w:rFonts w:ascii="Arial" w:eastAsia="Arial" w:hAnsi="Arial" w:cs="Arial"/>
            <w:color w:val="808080"/>
            <w:sz w:val="28"/>
            <w:szCs w:val="28"/>
          </w:rPr>
          <w:t xml:space="preserve">petição inicial</w:t>
        </w:r>
      </w:ins>
      <w:r>
        <w:rPr>
          <w:rFonts w:ascii="Arial" w:eastAsia="Arial" w:hAnsi="Arial" w:cs="Arial"/>
          <w:sz w:val="28"/>
          <w:szCs w:val="28"/>
        </w:rPr>
        <w:t xml:space="preserve">, a autora formulou duas pretensões</w:t>
      </w:r>
      <w:ins w:id="1303" w:author="Assessor GDSXSR" w:date="2026-10-29T17:51:12Z">
        <w:r>
          <w:rPr>
            <w:rFonts w:ascii="Arial" w:eastAsia="Arial" w:hAnsi="Arial" w:cs="Arial"/>
            <w:color w:val="808080"/>
            <w:sz w:val="28"/>
            <w:szCs w:val="28"/>
          </w:rPr>
          <w:t xml:space="preserve">:</w:t>
        </w:r>
      </w:ins>
      <w:r>
        <w:rPr>
          <w:rFonts w:ascii="Arial" w:eastAsia="Arial" w:hAnsi="Arial" w:cs="Arial"/>
          <w:sz w:val="28"/>
          <w:szCs w:val="28"/>
        </w:rPr>
        <w:t xml:space="preserve"> </w:t>
      </w:r>
      <w:del w:id="1304" w:author="Assessor GDSXSR" w:date="2026-10-29T17:51:12Z">
        <w:r>
          <w:rPr>
            <w:rFonts w:ascii="Arial" w:eastAsia="Arial" w:hAnsi="Arial" w:cs="Arial"/>
            <w:sz w:val="28"/>
            <w:szCs w:val="28"/>
          </w:rPr>
          <w:delText xml:space="preserve">distintas</w:delText>
        </w:r>
      </w:del>
      <w:ins w:id="1305" w:author="Assessor GDSXSR" w:date="2026-10-29T17:51:12Z">
        <w:r>
          <w:rPr>
            <w:rFonts w:ascii="Arial" w:eastAsia="Arial" w:hAnsi="Arial" w:cs="Arial"/>
            <w:color w:val="808080"/>
            <w:sz w:val="28"/>
            <w:szCs w:val="28"/>
          </w:rPr>
          <w:t xml:space="preserve">as</w:t>
        </w:r>
      </w:ins>
      <w:r>
        <w:rPr>
          <w:rFonts w:ascii="Arial" w:eastAsia="Arial" w:hAnsi="Arial" w:cs="Arial"/>
          <w:sz w:val="28"/>
          <w:szCs w:val="28"/>
        </w:rPr>
        <w:t xml:space="preserve"> </w:t>
      </w:r>
      <w:del w:id="1306" w:author="Assessor GDSXSR" w:date="2026-10-29T17:51:12Z">
        <w:r>
          <w:rPr>
            <w:rFonts w:ascii="Arial" w:eastAsia="Arial" w:hAnsi="Arial" w:cs="Arial"/>
            <w:sz w:val="28"/>
            <w:szCs w:val="28"/>
          </w:rPr>
          <w:delText xml:space="preserve">na</w:delText>
        </w:r>
      </w:del>
      <w:ins w:id="1307" w:author="Assessor GDSXSR" w:date="2026-10-29T17:51:12Z">
        <w:r>
          <w:rPr>
            <w:rFonts w:ascii="Arial" w:eastAsia="Arial" w:hAnsi="Arial" w:cs="Arial"/>
            <w:color w:val="808080"/>
            <w:sz w:val="28"/>
            <w:szCs w:val="28"/>
          </w:rPr>
          <w:t xml:space="preserve">mensalidades</w:t>
        </w:r>
      </w:ins>
      <w:r>
        <w:rPr>
          <w:rFonts w:ascii="Arial" w:eastAsia="Arial" w:hAnsi="Arial" w:cs="Arial"/>
          <w:sz w:val="28"/>
          <w:szCs w:val="28"/>
        </w:rPr>
        <w:t xml:space="preserve"> </w:t>
      </w:r>
      <w:del w:id="1308" w:author="Assessor GDSXSR" w:date="2026-10-29T17:51:12Z">
        <w:r>
          <w:rPr>
            <w:rFonts w:ascii="Arial" w:eastAsia="Arial" w:hAnsi="Arial" w:cs="Arial"/>
            <w:sz w:val="28"/>
            <w:szCs w:val="28"/>
          </w:rPr>
          <w:delText xml:space="preserve">petição</w:delText>
        </w:r>
      </w:del>
      <w:ins w:id="1309" w:author="Assessor GDSXSR" w:date="2026-10-29T17:51:12Z">
        <w:r>
          <w:rPr>
            <w:rFonts w:ascii="Arial" w:eastAsia="Arial" w:hAnsi="Arial" w:cs="Arial"/>
            <w:color w:val="808080"/>
            <w:sz w:val="28"/>
            <w:szCs w:val="28"/>
          </w:rPr>
          <w:t xml:space="preserve">do</w:t>
        </w:r>
      </w:ins>
      <w:r>
        <w:rPr>
          <w:rFonts w:ascii="Arial" w:eastAsia="Arial" w:hAnsi="Arial" w:cs="Arial"/>
          <w:sz w:val="28"/>
          <w:szCs w:val="28"/>
        </w:rPr>
        <w:t xml:space="preserve"> </w:t>
      </w:r>
      <w:del w:id="1310" w:author="Assessor GDSXSR" w:date="2026-10-29T17:51:12Z">
        <w:r>
          <w:rPr>
            <w:rFonts w:ascii="Arial" w:eastAsia="Arial" w:hAnsi="Arial" w:cs="Arial"/>
            <w:sz w:val="28"/>
            <w:szCs w:val="28"/>
          </w:rPr>
          <w:delText xml:space="preserve">inicial</w:delText>
        </w:r>
      </w:del>
      <w:ins w:id="1311" w:author="Assessor GDSXSR" w:date="2026-10-29T17:51:12Z">
        <w:r>
          <w:rPr>
            <w:rFonts w:ascii="Arial" w:eastAsia="Arial" w:hAnsi="Arial" w:cs="Arial"/>
            <w:color w:val="808080"/>
            <w:sz w:val="28"/>
            <w:szCs w:val="28"/>
          </w:rPr>
          <w:t xml:space="preserve">contrato e o ressarcimento por falta de manutenção dos equipamentos</w:t>
        </w:r>
      </w:ins>
      <w:r>
        <w:rPr>
          <w:rFonts w:ascii="Arial" w:eastAsia="Arial" w:hAnsi="Arial" w:cs="Arial"/>
          <w:sz w:val="28"/>
          <w:szCs w:val="28"/>
        </w:rPr>
        <w:t xml:space="preserve"> (ID 252037653).</w:t>
      </w:r>
    </w:p>
    <w:p w14:paraId="11B2E538" w14:textId="77777777" w:rsidR="00B94F40" w:rsidRDefault="00B94F40">
      <w:pPr>
        <w:spacing w:after="0" w:line="360" w:lineRule="auto"/>
        <w:ind w:firstLine="2268"/>
        <w:jc w:val="both"/>
      </w:pPr>
    </w:p>
    <w:p w14:paraId="03C533AE" w14:textId="072760A7" w:rsidR="006C43B2" w:rsidRDefault="006C43B2" w:rsidP="006C43B2">
      <w:pPr>
        <w:spacing w:after="0" w:line="360" w:lineRule="auto"/>
        <w:ind w:firstLine="2268"/>
        <w:jc w:val="both"/>
        <w:rPr>
          <w:del w:id="1313" w:author="Assessor GDSXSR" w:date="2026-10-29T17:51:12Z"/>
          <w:rFonts w:ascii="Arial" w:eastAsia="Arial" w:hAnsi="Arial" w:cs="Arial"/>
          <w:sz w:val="28"/>
          <w:szCs w:val="28"/>
        </w:rPr>
      </w:pPr>
      <w:del w:id="1312" w:author="Assessor GDSXSR" w:date="2026-10-29T17:51:12Z">
        <w:r>
          <w:rPr>
            <w:rFonts w:ascii="Arial" w:eastAsia="Arial" w:hAnsi="Arial" w:cs="Arial"/>
            <w:sz w:val="28"/>
            <w:szCs w:val="28"/>
          </w:rPr>
          <w:delText>A primeira consiste no recebimento das mensalidades previstas no contrato celebrado entre as partes (ID 252037678). A segunda corresponde ao ressarcimento dos alegados prejuízos decorrentes da falta de manutenção corretiva dos equipamentos.</w:delText>
        </w:r>
      </w:del>
    </w:p>
    <w:p w14:paraId="5423085E" w14:textId="77777777" w:rsidR="006C43B2" w:rsidRDefault="006C43B2" w:rsidP="006C43B2">
      <w:pPr>
        <w:spacing w:after="0" w:line="360" w:lineRule="auto"/>
        <w:ind w:firstLine="2268"/>
        <w:jc w:val="both"/>
        <w:rPr>
          <w:del w:id="1314" w:author="Assessor GDSXSR" w:date="2026-10-29T17:51:12Z"/>
          <w:rFonts w:ascii="Arial" w:eastAsia="Arial" w:hAnsi="Arial" w:cs="Arial"/>
          <w:sz w:val="28"/>
          <w:szCs w:val="28"/>
        </w:rPr>
      </w:pPr>
    </w:p>
    <w:p w14:paraId="07E1D528" w14:textId="2E29917F" w:rsidR="00BA72D3" w:rsidRDefault="00BA72D3" w:rsidP="006C43B2">
      <w:pPr>
        <w:spacing w:after="0" w:line="360" w:lineRule="auto"/>
        <w:ind w:firstLine="2268"/>
        <w:jc w:val="both"/>
        <w:rPr>
          <w:rFonts w:ascii="Arial" w:eastAsia="Arial" w:hAnsi="Arial" w:cs="Arial"/>
          <w:sz w:val="28"/>
          <w:szCs w:val="28"/>
        </w:rPr>
      </w:pPr>
      <w:commentRangeStart w:id="17"/>
      <w:r>
        <w:rPr>
          <w:rFonts w:ascii="Arial" w:eastAsia="Arial" w:hAnsi="Arial" w:cs="Arial"/>
          <w:sz w:val="28"/>
          <w:szCs w:val="28"/>
        </w:rPr>
        <w:t xml:space="preserve">A sentença rejeitou o </w:t>
      </w:r>
      <w:del w:id="1315" w:author="Assessor GDSXSR" w:date="2026-10-29T17:51:12Z">
        <w:r>
          <w:rPr>
            <w:rFonts w:ascii="Arial" w:eastAsia="Arial" w:hAnsi="Arial" w:cs="Arial"/>
            <w:sz w:val="28"/>
            <w:szCs w:val="28"/>
          </w:rPr>
          <w:delText xml:space="preserve">pedido de </w:delText>
        </w:r>
      </w:del>
      <w:r>
        <w:rPr>
          <w:rFonts w:ascii="Arial" w:eastAsia="Arial" w:hAnsi="Arial" w:cs="Arial"/>
          <w:sz w:val="28"/>
          <w:szCs w:val="28"/>
        </w:rPr>
        <w:t xml:space="preserve">ressarcimento</w:t>
      </w:r>
      <w:del w:id="1316" w:author="Assessor GDSXSR" w:date="2026-10-29T17:51:12Z">
        <w:r>
          <w:rPr>
            <w:rFonts w:ascii="Arial" w:eastAsia="Arial" w:hAnsi="Arial" w:cs="Arial"/>
            <w:sz w:val="28"/>
            <w:szCs w:val="28"/>
          </w:rPr>
          <w:delText xml:space="preserve"> dos custos de manutenção</w:delText>
        </w:r>
      </w:del>
      <w:r>
        <w:rPr>
          <w:rFonts w:ascii="Arial" w:eastAsia="Arial" w:hAnsi="Arial" w:cs="Arial"/>
          <w:sz w:val="28"/>
          <w:szCs w:val="28"/>
        </w:rPr>
        <w:t xml:space="preserve"> e acolheu apenas </w:t>
      </w:r>
      <w:del w:id="1317" w:author="Assessor GDSXSR" w:date="2026-10-29T17:51:12Z">
        <w:r>
          <w:rPr>
            <w:rFonts w:ascii="Arial" w:eastAsia="Arial" w:hAnsi="Arial" w:cs="Arial"/>
            <w:sz w:val="28"/>
            <w:szCs w:val="28"/>
          </w:rPr>
          <w:delText xml:space="preserve">a pretensão relativa às</w:delText>
        </w:r>
      </w:del>
      <w:ins w:id="1318" w:author="Assessor GDSXSR" w:date="2026-10-29T17:51:12Z">
        <w:r>
          <w:rPr>
            <w:rFonts w:ascii="Arial" w:eastAsia="Arial" w:hAnsi="Arial" w:cs="Arial"/>
            <w:color w:val="808080"/>
            <w:sz w:val="28"/>
            <w:szCs w:val="28"/>
          </w:rPr>
          <w:t xml:space="preserve">as</w:t>
        </w:r>
      </w:ins>
      <w:r>
        <w:rPr>
          <w:rFonts w:ascii="Arial" w:eastAsia="Arial" w:hAnsi="Arial" w:cs="Arial"/>
          <w:sz w:val="28"/>
          <w:szCs w:val="28"/>
        </w:rPr>
        <w:t xml:space="preserve"> mensalidades posteriores a 02/10/2020</w:t>
      </w:r>
      <w:r>
        <w:rPr>
          <w:rFonts w:ascii="Arial" w:eastAsia="Arial" w:hAnsi="Arial" w:cs="Arial"/>
          <w:sz w:val="28"/>
          <w:szCs w:val="28"/>
        </w:rPr>
        <w:t xml:space="preserve"> </w:t>
      </w:r>
      <w:r>
        <w:rPr>
          <w:rFonts w:ascii="Arial" w:eastAsia="Arial" w:hAnsi="Arial" w:cs="Arial"/>
          <w:sz w:val="28"/>
          <w:szCs w:val="28"/>
        </w:rPr>
        <w:t xml:space="preserve">(ID 279724916).</w:t>
      </w:r>
      <w:commentRangeEnd w:id="17"/>
      <w:r>
        <w:rPr>
          <w:rStyle w:val="Refdecomentrio"/>
          <w:rFonts w:ascii="Arial" w:eastAsia="Arial" w:hAnsi="Arial" w:cs="Arial"/>
          <w:sz w:val="28"/>
          <w:szCs w:val="28"/>
        </w:rPr>
        <w:commentReference w:id="17"/>
      </w:r>
    </w:p>
    <w:p w14:paraId="5B154FA1" w14:textId="77777777" w:rsidR="00BA72D3" w:rsidRPr="00BA72D3" w:rsidRDefault="00BA72D3" w:rsidP="00BA72D3">
      <w:pPr>
        <w:spacing w:after="0" w:line="360" w:lineRule="auto"/>
        <w:ind w:firstLine="2268"/>
        <w:jc w:val="both"/>
        <w:rPr>
          <w:rFonts w:ascii="Arial" w:eastAsia="Arial" w:hAnsi="Arial" w:cs="Arial"/>
          <w:sz w:val="28"/>
          <w:szCs w:val="28"/>
        </w:rPr>
      </w:pPr>
    </w:p>
    <w:p w14:paraId="684D605F" w14:textId="77777777" w:rsidR="00B94F40" w:rsidRDefault="00000000">
      <w:pPr>
        <w:spacing w:after="0" w:line="360" w:lineRule="auto"/>
        <w:ind w:firstLine="2268"/>
        <w:jc w:val="both"/>
      </w:pPr>
      <w:del w:id="1319" w:author="Assessor GDSXSR" w:date="2026-10-29T17:51:12Z">
        <w:r>
          <w:rPr>
            <w:rFonts w:ascii="Arial" w:eastAsia="Arial" w:hAnsi="Arial" w:cs="Arial"/>
            <w:sz w:val="28"/>
            <w:szCs w:val="28"/>
          </w:rPr>
          <w:delText xml:space="preserve">A</w:delText>
        </w:r>
      </w:del>
      <w:ins w:id="1320" w:author="Assessor GDSXSR" w:date="2026-10-29T17:51:12Z">
        <w:r>
          <w:rPr>
            <w:rFonts w:ascii="Arial" w:eastAsia="Arial" w:hAnsi="Arial" w:cs="Arial"/>
            <w:color w:val="808080"/>
            <w:sz w:val="28"/>
            <w:szCs w:val="28"/>
          </w:rPr>
          <w:t xml:space="preserve">As</w:t>
        </w:r>
      </w:ins>
      <w:r>
        <w:rPr>
          <w:rFonts w:ascii="Arial" w:eastAsia="Arial" w:hAnsi="Arial" w:cs="Arial"/>
          <w:sz w:val="28"/>
          <w:szCs w:val="28"/>
        </w:rPr>
        <w:t xml:space="preserve"> </w:t>
      </w:r>
      <w:del w:id="1321" w:author="Assessor GDSXSR" w:date="2026-10-29T17:51:12Z">
        <w:r>
          <w:rPr>
            <w:rFonts w:ascii="Arial" w:eastAsia="Arial" w:hAnsi="Arial" w:cs="Arial"/>
            <w:sz w:val="28"/>
            <w:szCs w:val="28"/>
          </w:rPr>
          <w:delText xml:space="preserve">autora</w:delText>
        </w:r>
      </w:del>
      <w:ins w:id="1322" w:author="Assessor GDSXSR" w:date="2026-10-29T17:51:12Z">
        <w:r>
          <w:rPr>
            <w:rFonts w:ascii="Arial" w:eastAsia="Arial" w:hAnsi="Arial" w:cs="Arial"/>
            <w:color w:val="808080"/>
            <w:sz w:val="28"/>
            <w:szCs w:val="28"/>
          </w:rPr>
          <w:t xml:space="preserve">mensalidades são a contraprestação mensal de R$ 5.000,00 do contrato de locação, e</w:t>
        </w:r>
      </w:ins>
      <w:r>
        <w:rPr>
          <w:rFonts w:ascii="Arial" w:eastAsia="Arial" w:hAnsi="Arial" w:cs="Arial"/>
          <w:sz w:val="28"/>
          <w:szCs w:val="28"/>
        </w:rPr>
        <w:t xml:space="preserve"> não</w:t>
      </w:r>
      <w:del w:id="1323" w:author="Assessor GDSXSR" w:date="2026-10-29T17:51:12Z">
        <w:r>
          <w:rPr>
            <w:rFonts w:ascii="Arial" w:eastAsia="Arial" w:hAnsi="Arial" w:cs="Arial"/>
            <w:sz w:val="28"/>
            <w:szCs w:val="28"/>
          </w:rPr>
          <w:delText xml:space="preserve"> busca, nesse ponto,</w:delText>
        </w:r>
      </w:del>
      <w:r>
        <w:rPr>
          <w:rFonts w:ascii="Arial" w:eastAsia="Arial" w:hAnsi="Arial" w:cs="Arial"/>
          <w:sz w:val="28"/>
          <w:szCs w:val="28"/>
        </w:rPr>
        <w:t xml:space="preserve"> indenização por dano emergente, lucro cessante ou prejuízo autônomo </w:t>
      </w:r>
      <w:del w:id="1324" w:author="Assessor GDSXSR" w:date="2026-10-29T17:51:12Z">
        <w:r>
          <w:rPr>
            <w:rFonts w:ascii="Arial" w:eastAsia="Arial" w:hAnsi="Arial" w:cs="Arial"/>
            <w:sz w:val="28"/>
            <w:szCs w:val="28"/>
          </w:rPr>
          <w:delText xml:space="preserve">provocado</w:delText>
        </w:r>
      </w:del>
      <w:ins w:id="1325" w:author="Assessor GDSXSR" w:date="2026-10-29T17:51:12Z">
        <w:r>
          <w:rPr>
            <w:rFonts w:ascii="Arial" w:eastAsia="Arial" w:hAnsi="Arial" w:cs="Arial"/>
            <w:color w:val="808080"/>
            <w:sz w:val="28"/>
            <w:szCs w:val="28"/>
          </w:rPr>
          <w:t xml:space="preserve">(ID</w:t>
        </w:r>
      </w:ins>
      <w:r>
        <w:rPr>
          <w:rFonts w:ascii="Arial" w:eastAsia="Arial" w:hAnsi="Arial" w:cs="Arial"/>
          <w:sz w:val="28"/>
          <w:szCs w:val="28"/>
        </w:rPr>
        <w:t xml:space="preserve"> </w:t>
      </w:r>
      <w:del w:id="1326" w:author="Assessor GDSXSR" w:date="2026-10-29T17:51:12Z">
        <w:r>
          <w:rPr>
            <w:rFonts w:ascii="Arial" w:eastAsia="Arial" w:hAnsi="Arial" w:cs="Arial"/>
            <w:sz w:val="28"/>
            <w:szCs w:val="28"/>
          </w:rPr>
          <w:delText xml:space="preserve">pelo inadimplemento</w:delText>
        </w:r>
      </w:del>
      <w:ins w:id="1327" w:author="Assessor GDSXSR" w:date="2026-10-29T17:51:12Z">
        <w:r>
          <w:rPr>
            <w:rFonts w:ascii="Arial" w:eastAsia="Arial" w:hAnsi="Arial" w:cs="Arial"/>
            <w:color w:val="808080"/>
            <w:sz w:val="28"/>
            <w:szCs w:val="28"/>
          </w:rPr>
          <w:t xml:space="preserve">252037678)</w:t>
        </w:r>
      </w:ins>
      <w:r>
        <w:rPr>
          <w:rFonts w:ascii="Arial" w:eastAsia="Arial" w:hAnsi="Arial" w:cs="Arial"/>
          <w:sz w:val="28"/>
          <w:szCs w:val="28"/>
        </w:rPr>
        <w:t xml:space="preserve">.</w:t>
      </w:r>
    </w:p>
    <w:p w14:paraId="7B7704E2" w14:textId="77777777" w:rsidR="00B94F40" w:rsidRDefault="00B94F40">
      <w:pPr>
        <w:spacing w:after="0" w:line="360" w:lineRule="auto"/>
        <w:ind w:firstLine="2268"/>
        <w:jc w:val="both"/>
      </w:pPr>
    </w:p>
    <w:p w14:paraId="622D239A" w14:textId="34A0E6B3" w:rsidR="006C43B2" w:rsidRDefault="00BA72D3" w:rsidP="00BA72D3">
      <w:pPr>
        <w:spacing w:after="0" w:line="360" w:lineRule="auto"/>
        <w:ind w:firstLine="2268"/>
        <w:jc w:val="both"/>
        <w:rPr>
          <w:del w:id="1329" w:author="Assessor GDSXSR" w:date="2026-10-29T17:51:12Z"/>
          <w:rFonts w:ascii="Arial" w:eastAsia="Arial" w:hAnsi="Arial" w:cs="Arial"/>
          <w:sz w:val="28"/>
          <w:szCs w:val="28"/>
        </w:rPr>
      </w:pPr>
      <w:del w:id="1328" w:author="Assessor GDSXSR" w:date="2026-10-29T17:51:12Z">
        <w:r>
          <w:rPr>
            <w:rFonts w:ascii="Arial" w:eastAsia="Arial" w:hAnsi="Arial" w:cs="Arial"/>
            <w:sz w:val="28"/>
            <w:szCs w:val="28"/>
          </w:rPr>
          <w:delText>Busca o pagamento da contraprestação mensal assumida pelo réu no instrumento contratual (ID 252037678).</w:delText>
        </w:r>
      </w:del>
    </w:p>
    <w:p w14:paraId="7B08D37D" w14:textId="77777777" w:rsidR="00BA72D3" w:rsidRDefault="00BA72D3" w:rsidP="00BA72D3">
      <w:pPr>
        <w:spacing w:after="0" w:line="360" w:lineRule="auto"/>
        <w:ind w:firstLine="2268"/>
        <w:jc w:val="both"/>
        <w:rPr>
          <w:del w:id="1330" w:author="Assessor GDSXSR" w:date="2026-10-29T17:51:12Z"/>
          <w:rFonts w:ascii="Arial" w:eastAsia="Arial" w:hAnsi="Arial" w:cs="Arial"/>
          <w:sz w:val="28"/>
          <w:szCs w:val="28"/>
        </w:rPr>
      </w:pPr>
    </w:p>
    <w:p w14:paraId="20035348" w14:textId="77777777" w:rsidR="00B94F40" w:rsidRDefault="00000000">
      <w:pPr>
        <w:spacing w:after="0" w:line="360" w:lineRule="auto"/>
        <w:ind w:firstLine="2268"/>
        <w:jc w:val="both"/>
        <w:rPr>
          <w:del w:id="1334" w:author="Assessor GDSXSR" w:date="2026-10-29T17:51:12Z"/>
        </w:rPr>
      </w:pPr>
      <w:del w:id="1331" w:author="Assessor GDSXSR" w:date="2026-10-29T17:51:12Z">
        <w:r>
          <w:rPr>
            <w:rFonts w:ascii="Arial" w:eastAsia="Arial" w:hAnsi="Arial" w:cs="Arial"/>
            <w:sz w:val="28"/>
            <w:szCs w:val="28"/>
          </w:rPr>
          <w:delText>O contrato estabelece o pagamento mensal de R$ 5.000,00 pela locação dos equipamentos</w:delText>
        </w:r>
      </w:del>
      <w:del w:id="1332" w:author="Assessor GDSXSR" w:date="2026-10-29T17:51:12Z">
        <w:r>
          <w:rPr>
            <w:rFonts w:ascii="Arial" w:eastAsia="Arial" w:hAnsi="Arial" w:cs="Arial"/>
            <w:color w:val="808080"/>
            <w:sz w:val="28"/>
            <w:szCs w:val="28"/>
          </w:rPr>
          <w:delText xml:space="preserve"> (ID 252037678)</w:delText>
        </w:r>
      </w:del>
      <w:del w:id="1333" w:author="Assessor GDSXSR" w:date="2026-10-29T17:51:12Z">
        <w:r>
          <w:rPr>
            <w:rFonts w:ascii="Arial" w:eastAsia="Arial" w:hAnsi="Arial" w:cs="Arial"/>
            <w:sz w:val="28"/>
            <w:szCs w:val="28"/>
          </w:rPr>
          <w:delText>.</w:delText>
        </w:r>
      </w:del>
    </w:p>
    <w:p w14:paraId="3A9EAA54" w14:textId="77777777" w:rsidR="00B94F40" w:rsidRDefault="00B94F40">
      <w:pPr>
        <w:spacing w:after="0" w:line="360" w:lineRule="auto"/>
        <w:ind w:firstLine="2268"/>
        <w:jc w:val="both"/>
        <w:rPr>
          <w:del w:id="1335" w:author="Assessor GDSXSR" w:date="2026-10-29T17:51:12Z"/>
        </w:rPr>
      </w:pPr>
    </w:p>
    <w:p w14:paraId="4EBCA6A3" w14:textId="0EAE8470" w:rsidR="00BA72D3" w:rsidRDefault="00BA72D3" w:rsidP="00BA72D3">
      <w:pPr>
        <w:spacing w:after="0" w:line="360" w:lineRule="auto"/>
        <w:ind w:firstLine="2268"/>
        <w:jc w:val="both"/>
        <w:rPr>
          <w:del w:id="1337" w:author="Assessor GDSXSR" w:date="2026-10-29T17:51:12Z"/>
          <w:rFonts w:ascii="Arial" w:eastAsia="Arial" w:hAnsi="Arial" w:cs="Arial"/>
          <w:sz w:val="28"/>
          <w:szCs w:val="28"/>
        </w:rPr>
      </w:pPr>
      <w:del w:id="1336" w:author="Assessor GDSXSR" w:date="2026-10-29T17:51:12Z">
        <w:r>
          <w:rPr>
            <w:rFonts w:ascii="Arial" w:eastAsia="Arial" w:hAnsi="Arial" w:cs="Arial"/>
            <w:sz w:val="28"/>
            <w:szCs w:val="28"/>
          </w:rPr>
          <w:delText>O simples inadimplemento da prestação não altera a natureza da obrigação originária nem transforma a cobrança em pretensão de reparação civil.</w:delText>
        </w:r>
      </w:del>
    </w:p>
    <w:p w14:paraId="73F922B1" w14:textId="77777777" w:rsidR="00B94F40" w:rsidRDefault="00B94F40">
      <w:pPr>
        <w:spacing w:after="0" w:line="360" w:lineRule="auto"/>
        <w:ind w:firstLine="2268"/>
        <w:jc w:val="both"/>
        <w:rPr>
          <w:del w:id="1338" w:author="Assessor GDSXSR" w:date="2026-10-29T17:51:12Z"/>
          <w:rFonts w:ascii="Arial" w:eastAsia="Arial" w:hAnsi="Arial" w:cs="Arial"/>
          <w:sz w:val="28"/>
          <w:szCs w:val="28"/>
        </w:rPr>
      </w:pPr>
    </w:p>
    <w:p w14:paraId="37B4D9C3" w14:textId="77777777" w:rsidR="00B94F40" w:rsidRDefault="00000000">
      <w:pPr>
        <w:spacing w:after="0" w:line="360" w:lineRule="auto"/>
        <w:ind w:firstLine="2268"/>
        <w:jc w:val="both"/>
        <w:rPr>
          <w:rFonts w:ascii="Arial" w:eastAsia="Arial" w:hAnsi="Arial" w:cs="Arial"/>
          <w:sz w:val="28"/>
          <w:szCs w:val="28"/>
        </w:rPr>
      </w:pPr>
      <w:commentRangeStart w:id="18"/>
      <w:r>
        <w:rPr>
          <w:rFonts w:ascii="Arial" w:eastAsia="Arial" w:hAnsi="Arial" w:cs="Arial"/>
          <w:color w:val="808080"/>
          <w:sz w:val="28"/>
          <w:szCs w:val="28"/>
        </w:rPr>
        <w:t>Dispõe o art. 206, § 5º, I, do Código Civil:</w:t>
      </w:r>
      <w:commentRangeEnd w:id="18"/>
      <w:r>
        <w:rPr>
          <w:rStyle w:val="Refdecomentrio"/>
          <w:rFonts w:ascii="Arial" w:eastAsia="Arial" w:hAnsi="Arial" w:cs="Arial"/>
          <w:sz w:val="28"/>
          <w:szCs w:val="28"/>
        </w:rPr>
        <w:commentReference w:id="18"/>
      </w:r>
    </w:p>
    <w:p w14:paraId="5D18B4DE" w14:textId="77777777" w:rsidR="00B94F40" w:rsidRDefault="00B94F40">
      <w:pPr>
        <w:spacing w:after="0" w:line="360" w:lineRule="auto"/>
        <w:ind w:firstLine="2268"/>
        <w:jc w:val="both"/>
        <w:rPr>
          <w:rFonts w:ascii="Arial" w:eastAsia="Arial" w:hAnsi="Arial" w:cs="Arial"/>
          <w:sz w:val="28"/>
          <w:szCs w:val="28"/>
        </w:rPr>
      </w:pPr>
    </w:p>
    <w:p w14:paraId="17DF9DC4" w14:textId="77777777" w:rsidR="00B94F40" w:rsidRDefault="00000000">
      <w:pPr>
        <w:spacing w:after="0" w:line="360" w:lineRule="auto"/>
        <w:ind w:left="2268"/>
        <w:jc w:val="both"/>
        <w:rPr>
          <w:rFonts w:ascii="Arial" w:eastAsia="Arial" w:hAnsi="Arial" w:cs="Arial"/>
          <w:sz w:val="28"/>
          <w:szCs w:val="28"/>
        </w:rPr>
      </w:pPr>
      <w:r>
        <w:rPr>
          <w:rFonts w:ascii="Arial" w:hAnsi="Arial" w:cs="Arial"/>
          <w:i/>
          <w:color w:val="808080"/>
          <w:sz w:val="26"/>
        </w:rPr>
        <w:t>“Art. 206. Prescreve:</w:t>
      </w:r>
    </w:p>
    <w:p w14:paraId="78B41801" w14:textId="77777777" w:rsidR="00B94F40" w:rsidRDefault="00000000">
      <w:pPr>
        <w:spacing w:after="0" w:line="360" w:lineRule="auto"/>
        <w:ind w:left="2268"/>
        <w:jc w:val="both"/>
        <w:rPr>
          <w:rFonts w:ascii="Arial" w:eastAsia="Arial" w:hAnsi="Arial" w:cs="Arial"/>
          <w:sz w:val="28"/>
          <w:szCs w:val="28"/>
        </w:rPr>
      </w:pPr>
      <w:r>
        <w:rPr>
          <w:rFonts w:ascii="Arial" w:hAnsi="Arial" w:cs="Arial"/>
          <w:i/>
          <w:color w:val="808080"/>
          <w:sz w:val="26"/>
        </w:rPr>
        <w:t>(...)</w:t>
      </w:r>
    </w:p>
    <w:p w14:paraId="3009DA39" w14:textId="77777777" w:rsidR="00B94F40" w:rsidRDefault="00000000">
      <w:pPr>
        <w:spacing w:after="0" w:line="360" w:lineRule="auto"/>
        <w:ind w:left="2268"/>
        <w:jc w:val="both"/>
        <w:rPr>
          <w:rFonts w:ascii="Arial" w:eastAsia="Arial" w:hAnsi="Arial" w:cs="Arial"/>
          <w:sz w:val="28"/>
          <w:szCs w:val="28"/>
        </w:rPr>
      </w:pPr>
      <w:r>
        <w:rPr>
          <w:rFonts w:ascii="Arial" w:hAnsi="Arial" w:cs="Arial"/>
          <w:i/>
          <w:color w:val="808080"/>
          <w:sz w:val="26"/>
        </w:rPr>
        <w:t>§ 5º Em cinco anos:</w:t>
      </w:r>
    </w:p>
    <w:p w14:paraId="050579ED" w14:textId="77777777" w:rsidR="00B94F40" w:rsidRDefault="00000000">
      <w:pPr>
        <w:spacing w:after="0" w:line="360" w:lineRule="auto"/>
        <w:ind w:left="2268"/>
        <w:jc w:val="both"/>
        <w:rPr>
          <w:rFonts w:ascii="Arial" w:eastAsia="Arial" w:hAnsi="Arial" w:cs="Arial"/>
          <w:sz w:val="28"/>
          <w:szCs w:val="28"/>
        </w:rPr>
      </w:pPr>
      <w:r>
        <w:rPr>
          <w:rFonts w:ascii="Arial" w:hAnsi="Arial" w:cs="Arial"/>
          <w:i/>
          <w:color w:val="808080"/>
          <w:sz w:val="26"/>
        </w:rPr>
        <w:t xml:space="preserve">I - </w:t>
      </w:r>
      <w:r>
        <w:rPr>
          <w:rFonts w:ascii="Arial" w:hAnsi="Arial" w:cs="Arial"/>
          <w:i/>
          <w:color w:val="808080"/>
          <w:sz w:val="26"/>
          <w:u w:val="single"/>
        </w:rPr>
        <w:t>a pretensão de cobrança de dívidas líquidas constantes de instrumento público ou particular</w:t>
      </w:r>
      <w:r>
        <w:rPr>
          <w:rFonts w:ascii="Arial" w:hAnsi="Arial" w:cs="Arial"/>
          <w:i/>
          <w:color w:val="808080"/>
          <w:sz w:val="26"/>
        </w:rPr>
        <w:t>;” – Grifei</w:t>
      </w:r>
    </w:p>
    <w:p w14:paraId="2F998DB5" w14:textId="77777777" w:rsidR="00BA72D3" w:rsidRPr="00BA72D3" w:rsidRDefault="00BA72D3" w:rsidP="00BA72D3">
      <w:pPr>
        <w:spacing w:after="0" w:line="360" w:lineRule="auto"/>
        <w:ind w:firstLine="2268"/>
        <w:jc w:val="both"/>
        <w:rPr>
          <w:rFonts w:ascii="Arial" w:eastAsia="Arial" w:hAnsi="Arial" w:cs="Arial"/>
          <w:sz w:val="28"/>
          <w:szCs w:val="28"/>
        </w:rPr>
      </w:pPr>
    </w:p>
    <w:p w14:paraId="3683AE63" w14:textId="36519EF2" w:rsidR="00BA72D3" w:rsidRDefault="00BA72D3" w:rsidP="00BA72D3">
      <w:pPr>
        <w:spacing w:after="0" w:line="360" w:lineRule="auto"/>
        <w:ind w:firstLine="2268"/>
        <w:jc w:val="both"/>
        <w:rPr>
          <w:rFonts w:ascii="Arial" w:eastAsia="Arial" w:hAnsi="Arial" w:cs="Arial"/>
          <w:sz w:val="28"/>
          <w:szCs w:val="28"/>
        </w:rPr>
      </w:pPr>
      <w:del w:id="1339" w:author="Assessor GDSXSR" w:date="2026-10-29T17:51:12Z">
        <w:r>
          <w:rPr>
            <w:rFonts w:ascii="Arial" w:eastAsia="Arial" w:hAnsi="Arial" w:cs="Arial"/>
            <w:sz w:val="28"/>
            <w:szCs w:val="28"/>
          </w:rPr>
          <w:delText xml:space="preserve">Caso</w:delText>
        </w:r>
      </w:del>
      <w:ins w:id="1340" w:author="Assessor GDSXSR" w:date="2026-10-29T17:51:12Z">
        <w:r>
          <w:rPr>
            <w:rFonts w:ascii="Arial" w:eastAsia="Arial" w:hAnsi="Arial" w:cs="Arial"/>
            <w:color w:val="808080"/>
            <w:sz w:val="28"/>
            <w:szCs w:val="28"/>
          </w:rPr>
          <w:t xml:space="preserve">O</w:t>
        </w:r>
      </w:ins>
      <w:r>
        <w:rPr>
          <w:rFonts w:ascii="Arial" w:eastAsia="Arial" w:hAnsi="Arial" w:cs="Arial"/>
          <w:sz w:val="28"/>
          <w:szCs w:val="28"/>
        </w:rPr>
        <w:t xml:space="preserve"> </w:t>
      </w:r>
      <w:del w:id="1341" w:author="Assessor GDSXSR" w:date="2026-10-29T17:51:12Z">
        <w:r>
          <w:rPr>
            <w:rFonts w:ascii="Arial" w:eastAsia="Arial" w:hAnsi="Arial" w:cs="Arial"/>
            <w:sz w:val="28"/>
            <w:szCs w:val="28"/>
          </w:rPr>
          <w:delText xml:space="preserve">toda</w:delText>
        </w:r>
      </w:del>
      <w:ins w:id="1342" w:author="Assessor GDSXSR" w:date="2026-10-29T17:51:12Z">
        <w:r>
          <w:rPr>
            <w:rFonts w:ascii="Arial" w:eastAsia="Arial" w:hAnsi="Arial" w:cs="Arial"/>
            <w:color w:val="808080"/>
            <w:sz w:val="28"/>
            <w:szCs w:val="28"/>
          </w:rPr>
          <w:t xml:space="preserve">simples</w:t>
        </w:r>
      </w:ins>
      <w:r>
        <w:rPr>
          <w:rFonts w:ascii="Arial" w:eastAsia="Arial" w:hAnsi="Arial" w:cs="Arial"/>
          <w:sz w:val="28"/>
          <w:szCs w:val="28"/>
        </w:rPr>
        <w:t xml:space="preserve"> </w:t>
      </w:r>
      <w:del w:id="1343" w:author="Assessor GDSXSR" w:date="2026-10-29T17:51:12Z">
        <w:r>
          <w:rPr>
            <w:rFonts w:ascii="Arial" w:eastAsia="Arial" w:hAnsi="Arial" w:cs="Arial"/>
            <w:sz w:val="28"/>
            <w:szCs w:val="28"/>
          </w:rPr>
          <w:delText xml:space="preserve">falta</w:delText>
        </w:r>
      </w:del>
      <w:ins w:id="1344" w:author="Assessor GDSXSR" w:date="2026-10-29T17:51:12Z">
        <w:r>
          <w:rPr>
            <w:rFonts w:ascii="Arial" w:eastAsia="Arial" w:hAnsi="Arial" w:cs="Arial"/>
            <w:color w:val="808080"/>
            <w:sz w:val="28"/>
            <w:szCs w:val="28"/>
          </w:rPr>
          <w:t xml:space="preserve">inadimplemento não transforma a cobrança em reparação civil, sob pena</w:t>
        </w:r>
      </w:ins>
      <w:r>
        <w:rPr>
          <w:rFonts w:ascii="Arial" w:eastAsia="Arial" w:hAnsi="Arial" w:cs="Arial"/>
          <w:sz w:val="28"/>
          <w:szCs w:val="28"/>
        </w:rPr>
        <w:t xml:space="preserve"> de </w:t>
      </w:r>
      <w:del w:id="1345" w:author="Assessor GDSXSR" w:date="2026-10-29T17:51:12Z">
        <w:r>
          <w:rPr>
            <w:rFonts w:ascii="Arial" w:eastAsia="Arial" w:hAnsi="Arial" w:cs="Arial"/>
            <w:sz w:val="28"/>
            <w:szCs w:val="28"/>
          </w:rPr>
          <w:delText xml:space="preserve">pagamento convertesse a obrigação principal em obrigação indenizatória,</w:delText>
        </w:r>
      </w:del>
      <w:ins w:id="1346" w:author="Assessor GDSXSR" w:date="2026-10-29T17:51:12Z">
        <w:r>
          <w:rPr>
            <w:rFonts w:ascii="Arial" w:eastAsia="Arial" w:hAnsi="Arial" w:cs="Arial"/>
            <w:color w:val="808080"/>
            <w:sz w:val="28"/>
            <w:szCs w:val="28"/>
          </w:rPr>
          <w:t xml:space="preserve">esvaziar</w:t>
        </w:r>
      </w:ins>
      <w:r>
        <w:rPr>
          <w:rFonts w:ascii="Arial" w:eastAsia="Arial" w:hAnsi="Arial" w:cs="Arial"/>
          <w:sz w:val="28"/>
          <w:szCs w:val="28"/>
        </w:rPr>
        <w:t xml:space="preserve"> a regra</w:t>
      </w:r>
      <w:del w:id="1347" w:author="Assessor GDSXSR" w:date="2026-10-29T17:51:12Z">
        <w:r>
          <w:rPr>
            <w:rFonts w:ascii="Arial" w:eastAsia="Arial" w:hAnsi="Arial" w:cs="Arial"/>
            <w:sz w:val="28"/>
            <w:szCs w:val="28"/>
          </w:rPr>
          <w:delText xml:space="preserve"> específica</w:delText>
        </w:r>
      </w:del>
      <w:r>
        <w:rPr>
          <w:rFonts w:ascii="Arial" w:eastAsia="Arial" w:hAnsi="Arial" w:cs="Arial"/>
          <w:sz w:val="28"/>
          <w:szCs w:val="28"/>
        </w:rPr>
        <w:t xml:space="preserve"> do </w:t>
      </w:r>
      <w:r>
        <w:rPr>
          <w:rFonts w:ascii="Arial" w:eastAsia="Arial" w:hAnsi="Arial" w:cs="Arial"/>
          <w:color w:val="808080"/>
          <w:sz w:val="28"/>
          <w:szCs w:val="28"/>
        </w:rPr>
        <w:t xml:space="preserve">prazo</w:t>
      </w:r>
      <w:r>
        <w:rPr>
          <w:rFonts w:ascii="Arial" w:eastAsia="Arial" w:hAnsi="Arial" w:cs="Arial"/>
          <w:sz w:val="28"/>
          <w:szCs w:val="28"/>
        </w:rPr>
        <w:t xml:space="preserve"> </w:t>
      </w:r>
      <w:r>
        <w:rPr>
          <w:rFonts w:ascii="Arial" w:eastAsia="Arial" w:hAnsi="Arial" w:cs="Arial"/>
          <w:color w:val="808080"/>
          <w:sz w:val="28"/>
          <w:szCs w:val="28"/>
        </w:rPr>
        <w:t xml:space="preserve">quinquenal</w:t>
      </w:r>
      <w:del w:id="1348" w:author="Assessor GDSXSR" w:date="2026-10-29T17:51:12Z">
        <w:r>
          <w:rPr>
            <w:rFonts w:ascii="Arial" w:eastAsia="Arial" w:hAnsi="Arial" w:cs="Arial"/>
            <w:sz w:val="28"/>
            <w:szCs w:val="28"/>
          </w:rPr>
          <w:delText xml:space="preserve"> teria seu campo de incidência indevidamente reduzido</w:delText>
        </w:r>
      </w:del>
      <w:r>
        <w:rPr>
          <w:rFonts w:ascii="Arial" w:eastAsia="Arial" w:hAnsi="Arial" w:cs="Arial"/>
          <w:sz w:val="28"/>
          <w:szCs w:val="28"/>
        </w:rPr>
        <w:t xml:space="preserve">.</w:t>
      </w:r>
    </w:p>
    <w:p w14:paraId="4CD8A545" w14:textId="77777777" w:rsidR="009635A2" w:rsidRDefault="009635A2" w:rsidP="00BA72D3">
      <w:pPr>
        <w:spacing w:after="0" w:line="360" w:lineRule="auto"/>
        <w:ind w:firstLine="2268"/>
        <w:jc w:val="both"/>
        <w:rPr>
          <w:rFonts w:ascii="Arial" w:eastAsia="Arial" w:hAnsi="Arial" w:cs="Arial"/>
          <w:sz w:val="28"/>
          <w:szCs w:val="28"/>
        </w:rPr>
      </w:pPr>
    </w:p>
    <w:p w14:paraId="42C8FD02" w14:textId="51DBC4D1" w:rsidR="009635A2" w:rsidRPr="009635A2" w:rsidRDefault="009635A2" w:rsidP="009635A2">
      <w:pPr>
        <w:spacing w:after="0" w:line="360" w:lineRule="auto"/>
        <w:ind w:firstLine="2268"/>
        <w:jc w:val="both"/>
        <w:rPr>
          <w:rFonts w:ascii="Arial" w:eastAsia="Arial" w:hAnsi="Arial" w:cs="Arial"/>
          <w:sz w:val="28"/>
          <w:szCs w:val="28"/>
        </w:rPr>
      </w:pPr>
      <w:r>
        <w:rPr>
          <w:rFonts w:ascii="Arial" w:eastAsia="Arial" w:hAnsi="Arial" w:cs="Arial"/>
          <w:sz w:val="28"/>
          <w:szCs w:val="28"/>
          <w:highlight w:val="yellow"/>
          <w:rPrChange w:id="1351" w:author="Assessor GDSXSR" w:date="2026-10-29T17:51:12Z">
            <w:rPr>
              <w:rFonts w:ascii="Arial" w:eastAsia="Arial" w:hAnsi="Arial" w:cs="Arial"/>
              <w:sz w:val="28"/>
              <w:szCs w:val="28"/>
              <w:highlight w:val="yellow"/>
            </w:rPr>
          </w:rPrChange>
        </w:rPr>
        <w:t xml:space="preserve">A apuração do crédito depende apenas da identificação das parcelas vencidas e não pagas, sem </w:t>
      </w:r>
      <w:del w:id="1349" w:author="Assessor GDSXSR" w:date="2026-10-29T17:51:12Z">
        <w:r>
          <w:rPr>
            <w:rFonts w:ascii="Arial" w:eastAsia="Arial" w:hAnsi="Arial" w:cs="Arial"/>
            <w:sz w:val="28"/>
            <w:szCs w:val="28"/>
            <w:highlight w:val="yellow"/>
          </w:rPr>
          <w:delText xml:space="preserve">necessidade de </w:delText>
        </w:r>
      </w:del>
      <w:r>
        <w:rPr>
          <w:rFonts w:ascii="Arial" w:eastAsia="Arial" w:hAnsi="Arial" w:cs="Arial"/>
          <w:sz w:val="28"/>
          <w:szCs w:val="28"/>
          <w:highlight w:val="yellow"/>
          <w:rPrChange w:id="1352" w:author="Assessor GDSXSR" w:date="2026-10-29T17:51:12Z">
            <w:rPr>
              <w:rFonts w:ascii="Arial" w:eastAsia="Arial" w:hAnsi="Arial" w:cs="Arial"/>
              <w:sz w:val="28"/>
              <w:szCs w:val="28"/>
              <w:highlight w:val="yellow"/>
            </w:rPr>
          </w:rPrChange>
        </w:rPr>
        <w:t xml:space="preserve">arbitramento judicial de danos.</w:t>
      </w:r>
      <w:del w:id="1350" w:author="Assessor GDSXSR" w:date="2026-10-29T17:51:12Z">
        <w:r>
          <w:rPr>
            <w:rFonts w:ascii="Arial" w:eastAsia="Arial" w:hAnsi="Arial" w:cs="Arial"/>
            <w:sz w:val="28"/>
            <w:szCs w:val="28"/>
          </w:rPr>
          <w:delText xml:space="preserve"> </w:delText>
        </w:r>
        <w:r>
          <w:rPr>
            <w:rFonts w:ascii="Arial" w:eastAsia="Arial" w:hAnsi="Arial" w:cs="Arial"/>
            <w:sz w:val="28"/>
            <w:szCs w:val="28"/>
          </w:rPr>
          <w:delText xml:space="preserve">A existência de controvérsia sobre pagamento, compensação ou quitação não retira a liquidez originária da obrigação.</w:delText>
        </w:r>
      </w:del>
    </w:p>
    <w:p w14:paraId="73C5B510" w14:textId="77777777" w:rsidR="009635A2" w:rsidRPr="009635A2" w:rsidRDefault="009635A2" w:rsidP="009635A2">
      <w:pPr>
        <w:spacing w:after="0" w:line="360" w:lineRule="auto"/>
        <w:ind w:firstLine="2268"/>
        <w:jc w:val="both"/>
        <w:rPr>
          <w:rFonts w:ascii="Arial" w:eastAsia="Arial" w:hAnsi="Arial" w:cs="Arial"/>
          <w:sz w:val="28"/>
          <w:szCs w:val="28"/>
        </w:rPr>
      </w:pPr>
    </w:p>
    <w:p w14:paraId="339F0AFF" w14:textId="77777777" w:rsidR="009635A2" w:rsidRDefault="009635A2" w:rsidP="009635A2">
      <w:pPr>
        <w:spacing w:after="0" w:line="360" w:lineRule="auto"/>
        <w:ind w:firstLine="2268"/>
        <w:jc w:val="both"/>
        <w:rPr>
          <w:del w:id="1354" w:author="Assessor GDSXSR" w:date="2026-10-29T17:51:12Z"/>
          <w:rFonts w:ascii="Arial" w:eastAsia="Arial" w:hAnsi="Arial" w:cs="Arial"/>
          <w:sz w:val="28"/>
          <w:szCs w:val="28"/>
        </w:rPr>
      </w:pPr>
      <w:del w:id="1353" w:author="Assessor GDSXSR" w:date="2026-10-29T17:51:12Z">
        <w:r w:rsidRPr="009635A2">
          <w:rPr>
            <w:rFonts w:ascii="Arial" w:eastAsia="Arial" w:hAnsi="Arial" w:cs="Arial"/>
            <w:sz w:val="28"/>
            <w:szCs w:val="28"/>
          </w:rPr>
          <w:delText>Liquidez não significa ausência de resistência do devedor, mas possibilidade de determinação do valor a partir dos critérios constantes do instrumento.</w:delText>
        </w:r>
      </w:del>
    </w:p>
    <w:p w14:paraId="25A79644" w14:textId="77777777" w:rsidR="009635A2" w:rsidRPr="009635A2" w:rsidRDefault="009635A2" w:rsidP="009635A2">
      <w:pPr>
        <w:spacing w:after="0" w:line="360" w:lineRule="auto"/>
        <w:ind w:firstLine="2268"/>
        <w:jc w:val="both"/>
        <w:rPr>
          <w:del w:id="1355" w:author="Assessor GDSXSR" w:date="2026-10-29T17:51:12Z"/>
          <w:rFonts w:ascii="Arial" w:eastAsia="Arial" w:hAnsi="Arial" w:cs="Arial"/>
          <w:sz w:val="28"/>
          <w:szCs w:val="28"/>
        </w:rPr>
      </w:pPr>
    </w:p>
    <w:p w14:paraId="7775A73C" w14:textId="77777777" w:rsidR="009635A2" w:rsidRPr="009635A2" w:rsidRDefault="009635A2" w:rsidP="009635A2">
      <w:pPr>
        <w:spacing w:after="0" w:line="360" w:lineRule="auto"/>
        <w:ind w:firstLine="2268"/>
        <w:jc w:val="both"/>
        <w:rPr>
          <w:rFonts w:ascii="Arial" w:eastAsia="Arial" w:hAnsi="Arial" w:cs="Arial"/>
          <w:sz w:val="28"/>
          <w:szCs w:val="28"/>
        </w:rPr>
      </w:pPr>
      <w:r>
        <w:rPr>
          <w:rFonts w:ascii="Arial" w:eastAsia="Arial" w:hAnsi="Arial" w:cs="Arial"/>
          <w:sz w:val="28"/>
          <w:szCs w:val="28"/>
          <w:highlight w:val="yellow"/>
        </w:rPr>
        <w:t>Aplica-se, portanto, o prazo de cinco anos</w:t>
      </w:r>
      <w:r>
        <w:rPr>
          <w:rFonts w:ascii="Arial" w:eastAsia="Arial" w:hAnsi="Arial" w:cs="Arial"/>
          <w:sz w:val="28"/>
          <w:szCs w:val="28"/>
        </w:rPr>
        <w:t xml:space="preserve"> </w:t>
      </w:r>
      <w:r>
        <w:rPr>
          <w:rFonts w:ascii="Arial" w:eastAsia="Arial" w:hAnsi="Arial" w:cs="Arial"/>
          <w:color w:val="808080"/>
          <w:sz w:val="28"/>
          <w:szCs w:val="28"/>
        </w:rPr>
        <w:t>(CC</w:t>
      </w:r>
      <w:r>
        <w:rPr>
          <w:rFonts w:ascii="Arial" w:eastAsia="Arial" w:hAnsi="Arial" w:cs="Arial"/>
          <w:sz w:val="28"/>
          <w:szCs w:val="28"/>
        </w:rPr>
        <w:t xml:space="preserve"> 206 </w:t>
      </w:r>
      <w:commentRangeStart w:id="19"/>
      <w:r>
        <w:rPr>
          <w:rFonts w:ascii="Arial" w:eastAsia="Arial" w:hAnsi="Arial" w:cs="Arial"/>
          <w:sz w:val="28"/>
          <w:szCs w:val="28"/>
        </w:rPr>
        <w:t>§ 5º I</w:t>
      </w:r>
      <w:r>
        <w:rPr>
          <w:rFonts w:ascii="Arial" w:eastAsia="Arial" w:hAnsi="Arial" w:cs="Arial"/>
          <w:color w:val="808080"/>
          <w:sz w:val="28"/>
          <w:szCs w:val="28"/>
        </w:rPr>
        <w:t>)</w:t>
      </w:r>
      <w:r>
        <w:rPr>
          <w:rFonts w:ascii="Arial" w:eastAsia="Arial" w:hAnsi="Arial" w:cs="Arial"/>
          <w:sz w:val="28"/>
          <w:szCs w:val="28"/>
        </w:rPr>
        <w:t>.</w:t>
      </w:r>
      <w:commentRangeEnd w:id="19"/>
      <w:r w:rsidR="00E07B87" w:rsidRPr="009635A2">
        <w:rPr>
          <w:rStyle w:val="Refdecomentrio"/>
          <w:rFonts w:ascii="Arial" w:eastAsia="Arial" w:hAnsi="Arial" w:cs="Arial"/>
          <w:sz w:val="28"/>
          <w:szCs w:val="28"/>
        </w:rPr>
        <w:commentReference w:id="19"/>
      </w:r>
    </w:p>
    <w:p w14:paraId="2FADDDC0" w14:textId="77777777" w:rsidR="009635A2" w:rsidRPr="009635A2" w:rsidRDefault="009635A2" w:rsidP="009635A2">
      <w:pPr>
        <w:spacing w:after="0" w:line="360" w:lineRule="auto"/>
        <w:ind w:firstLine="2268"/>
        <w:jc w:val="both"/>
        <w:rPr>
          <w:rFonts w:ascii="Arial" w:eastAsia="Arial" w:hAnsi="Arial" w:cs="Arial"/>
          <w:sz w:val="28"/>
          <w:szCs w:val="28"/>
        </w:rPr>
      </w:pPr>
    </w:p>
    <w:p w14:paraId="3E233BEF" w14:textId="77777777" w:rsidR="00B94F40" w:rsidRDefault="00000000">
      <w:pPr>
        <w:spacing w:after="0" w:line="360" w:lineRule="auto"/>
        <w:ind w:firstLine="2268"/>
        <w:jc w:val="both"/>
        <w:rPr>
          <w:del w:id="1363" w:author="Assessor GDSXSR" w:date="2026-10-29T17:51:12Z"/>
        </w:rPr>
      </w:pPr>
      <w:del w:id="1362" w:author="Assessor GDSXSR" w:date="2026-10-29T17:51:12Z">
        <w:r>
          <w:rPr>
            <w:rFonts w:ascii="Arial" w:eastAsia="Arial" w:hAnsi="Arial" w:cs="Arial"/>
            <w:sz w:val="28"/>
            <w:szCs w:val="28"/>
          </w:rPr>
          <w:delText>Por se tratar de obrigação de trato sucessivo, o prazo prescricional deve ser contado separadamente a partir do vencimento de cada prestação.</w:delText>
        </w:r>
      </w:del>
    </w:p>
    <w:p w14:paraId="68BF1A8F" w14:textId="77777777" w:rsidR="00B94F40" w:rsidRDefault="00B94F40">
      <w:pPr>
        <w:spacing w:after="0" w:line="360" w:lineRule="auto"/>
        <w:ind w:firstLine="2268"/>
        <w:jc w:val="both"/>
        <w:rPr>
          <w:del w:id="1364" w:author="Assessor GDSXSR" w:date="2026-10-29T17:51:12Z"/>
        </w:rPr>
      </w:pPr>
    </w:p>
    <w:p w14:paraId="6447E173" w14:textId="779D9763" w:rsidR="00BA72D3" w:rsidRDefault="009635A2" w:rsidP="009635A2">
      <w:pPr>
        <w:spacing w:after="0" w:line="360" w:lineRule="auto"/>
        <w:ind w:firstLine="2268"/>
        <w:jc w:val="both"/>
        <w:rPr>
          <w:rFonts w:ascii="Arial" w:eastAsia="Arial" w:hAnsi="Arial" w:cs="Arial"/>
          <w:sz w:val="28"/>
          <w:szCs w:val="28"/>
        </w:rPr>
      </w:pPr>
      <w:commentRangeStart w:id="20"/>
      <w:del w:id="1356" w:author="Assessor GDSXSR" w:date="2026-10-29T17:51:12Z">
        <w:r>
          <w:rPr>
            <w:rFonts w:ascii="Arial" w:eastAsia="Arial" w:hAnsi="Arial" w:cs="Arial"/>
            <w:color w:val="808080"/>
            <w:sz w:val="28"/>
            <w:szCs w:val="28"/>
          </w:rPr>
          <w:delText xml:space="preserve">Ajuizada</w:delText>
        </w:r>
      </w:del>
      <w:ins w:id="1357" w:author="Assessor GDSXSR" w:date="2026-10-29T17:51:12Z">
        <w:r>
          <w:rPr>
            <w:rFonts w:ascii="Arial" w:eastAsia="Arial" w:hAnsi="Arial" w:cs="Arial"/>
            <w:color w:val="808080"/>
            <w:sz w:val="28"/>
            <w:szCs w:val="28"/>
          </w:rPr>
          <w:t xml:space="preserve">Em obrigação de trato sucessivo, a prescrição corre de cada vencimento; ajuizada</w:t>
        </w:r>
      </w:ins>
      <w:r>
        <w:rPr>
          <w:rFonts w:ascii="Arial" w:eastAsia="Arial" w:hAnsi="Arial" w:cs="Arial"/>
          <w:color w:val="808080"/>
          <w:sz w:val="28"/>
          <w:szCs w:val="28"/>
        </w:rPr>
        <w:t xml:space="preserve"> a ação em 02/10/2025, estão prescritas apenas as mensalidades </w:t>
      </w:r>
      <w:del w:id="1358" w:author="Assessor GDSXSR" w:date="2026-10-29T17:51:12Z">
        <w:r>
          <w:rPr>
            <w:rFonts w:ascii="Arial" w:eastAsia="Arial" w:hAnsi="Arial" w:cs="Arial"/>
            <w:color w:val="808080"/>
            <w:sz w:val="28"/>
            <w:szCs w:val="28"/>
          </w:rPr>
          <w:delText xml:space="preserve">vencidas</w:delText>
        </w:r>
      </w:del>
      <w:ins w:id="1359" w:author="Assessor GDSXSR" w:date="2026-10-29T17:51:12Z">
        <w:r>
          <w:rPr>
            <w:rFonts w:ascii="Arial" w:eastAsia="Arial" w:hAnsi="Arial" w:cs="Arial"/>
            <w:color w:val="808080"/>
            <w:sz w:val="28"/>
            <w:szCs w:val="28"/>
          </w:rPr>
          <w:t xml:space="preserve">anteriores</w:t>
        </w:r>
      </w:ins>
      <w:r>
        <w:rPr>
          <w:rFonts w:ascii="Arial" w:eastAsia="Arial" w:hAnsi="Arial" w:cs="Arial"/>
          <w:color w:val="808080"/>
          <w:sz w:val="28"/>
          <w:szCs w:val="28"/>
        </w:rPr>
        <w:t xml:space="preserve"> </w:t>
      </w:r>
      <w:del w:id="1360" w:author="Assessor GDSXSR" w:date="2026-10-29T17:51:12Z">
        <w:r>
          <w:rPr>
            <w:rFonts w:ascii="Arial" w:eastAsia="Arial" w:hAnsi="Arial" w:cs="Arial"/>
            <w:color w:val="808080"/>
            <w:sz w:val="28"/>
            <w:szCs w:val="28"/>
          </w:rPr>
          <w:delText xml:space="preserve">antes de</w:delText>
        </w:r>
      </w:del>
      <w:ins w:id="1361" w:author="Assessor GDSXSR" w:date="2026-10-29T17:51:12Z">
        <w:r>
          <w:rPr>
            <w:rFonts w:ascii="Arial" w:eastAsia="Arial" w:hAnsi="Arial" w:cs="Arial"/>
            <w:color w:val="808080"/>
            <w:sz w:val="28"/>
            <w:szCs w:val="28"/>
          </w:rPr>
          <w:t xml:space="preserve">a</w:t>
        </w:r>
      </w:ins>
      <w:r>
        <w:rPr>
          <w:rFonts w:ascii="Arial" w:eastAsia="Arial" w:hAnsi="Arial" w:cs="Arial"/>
          <w:color w:val="808080"/>
          <w:sz w:val="28"/>
          <w:szCs w:val="28"/>
        </w:rPr>
        <w:t xml:space="preserve"> 02/10/2020, como reconhecido na r. sentença (ID 279724916).</w:t>
      </w:r>
      <w:commentRangeEnd w:id="20"/>
      <w:r>
        <w:rPr>
          <w:rStyle w:val="Refdecomentrio"/>
          <w:rFonts w:ascii="Arial" w:eastAsia="Arial" w:hAnsi="Arial" w:cs="Arial"/>
          <w:sz w:val="28"/>
          <w:szCs w:val="28"/>
        </w:rPr>
        <w:commentReference w:id="20"/>
      </w:r>
    </w:p>
    <w:p w14:paraId="4CF52C0A" w14:textId="77777777" w:rsidR="00B94F40" w:rsidRDefault="00B94F40">
      <w:pPr>
        <w:spacing w:after="0" w:line="360" w:lineRule="auto"/>
        <w:ind w:firstLine="2268"/>
        <w:jc w:val="both"/>
        <w:rPr>
          <w:rFonts w:ascii="Arial" w:eastAsia="Arial" w:hAnsi="Arial" w:cs="Arial"/>
          <w:sz w:val="28"/>
          <w:szCs w:val="28"/>
        </w:rPr>
      </w:pPr>
    </w:p>
    <w:p w14:paraId="74A74E5A" w14:textId="77777777" w:rsidR="00B94F40" w:rsidRDefault="00000000">
      <w:pPr>
        <w:spacing w:after="0" w:line="360" w:lineRule="auto"/>
        <w:ind w:firstLine="2268"/>
        <w:jc w:val="both"/>
        <w:rPr>
          <w:rFonts w:ascii="Arial" w:eastAsia="Arial" w:hAnsi="Arial" w:cs="Arial"/>
          <w:sz w:val="28"/>
          <w:szCs w:val="28"/>
        </w:rPr>
      </w:pPr>
      <w:commentRangeStart w:id="21"/>
      <w:del w:id="1365" w:author="Assessor GDSXSR" w:date="2026-10-29T17:51:12Z">
        <w:r>
          <w:rPr>
            <w:rFonts w:ascii="Arial" w:hAnsi="Arial" w:cs="Arial"/>
            <w:color w:val="808080"/>
            <w:sz w:val="28"/>
          </w:rPr>
          <w:delText xml:space="preserve">No</w:delText>
        </w:r>
      </w:del>
      <w:ins w:id="1366" w:author="Assessor GDSXSR" w:date="2026-10-29T17:51:12Z">
        <w:r>
          <w:rPr>
            <w:rFonts w:ascii="Arial" w:hAnsi="Arial" w:cs="Arial"/>
            <w:color w:val="808080"/>
            <w:sz w:val="28"/>
          </w:rPr>
          <w:t xml:space="preserve">O</w:t>
        </w:r>
      </w:ins>
      <w:r>
        <w:rPr>
          <w:rFonts w:ascii="Arial" w:hAnsi="Arial" w:cs="Arial"/>
          <w:color w:val="808080"/>
          <w:sz w:val="28"/>
        </w:rPr>
        <w:t xml:space="preserve"> </w:t>
      </w:r>
      <w:del w:id="1367" w:author="Assessor GDSXSR" w:date="2026-10-29T17:51:12Z">
        <w:r>
          <w:rPr>
            <w:rFonts w:ascii="Arial" w:hAnsi="Arial" w:cs="Arial"/>
            <w:color w:val="808080"/>
            <w:sz w:val="28"/>
          </w:rPr>
          <w:delText xml:space="preserve">mais, o precedente invocado no apelo (</w:delText>
        </w:r>
      </w:del>
      <w:r>
        <w:rPr>
          <w:rFonts w:ascii="Arial" w:hAnsi="Arial" w:cs="Arial"/>
          <w:color w:val="808080"/>
          <w:sz w:val="28"/>
        </w:rPr>
        <w:t xml:space="preserve">EREsp nº 1.281.594/SP</w:t>
      </w:r>
      <w:del w:id="1368" w:author="Assessor GDSXSR" w:date="2026-10-29T17:51:12Z">
        <w:r>
          <w:rPr>
            <w:rFonts w:ascii="Arial" w:hAnsi="Arial" w:cs="Arial"/>
            <w:color w:val="808080"/>
            <w:sz w:val="28"/>
          </w:rPr>
          <w:delText xml:space="preserve">)</w:delText>
        </w:r>
      </w:del>
      <w:ins w:id="1369" w:author="Assessor GDSXSR" w:date="2026-10-29T17:51:12Z">
        <w:r>
          <w:rPr>
            <w:rFonts w:ascii="Arial" w:hAnsi="Arial" w:cs="Arial"/>
            <w:color w:val="808080"/>
            <w:sz w:val="28"/>
          </w:rPr>
          <w:t xml:space="preserve">, invocado no apelo,</w:t>
        </w:r>
      </w:ins>
      <w:r>
        <w:rPr>
          <w:rFonts w:ascii="Arial" w:hAnsi="Arial" w:cs="Arial"/>
          <w:color w:val="808080"/>
          <w:sz w:val="28"/>
        </w:rPr>
        <w:t xml:space="preserve"> não socorre o réu/apelante</w:t>
      </w:r>
      <w:del w:id="1370" w:author="Assessor GDSXSR" w:date="2026-10-29T17:51:12Z">
        <w:r>
          <w:rPr>
            <w:rFonts w:ascii="Arial" w:hAnsi="Arial" w:cs="Arial"/>
            <w:color w:val="808080"/>
            <w:sz w:val="28"/>
          </w:rPr>
          <w:delText xml:space="preserve">, pois</w:delText>
        </w:r>
      </w:del>
      <w:ins w:id="1371" w:author="Assessor GDSXSR" w:date="2026-10-29T17:51:12Z">
        <w:r>
          <w:rPr>
            <w:rFonts w:ascii="Arial" w:hAnsi="Arial" w:cs="Arial"/>
            <w:color w:val="808080"/>
            <w:sz w:val="28"/>
          </w:rPr>
          <w:t xml:space="preserve">:</w:t>
        </w:r>
      </w:ins>
      <w:r>
        <w:rPr>
          <w:rFonts w:ascii="Arial" w:hAnsi="Arial" w:cs="Arial"/>
          <w:color w:val="808080"/>
          <w:sz w:val="28"/>
        </w:rPr>
        <w:t xml:space="preserve"> a Corte Especial do c. STJ </w:t>
      </w:r>
      <w:del w:id="1372" w:author="Assessor GDSXSR" w:date="2026-10-29T17:51:12Z">
        <w:r>
          <w:rPr>
            <w:rFonts w:ascii="Arial" w:hAnsi="Arial" w:cs="Arial"/>
            <w:color w:val="808080"/>
            <w:sz w:val="28"/>
          </w:rPr>
          <w:delText xml:space="preserve">assentou que</w:delText>
        </w:r>
      </w:del>
      <w:ins w:id="1373" w:author="Assessor GDSXSR" w:date="2026-10-29T17:51:12Z">
        <w:r>
          <w:rPr>
            <w:rFonts w:ascii="Arial" w:hAnsi="Arial" w:cs="Arial"/>
            <w:color w:val="808080"/>
            <w:sz w:val="28"/>
          </w:rPr>
          <w:t xml:space="preserve">restringiu</w:t>
        </w:r>
      </w:ins>
      <w:r>
        <w:rPr>
          <w:rFonts w:ascii="Arial" w:hAnsi="Arial" w:cs="Arial"/>
          <w:color w:val="808080"/>
          <w:sz w:val="28"/>
        </w:rPr>
        <w:t xml:space="preserve"> a expressão “reparação civil” </w:t>
      </w:r>
      <w:del w:id="1374" w:author="Assessor GDSXSR" w:date="2026-10-29T17:51:12Z">
        <w:r>
          <w:rPr>
            <w:rFonts w:ascii="Arial" w:hAnsi="Arial" w:cs="Arial"/>
            <w:color w:val="808080"/>
            <w:sz w:val="28"/>
          </w:rPr>
          <w:delText xml:space="preserve">se refere unicamente </w:delText>
        </w:r>
      </w:del>
      <w:r>
        <w:rPr>
          <w:rFonts w:ascii="Arial" w:hAnsi="Arial" w:cs="Arial"/>
          <w:color w:val="808080"/>
          <w:sz w:val="28"/>
        </w:rPr>
        <w:t xml:space="preserve">à responsabilidade </w:t>
      </w:r>
      <w:del w:id="1375" w:author="Assessor GDSXSR" w:date="2026-10-29T17:51:12Z">
        <w:r>
          <w:rPr>
            <w:rFonts w:ascii="Arial" w:hAnsi="Arial" w:cs="Arial"/>
            <w:color w:val="808080"/>
            <w:sz w:val="28"/>
          </w:rPr>
          <w:delText xml:space="preserve">civil </w:delText>
        </w:r>
      </w:del>
      <w:r>
        <w:rPr>
          <w:rFonts w:ascii="Arial" w:hAnsi="Arial" w:cs="Arial"/>
          <w:color w:val="808080"/>
          <w:sz w:val="28"/>
        </w:rPr>
        <w:t xml:space="preserve">aquiliana</w:t>
      </w:r>
      <w:del w:id="1376" w:author="Assessor GDSXSR" w:date="2026-10-29T17:51:12Z">
        <w:r>
          <w:rPr>
            <w:rFonts w:ascii="Arial" w:hAnsi="Arial" w:cs="Arial"/>
            <w:color w:val="808080"/>
            <w:sz w:val="28"/>
          </w:rPr>
          <w:delText xml:space="preserve">, e não à contratual</w:delText>
        </w:r>
      </w:del>
      <w:r>
        <w:rPr>
          <w:rFonts w:ascii="Arial" w:hAnsi="Arial" w:cs="Arial"/>
          <w:color w:val="808080"/>
          <w:sz w:val="28"/>
        </w:rPr>
        <w:t xml:space="preserve"> (CC 206 § 3º V).</w:t>
      </w:r>
      <w:commentRangeEnd w:id="21"/>
      <w:r>
        <w:rPr>
          <w:rStyle w:val="Refdecomentrio"/>
          <w:rFonts w:ascii="Arial" w:eastAsia="Arial" w:hAnsi="Arial" w:cs="Arial"/>
          <w:sz w:val="28"/>
          <w:szCs w:val="28"/>
        </w:rPr>
        <w:commentReference w:id="21"/>
      </w:r>
    </w:p>
    <w:p w14:paraId="6FF7C6C9" w14:textId="77777777" w:rsidR="00763176" w:rsidRDefault="00763176" w:rsidP="009635A2">
      <w:pPr>
        <w:spacing w:after="0" w:line="360" w:lineRule="auto"/>
        <w:ind w:firstLine="2268"/>
        <w:jc w:val="both"/>
        <w:rPr>
          <w:rFonts w:ascii="Arial" w:eastAsia="Arial" w:hAnsi="Arial" w:cs="Arial"/>
          <w:sz w:val="28"/>
          <w:szCs w:val="28"/>
        </w:rPr>
      </w:pPr>
    </w:p>
    <w:p w14:paraId="6F1EF9AD" w14:textId="18A64C14" w:rsidR="004E20CC" w:rsidRDefault="00227FEA" w:rsidP="009635A2">
      <w:pPr>
        <w:spacing w:after="0" w:line="360" w:lineRule="auto"/>
        <w:ind w:firstLine="2268"/>
        <w:jc w:val="both"/>
        <w:rPr>
          <w:rFonts w:ascii="Arial" w:eastAsia="Arial" w:hAnsi="Arial" w:cs="Arial"/>
          <w:sz w:val="28"/>
          <w:szCs w:val="28"/>
          <w:u w:val="single"/>
        </w:rPr>
      </w:pPr>
      <w:r>
        <w:rPr>
          <w:rFonts w:ascii="Arial" w:eastAsia="Arial" w:hAnsi="Arial" w:cs="Arial"/>
          <w:sz w:val="28"/>
          <w:szCs w:val="28"/>
          <w:highlight w:val="yellow"/>
          <w:u w:val="single"/>
          <w:rPrChange w:id="1756" w:author="Assessor GDSXSR" w:date="2026-10-29T17:51:12Z">
            <w:rPr>
              <w:rFonts w:ascii="Arial" w:eastAsia="Arial" w:hAnsi="Arial" w:cs="Arial"/>
              <w:sz w:val="28"/>
              <w:szCs w:val="28"/>
              <w:highlight w:val="yellow"/>
              <w:u w:val="single"/>
            </w:rPr>
          </w:rPrChange>
        </w:rPr>
        <w:t xml:space="preserve">Assim, rejeito a </w:t>
      </w:r>
      <w:r w:rsidR="00EA7BAA">
        <w:rPr>
          <w:rFonts w:ascii="Arial" w:eastAsia="Arial" w:hAnsi="Arial" w:cs="Arial"/>
          <w:sz w:val="28"/>
          <w:szCs w:val="28"/>
          <w:highlight w:val="yellow"/>
          <w:u w:val="single"/>
          <w:rPrChange w:id="1757" w:author="Assessor GDSXSR" w:date="2026-10-29T17:51:12Z">
            <w:rPr>
              <w:rFonts w:ascii="Arial" w:eastAsia="Arial" w:hAnsi="Arial" w:cs="Arial"/>
              <w:sz w:val="28"/>
              <w:szCs w:val="28"/>
              <w:highlight w:val="yellow"/>
              <w:u w:val="single"/>
            </w:rPr>
          </w:rPrChange>
        </w:rPr>
        <w:t xml:space="preserve">prejudicial de prescrição. </w:t>
      </w:r>
    </w:p>
    <w:p w14:paraId="4A824C3F" w14:textId="77777777" w:rsidR="009635A2" w:rsidRDefault="009635A2" w:rsidP="009635A2">
      <w:pPr>
        <w:spacing w:after="0" w:line="360" w:lineRule="auto"/>
        <w:ind w:firstLine="2268"/>
        <w:jc w:val="both"/>
        <w:rPr>
          <w:rFonts w:ascii="Arial" w:eastAsia="Arial" w:hAnsi="Arial" w:cs="Arial"/>
          <w:sz w:val="28"/>
          <w:szCs w:val="28"/>
        </w:rPr>
      </w:pPr>
    </w:p>
    <w:p w14:paraId="5A15312C" w14:textId="0725D9EE" w:rsidR="00B73FAD" w:rsidRDefault="00763176" w:rsidP="003520F9">
      <w:pPr>
        <w:spacing w:after="0" w:line="360" w:lineRule="auto"/>
        <w:jc w:val="center"/>
        <w:rPr>
          <w:rFonts w:ascii="Arial" w:hAnsi="Arial" w:cs="Arial"/>
          <w:sz w:val="28"/>
          <w:szCs w:val="28"/>
        </w:rPr>
      </w:pPr>
      <w:r w:rsidRPr="00763176">
        <w:rPr>
          <w:rFonts w:ascii="Arial" w:hAnsi="Arial" w:cs="Arial"/>
          <w:sz w:val="28"/>
          <w:szCs w:val="28"/>
          <w:highlight w:val="yellow"/>
        </w:rPr>
        <w:t>DA AUSÊNCIA DE COMPROVAÇÃO DA QUITAÇÃO PLENA</w:t>
      </w:r>
    </w:p>
    <w:p w14:paraId="32F0F031" w14:textId="115E0189" w:rsidR="3A9A9753" w:rsidRDefault="3A9A9753" w:rsidP="003520F9">
      <w:pPr>
        <w:spacing w:after="0" w:line="360" w:lineRule="auto"/>
        <w:ind w:firstLine="2268"/>
        <w:jc w:val="both"/>
        <w:rPr>
          <w:rFonts w:ascii="Arial" w:hAnsi="Arial" w:cs="Arial"/>
          <w:sz w:val="28"/>
          <w:szCs w:val="28"/>
        </w:rPr>
      </w:pPr>
    </w:p>
    <w:p w14:paraId="20472455" w14:textId="77777777" w:rsidR="005D439E" w:rsidRDefault="005D439E" w:rsidP="005D439E">
      <w:pPr>
        <w:spacing w:after="0" w:line="360" w:lineRule="auto"/>
        <w:ind w:firstLine="2268"/>
        <w:jc w:val="both"/>
        <w:rPr>
          <w:rFonts w:ascii="Arial" w:hAnsi="Arial" w:cs="Arial"/>
          <w:sz w:val="28"/>
          <w:szCs w:val="28"/>
        </w:rPr>
      </w:pPr>
      <w:r>
        <w:rPr>
          <w:rFonts w:ascii="Arial" w:hAnsi="Arial" w:cs="Arial"/>
          <w:sz w:val="28"/>
          <w:szCs w:val="28"/>
        </w:rPr>
        <w:t xml:space="preserve">O réu/apelante alega que: </w:t>
      </w:r>
      <w:r>
        <w:rPr>
          <w:rFonts w:ascii="Arial" w:hAnsi="Arial" w:cs="Arial"/>
          <w:b/>
          <w:bCs/>
          <w:sz w:val="28"/>
          <w:szCs w:val="28"/>
          <w:rPrChange w:id="1747" w:author="Assessor GDSXSR" w:date="2026-10-29T17:51:12Z">
            <w:rPr>
              <w:rFonts w:ascii="Arial" w:hAnsi="Arial" w:cs="Arial"/>
              <w:b/>
              <w:bCs/>
              <w:sz w:val="28"/>
              <w:szCs w:val="28"/>
            </w:rPr>
          </w:rPrChange>
        </w:rPr>
        <w:t xml:space="preserve">1)</w:t>
      </w:r>
      <w:r>
        <w:rPr>
          <w:rFonts w:ascii="Arial" w:hAnsi="Arial" w:cs="Arial"/>
          <w:sz w:val="28"/>
          <w:szCs w:val="28"/>
        </w:rPr>
        <w:t xml:space="preserve"> </w:t>
      </w:r>
      <w:del w:id="1377" w:author="Assessor GDSXSR" w:date="2026-10-29T17:51:12Z">
        <w:r>
          <w:rPr>
            <w:rFonts w:ascii="Arial" w:hAnsi="Arial" w:cs="Arial"/>
            <w:sz w:val="28"/>
            <w:szCs w:val="28"/>
          </w:rPr>
          <w:delText xml:space="preserve">as partes celebraram</w:delText>
        </w:r>
      </w:del>
      <w:ins w:id="1378" w:author="Assessor GDSXSR" w:date="2026-10-29T17:51:12Z">
        <w:r>
          <w:rPr>
            <w:rFonts w:ascii="Arial" w:hAnsi="Arial" w:cs="Arial"/>
            <w:color w:val="808080"/>
            <w:sz w:val="28"/>
            <w:szCs w:val="28"/>
          </w:rPr>
          <w:t xml:space="preserve">o</w:t>
        </w:r>
      </w:ins>
      <w:r>
        <w:rPr>
          <w:rFonts w:ascii="Arial" w:hAnsi="Arial" w:cs="Arial"/>
          <w:sz w:val="28"/>
          <w:szCs w:val="28"/>
        </w:rPr>
        <w:t xml:space="preserve"> acordo </w:t>
      </w:r>
      <w:del w:id="1379" w:author="Assessor GDSXSR" w:date="2026-10-29T17:51:12Z">
        <w:r>
          <w:rPr>
            <w:rFonts w:ascii="Arial" w:hAnsi="Arial" w:cs="Arial"/>
            <w:sz w:val="28"/>
            <w:szCs w:val="28"/>
          </w:rPr>
          <w:delText xml:space="preserve">para o</w:delText>
        </w:r>
      </w:del>
      <w:ins w:id="1380" w:author="Assessor GDSXSR" w:date="2026-10-29T17:51:12Z">
        <w:r>
          <w:rPr>
            <w:rFonts w:ascii="Arial" w:hAnsi="Arial" w:cs="Arial"/>
            <w:color w:val="808080"/>
            <w:sz w:val="28"/>
            <w:szCs w:val="28"/>
          </w:rPr>
          <w:t xml:space="preserve">de</w:t>
        </w:r>
      </w:ins>
      <w:r>
        <w:rPr>
          <w:rFonts w:ascii="Arial" w:hAnsi="Arial" w:cs="Arial"/>
          <w:sz w:val="28"/>
          <w:szCs w:val="28"/>
        </w:rPr>
        <w:t xml:space="preserve"> encerramento </w:t>
      </w:r>
      <w:del w:id="1381" w:author="Assessor GDSXSR" w:date="2026-10-29T17:51:12Z">
        <w:r>
          <w:rPr>
            <w:rFonts w:ascii="Arial" w:hAnsi="Arial" w:cs="Arial"/>
            <w:sz w:val="28"/>
            <w:szCs w:val="28"/>
          </w:rPr>
          <w:delText xml:space="preserve">definitivo</w:delText>
        </w:r>
      </w:del>
      <w:ins w:id="1382" w:author="Assessor GDSXSR" w:date="2026-10-29T17:51:12Z">
        <w:r>
          <w:rPr>
            <w:rFonts w:ascii="Arial" w:hAnsi="Arial" w:cs="Arial"/>
            <w:color w:val="808080"/>
            <w:sz w:val="28"/>
            <w:szCs w:val="28"/>
          </w:rPr>
          <w:t xml:space="preserve">do</w:t>
        </w:r>
      </w:ins>
      <w:r>
        <w:rPr>
          <w:rFonts w:ascii="Arial" w:hAnsi="Arial" w:cs="Arial"/>
          <w:sz w:val="28"/>
          <w:szCs w:val="28"/>
        </w:rPr>
        <w:t xml:space="preserve"> </w:t>
      </w:r>
      <w:del w:id="1383" w:author="Assessor GDSXSR" w:date="2026-10-29T17:51:12Z">
        <w:r>
          <w:rPr>
            <w:rFonts w:ascii="Arial" w:hAnsi="Arial" w:cs="Arial"/>
            <w:sz w:val="28"/>
            <w:szCs w:val="28"/>
          </w:rPr>
          <w:delText xml:space="preserve">da</w:delText>
        </w:r>
      </w:del>
      <w:ins w:id="1384" w:author="Assessor GDSXSR" w:date="2026-10-29T17:51:12Z">
        <w:r>
          <w:rPr>
            <w:rFonts w:ascii="Arial" w:hAnsi="Arial" w:cs="Arial"/>
            <w:color w:val="808080"/>
            <w:sz w:val="28"/>
            <w:szCs w:val="28"/>
          </w:rPr>
          <w:t xml:space="preserve">contrato,</w:t>
        </w:r>
      </w:ins>
      <w:r>
        <w:rPr>
          <w:rFonts w:ascii="Arial" w:hAnsi="Arial" w:cs="Arial"/>
          <w:sz w:val="28"/>
          <w:szCs w:val="28"/>
        </w:rPr>
        <w:t xml:space="preserve"> </w:t>
      </w:r>
      <w:del w:id="1385" w:author="Assessor GDSXSR" w:date="2026-10-29T17:51:12Z">
        <w:r>
          <w:rPr>
            <w:rFonts w:ascii="Arial" w:hAnsi="Arial" w:cs="Arial"/>
            <w:sz w:val="28"/>
            <w:szCs w:val="28"/>
          </w:rPr>
          <w:delText xml:space="preserve">relação contratual; </w:delText>
        </w:r>
        <w:r>
          <w:rPr>
            <w:rFonts w:ascii="Arial" w:hAnsi="Arial" w:cs="Arial"/>
            <w:b/>
            <w:bCs/>
            <w:sz w:val="28"/>
            <w:szCs w:val="28"/>
          </w:rPr>
          <w:delText xml:space="preserve">2)</w:delText>
        </w:r>
        <w:r>
          <w:rPr>
            <w:rFonts w:ascii="Arial" w:hAnsi="Arial" w:cs="Arial"/>
            <w:sz w:val="28"/>
            <w:szCs w:val="28"/>
          </w:rPr>
          <w:delText xml:space="preserve"> foi ajustado o</w:delText>
        </w:r>
      </w:del>
      <w:ins w:id="1386" w:author="Assessor GDSXSR" w:date="2026-10-29T17:51:12Z">
        <w:r>
          <w:rPr>
            <w:rFonts w:ascii="Arial" w:hAnsi="Arial" w:cs="Arial"/>
            <w:color w:val="808080"/>
            <w:sz w:val="28"/>
            <w:szCs w:val="28"/>
          </w:rPr>
          <w:t xml:space="preserve">com</w:t>
        </w:r>
      </w:ins>
      <w:r>
        <w:rPr>
          <w:rFonts w:ascii="Arial" w:hAnsi="Arial" w:cs="Arial"/>
          <w:sz w:val="28"/>
          <w:szCs w:val="28"/>
        </w:rPr>
        <w:t xml:space="preserve"> pagamento de R$ 30.000,00, </w:t>
      </w:r>
      <w:del w:id="1387" w:author="Assessor GDSXSR" w:date="2026-10-29T17:51:12Z">
        <w:r>
          <w:rPr>
            <w:rFonts w:ascii="Arial" w:hAnsi="Arial" w:cs="Arial"/>
            <w:sz w:val="28"/>
            <w:szCs w:val="28"/>
          </w:rPr>
          <w:delText xml:space="preserve">em</w:delText>
        </w:r>
      </w:del>
      <w:ins w:id="1388" w:author="Assessor GDSXSR" w:date="2026-10-29T17:51:12Z">
        <w:r>
          <w:rPr>
            <w:rFonts w:ascii="Arial" w:hAnsi="Arial" w:cs="Arial"/>
            <w:color w:val="808080"/>
            <w:sz w:val="28"/>
            <w:szCs w:val="28"/>
          </w:rPr>
          <w:t xml:space="preserve">demonstra</w:t>
        </w:r>
      </w:ins>
      <w:r>
        <w:rPr>
          <w:rFonts w:ascii="Arial" w:hAnsi="Arial" w:cs="Arial"/>
          <w:sz w:val="28"/>
          <w:szCs w:val="28"/>
        </w:rPr>
        <w:t xml:space="preserve"> </w:t>
      </w:r>
      <w:del w:id="1389" w:author="Assessor GDSXSR" w:date="2026-10-29T17:51:12Z">
        <w:r>
          <w:rPr>
            <w:rFonts w:ascii="Arial" w:hAnsi="Arial" w:cs="Arial"/>
            <w:sz w:val="28"/>
            <w:szCs w:val="28"/>
          </w:rPr>
          <w:delText xml:space="preserve">seis</w:delText>
        </w:r>
      </w:del>
      <w:ins w:id="1390" w:author="Assessor GDSXSR" w:date="2026-10-29T17:51:12Z">
        <w:r>
          <w:rPr>
            <w:rFonts w:ascii="Arial" w:hAnsi="Arial" w:cs="Arial"/>
            <w:color w:val="808080"/>
            <w:sz w:val="28"/>
            <w:szCs w:val="28"/>
          </w:rPr>
          <w:t xml:space="preserve">a</w:t>
        </w:r>
      </w:ins>
      <w:r>
        <w:rPr>
          <w:rFonts w:ascii="Arial" w:hAnsi="Arial" w:cs="Arial"/>
          <w:sz w:val="28"/>
          <w:szCs w:val="28"/>
        </w:rPr>
        <w:t xml:space="preserve"> </w:t>
      </w:r>
      <w:del w:id="1391" w:author="Assessor GDSXSR" w:date="2026-10-29T17:51:12Z">
        <w:r>
          <w:rPr>
            <w:rFonts w:ascii="Arial" w:hAnsi="Arial" w:cs="Arial"/>
            <w:sz w:val="28"/>
            <w:szCs w:val="28"/>
          </w:rPr>
          <w:delText xml:space="preserve">parcelas</w:delText>
        </w:r>
      </w:del>
      <w:ins w:id="1392" w:author="Assessor GDSXSR" w:date="2026-10-29T17:51:12Z">
        <w:r>
          <w:rPr>
            <w:rFonts w:ascii="Arial" w:hAnsi="Arial" w:cs="Arial"/>
            <w:color w:val="808080"/>
            <w:sz w:val="28"/>
            <w:szCs w:val="28"/>
          </w:rPr>
          <w:t xml:space="preserve">quitação</w:t>
        </w:r>
      </w:ins>
      <w:r>
        <w:rPr>
          <w:rFonts w:ascii="Arial" w:hAnsi="Arial" w:cs="Arial"/>
          <w:sz w:val="28"/>
          <w:szCs w:val="28"/>
        </w:rPr>
        <w:t xml:space="preserve"> </w:t>
      </w:r>
      <w:del w:id="1393" w:author="Assessor GDSXSR" w:date="2026-10-29T17:51:12Z">
        <w:r>
          <w:rPr>
            <w:rFonts w:ascii="Arial" w:hAnsi="Arial" w:cs="Arial"/>
            <w:sz w:val="28"/>
            <w:szCs w:val="28"/>
          </w:rPr>
          <w:delText xml:space="preserve">mensais de R$ 5.000,00</w:delText>
        </w:r>
      </w:del>
      <w:ins w:id="1394" w:author="Assessor GDSXSR" w:date="2026-10-29T17:51:12Z">
        <w:r>
          <w:rPr>
            <w:rFonts w:ascii="Arial" w:hAnsi="Arial" w:cs="Arial"/>
            <w:color w:val="808080"/>
            <w:sz w:val="28"/>
            <w:szCs w:val="28"/>
          </w:rPr>
          <w:t xml:space="preserve">plena</w:t>
        </w:r>
      </w:ins>
      <w:r>
        <w:rPr>
          <w:rFonts w:ascii="Arial" w:hAnsi="Arial" w:cs="Arial"/>
          <w:sz w:val="28"/>
          <w:szCs w:val="28"/>
        </w:rPr>
        <w:t xml:space="preserve">; </w:t>
      </w:r>
      <w:del w:id="1395" w:author="Assessor GDSXSR" w:date="2026-10-29T17:51:12Z">
        <w:r>
          <w:rPr>
            <w:rFonts w:ascii="Arial" w:hAnsi="Arial" w:cs="Arial"/>
            <w:b/>
            <w:bCs/>
            <w:sz w:val="28"/>
            <w:szCs w:val="28"/>
          </w:rPr>
          <w:delText xml:space="preserve">3</w:delText>
        </w:r>
      </w:del>
      <w:ins w:id="1396" w:author="Assessor GDSXSR" w:date="2026-10-29T17:51:12Z">
        <w:r>
          <w:rPr>
            <w:rFonts w:ascii="Arial" w:hAnsi="Arial" w:cs="Arial"/>
            <w:b/>
            <w:color w:val="808080"/>
            <w:sz w:val="28"/>
            <w:szCs w:val="28"/>
          </w:rPr>
          <w:t xml:space="preserve">2</w:t>
        </w:r>
      </w:ins>
      <w:r>
        <w:rPr>
          <w:rFonts w:ascii="Arial" w:hAnsi="Arial" w:cs="Arial"/>
          <w:b/>
          <w:bCs/>
          <w:sz w:val="28"/>
          <w:szCs w:val="28"/>
        </w:rPr>
        <w:t xml:space="preserve">)</w:t>
      </w:r>
      <w:r>
        <w:rPr>
          <w:rFonts w:ascii="Arial" w:hAnsi="Arial" w:cs="Arial"/>
          <w:sz w:val="28"/>
          <w:szCs w:val="28"/>
        </w:rPr>
        <w:t xml:space="preserve"> a </w:t>
      </w:r>
      <w:del w:id="1397" w:author="Assessor GDSXSR" w:date="2026-10-29T17:51:12Z">
        <w:r>
          <w:rPr>
            <w:rFonts w:ascii="Arial" w:hAnsi="Arial" w:cs="Arial"/>
            <w:sz w:val="28"/>
            <w:szCs w:val="28"/>
          </w:rPr>
          <w:delText xml:space="preserve">minuta de distrato previa quitação recíproca, ampla, geral e irrestrita; </w:delText>
        </w:r>
        <w:r>
          <w:rPr>
            <w:rFonts w:ascii="Arial" w:hAnsi="Arial" w:cs="Arial"/>
            <w:b/>
            <w:bCs/>
            <w:sz w:val="28"/>
            <w:szCs w:val="28"/>
          </w:rPr>
          <w:delText xml:space="preserve">4)</w:delText>
        </w:r>
        <w:r>
          <w:rPr>
            <w:rFonts w:ascii="Arial" w:hAnsi="Arial" w:cs="Arial"/>
            <w:sz w:val="28"/>
            <w:szCs w:val="28"/>
          </w:rPr>
          <w:delText xml:space="preserve"> o pagamento integral da quantia, a retirada dos equipamentos e a execução das demais obrigações demonstram a aceitação de todos os termos do ajuste; </w:delText>
        </w:r>
        <w:r>
          <w:rPr>
            <w:rFonts w:ascii="Arial" w:hAnsi="Arial" w:cs="Arial"/>
            <w:b/>
            <w:bCs/>
            <w:sz w:val="28"/>
            <w:szCs w:val="28"/>
          </w:rPr>
          <w:delText xml:space="preserve">5)</w:delText>
        </w:r>
        <w:r>
          <w:rPr>
            <w:rFonts w:ascii="Arial" w:hAnsi="Arial" w:cs="Arial"/>
            <w:sz w:val="28"/>
            <w:szCs w:val="28"/>
          </w:rPr>
          <w:delText xml:space="preserve"> a ausência</w:delText>
        </w:r>
      </w:del>
      <w:ins w:id="1398" w:author="Assessor GDSXSR" w:date="2026-10-29T17:51:12Z">
        <w:r>
          <w:rPr>
            <w:rFonts w:ascii="Arial" w:hAnsi="Arial" w:cs="Arial"/>
            <w:color w:val="808080"/>
            <w:sz w:val="28"/>
            <w:szCs w:val="28"/>
          </w:rPr>
          <w:t xml:space="preserve">falta</w:t>
        </w:r>
      </w:ins>
      <w:r>
        <w:rPr>
          <w:rFonts w:ascii="Arial" w:hAnsi="Arial" w:cs="Arial"/>
          <w:sz w:val="28"/>
          <w:szCs w:val="28"/>
        </w:rPr>
        <w:t xml:space="preserve"> de assinatura da minuta </w:t>
      </w:r>
      <w:ins w:id="1399" w:author="Assessor GDSXSR" w:date="2026-10-29T17:51:12Z">
        <w:r>
          <w:rPr>
            <w:rFonts w:ascii="Arial" w:hAnsi="Arial" w:cs="Arial"/>
            <w:color w:val="808080"/>
            <w:sz w:val="28"/>
            <w:szCs w:val="28"/>
          </w:rPr>
          <w:t xml:space="preserve">de distrato </w:t>
        </w:r>
      </w:ins>
      <w:r>
        <w:rPr>
          <w:rFonts w:ascii="Arial" w:hAnsi="Arial" w:cs="Arial"/>
          <w:sz w:val="28"/>
          <w:szCs w:val="28"/>
        </w:rPr>
        <w:t xml:space="preserve">não afasta </w:t>
      </w:r>
      <w:del w:id="1400" w:author="Assessor GDSXSR" w:date="2026-10-29T17:51:12Z">
        <w:r>
          <w:rPr>
            <w:rFonts w:ascii="Arial" w:hAnsi="Arial" w:cs="Arial"/>
            <w:sz w:val="28"/>
            <w:szCs w:val="28"/>
          </w:rPr>
          <w:delText xml:space="preserve">a validade do</w:delText>
        </w:r>
      </w:del>
      <w:ins w:id="1401" w:author="Assessor GDSXSR" w:date="2026-10-29T17:51:12Z">
        <w:r>
          <w:rPr>
            <w:rFonts w:ascii="Arial" w:hAnsi="Arial" w:cs="Arial"/>
            <w:color w:val="808080"/>
            <w:sz w:val="28"/>
            <w:szCs w:val="28"/>
          </w:rPr>
          <w:t xml:space="preserve">o</w:t>
        </w:r>
      </w:ins>
      <w:r>
        <w:rPr>
          <w:rFonts w:ascii="Arial" w:hAnsi="Arial" w:cs="Arial"/>
          <w:sz w:val="28"/>
          <w:szCs w:val="28"/>
        </w:rPr>
        <w:t xml:space="preserve"> negócio </w:t>
      </w:r>
      <w:del w:id="1402" w:author="Assessor GDSXSR" w:date="2026-10-29T17:51:12Z">
        <w:r>
          <w:rPr>
            <w:rFonts w:ascii="Arial" w:hAnsi="Arial" w:cs="Arial"/>
            <w:sz w:val="28"/>
            <w:szCs w:val="28"/>
          </w:rPr>
          <w:delText xml:space="preserve">celebrado</w:delText>
        </w:r>
      </w:del>
      <w:ins w:id="1403" w:author="Assessor GDSXSR" w:date="2026-10-29T17:51:12Z">
        <w:r>
          <w:rPr>
            <w:rFonts w:ascii="Arial" w:hAnsi="Arial" w:cs="Arial"/>
            <w:color w:val="808080"/>
            <w:sz w:val="28"/>
            <w:szCs w:val="28"/>
          </w:rPr>
          <w:t xml:space="preserve">concluído</w:t>
        </w:r>
      </w:ins>
      <w:r>
        <w:rPr>
          <w:rFonts w:ascii="Arial" w:hAnsi="Arial" w:cs="Arial"/>
          <w:sz w:val="28"/>
          <w:szCs w:val="28"/>
        </w:rPr>
        <w:t xml:space="preserve"> por comportamento concludente; e </w:t>
      </w:r>
      <w:del w:id="1404" w:author="Assessor GDSXSR" w:date="2026-10-29T17:51:12Z">
        <w:r>
          <w:rPr>
            <w:rFonts w:ascii="Arial" w:hAnsi="Arial" w:cs="Arial"/>
            <w:b/>
            <w:bCs/>
            <w:sz w:val="28"/>
            <w:szCs w:val="28"/>
          </w:rPr>
          <w:delText xml:space="preserve">6</w:delText>
        </w:r>
      </w:del>
      <w:ins w:id="1405" w:author="Assessor GDSXSR" w:date="2026-10-29T17:51:12Z">
        <w:r>
          <w:rPr>
            <w:rFonts w:ascii="Arial" w:hAnsi="Arial" w:cs="Arial"/>
            <w:b/>
            <w:color w:val="808080"/>
            <w:sz w:val="28"/>
            <w:szCs w:val="28"/>
          </w:rPr>
          <w:t xml:space="preserve">3</w:t>
        </w:r>
      </w:ins>
      <w:r>
        <w:rPr>
          <w:rFonts w:ascii="Arial" w:hAnsi="Arial" w:cs="Arial"/>
          <w:b/>
          <w:bCs/>
          <w:sz w:val="28"/>
          <w:szCs w:val="28"/>
        </w:rPr>
        <w:t xml:space="preserve">)</w:t>
      </w:r>
      <w:r>
        <w:rPr>
          <w:rFonts w:ascii="Arial" w:hAnsi="Arial" w:cs="Arial"/>
          <w:sz w:val="28"/>
          <w:szCs w:val="28"/>
        </w:rPr>
        <w:t xml:space="preserve"> a sentença </w:t>
      </w:r>
      <w:del w:id="1406" w:author="Assessor GDSXSR" w:date="2026-10-29T17:51:12Z">
        <w:r>
          <w:rPr>
            <w:rFonts w:ascii="Arial" w:hAnsi="Arial" w:cs="Arial"/>
            <w:sz w:val="28"/>
            <w:szCs w:val="28"/>
          </w:rPr>
          <w:delText xml:space="preserve">conferiu</w:delText>
        </w:r>
      </w:del>
      <w:ins w:id="1407" w:author="Assessor GDSXSR" w:date="2026-10-29T17:51:12Z">
        <w:r>
          <w:rPr>
            <w:rFonts w:ascii="Arial" w:hAnsi="Arial" w:cs="Arial"/>
            <w:color w:val="808080"/>
            <w:sz w:val="28"/>
            <w:szCs w:val="28"/>
          </w:rPr>
          <w:t xml:space="preserve">foi</w:t>
        </w:r>
      </w:ins>
      <w:r>
        <w:rPr>
          <w:rFonts w:ascii="Arial" w:hAnsi="Arial" w:cs="Arial"/>
          <w:sz w:val="28"/>
          <w:szCs w:val="28"/>
        </w:rPr>
        <w:t xml:space="preserve"> </w:t>
      </w:r>
      <w:del w:id="1408" w:author="Assessor GDSXSR" w:date="2026-10-29T17:51:12Z">
        <w:r>
          <w:rPr>
            <w:rFonts w:ascii="Arial" w:hAnsi="Arial" w:cs="Arial"/>
            <w:sz w:val="28"/>
            <w:szCs w:val="28"/>
          </w:rPr>
          <w:delText xml:space="preserve">tratamento contraditório</w:delText>
        </w:r>
      </w:del>
      <w:ins w:id="1409" w:author="Assessor GDSXSR" w:date="2026-10-29T17:51:12Z">
        <w:r>
          <w:rPr>
            <w:rFonts w:ascii="Arial" w:hAnsi="Arial" w:cs="Arial"/>
            <w:color w:val="808080"/>
            <w:sz w:val="28"/>
            <w:szCs w:val="28"/>
          </w:rPr>
          <w:t xml:space="preserve">contraditória</w:t>
        </w:r>
      </w:ins>
      <w:r>
        <w:rPr>
          <w:rFonts w:ascii="Arial" w:hAnsi="Arial" w:cs="Arial"/>
          <w:sz w:val="28"/>
          <w:szCs w:val="28"/>
        </w:rPr>
        <w:t xml:space="preserve"> ao </w:t>
      </w:r>
      <w:del w:id="1410" w:author="Assessor GDSXSR" w:date="2026-10-29T17:51:12Z">
        <w:r>
          <w:rPr>
            <w:rFonts w:ascii="Arial" w:hAnsi="Arial" w:cs="Arial"/>
            <w:sz w:val="28"/>
            <w:szCs w:val="28"/>
          </w:rPr>
          <w:delText xml:space="preserve">pagamento, pois</w:delText>
        </w:r>
      </w:del>
      <w:ins w:id="1411" w:author="Assessor GDSXSR" w:date="2026-10-29T17:51:12Z">
        <w:r>
          <w:rPr>
            <w:rFonts w:ascii="Arial" w:hAnsi="Arial" w:cs="Arial"/>
            <w:color w:val="808080"/>
            <w:sz w:val="28"/>
            <w:szCs w:val="28"/>
          </w:rPr>
          <w:t xml:space="preserve">admitir</w:t>
        </w:r>
      </w:ins>
      <w:r>
        <w:rPr>
          <w:rFonts w:ascii="Arial" w:hAnsi="Arial" w:cs="Arial"/>
          <w:sz w:val="28"/>
          <w:szCs w:val="28"/>
        </w:rPr>
        <w:t xml:space="preserve"> o </w:t>
      </w:r>
      <w:del w:id="1412" w:author="Assessor GDSXSR" w:date="2026-10-29T17:51:12Z">
        <w:r>
          <w:rPr>
            <w:rFonts w:ascii="Arial" w:hAnsi="Arial" w:cs="Arial"/>
            <w:sz w:val="28"/>
            <w:szCs w:val="28"/>
          </w:rPr>
          <w:delText xml:space="preserve">considerou suficiente</w:delText>
        </w:r>
      </w:del>
      <w:ins w:id="1413" w:author="Assessor GDSXSR" w:date="2026-10-29T17:51:12Z">
        <w:r>
          <w:rPr>
            <w:rFonts w:ascii="Arial" w:hAnsi="Arial" w:cs="Arial"/>
            <w:color w:val="808080"/>
            <w:sz w:val="28"/>
            <w:szCs w:val="28"/>
          </w:rPr>
          <w:t xml:space="preserve">pagamento</w:t>
        </w:r>
      </w:ins>
      <w:r>
        <w:rPr>
          <w:rFonts w:ascii="Arial" w:hAnsi="Arial" w:cs="Arial"/>
          <w:sz w:val="28"/>
          <w:szCs w:val="28"/>
        </w:rPr>
        <w:t xml:space="preserve"> para afastar o pedido de reparos, mas não </w:t>
      </w:r>
      <w:del w:id="1414" w:author="Assessor GDSXSR" w:date="2026-10-29T17:51:12Z">
        <w:r>
          <w:rPr>
            <w:rFonts w:ascii="Arial" w:hAnsi="Arial" w:cs="Arial"/>
            <w:sz w:val="28"/>
            <w:szCs w:val="28"/>
          </w:rPr>
          <w:delText xml:space="preserve">para extinguir </w:delText>
        </w:r>
      </w:del>
      <w:r>
        <w:rPr>
          <w:rFonts w:ascii="Arial" w:hAnsi="Arial" w:cs="Arial"/>
          <w:sz w:val="28"/>
          <w:szCs w:val="28"/>
        </w:rPr>
        <w:t xml:space="preserve">as mensalidades</w:t>
      </w:r>
      <w:ins w:id="1415" w:author="Assessor GDSXSR" w:date="2026-10-29T17:51:12Z">
        <w:r>
          <w:rPr>
            <w:rFonts w:ascii="Arial" w:hAnsi="Arial" w:cs="Arial"/>
            <w:color w:val="808080"/>
            <w:sz w:val="28"/>
            <w:szCs w:val="28"/>
          </w:rPr>
          <w:t xml:space="preserve"> (ID 88729625)</w:t>
        </w:r>
      </w:ins>
      <w:r>
        <w:rPr>
          <w:rFonts w:ascii="Arial" w:hAnsi="Arial" w:cs="Arial"/>
          <w:sz w:val="28"/>
          <w:szCs w:val="28"/>
        </w:rPr>
        <w:t xml:space="preserve">.</w:t>
      </w:r>
    </w:p>
    <w:p w14:paraId="5C77B8D0" w14:textId="77777777" w:rsidR="005D439E" w:rsidRPr="005D439E" w:rsidRDefault="005D439E" w:rsidP="005D439E">
      <w:pPr>
        <w:spacing w:after="0" w:line="360" w:lineRule="auto"/>
        <w:ind w:firstLine="2268"/>
        <w:jc w:val="both"/>
        <w:rPr>
          <w:rFonts w:ascii="Arial" w:hAnsi="Arial" w:cs="Arial"/>
          <w:sz w:val="28"/>
          <w:szCs w:val="28"/>
        </w:rPr>
      </w:pPr>
    </w:p>
    <w:p w14:paraId="6449A399" w14:textId="77777777" w:rsidR="005D439E" w:rsidRPr="005D439E" w:rsidRDefault="005D439E" w:rsidP="005D439E">
      <w:pPr>
        <w:spacing w:after="0" w:line="360" w:lineRule="auto"/>
        <w:ind w:firstLine="2268"/>
        <w:jc w:val="both"/>
        <w:rPr>
          <w:rFonts w:ascii="Arial" w:hAnsi="Arial" w:cs="Arial"/>
          <w:sz w:val="28"/>
          <w:szCs w:val="28"/>
        </w:rPr>
      </w:pPr>
      <w:r w:rsidRPr="005D439E">
        <w:rPr>
          <w:rFonts w:ascii="Arial" w:hAnsi="Arial" w:cs="Arial"/>
          <w:sz w:val="28"/>
          <w:szCs w:val="28"/>
          <w:highlight w:val="yellow"/>
        </w:rPr>
        <w:t>Sem razão o apelante.</w:t>
      </w:r>
    </w:p>
    <w:p w14:paraId="0E983819" w14:textId="77777777" w:rsidR="005D439E" w:rsidRPr="005D439E" w:rsidRDefault="005D439E" w:rsidP="005D439E">
      <w:pPr>
        <w:spacing w:after="0" w:line="360" w:lineRule="auto"/>
        <w:ind w:firstLine="2268"/>
        <w:jc w:val="both"/>
        <w:rPr>
          <w:rFonts w:ascii="Arial" w:hAnsi="Arial" w:cs="Arial"/>
          <w:sz w:val="28"/>
          <w:szCs w:val="28"/>
        </w:rPr>
      </w:pPr>
    </w:p>
    <w:p w14:paraId="01DC23BC" w14:textId="254356FB" w:rsidR="005D439E" w:rsidRPr="005D439E" w:rsidRDefault="005D439E" w:rsidP="005D439E">
      <w:pPr>
        <w:spacing w:after="0" w:line="360" w:lineRule="auto"/>
        <w:ind w:firstLine="2268"/>
        <w:jc w:val="both"/>
        <w:rPr>
          <w:del w:id="1419" w:author="Assessor GDSXSR" w:date="2026-10-29T17:51:12Z"/>
          <w:rFonts w:ascii="Arial" w:hAnsi="Arial" w:cs="Arial"/>
          <w:sz w:val="28"/>
          <w:szCs w:val="28"/>
        </w:rPr>
      </w:pPr>
      <w:del w:id="1416" w:author="Assessor GDSXSR" w:date="2026-10-29T17:51:12Z">
        <w:r w:rsidRPr="005D439E">
          <w:rPr>
            <w:rFonts w:ascii="Arial" w:hAnsi="Arial" w:cs="Arial"/>
            <w:sz w:val="28"/>
            <w:szCs w:val="28"/>
          </w:rPr>
          <w:delText>É incontroverso que houve negociação para o encerramento da relação contratual, pagamento de R$ 30.000,00 e retirada dos equipamentos.</w:delText>
        </w:r>
      </w:del>
      <w:del w:id="1417" w:author="Assessor GDSXSR" w:date="2026-10-29T17:51:12Z">
        <w:r>
          <w:rPr>
            <w:rFonts w:ascii="Arial" w:hAnsi="Arial" w:cs="Arial"/>
            <w:sz w:val="28"/>
            <w:szCs w:val="28"/>
          </w:rPr>
          <w:delText xml:space="preserve"> </w:delText>
        </w:r>
      </w:del>
      <w:del w:id="1418" w:author="Assessor GDSXSR" w:date="2026-10-29T17:51:12Z">
        <w:r w:rsidRPr="005D439E">
          <w:rPr>
            <w:rFonts w:ascii="Arial" w:hAnsi="Arial" w:cs="Arial"/>
            <w:sz w:val="28"/>
            <w:szCs w:val="28"/>
          </w:rPr>
          <w:delText>A controvérsia está no alcance jurídico desses fatos.</w:delText>
        </w:r>
      </w:del>
    </w:p>
    <w:p w14:paraId="00ACDE1E" w14:textId="77777777" w:rsidR="005D439E" w:rsidRPr="005D439E" w:rsidRDefault="005D439E" w:rsidP="005D439E">
      <w:pPr>
        <w:spacing w:after="0" w:line="360" w:lineRule="auto"/>
        <w:ind w:firstLine="2268"/>
        <w:jc w:val="both"/>
        <w:rPr>
          <w:del w:id="1420" w:author="Assessor GDSXSR" w:date="2026-10-29T17:51:12Z"/>
          <w:rFonts w:ascii="Arial" w:hAnsi="Arial" w:cs="Arial"/>
          <w:sz w:val="28"/>
          <w:szCs w:val="28"/>
        </w:rPr>
      </w:pPr>
    </w:p>
    <w:p w14:paraId="5523F2AC" w14:textId="25BDB26C" w:rsidR="00B73FAD" w:rsidRDefault="005D439E" w:rsidP="005D439E">
      <w:pPr>
        <w:spacing w:after="0" w:line="360" w:lineRule="auto"/>
        <w:ind w:firstLine="2268"/>
        <w:jc w:val="both"/>
        <w:rPr>
          <w:rFonts w:ascii="Arial" w:eastAsia="Arial" w:hAnsi="Arial" w:cs="Arial"/>
          <w:sz w:val="28"/>
          <w:szCs w:val="28"/>
        </w:rPr>
      </w:pPr>
      <w:commentRangeStart w:id="22"/>
      <w:r>
        <w:rPr>
          <w:rFonts w:ascii="Arial" w:hAnsi="Arial" w:cs="Arial"/>
          <w:sz w:val="28"/>
          <w:szCs w:val="28"/>
        </w:rPr>
        <w:t xml:space="preserve">A minuta de distrato</w:t>
      </w:r>
      <w:ins w:id="1421" w:author="Assessor GDSXSR" w:date="2026-10-29T17:51:12Z">
        <w:r>
          <w:rPr>
            <w:rFonts w:ascii="Arial" w:hAnsi="Arial" w:cs="Arial"/>
            <w:color w:val="808080"/>
            <w:sz w:val="28"/>
            <w:szCs w:val="28"/>
          </w:rPr>
          <w:t xml:space="preserve">, que</w:t>
        </w:r>
      </w:ins>
      <w:r>
        <w:rPr>
          <w:rFonts w:ascii="Arial" w:hAnsi="Arial" w:cs="Arial"/>
          <w:sz w:val="28"/>
          <w:szCs w:val="28"/>
        </w:rPr>
        <w:t xml:space="preserve"> previa</w:t>
      </w:r>
      <w:del w:id="1422" w:author="Assessor GDSXSR" w:date="2026-10-29T17:51:12Z">
        <w:r>
          <w:rPr>
            <w:rFonts w:ascii="Arial" w:hAnsi="Arial" w:cs="Arial"/>
            <w:sz w:val="28"/>
            <w:szCs w:val="28"/>
          </w:rPr>
          <w:delText xml:space="preserve"> o pagamento de R$ 30.000,00, a retirada dos equipamentos e a concessão de</w:delText>
        </w:r>
      </w:del>
      <w:r>
        <w:rPr>
          <w:rFonts w:ascii="Arial" w:hAnsi="Arial" w:cs="Arial"/>
          <w:sz w:val="28"/>
          <w:szCs w:val="28"/>
        </w:rPr>
        <w:t xml:space="preserve"> quitação recíproca, ampla, geral e irrestrita</w:t>
      </w:r>
      <w:ins w:id="1423" w:author="Assessor GDSXSR" w:date="2026-10-29T17:51:12Z">
        <w:r>
          <w:rPr>
            <w:rFonts w:ascii="Arial" w:hAnsi="Arial" w:cs="Arial"/>
            <w:color w:val="808080"/>
            <w:sz w:val="28"/>
            <w:szCs w:val="28"/>
          </w:rPr>
          <w:t xml:space="preserve">, não foi assinada pelas partes</w:t>
        </w:r>
      </w:ins>
      <w:r>
        <w:rPr>
          <w:rFonts w:ascii="Arial" w:hAnsi="Arial" w:cs="Arial"/>
          <w:sz w:val="28"/>
          <w:szCs w:val="28"/>
        </w:rPr>
        <w:t xml:space="preserve"> </w:t>
      </w:r>
      <w:r>
        <w:rPr>
          <w:rFonts w:ascii="Arial" w:hAnsi="Arial" w:cs="Arial"/>
          <w:sz w:val="28"/>
          <w:szCs w:val="28"/>
        </w:rPr>
        <w:t xml:space="preserve">(ID 256985763).</w:t>
      </w:r>
      <w:del w:id="1424" w:author="Assessor GDSXSR" w:date="2026-10-29T17:51:12Z">
        <w:r>
          <w:rPr>
            <w:rFonts w:ascii="Arial" w:hAnsi="Arial" w:cs="Arial"/>
            <w:sz w:val="28"/>
            <w:szCs w:val="28"/>
          </w:rPr>
          <w:delText xml:space="preserve"> </w:delText>
        </w:r>
        <w:r>
          <w:rPr>
            <w:rFonts w:ascii="Arial" w:hAnsi="Arial" w:cs="Arial"/>
            <w:sz w:val="28"/>
            <w:szCs w:val="28"/>
          </w:rPr>
          <w:delText xml:space="preserve">O documento, contudo, não foi assinado pelas partes.</w:delText>
        </w:r>
      </w:del>
      <w:commentRangeEnd w:id="22"/>
      <w:r>
        <w:rPr>
          <w:rStyle w:val="Refdecomentrio"/>
          <w:rFonts w:ascii="Arial" w:eastAsia="Arial" w:hAnsi="Arial" w:cs="Arial"/>
          <w:sz w:val="28"/>
          <w:szCs w:val="28"/>
        </w:rPr>
        <w:commentReference w:id="22"/>
      </w:r>
    </w:p>
    <w:p w14:paraId="63FE6D1B" w14:textId="77777777" w:rsidR="00931633" w:rsidRDefault="00931633" w:rsidP="00A84DC6">
      <w:pPr>
        <w:spacing w:after="0" w:line="360" w:lineRule="auto"/>
        <w:jc w:val="both"/>
        <w:rPr>
          <w:rFonts w:ascii="Arial" w:hAnsi="Arial" w:cs="Arial"/>
          <w:sz w:val="28"/>
          <w:szCs w:val="28"/>
        </w:rPr>
      </w:pPr>
    </w:p>
    <w:p w14:paraId="3DA48B92" w14:textId="77777777" w:rsidR="00B94F40" w:rsidRDefault="00000000">
      <w:pPr>
        <w:spacing w:after="0" w:line="360" w:lineRule="auto"/>
        <w:ind w:firstLine="2268"/>
        <w:jc w:val="both"/>
      </w:pPr>
      <w:r>
        <w:rPr>
          <w:rFonts w:ascii="Arial" w:hAnsi="Arial" w:cs="Arial"/>
          <w:sz w:val="28"/>
          <w:szCs w:val="28"/>
        </w:rPr>
        <w:t xml:space="preserve">A mensagem </w:t>
      </w:r>
      <w:del w:id="1425" w:author="Assessor GDSXSR" w:date="2026-10-29T17:51:12Z">
        <w:r>
          <w:rPr>
            <w:rFonts w:ascii="Arial" w:hAnsi="Arial" w:cs="Arial"/>
            <w:sz w:val="28"/>
            <w:szCs w:val="28"/>
          </w:rPr>
          <w:delText xml:space="preserve">apresentada pelo</w:delText>
        </w:r>
      </w:del>
      <w:ins w:id="1426" w:author="Assessor GDSXSR" w:date="2026-10-29T17:51:12Z">
        <w:r>
          <w:rPr>
            <w:rFonts w:ascii="Arial" w:hAnsi="Arial" w:cs="Arial"/>
            <w:color w:val="808080"/>
            <w:sz w:val="28"/>
            <w:szCs w:val="28"/>
          </w:rPr>
          <w:t xml:space="preserve">do</w:t>
        </w:r>
      </w:ins>
      <w:r>
        <w:rPr>
          <w:rFonts w:ascii="Arial" w:hAnsi="Arial" w:cs="Arial"/>
          <w:sz w:val="28"/>
          <w:szCs w:val="28"/>
        </w:rPr>
        <w:t xml:space="preserve"> réu registra </w:t>
      </w:r>
      <w:del w:id="1427" w:author="Assessor GDSXSR" w:date="2026-10-29T17:51:12Z">
        <w:r>
          <w:rPr>
            <w:rFonts w:ascii="Arial" w:hAnsi="Arial" w:cs="Arial"/>
            <w:sz w:val="28"/>
            <w:szCs w:val="28"/>
          </w:rPr>
          <w:delText xml:space="preserve">que, com </w:delText>
        </w:r>
      </w:del>
      <w:r>
        <w:rPr>
          <w:rFonts w:ascii="Arial" w:hAnsi="Arial" w:cs="Arial"/>
          <w:sz w:val="28"/>
          <w:szCs w:val="28"/>
        </w:rPr>
        <w:t xml:space="preserve">a rescisão</w:t>
      </w:r>
      <w:del w:id="1428" w:author="Assessor GDSXSR" w:date="2026-10-29T17:51:12Z">
        <w:r>
          <w:rPr>
            <w:rFonts w:ascii="Arial" w:hAnsi="Arial" w:cs="Arial"/>
            <w:sz w:val="28"/>
            <w:szCs w:val="28"/>
          </w:rPr>
          <w:delText xml:space="preserve">, seria encerrada a parceria</w:delText>
        </w:r>
      </w:del>
      <w:r>
        <w:rPr>
          <w:rFonts w:ascii="Arial" w:hAnsi="Arial" w:cs="Arial"/>
          <w:sz w:val="28"/>
          <w:szCs w:val="28"/>
        </w:rPr>
        <w:t xml:space="preserve"> e</w:t>
      </w:r>
      <w:del w:id="1429" w:author="Assessor GDSXSR" w:date="2026-10-29T17:51:12Z">
        <w:r>
          <w:rPr>
            <w:rFonts w:ascii="Arial" w:hAnsi="Arial" w:cs="Arial"/>
            <w:sz w:val="28"/>
            <w:szCs w:val="28"/>
          </w:rPr>
          <w:delText xml:space="preserve"> realizado</w:delText>
        </w:r>
      </w:del>
      <w:r>
        <w:rPr>
          <w:rFonts w:ascii="Arial" w:hAnsi="Arial" w:cs="Arial"/>
          <w:sz w:val="28"/>
          <w:szCs w:val="28"/>
        </w:rPr>
        <w:t xml:space="preserve"> o pagamento de R$ 30.000,00,</w:t>
      </w:r>
      <w:del w:id="1430" w:author="Assessor GDSXSR" w:date="2026-10-29T17:51:12Z">
        <w:r>
          <w:rPr>
            <w:rFonts w:ascii="Arial" w:hAnsi="Arial" w:cs="Arial"/>
            <w:sz w:val="28"/>
            <w:szCs w:val="28"/>
          </w:rPr>
          <w:delText xml:space="preserve"> dividido</w:delText>
        </w:r>
      </w:del>
      <w:r>
        <w:rPr>
          <w:rFonts w:ascii="Arial" w:hAnsi="Arial" w:cs="Arial"/>
          <w:sz w:val="28"/>
          <w:szCs w:val="28"/>
        </w:rPr>
        <w:t xml:space="preserve"> em parcelas de R$ 5.000,00</w:t>
      </w:r>
      <w:r>
        <w:rPr>
          <w:rFonts w:ascii="Arial" w:hAnsi="Arial" w:cs="Arial"/>
          <w:color w:val="808080"/>
          <w:sz w:val="28"/>
          <w:szCs w:val="28"/>
        </w:rPr>
        <w:t xml:space="preserve"> </w:t>
      </w:r>
      <w:r>
        <w:rPr>
          <w:rFonts w:ascii="Arial" w:hAnsi="Arial" w:cs="Arial"/>
          <w:sz w:val="28"/>
          <w:szCs w:val="28"/>
        </w:rPr>
        <w:t xml:space="preserve">(ID 256985774).</w:t>
      </w:r>
    </w:p>
    <w:p w14:paraId="6C8B4351" w14:textId="77777777" w:rsidR="00B94F40" w:rsidRDefault="00B94F40">
      <w:pPr>
        <w:spacing w:after="0" w:line="360" w:lineRule="auto"/>
        <w:ind w:firstLine="2268"/>
        <w:jc w:val="both"/>
      </w:pPr>
    </w:p>
    <w:p w14:paraId="4B9622E3" w14:textId="2F83DCF7" w:rsidR="00931633" w:rsidRDefault="00931633" w:rsidP="00931633">
      <w:pPr>
        <w:spacing w:after="0" w:line="360" w:lineRule="auto"/>
        <w:ind w:firstLine="2268"/>
        <w:jc w:val="both"/>
        <w:rPr>
          <w:del w:id="1432" w:author="Assessor GDSXSR" w:date="2026-10-29T17:51:12Z"/>
          <w:rFonts w:ascii="Arial" w:hAnsi="Arial" w:cs="Arial"/>
          <w:sz w:val="28"/>
          <w:szCs w:val="28"/>
        </w:rPr>
      </w:pPr>
      <w:del w:id="1431" w:author="Assessor GDSXSR" w:date="2026-10-29T17:51:12Z">
        <w:r>
          <w:rPr>
            <w:rFonts w:ascii="Arial" w:hAnsi="Arial" w:cs="Arial"/>
            <w:sz w:val="28"/>
            <w:szCs w:val="28"/>
          </w:rPr>
          <w:delText>Os comprovantes apresentados como relativos à compensação demonstram, em conjunto com os demais elementos dos autos, o pagamento da quantia ajustada (ID 256985765).</w:delText>
        </w:r>
      </w:del>
    </w:p>
    <w:p w14:paraId="2CE55007" w14:textId="77777777" w:rsidR="00931633" w:rsidRPr="00931633" w:rsidRDefault="00931633" w:rsidP="00931633">
      <w:pPr>
        <w:spacing w:after="0" w:line="360" w:lineRule="auto"/>
        <w:ind w:firstLine="2268"/>
        <w:jc w:val="both"/>
        <w:rPr>
          <w:del w:id="1433" w:author="Assessor GDSXSR" w:date="2026-10-29T17:51:12Z"/>
          <w:rFonts w:ascii="Arial" w:hAnsi="Arial" w:cs="Arial"/>
          <w:sz w:val="28"/>
          <w:szCs w:val="28"/>
        </w:rPr>
      </w:pPr>
    </w:p>
    <w:p w14:paraId="35A26E1E" w14:textId="77777777" w:rsidR="00B94F40" w:rsidRDefault="00000000">
      <w:pPr>
        <w:spacing w:after="0" w:line="360" w:lineRule="auto"/>
        <w:ind w:firstLine="2268"/>
        <w:jc w:val="both"/>
        <w:rPr>
          <w:del w:id="1435" w:author="Assessor GDSXSR" w:date="2026-10-29T17:51:12Z"/>
        </w:rPr>
      </w:pPr>
      <w:del w:id="1434" w:author="Assessor GDSXSR" w:date="2026-10-29T17:51:12Z">
        <w:r>
          <w:rPr>
            <w:rFonts w:ascii="Arial" w:hAnsi="Arial" w:cs="Arial"/>
            <w:sz w:val="28"/>
            <w:szCs w:val="28"/>
          </w:rPr>
          <w:delText>Esses elementos comprovam a existência de tratativas, o consenso quanto ao término da relação e o pagamento de R$ 30.000,00.</w:delText>
        </w:r>
      </w:del>
    </w:p>
    <w:p w14:paraId="336739C2" w14:textId="77777777" w:rsidR="00B94F40" w:rsidRDefault="00B94F40">
      <w:pPr>
        <w:spacing w:after="0" w:line="360" w:lineRule="auto"/>
        <w:ind w:firstLine="2268"/>
        <w:jc w:val="both"/>
        <w:rPr>
          <w:del w:id="1436" w:author="Assessor GDSXSR" w:date="2026-10-29T17:51:12Z"/>
        </w:rPr>
      </w:pPr>
    </w:p>
    <w:p w14:paraId="18CDA80F" w14:textId="429F06E8" w:rsidR="009554A5" w:rsidRDefault="00931633" w:rsidP="00931633">
      <w:pPr>
        <w:spacing w:after="0" w:line="360" w:lineRule="auto"/>
        <w:ind w:firstLine="2268"/>
        <w:jc w:val="both"/>
        <w:rPr>
          <w:rFonts w:ascii="Arial" w:hAnsi="Arial" w:cs="Arial"/>
          <w:sz w:val="28"/>
          <w:szCs w:val="28"/>
          <w:u w:val="single"/>
        </w:rPr>
      </w:pPr>
      <w:del w:id="1437" w:author="Assessor GDSXSR" w:date="2026-10-29T17:51:12Z">
        <w:r>
          <w:rPr>
            <w:rFonts w:ascii="Arial" w:hAnsi="Arial" w:cs="Arial"/>
            <w:sz w:val="28"/>
            <w:szCs w:val="28"/>
            <w:highlight w:val="yellow"/>
          </w:rPr>
          <w:delText xml:space="preserve">Não</w:delText>
        </w:r>
      </w:del>
      <w:ins w:id="1438" w:author="Assessor GDSXSR" w:date="2026-10-29T17:51:12Z">
        <w:r>
          <w:rPr>
            <w:rFonts w:ascii="Arial" w:hAnsi="Arial" w:cs="Arial"/>
            <w:color w:val="808080"/>
            <w:sz w:val="28"/>
            <w:szCs w:val="28"/>
            <w:highlight w:val="yellow"/>
          </w:rPr>
          <w:t xml:space="preserve">Esses elementos</w:t>
        </w:r>
      </w:ins>
      <w:r>
        <w:rPr>
          <w:rFonts w:ascii="Arial" w:hAnsi="Arial" w:cs="Arial"/>
          <w:sz w:val="28"/>
          <w:szCs w:val="28"/>
          <w:highlight w:val="yellow"/>
          <w:rPrChange w:id="1446" w:author="Assessor GDSXSR" w:date="2026-10-29T17:51:12Z">
            <w:rPr>
              <w:rFonts w:ascii="Arial" w:hAnsi="Arial" w:cs="Arial"/>
              <w:sz w:val="28"/>
              <w:szCs w:val="28"/>
              <w:highlight w:val="yellow"/>
            </w:rPr>
          </w:rPrChange>
        </w:rPr>
        <w:t xml:space="preserve"> comprovam</w:t>
      </w:r>
      <w:ins w:id="1439" w:author="Assessor GDSXSR" w:date="2026-10-29T17:51:12Z">
        <w:r>
          <w:rPr>
            <w:rFonts w:ascii="Arial" w:hAnsi="Arial" w:cs="Arial"/>
            <w:color w:val="808080"/>
            <w:sz w:val="28"/>
            <w:szCs w:val="28"/>
            <w:highlight w:val="yellow"/>
          </w:rPr>
          <w:t xml:space="preserve"> as tratativas</w:t>
        </w:r>
      </w:ins>
      <w:r>
        <w:rPr>
          <w:rFonts w:ascii="Arial" w:hAnsi="Arial" w:cs="Arial"/>
          <w:sz w:val="28"/>
          <w:szCs w:val="28"/>
          <w:highlight w:val="yellow"/>
          <w:rPrChange w:id="1447" w:author="Assessor GDSXSR" w:date="2026-10-29T17:51:12Z">
            <w:rPr>
              <w:rFonts w:ascii="Arial" w:hAnsi="Arial" w:cs="Arial"/>
              <w:sz w:val="28"/>
              <w:szCs w:val="28"/>
              <w:highlight w:val="yellow"/>
            </w:rPr>
          </w:rPrChange>
        </w:rPr>
        <w:t xml:space="preserve">, </w:t>
      </w:r>
      <w:del w:id="1440" w:author="Assessor GDSXSR" w:date="2026-10-29T17:51:12Z">
        <w:r>
          <w:rPr>
            <w:rFonts w:ascii="Arial" w:hAnsi="Arial" w:cs="Arial"/>
            <w:sz w:val="28"/>
            <w:szCs w:val="28"/>
            <w:highlight w:val="yellow"/>
          </w:rPr>
          <w:delText xml:space="preserve">todavia</w:delText>
        </w:r>
      </w:del>
      <w:ins w:id="1441" w:author="Assessor GDSXSR" w:date="2026-10-29T17:51:12Z">
        <w:r>
          <w:rPr>
            <w:rFonts w:ascii="Arial" w:hAnsi="Arial" w:cs="Arial"/>
            <w:color w:val="808080"/>
            <w:sz w:val="28"/>
            <w:szCs w:val="28"/>
            <w:highlight w:val="yellow"/>
          </w:rPr>
          <w:t xml:space="preserve">o término da relação e o pagamento de R$ 30.000,00</w:t>
        </w:r>
      </w:ins>
      <w:r>
        <w:rPr>
          <w:rFonts w:ascii="Arial" w:hAnsi="Arial" w:cs="Arial"/>
          <w:sz w:val="28"/>
          <w:szCs w:val="28"/>
          <w:highlight w:val="yellow"/>
          <w:rPrChange w:id="1448" w:author="Assessor GDSXSR" w:date="2026-10-29T17:51:12Z">
            <w:rPr>
              <w:rFonts w:ascii="Arial" w:hAnsi="Arial" w:cs="Arial"/>
              <w:sz w:val="28"/>
              <w:szCs w:val="28"/>
              <w:highlight w:val="yellow"/>
            </w:rPr>
          </w:rPrChange>
        </w:rPr>
        <w:t xml:space="preserve">, </w:t>
      </w:r>
      <w:del w:id="1442" w:author="Assessor GDSXSR" w:date="2026-10-29T17:51:12Z">
        <w:r>
          <w:rPr>
            <w:rFonts w:ascii="Arial" w:hAnsi="Arial" w:cs="Arial"/>
            <w:sz w:val="28"/>
            <w:szCs w:val="28"/>
            <w:highlight w:val="yellow"/>
          </w:rPr>
          <w:delText xml:space="preserve">que</w:delText>
        </w:r>
      </w:del>
      <w:ins w:id="1443" w:author="Assessor GDSXSR" w:date="2026-10-29T17:51:12Z">
        <w:r>
          <w:rPr>
            <w:rFonts w:ascii="Arial" w:hAnsi="Arial" w:cs="Arial"/>
            <w:color w:val="808080"/>
            <w:sz w:val="28"/>
            <w:szCs w:val="28"/>
            <w:highlight w:val="yellow"/>
          </w:rPr>
          <w:t xml:space="preserve">mas não</w:t>
        </w:r>
      </w:ins>
      <w:r>
        <w:rPr>
          <w:rFonts w:ascii="Arial" w:hAnsi="Arial" w:cs="Arial"/>
          <w:sz w:val="28"/>
          <w:szCs w:val="28"/>
          <w:highlight w:val="yellow"/>
          <w:rPrChange w:id="1449" w:author="Assessor GDSXSR" w:date="2026-10-29T17:51:12Z">
            <w:rPr>
              <w:rFonts w:ascii="Arial" w:hAnsi="Arial" w:cs="Arial"/>
              <w:sz w:val="28"/>
              <w:szCs w:val="28"/>
              <w:highlight w:val="yellow"/>
            </w:rPr>
          </w:rPrChange>
        </w:rPr>
        <w:t xml:space="preserve"> a </w:t>
      </w:r>
      <w:ins w:id="1444" w:author="Assessor GDSXSR" w:date="2026-10-29T17:51:12Z">
        <w:r>
          <w:rPr>
            <w:rFonts w:ascii="Arial" w:hAnsi="Arial" w:cs="Arial"/>
            <w:color w:val="808080"/>
            <w:sz w:val="28"/>
            <w:szCs w:val="28"/>
            <w:highlight w:val="yellow"/>
          </w:rPr>
          <w:t xml:space="preserve">concordância inequívoca da </w:t>
        </w:r>
      </w:ins>
      <w:r>
        <w:rPr>
          <w:rFonts w:ascii="Arial" w:hAnsi="Arial" w:cs="Arial"/>
          <w:sz w:val="28"/>
          <w:szCs w:val="28"/>
          <w:highlight w:val="yellow"/>
          <w:rPrChange w:id="1450" w:author="Assessor GDSXSR" w:date="2026-10-29T17:51:12Z">
            <w:rPr>
              <w:rFonts w:ascii="Arial" w:hAnsi="Arial" w:cs="Arial"/>
              <w:sz w:val="28"/>
              <w:szCs w:val="28"/>
              <w:highlight w:val="yellow"/>
            </w:rPr>
          </w:rPrChange>
        </w:rPr>
        <w:t xml:space="preserve">autora</w:t>
      </w:r>
      <w:del w:id="1445" w:author="Assessor GDSXSR" w:date="2026-10-29T17:51:12Z">
        <w:r>
          <w:rPr>
            <w:rFonts w:ascii="Arial" w:hAnsi="Arial" w:cs="Arial"/>
            <w:sz w:val="28"/>
            <w:szCs w:val="28"/>
            <w:highlight w:val="yellow"/>
          </w:rPr>
          <w:delText xml:space="preserve"> tenha concordado inequivocamente</w:delText>
        </w:r>
      </w:del>
      <w:r>
        <w:rPr>
          <w:rFonts w:ascii="Arial" w:hAnsi="Arial" w:cs="Arial"/>
          <w:sz w:val="28"/>
          <w:szCs w:val="28"/>
          <w:highlight w:val="yellow"/>
          <w:rPrChange w:id="1451" w:author="Assessor GDSXSR" w:date="2026-10-29T17:51:12Z">
            <w:rPr>
              <w:rFonts w:ascii="Arial" w:hAnsi="Arial" w:cs="Arial"/>
              <w:sz w:val="28"/>
              <w:szCs w:val="28"/>
              <w:highlight w:val="yellow"/>
            </w:rPr>
          </w:rPrChange>
        </w:rPr>
        <w:t xml:space="preserve"> em extinguir as mensalidades vencidas entre outubro de 2020 e abril de 2022.</w:t>
      </w:r>
    </w:p>
    <w:p w14:paraId="1A1F9E8C" w14:textId="77777777" w:rsidR="00B94F40" w:rsidRDefault="00B94F40">
      <w:pPr>
        <w:spacing w:after="0" w:line="360" w:lineRule="auto"/>
        <w:ind w:firstLine="2268"/>
        <w:jc w:val="both"/>
        <w:rPr>
          <w:rFonts w:ascii="Arial" w:hAnsi="Arial" w:cs="Arial"/>
          <w:sz w:val="28"/>
          <w:szCs w:val="28"/>
          <w:u w:val="single"/>
        </w:rPr>
      </w:pPr>
    </w:p>
    <w:p w14:paraId="4A1216E2" w14:textId="77777777" w:rsidR="00B94F40" w:rsidRDefault="00000000">
      <w:pPr>
        <w:spacing w:after="0" w:line="360" w:lineRule="auto"/>
        <w:ind w:firstLine="2268"/>
        <w:jc w:val="both"/>
        <w:rPr>
          <w:rFonts w:ascii="Arial" w:hAnsi="Arial" w:cs="Arial"/>
          <w:sz w:val="28"/>
          <w:szCs w:val="28"/>
          <w:u w:val="single"/>
        </w:rPr>
      </w:pPr>
      <w:commentRangeStart w:id="23"/>
      <w:r>
        <w:rPr>
          <w:rFonts w:ascii="Arial" w:hAnsi="Arial" w:cs="Arial"/>
          <w:color w:val="808080"/>
          <w:sz w:val="28"/>
          <w:szCs w:val="28"/>
        </w:rPr>
        <w:t>Dispõe o art. 320 do Código Civil:</w:t>
      </w:r>
      <w:commentRangeEnd w:id="23"/>
      <w:r>
        <w:rPr>
          <w:rStyle w:val="Refdecomentrio"/>
          <w:rFonts w:ascii="Arial" w:hAnsi="Arial" w:cs="Arial"/>
          <w:sz w:val="28"/>
          <w:szCs w:val="28"/>
          <w:u w:val="single"/>
        </w:rPr>
        <w:commentReference w:id="23"/>
      </w:r>
    </w:p>
    <w:p w14:paraId="568E12AE" w14:textId="77777777" w:rsidR="00B94F40" w:rsidRDefault="00B94F40">
      <w:pPr>
        <w:spacing w:after="0" w:line="360" w:lineRule="auto"/>
        <w:ind w:firstLine="2268"/>
        <w:jc w:val="both"/>
        <w:rPr>
          <w:rFonts w:ascii="Arial" w:hAnsi="Arial" w:cs="Arial"/>
          <w:sz w:val="28"/>
          <w:szCs w:val="28"/>
          <w:u w:val="single"/>
        </w:rPr>
      </w:pPr>
    </w:p>
    <w:p w14:paraId="236F782D" w14:textId="77777777" w:rsidR="00B94F40" w:rsidRDefault="00000000">
      <w:pPr>
        <w:spacing w:after="0" w:line="360" w:lineRule="auto"/>
        <w:ind w:left="2268"/>
        <w:jc w:val="both"/>
        <w:rPr>
          <w:rFonts w:ascii="Arial" w:hAnsi="Arial" w:cs="Arial"/>
          <w:sz w:val="28"/>
          <w:szCs w:val="28"/>
          <w:u w:val="single"/>
        </w:rPr>
      </w:pPr>
      <w:r>
        <w:rPr>
          <w:rFonts w:ascii="Arial" w:hAnsi="Arial" w:cs="Arial"/>
          <w:i/>
          <w:color w:val="808080"/>
          <w:sz w:val="26"/>
        </w:rPr>
        <w:t xml:space="preserve">“Art. 320. A quitação, que sempre poderá ser dada por instrumento particular, </w:t>
      </w:r>
      <w:r>
        <w:rPr>
          <w:rFonts w:ascii="Arial" w:hAnsi="Arial" w:cs="Arial"/>
          <w:i/>
          <w:color w:val="808080"/>
          <w:sz w:val="26"/>
          <w:u w:val="single"/>
        </w:rPr>
        <w:t>designará o valor e a espécie da dívida quitada</w:t>
      </w:r>
      <w:r>
        <w:rPr>
          <w:rFonts w:ascii="Arial" w:hAnsi="Arial" w:cs="Arial"/>
          <w:i/>
          <w:color w:val="808080"/>
          <w:sz w:val="26"/>
        </w:rPr>
        <w:t>, o nome do devedor, ou quem por este pagou, o tempo e o lugar do pagamento, com a assinatura do credor, ou do seu representante.</w:t>
      </w:r>
    </w:p>
    <w:p w14:paraId="06621D75" w14:textId="77777777" w:rsidR="00B94F40" w:rsidRDefault="00000000">
      <w:pPr>
        <w:spacing w:after="0" w:line="360" w:lineRule="auto"/>
        <w:ind w:left="2268"/>
        <w:jc w:val="both"/>
        <w:rPr>
          <w:rFonts w:ascii="Arial" w:hAnsi="Arial" w:cs="Arial"/>
          <w:sz w:val="28"/>
          <w:szCs w:val="28"/>
          <w:u w:val="single"/>
        </w:rPr>
      </w:pPr>
      <w:r>
        <w:rPr>
          <w:rFonts w:ascii="Arial" w:hAnsi="Arial" w:cs="Arial"/>
          <w:i/>
          <w:color w:val="808080"/>
          <w:sz w:val="26"/>
        </w:rPr>
        <w:t xml:space="preserve">Parágrafo único. Ainda sem os requisitos estabelecidos neste artigo </w:t>
      </w:r>
      <w:r>
        <w:rPr>
          <w:rFonts w:ascii="Arial" w:hAnsi="Arial" w:cs="Arial"/>
          <w:i/>
          <w:color w:val="808080"/>
          <w:sz w:val="26"/>
          <w:u w:val="single"/>
        </w:rPr>
        <w:t>valerá a quitação, se de seus termos ou das circunstâncias resultar haver sido paga a dívida</w:t>
      </w:r>
      <w:r>
        <w:rPr>
          <w:rFonts w:ascii="Arial" w:hAnsi="Arial" w:cs="Arial"/>
          <w:i/>
          <w:color w:val="808080"/>
          <w:sz w:val="26"/>
        </w:rPr>
        <w:t>.” – Grifei</w:t>
      </w:r>
    </w:p>
    <w:p w14:paraId="297EB97D" w14:textId="77777777" w:rsidR="00F91EAB" w:rsidRDefault="00F91EAB" w:rsidP="00931633">
      <w:pPr>
        <w:spacing w:after="0" w:line="360" w:lineRule="auto"/>
        <w:ind w:firstLine="2268"/>
        <w:jc w:val="both"/>
        <w:rPr>
          <w:rFonts w:ascii="Arial" w:hAnsi="Arial" w:cs="Arial"/>
          <w:sz w:val="28"/>
          <w:szCs w:val="28"/>
          <w:u w:val="single"/>
        </w:rPr>
      </w:pPr>
    </w:p>
    <w:p w14:paraId="46556AD5" w14:textId="0FBFA1E4" w:rsidR="00F91EAB" w:rsidRDefault="00F91EAB" w:rsidP="00F91EAB">
      <w:pPr>
        <w:spacing w:after="0" w:line="360" w:lineRule="auto"/>
        <w:ind w:firstLine="2268"/>
        <w:jc w:val="both"/>
        <w:rPr>
          <w:rFonts w:ascii="Arial" w:hAnsi="Arial" w:cs="Arial"/>
          <w:sz w:val="28"/>
          <w:szCs w:val="28"/>
        </w:rPr>
      </w:pPr>
      <w:del w:id="1452" w:author="Assessor GDSXSR" w:date="2026-10-29T17:51:12Z">
        <w:r>
          <w:rPr>
            <w:rFonts w:ascii="Arial" w:hAnsi="Arial" w:cs="Arial"/>
            <w:sz w:val="28"/>
            <w:szCs w:val="28"/>
          </w:rPr>
          <w:delText xml:space="preserve">Ainda que se admita a quitação</w:delText>
        </w:r>
      </w:del>
      <w:ins w:id="1453" w:author="Assessor GDSXSR" w:date="2026-10-29T17:51:12Z">
        <w:r>
          <w:rPr>
            <w:rFonts w:ascii="Arial" w:hAnsi="Arial" w:cs="Arial"/>
            <w:color w:val="808080"/>
            <w:sz w:val="28"/>
            <w:szCs w:val="28"/>
          </w:rPr>
          <w:t xml:space="preserve">Mesmo</w:t>
        </w:r>
      </w:ins>
      <w:r>
        <w:rPr>
          <w:rFonts w:ascii="Arial" w:hAnsi="Arial" w:cs="Arial"/>
          <w:sz w:val="28"/>
          <w:szCs w:val="28"/>
        </w:rPr>
        <w:t xml:space="preserve"> sem</w:t>
      </w:r>
      <w:del w:id="1454" w:author="Assessor GDSXSR" w:date="2026-10-29T17:51:12Z">
        <w:r>
          <w:rPr>
            <w:rFonts w:ascii="Arial" w:hAnsi="Arial" w:cs="Arial"/>
            <w:sz w:val="28"/>
            <w:szCs w:val="28"/>
          </w:rPr>
          <w:delText xml:space="preserve"> o preenchimento de</w:delText>
        </w:r>
      </w:del>
      <w:r>
        <w:rPr>
          <w:rFonts w:ascii="Arial" w:hAnsi="Arial" w:cs="Arial"/>
          <w:sz w:val="28"/>
          <w:szCs w:val="28"/>
        </w:rPr>
        <w:t xml:space="preserve"> todos os requisitos formais, </w:t>
      </w:r>
      <w:del w:id="1455" w:author="Assessor GDSXSR" w:date="2026-10-29T17:51:12Z">
        <w:r>
          <w:rPr>
            <w:rFonts w:ascii="Arial" w:hAnsi="Arial" w:cs="Arial"/>
            <w:sz w:val="28"/>
            <w:szCs w:val="28"/>
          </w:rPr>
          <w:delText xml:space="preserve">deve</w:delText>
        </w:r>
      </w:del>
      <w:ins w:id="1456" w:author="Assessor GDSXSR" w:date="2026-10-29T17:51:12Z">
        <w:r>
          <w:rPr>
            <w:rFonts w:ascii="Arial" w:hAnsi="Arial" w:cs="Arial"/>
            <w:color w:val="808080"/>
            <w:sz w:val="28"/>
            <w:szCs w:val="28"/>
          </w:rPr>
          <w:t xml:space="preserve">os</w:t>
        </w:r>
      </w:ins>
      <w:r>
        <w:rPr>
          <w:rFonts w:ascii="Arial" w:hAnsi="Arial" w:cs="Arial"/>
          <w:sz w:val="28"/>
          <w:szCs w:val="28"/>
        </w:rPr>
        <w:t xml:space="preserve"> </w:t>
      </w:r>
      <w:del w:id="1457" w:author="Assessor GDSXSR" w:date="2026-10-29T17:51:12Z">
        <w:r>
          <w:rPr>
            <w:rFonts w:ascii="Arial" w:hAnsi="Arial" w:cs="Arial"/>
            <w:sz w:val="28"/>
            <w:szCs w:val="28"/>
          </w:rPr>
          <w:delText xml:space="preserve">ser</w:delText>
        </w:r>
      </w:del>
      <w:ins w:id="1458" w:author="Assessor GDSXSR" w:date="2026-10-29T17:51:12Z">
        <w:r>
          <w:rPr>
            <w:rFonts w:ascii="Arial" w:hAnsi="Arial" w:cs="Arial"/>
            <w:color w:val="808080"/>
            <w:sz w:val="28"/>
            <w:szCs w:val="28"/>
          </w:rPr>
          <w:t xml:space="preserve">comprovantes</w:t>
        </w:r>
      </w:ins>
      <w:r>
        <w:rPr>
          <w:rFonts w:ascii="Arial" w:hAnsi="Arial" w:cs="Arial"/>
          <w:sz w:val="28"/>
          <w:szCs w:val="28"/>
        </w:rPr>
        <w:t xml:space="preserve"> </w:t>
      </w:r>
      <w:del w:id="1459" w:author="Assessor GDSXSR" w:date="2026-10-29T17:51:12Z">
        <w:r>
          <w:rPr>
            <w:rFonts w:ascii="Arial" w:hAnsi="Arial" w:cs="Arial"/>
            <w:sz w:val="28"/>
            <w:szCs w:val="28"/>
          </w:rPr>
          <w:delText xml:space="preserve">possível identificar, com segurança, a obrigação alcançada pelo</w:delText>
        </w:r>
      </w:del>
      <w:ins w:id="1460" w:author="Assessor GDSXSR" w:date="2026-10-29T17:51:12Z">
        <w:r>
          <w:rPr>
            <w:rFonts w:ascii="Arial" w:hAnsi="Arial" w:cs="Arial"/>
            <w:color w:val="808080"/>
            <w:sz w:val="28"/>
            <w:szCs w:val="28"/>
          </w:rPr>
          <w:t xml:space="preserve">de</w:t>
        </w:r>
      </w:ins>
      <w:r>
        <w:rPr>
          <w:rFonts w:ascii="Arial" w:hAnsi="Arial" w:cs="Arial"/>
          <w:sz w:val="28"/>
          <w:szCs w:val="28"/>
        </w:rPr>
        <w:t xml:space="preserve"> pagamento</w:t>
      </w:r>
      <w:ins w:id="1461" w:author="Assessor GDSXSR" w:date="2026-10-29T17:51:12Z">
        <w:r>
          <w:rPr>
            <w:rFonts w:ascii="Arial" w:hAnsi="Arial" w:cs="Arial"/>
            <w:color w:val="808080"/>
            <w:sz w:val="28"/>
            <w:szCs w:val="28"/>
          </w:rPr>
          <w:t xml:space="preserve"> não identificam as mensalidades pretéritas como objeto da quitação (ID 256985765)</w:t>
        </w:r>
      </w:ins>
      <w:r>
        <w:rPr>
          <w:rFonts w:ascii="Arial" w:hAnsi="Arial" w:cs="Arial"/>
          <w:sz w:val="28"/>
          <w:szCs w:val="28"/>
        </w:rPr>
        <w:t xml:space="preserve">.</w:t>
      </w:r>
    </w:p>
    <w:p w14:paraId="662653DA" w14:textId="77777777" w:rsidR="00F91EAB" w:rsidRPr="00F91EAB" w:rsidRDefault="00F91EAB" w:rsidP="00F91EAB">
      <w:pPr>
        <w:spacing w:after="0" w:line="360" w:lineRule="auto"/>
        <w:ind w:firstLine="2268"/>
        <w:jc w:val="both"/>
        <w:rPr>
          <w:rFonts w:ascii="Arial" w:hAnsi="Arial" w:cs="Arial"/>
          <w:sz w:val="28"/>
          <w:szCs w:val="28"/>
        </w:rPr>
      </w:pPr>
    </w:p>
    <w:p w14:paraId="4F65CF0F" w14:textId="676BB985" w:rsidR="00F91EAB" w:rsidRDefault="00F91EAB" w:rsidP="00F91EAB">
      <w:pPr>
        <w:spacing w:after="0" w:line="360" w:lineRule="auto"/>
        <w:ind w:firstLine="2268"/>
        <w:jc w:val="both"/>
        <w:rPr>
          <w:del w:id="1465" w:author="Assessor GDSXSR" w:date="2026-10-29T17:51:12Z"/>
          <w:rFonts w:ascii="Arial" w:hAnsi="Arial" w:cs="Arial"/>
          <w:sz w:val="28"/>
          <w:szCs w:val="28"/>
        </w:rPr>
      </w:pPr>
      <w:del w:id="1462" w:author="Assessor GDSXSR" w:date="2026-10-29T17:51:12Z">
        <w:r w:rsidRPr="00F91EAB">
          <w:rPr>
            <w:rFonts w:ascii="Arial" w:hAnsi="Arial" w:cs="Arial"/>
            <w:sz w:val="28"/>
            <w:szCs w:val="28"/>
          </w:rPr>
          <w:delText>No caso, os comprovantes apresentados pelo réu demonstram a realização dos pagamentos, mas não identificam as mensalidades pretéritas como objeto da quitação</w:delText>
        </w:r>
      </w:del>
      <w:del w:id="1463" w:author="Assessor GDSXSR" w:date="2026-10-29T17:51:12Z">
        <w:r>
          <w:rPr>
            <w:rFonts w:ascii="Arial" w:hAnsi="Arial" w:cs="Arial"/>
            <w:sz w:val="28"/>
            <w:szCs w:val="28"/>
          </w:rPr>
          <w:delText xml:space="preserve"> </w:delText>
        </w:r>
      </w:del>
      <w:del w:id="1464" w:author="Assessor GDSXSR" w:date="2026-10-29T17:51:12Z">
        <w:r w:rsidRPr="00F91EAB">
          <w:rPr>
            <w:rFonts w:ascii="Arial" w:hAnsi="Arial" w:cs="Arial"/>
            <w:sz w:val="28"/>
            <w:szCs w:val="28"/>
          </w:rPr>
          <w:delText>(ID 256985765).</w:delText>
        </w:r>
      </w:del>
    </w:p>
    <w:p w14:paraId="61123F3C" w14:textId="77777777" w:rsidR="00864DB3" w:rsidRDefault="00864DB3" w:rsidP="00F91EAB">
      <w:pPr>
        <w:spacing w:after="0" w:line="360" w:lineRule="auto"/>
        <w:ind w:firstLine="2268"/>
        <w:jc w:val="both"/>
        <w:rPr>
          <w:del w:id="1466" w:author="Assessor GDSXSR" w:date="2026-10-29T17:51:12Z"/>
          <w:rFonts w:ascii="Arial" w:hAnsi="Arial" w:cs="Arial"/>
          <w:sz w:val="28"/>
          <w:szCs w:val="28"/>
        </w:rPr>
      </w:pPr>
    </w:p>
    <w:p w14:paraId="7D10D370" w14:textId="77777777" w:rsidR="00B94F40" w:rsidRDefault="00000000">
      <w:pPr>
        <w:spacing w:after="0" w:line="360" w:lineRule="auto"/>
        <w:ind w:firstLine="2268"/>
        <w:jc w:val="both"/>
        <w:rPr>
          <w:del w:id="1477" w:author="Assessor GDSXSR" w:date="2026-10-29T17:51:12Z"/>
        </w:rPr>
      </w:pPr>
      <w:del w:id="1475" w:author="Assessor GDSXSR" w:date="2026-10-29T17:51:12Z">
        <w:r>
          <w:rPr>
            <w:rFonts w:ascii="Arial" w:hAnsi="Arial" w:cs="Arial"/>
            <w:color w:val="808080"/>
            <w:sz w:val="28"/>
            <w:szCs w:val="28"/>
          </w:rPr>
          <w:delText>Registro</w:delText>
        </w:r>
      </w:del>
      <w:del w:id="1476" w:author="Assessor GDSXSR" w:date="2026-10-29T17:51:12Z">
        <w:r>
          <w:rPr>
            <w:rFonts w:ascii="Arial" w:hAnsi="Arial" w:cs="Arial"/>
            <w:sz w:val="28"/>
            <w:szCs w:val="28"/>
          </w:rPr>
          <w:delText xml:space="preserve"> que a quantia de R$ 30.000,00 é substancialmente inferior às mensalidades que somam R$ 95.000,00 reconhecidas na sentença (ID 279724916).</w:delText>
        </w:r>
      </w:del>
    </w:p>
    <w:p w14:paraId="098C69E6" w14:textId="77777777" w:rsidR="00B94F40" w:rsidRDefault="00B94F40">
      <w:pPr>
        <w:spacing w:after="0" w:line="360" w:lineRule="auto"/>
        <w:ind w:firstLine="2268"/>
        <w:jc w:val="both"/>
        <w:rPr>
          <w:del w:id="1478" w:author="Assessor GDSXSR" w:date="2026-10-29T17:51:12Z"/>
        </w:rPr>
      </w:pPr>
    </w:p>
    <w:p w14:paraId="61BDA669" w14:textId="614873DF" w:rsidR="00864DB3" w:rsidRDefault="00864DB3" w:rsidP="00864DB3">
      <w:pPr>
        <w:spacing w:after="0" w:line="360" w:lineRule="auto"/>
        <w:ind w:firstLine="2268"/>
        <w:jc w:val="both"/>
        <w:rPr>
          <w:rFonts w:ascii="Arial" w:hAnsi="Arial" w:cs="Arial"/>
          <w:sz w:val="28"/>
          <w:szCs w:val="28"/>
        </w:rPr>
      </w:pPr>
      <w:commentRangeStart w:id="24"/>
      <w:r>
        <w:rPr>
          <w:rFonts w:ascii="Arial" w:hAnsi="Arial" w:cs="Arial"/>
          <w:color w:val="808080"/>
          <w:sz w:val="28"/>
          <w:szCs w:val="28"/>
        </w:rPr>
        <w:t xml:space="preserve">A</w:t>
      </w:r>
      <w:ins w:id="1467" w:author="Assessor GDSXSR" w:date="2026-10-29T17:51:12Z">
        <w:r>
          <w:rPr>
            <w:rFonts w:ascii="Arial" w:hAnsi="Arial" w:cs="Arial"/>
            <w:color w:val="808080"/>
            <w:sz w:val="28"/>
            <w:szCs w:val="28"/>
          </w:rPr>
          <w:t xml:space="preserve"> quantia de R$ 30.000,00 é inferior às mensalidades de R$ 95.000,00 reconhecidas na sentença, e a</w:t>
        </w:r>
      </w:ins>
      <w:r>
        <w:rPr>
          <w:rFonts w:ascii="Arial" w:hAnsi="Arial" w:cs="Arial"/>
          <w:sz w:val="28"/>
          <w:szCs w:val="28"/>
        </w:rPr>
        <w:t xml:space="preserve"> extinção de obrigação </w:t>
      </w:r>
      <w:del w:id="1468" w:author="Assessor GDSXSR" w:date="2026-10-29T17:51:12Z">
        <w:r>
          <w:rPr>
            <w:rFonts w:ascii="Arial" w:hAnsi="Arial" w:cs="Arial"/>
            <w:sz w:val="28"/>
            <w:szCs w:val="28"/>
          </w:rPr>
          <w:delText xml:space="preserve">de </w:delText>
        </w:r>
      </w:del>
      <w:r>
        <w:rPr>
          <w:rFonts w:ascii="Arial" w:hAnsi="Arial" w:cs="Arial"/>
          <w:sz w:val="28"/>
          <w:szCs w:val="28"/>
        </w:rPr>
        <w:t xml:space="preserve">maior</w:t>
      </w:r>
      <w:del w:id="1469" w:author="Assessor GDSXSR" w:date="2026-10-29T17:51:12Z">
        <w:r>
          <w:rPr>
            <w:rFonts w:ascii="Arial" w:hAnsi="Arial" w:cs="Arial"/>
            <w:sz w:val="28"/>
            <w:szCs w:val="28"/>
          </w:rPr>
          <w:delText xml:space="preserve"> valor</w:delText>
        </w:r>
      </w:del>
      <w:r>
        <w:rPr>
          <w:rFonts w:ascii="Arial" w:hAnsi="Arial" w:cs="Arial"/>
          <w:sz w:val="28"/>
          <w:szCs w:val="28"/>
        </w:rPr>
        <w:t xml:space="preserve"> por pagamento </w:t>
      </w:r>
      <w:del w:id="1470" w:author="Assessor GDSXSR" w:date="2026-10-29T17:51:12Z">
        <w:r>
          <w:rPr>
            <w:rFonts w:ascii="Arial" w:hAnsi="Arial" w:cs="Arial"/>
            <w:sz w:val="28"/>
            <w:szCs w:val="28"/>
          </w:rPr>
          <w:delText xml:space="preserve">inferior</w:delText>
        </w:r>
      </w:del>
      <w:ins w:id="1471" w:author="Assessor GDSXSR" w:date="2026-10-29T17:51:12Z">
        <w:r>
          <w:rPr>
            <w:rFonts w:ascii="Arial" w:hAnsi="Arial" w:cs="Arial"/>
            <w:color w:val="808080"/>
            <w:sz w:val="28"/>
            <w:szCs w:val="28"/>
          </w:rPr>
          <w:t xml:space="preserve">menor</w:t>
        </w:r>
      </w:ins>
      <w:r>
        <w:rPr>
          <w:rFonts w:ascii="Arial" w:hAnsi="Arial" w:cs="Arial"/>
          <w:sz w:val="28"/>
          <w:szCs w:val="28"/>
        </w:rPr>
        <w:t xml:space="preserve"> </w:t>
      </w:r>
      <w:del w:id="1472" w:author="Assessor GDSXSR" w:date="2026-10-29T17:51:12Z">
        <w:r>
          <w:rPr>
            <w:rFonts w:ascii="Arial" w:hAnsi="Arial" w:cs="Arial"/>
            <w:sz w:val="28"/>
            <w:szCs w:val="28"/>
          </w:rPr>
          <w:delText xml:space="preserve">exigia</w:delText>
        </w:r>
        <w:r>
          <w:rPr>
            <w:rFonts w:ascii="Arial" w:hAnsi="Arial" w:cs="Arial"/>
            <w:color w:val="808080"/>
            <w:sz w:val="28"/>
            <w:szCs w:val="28"/>
          </w:rPr>
          <w:delText xml:space="preserve">, portanto,</w:delText>
        </w:r>
      </w:del>
      <w:ins w:id="1473" w:author="Assessor GDSXSR" w:date="2026-10-29T17:51:12Z">
        <w:r>
          <w:rPr>
            <w:rFonts w:ascii="Arial" w:hAnsi="Arial" w:cs="Arial"/>
            <w:color w:val="808080"/>
            <w:sz w:val="28"/>
            <w:szCs w:val="28"/>
          </w:rPr>
          <w:t xml:space="preserve">exigiria</w:t>
        </w:r>
      </w:ins>
      <w:r>
        <w:rPr>
          <w:rFonts w:ascii="Arial" w:hAnsi="Arial" w:cs="Arial"/>
          <w:sz w:val="28"/>
          <w:szCs w:val="28"/>
        </w:rPr>
        <w:t xml:space="preserve"> manifestação inequívoca da credora</w:t>
      </w:r>
      <w:ins w:id="1474" w:author="Assessor GDSXSR" w:date="2026-10-29T17:51:12Z">
        <w:r>
          <w:rPr>
            <w:rFonts w:ascii="Arial" w:hAnsi="Arial" w:cs="Arial"/>
            <w:color w:val="808080"/>
            <w:sz w:val="28"/>
            <w:szCs w:val="28"/>
          </w:rPr>
          <w:t xml:space="preserve"> (ID 279724916)</w:t>
        </w:r>
      </w:ins>
      <w:r>
        <w:rPr>
          <w:rFonts w:ascii="Arial" w:hAnsi="Arial" w:cs="Arial"/>
          <w:sz w:val="28"/>
          <w:szCs w:val="28"/>
        </w:rPr>
        <w:t xml:space="preserve">.</w:t>
      </w:r>
      <w:commentRangeEnd w:id="24"/>
      <w:r>
        <w:rPr>
          <w:rStyle w:val="Refdecomentrio"/>
          <w:rFonts w:ascii="Arial" w:hAnsi="Arial" w:cs="Arial"/>
          <w:sz w:val="28"/>
          <w:szCs w:val="28"/>
        </w:rPr>
        <w:commentReference w:id="24"/>
      </w:r>
    </w:p>
    <w:p w14:paraId="09558866" w14:textId="77777777" w:rsidR="003B6D6A" w:rsidRDefault="003B6D6A" w:rsidP="00864DB3">
      <w:pPr>
        <w:spacing w:after="0" w:line="360" w:lineRule="auto"/>
        <w:ind w:firstLine="2268"/>
        <w:jc w:val="both"/>
        <w:rPr>
          <w:rFonts w:ascii="Arial" w:hAnsi="Arial" w:cs="Arial"/>
          <w:sz w:val="28"/>
          <w:szCs w:val="28"/>
        </w:rPr>
      </w:pPr>
    </w:p>
    <w:p w14:paraId="7CD18381" w14:textId="77777777" w:rsidR="00B94F40" w:rsidRDefault="00000000">
      <w:pPr>
        <w:spacing w:after="0" w:line="360" w:lineRule="auto"/>
        <w:ind w:firstLine="2268"/>
        <w:jc w:val="both"/>
        <w:rPr>
          <w:del w:id="1497" w:author="Assessor GDSXSR" w:date="2026-10-29T17:51:12Z"/>
        </w:rPr>
      </w:pPr>
      <w:del w:id="1493" w:author="Assessor GDSXSR" w:date="2026-10-29T17:51:12Z">
        <w:r>
          <w:rPr>
            <w:rFonts w:ascii="Arial" w:hAnsi="Arial" w:cs="Arial"/>
            <w:color w:val="808080"/>
            <w:sz w:val="28"/>
            <w:szCs w:val="28"/>
          </w:rPr>
          <w:delText>Por</w:delText>
        </w:r>
      </w:del>
      <w:del w:id="1494" w:author="Assessor GDSXSR" w:date="2026-10-29T17:51:12Z">
        <w:r>
          <w:rPr>
            <w:rFonts w:ascii="Arial" w:hAnsi="Arial" w:cs="Arial"/>
            <w:sz w:val="28"/>
            <w:szCs w:val="28"/>
          </w:rPr>
          <w:delText xml:space="preserve"> </w:delText>
        </w:r>
      </w:del>
      <w:del w:id="1495" w:author="Assessor GDSXSR" w:date="2026-10-29T17:51:12Z">
        <w:r>
          <w:rPr>
            <w:rFonts w:ascii="Arial" w:hAnsi="Arial" w:cs="Arial"/>
            <w:color w:val="808080"/>
            <w:sz w:val="28"/>
            <w:szCs w:val="28"/>
          </w:rPr>
          <w:delText>outro lado</w:delText>
        </w:r>
      </w:del>
      <w:del w:id="1496" w:author="Assessor GDSXSR" w:date="2026-10-29T17:51:12Z">
        <w:r>
          <w:rPr>
            <w:rFonts w:ascii="Arial" w:hAnsi="Arial" w:cs="Arial"/>
            <w:sz w:val="28"/>
            <w:szCs w:val="28"/>
          </w:rPr>
          <w:delText>, a autora posteriormente comunicou ao réu a existência das parcelas que considerava em aberto, conforme as conversas juntadas com a réplica (ID 259272774).</w:delText>
        </w:r>
      </w:del>
    </w:p>
    <w:p w14:paraId="0CAEE4E0" w14:textId="77777777" w:rsidR="00B94F40" w:rsidRDefault="00B94F40">
      <w:pPr>
        <w:spacing w:after="0" w:line="360" w:lineRule="auto"/>
        <w:ind w:firstLine="2268"/>
        <w:jc w:val="both"/>
        <w:rPr>
          <w:del w:id="1498" w:author="Assessor GDSXSR" w:date="2026-10-29T17:51:12Z"/>
        </w:rPr>
      </w:pPr>
    </w:p>
    <w:p w14:paraId="7EE35A58" w14:textId="77777777" w:rsidR="00266789" w:rsidRDefault="003B6D6A" w:rsidP="003B6D6A">
      <w:pPr>
        <w:spacing w:after="0" w:line="360" w:lineRule="auto"/>
        <w:ind w:firstLine="2268"/>
        <w:jc w:val="both"/>
        <w:rPr>
          <w:rFonts w:ascii="Arial" w:hAnsi="Arial" w:cs="Arial"/>
          <w:sz w:val="28"/>
          <w:szCs w:val="28"/>
        </w:rPr>
      </w:pPr>
      <w:commentRangeStart w:id="25"/>
      <w:del w:id="1479" w:author="Assessor GDSXSR" w:date="2026-10-29T17:51:12Z">
        <w:r>
          <w:rPr>
            <w:rFonts w:ascii="Arial" w:hAnsi="Arial" w:cs="Arial"/>
            <w:sz w:val="28"/>
            <w:szCs w:val="28"/>
          </w:rPr>
          <w:delText xml:space="preserve">Esse</w:delText>
        </w:r>
      </w:del>
      <w:ins w:id="1480" w:author="Assessor GDSXSR" w:date="2026-10-29T17:51:12Z">
        <w:r>
          <w:rPr>
            <w:rFonts w:ascii="Arial" w:hAnsi="Arial" w:cs="Arial"/>
            <w:color w:val="808080"/>
            <w:sz w:val="28"/>
            <w:szCs w:val="28"/>
          </w:rPr>
          <w:t xml:space="preserve">Por</w:t>
        </w:r>
      </w:ins>
      <w:r>
        <w:rPr>
          <w:rFonts w:ascii="Arial" w:hAnsi="Arial" w:cs="Arial"/>
          <w:sz w:val="28"/>
          <w:szCs w:val="28"/>
        </w:rPr>
        <w:t xml:space="preserve"> </w:t>
      </w:r>
      <w:del w:id="1481" w:author="Assessor GDSXSR" w:date="2026-10-29T17:51:12Z">
        <w:r>
          <w:rPr>
            <w:rFonts w:ascii="Arial" w:hAnsi="Arial" w:cs="Arial"/>
            <w:sz w:val="28"/>
            <w:szCs w:val="28"/>
          </w:rPr>
          <w:delText xml:space="preserve">elemento</w:delText>
        </w:r>
      </w:del>
      <w:ins w:id="1482" w:author="Assessor GDSXSR" w:date="2026-10-29T17:51:12Z">
        <w:r>
          <w:rPr>
            <w:rFonts w:ascii="Arial" w:hAnsi="Arial" w:cs="Arial"/>
            <w:color w:val="808080"/>
            <w:sz w:val="28"/>
            <w:szCs w:val="28"/>
          </w:rPr>
          <w:t xml:space="preserve">outro</w:t>
        </w:r>
      </w:ins>
      <w:r>
        <w:rPr>
          <w:rFonts w:ascii="Arial" w:hAnsi="Arial" w:cs="Arial"/>
          <w:sz w:val="28"/>
          <w:szCs w:val="28"/>
        </w:rPr>
        <w:t xml:space="preserve"> </w:t>
      </w:r>
      <w:del w:id="1483" w:author="Assessor GDSXSR" w:date="2026-10-29T17:51:12Z">
        <w:r>
          <w:rPr>
            <w:rFonts w:ascii="Arial" w:hAnsi="Arial" w:cs="Arial"/>
            <w:sz w:val="28"/>
            <w:szCs w:val="28"/>
          </w:rPr>
          <w:delText xml:space="preserve">não define</w:delText>
        </w:r>
      </w:del>
      <w:ins w:id="1484" w:author="Assessor GDSXSR" w:date="2026-10-29T17:51:12Z">
        <w:r>
          <w:rPr>
            <w:rFonts w:ascii="Arial" w:hAnsi="Arial" w:cs="Arial"/>
            <w:color w:val="808080"/>
            <w:sz w:val="28"/>
            <w:szCs w:val="28"/>
          </w:rPr>
          <w:t xml:space="preserve">lado</w:t>
        </w:r>
      </w:ins>
      <w:r>
        <w:rPr>
          <w:rFonts w:ascii="Arial" w:hAnsi="Arial" w:cs="Arial"/>
          <w:sz w:val="28"/>
          <w:szCs w:val="28"/>
        </w:rPr>
        <w:t xml:space="preserve">, </w:t>
      </w:r>
      <w:del w:id="1485" w:author="Assessor GDSXSR" w:date="2026-10-29T17:51:12Z">
        <w:r>
          <w:rPr>
            <w:rFonts w:ascii="Arial" w:hAnsi="Arial" w:cs="Arial"/>
            <w:sz w:val="28"/>
            <w:szCs w:val="28"/>
          </w:rPr>
          <w:delText xml:space="preserve">isoladamente</w:delText>
        </w:r>
      </w:del>
      <w:ins w:id="1486" w:author="Assessor GDSXSR" w:date="2026-10-29T17:51:12Z">
        <w:r>
          <w:rPr>
            <w:rFonts w:ascii="Arial" w:hAnsi="Arial" w:cs="Arial"/>
            <w:color w:val="808080"/>
            <w:sz w:val="28"/>
            <w:szCs w:val="28"/>
          </w:rPr>
          <w:t xml:space="preserve">nas conversas juntadas com a réplica, a autora comunicou ao réu as parcelas em aberto</w:t>
        </w:r>
      </w:ins>
      <w:r>
        <w:rPr>
          <w:rFonts w:ascii="Arial" w:hAnsi="Arial" w:cs="Arial"/>
          <w:sz w:val="28"/>
          <w:szCs w:val="28"/>
        </w:rPr>
        <w:t xml:space="preserve">, o </w:t>
      </w:r>
      <w:del w:id="1487" w:author="Assessor GDSXSR" w:date="2026-10-29T17:51:12Z">
        <w:r>
          <w:rPr>
            <w:rFonts w:ascii="Arial" w:hAnsi="Arial" w:cs="Arial"/>
            <w:sz w:val="28"/>
            <w:szCs w:val="28"/>
          </w:rPr>
          <w:delText xml:space="preserve">conteúdo do acordo anterior, mas</w:delText>
        </w:r>
      </w:del>
      <w:ins w:id="1488" w:author="Assessor GDSXSR" w:date="2026-10-29T17:51:12Z">
        <w:r>
          <w:rPr>
            <w:rFonts w:ascii="Arial" w:hAnsi="Arial" w:cs="Arial"/>
            <w:color w:val="808080"/>
            <w:sz w:val="28"/>
            <w:szCs w:val="28"/>
          </w:rPr>
          <w:t xml:space="preserve">que</w:t>
        </w:r>
      </w:ins>
      <w:r>
        <w:rPr>
          <w:rFonts w:ascii="Arial" w:hAnsi="Arial" w:cs="Arial"/>
          <w:sz w:val="28"/>
          <w:szCs w:val="28"/>
        </w:rPr>
        <w:t xml:space="preserve"> afasta</w:t>
      </w:r>
      <w:del w:id="1489" w:author="Assessor GDSXSR" w:date="2026-10-29T17:51:12Z">
        <w:r>
          <w:rPr>
            <w:rFonts w:ascii="Arial" w:hAnsi="Arial" w:cs="Arial"/>
            <w:sz w:val="28"/>
            <w:szCs w:val="28"/>
          </w:rPr>
          <w:delText xml:space="preserve"> a conclusão de que tenha havido</w:delText>
        </w:r>
      </w:del>
      <w:r>
        <w:rPr>
          <w:rFonts w:ascii="Arial" w:hAnsi="Arial" w:cs="Arial"/>
          <w:sz w:val="28"/>
          <w:szCs w:val="28"/>
        </w:rPr>
        <w:t xml:space="preserve"> manifestação inequívoca </w:t>
      </w:r>
      <w:del w:id="1490" w:author="Assessor GDSXSR" w:date="2026-10-29T17:51:12Z">
        <w:r>
          <w:rPr>
            <w:rFonts w:ascii="Arial" w:hAnsi="Arial" w:cs="Arial"/>
            <w:sz w:val="28"/>
            <w:szCs w:val="28"/>
          </w:rPr>
          <w:delText xml:space="preserve">da credora no sentido </w:delText>
        </w:r>
      </w:del>
      <w:r>
        <w:rPr>
          <w:rFonts w:ascii="Arial" w:hAnsi="Arial" w:cs="Arial"/>
          <w:sz w:val="28"/>
          <w:szCs w:val="28"/>
        </w:rPr>
        <w:t xml:space="preserve">de</w:t>
      </w:r>
      <w:del w:id="1491" w:author="Assessor GDSXSR" w:date="2026-10-29T17:51:12Z">
        <w:r>
          <w:rPr>
            <w:rFonts w:ascii="Arial" w:hAnsi="Arial" w:cs="Arial"/>
            <w:sz w:val="28"/>
            <w:szCs w:val="28"/>
          </w:rPr>
          <w:delText xml:space="preserve"> conferir</w:delText>
        </w:r>
      </w:del>
      <w:r>
        <w:rPr>
          <w:rFonts w:ascii="Arial" w:hAnsi="Arial" w:cs="Arial"/>
          <w:sz w:val="28"/>
          <w:szCs w:val="28"/>
        </w:rPr>
        <w:t xml:space="preserve"> quitação geral</w:t>
      </w:r>
      <w:ins w:id="1492" w:author="Assessor GDSXSR" w:date="2026-10-29T17:51:12Z">
        <w:r>
          <w:rPr>
            <w:rFonts w:ascii="Arial" w:hAnsi="Arial" w:cs="Arial"/>
            <w:color w:val="808080"/>
            <w:sz w:val="28"/>
            <w:szCs w:val="28"/>
          </w:rPr>
          <w:t xml:space="preserve"> (ID 259272774)</w:t>
        </w:r>
      </w:ins>
      <w:r>
        <w:rPr>
          <w:rFonts w:ascii="Arial" w:hAnsi="Arial" w:cs="Arial"/>
          <w:sz w:val="28"/>
          <w:szCs w:val="28"/>
        </w:rPr>
        <w:t xml:space="preserve">.</w:t>
      </w:r>
      <w:commentRangeEnd w:id="25"/>
      <w:r>
        <w:rPr>
          <w:rStyle w:val="Refdecomentrio"/>
          <w:rFonts w:ascii="Arial" w:hAnsi="Arial" w:cs="Arial"/>
          <w:sz w:val="28"/>
          <w:szCs w:val="28"/>
        </w:rPr>
        <w:commentReference w:id="25"/>
      </w:r>
    </w:p>
    <w:p w14:paraId="73ADE621" w14:textId="77777777" w:rsidR="00266789" w:rsidRDefault="00266789" w:rsidP="003B6D6A">
      <w:pPr>
        <w:spacing w:after="0" w:line="360" w:lineRule="auto"/>
        <w:ind w:firstLine="2268"/>
        <w:jc w:val="both"/>
        <w:rPr>
          <w:rFonts w:ascii="Arial" w:hAnsi="Arial" w:cs="Arial"/>
          <w:sz w:val="28"/>
          <w:szCs w:val="28"/>
        </w:rPr>
      </w:pPr>
    </w:p>
    <w:p w14:paraId="0E9C7790" w14:textId="6966FA5C" w:rsidR="003B6D6A" w:rsidRDefault="003B6D6A" w:rsidP="003B6D6A">
      <w:pPr>
        <w:spacing w:after="0" w:line="360" w:lineRule="auto"/>
        <w:ind w:firstLine="2268"/>
        <w:jc w:val="both"/>
        <w:rPr>
          <w:rFonts w:ascii="Arial" w:hAnsi="Arial" w:cs="Arial"/>
          <w:sz w:val="28"/>
          <w:szCs w:val="28"/>
        </w:rPr>
      </w:pPr>
      <w:del w:id="1499" w:author="Assessor GDSXSR" w:date="2026-10-29T17:51:12Z">
        <w:r>
          <w:rPr>
            <w:rFonts w:ascii="Arial" w:hAnsi="Arial" w:cs="Arial"/>
            <w:sz w:val="28"/>
            <w:szCs w:val="28"/>
          </w:rPr>
          <w:delText xml:space="preserve">Também não</w:delText>
        </w:r>
      </w:del>
      <w:ins w:id="1500" w:author="Assessor GDSXSR" w:date="2026-10-29T17:51:12Z">
        <w:r>
          <w:rPr>
            <w:rFonts w:ascii="Arial" w:hAnsi="Arial" w:cs="Arial"/>
            <w:color w:val="808080"/>
            <w:sz w:val="28"/>
            <w:szCs w:val="28"/>
          </w:rPr>
          <w:t xml:space="preserve">Não</w:t>
        </w:r>
      </w:ins>
      <w:r>
        <w:rPr>
          <w:rFonts w:ascii="Arial" w:hAnsi="Arial" w:cs="Arial"/>
          <w:sz w:val="28"/>
          <w:szCs w:val="28"/>
        </w:rPr>
        <w:t xml:space="preserve"> há contradição </w:t>
      </w:r>
      <w:del w:id="1501" w:author="Assessor GDSXSR" w:date="2026-10-29T17:51:12Z">
        <w:r>
          <w:rPr>
            <w:rFonts w:ascii="Arial" w:hAnsi="Arial" w:cs="Arial"/>
            <w:sz w:val="28"/>
            <w:szCs w:val="28"/>
          </w:rPr>
          <w:delText xml:space="preserve">no tratamento conferido pela</w:delText>
        </w:r>
      </w:del>
      <w:ins w:id="1502" w:author="Assessor GDSXSR" w:date="2026-10-29T17:51:12Z">
        <w:r>
          <w:rPr>
            <w:rFonts w:ascii="Arial" w:hAnsi="Arial" w:cs="Arial"/>
            <w:color w:val="808080"/>
            <w:sz w:val="28"/>
            <w:szCs w:val="28"/>
          </w:rPr>
          <w:t xml:space="preserve">na</w:t>
        </w:r>
      </w:ins>
      <w:r>
        <w:rPr>
          <w:rFonts w:ascii="Arial" w:hAnsi="Arial" w:cs="Arial"/>
          <w:sz w:val="28"/>
          <w:szCs w:val="28"/>
        </w:rPr>
        <w:t xml:space="preserve"> sentença</w:t>
      </w:r>
      <w:ins w:id="1503" w:author="Assessor GDSXSR" w:date="2026-10-29T17:51:12Z">
        <w:r>
          <w:rPr>
            <w:rFonts w:ascii="Arial" w:hAnsi="Arial" w:cs="Arial"/>
            <w:color w:val="808080"/>
            <w:sz w:val="28"/>
            <w:szCs w:val="28"/>
          </w:rPr>
          <w:t xml:space="preserve">:</w:t>
        </w:r>
      </w:ins>
      <w:r>
        <w:rPr>
          <w:rFonts w:ascii="Arial" w:hAnsi="Arial" w:cs="Arial"/>
          <w:sz w:val="28"/>
          <w:szCs w:val="28"/>
        </w:rPr>
        <w:t xml:space="preserve"> </w:t>
      </w:r>
      <w:del w:id="1504" w:author="Assessor GDSXSR" w:date="2026-10-29T17:51:12Z">
        <w:r>
          <w:rPr>
            <w:rFonts w:ascii="Arial" w:hAnsi="Arial" w:cs="Arial"/>
            <w:sz w:val="28"/>
            <w:szCs w:val="28"/>
          </w:rPr>
          <w:delText xml:space="preserve">ao pagamento de R$ 30.000,00.</w:delText>
        </w:r>
        <w:r>
          <w:rPr>
            <w:rFonts w:ascii="Arial" w:hAnsi="Arial" w:cs="Arial"/>
            <w:sz w:val="28"/>
            <w:szCs w:val="28"/>
          </w:rPr>
          <w:delText xml:space="preserve"> </w:delText>
        </w:r>
        <w:r>
          <w:rPr>
            <w:rFonts w:ascii="Arial" w:hAnsi="Arial" w:cs="Arial"/>
            <w:sz w:val="28"/>
            <w:szCs w:val="28"/>
          </w:rPr>
          <w:delText xml:space="preserve">O pedido de</w:delText>
        </w:r>
      </w:del>
      <w:ins w:id="1505" w:author="Assessor GDSXSR" w:date="2026-10-29T17:51:12Z">
        <w:r>
          <w:rPr>
            <w:rFonts w:ascii="Arial" w:hAnsi="Arial" w:cs="Arial"/>
            <w:color w:val="808080"/>
            <w:sz w:val="28"/>
            <w:szCs w:val="28"/>
          </w:rPr>
          <w:t xml:space="preserve">o</w:t>
        </w:r>
      </w:ins>
      <w:r>
        <w:rPr>
          <w:rFonts w:ascii="Arial" w:hAnsi="Arial" w:cs="Arial"/>
          <w:sz w:val="28"/>
          <w:szCs w:val="28"/>
        </w:rPr>
        <w:t xml:space="preserve"> ressarcimento</w:t>
      </w:r>
      <w:del w:id="1506" w:author="Assessor GDSXSR" w:date="2026-10-29T17:51:12Z">
        <w:r>
          <w:rPr>
            <w:rFonts w:ascii="Arial" w:hAnsi="Arial" w:cs="Arial"/>
            <w:sz w:val="28"/>
            <w:szCs w:val="28"/>
          </w:rPr>
          <w:delText xml:space="preserve"> dos reparos</w:delText>
        </w:r>
      </w:del>
      <w:r>
        <w:rPr>
          <w:rFonts w:ascii="Arial" w:hAnsi="Arial" w:cs="Arial"/>
          <w:sz w:val="28"/>
          <w:szCs w:val="28"/>
        </w:rPr>
        <w:t xml:space="preserve"> foi rejeitado por </w:t>
      </w:r>
      <w:del w:id="1507" w:author="Assessor GDSXSR" w:date="2026-10-29T17:51:12Z">
        <w:r>
          <w:rPr>
            <w:rFonts w:ascii="Arial" w:hAnsi="Arial" w:cs="Arial"/>
            <w:sz w:val="28"/>
            <w:szCs w:val="28"/>
          </w:rPr>
          <w:delText xml:space="preserve">insuficiência</w:delText>
        </w:r>
      </w:del>
      <w:ins w:id="1508" w:author="Assessor GDSXSR" w:date="2026-10-29T17:51:12Z">
        <w:r>
          <w:rPr>
            <w:rFonts w:ascii="Arial" w:hAnsi="Arial" w:cs="Arial"/>
            <w:color w:val="808080"/>
            <w:sz w:val="28"/>
            <w:szCs w:val="28"/>
          </w:rPr>
          <w:t xml:space="preserve">falta</w:t>
        </w:r>
      </w:ins>
      <w:r>
        <w:rPr>
          <w:rFonts w:ascii="Arial" w:hAnsi="Arial" w:cs="Arial"/>
          <w:sz w:val="28"/>
          <w:szCs w:val="28"/>
        </w:rPr>
        <w:t xml:space="preserve"> de prova </w:t>
      </w:r>
      <w:del w:id="1509" w:author="Assessor GDSXSR" w:date="2026-10-29T17:51:12Z">
        <w:r>
          <w:rPr>
            <w:rFonts w:ascii="Arial" w:hAnsi="Arial" w:cs="Arial"/>
            <w:sz w:val="28"/>
            <w:szCs w:val="28"/>
          </w:rPr>
          <w:delText xml:space="preserve">quanto à</w:delText>
        </w:r>
      </w:del>
      <w:ins w:id="1510" w:author="Assessor GDSXSR" w:date="2026-10-29T17:51:12Z">
        <w:r>
          <w:rPr>
            <w:rFonts w:ascii="Arial" w:hAnsi="Arial" w:cs="Arial"/>
            <w:color w:val="808080"/>
            <w:sz w:val="28"/>
            <w:szCs w:val="28"/>
          </w:rPr>
          <w:t xml:space="preserve">da</w:t>
        </w:r>
      </w:ins>
      <w:r>
        <w:rPr>
          <w:rFonts w:ascii="Arial" w:hAnsi="Arial" w:cs="Arial"/>
          <w:sz w:val="28"/>
          <w:szCs w:val="28"/>
        </w:rPr>
        <w:t xml:space="preserve"> extensão</w:t>
      </w:r>
      <w:del w:id="1511" w:author="Assessor GDSXSR" w:date="2026-10-29T17:51:12Z">
        <w:r>
          <w:rPr>
            <w:rFonts w:ascii="Arial" w:hAnsi="Arial" w:cs="Arial"/>
            <w:sz w:val="28"/>
            <w:szCs w:val="28"/>
          </w:rPr>
          <w:delText xml:space="preserve"> econômica</w:delText>
        </w:r>
      </w:del>
      <w:r>
        <w:rPr>
          <w:rFonts w:ascii="Arial" w:hAnsi="Arial" w:cs="Arial"/>
          <w:sz w:val="28"/>
          <w:szCs w:val="28"/>
        </w:rPr>
        <w:t xml:space="preserve"> do dano residual</w:t>
      </w:r>
      <w:ins w:id="1512" w:author="Assessor GDSXSR" w:date="2026-10-29T17:51:12Z">
        <w:r>
          <w:rPr>
            <w:rFonts w:ascii="Arial" w:hAnsi="Arial" w:cs="Arial"/>
            <w:color w:val="808080"/>
            <w:sz w:val="28"/>
            <w:szCs w:val="28"/>
          </w:rPr>
          <w:t xml:space="preserve">, o que não implica quitação das mensalidades</w:t>
        </w:r>
      </w:ins>
      <w:r>
        <w:rPr>
          <w:rFonts w:ascii="Arial" w:hAnsi="Arial" w:cs="Arial"/>
          <w:sz w:val="28"/>
          <w:szCs w:val="28"/>
        </w:rPr>
        <w:t xml:space="preserve">.</w:t>
      </w:r>
    </w:p>
    <w:p w14:paraId="372B93F6" w14:textId="77777777" w:rsidR="00266789" w:rsidRDefault="00266789" w:rsidP="003B6D6A">
      <w:pPr>
        <w:spacing w:after="0" w:line="360" w:lineRule="auto"/>
        <w:ind w:firstLine="2268"/>
        <w:jc w:val="both"/>
        <w:rPr>
          <w:rFonts w:ascii="Arial" w:hAnsi="Arial" w:cs="Arial"/>
          <w:sz w:val="28"/>
          <w:szCs w:val="28"/>
        </w:rPr>
      </w:pPr>
    </w:p>
    <w:p w14:paraId="3A6DA6D3" w14:textId="77777777" w:rsidR="00266789" w:rsidRDefault="00266789" w:rsidP="00266789">
      <w:pPr>
        <w:spacing w:after="0" w:line="360" w:lineRule="auto"/>
        <w:ind w:firstLine="2268"/>
        <w:jc w:val="both"/>
        <w:rPr>
          <w:del w:id="1514" w:author="Assessor GDSXSR" w:date="2026-10-29T17:51:12Z"/>
          <w:rFonts w:ascii="Arial" w:hAnsi="Arial" w:cs="Arial"/>
          <w:sz w:val="28"/>
          <w:szCs w:val="28"/>
        </w:rPr>
      </w:pPr>
      <w:del w:id="1513" w:author="Assessor GDSXSR" w:date="2026-10-29T17:51:12Z">
        <w:r w:rsidRPr="00266789">
          <w:rPr>
            <w:rFonts w:ascii="Arial" w:hAnsi="Arial" w:cs="Arial"/>
            <w:sz w:val="28"/>
            <w:szCs w:val="28"/>
          </w:rPr>
          <w:delText>Não há incompatibilidade lógica em considerar determinado pagamento relevante para afastar a comprovação de um dano adicional e, ao mesmo tempo, concluir que esse pagamento não extinguiu obrigação contratual diversa.</w:delText>
        </w:r>
      </w:del>
    </w:p>
    <w:p w14:paraId="1FDE7AEB" w14:textId="77777777" w:rsidR="00266789" w:rsidRPr="00266789" w:rsidRDefault="00266789" w:rsidP="00266789">
      <w:pPr>
        <w:spacing w:after="0" w:line="360" w:lineRule="auto"/>
        <w:ind w:firstLine="2268"/>
        <w:jc w:val="both"/>
        <w:rPr>
          <w:del w:id="1515" w:author="Assessor GDSXSR" w:date="2026-10-29T17:51:12Z"/>
          <w:rFonts w:ascii="Arial" w:hAnsi="Arial" w:cs="Arial"/>
          <w:sz w:val="28"/>
          <w:szCs w:val="28"/>
        </w:rPr>
      </w:pPr>
    </w:p>
    <w:p w14:paraId="03FDCC1B" w14:textId="1BA5CB37" w:rsidR="00266789" w:rsidRPr="00F91EAB" w:rsidRDefault="00266789" w:rsidP="00266789">
      <w:pPr>
        <w:spacing w:after="0" w:line="360" w:lineRule="auto"/>
        <w:ind w:firstLine="2268"/>
        <w:jc w:val="both"/>
        <w:rPr>
          <w:del w:id="1521" w:author="Assessor GDSXSR" w:date="2026-10-29T17:51:12Z"/>
          <w:rFonts w:ascii="Arial" w:hAnsi="Arial" w:cs="Arial"/>
          <w:sz w:val="28"/>
          <w:szCs w:val="28"/>
        </w:rPr>
      </w:pPr>
      <w:del w:id="1517" w:author="Assessor GDSXSR" w:date="2026-10-29T17:51:12Z">
        <w:r>
          <w:rPr>
            <w:rFonts w:ascii="Arial" w:hAnsi="Arial" w:cs="Arial"/>
            <w:color w:val="808080"/>
            <w:sz w:val="28"/>
            <w:szCs w:val="28"/>
          </w:rPr>
          <w:delText>No</w:delText>
        </w:r>
      </w:del>
      <w:del w:id="1518" w:author="Assessor GDSXSR" w:date="2026-10-29T17:51:12Z">
        <w:r>
          <w:rPr>
            <w:rFonts w:ascii="Arial" w:hAnsi="Arial" w:cs="Arial"/>
            <w:sz w:val="28"/>
            <w:szCs w:val="28"/>
          </w:rPr>
          <w:delText xml:space="preserve"> </w:delText>
        </w:r>
      </w:del>
      <w:del w:id="1519" w:author="Assessor GDSXSR" w:date="2026-10-29T17:51:12Z">
        <w:r>
          <w:rPr>
            <w:rFonts w:ascii="Arial" w:hAnsi="Arial" w:cs="Arial"/>
            <w:color w:val="808080"/>
            <w:sz w:val="28"/>
            <w:szCs w:val="28"/>
          </w:rPr>
          <w:delText>mais</w:delText>
        </w:r>
      </w:del>
      <w:del w:id="1520" w:author="Assessor GDSXSR" w:date="2026-10-29T17:51:12Z">
        <w:r>
          <w:rPr>
            <w:rFonts w:ascii="Arial" w:hAnsi="Arial" w:cs="Arial"/>
            <w:sz w:val="28"/>
            <w:szCs w:val="28"/>
          </w:rPr>
          <w:delText>, a novação não se presume.</w:delText>
        </w:r>
      </w:del>
    </w:p>
    <w:p w14:paraId="5E37273F" w14:textId="77777777" w:rsidR="00931633" w:rsidRDefault="00931633" w:rsidP="00931633">
      <w:pPr>
        <w:spacing w:after="0" w:line="360" w:lineRule="auto"/>
        <w:ind w:firstLine="2268"/>
        <w:jc w:val="both"/>
        <w:rPr>
          <w:del w:id="1522" w:author="Assessor GDSXSR" w:date="2026-10-29T17:51:12Z"/>
          <w:rFonts w:ascii="Arial" w:hAnsi="Arial" w:cs="Arial"/>
          <w:sz w:val="28"/>
          <w:szCs w:val="28"/>
          <w:u w:val="single"/>
        </w:rPr>
      </w:pPr>
    </w:p>
    <w:p w14:paraId="0ABE9D98" w14:textId="18E2819A" w:rsidR="00B94F40" w:rsidRDefault="00000000">
      <w:pPr>
        <w:spacing w:after="0" w:line="360" w:lineRule="auto"/>
        <w:ind w:firstLine="2268"/>
        <w:jc w:val="both"/>
        <w:rPr>
          <w:rFonts w:ascii="Arial" w:hAnsi="Arial" w:cs="Arial"/>
          <w:sz w:val="28"/>
          <w:szCs w:val="28"/>
        </w:rPr>
      </w:pPr>
      <w:r>
        <w:rPr>
          <w:rFonts w:ascii="Arial" w:hAnsi="Arial" w:cs="Arial"/>
          <w:color w:val="808080"/>
          <w:sz w:val="28"/>
          <w:szCs w:val="28"/>
        </w:rPr>
        <w:t xml:space="preserve">A</w:t>
      </w:r>
      <w:r>
        <w:rPr>
          <w:rFonts w:ascii="Arial" w:hAnsi="Arial" w:cs="Arial"/>
          <w:sz w:val="28"/>
          <w:szCs w:val="28"/>
        </w:rPr>
        <w:t xml:space="preserve"> novação</w:t>
      </w:r>
      <w:ins w:id="1516" w:author="Assessor GDSXSR" w:date="2026-10-29T17:51:12Z">
        <w:r>
          <w:rPr>
            <w:rFonts w:ascii="Arial" w:hAnsi="Arial" w:cs="Arial"/>
            <w:color w:val="808080"/>
            <w:sz w:val="28"/>
            <w:szCs w:val="28"/>
          </w:rPr>
          <w:t xml:space="preserve"> não se presume e</w:t>
        </w:r>
      </w:ins>
      <w:r>
        <w:rPr>
          <w:rFonts w:ascii="Arial" w:hAnsi="Arial" w:cs="Arial"/>
          <w:sz w:val="28"/>
          <w:szCs w:val="28"/>
        </w:rPr>
        <w:t xml:space="preserve"> exige intenção inequívoca de extinguir e substituir a obrigação anterior</w:t>
      </w:r>
      <w:r>
        <w:rPr>
          <w:rFonts w:ascii="Arial" w:hAnsi="Arial" w:cs="Arial"/>
          <w:color w:val="808080"/>
          <w:sz w:val="28"/>
          <w:szCs w:val="28"/>
        </w:rPr>
        <w:t xml:space="preserve"> (CC 360 e 361)</w:t>
      </w:r>
      <w:r>
        <w:rPr>
          <w:rFonts w:ascii="Arial" w:hAnsi="Arial" w:cs="Arial"/>
          <w:sz w:val="28"/>
          <w:szCs w:val="28"/>
        </w:rPr>
        <w:t xml:space="preserve">:</w:t>
      </w:r>
    </w:p>
    <w:p w14:paraId="4CFC03E4" w14:textId="77777777" w:rsidR="00E07B87" w:rsidRDefault="00E07B87">
      <w:pPr>
        <w:spacing w:after="0" w:line="360" w:lineRule="auto"/>
        <w:ind w:firstLine="2268"/>
        <w:jc w:val="both"/>
        <w:rPr>
          <w:rFonts w:ascii="Arial" w:hAnsi="Arial" w:cs="Arial"/>
          <w:sz w:val="28"/>
          <w:szCs w:val="28"/>
        </w:rPr>
      </w:pPr>
    </w:p>
    <w:p w14:paraId="6B00F285" w14:textId="140B31C1" w:rsidR="00E07B87" w:rsidRPr="00E07B87" w:rsidRDefault="00E07B87" w:rsidP="00E07B87">
      <w:pPr>
        <w:spacing w:after="0" w:line="360" w:lineRule="auto"/>
        <w:ind w:left="2268"/>
        <w:jc w:val="both"/>
        <w:rPr>
          <w:rFonts w:ascii="Arial" w:hAnsi="Arial" w:cs="Arial"/>
          <w:i/>
          <w:iCs/>
          <w:color w:val="833C0B" w:themeColor="accent2" w:themeShade="80"/>
          <w:sz w:val="26"/>
          <w:szCs w:val="26"/>
        </w:rPr>
      </w:pPr>
      <w:r w:rsidRPr="00E07B87">
        <w:rPr>
          <w:rFonts w:ascii="Arial" w:hAnsi="Arial" w:cs="Arial"/>
          <w:i/>
          <w:iCs/>
          <w:color w:val="833C0B" w:themeColor="accent2" w:themeShade="80"/>
          <w:sz w:val="26"/>
          <w:szCs w:val="26"/>
        </w:rPr>
        <w:t>“</w:t>
      </w:r>
      <w:r w:rsidRPr="00E07B87">
        <w:rPr>
          <w:rFonts w:ascii="Arial" w:hAnsi="Arial" w:cs="Arial"/>
          <w:i/>
          <w:iCs/>
          <w:color w:val="833C0B" w:themeColor="accent2" w:themeShade="80"/>
          <w:sz w:val="26"/>
          <w:szCs w:val="26"/>
        </w:rPr>
        <w:t>Art. 360. Dá-se a novação:</w:t>
      </w:r>
    </w:p>
    <w:p w14:paraId="1E64B8FA" w14:textId="77777777" w:rsidR="00E07B87" w:rsidRPr="00E07B87" w:rsidRDefault="00E07B87" w:rsidP="00E07B87">
      <w:pPr>
        <w:spacing w:after="0" w:line="360" w:lineRule="auto"/>
        <w:ind w:left="2268"/>
        <w:jc w:val="both"/>
        <w:rPr>
          <w:rFonts w:ascii="Arial" w:hAnsi="Arial" w:cs="Arial"/>
          <w:i/>
          <w:iCs/>
          <w:color w:val="833C0B" w:themeColor="accent2" w:themeShade="80"/>
          <w:sz w:val="26"/>
          <w:szCs w:val="26"/>
        </w:rPr>
      </w:pPr>
      <w:r w:rsidRPr="00E07B87">
        <w:rPr>
          <w:rFonts w:ascii="Arial" w:hAnsi="Arial" w:cs="Arial"/>
          <w:i/>
          <w:iCs/>
          <w:color w:val="833C0B" w:themeColor="accent2" w:themeShade="80"/>
          <w:sz w:val="26"/>
          <w:szCs w:val="26"/>
        </w:rPr>
        <w:t>I - quando o devedor contrai com o credor nova dívida para extinguir e substituir a anterior;</w:t>
      </w:r>
    </w:p>
    <w:p w14:paraId="19190E96" w14:textId="77777777" w:rsidR="00E07B87" w:rsidRPr="00E07B87" w:rsidRDefault="00E07B87" w:rsidP="00E07B87">
      <w:pPr>
        <w:spacing w:after="0" w:line="360" w:lineRule="auto"/>
        <w:ind w:left="2268"/>
        <w:jc w:val="both"/>
        <w:rPr>
          <w:rFonts w:ascii="Arial" w:hAnsi="Arial" w:cs="Arial"/>
          <w:i/>
          <w:iCs/>
          <w:color w:val="833C0B" w:themeColor="accent2" w:themeShade="80"/>
          <w:sz w:val="26"/>
          <w:szCs w:val="26"/>
        </w:rPr>
      </w:pPr>
      <w:r w:rsidRPr="00E07B87">
        <w:rPr>
          <w:rFonts w:ascii="Arial" w:hAnsi="Arial" w:cs="Arial"/>
          <w:i/>
          <w:iCs/>
          <w:color w:val="833C0B" w:themeColor="accent2" w:themeShade="80"/>
          <w:sz w:val="26"/>
          <w:szCs w:val="26"/>
        </w:rPr>
        <w:t>II - quando novo devedor sucede ao antigo, ficando este quite com o credor;</w:t>
      </w:r>
    </w:p>
    <w:p w14:paraId="71515A12" w14:textId="77777777" w:rsidR="00E07B87" w:rsidRPr="00E07B87" w:rsidRDefault="00E07B87" w:rsidP="00E07B87">
      <w:pPr>
        <w:spacing w:after="0" w:line="360" w:lineRule="auto"/>
        <w:ind w:left="2268"/>
        <w:jc w:val="both"/>
        <w:rPr>
          <w:rFonts w:ascii="Arial" w:hAnsi="Arial" w:cs="Arial"/>
          <w:i/>
          <w:iCs/>
          <w:color w:val="833C0B" w:themeColor="accent2" w:themeShade="80"/>
          <w:sz w:val="26"/>
          <w:szCs w:val="26"/>
        </w:rPr>
      </w:pPr>
      <w:r w:rsidRPr="00E07B87">
        <w:rPr>
          <w:rFonts w:ascii="Arial" w:hAnsi="Arial" w:cs="Arial"/>
          <w:i/>
          <w:iCs/>
          <w:color w:val="833C0B" w:themeColor="accent2" w:themeShade="80"/>
          <w:sz w:val="26"/>
          <w:szCs w:val="26"/>
        </w:rPr>
        <w:t>III - quando, em virtude de obrigação nova, outro credor é substituído ao antigo, ficando o devedor quite com este.</w:t>
      </w:r>
    </w:p>
    <w:p w14:paraId="58F94C9D" w14:textId="5A9F960B" w:rsidR="00E07B87" w:rsidRPr="00E07B87" w:rsidRDefault="00E07B87" w:rsidP="00E07B87">
      <w:pPr>
        <w:spacing w:after="0" w:line="360" w:lineRule="auto"/>
        <w:ind w:left="2268"/>
        <w:jc w:val="both"/>
        <w:rPr>
          <w:rFonts w:ascii="Arial" w:hAnsi="Arial" w:cs="Arial"/>
          <w:i/>
          <w:iCs/>
          <w:color w:val="833C0B" w:themeColor="accent2" w:themeShade="80"/>
          <w:sz w:val="26"/>
          <w:szCs w:val="26"/>
        </w:rPr>
      </w:pPr>
      <w:r w:rsidRPr="00E07B87">
        <w:rPr>
          <w:rFonts w:ascii="Arial" w:hAnsi="Arial" w:cs="Arial"/>
          <w:i/>
          <w:iCs/>
          <w:color w:val="833C0B" w:themeColor="accent2" w:themeShade="80"/>
          <w:sz w:val="26"/>
          <w:szCs w:val="26"/>
        </w:rPr>
        <w:t>Art. 361. Não havendo ânimo de novar, expresso ou tácito mas inequívoco, a segunda obrigação confirma simplesmente a primeira.</w:t>
      </w:r>
      <w:r w:rsidRPr="00E07B87">
        <w:rPr>
          <w:rFonts w:ascii="Arial" w:hAnsi="Arial" w:cs="Arial"/>
          <w:i/>
          <w:iCs/>
          <w:color w:val="833C0B" w:themeColor="accent2" w:themeShade="80"/>
          <w:sz w:val="26"/>
          <w:szCs w:val="26"/>
        </w:rPr>
        <w:t>”</w:t>
      </w:r>
    </w:p>
    <w:p w14:paraId="347D8E8F" w14:textId="77777777" w:rsidR="00E07B87" w:rsidRDefault="00E07B87">
      <w:pPr>
        <w:spacing w:after="0" w:line="360" w:lineRule="auto"/>
        <w:ind w:firstLine="2268"/>
        <w:jc w:val="both"/>
      </w:pPr>
    </w:p>
    <w:p w14:paraId="4DB0765B" w14:textId="77777777" w:rsidR="00B94F40" w:rsidRDefault="00B94F40">
      <w:pPr>
        <w:spacing w:after="0" w:line="360" w:lineRule="auto"/>
        <w:ind w:firstLine="2268"/>
        <w:jc w:val="both"/>
      </w:pPr>
    </w:p>
    <w:p w14:paraId="6ABEC330" w14:textId="77777777" w:rsidR="000239D1" w:rsidRDefault="00266789" w:rsidP="00266789">
      <w:pPr>
        <w:spacing w:after="0" w:line="360" w:lineRule="auto"/>
        <w:ind w:firstLine="2268"/>
        <w:jc w:val="both"/>
        <w:rPr>
          <w:rFonts w:ascii="Arial" w:hAnsi="Arial" w:cs="Arial"/>
          <w:sz w:val="28"/>
          <w:szCs w:val="28"/>
        </w:rPr>
      </w:pPr>
      <w:commentRangeStart w:id="26"/>
      <w:r>
        <w:rPr>
          <w:rFonts w:ascii="Arial" w:hAnsi="Arial" w:cs="Arial"/>
          <w:sz w:val="28"/>
          <w:szCs w:val="28"/>
        </w:rPr>
        <w:t>Na ausência de ânimo de novar, a obrigação posterior não substitui a anterior.</w:t>
      </w:r>
      <w:commentRangeEnd w:id="26"/>
      <w:r>
        <w:rPr>
          <w:rStyle w:val="Refdecomentrio"/>
          <w:rFonts w:ascii="Arial" w:hAnsi="Arial" w:cs="Arial"/>
          <w:sz w:val="28"/>
          <w:szCs w:val="28"/>
        </w:rPr>
        <w:commentReference w:id="26"/>
      </w:r>
    </w:p>
    <w:p w14:paraId="13DB491D" w14:textId="77777777" w:rsidR="000239D1" w:rsidRDefault="000239D1" w:rsidP="00266789">
      <w:pPr>
        <w:spacing w:after="0" w:line="360" w:lineRule="auto"/>
        <w:ind w:firstLine="2268"/>
        <w:jc w:val="both"/>
        <w:rPr>
          <w:rFonts w:ascii="Arial" w:hAnsi="Arial" w:cs="Arial"/>
          <w:sz w:val="28"/>
          <w:szCs w:val="28"/>
        </w:rPr>
      </w:pPr>
    </w:p>
    <w:p w14:paraId="12AE871A" w14:textId="6D7CB263" w:rsidR="000239D1" w:rsidRDefault="00266789" w:rsidP="00266789">
      <w:pPr>
        <w:spacing w:after="0" w:line="360" w:lineRule="auto"/>
        <w:ind w:firstLine="2268"/>
        <w:jc w:val="both"/>
        <w:rPr>
          <w:rFonts w:ascii="Arial" w:hAnsi="Arial" w:cs="Arial"/>
          <w:sz w:val="28"/>
          <w:szCs w:val="28"/>
        </w:rPr>
      </w:pPr>
      <w:commentRangeStart w:id="27"/>
      <w:r>
        <w:rPr>
          <w:rFonts w:ascii="Arial" w:hAnsi="Arial" w:cs="Arial"/>
          <w:sz w:val="28"/>
          <w:szCs w:val="28"/>
        </w:rPr>
        <w:t xml:space="preserve">A transação </w:t>
      </w:r>
      <w:del w:id="1523" w:author="Assessor GDSXSR" w:date="2026-10-29T17:51:12Z">
        <w:r>
          <w:rPr>
            <w:rFonts w:ascii="Arial" w:hAnsi="Arial" w:cs="Arial"/>
            <w:sz w:val="28"/>
            <w:szCs w:val="28"/>
          </w:rPr>
          <w:delText xml:space="preserve">também deve ser interpretada</w:delText>
        </w:r>
      </w:del>
      <w:ins w:id="1524" w:author="Assessor GDSXSR" w:date="2026-10-29T17:51:12Z">
        <w:r>
          <w:rPr>
            <w:rFonts w:ascii="Arial" w:hAnsi="Arial" w:cs="Arial"/>
            <w:color w:val="808080"/>
            <w:sz w:val="28"/>
            <w:szCs w:val="28"/>
          </w:rPr>
          <w:t xml:space="preserve">interpreta-se</w:t>
        </w:r>
      </w:ins>
      <w:r>
        <w:rPr>
          <w:rFonts w:ascii="Arial" w:hAnsi="Arial" w:cs="Arial"/>
          <w:sz w:val="28"/>
          <w:szCs w:val="28"/>
        </w:rPr>
        <w:t xml:space="preserve"> restritivamente</w:t>
      </w:r>
      <w:ins w:id="1525" w:author="Assessor GDSXSR" w:date="2026-10-29T17:51:12Z">
        <w:r>
          <w:rPr>
            <w:rFonts w:ascii="Arial" w:hAnsi="Arial" w:cs="Arial"/>
            <w:color w:val="808080"/>
            <w:sz w:val="28"/>
            <w:szCs w:val="28"/>
          </w:rPr>
          <w:t xml:space="preserve">, e incumbia ao réu demonstrar o pagamento, a novação, a transação ou outro fato extintivo</w:t>
        </w:r>
      </w:ins>
      <w:r>
        <w:rPr>
          <w:rFonts w:ascii="Arial" w:hAnsi="Arial" w:cs="Arial"/>
          <w:sz w:val="28"/>
          <w:szCs w:val="28"/>
        </w:rPr>
        <w:t xml:space="preserve"> </w:t>
      </w:r>
      <w:r>
        <w:rPr>
          <w:rFonts w:ascii="Arial" w:hAnsi="Arial" w:cs="Arial"/>
          <w:color w:val="808080"/>
          <w:sz w:val="28"/>
          <w:szCs w:val="28"/>
        </w:rPr>
        <w:t xml:space="preserve">(CC</w:t>
      </w:r>
      <w:r>
        <w:rPr>
          <w:rFonts w:ascii="Arial" w:hAnsi="Arial" w:cs="Arial"/>
          <w:sz w:val="28"/>
          <w:szCs w:val="28"/>
        </w:rPr>
        <w:t xml:space="preserve"> 843</w:t>
      </w:r>
      <w:ins w:id="1526" w:author="Assessor GDSXSR" w:date="2026-10-29T17:51:12Z">
        <w:r>
          <w:rPr>
            <w:rFonts w:ascii="Arial" w:hAnsi="Arial" w:cs="Arial"/>
            <w:color w:val="808080"/>
            <w:sz w:val="28"/>
            <w:szCs w:val="28"/>
          </w:rPr>
          <w:t xml:space="preserve">; CPC 373 II</w:t>
        </w:r>
      </w:ins>
      <w:r>
        <w:rPr>
          <w:rFonts w:ascii="Arial" w:hAnsi="Arial" w:cs="Arial"/>
          <w:color w:val="808080"/>
          <w:sz w:val="28"/>
          <w:szCs w:val="28"/>
        </w:rPr>
        <w:t xml:space="preserve">)</w:t>
      </w:r>
      <w:r>
        <w:rPr>
          <w:rFonts w:ascii="Arial" w:hAnsi="Arial" w:cs="Arial"/>
          <w:sz w:val="28"/>
          <w:szCs w:val="28"/>
        </w:rPr>
        <w:t xml:space="preserve">.</w:t>
      </w:r>
      <w:del w:id="1527" w:author="Assessor GDSXSR" w:date="2026-10-29T17:51:12Z">
        <w:r>
          <w:rPr>
            <w:rFonts w:ascii="Arial" w:hAnsi="Arial" w:cs="Arial"/>
            <w:sz w:val="28"/>
            <w:szCs w:val="28"/>
          </w:rPr>
          <w:delText xml:space="preserve"> Seus efeitos não podem ser ampliados </w:delText>
        </w:r>
        <w:r>
          <w:rPr>
            <w:rFonts w:ascii="Arial" w:hAnsi="Arial" w:cs="Arial"/>
            <w:sz w:val="28"/>
            <w:szCs w:val="28"/>
          </w:rPr>
          <w:delText xml:space="preserve">para alcançar créditos que não estejam identificados de maneira segura nos elementos que comprovam o ajuste.</w:delText>
        </w:r>
      </w:del>
      <w:commentRangeEnd w:id="27"/>
      <w:r>
        <w:rPr>
          <w:rStyle w:val="Refdecomentrio"/>
          <w:rFonts w:ascii="Arial" w:hAnsi="Arial" w:cs="Arial"/>
          <w:sz w:val="28"/>
          <w:szCs w:val="28"/>
        </w:rPr>
        <w:commentReference w:id="27"/>
      </w:r>
    </w:p>
    <w:p w14:paraId="6AEF5BCF" w14:textId="77777777" w:rsidR="000239D1" w:rsidRDefault="000239D1" w:rsidP="00266789">
      <w:pPr>
        <w:spacing w:after="0" w:line="360" w:lineRule="auto"/>
        <w:ind w:firstLine="2268"/>
        <w:jc w:val="both"/>
        <w:rPr>
          <w:rFonts w:ascii="Arial" w:hAnsi="Arial" w:cs="Arial"/>
          <w:sz w:val="28"/>
          <w:szCs w:val="28"/>
        </w:rPr>
      </w:pPr>
    </w:p>
    <w:p w14:paraId="5A2919FC" w14:textId="77777777" w:rsidR="00B94F40" w:rsidRDefault="00000000">
      <w:pPr>
        <w:spacing w:after="0" w:line="360" w:lineRule="auto"/>
        <w:ind w:firstLine="2268"/>
        <w:jc w:val="both"/>
        <w:rPr>
          <w:del w:id="1533" w:author="Assessor GDSXSR" w:date="2026-10-29T17:51:12Z"/>
        </w:rPr>
      </w:pPr>
      <w:del w:id="1528" w:author="Assessor GDSXSR" w:date="2026-10-29T17:51:12Z">
        <w:r>
          <w:rPr>
            <w:rFonts w:ascii="Arial" w:hAnsi="Arial" w:cs="Arial"/>
            <w:sz w:val="28"/>
            <w:szCs w:val="28"/>
          </w:rPr>
          <w:delText xml:space="preserve">Incumbia ao réu demonstrar o pagamento, a novação, a transação ou outro fato extintivo do direito da autora </w:delText>
        </w:r>
      </w:del>
      <w:del w:id="1529" w:author="Assessor GDSXSR" w:date="2026-10-29T17:51:12Z">
        <w:r>
          <w:rPr>
            <w:rFonts w:ascii="Arial" w:hAnsi="Arial" w:cs="Arial"/>
            <w:color w:val="808080"/>
            <w:sz w:val="28"/>
            <w:szCs w:val="28"/>
          </w:rPr>
          <w:delText>(CPC</w:delText>
        </w:r>
      </w:del>
      <w:del w:id="1530" w:author="Assessor GDSXSR" w:date="2026-10-29T17:51:12Z">
        <w:r>
          <w:rPr>
            <w:rFonts w:ascii="Arial" w:hAnsi="Arial" w:cs="Arial"/>
            <w:sz w:val="28"/>
            <w:szCs w:val="28"/>
          </w:rPr>
          <w:delText xml:space="preserve"> 373 II</w:delText>
        </w:r>
      </w:del>
      <w:del w:id="1531" w:author="Assessor GDSXSR" w:date="2026-10-29T17:51:12Z">
        <w:r>
          <w:rPr>
            <w:rFonts w:ascii="Arial" w:hAnsi="Arial" w:cs="Arial"/>
            <w:color w:val="808080"/>
            <w:sz w:val="28"/>
            <w:szCs w:val="28"/>
          </w:rPr>
          <w:delText>)</w:delText>
        </w:r>
      </w:del>
      <w:del w:id="1532" w:author="Assessor GDSXSR" w:date="2026-10-29T17:51:12Z">
        <w:r>
          <w:rPr>
            <w:rFonts w:ascii="Arial" w:hAnsi="Arial" w:cs="Arial"/>
            <w:sz w:val="28"/>
            <w:szCs w:val="28"/>
          </w:rPr>
          <w:delText>.</w:delText>
        </w:r>
      </w:del>
    </w:p>
    <w:p w14:paraId="75D6B155" w14:textId="77777777" w:rsidR="00B94F40" w:rsidRDefault="00B94F40">
      <w:pPr>
        <w:spacing w:after="0" w:line="360" w:lineRule="auto"/>
        <w:ind w:firstLine="2268"/>
        <w:jc w:val="both"/>
        <w:rPr>
          <w:del w:id="1534" w:author="Assessor GDSXSR" w:date="2026-10-29T17:51:12Z"/>
        </w:rPr>
      </w:pPr>
    </w:p>
    <w:p w14:paraId="5E940F68" w14:textId="53605F60" w:rsidR="000239D1" w:rsidRDefault="000239D1" w:rsidP="00266789">
      <w:pPr>
        <w:spacing w:after="0" w:line="360" w:lineRule="auto"/>
        <w:ind w:firstLine="2268"/>
        <w:jc w:val="both"/>
        <w:rPr>
          <w:rFonts w:ascii="Arial" w:hAnsi="Arial" w:cs="Arial"/>
          <w:sz w:val="28"/>
          <w:szCs w:val="28"/>
        </w:rPr>
      </w:pPr>
      <w:commentRangeStart w:id="28"/>
      <w:del w:id="1535" w:author="Assessor GDSXSR" w:date="2026-10-29T17:51:12Z">
        <w:r>
          <w:rPr>
            <w:rFonts w:ascii="Arial" w:hAnsi="Arial" w:cs="Arial"/>
            <w:sz w:val="28"/>
            <w:szCs w:val="28"/>
            <w:highlight w:val="yellow"/>
          </w:rPr>
          <w:delText xml:space="preserve">Contudo</w:delText>
        </w:r>
      </w:del>
      <w:ins w:id="1536" w:author="Assessor GDSXSR" w:date="2026-10-29T17:51:12Z">
        <w:r>
          <w:rPr>
            <w:rFonts w:ascii="Arial" w:hAnsi="Arial" w:cs="Arial"/>
            <w:color w:val="808080"/>
            <w:sz w:val="28"/>
            <w:szCs w:val="28"/>
            <w:highlight w:val="yellow"/>
          </w:rPr>
          <w:t xml:space="preserve">O apelante</w:t>
        </w:r>
      </w:ins>
      <w:r>
        <w:rPr>
          <w:rFonts w:ascii="Arial" w:hAnsi="Arial" w:cs="Arial"/>
          <w:sz w:val="28"/>
          <w:szCs w:val="28"/>
          <w:highlight w:val="yellow"/>
          <w:rPrChange w:id="1541" w:author="Assessor GDSXSR" w:date="2026-10-29T17:51:12Z">
            <w:rPr>
              <w:rFonts w:ascii="Arial" w:hAnsi="Arial" w:cs="Arial"/>
              <w:sz w:val="28"/>
              <w:szCs w:val="28"/>
              <w:highlight w:val="yellow"/>
            </w:rPr>
          </w:rPrChange>
        </w:rPr>
        <w:t xml:space="preserve">, </w:t>
      </w:r>
      <w:del w:id="1537" w:author="Assessor GDSXSR" w:date="2026-10-29T17:51:12Z">
        <w:r>
          <w:rPr>
            <w:rFonts w:ascii="Arial" w:hAnsi="Arial" w:cs="Arial"/>
            <w:sz w:val="28"/>
            <w:szCs w:val="28"/>
            <w:highlight w:val="yellow"/>
          </w:rPr>
          <w:delText xml:space="preserve">o apelante</w:delText>
        </w:r>
      </w:del>
      <w:ins w:id="1538" w:author="Assessor GDSXSR" w:date="2026-10-29T17:51:12Z">
        <w:r>
          <w:rPr>
            <w:rFonts w:ascii="Arial" w:hAnsi="Arial" w:cs="Arial"/>
            <w:color w:val="808080"/>
            <w:sz w:val="28"/>
            <w:szCs w:val="28"/>
            <w:highlight w:val="yellow"/>
          </w:rPr>
          <w:t xml:space="preserve">contudo,</w:t>
        </w:r>
      </w:ins>
      <w:r>
        <w:rPr>
          <w:rFonts w:ascii="Arial" w:hAnsi="Arial" w:cs="Arial"/>
          <w:sz w:val="28"/>
          <w:szCs w:val="28"/>
          <w:highlight w:val="yellow"/>
          <w:rPrChange w:id="1542" w:author="Assessor GDSXSR" w:date="2026-10-29T17:51:12Z">
            <w:rPr>
              <w:rFonts w:ascii="Arial" w:hAnsi="Arial" w:cs="Arial"/>
              <w:sz w:val="28"/>
              <w:szCs w:val="28"/>
              <w:highlight w:val="yellow"/>
            </w:rPr>
          </w:rPrChange>
        </w:rPr>
        <w:t xml:space="preserve"> não </w:t>
      </w:r>
      <w:del w:id="1539" w:author="Assessor GDSXSR" w:date="2026-10-29T17:51:12Z">
        <w:r>
          <w:rPr>
            <w:rFonts w:ascii="Arial" w:hAnsi="Arial" w:cs="Arial"/>
            <w:sz w:val="28"/>
            <w:szCs w:val="28"/>
            <w:highlight w:val="yellow"/>
          </w:rPr>
          <w:delText xml:space="preserve">apresentou elemento capaz de demonstrar</w:delText>
        </w:r>
      </w:del>
      <w:ins w:id="1540" w:author="Assessor GDSXSR" w:date="2026-10-29T17:51:12Z">
        <w:r>
          <w:rPr>
            <w:rFonts w:ascii="Arial" w:hAnsi="Arial" w:cs="Arial"/>
            <w:color w:val="808080"/>
            <w:sz w:val="28"/>
            <w:szCs w:val="28"/>
            <w:highlight w:val="yellow"/>
          </w:rPr>
          <w:t xml:space="preserve">demonstrou</w:t>
        </w:r>
      </w:ins>
      <w:r>
        <w:rPr>
          <w:rFonts w:ascii="Arial" w:hAnsi="Arial" w:cs="Arial"/>
          <w:sz w:val="28"/>
          <w:szCs w:val="28"/>
          <w:highlight w:val="yellow"/>
          <w:rPrChange w:id="1543" w:author="Assessor GDSXSR" w:date="2026-10-29T17:51:12Z">
            <w:rPr>
              <w:rFonts w:ascii="Arial" w:hAnsi="Arial" w:cs="Arial"/>
              <w:sz w:val="28"/>
              <w:szCs w:val="28"/>
              <w:highlight w:val="yellow"/>
            </w:rPr>
          </w:rPrChange>
        </w:rPr>
        <w:t xml:space="preserve"> a quitação integral das obrigações contratuais.</w:t>
      </w:r>
      <w:commentRangeEnd w:id="28"/>
      <w:r>
        <w:rPr>
          <w:rStyle w:val="Refdecomentrio"/>
          <w:rFonts w:ascii="Arial" w:hAnsi="Arial" w:cs="Arial"/>
          <w:sz w:val="28"/>
          <w:szCs w:val="28"/>
        </w:rPr>
        <w:commentReference w:id="28"/>
      </w:r>
    </w:p>
    <w:p w14:paraId="25D636C2" w14:textId="77777777" w:rsidR="000239D1" w:rsidRDefault="000239D1" w:rsidP="00266789">
      <w:pPr>
        <w:spacing w:after="0" w:line="360" w:lineRule="auto"/>
        <w:ind w:firstLine="2268"/>
        <w:jc w:val="both"/>
        <w:rPr>
          <w:rFonts w:ascii="Arial" w:hAnsi="Arial" w:cs="Arial"/>
          <w:sz w:val="28"/>
          <w:szCs w:val="28"/>
          <w:u w:val="single"/>
        </w:rPr>
      </w:pPr>
    </w:p>
    <w:p w14:paraId="41E2AAB6" w14:textId="4C81ACFD" w:rsidR="009506E0" w:rsidRPr="00D8190B" w:rsidRDefault="00D8190B" w:rsidP="00266789">
      <w:pPr>
        <w:spacing w:after="0" w:line="360" w:lineRule="auto"/>
        <w:ind w:firstLine="2268"/>
        <w:jc w:val="both"/>
        <w:rPr>
          <w:rFonts w:ascii="Arial" w:hAnsi="Arial" w:cs="Arial"/>
          <w:sz w:val="28"/>
          <w:szCs w:val="28"/>
          <w:u w:val="single"/>
        </w:rPr>
      </w:pPr>
      <w:r>
        <w:rPr>
          <w:rFonts w:ascii="Arial" w:hAnsi="Arial" w:cs="Arial"/>
          <w:color w:val="808080"/>
          <w:sz w:val="28"/>
          <w:szCs w:val="28"/>
          <w:highlight w:val="yellow"/>
          <w:u w:val="single"/>
          <w:rPrChange w:id="1758" w:author="Assessor GDSXSR" w:date="2026-10-29T17:51:12Z">
            <w:rPr>
              <w:rFonts w:ascii="Arial" w:hAnsi="Arial" w:cs="Arial"/>
              <w:color w:val="808080"/>
              <w:sz w:val="28"/>
              <w:szCs w:val="28"/>
              <w:u w:val="single"/>
            </w:rPr>
          </w:rPrChange>
        </w:rPr>
        <w:t>Assim, nego</w:t>
      </w:r>
      <w:r>
        <w:rPr>
          <w:rFonts w:ascii="Arial" w:hAnsi="Arial" w:cs="Arial"/>
          <w:sz w:val="28"/>
          <w:szCs w:val="28"/>
          <w:highlight w:val="yellow"/>
          <w:u w:val="single"/>
          <w:rPrChange w:id="1759" w:author="Assessor GDSXSR" w:date="2026-10-29T17:51:12Z">
            <w:rPr>
              <w:rFonts w:ascii="Arial" w:hAnsi="Arial" w:cs="Arial"/>
              <w:sz w:val="28"/>
              <w:szCs w:val="28"/>
              <w:highlight w:val="yellow"/>
              <w:u w:val="single"/>
            </w:rPr>
          </w:rPrChange>
        </w:rPr>
        <w:t xml:space="preserve"> provimento ao apelo, nesse ponto.</w:t>
      </w:r>
    </w:p>
    <w:p w14:paraId="7559D0CF" w14:textId="77777777" w:rsidR="003E436D" w:rsidRDefault="003E436D" w:rsidP="003520F9">
      <w:pPr>
        <w:spacing w:after="0" w:line="360" w:lineRule="auto"/>
        <w:ind w:firstLine="2268"/>
        <w:jc w:val="both"/>
        <w:rPr>
          <w:rFonts w:ascii="Arial" w:hAnsi="Arial" w:cs="Arial"/>
          <w:sz w:val="28"/>
          <w:szCs w:val="28"/>
        </w:rPr>
      </w:pPr>
    </w:p>
    <w:p w14:paraId="5EB62255" w14:textId="3BA92F7B" w:rsidR="00B73FAD" w:rsidRPr="00816EBB" w:rsidRDefault="00816EBB" w:rsidP="003520F9">
      <w:pPr>
        <w:spacing w:after="0" w:line="360" w:lineRule="auto"/>
        <w:jc w:val="center"/>
        <w:rPr>
          <w:i/>
          <w:iCs/>
          <w:color w:val="833C0B" w:themeColor="accent2" w:themeShade="80"/>
        </w:rPr>
      </w:pPr>
      <w:r w:rsidRPr="00816EBB">
        <w:rPr>
          <w:rFonts w:ascii="Arial" w:hAnsi="Arial" w:cs="Arial"/>
          <w:sz w:val="28"/>
          <w:szCs w:val="28"/>
          <w:highlight w:val="yellow"/>
        </w:rPr>
        <w:t xml:space="preserve">DA NÃO CONFIGURAÇÃO DA </w:t>
      </w:r>
      <w:r w:rsidRPr="00816EBB">
        <w:rPr>
          <w:rFonts w:ascii="Arial" w:hAnsi="Arial" w:cs="Arial"/>
          <w:i/>
          <w:iCs/>
          <w:sz w:val="28"/>
          <w:szCs w:val="28"/>
          <w:highlight w:val="yellow"/>
        </w:rPr>
        <w:t>SUPRESSIO</w:t>
      </w:r>
      <w:r w:rsidRPr="00816EBB">
        <w:rPr>
          <w:rFonts w:ascii="Arial" w:hAnsi="Arial" w:cs="Arial"/>
          <w:sz w:val="28"/>
          <w:szCs w:val="28"/>
          <w:highlight w:val="yellow"/>
        </w:rPr>
        <w:t xml:space="preserve"> E DO </w:t>
      </w:r>
      <w:r w:rsidRPr="00816EBB">
        <w:rPr>
          <w:rFonts w:ascii="Arial" w:hAnsi="Arial" w:cs="Arial"/>
          <w:i/>
          <w:iCs/>
          <w:sz w:val="28"/>
          <w:szCs w:val="28"/>
          <w:highlight w:val="yellow"/>
        </w:rPr>
        <w:t>VENIRE CONTRA FACTUM PROPRIUM</w:t>
      </w:r>
    </w:p>
    <w:p w14:paraId="31CC837F" w14:textId="024628F5" w:rsidR="3A9A9753" w:rsidRDefault="3A9A9753" w:rsidP="003520F9">
      <w:pPr>
        <w:spacing w:after="0" w:line="360" w:lineRule="auto"/>
        <w:rPr>
          <w:rFonts w:ascii="Arial" w:hAnsi="Arial" w:cs="Arial"/>
          <w:sz w:val="28"/>
          <w:szCs w:val="28"/>
        </w:rPr>
      </w:pPr>
    </w:p>
    <w:p w14:paraId="7E6AB260" w14:textId="12911B25" w:rsidR="00DC25F4" w:rsidRDefault="00816EBB" w:rsidP="003520F9">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O </w:t>
      </w:r>
      <w:r>
        <w:rPr>
          <w:rFonts w:ascii="Arial" w:eastAsia="Arial" w:hAnsi="Arial" w:cs="Arial"/>
          <w:color w:val="808080"/>
          <w:sz w:val="28"/>
          <w:szCs w:val="28"/>
        </w:rPr>
        <w:t xml:space="preserve">réu/</w:t>
      </w:r>
      <w:r>
        <w:rPr>
          <w:rFonts w:ascii="Arial" w:eastAsia="Arial" w:hAnsi="Arial" w:cs="Arial"/>
          <w:sz w:val="28"/>
          <w:szCs w:val="28"/>
        </w:rPr>
        <w:t xml:space="preserve">apelante alega que: </w:t>
      </w:r>
      <w:r>
        <w:rPr>
          <w:rFonts w:ascii="Arial" w:eastAsia="Arial" w:hAnsi="Arial" w:cs="Arial"/>
          <w:b/>
          <w:bCs/>
          <w:sz w:val="28"/>
          <w:szCs w:val="28"/>
          <w:rPrChange w:id="1748" w:author="Assessor GDSXSR" w:date="2026-10-29T17:51:12Z">
            <w:rPr>
              <w:rFonts w:ascii="Arial" w:eastAsia="Arial" w:hAnsi="Arial" w:cs="Arial"/>
              <w:b/>
              <w:bCs/>
              <w:sz w:val="28"/>
              <w:szCs w:val="28"/>
            </w:rPr>
          </w:rPrChange>
        </w:rPr>
        <w:t xml:space="preserve">1)</w:t>
      </w:r>
      <w:r>
        <w:rPr>
          <w:rFonts w:ascii="Arial" w:eastAsia="Arial" w:hAnsi="Arial" w:cs="Arial"/>
          <w:sz w:val="28"/>
          <w:szCs w:val="28"/>
        </w:rPr>
        <w:t xml:space="preserve"> a autora </w:t>
      </w:r>
      <w:del w:id="1544" w:author="Assessor GDSXSR" w:date="2026-10-29T17:51:12Z">
        <w:r>
          <w:rPr>
            <w:rFonts w:ascii="Arial" w:eastAsia="Arial" w:hAnsi="Arial" w:cs="Arial"/>
            <w:sz w:val="28"/>
            <w:szCs w:val="28"/>
          </w:rPr>
          <w:delText xml:space="preserve">permaneceu por</w:delText>
        </w:r>
      </w:del>
      <w:ins w:id="1545" w:author="Assessor GDSXSR" w:date="2026-10-29T17:51:12Z">
        <w:r>
          <w:rPr>
            <w:rFonts w:ascii="Arial" w:eastAsia="Arial" w:hAnsi="Arial" w:cs="Arial"/>
            <w:color w:val="808080"/>
            <w:sz w:val="28"/>
            <w:szCs w:val="28"/>
          </w:rPr>
          <w:t xml:space="preserve">ficou</w:t>
        </w:r>
      </w:ins>
      <w:r>
        <w:rPr>
          <w:rFonts w:ascii="Arial" w:eastAsia="Arial" w:hAnsi="Arial" w:cs="Arial"/>
          <w:sz w:val="28"/>
          <w:szCs w:val="28"/>
        </w:rPr>
        <w:t xml:space="preserve"> longo período sem cobrar</w:t>
      </w:r>
      <w:del w:id="1546" w:author="Assessor GDSXSR" w:date="2026-10-29T17:51:12Z">
        <w:r>
          <w:rPr>
            <w:rFonts w:ascii="Arial" w:eastAsia="Arial" w:hAnsi="Arial" w:cs="Arial"/>
            <w:sz w:val="28"/>
            <w:szCs w:val="28"/>
          </w:rPr>
          <w:delText xml:space="preserve"> as mensalidades</w:delText>
        </w:r>
      </w:del>
      <w:r>
        <w:rPr>
          <w:rFonts w:ascii="Arial" w:eastAsia="Arial" w:hAnsi="Arial" w:cs="Arial"/>
          <w:sz w:val="28"/>
          <w:szCs w:val="28"/>
        </w:rPr>
        <w:t xml:space="preserve">; </w:t>
      </w:r>
      <w:r>
        <w:rPr>
          <w:rFonts w:ascii="Arial" w:eastAsia="Arial" w:hAnsi="Arial" w:cs="Arial"/>
          <w:b/>
          <w:bCs/>
          <w:sz w:val="28"/>
          <w:szCs w:val="28"/>
          <w:rPrChange w:id="1749" w:author="Assessor GDSXSR" w:date="2026-10-29T17:51:12Z">
            <w:rPr>
              <w:rFonts w:ascii="Arial" w:eastAsia="Arial" w:hAnsi="Arial" w:cs="Arial"/>
              <w:b/>
              <w:bCs/>
              <w:sz w:val="28"/>
              <w:szCs w:val="28"/>
            </w:rPr>
          </w:rPrChange>
        </w:rPr>
        <w:t xml:space="preserve">2)</w:t>
      </w:r>
      <w:r>
        <w:rPr>
          <w:rFonts w:ascii="Arial" w:eastAsia="Arial" w:hAnsi="Arial" w:cs="Arial"/>
          <w:sz w:val="28"/>
          <w:szCs w:val="28"/>
        </w:rPr>
        <w:t xml:space="preserve"> </w:t>
      </w:r>
      <w:del w:id="1547" w:author="Assessor GDSXSR" w:date="2026-10-29T17:51:12Z">
        <w:r>
          <w:rPr>
            <w:rFonts w:ascii="Arial" w:eastAsia="Arial" w:hAnsi="Arial" w:cs="Arial"/>
            <w:sz w:val="28"/>
            <w:szCs w:val="28"/>
          </w:rPr>
          <w:delText xml:space="preserve">as partes ajustaram a suspensão das cobranças e a compensação com a utilização de estacionamento durante a pandemia; </w:delText>
        </w:r>
        <w:r>
          <w:rPr>
            <w:rFonts w:ascii="Arial" w:eastAsia="Arial" w:hAnsi="Arial" w:cs="Arial"/>
            <w:b/>
            <w:bCs/>
            <w:sz w:val="28"/>
            <w:szCs w:val="28"/>
          </w:rPr>
          <w:delText xml:space="preserve">3)</w:delText>
        </w:r>
        <w:r>
          <w:rPr>
            <w:rFonts w:ascii="Arial" w:eastAsia="Arial" w:hAnsi="Arial" w:cs="Arial"/>
            <w:sz w:val="28"/>
            <w:szCs w:val="28"/>
          </w:rPr>
          <w:delText xml:space="preserve"> </w:delText>
        </w:r>
      </w:del>
      <w:r>
        <w:rPr>
          <w:rFonts w:ascii="Arial" w:eastAsia="Arial" w:hAnsi="Arial" w:cs="Arial"/>
          <w:sz w:val="28"/>
          <w:szCs w:val="28"/>
        </w:rPr>
        <w:t xml:space="preserve">o pagamento</w:t>
      </w:r>
      <w:del w:id="1548" w:author="Assessor GDSXSR" w:date="2026-10-29T17:51:12Z">
        <w:r>
          <w:rPr>
            <w:rFonts w:ascii="Arial" w:eastAsia="Arial" w:hAnsi="Arial" w:cs="Arial"/>
            <w:sz w:val="28"/>
            <w:szCs w:val="28"/>
          </w:rPr>
          <w:delText xml:space="preserve"> de R$ 30.000,00</w:delText>
        </w:r>
      </w:del>
      <w:r>
        <w:rPr>
          <w:rFonts w:ascii="Arial" w:eastAsia="Arial" w:hAnsi="Arial" w:cs="Arial"/>
          <w:sz w:val="28"/>
          <w:szCs w:val="28"/>
        </w:rPr>
        <w:t xml:space="preserve"> e a retirada dos equipamentos criaram </w:t>
      </w:r>
      <w:del w:id="1549" w:author="Assessor GDSXSR" w:date="2026-10-29T17:51:12Z">
        <w:r>
          <w:rPr>
            <w:rFonts w:ascii="Arial" w:eastAsia="Arial" w:hAnsi="Arial" w:cs="Arial"/>
            <w:sz w:val="28"/>
            <w:szCs w:val="28"/>
          </w:rPr>
          <w:delText xml:space="preserve">legítima</w:delText>
        </w:r>
      </w:del>
      <w:ins w:id="1550" w:author="Assessor GDSXSR" w:date="2026-10-29T17:51:12Z">
        <w:r>
          <w:rPr>
            <w:rFonts w:ascii="Arial" w:eastAsia="Arial" w:hAnsi="Arial" w:cs="Arial"/>
            <w:color w:val="808080"/>
            <w:sz w:val="28"/>
            <w:szCs w:val="28"/>
          </w:rPr>
          <w:t xml:space="preserve">a</w:t>
        </w:r>
      </w:ins>
      <w:r>
        <w:rPr>
          <w:rFonts w:ascii="Arial" w:eastAsia="Arial" w:hAnsi="Arial" w:cs="Arial"/>
          <w:sz w:val="28"/>
          <w:szCs w:val="28"/>
        </w:rPr>
        <w:t xml:space="preserve"> expectativa de inexistência de saldo</w:t>
      </w:r>
      <w:del w:id="1551" w:author="Assessor GDSXSR" w:date="2026-10-29T17:51:12Z">
        <w:r>
          <w:rPr>
            <w:rFonts w:ascii="Arial" w:eastAsia="Arial" w:hAnsi="Arial" w:cs="Arial"/>
            <w:sz w:val="28"/>
            <w:szCs w:val="28"/>
          </w:rPr>
          <w:delText xml:space="preserve"> remanescente</w:delText>
        </w:r>
      </w:del>
      <w:r>
        <w:rPr>
          <w:rFonts w:ascii="Arial" w:eastAsia="Arial" w:hAnsi="Arial" w:cs="Arial"/>
          <w:sz w:val="28"/>
          <w:szCs w:val="28"/>
        </w:rPr>
        <w:t xml:space="preserve">; e </w:t>
      </w:r>
      <w:del w:id="1552" w:author="Assessor GDSXSR" w:date="2026-10-29T17:51:12Z">
        <w:r>
          <w:rPr>
            <w:rFonts w:ascii="Arial" w:eastAsia="Arial" w:hAnsi="Arial" w:cs="Arial"/>
            <w:b/>
            <w:bCs/>
            <w:sz w:val="28"/>
            <w:szCs w:val="28"/>
          </w:rPr>
          <w:delText xml:space="preserve">4</w:delText>
        </w:r>
      </w:del>
      <w:ins w:id="1553" w:author="Assessor GDSXSR" w:date="2026-10-29T17:51:12Z">
        <w:r>
          <w:rPr>
            <w:rFonts w:ascii="Arial" w:eastAsia="Arial" w:hAnsi="Arial" w:cs="Arial"/>
            <w:b/>
            <w:color w:val="808080"/>
            <w:sz w:val="28"/>
            <w:szCs w:val="28"/>
          </w:rPr>
          <w:t xml:space="preserve">3</w:t>
        </w:r>
      </w:ins>
      <w:r>
        <w:rPr>
          <w:rFonts w:ascii="Arial" w:eastAsia="Arial" w:hAnsi="Arial" w:cs="Arial"/>
          <w:b/>
          <w:bCs/>
          <w:sz w:val="28"/>
          <w:szCs w:val="28"/>
        </w:rPr>
        <w:t xml:space="preserve">)</w:t>
      </w:r>
      <w:r>
        <w:rPr>
          <w:rFonts w:ascii="Arial" w:eastAsia="Arial" w:hAnsi="Arial" w:cs="Arial"/>
          <w:sz w:val="28"/>
          <w:szCs w:val="28"/>
        </w:rPr>
        <w:t xml:space="preserve"> a </w:t>
      </w:r>
      <w:ins w:id="1554" w:author="Assessor GDSXSR" w:date="2026-10-29T17:51:12Z">
        <w:r>
          <w:rPr>
            <w:rFonts w:ascii="Arial" w:eastAsia="Arial" w:hAnsi="Arial" w:cs="Arial"/>
            <w:color w:val="808080"/>
            <w:sz w:val="28"/>
            <w:szCs w:val="28"/>
          </w:rPr>
          <w:t xml:space="preserve">cobrança </w:t>
        </w:r>
      </w:ins>
      <w:r>
        <w:rPr>
          <w:rFonts w:ascii="Arial" w:eastAsia="Arial" w:hAnsi="Arial" w:cs="Arial"/>
          <w:sz w:val="28"/>
          <w:szCs w:val="28"/>
        </w:rPr>
        <w:t xml:space="preserve">posterior</w:t>
      </w:r>
      <w:del w:id="1555" w:author="Assessor GDSXSR" w:date="2026-10-29T17:51:12Z">
        <w:r>
          <w:rPr>
            <w:rFonts w:ascii="Arial" w:eastAsia="Arial" w:hAnsi="Arial" w:cs="Arial"/>
            <w:sz w:val="28"/>
            <w:szCs w:val="28"/>
          </w:rPr>
          <w:delText xml:space="preserve"> cobrança</w:delText>
        </w:r>
      </w:del>
      <w:r>
        <w:rPr>
          <w:rFonts w:ascii="Arial" w:eastAsia="Arial" w:hAnsi="Arial" w:cs="Arial"/>
          <w:sz w:val="28"/>
          <w:szCs w:val="28"/>
        </w:rPr>
        <w:t xml:space="preserve"> caracteriza </w:t>
      </w:r>
      <w:r>
        <w:rPr>
          <w:rFonts w:ascii="Arial" w:eastAsia="Arial" w:hAnsi="Arial" w:cs="Arial"/>
          <w:i/>
          <w:iCs/>
          <w:sz w:val="28"/>
          <w:szCs w:val="28"/>
        </w:rPr>
        <w:t xml:space="preserve">supressio</w:t>
      </w:r>
      <w:r>
        <w:rPr>
          <w:rFonts w:ascii="Arial" w:eastAsia="Arial" w:hAnsi="Arial" w:cs="Arial"/>
          <w:sz w:val="28"/>
          <w:szCs w:val="28"/>
        </w:rPr>
        <w:t xml:space="preserve"> e comportamento contraditório</w:t>
      </w:r>
      <w:r>
        <w:rPr>
          <w:rFonts w:ascii="Arial" w:eastAsia="Arial" w:hAnsi="Arial" w:cs="Arial"/>
          <w:color w:val="808080"/>
          <w:sz w:val="28"/>
          <w:szCs w:val="28"/>
        </w:rPr>
        <w:t xml:space="preserve"> (ID 88729625)</w:t>
      </w:r>
      <w:r>
        <w:rPr>
          <w:rFonts w:ascii="Arial" w:eastAsia="Arial" w:hAnsi="Arial" w:cs="Arial"/>
          <w:sz w:val="28"/>
          <w:szCs w:val="28"/>
        </w:rPr>
        <w:t xml:space="preserve">.</w:t>
      </w:r>
    </w:p>
    <w:p w14:paraId="49C5B523" w14:textId="77777777" w:rsidR="008B059D" w:rsidRDefault="008B059D" w:rsidP="003520F9">
      <w:pPr>
        <w:spacing w:after="0" w:line="360" w:lineRule="auto"/>
        <w:ind w:firstLine="2268"/>
        <w:jc w:val="both"/>
        <w:rPr>
          <w:rFonts w:ascii="Arial" w:eastAsia="Arial" w:hAnsi="Arial" w:cs="Arial"/>
          <w:sz w:val="28"/>
          <w:szCs w:val="28"/>
        </w:rPr>
      </w:pPr>
    </w:p>
    <w:p w14:paraId="1114EC40" w14:textId="010F76F5" w:rsidR="008B059D" w:rsidRDefault="008B059D" w:rsidP="003520F9">
      <w:pPr>
        <w:spacing w:after="0" w:line="360" w:lineRule="auto"/>
        <w:ind w:firstLine="2268"/>
        <w:jc w:val="both"/>
      </w:pPr>
      <w:r w:rsidRPr="00EB4A83">
        <w:rPr>
          <w:rFonts w:ascii="Arial" w:eastAsia="Arial" w:hAnsi="Arial" w:cs="Arial"/>
          <w:sz w:val="28"/>
          <w:szCs w:val="28"/>
          <w:highlight w:val="yellow"/>
        </w:rPr>
        <w:t>Sem razão.</w:t>
      </w:r>
    </w:p>
    <w:p w14:paraId="1C9DBA27" w14:textId="77777777" w:rsidR="00B47E56" w:rsidRDefault="00B47E56" w:rsidP="003520F9">
      <w:pPr>
        <w:spacing w:after="0" w:line="360" w:lineRule="auto"/>
        <w:ind w:firstLine="2268"/>
        <w:jc w:val="both"/>
      </w:pPr>
    </w:p>
    <w:p w14:paraId="5B44DE94" w14:textId="77777777" w:rsidR="00624FBD" w:rsidRDefault="00624FBD" w:rsidP="00624FBD">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A </w:t>
      </w:r>
      <w:r>
        <w:rPr>
          <w:rFonts w:ascii="Arial" w:eastAsia="Arial" w:hAnsi="Arial" w:cs="Arial"/>
          <w:i/>
          <w:iCs/>
          <w:sz w:val="28"/>
          <w:szCs w:val="28"/>
        </w:rPr>
        <w:t xml:space="preserve">supressio</w:t>
      </w:r>
      <w:r>
        <w:rPr>
          <w:rFonts w:ascii="Arial" w:eastAsia="Arial" w:hAnsi="Arial" w:cs="Arial"/>
          <w:sz w:val="28"/>
          <w:szCs w:val="28"/>
        </w:rPr>
        <w:t xml:space="preserve"> </w:t>
      </w:r>
      <w:del w:id="1556" w:author="Assessor GDSXSR" w:date="2026-10-29T17:51:12Z">
        <w:r>
          <w:rPr>
            <w:rFonts w:ascii="Arial" w:eastAsia="Arial" w:hAnsi="Arial" w:cs="Arial"/>
            <w:sz w:val="28"/>
            <w:szCs w:val="28"/>
          </w:rPr>
          <w:delText xml:space="preserve">limita</w:delText>
        </w:r>
      </w:del>
      <w:ins w:id="1557" w:author="Assessor GDSXSR" w:date="2026-10-29T17:51:12Z">
        <w:r>
          <w:rPr>
            <w:rFonts w:ascii="Arial" w:eastAsia="Arial" w:hAnsi="Arial" w:cs="Arial"/>
            <w:color w:val="808080"/>
            <w:sz w:val="28"/>
            <w:szCs w:val="28"/>
          </w:rPr>
          <w:t xml:space="preserve">decorre</w:t>
        </w:r>
      </w:ins>
      <w:r>
        <w:rPr>
          <w:rFonts w:ascii="Arial" w:eastAsia="Arial" w:hAnsi="Arial" w:cs="Arial"/>
          <w:sz w:val="28"/>
          <w:szCs w:val="28"/>
        </w:rPr>
        <w:t xml:space="preserve"> </w:t>
      </w:r>
      <w:del w:id="1558" w:author="Assessor GDSXSR" w:date="2026-10-29T17:51:12Z">
        <w:r>
          <w:rPr>
            <w:rFonts w:ascii="Arial" w:eastAsia="Arial" w:hAnsi="Arial" w:cs="Arial"/>
            <w:sz w:val="28"/>
            <w:szCs w:val="28"/>
          </w:rPr>
          <w:delText xml:space="preserve">o exercício de determinada posição jurídica quando a</w:delText>
        </w:r>
      </w:del>
      <w:ins w:id="1559" w:author="Assessor GDSXSR" w:date="2026-10-29T17:51:12Z">
        <w:r>
          <w:rPr>
            <w:rFonts w:ascii="Arial" w:eastAsia="Arial" w:hAnsi="Arial" w:cs="Arial"/>
            <w:color w:val="808080"/>
            <w:sz w:val="28"/>
            <w:szCs w:val="28"/>
          </w:rPr>
          <w:t xml:space="preserve">da</w:t>
        </w:r>
      </w:ins>
      <w:r>
        <w:rPr>
          <w:rFonts w:ascii="Arial" w:eastAsia="Arial" w:hAnsi="Arial" w:cs="Arial"/>
          <w:sz w:val="28"/>
          <w:szCs w:val="28"/>
        </w:rPr>
        <w:t xml:space="preserve"> inércia prolongada do titular, </w:t>
      </w:r>
      <w:del w:id="1560" w:author="Assessor GDSXSR" w:date="2026-10-29T17:51:12Z">
        <w:r>
          <w:rPr>
            <w:rFonts w:ascii="Arial" w:eastAsia="Arial" w:hAnsi="Arial" w:cs="Arial"/>
            <w:sz w:val="28"/>
            <w:szCs w:val="28"/>
          </w:rPr>
          <w:delText xml:space="preserve">associada</w:delText>
        </w:r>
      </w:del>
      <w:ins w:id="1561" w:author="Assessor GDSXSR" w:date="2026-10-29T17:51:12Z">
        <w:r>
          <w:rPr>
            <w:rFonts w:ascii="Arial" w:eastAsia="Arial" w:hAnsi="Arial" w:cs="Arial"/>
            <w:color w:val="808080"/>
            <w:sz w:val="28"/>
            <w:szCs w:val="28"/>
          </w:rPr>
          <w:t xml:space="preserve">e o venire contra factum proprium, de conduta posterior incompatível com</w:t>
        </w:r>
      </w:ins>
      <w:r>
        <w:rPr>
          <w:rFonts w:ascii="Arial" w:eastAsia="Arial" w:hAnsi="Arial" w:cs="Arial"/>
          <w:sz w:val="28"/>
          <w:szCs w:val="28"/>
        </w:rPr>
        <w:t xml:space="preserve"> a </w:t>
      </w:r>
      <w:del w:id="1562" w:author="Assessor GDSXSR" w:date="2026-10-29T17:51:12Z">
        <w:r>
          <w:rPr>
            <w:rFonts w:ascii="Arial" w:eastAsia="Arial" w:hAnsi="Arial" w:cs="Arial"/>
            <w:sz w:val="28"/>
            <w:szCs w:val="28"/>
          </w:rPr>
          <w:delText xml:space="preserve">circunstâncias</w:delText>
        </w:r>
      </w:del>
      <w:ins w:id="1563" w:author="Assessor GDSXSR" w:date="2026-10-29T17:51:12Z">
        <w:r>
          <w:rPr>
            <w:rFonts w:ascii="Arial" w:eastAsia="Arial" w:hAnsi="Arial" w:cs="Arial"/>
            <w:color w:val="808080"/>
            <w:sz w:val="28"/>
            <w:szCs w:val="28"/>
          </w:rPr>
          <w:t xml:space="preserve">anterior;</w:t>
        </w:r>
      </w:ins>
      <w:r>
        <w:rPr>
          <w:rFonts w:ascii="Arial" w:eastAsia="Arial" w:hAnsi="Arial" w:cs="Arial"/>
          <w:sz w:val="28"/>
          <w:szCs w:val="28"/>
        </w:rPr>
        <w:t xml:space="preserve"> </w:t>
      </w:r>
      <w:del w:id="1564" w:author="Assessor GDSXSR" w:date="2026-10-29T17:51:12Z">
        <w:r>
          <w:rPr>
            <w:rFonts w:ascii="Arial" w:eastAsia="Arial" w:hAnsi="Arial" w:cs="Arial"/>
            <w:sz w:val="28"/>
            <w:szCs w:val="28"/>
          </w:rPr>
          <w:delText xml:space="preserve">concretas,</w:delText>
        </w:r>
      </w:del>
      <w:ins w:id="1565" w:author="Assessor GDSXSR" w:date="2026-10-29T17:51:12Z">
        <w:r>
          <w:rPr>
            <w:rFonts w:ascii="Arial" w:eastAsia="Arial" w:hAnsi="Arial" w:cs="Arial"/>
            <w:color w:val="808080"/>
            <w:sz w:val="28"/>
            <w:szCs w:val="28"/>
          </w:rPr>
          <w:t xml:space="preserve">ambos</w:t>
        </w:r>
      </w:ins>
      <w:r>
        <w:rPr>
          <w:rFonts w:ascii="Arial" w:eastAsia="Arial" w:hAnsi="Arial" w:cs="Arial"/>
          <w:sz w:val="28"/>
          <w:szCs w:val="28"/>
        </w:rPr>
        <w:t xml:space="preserve"> </w:t>
      </w:r>
      <w:del w:id="1566" w:author="Assessor GDSXSR" w:date="2026-10-29T17:51:12Z">
        <w:r>
          <w:rPr>
            <w:rFonts w:ascii="Arial" w:eastAsia="Arial" w:hAnsi="Arial" w:cs="Arial"/>
            <w:sz w:val="28"/>
            <w:szCs w:val="28"/>
          </w:rPr>
          <w:delText xml:space="preserve">cria na contraparte</w:delText>
        </w:r>
      </w:del>
      <w:ins w:id="1567" w:author="Assessor GDSXSR" w:date="2026-10-29T17:51:12Z">
        <w:r>
          <w:rPr>
            <w:rFonts w:ascii="Arial" w:eastAsia="Arial" w:hAnsi="Arial" w:cs="Arial"/>
            <w:color w:val="808080"/>
            <w:sz w:val="28"/>
            <w:szCs w:val="28"/>
          </w:rPr>
          <w:t xml:space="preserve">exigem</w:t>
        </w:r>
      </w:ins>
      <w:r>
        <w:rPr>
          <w:rFonts w:ascii="Arial" w:eastAsia="Arial" w:hAnsi="Arial" w:cs="Arial"/>
          <w:sz w:val="28"/>
          <w:szCs w:val="28"/>
        </w:rPr>
        <w:t xml:space="preserve"> confiança legítima</w:t>
      </w:r>
      <w:ins w:id="1568" w:author="Assessor GDSXSR" w:date="2026-10-29T17:51:12Z">
        <w:r>
          <w:rPr>
            <w:rFonts w:ascii="Arial" w:eastAsia="Arial" w:hAnsi="Arial" w:cs="Arial"/>
            <w:color w:val="808080"/>
            <w:sz w:val="28"/>
            <w:szCs w:val="28"/>
          </w:rPr>
          <w:t xml:space="preserve"> da contraparte</w:t>
        </w:r>
      </w:ins>
      <w:r>
        <w:rPr>
          <w:rFonts w:ascii="Arial" w:eastAsia="Arial" w:hAnsi="Arial" w:cs="Arial"/>
          <w:sz w:val="28"/>
          <w:szCs w:val="28"/>
        </w:rPr>
        <w:t xml:space="preserve"> de que o direito não será exercido.</w:t>
      </w:r>
    </w:p>
    <w:p w14:paraId="35D4252E" w14:textId="77777777" w:rsidR="003752F6" w:rsidRPr="00624FBD" w:rsidRDefault="003752F6" w:rsidP="00624FBD">
      <w:pPr>
        <w:spacing w:after="0" w:line="360" w:lineRule="auto"/>
        <w:ind w:firstLine="2268"/>
        <w:jc w:val="both"/>
        <w:rPr>
          <w:rFonts w:ascii="Arial" w:eastAsia="Arial" w:hAnsi="Arial" w:cs="Arial"/>
          <w:sz w:val="28"/>
          <w:szCs w:val="28"/>
        </w:rPr>
      </w:pPr>
    </w:p>
    <w:p w14:paraId="7C1BAC54" w14:textId="474607E5" w:rsidR="00624FBD" w:rsidRPr="00624FBD" w:rsidRDefault="008A0C6A" w:rsidP="00624FBD">
      <w:pPr>
        <w:spacing w:after="0" w:line="360" w:lineRule="auto"/>
        <w:ind w:firstLine="2268"/>
        <w:jc w:val="both"/>
        <w:rPr>
          <w:del w:id="1574" w:author="Assessor GDSXSR" w:date="2026-10-29T17:51:12Z"/>
          <w:rFonts w:ascii="Arial" w:eastAsia="Arial" w:hAnsi="Arial" w:cs="Arial"/>
          <w:sz w:val="28"/>
          <w:szCs w:val="28"/>
        </w:rPr>
      </w:pPr>
      <w:del w:id="1569" w:author="Assessor GDSXSR" w:date="2026-10-29T17:51:12Z">
        <w:r>
          <w:rPr>
            <w:rFonts w:ascii="Arial" w:eastAsia="Arial" w:hAnsi="Arial" w:cs="Arial"/>
            <w:sz w:val="28"/>
            <w:szCs w:val="28"/>
          </w:rPr>
          <w:delText>Por sua vez, o</w:delText>
        </w:r>
      </w:del>
      <w:del w:id="1570" w:author="Assessor GDSXSR" w:date="2026-10-29T17:51:12Z">
        <w:r w:rsidR="00624FBD" w:rsidRPr="00624FBD">
          <w:rPr>
            <w:rFonts w:ascii="Arial" w:eastAsia="Arial" w:hAnsi="Arial" w:cs="Arial"/>
            <w:sz w:val="28"/>
            <w:szCs w:val="28"/>
          </w:rPr>
          <w:delText xml:space="preserve"> </w:delText>
        </w:r>
      </w:del>
      <w:del w:id="1571" w:author="Assessor GDSXSR" w:date="2026-10-29T17:51:12Z">
        <w:r w:rsidR="00624FBD" w:rsidRPr="003752F6">
          <w:rPr>
            <w:rFonts w:ascii="Arial" w:eastAsia="Arial" w:hAnsi="Arial" w:cs="Arial"/>
            <w:i/>
            <w:iCs/>
            <w:sz w:val="28"/>
            <w:szCs w:val="28"/>
          </w:rPr>
          <w:delText>venire contra factum proprium</w:delText>
        </w:r>
      </w:del>
      <w:del w:id="1572" w:author="Assessor GDSXSR" w:date="2026-10-29T17:51:12Z">
        <w:r>
          <w:rPr>
            <w:rFonts w:ascii="Arial" w:eastAsia="Arial" w:hAnsi="Arial" w:cs="Arial"/>
            <w:sz w:val="28"/>
            <w:szCs w:val="28"/>
          </w:rPr>
          <w:delText xml:space="preserve"> </w:delText>
        </w:r>
      </w:del>
      <w:del w:id="1573" w:author="Assessor GDSXSR" w:date="2026-10-29T17:51:12Z">
        <w:r w:rsidR="00624FBD" w:rsidRPr="00624FBD">
          <w:rPr>
            <w:rFonts w:ascii="Arial" w:eastAsia="Arial" w:hAnsi="Arial" w:cs="Arial"/>
            <w:sz w:val="28"/>
            <w:szCs w:val="28"/>
          </w:rPr>
          <w:delText>impede comportamento posterior objetivamente incompatível com conduta anterior apta a gerar confiança justificável.</w:delText>
        </w:r>
      </w:del>
    </w:p>
    <w:p w14:paraId="5E77F97A" w14:textId="77777777" w:rsidR="003752F6" w:rsidRDefault="003752F6" w:rsidP="00624FBD">
      <w:pPr>
        <w:spacing w:after="0" w:line="360" w:lineRule="auto"/>
        <w:ind w:firstLine="2268"/>
        <w:jc w:val="both"/>
        <w:rPr>
          <w:del w:id="1575" w:author="Assessor GDSXSR" w:date="2026-10-29T17:51:12Z"/>
          <w:rFonts w:ascii="Arial" w:eastAsia="Arial" w:hAnsi="Arial" w:cs="Arial"/>
          <w:sz w:val="28"/>
          <w:szCs w:val="28"/>
        </w:rPr>
      </w:pPr>
    </w:p>
    <w:p w14:paraId="4CAF072E" w14:textId="67DB649B" w:rsidR="00624FBD" w:rsidRDefault="003752F6" w:rsidP="00624FBD">
      <w:pPr>
        <w:spacing w:after="0" w:line="360" w:lineRule="auto"/>
        <w:ind w:firstLine="2268"/>
        <w:jc w:val="both"/>
        <w:rPr>
          <w:del w:id="1627" w:author="Assessor GDSXSR" w:date="2026-10-29T17:51:12Z"/>
          <w:rFonts w:ascii="Arial" w:eastAsia="Arial" w:hAnsi="Arial" w:cs="Arial"/>
          <w:sz w:val="28"/>
          <w:szCs w:val="28"/>
        </w:rPr>
      </w:pPr>
      <w:del w:id="1625" w:author="Assessor GDSXSR" w:date="2026-10-29T17:51:12Z">
        <w:r>
          <w:rPr>
            <w:rFonts w:ascii="Arial" w:eastAsia="Arial" w:hAnsi="Arial" w:cs="Arial"/>
            <w:color w:val="808080"/>
            <w:sz w:val="28"/>
            <w:szCs w:val="28"/>
          </w:rPr>
          <w:delText>Destaco</w:delText>
        </w:r>
      </w:del>
      <w:del w:id="1626" w:author="Assessor GDSXSR" w:date="2026-10-29T17:51:12Z">
        <w:r>
          <w:rPr>
            <w:rFonts w:ascii="Arial" w:eastAsia="Arial" w:hAnsi="Arial" w:cs="Arial"/>
            <w:sz w:val="28"/>
            <w:szCs w:val="28"/>
          </w:rPr>
          <w:delText xml:space="preserve"> que a mera ausência de cobrança imediata não caracteriza esses institutos.</w:delText>
        </w:r>
      </w:del>
    </w:p>
    <w:p w14:paraId="773A71EC" w14:textId="77777777" w:rsidR="003752F6" w:rsidRPr="00624FBD" w:rsidRDefault="003752F6" w:rsidP="00624FBD">
      <w:pPr>
        <w:spacing w:after="0" w:line="360" w:lineRule="auto"/>
        <w:ind w:firstLine="2268"/>
        <w:jc w:val="both"/>
        <w:rPr>
          <w:del w:id="1628" w:author="Assessor GDSXSR" w:date="2026-10-29T17:51:12Z"/>
          <w:rFonts w:ascii="Arial" w:eastAsia="Arial" w:hAnsi="Arial" w:cs="Arial"/>
          <w:sz w:val="28"/>
          <w:szCs w:val="28"/>
        </w:rPr>
      </w:pPr>
    </w:p>
    <w:p w14:paraId="71B34281" w14:textId="77777777" w:rsidR="00624FBD" w:rsidRDefault="00624FBD" w:rsidP="00624FBD">
      <w:pPr>
        <w:spacing w:after="0" w:line="360" w:lineRule="auto"/>
        <w:ind w:firstLine="2268"/>
        <w:jc w:val="both"/>
        <w:rPr>
          <w:rFonts w:ascii="Arial" w:eastAsia="Arial" w:hAnsi="Arial" w:cs="Arial"/>
          <w:sz w:val="28"/>
          <w:szCs w:val="28"/>
        </w:rPr>
      </w:pPr>
      <w:del w:id="1576" w:author="Assessor GDSXSR" w:date="2026-10-29T17:51:12Z">
        <w:r>
          <w:rPr>
            <w:rFonts w:ascii="Arial" w:eastAsia="Arial" w:hAnsi="Arial" w:cs="Arial"/>
            <w:sz w:val="28"/>
            <w:szCs w:val="28"/>
          </w:rPr>
          <w:delText xml:space="preserve">O</w:delText>
        </w:r>
      </w:del>
      <w:ins w:id="1577" w:author="Assessor GDSXSR" w:date="2026-10-29T17:51:12Z">
        <w:r>
          <w:rPr>
            <w:rFonts w:ascii="Arial" w:eastAsia="Arial" w:hAnsi="Arial" w:cs="Arial"/>
            <w:color w:val="808080"/>
            <w:sz w:val="28"/>
            <w:szCs w:val="28"/>
            <w:highlight w:val="yellow"/>
          </w:rPr>
          <w:t xml:space="preserve">A</w:t>
        </w:r>
      </w:ins>
      <w:r>
        <w:rPr>
          <w:rFonts w:ascii="Arial" w:eastAsia="Arial" w:hAnsi="Arial" w:cs="Arial"/>
          <w:sz w:val="28"/>
          <w:szCs w:val="28"/>
          <w:highlight w:val="yellow"/>
          <w:rPrChange w:id="1608" w:author="Assessor GDSXSR" w:date="2026-10-29T17:51:12Z">
            <w:rPr>
              <w:rFonts w:ascii="Arial" w:eastAsia="Arial" w:hAnsi="Arial" w:cs="Arial"/>
              <w:sz w:val="28"/>
              <w:szCs w:val="28"/>
            </w:rPr>
          </w:rPrChange>
        </w:rPr>
        <w:t xml:space="preserve"> </w:t>
      </w:r>
      <w:del w:id="1578" w:author="Assessor GDSXSR" w:date="2026-10-29T17:51:12Z">
        <w:r>
          <w:rPr>
            <w:rFonts w:ascii="Arial" w:eastAsia="Arial" w:hAnsi="Arial" w:cs="Arial"/>
            <w:sz w:val="28"/>
            <w:szCs w:val="28"/>
          </w:rPr>
          <w:delText xml:space="preserve">credor</w:delText>
        </w:r>
      </w:del>
      <w:ins w:id="1579" w:author="Assessor GDSXSR" w:date="2026-10-29T17:51:12Z">
        <w:r>
          <w:rPr>
            <w:rFonts w:ascii="Arial" w:eastAsia="Arial" w:hAnsi="Arial" w:cs="Arial"/>
            <w:color w:val="808080"/>
            <w:sz w:val="28"/>
            <w:szCs w:val="28"/>
            <w:highlight w:val="yellow"/>
          </w:rPr>
          <w:t xml:space="preserve">mera</w:t>
        </w:r>
      </w:ins>
      <w:r>
        <w:rPr>
          <w:rFonts w:ascii="Arial" w:eastAsia="Arial" w:hAnsi="Arial" w:cs="Arial"/>
          <w:sz w:val="28"/>
          <w:szCs w:val="28"/>
          <w:highlight w:val="yellow"/>
          <w:rPrChange w:id="1609" w:author="Assessor GDSXSR" w:date="2026-10-29T17:51:12Z">
            <w:rPr>
              <w:rFonts w:ascii="Arial" w:eastAsia="Arial" w:hAnsi="Arial" w:cs="Arial"/>
              <w:sz w:val="28"/>
              <w:szCs w:val="28"/>
            </w:rPr>
          </w:rPrChange>
        </w:rPr>
        <w:t xml:space="preserve"> </w:t>
      </w:r>
      <w:del w:id="1580" w:author="Assessor GDSXSR" w:date="2026-10-29T17:51:12Z">
        <w:r>
          <w:rPr>
            <w:rFonts w:ascii="Arial" w:eastAsia="Arial" w:hAnsi="Arial" w:cs="Arial"/>
            <w:sz w:val="28"/>
            <w:szCs w:val="28"/>
          </w:rPr>
          <w:delText xml:space="preserve">dispõe</w:delText>
        </w:r>
      </w:del>
      <w:ins w:id="1581" w:author="Assessor GDSXSR" w:date="2026-10-29T17:51:12Z">
        <w:r>
          <w:rPr>
            <w:rFonts w:ascii="Arial" w:eastAsia="Arial" w:hAnsi="Arial" w:cs="Arial"/>
            <w:color w:val="808080"/>
            <w:sz w:val="28"/>
            <w:szCs w:val="28"/>
            <w:highlight w:val="yellow"/>
          </w:rPr>
          <w:t xml:space="preserve">ausência</w:t>
        </w:r>
      </w:ins>
      <w:r>
        <w:rPr>
          <w:rFonts w:ascii="Arial" w:eastAsia="Arial" w:hAnsi="Arial" w:cs="Arial"/>
          <w:sz w:val="28"/>
          <w:szCs w:val="28"/>
          <w:highlight w:val="yellow"/>
          <w:rPrChange w:id="1610" w:author="Assessor GDSXSR" w:date="2026-10-29T17:51:12Z">
            <w:rPr>
              <w:rFonts w:ascii="Arial" w:eastAsia="Arial" w:hAnsi="Arial" w:cs="Arial"/>
              <w:sz w:val="28"/>
              <w:szCs w:val="28"/>
            </w:rPr>
          </w:rPrChange>
        </w:rPr>
        <w:t xml:space="preserve"> </w:t>
      </w:r>
      <w:del w:id="1582" w:author="Assessor GDSXSR" w:date="2026-10-29T17:51:12Z">
        <w:r>
          <w:rPr>
            <w:rFonts w:ascii="Arial" w:eastAsia="Arial" w:hAnsi="Arial" w:cs="Arial"/>
            <w:sz w:val="28"/>
            <w:szCs w:val="28"/>
          </w:rPr>
          <w:delText xml:space="preserve">do</w:delText>
        </w:r>
      </w:del>
      <w:ins w:id="1583" w:author="Assessor GDSXSR" w:date="2026-10-29T17:51:12Z">
        <w:r>
          <w:rPr>
            <w:rFonts w:ascii="Arial" w:eastAsia="Arial" w:hAnsi="Arial" w:cs="Arial"/>
            <w:color w:val="808080"/>
            <w:sz w:val="28"/>
            <w:szCs w:val="28"/>
            <w:highlight w:val="yellow"/>
          </w:rPr>
          <w:t xml:space="preserve">de</w:t>
        </w:r>
      </w:ins>
      <w:r>
        <w:rPr>
          <w:rFonts w:ascii="Arial" w:eastAsia="Arial" w:hAnsi="Arial" w:cs="Arial"/>
          <w:sz w:val="28"/>
          <w:szCs w:val="28"/>
          <w:highlight w:val="yellow"/>
          <w:rPrChange w:id="1611" w:author="Assessor GDSXSR" w:date="2026-10-29T17:51:12Z">
            <w:rPr>
              <w:rFonts w:ascii="Arial" w:eastAsia="Arial" w:hAnsi="Arial" w:cs="Arial"/>
              <w:sz w:val="28"/>
              <w:szCs w:val="28"/>
            </w:rPr>
          </w:rPrChange>
        </w:rPr>
        <w:t xml:space="preserve"> </w:t>
      </w:r>
      <w:del w:id="1584" w:author="Assessor GDSXSR" w:date="2026-10-29T17:51:12Z">
        <w:r>
          <w:rPr>
            <w:rFonts w:ascii="Arial" w:eastAsia="Arial" w:hAnsi="Arial" w:cs="Arial"/>
            <w:sz w:val="28"/>
            <w:szCs w:val="28"/>
          </w:rPr>
          <w:delText xml:space="preserve">prazo</w:delText>
        </w:r>
      </w:del>
      <w:ins w:id="1585" w:author="Assessor GDSXSR" w:date="2026-10-29T17:51:12Z">
        <w:r>
          <w:rPr>
            <w:rFonts w:ascii="Arial" w:eastAsia="Arial" w:hAnsi="Arial" w:cs="Arial"/>
            <w:color w:val="808080"/>
            <w:sz w:val="28"/>
            <w:szCs w:val="28"/>
            <w:highlight w:val="yellow"/>
          </w:rPr>
          <w:t xml:space="preserve">cobrança</w:t>
        </w:r>
      </w:ins>
      <w:r>
        <w:rPr>
          <w:rFonts w:ascii="Arial" w:eastAsia="Arial" w:hAnsi="Arial" w:cs="Arial"/>
          <w:sz w:val="28"/>
          <w:szCs w:val="28"/>
          <w:highlight w:val="yellow"/>
          <w:rPrChange w:id="1612" w:author="Assessor GDSXSR" w:date="2026-10-29T17:51:12Z">
            <w:rPr>
              <w:rFonts w:ascii="Arial" w:eastAsia="Arial" w:hAnsi="Arial" w:cs="Arial"/>
              <w:sz w:val="28"/>
              <w:szCs w:val="28"/>
            </w:rPr>
          </w:rPrChange>
        </w:rPr>
        <w:t xml:space="preserve"> </w:t>
      </w:r>
      <w:del w:id="1586" w:author="Assessor GDSXSR" w:date="2026-10-29T17:51:12Z">
        <w:r>
          <w:rPr>
            <w:rFonts w:ascii="Arial" w:eastAsia="Arial" w:hAnsi="Arial" w:cs="Arial"/>
            <w:sz w:val="28"/>
            <w:szCs w:val="28"/>
          </w:rPr>
          <w:delText xml:space="preserve">prescricional</w:delText>
        </w:r>
      </w:del>
      <w:ins w:id="1587" w:author="Assessor GDSXSR" w:date="2026-10-29T17:51:12Z">
        <w:r>
          <w:rPr>
            <w:rFonts w:ascii="Arial" w:eastAsia="Arial" w:hAnsi="Arial" w:cs="Arial"/>
            <w:color w:val="808080"/>
            <w:sz w:val="28"/>
            <w:szCs w:val="28"/>
            <w:highlight w:val="yellow"/>
          </w:rPr>
          <w:t xml:space="preserve">imediata</w:t>
        </w:r>
      </w:ins>
      <w:r>
        <w:rPr>
          <w:rFonts w:ascii="Arial" w:eastAsia="Arial" w:hAnsi="Arial" w:cs="Arial"/>
          <w:sz w:val="28"/>
          <w:szCs w:val="28"/>
          <w:highlight w:val="yellow"/>
          <w:rPrChange w:id="1613" w:author="Assessor GDSXSR" w:date="2026-10-29T17:51:12Z">
            <w:rPr>
              <w:rFonts w:ascii="Arial" w:eastAsia="Arial" w:hAnsi="Arial" w:cs="Arial"/>
              <w:sz w:val="28"/>
              <w:szCs w:val="28"/>
            </w:rPr>
          </w:rPrChange>
        </w:rPr>
        <w:t xml:space="preserve"> </w:t>
      </w:r>
      <w:del w:id="1588" w:author="Assessor GDSXSR" w:date="2026-10-29T17:51:12Z">
        <w:r>
          <w:rPr>
            <w:rFonts w:ascii="Arial" w:eastAsia="Arial" w:hAnsi="Arial" w:cs="Arial"/>
            <w:sz w:val="28"/>
            <w:szCs w:val="28"/>
          </w:rPr>
          <w:delText xml:space="preserve">estabelecido</w:delText>
        </w:r>
      </w:del>
      <w:ins w:id="1589" w:author="Assessor GDSXSR" w:date="2026-10-29T17:51:12Z">
        <w:r>
          <w:rPr>
            <w:rFonts w:ascii="Arial" w:eastAsia="Arial" w:hAnsi="Arial" w:cs="Arial"/>
            <w:color w:val="808080"/>
            <w:sz w:val="28"/>
            <w:szCs w:val="28"/>
            <w:highlight w:val="yellow"/>
          </w:rPr>
          <w:t xml:space="preserve">não</w:t>
        </w:r>
      </w:ins>
      <w:r>
        <w:rPr>
          <w:rFonts w:ascii="Arial" w:eastAsia="Arial" w:hAnsi="Arial" w:cs="Arial"/>
          <w:sz w:val="28"/>
          <w:szCs w:val="28"/>
          <w:highlight w:val="yellow"/>
          <w:rPrChange w:id="1614" w:author="Assessor GDSXSR" w:date="2026-10-29T17:51:12Z">
            <w:rPr>
              <w:rFonts w:ascii="Arial" w:eastAsia="Arial" w:hAnsi="Arial" w:cs="Arial"/>
              <w:sz w:val="28"/>
              <w:szCs w:val="28"/>
            </w:rPr>
          </w:rPrChange>
        </w:rPr>
        <w:t xml:space="preserve"> </w:t>
      </w:r>
      <w:del w:id="1590" w:author="Assessor GDSXSR" w:date="2026-10-29T17:51:12Z">
        <w:r>
          <w:rPr>
            <w:rFonts w:ascii="Arial" w:eastAsia="Arial" w:hAnsi="Arial" w:cs="Arial"/>
            <w:sz w:val="28"/>
            <w:szCs w:val="28"/>
          </w:rPr>
          <w:delText xml:space="preserve">em</w:delText>
        </w:r>
      </w:del>
      <w:ins w:id="1591" w:author="Assessor GDSXSR" w:date="2026-10-29T17:51:12Z">
        <w:r>
          <w:rPr>
            <w:rFonts w:ascii="Arial" w:eastAsia="Arial" w:hAnsi="Arial" w:cs="Arial"/>
            <w:color w:val="808080"/>
            <w:sz w:val="28"/>
            <w:szCs w:val="28"/>
            <w:highlight w:val="yellow"/>
          </w:rPr>
          <w:t xml:space="preserve">caracteriza</w:t>
        </w:r>
      </w:ins>
      <w:r>
        <w:rPr>
          <w:rFonts w:ascii="Arial" w:eastAsia="Arial" w:hAnsi="Arial" w:cs="Arial"/>
          <w:sz w:val="28"/>
          <w:szCs w:val="28"/>
          <w:highlight w:val="yellow"/>
          <w:rPrChange w:id="1615" w:author="Assessor GDSXSR" w:date="2026-10-29T17:51:12Z">
            <w:rPr>
              <w:rFonts w:ascii="Arial" w:eastAsia="Arial" w:hAnsi="Arial" w:cs="Arial"/>
              <w:sz w:val="28"/>
              <w:szCs w:val="28"/>
            </w:rPr>
          </w:rPrChange>
        </w:rPr>
        <w:t xml:space="preserve"> </w:t>
      </w:r>
      <w:del w:id="1592" w:author="Assessor GDSXSR" w:date="2026-10-29T17:51:12Z">
        <w:r>
          <w:rPr>
            <w:rFonts w:ascii="Arial" w:eastAsia="Arial" w:hAnsi="Arial" w:cs="Arial"/>
            <w:sz w:val="28"/>
            <w:szCs w:val="28"/>
          </w:rPr>
          <w:delText xml:space="preserve">lei</w:delText>
        </w:r>
      </w:del>
      <w:ins w:id="1593" w:author="Assessor GDSXSR" w:date="2026-10-29T17:51:12Z">
        <w:r>
          <w:rPr>
            <w:rFonts w:ascii="Arial" w:eastAsia="Arial" w:hAnsi="Arial" w:cs="Arial"/>
            <w:color w:val="808080"/>
            <w:sz w:val="28"/>
            <w:szCs w:val="28"/>
            <w:highlight w:val="yellow"/>
          </w:rPr>
          <w:t xml:space="preserve">esses</w:t>
        </w:r>
      </w:ins>
      <w:r>
        <w:rPr>
          <w:rFonts w:ascii="Arial" w:eastAsia="Arial" w:hAnsi="Arial" w:cs="Arial"/>
          <w:sz w:val="28"/>
          <w:szCs w:val="28"/>
          <w:highlight w:val="yellow"/>
          <w:rPrChange w:id="1616" w:author="Assessor GDSXSR" w:date="2026-10-29T17:51:12Z">
            <w:rPr>
              <w:rFonts w:ascii="Arial" w:eastAsia="Arial" w:hAnsi="Arial" w:cs="Arial"/>
              <w:sz w:val="28"/>
              <w:szCs w:val="28"/>
            </w:rPr>
          </w:rPrChange>
        </w:rPr>
        <w:t xml:space="preserve"> </w:t>
      </w:r>
      <w:del w:id="1594" w:author="Assessor GDSXSR" w:date="2026-10-29T17:51:12Z">
        <w:r>
          <w:rPr>
            <w:rFonts w:ascii="Arial" w:eastAsia="Arial" w:hAnsi="Arial" w:cs="Arial"/>
            <w:sz w:val="28"/>
            <w:szCs w:val="28"/>
          </w:rPr>
          <w:delText xml:space="preserve">para</w:delText>
        </w:r>
      </w:del>
      <w:ins w:id="1595" w:author="Assessor GDSXSR" w:date="2026-10-29T17:51:12Z">
        <w:r>
          <w:rPr>
            <w:rFonts w:ascii="Arial" w:eastAsia="Arial" w:hAnsi="Arial" w:cs="Arial"/>
            <w:color w:val="808080"/>
            <w:sz w:val="28"/>
            <w:szCs w:val="28"/>
            <w:highlight w:val="yellow"/>
          </w:rPr>
          <w:t xml:space="preserve">institutos,</w:t>
        </w:r>
      </w:ins>
      <w:r>
        <w:rPr>
          <w:rFonts w:ascii="Arial" w:eastAsia="Arial" w:hAnsi="Arial" w:cs="Arial"/>
          <w:sz w:val="28"/>
          <w:szCs w:val="28"/>
          <w:highlight w:val="yellow"/>
          <w:rPrChange w:id="1617" w:author="Assessor GDSXSR" w:date="2026-10-29T17:51:12Z">
            <w:rPr>
              <w:rFonts w:ascii="Arial" w:eastAsia="Arial" w:hAnsi="Arial" w:cs="Arial"/>
              <w:sz w:val="28"/>
              <w:szCs w:val="28"/>
            </w:rPr>
          </w:rPrChange>
        </w:rPr>
        <w:t xml:space="preserve"> </w:t>
      </w:r>
      <w:del w:id="1596" w:author="Assessor GDSXSR" w:date="2026-10-29T17:51:12Z">
        <w:r>
          <w:rPr>
            <w:rFonts w:ascii="Arial" w:eastAsia="Arial" w:hAnsi="Arial" w:cs="Arial"/>
            <w:sz w:val="28"/>
            <w:szCs w:val="28"/>
          </w:rPr>
          <w:delText xml:space="preserve">exercer</w:delText>
        </w:r>
      </w:del>
      <w:ins w:id="1597" w:author="Assessor GDSXSR" w:date="2026-10-29T17:51:12Z">
        <w:r>
          <w:rPr>
            <w:rFonts w:ascii="Arial" w:eastAsia="Arial" w:hAnsi="Arial" w:cs="Arial"/>
            <w:color w:val="808080"/>
            <w:sz w:val="28"/>
            <w:szCs w:val="28"/>
            <w:highlight w:val="yellow"/>
          </w:rPr>
          <w:t xml:space="preserve">pois</w:t>
        </w:r>
      </w:ins>
      <w:r>
        <w:rPr>
          <w:rFonts w:ascii="Arial" w:eastAsia="Arial" w:hAnsi="Arial" w:cs="Arial"/>
          <w:sz w:val="28"/>
          <w:szCs w:val="28"/>
          <w:highlight w:val="yellow"/>
          <w:rPrChange w:id="1618" w:author="Assessor GDSXSR" w:date="2026-10-29T17:51:12Z">
            <w:rPr>
              <w:rFonts w:ascii="Arial" w:eastAsia="Arial" w:hAnsi="Arial" w:cs="Arial"/>
              <w:sz w:val="28"/>
              <w:szCs w:val="28"/>
            </w:rPr>
          </w:rPrChange>
        </w:rPr>
        <w:t xml:space="preserve"> a</w:t>
      </w:r>
      <w:del w:id="1598" w:author="Assessor GDSXSR" w:date="2026-10-29T17:51:12Z">
        <w:r>
          <w:rPr>
            <w:rFonts w:ascii="Arial" w:eastAsia="Arial" w:hAnsi="Arial" w:cs="Arial"/>
            <w:sz w:val="28"/>
            <w:szCs w:val="28"/>
          </w:rPr>
          <w:delText xml:space="preserve"> pretensão. </w:delText>
        </w:r>
        <w:r>
          <w:rPr>
            <w:rFonts w:ascii="Arial" w:eastAsia="Arial" w:hAnsi="Arial" w:cs="Arial"/>
            <w:sz w:val="28"/>
            <w:szCs w:val="28"/>
            <w:highlight w:val="yellow"/>
          </w:rPr>
          <w:delText xml:space="preserve">A</w:delText>
        </w:r>
      </w:del>
      <w:r>
        <w:rPr>
          <w:rFonts w:ascii="Arial" w:eastAsia="Arial" w:hAnsi="Arial" w:cs="Arial"/>
          <w:sz w:val="28"/>
          <w:szCs w:val="28"/>
          <w:highlight w:val="yellow"/>
          <w:rPrChange w:id="1619" w:author="Assessor GDSXSR" w:date="2026-10-29T17:51:12Z">
            <w:rPr>
              <w:rFonts w:ascii="Arial" w:eastAsia="Arial" w:hAnsi="Arial" w:cs="Arial"/>
              <w:sz w:val="28"/>
              <w:szCs w:val="28"/>
              <w:highlight w:val="yellow"/>
            </w:rPr>
          </w:rPrChange>
        </w:rPr>
        <w:t xml:space="preserve"> limitação do direito antes do </w:t>
      </w:r>
      <w:del w:id="1599" w:author="Assessor GDSXSR" w:date="2026-10-29T17:51:12Z">
        <w:r>
          <w:rPr>
            <w:rFonts w:ascii="Arial" w:eastAsia="Arial" w:hAnsi="Arial" w:cs="Arial"/>
            <w:sz w:val="28"/>
            <w:szCs w:val="28"/>
            <w:highlight w:val="yellow"/>
          </w:rPr>
          <w:delText xml:space="preserve">encerramento</w:delText>
        </w:r>
      </w:del>
      <w:ins w:id="1600" w:author="Assessor GDSXSR" w:date="2026-10-29T17:51:12Z">
        <w:r>
          <w:rPr>
            <w:rFonts w:ascii="Arial" w:eastAsia="Arial" w:hAnsi="Arial" w:cs="Arial"/>
            <w:color w:val="808080"/>
            <w:sz w:val="28"/>
            <w:szCs w:val="28"/>
            <w:highlight w:val="yellow"/>
          </w:rPr>
          <w:t xml:space="preserve">prazo</w:t>
        </w:r>
      </w:ins>
      <w:r>
        <w:rPr>
          <w:rFonts w:ascii="Arial" w:eastAsia="Arial" w:hAnsi="Arial" w:cs="Arial"/>
          <w:sz w:val="28"/>
          <w:szCs w:val="28"/>
          <w:highlight w:val="yellow"/>
          <w:rPrChange w:id="1620" w:author="Assessor GDSXSR" w:date="2026-10-29T17:51:12Z">
            <w:rPr>
              <w:rFonts w:ascii="Arial" w:eastAsia="Arial" w:hAnsi="Arial" w:cs="Arial"/>
              <w:sz w:val="28"/>
              <w:szCs w:val="28"/>
              <w:highlight w:val="yellow"/>
            </w:rPr>
          </w:rPrChange>
        </w:rPr>
        <w:t xml:space="preserve"> </w:t>
      </w:r>
      <w:del w:id="1601" w:author="Assessor GDSXSR" w:date="2026-10-29T17:51:12Z">
        <w:r>
          <w:rPr>
            <w:rFonts w:ascii="Arial" w:eastAsia="Arial" w:hAnsi="Arial" w:cs="Arial"/>
            <w:sz w:val="28"/>
            <w:szCs w:val="28"/>
            <w:highlight w:val="yellow"/>
          </w:rPr>
          <w:delText xml:space="preserve">desse prazo</w:delText>
        </w:r>
      </w:del>
      <w:ins w:id="1602" w:author="Assessor GDSXSR" w:date="2026-10-29T17:51:12Z">
        <w:r>
          <w:rPr>
            <w:rFonts w:ascii="Arial" w:eastAsia="Arial" w:hAnsi="Arial" w:cs="Arial"/>
            <w:color w:val="808080"/>
            <w:sz w:val="28"/>
            <w:szCs w:val="28"/>
            <w:highlight w:val="yellow"/>
          </w:rPr>
          <w:t xml:space="preserve">prescricional</w:t>
        </w:r>
      </w:ins>
      <w:r>
        <w:rPr>
          <w:rFonts w:ascii="Arial" w:eastAsia="Arial" w:hAnsi="Arial" w:cs="Arial"/>
          <w:sz w:val="28"/>
          <w:szCs w:val="28"/>
          <w:highlight w:val="yellow"/>
          <w:rPrChange w:id="1621" w:author="Assessor GDSXSR" w:date="2026-10-29T17:51:12Z">
            <w:rPr>
              <w:rFonts w:ascii="Arial" w:eastAsia="Arial" w:hAnsi="Arial" w:cs="Arial"/>
              <w:sz w:val="28"/>
              <w:szCs w:val="28"/>
              <w:highlight w:val="yellow"/>
            </w:rPr>
          </w:rPrChange>
        </w:rPr>
        <w:t xml:space="preserve"> exige comportamento </w:t>
      </w:r>
      <w:del w:id="1603" w:author="Assessor GDSXSR" w:date="2026-10-29T17:51:12Z">
        <w:r>
          <w:rPr>
            <w:rFonts w:ascii="Arial" w:eastAsia="Arial" w:hAnsi="Arial" w:cs="Arial"/>
            <w:sz w:val="28"/>
            <w:szCs w:val="28"/>
            <w:highlight w:val="yellow"/>
          </w:rPr>
          <w:delText xml:space="preserve">adicional, suficientemente </w:delText>
        </w:r>
      </w:del>
      <w:r>
        <w:rPr>
          <w:rFonts w:ascii="Arial" w:eastAsia="Arial" w:hAnsi="Arial" w:cs="Arial"/>
          <w:sz w:val="28"/>
          <w:szCs w:val="28"/>
          <w:highlight w:val="yellow"/>
          <w:rPrChange w:id="1622" w:author="Assessor GDSXSR" w:date="2026-10-29T17:51:12Z">
            <w:rPr>
              <w:rFonts w:ascii="Arial" w:eastAsia="Arial" w:hAnsi="Arial" w:cs="Arial"/>
              <w:sz w:val="28"/>
              <w:szCs w:val="28"/>
              <w:highlight w:val="yellow"/>
            </w:rPr>
          </w:rPrChange>
        </w:rPr>
        <w:t xml:space="preserve">qualificado </w:t>
      </w:r>
      <w:del w:id="1604" w:author="Assessor GDSXSR" w:date="2026-10-29T17:51:12Z">
        <w:r>
          <w:rPr>
            <w:rFonts w:ascii="Arial" w:eastAsia="Arial" w:hAnsi="Arial" w:cs="Arial"/>
            <w:sz w:val="28"/>
            <w:szCs w:val="28"/>
            <w:highlight w:val="yellow"/>
          </w:rPr>
          <w:delText xml:space="preserve">para</w:delText>
        </w:r>
      </w:del>
      <w:ins w:id="1605" w:author="Assessor GDSXSR" w:date="2026-10-29T17:51:12Z">
        <w:r>
          <w:rPr>
            <w:rFonts w:ascii="Arial" w:eastAsia="Arial" w:hAnsi="Arial" w:cs="Arial"/>
            <w:color w:val="808080"/>
            <w:sz w:val="28"/>
            <w:szCs w:val="28"/>
            <w:highlight w:val="yellow"/>
          </w:rPr>
          <w:t xml:space="preserve">que</w:t>
        </w:r>
      </w:ins>
      <w:r>
        <w:rPr>
          <w:rFonts w:ascii="Arial" w:eastAsia="Arial" w:hAnsi="Arial" w:cs="Arial"/>
          <w:sz w:val="28"/>
          <w:szCs w:val="28"/>
          <w:highlight w:val="yellow"/>
          <w:rPrChange w:id="1623" w:author="Assessor GDSXSR" w:date="2026-10-29T17:51:12Z">
            <w:rPr>
              <w:rFonts w:ascii="Arial" w:eastAsia="Arial" w:hAnsi="Arial" w:cs="Arial"/>
              <w:sz w:val="28"/>
              <w:szCs w:val="28"/>
              <w:highlight w:val="yellow"/>
            </w:rPr>
          </w:rPrChange>
        </w:rPr>
        <w:t xml:space="preserve"> </w:t>
      </w:r>
      <w:del w:id="1606" w:author="Assessor GDSXSR" w:date="2026-10-29T17:51:12Z">
        <w:r>
          <w:rPr>
            <w:rFonts w:ascii="Arial" w:eastAsia="Arial" w:hAnsi="Arial" w:cs="Arial"/>
            <w:sz w:val="28"/>
            <w:szCs w:val="28"/>
            <w:highlight w:val="yellow"/>
          </w:rPr>
          <w:delText xml:space="preserve">demonstrar</w:delText>
        </w:r>
      </w:del>
      <w:ins w:id="1607" w:author="Assessor GDSXSR" w:date="2026-10-29T17:51:12Z">
        <w:r>
          <w:rPr>
            <w:rFonts w:ascii="Arial" w:eastAsia="Arial" w:hAnsi="Arial" w:cs="Arial"/>
            <w:color w:val="808080"/>
            <w:sz w:val="28"/>
            <w:szCs w:val="28"/>
            <w:highlight w:val="yellow"/>
          </w:rPr>
          <w:t xml:space="preserve">demonstre</w:t>
        </w:r>
      </w:ins>
      <w:r>
        <w:rPr>
          <w:rFonts w:ascii="Arial" w:eastAsia="Arial" w:hAnsi="Arial" w:cs="Arial"/>
          <w:sz w:val="28"/>
          <w:szCs w:val="28"/>
          <w:highlight w:val="yellow"/>
          <w:rPrChange w:id="1624" w:author="Assessor GDSXSR" w:date="2026-10-29T17:51:12Z">
            <w:rPr>
              <w:rFonts w:ascii="Arial" w:eastAsia="Arial" w:hAnsi="Arial" w:cs="Arial"/>
              <w:sz w:val="28"/>
              <w:szCs w:val="28"/>
              <w:highlight w:val="yellow"/>
            </w:rPr>
          </w:rPrChange>
        </w:rPr>
        <w:t xml:space="preserve"> o abandono do crédito.</w:t>
      </w:r>
    </w:p>
    <w:p w14:paraId="3BF15EB9" w14:textId="77777777" w:rsidR="003752F6" w:rsidRPr="00624FBD" w:rsidRDefault="003752F6" w:rsidP="00624FBD">
      <w:pPr>
        <w:spacing w:after="0" w:line="360" w:lineRule="auto"/>
        <w:ind w:firstLine="2268"/>
        <w:jc w:val="both"/>
        <w:rPr>
          <w:rFonts w:ascii="Arial" w:eastAsia="Arial" w:hAnsi="Arial" w:cs="Arial"/>
          <w:sz w:val="28"/>
          <w:szCs w:val="28"/>
        </w:rPr>
      </w:pPr>
    </w:p>
    <w:p w14:paraId="5C1CE922" w14:textId="77777777" w:rsidR="00B94F40" w:rsidRDefault="00000000">
      <w:pPr>
        <w:spacing w:after="0" w:line="360" w:lineRule="auto"/>
        <w:ind w:firstLine="2268"/>
        <w:jc w:val="both"/>
      </w:pPr>
      <w:del w:id="1629" w:author="Assessor GDSXSR" w:date="2026-10-29T17:51:12Z">
        <w:r>
          <w:rPr>
            <w:rFonts w:ascii="Arial" w:eastAsia="Arial" w:hAnsi="Arial" w:cs="Arial"/>
            <w:sz w:val="28"/>
            <w:szCs w:val="28"/>
          </w:rPr>
          <w:delText xml:space="preserve">No caso, a</w:delText>
        </w:r>
      </w:del>
      <w:ins w:id="1630" w:author="Assessor GDSXSR" w:date="2026-10-29T17:51:12Z">
        <w:r>
          <w:rPr>
            <w:rFonts w:ascii="Arial" w:eastAsia="Arial" w:hAnsi="Arial" w:cs="Arial"/>
            <w:color w:val="808080"/>
            <w:sz w:val="28"/>
            <w:szCs w:val="28"/>
          </w:rPr>
          <w:t xml:space="preserve">A</w:t>
        </w:r>
      </w:ins>
      <w:r>
        <w:rPr>
          <w:rFonts w:ascii="Arial" w:eastAsia="Arial" w:hAnsi="Arial" w:cs="Arial"/>
          <w:sz w:val="28"/>
          <w:szCs w:val="28"/>
        </w:rPr>
        <w:t xml:space="preserve"> autora não declarou o perdão das mensalidades</w:t>
      </w:r>
      <w:del w:id="1631" w:author="Assessor GDSXSR" w:date="2026-10-29T17:51:12Z">
        <w:r>
          <w:rPr>
            <w:rFonts w:ascii="Arial" w:eastAsia="Arial" w:hAnsi="Arial" w:cs="Arial"/>
            <w:sz w:val="28"/>
            <w:szCs w:val="28"/>
          </w:rPr>
          <w:delText xml:space="preserve">,</w:delText>
        </w:r>
      </w:del>
      <w:r>
        <w:rPr>
          <w:rFonts w:ascii="Arial" w:eastAsia="Arial" w:hAnsi="Arial" w:cs="Arial"/>
          <w:sz w:val="28"/>
          <w:szCs w:val="28"/>
        </w:rPr>
        <w:t xml:space="preserve"> </w:t>
      </w:r>
      <w:del w:id="1632" w:author="Assessor GDSXSR" w:date="2026-10-29T17:51:12Z">
        <w:r>
          <w:rPr>
            <w:rFonts w:ascii="Arial" w:eastAsia="Arial" w:hAnsi="Arial" w:cs="Arial"/>
            <w:sz w:val="28"/>
            <w:szCs w:val="28"/>
          </w:rPr>
          <w:delText xml:space="preserve">não</w:delText>
        </w:r>
      </w:del>
      <w:ins w:id="1633" w:author="Assessor GDSXSR" w:date="2026-10-29T17:51:12Z">
        <w:r>
          <w:rPr>
            <w:rFonts w:ascii="Arial" w:eastAsia="Arial" w:hAnsi="Arial" w:cs="Arial"/>
            <w:color w:val="808080"/>
            <w:sz w:val="28"/>
            <w:szCs w:val="28"/>
          </w:rPr>
          <w:t xml:space="preserve">nem</w:t>
        </w:r>
      </w:ins>
      <w:r>
        <w:rPr>
          <w:rFonts w:ascii="Arial" w:eastAsia="Arial" w:hAnsi="Arial" w:cs="Arial"/>
          <w:sz w:val="28"/>
          <w:szCs w:val="28"/>
        </w:rPr>
        <w:t xml:space="preserve"> </w:t>
      </w:r>
      <w:del w:id="1634" w:author="Assessor GDSXSR" w:date="2026-10-29T17:51:12Z">
        <w:r>
          <w:rPr>
            <w:rFonts w:ascii="Arial" w:eastAsia="Arial" w:hAnsi="Arial" w:cs="Arial"/>
            <w:sz w:val="28"/>
            <w:szCs w:val="28"/>
          </w:rPr>
          <w:delText xml:space="preserve">forneceu</w:delText>
        </w:r>
      </w:del>
      <w:ins w:id="1635" w:author="Assessor GDSXSR" w:date="2026-10-29T17:51:12Z">
        <w:r>
          <w:rPr>
            <w:rFonts w:ascii="Arial" w:eastAsia="Arial" w:hAnsi="Arial" w:cs="Arial"/>
            <w:color w:val="808080"/>
            <w:sz w:val="28"/>
            <w:szCs w:val="28"/>
          </w:rPr>
          <w:t xml:space="preserve">deu</w:t>
        </w:r>
      </w:ins>
      <w:r>
        <w:rPr>
          <w:rFonts w:ascii="Arial" w:eastAsia="Arial" w:hAnsi="Arial" w:cs="Arial"/>
          <w:sz w:val="28"/>
          <w:szCs w:val="28"/>
        </w:rPr>
        <w:t xml:space="preserve"> recibo de quitação geral e</w:t>
      </w:r>
      <w:ins w:id="1636" w:author="Assessor GDSXSR" w:date="2026-10-29T17:51:12Z">
        <w:r>
          <w:rPr>
            <w:rFonts w:ascii="Arial" w:eastAsia="Arial" w:hAnsi="Arial" w:cs="Arial"/>
            <w:color w:val="808080"/>
            <w:sz w:val="28"/>
            <w:szCs w:val="28"/>
          </w:rPr>
          <w:t xml:space="preserve">,</w:t>
        </w:r>
      </w:ins>
      <w:r>
        <w:rPr>
          <w:rFonts w:ascii="Arial" w:eastAsia="Arial" w:hAnsi="Arial" w:cs="Arial"/>
          <w:sz w:val="28"/>
          <w:szCs w:val="28"/>
        </w:rPr>
        <w:t xml:space="preserve"> </w:t>
      </w:r>
      <w:del w:id="1637" w:author="Assessor GDSXSR" w:date="2026-10-29T17:51:12Z">
        <w:r>
          <w:rPr>
            <w:rFonts w:ascii="Arial" w:eastAsia="Arial" w:hAnsi="Arial" w:cs="Arial"/>
            <w:sz w:val="28"/>
            <w:szCs w:val="28"/>
          </w:rPr>
          <w:delText xml:space="preserve">não</w:delText>
        </w:r>
      </w:del>
      <w:ins w:id="1638" w:author="Assessor GDSXSR" w:date="2026-10-29T17:51:12Z">
        <w:r>
          <w:rPr>
            <w:rFonts w:ascii="Arial" w:eastAsia="Arial" w:hAnsi="Arial" w:cs="Arial"/>
            <w:color w:val="808080"/>
            <w:sz w:val="28"/>
            <w:szCs w:val="28"/>
          </w:rPr>
          <w:t xml:space="preserve">ao</w:t>
        </w:r>
      </w:ins>
      <w:r>
        <w:rPr>
          <w:rFonts w:ascii="Arial" w:eastAsia="Arial" w:hAnsi="Arial" w:cs="Arial"/>
          <w:sz w:val="28"/>
          <w:szCs w:val="28"/>
        </w:rPr>
        <w:t xml:space="preserve"> </w:t>
      </w:r>
      <w:del w:id="1639" w:author="Assessor GDSXSR" w:date="2026-10-29T17:51:12Z">
        <w:r>
          <w:rPr>
            <w:rFonts w:ascii="Arial" w:eastAsia="Arial" w:hAnsi="Arial" w:cs="Arial"/>
            <w:sz w:val="28"/>
            <w:szCs w:val="28"/>
          </w:rPr>
          <w:delText xml:space="preserve">confirmou</w:delText>
        </w:r>
      </w:del>
      <w:ins w:id="1640" w:author="Assessor GDSXSR" w:date="2026-10-29T17:51:12Z">
        <w:r>
          <w:rPr>
            <w:rFonts w:ascii="Arial" w:eastAsia="Arial" w:hAnsi="Arial" w:cs="Arial"/>
            <w:color w:val="808080"/>
            <w:sz w:val="28"/>
            <w:szCs w:val="28"/>
          </w:rPr>
          <w:t xml:space="preserve">contrário,</w:t>
        </w:r>
      </w:ins>
      <w:r>
        <w:rPr>
          <w:rFonts w:ascii="Arial" w:eastAsia="Arial" w:hAnsi="Arial" w:cs="Arial"/>
          <w:sz w:val="28"/>
          <w:szCs w:val="28"/>
        </w:rPr>
        <w:t xml:space="preserve"> </w:t>
      </w:r>
      <w:del w:id="1641" w:author="Assessor GDSXSR" w:date="2026-10-29T17:51:12Z">
        <w:r>
          <w:rPr>
            <w:rFonts w:ascii="Arial" w:eastAsia="Arial" w:hAnsi="Arial" w:cs="Arial"/>
            <w:sz w:val="28"/>
            <w:szCs w:val="28"/>
          </w:rPr>
          <w:delText xml:space="preserve">a</w:delText>
        </w:r>
      </w:del>
      <w:ins w:id="1642" w:author="Assessor GDSXSR" w:date="2026-10-29T17:51:12Z">
        <w:r>
          <w:rPr>
            <w:rFonts w:ascii="Arial" w:eastAsia="Arial" w:hAnsi="Arial" w:cs="Arial"/>
            <w:color w:val="808080"/>
            <w:sz w:val="28"/>
            <w:szCs w:val="28"/>
          </w:rPr>
          <w:t xml:space="preserve">comunicou</w:t>
        </w:r>
      </w:ins>
      <w:r>
        <w:rPr>
          <w:rFonts w:ascii="Arial" w:eastAsia="Arial" w:hAnsi="Arial" w:cs="Arial"/>
          <w:sz w:val="28"/>
          <w:szCs w:val="28"/>
        </w:rPr>
        <w:t xml:space="preserve"> </w:t>
      </w:r>
      <w:del w:id="1643" w:author="Assessor GDSXSR" w:date="2026-10-29T17:51:12Z">
        <w:r>
          <w:rPr>
            <w:rFonts w:ascii="Arial" w:eastAsia="Arial" w:hAnsi="Arial" w:cs="Arial"/>
            <w:sz w:val="28"/>
            <w:szCs w:val="28"/>
          </w:rPr>
          <w:delText xml:space="preserve">substituição</w:delText>
        </w:r>
      </w:del>
      <w:ins w:id="1644" w:author="Assessor GDSXSR" w:date="2026-10-29T17:51:12Z">
        <w:r>
          <w:rPr>
            <w:rFonts w:ascii="Arial" w:eastAsia="Arial" w:hAnsi="Arial" w:cs="Arial"/>
            <w:color w:val="808080"/>
            <w:sz w:val="28"/>
            <w:szCs w:val="28"/>
          </w:rPr>
          <w:t xml:space="preserve">as parcelas pendentes, o que afasta comportamento inequívoco de abandono</w:t>
        </w:r>
      </w:ins>
      <w:r>
        <w:rPr>
          <w:rFonts w:ascii="Arial" w:eastAsia="Arial" w:hAnsi="Arial" w:cs="Arial"/>
          <w:sz w:val="28"/>
          <w:szCs w:val="28"/>
        </w:rPr>
        <w:t xml:space="preserve"> do </w:t>
      </w:r>
      <w:del w:id="1645" w:author="Assessor GDSXSR" w:date="2026-10-29T17:51:12Z">
        <w:r>
          <w:rPr>
            <w:rFonts w:ascii="Arial" w:eastAsia="Arial" w:hAnsi="Arial" w:cs="Arial"/>
            <w:sz w:val="28"/>
            <w:szCs w:val="28"/>
          </w:rPr>
          <w:delText xml:space="preserve">débito</w:delText>
        </w:r>
      </w:del>
      <w:ins w:id="1646" w:author="Assessor GDSXSR" w:date="2026-10-29T17:51:12Z">
        <w:r>
          <w:rPr>
            <w:rFonts w:ascii="Arial" w:eastAsia="Arial" w:hAnsi="Arial" w:cs="Arial"/>
            <w:color w:val="808080"/>
            <w:sz w:val="28"/>
            <w:szCs w:val="28"/>
          </w:rPr>
          <w:t xml:space="preserve">crédito</w:t>
        </w:r>
      </w:ins>
      <w:r>
        <w:rPr>
          <w:rFonts w:ascii="Arial" w:eastAsia="Arial" w:hAnsi="Arial" w:cs="Arial"/>
          <w:sz w:val="28"/>
          <w:szCs w:val="28"/>
        </w:rPr>
        <w:t xml:space="preserve"> </w:t>
      </w:r>
      <w:del w:id="1647" w:author="Assessor GDSXSR" w:date="2026-10-29T17:51:12Z">
        <w:r>
          <w:rPr>
            <w:rFonts w:ascii="Arial" w:eastAsia="Arial" w:hAnsi="Arial" w:cs="Arial"/>
            <w:sz w:val="28"/>
            <w:szCs w:val="28"/>
          </w:rPr>
          <w:delText xml:space="preserve">por</w:delText>
        </w:r>
      </w:del>
      <w:ins w:id="1648" w:author="Assessor GDSXSR" w:date="2026-10-29T17:51:12Z">
        <w:r>
          <w:rPr>
            <w:rFonts w:ascii="Arial" w:eastAsia="Arial" w:hAnsi="Arial" w:cs="Arial"/>
            <w:color w:val="808080"/>
            <w:sz w:val="28"/>
            <w:szCs w:val="28"/>
          </w:rPr>
          <w:t xml:space="preserve">(ID</w:t>
        </w:r>
      </w:ins>
      <w:r>
        <w:rPr>
          <w:rFonts w:ascii="Arial" w:eastAsia="Arial" w:hAnsi="Arial" w:cs="Arial"/>
          <w:sz w:val="28"/>
          <w:szCs w:val="28"/>
        </w:rPr>
        <w:t xml:space="preserve"> </w:t>
      </w:r>
      <w:del w:id="1649" w:author="Assessor GDSXSR" w:date="2026-10-29T17:51:12Z">
        <w:r>
          <w:rPr>
            <w:rFonts w:ascii="Arial" w:eastAsia="Arial" w:hAnsi="Arial" w:cs="Arial"/>
            <w:sz w:val="28"/>
            <w:szCs w:val="28"/>
          </w:rPr>
          <w:delText xml:space="preserve">nova obrigação</w:delText>
        </w:r>
      </w:del>
      <w:ins w:id="1650" w:author="Assessor GDSXSR" w:date="2026-10-29T17:51:12Z">
        <w:r>
          <w:rPr>
            <w:rFonts w:ascii="Arial" w:eastAsia="Arial" w:hAnsi="Arial" w:cs="Arial"/>
            <w:color w:val="808080"/>
            <w:sz w:val="28"/>
            <w:szCs w:val="28"/>
          </w:rPr>
          <w:t xml:space="preserve">259272774)</w:t>
        </w:r>
      </w:ins>
      <w:r>
        <w:rPr>
          <w:rFonts w:ascii="Arial" w:eastAsia="Arial" w:hAnsi="Arial" w:cs="Arial"/>
          <w:sz w:val="28"/>
          <w:szCs w:val="28"/>
        </w:rPr>
        <w:t xml:space="preserve">.</w:t>
      </w:r>
    </w:p>
    <w:p w14:paraId="5C28ACB2" w14:textId="77777777" w:rsidR="00B94F40" w:rsidRDefault="00B94F40">
      <w:pPr>
        <w:spacing w:after="0" w:line="360" w:lineRule="auto"/>
        <w:ind w:firstLine="2268"/>
        <w:jc w:val="both"/>
      </w:pPr>
    </w:p>
    <w:p w14:paraId="55CF63AB" w14:textId="55150735" w:rsidR="00624FBD" w:rsidRDefault="00624FBD" w:rsidP="00624FBD">
      <w:pPr>
        <w:spacing w:after="0" w:line="360" w:lineRule="auto"/>
        <w:ind w:firstLine="2268"/>
        <w:jc w:val="both"/>
        <w:rPr>
          <w:del w:id="1653" w:author="Assessor GDSXSR" w:date="2026-10-29T17:51:12Z"/>
          <w:rFonts w:ascii="Arial" w:eastAsia="Arial" w:hAnsi="Arial" w:cs="Arial"/>
          <w:sz w:val="28"/>
          <w:szCs w:val="28"/>
        </w:rPr>
      </w:pPr>
      <w:del w:id="1651" w:author="Assessor GDSXSR" w:date="2026-10-29T17:51:12Z">
        <w:r>
          <w:rPr>
            <w:rFonts w:ascii="Arial" w:eastAsia="Arial" w:hAnsi="Arial" w:cs="Arial"/>
            <w:sz w:val="28"/>
            <w:szCs w:val="28"/>
            <w:highlight w:val="yellow"/>
          </w:rPr>
          <w:delText>Ao contrário, a posterior comunicação acerca das parcelas que a autora considerava pendentes afasta a existência de comportamento inequívoco de abandono definitivo do crédito</w:delText>
        </w:r>
      </w:del>
      <w:del w:id="1652" w:author="Assessor GDSXSR" w:date="2026-10-29T17:51:12Z">
        <w:r>
          <w:rPr>
            <w:rFonts w:ascii="Arial" w:eastAsia="Arial" w:hAnsi="Arial" w:cs="Arial"/>
            <w:sz w:val="28"/>
            <w:szCs w:val="28"/>
          </w:rPr>
          <w:delText xml:space="preserve"> (ID 259272774).</w:delText>
        </w:r>
      </w:del>
    </w:p>
    <w:p w14:paraId="1FFA82A0" w14:textId="77777777" w:rsidR="003D7E0C" w:rsidRDefault="003D7E0C" w:rsidP="00624FBD">
      <w:pPr>
        <w:spacing w:after="0" w:line="360" w:lineRule="auto"/>
        <w:ind w:firstLine="2268"/>
        <w:jc w:val="both"/>
        <w:rPr>
          <w:del w:id="1654" w:author="Assessor GDSXSR" w:date="2026-10-29T17:51:12Z"/>
          <w:rFonts w:ascii="Arial" w:eastAsia="Arial" w:hAnsi="Arial" w:cs="Arial"/>
          <w:sz w:val="28"/>
          <w:szCs w:val="28"/>
        </w:rPr>
      </w:pPr>
    </w:p>
    <w:p w14:paraId="7863C75C" w14:textId="486B8EE8" w:rsidR="003D7E0C" w:rsidRDefault="003D7E0C" w:rsidP="00624FBD">
      <w:pPr>
        <w:spacing w:after="0" w:line="360" w:lineRule="auto"/>
        <w:ind w:firstLine="2268"/>
        <w:jc w:val="both"/>
        <w:rPr>
          <w:rFonts w:ascii="Arial" w:eastAsia="Arial" w:hAnsi="Arial" w:cs="Arial"/>
          <w:sz w:val="28"/>
          <w:szCs w:val="28"/>
        </w:rPr>
      </w:pPr>
      <w:commentRangeStart w:id="29"/>
      <w:r>
        <w:rPr>
          <w:rFonts w:ascii="Arial" w:eastAsia="Arial" w:hAnsi="Arial" w:cs="Arial"/>
          <w:sz w:val="28"/>
          <w:szCs w:val="28"/>
        </w:rPr>
        <w:t>Nesse sentido:</w:t>
      </w:r>
      <w:commentRangeEnd w:id="29"/>
      <w:r>
        <w:rPr>
          <w:rStyle w:val="Refdecomentrio"/>
          <w:rFonts w:ascii="Arial" w:eastAsia="Arial" w:hAnsi="Arial" w:cs="Arial"/>
          <w:sz w:val="28"/>
          <w:szCs w:val="28"/>
        </w:rPr>
        <w:commentReference w:id="29"/>
      </w:r>
    </w:p>
    <w:p w14:paraId="1FD14064" w14:textId="77777777" w:rsidR="003D7E0C" w:rsidRDefault="003D7E0C" w:rsidP="00624FBD">
      <w:pPr>
        <w:spacing w:after="0" w:line="360" w:lineRule="auto"/>
        <w:ind w:firstLine="2268"/>
        <w:jc w:val="both"/>
        <w:rPr>
          <w:rFonts w:ascii="Arial" w:eastAsia="Arial" w:hAnsi="Arial" w:cs="Arial"/>
          <w:sz w:val="28"/>
          <w:szCs w:val="28"/>
        </w:rPr>
      </w:pPr>
    </w:p>
    <w:p w14:paraId="1CE8EBBC" w14:textId="77777777" w:rsidR="003D7E0C" w:rsidRPr="00641881" w:rsidRDefault="003D7E0C" w:rsidP="003D7E0C">
      <w:pPr>
        <w:spacing w:after="0" w:line="360" w:lineRule="auto"/>
        <w:ind w:left="2268"/>
        <w:jc w:val="both"/>
        <w:rPr>
          <w:rFonts w:ascii="Arial" w:eastAsia="Arial" w:hAnsi="Arial" w:cs="Arial"/>
          <w:i/>
          <w:iCs/>
          <w:sz w:val="26"/>
          <w:szCs w:val="26"/>
        </w:rPr>
      </w:pPr>
      <w:r>
        <w:rPr>
          <w:rFonts w:ascii="Arial" w:eastAsia="Arial" w:hAnsi="Arial" w:cs="Arial"/>
          <w:i/>
          <w:iCs/>
          <w:color w:val="808080"/>
          <w:sz w:val="26"/>
          <w:szCs w:val="26"/>
        </w:rPr>
        <w:t xml:space="preserve">“(...)</w:t>
      </w:r>
      <w:del w:id="1655" w:author="Assessor GDSXSR" w:date="2026-10-29T17:51:12Z">
        <w:r>
          <w:rPr>
            <w:rFonts w:ascii="Arial" w:eastAsia="Arial" w:hAnsi="Arial" w:cs="Arial"/>
            <w:i/>
            <w:iCs/>
            <w:color w:val="808080"/>
            <w:sz w:val="26"/>
            <w:szCs w:val="26"/>
          </w:rPr>
          <w:delText xml:space="preserve"> </w:delText>
        </w:r>
        <w:r>
          <w:rPr>
            <w:rFonts w:ascii="Arial" w:eastAsia="Arial" w:hAnsi="Arial" w:cs="Arial"/>
            <w:i/>
            <w:iCs/>
            <w:sz w:val="26"/>
            <w:szCs w:val="26"/>
          </w:rPr>
          <w:delText xml:space="preserve">2. Em raciocínio diverso àquele aplicado na produção de provas na esfera penal,</w:delText>
        </w:r>
      </w:del>
      <w:r>
        <w:rPr>
          <w:rFonts w:ascii="Arial" w:eastAsia="Arial" w:hAnsi="Arial" w:cs="Arial"/>
          <w:i/>
          <w:iCs/>
          <w:sz w:val="26"/>
          <w:szCs w:val="26"/>
        </w:rPr>
        <w:t xml:space="preserve"> </w:t>
      </w:r>
      <w:r>
        <w:rPr>
          <w:rFonts w:ascii="Arial" w:eastAsia="Arial" w:hAnsi="Arial" w:cs="Arial"/>
          <w:i/>
          <w:iCs/>
          <w:sz w:val="26"/>
          <w:szCs w:val="26"/>
          <w:u w:val="single"/>
        </w:rPr>
        <w:t xml:space="preserve">é válida a veiculação de conversas por meio de aplicativo </w:t>
      </w:r>
      <w:r>
        <w:rPr>
          <w:rFonts w:ascii="Arial" w:eastAsia="Arial" w:hAnsi="Arial" w:cs="Arial"/>
          <w:i/>
          <w:iCs/>
          <w:sz w:val="26"/>
          <w:szCs w:val="26"/>
          <w:u w:val="single"/>
        </w:rPr>
        <w:t xml:space="preserve">(WhatsApp) como elemento que corrobora o fato constitutivo alegado</w:t>
      </w:r>
      <w:del w:id="1656" w:author="Assessor GDSXSR" w:date="2026-10-29T17:51:12Z">
        <w:r>
          <w:rPr>
            <w:rFonts w:ascii="Arial" w:eastAsia="Arial" w:hAnsi="Arial" w:cs="Arial"/>
            <w:i/>
            <w:iCs/>
            <w:sz w:val="26"/>
            <w:szCs w:val="26"/>
          </w:rPr>
          <w:delText xml:space="preserve">, tratando-se de modalidade atípica de prova admitida pela legislação processual civil e com aptidão de influir eficazmente na convicção do julgador (art. 369 do CPC), cuja impugnação deve ocorrer de forma específica, e não genérica, nos limites estabelecidos no art. 436 do Código de Processo Civil.</w:delText>
        </w:r>
      </w:del>
      <w:r>
        <w:rPr>
          <w:rFonts w:ascii="Arial" w:eastAsia="Arial" w:hAnsi="Arial" w:cs="Arial"/>
          <w:i/>
          <w:iCs/>
          <w:color w:val="808080"/>
          <w:sz w:val="26"/>
          <w:szCs w:val="26"/>
        </w:rPr>
        <w:t xml:space="preserve"> (...)” (Acórdão 1992116, 0710978-63.2023.8.07.0019, Relator(a): LUCIMEIRE MARIA DA SILVA, 5ª TURMA CÍVEL, data de julgamento: 24/04/2025, publicado no DJe: 09/05/2025.) – Grifei</w:t>
      </w:r>
    </w:p>
    <w:p w14:paraId="12C95692" w14:textId="77777777" w:rsidR="003D7E0C" w:rsidRPr="00641881" w:rsidRDefault="003D7E0C" w:rsidP="003D7E0C">
      <w:pPr>
        <w:spacing w:after="0" w:line="360" w:lineRule="auto"/>
        <w:ind w:left="2268"/>
        <w:jc w:val="both"/>
        <w:rPr>
          <w:rFonts w:ascii="Arial" w:eastAsia="Arial" w:hAnsi="Arial" w:cs="Arial"/>
          <w:sz w:val="26"/>
          <w:szCs w:val="26"/>
        </w:rPr>
      </w:pPr>
    </w:p>
    <w:p w14:paraId="1BDD55B4" w14:textId="306B7574" w:rsidR="00C543B3" w:rsidRDefault="00C543B3" w:rsidP="00624FBD">
      <w:pPr>
        <w:spacing w:after="0" w:line="360" w:lineRule="auto"/>
        <w:ind w:firstLine="2268"/>
        <w:jc w:val="both"/>
        <w:rPr>
          <w:rFonts w:ascii="Arial" w:eastAsia="Arial" w:hAnsi="Arial" w:cs="Arial"/>
          <w:sz w:val="28"/>
          <w:szCs w:val="28"/>
        </w:rPr>
      </w:pPr>
      <w:del w:id="1657" w:author="Assessor GDSXSR" w:date="2026-10-29T17:51:12Z">
        <w:r>
          <w:rPr>
            <w:rFonts w:ascii="Arial" w:eastAsia="Arial" w:hAnsi="Arial" w:cs="Arial"/>
            <w:sz w:val="28"/>
            <w:szCs w:val="28"/>
            <w:highlight w:val="yellow"/>
          </w:rPr>
          <w:delText xml:space="preserve">Ausentes comportamento inequívoco da credora, confiança objetivamente justificável e alteração relevante da posição jurídica do devedor, não</w:delText>
        </w:r>
      </w:del>
      <w:ins w:id="1658" w:author="Assessor GDSXSR" w:date="2026-10-29T17:51:12Z">
        <w:r>
          <w:rPr>
            <w:rFonts w:ascii="Arial" w:eastAsia="Arial" w:hAnsi="Arial" w:cs="Arial"/>
            <w:color w:val="808080"/>
            <w:sz w:val="28"/>
            <w:szCs w:val="28"/>
            <w:highlight w:val="yellow"/>
          </w:rPr>
          <w:t xml:space="preserve">Não</w:t>
        </w:r>
      </w:ins>
      <w:r>
        <w:rPr>
          <w:rFonts w:ascii="Arial" w:eastAsia="Arial" w:hAnsi="Arial" w:cs="Arial"/>
          <w:sz w:val="28"/>
          <w:szCs w:val="28"/>
          <w:highlight w:val="yellow"/>
        </w:rPr>
        <w:t xml:space="preserve"> se configuram a </w:t>
      </w:r>
      <w:r>
        <w:rPr>
          <w:rFonts w:ascii="Arial" w:eastAsia="Arial" w:hAnsi="Arial" w:cs="Arial"/>
          <w:i/>
          <w:iCs/>
          <w:sz w:val="28"/>
          <w:szCs w:val="28"/>
          <w:highlight w:val="yellow"/>
        </w:rPr>
        <w:t xml:space="preserve">supressio</w:t>
      </w:r>
      <w:r>
        <w:rPr>
          <w:rFonts w:ascii="Arial" w:eastAsia="Arial" w:hAnsi="Arial" w:cs="Arial"/>
          <w:sz w:val="28"/>
          <w:szCs w:val="28"/>
          <w:highlight w:val="yellow"/>
        </w:rPr>
        <w:t xml:space="preserve"> </w:t>
      </w:r>
      <w:del w:id="1659" w:author="Assessor GDSXSR" w:date="2026-10-29T17:51:12Z">
        <w:r>
          <w:rPr>
            <w:rFonts w:ascii="Arial" w:eastAsia="Arial" w:hAnsi="Arial" w:cs="Arial"/>
            <w:sz w:val="28"/>
            <w:szCs w:val="28"/>
            <w:highlight w:val="yellow"/>
          </w:rPr>
          <w:delText xml:space="preserve">ou</w:delText>
        </w:r>
      </w:del>
      <w:ins w:id="1660" w:author="Assessor GDSXSR" w:date="2026-10-29T17:51:12Z">
        <w:r>
          <w:rPr>
            <w:rFonts w:ascii="Arial" w:eastAsia="Arial" w:hAnsi="Arial" w:cs="Arial"/>
            <w:color w:val="808080"/>
            <w:sz w:val="28"/>
            <w:szCs w:val="28"/>
            <w:highlight w:val="yellow"/>
          </w:rPr>
          <w:t xml:space="preserve">nem</w:t>
        </w:r>
      </w:ins>
      <w:r>
        <w:rPr>
          <w:rFonts w:ascii="Arial" w:eastAsia="Arial" w:hAnsi="Arial" w:cs="Arial"/>
          <w:sz w:val="28"/>
          <w:szCs w:val="28"/>
          <w:highlight w:val="yellow"/>
        </w:rPr>
        <w:t xml:space="preserve"> o </w:t>
      </w:r>
      <w:r>
        <w:rPr>
          <w:rFonts w:ascii="Arial" w:eastAsia="Arial" w:hAnsi="Arial" w:cs="Arial"/>
          <w:i/>
          <w:iCs/>
          <w:sz w:val="28"/>
          <w:szCs w:val="28"/>
          <w:highlight w:val="yellow"/>
        </w:rPr>
        <w:t xml:space="preserve">venire contra factum proprium.</w:t>
      </w:r>
    </w:p>
    <w:p w14:paraId="333C9A4F" w14:textId="77777777" w:rsidR="00860C17" w:rsidRDefault="00860C17" w:rsidP="00624FBD">
      <w:pPr>
        <w:spacing w:after="0" w:line="360" w:lineRule="auto"/>
        <w:ind w:firstLine="2268"/>
        <w:jc w:val="both"/>
        <w:rPr>
          <w:rFonts w:ascii="Arial" w:eastAsia="Arial" w:hAnsi="Arial" w:cs="Arial"/>
          <w:sz w:val="28"/>
          <w:szCs w:val="28"/>
        </w:rPr>
      </w:pPr>
    </w:p>
    <w:p w14:paraId="19242B56" w14:textId="24D35F40" w:rsidR="00860C17" w:rsidRPr="00860C17" w:rsidRDefault="009B08DD" w:rsidP="00624FBD">
      <w:pPr>
        <w:spacing w:after="0" w:line="360" w:lineRule="auto"/>
        <w:ind w:firstLine="2268"/>
        <w:jc w:val="both"/>
        <w:rPr>
          <w:rFonts w:ascii="Arial" w:eastAsia="Arial" w:hAnsi="Arial" w:cs="Arial"/>
          <w:sz w:val="28"/>
          <w:szCs w:val="28"/>
          <w:u w:val="single"/>
        </w:rPr>
      </w:pPr>
      <w:commentRangeStart w:id="30"/>
      <w:r>
        <w:rPr>
          <w:rFonts w:ascii="Arial" w:eastAsia="Arial" w:hAnsi="Arial" w:cs="Arial"/>
          <w:sz w:val="28"/>
          <w:szCs w:val="28"/>
          <w:highlight w:val="yellow"/>
          <w:u w:val="single"/>
          <w:rPrChange w:id="1760" w:author="Assessor GDSXSR" w:date="2026-10-29T17:51:12Z">
            <w:rPr>
              <w:rFonts w:ascii="Arial" w:eastAsia="Arial" w:hAnsi="Arial" w:cs="Arial"/>
              <w:sz w:val="28"/>
              <w:szCs w:val="28"/>
              <w:highlight w:val="yellow"/>
              <w:u w:val="single"/>
            </w:rPr>
          </w:rPrChange>
        </w:rPr>
        <w:t>Assim, nego provimento ao apelo</w:t>
      </w:r>
      <w:r>
        <w:rPr>
          <w:rFonts w:ascii="Arial" w:eastAsia="Arial" w:hAnsi="Arial" w:cs="Arial"/>
          <w:color w:val="808080"/>
          <w:sz w:val="28"/>
          <w:szCs w:val="28"/>
          <w:highlight w:val="yellow"/>
          <w:u w:val="single"/>
          <w:rPrChange w:id="1761" w:author="Assessor GDSXSR" w:date="2026-10-29T17:51:12Z">
            <w:rPr>
              <w:rFonts w:ascii="Arial" w:eastAsia="Arial" w:hAnsi="Arial" w:cs="Arial"/>
              <w:color w:val="808080"/>
              <w:sz w:val="28"/>
              <w:szCs w:val="28"/>
              <w:u w:val="single"/>
            </w:rPr>
          </w:rPrChange>
        </w:rPr>
        <w:t>,</w:t>
      </w:r>
      <w:r>
        <w:rPr>
          <w:rFonts w:ascii="Arial" w:eastAsia="Arial" w:hAnsi="Arial" w:cs="Arial"/>
          <w:sz w:val="28"/>
          <w:szCs w:val="28"/>
          <w:highlight w:val="yellow"/>
          <w:u w:val="single"/>
          <w:rPrChange w:id="1762" w:author="Assessor GDSXSR" w:date="2026-10-29T17:51:12Z">
            <w:rPr>
              <w:rFonts w:ascii="Arial" w:eastAsia="Arial" w:hAnsi="Arial" w:cs="Arial"/>
              <w:sz w:val="28"/>
              <w:szCs w:val="28"/>
              <w:highlight w:val="yellow"/>
              <w:u w:val="single"/>
            </w:rPr>
          </w:rPrChange>
        </w:rPr>
        <w:t xml:space="preserve"> </w:t>
      </w:r>
      <w:r>
        <w:rPr>
          <w:rFonts w:ascii="Arial" w:eastAsia="Arial" w:hAnsi="Arial" w:cs="Arial"/>
          <w:color w:val="808080"/>
          <w:sz w:val="28"/>
          <w:szCs w:val="28"/>
          <w:highlight w:val="yellow"/>
          <w:u w:val="single"/>
          <w:rPrChange w:id="1763" w:author="Assessor GDSXSR" w:date="2026-10-29T17:51:12Z">
            <w:rPr>
              <w:rFonts w:ascii="Arial" w:eastAsia="Arial" w:hAnsi="Arial" w:cs="Arial"/>
              <w:color w:val="808080"/>
              <w:sz w:val="28"/>
              <w:szCs w:val="28"/>
              <w:u w:val="single"/>
            </w:rPr>
          </w:rPrChange>
        </w:rPr>
        <w:t>nesse</w:t>
      </w:r>
      <w:r>
        <w:rPr>
          <w:rFonts w:ascii="Arial" w:eastAsia="Arial" w:hAnsi="Arial" w:cs="Arial"/>
          <w:sz w:val="28"/>
          <w:szCs w:val="28"/>
          <w:highlight w:val="yellow"/>
          <w:u w:val="single"/>
          <w:rPrChange w:id="1764" w:author="Assessor GDSXSR" w:date="2026-10-29T17:51:12Z">
            <w:rPr>
              <w:rFonts w:ascii="Arial" w:eastAsia="Arial" w:hAnsi="Arial" w:cs="Arial"/>
              <w:sz w:val="28"/>
              <w:szCs w:val="28"/>
              <w:highlight w:val="yellow"/>
              <w:u w:val="single"/>
            </w:rPr>
          </w:rPrChange>
        </w:rPr>
        <w:t xml:space="preserve"> ponto</w:t>
      </w:r>
      <w:r>
        <w:rPr>
          <w:rFonts w:ascii="Arial" w:eastAsia="Arial" w:hAnsi="Arial" w:cs="Arial"/>
          <w:color w:val="808080"/>
          <w:sz w:val="28"/>
          <w:szCs w:val="28"/>
          <w:highlight w:val="yellow"/>
          <w:u w:val="single"/>
          <w:rPrChange w:id="1765" w:author="Assessor GDSXSR" w:date="2026-10-29T17:51:12Z">
            <w:rPr>
              <w:rFonts w:ascii="Arial" w:eastAsia="Arial" w:hAnsi="Arial" w:cs="Arial"/>
              <w:color w:val="808080"/>
              <w:sz w:val="28"/>
              <w:szCs w:val="28"/>
              <w:u w:val="single"/>
            </w:rPr>
          </w:rPrChange>
        </w:rPr>
        <w:t>.</w:t>
      </w:r>
      <w:commentRangeEnd w:id="30"/>
      <w:r w:rsidRPr="00860C17">
        <w:rPr>
          <w:rStyle w:val="Refdecomentrio"/>
          <w:rFonts w:ascii="Arial" w:eastAsia="Arial" w:hAnsi="Arial" w:cs="Arial"/>
          <w:sz w:val="28"/>
          <w:szCs w:val="28"/>
          <w:u w:val="single"/>
        </w:rPr>
        <w:commentReference w:id="30"/>
      </w:r>
    </w:p>
    <w:p w14:paraId="569E9DA3" w14:textId="77777777" w:rsidR="00B01C1D" w:rsidRDefault="00B01C1D" w:rsidP="00624FBD">
      <w:pPr>
        <w:spacing w:after="0" w:line="360" w:lineRule="auto"/>
        <w:ind w:firstLine="2268"/>
        <w:jc w:val="both"/>
        <w:rPr>
          <w:rFonts w:ascii="Arial" w:eastAsia="Arial" w:hAnsi="Arial" w:cs="Arial"/>
          <w:sz w:val="28"/>
          <w:szCs w:val="28"/>
        </w:rPr>
      </w:pPr>
    </w:p>
    <w:p w14:paraId="7B12BEF3" w14:textId="0EB79A04" w:rsidR="00B01C1D" w:rsidRDefault="00B01C1D" w:rsidP="00B01C1D">
      <w:pPr>
        <w:spacing w:after="0" w:line="360" w:lineRule="auto"/>
        <w:jc w:val="center"/>
        <w:rPr>
          <w:rFonts w:ascii="Arial" w:eastAsia="Arial" w:hAnsi="Arial" w:cs="Arial"/>
          <w:sz w:val="28"/>
          <w:szCs w:val="28"/>
        </w:rPr>
      </w:pPr>
      <w:r w:rsidRPr="00B01C1D">
        <w:rPr>
          <w:rFonts w:ascii="Arial" w:eastAsia="Arial" w:hAnsi="Arial" w:cs="Arial"/>
          <w:sz w:val="28"/>
          <w:szCs w:val="28"/>
          <w:highlight w:val="yellow"/>
        </w:rPr>
        <w:t>DA MANUTENÇÃO DOS ENCARGOS FIXADOS NA SENTENÇA</w:t>
      </w:r>
      <w:r w:rsidR="00910428">
        <w:rPr>
          <w:rFonts w:ascii="Arial" w:eastAsia="Arial" w:hAnsi="Arial" w:cs="Arial"/>
          <w:sz w:val="28"/>
          <w:szCs w:val="28"/>
          <w:highlight w:val="yellow"/>
        </w:rPr>
        <w:t xml:space="preserve"> E DA </w:t>
      </w:r>
      <w:r w:rsidR="00E107C0">
        <w:rPr>
          <w:rFonts w:ascii="Arial" w:eastAsia="Arial" w:hAnsi="Arial" w:cs="Arial"/>
          <w:sz w:val="28"/>
          <w:szCs w:val="28"/>
          <w:highlight w:val="yellow"/>
        </w:rPr>
        <w:t xml:space="preserve">VEDAÇÃO DA </w:t>
      </w:r>
      <w:r w:rsidR="00916409" w:rsidRPr="00E107C0">
        <w:rPr>
          <w:rFonts w:ascii="Arial" w:eastAsia="Arial" w:hAnsi="Arial" w:cs="Arial"/>
          <w:i/>
          <w:iCs/>
          <w:sz w:val="28"/>
          <w:szCs w:val="28"/>
          <w:highlight w:val="yellow"/>
        </w:rPr>
        <w:t>REFORMATIO IN PEJUS</w:t>
      </w:r>
    </w:p>
    <w:p w14:paraId="33ACBA48" w14:textId="77777777" w:rsidR="00B01C1D" w:rsidRDefault="00B01C1D" w:rsidP="00B01C1D">
      <w:pPr>
        <w:spacing w:after="0" w:line="360" w:lineRule="auto"/>
        <w:ind w:firstLine="426"/>
        <w:jc w:val="center"/>
        <w:rPr>
          <w:rFonts w:ascii="Arial" w:eastAsia="Arial" w:hAnsi="Arial" w:cs="Arial"/>
          <w:sz w:val="28"/>
          <w:szCs w:val="28"/>
        </w:rPr>
      </w:pPr>
    </w:p>
    <w:p w14:paraId="39D22CFC" w14:textId="77777777" w:rsidR="00A33077" w:rsidRDefault="00A33077" w:rsidP="00A33077">
      <w:pPr>
        <w:spacing w:after="0" w:line="360" w:lineRule="auto"/>
        <w:ind w:firstLine="2268"/>
        <w:jc w:val="both"/>
        <w:rPr>
          <w:rFonts w:ascii="Arial" w:eastAsia="Arial" w:hAnsi="Arial" w:cs="Arial"/>
          <w:sz w:val="28"/>
          <w:szCs w:val="28"/>
        </w:rPr>
      </w:pPr>
      <w:commentRangeStart w:id="31"/>
      <w:r>
        <w:rPr>
          <w:rFonts w:ascii="Arial" w:eastAsia="Arial" w:hAnsi="Arial" w:cs="Arial"/>
          <w:sz w:val="28"/>
          <w:szCs w:val="28"/>
        </w:rPr>
        <w:t xml:space="preserve">O réu/apelante alega que: </w:t>
      </w:r>
      <w:r>
        <w:rPr>
          <w:rFonts w:ascii="Arial" w:eastAsia="Arial" w:hAnsi="Arial" w:cs="Arial"/>
          <w:b/>
          <w:bCs/>
          <w:sz w:val="28"/>
          <w:szCs w:val="28"/>
          <w:rPrChange w:id="1750" w:author="Assessor GDSXSR" w:date="2026-10-29T17:51:12Z">
            <w:rPr>
              <w:rFonts w:ascii="Arial" w:eastAsia="Arial" w:hAnsi="Arial" w:cs="Arial"/>
              <w:b/>
              <w:bCs/>
              <w:sz w:val="28"/>
              <w:szCs w:val="28"/>
            </w:rPr>
          </w:rPrChange>
        </w:rPr>
        <w:t xml:space="preserve">1)</w:t>
      </w:r>
      <w:r>
        <w:rPr>
          <w:rFonts w:ascii="Arial" w:eastAsia="Arial" w:hAnsi="Arial" w:cs="Arial"/>
          <w:sz w:val="28"/>
          <w:szCs w:val="28"/>
        </w:rPr>
        <w:t xml:space="preserve"> o contrato prevê correção</w:t>
      </w:r>
      <w:del w:id="1661" w:author="Assessor GDSXSR" w:date="2026-10-29T17:51:12Z">
        <w:r>
          <w:rPr>
            <w:rFonts w:ascii="Arial" w:eastAsia="Arial" w:hAnsi="Arial" w:cs="Arial"/>
            <w:sz w:val="28"/>
            <w:szCs w:val="28"/>
          </w:rPr>
          <w:delText xml:space="preserve"> monetária</w:delText>
        </w:r>
      </w:del>
      <w:r>
        <w:rPr>
          <w:rFonts w:ascii="Arial" w:eastAsia="Arial" w:hAnsi="Arial" w:cs="Arial"/>
          <w:sz w:val="28"/>
          <w:szCs w:val="28"/>
        </w:rPr>
        <w:t xml:space="preserve"> pelo INPC e juros de mora de 1% ao mês; </w:t>
      </w:r>
      <w:ins w:id="1662" w:author="Assessor GDSXSR" w:date="2026-10-29T17:51:12Z">
        <w:r>
          <w:rPr>
            <w:rFonts w:ascii="Arial" w:eastAsia="Arial" w:hAnsi="Arial" w:cs="Arial"/>
            <w:color w:val="808080"/>
            <w:sz w:val="28"/>
            <w:szCs w:val="28"/>
          </w:rPr>
          <w:t xml:space="preserve">e </w:t>
        </w:r>
      </w:ins>
      <w:r>
        <w:rPr>
          <w:rFonts w:ascii="Arial" w:eastAsia="Arial" w:hAnsi="Arial" w:cs="Arial"/>
          <w:b/>
          <w:bCs/>
          <w:sz w:val="28"/>
          <w:szCs w:val="28"/>
          <w:rPrChange w:id="1751" w:author="Assessor GDSXSR" w:date="2026-10-29T17:51:12Z">
            <w:rPr>
              <w:rFonts w:ascii="Arial" w:eastAsia="Arial" w:hAnsi="Arial" w:cs="Arial"/>
              <w:b/>
              <w:bCs/>
              <w:sz w:val="28"/>
              <w:szCs w:val="28"/>
            </w:rPr>
          </w:rPrChange>
        </w:rPr>
        <w:t xml:space="preserve">2)</w:t>
      </w:r>
      <w:r>
        <w:rPr>
          <w:rFonts w:ascii="Arial" w:eastAsia="Arial" w:hAnsi="Arial" w:cs="Arial"/>
          <w:b/>
          <w:bCs/>
          <w:sz w:val="28"/>
          <w:szCs w:val="28"/>
        </w:rPr>
        <w:t xml:space="preserve"> </w:t>
      </w:r>
      <w:r>
        <w:rPr>
          <w:rFonts w:ascii="Arial" w:eastAsia="Arial" w:hAnsi="Arial" w:cs="Arial"/>
          <w:sz w:val="28"/>
          <w:szCs w:val="28"/>
        </w:rPr>
        <w:t xml:space="preserve">a sentença desconsiderou a cláusula 4.2 e </w:t>
      </w:r>
      <w:del w:id="1663" w:author="Assessor GDSXSR" w:date="2026-10-29T17:51:12Z">
        <w:r>
          <w:rPr>
            <w:rFonts w:ascii="Arial" w:eastAsia="Arial" w:hAnsi="Arial" w:cs="Arial"/>
            <w:sz w:val="28"/>
            <w:szCs w:val="28"/>
          </w:rPr>
          <w:delText xml:space="preserve">determinou</w:delText>
        </w:r>
      </w:del>
      <w:ins w:id="1664" w:author="Assessor GDSXSR" w:date="2026-10-29T17:51:12Z">
        <w:r>
          <w:rPr>
            <w:rFonts w:ascii="Arial" w:eastAsia="Arial" w:hAnsi="Arial" w:cs="Arial"/>
            <w:color w:val="808080"/>
            <w:sz w:val="28"/>
            <w:szCs w:val="28"/>
          </w:rPr>
          <w:t xml:space="preserve">aplicou</w:t>
        </w:r>
      </w:ins>
      <w:r>
        <w:rPr>
          <w:rFonts w:ascii="Arial" w:eastAsia="Arial" w:hAnsi="Arial" w:cs="Arial"/>
          <w:sz w:val="28"/>
          <w:szCs w:val="28"/>
        </w:rPr>
        <w:t xml:space="preserve"> a</w:t>
      </w:r>
      <w:del w:id="1665" w:author="Assessor GDSXSR" w:date="2026-10-29T17:51:12Z">
        <w:r>
          <w:rPr>
            <w:rFonts w:ascii="Arial" w:eastAsia="Arial" w:hAnsi="Arial" w:cs="Arial"/>
            <w:sz w:val="28"/>
            <w:szCs w:val="28"/>
          </w:rPr>
          <w:delText xml:space="preserve"> aplicação da</w:delText>
        </w:r>
      </w:del>
      <w:r>
        <w:rPr>
          <w:rFonts w:ascii="Arial" w:eastAsia="Arial" w:hAnsi="Arial" w:cs="Arial"/>
          <w:sz w:val="28"/>
          <w:szCs w:val="28"/>
        </w:rPr>
        <w:t xml:space="preserve"> Taxa SELIC</w:t>
      </w:r>
      <w:del w:id="1666" w:author="Assessor GDSXSR" w:date="2026-10-29T17:51:12Z">
        <w:r>
          <w:rPr>
            <w:rFonts w:ascii="Arial" w:eastAsia="Arial" w:hAnsi="Arial" w:cs="Arial"/>
            <w:sz w:val="28"/>
            <w:szCs w:val="28"/>
          </w:rPr>
          <w:delText xml:space="preserve">; e </w:delText>
        </w:r>
        <w:r>
          <w:rPr>
            <w:rFonts w:ascii="Arial" w:eastAsia="Arial" w:hAnsi="Arial" w:cs="Arial"/>
            <w:b/>
            <w:bCs/>
            <w:sz w:val="28"/>
            <w:szCs w:val="28"/>
          </w:rPr>
          <w:delText xml:space="preserve">3)</w:delText>
        </w:r>
        <w:r>
          <w:rPr>
            <w:rFonts w:ascii="Arial" w:eastAsia="Arial" w:hAnsi="Arial" w:cs="Arial"/>
            <w:sz w:val="28"/>
            <w:szCs w:val="28"/>
          </w:rPr>
          <w:delText xml:space="preserve"> devem prevalecer os encargos convencionados pelas partes</w:delText>
        </w:r>
      </w:del>
      <w:r>
        <w:rPr>
          <w:rFonts w:ascii="Arial" w:eastAsia="Arial" w:hAnsi="Arial" w:cs="Arial"/>
          <w:color w:val="808080"/>
          <w:sz w:val="28"/>
          <w:szCs w:val="28"/>
        </w:rPr>
        <w:t xml:space="preserve"> (ID 88729625)</w:t>
      </w:r>
      <w:r>
        <w:rPr>
          <w:rFonts w:ascii="Arial" w:eastAsia="Arial" w:hAnsi="Arial" w:cs="Arial"/>
          <w:sz w:val="28"/>
          <w:szCs w:val="28"/>
        </w:rPr>
        <w:t xml:space="preserve">.</w:t>
      </w:r>
      <w:commentRangeEnd w:id="31"/>
      <w:r>
        <w:rPr>
          <w:rStyle w:val="Refdecomentrio"/>
          <w:rFonts w:ascii="Arial" w:eastAsia="Arial" w:hAnsi="Arial" w:cs="Arial"/>
          <w:sz w:val="28"/>
          <w:szCs w:val="28"/>
        </w:rPr>
        <w:commentReference w:id="31"/>
      </w:r>
    </w:p>
    <w:p w14:paraId="7AA93C07" w14:textId="77777777" w:rsidR="00A33077" w:rsidRPr="00A33077" w:rsidRDefault="00A33077" w:rsidP="00A33077">
      <w:pPr>
        <w:spacing w:after="0" w:line="360" w:lineRule="auto"/>
        <w:ind w:firstLine="2268"/>
        <w:jc w:val="both"/>
        <w:rPr>
          <w:rFonts w:ascii="Arial" w:eastAsia="Arial" w:hAnsi="Arial" w:cs="Arial"/>
          <w:sz w:val="28"/>
          <w:szCs w:val="28"/>
        </w:rPr>
      </w:pPr>
    </w:p>
    <w:p w14:paraId="4F148468" w14:textId="77777777" w:rsidR="00A33077" w:rsidRDefault="00A33077" w:rsidP="00A33077">
      <w:pPr>
        <w:spacing w:after="0" w:line="360" w:lineRule="auto"/>
        <w:ind w:firstLine="2268"/>
        <w:jc w:val="both"/>
        <w:rPr>
          <w:rFonts w:ascii="Arial" w:eastAsia="Arial" w:hAnsi="Arial" w:cs="Arial"/>
          <w:sz w:val="28"/>
          <w:szCs w:val="28"/>
        </w:rPr>
      </w:pPr>
      <w:r w:rsidRPr="00A33077">
        <w:rPr>
          <w:rFonts w:ascii="Arial" w:eastAsia="Arial" w:hAnsi="Arial" w:cs="Arial"/>
          <w:sz w:val="28"/>
          <w:szCs w:val="28"/>
          <w:highlight w:val="yellow"/>
        </w:rPr>
        <w:t>Sem razão o apelante.</w:t>
      </w:r>
    </w:p>
    <w:p w14:paraId="07469F96" w14:textId="77777777" w:rsidR="00A33077" w:rsidRPr="00A33077" w:rsidRDefault="00A33077" w:rsidP="00A33077">
      <w:pPr>
        <w:spacing w:after="0" w:line="360" w:lineRule="auto"/>
        <w:ind w:firstLine="2268"/>
        <w:jc w:val="both"/>
        <w:rPr>
          <w:rFonts w:ascii="Arial" w:eastAsia="Arial" w:hAnsi="Arial" w:cs="Arial"/>
          <w:sz w:val="28"/>
          <w:szCs w:val="28"/>
        </w:rPr>
      </w:pPr>
    </w:p>
    <w:p w14:paraId="612860D9" w14:textId="77777777" w:rsidR="00A33077" w:rsidRDefault="00A33077" w:rsidP="00A33077">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A sentença determinou a incidência da Taxa SELIC </w:t>
      </w:r>
      <w:del w:id="1667" w:author="Assessor GDSXSR" w:date="2026-10-29T17:51:12Z">
        <w:r>
          <w:rPr>
            <w:rFonts w:ascii="Arial" w:eastAsia="Arial" w:hAnsi="Arial" w:cs="Arial"/>
            <w:sz w:val="28"/>
            <w:szCs w:val="28"/>
          </w:rPr>
          <w:delText xml:space="preserve">a partir do vencimento de</w:delText>
        </w:r>
      </w:del>
      <w:ins w:id="1668" w:author="Assessor GDSXSR" w:date="2026-10-29T17:51:12Z">
        <w:r>
          <w:rPr>
            <w:rFonts w:ascii="Arial" w:eastAsia="Arial" w:hAnsi="Arial" w:cs="Arial"/>
            <w:color w:val="808080"/>
            <w:sz w:val="28"/>
            <w:szCs w:val="28"/>
          </w:rPr>
          <w:t xml:space="preserve">desde</w:t>
        </w:r>
      </w:ins>
      <w:r>
        <w:rPr>
          <w:rFonts w:ascii="Arial" w:eastAsia="Arial" w:hAnsi="Arial" w:cs="Arial"/>
          <w:sz w:val="28"/>
          <w:szCs w:val="28"/>
        </w:rPr>
        <w:t xml:space="preserve"> cada </w:t>
      </w:r>
      <w:del w:id="1669" w:author="Assessor GDSXSR" w:date="2026-10-29T17:51:12Z">
        <w:r>
          <w:rPr>
            <w:rFonts w:ascii="Arial" w:eastAsia="Arial" w:hAnsi="Arial" w:cs="Arial"/>
            <w:sz w:val="28"/>
            <w:szCs w:val="28"/>
          </w:rPr>
          <w:delText xml:space="preserve">mensalidade</w:delText>
        </w:r>
      </w:del>
      <w:ins w:id="1670" w:author="Assessor GDSXSR" w:date="2026-10-29T17:51:12Z">
        <w:r>
          <w:rPr>
            <w:rFonts w:ascii="Arial" w:eastAsia="Arial" w:hAnsi="Arial" w:cs="Arial"/>
            <w:color w:val="808080"/>
            <w:sz w:val="28"/>
            <w:szCs w:val="28"/>
          </w:rPr>
          <w:t xml:space="preserve">vencimento</w:t>
        </w:r>
      </w:ins>
      <w:r>
        <w:rPr>
          <w:rFonts w:ascii="Arial" w:eastAsia="Arial" w:hAnsi="Arial" w:cs="Arial"/>
          <w:sz w:val="28"/>
          <w:szCs w:val="28"/>
        </w:rPr>
        <w:t xml:space="preserve"> (ID 279724916).</w:t>
      </w:r>
    </w:p>
    <w:p w14:paraId="2A1E5009" w14:textId="77777777" w:rsidR="00A33077" w:rsidRPr="00A33077" w:rsidRDefault="00A33077" w:rsidP="00A33077">
      <w:pPr>
        <w:spacing w:after="0" w:line="360" w:lineRule="auto"/>
        <w:ind w:firstLine="2268"/>
        <w:jc w:val="both"/>
        <w:rPr>
          <w:rFonts w:ascii="Arial" w:eastAsia="Arial" w:hAnsi="Arial" w:cs="Arial"/>
          <w:sz w:val="28"/>
          <w:szCs w:val="28"/>
        </w:rPr>
      </w:pPr>
    </w:p>
    <w:p w14:paraId="65184137" w14:textId="77777777" w:rsidR="00A33077" w:rsidRDefault="00A33077" w:rsidP="00A33077">
      <w:pPr>
        <w:spacing w:after="0" w:line="360" w:lineRule="auto"/>
        <w:ind w:firstLine="2268"/>
        <w:jc w:val="both"/>
        <w:rPr>
          <w:rFonts w:ascii="Arial" w:eastAsia="Arial" w:hAnsi="Arial" w:cs="Arial"/>
          <w:sz w:val="28"/>
          <w:szCs w:val="28"/>
        </w:rPr>
      </w:pPr>
      <w:r>
        <w:rPr>
          <w:rFonts w:ascii="Arial" w:eastAsia="Arial" w:hAnsi="Arial" w:cs="Arial"/>
          <w:sz w:val="28"/>
          <w:szCs w:val="28"/>
        </w:rPr>
        <w:t xml:space="preserve">O contrato prevê </w:t>
      </w:r>
      <w:del w:id="1671" w:author="Assessor GDSXSR" w:date="2026-10-29T17:51:12Z">
        <w:r>
          <w:rPr>
            <w:rFonts w:ascii="Arial" w:eastAsia="Arial" w:hAnsi="Arial" w:cs="Arial"/>
            <w:sz w:val="28"/>
            <w:szCs w:val="28"/>
          </w:rPr>
          <w:delText xml:space="preserve">correção monetária pelo </w:delText>
        </w:r>
      </w:del>
      <w:r>
        <w:rPr>
          <w:rFonts w:ascii="Arial" w:eastAsia="Arial" w:hAnsi="Arial" w:cs="Arial"/>
          <w:sz w:val="28"/>
          <w:szCs w:val="28"/>
        </w:rPr>
        <w:t xml:space="preserve">INPC, juros</w:t>
      </w:r>
      <w:del w:id="1672" w:author="Assessor GDSXSR" w:date="2026-10-29T17:51:12Z">
        <w:r>
          <w:rPr>
            <w:rFonts w:ascii="Arial" w:eastAsia="Arial" w:hAnsi="Arial" w:cs="Arial"/>
            <w:sz w:val="28"/>
            <w:szCs w:val="28"/>
          </w:rPr>
          <w:delText xml:space="preserve"> de mora</w:delText>
        </w:r>
      </w:del>
      <w:r>
        <w:rPr>
          <w:rFonts w:ascii="Arial" w:eastAsia="Arial" w:hAnsi="Arial" w:cs="Arial"/>
          <w:sz w:val="28"/>
          <w:szCs w:val="28"/>
        </w:rPr>
        <w:t xml:space="preserve"> de 1% ao mês, multa de 10% e honorários </w:t>
      </w:r>
      <w:del w:id="1673" w:author="Assessor GDSXSR" w:date="2026-10-29T17:51:12Z">
        <w:r>
          <w:rPr>
            <w:rFonts w:ascii="Arial" w:eastAsia="Arial" w:hAnsi="Arial" w:cs="Arial"/>
            <w:sz w:val="28"/>
            <w:szCs w:val="28"/>
          </w:rPr>
          <w:delText xml:space="preserve">advocatícios </w:delText>
        </w:r>
      </w:del>
      <w:r>
        <w:rPr>
          <w:rFonts w:ascii="Arial" w:eastAsia="Arial" w:hAnsi="Arial" w:cs="Arial"/>
          <w:sz w:val="28"/>
          <w:szCs w:val="28"/>
        </w:rPr>
        <w:t xml:space="preserve">de 20% (ID 252037678).</w:t>
      </w:r>
    </w:p>
    <w:p w14:paraId="2AF959C1" w14:textId="77777777" w:rsidR="00A33077" w:rsidRPr="00A33077" w:rsidRDefault="00A33077" w:rsidP="00A33077">
      <w:pPr>
        <w:spacing w:after="0" w:line="360" w:lineRule="auto"/>
        <w:ind w:firstLine="2268"/>
        <w:jc w:val="both"/>
        <w:rPr>
          <w:rFonts w:ascii="Arial" w:eastAsia="Arial" w:hAnsi="Arial" w:cs="Arial"/>
          <w:sz w:val="28"/>
          <w:szCs w:val="28"/>
        </w:rPr>
      </w:pPr>
    </w:p>
    <w:p w14:paraId="373DE79B" w14:textId="77777777" w:rsidR="00B94F40" w:rsidRDefault="00000000">
      <w:pPr>
        <w:spacing w:after="0" w:line="360" w:lineRule="auto"/>
        <w:ind w:firstLine="2268"/>
        <w:jc w:val="both"/>
        <w:rPr>
          <w:del w:id="1676" w:author="Assessor GDSXSR" w:date="2026-10-29T17:51:12Z"/>
        </w:rPr>
      </w:pPr>
      <w:del w:id="1674" w:author="Assessor GDSXSR" w:date="2026-10-29T17:51:12Z">
        <w:r>
          <w:rPr>
            <w:rFonts w:ascii="Arial" w:eastAsia="Arial" w:hAnsi="Arial" w:cs="Arial"/>
            <w:sz w:val="28"/>
            <w:szCs w:val="28"/>
          </w:rPr>
          <w:delText>Com fundamento nessa cláusula, a autora requereu a incidência cumulativa dos encargos contratuais (ID 252037653)</w:delText>
        </w:r>
      </w:del>
      <w:del w:id="1675" w:author="Assessor GDSXSR" w:date="2026-10-29T17:51:12Z">
        <w:r>
          <w:rPr>
            <w:rFonts w:ascii="Arial" w:eastAsia="Arial" w:hAnsi="Arial" w:cs="Arial"/>
            <w:color w:val="808080"/>
            <w:sz w:val="28"/>
            <w:szCs w:val="28"/>
          </w:rPr>
          <w:delText>.</w:delText>
        </w:r>
      </w:del>
    </w:p>
    <w:p w14:paraId="5CEAEBAA" w14:textId="77777777" w:rsidR="00B94F40" w:rsidRDefault="00B94F40">
      <w:pPr>
        <w:spacing w:after="0" w:line="360" w:lineRule="auto"/>
        <w:ind w:firstLine="2268"/>
        <w:jc w:val="both"/>
        <w:rPr>
          <w:del w:id="1677" w:author="Assessor GDSXSR" w:date="2026-10-29T17:51:12Z"/>
        </w:rPr>
      </w:pPr>
    </w:p>
    <w:p w14:paraId="6E8AD9C2" w14:textId="77777777" w:rsidR="00A33077" w:rsidRDefault="00A33077" w:rsidP="00A33077">
      <w:pPr>
        <w:spacing w:after="0" w:line="360" w:lineRule="auto"/>
        <w:ind w:firstLine="2268"/>
        <w:jc w:val="both"/>
        <w:rPr>
          <w:del w:id="1682" w:author="Assessor GDSXSR" w:date="2026-10-29T17:51:12Z"/>
          <w:rFonts w:ascii="Arial" w:eastAsia="Arial" w:hAnsi="Arial" w:cs="Arial"/>
          <w:sz w:val="28"/>
          <w:szCs w:val="28"/>
        </w:rPr>
      </w:pPr>
      <w:del w:id="1678" w:author="Assessor GDSXSR" w:date="2026-10-29T17:51:12Z">
        <w:r>
          <w:rPr>
            <w:rFonts w:ascii="Arial" w:eastAsia="Arial" w:hAnsi="Arial" w:cs="Arial"/>
            <w:color w:val="808080"/>
            <w:sz w:val="28"/>
            <w:szCs w:val="28"/>
          </w:rPr>
          <w:delText>A</w:delText>
        </w:r>
      </w:del>
      <w:del w:id="1679" w:author="Assessor GDSXSR" w:date="2026-10-29T17:51:12Z">
        <w:r>
          <w:rPr>
            <w:rFonts w:ascii="Arial" w:eastAsia="Arial" w:hAnsi="Arial" w:cs="Arial"/>
            <w:sz w:val="28"/>
            <w:szCs w:val="28"/>
          </w:rPr>
          <w:delText xml:space="preserve"> </w:delText>
        </w:r>
      </w:del>
      <w:del w:id="1680" w:author="Assessor GDSXSR" w:date="2026-10-29T17:51:12Z">
        <w:r>
          <w:rPr>
            <w:rFonts w:ascii="Arial" w:eastAsia="Arial" w:hAnsi="Arial" w:cs="Arial"/>
            <w:color w:val="808080"/>
            <w:sz w:val="28"/>
            <w:szCs w:val="28"/>
          </w:rPr>
          <w:delText>autora</w:delText>
        </w:r>
      </w:del>
      <w:del w:id="1681" w:author="Assessor GDSXSR" w:date="2026-10-29T17:51:12Z">
        <w:r>
          <w:rPr>
            <w:rFonts w:ascii="Arial" w:eastAsia="Arial" w:hAnsi="Arial" w:cs="Arial"/>
            <w:sz w:val="28"/>
            <w:szCs w:val="28"/>
          </w:rPr>
          <w:delText xml:space="preserve"> apresentou planilha que apurou crédito atualizado de R$ 250.034,82 (ID 252039349).</w:delText>
        </w:r>
      </w:del>
    </w:p>
    <w:p w14:paraId="66268AAF" w14:textId="77777777" w:rsidR="00A33077" w:rsidRPr="00A33077" w:rsidRDefault="00A33077" w:rsidP="00A33077">
      <w:pPr>
        <w:spacing w:after="0" w:line="360" w:lineRule="auto"/>
        <w:ind w:firstLine="2268"/>
        <w:jc w:val="both"/>
        <w:rPr>
          <w:del w:id="1683" w:author="Assessor GDSXSR" w:date="2026-10-29T17:51:12Z"/>
          <w:rFonts w:ascii="Arial" w:eastAsia="Arial" w:hAnsi="Arial" w:cs="Arial"/>
          <w:sz w:val="28"/>
          <w:szCs w:val="28"/>
        </w:rPr>
      </w:pPr>
    </w:p>
    <w:p w14:paraId="5FD0CE34" w14:textId="77777777" w:rsidR="00A33077" w:rsidRDefault="00A33077" w:rsidP="00A33077">
      <w:pPr>
        <w:spacing w:after="0" w:line="360" w:lineRule="auto"/>
        <w:ind w:firstLine="2268"/>
        <w:jc w:val="both"/>
        <w:rPr>
          <w:rFonts w:ascii="Arial" w:eastAsia="Arial" w:hAnsi="Arial" w:cs="Arial"/>
          <w:sz w:val="28"/>
          <w:szCs w:val="28"/>
        </w:rPr>
      </w:pPr>
      <w:commentRangeStart w:id="32"/>
      <w:del w:id="1684" w:author="Assessor GDSXSR" w:date="2026-10-29T17:51:12Z">
        <w:r>
          <w:rPr>
            <w:rFonts w:ascii="Arial" w:eastAsia="Arial" w:hAnsi="Arial" w:cs="Arial"/>
            <w:sz w:val="28"/>
            <w:szCs w:val="28"/>
          </w:rPr>
          <w:delText xml:space="preserve">O</w:delText>
        </w:r>
      </w:del>
      <w:ins w:id="1685" w:author="Assessor GDSXSR" w:date="2026-10-29T17:51:12Z">
        <w:r>
          <w:rPr>
            <w:rFonts w:ascii="Arial" w:eastAsia="Arial" w:hAnsi="Arial" w:cs="Arial"/>
            <w:color w:val="808080"/>
            <w:sz w:val="28"/>
            <w:szCs w:val="28"/>
          </w:rPr>
          <w:t xml:space="preserve">A</w:t>
        </w:r>
      </w:ins>
      <w:r>
        <w:rPr>
          <w:rFonts w:ascii="Arial" w:eastAsia="Arial" w:hAnsi="Arial" w:cs="Arial"/>
          <w:sz w:val="28"/>
          <w:szCs w:val="28"/>
        </w:rPr>
        <w:t xml:space="preserve"> </w:t>
      </w:r>
      <w:del w:id="1686" w:author="Assessor GDSXSR" w:date="2026-10-29T17:51:12Z">
        <w:r>
          <w:rPr>
            <w:rFonts w:ascii="Arial" w:eastAsia="Arial" w:hAnsi="Arial" w:cs="Arial"/>
            <w:sz w:val="28"/>
            <w:szCs w:val="28"/>
          </w:rPr>
          <w:delText xml:space="preserve">art.</w:delText>
        </w:r>
      </w:del>
      <w:ins w:id="1687" w:author="Assessor GDSXSR" w:date="2026-10-29T17:51:12Z">
        <w:r>
          <w:rPr>
            <w:rFonts w:ascii="Arial" w:eastAsia="Arial" w:hAnsi="Arial" w:cs="Arial"/>
            <w:color w:val="808080"/>
            <w:sz w:val="28"/>
            <w:szCs w:val="28"/>
          </w:rPr>
          <w:t xml:space="preserve">cláusula</w:t>
        </w:r>
      </w:ins>
      <w:r>
        <w:rPr>
          <w:rFonts w:ascii="Arial" w:eastAsia="Arial" w:hAnsi="Arial" w:cs="Arial"/>
          <w:sz w:val="28"/>
          <w:szCs w:val="28"/>
        </w:rPr>
        <w:t xml:space="preserve"> </w:t>
      </w:r>
      <w:del w:id="1688" w:author="Assessor GDSXSR" w:date="2026-10-29T17:51:12Z">
        <w:r>
          <w:rPr>
            <w:rFonts w:ascii="Arial" w:eastAsia="Arial" w:hAnsi="Arial" w:cs="Arial"/>
            <w:sz w:val="28"/>
            <w:szCs w:val="28"/>
          </w:rPr>
          <w:delText xml:space="preserve">406</w:delText>
        </w:r>
      </w:del>
      <w:ins w:id="1689" w:author="Assessor GDSXSR" w:date="2026-10-29T17:51:12Z">
        <w:r>
          <w:rPr>
            <w:rFonts w:ascii="Arial" w:eastAsia="Arial" w:hAnsi="Arial" w:cs="Arial"/>
            <w:color w:val="808080"/>
            <w:sz w:val="28"/>
            <w:szCs w:val="28"/>
          </w:rPr>
          <w:t xml:space="preserve">contratual expressa impede afirmar a prevalência automática da taxa legal</w:t>
        </w:r>
      </w:ins>
      <w:r>
        <w:rPr>
          <w:rFonts w:ascii="Arial" w:eastAsia="Arial" w:hAnsi="Arial" w:cs="Arial"/>
          <w:sz w:val="28"/>
          <w:szCs w:val="28"/>
        </w:rPr>
        <w:t xml:space="preserve"> do </w:t>
      </w:r>
      <w:del w:id="1690" w:author="Assessor GDSXSR" w:date="2026-10-29T17:51:12Z">
        <w:r>
          <w:rPr>
            <w:rFonts w:ascii="Arial" w:eastAsia="Arial" w:hAnsi="Arial" w:cs="Arial"/>
            <w:sz w:val="28"/>
            <w:szCs w:val="28"/>
          </w:rPr>
          <w:delText xml:space="preserve">Código</w:delText>
        </w:r>
      </w:del>
      <w:ins w:id="1691" w:author="Assessor GDSXSR" w:date="2026-10-29T17:51:12Z">
        <w:r>
          <w:rPr>
            <w:rFonts w:ascii="Arial" w:eastAsia="Arial" w:hAnsi="Arial" w:cs="Arial"/>
            <w:color w:val="808080"/>
            <w:sz w:val="28"/>
            <w:szCs w:val="28"/>
          </w:rPr>
          <w:t xml:space="preserve">CC</w:t>
        </w:r>
      </w:ins>
      <w:r>
        <w:rPr>
          <w:rFonts w:ascii="Arial" w:eastAsia="Arial" w:hAnsi="Arial" w:cs="Arial"/>
          <w:sz w:val="28"/>
          <w:szCs w:val="28"/>
        </w:rPr>
        <w:t xml:space="preserve"> </w:t>
      </w:r>
      <w:del w:id="1692" w:author="Assessor GDSXSR" w:date="2026-10-29T17:51:12Z">
        <w:r>
          <w:rPr>
            <w:rFonts w:ascii="Arial" w:eastAsia="Arial" w:hAnsi="Arial" w:cs="Arial"/>
            <w:sz w:val="28"/>
            <w:szCs w:val="28"/>
          </w:rPr>
          <w:delText xml:space="preserve">Civil disciplina subsidiariamente os juros moratórios quando não forem convencionados, quando forem estipulados sem taxa ou quando decorrerem de determinação legal</w:delText>
        </w:r>
      </w:del>
      <w:ins w:id="1693" w:author="Assessor GDSXSR" w:date="2026-10-29T17:51:12Z">
        <w:r>
          <w:rPr>
            <w:rFonts w:ascii="Arial" w:eastAsia="Arial" w:hAnsi="Arial" w:cs="Arial"/>
            <w:color w:val="808080"/>
            <w:sz w:val="28"/>
            <w:szCs w:val="28"/>
          </w:rPr>
          <w:t xml:space="preserve">406</w:t>
        </w:r>
      </w:ins>
      <w:r>
        <w:rPr>
          <w:rFonts w:ascii="Arial" w:eastAsia="Arial" w:hAnsi="Arial" w:cs="Arial"/>
          <w:sz w:val="28"/>
          <w:szCs w:val="28"/>
        </w:rPr>
        <w:t xml:space="preserve">.</w:t>
      </w:r>
      <w:commentRangeEnd w:id="32"/>
      <w:r>
        <w:rPr>
          <w:rStyle w:val="Refdecomentrio"/>
          <w:rFonts w:ascii="Arial" w:eastAsia="Arial" w:hAnsi="Arial" w:cs="Arial"/>
          <w:sz w:val="28"/>
          <w:szCs w:val="28"/>
        </w:rPr>
        <w:commentReference w:id="32"/>
      </w:r>
    </w:p>
    <w:p w14:paraId="668F2F49" w14:textId="77777777" w:rsidR="00A33077" w:rsidRPr="00A33077" w:rsidRDefault="00A33077" w:rsidP="00A33077">
      <w:pPr>
        <w:spacing w:after="0" w:line="360" w:lineRule="auto"/>
        <w:ind w:firstLine="2268"/>
        <w:jc w:val="both"/>
        <w:rPr>
          <w:rFonts w:ascii="Arial" w:eastAsia="Arial" w:hAnsi="Arial" w:cs="Arial"/>
          <w:sz w:val="28"/>
          <w:szCs w:val="28"/>
        </w:rPr>
      </w:pPr>
    </w:p>
    <w:p w14:paraId="68837BED" w14:textId="77777777" w:rsidR="00A33077" w:rsidRDefault="00A33077" w:rsidP="00A33077">
      <w:pPr>
        <w:spacing w:after="0" w:line="360" w:lineRule="auto"/>
        <w:ind w:firstLine="2268"/>
        <w:jc w:val="both"/>
        <w:rPr>
          <w:del w:id="1695" w:author="Assessor GDSXSR" w:date="2026-10-29T17:51:12Z"/>
          <w:rFonts w:ascii="Arial" w:eastAsia="Arial" w:hAnsi="Arial" w:cs="Arial"/>
          <w:sz w:val="28"/>
          <w:szCs w:val="28"/>
        </w:rPr>
      </w:pPr>
      <w:del w:id="1694" w:author="Assessor GDSXSR" w:date="2026-10-29T17:51:12Z">
        <w:r w:rsidRPr="00A33077">
          <w:rPr>
            <w:rFonts w:ascii="Arial" w:eastAsia="Arial" w:hAnsi="Arial" w:cs="Arial"/>
            <w:sz w:val="28"/>
            <w:szCs w:val="28"/>
          </w:rPr>
          <w:delText>A existência de cláusula contratual expressa impede que se afirme, em abstrato, a prevalência automática da taxa legal sobre os encargos convencionados.</w:delText>
        </w:r>
      </w:del>
    </w:p>
    <w:p w14:paraId="4AD0C1F4" w14:textId="77777777" w:rsidR="00A33077" w:rsidRPr="00A33077" w:rsidRDefault="00A33077" w:rsidP="00A33077">
      <w:pPr>
        <w:spacing w:after="0" w:line="360" w:lineRule="auto"/>
        <w:ind w:firstLine="2268"/>
        <w:jc w:val="both"/>
        <w:rPr>
          <w:del w:id="1696" w:author="Assessor GDSXSR" w:date="2026-10-29T17:51:12Z"/>
          <w:rFonts w:ascii="Arial" w:eastAsia="Arial" w:hAnsi="Arial" w:cs="Arial"/>
          <w:sz w:val="28"/>
          <w:szCs w:val="28"/>
        </w:rPr>
      </w:pPr>
    </w:p>
    <w:p w14:paraId="1736278A" w14:textId="77777777" w:rsidR="00A33077" w:rsidRDefault="00A33077" w:rsidP="00A33077">
      <w:pPr>
        <w:spacing w:after="0" w:line="360" w:lineRule="auto"/>
        <w:ind w:firstLine="2268"/>
        <w:jc w:val="both"/>
        <w:rPr>
          <w:del w:id="1698" w:author="Assessor GDSXSR" w:date="2026-10-29T17:51:12Z"/>
          <w:rFonts w:ascii="Arial" w:eastAsia="Arial" w:hAnsi="Arial" w:cs="Arial"/>
          <w:sz w:val="28"/>
          <w:szCs w:val="28"/>
        </w:rPr>
      </w:pPr>
      <w:del w:id="1697" w:author="Assessor GDSXSR" w:date="2026-10-29T17:51:12Z">
        <w:r w:rsidRPr="00A33077">
          <w:rPr>
            <w:rFonts w:ascii="Arial" w:eastAsia="Arial" w:hAnsi="Arial" w:cs="Arial"/>
            <w:sz w:val="28"/>
            <w:szCs w:val="28"/>
          </w:rPr>
          <w:delText>No caso, contudo, apenas o réu recorreu do capítulo.</w:delText>
        </w:r>
      </w:del>
    </w:p>
    <w:p w14:paraId="2B1123EE" w14:textId="77777777" w:rsidR="00A33077" w:rsidRPr="00A33077" w:rsidRDefault="00A33077" w:rsidP="00A33077">
      <w:pPr>
        <w:spacing w:after="0" w:line="360" w:lineRule="auto"/>
        <w:ind w:firstLine="2268"/>
        <w:jc w:val="both"/>
        <w:rPr>
          <w:del w:id="1699" w:author="Assessor GDSXSR" w:date="2026-10-29T17:51:12Z"/>
          <w:rFonts w:ascii="Arial" w:eastAsia="Arial" w:hAnsi="Arial" w:cs="Arial"/>
          <w:sz w:val="28"/>
          <w:szCs w:val="28"/>
        </w:rPr>
      </w:pPr>
    </w:p>
    <w:p w14:paraId="139796F4" w14:textId="77777777" w:rsidR="00A33077" w:rsidRDefault="00A33077" w:rsidP="00A33077">
      <w:pPr>
        <w:spacing w:after="0" w:line="360" w:lineRule="auto"/>
        <w:ind w:firstLine="2268"/>
        <w:jc w:val="both"/>
        <w:rPr>
          <w:rFonts w:ascii="Arial" w:eastAsia="Arial" w:hAnsi="Arial" w:cs="Arial"/>
          <w:sz w:val="28"/>
          <w:szCs w:val="28"/>
        </w:rPr>
      </w:pPr>
      <w:del w:id="1700" w:author="Assessor GDSXSR" w:date="2026-10-29T17:51:12Z">
        <w:r>
          <w:rPr>
            <w:rFonts w:ascii="Arial" w:eastAsia="Arial" w:hAnsi="Arial" w:cs="Arial"/>
            <w:sz w:val="28"/>
            <w:szCs w:val="28"/>
            <w:highlight w:val="yellow"/>
          </w:rPr>
          <w:delText xml:space="preserve">Embora pretenda a aplicação do INPC e dos juros de 1% ao mês, o</w:delText>
        </w:r>
      </w:del>
      <w:ins w:id="1701" w:author="Assessor GDSXSR" w:date="2026-10-29T17:51:12Z">
        <w:r>
          <w:rPr>
            <w:rFonts w:ascii="Arial" w:eastAsia="Arial" w:hAnsi="Arial" w:cs="Arial"/>
            <w:color w:val="808080"/>
            <w:sz w:val="28"/>
            <w:szCs w:val="28"/>
            <w:highlight w:val="yellow"/>
          </w:rPr>
          <w:t xml:space="preserve">O</w:t>
        </w:r>
      </w:ins>
      <w:r>
        <w:rPr>
          <w:rFonts w:ascii="Arial" w:eastAsia="Arial" w:hAnsi="Arial" w:cs="Arial"/>
          <w:sz w:val="28"/>
          <w:szCs w:val="28"/>
          <w:highlight w:val="yellow"/>
          <w:rPrChange w:id="1712" w:author="Assessor GDSXSR" w:date="2026-10-29T17:51:12Z">
            <w:rPr>
              <w:rFonts w:ascii="Arial" w:eastAsia="Arial" w:hAnsi="Arial" w:cs="Arial"/>
              <w:sz w:val="28"/>
              <w:szCs w:val="28"/>
              <w:highlight w:val="yellow"/>
            </w:rPr>
          </w:rPrChange>
        </w:rPr>
        <w:t xml:space="preserve"> apelante não apresentou memória comparativa </w:t>
      </w:r>
      <w:del w:id="1702" w:author="Assessor GDSXSR" w:date="2026-10-29T17:51:12Z">
        <w:r>
          <w:rPr>
            <w:rFonts w:ascii="Arial" w:eastAsia="Arial" w:hAnsi="Arial" w:cs="Arial"/>
            <w:sz w:val="28"/>
            <w:szCs w:val="28"/>
            <w:highlight w:val="yellow"/>
          </w:rPr>
          <w:delText xml:space="preserve">destinada a demonstrar </w:delText>
        </w:r>
      </w:del>
      <w:r>
        <w:rPr>
          <w:rFonts w:ascii="Arial" w:eastAsia="Arial" w:hAnsi="Arial" w:cs="Arial"/>
          <w:sz w:val="28"/>
          <w:szCs w:val="28"/>
          <w:highlight w:val="yellow"/>
          <w:rPrChange w:id="1713" w:author="Assessor GDSXSR" w:date="2026-10-29T17:51:12Z">
            <w:rPr>
              <w:rFonts w:ascii="Arial" w:eastAsia="Arial" w:hAnsi="Arial" w:cs="Arial"/>
              <w:sz w:val="28"/>
              <w:szCs w:val="28"/>
              <w:highlight w:val="yellow"/>
            </w:rPr>
          </w:rPrChange>
        </w:rPr>
        <w:t xml:space="preserve">que </w:t>
      </w:r>
      <w:del w:id="1703" w:author="Assessor GDSXSR" w:date="2026-10-29T17:51:12Z">
        <w:r>
          <w:rPr>
            <w:rFonts w:ascii="Arial" w:eastAsia="Arial" w:hAnsi="Arial" w:cs="Arial"/>
            <w:sz w:val="28"/>
            <w:szCs w:val="28"/>
            <w:highlight w:val="yellow"/>
          </w:rPr>
          <w:delText xml:space="preserve">esses critérios produziriam</w:delText>
        </w:r>
      </w:del>
      <w:ins w:id="1704" w:author="Assessor GDSXSR" w:date="2026-10-29T17:51:12Z">
        <w:r>
          <w:rPr>
            <w:rFonts w:ascii="Arial" w:eastAsia="Arial" w:hAnsi="Arial" w:cs="Arial"/>
            <w:color w:val="808080"/>
            <w:sz w:val="28"/>
            <w:szCs w:val="28"/>
            <w:highlight w:val="yellow"/>
          </w:rPr>
          <w:t xml:space="preserve">demonstre</w:t>
        </w:r>
      </w:ins>
      <w:r>
        <w:rPr>
          <w:rFonts w:ascii="Arial" w:eastAsia="Arial" w:hAnsi="Arial" w:cs="Arial"/>
          <w:sz w:val="28"/>
          <w:szCs w:val="28"/>
          <w:highlight w:val="yellow"/>
          <w:rPrChange w:id="1714" w:author="Assessor GDSXSR" w:date="2026-10-29T17:51:12Z">
            <w:rPr>
              <w:rFonts w:ascii="Arial" w:eastAsia="Arial" w:hAnsi="Arial" w:cs="Arial"/>
              <w:sz w:val="28"/>
              <w:szCs w:val="28"/>
              <w:highlight w:val="yellow"/>
            </w:rPr>
          </w:rPrChange>
        </w:rPr>
        <w:t xml:space="preserve"> resultado inferior ao </w:t>
      </w:r>
      <w:del w:id="1705" w:author="Assessor GDSXSR" w:date="2026-10-29T17:51:12Z">
        <w:r>
          <w:rPr>
            <w:rFonts w:ascii="Arial" w:eastAsia="Arial" w:hAnsi="Arial" w:cs="Arial"/>
            <w:sz w:val="28"/>
            <w:szCs w:val="28"/>
            <w:highlight w:val="yellow"/>
          </w:rPr>
          <w:delText xml:space="preserve">decorrente </w:delText>
        </w:r>
      </w:del>
      <w:r>
        <w:rPr>
          <w:rFonts w:ascii="Arial" w:eastAsia="Arial" w:hAnsi="Arial" w:cs="Arial"/>
          <w:sz w:val="28"/>
          <w:szCs w:val="28"/>
          <w:highlight w:val="yellow"/>
          <w:rPrChange w:id="1715" w:author="Assessor GDSXSR" w:date="2026-10-29T17:51:12Z">
            <w:rPr>
              <w:rFonts w:ascii="Arial" w:eastAsia="Arial" w:hAnsi="Arial" w:cs="Arial"/>
              <w:sz w:val="28"/>
              <w:szCs w:val="28"/>
              <w:highlight w:val="yellow"/>
            </w:rPr>
          </w:rPrChange>
        </w:rPr>
        <w:t xml:space="preserve">da Taxa SELIC </w:t>
      </w:r>
      <w:del w:id="1706" w:author="Assessor GDSXSR" w:date="2026-10-29T17:51:12Z">
        <w:r>
          <w:rPr>
            <w:rFonts w:ascii="Arial" w:eastAsia="Arial" w:hAnsi="Arial" w:cs="Arial"/>
            <w:sz w:val="28"/>
            <w:szCs w:val="28"/>
            <w:highlight w:val="yellow"/>
          </w:rPr>
          <w:delText xml:space="preserve">fixada</w:delText>
        </w:r>
      </w:del>
      <w:ins w:id="1707" w:author="Assessor GDSXSR" w:date="2026-10-29T17:51:12Z">
        <w:r>
          <w:rPr>
            <w:rFonts w:ascii="Arial" w:eastAsia="Arial" w:hAnsi="Arial" w:cs="Arial"/>
            <w:color w:val="808080"/>
            <w:sz w:val="28"/>
            <w:szCs w:val="28"/>
            <w:highlight w:val="yellow"/>
          </w:rPr>
          <w:t xml:space="preserve">nem</w:t>
        </w:r>
      </w:ins>
      <w:r>
        <w:rPr>
          <w:rFonts w:ascii="Arial" w:eastAsia="Arial" w:hAnsi="Arial" w:cs="Arial"/>
          <w:sz w:val="28"/>
          <w:szCs w:val="28"/>
          <w:highlight w:val="yellow"/>
          <w:rPrChange w:id="1716" w:author="Assessor GDSXSR" w:date="2026-10-29T17:51:12Z">
            <w:rPr>
              <w:rFonts w:ascii="Arial" w:eastAsia="Arial" w:hAnsi="Arial" w:cs="Arial"/>
              <w:sz w:val="28"/>
              <w:szCs w:val="28"/>
              <w:highlight w:val="yellow"/>
            </w:rPr>
          </w:rPrChange>
        </w:rPr>
        <w:t xml:space="preserve"> </w:t>
      </w:r>
      <w:del w:id="1708" w:author="Assessor GDSXSR" w:date="2026-10-29T17:51:12Z">
        <w:r>
          <w:rPr>
            <w:rFonts w:ascii="Arial" w:eastAsia="Arial" w:hAnsi="Arial" w:cs="Arial"/>
            <w:sz w:val="28"/>
            <w:szCs w:val="28"/>
            <w:highlight w:val="yellow"/>
          </w:rPr>
          <w:delText xml:space="preserve">na</w:delText>
        </w:r>
      </w:del>
      <w:ins w:id="1709" w:author="Assessor GDSXSR" w:date="2026-10-29T17:51:12Z">
        <w:r>
          <w:rPr>
            <w:rFonts w:ascii="Arial" w:eastAsia="Arial" w:hAnsi="Arial" w:cs="Arial"/>
            <w:color w:val="808080"/>
            <w:sz w:val="28"/>
            <w:szCs w:val="28"/>
            <w:highlight w:val="yellow"/>
          </w:rPr>
          <w:t xml:space="preserve">esclareceu</w:t>
        </w:r>
      </w:ins>
      <w:r>
        <w:rPr>
          <w:rFonts w:ascii="Arial" w:eastAsia="Arial" w:hAnsi="Arial" w:cs="Arial"/>
          <w:sz w:val="28"/>
          <w:szCs w:val="28"/>
          <w:highlight w:val="yellow"/>
          <w:rPrChange w:id="1717" w:author="Assessor GDSXSR" w:date="2026-10-29T17:51:12Z">
            <w:rPr>
              <w:rFonts w:ascii="Arial" w:eastAsia="Arial" w:hAnsi="Arial" w:cs="Arial"/>
              <w:sz w:val="28"/>
              <w:szCs w:val="28"/>
              <w:highlight w:val="yellow"/>
            </w:rPr>
          </w:rPrChange>
        </w:rPr>
        <w:t xml:space="preserve"> </w:t>
      </w:r>
      <w:del w:id="1710" w:author="Assessor GDSXSR" w:date="2026-10-29T17:51:12Z">
        <w:r>
          <w:rPr>
            <w:rFonts w:ascii="Arial" w:eastAsia="Arial" w:hAnsi="Arial" w:cs="Arial"/>
            <w:sz w:val="28"/>
            <w:szCs w:val="28"/>
            <w:highlight w:val="yellow"/>
          </w:rPr>
          <w:delText xml:space="preserve">sentença</w:delText>
        </w:r>
      </w:del>
      <w:ins w:id="1711" w:author="Assessor GDSXSR" w:date="2026-10-29T17:51:12Z">
        <w:r>
          <w:rPr>
            <w:rFonts w:ascii="Arial" w:eastAsia="Arial" w:hAnsi="Arial" w:cs="Arial"/>
            <w:color w:val="808080"/>
            <w:sz w:val="28"/>
            <w:szCs w:val="28"/>
            <w:highlight w:val="yellow"/>
          </w:rPr>
          <w:t xml:space="preserve">se pretende a aplicação integral da cláusula, inclusive a multa de 10%</w:t>
        </w:r>
      </w:ins>
      <w:r>
        <w:rPr>
          <w:rFonts w:ascii="Arial" w:eastAsia="Arial" w:hAnsi="Arial" w:cs="Arial"/>
          <w:sz w:val="28"/>
          <w:szCs w:val="28"/>
          <w:highlight w:val="yellow"/>
          <w:rPrChange w:id="1718" w:author="Assessor GDSXSR" w:date="2026-10-29T17:51:12Z">
            <w:rPr>
              <w:rFonts w:ascii="Arial" w:eastAsia="Arial" w:hAnsi="Arial" w:cs="Arial"/>
              <w:sz w:val="28"/>
              <w:szCs w:val="28"/>
              <w:highlight w:val="yellow"/>
            </w:rPr>
          </w:rPrChange>
        </w:rPr>
        <w:t xml:space="preserve">.</w:t>
      </w:r>
    </w:p>
    <w:p w14:paraId="4026727A" w14:textId="77777777" w:rsidR="00A33077" w:rsidRPr="00A33077" w:rsidRDefault="00A33077" w:rsidP="00A33077">
      <w:pPr>
        <w:spacing w:after="0" w:line="360" w:lineRule="auto"/>
        <w:ind w:firstLine="2268"/>
        <w:jc w:val="both"/>
        <w:rPr>
          <w:rFonts w:ascii="Arial" w:eastAsia="Arial" w:hAnsi="Arial" w:cs="Arial"/>
          <w:sz w:val="28"/>
          <w:szCs w:val="28"/>
        </w:rPr>
      </w:pPr>
    </w:p>
    <w:p w14:paraId="3986BC7F" w14:textId="77777777" w:rsidR="00A33077" w:rsidRDefault="00A33077" w:rsidP="00A33077">
      <w:pPr>
        <w:spacing w:after="0" w:line="360" w:lineRule="auto"/>
        <w:ind w:firstLine="2268"/>
        <w:jc w:val="both"/>
        <w:rPr>
          <w:del w:id="1720" w:author="Assessor GDSXSR" w:date="2026-10-29T17:51:12Z"/>
          <w:rFonts w:ascii="Arial" w:eastAsia="Arial" w:hAnsi="Arial" w:cs="Arial"/>
          <w:sz w:val="28"/>
          <w:szCs w:val="28"/>
        </w:rPr>
      </w:pPr>
      <w:del w:id="1719" w:author="Assessor GDSXSR" w:date="2026-10-29T17:51:12Z">
        <w:r w:rsidRPr="00A33077">
          <w:rPr>
            <w:rFonts w:ascii="Arial" w:eastAsia="Arial" w:hAnsi="Arial" w:cs="Arial"/>
            <w:sz w:val="28"/>
            <w:szCs w:val="28"/>
          </w:rPr>
          <w:delText>Também não esclareceu se pretende a incidência integral da cláusula, que compreende multa de 10%, ou apenas a substituição dos juros e da correção monetária.</w:delText>
        </w:r>
      </w:del>
    </w:p>
    <w:p w14:paraId="63350DA6" w14:textId="77777777" w:rsidR="00A33077" w:rsidRPr="00A33077" w:rsidRDefault="00A33077" w:rsidP="00A33077">
      <w:pPr>
        <w:spacing w:after="0" w:line="360" w:lineRule="auto"/>
        <w:ind w:firstLine="2268"/>
        <w:jc w:val="both"/>
        <w:rPr>
          <w:del w:id="1721" w:author="Assessor GDSXSR" w:date="2026-10-29T17:51:12Z"/>
          <w:rFonts w:ascii="Arial" w:eastAsia="Arial" w:hAnsi="Arial" w:cs="Arial"/>
          <w:sz w:val="28"/>
          <w:szCs w:val="28"/>
        </w:rPr>
      </w:pPr>
    </w:p>
    <w:p w14:paraId="00FA3446" w14:textId="77777777" w:rsidR="00A33077" w:rsidRDefault="00A33077" w:rsidP="00A33077">
      <w:pPr>
        <w:spacing w:after="0" w:line="360" w:lineRule="auto"/>
        <w:ind w:firstLine="2268"/>
        <w:jc w:val="both"/>
        <w:rPr>
          <w:del w:id="1723" w:author="Assessor GDSXSR" w:date="2026-10-29T17:51:12Z"/>
          <w:rFonts w:ascii="Arial" w:eastAsia="Arial" w:hAnsi="Arial" w:cs="Arial"/>
          <w:sz w:val="28"/>
          <w:szCs w:val="28"/>
        </w:rPr>
      </w:pPr>
      <w:del w:id="1722" w:author="Assessor GDSXSR" w:date="2026-10-29T17:51:12Z">
        <w:r w:rsidRPr="00A33077">
          <w:rPr>
            <w:rFonts w:ascii="Arial" w:eastAsia="Arial" w:hAnsi="Arial" w:cs="Arial"/>
            <w:sz w:val="28"/>
            <w:szCs w:val="28"/>
          </w:rPr>
          <w:delText>Nessas circunstâncias, não é possível concluir que a alteração pretendida reduziria o valor da condenação.</w:delText>
        </w:r>
      </w:del>
    </w:p>
    <w:p w14:paraId="4924DBA6" w14:textId="77777777" w:rsidR="00A33077" w:rsidRPr="00A33077" w:rsidRDefault="00A33077" w:rsidP="00A33077">
      <w:pPr>
        <w:spacing w:after="0" w:line="360" w:lineRule="auto"/>
        <w:ind w:firstLine="2268"/>
        <w:jc w:val="both"/>
        <w:rPr>
          <w:del w:id="1724" w:author="Assessor GDSXSR" w:date="2026-10-29T17:51:12Z"/>
          <w:rFonts w:ascii="Arial" w:eastAsia="Arial" w:hAnsi="Arial" w:cs="Arial"/>
          <w:sz w:val="28"/>
          <w:szCs w:val="28"/>
        </w:rPr>
      </w:pPr>
    </w:p>
    <w:p w14:paraId="19B416A2" w14:textId="5F3E498B" w:rsidR="00A33077" w:rsidRDefault="00A33077" w:rsidP="00A33077">
      <w:pPr>
        <w:spacing w:after="0" w:line="360" w:lineRule="auto"/>
        <w:ind w:firstLine="2268"/>
        <w:jc w:val="both"/>
        <w:rPr>
          <w:del w:id="1729" w:author="Assessor GDSXSR" w:date="2026-10-29T17:51:12Z"/>
          <w:rFonts w:ascii="Arial" w:eastAsia="Arial" w:hAnsi="Arial" w:cs="Arial"/>
          <w:sz w:val="28"/>
          <w:szCs w:val="28"/>
        </w:rPr>
      </w:pPr>
      <w:del w:id="1725" w:author="Assessor GDSXSR" w:date="2026-10-29T17:51:12Z">
        <w:r w:rsidRPr="00A33077">
          <w:rPr>
            <w:rFonts w:ascii="Arial" w:eastAsia="Arial" w:hAnsi="Arial" w:cs="Arial"/>
            <w:sz w:val="28"/>
            <w:szCs w:val="28"/>
            <w:highlight w:val="yellow"/>
          </w:rPr>
          <w:delText xml:space="preserve">A reforma da sentença para determinar a aplicação dos critérios contratuais não pode resultar no agravamento da situação do único </w:delText>
        </w:r>
      </w:del>
      <w:del w:id="1726" w:author="Assessor GDSXSR" w:date="2026-10-29T17:51:12Z">
        <w:r w:rsidR="009A453D">
          <w:rPr>
            <w:rFonts w:ascii="Arial" w:eastAsia="Arial" w:hAnsi="Arial" w:cs="Arial"/>
            <w:sz w:val="28"/>
            <w:szCs w:val="28"/>
            <w:highlight w:val="yellow"/>
          </w:rPr>
          <w:delText>apela</w:delText>
        </w:r>
      </w:del>
      <w:del w:id="1727" w:author="Assessor GDSXSR" w:date="2026-10-29T17:51:12Z">
        <w:r w:rsidRPr="00A33077">
          <w:rPr>
            <w:rFonts w:ascii="Arial" w:eastAsia="Arial" w:hAnsi="Arial" w:cs="Arial"/>
            <w:sz w:val="28"/>
            <w:szCs w:val="28"/>
            <w:highlight w:val="yellow"/>
          </w:rPr>
          <w:delText xml:space="preserve">nte, em observância à vedação da </w:delText>
        </w:r>
      </w:del>
      <w:del w:id="1728" w:author="Assessor GDSXSR" w:date="2026-10-29T17:51:12Z">
        <w:r w:rsidRPr="00A33077">
          <w:rPr>
            <w:rFonts w:ascii="Arial" w:eastAsia="Arial" w:hAnsi="Arial" w:cs="Arial"/>
            <w:i/>
            <w:iCs/>
            <w:sz w:val="28"/>
            <w:szCs w:val="28"/>
            <w:highlight w:val="yellow"/>
          </w:rPr>
          <w:delText>reformatio in pejus.</w:delText>
        </w:r>
      </w:del>
    </w:p>
    <w:p w14:paraId="1C9CC41D" w14:textId="77777777" w:rsidR="00A33077" w:rsidRPr="00A33077" w:rsidRDefault="00A33077" w:rsidP="00A33077">
      <w:pPr>
        <w:spacing w:after="0" w:line="360" w:lineRule="auto"/>
        <w:ind w:firstLine="2268"/>
        <w:jc w:val="both"/>
        <w:rPr>
          <w:del w:id="1730" w:author="Assessor GDSXSR" w:date="2026-10-29T17:51:12Z"/>
          <w:rFonts w:ascii="Arial" w:eastAsia="Arial" w:hAnsi="Arial" w:cs="Arial"/>
          <w:sz w:val="28"/>
          <w:szCs w:val="28"/>
        </w:rPr>
      </w:pPr>
    </w:p>
    <w:p w14:paraId="61BDA131" w14:textId="5F7A7F5E" w:rsidR="00B01C1D" w:rsidRDefault="00A33077" w:rsidP="00E07B87">
      <w:pPr>
        <w:spacing w:after="0" w:line="360" w:lineRule="auto"/>
        <w:ind w:firstLine="2268"/>
        <w:jc w:val="both"/>
        <w:rPr>
          <w:rFonts w:ascii="Arial" w:eastAsia="Arial" w:hAnsi="Arial" w:cs="Arial"/>
          <w:sz w:val="28"/>
          <w:szCs w:val="28"/>
        </w:rPr>
      </w:pPr>
      <w:r>
        <w:rPr>
          <w:rFonts w:ascii="Arial" w:eastAsia="Arial" w:hAnsi="Arial" w:cs="Arial"/>
          <w:sz w:val="28"/>
          <w:szCs w:val="28"/>
          <w:highlight w:val="yellow"/>
          <w:rPrChange w:id="1739" w:author="Assessor GDSXSR" w:date="2026-10-29T17:51:12Z">
            <w:rPr>
              <w:rFonts w:ascii="Arial" w:eastAsia="Arial" w:hAnsi="Arial" w:cs="Arial"/>
              <w:sz w:val="28"/>
              <w:szCs w:val="28"/>
              <w:highlight w:val="yellow"/>
            </w:rPr>
          </w:rPrChange>
        </w:rPr>
        <w:t xml:space="preserve">Ausente </w:t>
      </w:r>
      <w:del w:id="1731" w:author="Assessor GDSXSR" w:date="2026-10-29T17:51:12Z">
        <w:r>
          <w:rPr>
            <w:rFonts w:ascii="Arial" w:eastAsia="Arial" w:hAnsi="Arial" w:cs="Arial"/>
            <w:sz w:val="28"/>
            <w:szCs w:val="28"/>
            <w:highlight w:val="yellow"/>
          </w:rPr>
          <w:delText xml:space="preserve">demonstração</w:delText>
        </w:r>
      </w:del>
      <w:ins w:id="1732" w:author="Assessor GDSXSR" w:date="2026-10-29T17:51:12Z">
        <w:r>
          <w:rPr>
            <w:rFonts w:ascii="Arial" w:eastAsia="Arial" w:hAnsi="Arial" w:cs="Arial"/>
            <w:color w:val="808080"/>
            <w:sz w:val="28"/>
            <w:szCs w:val="28"/>
            <w:highlight w:val="yellow"/>
          </w:rPr>
          <w:t xml:space="preserve">prova</w:t>
        </w:r>
      </w:ins>
      <w:r>
        <w:rPr>
          <w:rFonts w:ascii="Arial" w:eastAsia="Arial" w:hAnsi="Arial" w:cs="Arial"/>
          <w:sz w:val="28"/>
          <w:szCs w:val="28"/>
          <w:highlight w:val="yellow"/>
          <w:rPrChange w:id="1740" w:author="Assessor GDSXSR" w:date="2026-10-29T17:51:12Z">
            <w:rPr>
              <w:rFonts w:ascii="Arial" w:eastAsia="Arial" w:hAnsi="Arial" w:cs="Arial"/>
              <w:sz w:val="28"/>
              <w:szCs w:val="28"/>
              <w:highlight w:val="yellow"/>
            </w:rPr>
          </w:rPrChange>
        </w:rPr>
        <w:t xml:space="preserve"> de </w:t>
      </w:r>
      <w:del w:id="1733" w:author="Assessor GDSXSR" w:date="2026-10-29T17:51:12Z">
        <w:r>
          <w:rPr>
            <w:rFonts w:ascii="Arial" w:eastAsia="Arial" w:hAnsi="Arial" w:cs="Arial"/>
            <w:sz w:val="28"/>
            <w:szCs w:val="28"/>
            <w:highlight w:val="yellow"/>
          </w:rPr>
          <w:delText xml:space="preserve">que a providência postulada produziria resultado mais favorável</w:delText>
        </w:r>
      </w:del>
      <w:ins w:id="1734" w:author="Assessor GDSXSR" w:date="2026-10-29T17:51:12Z">
        <w:r>
          <w:rPr>
            <w:rFonts w:ascii="Arial" w:eastAsia="Arial" w:hAnsi="Arial" w:cs="Arial"/>
            <w:color w:val="808080"/>
            <w:sz w:val="28"/>
            <w:szCs w:val="28"/>
            <w:highlight w:val="yellow"/>
          </w:rPr>
          <w:t xml:space="preserve">benefício</w:t>
        </w:r>
      </w:ins>
      <w:r>
        <w:rPr>
          <w:rFonts w:ascii="Arial" w:eastAsia="Arial" w:hAnsi="Arial" w:cs="Arial"/>
          <w:sz w:val="28"/>
          <w:szCs w:val="28"/>
          <w:highlight w:val="yellow"/>
          <w:rPrChange w:id="1741" w:author="Assessor GDSXSR" w:date="2026-10-29T17:51:12Z">
            <w:rPr>
              <w:rFonts w:ascii="Arial" w:eastAsia="Arial" w:hAnsi="Arial" w:cs="Arial"/>
              <w:sz w:val="28"/>
              <w:szCs w:val="28"/>
              <w:highlight w:val="yellow"/>
            </w:rPr>
          </w:rPrChange>
        </w:rPr>
        <w:t xml:space="preserve"> ao réu</w:t>
      </w:r>
      <w:ins w:id="1735" w:author="Assessor GDSXSR" w:date="2026-10-29T17:51:12Z">
        <w:r>
          <w:rPr>
            <w:rFonts w:ascii="Arial" w:eastAsia="Arial" w:hAnsi="Arial" w:cs="Arial"/>
            <w:color w:val="808080"/>
            <w:sz w:val="28"/>
            <w:szCs w:val="28"/>
            <w:highlight w:val="yellow"/>
          </w:rPr>
          <w:t xml:space="preserve">, único apelante</w:t>
        </w:r>
      </w:ins>
      <w:r>
        <w:rPr>
          <w:rFonts w:ascii="Arial" w:eastAsia="Arial" w:hAnsi="Arial" w:cs="Arial"/>
          <w:sz w:val="28"/>
          <w:szCs w:val="28"/>
          <w:highlight w:val="yellow"/>
          <w:rPrChange w:id="1742" w:author="Assessor GDSXSR" w:date="2026-10-29T17:51:12Z">
            <w:rPr>
              <w:rFonts w:ascii="Arial" w:eastAsia="Arial" w:hAnsi="Arial" w:cs="Arial"/>
              <w:sz w:val="28"/>
              <w:szCs w:val="28"/>
              <w:highlight w:val="yellow"/>
            </w:rPr>
          </w:rPrChange>
        </w:rPr>
        <w:t xml:space="preserve">, deve ser mantido o critério </w:t>
      </w:r>
      <w:del w:id="1736" w:author="Assessor GDSXSR" w:date="2026-10-29T17:51:12Z">
        <w:r>
          <w:rPr>
            <w:rFonts w:ascii="Arial" w:eastAsia="Arial" w:hAnsi="Arial" w:cs="Arial"/>
            <w:sz w:val="28"/>
            <w:szCs w:val="28"/>
            <w:highlight w:val="yellow"/>
          </w:rPr>
          <w:delText xml:space="preserve">estabelecido na</w:delText>
        </w:r>
      </w:del>
      <w:ins w:id="1737" w:author="Assessor GDSXSR" w:date="2026-10-29T17:51:12Z">
        <w:r>
          <w:rPr>
            <w:rFonts w:ascii="Arial" w:eastAsia="Arial" w:hAnsi="Arial" w:cs="Arial"/>
            <w:color w:val="808080"/>
            <w:sz w:val="28"/>
            <w:szCs w:val="28"/>
            <w:highlight w:val="yellow"/>
          </w:rPr>
          <w:t xml:space="preserve">da</w:t>
        </w:r>
      </w:ins>
      <w:r>
        <w:rPr>
          <w:rFonts w:ascii="Arial" w:eastAsia="Arial" w:hAnsi="Arial" w:cs="Arial"/>
          <w:sz w:val="28"/>
          <w:szCs w:val="28"/>
          <w:highlight w:val="yellow"/>
          <w:rPrChange w:id="1743" w:author="Assessor GDSXSR" w:date="2026-10-29T17:51:12Z">
            <w:rPr>
              <w:rFonts w:ascii="Arial" w:eastAsia="Arial" w:hAnsi="Arial" w:cs="Arial"/>
              <w:sz w:val="28"/>
              <w:szCs w:val="28"/>
              <w:highlight w:val="yellow"/>
            </w:rPr>
          </w:rPrChange>
        </w:rPr>
        <w:t xml:space="preserve"> sentença</w:t>
      </w:r>
      <w:ins w:id="1738" w:author="Assessor GDSXSR" w:date="2026-10-29T17:51:12Z">
        <w:r>
          <w:rPr>
            <w:rFonts w:ascii="Arial" w:eastAsia="Arial" w:hAnsi="Arial" w:cs="Arial"/>
            <w:color w:val="808080"/>
            <w:sz w:val="28"/>
            <w:szCs w:val="28"/>
            <w:highlight w:val="yellow"/>
          </w:rPr>
          <w:t xml:space="preserve">, sob pena de reformatio in pejus</w:t>
        </w:r>
      </w:ins>
      <w:r>
        <w:rPr>
          <w:rFonts w:ascii="Arial" w:eastAsia="Arial" w:hAnsi="Arial" w:cs="Arial"/>
          <w:sz w:val="28"/>
          <w:szCs w:val="28"/>
          <w:highlight w:val="yellow"/>
          <w:rPrChange w:id="1744" w:author="Assessor GDSXSR" w:date="2026-10-29T17:51:12Z">
            <w:rPr>
              <w:rFonts w:ascii="Arial" w:eastAsia="Arial" w:hAnsi="Arial" w:cs="Arial"/>
              <w:sz w:val="28"/>
              <w:szCs w:val="28"/>
              <w:highlight w:val="yellow"/>
            </w:rPr>
          </w:rPrChange>
        </w:rPr>
        <w:t xml:space="preserve">.</w:t>
      </w:r>
    </w:p>
    <w:p w14:paraId="2555604C" w14:textId="77777777" w:rsidR="00624FBD" w:rsidRDefault="00624FBD" w:rsidP="00624FBD">
      <w:pPr>
        <w:spacing w:after="0" w:line="360" w:lineRule="auto"/>
        <w:ind w:firstLine="2268"/>
        <w:jc w:val="both"/>
        <w:rPr>
          <w:rFonts w:ascii="Arial" w:eastAsia="Arial" w:hAnsi="Arial" w:cs="Arial"/>
          <w:sz w:val="28"/>
          <w:szCs w:val="28"/>
        </w:rPr>
      </w:pPr>
    </w:p>
    <w:p w14:paraId="72A2F87F" w14:textId="48B4A1ED" w:rsidR="00B73FAD" w:rsidRPr="00D516B2" w:rsidRDefault="00B73FAD" w:rsidP="003520F9">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3520F9">
      <w:pPr>
        <w:spacing w:after="0" w:line="360" w:lineRule="auto"/>
        <w:ind w:firstLine="2268"/>
        <w:jc w:val="both"/>
        <w:rPr>
          <w:rFonts w:ascii="Arial" w:hAnsi="Arial" w:cs="Arial"/>
          <w:sz w:val="28"/>
          <w:szCs w:val="28"/>
        </w:rPr>
      </w:pPr>
    </w:p>
    <w:p w14:paraId="76119EA8" w14:textId="40C5D8C0" w:rsidR="008A4445" w:rsidRDefault="00582475" w:rsidP="003520F9">
      <w:pPr>
        <w:spacing w:after="0" w:line="360" w:lineRule="auto"/>
        <w:ind w:firstLine="2268"/>
        <w:jc w:val="both"/>
        <w:rPr>
          <w:rFonts w:ascii="Arial" w:eastAsia="Arial" w:hAnsi="Arial" w:cs="Arial"/>
          <w:sz w:val="28"/>
          <w:szCs w:val="28"/>
        </w:rPr>
      </w:pPr>
      <w:commentRangeStart w:id="33"/>
      <w:r w:rsidRPr="00582475">
        <w:rPr>
          <w:rFonts w:ascii="Arial" w:hAnsi="Arial" w:cs="Arial"/>
          <w:sz w:val="28"/>
          <w:szCs w:val="28"/>
        </w:rPr>
        <w:t xml:space="preserve">Ante o exposto, </w:t>
      </w:r>
      <w:r w:rsidRPr="00AB32D0">
        <w:rPr>
          <w:rFonts w:ascii="Arial" w:hAnsi="Arial" w:cs="Arial"/>
          <w:b/>
          <w:bCs/>
          <w:sz w:val="28"/>
          <w:szCs w:val="28"/>
        </w:rPr>
        <w:t xml:space="preserve">rejeito </w:t>
      </w:r>
      <w:r w:rsidR="003940BF" w:rsidRPr="000016A1">
        <w:rPr>
          <w:rFonts w:ascii="Arial" w:hAnsi="Arial" w:cs="Arial"/>
          <w:sz w:val="28"/>
          <w:szCs w:val="28"/>
        </w:rPr>
        <w:t>a prejudicial</w:t>
      </w:r>
      <w:r w:rsidR="000016A1" w:rsidRPr="000016A1">
        <w:rPr>
          <w:rFonts w:ascii="Arial" w:hAnsi="Arial" w:cs="Arial"/>
          <w:sz w:val="28"/>
          <w:szCs w:val="28"/>
        </w:rPr>
        <w:t xml:space="preserve"> de prescrição e</w:t>
      </w:r>
      <w:r w:rsidR="000016A1">
        <w:rPr>
          <w:rFonts w:ascii="Arial" w:hAnsi="Arial" w:cs="Arial"/>
          <w:b/>
          <w:bCs/>
          <w:sz w:val="28"/>
          <w:szCs w:val="28"/>
        </w:rPr>
        <w:t xml:space="preserve"> </w:t>
      </w:r>
      <w:r w:rsidRPr="00582475">
        <w:rPr>
          <w:rFonts w:ascii="Arial" w:hAnsi="Arial" w:cs="Arial"/>
          <w:sz w:val="28"/>
          <w:szCs w:val="28"/>
        </w:rPr>
        <w:t xml:space="preserve">a preliminar </w:t>
      </w:r>
      <w:r w:rsidR="000016A1">
        <w:rPr>
          <w:rFonts w:ascii="Arial" w:hAnsi="Arial" w:cs="Arial"/>
          <w:sz w:val="28"/>
          <w:szCs w:val="28"/>
        </w:rPr>
        <w:t xml:space="preserve">de não conhecimento do recurso por </w:t>
      </w:r>
      <w:r w:rsidRPr="00582475">
        <w:rPr>
          <w:rFonts w:ascii="Arial" w:hAnsi="Arial" w:cs="Arial"/>
          <w:sz w:val="28"/>
          <w:szCs w:val="28"/>
        </w:rPr>
        <w:t xml:space="preserve">deserção e, no mérito, </w:t>
      </w:r>
      <w:r w:rsidRPr="00AB32D0">
        <w:rPr>
          <w:rFonts w:ascii="Arial" w:hAnsi="Arial" w:cs="Arial"/>
          <w:b/>
          <w:bCs/>
          <w:sz w:val="28"/>
          <w:szCs w:val="28"/>
        </w:rPr>
        <w:t>nego provimento</w:t>
      </w:r>
      <w:r w:rsidRPr="00582475">
        <w:rPr>
          <w:rFonts w:ascii="Arial" w:hAnsi="Arial" w:cs="Arial"/>
          <w:sz w:val="28"/>
          <w:szCs w:val="28"/>
        </w:rPr>
        <w:t xml:space="preserve"> ao apelo do réu, Cota Mil Iate Clube.</w:t>
      </w:r>
      <w:r w:rsidR="03549D14" w:rsidRPr="3A9A9753">
        <w:rPr>
          <w:rFonts w:ascii="Arial" w:eastAsia="Arial" w:hAnsi="Arial" w:cs="Arial"/>
          <w:sz w:val="28"/>
          <w:szCs w:val="28"/>
        </w:rPr>
        <w:t xml:space="preserve"> </w:t>
      </w:r>
      <w:commentRangeEnd w:id="33"/>
      <w:r>
        <w:rPr>
          <w:rStyle w:val="Refdecomentrio"/>
          <w:rFonts w:ascii="Arial" w:eastAsia="Arial" w:hAnsi="Arial" w:cs="Arial"/>
          <w:sz w:val="28"/>
          <w:szCs w:val="28"/>
        </w:rPr>
        <w:commentReference w:id="33"/>
      </w:r>
    </w:p>
    <w:p w14:paraId="38E9A44F" w14:textId="77777777" w:rsidR="008A4445" w:rsidRDefault="008A4445" w:rsidP="001939CD">
      <w:pPr>
        <w:spacing w:after="0" w:line="360" w:lineRule="auto"/>
        <w:jc w:val="both"/>
        <w:rPr>
          <w:rFonts w:ascii="Arial" w:hAnsi="Arial" w:cs="Arial"/>
          <w:sz w:val="28"/>
          <w:szCs w:val="28"/>
        </w:rPr>
      </w:pPr>
    </w:p>
    <w:p w14:paraId="4BB4AF11" w14:textId="7C2A5844" w:rsidR="00635527" w:rsidRDefault="00480A33" w:rsidP="003520F9">
      <w:pPr>
        <w:spacing w:after="0" w:line="360" w:lineRule="auto"/>
        <w:ind w:firstLine="2268"/>
        <w:jc w:val="both"/>
        <w:rPr>
          <w:rFonts w:ascii="Arial" w:hAnsi="Arial" w:cs="Arial"/>
          <w:sz w:val="28"/>
          <w:szCs w:val="28"/>
        </w:rPr>
      </w:pPr>
      <w:commentRangeStart w:id="34"/>
      <w:r>
        <w:rPr>
          <w:rFonts w:ascii="Arial" w:hAnsi="Arial" w:cs="Arial"/>
          <w:b/>
          <w:bCs/>
          <w:sz w:val="28"/>
          <w:szCs w:val="28"/>
        </w:rPr>
        <w:t>Condeno</w:t>
      </w:r>
      <w:r>
        <w:rPr>
          <w:rFonts w:ascii="Arial" w:hAnsi="Arial" w:cs="Arial"/>
          <w:sz w:val="28"/>
          <w:szCs w:val="28"/>
        </w:rPr>
        <w:t xml:space="preserve"> o réu/apelante ao pagamento de honorários recursais que fixo em 2% do valor da condenação (CPC 85 § 11), acrescido da quantia fixada na r. sentença.</w:t>
      </w:r>
      <w:commentRangeEnd w:id="34"/>
      <w:r>
        <w:rPr>
          <w:rStyle w:val="Refdecomentrio"/>
          <w:rFonts w:ascii="Arial" w:hAnsi="Arial" w:cs="Arial"/>
          <w:sz w:val="28"/>
          <w:szCs w:val="28"/>
        </w:rPr>
        <w:commentReference w:id="34"/>
      </w:r>
    </w:p>
    <w:p w14:paraId="5FF5AEF8" w14:textId="77777777" w:rsidR="00B73FAD" w:rsidRDefault="00B73FAD" w:rsidP="003520F9">
      <w:pPr>
        <w:spacing w:after="0" w:line="360" w:lineRule="auto"/>
        <w:ind w:firstLine="2268"/>
        <w:jc w:val="both"/>
        <w:rPr>
          <w:rFonts w:ascii="Arial" w:hAnsi="Arial" w:cs="Arial"/>
          <w:sz w:val="28"/>
          <w:szCs w:val="28"/>
        </w:rPr>
      </w:pPr>
    </w:p>
    <w:p w14:paraId="0DA21613" w14:textId="569A3EA7" w:rsidR="007E1C8C" w:rsidRDefault="007E1C8C" w:rsidP="003520F9">
      <w:pPr>
        <w:spacing w:after="0" w:line="360" w:lineRule="auto"/>
        <w:ind w:firstLine="2268"/>
        <w:jc w:val="both"/>
        <w:rPr>
          <w:rFonts w:ascii="Arial" w:hAnsi="Arial" w:cs="Arial"/>
          <w:sz w:val="28"/>
          <w:szCs w:val="28"/>
        </w:rPr>
      </w:pPr>
      <w:r>
        <w:rPr>
          <w:rFonts w:ascii="Arial" w:hAnsi="Arial" w:cs="Arial"/>
          <w:sz w:val="28"/>
          <w:szCs w:val="28"/>
        </w:rPr>
        <w:lastRenderedPageBreak/>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4D1C0125" w14:textId="6D1C6F36" w:rsidR="64E63EB0" w:rsidRDefault="64E63EB0" w:rsidP="64E63EB0">
      <w:pPr>
        <w:pStyle w:val="PargrafodaLista"/>
        <w:spacing w:after="0" w:line="360" w:lineRule="auto"/>
        <w:ind w:left="0"/>
        <w:jc w:val="both"/>
        <w:rPr>
          <w:rFonts w:ascii="Arial" w:hAnsi="Arial" w:cs="Arial"/>
          <w:sz w:val="28"/>
          <w:szCs w:val="28"/>
        </w:rPr>
      </w:pPr>
    </w:p>
    <w:p w14:paraId="529D3CDE" w14:textId="3D1A7C3A" w:rsidR="007E1C8C" w:rsidRDefault="007E1C8C" w:rsidP="007E1C8C">
      <w:pPr>
        <w:spacing w:after="0" w:line="360" w:lineRule="auto"/>
        <w:jc w:val="both"/>
        <w:rPr>
          <w:rFonts w:ascii="Arial" w:hAnsi="Arial" w:cs="Arial"/>
          <w:sz w:val="28"/>
          <w:szCs w:val="28"/>
        </w:rPr>
      </w:pPr>
    </w:p>
    <w:p w14:paraId="0C5D2EF7" w14:textId="0CC0EFB8" w:rsidR="00693B0D" w:rsidRDefault="00693B0D" w:rsidP="00693B0D">
      <w:pPr>
        <w:ind w:right="-96"/>
        <w:jc w:val="both"/>
      </w:pPr>
      <w:r w:rsidRPr="3A9A9753">
        <w:rPr>
          <w:b/>
          <w:bCs/>
          <w:color w:val="00B050"/>
        </w:rPr>
        <w:t xml:space="preserve">SENTENÇA </w:t>
      </w:r>
    </w:p>
    <w:p w14:paraId="7E3E0A6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I.</w:t>
      </w:r>
      <w:r w:rsidRPr="00790F94">
        <w:rPr>
          <w:rFonts w:ascii="Calibri" w:eastAsia="Calibri" w:hAnsi="Calibri" w:cs="Calibri"/>
          <w:color w:val="00B050"/>
        </w:rPr>
        <w:tab/>
        <w:t>RELATÓRIO</w:t>
      </w:r>
    </w:p>
    <w:p w14:paraId="046816B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Trata-se de ação ajuizada por EMOÇÕES DO ESPORTE EVENTOS E INICIATIVAS LTDA em desfavor de COTA MIL IATE CLUBE, partes qualificadas nos autos.</w:t>
      </w:r>
    </w:p>
    <w:p w14:paraId="3EBF446F"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Narra a inicial que a autora celebrou, em 13/04/2019, com a parte ré contrato de parceria para locação de equipamentos de academia. Sustenta que a ré assumiu a obrigação de pagar aluguel mensal de R$ 5.000,00, realizar a manutenção preventiva e corretiva dos equipamentos e restituí-los ao final do contrato no mesmo estado de conservação.</w:t>
      </w:r>
    </w:p>
    <w:p w14:paraId="47F8089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Alega que, ao longo da execução contratual, a ré passou a negligenciar a manutenção dos equipamentos, deixando-os em estado precário de conservação. Afirma que reiteradas reclamações foram ignoradas, sendo constatado desgaste, ferrugem, peças danificadas e ausência de manutenção adequada. Aduz ainda que a ré comunicou a intenção de rescindir o contrato após adquirir novos equipamentos, porém se recusou a arcar com os reparos necessários antes da devolução dos bens.</w:t>
      </w:r>
    </w:p>
    <w:p w14:paraId="7753DB3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Sustenta, também, a inadimplência da ré quanto aos pagamentos de alugueis desde abril de 2020, acumulando débito originário de R$ 117.096,78, além de prejuízos decorrentes da necessidade de manutenção corretiva dos equipamentos no valor de R$ 38.320,00.</w:t>
      </w:r>
    </w:p>
    <w:p w14:paraId="670E187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Requer a condenação da ré ao pagamento das mensalidades de aluguel inadimplidas, atualizado para R$ 250.034,82, já acrescidos multa de 10%, correção monetária pelo INPC, juros de mora de 1% ao mês e honorários advocatícios de 20% sobre o valor do débito (cláusula 4.2 do contrato) e, ainda, perdas e danos referente a falta de manutenção corretiva dos equipamentos, no valor de R$ 38.320,00 (trinta e oito mil trezentos e vinte reais).</w:t>
      </w:r>
    </w:p>
    <w:p w14:paraId="6612D14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Contestação (ID 256984182). Argui prescrição, defendendo a incidência do prazo trienal, uma vez que os supostos inadimplementos remontariam ao período entre abril de 2020 e abril de 2022. No mérito, sustenta a inexistência de inadimplemento, afirmando que houve acordo de rescisão com pagamento de R$ 30.000,00, quitando integralmente as obrigações. Defende que os equipamentos eram usados, sofreram apenas desgaste normal e receberam manutenção adequada, impugnando o orçamento apresentado pela autora. Alegou, ainda, suspensão das cobranças na pandemia e ausência de prejuízo, pois os bens foram retirados e vendidos pela autora. Ao final, sustenta boa-fé e ausência de dano, requerendo a improcedência dos pedidos.</w:t>
      </w:r>
    </w:p>
    <w:p w14:paraId="30C39D24"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Réplica (ID 259272772).</w:t>
      </w:r>
    </w:p>
    <w:p w14:paraId="2622769E"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decisão de ID 269412761 delimitou os pontos controvertidos.</w:t>
      </w:r>
    </w:p>
    <w:p w14:paraId="4D837DE2"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Audiência de instrução e julgamento (ID 272596335).</w:t>
      </w:r>
    </w:p>
    <w:p w14:paraId="1E20A9AF"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Os autos vieram conclusos para sentença.</w:t>
      </w:r>
    </w:p>
    <w:p w14:paraId="463949E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É o relatório. DECIDO.</w:t>
      </w:r>
    </w:p>
    <w:p w14:paraId="08FF657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II.</w:t>
      </w:r>
      <w:r w:rsidRPr="00790F94">
        <w:rPr>
          <w:rFonts w:ascii="Calibri" w:eastAsia="Calibri" w:hAnsi="Calibri" w:cs="Calibri"/>
          <w:color w:val="00B050"/>
        </w:rPr>
        <w:tab/>
        <w:t>FUNDAMENTAÇÃO</w:t>
      </w:r>
    </w:p>
    <w:p w14:paraId="112272E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lastRenderedPageBreak/>
        <w:t>Encerrada a fase instrutória e apresentadas as manifestações finais, passo ao exame das questões necessárias ao julgamento do mérito.</w:t>
      </w:r>
    </w:p>
    <w:p w14:paraId="06AC7861" w14:textId="2DE8E721"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Da prejudicial de prescrição</w:t>
      </w:r>
    </w:p>
    <w:p w14:paraId="2192C462"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ré arguiu prescrição trienal, com fundamento no art. 206, § 3º, inciso V, do Código Civil, sustentando tratar-se de pretensão indenizatória. Subsidiariamente, requereu o reconhecimento da prescrição quinquenal das parcelas anteriores ao quinquênio que antecedeu o ajuizamento da ação.</w:t>
      </w:r>
    </w:p>
    <w:p w14:paraId="4C130EF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pretensão autoral, contudo, possui natureza híbrida. De um lado, há pedido de cobrança de mensalidades previstas em contrato escrito de locação de equipamentos; de outro, pedido de ressarcimento por alegados danos decorrentes da falta de manutenção corretiva dos bens.</w:t>
      </w:r>
    </w:p>
    <w:p w14:paraId="23F2B03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Quanto às mensalidades, aplica-se o prazo prescricional quinquenal do art. 206, § 5º, inciso I, do Código Civil, por se tratar de dívida líquida constante de instrumento particular. Como a ação foi ajuizada em 02/10/2025, estão prescritas as parcelas vencidas antes de 02/10/2020, permanecendo exigíveis apenas as vencidas no quinquênio anterior ao ajuizamento.</w:t>
      </w:r>
    </w:p>
    <w:p w14:paraId="34DA403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Quanto ao pedido de ressarcimento por falta de manutenção, trata-se de pretensão fundada em inadimplemento contratual, à qual se aplica, ausente prazo específico, o prazo decenal do art. 205 do Código Civil.</w:t>
      </w:r>
    </w:p>
    <w:p w14:paraId="32FFC09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Ademais, os fatos relacionados à vistoria, retirada dos equipamentos e orçamento de reparos ocorreram em 2025, não havendo prescrição quanto a esse ponto.</w:t>
      </w:r>
    </w:p>
    <w:p w14:paraId="688CD53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Assim, acolhe-se parcialmente a prejudicial apenas para reconhecer a prescrição das mensalidades vencidas antes de 02/10/2020.</w:t>
      </w:r>
    </w:p>
    <w:p w14:paraId="28E5B95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Inexistindo outras questões prefaciais ou prejudiciais pendentes de apreciação e presentes os pressupostos e as condições indispensáveis ao exercício do direito de ação, avanço ao exame do cerne da questão submetida ao descortino jurisdicional.</w:t>
      </w:r>
    </w:p>
    <w:p w14:paraId="71AE5DDE"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Da controvérsia</w:t>
      </w:r>
    </w:p>
    <w:p w14:paraId="76EAA54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Na audiência de saneamento (ID 269412761), foram fixados como incontroversos a existência do contrato e o encerramento da relação contratual.</w:t>
      </w:r>
    </w:p>
    <w:p w14:paraId="22D3CC9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Como pontos controvertidos, delimitaram-se o estado em que os equipamentos foram entregues, a existência de manutenções e substituições, e a responsabilidade pela manutenção dos bens.</w:t>
      </w:r>
    </w:p>
    <w:p w14:paraId="105A3CE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Também foi mantida a distribuição ordinária do ônus da prova, nos termos do art. 373, incisos I e II, do CPC, cabendo à autora provar os fatos constitutivos de seu direito e à ré demonstrar fatos impeditivos, modificativos ou extintivos da pretensão autoral.</w:t>
      </w:r>
    </w:p>
    <w:p w14:paraId="1E91FAB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Das mensalidades não pagas</w:t>
      </w:r>
    </w:p>
    <w:p w14:paraId="47D65BF1"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É incontroversa a existência de contrato entre as partes para locação de equipamentos de academia instalados nas dependências da ré. O instrumento de ID 252037678 prevê pagamento mensal de R$ 5.000,00 pela locação dos equipamentos, bem como disciplina as obrigações relativas à conservação, manutenção preventiva e manutenção corretiva dos bens.</w:t>
      </w:r>
    </w:p>
    <w:p w14:paraId="3E780F3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lastRenderedPageBreak/>
        <w:t>A autora sustenta que a ré deixou de pagar mensalidades de locação entre abril de 2020 e abril de 2022, indicando débito originário de R$ 117.096,78 (cento e dezessete mil noventa e seis reais e setenta e oito centavos).</w:t>
      </w:r>
    </w:p>
    <w:p w14:paraId="7084B20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O contrato prevê expressamente o pagamento mensal de R$ 5.000,00 (cinco mil reais) pela locação dos equipamentos, obrigação exigível enquanto os bens permaneceram à disposição da ré (ID 252037678).</w:t>
      </w:r>
    </w:p>
    <w:p w14:paraId="45490BA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prova oral reforça a existência dessa obrigação.</w:t>
      </w:r>
    </w:p>
    <w:p w14:paraId="0B7DFDD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testemunha Jorge Daniel Sette Gutierrez (ID 272596339), ex-Comodoro do clube, relatou que acompanhou a origem da relação contratual e afirmou que foi ajustado que o Cota Mil pagaria à autora o valor mensal de R$ 5.000,00, como forma de manter a academia em funcionamento. Tal declaração é compatível com o instrumento contratual juntado aos autos e reforça a conclusão de que havia contraprestação mensal devida pela ré.</w:t>
      </w:r>
    </w:p>
    <w:p w14:paraId="1621E52B" w14:textId="6AEBC32B"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ré alegou que, durante a pandemia de COVID-19, teria havido ajuste verbal para suspensão das cobranças, além de compensação com valores supostamente devidos pela</w:t>
      </w:r>
      <w:r w:rsidR="0031459A">
        <w:rPr>
          <w:rFonts w:ascii="Calibri" w:eastAsia="Calibri" w:hAnsi="Calibri" w:cs="Calibri"/>
          <w:color w:val="00B050"/>
        </w:rPr>
        <w:t xml:space="preserve"> </w:t>
      </w:r>
      <w:r w:rsidRPr="00790F94">
        <w:rPr>
          <w:rFonts w:ascii="Calibri" w:eastAsia="Calibri" w:hAnsi="Calibri" w:cs="Calibri"/>
          <w:color w:val="00B050"/>
        </w:rPr>
        <w:t>autora em razão da utilização de estacionamento. Todavia, não apresentou prova documental suficiente de novação, compensação, quitação ou renúncia à cobrança. Ademais, o próprio contrato previa que alterações deveriam ser formalizadas por aditivo escrito, circunstância que enfraquece a alegação de alteração verbal definitiva das obrigações pactuadas (ID 252037678).</w:t>
      </w:r>
    </w:p>
    <w:p w14:paraId="3A4F1EEF"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ausência de cobrança imediata não equivale a perdão da dívida. Cabia à ré comprovar fato extintivo, modificativo ou impeditivo do direito da autora, ônus do qual não se desincumbiu satisfatoriamente, nos termos do art. 373, inciso II, do CPC.</w:t>
      </w:r>
    </w:p>
    <w:p w14:paraId="72C2886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Desse modo, são exigíveis as mensalidades vencidas dentro do quinquênio anterior ao ajuizamento da ação, excluídas as parcelas prescritas e observados os pagamentos comprovados nos autos.</w:t>
      </w:r>
    </w:p>
    <w:p w14:paraId="2EC6230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Do distrato</w:t>
      </w:r>
    </w:p>
    <w:p w14:paraId="2C41801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ré afirma que as partes celebraram acordo verbal de encerramento da relação contratual, pelo qual a autora receberia R$ 30.000,00 para retirar os equipamentos e quitar todas as pendências. Sustenta, ainda, que os equipamentos foram retirados em junho de 2025 e posteriormente comercializados pela autora.</w:t>
      </w:r>
    </w:p>
    <w:p w14:paraId="7D3925C6"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Contudo, a minuta de distrato juntada aos autos não está assinada pelas partes, razão pela qual não comprova quitação ampla e irrestrita das obrigações contratuais remanescentes (ID 256985763).</w:t>
      </w:r>
    </w:p>
    <w:p w14:paraId="62F24C2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O pagamento de R$ 30.000,00 (trinta mil reais) deve ser considerado no contexto do encerramento da relação e da retirada dos equipamentos, mas não demonstra, por si só, renúncia da autora à cobrança das mensalidades vencidas.</w:t>
      </w:r>
    </w:p>
    <w:p w14:paraId="685CAEC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Embora a prova oral confirme tratativas de encerramento e retirada dos equipamentos, não há elemento seguro de que o pagamento de R$ 30.000,00 tenha implicado quitação integral das obrigações contratuais, especialmente das mensalidades pretéritas.</w:t>
      </w:r>
    </w:p>
    <w:p w14:paraId="2E4FF7F8"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Ausentes distrato assinado, recibo de quitação integral ou prova robusta de que o valor pago abrangia também as mensalidades pretéritas, não é possível atribuir ao pagamento de R$ 30.000,00 (trinta mil reais) eficácia extintiva de toda a dívida locatícia.</w:t>
      </w:r>
    </w:p>
    <w:p w14:paraId="4CE8B8F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lastRenderedPageBreak/>
        <w:t>Do ressarcimento</w:t>
      </w:r>
    </w:p>
    <w:p w14:paraId="37079E0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autora requer o pagamento de R$ 38.320,00, com base em orçamento de manutenção corretiva dos equipamentos. Sustenta que os bens foram entregues em bom estado e devolvidos deteriorados em razão da falta de manutenção pela ré (ID 252039346).</w:t>
      </w:r>
    </w:p>
    <w:p w14:paraId="795ED13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prova oral produzida confirmou a existência de problemas de manutenção nos equipamentos e reforçou que o Cota Mil exercia papel central na autorização dos reparos.</w:t>
      </w:r>
    </w:p>
    <w:p w14:paraId="56F69157"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testemunha Dênis Faria Barbosa (ID 272596336) declarou que os equipamentos teriam sido entregues ao clube em bom estado e que, ao longo do tempo, passaram a apresentar sinais de deterioração, como peças danificadas, carenagens quebradas, cabos comprometidos, pinos ausentes e estofados rasgados. Também afirmou que, a partir de 2020, o Cota Mil teria assumido a gestão da academia e da manutenção dos aparelhos.</w:t>
      </w:r>
    </w:p>
    <w:p w14:paraId="4D64B2ED"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No mesmo sentido, a testemunha Fabrício Santos (ID 272596340), que prestava serviços de manutenção nos equipamentos, afirmou que os orçamentos eram encaminhados ao Cota Mil e que os reparos dependiam de aprovação do clube. Relatou, ainda, que, em algumas oportunidades, nem todas as manutenções eram autorizadas, seja por dificuldade financeira, seja por priorização apenas de reparos considerados mais urgentes.</w:t>
      </w:r>
    </w:p>
    <w:p w14:paraId="33F75FE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testemunha Rodrigo Pettená (ID 272596342), que atuava como instrutor ou prestador de serviços na academia, afirmou que havia registro interno dos defeitos apresentados pelos equipamentos, tais como cabos rompidos, estofados rasgados e problemas em esteiras. Declarou que essas demandas eram comunicadas ao clube, que acionava a empresa responsável pela manutenção. Seu depoimento, portanto, confirma a existência de problemas recorrentes e a ciência da ré acerca das necessidades de reparo.</w:t>
      </w:r>
    </w:p>
    <w:p w14:paraId="28647A42"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Por sua vez, Jorge Daniel Sette Gutierrez (ID 272596339) relatou que, no modelo contratual firmado entre as partes, o clube assumiu a responsabilidade pela manutenção básica dos equipamentos, especialmente quanto a cabos e estofados. Tal declaração também corrobora a existência de dever de manutenção por parte da ré.</w:t>
      </w:r>
    </w:p>
    <w:p w14:paraId="0FDA1C53" w14:textId="2F255795"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Assim, os depoimentos testemunhais reforçam que havia obrigação contratual de manutenção atribuída à ré e que os equipamentos apresentaram defeitos ao longo da execução contratual. Todavia, tais elementos não são suficientes para quantificar, com</w:t>
      </w:r>
      <w:r w:rsidR="0031459A">
        <w:rPr>
          <w:rFonts w:ascii="Calibri" w:eastAsia="Calibri" w:hAnsi="Calibri" w:cs="Calibri"/>
          <w:color w:val="00B050"/>
        </w:rPr>
        <w:t xml:space="preserve"> </w:t>
      </w:r>
      <w:r w:rsidRPr="00790F94">
        <w:rPr>
          <w:rFonts w:ascii="Calibri" w:eastAsia="Calibri" w:hAnsi="Calibri" w:cs="Calibri"/>
          <w:color w:val="00B050"/>
        </w:rPr>
        <w:t>precisão técnica, o prejuízo indenizável no valor de R$ 38.320,00 (trinta e oito mil trezentos e vinte reais).</w:t>
      </w:r>
    </w:p>
    <w:p w14:paraId="5FE457F3"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Com efeito, embora os documentos, conversas, registros fotográficos e depoimentos indiquem reclamações sobre o estado dos equipamentos e a existência de pendências de manutenção, a prova produzida não permite acolher integralmente o valor postulado.</w:t>
      </w:r>
    </w:p>
    <w:p w14:paraId="05243FAB"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O orçamento apresentado pela autora é unilateral, não houve perícia judicial, não foi juntado laudo de vistoria inicial apto a permitir comparação objetiva com o estado final dos bens, e há controvérsia sobre o desgaste natural dos equipamentos ao longo da relação contratual.</w:t>
      </w:r>
    </w:p>
    <w:p w14:paraId="4DBB1A23"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 decisão de ID 275918251 determinou que a autora esclarecesse a existência de vistoria inicial e juntasse o respectivo laudo, se existente, mas não foi apresentado documento técnico inicial suficiente para aferir a evolução do estado dos equipamentos. Além disso, a ré apresentou orçamento de reparos em valor inferior, de R$ 4.870,94, o que reforça a controvérsia quanto à extensão dos danos.</w:t>
      </w:r>
    </w:p>
    <w:p w14:paraId="7D1E8BD3"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lastRenderedPageBreak/>
        <w:t>Soma-se a isso o pagamento de R$ 30.000,00 realizado no contexto do encerramento contratual. Embora tal quantia não quite as mensalidades vencidas, mostra-se suficiente para afastar, no conjunto probatório, condenação adicional por reparos, diante da ausência de prova segura de dano residual superior ao montante já pago.</w:t>
      </w:r>
    </w:p>
    <w:p w14:paraId="3CF9BCDC"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Assim, o pedido de ressarcimento de R$ 38.320,00 deve ser rejeitado, não pela inexistência de problemas nos equipamentos ou pela ausência de responsabilidade contratual da ré quanto à manutenção, mas pela insuficiência de prova quanto à extensão econômica do dano residual indenizável.</w:t>
      </w:r>
    </w:p>
    <w:p w14:paraId="3AF79E74"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Por todo o exposto, a pretensão autoral comporta acolhimento parcial, para reconhecer a prescrição das mensalidades vencidas antes de 02/10/2020, mantendo exigíveis apenas as posteriores não comprovadamente pagas, diante da existência do contrato e da obrigação mensal de R$ 5.000,00 pela locação dos equipamentos (ID 252037678).</w:t>
      </w:r>
    </w:p>
    <w:p w14:paraId="7438D33E"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III.</w:t>
      </w:r>
      <w:r w:rsidRPr="00790F94">
        <w:rPr>
          <w:rFonts w:ascii="Calibri" w:eastAsia="Calibri" w:hAnsi="Calibri" w:cs="Calibri"/>
          <w:color w:val="00B050"/>
        </w:rPr>
        <w:tab/>
        <w:t>DISPOSITIVO</w:t>
      </w:r>
    </w:p>
    <w:p w14:paraId="430CF639"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Ante o exposto, JULGO PARCIALMENTE PROCEDENTES os pedidos, com resolução de mérito, nos termos do art. 487, inciso I, do Código de Processo Civil, para:</w:t>
      </w:r>
    </w:p>
    <w:p w14:paraId="6ABE7A4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a)</w:t>
      </w:r>
      <w:r w:rsidRPr="00790F94">
        <w:rPr>
          <w:rFonts w:ascii="Calibri" w:eastAsia="Calibri" w:hAnsi="Calibri" w:cs="Calibri"/>
          <w:color w:val="00B050"/>
        </w:rPr>
        <w:tab/>
        <w:t>RECONHECER a prescrição das mensalidades vencidas antes de 02/10/2020;</w:t>
      </w:r>
    </w:p>
    <w:p w14:paraId="2B630F96"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b)</w:t>
      </w:r>
      <w:r w:rsidRPr="00790F94">
        <w:rPr>
          <w:rFonts w:ascii="Calibri" w:eastAsia="Calibri" w:hAnsi="Calibri" w:cs="Calibri"/>
          <w:color w:val="00B050"/>
        </w:rPr>
        <w:tab/>
        <w:t>CONDENAR a ré ao pagamento das mensalidades não prescritas, no valor principal de R$ 95.000,00 (noventa e cinco mil), correspondente às parcelas vencidas entre outubro de 2020 e abril de 2022, com incidência de juros de mora e correção monetária pela SELIC a partir do vencimento de cada parcela, respeitado o disposto no art. 406, § 1º, do Código Civil, excluídas as parcelas prescritas e descontados eventuais pagamentos comprovados nos autos.</w:t>
      </w:r>
    </w:p>
    <w:p w14:paraId="0FE2729A"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Em razão da sucumbência recíproca, condeno as partes ao pagamento das custas processuais e dos honorários advocatícios, que fixo em 10% (dez por cento) sobre o valor atualizado da condenação, na proporção de 70% (setenta por cento) a cargo da ré e 30% (trinta por cento) cargo da autora, nos termos do art. 85, §§ 2º e 14, do CPC, vedada a compensação dos honorários advocatícios.</w:t>
      </w:r>
    </w:p>
    <w:p w14:paraId="59CE48B5"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Ficam as partes desde já cientes de que a interposição de embargos de declaração eventualmente rejeitados por ausência de omissão, contradição, obscuridade ou erro material pode levar ao reconhecimento de expediente protelatório e atrair a incidência de multa, na forma do art. 1.023, § 2º, do CPC.</w:t>
      </w:r>
    </w:p>
    <w:p w14:paraId="4DB153AB"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Transitada em julgado, e não havendo requerimentos, arquivem-se os autos, com as cautelas de praxe.</w:t>
      </w:r>
    </w:p>
    <w:p w14:paraId="47B06910" w14:textId="77777777" w:rsidR="00790F94" w:rsidRPr="00790F94" w:rsidRDefault="00790F94" w:rsidP="00790F94">
      <w:pPr>
        <w:ind w:right="-96"/>
        <w:jc w:val="both"/>
        <w:rPr>
          <w:rFonts w:ascii="Calibri" w:eastAsia="Calibri" w:hAnsi="Calibri" w:cs="Calibri"/>
          <w:color w:val="538135" w:themeColor="accent6" w:themeShade="BF"/>
        </w:rPr>
      </w:pPr>
      <w:r w:rsidRPr="00790F94">
        <w:rPr>
          <w:rFonts w:ascii="Calibri" w:eastAsia="Calibri" w:hAnsi="Calibri" w:cs="Calibri"/>
          <w:color w:val="00B050"/>
        </w:rPr>
        <w:t>Sentença registrada eletronicamente. Publique-se. Intimem-se.</w:t>
      </w:r>
    </w:p>
    <w:p w14:paraId="25FEBE7D" w14:textId="55BB5AFC" w:rsidR="2BC45EC2" w:rsidRDefault="2BC45EC2" w:rsidP="3A9A9753">
      <w:pPr>
        <w:ind w:right="-96"/>
        <w:jc w:val="both"/>
        <w:rPr>
          <w:rFonts w:ascii="Calibri" w:eastAsia="Calibri" w:hAnsi="Calibri" w:cs="Calibri"/>
          <w:color w:val="538135" w:themeColor="accent6" w:themeShade="BF"/>
        </w:rPr>
      </w:pPr>
    </w:p>
    <w:p w14:paraId="6DDF7E83" w14:textId="77777777" w:rsidR="00693B0D" w:rsidRDefault="00693B0D" w:rsidP="00693B0D">
      <w:pPr>
        <w:ind w:right="-96"/>
        <w:jc w:val="both"/>
        <w:rPr>
          <w:b/>
          <w:color w:val="008000"/>
        </w:rPr>
      </w:pPr>
    </w:p>
    <w:p w14:paraId="7E4308EE" w14:textId="2F799818" w:rsidR="00693B0D" w:rsidRDefault="00693B0D" w:rsidP="00693B0D">
      <w:pPr>
        <w:ind w:right="-96"/>
        <w:jc w:val="both"/>
      </w:pPr>
    </w:p>
    <w:p w14:paraId="787D42ED" w14:textId="77777777" w:rsidR="007E1C8C" w:rsidRDefault="007E1C8C" w:rsidP="00693B0D">
      <w:pPr>
        <w:spacing w:after="0" w:line="360" w:lineRule="auto"/>
        <w:jc w:val="both"/>
        <w:rPr>
          <w:rFonts w:ascii="Arial" w:hAnsi="Arial" w:cs="Arial"/>
          <w:sz w:val="28"/>
          <w:szCs w:val="28"/>
        </w:rPr>
      </w:pPr>
    </w:p>
    <w:sectPr w:rsidR="007E1C8C">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ia Vilela Alves - GDACA" w:date="2026-09-15T17:22:00Z" w:initials="MV">
    <w:p w14:paraId="0EE9E353" w14:textId="77777777" w:rsidR="00DC4061" w:rsidRDefault="00DC4061" w:rsidP="00DC4061">
      <w:pPr>
        <w:pStyle w:val="Textodecomentrio"/>
      </w:pPr>
      <w:r>
        <w:rPr>
          <w:rStyle w:val="Refdecomentrio"/>
        </w:rPr>
        <w:annotationRef/>
      </w:r>
      <w:r>
        <w:t>corrigido</w:t>
      </w:r>
    </w:p>
  </w:comment>
  <w:comment w:id="1" w:author="Assessor GDSXSR" w:date="2026-10-29T00:12:00Z" w:initials="RG">
    <w:p w14:paraId="38961FA1" w14:textId="77777777" w:rsidR="00B94F40" w:rsidRDefault="00000000">
      <w:pPr>
        <w:pStyle w:val="Textodecomentrio"/>
      </w:pPr>
      <w:r>
        <w:rPr>
          <w:rStyle w:val="Refdecomentrio"/>
        </w:rPr>
        <w:annotationRef/>
      </w:r>
      <w:r>
        <w:t>ASSESSOR GDSXSR — Comentário geral (C-54, C-55). Alterações mecânicas, todas rastreadas e em cinza: realce amarelo em subtítulos, vereditos e mini-dispositivos, com sublinhado nestes (C-42, C-43, C-3A); referências normativas na forma compacta, sem “nos termos do art.” (C-20); “Insta salientar”, “Vale ressaltar” e “Por certo” trocados por verbos de juízo e “Além disso” por “Por outro lado”/“No mais” (C-16, C-23); períodos autônomos em parágrafos próprios (C-11); ID ao final das enumerações de alegações (C-30); datas da linha de dados em dd/mm/aaaa; verbos das questões da ementa padronizados em “saber se”. Resultado, fatos, valores, datas e IDs não foram alterados (C-03). Limitação: os autos não vieram com a minuta; as pendências estão nos comentários (C-24, C-52). Modelos consultados: APC 0743305-81, 0705993-44 e 0738554-11.</w:t>
      </w:r>
    </w:p>
  </w:comment>
  <w:comment w:id="2" w:author="Assessor GDSXSR" w:date="2026-10-29T00:12:00Z" w:initials="RG">
    <w:p w14:paraId="724832FC" w14:textId="77777777" w:rsidR="00B94F40" w:rsidRDefault="00000000">
      <w:pPr>
        <w:pStyle w:val="Textodecomentrio"/>
      </w:pPr>
      <w:r>
        <w:rPr>
          <w:rStyle w:val="Refdecomentrio"/>
        </w:rPr>
        <w:annotationRef/>
      </w:r>
      <w:r>
        <w:t>ASSESSOR GDSXSR — Alterei “RECURSO CONHECIDO E NÃO PROVIDO” para “RECURSO NÃO PROVIDO”: o cabeçalho termina só com o resultado (C-3P a).</w:t>
      </w:r>
    </w:p>
  </w:comment>
  <w:comment w:id="3" w:author="Assessor GDSXSR" w:date="2026-10-29T00:12:00Z" w:initials="RG">
    <w:p w14:paraId="56D8E309" w14:textId="77777777" w:rsidR="00B94F40" w:rsidRDefault="00000000">
      <w:pPr>
        <w:pStyle w:val="Textodecomentrio"/>
      </w:pPr>
      <w:r>
        <w:rPr>
          <w:rStyle w:val="Refdecomentrio"/>
        </w:rPr>
        <w:annotationRef/>
      </w:r>
      <w:r>
        <w:t>ASSESSOR GDSXSR — Acrescentei o valor da causa (R$ 288.354,82, da linha de dados do voto) ao fim do item 1 (C-34).</w:t>
      </w:r>
    </w:p>
  </w:comment>
  <w:comment w:id="4" w:author="Assessor GDSXSR" w:date="2026-10-29T00:12:00Z" w:initials="RG">
    <w:p w14:paraId="598AA2EA" w14:textId="77777777" w:rsidR="00B94F40" w:rsidRDefault="00000000">
      <w:pPr>
        <w:pStyle w:val="Textodecomentrio"/>
      </w:pPr>
      <w:r>
        <w:rPr>
          <w:rStyle w:val="Refdecomentrio"/>
        </w:rPr>
        <w:annotationRef/>
      </w:r>
      <w:r>
        <w:t>ASSESSOR GDSXSR — Reescrevi os dispositivos na forma compacta, sem “art.” e sem vírgula (C-20). Conferidos no Planalto, via iajus; o texto literal de cada um está nos comentários do voto (C-63).</w:t>
      </w:r>
    </w:p>
  </w:comment>
  <w:comment w:id="5" w:author="Assessor GDSXSR" w:date="2026-10-29T00:12:00Z" w:initials="RG">
    <w:p w14:paraId="3698D243" w14:textId="77777777" w:rsidR="00B94F40" w:rsidRDefault="00000000">
      <w:pPr>
        <w:pStyle w:val="Textodecomentrio"/>
      </w:pPr>
      <w:r>
        <w:rPr>
          <w:rStyle w:val="Refdecomentrio"/>
        </w:rPr>
        <w:annotationRef/>
      </w:r>
      <w:r>
        <w:t>ASSESSOR GDSXSR — Acrescentei o EREsp nº 1.281.594/SP, que o voto passou a enfrentar, e ajustei a identificação do Acórdão 1992116 (sem a sigla da classe; “Desª.” para relatora), na ordem de aparição (C-67, C-28). Pendência (C-52, C-72): o iajus localiza o julgado pelo CNJ (TJDFT, 5ª Turma Cível, Desª. Lucimeire Maria da Silva, j. 24/04/2025), mas não devolve o número do acórdão nem o DJe; os dados 1992116 e 09/05/2025 vieram da minuta e precisam ser conferidos no JurisDF.</w:t>
      </w:r>
    </w:p>
  </w:comment>
  <w:comment w:id="6" w:author="Assessor GDSXSR" w:date="2026-10-29T00:12:00Z" w:initials="RG">
    <w:p w14:paraId="1FC7135B" w14:textId="77777777" w:rsidR="00B94F40" w:rsidRDefault="00000000">
      <w:pPr>
        <w:pStyle w:val="Textodecomentrio"/>
      </w:pPr>
      <w:r>
        <w:rPr>
          <w:rStyle w:val="Refdecomentrio"/>
        </w:rPr>
        <w:annotationRef/>
      </w:r>
      <w:r>
        <w:t>ASSESSOR GDSXSR — Troquei “A MMª. Juíza … Dr.” por “A MM. Juíza … Dra.” (estrutura pronta da APC). Pendência (C-22, C-52): não pude conferir a forma exata do nome “Geilza Fátima Cavalcanti Diniz”, pois a sentença anexa não traz a assinatura e os autos não vieram; conferir no PJe.</w:t>
      </w:r>
    </w:p>
  </w:comment>
  <w:comment w:id="7" w:author="Assessor GDSXSR" w:date="2026-10-29T00:12:00Z" w:initials="RG">
    <w:p w14:paraId="333E5AAF" w14:textId="77777777" w:rsidR="00B94F40" w:rsidRDefault="00000000">
      <w:pPr>
        <w:pStyle w:val="Textodecomentrio"/>
      </w:pPr>
      <w:r>
        <w:rPr>
          <w:rStyle w:val="Refdecomentrio"/>
        </w:rPr>
        <w:annotationRef/>
      </w:r>
      <w:r>
        <w:t>ASSESSOR GDSXSR — Suprimi do dispositivo transcrito a advertência sobre embargos de declaração, o trânsito em julgado e o registro da sentença: o relatório transcreve só o dispositivo e os honorários (C-3N). Acrescentei o ID ao fim do bloco, o mesmo da sentença transcrita acima (ID 85711454).</w:t>
      </w:r>
    </w:p>
  </w:comment>
  <w:comment w:id="8" w:author="Assessor GDSXSR" w:date="2026-10-29T00:12:00Z" w:initials="RG">
    <w:p w14:paraId="7A29B021" w14:textId="77777777" w:rsidR="00B94F40" w:rsidRDefault="00000000">
      <w:pPr>
        <w:pStyle w:val="Textodecomentrio"/>
      </w:pPr>
      <w:r>
        <w:rPr>
          <w:rStyle w:val="Refdecomentrio"/>
        </w:rPr>
        <w:annotationRef/>
      </w:r>
      <w:r>
        <w:t>ASSESSOR GDSXSR — Alterei para a fórmula “Requer a reforma da r. sentença para …” da estrutura pronta da APC.</w:t>
      </w:r>
    </w:p>
  </w:comment>
  <w:comment w:id="9" w:author="Assessor GDSXSR" w:date="2026-10-29T00:12:00Z" w:initials="RG">
    <w:p w14:paraId="2C56E9E9" w14:textId="77777777" w:rsidR="00B94F40" w:rsidRDefault="00000000">
      <w:pPr>
        <w:pStyle w:val="Textodecomentrio"/>
      </w:pPr>
      <w:r>
        <w:rPr>
          <w:rStyle w:val="Refdecomentrio"/>
        </w:rPr>
        <w:annotationRef/>
      </w:r>
      <w:r>
        <w:t>ASSESSOR GDSXSR — Ajustei a fórmula das contrarrazões, que anuncia a preliminar e o mérito (estrutura pronta da APC), e suprimi o pedido da apelada, inclusive a majoração de honorários, que é decidida no dispositivo (C-31).</w:t>
      </w:r>
    </w:p>
  </w:comment>
  <w:comment w:id="10" w:author="Marcos Dwayne Saraiva Costa - GDSXSR" w:date="2026-10-29T14:37:00Z" w:initials="MD">
    <w:p w14:paraId="5896F69F" w14:textId="77777777" w:rsidR="00E07B87" w:rsidRDefault="00E07B87" w:rsidP="00E07B87">
      <w:pPr>
        <w:pStyle w:val="Textodecomentrio"/>
      </w:pPr>
      <w:r>
        <w:rPr>
          <w:rStyle w:val="Refdecomentrio"/>
        </w:rPr>
        <w:annotationRef/>
      </w:r>
      <w:r>
        <w:t>Não tem sublinhado aqui</w:t>
      </w:r>
    </w:p>
  </w:comment>
  <w:comment w:id="11" w:author="Assessor GDSXSR" w:date="2026-10-29T00:12:00Z" w:initials="RG">
    <w:p w14:paraId="1D58564E" w14:textId="77777777" w:rsidR="00B94F40" w:rsidRDefault="00000000">
      <w:pPr>
        <w:pStyle w:val="Textodecomentrio"/>
      </w:pPr>
      <w:r>
        <w:rPr>
          <w:rStyle w:val="Refdecomentrio"/>
        </w:rPr>
        <w:annotationRef/>
      </w:r>
      <w:r>
        <w:t>ASSESSOR GDSXSR — Inseri o cabeçalho “PRELIMINAR SUSCITADA EM CONTRARRAZÕES” e retirei a expressão repetida do subtítulo (perfil APC, preliminar de contrarrazões antes da admissibilidade).</w:t>
      </w:r>
    </w:p>
  </w:comment>
  <w:comment w:id="12" w:author="Assessor GDSXSR" w:date="2026-10-29T00:12:00Z" w:initials="RG">
    <w:p w14:paraId="60F3ACD3" w14:textId="77777777" w:rsidR="00B94F40" w:rsidRDefault="00000000">
      <w:pPr>
        <w:pStyle w:val="Textodecomentrio"/>
      </w:pPr>
      <w:r>
        <w:rPr>
          <w:rStyle w:val="Refdecomentrio"/>
        </w:rPr>
        <w:annotationRef/>
      </w:r>
      <w:r>
        <w:t>ASSESSOR GDSXSR — Texto literal (C-63) — CPC, art. 1.007: “Art. 1.007. No ato de interposição do recurso, o recorrente comprovará, quando exigido pela legislação pertinente, o respectivo preparo, inclusive porte de remessa e de retorno, sob pena de deserção. (...) § 7º O equívoco no preenchimento da guia de custas não implicará a aplicação da pena de deserção, cabendo ao relator, na hipótese de dúvida quanto ao recolhimento, intimar o recorrente para sanar o vício no prazo de 5 (cinco) dias.” (fonte: Planalto, via iajus). Acrescentei o ID das contrarrazões (88729629) ao fim da enumeração (C-30).</w:t>
      </w:r>
    </w:p>
  </w:comment>
  <w:comment w:id="13" w:author="Assessor GDSXSR" w:date="2026-10-29T00:12:00Z" w:initials="RG">
    <w:p w14:paraId="7F3A0738" w14:textId="77777777" w:rsidR="00B94F40" w:rsidRDefault="00000000">
      <w:pPr>
        <w:pStyle w:val="Textodecomentrio"/>
      </w:pPr>
      <w:r>
        <w:rPr>
          <w:rStyle w:val="Refdecomentrio"/>
        </w:rPr>
        <w:annotationRef/>
      </w:r>
      <w:r>
        <w:t>ASSESSOR GDSXSR — Pendência (C-20, C-52): os IDs de 1º grau citados no voto (252037653, 252037678, 252039349, 256985763, 256985765, 256985774, 259272774, 279724916, 287103049 e 287196000) têm nove dígitos, diferentes da série dos IDs de 2º grau (como 88729625, do apelo); a sentença aparece com dois IDs (85711454 no relatório e 279724916 no voto). Sem acesso ao PJe, não troquei os IDs de memória; converter para os IDs do PJe de 2º grau antes da liberação.</w:t>
      </w:r>
    </w:p>
  </w:comment>
  <w:comment w:id="14" w:author="Assessor GDSXSR" w:date="2026-10-29T00:12:00Z" w:initials="RG">
    <w:p w14:paraId="7033F71C" w14:textId="77777777" w:rsidR="00B94F40" w:rsidRDefault="00000000">
      <w:pPr>
        <w:pStyle w:val="Textodecomentrio"/>
      </w:pPr>
      <w:r>
        <w:rPr>
          <w:rStyle w:val="Refdecomentrio"/>
        </w:rPr>
        <w:annotationRef/>
      </w:r>
      <w:r>
        <w:t>ASSESSOR GDSXSR — Texto literal (C-63) — CC, art. 206, § 3º, V: “Art. 206. Prescreve: (...) § 3º Em três anos: (...) V - a pretensão de reparação civil;” (fonte: Planalto, via iajus). Acrescentei o ID do apelo (88729625) ao fim da enumeração (C-30) e uniformizei a abertura “O réu/apelante” (C-3W c).</w:t>
      </w:r>
    </w:p>
  </w:comment>
  <w:comment w:id="16" w:author="Marcos Dwayne Saraiva Costa - GDSXSR" w:date="2026-10-29T14:38:00Z" w:initials="MD">
    <w:p w14:paraId="7B53DD24" w14:textId="77777777" w:rsidR="00E07B87" w:rsidRDefault="00E07B87" w:rsidP="00E07B87">
      <w:pPr>
        <w:pStyle w:val="Textodecomentrio"/>
      </w:pPr>
      <w:r>
        <w:rPr>
          <w:rStyle w:val="Refdecomentrio"/>
        </w:rPr>
        <w:annotationRef/>
      </w:r>
      <w:r>
        <w:t>Sempre citar o texto da lei, em vez de parafrasear, por favor.</w:t>
      </w:r>
    </w:p>
  </w:comment>
  <w:comment w:id="15" w:author="Assessor GDSXSR" w:date="2026-10-29T00:12:00Z" w:initials="RG">
    <w:p w14:paraId="149BF279" w14:textId="77777777" w:rsidR="00B94F40" w:rsidRDefault="00000000">
      <w:pPr>
        <w:pStyle w:val="Textodecomentrio"/>
      </w:pPr>
      <w:r>
        <w:rPr>
          <w:rStyle w:val="Refdecomentrio"/>
        </w:rPr>
        <w:annotationRef/>
      </w:r>
      <w:r>
        <w:t>ASSESSOR GDSXSR — Texto literal (C-63) — CC, art. 189: “Art. 189. Violado o direito, nasce para o titular a pretensão, a qual se extingue, pela prescrição, nos prazos a que aludem os arts. 205 e 206.” (fonte: Planalto, via iajus). Troquei “Nos termos do art. 189” pela referência compacta ao fim do período (C-20).</w:t>
      </w:r>
    </w:p>
  </w:comment>
  <w:comment w:id="17" w:author="Assessor GDSXSR" w:date="2026-10-29T00:12:00Z" w:initials="RG">
    <w:p w14:paraId="3DB1C4D4" w14:textId="77777777" w:rsidR="00B94F40" w:rsidRDefault="00000000">
      <w:pPr>
        <w:pStyle w:val="Textodecomentrio"/>
      </w:pPr>
      <w:r>
        <w:rPr>
          <w:rStyle w:val="Refdecomentrio"/>
        </w:rPr>
        <w:annotationRef/>
      </w:r>
      <w:r>
        <w:t>ASSESSOR GDSXSR — Suprimi, logo após este parágrafo, o parágrafo “O objeto devolvido no recurso …”, que repetia o que os parágrafos vizinhos já dizem (C-02).</w:t>
      </w:r>
    </w:p>
  </w:comment>
  <w:comment w:id="18" w:author="Assessor GDSXSR" w:date="2026-10-29T00:12:00Z" w:initials="RG">
    <w:p w14:paraId="67D8CDAF" w14:textId="77777777" w:rsidR="00B94F40" w:rsidRDefault="00000000">
      <w:pPr>
        <w:pStyle w:val="Textodecomentrio"/>
      </w:pPr>
      <w:r>
        <w:rPr>
          <w:rStyle w:val="Refdecomentrio"/>
        </w:rPr>
        <w:annotationRef/>
      </w:r>
      <w:r>
        <w:t>ASSESSOR GDSXSR — Inseri a transcrição do art. 206, § 5º, I, do CC, que fundamenta o capítulo (C-66 a), na redação vigente, com o trecho decisivo sublinhado, e passei a só referi-lo depois. Ponto sensível, sem alteração de resultado: o art. 206, § 3º, I, do CC (três anos) trata de “aluguéis de prédios urbanos ou rústicos” e não alcança locação de equipamentos de academia (bens móveis); o apelo invoca apenas o § 3º, V. Texto conferido no Planalto, via iajus.</w:t>
      </w:r>
    </w:p>
  </w:comment>
  <w:comment w:id="19" w:author="Marcos Dwayne Saraiva Costa - GDSXSR" w:date="2026-10-29T14:39:00Z" w:initials="MD">
    <w:p w14:paraId="048C41D2" w14:textId="77777777" w:rsidR="00E07B87" w:rsidRDefault="00E07B87" w:rsidP="00E07B87">
      <w:pPr>
        <w:pStyle w:val="Textodecomentrio"/>
      </w:pPr>
      <w:r>
        <w:rPr>
          <w:rStyle w:val="Refdecomentrio"/>
        </w:rPr>
        <w:annotationRef/>
      </w:r>
      <w:r>
        <w:rPr>
          <w:color w:val="808080"/>
        </w:rPr>
        <w:t>Dispõe o art. 206, § 5º, I, do Código Civil:</w:t>
      </w:r>
    </w:p>
    <w:p w14:paraId="13C5B630" w14:textId="77777777" w:rsidR="00E07B87" w:rsidRDefault="00E07B87" w:rsidP="00E07B87">
      <w:pPr>
        <w:pStyle w:val="Textodecomentrio"/>
      </w:pPr>
    </w:p>
    <w:p w14:paraId="22EAF8F3" w14:textId="77777777" w:rsidR="00E07B87" w:rsidRDefault="00E07B87" w:rsidP="00E07B87">
      <w:pPr>
        <w:pStyle w:val="Textodecomentrio"/>
      </w:pPr>
      <w:r>
        <w:rPr>
          <w:i/>
          <w:iCs/>
          <w:color w:val="808080"/>
        </w:rPr>
        <w:t>“Art. 206. Prescreve:</w:t>
      </w:r>
    </w:p>
    <w:p w14:paraId="2B5D4DE2" w14:textId="77777777" w:rsidR="00E07B87" w:rsidRDefault="00E07B87" w:rsidP="00E07B87">
      <w:pPr>
        <w:pStyle w:val="Textodecomentrio"/>
      </w:pPr>
      <w:r>
        <w:rPr>
          <w:i/>
          <w:iCs/>
          <w:color w:val="808080"/>
        </w:rPr>
        <w:t>(...)</w:t>
      </w:r>
    </w:p>
    <w:p w14:paraId="35819525" w14:textId="77777777" w:rsidR="00E07B87" w:rsidRDefault="00E07B87" w:rsidP="00E07B87">
      <w:pPr>
        <w:pStyle w:val="Textodecomentrio"/>
      </w:pPr>
      <w:r>
        <w:rPr>
          <w:i/>
          <w:iCs/>
          <w:color w:val="808080"/>
        </w:rPr>
        <w:t>§ 5º Em cinco anos:</w:t>
      </w:r>
    </w:p>
    <w:p w14:paraId="42B8C8CB" w14:textId="77777777" w:rsidR="00E07B87" w:rsidRDefault="00E07B87" w:rsidP="00E07B87">
      <w:pPr>
        <w:pStyle w:val="Textodecomentrio"/>
      </w:pPr>
      <w:r>
        <w:rPr>
          <w:i/>
          <w:iCs/>
          <w:color w:val="808080"/>
        </w:rPr>
        <w:t xml:space="preserve">I - </w:t>
      </w:r>
      <w:r>
        <w:rPr>
          <w:i/>
          <w:iCs/>
          <w:color w:val="808080"/>
          <w:u w:val="single"/>
        </w:rPr>
        <w:t>a pretensão de cobrança de dívidas líquidas constantes de instrumento público ou particular</w:t>
      </w:r>
      <w:r>
        <w:rPr>
          <w:i/>
          <w:iCs/>
          <w:color w:val="808080"/>
        </w:rPr>
        <w:t>;” – Grifei</w:t>
      </w:r>
    </w:p>
  </w:comment>
  <w:comment w:id="20" w:author="Assessor GDSXSR" w:date="2026-10-29T00:12:00Z" w:initials="RG">
    <w:p w14:paraId="52283F5E" w14:textId="77777777" w:rsidR="00B94F40" w:rsidRDefault="00000000">
      <w:pPr>
        <w:pStyle w:val="Textodecomentrio"/>
      </w:pPr>
      <w:r>
        <w:rPr>
          <w:rStyle w:val="Refdecomentrio"/>
        </w:rPr>
        <w:annotationRef/>
      </w:r>
      <w:r>
        <w:t>ASSESSOR GDSXSR — Acrescentei a aplicação da contagem ao caso, que o item 7 da ementa já registra e o voto não trazia; datas da linha de dados e da r. sentença (C-33).</w:t>
      </w:r>
    </w:p>
  </w:comment>
  <w:comment w:id="21" w:author="Assessor GDSXSR" w:date="2026-10-29T00:12:00Z" w:initials="RG">
    <w:p w14:paraId="03579628" w14:textId="77777777" w:rsidR="00B94F40" w:rsidRDefault="00000000">
      <w:pPr>
        <w:pStyle w:val="Textodecomentrio"/>
      </w:pPr>
      <w:r>
        <w:rPr>
          <w:rStyle w:val="Refdecomentrio"/>
        </w:rPr>
        <w:annotationRef/>
      </w:r>
      <w:r>
        <w:t>ASSESSOR GDSXSR — Enfrentei em bloco o EREsp nº 1.281.594/SP, invocado na alegação 4 do apelo e não respondido na minuta (C-53). Conferido no iajus: STJ, Corte Especial, Rel. Min. Benedito Gonçalves, Rel. p/ acórdão Min. Felix Fischer, j. 15/05/2019, DJe 23/05/2019 (data de publicação conforme a citação do AgInt nos EREsp 1.602.681/SP, Rel. Min. Luis Felipe Salomão, j. 25/05/2021). Ementa, item III: “A unidade lógica do Código Civil permite extrair que a expressão "reparação civil" empregada pelo seu art. 206, § 3º, V, refere-se unicamente à responsabilidade civil aquiliana, de modo a não atingir o presente caso, fundado na responsabilidade civil contratual.” O precedente não favorece o apelante, e o contrário relevante dispensa o bloco violeta (C-46).</w:t>
      </w:r>
    </w:p>
  </w:comment>
  <w:comment w:id="22" w:author="Assessor GDSXSR" w:date="2026-10-29T00:12:00Z" w:initials="RG">
    <w:p w14:paraId="6D13D3E2" w14:textId="77777777" w:rsidR="00B94F40" w:rsidRDefault="00000000">
      <w:pPr>
        <w:pStyle w:val="Textodecomentrio"/>
      </w:pPr>
      <w:r>
        <w:rPr>
          <w:rStyle w:val="Refdecomentrio"/>
        </w:rPr>
        <w:annotationRef/>
      </w:r>
      <w:r>
        <w:t>ASSESSOR GDSXSR — Pendência (C-66 c, C-52): a conclusão do capítulo depende da minuta de distrato (quitação “recíproca, ampla, geral e irrestrita”, ID 256985763) e da mensagem do réu sobre o pagamento (ID 256985774); os trechos devem vir transcritos com o ID. Os autos não vieram, e não os inventei.</w:t>
      </w:r>
    </w:p>
  </w:comment>
  <w:comment w:id="23" w:author="Assessor GDSXSR" w:date="2026-10-29T00:12:00Z" w:initials="RG">
    <w:p w14:paraId="2CB48408" w14:textId="77777777" w:rsidR="00B94F40" w:rsidRDefault="00000000">
      <w:pPr>
        <w:pStyle w:val="Textodecomentrio"/>
      </w:pPr>
      <w:r>
        <w:rPr>
          <w:rStyle w:val="Refdecomentrio"/>
        </w:rPr>
        <w:annotationRef/>
      </w:r>
      <w:r>
        <w:t>ASSESSOR GDSXSR — Inseri a transcrição do art. 320 do CC, que fundamenta o capítulo (C-66 a), e retirei a frase que a repetia; texto conferido no Planalto, via iajus.</w:t>
      </w:r>
    </w:p>
  </w:comment>
  <w:comment w:id="24" w:author="Assessor GDSXSR" w:date="2026-10-29T00:12:00Z" w:initials="RG">
    <w:p w14:paraId="2439F55C" w14:textId="77777777" w:rsidR="00B94F40" w:rsidRDefault="00000000">
      <w:pPr>
        <w:pStyle w:val="Textodecomentrio"/>
      </w:pPr>
      <w:r>
        <w:rPr>
          <w:rStyle w:val="Refdecomentrio"/>
        </w:rPr>
        <w:annotationRef/>
      </w:r>
      <w:r>
        <w:t>ASSESSOR GDSXSR — Troquei “Vale ressaltar” por “Registro” e retirei “Por certo” (C-23); a conclusão ganhou parágrafo próprio (C-11).</w:t>
      </w:r>
    </w:p>
  </w:comment>
  <w:comment w:id="25" w:author="Assessor GDSXSR" w:date="2026-10-29T00:12:00Z" w:initials="RG">
    <w:p w14:paraId="5E8684B7" w14:textId="77777777" w:rsidR="00B94F40" w:rsidRDefault="00000000">
      <w:pPr>
        <w:pStyle w:val="Textodecomentrio"/>
      </w:pPr>
      <w:r>
        <w:rPr>
          <w:rStyle w:val="Refdecomentrio"/>
        </w:rPr>
        <w:annotationRef/>
      </w:r>
      <w:r>
        <w:t>ASSESSOR GDSXSR — Troquei “Além disso” por “Por outro lado” (C-16). Pendência (C-66 c, C-52): transcrever o trecho da conversa em que a autora comunica as parcelas em aberto (ID 259272774); os autos não vieram.</w:t>
      </w:r>
    </w:p>
  </w:comment>
  <w:comment w:id="26" w:author="Assessor GDSXSR" w:date="2026-10-29T00:12:00Z" w:initials="RG">
    <w:p w14:paraId="699E4675" w14:textId="77777777" w:rsidR="00B94F40" w:rsidRDefault="00000000">
      <w:pPr>
        <w:pStyle w:val="Textodecomentrio"/>
      </w:pPr>
      <w:r>
        <w:rPr>
          <w:rStyle w:val="Refdecomentrio"/>
        </w:rPr>
        <w:annotationRef/>
      </w:r>
      <w:r>
        <w:t>ASSESSOR GDSXSR — Texto literal (C-63) — CC, art. 360: “Dá-se a novação: I - quando o devedor contrai com o credor nova dívida para extinguir e substituir a anterior; II - quando novo devedor sucede ao antigo, ficando este quite com o credor; III - quando, em virtude de obrigação nova, outro credor é substituído ao antigo, ficando o devedor quite com este.” Art. 361: “Não havendo ânimo de novar, expresso ou tácito mas inequívoco, a segunda obrigação confirma simplesmente a primeira.” (fonte: Planalto, via iajus).</w:t>
      </w:r>
    </w:p>
  </w:comment>
  <w:comment w:id="27" w:author="Assessor GDSXSR" w:date="2026-10-29T00:12:00Z" w:initials="RG">
    <w:p w14:paraId="7801D882" w14:textId="77777777" w:rsidR="00B94F40" w:rsidRDefault="00000000">
      <w:pPr>
        <w:pStyle w:val="Textodecomentrio"/>
      </w:pPr>
      <w:r>
        <w:rPr>
          <w:rStyle w:val="Refdecomentrio"/>
        </w:rPr>
        <w:annotationRef/>
      </w:r>
      <w:r>
        <w:t>ASSESSOR GDSXSR — Texto literal (C-63) — CC, art. 843: “A transação interpreta-se restritivamente, e por ela não se transmitem, apenas se declaram ou reconhecem direitos.” (fonte: Planalto, via iajus).</w:t>
      </w:r>
    </w:p>
  </w:comment>
  <w:comment w:id="28" w:author="Assessor GDSXSR" w:date="2026-10-29T00:12:00Z" w:initials="RG">
    <w:p w14:paraId="79DBE38A" w14:textId="77777777" w:rsidR="00B94F40" w:rsidRDefault="00000000">
      <w:pPr>
        <w:pStyle w:val="Textodecomentrio"/>
      </w:pPr>
      <w:r>
        <w:rPr>
          <w:rStyle w:val="Refdecomentrio"/>
        </w:rPr>
        <w:annotationRef/>
      </w:r>
      <w:r>
        <w:t>ASSESSOR GDSXSR — Texto literal (C-63) — CPC, art. 373: “Art. 373. O ônus da prova incumbe: (...) II - ao réu, quanto à existência de fato impeditivo, modificativo ou extintivo do direito do autor.” (fonte: Planalto, via iajus).</w:t>
      </w:r>
    </w:p>
  </w:comment>
  <w:comment w:id="29" w:author="Assessor GDSXSR" w:date="2026-10-29T00:12:00Z" w:initials="RG">
    <w:p w14:paraId="03B53021" w14:textId="77777777" w:rsidR="00B94F40" w:rsidRDefault="00000000">
      <w:pPr>
        <w:pStyle w:val="Textodecomentrio"/>
      </w:pPr>
      <w:r>
        <w:rPr>
          <w:rStyle w:val="Refdecomentrio"/>
        </w:rPr>
        <w:annotationRef/>
      </w:r>
      <w:r>
        <w:t>ASSESSOR GDSXSR — Precedente conferido no iajus pelo CNJ (0710978-63.2023.8.07.0019; TJDFT, 5ª Turma Cível, Desª. Lucimeire Maria da Silva, j. 24/04/2025). A ementa trata da validade de conversas de WhatsApp como prova (CPC 369 e 436), e não da supressio; mantive o precedente porque a minuta o usa para as conversas citadas no capítulo (ID 259272774) e ele não contraria o voto (C-72, exceção). Troquei “Nesse sentido, confira-se:” por “Nesse sentido:” (C-67), retirei o cabeçalho e os itens irrelevantes da ementa e sublinhei o trecho aproveitado (C-62). Pendência (C-52): número do acórdão e DJe vieram da minuta; conferir no JurisDF.</w:t>
      </w:r>
    </w:p>
  </w:comment>
  <w:comment w:id="30" w:author="Assessor GDSXSR" w:date="2026-10-29T00:12:00Z" w:initials="RG">
    <w:p w14:paraId="5904135D" w14:textId="77777777" w:rsidR="00B94F40" w:rsidRDefault="00000000">
      <w:pPr>
        <w:pStyle w:val="Textodecomentrio"/>
      </w:pPr>
      <w:r>
        <w:rPr>
          <w:rStyle w:val="Refdecomentrio"/>
        </w:rPr>
        <w:annotationRef/>
      </w:r>
      <w:r>
        <w:t>ASSESSOR GDSXSR — Corrigi o mini-dispositivo para “Assim, nego provimento ao apelo, nesse ponto.” (C-3A), sublinhado e realçado.</w:t>
      </w:r>
    </w:p>
  </w:comment>
  <w:comment w:id="31" w:author="Assessor GDSXSR" w:date="2026-10-29T00:12:00Z" w:initials="RG">
    <w:p w14:paraId="0C67CB87" w14:textId="77777777" w:rsidR="00B94F40" w:rsidRDefault="00000000">
      <w:pPr>
        <w:pStyle w:val="Textodecomentrio"/>
      </w:pPr>
      <w:r>
        <w:rPr>
          <w:rStyle w:val="Refdecomentrio"/>
        </w:rPr>
        <w:annotationRef/>
      </w:r>
      <w:r>
        <w:t>ASSESSOR GDSXSR — Acrescentei o ID do apelo ao fim da enumeração (C-30). Pendência (C-66 b, C-52): a cláusula 4.2 do contrato (INPC, juros de 1% ao mês, multa de 10% e honorários de 20%) deve vir transcrita, com o ID 252037678; o contrato não veio nos autos recebidos.</w:t>
      </w:r>
    </w:p>
  </w:comment>
  <w:comment w:id="32" w:author="Assessor GDSXSR" w:date="2026-10-29T00:12:00Z" w:initials="RG">
    <w:p w14:paraId="04F7AD5F" w14:textId="77777777" w:rsidR="00B94F40" w:rsidRDefault="00000000">
      <w:pPr>
        <w:pStyle w:val="Textodecomentrio"/>
      </w:pPr>
      <w:r>
        <w:rPr>
          <w:rStyle w:val="Refdecomentrio"/>
        </w:rPr>
        <w:annotationRef/>
      </w:r>
      <w:r>
        <w:t>ASSESSOR GDSXSR — Texto literal (C-63, C-64) — CC, art. 406, na redação vigente (Lei 14.905/2024): “Art. 406. Quando não forem convencionados, ou quando o forem sem taxa estipulada, ou quando provierem de determinação da lei, os juros serão fixados de acordo com a taxa legal. § 1º A taxa legal corresponderá à taxa referencial do Sistema Especial de Liquidação e de Custódia (Selic), deduzido o índice de atualização monetária de que trata o parágrafo único do art. 389 deste Código.” (fonte: Planalto, via iajus). Pendência (C-64): as mensalidades são de 2020 a 2022, anteriores à vigência da Lei 14.905/2024 (30/08/2024); a redação anterior do art. 406 não foi conferida e não a citei de memória. O parágrafo só afirma a natureza subsidiária da norma, o que vale nas duas redações.</w:t>
      </w:r>
    </w:p>
  </w:comment>
  <w:comment w:id="33" w:author="Assessor GDSXSR" w:date="2026-10-29T00:12:00Z" w:initials="RG">
    <w:p w14:paraId="2CC2D940" w14:textId="77777777" w:rsidR="00B94F40" w:rsidRDefault="00000000">
      <w:pPr>
        <w:pStyle w:val="Textodecomentrio"/>
      </w:pPr>
      <w:r>
        <w:rPr>
          <w:rStyle w:val="Refdecomentrio"/>
        </w:rPr>
        <w:annotationRef/>
      </w:r>
      <w:r>
        <w:t>ASSESSOR GDSXSR — Texto literal (C-63) — CPC, art. 85: “Art. 85. A sentença condenará o vencido a pagar honorários ao advogado do vencedor. (...)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via iajus).</w:t>
      </w:r>
    </w:p>
  </w:comment>
  <w:comment w:id="34" w:author="Assessor GDSXSR" w:date="2026-10-29T00:12:00Z" w:initials="RG">
    <w:p w14:paraId="4A152785" w14:textId="77777777" w:rsidR="00B94F40" w:rsidRDefault="00000000">
      <w:pPr>
        <w:pStyle w:val="Textodecomentrio"/>
      </w:pPr>
      <w:r>
        <w:rPr>
          <w:rStyle w:val="Refdecomentrio"/>
        </w:rPr>
        <w:annotationRef/>
      </w:r>
      <w:r>
        <w:t>ASSESSOR GDSXSR — Honorários recursais (C-51): mantive os 2% da minuta, que é decisão do Relator, e troquei “CPC/2015” por “CPC” (C-20). Base: valor da condenação, R$ 95.000,00 de principal (r. sentença, item b), a atualizar pela SELIC desde cada vencimento. Capítulo da r. sentença sobre custas e honorários: “Em razão da sucumbência recíproca, condeno as partes ao pagamento das custas processuais e dos honorários advocatícios, que fixo em 10% (dez por cento) sobre o valor atualizado da condenação, na proporção de 70% (setenta por cento) a cargo da ré e 30% (trinta por cento) cargo da autora, nos termos do art. 85, §§ 2º e 14, do CPC, vedada a compensação dos honorários advocatícios.”</w:t>
      </w:r>
    </w:p>
  </w:comment>
  <w:comment w:id="35" w:author="Assessor GDSXSR" w:initials="RG" w:date="2026-10-29T17:51:12Z">
    <w:p>
      <w:pPr>
        <w:pStyle w:val="CommentText"/>
      </w:pPr>
      <w:r>
        <w:rPr>
          <w:rStyle w:val="CommentReference"/>
        </w:rPr>
        <w:annotationRef/>
      </w:r>
      <w:r>
        <w:t>ASSESSOR GDSXSR — Reduzi a ementa em 27% (de 823 para 598 palavras) e a fundamentação do voto em 40% (de 2.167 para 1.291 palavras, da linha de dados ao último capítulo, sem contar o dispositivo), medidas na versão que você enviou (C-02, C-11). Resultado, valores, datas e IDs não mudaram. Cortei repetições, fundi parágrafos que diziam o mesmo, encurtei as enumerações de alegações e a ementa do Acórdão 1992116 (com (...), C-62), e tirei o parágrafo que parafraseava o CC 406 e o trecho sobre a planilha de R$ 250.034,82, já narrado no relatório. Mantive as transcrições do CC 189, 206 § 5º I, 320 e 360/361, conforme seu comentário sobre citar o texto da lei. O CC 843 e o CPC 373 II seguem em referência compacta, com o texto no comentário do parágrafo. Retirei o sublinhado da linha de dados, como você apontou. Na ementa, fundi os itens sobre quitação, novação e transação e renumerei de 1 a 12.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E9E353" w15:done="0"/>
  <w15:commentEx w15:paraId="38961FA1" w15:done="0"/>
  <w15:commentEx w15:paraId="724832FC" w15:done="0"/>
  <w15:commentEx w15:paraId="56D8E309" w15:done="0"/>
  <w15:commentEx w15:paraId="598AA2EA" w15:done="0"/>
  <w15:commentEx w15:paraId="3698D243" w15:done="0"/>
  <w15:commentEx w15:paraId="1FC7135B" w15:done="0"/>
  <w15:commentEx w15:paraId="333E5AAF" w15:done="0"/>
  <w15:commentEx w15:paraId="7A29B021" w15:done="0"/>
  <w15:commentEx w15:paraId="2C56E9E9" w15:done="0"/>
  <w15:commentEx w15:paraId="5896F69F" w15:done="0"/>
  <w15:commentEx w15:paraId="1D58564E" w15:done="0"/>
  <w15:commentEx w15:paraId="60F3ACD3" w15:done="0"/>
  <w15:commentEx w15:paraId="7F3A0738" w15:done="0"/>
  <w15:commentEx w15:paraId="7033F71C" w15:done="0"/>
  <w15:commentEx w15:paraId="7B53DD24" w15:done="0"/>
  <w15:commentEx w15:paraId="149BF279" w15:done="0"/>
  <w15:commentEx w15:paraId="3DB1C4D4" w15:done="0"/>
  <w15:commentEx w15:paraId="67D8CDAF" w15:done="0"/>
  <w15:commentEx w15:paraId="42B8C8CB" w15:done="0"/>
  <w15:commentEx w15:paraId="52283F5E" w15:done="0"/>
  <w15:commentEx w15:paraId="03579628" w15:done="0"/>
  <w15:commentEx w15:paraId="6D13D3E2" w15:done="0"/>
  <w15:commentEx w15:paraId="2CB48408" w15:done="0"/>
  <w15:commentEx w15:paraId="2439F55C" w15:done="0"/>
  <w15:commentEx w15:paraId="5E8684B7" w15:done="0"/>
  <w15:commentEx w15:paraId="699E4675" w15:done="0"/>
  <w15:commentEx w15:paraId="7801D882" w15:done="0"/>
  <w15:commentEx w15:paraId="79DBE38A" w15:done="0"/>
  <w15:commentEx w15:paraId="03B53021" w15:done="0"/>
  <w15:commentEx w15:paraId="5904135D" w15:done="0"/>
  <w15:commentEx w15:paraId="0C67CB87" w15:done="0"/>
  <w15:commentEx w15:paraId="04F7AD5F" w15:done="0"/>
  <w15:commentEx w15:paraId="2CC2D940" w15:done="0"/>
  <w15:commentEx w15:paraId="4A1527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A1162F" w16cex:dateUtc="2026-09-15T20:22:00Z"/>
  <w16cex:commentExtensible w16cex:durableId="243655BB" w16cex:dateUtc="2026-10-29T17:37:00Z"/>
  <w16cex:commentExtensible w16cex:durableId="1D58564E">
    <w16cex:extLst>
      <w16:ext w16:uri="{CE6994B0-6A32-4C9F-8C6B-6E91EDA988CE}">
        <cr:reactions xmlns:cr="http://schemas.microsoft.com/office/comments/2020/reactions">
          <cr:reaction reactionType="1">
            <cr:reactionInfo dateUtc="2026-10-29T17:37:20Z">
              <cr:user userId="S::t321760@tjdft.jus.br::71ef89ef-9eb5-4780-8a4d-3f3a792db9c6" userProvider="AD" userName="Marcos Dwayne Saraiva Costa - GDSXSR"/>
            </cr:reactionInfo>
          </cr:reaction>
        </cr:reactions>
      </w16:ext>
    </w16cex:extLst>
  </w16cex:commentExtensible>
  <w16cex:commentExtensible w16cex:durableId="60F3ACD3">
    <w16cex:extLst>
      <w16:ext w16:uri="{CE6994B0-6A32-4C9F-8C6B-6E91EDA988CE}">
        <cr:reactions xmlns:cr="http://schemas.microsoft.com/office/comments/2020/reactions">
          <cr:reaction reactionType="1">
            <cr:reactionInfo dateUtc="2026-10-29T17:37:23Z">
              <cr:user userId="S::t321760@tjdft.jus.br::71ef89ef-9eb5-4780-8a4d-3f3a792db9c6" userProvider="AD" userName="Marcos Dwayne Saraiva Costa - GDSXSR"/>
            </cr:reactionInfo>
          </cr:reaction>
        </cr:reactions>
      </w16:ext>
    </w16cex:extLst>
  </w16cex:commentExtensible>
  <w16cex:commentExtensible w16cex:durableId="4F37EF93" w16cex:dateUtc="2026-10-29T17:38:00Z"/>
  <w16cex:commentExtensible w16cex:durableId="67D8CDAF">
    <w16cex:extLst>
      <w16:ext w16:uri="{CE6994B0-6A32-4C9F-8C6B-6E91EDA988CE}">
        <cr:reactions xmlns:cr="http://schemas.microsoft.com/office/comments/2020/reactions">
          <cr:reaction reactionType="1">
            <cr:reactionInfo dateUtc="2026-10-29T17:39:14Z">
              <cr:user userId="S::t321760@tjdft.jus.br::71ef89ef-9eb5-4780-8a4d-3f3a792db9c6" userProvider="AD" userName="Marcos Dwayne Saraiva Costa - GDSXSR"/>
            </cr:reactionInfo>
          </cr:reaction>
        </cr:reactions>
      </w16:ext>
    </w16cex:extLst>
  </w16cex:commentExtensible>
  <w16cex:commentExtensible w16cex:durableId="5E810BEA" w16cex:dateUtc="2026-10-29T17:39:00Z"/>
  <w16cex:commentExtensible w16cex:durableId="2CB48408">
    <w16cex:extLst>
      <w16:ext w16:uri="{CE6994B0-6A32-4C9F-8C6B-6E91EDA988CE}">
        <cr:reactions xmlns:cr="http://schemas.microsoft.com/office/comments/2020/reactions">
          <cr:reaction reactionType="1">
            <cr:reactionInfo dateUtc="2026-10-29T17:39:50Z">
              <cr:user userId="S::t321760@tjdft.jus.br::71ef89ef-9eb5-4780-8a4d-3f3a792db9c6" userProvider="AD" userName="Marcos Dwayne Saraiva Costa - GDSXSR"/>
            </cr:reactionInfo>
          </cr:reaction>
        </cr:reactions>
      </w16:ext>
    </w16cex:extLst>
  </w16cex:commentExtensible>
  <w16cex:commentExtensible w16cex:durableId="03B53021">
    <w16cex:extLst>
      <w16:ext w16:uri="{CE6994B0-6A32-4C9F-8C6B-6E91EDA988CE}">
        <cr:reactions xmlns:cr="http://schemas.microsoft.com/office/comments/2020/reactions">
          <cr:reaction reactionType="1">
            <cr:reactionInfo dateUtc="2026-10-29T17:41:22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E9E353" w16cid:durableId="42A1162F"/>
  <w16cid:commentId w16cid:paraId="38961FA1" w16cid:durableId="38961FA1"/>
  <w16cid:commentId w16cid:paraId="724832FC" w16cid:durableId="724832FC"/>
  <w16cid:commentId w16cid:paraId="56D8E309" w16cid:durableId="56D8E309"/>
  <w16cid:commentId w16cid:paraId="598AA2EA" w16cid:durableId="598AA2EA"/>
  <w16cid:commentId w16cid:paraId="3698D243" w16cid:durableId="3698D243"/>
  <w16cid:commentId w16cid:paraId="1FC7135B" w16cid:durableId="1FC7135B"/>
  <w16cid:commentId w16cid:paraId="333E5AAF" w16cid:durableId="333E5AAF"/>
  <w16cid:commentId w16cid:paraId="7A29B021" w16cid:durableId="7A29B021"/>
  <w16cid:commentId w16cid:paraId="2C56E9E9" w16cid:durableId="2C56E9E9"/>
  <w16cid:commentId w16cid:paraId="5896F69F" w16cid:durableId="243655BB"/>
  <w16cid:commentId w16cid:paraId="1D58564E" w16cid:durableId="1D58564E"/>
  <w16cid:commentId w16cid:paraId="60F3ACD3" w16cid:durableId="60F3ACD3"/>
  <w16cid:commentId w16cid:paraId="7F3A0738" w16cid:durableId="7F3A0738"/>
  <w16cid:commentId w16cid:paraId="7033F71C" w16cid:durableId="7033F71C"/>
  <w16cid:commentId w16cid:paraId="7B53DD24" w16cid:durableId="4F37EF93"/>
  <w16cid:commentId w16cid:paraId="149BF279" w16cid:durableId="149BF279"/>
  <w16cid:commentId w16cid:paraId="3DB1C4D4" w16cid:durableId="3DB1C4D4"/>
  <w16cid:commentId w16cid:paraId="67D8CDAF" w16cid:durableId="67D8CDAF"/>
  <w16cid:commentId w16cid:paraId="42B8C8CB" w16cid:durableId="5E810BEA"/>
  <w16cid:commentId w16cid:paraId="52283F5E" w16cid:durableId="52283F5E"/>
  <w16cid:commentId w16cid:paraId="03579628" w16cid:durableId="03579628"/>
  <w16cid:commentId w16cid:paraId="6D13D3E2" w16cid:durableId="6D13D3E2"/>
  <w16cid:commentId w16cid:paraId="2CB48408" w16cid:durableId="2CB48408"/>
  <w16cid:commentId w16cid:paraId="2439F55C" w16cid:durableId="2439F55C"/>
  <w16cid:commentId w16cid:paraId="5E8684B7" w16cid:durableId="5E8684B7"/>
  <w16cid:commentId w16cid:paraId="699E4675" w16cid:durableId="699E4675"/>
  <w16cid:commentId w16cid:paraId="7801D882" w16cid:durableId="7801D882"/>
  <w16cid:commentId w16cid:paraId="79DBE38A" w16cid:durableId="79DBE38A"/>
  <w16cid:commentId w16cid:paraId="03B53021" w16cid:durableId="03B53021"/>
  <w16cid:commentId w16cid:paraId="5904135D" w16cid:durableId="5904135D"/>
  <w16cid:commentId w16cid:paraId="0C67CB87" w16cid:durableId="0C67CB87"/>
  <w16cid:commentId w16cid:paraId="04F7AD5F" w16cid:durableId="04F7AD5F"/>
  <w16cid:commentId w16cid:paraId="2CC2D940" w16cid:durableId="2CC2D940"/>
  <w16cid:commentId w16cid:paraId="4A152785" w16cid:durableId="4A1527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8ADB1" w14:textId="77777777" w:rsidR="00650869" w:rsidRDefault="00650869" w:rsidP="003A42DE">
      <w:pPr>
        <w:spacing w:after="0" w:line="240" w:lineRule="auto"/>
      </w:pPr>
      <w:r>
        <w:separator/>
      </w:r>
    </w:p>
  </w:endnote>
  <w:endnote w:type="continuationSeparator" w:id="0">
    <w:p w14:paraId="44D29F27" w14:textId="77777777" w:rsidR="00650869" w:rsidRDefault="00650869"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DE1FE" w14:textId="77777777" w:rsidR="00650869" w:rsidRDefault="00650869" w:rsidP="003A42DE">
      <w:pPr>
        <w:spacing w:after="0" w:line="240" w:lineRule="auto"/>
      </w:pPr>
      <w:r>
        <w:separator/>
      </w:r>
    </w:p>
  </w:footnote>
  <w:footnote w:type="continuationSeparator" w:id="0">
    <w:p w14:paraId="3410FCA3" w14:textId="77777777" w:rsidR="00650869" w:rsidRDefault="00650869"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7AF2"/>
    <w:multiLevelType w:val="multilevel"/>
    <w:tmpl w:val="E64EDE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8B63BE0"/>
    <w:multiLevelType w:val="multilevel"/>
    <w:tmpl w:val="8E3074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8144F14"/>
    <w:multiLevelType w:val="multilevel"/>
    <w:tmpl w:val="160ABF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766C3E"/>
    <w:multiLevelType w:val="hybridMultilevel"/>
    <w:tmpl w:val="283C0146"/>
    <w:lvl w:ilvl="0" w:tplc="56009784">
      <w:start w:val="1"/>
      <w:numFmt w:val="decimal"/>
      <w:lvlText w:val="%1."/>
      <w:lvlJc w:val="left"/>
      <w:pPr>
        <w:ind w:left="720" w:hanging="360"/>
      </w:pPr>
    </w:lvl>
    <w:lvl w:ilvl="1" w:tplc="3092C0D8">
      <w:start w:val="1"/>
      <w:numFmt w:val="lowerLetter"/>
      <w:lvlText w:val="%2."/>
      <w:lvlJc w:val="left"/>
      <w:pPr>
        <w:ind w:left="1440" w:hanging="360"/>
      </w:pPr>
    </w:lvl>
    <w:lvl w:ilvl="2" w:tplc="D35854C4">
      <w:start w:val="1"/>
      <w:numFmt w:val="lowerRoman"/>
      <w:lvlText w:val="%3."/>
      <w:lvlJc w:val="right"/>
      <w:pPr>
        <w:ind w:left="2160" w:hanging="180"/>
      </w:pPr>
    </w:lvl>
    <w:lvl w:ilvl="3" w:tplc="54AE15AA">
      <w:start w:val="1"/>
      <w:numFmt w:val="decimal"/>
      <w:lvlText w:val="%4."/>
      <w:lvlJc w:val="left"/>
      <w:pPr>
        <w:ind w:left="2880" w:hanging="360"/>
      </w:pPr>
    </w:lvl>
    <w:lvl w:ilvl="4" w:tplc="8452B7FA">
      <w:start w:val="1"/>
      <w:numFmt w:val="lowerLetter"/>
      <w:lvlText w:val="%5."/>
      <w:lvlJc w:val="left"/>
      <w:pPr>
        <w:ind w:left="3600" w:hanging="360"/>
      </w:pPr>
    </w:lvl>
    <w:lvl w:ilvl="5" w:tplc="70CEEF0E">
      <w:start w:val="1"/>
      <w:numFmt w:val="lowerRoman"/>
      <w:lvlText w:val="%6."/>
      <w:lvlJc w:val="right"/>
      <w:pPr>
        <w:ind w:left="4320" w:hanging="180"/>
      </w:pPr>
    </w:lvl>
    <w:lvl w:ilvl="6" w:tplc="9D50A5D2">
      <w:start w:val="1"/>
      <w:numFmt w:val="decimal"/>
      <w:lvlText w:val="%7."/>
      <w:lvlJc w:val="left"/>
      <w:pPr>
        <w:ind w:left="5040" w:hanging="360"/>
      </w:pPr>
    </w:lvl>
    <w:lvl w:ilvl="7" w:tplc="EFF2BB7C">
      <w:start w:val="1"/>
      <w:numFmt w:val="lowerLetter"/>
      <w:lvlText w:val="%8."/>
      <w:lvlJc w:val="left"/>
      <w:pPr>
        <w:ind w:left="5760" w:hanging="360"/>
      </w:pPr>
    </w:lvl>
    <w:lvl w:ilvl="8" w:tplc="0806072A">
      <w:start w:val="1"/>
      <w:numFmt w:val="lowerRoman"/>
      <w:lvlText w:val="%9."/>
      <w:lvlJc w:val="right"/>
      <w:pPr>
        <w:ind w:left="6480" w:hanging="180"/>
      </w:pPr>
    </w:lvl>
  </w:abstractNum>
  <w:abstractNum w:abstractNumId="7"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6A33CD3"/>
    <w:multiLevelType w:val="multilevel"/>
    <w:tmpl w:val="3F8AF2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9E1C2A"/>
    <w:multiLevelType w:val="multilevel"/>
    <w:tmpl w:val="761A51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351ADC"/>
    <w:multiLevelType w:val="multilevel"/>
    <w:tmpl w:val="5F72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CF45FEC"/>
    <w:multiLevelType w:val="multilevel"/>
    <w:tmpl w:val="72F0C2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5503827">
    <w:abstractNumId w:val="6"/>
  </w:num>
  <w:num w:numId="2" w16cid:durableId="1892040057">
    <w:abstractNumId w:val="3"/>
  </w:num>
  <w:num w:numId="3" w16cid:durableId="1365403601">
    <w:abstractNumId w:val="1"/>
  </w:num>
  <w:num w:numId="4" w16cid:durableId="1699744316">
    <w:abstractNumId w:val="11"/>
  </w:num>
  <w:num w:numId="5" w16cid:durableId="1036810075">
    <w:abstractNumId w:val="4"/>
  </w:num>
  <w:num w:numId="6" w16cid:durableId="1881167072">
    <w:abstractNumId w:val="7"/>
  </w:num>
  <w:num w:numId="7" w16cid:durableId="472602791">
    <w:abstractNumId w:val="10"/>
  </w:num>
  <w:num w:numId="8" w16cid:durableId="1569148992">
    <w:abstractNumId w:val="8"/>
  </w:num>
  <w:num w:numId="9" w16cid:durableId="1680765402">
    <w:abstractNumId w:val="12"/>
  </w:num>
  <w:num w:numId="10" w16cid:durableId="1675918445">
    <w:abstractNumId w:val="0"/>
  </w:num>
  <w:num w:numId="11" w16cid:durableId="2071462853">
    <w:abstractNumId w:val="5"/>
  </w:num>
  <w:num w:numId="12" w16cid:durableId="1172833757">
    <w:abstractNumId w:val="9"/>
  </w:num>
  <w:num w:numId="13" w16cid:durableId="146107047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ia Vilela Alves - GDACA">
    <w15:presenceInfo w15:providerId="AD" w15:userId="S::t308703@tjdft.jus.br::7a63abfe-b68b-4abc-8a9c-163dd7d9a183"/>
  </w15:person>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16A1"/>
    <w:rsid w:val="00004C11"/>
    <w:rsid w:val="00005428"/>
    <w:rsid w:val="00012123"/>
    <w:rsid w:val="00015F45"/>
    <w:rsid w:val="00020B4D"/>
    <w:rsid w:val="00020BDF"/>
    <w:rsid w:val="0002188F"/>
    <w:rsid w:val="0002189B"/>
    <w:rsid w:val="000239D1"/>
    <w:rsid w:val="0002738F"/>
    <w:rsid w:val="00033421"/>
    <w:rsid w:val="00033AFD"/>
    <w:rsid w:val="00045091"/>
    <w:rsid w:val="00046142"/>
    <w:rsid w:val="00047DC9"/>
    <w:rsid w:val="00052AE3"/>
    <w:rsid w:val="00055846"/>
    <w:rsid w:val="00057A71"/>
    <w:rsid w:val="0006080C"/>
    <w:rsid w:val="000619E0"/>
    <w:rsid w:val="00064301"/>
    <w:rsid w:val="00071DAB"/>
    <w:rsid w:val="00076245"/>
    <w:rsid w:val="00076A84"/>
    <w:rsid w:val="00076D7D"/>
    <w:rsid w:val="00081482"/>
    <w:rsid w:val="00086A03"/>
    <w:rsid w:val="00086CAA"/>
    <w:rsid w:val="0009174A"/>
    <w:rsid w:val="00091ABC"/>
    <w:rsid w:val="000939E5"/>
    <w:rsid w:val="00097BBF"/>
    <w:rsid w:val="000A4F5F"/>
    <w:rsid w:val="000A7009"/>
    <w:rsid w:val="000B06BF"/>
    <w:rsid w:val="000B0FC6"/>
    <w:rsid w:val="000B2FA2"/>
    <w:rsid w:val="000B7AF7"/>
    <w:rsid w:val="000B7E3E"/>
    <w:rsid w:val="000D2E62"/>
    <w:rsid w:val="000D59B2"/>
    <w:rsid w:val="000F1358"/>
    <w:rsid w:val="000F1817"/>
    <w:rsid w:val="000F50B1"/>
    <w:rsid w:val="000F5548"/>
    <w:rsid w:val="000F6570"/>
    <w:rsid w:val="000F702C"/>
    <w:rsid w:val="001009CC"/>
    <w:rsid w:val="00102EC2"/>
    <w:rsid w:val="0011527A"/>
    <w:rsid w:val="00115458"/>
    <w:rsid w:val="00115569"/>
    <w:rsid w:val="00122133"/>
    <w:rsid w:val="00125329"/>
    <w:rsid w:val="001253F9"/>
    <w:rsid w:val="00126492"/>
    <w:rsid w:val="00131A63"/>
    <w:rsid w:val="0013588A"/>
    <w:rsid w:val="00137147"/>
    <w:rsid w:val="00137A61"/>
    <w:rsid w:val="00137A7E"/>
    <w:rsid w:val="00151611"/>
    <w:rsid w:val="00161CD2"/>
    <w:rsid w:val="001676A4"/>
    <w:rsid w:val="00167F3A"/>
    <w:rsid w:val="001801E9"/>
    <w:rsid w:val="00183B77"/>
    <w:rsid w:val="001939CD"/>
    <w:rsid w:val="001A09B8"/>
    <w:rsid w:val="001A1452"/>
    <w:rsid w:val="001A595A"/>
    <w:rsid w:val="001B4910"/>
    <w:rsid w:val="001B4DCF"/>
    <w:rsid w:val="001C466B"/>
    <w:rsid w:val="001D1828"/>
    <w:rsid w:val="001D1A79"/>
    <w:rsid w:val="001D2162"/>
    <w:rsid w:val="001D6900"/>
    <w:rsid w:val="001D78EB"/>
    <w:rsid w:val="001E0D41"/>
    <w:rsid w:val="001E4974"/>
    <w:rsid w:val="001E6882"/>
    <w:rsid w:val="001E755D"/>
    <w:rsid w:val="001E7903"/>
    <w:rsid w:val="001F489D"/>
    <w:rsid w:val="00200B39"/>
    <w:rsid w:val="00203B1D"/>
    <w:rsid w:val="0020478E"/>
    <w:rsid w:val="00205489"/>
    <w:rsid w:val="00206304"/>
    <w:rsid w:val="002126F1"/>
    <w:rsid w:val="0021526A"/>
    <w:rsid w:val="00215B73"/>
    <w:rsid w:val="0022641B"/>
    <w:rsid w:val="00227FEA"/>
    <w:rsid w:val="00232EEB"/>
    <w:rsid w:val="00234054"/>
    <w:rsid w:val="00241A77"/>
    <w:rsid w:val="002437F6"/>
    <w:rsid w:val="00251AE9"/>
    <w:rsid w:val="00254E51"/>
    <w:rsid w:val="00264107"/>
    <w:rsid w:val="00266789"/>
    <w:rsid w:val="00274644"/>
    <w:rsid w:val="00277029"/>
    <w:rsid w:val="00280602"/>
    <w:rsid w:val="0028319F"/>
    <w:rsid w:val="00291635"/>
    <w:rsid w:val="002926F9"/>
    <w:rsid w:val="00292E82"/>
    <w:rsid w:val="00296DAE"/>
    <w:rsid w:val="00296FBA"/>
    <w:rsid w:val="002A2038"/>
    <w:rsid w:val="002A3D11"/>
    <w:rsid w:val="002A4DDD"/>
    <w:rsid w:val="002A5205"/>
    <w:rsid w:val="002B1184"/>
    <w:rsid w:val="002B210E"/>
    <w:rsid w:val="002C2464"/>
    <w:rsid w:val="002C42D2"/>
    <w:rsid w:val="002C6C93"/>
    <w:rsid w:val="002D127E"/>
    <w:rsid w:val="002D2D56"/>
    <w:rsid w:val="002D3FF3"/>
    <w:rsid w:val="002F13AB"/>
    <w:rsid w:val="002F29B8"/>
    <w:rsid w:val="002F7666"/>
    <w:rsid w:val="003009E7"/>
    <w:rsid w:val="00300FBB"/>
    <w:rsid w:val="00302029"/>
    <w:rsid w:val="00303FAE"/>
    <w:rsid w:val="0031063D"/>
    <w:rsid w:val="00312291"/>
    <w:rsid w:val="00312C9F"/>
    <w:rsid w:val="0031459A"/>
    <w:rsid w:val="00316B1F"/>
    <w:rsid w:val="003204F4"/>
    <w:rsid w:val="00321068"/>
    <w:rsid w:val="00323779"/>
    <w:rsid w:val="00323D27"/>
    <w:rsid w:val="0033735F"/>
    <w:rsid w:val="0034247B"/>
    <w:rsid w:val="00342EDA"/>
    <w:rsid w:val="0034511C"/>
    <w:rsid w:val="00347818"/>
    <w:rsid w:val="00351653"/>
    <w:rsid w:val="003520F9"/>
    <w:rsid w:val="003524E5"/>
    <w:rsid w:val="00352D66"/>
    <w:rsid w:val="00354AA2"/>
    <w:rsid w:val="00355C73"/>
    <w:rsid w:val="003624B4"/>
    <w:rsid w:val="00370C48"/>
    <w:rsid w:val="003717FC"/>
    <w:rsid w:val="003749AB"/>
    <w:rsid w:val="003752F6"/>
    <w:rsid w:val="0038691B"/>
    <w:rsid w:val="003940BF"/>
    <w:rsid w:val="00394598"/>
    <w:rsid w:val="003A42DE"/>
    <w:rsid w:val="003A4E55"/>
    <w:rsid w:val="003B3398"/>
    <w:rsid w:val="003B6D6A"/>
    <w:rsid w:val="003D11BE"/>
    <w:rsid w:val="003D1500"/>
    <w:rsid w:val="003D3FEE"/>
    <w:rsid w:val="003D7E0C"/>
    <w:rsid w:val="003E436D"/>
    <w:rsid w:val="003F1CA2"/>
    <w:rsid w:val="003F33A0"/>
    <w:rsid w:val="003F5C16"/>
    <w:rsid w:val="003F6A7C"/>
    <w:rsid w:val="00404CFE"/>
    <w:rsid w:val="00413928"/>
    <w:rsid w:val="0042022C"/>
    <w:rsid w:val="00423538"/>
    <w:rsid w:val="004254A5"/>
    <w:rsid w:val="00445ED9"/>
    <w:rsid w:val="00451A6D"/>
    <w:rsid w:val="00452494"/>
    <w:rsid w:val="00465A25"/>
    <w:rsid w:val="004667B5"/>
    <w:rsid w:val="004705C1"/>
    <w:rsid w:val="0047216B"/>
    <w:rsid w:val="004762F1"/>
    <w:rsid w:val="00480A33"/>
    <w:rsid w:val="00484FA6"/>
    <w:rsid w:val="00485185"/>
    <w:rsid w:val="00495EB5"/>
    <w:rsid w:val="00496EB5"/>
    <w:rsid w:val="004B2A9C"/>
    <w:rsid w:val="004B530D"/>
    <w:rsid w:val="004C0465"/>
    <w:rsid w:val="004C3509"/>
    <w:rsid w:val="004C5465"/>
    <w:rsid w:val="004C591E"/>
    <w:rsid w:val="004C6357"/>
    <w:rsid w:val="004C7418"/>
    <w:rsid w:val="004C7986"/>
    <w:rsid w:val="004D43C5"/>
    <w:rsid w:val="004D61EA"/>
    <w:rsid w:val="004E20CC"/>
    <w:rsid w:val="004F3D68"/>
    <w:rsid w:val="004F58A9"/>
    <w:rsid w:val="00504BF5"/>
    <w:rsid w:val="00505B16"/>
    <w:rsid w:val="00506A7D"/>
    <w:rsid w:val="00506D76"/>
    <w:rsid w:val="00511630"/>
    <w:rsid w:val="005141DC"/>
    <w:rsid w:val="00517F10"/>
    <w:rsid w:val="00525FCB"/>
    <w:rsid w:val="00530C7C"/>
    <w:rsid w:val="00531EB8"/>
    <w:rsid w:val="00534244"/>
    <w:rsid w:val="005434ED"/>
    <w:rsid w:val="00545492"/>
    <w:rsid w:val="0055172B"/>
    <w:rsid w:val="00553B57"/>
    <w:rsid w:val="00557342"/>
    <w:rsid w:val="00560427"/>
    <w:rsid w:val="00566510"/>
    <w:rsid w:val="00570E11"/>
    <w:rsid w:val="00573C5D"/>
    <w:rsid w:val="00576A45"/>
    <w:rsid w:val="0057726B"/>
    <w:rsid w:val="00582154"/>
    <w:rsid w:val="00582475"/>
    <w:rsid w:val="00586EB6"/>
    <w:rsid w:val="005925FC"/>
    <w:rsid w:val="0059689A"/>
    <w:rsid w:val="00597301"/>
    <w:rsid w:val="00597864"/>
    <w:rsid w:val="005A1443"/>
    <w:rsid w:val="005A1AD9"/>
    <w:rsid w:val="005A2A5F"/>
    <w:rsid w:val="005A5A24"/>
    <w:rsid w:val="005B7851"/>
    <w:rsid w:val="005C31C4"/>
    <w:rsid w:val="005C4732"/>
    <w:rsid w:val="005C69F8"/>
    <w:rsid w:val="005D305E"/>
    <w:rsid w:val="005D439E"/>
    <w:rsid w:val="005D7AC5"/>
    <w:rsid w:val="005E3F4E"/>
    <w:rsid w:val="005E5A03"/>
    <w:rsid w:val="005E667A"/>
    <w:rsid w:val="005F2C94"/>
    <w:rsid w:val="005F370A"/>
    <w:rsid w:val="00601B09"/>
    <w:rsid w:val="0060333D"/>
    <w:rsid w:val="00605C37"/>
    <w:rsid w:val="00606A37"/>
    <w:rsid w:val="00611216"/>
    <w:rsid w:val="0061212F"/>
    <w:rsid w:val="0061262D"/>
    <w:rsid w:val="00615051"/>
    <w:rsid w:val="00616F93"/>
    <w:rsid w:val="006226C6"/>
    <w:rsid w:val="00624FBD"/>
    <w:rsid w:val="00627256"/>
    <w:rsid w:val="00630F2D"/>
    <w:rsid w:val="00632EAA"/>
    <w:rsid w:val="00633703"/>
    <w:rsid w:val="0063376A"/>
    <w:rsid w:val="00635527"/>
    <w:rsid w:val="00641881"/>
    <w:rsid w:val="00641BB6"/>
    <w:rsid w:val="0064319A"/>
    <w:rsid w:val="00646040"/>
    <w:rsid w:val="00650869"/>
    <w:rsid w:val="00656D9C"/>
    <w:rsid w:val="00661CF3"/>
    <w:rsid w:val="006658A2"/>
    <w:rsid w:val="00672F6E"/>
    <w:rsid w:val="006815F0"/>
    <w:rsid w:val="00682862"/>
    <w:rsid w:val="006921E1"/>
    <w:rsid w:val="00693599"/>
    <w:rsid w:val="00693B0D"/>
    <w:rsid w:val="006A1339"/>
    <w:rsid w:val="006B2A89"/>
    <w:rsid w:val="006B555B"/>
    <w:rsid w:val="006B7102"/>
    <w:rsid w:val="006C43B2"/>
    <w:rsid w:val="006C6E29"/>
    <w:rsid w:val="006D07B9"/>
    <w:rsid w:val="006D0993"/>
    <w:rsid w:val="006D3824"/>
    <w:rsid w:val="006D595E"/>
    <w:rsid w:val="006F725D"/>
    <w:rsid w:val="007043DE"/>
    <w:rsid w:val="00706C7F"/>
    <w:rsid w:val="00707C92"/>
    <w:rsid w:val="00711FE9"/>
    <w:rsid w:val="00726567"/>
    <w:rsid w:val="00730800"/>
    <w:rsid w:val="00744BDF"/>
    <w:rsid w:val="00747176"/>
    <w:rsid w:val="00747222"/>
    <w:rsid w:val="00762C8B"/>
    <w:rsid w:val="00763176"/>
    <w:rsid w:val="00765709"/>
    <w:rsid w:val="007657FF"/>
    <w:rsid w:val="00770E7F"/>
    <w:rsid w:val="00771C42"/>
    <w:rsid w:val="0077693D"/>
    <w:rsid w:val="0077719E"/>
    <w:rsid w:val="00777221"/>
    <w:rsid w:val="00782446"/>
    <w:rsid w:val="007844F9"/>
    <w:rsid w:val="00790F94"/>
    <w:rsid w:val="00791D48"/>
    <w:rsid w:val="007936E2"/>
    <w:rsid w:val="00795B5D"/>
    <w:rsid w:val="00796326"/>
    <w:rsid w:val="007A3F4D"/>
    <w:rsid w:val="007B15B3"/>
    <w:rsid w:val="007B265E"/>
    <w:rsid w:val="007B3219"/>
    <w:rsid w:val="007B6287"/>
    <w:rsid w:val="007C0D24"/>
    <w:rsid w:val="007C0FEF"/>
    <w:rsid w:val="007C13D9"/>
    <w:rsid w:val="007C196D"/>
    <w:rsid w:val="007C40B5"/>
    <w:rsid w:val="007C4990"/>
    <w:rsid w:val="007C6232"/>
    <w:rsid w:val="007D0046"/>
    <w:rsid w:val="007D00F1"/>
    <w:rsid w:val="007D27C7"/>
    <w:rsid w:val="007D3BA7"/>
    <w:rsid w:val="007D4432"/>
    <w:rsid w:val="007E1C8C"/>
    <w:rsid w:val="007E3BF9"/>
    <w:rsid w:val="007E7072"/>
    <w:rsid w:val="007F0403"/>
    <w:rsid w:val="007F0F43"/>
    <w:rsid w:val="007F4412"/>
    <w:rsid w:val="007F7839"/>
    <w:rsid w:val="00800051"/>
    <w:rsid w:val="00804386"/>
    <w:rsid w:val="00811184"/>
    <w:rsid w:val="008134CE"/>
    <w:rsid w:val="008151BB"/>
    <w:rsid w:val="00816EBB"/>
    <w:rsid w:val="008205D3"/>
    <w:rsid w:val="00820D61"/>
    <w:rsid w:val="008221FC"/>
    <w:rsid w:val="008235A6"/>
    <w:rsid w:val="00824344"/>
    <w:rsid w:val="00825BFF"/>
    <w:rsid w:val="00844F08"/>
    <w:rsid w:val="0085425F"/>
    <w:rsid w:val="008552BF"/>
    <w:rsid w:val="00860C17"/>
    <w:rsid w:val="0086390F"/>
    <w:rsid w:val="00864DB3"/>
    <w:rsid w:val="00866B04"/>
    <w:rsid w:val="008771E1"/>
    <w:rsid w:val="00877CCC"/>
    <w:rsid w:val="00877F2B"/>
    <w:rsid w:val="008809C2"/>
    <w:rsid w:val="00882188"/>
    <w:rsid w:val="00886ABA"/>
    <w:rsid w:val="008966E3"/>
    <w:rsid w:val="008A01E9"/>
    <w:rsid w:val="008A0C6A"/>
    <w:rsid w:val="008A4445"/>
    <w:rsid w:val="008A49BC"/>
    <w:rsid w:val="008A56A3"/>
    <w:rsid w:val="008B059D"/>
    <w:rsid w:val="008B45C4"/>
    <w:rsid w:val="008B62DA"/>
    <w:rsid w:val="008C29EA"/>
    <w:rsid w:val="008C306F"/>
    <w:rsid w:val="008C34E5"/>
    <w:rsid w:val="008C4183"/>
    <w:rsid w:val="008C641E"/>
    <w:rsid w:val="008D0C9F"/>
    <w:rsid w:val="008D1FCD"/>
    <w:rsid w:val="008D721A"/>
    <w:rsid w:val="008E5D47"/>
    <w:rsid w:val="008E7B1B"/>
    <w:rsid w:val="008F43F4"/>
    <w:rsid w:val="008F4440"/>
    <w:rsid w:val="00910428"/>
    <w:rsid w:val="00911601"/>
    <w:rsid w:val="00914A95"/>
    <w:rsid w:val="0091518E"/>
    <w:rsid w:val="00916409"/>
    <w:rsid w:val="009173BB"/>
    <w:rsid w:val="0092538F"/>
    <w:rsid w:val="009300C5"/>
    <w:rsid w:val="00931633"/>
    <w:rsid w:val="00933600"/>
    <w:rsid w:val="00937017"/>
    <w:rsid w:val="00937DF9"/>
    <w:rsid w:val="009431B2"/>
    <w:rsid w:val="00945776"/>
    <w:rsid w:val="00945DCA"/>
    <w:rsid w:val="00946FF7"/>
    <w:rsid w:val="009506E0"/>
    <w:rsid w:val="00951CAD"/>
    <w:rsid w:val="009554A5"/>
    <w:rsid w:val="00961DDB"/>
    <w:rsid w:val="00962A91"/>
    <w:rsid w:val="009635A2"/>
    <w:rsid w:val="00966A46"/>
    <w:rsid w:val="00972EF3"/>
    <w:rsid w:val="0097780C"/>
    <w:rsid w:val="00977C21"/>
    <w:rsid w:val="00984B4E"/>
    <w:rsid w:val="00984EF0"/>
    <w:rsid w:val="009864AE"/>
    <w:rsid w:val="00995640"/>
    <w:rsid w:val="0099680F"/>
    <w:rsid w:val="009A136D"/>
    <w:rsid w:val="009A24F9"/>
    <w:rsid w:val="009A3332"/>
    <w:rsid w:val="009A37F4"/>
    <w:rsid w:val="009A453D"/>
    <w:rsid w:val="009A5DC6"/>
    <w:rsid w:val="009A69E7"/>
    <w:rsid w:val="009B08DD"/>
    <w:rsid w:val="009C1026"/>
    <w:rsid w:val="009C4045"/>
    <w:rsid w:val="009C5E91"/>
    <w:rsid w:val="009D0BA0"/>
    <w:rsid w:val="009D1137"/>
    <w:rsid w:val="009D1B91"/>
    <w:rsid w:val="009E132C"/>
    <w:rsid w:val="009E1D8D"/>
    <w:rsid w:val="009E3373"/>
    <w:rsid w:val="009E3BE9"/>
    <w:rsid w:val="009F2BB1"/>
    <w:rsid w:val="009F36E1"/>
    <w:rsid w:val="009F6207"/>
    <w:rsid w:val="009F6823"/>
    <w:rsid w:val="009F684C"/>
    <w:rsid w:val="009F759D"/>
    <w:rsid w:val="00A026B6"/>
    <w:rsid w:val="00A02E8E"/>
    <w:rsid w:val="00A03057"/>
    <w:rsid w:val="00A23DBC"/>
    <w:rsid w:val="00A2661C"/>
    <w:rsid w:val="00A31C13"/>
    <w:rsid w:val="00A33077"/>
    <w:rsid w:val="00A330C4"/>
    <w:rsid w:val="00A3595E"/>
    <w:rsid w:val="00A42BF7"/>
    <w:rsid w:val="00A44A87"/>
    <w:rsid w:val="00A61D69"/>
    <w:rsid w:val="00A6481B"/>
    <w:rsid w:val="00A72414"/>
    <w:rsid w:val="00A773CE"/>
    <w:rsid w:val="00A80091"/>
    <w:rsid w:val="00A84DC6"/>
    <w:rsid w:val="00A87227"/>
    <w:rsid w:val="00A914C0"/>
    <w:rsid w:val="00A958AF"/>
    <w:rsid w:val="00A96CB3"/>
    <w:rsid w:val="00A97525"/>
    <w:rsid w:val="00A9774F"/>
    <w:rsid w:val="00A979AB"/>
    <w:rsid w:val="00A97B8E"/>
    <w:rsid w:val="00AA1231"/>
    <w:rsid w:val="00AA1C23"/>
    <w:rsid w:val="00AA4A86"/>
    <w:rsid w:val="00AA7E81"/>
    <w:rsid w:val="00AB1DE4"/>
    <w:rsid w:val="00AB1E7C"/>
    <w:rsid w:val="00AB32D0"/>
    <w:rsid w:val="00AB7E65"/>
    <w:rsid w:val="00AC20E1"/>
    <w:rsid w:val="00AC6B74"/>
    <w:rsid w:val="00B01C1D"/>
    <w:rsid w:val="00B04942"/>
    <w:rsid w:val="00B17310"/>
    <w:rsid w:val="00B178DB"/>
    <w:rsid w:val="00B30DAE"/>
    <w:rsid w:val="00B37767"/>
    <w:rsid w:val="00B41866"/>
    <w:rsid w:val="00B47E56"/>
    <w:rsid w:val="00B5663B"/>
    <w:rsid w:val="00B606B1"/>
    <w:rsid w:val="00B60851"/>
    <w:rsid w:val="00B64A9E"/>
    <w:rsid w:val="00B73FAD"/>
    <w:rsid w:val="00B74FB6"/>
    <w:rsid w:val="00B75D6D"/>
    <w:rsid w:val="00B92533"/>
    <w:rsid w:val="00B94F40"/>
    <w:rsid w:val="00BA3360"/>
    <w:rsid w:val="00BA65D0"/>
    <w:rsid w:val="00BA700C"/>
    <w:rsid w:val="00BA72D3"/>
    <w:rsid w:val="00BB2608"/>
    <w:rsid w:val="00BB6749"/>
    <w:rsid w:val="00BB7C0D"/>
    <w:rsid w:val="00BD430D"/>
    <w:rsid w:val="00BE4E6C"/>
    <w:rsid w:val="00BE75D7"/>
    <w:rsid w:val="00BF126C"/>
    <w:rsid w:val="00BF1494"/>
    <w:rsid w:val="00BF173F"/>
    <w:rsid w:val="00BF4903"/>
    <w:rsid w:val="00BF5D2A"/>
    <w:rsid w:val="00BF7139"/>
    <w:rsid w:val="00C01659"/>
    <w:rsid w:val="00C0721F"/>
    <w:rsid w:val="00C12218"/>
    <w:rsid w:val="00C15B47"/>
    <w:rsid w:val="00C21B40"/>
    <w:rsid w:val="00C22469"/>
    <w:rsid w:val="00C249B8"/>
    <w:rsid w:val="00C33B77"/>
    <w:rsid w:val="00C341CF"/>
    <w:rsid w:val="00C40A19"/>
    <w:rsid w:val="00C4378B"/>
    <w:rsid w:val="00C52A75"/>
    <w:rsid w:val="00C543B3"/>
    <w:rsid w:val="00C57C59"/>
    <w:rsid w:val="00C57E17"/>
    <w:rsid w:val="00C6602C"/>
    <w:rsid w:val="00C6664A"/>
    <w:rsid w:val="00C87285"/>
    <w:rsid w:val="00C94119"/>
    <w:rsid w:val="00CA1008"/>
    <w:rsid w:val="00CA324E"/>
    <w:rsid w:val="00CB0848"/>
    <w:rsid w:val="00CB1A10"/>
    <w:rsid w:val="00CB4E4C"/>
    <w:rsid w:val="00CB7FF8"/>
    <w:rsid w:val="00CC7150"/>
    <w:rsid w:val="00CD6EF9"/>
    <w:rsid w:val="00CE6E36"/>
    <w:rsid w:val="00CF0581"/>
    <w:rsid w:val="00CF247F"/>
    <w:rsid w:val="00D04BD8"/>
    <w:rsid w:val="00D07310"/>
    <w:rsid w:val="00D101EF"/>
    <w:rsid w:val="00D10505"/>
    <w:rsid w:val="00D1067B"/>
    <w:rsid w:val="00D12D71"/>
    <w:rsid w:val="00D135AB"/>
    <w:rsid w:val="00D14D52"/>
    <w:rsid w:val="00D17E79"/>
    <w:rsid w:val="00D21983"/>
    <w:rsid w:val="00D22569"/>
    <w:rsid w:val="00D233D2"/>
    <w:rsid w:val="00D308BA"/>
    <w:rsid w:val="00D33C22"/>
    <w:rsid w:val="00D34492"/>
    <w:rsid w:val="00D36B6F"/>
    <w:rsid w:val="00D4104B"/>
    <w:rsid w:val="00D42688"/>
    <w:rsid w:val="00D42B4A"/>
    <w:rsid w:val="00D516B2"/>
    <w:rsid w:val="00D52E56"/>
    <w:rsid w:val="00D57E55"/>
    <w:rsid w:val="00D643B2"/>
    <w:rsid w:val="00D664B6"/>
    <w:rsid w:val="00D70051"/>
    <w:rsid w:val="00D75A4F"/>
    <w:rsid w:val="00D80EBC"/>
    <w:rsid w:val="00D8190B"/>
    <w:rsid w:val="00D8334B"/>
    <w:rsid w:val="00D84490"/>
    <w:rsid w:val="00D85E07"/>
    <w:rsid w:val="00D9691B"/>
    <w:rsid w:val="00DA541A"/>
    <w:rsid w:val="00DB1301"/>
    <w:rsid w:val="00DB2DEB"/>
    <w:rsid w:val="00DB342D"/>
    <w:rsid w:val="00DB3C08"/>
    <w:rsid w:val="00DB6360"/>
    <w:rsid w:val="00DC243E"/>
    <w:rsid w:val="00DC25F4"/>
    <w:rsid w:val="00DC4061"/>
    <w:rsid w:val="00DC4B47"/>
    <w:rsid w:val="00DC50EE"/>
    <w:rsid w:val="00DC6E46"/>
    <w:rsid w:val="00DC71DB"/>
    <w:rsid w:val="00DD1CC8"/>
    <w:rsid w:val="00DE1B48"/>
    <w:rsid w:val="00DE5641"/>
    <w:rsid w:val="00DF0654"/>
    <w:rsid w:val="00DF0E67"/>
    <w:rsid w:val="00DF2670"/>
    <w:rsid w:val="00DF2730"/>
    <w:rsid w:val="00DF2C7C"/>
    <w:rsid w:val="00E03F2D"/>
    <w:rsid w:val="00E07B87"/>
    <w:rsid w:val="00E07B96"/>
    <w:rsid w:val="00E107C0"/>
    <w:rsid w:val="00E211F5"/>
    <w:rsid w:val="00E26735"/>
    <w:rsid w:val="00E278F9"/>
    <w:rsid w:val="00E30BAF"/>
    <w:rsid w:val="00E31B6C"/>
    <w:rsid w:val="00E437CF"/>
    <w:rsid w:val="00E46FFB"/>
    <w:rsid w:val="00E53472"/>
    <w:rsid w:val="00E53CAF"/>
    <w:rsid w:val="00E611E9"/>
    <w:rsid w:val="00E633F3"/>
    <w:rsid w:val="00E647A0"/>
    <w:rsid w:val="00E75CF9"/>
    <w:rsid w:val="00E775ED"/>
    <w:rsid w:val="00E806F5"/>
    <w:rsid w:val="00E86190"/>
    <w:rsid w:val="00E87018"/>
    <w:rsid w:val="00E87B28"/>
    <w:rsid w:val="00E91CD1"/>
    <w:rsid w:val="00E963CE"/>
    <w:rsid w:val="00E96D12"/>
    <w:rsid w:val="00E97CB9"/>
    <w:rsid w:val="00EA7BAA"/>
    <w:rsid w:val="00EB144A"/>
    <w:rsid w:val="00EB3378"/>
    <w:rsid w:val="00EB3F6A"/>
    <w:rsid w:val="00EB4A83"/>
    <w:rsid w:val="00EB54B5"/>
    <w:rsid w:val="00EC0CA1"/>
    <w:rsid w:val="00EC2D30"/>
    <w:rsid w:val="00EC5352"/>
    <w:rsid w:val="00EC5732"/>
    <w:rsid w:val="00EC6636"/>
    <w:rsid w:val="00EC6D33"/>
    <w:rsid w:val="00ED0A9E"/>
    <w:rsid w:val="00ED1E21"/>
    <w:rsid w:val="00ED44BA"/>
    <w:rsid w:val="00ED5E8E"/>
    <w:rsid w:val="00EE027D"/>
    <w:rsid w:val="00EE6B2B"/>
    <w:rsid w:val="00EE760E"/>
    <w:rsid w:val="00EF0743"/>
    <w:rsid w:val="00EF2715"/>
    <w:rsid w:val="00EF62C9"/>
    <w:rsid w:val="00F041BA"/>
    <w:rsid w:val="00F06361"/>
    <w:rsid w:val="00F07B06"/>
    <w:rsid w:val="00F10C9A"/>
    <w:rsid w:val="00F10D23"/>
    <w:rsid w:val="00F12768"/>
    <w:rsid w:val="00F143F5"/>
    <w:rsid w:val="00F15E79"/>
    <w:rsid w:val="00F1627D"/>
    <w:rsid w:val="00F1638D"/>
    <w:rsid w:val="00F208A2"/>
    <w:rsid w:val="00F20A80"/>
    <w:rsid w:val="00F3251E"/>
    <w:rsid w:val="00F32608"/>
    <w:rsid w:val="00F3644F"/>
    <w:rsid w:val="00F3776A"/>
    <w:rsid w:val="00F37772"/>
    <w:rsid w:val="00F43DDE"/>
    <w:rsid w:val="00F51BA9"/>
    <w:rsid w:val="00F51F47"/>
    <w:rsid w:val="00F542CD"/>
    <w:rsid w:val="00F54416"/>
    <w:rsid w:val="00F547F1"/>
    <w:rsid w:val="00F5575A"/>
    <w:rsid w:val="00F63CDB"/>
    <w:rsid w:val="00F66640"/>
    <w:rsid w:val="00F84974"/>
    <w:rsid w:val="00F87022"/>
    <w:rsid w:val="00F90DC1"/>
    <w:rsid w:val="00F91EAB"/>
    <w:rsid w:val="00F9351B"/>
    <w:rsid w:val="00FA3371"/>
    <w:rsid w:val="00FA43D2"/>
    <w:rsid w:val="00FA5256"/>
    <w:rsid w:val="00FA7F43"/>
    <w:rsid w:val="00FC0273"/>
    <w:rsid w:val="00FC0C0F"/>
    <w:rsid w:val="00FC2DF0"/>
    <w:rsid w:val="00FC613E"/>
    <w:rsid w:val="00FD5831"/>
    <w:rsid w:val="00FE2838"/>
    <w:rsid w:val="00FE581C"/>
    <w:rsid w:val="00FF1872"/>
    <w:rsid w:val="00FF4972"/>
    <w:rsid w:val="00FF5783"/>
    <w:rsid w:val="00FF6C15"/>
    <w:rsid w:val="00FF6C39"/>
    <w:rsid w:val="0100D07F"/>
    <w:rsid w:val="01061476"/>
    <w:rsid w:val="012B7E23"/>
    <w:rsid w:val="0130DC6F"/>
    <w:rsid w:val="01373290"/>
    <w:rsid w:val="01427B94"/>
    <w:rsid w:val="014571A1"/>
    <w:rsid w:val="015E99B0"/>
    <w:rsid w:val="01A59F61"/>
    <w:rsid w:val="01A65404"/>
    <w:rsid w:val="01C772C1"/>
    <w:rsid w:val="01EAF7C9"/>
    <w:rsid w:val="026E497E"/>
    <w:rsid w:val="03549D14"/>
    <w:rsid w:val="035EEA24"/>
    <w:rsid w:val="0406F2B1"/>
    <w:rsid w:val="041F9039"/>
    <w:rsid w:val="0494F11B"/>
    <w:rsid w:val="04C5F4D6"/>
    <w:rsid w:val="04EB9BAA"/>
    <w:rsid w:val="053C8DC2"/>
    <w:rsid w:val="05C072E5"/>
    <w:rsid w:val="061EE5CE"/>
    <w:rsid w:val="066636ED"/>
    <w:rsid w:val="068F4C5F"/>
    <w:rsid w:val="06954056"/>
    <w:rsid w:val="07046A74"/>
    <w:rsid w:val="0727C977"/>
    <w:rsid w:val="0741BAA1"/>
    <w:rsid w:val="07949FA0"/>
    <w:rsid w:val="07B12BAA"/>
    <w:rsid w:val="07BAB62F"/>
    <w:rsid w:val="07E79834"/>
    <w:rsid w:val="082A87D9"/>
    <w:rsid w:val="08624999"/>
    <w:rsid w:val="08BDBA2B"/>
    <w:rsid w:val="0A413285"/>
    <w:rsid w:val="0A795B63"/>
    <w:rsid w:val="0B7D4049"/>
    <w:rsid w:val="0BA00111"/>
    <w:rsid w:val="0CC048E6"/>
    <w:rsid w:val="0D003B5C"/>
    <w:rsid w:val="0D599B9F"/>
    <w:rsid w:val="0DF67EB6"/>
    <w:rsid w:val="0E9010C9"/>
    <w:rsid w:val="0F16BAD4"/>
    <w:rsid w:val="0F49A558"/>
    <w:rsid w:val="0F4CCC86"/>
    <w:rsid w:val="0F59F9F5"/>
    <w:rsid w:val="0FE750A3"/>
    <w:rsid w:val="108EE8C2"/>
    <w:rsid w:val="109B20E1"/>
    <w:rsid w:val="10E575B9"/>
    <w:rsid w:val="10E89CE7"/>
    <w:rsid w:val="111922CE"/>
    <w:rsid w:val="11618F0D"/>
    <w:rsid w:val="1254A800"/>
    <w:rsid w:val="1281461A"/>
    <w:rsid w:val="1369EE09"/>
    <w:rsid w:val="145107D4"/>
    <w:rsid w:val="14D64991"/>
    <w:rsid w:val="14D88E85"/>
    <w:rsid w:val="15075F5D"/>
    <w:rsid w:val="1522DC33"/>
    <w:rsid w:val="155CB1AE"/>
    <w:rsid w:val="159010E4"/>
    <w:rsid w:val="161D075D"/>
    <w:rsid w:val="1685D88B"/>
    <w:rsid w:val="16A0A069"/>
    <w:rsid w:val="16AFD0FD"/>
    <w:rsid w:val="1754F7B4"/>
    <w:rsid w:val="17EDA098"/>
    <w:rsid w:val="18241843"/>
    <w:rsid w:val="185BC025"/>
    <w:rsid w:val="1862D009"/>
    <w:rsid w:val="186611E1"/>
    <w:rsid w:val="187E3091"/>
    <w:rsid w:val="18BBA766"/>
    <w:rsid w:val="18D3572F"/>
    <w:rsid w:val="191BEE73"/>
    <w:rsid w:val="191F7CDC"/>
    <w:rsid w:val="194071AB"/>
    <w:rsid w:val="19993250"/>
    <w:rsid w:val="1A3663CD"/>
    <w:rsid w:val="1A4A0E73"/>
    <w:rsid w:val="1ABE5736"/>
    <w:rsid w:val="1B04D588"/>
    <w:rsid w:val="1B1B2942"/>
    <w:rsid w:val="1B441430"/>
    <w:rsid w:val="1B66D180"/>
    <w:rsid w:val="1B790407"/>
    <w:rsid w:val="1B897297"/>
    <w:rsid w:val="1BAA0DBC"/>
    <w:rsid w:val="1BBDD6EC"/>
    <w:rsid w:val="1BD743F2"/>
    <w:rsid w:val="1C15E491"/>
    <w:rsid w:val="1C3A1783"/>
    <w:rsid w:val="1C7B2D4C"/>
    <w:rsid w:val="1CB2CB48"/>
    <w:rsid w:val="1CCB47CF"/>
    <w:rsid w:val="1D70940C"/>
    <w:rsid w:val="1D73FD00"/>
    <w:rsid w:val="1D8A9227"/>
    <w:rsid w:val="1DCB177C"/>
    <w:rsid w:val="1DD3B345"/>
    <w:rsid w:val="1DE275A0"/>
    <w:rsid w:val="1E3E6500"/>
    <w:rsid w:val="1E606BBA"/>
    <w:rsid w:val="1EAE1E15"/>
    <w:rsid w:val="1EC14F23"/>
    <w:rsid w:val="1F670FB0"/>
    <w:rsid w:val="1FAFCC66"/>
    <w:rsid w:val="1FC043A2"/>
    <w:rsid w:val="201C011F"/>
    <w:rsid w:val="207BF7D1"/>
    <w:rsid w:val="20EF5200"/>
    <w:rsid w:val="213F8839"/>
    <w:rsid w:val="21577F50"/>
    <w:rsid w:val="2185CE96"/>
    <w:rsid w:val="21D3B298"/>
    <w:rsid w:val="21D587E4"/>
    <w:rsid w:val="21E019B6"/>
    <w:rsid w:val="22173CF7"/>
    <w:rsid w:val="22242253"/>
    <w:rsid w:val="224E3DF9"/>
    <w:rsid w:val="2259356D"/>
    <w:rsid w:val="232923D0"/>
    <w:rsid w:val="23459D0C"/>
    <w:rsid w:val="23E1D7E2"/>
    <w:rsid w:val="241054F0"/>
    <w:rsid w:val="248F4127"/>
    <w:rsid w:val="249E222A"/>
    <w:rsid w:val="2542BD2D"/>
    <w:rsid w:val="26121A7F"/>
    <w:rsid w:val="26A9A53C"/>
    <w:rsid w:val="26C3CBB7"/>
    <w:rsid w:val="27623DE6"/>
    <w:rsid w:val="2796B145"/>
    <w:rsid w:val="27CC6F70"/>
    <w:rsid w:val="282F3618"/>
    <w:rsid w:val="285F0D7A"/>
    <w:rsid w:val="289C927C"/>
    <w:rsid w:val="28F0EAD6"/>
    <w:rsid w:val="29D93BB8"/>
    <w:rsid w:val="29DD7CCB"/>
    <w:rsid w:val="29FC1AE8"/>
    <w:rsid w:val="2A4AE4E6"/>
    <w:rsid w:val="2A6ABBF2"/>
    <w:rsid w:val="2AE1B6B7"/>
    <w:rsid w:val="2AE79E71"/>
    <w:rsid w:val="2AF5D78B"/>
    <w:rsid w:val="2B174025"/>
    <w:rsid w:val="2BC45EC2"/>
    <w:rsid w:val="2BDF0338"/>
    <w:rsid w:val="2C6E272A"/>
    <w:rsid w:val="2CA07448"/>
    <w:rsid w:val="2CBD638E"/>
    <w:rsid w:val="2D15C152"/>
    <w:rsid w:val="2D791CFB"/>
    <w:rsid w:val="2DD61D48"/>
    <w:rsid w:val="2E9247A0"/>
    <w:rsid w:val="2F1C19A9"/>
    <w:rsid w:val="2F9E14CA"/>
    <w:rsid w:val="2FAE9911"/>
    <w:rsid w:val="2FD3EC33"/>
    <w:rsid w:val="303ED86D"/>
    <w:rsid w:val="30508782"/>
    <w:rsid w:val="30587508"/>
    <w:rsid w:val="30A1B026"/>
    <w:rsid w:val="31EC57E3"/>
    <w:rsid w:val="32A0BC30"/>
    <w:rsid w:val="32AB715F"/>
    <w:rsid w:val="32CAB099"/>
    <w:rsid w:val="3373AF3A"/>
    <w:rsid w:val="33A82712"/>
    <w:rsid w:val="348DB4EB"/>
    <w:rsid w:val="3496DAAE"/>
    <w:rsid w:val="3557783A"/>
    <w:rsid w:val="35C73899"/>
    <w:rsid w:val="3601BA69"/>
    <w:rsid w:val="361A1976"/>
    <w:rsid w:val="362DBFBB"/>
    <w:rsid w:val="3642877A"/>
    <w:rsid w:val="367267F9"/>
    <w:rsid w:val="36CA94C4"/>
    <w:rsid w:val="36FF9E85"/>
    <w:rsid w:val="370C73D9"/>
    <w:rsid w:val="37408DCC"/>
    <w:rsid w:val="3754734E"/>
    <w:rsid w:val="3757F389"/>
    <w:rsid w:val="376DB72F"/>
    <w:rsid w:val="3799D822"/>
    <w:rsid w:val="3803B585"/>
    <w:rsid w:val="38949C24"/>
    <w:rsid w:val="38EEAB87"/>
    <w:rsid w:val="3985A94B"/>
    <w:rsid w:val="39AE4A8D"/>
    <w:rsid w:val="39FF574E"/>
    <w:rsid w:val="3A2D3A2A"/>
    <w:rsid w:val="3A9A9753"/>
    <w:rsid w:val="3AD2045E"/>
    <w:rsid w:val="3BB47562"/>
    <w:rsid w:val="3C051B63"/>
    <w:rsid w:val="3C0F00ED"/>
    <w:rsid w:val="3C59A863"/>
    <w:rsid w:val="3C5D9607"/>
    <w:rsid w:val="3CD31617"/>
    <w:rsid w:val="3D0B6844"/>
    <w:rsid w:val="3D1A2DB7"/>
    <w:rsid w:val="3D892A17"/>
    <w:rsid w:val="3DFB4A05"/>
    <w:rsid w:val="3E956EF5"/>
    <w:rsid w:val="3EE7F488"/>
    <w:rsid w:val="3F000CE0"/>
    <w:rsid w:val="3F29DCB7"/>
    <w:rsid w:val="3F2CDD4C"/>
    <w:rsid w:val="3F512AFD"/>
    <w:rsid w:val="3FBD6A61"/>
    <w:rsid w:val="3FD06354"/>
    <w:rsid w:val="3FFE3DCC"/>
    <w:rsid w:val="4024F84E"/>
    <w:rsid w:val="407FAF24"/>
    <w:rsid w:val="40C6043A"/>
    <w:rsid w:val="413FE707"/>
    <w:rsid w:val="41865B27"/>
    <w:rsid w:val="41E1021E"/>
    <w:rsid w:val="41EA424F"/>
    <w:rsid w:val="420D9061"/>
    <w:rsid w:val="4211D7AD"/>
    <w:rsid w:val="4228454C"/>
    <w:rsid w:val="427D990D"/>
    <w:rsid w:val="42870D7F"/>
    <w:rsid w:val="42F63EA0"/>
    <w:rsid w:val="4380C41B"/>
    <w:rsid w:val="43A63994"/>
    <w:rsid w:val="43A67A0B"/>
    <w:rsid w:val="43B2E009"/>
    <w:rsid w:val="44688134"/>
    <w:rsid w:val="4495E49D"/>
    <w:rsid w:val="45BABEF0"/>
    <w:rsid w:val="45CC8256"/>
    <w:rsid w:val="45D7D81A"/>
    <w:rsid w:val="45EE95F0"/>
    <w:rsid w:val="4614B705"/>
    <w:rsid w:val="46223337"/>
    <w:rsid w:val="46353ACB"/>
    <w:rsid w:val="463AD933"/>
    <w:rsid w:val="46439AA6"/>
    <w:rsid w:val="46A53D34"/>
    <w:rsid w:val="46C7D927"/>
    <w:rsid w:val="46DE1ACD"/>
    <w:rsid w:val="4814D163"/>
    <w:rsid w:val="485FF78B"/>
    <w:rsid w:val="48D07F37"/>
    <w:rsid w:val="48F47A77"/>
    <w:rsid w:val="490DB3A9"/>
    <w:rsid w:val="490FADC4"/>
    <w:rsid w:val="49420DA2"/>
    <w:rsid w:val="4962903A"/>
    <w:rsid w:val="49AAD572"/>
    <w:rsid w:val="4AF457DF"/>
    <w:rsid w:val="4B409B22"/>
    <w:rsid w:val="4BEA8940"/>
    <w:rsid w:val="4C12D653"/>
    <w:rsid w:val="4CD784FA"/>
    <w:rsid w:val="4D3433F4"/>
    <w:rsid w:val="4D45AE2A"/>
    <w:rsid w:val="4D51D8BB"/>
    <w:rsid w:val="4D56EB17"/>
    <w:rsid w:val="4E3D9CC3"/>
    <w:rsid w:val="4E4DBFBB"/>
    <w:rsid w:val="4EB5970F"/>
    <w:rsid w:val="4EBC3558"/>
    <w:rsid w:val="4F3CC75C"/>
    <w:rsid w:val="4F8B7FF8"/>
    <w:rsid w:val="4F8C552A"/>
    <w:rsid w:val="5014FA85"/>
    <w:rsid w:val="502C525A"/>
    <w:rsid w:val="5046E83F"/>
    <w:rsid w:val="50D1A8C4"/>
    <w:rsid w:val="50FAF824"/>
    <w:rsid w:val="515F5732"/>
    <w:rsid w:val="51AE0497"/>
    <w:rsid w:val="5212BFAD"/>
    <w:rsid w:val="52E52664"/>
    <w:rsid w:val="536E638E"/>
    <w:rsid w:val="53A37578"/>
    <w:rsid w:val="53BA122A"/>
    <w:rsid w:val="53BA78CB"/>
    <w:rsid w:val="5431E82B"/>
    <w:rsid w:val="5438D9F1"/>
    <w:rsid w:val="546F1B96"/>
    <w:rsid w:val="54AAEF1D"/>
    <w:rsid w:val="557B03D0"/>
    <w:rsid w:val="55809539"/>
    <w:rsid w:val="55CA2C70"/>
    <w:rsid w:val="56BA7482"/>
    <w:rsid w:val="57608C97"/>
    <w:rsid w:val="5761668F"/>
    <w:rsid w:val="5774762B"/>
    <w:rsid w:val="577B9ACD"/>
    <w:rsid w:val="57903CC0"/>
    <w:rsid w:val="57BB33C4"/>
    <w:rsid w:val="57D200D8"/>
    <w:rsid w:val="57F4EC41"/>
    <w:rsid w:val="57F7BDBE"/>
    <w:rsid w:val="58269E14"/>
    <w:rsid w:val="58BC1B45"/>
    <w:rsid w:val="58C60D3E"/>
    <w:rsid w:val="595140BA"/>
    <w:rsid w:val="59D540DA"/>
    <w:rsid w:val="5B188E3D"/>
    <w:rsid w:val="5B8EDA13"/>
    <w:rsid w:val="5BACD2B8"/>
    <w:rsid w:val="5C64FCFC"/>
    <w:rsid w:val="5CE87B8C"/>
    <w:rsid w:val="5CFDEC0F"/>
    <w:rsid w:val="5D151945"/>
    <w:rsid w:val="5D2AE6AD"/>
    <w:rsid w:val="5D37D7FE"/>
    <w:rsid w:val="5DBFDD7A"/>
    <w:rsid w:val="5DC7BB1E"/>
    <w:rsid w:val="5E27D90B"/>
    <w:rsid w:val="5E37020F"/>
    <w:rsid w:val="5E495BAB"/>
    <w:rsid w:val="5E6879DC"/>
    <w:rsid w:val="5F1409FE"/>
    <w:rsid w:val="5F762BB4"/>
    <w:rsid w:val="5FCADCE8"/>
    <w:rsid w:val="606F78C0"/>
    <w:rsid w:val="6093905A"/>
    <w:rsid w:val="60D1B9FC"/>
    <w:rsid w:val="60D920B7"/>
    <w:rsid w:val="612F02EE"/>
    <w:rsid w:val="61757AFC"/>
    <w:rsid w:val="61B5588A"/>
    <w:rsid w:val="61C5AA6C"/>
    <w:rsid w:val="620B4921"/>
    <w:rsid w:val="62AAAE4B"/>
    <w:rsid w:val="62B8F368"/>
    <w:rsid w:val="62C261FF"/>
    <w:rsid w:val="62D464E9"/>
    <w:rsid w:val="63342658"/>
    <w:rsid w:val="63AAEF93"/>
    <w:rsid w:val="63C11CD1"/>
    <w:rsid w:val="63C2EF9E"/>
    <w:rsid w:val="643043B2"/>
    <w:rsid w:val="64355201"/>
    <w:rsid w:val="6465318A"/>
    <w:rsid w:val="647C9A5A"/>
    <w:rsid w:val="64971A8F"/>
    <w:rsid w:val="64A16816"/>
    <w:rsid w:val="64BEBE7C"/>
    <w:rsid w:val="64E4658A"/>
    <w:rsid w:val="64E63EB0"/>
    <w:rsid w:val="6542E9E3"/>
    <w:rsid w:val="65BC7471"/>
    <w:rsid w:val="65C26DF6"/>
    <w:rsid w:val="65EDD5AD"/>
    <w:rsid w:val="65F20F86"/>
    <w:rsid w:val="666768FE"/>
    <w:rsid w:val="666FB38E"/>
    <w:rsid w:val="66A65482"/>
    <w:rsid w:val="66ADA113"/>
    <w:rsid w:val="6734FB8F"/>
    <w:rsid w:val="675A84C2"/>
    <w:rsid w:val="67CD610C"/>
    <w:rsid w:val="67F12AC1"/>
    <w:rsid w:val="698C1910"/>
    <w:rsid w:val="6A03C221"/>
    <w:rsid w:val="6A1CED46"/>
    <w:rsid w:val="6A2D38E3"/>
    <w:rsid w:val="6AF4B7AD"/>
    <w:rsid w:val="6B835A29"/>
    <w:rsid w:val="6BB8BDA7"/>
    <w:rsid w:val="6BC51F58"/>
    <w:rsid w:val="6BDBEAFD"/>
    <w:rsid w:val="6C04D3E8"/>
    <w:rsid w:val="6C904C92"/>
    <w:rsid w:val="6CAA19FA"/>
    <w:rsid w:val="6CF1EE70"/>
    <w:rsid w:val="6CF6C173"/>
    <w:rsid w:val="6D09AFC2"/>
    <w:rsid w:val="6D2F0200"/>
    <w:rsid w:val="6D53E1DA"/>
    <w:rsid w:val="6DE8DED2"/>
    <w:rsid w:val="6E776DB3"/>
    <w:rsid w:val="6EAE6C1A"/>
    <w:rsid w:val="6EC7FFBA"/>
    <w:rsid w:val="6EE9C512"/>
    <w:rsid w:val="6F238233"/>
    <w:rsid w:val="6F383266"/>
    <w:rsid w:val="6F6F0C51"/>
    <w:rsid w:val="6F7C4747"/>
    <w:rsid w:val="6F9D042F"/>
    <w:rsid w:val="6FB44F01"/>
    <w:rsid w:val="70125987"/>
    <w:rsid w:val="707CB714"/>
    <w:rsid w:val="70F2136D"/>
    <w:rsid w:val="712DA350"/>
    <w:rsid w:val="7153330D"/>
    <w:rsid w:val="7170D29C"/>
    <w:rsid w:val="71BD5601"/>
    <w:rsid w:val="71C52D98"/>
    <w:rsid w:val="7203C061"/>
    <w:rsid w:val="722458E0"/>
    <w:rsid w:val="727C5A55"/>
    <w:rsid w:val="72813F40"/>
    <w:rsid w:val="7306BEE6"/>
    <w:rsid w:val="73D7F94B"/>
    <w:rsid w:val="74B9330C"/>
    <w:rsid w:val="7500C730"/>
    <w:rsid w:val="75535D62"/>
    <w:rsid w:val="7557E461"/>
    <w:rsid w:val="75628CB0"/>
    <w:rsid w:val="756F79F5"/>
    <w:rsid w:val="75B04BC4"/>
    <w:rsid w:val="76273780"/>
    <w:rsid w:val="764F00A9"/>
    <w:rsid w:val="767D920A"/>
    <w:rsid w:val="76DD5D75"/>
    <w:rsid w:val="77061657"/>
    <w:rsid w:val="772D2BEE"/>
    <w:rsid w:val="7941ED7C"/>
    <w:rsid w:val="7999F4A2"/>
    <w:rsid w:val="7A27E0D9"/>
    <w:rsid w:val="7A616DA3"/>
    <w:rsid w:val="7A7156FE"/>
    <w:rsid w:val="7B103AB5"/>
    <w:rsid w:val="7B2CB05E"/>
    <w:rsid w:val="7B3051D9"/>
    <w:rsid w:val="7B5D6704"/>
    <w:rsid w:val="7B91F73B"/>
    <w:rsid w:val="7C0D5C19"/>
    <w:rsid w:val="7C638A6E"/>
    <w:rsid w:val="7CDFBC59"/>
    <w:rsid w:val="7D031D33"/>
    <w:rsid w:val="7D8D4428"/>
    <w:rsid w:val="7D997E0C"/>
    <w:rsid w:val="7DCF9433"/>
    <w:rsid w:val="7E272F86"/>
    <w:rsid w:val="7E544C9F"/>
    <w:rsid w:val="7E65F309"/>
    <w:rsid w:val="7E989228"/>
    <w:rsid w:val="7EE1A386"/>
    <w:rsid w:val="7F023EFE"/>
    <w:rsid w:val="7F1ACFA7"/>
    <w:rsid w:val="7F36A8BB"/>
    <w:rsid w:val="7F885623"/>
    <w:rsid w:val="7FBAE772"/>
    <w:rsid w:val="7FD2DF78"/>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60510342-A6F6-4583-A698-BB6761F25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EB4A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EB4A8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15F45"/>
    <w:rsid w:val="00033421"/>
    <w:rsid w:val="0012395D"/>
    <w:rsid w:val="001E2AC0"/>
    <w:rsid w:val="00205489"/>
    <w:rsid w:val="00277029"/>
    <w:rsid w:val="002F13AB"/>
    <w:rsid w:val="00317E92"/>
    <w:rsid w:val="003B38E0"/>
    <w:rsid w:val="004214D0"/>
    <w:rsid w:val="00465A25"/>
    <w:rsid w:val="004B530D"/>
    <w:rsid w:val="004C591E"/>
    <w:rsid w:val="00501A6F"/>
    <w:rsid w:val="00617896"/>
    <w:rsid w:val="006406DB"/>
    <w:rsid w:val="006F67C3"/>
    <w:rsid w:val="00730800"/>
    <w:rsid w:val="0077693D"/>
    <w:rsid w:val="0079785A"/>
    <w:rsid w:val="007D5396"/>
    <w:rsid w:val="007E66CB"/>
    <w:rsid w:val="008C4978"/>
    <w:rsid w:val="00962A91"/>
    <w:rsid w:val="009A37F4"/>
    <w:rsid w:val="00BF5D2A"/>
    <w:rsid w:val="00D02F87"/>
    <w:rsid w:val="00DF51C9"/>
    <w:rsid w:val="00E75CF9"/>
    <w:rsid w:val="00E87B28"/>
    <w:rsid w:val="00EE1896"/>
    <w:rsid w:val="00EF0743"/>
    <w:rsid w:val="00FA3371"/>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74862750-AA6C-4CCB-8AF6-5AB35CA265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30</Pages>
  <Words>6804</Words>
  <Characters>36743</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101</cp:revision>
  <dcterms:created xsi:type="dcterms:W3CDTF">2026-09-14T22:20:00Z</dcterms:created>
  <dcterms:modified xsi:type="dcterms:W3CDTF">2026-10-29T17:41:00Z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ies>
</file>