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5CD6AE03">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2C9F93DB" w:rsidP="5CD6AE03">
            <w:pPr>
              <w:pStyle w:val="paragraph"/>
              <w:spacing w:before="0" w:beforeAutospacing="0" w:after="0" w:afterAutospacing="0"/>
              <w:ind w:left="255"/>
              <w:jc w:val="both"/>
              <w:textAlignment w:val="baseline"/>
              <w:rPr>
                <w:rFonts w:ascii="Segoe UI" w:hAnsi="Segoe UI" w:cs="Segoe UI"/>
                <w:sz w:val="18"/>
                <w:szCs w:val="18"/>
              </w:rPr>
            </w:pPr>
            <w:r w:rsidRPr="5CD6AE03">
              <w:rPr>
                <w:rStyle w:val="normaltextrun"/>
                <w:rFonts w:ascii="Calibri" w:hAnsi="Calibri" w:cs="Calibri"/>
                <w:b/>
                <w:bCs/>
                <w:color w:val="595959" w:themeColor="text1" w:themeTint="A6"/>
                <w:sz w:val="20"/>
                <w:szCs w:val="20"/>
              </w:rPr>
              <w:t xml:space="preserve">Poder </w:t>
            </w:r>
            <w:commentRangeStart w:id="0"/>
            <w:commentRangeStart w:id="1"/>
            <w:r w:rsidRPr="5CD6AE03">
              <w:rPr>
                <w:rStyle w:val="normaltextrun"/>
                <w:rFonts w:ascii="Calibri" w:hAnsi="Calibri" w:cs="Calibri"/>
                <w:b/>
                <w:bCs/>
                <w:color w:val="595959" w:themeColor="text1" w:themeTint="A6"/>
                <w:sz w:val="20"/>
                <w:szCs w:val="20"/>
              </w:rPr>
              <w:t>Judiciário</w:t>
            </w:r>
            <w:commentRangeEnd w:id="0"/>
            <w:r w:rsidR="00264107" w:rsidRPr="5CD6AE03">
              <w:rPr>
                <w:rStyle w:val="Refdecomentrio"/>
                <w:rFonts w:ascii="Calibri" w:hAnsi="Calibri" w:cs="Calibri"/>
                <w:b/>
                <w:bCs/>
                <w:color w:val="595959" w:themeColor="text1" w:themeTint="A6"/>
                <w:sz w:val="20"/>
                <w:szCs w:val="20"/>
              </w:rPr>
              <w:commentReference w:id="0"/>
            </w:r>
            <w:commentRangeEnd w:id="1"/>
            <w:r w:rsidR="003C493F" w:rsidRPr="5CD6AE03">
              <w:rPr>
                <w:rStyle w:val="Refdecomentrio"/>
                <w:rFonts w:ascii="Calibri" w:hAnsi="Calibri" w:cs="Calibri"/>
                <w:b/>
                <w:bCs/>
                <w:color w:val="595959" w:themeColor="text1" w:themeTint="A6"/>
                <w:sz w:val="20"/>
                <w:szCs w:val="20"/>
              </w:rPr>
              <w:commentReference w:id="1"/>
            </w:r>
            <w:r w:rsidRPr="5CD6AE03">
              <w:rPr>
                <w:rStyle w:val="normaltextrun"/>
                <w:rFonts w:ascii="Calibri" w:hAnsi="Calibri" w:cs="Calibri"/>
                <w:b/>
                <w:bCs/>
                <w:color w:val="595959" w:themeColor="text1" w:themeTint="A6"/>
                <w:sz w:val="20"/>
                <w:szCs w:val="20"/>
              </w:rPr>
              <w:t xml:space="preserve"> da União</w:t>
            </w:r>
            <w:r w:rsidRPr="5CD6AE03">
              <w:rPr>
                <w:rStyle w:val="eop"/>
                <w:rFonts w:ascii="Calibri" w:hAnsi="Calibri" w:cs="Calibri"/>
                <w:color w:val="595959" w:themeColor="text1" w:themeTint="A6"/>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2"/>
            <w:commentRangeStart w:id="3"/>
            <w:commentRangeStart w:id="4"/>
            <w:commentRangeStart w:id="5"/>
            <w:r w:rsidRPr="62C261FF">
              <w:rPr>
                <w:rStyle w:val="normaltextrun"/>
                <w:rFonts w:ascii="Calibri" w:hAnsi="Calibri" w:cs="Calibri"/>
                <w:color w:val="595959" w:themeColor="text1" w:themeTint="A6"/>
                <w:sz w:val="20"/>
                <w:szCs w:val="20"/>
              </w:rPr>
              <w:t>o</w:t>
            </w:r>
            <w:commentRangeEnd w:id="2"/>
            <w:r w:rsidR="001251FE" w:rsidRPr="62C261FF">
              <w:rPr>
                <w:rStyle w:val="Refdecomentrio"/>
                <w:rFonts w:ascii="Calibri" w:hAnsi="Calibri" w:cs="Calibri"/>
                <w:color w:val="595959" w:themeColor="text1" w:themeTint="A6"/>
                <w:sz w:val="20"/>
                <w:szCs w:val="20"/>
              </w:rPr>
              <w:commentReference w:id="2"/>
            </w:r>
            <w:commentRangeEnd w:id="3"/>
            <w:r w:rsidRPr="62C261FF">
              <w:rPr>
                <w:rStyle w:val="Refdecomentrio"/>
                <w:rFonts w:ascii="Calibri" w:hAnsi="Calibri" w:cs="Calibri"/>
                <w:color w:val="595959" w:themeColor="text1" w:themeTint="A6"/>
                <w:sz w:val="20"/>
                <w:szCs w:val="20"/>
              </w:rPr>
              <w:commentReference w:id="3"/>
            </w:r>
            <w:commentRangeEnd w:id="4"/>
            <w:r w:rsidRPr="62C261FF">
              <w:rPr>
                <w:rStyle w:val="Refdecomentrio"/>
                <w:rFonts w:ascii="Calibri" w:hAnsi="Calibri" w:cs="Calibri"/>
                <w:color w:val="595959" w:themeColor="text1" w:themeTint="A6"/>
                <w:sz w:val="20"/>
                <w:szCs w:val="20"/>
              </w:rPr>
              <w:commentReference w:id="4"/>
            </w:r>
            <w:commentRangeEnd w:id="5"/>
            <w:r w:rsidRPr="62C261FF">
              <w:rPr>
                <w:rStyle w:val="Refdecomentrio"/>
                <w:rFonts w:ascii="Calibri" w:hAnsi="Calibri" w:cs="Calibri"/>
                <w:color w:val="595959" w:themeColor="text1" w:themeTint="A6"/>
                <w:sz w:val="20"/>
                <w:szCs w:val="20"/>
              </w:rPr>
              <w:commentReference w:id="5"/>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351541"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623AFCB8" w:rsidR="00770E7F" w:rsidRPr="009F36E1" w:rsidRDefault="001251FE" w:rsidP="00B34ADF">
            <w:pPr>
              <w:ind w:right="-675"/>
              <w:rPr>
                <w:rFonts w:ascii="Arial" w:hAnsi="Arial" w:cs="Arial"/>
                <w:sz w:val="28"/>
                <w:szCs w:val="28"/>
              </w:rPr>
            </w:pPr>
            <w:r w:rsidRPr="001251FE">
              <w:rPr>
                <w:rFonts w:ascii="Arial" w:hAnsi="Arial" w:cs="Arial"/>
                <w:sz w:val="28"/>
                <w:szCs w:val="28"/>
              </w:rPr>
              <w:t>0706928-03.2023.8.07.0016</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351541"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252B3E8C" w:rsidR="00770E7F" w:rsidRPr="009F36E1" w:rsidRDefault="001251FE" w:rsidP="00B34ADF">
            <w:pPr>
              <w:rPr>
                <w:rFonts w:ascii="Arial" w:hAnsi="Arial" w:cs="Arial"/>
                <w:sz w:val="28"/>
                <w:szCs w:val="28"/>
              </w:rPr>
            </w:pPr>
            <w:r>
              <w:rPr>
                <w:rFonts w:ascii="Arial" w:hAnsi="Arial" w:cs="Arial"/>
                <w:sz w:val="28"/>
                <w:szCs w:val="28"/>
              </w:rPr>
              <w:t>M. B.</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351541"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6E6B416D" w:rsidR="00770E7F" w:rsidRPr="009F36E1" w:rsidRDefault="001251FE" w:rsidP="00B34ADF">
            <w:pPr>
              <w:ind w:right="-74"/>
              <w:rPr>
                <w:rFonts w:ascii="Arial" w:hAnsi="Arial" w:cs="Arial"/>
                <w:sz w:val="28"/>
                <w:szCs w:val="28"/>
              </w:rPr>
            </w:pPr>
            <w:r>
              <w:rPr>
                <w:rFonts w:ascii="Arial" w:hAnsi="Arial" w:cs="Arial"/>
                <w:sz w:val="28"/>
                <w:szCs w:val="28"/>
              </w:rPr>
              <w:t>J. A. F. B.</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0E70BAF1" w:rsidR="00770E7F" w:rsidRPr="009F36E1" w:rsidRDefault="00770E7F" w:rsidP="00B34ADF">
            <w:pPr>
              <w:rPr>
                <w:rFonts w:ascii="Arial" w:hAnsi="Arial" w:cs="Arial"/>
                <w:b/>
                <w:sz w:val="28"/>
                <w:szCs w:val="28"/>
              </w:rPr>
            </w:pPr>
            <w:r w:rsidRPr="009F36E1">
              <w:rPr>
                <w:rFonts w:ascii="Arial" w:hAnsi="Arial" w:cs="Arial"/>
                <w:b/>
                <w:bCs/>
                <w:sz w:val="28"/>
                <w:szCs w:val="28"/>
              </w:rPr>
              <w:t>Des. Sérgio Roch</w:t>
            </w:r>
          </w:p>
        </w:tc>
      </w:tr>
    </w:tbl>
    <w:p w14:paraId="5779ADA6" w14:textId="77777777" w:rsidR="005236EB" w:rsidRDefault="005236EB" w:rsidP="00886ABA">
      <w:pPr>
        <w:spacing w:after="0" w:line="360" w:lineRule="auto"/>
        <w:jc w:val="both"/>
        <w:rPr>
          <w:rFonts w:ascii="Arial" w:hAnsi="Arial" w:cs="Arial"/>
          <w:sz w:val="28"/>
          <w:szCs w:val="28"/>
        </w:rPr>
      </w:pPr>
    </w:p>
    <w:p w14:paraId="20A91136" w14:textId="77777777" w:rsidR="003A2343" w:rsidRPr="00106DA1" w:rsidRDefault="003A2343" w:rsidP="003A2343">
      <w:pPr>
        <w:spacing w:line="360" w:lineRule="auto"/>
        <w:ind w:right="-96"/>
        <w:jc w:val="both"/>
        <w:rPr>
          <w:b/>
          <w:color w:val="7030A0"/>
          <w:sz w:val="24"/>
          <w:szCs w:val="24"/>
        </w:rPr>
      </w:pPr>
      <w:commentRangeStart w:id="7"/>
      <w:r w:rsidRPr="00106DA1">
        <w:rPr>
          <w:b/>
          <w:color w:val="7030A0"/>
          <w:sz w:val="24"/>
          <w:szCs w:val="24"/>
        </w:rPr>
        <w:t>ANÁLISE DOCUMENTAL CONSIDERANDO A POSSIBILIDADE DE PARTILHAR OS DIREITOS AQUISITIVOS SOBRE OS</w:t>
      </w:r>
      <w:r>
        <w:rPr>
          <w:b/>
          <w:color w:val="7030A0"/>
          <w:sz w:val="24"/>
          <w:szCs w:val="24"/>
        </w:rPr>
        <w:t xml:space="preserve"> 3</w:t>
      </w:r>
      <w:r w:rsidRPr="00106DA1">
        <w:rPr>
          <w:b/>
          <w:color w:val="7030A0"/>
          <w:sz w:val="24"/>
          <w:szCs w:val="24"/>
        </w:rPr>
        <w:t xml:space="preserve"> IMÓVEIS</w:t>
      </w:r>
      <w:r>
        <w:rPr>
          <w:b/>
          <w:color w:val="7030A0"/>
          <w:sz w:val="24"/>
          <w:szCs w:val="24"/>
        </w:rPr>
        <w:t xml:space="preserve"> RECLAMADOS NO APELO </w:t>
      </w:r>
      <w:r w:rsidRPr="00106DA1">
        <w:rPr>
          <w:b/>
          <w:color w:val="7030A0"/>
          <w:sz w:val="24"/>
          <w:szCs w:val="24"/>
        </w:rPr>
        <w:t>.</w:t>
      </w:r>
      <w:commentRangeEnd w:id="7"/>
      <w:r w:rsidRPr="00106DA1">
        <w:rPr>
          <w:rStyle w:val="Refdecomentrio"/>
          <w:b/>
          <w:color w:val="7030A0"/>
          <w:sz w:val="24"/>
          <w:szCs w:val="24"/>
        </w:rPr>
        <w:commentReference w:id="7"/>
      </w:r>
    </w:p>
    <w:p w14:paraId="1105F7F2" w14:textId="77777777" w:rsidR="003A2343" w:rsidRPr="00106DA1" w:rsidRDefault="003A2343" w:rsidP="003A2343">
      <w:pPr>
        <w:ind w:right="-96"/>
        <w:jc w:val="both"/>
        <w:rPr>
          <w:b/>
          <w:color w:val="7030A0"/>
        </w:rPr>
      </w:pPr>
    </w:p>
    <w:p w14:paraId="2D05C2A7"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Inicialmente, cumpre registrar que há indícios que dois dos</w:t>
      </w:r>
      <w:r>
        <w:rPr>
          <w:rFonts w:ascii="Arial" w:hAnsi="Arial" w:cs="Arial"/>
          <w:color w:val="7030A0"/>
          <w:sz w:val="28"/>
          <w:szCs w:val="28"/>
        </w:rPr>
        <w:t xml:space="preserve"> três</w:t>
      </w:r>
      <w:r w:rsidRPr="00106DA1">
        <w:rPr>
          <w:rFonts w:ascii="Arial" w:hAnsi="Arial" w:cs="Arial"/>
          <w:color w:val="7030A0"/>
          <w:sz w:val="28"/>
          <w:szCs w:val="28"/>
        </w:rPr>
        <w:t xml:space="preserve"> imóveis sejam regulares (Samambaia e Taguatinga), haja vista que os contratos particulares firmados pelo apelado indicam financiamento junto à Caixa Econômica Federal.</w:t>
      </w:r>
    </w:p>
    <w:p w14:paraId="51093BEF" w14:textId="77777777" w:rsidR="003A2343" w:rsidRPr="00106DA1" w:rsidRDefault="003A2343" w:rsidP="003A2343">
      <w:pPr>
        <w:spacing w:after="0" w:line="360" w:lineRule="auto"/>
        <w:ind w:firstLine="2268"/>
        <w:jc w:val="both"/>
        <w:rPr>
          <w:rFonts w:ascii="Arial" w:hAnsi="Arial" w:cs="Arial"/>
          <w:color w:val="7030A0"/>
          <w:sz w:val="28"/>
          <w:szCs w:val="28"/>
        </w:rPr>
      </w:pPr>
    </w:p>
    <w:p w14:paraId="6A4D33A9"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Todavia, não consta dos autos certidão de matrícula que comprove </w:t>
      </w:r>
      <w:r>
        <w:rPr>
          <w:rFonts w:ascii="Arial" w:hAnsi="Arial" w:cs="Arial"/>
          <w:color w:val="7030A0"/>
          <w:sz w:val="28"/>
          <w:szCs w:val="28"/>
        </w:rPr>
        <w:t>que o apelado seja proprietário dos bens</w:t>
      </w:r>
      <w:r w:rsidRPr="00106DA1">
        <w:rPr>
          <w:rFonts w:ascii="Arial" w:hAnsi="Arial" w:cs="Arial"/>
          <w:color w:val="7030A0"/>
          <w:sz w:val="28"/>
          <w:szCs w:val="28"/>
        </w:rPr>
        <w:t>, tratando-se de aquisições formalizadas por instrumentos particulares de cessão de direitos (ID 80350270; ID 80350269 e ID 80350271).</w:t>
      </w:r>
    </w:p>
    <w:p w14:paraId="2EC3D38E" w14:textId="77777777" w:rsidR="003A2343" w:rsidRPr="00106DA1" w:rsidRDefault="003A2343" w:rsidP="003A2343">
      <w:pPr>
        <w:spacing w:after="0" w:line="360" w:lineRule="auto"/>
        <w:ind w:firstLine="2268"/>
        <w:jc w:val="both"/>
        <w:rPr>
          <w:rFonts w:ascii="Arial" w:hAnsi="Arial" w:cs="Arial"/>
          <w:color w:val="7030A0"/>
          <w:sz w:val="28"/>
          <w:szCs w:val="28"/>
        </w:rPr>
      </w:pPr>
    </w:p>
    <w:p w14:paraId="2997BD6A"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Tal circunstância inviabiliza a partilha da propriedade, por ausência de domínio formalmente constituído, restringindo eventual discussão, quando muito, aos direitos aquisitivos. Ainda assim, mesmo que se admitisse a partilha desses direitos, restou demonstrado que as aquisições </w:t>
      </w:r>
      <w:commentRangeStart w:id="8"/>
      <w:r w:rsidRPr="00106DA1">
        <w:rPr>
          <w:rFonts w:ascii="Arial" w:hAnsi="Arial" w:cs="Arial"/>
          <w:color w:val="7030A0"/>
          <w:sz w:val="28"/>
          <w:szCs w:val="28"/>
        </w:rPr>
        <w:t xml:space="preserve">dos direitos sobre os </w:t>
      </w:r>
      <w:r w:rsidRPr="00106DA1">
        <w:rPr>
          <w:rFonts w:ascii="Arial" w:hAnsi="Arial" w:cs="Arial"/>
          <w:color w:val="7030A0"/>
          <w:sz w:val="28"/>
          <w:szCs w:val="28"/>
        </w:rPr>
        <w:lastRenderedPageBreak/>
        <w:t>imóveis do Distrito Federal</w:t>
      </w:r>
      <w:commentRangeEnd w:id="8"/>
      <w:r w:rsidRPr="00106DA1">
        <w:rPr>
          <w:rStyle w:val="Refdecomentrio"/>
          <w:rFonts w:ascii="Arial" w:hAnsi="Arial" w:cs="Arial"/>
          <w:color w:val="7030A0"/>
          <w:sz w:val="28"/>
          <w:szCs w:val="28"/>
        </w:rPr>
        <w:commentReference w:id="8"/>
      </w:r>
      <w:r w:rsidRPr="00106DA1">
        <w:rPr>
          <w:rFonts w:ascii="Arial" w:hAnsi="Arial" w:cs="Arial"/>
          <w:color w:val="7030A0"/>
          <w:sz w:val="28"/>
          <w:szCs w:val="28"/>
        </w:rPr>
        <w:t xml:space="preserve"> decorreram de sub-rogação de bem particular do apelado, o que afasta a comunicabilidade</w:t>
      </w:r>
      <w:commentRangeStart w:id="9"/>
      <w:r w:rsidRPr="00106DA1">
        <w:rPr>
          <w:rFonts w:ascii="Arial" w:hAnsi="Arial" w:cs="Arial"/>
          <w:color w:val="7030A0"/>
          <w:sz w:val="28"/>
          <w:szCs w:val="28"/>
        </w:rPr>
        <w:t>.</w:t>
      </w:r>
      <w:commentRangeEnd w:id="9"/>
      <w:r w:rsidRPr="00106DA1">
        <w:rPr>
          <w:rStyle w:val="Refdecomentrio"/>
          <w:rFonts w:ascii="Arial" w:hAnsi="Arial" w:cs="Arial"/>
          <w:color w:val="7030A0"/>
          <w:sz w:val="28"/>
          <w:szCs w:val="28"/>
        </w:rPr>
        <w:commentReference w:id="9"/>
      </w:r>
    </w:p>
    <w:p w14:paraId="3D4A4248" w14:textId="77777777" w:rsidR="003A2343" w:rsidRPr="00106DA1" w:rsidRDefault="003A2343" w:rsidP="003A2343">
      <w:pPr>
        <w:spacing w:after="0" w:line="360" w:lineRule="auto"/>
        <w:ind w:firstLine="2268"/>
        <w:jc w:val="both"/>
        <w:rPr>
          <w:rFonts w:ascii="Arial" w:hAnsi="Arial" w:cs="Arial"/>
          <w:color w:val="7030A0"/>
          <w:sz w:val="28"/>
          <w:szCs w:val="28"/>
        </w:rPr>
      </w:pPr>
    </w:p>
    <w:p w14:paraId="64DD9587"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Com efeito, consta dos autos que o apelado alienou parte de seus direitos relativos à Fazenda Burity Vermelho e Jardim a F. M. D. S., por instrumento firmado em 03/02/2016 (ID 80350273, págs. 2 a 4), ajustando-se o pagamento em 6 parcelas anuais, sendo a última, com vencimento em 31/03/2021, estipulada em </w:t>
      </w:r>
      <w:commentRangeStart w:id="11"/>
      <w:r w:rsidRPr="00106DA1">
        <w:rPr>
          <w:rFonts w:ascii="Arial" w:hAnsi="Arial" w:cs="Arial"/>
          <w:color w:val="7030A0"/>
          <w:sz w:val="28"/>
          <w:szCs w:val="28"/>
        </w:rPr>
        <w:t>2.500 sacas de soja.</w:t>
      </w:r>
      <w:commentRangeEnd w:id="11"/>
      <w:r w:rsidRPr="00106DA1">
        <w:rPr>
          <w:rStyle w:val="Refdecomentrio"/>
          <w:rFonts w:ascii="Arial" w:hAnsi="Arial" w:cs="Arial"/>
          <w:color w:val="7030A0"/>
          <w:sz w:val="28"/>
          <w:szCs w:val="28"/>
        </w:rPr>
        <w:commentReference w:id="11"/>
      </w:r>
    </w:p>
    <w:p w14:paraId="23BE3FED" w14:textId="77777777" w:rsidR="003A2343" w:rsidRPr="00106DA1" w:rsidRDefault="003A2343" w:rsidP="003A2343">
      <w:pPr>
        <w:spacing w:after="0" w:line="360" w:lineRule="auto"/>
        <w:ind w:firstLine="2268"/>
        <w:jc w:val="both"/>
        <w:rPr>
          <w:rFonts w:ascii="Arial" w:hAnsi="Arial" w:cs="Arial"/>
          <w:color w:val="7030A0"/>
          <w:sz w:val="28"/>
          <w:szCs w:val="28"/>
        </w:rPr>
      </w:pPr>
    </w:p>
    <w:p w14:paraId="54A71F71"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Demonstrou-se que essa parcela final foi parcialmente paga em 29/04/2021, mediante depósito de dois cheques, nos valores de R$ 100.000,00 e R$ 50.000,00, emitidos por C. A. D. R. D. D. F., nominalmente a R. M. D. S., filho do comprador da fazenda (ID 80350303), e posteriormente depositados em favor do apelado (ID 80350273, págs. 5 e 6). O extrato bancário evidencia o ingresso dos valores em 29/04/2021 e, logo em seguida, sua utilização.</w:t>
      </w:r>
    </w:p>
    <w:p w14:paraId="2A6E22AB" w14:textId="77777777" w:rsidR="003A2343" w:rsidRPr="00106DA1" w:rsidRDefault="003A2343" w:rsidP="003A2343">
      <w:pPr>
        <w:spacing w:after="0" w:line="360" w:lineRule="auto"/>
        <w:ind w:firstLine="2268"/>
        <w:jc w:val="both"/>
        <w:rPr>
          <w:rFonts w:ascii="Arial" w:hAnsi="Arial" w:cs="Arial"/>
          <w:color w:val="7030A0"/>
          <w:sz w:val="28"/>
          <w:szCs w:val="28"/>
        </w:rPr>
      </w:pPr>
    </w:p>
    <w:p w14:paraId="5E34D42F"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Nesse contexto, em 03/05/2021, o apelado adquiriu os direitos aquisitivos do </w:t>
      </w:r>
      <w:r w:rsidRPr="00106DA1">
        <w:rPr>
          <w:rFonts w:ascii="Arial" w:hAnsi="Arial" w:cs="Arial"/>
          <w:b/>
          <w:bCs/>
          <w:color w:val="7030A0"/>
          <w:sz w:val="28"/>
          <w:szCs w:val="28"/>
        </w:rPr>
        <w:t>apartamento situado na DF 425, Condomínio Novo Horizonte, Sobradinho/DF</w:t>
      </w:r>
      <w:r w:rsidRPr="00106DA1">
        <w:rPr>
          <w:rFonts w:ascii="Arial" w:hAnsi="Arial" w:cs="Arial"/>
          <w:color w:val="7030A0"/>
          <w:sz w:val="28"/>
          <w:szCs w:val="28"/>
        </w:rPr>
        <w:t>, pelo valor de R$ 113.000,00 (ID 80350270), com saída dos valores diretamente de sua conta em favor de M. D. D. L., evidenciando a aplicação imediata dos recursos recebidos.</w:t>
      </w:r>
    </w:p>
    <w:p w14:paraId="2BBCF5A7" w14:textId="77777777" w:rsidR="003A2343" w:rsidRPr="00106DA1" w:rsidRDefault="003A2343" w:rsidP="003A2343">
      <w:pPr>
        <w:spacing w:after="0" w:line="360" w:lineRule="auto"/>
        <w:ind w:firstLine="2268"/>
        <w:jc w:val="both"/>
        <w:rPr>
          <w:rFonts w:ascii="Arial" w:hAnsi="Arial" w:cs="Arial"/>
          <w:color w:val="7030A0"/>
          <w:sz w:val="28"/>
          <w:szCs w:val="28"/>
        </w:rPr>
      </w:pPr>
    </w:p>
    <w:p w14:paraId="0B28D4B3"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Na mesma linha, em 10/05/2021, o apelado adquiriu os direitos aquisitivos relativos ao </w:t>
      </w:r>
      <w:r w:rsidRPr="00106DA1">
        <w:rPr>
          <w:rFonts w:ascii="Arial" w:hAnsi="Arial" w:cs="Arial"/>
          <w:b/>
          <w:bCs/>
          <w:color w:val="7030A0"/>
          <w:sz w:val="28"/>
          <w:szCs w:val="28"/>
        </w:rPr>
        <w:t xml:space="preserve">imóvel localizado na Quadra QN 505, Conjunto 04, Lotes 01 a 04, Apartamento 604, </w:t>
      </w:r>
      <w:r w:rsidRPr="00106DA1">
        <w:rPr>
          <w:rFonts w:ascii="Arial" w:hAnsi="Arial" w:cs="Arial"/>
          <w:b/>
          <w:bCs/>
          <w:color w:val="7030A0"/>
          <w:sz w:val="28"/>
          <w:szCs w:val="28"/>
        </w:rPr>
        <w:lastRenderedPageBreak/>
        <w:t>Residencial Girassol, Samambaia/DF</w:t>
      </w:r>
      <w:r w:rsidRPr="00106DA1">
        <w:rPr>
          <w:rFonts w:ascii="Arial" w:hAnsi="Arial" w:cs="Arial"/>
          <w:color w:val="7030A0"/>
          <w:sz w:val="28"/>
          <w:szCs w:val="28"/>
        </w:rPr>
        <w:t>, pelo valor de R$ 37.770,00, a título de ágio, assumindo financiamento de D. D. C. (ID 80350269). A proximidade temporal com o recebimento da parcela final da venda da fazenda evidencia que a aquisição igualmente se deu com os mesmos recursos.</w:t>
      </w:r>
    </w:p>
    <w:p w14:paraId="38748004" w14:textId="77777777" w:rsidR="003A2343" w:rsidRPr="00106DA1" w:rsidRDefault="003A2343" w:rsidP="003A2343">
      <w:pPr>
        <w:spacing w:after="0" w:line="360" w:lineRule="auto"/>
        <w:ind w:firstLine="2268"/>
        <w:jc w:val="both"/>
        <w:rPr>
          <w:rFonts w:ascii="Arial" w:hAnsi="Arial" w:cs="Arial"/>
          <w:color w:val="7030A0"/>
          <w:sz w:val="28"/>
          <w:szCs w:val="28"/>
        </w:rPr>
      </w:pPr>
    </w:p>
    <w:p w14:paraId="685FDAA3"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Por fim, quanto ao</w:t>
      </w:r>
      <w:r w:rsidRPr="00106DA1">
        <w:rPr>
          <w:rFonts w:ascii="Arial" w:hAnsi="Arial" w:cs="Arial"/>
          <w:b/>
          <w:bCs/>
          <w:color w:val="7030A0"/>
          <w:sz w:val="28"/>
          <w:szCs w:val="28"/>
        </w:rPr>
        <w:t xml:space="preserve"> imóvel situado na CNB 05, Lote 02, Apartamento 201, Taguatinga Norte/DF</w:t>
      </w:r>
      <w:r w:rsidRPr="00106DA1">
        <w:rPr>
          <w:rFonts w:ascii="Arial" w:hAnsi="Arial" w:cs="Arial"/>
          <w:color w:val="7030A0"/>
          <w:sz w:val="28"/>
          <w:szCs w:val="28"/>
        </w:rPr>
        <w:t xml:space="preserve"> (ID 80350271), verifica-se que a aquisição dos direitos aquisitivos ocorreu em 31/03/2022 e houve particularidade quanto à forma de pagamento. Isso porque o apelado alegou que remanesceu saldo aproximado de R$ 100.000,00 referente à última parcela ajustada na alienação dos direitos da fazenda, a ser quitado apenas em 2022, diante do inadimplemento parcial no ano anterior.</w:t>
      </w:r>
    </w:p>
    <w:p w14:paraId="4053A077" w14:textId="77777777" w:rsidR="003A2343" w:rsidRPr="00106DA1" w:rsidRDefault="003A2343" w:rsidP="003A2343">
      <w:pPr>
        <w:spacing w:after="0" w:line="360" w:lineRule="auto"/>
        <w:ind w:firstLine="2268"/>
        <w:jc w:val="both"/>
        <w:rPr>
          <w:rFonts w:ascii="Arial" w:hAnsi="Arial" w:cs="Arial"/>
          <w:color w:val="7030A0"/>
          <w:sz w:val="28"/>
          <w:szCs w:val="28"/>
        </w:rPr>
      </w:pPr>
    </w:p>
    <w:p w14:paraId="633FDBBB"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Consta dos autos que tais valores foram utilizados diretamente na aquisição deste imóvel, mediante PIX de R$ 10.000,00, realizado em 01/04/2022 por M. M. D. S., filho do comprador da fazenda, em favor de R. D. S. P., vendedor do imóvel de Sobradinho (ID 80350304), que evidencia início de adimplemento vinculado à obrigação remanescente da compra da fazenda. </w:t>
      </w:r>
    </w:p>
    <w:p w14:paraId="23DD815B" w14:textId="77777777" w:rsidR="003A2343" w:rsidRPr="00106DA1" w:rsidRDefault="003A2343" w:rsidP="003A2343">
      <w:pPr>
        <w:spacing w:after="0" w:line="360" w:lineRule="auto"/>
        <w:ind w:firstLine="2268"/>
        <w:jc w:val="both"/>
        <w:rPr>
          <w:rFonts w:ascii="Arial" w:hAnsi="Arial" w:cs="Arial"/>
          <w:color w:val="7030A0"/>
          <w:sz w:val="28"/>
          <w:szCs w:val="28"/>
        </w:rPr>
      </w:pPr>
    </w:p>
    <w:p w14:paraId="03B85388"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A sequência dos fatos mostra que parte do pagamento foi feita diretamente ao vendedor do imóvel por quem ainda devia valores da fazenda, indicando ligação financeira entre as operações. Além disso, a declaração de F. M. D. S. de que os pagamentos de R$ 10.000,00 e R$ 80.000,00, feitos por intermédio do filho, referiam-se a essa dívida reforça essa conclusão (ID 80350305).</w:t>
      </w:r>
    </w:p>
    <w:p w14:paraId="51694938" w14:textId="77777777" w:rsidR="003A2343" w:rsidRPr="00106DA1" w:rsidRDefault="003A2343" w:rsidP="003A2343">
      <w:pPr>
        <w:spacing w:after="0" w:line="360" w:lineRule="auto"/>
        <w:ind w:firstLine="2268"/>
        <w:jc w:val="both"/>
        <w:rPr>
          <w:rFonts w:ascii="Arial" w:hAnsi="Arial" w:cs="Arial"/>
          <w:color w:val="7030A0"/>
          <w:sz w:val="28"/>
          <w:szCs w:val="28"/>
        </w:rPr>
      </w:pPr>
    </w:p>
    <w:p w14:paraId="4F2AC7C1"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Nesse contexto, conclui-se que a aquisição se deu no âmbito da mesma cadeia econômica, sendo suficiente para caracterizar a sub-rogação, nos termos do art. 1.659, I, do Código Civil.</w:t>
      </w:r>
    </w:p>
    <w:p w14:paraId="373E0BDC" w14:textId="77777777" w:rsidR="003A2343" w:rsidRPr="00106DA1" w:rsidRDefault="003A2343" w:rsidP="003A2343">
      <w:pPr>
        <w:spacing w:after="0" w:line="360" w:lineRule="auto"/>
        <w:ind w:firstLine="2268"/>
        <w:jc w:val="both"/>
        <w:rPr>
          <w:rFonts w:ascii="Arial" w:hAnsi="Arial" w:cs="Arial"/>
          <w:color w:val="7030A0"/>
          <w:sz w:val="28"/>
          <w:szCs w:val="28"/>
        </w:rPr>
      </w:pPr>
    </w:p>
    <w:p w14:paraId="6259BB1B"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Dessa forma, a análise conjunta dos elementos probatórios revela um encadeamento financeiro coerente, em que os valores provenientes da alienação de bem particular, adquirido antes da união estável, foram empregados, de forma imediata ou mediata, na aquisição das cessões de direitos dos três imóveis.</w:t>
      </w:r>
    </w:p>
    <w:p w14:paraId="276BDFE4" w14:textId="77777777" w:rsidR="003A2343" w:rsidRPr="00106DA1" w:rsidRDefault="003A2343" w:rsidP="003A2343">
      <w:pPr>
        <w:spacing w:after="0" w:line="360" w:lineRule="auto"/>
        <w:ind w:firstLine="2268"/>
        <w:jc w:val="both"/>
        <w:rPr>
          <w:rFonts w:ascii="Arial" w:hAnsi="Arial" w:cs="Arial"/>
          <w:color w:val="7030A0"/>
          <w:sz w:val="28"/>
          <w:szCs w:val="28"/>
        </w:rPr>
      </w:pPr>
    </w:p>
    <w:p w14:paraId="7078E293" w14:textId="77777777" w:rsidR="003A2343" w:rsidRPr="00106DA1" w:rsidRDefault="003A2343" w:rsidP="003A2343">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Assim, ainda que se admitisse a partilha dos direitos aquisitivos, restaria caracterizada a sub-rogação, nos termos do art. 1.659, I, do Código Civil, afastando a presunção de comunicabilidade, razão pela qual se mantém a improcedência do pedido de partilha:</w:t>
      </w:r>
    </w:p>
    <w:p w14:paraId="68991CCF" w14:textId="77777777" w:rsidR="003A2343" w:rsidRPr="00106DA1" w:rsidRDefault="003A2343" w:rsidP="003A2343">
      <w:pPr>
        <w:spacing w:after="0" w:line="360" w:lineRule="auto"/>
        <w:ind w:firstLine="2268"/>
        <w:jc w:val="both"/>
        <w:rPr>
          <w:rFonts w:ascii="Arial" w:hAnsi="Arial" w:cs="Arial"/>
          <w:color w:val="7030A0"/>
          <w:sz w:val="28"/>
          <w:szCs w:val="28"/>
        </w:rPr>
      </w:pPr>
    </w:p>
    <w:p w14:paraId="54F31155" w14:textId="77777777" w:rsidR="003A2343" w:rsidRPr="00106DA1" w:rsidRDefault="003A2343" w:rsidP="003A2343">
      <w:pPr>
        <w:spacing w:after="0" w:line="360" w:lineRule="auto"/>
        <w:ind w:left="2268"/>
        <w:jc w:val="both"/>
        <w:rPr>
          <w:rFonts w:ascii="Arial" w:hAnsi="Arial" w:cs="Arial"/>
          <w:i/>
          <w:iCs/>
          <w:color w:val="7030A0"/>
          <w:sz w:val="26"/>
          <w:szCs w:val="26"/>
        </w:rPr>
      </w:pPr>
      <w:r w:rsidRPr="00106DA1">
        <w:rPr>
          <w:rFonts w:ascii="Arial" w:hAnsi="Arial" w:cs="Arial"/>
          <w:i/>
          <w:iCs/>
          <w:color w:val="7030A0"/>
          <w:sz w:val="26"/>
          <w:szCs w:val="26"/>
        </w:rPr>
        <w:t>“Art. 1.659. Excluem-se da comunhão:</w:t>
      </w:r>
    </w:p>
    <w:p w14:paraId="0BECC572" w14:textId="77777777" w:rsidR="003A2343" w:rsidRDefault="003A2343" w:rsidP="003A2343">
      <w:pPr>
        <w:spacing w:after="0" w:line="360" w:lineRule="auto"/>
        <w:ind w:left="2268"/>
        <w:jc w:val="both"/>
        <w:rPr>
          <w:rFonts w:ascii="Arial" w:hAnsi="Arial" w:cs="Arial"/>
          <w:i/>
          <w:iCs/>
          <w:color w:val="7030A0"/>
          <w:sz w:val="26"/>
          <w:szCs w:val="26"/>
        </w:rPr>
      </w:pPr>
      <w:r w:rsidRPr="00106DA1">
        <w:rPr>
          <w:rFonts w:ascii="Arial" w:hAnsi="Arial" w:cs="Arial"/>
          <w:i/>
          <w:iCs/>
          <w:color w:val="7030A0"/>
          <w:sz w:val="26"/>
          <w:szCs w:val="26"/>
        </w:rPr>
        <w:t>I - os bens que cada cônjuge possuir ao casar, e os que lhe sobrevierem, na constância do casamento, por doação ou sucessão, e os sub-rogados em seu lugar;”</w:t>
      </w:r>
    </w:p>
    <w:p w14:paraId="4A816BDA" w14:textId="77777777" w:rsidR="003A2343" w:rsidRPr="00106DA1" w:rsidRDefault="003A2343" w:rsidP="003A2343">
      <w:pPr>
        <w:spacing w:after="0" w:line="360" w:lineRule="auto"/>
        <w:ind w:firstLine="2268"/>
        <w:jc w:val="both"/>
        <w:rPr>
          <w:rFonts w:ascii="Arial" w:hAnsi="Arial" w:cs="Arial"/>
          <w:i/>
          <w:iCs/>
          <w:color w:val="7030A0"/>
          <w:sz w:val="26"/>
          <w:szCs w:val="26"/>
        </w:rPr>
      </w:pPr>
    </w:p>
    <w:p w14:paraId="790C14B5" w14:textId="77777777" w:rsidR="00ED5C6D" w:rsidRDefault="00ED5C6D" w:rsidP="00886ABA">
      <w:pPr>
        <w:spacing w:after="0" w:line="360" w:lineRule="auto"/>
        <w:jc w:val="both"/>
        <w:rPr>
          <w:rFonts w:ascii="Arial" w:hAnsi="Arial" w:cs="Arial"/>
          <w:sz w:val="28"/>
          <w:szCs w:val="28"/>
        </w:rPr>
      </w:pPr>
    </w:p>
    <w:p w14:paraId="06BF179A" w14:textId="74855262" w:rsidR="00886ABA" w:rsidRDefault="00886ABA" w:rsidP="00311067">
      <w:pPr>
        <w:spacing w:after="0" w:line="360" w:lineRule="auto"/>
        <w:jc w:val="left"/>
        <w:rPr>
          <w:rFonts w:ascii="Arial" w:hAnsi="Arial" w:cs="Arial"/>
          <w:sz w:val="28"/>
          <w:szCs w:val="28"/>
        </w:rPr>
        <w:pPrChange w:id="1457" w:author="Assessor GDSXSR" w:date="2026-10-28T22:38:39Z">
          <w:pPr>
            <w:spacing w:after="0" w:line="360" w:lineRule="auto"/>
            <w:jc w:val="center"/>
          </w:pPr>
        </w:pPrChange>
      </w:pPr>
      <w:r w:rsidRPr="007E1C8C">
        <w:rPr>
          <w:rFonts w:ascii="Arial" w:hAnsi="Arial" w:cs="Arial"/>
          <w:b/>
          <w:bCs/>
          <w:sz w:val="28"/>
          <w:szCs w:val="28"/>
        </w:rPr>
        <w:t>EMENTA</w:t>
      </w:r>
    </w:p>
    <w:p w14:paraId="45FC24EE" w14:textId="77777777" w:rsidR="00574298" w:rsidRPr="00574298" w:rsidRDefault="00574298" w:rsidP="00574298">
      <w:pPr>
        <w:spacing w:after="0" w:line="360" w:lineRule="auto"/>
        <w:jc w:val="both"/>
        <w:rPr>
          <w:rFonts w:ascii="Arial" w:hAnsi="Arial" w:cs="Arial"/>
          <w:sz w:val="28"/>
          <w:szCs w:val="28"/>
        </w:rPr>
      </w:pPr>
      <w:r>
        <w:rPr>
          <w:rFonts w:ascii="Arial" w:hAnsi="Arial" w:cs="Arial"/>
          <w:sz w:val="28"/>
          <w:szCs w:val="28"/>
        </w:rPr>
        <w:t xml:space="preserve">APELAÇÃO CÍVEL. DIREITO DE FAMÍLIA. RECONHECIMENTO E DISSOLUÇÃO DE UNIÃO ESTÁVEL. PARTILHA DE BENS</w:t>
      </w:r>
      <w:ins w:id="1043" w:author="Assessor GDSXSR" w:date="2026-10-28T22:38:39Z">
        <w:r>
          <w:rPr>
            <w:rFonts w:ascii="Arial" w:hAnsi="Arial" w:cs="Arial"/>
            <w:color w:val="808080"/>
            <w:sz w:val="28"/>
            <w:szCs w:val="28"/>
          </w:rPr>
          <w:t xml:space="preserve">. DIREITOS AQUISITIVOS SOBRE IMÓVEIS. SUB-ROGAÇÃO</w:t>
        </w:r>
      </w:ins>
      <w:r>
        <w:rPr>
          <w:rFonts w:ascii="Arial" w:hAnsi="Arial" w:cs="Arial"/>
          <w:sz w:val="28"/>
          <w:szCs w:val="28"/>
        </w:rPr>
        <w:t xml:space="preserve">. ALIMENTOS ENTRE EX-COMPANHEIROS. PRELIMINARES DE AUSÊNCIA DE DIALETICIDADE, CERCEAMENTO DE DEFESA E </w:t>
      </w:r>
      <w:r>
        <w:rPr>
          <w:rFonts w:ascii="Arial" w:hAnsi="Arial" w:cs="Arial"/>
          <w:sz w:val="28"/>
          <w:szCs w:val="28"/>
        </w:rPr>
        <w:t xml:space="preserve">VIOLAÇÃO À PARIDADE DE ARMAS. PERSPECTIVA DE GÊNERO. ALIMENTOS TRANSITÓRIOS. MULTA POR EMBARGOS DE DECLARAÇÃO. </w:t>
      </w:r>
      <w:del w:id="1044" w:author="Assessor GDSXSR" w:date="2026-10-28T22:38:39Z">
        <w:r>
          <w:rPr>
            <w:rFonts w:ascii="Arial" w:hAnsi="Arial" w:cs="Arial"/>
            <w:sz w:val="28"/>
            <w:szCs w:val="28"/>
          </w:rPr>
          <w:delText xml:space="preserve">PARCIAL</w:delText>
        </w:r>
      </w:del>
      <w:ins w:id="1045" w:author="Assessor GDSXSR" w:date="2026-10-28T22:38:39Z">
        <w:r>
          <w:rPr>
            <w:rFonts w:ascii="Arial" w:hAnsi="Arial" w:cs="Arial"/>
            <w:color w:val="808080"/>
            <w:sz w:val="28"/>
            <w:szCs w:val="28"/>
          </w:rPr>
          <w:t xml:space="preserve">RECURSO</w:t>
        </w:r>
      </w:ins>
      <w:r>
        <w:rPr>
          <w:rFonts w:ascii="Arial" w:hAnsi="Arial" w:cs="Arial"/>
          <w:sz w:val="28"/>
          <w:szCs w:val="28"/>
        </w:rPr>
        <w:t xml:space="preserve"> </w:t>
      </w:r>
      <w:del w:id="1046" w:author="Assessor GDSXSR" w:date="2026-10-28T22:38:39Z">
        <w:r>
          <w:rPr>
            <w:rFonts w:ascii="Arial" w:hAnsi="Arial" w:cs="Arial"/>
            <w:sz w:val="28"/>
            <w:szCs w:val="28"/>
          </w:rPr>
          <w:delText xml:space="preserve">PROVIMENTO</w:delText>
        </w:r>
      </w:del>
      <w:ins w:id="1047" w:author="Assessor GDSXSR" w:date="2026-10-28T22:38:39Z">
        <w:r>
          <w:rPr>
            <w:rFonts w:ascii="Arial" w:hAnsi="Arial" w:cs="Arial"/>
            <w:color w:val="808080"/>
            <w:sz w:val="28"/>
            <w:szCs w:val="28"/>
          </w:rPr>
          <w:t xml:space="preserve">PARCIALMENTE PROVIDO</w:t>
        </w:r>
      </w:ins>
      <w:r>
        <w:rPr>
          <w:rFonts w:ascii="Arial" w:hAnsi="Arial" w:cs="Arial"/>
          <w:sz w:val="28"/>
          <w:szCs w:val="28"/>
        </w:rPr>
        <w:t xml:space="preserve">.</w:t>
      </w:r>
    </w:p>
    <w:p w14:paraId="752199F2" w14:textId="77777777" w:rsidR="00574298" w:rsidRPr="00574298" w:rsidRDefault="00574298" w:rsidP="00574298">
      <w:pPr>
        <w:spacing w:after="0" w:line="360" w:lineRule="auto"/>
        <w:jc w:val="both"/>
        <w:rPr>
          <w:rFonts w:ascii="Arial" w:hAnsi="Arial" w:cs="Arial"/>
          <w:sz w:val="28"/>
          <w:szCs w:val="28"/>
        </w:rPr>
      </w:pPr>
      <w:r w:rsidRPr="00574298">
        <w:rPr>
          <w:rFonts w:ascii="Arial" w:hAnsi="Arial" w:cs="Arial"/>
          <w:b/>
          <w:bCs/>
          <w:sz w:val="28"/>
          <w:szCs w:val="28"/>
        </w:rPr>
        <w:t>I. Caso em exame</w:t>
      </w:r>
    </w:p>
    <w:p w14:paraId="251BD0CD" w14:textId="738C569F" w:rsidR="00574298" w:rsidRPr="00574298" w:rsidRDefault="00574298" w:rsidP="00574298">
      <w:pPr>
        <w:spacing w:after="0" w:line="360" w:lineRule="auto"/>
        <w:jc w:val="both"/>
        <w:rPr>
          <w:rFonts w:ascii="Arial" w:hAnsi="Arial" w:cs="Arial"/>
          <w:sz w:val="28"/>
          <w:szCs w:val="28"/>
        </w:rPr>
      </w:pPr>
      <w:r>
        <w:rPr>
          <w:rFonts w:ascii="Arial" w:hAnsi="Arial" w:cs="Arial"/>
          <w:sz w:val="28"/>
          <w:szCs w:val="28"/>
        </w:rPr>
        <w:t xml:space="preserve">1. </w:t>
      </w:r>
      <w:r>
        <w:rPr>
          <w:rFonts w:ascii="Arial" w:hAnsi="Arial" w:cs="Arial"/>
          <w:sz w:val="28"/>
          <w:szCs w:val="28"/>
        </w:rPr>
        <w:t xml:space="preserve">Ação de reconhecimento e dissolução de união estável cumulada com partilha de bens e alimentos proposta por </w:t>
      </w:r>
      <w:del w:id="1048" w:author="Assessor GDSXSR" w:date="2026-10-28T22:38:39Z">
        <w:r>
          <w:rPr>
            <w:rFonts w:ascii="Arial" w:hAnsi="Arial" w:cs="Arial"/>
            <w:sz w:val="28"/>
            <w:szCs w:val="28"/>
          </w:rPr>
          <w:delText xml:space="preserve">M.</w:delText>
        </w:r>
      </w:del>
      <w:ins w:id="1049" w:author="Assessor GDSXSR" w:date="2026-10-28T22:38:39Z">
        <w:r>
          <w:rPr>
            <w:rFonts w:ascii="Arial" w:hAnsi="Arial" w:cs="Arial"/>
            <w:color w:val="808080"/>
            <w:sz w:val="28"/>
            <w:szCs w:val="28"/>
          </w:rPr>
          <w:t xml:space="preserve">companheira,</w:t>
        </w:r>
      </w:ins>
      <w:r>
        <w:rPr>
          <w:rFonts w:ascii="Arial" w:hAnsi="Arial" w:cs="Arial"/>
          <w:sz w:val="28"/>
          <w:szCs w:val="28"/>
        </w:rPr>
        <w:t xml:space="preserve"> </w:t>
      </w:r>
      <w:del w:id="1050" w:author="Assessor GDSXSR" w:date="2026-10-28T22:38:39Z">
        <w:r>
          <w:rPr>
            <w:rFonts w:ascii="Arial" w:hAnsi="Arial" w:cs="Arial"/>
            <w:sz w:val="28"/>
            <w:szCs w:val="28"/>
          </w:rPr>
          <w:delText xml:space="preserve">B.</w:delText>
        </w:r>
      </w:del>
      <w:ins w:id="1051" w:author="Assessor GDSXSR" w:date="2026-10-28T22:38:39Z">
        <w:r>
          <w:rPr>
            <w:rFonts w:ascii="Arial" w:hAnsi="Arial" w:cs="Arial"/>
            <w:color w:val="808080"/>
            <w:sz w:val="28"/>
            <w:szCs w:val="28"/>
          </w:rPr>
          <w:t xml:space="preserve">pessoa</w:t>
        </w:r>
      </w:ins>
      <w:r>
        <w:rPr>
          <w:rFonts w:ascii="Arial" w:hAnsi="Arial" w:cs="Arial"/>
          <w:sz w:val="28"/>
          <w:szCs w:val="28"/>
        </w:rPr>
        <w:t xml:space="preserve"> </w:t>
      </w:r>
      <w:del w:id="1052" w:author="Assessor GDSXSR" w:date="2026-10-28T22:38:39Z">
        <w:r>
          <w:rPr>
            <w:rFonts w:ascii="Arial" w:hAnsi="Arial" w:cs="Arial"/>
            <w:sz w:val="28"/>
            <w:szCs w:val="28"/>
          </w:rPr>
          <w:delText xml:space="preserve">em</w:delText>
        </w:r>
      </w:del>
      <w:ins w:id="1053" w:author="Assessor GDSXSR" w:date="2026-10-28T22:38:39Z">
        <w:r>
          <w:rPr>
            <w:rFonts w:ascii="Arial" w:hAnsi="Arial" w:cs="Arial"/>
            <w:color w:val="808080"/>
            <w:sz w:val="28"/>
            <w:szCs w:val="28"/>
          </w:rPr>
          <w:t xml:space="preserve">natural,</w:t>
        </w:r>
      </w:ins>
      <w:r>
        <w:rPr>
          <w:rFonts w:ascii="Arial" w:hAnsi="Arial" w:cs="Arial"/>
          <w:sz w:val="28"/>
          <w:szCs w:val="28"/>
        </w:rPr>
        <w:t xml:space="preserve"> </w:t>
      </w:r>
      <w:del w:id="1054" w:author="Assessor GDSXSR" w:date="2026-10-28T22:38:39Z">
        <w:r>
          <w:rPr>
            <w:rFonts w:ascii="Arial" w:hAnsi="Arial" w:cs="Arial"/>
            <w:sz w:val="28"/>
            <w:szCs w:val="28"/>
          </w:rPr>
          <w:delText xml:space="preserve">face</w:delText>
        </w:r>
      </w:del>
      <w:ins w:id="1055" w:author="Assessor GDSXSR" w:date="2026-10-28T22:38:39Z">
        <w:r>
          <w:rPr>
            <w:rFonts w:ascii="Arial" w:hAnsi="Arial" w:cs="Arial"/>
            <w:color w:val="808080"/>
            <w:sz w:val="28"/>
            <w:szCs w:val="28"/>
          </w:rPr>
          <w:t xml:space="preserve">contra</w:t>
        </w:r>
      </w:ins>
      <w:r>
        <w:rPr>
          <w:rFonts w:ascii="Arial" w:hAnsi="Arial" w:cs="Arial"/>
          <w:sz w:val="28"/>
          <w:szCs w:val="28"/>
        </w:rPr>
        <w:t xml:space="preserve"> </w:t>
      </w:r>
      <w:del w:id="1056" w:author="Assessor GDSXSR" w:date="2026-10-28T22:38:39Z">
        <w:r>
          <w:rPr>
            <w:rFonts w:ascii="Arial" w:hAnsi="Arial" w:cs="Arial"/>
            <w:sz w:val="28"/>
            <w:szCs w:val="28"/>
          </w:rPr>
          <w:delText xml:space="preserve">de</w:delText>
        </w:r>
      </w:del>
      <w:ins w:id="1057" w:author="Assessor GDSXSR" w:date="2026-10-28T22:38:39Z">
        <w:r>
          <w:rPr>
            <w:rFonts w:ascii="Arial" w:hAnsi="Arial" w:cs="Arial"/>
            <w:color w:val="808080"/>
            <w:sz w:val="28"/>
            <w:szCs w:val="28"/>
          </w:rPr>
          <w:t xml:space="preserve">companheiro,</w:t>
        </w:r>
      </w:ins>
      <w:r>
        <w:rPr>
          <w:rFonts w:ascii="Arial" w:hAnsi="Arial" w:cs="Arial"/>
          <w:sz w:val="28"/>
          <w:szCs w:val="28"/>
        </w:rPr>
        <w:t xml:space="preserve"> </w:t>
      </w:r>
      <w:del w:id="1058" w:author="Assessor GDSXSR" w:date="2026-10-28T22:38:39Z">
        <w:r>
          <w:rPr>
            <w:rFonts w:ascii="Arial" w:hAnsi="Arial" w:cs="Arial"/>
            <w:sz w:val="28"/>
            <w:szCs w:val="28"/>
          </w:rPr>
          <w:delText xml:space="preserve">J.</w:delText>
        </w:r>
      </w:del>
      <w:ins w:id="1059" w:author="Assessor GDSXSR" w:date="2026-10-28T22:38:39Z">
        <w:r>
          <w:rPr>
            <w:rFonts w:ascii="Arial" w:hAnsi="Arial" w:cs="Arial"/>
            <w:color w:val="808080"/>
            <w:sz w:val="28"/>
            <w:szCs w:val="28"/>
          </w:rPr>
          <w:t xml:space="preserve">pessoa</w:t>
        </w:r>
      </w:ins>
      <w:r>
        <w:rPr>
          <w:rFonts w:ascii="Arial" w:hAnsi="Arial" w:cs="Arial"/>
          <w:sz w:val="28"/>
          <w:szCs w:val="28"/>
        </w:rPr>
        <w:t xml:space="preserve"> </w:t>
      </w:r>
      <w:del w:id="1060" w:author="Assessor GDSXSR" w:date="2026-10-28T22:38:39Z">
        <w:r>
          <w:rPr>
            <w:rFonts w:ascii="Arial" w:hAnsi="Arial" w:cs="Arial"/>
            <w:sz w:val="28"/>
            <w:szCs w:val="28"/>
          </w:rPr>
          <w:delText xml:space="preserve">A. F. B.</w:delText>
        </w:r>
      </w:del>
      <w:ins w:id="1061" w:author="Assessor GDSXSR" w:date="2026-10-28T22:38:39Z">
        <w:r>
          <w:rPr>
            <w:rFonts w:ascii="Arial" w:hAnsi="Arial" w:cs="Arial"/>
            <w:color w:val="808080"/>
            <w:sz w:val="28"/>
            <w:szCs w:val="28"/>
          </w:rPr>
          <w:t xml:space="preserve">natural</w:t>
        </w:r>
      </w:ins>
      <w:r>
        <w:rPr>
          <w:rFonts w:ascii="Arial" w:hAnsi="Arial" w:cs="Arial"/>
          <w:sz w:val="28"/>
          <w:szCs w:val="28"/>
        </w:rPr>
        <w:t xml:space="preserve">, fundada em convivência de aproximadamente 21 anos, com alegação de dependência econômica da autora</w:t>
      </w:r>
      <w:ins w:id="1062" w:author="Assessor GDSXSR" w:date="2026-10-28T22:38:39Z">
        <w:r>
          <w:rPr>
            <w:rFonts w:ascii="Arial" w:hAnsi="Arial" w:cs="Arial"/>
            <w:color w:val="808080"/>
            <w:sz w:val="28"/>
            <w:szCs w:val="28"/>
          </w:rPr>
          <w:t xml:space="preserve"> (R$ 3</w:t>
        </w:r>
      </w:ins>
      <w:r>
        <w:rPr>
          <w:rFonts w:ascii="Arial" w:hAnsi="Arial" w:cs="Arial"/>
          <w:sz w:val="28"/>
          <w:szCs w:val="28"/>
        </w:rPr>
        <w:t xml:space="preserve">.</w:t>
      </w:r>
      <w:ins w:id="1063" w:author="Assessor GDSXSR" w:date="2026-10-28T22:38:39Z">
        <w:r>
          <w:rPr>
            <w:rFonts w:ascii="Arial" w:hAnsi="Arial" w:cs="Arial"/>
            <w:color w:val="808080"/>
            <w:sz w:val="28"/>
            <w:szCs w:val="28"/>
          </w:rPr>
          <w:t xml:space="preserve">000.000,00).</w:t>
        </w:r>
      </w:ins>
    </w:p>
    <w:p w14:paraId="372613ED" w14:textId="1DDFDC73" w:rsidR="00574298" w:rsidRPr="00574298" w:rsidRDefault="00574298" w:rsidP="00574298">
      <w:pPr>
        <w:spacing w:after="0" w:line="360" w:lineRule="auto"/>
        <w:jc w:val="both"/>
        <w:rPr>
          <w:rFonts w:ascii="Arial" w:hAnsi="Arial" w:cs="Arial"/>
          <w:sz w:val="28"/>
          <w:szCs w:val="28"/>
        </w:rPr>
      </w:pPr>
      <w:r>
        <w:rPr>
          <w:rFonts w:ascii="Arial" w:hAnsi="Arial" w:cs="Arial"/>
          <w:sz w:val="28"/>
          <w:szCs w:val="28"/>
        </w:rPr>
        <w:t xml:space="preserve">2. </w:t>
      </w:r>
      <w:r w:rsidRPr="00574298">
        <w:rPr>
          <w:rFonts w:ascii="Arial" w:hAnsi="Arial" w:cs="Arial"/>
          <w:sz w:val="28"/>
          <w:szCs w:val="28"/>
        </w:rPr>
        <w:t>Sentença que reconheceu a união estável, julgou improcedentes a maior parte dos pedidos de partilha e o pedido de alimentos, condenou as partes em sucumbência recíproca e aplicou multa por embargos de declaração tidos por protelatórios.</w:t>
      </w:r>
    </w:p>
    <w:p w14:paraId="4AD74191" w14:textId="47644BFE" w:rsidR="00574298" w:rsidRPr="00574298" w:rsidRDefault="00574298" w:rsidP="00574298">
      <w:pPr>
        <w:spacing w:after="0" w:line="360" w:lineRule="auto"/>
        <w:jc w:val="both"/>
        <w:rPr>
          <w:rFonts w:ascii="Arial" w:hAnsi="Arial" w:cs="Arial"/>
          <w:sz w:val="28"/>
          <w:szCs w:val="28"/>
        </w:rPr>
      </w:pPr>
      <w:r>
        <w:rPr>
          <w:rFonts w:ascii="Arial" w:hAnsi="Arial" w:cs="Arial"/>
          <w:sz w:val="28"/>
          <w:szCs w:val="28"/>
        </w:rPr>
        <w:t xml:space="preserve">3. </w:t>
      </w:r>
      <w:r w:rsidRPr="00574298">
        <w:rPr>
          <w:rFonts w:ascii="Arial" w:hAnsi="Arial" w:cs="Arial"/>
          <w:sz w:val="28"/>
          <w:szCs w:val="28"/>
        </w:rPr>
        <w:t>Apelação da autora visando ao reconhecimento de nulidades processuais, à partilha de bens e benfeitorias, à fixação de alimentos e ao afastamento da multa; contrarrazões do réu suscitando, preliminarmente, ausência de dialeticidade e, no mérito, a manutenção da sentença.</w:t>
      </w:r>
    </w:p>
    <w:p w14:paraId="78F4FD51" w14:textId="77777777" w:rsidR="00574298" w:rsidRDefault="00574298" w:rsidP="00574298">
      <w:pPr>
        <w:spacing w:after="0" w:line="360" w:lineRule="auto"/>
        <w:jc w:val="both"/>
        <w:rPr>
          <w:rFonts w:ascii="Arial" w:hAnsi="Arial" w:cs="Arial"/>
          <w:b/>
          <w:bCs/>
          <w:sz w:val="28"/>
          <w:szCs w:val="28"/>
        </w:rPr>
      </w:pPr>
      <w:r w:rsidRPr="00574298">
        <w:rPr>
          <w:rFonts w:ascii="Arial" w:hAnsi="Arial" w:cs="Arial"/>
          <w:b/>
          <w:bCs/>
          <w:sz w:val="28"/>
          <w:szCs w:val="28"/>
        </w:rPr>
        <w:t>II. Questão em discussão</w:t>
      </w:r>
    </w:p>
    <w:p w14:paraId="3EFB22AE" w14:textId="77B51509" w:rsidR="00574298" w:rsidRPr="00574298" w:rsidRDefault="00574298" w:rsidP="00574298">
      <w:pPr>
        <w:spacing w:after="0" w:line="360" w:lineRule="auto"/>
        <w:jc w:val="both"/>
        <w:rPr>
          <w:rFonts w:ascii="Arial" w:hAnsi="Arial" w:cs="Arial"/>
          <w:sz w:val="28"/>
          <w:szCs w:val="28"/>
        </w:rPr>
      </w:pPr>
      <w:r w:rsidRPr="00574298">
        <w:rPr>
          <w:rFonts w:ascii="Arial" w:hAnsi="Arial" w:cs="Arial"/>
          <w:sz w:val="28"/>
          <w:szCs w:val="28"/>
        </w:rPr>
        <w:t>4. Há seis questões em discussão: (i) saber se o recurso viola o princípio da dialeticidade; (ii) saber se houve cerceamento de defesa pelo indeferimento de prova pericial; (iii) saber se a admissão de documentos apresentados pelo réu após a contestação configurou violação ao contraditório e à paridade de armas; (iv) saber se os bens indicados comportam partilha no regime da comunhão parcial; (v) saber se são devidos alimentos à ex-companheira, consideradas idade, rendas das partes e perspectiva de gênero; e (vi) saber se subsiste a multa aplicada por embargos de declaração.</w:t>
      </w:r>
    </w:p>
    <w:p w14:paraId="1FFCD96F" w14:textId="77777777" w:rsidR="00574298" w:rsidRDefault="00574298" w:rsidP="00574298">
      <w:pPr>
        <w:spacing w:after="0" w:line="360" w:lineRule="auto"/>
        <w:jc w:val="both"/>
        <w:rPr>
          <w:rFonts w:ascii="Arial" w:hAnsi="Arial" w:cs="Arial"/>
          <w:b/>
          <w:bCs/>
          <w:sz w:val="28"/>
          <w:szCs w:val="28"/>
        </w:rPr>
      </w:pPr>
      <w:r w:rsidRPr="00574298">
        <w:rPr>
          <w:rFonts w:ascii="Arial" w:hAnsi="Arial" w:cs="Arial"/>
          <w:b/>
          <w:bCs/>
          <w:sz w:val="28"/>
          <w:szCs w:val="28"/>
        </w:rPr>
        <w:t>III. Razões de decidir</w:t>
      </w:r>
    </w:p>
    <w:p w14:paraId="283A6E35" w14:textId="04A2E0FA" w:rsidR="00574298" w:rsidRDefault="00574298" w:rsidP="00574298">
      <w:pPr>
        <w:spacing w:after="0" w:line="360" w:lineRule="auto"/>
        <w:jc w:val="both"/>
        <w:rPr>
          <w:rFonts w:ascii="Arial" w:hAnsi="Arial" w:cs="Arial"/>
          <w:sz w:val="28"/>
          <w:szCs w:val="28"/>
        </w:rPr>
      </w:pPr>
      <w:r w:rsidRPr="00574298">
        <w:rPr>
          <w:rFonts w:ascii="Arial" w:hAnsi="Arial" w:cs="Arial"/>
          <w:sz w:val="28"/>
          <w:szCs w:val="28"/>
        </w:rPr>
        <w:lastRenderedPageBreak/>
        <w:t>5. Inexiste violação ao princípio da dialeticidade quando as razões recursais enfrentam, de modo suficiente, os fundamentos da sentença, permitindo a compreensão da insurgência e do pedido de reforma.</w:t>
      </w:r>
      <w:r w:rsidRPr="00574298">
        <w:rPr>
          <w:rFonts w:ascii="Arial" w:hAnsi="Arial" w:cs="Arial"/>
          <w:sz w:val="28"/>
          <w:szCs w:val="28"/>
        </w:rPr>
        <w:br/>
        <w:t>6. O indeferimento da prova pericial insere-se no poder instrutório do magistrado quando ausentes elementos mínimos que justifiquem sua produção, inexistindo cerceamento de defesa ou comportamento contraditório do juízo</w:t>
      </w:r>
      <w:r>
        <w:rPr>
          <w:rFonts w:ascii="Arial" w:hAnsi="Arial" w:cs="Arial"/>
          <w:sz w:val="28"/>
          <w:szCs w:val="28"/>
        </w:rPr>
        <w:t xml:space="preserve"> </w:t>
      </w:r>
      <w:r w:rsidR="000D570A">
        <w:rPr>
          <w:rFonts w:ascii="Arial" w:hAnsi="Arial" w:cs="Arial"/>
          <w:sz w:val="28"/>
          <w:szCs w:val="28"/>
        </w:rPr>
        <w:t>na rejeição do pedido probatório relativo às alegadas benfeitorias.</w:t>
      </w:r>
    </w:p>
    <w:p w14:paraId="792DA2BA" w14:textId="77777777" w:rsidR="00574298" w:rsidRDefault="00574298" w:rsidP="00574298">
      <w:pPr>
        <w:spacing w:after="0" w:line="360" w:lineRule="auto"/>
        <w:jc w:val="both"/>
        <w:rPr>
          <w:rFonts w:ascii="Arial" w:hAnsi="Arial" w:cs="Arial"/>
          <w:sz w:val="28"/>
          <w:szCs w:val="28"/>
        </w:rPr>
      </w:pPr>
      <w:r w:rsidRPr="00574298">
        <w:rPr>
          <w:rFonts w:ascii="Arial" w:hAnsi="Arial" w:cs="Arial"/>
          <w:sz w:val="28"/>
          <w:szCs w:val="28"/>
        </w:rPr>
        <w:t>7. A juntada posterior de documentos não configura, por si só, violação ao contraditório ou à paridade de armas quando assegurada à parte adversa a possibilidade de manifestação, cabendo ao julgador apenas a valoração da prova.</w:t>
      </w:r>
    </w:p>
    <w:p w14:paraId="39455D9D" w14:textId="77777777" w:rsidR="00574298" w:rsidRDefault="00574298" w:rsidP="00574298">
      <w:pPr>
        <w:spacing w:after="0" w:line="360" w:lineRule="auto"/>
        <w:jc w:val="both"/>
        <w:rPr>
          <w:rFonts w:ascii="Arial" w:hAnsi="Arial" w:cs="Arial"/>
          <w:sz w:val="28"/>
          <w:szCs w:val="28"/>
        </w:rPr>
      </w:pPr>
      <w:r>
        <w:rPr>
          <w:rFonts w:ascii="Arial" w:hAnsi="Arial" w:cs="Arial"/>
          <w:sz w:val="28"/>
          <w:szCs w:val="28"/>
        </w:rPr>
        <w:t xml:space="preserve">8</w:t>
      </w:r>
      <w:ins w:id="1064" w:author="Assessor GDSXSR" w:date="2026-10-28T22:38:39Z">
        <w:r>
          <w:rPr>
            <w:rFonts w:ascii="Arial" w:hAnsi="Arial" w:cs="Arial"/>
            <w:color w:val="808080"/>
            <w:sz w:val="28"/>
            <w:szCs w:val="28"/>
          </w:rPr>
          <w:t xml:space="preserve">. Os direitos aquisitivos adquiridos por cessão onerosa na constância da união estável são partilháveis entre as partes, ainda que ausente o registro imobiliário, sem efeitos perante terceiros</w:t>
        </w:r>
      </w:ins>
      <w:r>
        <w:rPr>
          <w:rFonts w:ascii="Arial" w:hAnsi="Arial" w:cs="Arial"/>
          <w:sz w:val="28"/>
          <w:szCs w:val="28"/>
        </w:rPr>
        <w:t xml:space="preserve">. A </w:t>
      </w:r>
      <w:del w:id="1065" w:author="Assessor GDSXSR" w:date="2026-10-28T22:38:39Z">
        <w:r>
          <w:rPr>
            <w:rFonts w:ascii="Arial" w:hAnsi="Arial" w:cs="Arial"/>
            <w:sz w:val="28"/>
            <w:szCs w:val="28"/>
          </w:rPr>
          <w:delText xml:space="preserve">partilha, em ação</w:delText>
        </w:r>
      </w:del>
      <w:ins w:id="1066" w:author="Assessor GDSXSR" w:date="2026-10-28T22:38:39Z">
        <w:r>
          <w:rPr>
            <w:rFonts w:ascii="Arial" w:hAnsi="Arial" w:cs="Arial"/>
            <w:color w:val="808080"/>
            <w:sz w:val="28"/>
            <w:szCs w:val="28"/>
          </w:rPr>
          <w:t xml:space="preserve">sub-rogação</w:t>
        </w:r>
      </w:ins>
      <w:r>
        <w:rPr>
          <w:rFonts w:ascii="Arial" w:hAnsi="Arial" w:cs="Arial"/>
          <w:sz w:val="28"/>
          <w:szCs w:val="28"/>
        </w:rPr>
        <w:t xml:space="preserve"> de </w:t>
      </w:r>
      <w:del w:id="1067" w:author="Assessor GDSXSR" w:date="2026-10-28T22:38:39Z">
        <w:r>
          <w:rPr>
            <w:rFonts w:ascii="Arial" w:hAnsi="Arial" w:cs="Arial"/>
            <w:sz w:val="28"/>
            <w:szCs w:val="28"/>
          </w:rPr>
          <w:delText xml:space="preserve">dissolução</w:delText>
        </w:r>
      </w:del>
      <w:ins w:id="1068" w:author="Assessor GDSXSR" w:date="2026-10-28T22:38:39Z">
        <w:r>
          <w:rPr>
            <w:rFonts w:ascii="Arial" w:hAnsi="Arial" w:cs="Arial"/>
            <w:color w:val="808080"/>
            <w:sz w:val="28"/>
            <w:szCs w:val="28"/>
          </w:rPr>
          <w:t xml:space="preserve">bem particular, comprovada pela aplicação do produto da venda</w:t>
        </w:r>
      </w:ins>
      <w:r>
        <w:rPr>
          <w:rFonts w:ascii="Arial" w:hAnsi="Arial" w:cs="Arial"/>
          <w:sz w:val="28"/>
          <w:szCs w:val="28"/>
        </w:rPr>
        <w:t xml:space="preserve"> de </w:t>
      </w:r>
      <w:ins w:id="1069" w:author="Assessor GDSXSR" w:date="2026-10-28T22:38:39Z">
        <w:r>
          <w:rPr>
            <w:rFonts w:ascii="Arial" w:hAnsi="Arial" w:cs="Arial"/>
            <w:color w:val="808080"/>
            <w:sz w:val="28"/>
            <w:szCs w:val="28"/>
          </w:rPr>
          <w:t xml:space="preserve">imóvel anterior à </w:t>
        </w:r>
      </w:ins>
      <w:r>
        <w:rPr>
          <w:rFonts w:ascii="Arial" w:hAnsi="Arial" w:cs="Arial"/>
          <w:sz w:val="28"/>
          <w:szCs w:val="28"/>
        </w:rPr>
        <w:t xml:space="preserve">união</w:t>
      </w:r>
      <w:del w:id="1070" w:author="Assessor GDSXSR" w:date="2026-10-28T22:38:39Z">
        <w:r>
          <w:rPr>
            <w:rFonts w:ascii="Arial" w:hAnsi="Arial" w:cs="Arial"/>
            <w:sz w:val="28"/>
            <w:szCs w:val="28"/>
          </w:rPr>
          <w:delText xml:space="preserve"> estável</w:delText>
        </w:r>
      </w:del>
      <w:r>
        <w:rPr>
          <w:rFonts w:ascii="Arial" w:hAnsi="Arial" w:cs="Arial"/>
          <w:sz w:val="28"/>
          <w:szCs w:val="28"/>
        </w:rPr>
        <w:t xml:space="preserve">, </w:t>
      </w:r>
      <w:del w:id="1071" w:author="Assessor GDSXSR" w:date="2026-10-28T22:38:39Z">
        <w:r>
          <w:rPr>
            <w:rFonts w:ascii="Arial" w:hAnsi="Arial" w:cs="Arial"/>
            <w:sz w:val="28"/>
            <w:szCs w:val="28"/>
          </w:rPr>
          <w:delText xml:space="preserve">exige</w:delText>
        </w:r>
      </w:del>
      <w:ins w:id="1072" w:author="Assessor GDSXSR" w:date="2026-10-28T22:38:39Z">
        <w:r>
          <w:rPr>
            <w:rFonts w:ascii="Arial" w:hAnsi="Arial" w:cs="Arial"/>
            <w:color w:val="808080"/>
            <w:sz w:val="28"/>
            <w:szCs w:val="28"/>
          </w:rPr>
          <w:t xml:space="preserve">afasta</w:t>
        </w:r>
      </w:ins>
      <w:r>
        <w:rPr>
          <w:rFonts w:ascii="Arial" w:hAnsi="Arial" w:cs="Arial"/>
          <w:sz w:val="28"/>
          <w:szCs w:val="28"/>
        </w:rPr>
        <w:t xml:space="preserve"> </w:t>
      </w:r>
      <w:del w:id="1073" w:author="Assessor GDSXSR" w:date="2026-10-28T22:38:39Z">
        <w:r>
          <w:rPr>
            <w:rFonts w:ascii="Arial" w:hAnsi="Arial" w:cs="Arial"/>
            <w:sz w:val="28"/>
            <w:szCs w:val="28"/>
          </w:rPr>
          <w:delText xml:space="preserve">prova</w:delText>
        </w:r>
      </w:del>
      <w:ins w:id="1074" w:author="Assessor GDSXSR" w:date="2026-10-28T22:38:39Z">
        <w:r>
          <w:rPr>
            <w:rFonts w:ascii="Arial" w:hAnsi="Arial" w:cs="Arial"/>
            <w:color w:val="808080"/>
            <w:sz w:val="28"/>
            <w:szCs w:val="28"/>
          </w:rPr>
          <w:t xml:space="preserve">a</w:t>
        </w:r>
      </w:ins>
      <w:r>
        <w:rPr>
          <w:rFonts w:ascii="Arial" w:hAnsi="Arial" w:cs="Arial"/>
          <w:sz w:val="28"/>
          <w:szCs w:val="28"/>
        </w:rPr>
        <w:t xml:space="preserve"> </w:t>
      </w:r>
      <w:del w:id="1075" w:author="Assessor GDSXSR" w:date="2026-10-28T22:38:39Z">
        <w:r>
          <w:rPr>
            <w:rFonts w:ascii="Arial" w:hAnsi="Arial" w:cs="Arial"/>
            <w:sz w:val="28"/>
            <w:szCs w:val="28"/>
          </w:rPr>
          <w:delText xml:space="preserve">segura</w:delText>
        </w:r>
      </w:del>
      <w:ins w:id="1076" w:author="Assessor GDSXSR" w:date="2026-10-28T22:38:39Z">
        <w:r>
          <w:rPr>
            <w:rFonts w:ascii="Arial" w:hAnsi="Arial" w:cs="Arial"/>
            <w:color w:val="808080"/>
            <w:sz w:val="28"/>
            <w:szCs w:val="28"/>
          </w:rPr>
          <w:t xml:space="preserve">comunicabilidade</w:t>
        </w:r>
      </w:ins>
      <w:r>
        <w:rPr>
          <w:rFonts w:ascii="Arial" w:hAnsi="Arial" w:cs="Arial"/>
          <w:sz w:val="28"/>
          <w:szCs w:val="28"/>
        </w:rPr>
        <w:t xml:space="preserve"> </w:t>
      </w:r>
      <w:del w:id="1077" w:author="Assessor GDSXSR" w:date="2026-10-28T22:38:39Z">
        <w:r>
          <w:rPr>
            <w:rFonts w:ascii="Arial" w:hAnsi="Arial" w:cs="Arial"/>
            <w:sz w:val="28"/>
            <w:szCs w:val="28"/>
          </w:rPr>
          <w:delText xml:space="preserve">da</w:delText>
        </w:r>
      </w:del>
      <w:ins w:id="1078" w:author="Assessor GDSXSR" w:date="2026-10-28T22:38:39Z">
        <w:r>
          <w:rPr>
            <w:rFonts w:ascii="Arial" w:hAnsi="Arial" w:cs="Arial"/>
            <w:color w:val="808080"/>
            <w:sz w:val="28"/>
            <w:szCs w:val="28"/>
          </w:rPr>
          <w:t xml:space="preserve">desses</w:t>
        </w:r>
      </w:ins>
      <w:r>
        <w:rPr>
          <w:rFonts w:ascii="Arial" w:hAnsi="Arial" w:cs="Arial"/>
          <w:sz w:val="28"/>
          <w:szCs w:val="28"/>
        </w:rPr>
        <w:t xml:space="preserve"> </w:t>
      </w:r>
      <w:del w:id="1079" w:author="Assessor GDSXSR" w:date="2026-10-28T22:38:39Z">
        <w:r>
          <w:rPr>
            <w:rFonts w:ascii="Arial" w:hAnsi="Arial" w:cs="Arial"/>
            <w:sz w:val="28"/>
            <w:szCs w:val="28"/>
          </w:rPr>
          <w:delText xml:space="preserve">existência,</w:delText>
        </w:r>
      </w:del>
      <w:ins w:id="1080" w:author="Assessor GDSXSR" w:date="2026-10-28T22:38:39Z">
        <w:r>
          <w:rPr>
            <w:rFonts w:ascii="Arial" w:hAnsi="Arial" w:cs="Arial"/>
            <w:color w:val="808080"/>
            <w:sz w:val="28"/>
            <w:szCs w:val="28"/>
          </w:rPr>
          <w:t xml:space="preserve">direitos</w:t>
        </w:r>
      </w:ins>
      <w:r>
        <w:rPr>
          <w:rFonts w:ascii="Arial" w:hAnsi="Arial" w:cs="Arial"/>
          <w:sz w:val="28"/>
          <w:szCs w:val="28"/>
        </w:rPr>
        <w:t xml:space="preserve"> </w:t>
      </w:r>
      <w:del w:id="1081" w:author="Assessor GDSXSR" w:date="2026-10-28T22:38:39Z">
        <w:r>
          <w:rPr>
            <w:rFonts w:ascii="Arial" w:hAnsi="Arial" w:cs="Arial"/>
            <w:sz w:val="28"/>
            <w:szCs w:val="28"/>
          </w:rPr>
          <w:delText xml:space="preserve">titularidade</w:delText>
        </w:r>
      </w:del>
      <w:ins w:id="1082" w:author="Assessor GDSXSR" w:date="2026-10-28T22:38:39Z">
        <w:r>
          <w:rPr>
            <w:rFonts w:ascii="Arial" w:hAnsi="Arial" w:cs="Arial"/>
            <w:color w:val="808080"/>
            <w:sz w:val="28"/>
            <w:szCs w:val="28"/>
          </w:rPr>
          <w:t xml:space="preserve">(CC 1.659 I</w:t>
        </w:r>
      </w:ins>
      <w:r>
        <w:rPr>
          <w:rFonts w:ascii="Arial" w:hAnsi="Arial" w:cs="Arial"/>
          <w:sz w:val="28"/>
          <w:szCs w:val="28"/>
        </w:rPr>
        <w:t xml:space="preserve"> e </w:t>
      </w:r>
      <w:del w:id="1083" w:author="Assessor GDSXSR" w:date="2026-10-28T22:38:39Z">
        <w:r>
          <w:rPr>
            <w:rFonts w:ascii="Arial" w:hAnsi="Arial" w:cs="Arial"/>
            <w:sz w:val="28"/>
            <w:szCs w:val="28"/>
          </w:rPr>
          <w:delText xml:space="preserve">comunicabilidade dos bens, inviável quando ausente registro imobiliário ou cadeia dominial idônea, o que também impede o exame da alegada sub-rogação</w:delText>
        </w:r>
      </w:del>
      <w:ins w:id="1084" w:author="Assessor GDSXSR" w:date="2026-10-28T22:38:39Z">
        <w:r>
          <w:rPr>
            <w:rFonts w:ascii="Arial" w:hAnsi="Arial" w:cs="Arial"/>
            <w:color w:val="808080"/>
            <w:sz w:val="28"/>
            <w:szCs w:val="28"/>
          </w:rPr>
          <w:t xml:space="preserve">II)</w:t>
        </w:r>
      </w:ins>
      <w:r>
        <w:rPr>
          <w:rFonts w:ascii="Arial" w:hAnsi="Arial" w:cs="Arial"/>
          <w:sz w:val="28"/>
          <w:szCs w:val="28"/>
        </w:rPr>
        <w:t xml:space="preserve">.</w:t>
      </w:r>
    </w:p>
    <w:p w14:paraId="5D7EC933" w14:textId="77777777" w:rsidR="00064DFF" w:rsidRDefault="00574298" w:rsidP="00574298">
      <w:pPr>
        <w:spacing w:after="0" w:line="360" w:lineRule="auto"/>
        <w:jc w:val="both"/>
        <w:rPr>
          <w:rFonts w:ascii="Arial" w:hAnsi="Arial" w:cs="Arial"/>
          <w:sz w:val="28"/>
          <w:szCs w:val="28"/>
        </w:rPr>
      </w:pPr>
      <w:r w:rsidRPr="00574298">
        <w:rPr>
          <w:rFonts w:ascii="Arial" w:hAnsi="Arial" w:cs="Arial"/>
          <w:sz w:val="28"/>
          <w:szCs w:val="28"/>
        </w:rPr>
        <w:t>9. Os alimentos entre ex-companheiros possuem caráter excepcional e transitório, cabíveis quando demonstrada a impossibilidade imediata de autossustento do alimentando.</w:t>
      </w:r>
    </w:p>
    <w:p w14:paraId="460870BD" w14:textId="37903132" w:rsidR="00574298" w:rsidRPr="00064DFF" w:rsidRDefault="00064DFF" w:rsidP="00574298">
      <w:pPr>
        <w:spacing w:after="0" w:line="360" w:lineRule="auto"/>
        <w:jc w:val="both"/>
        <w:rPr>
          <w:rFonts w:ascii="Arial" w:hAnsi="Arial" w:cs="Arial"/>
          <w:color w:val="833C0B" w:themeColor="accent2" w:themeShade="80"/>
          <w:sz w:val="28"/>
          <w:szCs w:val="28"/>
        </w:rPr>
      </w:pPr>
      <w:r w:rsidRPr="00064DFF">
        <w:rPr>
          <w:rFonts w:ascii="Arial" w:hAnsi="Arial" w:cs="Arial"/>
          <w:color w:val="833C0B" w:themeColor="accent2" w:themeShade="80"/>
          <w:sz w:val="28"/>
          <w:szCs w:val="28"/>
        </w:rPr>
        <w:t xml:space="preserve">10. </w:t>
      </w:r>
      <w:r w:rsidR="00574298" w:rsidRPr="00064DFF">
        <w:rPr>
          <w:rFonts w:ascii="Arial" w:hAnsi="Arial" w:cs="Arial"/>
          <w:color w:val="833C0B" w:themeColor="accent2" w:themeShade="80"/>
          <w:sz w:val="28"/>
          <w:szCs w:val="28"/>
        </w:rPr>
        <w:t>Caso em que a autora, com 56 anos de idade, afastada do mercado de trabalho há mais de vinte anos, sem formação acadêmica e com despesas mensais aproximadas de R$ 6.000,00, evidencia dependência econômica estrutural, impondo a aplicação do Protocolo para Julgamento com Perspectiva de Gênero do CNJ.</w:t>
      </w:r>
    </w:p>
    <w:p w14:paraId="31F09752" w14:textId="16BCAD61" w:rsidR="00574298" w:rsidRPr="00064DFF" w:rsidRDefault="00574298" w:rsidP="00574298">
      <w:pPr>
        <w:spacing w:after="0" w:line="360" w:lineRule="auto"/>
        <w:jc w:val="both"/>
        <w:rPr>
          <w:rFonts w:ascii="Arial" w:hAnsi="Arial" w:cs="Arial"/>
          <w:color w:val="833C0B" w:themeColor="accent2" w:themeShade="80"/>
          <w:sz w:val="28"/>
          <w:szCs w:val="28"/>
        </w:rPr>
      </w:pPr>
      <w:r w:rsidRPr="00064DFF">
        <w:rPr>
          <w:rFonts w:ascii="Arial" w:hAnsi="Arial" w:cs="Arial"/>
          <w:color w:val="833C0B" w:themeColor="accent2" w:themeShade="80"/>
          <w:sz w:val="28"/>
          <w:szCs w:val="28"/>
        </w:rPr>
        <w:t>1</w:t>
      </w:r>
      <w:r w:rsidR="00064DFF" w:rsidRPr="00064DFF">
        <w:rPr>
          <w:rFonts w:ascii="Arial" w:hAnsi="Arial" w:cs="Arial"/>
          <w:color w:val="833C0B" w:themeColor="accent2" w:themeShade="80"/>
          <w:sz w:val="28"/>
          <w:szCs w:val="28"/>
        </w:rPr>
        <w:t>1</w:t>
      </w:r>
      <w:r w:rsidRPr="00064DFF">
        <w:rPr>
          <w:rFonts w:ascii="Arial" w:hAnsi="Arial" w:cs="Arial"/>
          <w:color w:val="833C0B" w:themeColor="accent2" w:themeShade="80"/>
          <w:sz w:val="28"/>
          <w:szCs w:val="28"/>
        </w:rPr>
        <w:t xml:space="preserve">. A capacidade contributiva do réu revela-se compatível com a prestação alimentar, diante de rendimentos mensais informados em torno de R$ 14.686,73, oriundos de aposentadorias e aluguéis, sem </w:t>
      </w:r>
      <w:r w:rsidRPr="00064DFF">
        <w:rPr>
          <w:rFonts w:ascii="Arial" w:hAnsi="Arial" w:cs="Arial"/>
          <w:color w:val="833C0B" w:themeColor="accent2" w:themeShade="80"/>
          <w:sz w:val="28"/>
          <w:szCs w:val="28"/>
        </w:rPr>
        <w:lastRenderedPageBreak/>
        <w:t>demonstração de encargos extraordinários, justificando a fixação de alimentos em 3 salários-mínimos, pelo prazo de 36 meses.</w:t>
      </w:r>
    </w:p>
    <w:p w14:paraId="436E403B" w14:textId="38D1B3A5" w:rsidR="00574298" w:rsidRPr="00574298" w:rsidRDefault="00574298" w:rsidP="00574298">
      <w:pPr>
        <w:spacing w:after="0" w:line="360" w:lineRule="auto"/>
        <w:jc w:val="both"/>
        <w:rPr>
          <w:rFonts w:ascii="Arial" w:hAnsi="Arial" w:cs="Arial"/>
          <w:sz w:val="28"/>
          <w:szCs w:val="28"/>
        </w:rPr>
      </w:pPr>
      <w:r w:rsidRPr="00574298">
        <w:rPr>
          <w:rFonts w:ascii="Arial" w:hAnsi="Arial" w:cs="Arial"/>
          <w:sz w:val="28"/>
          <w:szCs w:val="28"/>
        </w:rPr>
        <w:t>1</w:t>
      </w:r>
      <w:r w:rsidR="00064DFF">
        <w:rPr>
          <w:rFonts w:ascii="Arial" w:hAnsi="Arial" w:cs="Arial"/>
          <w:sz w:val="28"/>
          <w:szCs w:val="28"/>
        </w:rPr>
        <w:t>2</w:t>
      </w:r>
      <w:r w:rsidRPr="00574298">
        <w:rPr>
          <w:rFonts w:ascii="Arial" w:hAnsi="Arial" w:cs="Arial"/>
          <w:sz w:val="28"/>
          <w:szCs w:val="28"/>
        </w:rPr>
        <w:t>. A oposição de embargos de declaração com alegação de omissões e finalidade de prequestionamento não caracteriza, por si só, intuito protelatório, impondo o afastamento da multa aplicada.</w:t>
      </w:r>
    </w:p>
    <w:p w14:paraId="6C71D5E5" w14:textId="77777777" w:rsidR="00574298" w:rsidRDefault="00574298" w:rsidP="00574298">
      <w:pPr>
        <w:spacing w:after="0" w:line="360" w:lineRule="auto"/>
        <w:jc w:val="both"/>
        <w:rPr>
          <w:rFonts w:ascii="Arial" w:hAnsi="Arial" w:cs="Arial"/>
          <w:b/>
          <w:bCs/>
          <w:sz w:val="28"/>
          <w:szCs w:val="28"/>
        </w:rPr>
      </w:pPr>
      <w:r w:rsidRPr="00574298">
        <w:rPr>
          <w:rFonts w:ascii="Arial" w:hAnsi="Arial" w:cs="Arial"/>
          <w:b/>
          <w:bCs/>
          <w:sz w:val="28"/>
          <w:szCs w:val="28"/>
        </w:rPr>
        <w:t>IV. Dispositivo</w:t>
      </w:r>
    </w:p>
    <w:p w14:paraId="77A2FB29" w14:textId="7D7D7D49" w:rsidR="00574298" w:rsidRPr="00574298" w:rsidRDefault="00574298" w:rsidP="00574298">
      <w:pPr>
        <w:spacing w:after="0" w:line="360" w:lineRule="auto"/>
        <w:jc w:val="both"/>
        <w:rPr>
          <w:rFonts w:ascii="Arial" w:hAnsi="Arial" w:cs="Arial"/>
          <w:sz w:val="28"/>
          <w:szCs w:val="28"/>
        </w:rPr>
      </w:pPr>
      <w:r w:rsidRPr="00574298">
        <w:rPr>
          <w:rFonts w:ascii="Arial" w:hAnsi="Arial" w:cs="Arial"/>
          <w:sz w:val="28"/>
          <w:szCs w:val="28"/>
        </w:rPr>
        <w:t>1</w:t>
      </w:r>
      <w:r w:rsidR="00064DFF">
        <w:rPr>
          <w:rFonts w:ascii="Arial" w:hAnsi="Arial" w:cs="Arial"/>
          <w:sz w:val="28"/>
          <w:szCs w:val="28"/>
        </w:rPr>
        <w:t>3</w:t>
      </w:r>
      <w:r w:rsidRPr="00574298">
        <w:rPr>
          <w:rFonts w:ascii="Arial" w:hAnsi="Arial" w:cs="Arial"/>
          <w:sz w:val="28"/>
          <w:szCs w:val="28"/>
        </w:rPr>
        <w:t>. Rejeitaram-se as preliminares de ausência de dialeticidade, cerceamento de defesa e violação à paridade de armas e, no mérito, deu-se parcial provimento ao apelo da autora para fixar alimentos em seu favor no valor de 3 salários-mínimos, pelo prazo de 36 meses, a partir da publicação do acórdão, independentemente do trânsito em julgado, e para afastar a multa aplicada por embargos de declaração</w:t>
      </w:r>
      <w:r w:rsidR="00064DFF">
        <w:rPr>
          <w:rFonts w:ascii="Arial" w:hAnsi="Arial" w:cs="Arial"/>
          <w:sz w:val="28"/>
          <w:szCs w:val="28"/>
        </w:rPr>
        <w:t>.</w:t>
      </w:r>
    </w:p>
    <w:p w14:paraId="428A4B08" w14:textId="4397315C" w:rsidR="00574298" w:rsidRPr="00574298" w:rsidRDefault="00574298" w:rsidP="00574298">
      <w:pPr>
        <w:spacing w:after="0" w:line="360" w:lineRule="auto"/>
        <w:jc w:val="both"/>
        <w:rPr>
          <w:rFonts w:ascii="Arial" w:hAnsi="Arial" w:cs="Arial"/>
          <w:sz w:val="28"/>
          <w:szCs w:val="28"/>
        </w:rPr>
      </w:pPr>
      <w:r>
        <w:rPr>
          <w:rFonts w:ascii="Arial" w:hAnsi="Arial" w:cs="Arial"/>
          <w:sz w:val="28"/>
          <w:szCs w:val="28"/>
        </w:rPr>
        <w:t>_______</w:t>
      </w:r>
    </w:p>
    <w:p w14:paraId="0FDBDBA5" w14:textId="77777777" w:rsidR="00574298" w:rsidRDefault="00574298" w:rsidP="00574298">
      <w:pPr>
        <w:spacing w:after="0" w:line="360" w:lineRule="auto"/>
        <w:jc w:val="both"/>
        <w:rPr>
          <w:rFonts w:ascii="Arial" w:hAnsi="Arial" w:cs="Arial"/>
          <w:sz w:val="26"/>
          <w:szCs w:val="26"/>
        </w:rPr>
      </w:pPr>
      <w:r>
        <w:rPr>
          <w:rFonts w:ascii="Arial" w:hAnsi="Arial" w:cs="Arial"/>
          <w:i/>
          <w:iCs/>
          <w:sz w:val="26"/>
          <w:szCs w:val="26"/>
        </w:rPr>
        <w:t xml:space="preserve">Dispositivos relevantes citados:</w:t>
      </w:r>
      <w:r>
        <w:rPr>
          <w:rFonts w:ascii="Arial" w:hAnsi="Arial" w:cs="Arial"/>
          <w:sz w:val="26"/>
          <w:szCs w:val="26"/>
        </w:rPr>
        <w:t xml:space="preserve"> CC, arts. 1.694, caput e § 1º, 1.725, 1.</w:t>
      </w:r>
      <w:del w:id="1085" w:author="Assessor GDSXSR" w:date="2026-10-28T22:38:39Z">
        <w:r>
          <w:rPr>
            <w:rFonts w:ascii="Arial" w:hAnsi="Arial" w:cs="Arial"/>
            <w:sz w:val="26"/>
            <w:szCs w:val="26"/>
          </w:rPr>
          <w:delText xml:space="preserve">658, 1.</w:delText>
        </w:r>
      </w:del>
      <w:r>
        <w:rPr>
          <w:rFonts w:ascii="Arial" w:hAnsi="Arial" w:cs="Arial"/>
          <w:sz w:val="26"/>
          <w:szCs w:val="26"/>
        </w:rPr>
        <w:t xml:space="preserve">659 e 1.660; CPC, arts. </w:t>
      </w:r>
      <w:del w:id="1086" w:author="Assessor GDSXSR" w:date="2026-10-28T22:38:39Z">
        <w:r>
          <w:rPr>
            <w:rFonts w:ascii="Arial" w:hAnsi="Arial" w:cs="Arial"/>
            <w:sz w:val="26"/>
            <w:szCs w:val="26"/>
          </w:rPr>
          <w:delText xml:space="preserve">19, </w:delText>
        </w:r>
      </w:del>
      <w:r>
        <w:rPr>
          <w:rFonts w:ascii="Arial" w:hAnsi="Arial" w:cs="Arial"/>
          <w:sz w:val="26"/>
          <w:szCs w:val="26"/>
        </w:rPr>
        <w:t xml:space="preserve">370, parágrafo único, </w:t>
      </w:r>
      <w:ins w:id="1087" w:author="Assessor GDSXSR" w:date="2026-10-28T22:38:39Z">
        <w:r>
          <w:rPr>
            <w:rFonts w:ascii="Arial" w:hAnsi="Arial" w:cs="Arial"/>
            <w:color w:val="808080"/>
            <w:sz w:val="26"/>
            <w:szCs w:val="26"/>
          </w:rPr>
          <w:t xml:space="preserve">373, II, </w:t>
        </w:r>
      </w:ins>
      <w:r>
        <w:rPr>
          <w:rFonts w:ascii="Arial" w:hAnsi="Arial" w:cs="Arial"/>
          <w:sz w:val="26"/>
          <w:szCs w:val="26"/>
        </w:rPr>
        <w:t xml:space="preserve">487, I</w:t>
      </w:r>
      <w:ins w:id="1088" w:author="Assessor GDSXSR" w:date="2026-10-28T22:38:39Z">
        <w:r>
          <w:rPr>
            <w:rFonts w:ascii="Arial" w:hAnsi="Arial" w:cs="Arial"/>
            <w:color w:val="808080"/>
            <w:sz w:val="26"/>
            <w:szCs w:val="26"/>
          </w:rPr>
          <w:t xml:space="preserve">, 1.013, § 2º</w:t>
        </w:r>
      </w:ins>
      <w:r>
        <w:rPr>
          <w:rFonts w:ascii="Arial" w:hAnsi="Arial" w:cs="Arial"/>
          <w:sz w:val="26"/>
          <w:szCs w:val="26"/>
        </w:rPr>
        <w:t xml:space="preserve">, 1.022 e 1.026, § 2º; Resolução CNJ nº 492/2023.</w:t>
      </w:r>
    </w:p>
    <w:p w14:paraId="4E6D448D" w14:textId="29933819" w:rsidR="00574298" w:rsidRPr="00574298" w:rsidRDefault="00574298" w:rsidP="00574298">
      <w:pPr>
        <w:spacing w:after="0" w:line="360" w:lineRule="auto"/>
        <w:jc w:val="both"/>
        <w:rPr>
          <w:rFonts w:ascii="Arial" w:hAnsi="Arial" w:cs="Arial"/>
          <w:sz w:val="26"/>
          <w:szCs w:val="26"/>
        </w:rPr>
      </w:pPr>
      <w:commentRangeStart w:id="47"/>
      <w:r>
        <w:rPr>
          <w:rFonts w:ascii="Arial" w:hAnsi="Arial" w:cs="Arial"/>
          <w:i/>
          <w:iCs/>
          <w:sz w:val="26"/>
          <w:szCs w:val="26"/>
        </w:rPr>
        <w:t xml:space="preserve">Jurisprudência relevante citada:</w:t>
      </w:r>
      <w:ins w:id="1089" w:author="Assessor GDSXSR" w:date="2026-10-28T22:38:39Z">
        <w:r>
          <w:rPr>
            <w:rFonts w:ascii="Arial" w:hAnsi="Arial" w:cs="Arial"/>
            <w:i/>
            <w:iCs/>
            <w:color w:val="808080"/>
            <w:sz w:val="26"/>
            <w:szCs w:val="26"/>
          </w:rPr>
          <w:t xml:space="preserve"> TJDFT, Acórdão nº 1928940, 0702446-63.2024.8.07.0020, Rel. Aiston Henrique de Sousa, 4ª Turma Cível, j. 26/09/2024, DJe 11/10/2024; TJDFT, Acórdão nº 2028213, 0704887-78.2023.8.07.0011, Rel. João Egmont, 2ª Turma Cível, j. 30/07/2025, DJe 25/08/2025; TJDFT, Apelação Cível nº 0704531-25.2024.8.07.0019, Rel. Luís Gustavo B. de Oliveira, 3ª Turma Cível, j. 05/02/2026; STJ, AgInt no AREsp nº 3.066.209, Rel. Min. Ricardo Villas Bôas Cueva, Terceira Turma, j. 01/06/2026;</w:t>
        </w:r>
      </w:ins>
      <w:r>
        <w:rPr>
          <w:rFonts w:ascii="Arial" w:hAnsi="Arial" w:cs="Arial"/>
          <w:sz w:val="26"/>
          <w:szCs w:val="26"/>
        </w:rPr>
        <w:t xml:space="preserve"> STJ, AgInt no AREsp nº 2.213.769/BA, Rel. Min. Maria Isabel Gallotti, Quarta Turma, j. 09/10/2023, DJe 16/10/2023; STJ, AgInt no AREsp nº 2.601.076/SP, Rel. Min. Marco Aurélio Bellizze, Terceira Turma, j. 21/10/2024, DJe 28/10/2024; TJDFT, Acórdão nº </w:t>
      </w:r>
      <w:del w:id="1090" w:author="Assessor GDSXSR" w:date="2026-10-28T22:38:39Z">
        <w:r>
          <w:rPr>
            <w:rFonts w:ascii="Arial" w:hAnsi="Arial" w:cs="Arial"/>
            <w:sz w:val="26"/>
            <w:szCs w:val="26"/>
          </w:rPr>
          <w:delText xml:space="preserve">1928940</w:delText>
        </w:r>
      </w:del>
      <w:ins w:id="1091" w:author="Assessor GDSXSR" w:date="2026-10-28T22:38:39Z">
        <w:r>
          <w:rPr>
            <w:rFonts w:ascii="Arial" w:hAnsi="Arial" w:cs="Arial"/>
            <w:color w:val="808080"/>
            <w:sz w:val="26"/>
            <w:szCs w:val="26"/>
          </w:rPr>
          <w:t xml:space="preserve">1932044</w:t>
        </w:r>
      </w:ins>
      <w:r>
        <w:rPr>
          <w:rFonts w:ascii="Arial" w:hAnsi="Arial" w:cs="Arial"/>
          <w:sz w:val="26"/>
          <w:szCs w:val="26"/>
        </w:rPr>
        <w:t xml:space="preserve">, </w:t>
      </w:r>
      <w:del w:id="1092" w:author="Assessor GDSXSR" w:date="2026-10-28T22:38:39Z">
        <w:r>
          <w:rPr>
            <w:rFonts w:ascii="Arial" w:hAnsi="Arial" w:cs="Arial"/>
            <w:sz w:val="26"/>
            <w:szCs w:val="26"/>
          </w:rPr>
          <w:delText xml:space="preserve">0702446</w:delText>
        </w:r>
      </w:del>
      <w:ins w:id="1093" w:author="Assessor GDSXSR" w:date="2026-10-28T22:38:39Z">
        <w:r>
          <w:rPr>
            <w:rFonts w:ascii="Arial" w:hAnsi="Arial" w:cs="Arial"/>
            <w:color w:val="808080"/>
            <w:sz w:val="26"/>
            <w:szCs w:val="26"/>
          </w:rPr>
          <w:t xml:space="preserve">0705739</w:t>
        </w:r>
      </w:ins>
      <w:r>
        <w:rPr>
          <w:rFonts w:ascii="Arial" w:hAnsi="Arial" w:cs="Arial"/>
          <w:sz w:val="26"/>
          <w:szCs w:val="26"/>
        </w:rPr>
        <w:t xml:space="preserve">-</w:t>
      </w:r>
      <w:del w:id="1094" w:author="Assessor GDSXSR" w:date="2026-10-28T22:38:39Z">
        <w:r>
          <w:rPr>
            <w:rFonts w:ascii="Arial" w:hAnsi="Arial" w:cs="Arial"/>
            <w:sz w:val="26"/>
            <w:szCs w:val="26"/>
          </w:rPr>
          <w:delText xml:space="preserve">63</w:delText>
        </w:r>
      </w:del>
      <w:ins w:id="1095" w:author="Assessor GDSXSR" w:date="2026-10-28T22:38:39Z">
        <w:r>
          <w:rPr>
            <w:rFonts w:ascii="Arial" w:hAnsi="Arial" w:cs="Arial"/>
            <w:color w:val="808080"/>
            <w:sz w:val="26"/>
            <w:szCs w:val="26"/>
          </w:rPr>
          <w:t xml:space="preserve">30</w:t>
        </w:r>
      </w:ins>
      <w:r>
        <w:rPr>
          <w:rFonts w:ascii="Arial" w:hAnsi="Arial" w:cs="Arial"/>
          <w:sz w:val="26"/>
          <w:szCs w:val="26"/>
        </w:rPr>
        <w:t xml:space="preserve">.</w:t>
      </w:r>
      <w:del w:id="1096" w:author="Assessor GDSXSR" w:date="2026-10-28T22:38:39Z">
        <w:r>
          <w:rPr>
            <w:rFonts w:ascii="Arial" w:hAnsi="Arial" w:cs="Arial"/>
            <w:sz w:val="26"/>
            <w:szCs w:val="26"/>
          </w:rPr>
          <w:delText xml:space="preserve">2024</w:delText>
        </w:r>
      </w:del>
      <w:ins w:id="1097" w:author="Assessor GDSXSR" w:date="2026-10-28T22:38:39Z">
        <w:r>
          <w:rPr>
            <w:rFonts w:ascii="Arial" w:hAnsi="Arial" w:cs="Arial"/>
            <w:color w:val="808080"/>
            <w:sz w:val="26"/>
            <w:szCs w:val="26"/>
          </w:rPr>
          <w:t xml:space="preserve">2022</w:t>
        </w:r>
      </w:ins>
      <w:r>
        <w:rPr>
          <w:rFonts w:ascii="Arial" w:hAnsi="Arial" w:cs="Arial"/>
          <w:sz w:val="26"/>
          <w:szCs w:val="26"/>
        </w:rPr>
        <w:t xml:space="preserve">.8.07.</w:t>
      </w:r>
      <w:del w:id="1098" w:author="Assessor GDSXSR" w:date="2026-10-28T22:38:39Z">
        <w:r>
          <w:rPr>
            <w:rFonts w:ascii="Arial" w:hAnsi="Arial" w:cs="Arial"/>
            <w:sz w:val="26"/>
            <w:szCs w:val="26"/>
          </w:rPr>
          <w:delText xml:space="preserve">0020</w:delText>
        </w:r>
      </w:del>
      <w:ins w:id="1099" w:author="Assessor GDSXSR" w:date="2026-10-28T22:38:39Z">
        <w:r>
          <w:rPr>
            <w:rFonts w:ascii="Arial" w:hAnsi="Arial" w:cs="Arial"/>
            <w:color w:val="808080"/>
            <w:sz w:val="26"/>
            <w:szCs w:val="26"/>
          </w:rPr>
          <w:t xml:space="preserve">0014</w:t>
        </w:r>
      </w:ins>
      <w:r>
        <w:rPr>
          <w:rFonts w:ascii="Arial" w:hAnsi="Arial" w:cs="Arial"/>
          <w:sz w:val="26"/>
          <w:szCs w:val="26"/>
        </w:rPr>
        <w:t xml:space="preserve">, Rel. </w:t>
      </w:r>
      <w:del w:id="1100" w:author="Assessor GDSXSR" w:date="2026-10-28T22:38:39Z">
        <w:r>
          <w:rPr>
            <w:rFonts w:ascii="Arial" w:hAnsi="Arial" w:cs="Arial"/>
            <w:sz w:val="26"/>
            <w:szCs w:val="26"/>
          </w:rPr>
          <w:delText xml:space="preserve">Aiston</w:delText>
        </w:r>
      </w:del>
      <w:ins w:id="1101" w:author="Assessor GDSXSR" w:date="2026-10-28T22:38:39Z">
        <w:r>
          <w:rPr>
            <w:rFonts w:ascii="Arial" w:hAnsi="Arial" w:cs="Arial"/>
            <w:color w:val="808080"/>
            <w:sz w:val="26"/>
            <w:szCs w:val="26"/>
          </w:rPr>
          <w:t xml:space="preserve">Robson</w:t>
        </w:r>
      </w:ins>
      <w:r>
        <w:rPr>
          <w:rFonts w:ascii="Arial" w:hAnsi="Arial" w:cs="Arial"/>
          <w:sz w:val="26"/>
          <w:szCs w:val="26"/>
        </w:rPr>
        <w:t xml:space="preserve"> </w:t>
      </w:r>
      <w:del w:id="1102" w:author="Assessor GDSXSR" w:date="2026-10-28T22:38:39Z">
        <w:r>
          <w:rPr>
            <w:rFonts w:ascii="Arial" w:hAnsi="Arial" w:cs="Arial"/>
            <w:sz w:val="26"/>
            <w:szCs w:val="26"/>
          </w:rPr>
          <w:delText xml:space="preserve">Henrique</w:delText>
        </w:r>
      </w:del>
      <w:ins w:id="1103" w:author="Assessor GDSXSR" w:date="2026-10-28T22:38:39Z">
        <w:r>
          <w:rPr>
            <w:rFonts w:ascii="Arial" w:hAnsi="Arial" w:cs="Arial"/>
            <w:color w:val="808080"/>
            <w:sz w:val="26"/>
            <w:szCs w:val="26"/>
          </w:rPr>
          <w:t xml:space="preserve">Teixeira</w:t>
        </w:r>
      </w:ins>
      <w:r>
        <w:rPr>
          <w:rFonts w:ascii="Arial" w:hAnsi="Arial" w:cs="Arial"/>
          <w:sz w:val="26"/>
          <w:szCs w:val="26"/>
        </w:rPr>
        <w:t xml:space="preserve"> de </w:t>
      </w:r>
      <w:del w:id="1104" w:author="Assessor GDSXSR" w:date="2026-10-28T22:38:39Z">
        <w:r>
          <w:rPr>
            <w:rFonts w:ascii="Arial" w:hAnsi="Arial" w:cs="Arial"/>
            <w:sz w:val="26"/>
            <w:szCs w:val="26"/>
          </w:rPr>
          <w:delText xml:space="preserve">Sousa</w:delText>
        </w:r>
      </w:del>
      <w:ins w:id="1105" w:author="Assessor GDSXSR" w:date="2026-10-28T22:38:39Z">
        <w:r>
          <w:rPr>
            <w:rFonts w:ascii="Arial" w:hAnsi="Arial" w:cs="Arial"/>
            <w:color w:val="808080"/>
            <w:sz w:val="26"/>
            <w:szCs w:val="26"/>
          </w:rPr>
          <w:t xml:space="preserve">Freitas</w:t>
        </w:r>
      </w:ins>
      <w:r>
        <w:rPr>
          <w:rFonts w:ascii="Arial" w:hAnsi="Arial" w:cs="Arial"/>
          <w:sz w:val="26"/>
          <w:szCs w:val="26"/>
        </w:rPr>
        <w:t xml:space="preserve">, </w:t>
      </w:r>
      <w:del w:id="1106" w:author="Assessor GDSXSR" w:date="2026-10-28T22:38:39Z">
        <w:r>
          <w:rPr>
            <w:rFonts w:ascii="Arial" w:hAnsi="Arial" w:cs="Arial"/>
            <w:sz w:val="26"/>
            <w:szCs w:val="26"/>
          </w:rPr>
          <w:delText xml:space="preserve">4ª</w:delText>
        </w:r>
      </w:del>
      <w:ins w:id="1107" w:author="Assessor GDSXSR" w:date="2026-10-28T22:38:39Z">
        <w:r>
          <w:rPr>
            <w:rFonts w:ascii="Arial" w:hAnsi="Arial" w:cs="Arial"/>
            <w:color w:val="808080"/>
            <w:sz w:val="26"/>
            <w:szCs w:val="26"/>
          </w:rPr>
          <w:t xml:space="preserve">8ª</w:t>
        </w:r>
      </w:ins>
      <w:r>
        <w:rPr>
          <w:rFonts w:ascii="Arial" w:hAnsi="Arial" w:cs="Arial"/>
          <w:sz w:val="26"/>
          <w:szCs w:val="26"/>
        </w:rPr>
        <w:t xml:space="preserve"> Turma Cível, j. </w:t>
      </w:r>
      <w:del w:id="1108" w:author="Assessor GDSXSR" w:date="2026-10-28T22:38:39Z">
        <w:r>
          <w:rPr>
            <w:rFonts w:ascii="Arial" w:hAnsi="Arial" w:cs="Arial"/>
            <w:sz w:val="26"/>
            <w:szCs w:val="26"/>
          </w:rPr>
          <w:delText xml:space="preserve">26</w:delText>
        </w:r>
      </w:del>
      <w:ins w:id="1109" w:author="Assessor GDSXSR" w:date="2026-10-28T22:38:39Z">
        <w:r>
          <w:rPr>
            <w:rFonts w:ascii="Arial" w:hAnsi="Arial" w:cs="Arial"/>
            <w:color w:val="808080"/>
            <w:sz w:val="26"/>
            <w:szCs w:val="26"/>
          </w:rPr>
          <w:t xml:space="preserve">08</w:t>
        </w:r>
      </w:ins>
      <w:r>
        <w:rPr>
          <w:rFonts w:ascii="Arial" w:hAnsi="Arial" w:cs="Arial"/>
          <w:sz w:val="26"/>
          <w:szCs w:val="26"/>
        </w:rPr>
        <w:t xml:space="preserve">/</w:t>
      </w:r>
      <w:del w:id="1110" w:author="Assessor GDSXSR" w:date="2026-10-28T22:38:39Z">
        <w:r>
          <w:rPr>
            <w:rFonts w:ascii="Arial" w:hAnsi="Arial" w:cs="Arial"/>
            <w:sz w:val="26"/>
            <w:szCs w:val="26"/>
          </w:rPr>
          <w:delText xml:space="preserve">09</w:delText>
        </w:r>
      </w:del>
      <w:ins w:id="1111" w:author="Assessor GDSXSR" w:date="2026-10-28T22:38:39Z">
        <w:r>
          <w:rPr>
            <w:rFonts w:ascii="Arial" w:hAnsi="Arial" w:cs="Arial"/>
            <w:color w:val="808080"/>
            <w:sz w:val="26"/>
            <w:szCs w:val="26"/>
          </w:rPr>
          <w:t xml:space="preserve">10</w:t>
        </w:r>
      </w:ins>
      <w:r>
        <w:rPr>
          <w:rFonts w:ascii="Arial" w:hAnsi="Arial" w:cs="Arial"/>
          <w:sz w:val="26"/>
          <w:szCs w:val="26"/>
        </w:rPr>
        <w:t xml:space="preserve">/2024, DJe </w:t>
      </w:r>
      <w:del w:id="1112" w:author="Assessor GDSXSR" w:date="2026-10-28T22:38:39Z">
        <w:r>
          <w:rPr>
            <w:rFonts w:ascii="Arial" w:hAnsi="Arial" w:cs="Arial"/>
            <w:sz w:val="26"/>
            <w:szCs w:val="26"/>
          </w:rPr>
          <w:delText xml:space="preserve">11</w:delText>
        </w:r>
      </w:del>
      <w:ins w:id="1113" w:author="Assessor GDSXSR" w:date="2026-10-28T22:38:39Z">
        <w:r>
          <w:rPr>
            <w:rFonts w:ascii="Arial" w:hAnsi="Arial" w:cs="Arial"/>
            <w:color w:val="808080"/>
            <w:sz w:val="26"/>
            <w:szCs w:val="26"/>
          </w:rPr>
          <w:t xml:space="preserve">18</w:t>
        </w:r>
      </w:ins>
      <w:r>
        <w:rPr>
          <w:rFonts w:ascii="Arial" w:hAnsi="Arial" w:cs="Arial"/>
          <w:sz w:val="26"/>
          <w:szCs w:val="26"/>
        </w:rPr>
        <w:t xml:space="preserve">/10/2024; TJDFT, Acórdão nº 2024530, 0716571-62.2025.8.07.0000, Rel. Desª. Carmen Bittencourt, 8ª Turma Cível, j. 22/07/2025, DJe 05/08/2025.</w:t>
      </w:r>
      <w:commentRangeEnd w:id="47"/>
      <w:r>
        <w:rPr>
          <w:rStyle w:val="CommentReference"/>
        </w:rPr>
        <w:commentReference w:id="47"/>
      </w:r>
    </w:p>
    <w:p w14:paraId="58E96891" w14:textId="77777777" w:rsidR="00886ABA" w:rsidRDefault="00886ABA" w:rsidP="00DB1301">
      <w:pPr>
        <w:spacing w:after="0" w:line="360" w:lineRule="auto"/>
        <w:rPr>
          <w:rFonts w:ascii="Arial" w:hAnsi="Arial" w:cs="Arial"/>
          <w:sz w:val="28"/>
          <w:szCs w:val="28"/>
        </w:rPr>
      </w:pPr>
    </w:p>
    <w:p w14:paraId="32079FDE" w14:textId="1E7FF10D" w:rsidR="005372EF" w:rsidRPr="003150DC" w:rsidRDefault="005372EF" w:rsidP="0047532C">
      <w:pPr>
        <w:spacing w:after="0" w:line="360" w:lineRule="auto"/>
        <w:jc w:val="both"/>
        <w:rPr>
          <w:rFonts w:ascii="Arial" w:hAnsi="Arial" w:cs="Arial"/>
          <w:b/>
          <w:bCs/>
          <w:color w:val="FF0000"/>
          <w:sz w:val="28"/>
          <w:szCs w:val="28"/>
        </w:rPr>
      </w:pPr>
      <w:r w:rsidRPr="00311067">
        <w:rPr>
          <w:rFonts w:ascii="Arial" w:hAnsi="Arial" w:cs="Arial"/>
          <w:b/>
          <w:bCs/>
          <w:color w:val="FF0000"/>
          <w:sz w:val="28"/>
          <w:szCs w:val="28"/>
          <w:highlight w:val="yellow"/>
        </w:rPr>
        <w:t xml:space="preserve">RESUMO DA APELAÇÃO </w:t>
      </w:r>
      <w:r w:rsidR="00E65C05" w:rsidRPr="00311067">
        <w:rPr>
          <w:rFonts w:ascii="Arial" w:hAnsi="Arial" w:cs="Arial"/>
          <w:b/>
          <w:bCs/>
          <w:color w:val="FF0000"/>
          <w:sz w:val="28"/>
          <w:szCs w:val="28"/>
          <w:highlight w:val="yellow"/>
        </w:rPr>
        <w:t>À</w:t>
      </w:r>
      <w:r w:rsidRPr="00311067">
        <w:rPr>
          <w:rFonts w:ascii="Arial" w:hAnsi="Arial" w:cs="Arial"/>
          <w:b/>
          <w:bCs/>
          <w:color w:val="FF0000"/>
          <w:sz w:val="28"/>
          <w:szCs w:val="28"/>
          <w:highlight w:val="yellow"/>
        </w:rPr>
        <w:t xml:space="preserve"> QUAL FOI DADA PARCIAL PROVIMENTO</w:t>
      </w:r>
    </w:p>
    <w:p w14:paraId="698CDBF1" w14:textId="77777777"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color w:val="FF0000"/>
          <w:sz w:val="28"/>
          <w:szCs w:val="28"/>
        </w:rPr>
        <w:t>I. RAZÕES RECURSAIS</w:t>
      </w:r>
    </w:p>
    <w:p w14:paraId="5BDE93A7" w14:textId="77777777"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b/>
          <w:bCs/>
          <w:color w:val="FF0000"/>
          <w:sz w:val="28"/>
          <w:szCs w:val="28"/>
        </w:rPr>
        <w:t>Cerceamento de defesa por indeferimento de prova pericial (venire contra factum proprium)</w:t>
      </w:r>
    </w:p>
    <w:p w14:paraId="04D3451D" w14:textId="77777777" w:rsidR="005372EF" w:rsidRPr="005372EF" w:rsidRDefault="005372EF" w:rsidP="0047532C">
      <w:pPr>
        <w:numPr>
          <w:ilvl w:val="0"/>
          <w:numId w:val="9"/>
        </w:numPr>
        <w:spacing w:after="0" w:line="360" w:lineRule="auto"/>
        <w:ind w:left="0" w:firstLine="0"/>
        <w:jc w:val="both"/>
        <w:rPr>
          <w:rFonts w:ascii="Arial" w:hAnsi="Arial" w:cs="Arial"/>
          <w:color w:val="FF0000"/>
          <w:sz w:val="28"/>
          <w:szCs w:val="28"/>
        </w:rPr>
      </w:pPr>
      <w:r w:rsidRPr="005372EF">
        <w:rPr>
          <w:rFonts w:ascii="Arial" w:hAnsi="Arial" w:cs="Arial"/>
          <w:color w:val="FF0000"/>
          <w:sz w:val="28"/>
          <w:szCs w:val="28"/>
        </w:rPr>
        <w:lastRenderedPageBreak/>
        <w:t>A sentença é nula porque o juízo indeferiu a produção de prova pericial sob o argumento de que a apuração das benfeitorias ocorreria em liquidação, mas posteriormente julgou improcedente o pedido por falta de provas, configurando comportamento contraditório e cerceamento de defesa, em violação à boa-fé objetiva processual.</w:t>
      </w:r>
    </w:p>
    <w:p w14:paraId="6A10491E" w14:textId="77777777" w:rsidR="00F0078F" w:rsidRDefault="005372EF" w:rsidP="0047532C">
      <w:pPr>
        <w:spacing w:after="0" w:line="360" w:lineRule="auto"/>
        <w:jc w:val="both"/>
        <w:rPr>
          <w:rFonts w:ascii="Arial" w:hAnsi="Arial" w:cs="Arial"/>
          <w:b/>
          <w:bCs/>
          <w:color w:val="FF0000"/>
          <w:sz w:val="28"/>
          <w:szCs w:val="28"/>
        </w:rPr>
      </w:pPr>
      <w:r w:rsidRPr="005372EF">
        <w:rPr>
          <w:rFonts w:ascii="Arial" w:hAnsi="Arial" w:cs="Arial"/>
          <w:b/>
          <w:bCs/>
          <w:color w:val="FF0000"/>
          <w:sz w:val="28"/>
          <w:szCs w:val="28"/>
        </w:rPr>
        <w:t>Preclusão consumativa e inadmissibilidade de prova documental extemporânea</w:t>
      </w:r>
    </w:p>
    <w:p w14:paraId="380F1C0A" w14:textId="0DD1F079"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color w:val="FF0000"/>
          <w:sz w:val="28"/>
          <w:szCs w:val="28"/>
        </w:rPr>
        <w:t>2. A decisão baseou-se em documentos juntados fora do momento processual adequado, sem caracterização de “documentos novos” (art. 435 do CPC), violando o princípio da concentração da defesa, a boa-fé processual e a paridade de armas, impondo sua desconsideração.</w:t>
      </w:r>
    </w:p>
    <w:p w14:paraId="721697EE" w14:textId="77777777" w:rsidR="00F0078F" w:rsidRDefault="005372EF" w:rsidP="0047532C">
      <w:pPr>
        <w:spacing w:after="0" w:line="360" w:lineRule="auto"/>
        <w:jc w:val="both"/>
        <w:rPr>
          <w:rFonts w:ascii="Arial" w:hAnsi="Arial" w:cs="Arial"/>
          <w:b/>
          <w:bCs/>
          <w:color w:val="FF0000"/>
          <w:sz w:val="28"/>
          <w:szCs w:val="28"/>
        </w:rPr>
      </w:pPr>
      <w:r w:rsidRPr="005372EF">
        <w:rPr>
          <w:rFonts w:ascii="Arial" w:hAnsi="Arial" w:cs="Arial"/>
          <w:b/>
          <w:bCs/>
          <w:color w:val="FF0000"/>
          <w:sz w:val="28"/>
          <w:szCs w:val="28"/>
        </w:rPr>
        <w:t>Equívoco no reconhecimento da sub-rogação e comunicabilidade dos bens</w:t>
      </w:r>
    </w:p>
    <w:p w14:paraId="36B36F72" w14:textId="67CF8AFB"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color w:val="FF0000"/>
          <w:sz w:val="28"/>
          <w:szCs w:val="28"/>
        </w:rPr>
        <w:t>3. A sentença errou ao reconhecer sub-rogação sem prova de rastreabilidade financeira contínua, especialmente diante da fungibilidade do dinheiro e da mistura de valores em conta corrente, devendo prevalecer a presunção de esforço comum (art. 1.725 do CC) e a consequente partilha dos bens adquiridos na constância da união.</w:t>
      </w:r>
    </w:p>
    <w:p w14:paraId="1CC72AA7" w14:textId="77777777"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b/>
          <w:bCs/>
          <w:color w:val="FF0000"/>
          <w:sz w:val="28"/>
          <w:szCs w:val="28"/>
        </w:rPr>
        <w:t>Direito à meação das benfeitorias realizadas durante a união</w:t>
      </w:r>
      <w:r w:rsidRPr="005372EF">
        <w:rPr>
          <w:rFonts w:ascii="Arial" w:hAnsi="Arial" w:cs="Arial"/>
          <w:color w:val="FF0000"/>
          <w:sz w:val="28"/>
          <w:szCs w:val="28"/>
        </w:rPr>
        <w:br/>
        <w:t>4. Independentemente da titularidade dos bens, a Apelante tem direito à partilha das benfeitorias e acessões realizadas ao longo de 21 anos de convivência, nos termos do art. 1.660, IV, do CC, sendo indevida a negativa com base em ausência de prova cuja produção foi obstada.</w:t>
      </w:r>
    </w:p>
    <w:p w14:paraId="2ED61F55" w14:textId="77777777" w:rsidR="00F0078F" w:rsidRDefault="005372EF" w:rsidP="0047532C">
      <w:pPr>
        <w:spacing w:after="0" w:line="360" w:lineRule="auto"/>
        <w:jc w:val="both"/>
        <w:rPr>
          <w:rFonts w:ascii="Arial" w:hAnsi="Arial" w:cs="Arial"/>
          <w:b/>
          <w:bCs/>
          <w:color w:val="FF0000"/>
          <w:sz w:val="28"/>
          <w:szCs w:val="28"/>
        </w:rPr>
      </w:pPr>
      <w:r w:rsidRPr="005372EF">
        <w:rPr>
          <w:rFonts w:ascii="Arial" w:hAnsi="Arial" w:cs="Arial"/>
          <w:b/>
          <w:bCs/>
          <w:color w:val="FF0000"/>
          <w:sz w:val="28"/>
          <w:szCs w:val="28"/>
        </w:rPr>
        <w:t>Fixação de alimentos com perspectiva de gênero e capacidade econômica real</w:t>
      </w:r>
    </w:p>
    <w:p w14:paraId="1FBC1206" w14:textId="677CBA19"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color w:val="FF0000"/>
          <w:sz w:val="28"/>
          <w:szCs w:val="28"/>
        </w:rPr>
        <w:lastRenderedPageBreak/>
        <w:t>5. A negativa de alimentos desconsiderou a dependência econômica estrutural da Apelante e sua dificuldade de reinserção no mercado de trabalho, violando o Protocolo de Julgamento com Perspectiva de Gênero do CNJ, bem como ignorou a efetiva capacidade contributiva do Apelado, evidenciada por movimentação financeira incompatível com a renda declarada.</w:t>
      </w:r>
    </w:p>
    <w:p w14:paraId="0D0C435B" w14:textId="77777777"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b/>
          <w:bCs/>
          <w:color w:val="FF0000"/>
          <w:sz w:val="28"/>
          <w:szCs w:val="28"/>
        </w:rPr>
        <w:t>Afastamento da multa por embargos de declaração</w:t>
      </w:r>
      <w:r w:rsidRPr="005372EF">
        <w:rPr>
          <w:rFonts w:ascii="Arial" w:hAnsi="Arial" w:cs="Arial"/>
          <w:color w:val="FF0000"/>
          <w:sz w:val="28"/>
          <w:szCs w:val="28"/>
        </w:rPr>
        <w:br/>
        <w:t>6. A multa aplicada é indevida, pois os embargos foram opostos com finalidade legítima de sanar omissões e viabilizar o prequestionamento, conforme Súmula 98 do STJ, não havendo caráter protelatório.</w:t>
      </w:r>
    </w:p>
    <w:p w14:paraId="2A809F00" w14:textId="77777777" w:rsidR="005372EF" w:rsidRPr="005372EF" w:rsidRDefault="005372EF" w:rsidP="0047532C">
      <w:pPr>
        <w:spacing w:after="0" w:line="360" w:lineRule="auto"/>
        <w:jc w:val="both"/>
        <w:rPr>
          <w:rFonts w:ascii="Arial" w:hAnsi="Arial" w:cs="Arial"/>
          <w:color w:val="FF0000"/>
          <w:sz w:val="28"/>
          <w:szCs w:val="28"/>
        </w:rPr>
      </w:pPr>
      <w:r w:rsidRPr="005372EF">
        <w:rPr>
          <w:rFonts w:ascii="Arial" w:hAnsi="Arial" w:cs="Arial"/>
          <w:color w:val="FF0000"/>
          <w:sz w:val="28"/>
          <w:szCs w:val="28"/>
        </w:rPr>
        <w:t>II. PEDIDO</w:t>
      </w:r>
    </w:p>
    <w:p w14:paraId="23608B88" w14:textId="77777777" w:rsidR="005372EF" w:rsidRDefault="005372EF" w:rsidP="0047532C">
      <w:pPr>
        <w:numPr>
          <w:ilvl w:val="0"/>
          <w:numId w:val="10"/>
        </w:numPr>
        <w:spacing w:after="0" w:line="360" w:lineRule="auto"/>
        <w:ind w:left="0" w:firstLine="0"/>
        <w:jc w:val="both"/>
        <w:rPr>
          <w:rFonts w:ascii="Arial" w:hAnsi="Arial" w:cs="Arial"/>
          <w:color w:val="FF0000"/>
          <w:sz w:val="28"/>
          <w:szCs w:val="28"/>
        </w:rPr>
      </w:pPr>
      <w:r w:rsidRPr="005372EF">
        <w:rPr>
          <w:rFonts w:ascii="Arial" w:hAnsi="Arial" w:cs="Arial"/>
          <w:color w:val="FF0000"/>
          <w:sz w:val="28"/>
          <w:szCs w:val="28"/>
        </w:rPr>
        <w:t>Requer o conhecimento e provimento da apelação para: (i) anular a sentença por cerceamento de defesa e determinar a reabertura da instrução com realização de perícia; ou, subsidiariamente, (ii) reformar integralmente a decisão para reconhecer a partilha dos bens e benfeitorias, fixar alimentos em favor da Apelante, afastar a multa dos embargos de declaração e inverter os ônus sucumbenciais.</w:t>
      </w:r>
    </w:p>
    <w:p w14:paraId="25F8A5D1" w14:textId="77777777" w:rsidR="003150DC" w:rsidRDefault="003150DC" w:rsidP="0047532C">
      <w:pPr>
        <w:spacing w:after="0" w:line="360" w:lineRule="auto"/>
        <w:jc w:val="both"/>
        <w:rPr>
          <w:rFonts w:ascii="Arial" w:hAnsi="Arial" w:cs="Arial"/>
          <w:color w:val="FF0000"/>
          <w:sz w:val="28"/>
          <w:szCs w:val="28"/>
        </w:rPr>
      </w:pPr>
    </w:p>
    <w:p w14:paraId="69144845" w14:textId="64481098"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b/>
          <w:bCs/>
          <w:color w:val="EE0000"/>
          <w:sz w:val="28"/>
          <w:szCs w:val="28"/>
          <w:highlight w:val="yellow"/>
        </w:rPr>
        <w:t>RESUMO DA SENTENÇA À QUAL FOI REFORMADA EM PARTE</w:t>
      </w:r>
    </w:p>
    <w:p w14:paraId="4A257082" w14:textId="77777777"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color w:val="EE0000"/>
          <w:sz w:val="28"/>
          <w:szCs w:val="28"/>
        </w:rPr>
        <w:t>I. RAZÕES DE DECIDIR</w:t>
      </w:r>
    </w:p>
    <w:p w14:paraId="195A0538" w14:textId="77777777"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b/>
          <w:bCs/>
          <w:color w:val="EE0000"/>
          <w:sz w:val="28"/>
          <w:szCs w:val="28"/>
        </w:rPr>
        <w:t>Reconhecimento da união estável</w:t>
      </w:r>
    </w:p>
    <w:p w14:paraId="2D86EE97" w14:textId="77777777" w:rsidR="003150DC" w:rsidRPr="00311067" w:rsidRDefault="003150DC" w:rsidP="0047532C">
      <w:pPr>
        <w:numPr>
          <w:ilvl w:val="0"/>
          <w:numId w:val="11"/>
        </w:numPr>
        <w:spacing w:after="0" w:line="360" w:lineRule="auto"/>
        <w:ind w:left="0" w:firstLine="0"/>
        <w:jc w:val="both"/>
        <w:rPr>
          <w:rFonts w:ascii="Arial" w:hAnsi="Arial" w:cs="Arial"/>
          <w:color w:val="EE0000"/>
          <w:sz w:val="28"/>
          <w:szCs w:val="28"/>
        </w:rPr>
      </w:pPr>
      <w:r w:rsidRPr="00311067">
        <w:rPr>
          <w:rFonts w:ascii="Arial" w:hAnsi="Arial" w:cs="Arial"/>
          <w:color w:val="EE0000"/>
          <w:sz w:val="28"/>
          <w:szCs w:val="28"/>
        </w:rPr>
        <w:t>O juízo reconheceu a existência de união estável entre as partes no período de 20/01/2002 a 07/02/2023, diante do reconhecimento do réu e das provas documentais (fotos, filho em comum e convivência pública, contínua e duradoura), nos termos do art. 1.723 do CC.</w:t>
      </w:r>
    </w:p>
    <w:p w14:paraId="2C7BE801" w14:textId="77777777"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b/>
          <w:bCs/>
          <w:color w:val="EE0000"/>
          <w:sz w:val="28"/>
          <w:szCs w:val="28"/>
        </w:rPr>
        <w:lastRenderedPageBreak/>
        <w:t>Regime de bens e critérios para partilha</w:t>
      </w:r>
      <w:r w:rsidRPr="00311067">
        <w:rPr>
          <w:rFonts w:ascii="Arial" w:hAnsi="Arial" w:cs="Arial"/>
          <w:color w:val="EE0000"/>
          <w:sz w:val="28"/>
          <w:szCs w:val="28"/>
        </w:rPr>
        <w:br/>
        <w:t>2. Aplicou-se o regime da comunhão parcial de bens (art. 1.725 do CC), destacando que apenas bens comprovadamente existentes, líquidos e certos à época da separação podem ser partilhados, exigindo prova documental inequívoca de propriedade e titularidade.</w:t>
      </w:r>
    </w:p>
    <w:p w14:paraId="03CDC87D" w14:textId="77777777" w:rsidR="00F0078F" w:rsidRPr="00311067" w:rsidRDefault="003150DC" w:rsidP="0047532C">
      <w:pPr>
        <w:spacing w:after="0" w:line="360" w:lineRule="auto"/>
        <w:jc w:val="both"/>
        <w:rPr>
          <w:rFonts w:ascii="Arial" w:hAnsi="Arial" w:cs="Arial"/>
          <w:b/>
          <w:bCs/>
          <w:color w:val="EE0000"/>
          <w:sz w:val="28"/>
          <w:szCs w:val="28"/>
        </w:rPr>
      </w:pPr>
      <w:r w:rsidRPr="00311067">
        <w:rPr>
          <w:rFonts w:ascii="Arial" w:hAnsi="Arial" w:cs="Arial"/>
          <w:b/>
          <w:bCs/>
          <w:color w:val="EE0000"/>
          <w:sz w:val="28"/>
          <w:szCs w:val="28"/>
        </w:rPr>
        <w:t>Imóveis não partilháveis</w:t>
      </w:r>
    </w:p>
    <w:p w14:paraId="28803D57" w14:textId="089106A1"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color w:val="EE0000"/>
          <w:sz w:val="28"/>
          <w:szCs w:val="28"/>
        </w:rPr>
        <w:t>3. Os imóveis adquiridos antes da união estável foram excluídos da partilha por se tratarem de bens particulares do réu (art. 1.659, I, do CC). Quanto aos imóveis adquiridos durante a união, o juízo entendeu não haver prova da propriedade, pois apresentados apenas contratos particulares de cessão de direitos, sem registro imobiliário, inviabilizando a partilha.</w:t>
      </w:r>
    </w:p>
    <w:p w14:paraId="5ABDF750" w14:textId="77777777"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b/>
          <w:bCs/>
          <w:color w:val="EE0000"/>
          <w:sz w:val="28"/>
          <w:szCs w:val="28"/>
        </w:rPr>
        <w:t>Veículos</w:t>
      </w:r>
      <w:r w:rsidRPr="00311067">
        <w:rPr>
          <w:rFonts w:ascii="Arial" w:hAnsi="Arial" w:cs="Arial"/>
          <w:color w:val="EE0000"/>
          <w:sz w:val="28"/>
          <w:szCs w:val="28"/>
        </w:rPr>
        <w:br/>
        <w:t>4. Foi afastada a partilha dos veículos VW Logus e Ford Fiesta por ausência de comprovação de propriedade atual (furto ou alienação anterior). Apenas o Ford KA teve seus direitos aquisitivos partilhados, por estar registrado em nome do réu.</w:t>
      </w:r>
    </w:p>
    <w:p w14:paraId="365259D5" w14:textId="77777777" w:rsidR="00F0078F" w:rsidRPr="00311067" w:rsidRDefault="003150DC" w:rsidP="0047532C">
      <w:pPr>
        <w:spacing w:after="0" w:line="360" w:lineRule="auto"/>
        <w:jc w:val="both"/>
        <w:rPr>
          <w:rFonts w:ascii="Arial" w:hAnsi="Arial" w:cs="Arial"/>
          <w:b/>
          <w:bCs/>
          <w:color w:val="EE0000"/>
          <w:sz w:val="28"/>
          <w:szCs w:val="28"/>
        </w:rPr>
      </w:pPr>
      <w:r w:rsidRPr="00311067">
        <w:rPr>
          <w:rFonts w:ascii="Arial" w:hAnsi="Arial" w:cs="Arial"/>
          <w:b/>
          <w:bCs/>
          <w:color w:val="EE0000"/>
          <w:sz w:val="28"/>
          <w:szCs w:val="28"/>
        </w:rPr>
        <w:t>Bens móveis e valores bancários</w:t>
      </w:r>
    </w:p>
    <w:p w14:paraId="44C5A78E" w14:textId="104D0A09"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color w:val="EE0000"/>
          <w:sz w:val="28"/>
          <w:szCs w:val="28"/>
        </w:rPr>
        <w:t>5. Determinada a partilha igualitária dos bens móveis da residência (avaliados em R$ 50.000,00) e do saldo bancário existente na data da separação (R$ 322,55). As movimentações bancárias anteriores foram presumidas como revertidas em benefício da família, não havendo prova em contrário.</w:t>
      </w:r>
    </w:p>
    <w:p w14:paraId="2B182276" w14:textId="77777777" w:rsidR="00F0078F" w:rsidRPr="00311067" w:rsidRDefault="003150DC" w:rsidP="0047532C">
      <w:pPr>
        <w:spacing w:after="0" w:line="360" w:lineRule="auto"/>
        <w:jc w:val="both"/>
        <w:rPr>
          <w:rFonts w:ascii="Arial" w:hAnsi="Arial" w:cs="Arial"/>
          <w:b/>
          <w:bCs/>
          <w:color w:val="EE0000"/>
          <w:sz w:val="28"/>
          <w:szCs w:val="28"/>
        </w:rPr>
      </w:pPr>
      <w:r w:rsidRPr="00311067">
        <w:rPr>
          <w:rFonts w:ascii="Arial" w:hAnsi="Arial" w:cs="Arial"/>
          <w:b/>
          <w:bCs/>
          <w:color w:val="EE0000"/>
          <w:sz w:val="28"/>
          <w:szCs w:val="28"/>
        </w:rPr>
        <w:t>Alimentos entre ex-companheiros</w:t>
      </w:r>
    </w:p>
    <w:p w14:paraId="6DB9D736" w14:textId="57EED2F8"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color w:val="EE0000"/>
          <w:sz w:val="28"/>
          <w:szCs w:val="28"/>
        </w:rPr>
        <w:t>6. Indeferido o pedido de alimentos em favor da autora, sob o fundamento de que ela possui capacidade laborativa e já vem sendo assistida materialmente pelo réu (alimentos in natura), sendo a obrigação alimentar medida excepcional e não comprovada a necessidade.</w:t>
      </w:r>
    </w:p>
    <w:p w14:paraId="760C50F2" w14:textId="77777777" w:rsidR="00F0078F" w:rsidRPr="00311067" w:rsidRDefault="003150DC" w:rsidP="0047532C">
      <w:pPr>
        <w:spacing w:after="0" w:line="360" w:lineRule="auto"/>
        <w:jc w:val="both"/>
        <w:rPr>
          <w:rFonts w:ascii="Arial" w:hAnsi="Arial" w:cs="Arial"/>
          <w:b/>
          <w:bCs/>
          <w:color w:val="EE0000"/>
          <w:sz w:val="28"/>
          <w:szCs w:val="28"/>
        </w:rPr>
      </w:pPr>
      <w:r w:rsidRPr="00311067">
        <w:rPr>
          <w:rFonts w:ascii="Arial" w:hAnsi="Arial" w:cs="Arial"/>
          <w:b/>
          <w:bCs/>
          <w:color w:val="EE0000"/>
          <w:sz w:val="28"/>
          <w:szCs w:val="28"/>
        </w:rPr>
        <w:lastRenderedPageBreak/>
        <w:t>Gratuidade de justiça e litigância de má-fé</w:t>
      </w:r>
    </w:p>
    <w:p w14:paraId="0D8230A6" w14:textId="518A468E"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color w:val="EE0000"/>
          <w:sz w:val="28"/>
          <w:szCs w:val="28"/>
        </w:rPr>
        <w:t>7. Indeferida a gratuidade de justiça ao réu diante da sua capacidade econômica demonstrada nos autos. Rejeitado o pedido de condenação da autora por litigância de má-fé, por ausência de conduta desleal.</w:t>
      </w:r>
    </w:p>
    <w:p w14:paraId="5E4BC763" w14:textId="77777777" w:rsidR="00F0078F" w:rsidRPr="00311067" w:rsidRDefault="003150DC" w:rsidP="0047532C">
      <w:pPr>
        <w:spacing w:after="0" w:line="360" w:lineRule="auto"/>
        <w:jc w:val="both"/>
        <w:rPr>
          <w:rFonts w:ascii="Arial" w:hAnsi="Arial" w:cs="Arial"/>
          <w:b/>
          <w:bCs/>
          <w:color w:val="EE0000"/>
          <w:sz w:val="28"/>
          <w:szCs w:val="28"/>
        </w:rPr>
      </w:pPr>
      <w:r w:rsidRPr="00311067">
        <w:rPr>
          <w:rFonts w:ascii="Arial" w:hAnsi="Arial" w:cs="Arial"/>
          <w:b/>
          <w:bCs/>
          <w:color w:val="EE0000"/>
          <w:sz w:val="28"/>
          <w:szCs w:val="28"/>
        </w:rPr>
        <w:t>Valor da causa e sucumbência</w:t>
      </w:r>
    </w:p>
    <w:p w14:paraId="569117DC" w14:textId="1C2D067F" w:rsidR="003150DC" w:rsidRPr="00311067" w:rsidRDefault="003150DC" w:rsidP="0047532C">
      <w:pPr>
        <w:spacing w:after="0" w:line="360" w:lineRule="auto"/>
        <w:jc w:val="both"/>
        <w:rPr>
          <w:rFonts w:ascii="Arial" w:hAnsi="Arial" w:cs="Arial"/>
          <w:color w:val="EE0000"/>
          <w:sz w:val="28"/>
          <w:szCs w:val="28"/>
        </w:rPr>
      </w:pPr>
      <w:r w:rsidRPr="00311067">
        <w:rPr>
          <w:rFonts w:ascii="Arial" w:hAnsi="Arial" w:cs="Arial"/>
          <w:color w:val="EE0000"/>
          <w:sz w:val="28"/>
          <w:szCs w:val="28"/>
        </w:rPr>
        <w:t>8. Mantido o valor da causa, por envolver direito de família de natureza inestimável. Reconhecida sucumbência recíproca, com fixação de honorários advocatícios equitativos.</w:t>
      </w:r>
    </w:p>
    <w:p w14:paraId="02EA1590" w14:textId="77777777" w:rsidR="00F0078F" w:rsidRPr="00311067" w:rsidRDefault="003150DC" w:rsidP="006C472F">
      <w:pPr>
        <w:spacing w:after="0" w:line="360" w:lineRule="auto"/>
        <w:jc w:val="both"/>
        <w:rPr>
          <w:rFonts w:ascii="Arial" w:hAnsi="Arial" w:cs="Arial"/>
          <w:color w:val="EE0000"/>
          <w:sz w:val="28"/>
          <w:szCs w:val="28"/>
        </w:rPr>
      </w:pPr>
      <w:r w:rsidRPr="00311067">
        <w:rPr>
          <w:rFonts w:ascii="Arial" w:hAnsi="Arial" w:cs="Arial"/>
          <w:color w:val="EE0000"/>
          <w:sz w:val="28"/>
          <w:szCs w:val="28"/>
        </w:rPr>
        <w:t>II. DISPOSITIVO DA SENTENÇA</w:t>
      </w:r>
    </w:p>
    <w:p w14:paraId="63358632" w14:textId="6949F141" w:rsidR="006C472F" w:rsidRPr="00311067" w:rsidRDefault="003150DC" w:rsidP="006C472F">
      <w:pPr>
        <w:spacing w:after="0" w:line="360" w:lineRule="auto"/>
        <w:jc w:val="both"/>
        <w:rPr>
          <w:rFonts w:ascii="Arial" w:hAnsi="Arial" w:cs="Arial"/>
          <w:b/>
          <w:bCs/>
          <w:color w:val="EE0000"/>
          <w:sz w:val="28"/>
          <w:szCs w:val="28"/>
        </w:rPr>
      </w:pPr>
      <w:r w:rsidRPr="00311067">
        <w:rPr>
          <w:rFonts w:ascii="Arial" w:hAnsi="Arial" w:cs="Arial"/>
          <w:color w:val="EE0000"/>
          <w:sz w:val="28"/>
          <w:szCs w:val="28"/>
        </w:rPr>
        <w:t>9. Julgou parcialmente procedentes os pedidos para: (i) reconhecer e dissolver a união estável; (ii) partilhar, em 50% para cada parte, os direitos sobre o veículo Ford KA, os bens móveis da residência e o saldo bancário existente à época da separação; (iii) rejeitar os pedidos de partilha de imóveis e veículos não comprovados e de alimentos; (iv) estabelecer sucumbência recíproca com honorários fixados em R$ 9.000,00, observada a gratuidade da autora.</w:t>
      </w:r>
    </w:p>
    <w:p w14:paraId="36824A10" w14:textId="77777777" w:rsidR="006C472F" w:rsidRDefault="006C472F" w:rsidP="006C472F">
      <w:pPr>
        <w:spacing w:after="0" w:line="360" w:lineRule="auto"/>
        <w:jc w:val="center"/>
        <w:rPr>
          <w:rFonts w:ascii="Arial" w:hAnsi="Arial" w:cs="Arial"/>
          <w:b/>
          <w:bCs/>
          <w:sz w:val="28"/>
          <w:szCs w:val="28"/>
        </w:rPr>
      </w:pPr>
      <w:r>
        <w:rPr>
          <w:rFonts w:ascii="Arial" w:hAnsi="Arial" w:cs="Arial"/>
          <w:b/>
          <w:bCs/>
          <w:sz w:val="28"/>
          <w:szCs w:val="28"/>
        </w:rPr>
        <w:br w:type="page"/>
      </w:r>
      <w:r>
        <w:rPr>
          <w:rFonts w:ascii="Arial" w:hAnsi="Arial" w:cs="Arial"/>
          <w:b/>
          <w:bCs/>
          <w:sz w:val="28"/>
          <w:szCs w:val="28"/>
        </w:rPr>
        <w:lastRenderedPageBreak/>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77CBEDA5" w14:textId="09F52AC4" w:rsidR="00804B90" w:rsidRPr="00804B90" w:rsidRDefault="00F63CDB" w:rsidP="00804B90">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804B90" w:rsidRPr="00804B90">
        <w:rPr>
          <w:rFonts w:ascii="Arial" w:hAnsi="Arial" w:cs="Arial"/>
          <w:i/>
          <w:iCs/>
          <w:sz w:val="26"/>
          <w:szCs w:val="26"/>
        </w:rPr>
        <w:t xml:space="preserve">1. Trata-se de ação de reconhecimento e dissolução de união estável c/c partilha de bens e alimentos proposta por </w:t>
      </w:r>
      <w:r w:rsidR="005D305C">
        <w:rPr>
          <w:rFonts w:ascii="Arial" w:hAnsi="Arial" w:cs="Arial"/>
          <w:i/>
          <w:iCs/>
          <w:sz w:val="26"/>
          <w:szCs w:val="26"/>
        </w:rPr>
        <w:t>M. B.</w:t>
      </w:r>
      <w:r w:rsidR="00804B90" w:rsidRPr="00804B90">
        <w:rPr>
          <w:rFonts w:ascii="Arial" w:hAnsi="Arial" w:cs="Arial"/>
          <w:i/>
          <w:iCs/>
          <w:sz w:val="26"/>
          <w:szCs w:val="26"/>
        </w:rPr>
        <w:t xml:space="preserve"> em face de J</w:t>
      </w:r>
      <w:r w:rsidR="005D305C">
        <w:rPr>
          <w:rFonts w:ascii="Arial" w:hAnsi="Arial" w:cs="Arial"/>
          <w:i/>
          <w:iCs/>
          <w:sz w:val="26"/>
          <w:szCs w:val="26"/>
        </w:rPr>
        <w:t>. A. F. B.,</w:t>
      </w:r>
      <w:r w:rsidR="00804B90" w:rsidRPr="00804B90">
        <w:rPr>
          <w:rFonts w:ascii="Arial" w:hAnsi="Arial" w:cs="Arial"/>
          <w:i/>
          <w:iCs/>
          <w:sz w:val="26"/>
          <w:szCs w:val="26"/>
        </w:rPr>
        <w:t xml:space="preserve"> ambos qualificados na inicial (Num. </w:t>
      </w:r>
      <w:r w:rsidR="00804B90" w:rsidRPr="005D305C">
        <w:rPr>
          <w:rFonts w:ascii="Arial" w:hAnsi="Arial" w:cs="Arial"/>
          <w:i/>
          <w:iCs/>
          <w:sz w:val="26"/>
          <w:szCs w:val="26"/>
        </w:rPr>
        <w:t>148844938</w:t>
      </w:r>
      <w:r w:rsidR="00804B90" w:rsidRPr="00804B90">
        <w:rPr>
          <w:rFonts w:ascii="Arial" w:hAnsi="Arial" w:cs="Arial"/>
          <w:i/>
          <w:iCs/>
          <w:sz w:val="26"/>
          <w:szCs w:val="26"/>
        </w:rPr>
        <w:t xml:space="preserve"> - Pág. 1), alegando a autora, em síntese, como causa de pedir, que as partes conviveram em união estável, no período compreendido entre 20 de janeiro de 2002 a 7 de fevereiro de 2023; que dessa união adveio um filho, nascido em 26/06/2002; que jamais exerceu atividade remunerada formal ou realizou alguma formação acadêmica, pois se dedicava à família, sendo que seus gastos eram suportados integralmente pelo réu; aduz que suas despesas atuais são de R$ 6.000,00 mensal; que o réu recebe três aposentadorias, além disso, possui vários imóveis alugados/arrendados, possuindo rendimentos mensais que perfazem R$ 85.000,00; que, na constância da união, o casal adquiriu os seguintes bens imóveis: 1) Casa: Super Quadra nº 15, Quadra nº 11, Casa 50, Cidade Ocidental/GO; 2) Apartamento: DF 425, no Condomínio Novo Horizonte, Conjunto A, Lote 8A, Apartamento 302, Setor Contagem, Sobradinho/DF; 3) Apartamento: CNB 05, Lote 02, Apartamento 201, Taguatinga Norte/DF, CEP: 72.115-920, Matrícula n. 126794 do Cartório do 3º Ofício de Registro de Imóveis/DF; 4) Fazenda: 03 hectares, Glória na Fazenda Taboquinha/DF; 5) Casa: Quadra 65, Lote </w:t>
      </w:r>
      <w:r w:rsidR="00804B90" w:rsidRPr="00804B90">
        <w:rPr>
          <w:rFonts w:ascii="Arial" w:hAnsi="Arial" w:cs="Arial"/>
          <w:i/>
          <w:iCs/>
          <w:sz w:val="26"/>
          <w:szCs w:val="26"/>
        </w:rPr>
        <w:lastRenderedPageBreak/>
        <w:t>39, Jardim Ingá-GO; 6) Apartamento: Quadra 113, Conjunto 13, Lote 15, Recanto das Emas-DF; 7) Gleba: 3 Glebas de Terra: Super Quadra nº 15, Quadra nº 11, Casa 50, Cidade Ocidental/GO; 8) Fazenda: 756 hectares, Fazenda Paineira ou Bebedouro de Pedras, Cocos/BA; 9) Apartamento: Quadra QN 505, Conjunto 04, Lotes 01 a 04, Apartamento 604 do Empreendimento FX 137 (Residencial Girassol), Samambaia/DF; 10) Casa: Condomínio Recanto dos Nobres, Conjunto B, Lote 26, Casa 01, Sobradinho/DF; 11) Casa: Condomínio Privê II, Quadra 05, Conjunto C, Casa 23, Setor de Mansões, Lago Norte/DF; os veículos Volkswagem Logus 1.8, Ano 1996, Cor: prata, placa: JEM-6817; Ford Fiesta, Ano 2010, Cor: prata, placa: JIF0719; e Ford KA, Ano 2020, Cor: prata, placa: REG0H45; e ainda os bens móveis que guarnecem a residência do casal, com valor estimado de R$ 50.000,00; e além dos valores em conta bancária de titularidade do réu; ao final, requer os benefícios da justiça gratuita; a tutela de urgência para que sejam fixados alimentos no valor de 4,5 salários mínimos mensais; que seja reconhecida a união estável entre as partes no período compreendido entre 20 de janeiro de 2002 a 7 de fevereiro de 2023; e a partilha de todos os bens do casal, na proporção de 50% (cinquenta por cento) para cada um - Num. </w:t>
      </w:r>
      <w:r w:rsidR="00804B90" w:rsidRPr="005D305C">
        <w:rPr>
          <w:rFonts w:ascii="Arial" w:hAnsi="Arial" w:cs="Arial"/>
          <w:i/>
          <w:iCs/>
          <w:sz w:val="26"/>
          <w:szCs w:val="26"/>
        </w:rPr>
        <w:t>148844938</w:t>
      </w:r>
      <w:r w:rsidR="00804B90" w:rsidRPr="00804B90">
        <w:rPr>
          <w:rFonts w:ascii="Arial" w:hAnsi="Arial" w:cs="Arial"/>
          <w:i/>
          <w:iCs/>
          <w:sz w:val="26"/>
          <w:szCs w:val="26"/>
        </w:rPr>
        <w:t> - Pág. 1/25.</w:t>
      </w:r>
    </w:p>
    <w:p w14:paraId="7E31A9F3" w14:textId="7F9513E9"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2. Instruem a petição inicial a cópia da certidão de nascimento do filho comum das partes - Num. </w:t>
      </w:r>
      <w:r w:rsidRPr="005D305C">
        <w:rPr>
          <w:rFonts w:ascii="Arial" w:hAnsi="Arial" w:cs="Arial"/>
          <w:i/>
          <w:iCs/>
          <w:sz w:val="26"/>
          <w:szCs w:val="26"/>
        </w:rPr>
        <w:t>148847149</w:t>
      </w:r>
      <w:r w:rsidRPr="00804B90">
        <w:rPr>
          <w:rFonts w:ascii="Arial" w:hAnsi="Arial" w:cs="Arial"/>
          <w:i/>
          <w:iCs/>
          <w:sz w:val="26"/>
          <w:szCs w:val="26"/>
        </w:rPr>
        <w:t> - Pág. 1/2, dentre outros documentos.</w:t>
      </w:r>
    </w:p>
    <w:p w14:paraId="24E83228" w14:textId="23AB8B0E"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lastRenderedPageBreak/>
        <w:t> 3. Decisão Num. </w:t>
      </w:r>
      <w:r w:rsidRPr="005D305C">
        <w:rPr>
          <w:rFonts w:ascii="Arial" w:hAnsi="Arial" w:cs="Arial"/>
          <w:i/>
          <w:iCs/>
          <w:sz w:val="26"/>
          <w:szCs w:val="26"/>
        </w:rPr>
        <w:t>149341662</w:t>
      </w:r>
      <w:r w:rsidRPr="00804B90">
        <w:rPr>
          <w:rFonts w:ascii="Arial" w:hAnsi="Arial" w:cs="Arial"/>
          <w:i/>
          <w:iCs/>
          <w:sz w:val="26"/>
          <w:szCs w:val="26"/>
        </w:rPr>
        <w:t> - Pág. 1/2, deferiu-se a gratuidade de justiça à autora, indeferiu-se a tutela de urgência pleiteada, por fim, determinou-se a citação/intimação do réu para que se habilite no feito e informe, em 15 dias, se possui interesse em participar de audiência de conciliação, além disso, intimou-se a autora para instruir o feito com cópia de sua certidão de nascimento atualizada e de seu documento pessoal.</w:t>
      </w:r>
    </w:p>
    <w:p w14:paraId="7125F4BA" w14:textId="07B9A95D"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4. Citou-se o requerido - Num. </w:t>
      </w:r>
      <w:r w:rsidRPr="005D305C">
        <w:rPr>
          <w:rFonts w:ascii="Arial" w:hAnsi="Arial" w:cs="Arial"/>
          <w:i/>
          <w:iCs/>
          <w:sz w:val="26"/>
          <w:szCs w:val="26"/>
        </w:rPr>
        <w:t>152093251</w:t>
      </w:r>
      <w:r w:rsidRPr="00804B90">
        <w:rPr>
          <w:rFonts w:ascii="Arial" w:hAnsi="Arial" w:cs="Arial"/>
          <w:i/>
          <w:iCs/>
          <w:sz w:val="26"/>
          <w:szCs w:val="26"/>
        </w:rPr>
        <w:t> - Pág. 1.</w:t>
      </w:r>
    </w:p>
    <w:p w14:paraId="6EA9FBBB" w14:textId="3B791356"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xml:space="preserve"> 5. Em contestação, o réu reconhece que, de fato, conviveu em união estável com a autora pelo período alegado, qual seja, do dia 20/01/2002 ao dia 07/02/2023, destacando que continuam residindo no mesmo endereço, porém, em quartos separados, portanto, tratando-se de ponto incontroverso na presente ação; aduz que nunca foi contra a autora trabalhar ou fazer algum curso acadêmico, ela não fez porque não quis fazer; que a autora não faz jus a partilha de nenhum dos imóveis arrolados em petição inicial, seja porque foram adquiridos pelo réu em data anterior ao início da convivência, ou por terem sido adquiridos por direito de herança/doação dos genitores do réu e ainda adquiridos em sub-rogação com valores referentes à venda de um imóvel que foi adquirido em data anterior ao período de convivência entre as partes; quanto aos veículos, informa que o veículo VW Logus foi furtado e nunca foi encontrado, já o veículo Ford Fiesta foi vendido em 15/09/2021, pelo valor de R$ 15.000,00, sendo a quantia usada na </w:t>
      </w:r>
      <w:r w:rsidRPr="00804B90">
        <w:rPr>
          <w:rFonts w:ascii="Arial" w:hAnsi="Arial" w:cs="Arial"/>
          <w:i/>
          <w:iCs/>
          <w:sz w:val="26"/>
          <w:szCs w:val="26"/>
        </w:rPr>
        <w:lastRenderedPageBreak/>
        <w:t xml:space="preserve">compra do Ford Ka, financiado junto ao Banco de Brasília-BRB, cuja parcela mensal é de R$ 1.332,00, e atualmente o ágio do referido veículo é em torno de R$ 16.000,00, cabendo à autora o equivalente a 50% deste valor, no caso, R$ 8.000,00; que os bens que guarnecem a casa foram adquiridos pelo réu em data anterior ao início do relacionamento entre as partes; que eventuais valores existentes em contas bancárias são originários da venda da Fazenda Burity Vermelho e Jardim, negociada por 15.000 sacas de soja; assevera ainda que recebe um salário mínimo de aposentadoria do INSS e a outra aposentadoria vinda da Alemanha é no valor de apenas R$ 767,46; diz que possui empréstimo consignado junto ao BRB, no valor de R$ 426,00, além disso, possui financiamento imobiliário referente ao apartamento da CNB em Taguatinga, cuja parcela é de R$ 1.500,00, já o apartamento em Samambaia possui parcela de R$ 799,00, logo, sua renda fixa atual é de R$ 1.643,11, além dos valores auferidos com os aluguéis dos imóveis, assim, somente consegue honrar os compromissos e manter o próprio sustento em razão de ter guardado uma parte dos recursos da venda da fazenda Burity Vermelho e Jardim; que a autora informou gastos com água, luz, internet e condomínio, no valor de R$ 1.300,00, além de diarista, sendo que continua morando na casa do réu, o qual paga essas despesas; ao final, requer os benefícios da gratuidade de justiça; que sejam julgados improcedentes todos os pedidos de partilha formulados pela autora dos bens imóveis que pertencem exclusivamente ao réu; que </w:t>
      </w:r>
      <w:r w:rsidRPr="00804B90">
        <w:rPr>
          <w:rFonts w:ascii="Arial" w:hAnsi="Arial" w:cs="Arial"/>
          <w:i/>
          <w:iCs/>
          <w:sz w:val="26"/>
          <w:szCs w:val="26"/>
        </w:rPr>
        <w:lastRenderedPageBreak/>
        <w:t>seja reconhecida a união estável entre as partes, no período de 20/01/2002 a 07/02/2023; que seja julgado improcedente o pedido de pensão alimentícia da autora, ou, em caso remotíssimo, a fixação de pensão temporária equivalente ao máximo de 30% do salário mínimo; a suspensão do feito pelo prazo de 30 dias, para que possa anexar aos autos documentos e/ou extratos que não estão em sua posse; que seja providenciado junto a este tribunal uma cópia dos autos do processo de desquite do réu com sua anterior esposa; e que seja retificado o valor da causa para constar o valor dos alimentos ofertados em 30% do salário mínimo vigente, multiplicado por doze, ou seja, o valor de R$ 4.687,20 (quatro mil, seiscentos e oitenta e sete reais e vinte centavos) - Num. </w:t>
      </w:r>
      <w:r w:rsidRPr="005D305C">
        <w:rPr>
          <w:rFonts w:ascii="Arial" w:hAnsi="Arial" w:cs="Arial"/>
          <w:i/>
          <w:iCs/>
          <w:sz w:val="26"/>
          <w:szCs w:val="26"/>
        </w:rPr>
        <w:t>154422881</w:t>
      </w:r>
      <w:r w:rsidRPr="00804B90">
        <w:rPr>
          <w:rFonts w:ascii="Arial" w:hAnsi="Arial" w:cs="Arial"/>
          <w:i/>
          <w:iCs/>
          <w:sz w:val="26"/>
          <w:szCs w:val="26"/>
        </w:rPr>
        <w:t> - Pág. 1/27.</w:t>
      </w:r>
    </w:p>
    <w:p w14:paraId="34664B20" w14:textId="4AD0464A"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6. Réplica - Num. </w:t>
      </w:r>
      <w:r w:rsidRPr="005D305C">
        <w:rPr>
          <w:rFonts w:ascii="Arial" w:hAnsi="Arial" w:cs="Arial"/>
          <w:i/>
          <w:iCs/>
          <w:sz w:val="26"/>
          <w:szCs w:val="26"/>
        </w:rPr>
        <w:t>157603850</w:t>
      </w:r>
      <w:r w:rsidRPr="00804B90">
        <w:rPr>
          <w:rFonts w:ascii="Arial" w:hAnsi="Arial" w:cs="Arial"/>
          <w:i/>
          <w:iCs/>
          <w:sz w:val="26"/>
          <w:szCs w:val="26"/>
        </w:rPr>
        <w:t> - Pág. 1/34, a autora rechaçou os argumentos formulados em contestação, reiterando os pedidos formulados nos autos.</w:t>
      </w:r>
    </w:p>
    <w:p w14:paraId="2A0F44EF" w14:textId="098F81EB"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7. As partes foram intimadas para especificarem as provas que pretendem produzir - Num. </w:t>
      </w:r>
      <w:r w:rsidRPr="005D305C">
        <w:rPr>
          <w:rFonts w:ascii="Arial" w:hAnsi="Arial" w:cs="Arial"/>
          <w:i/>
          <w:iCs/>
          <w:sz w:val="26"/>
          <w:szCs w:val="26"/>
        </w:rPr>
        <w:t>157864249</w:t>
      </w:r>
      <w:r w:rsidRPr="00804B90">
        <w:rPr>
          <w:rFonts w:ascii="Arial" w:hAnsi="Arial" w:cs="Arial"/>
          <w:i/>
          <w:iCs/>
          <w:sz w:val="26"/>
          <w:szCs w:val="26"/>
        </w:rPr>
        <w:t> - Pág. 1.</w:t>
      </w:r>
    </w:p>
    <w:p w14:paraId="3BADD807" w14:textId="6DD65C5B"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8. A autora requereu a prova pericial, concernente na avaliação dos imóveis e apuração de todos os acréscimos, benfeitorias e melhoramentos realizados ao longo do período de convivência, que não fazem partes dos registros dos bens, e a quebra dos sigilos bancário e fiscal do réu - Num. </w:t>
      </w:r>
      <w:r w:rsidRPr="005D305C">
        <w:rPr>
          <w:rFonts w:ascii="Arial" w:hAnsi="Arial" w:cs="Arial"/>
          <w:i/>
          <w:iCs/>
          <w:sz w:val="26"/>
          <w:szCs w:val="26"/>
        </w:rPr>
        <w:t>160051340</w:t>
      </w:r>
      <w:r w:rsidRPr="00804B90">
        <w:rPr>
          <w:rFonts w:ascii="Arial" w:hAnsi="Arial" w:cs="Arial"/>
          <w:i/>
          <w:iCs/>
          <w:sz w:val="26"/>
          <w:szCs w:val="26"/>
        </w:rPr>
        <w:t> - Pág. 1/4.</w:t>
      </w:r>
    </w:p>
    <w:p w14:paraId="5831EA94" w14:textId="6E9CE83A"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lastRenderedPageBreak/>
        <w:t>9. Lado outro, o réu informou que não tem outras provas a produzir, a não ser eventual juntada de documento novo para o bom julgamento do presente feito - Num. </w:t>
      </w:r>
      <w:r w:rsidRPr="005D305C">
        <w:rPr>
          <w:rFonts w:ascii="Arial" w:hAnsi="Arial" w:cs="Arial"/>
          <w:i/>
          <w:iCs/>
          <w:sz w:val="26"/>
          <w:szCs w:val="26"/>
        </w:rPr>
        <w:t>160747535</w:t>
      </w:r>
      <w:r w:rsidRPr="00804B90">
        <w:rPr>
          <w:rFonts w:ascii="Arial" w:hAnsi="Arial" w:cs="Arial"/>
          <w:i/>
          <w:iCs/>
          <w:sz w:val="26"/>
          <w:szCs w:val="26"/>
        </w:rPr>
        <w:t> - Pág. 1/17.</w:t>
      </w:r>
    </w:p>
    <w:p w14:paraId="5AA91C28" w14:textId="16FA6A1B"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10. Decisão - Num. </w:t>
      </w:r>
      <w:r w:rsidRPr="005D305C">
        <w:rPr>
          <w:rFonts w:ascii="Arial" w:hAnsi="Arial" w:cs="Arial"/>
          <w:i/>
          <w:iCs/>
          <w:sz w:val="26"/>
          <w:szCs w:val="26"/>
        </w:rPr>
        <w:t>161838621</w:t>
      </w:r>
      <w:r w:rsidRPr="00804B90">
        <w:rPr>
          <w:rFonts w:ascii="Arial" w:hAnsi="Arial" w:cs="Arial"/>
          <w:i/>
          <w:iCs/>
          <w:sz w:val="26"/>
          <w:szCs w:val="26"/>
        </w:rPr>
        <w:t> - Pág. 1, indeferiu-se a prova pericial, uma vez que os acréscimos, benfeitorias e melhoramentos que tiverem sido demonstrados nos autos deverão ser partilhados igualmente entre os ex-conviventes após a pertinente liquidação, deferiu-se o pedido de quebra do sigilo fiscal do requerido, referente à última Declaração de Ajuste Anual de Imposto de Renda, via INFOJUD, a fim de apurar suas fontes de renda e patrimônio eventualmente partilhável, anotando-se que eventuais saldos de contas e aplicações financeiras abrangem, unicamente, o que existia em 07/02/2023, data apontada como fim da união estável.</w:t>
      </w:r>
    </w:p>
    <w:p w14:paraId="2D72F446" w14:textId="4F015CE2"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11. Resultado da pesquisa INFOJUD, no tocante à declaração de imposto de renda - IRPF do réu (exercício 2023 ano-calendário 2022) - Num. </w:t>
      </w:r>
      <w:r w:rsidRPr="005D305C">
        <w:rPr>
          <w:rFonts w:ascii="Arial" w:hAnsi="Arial" w:cs="Arial"/>
          <w:i/>
          <w:iCs/>
          <w:sz w:val="26"/>
          <w:szCs w:val="26"/>
        </w:rPr>
        <w:t>168086887</w:t>
      </w:r>
      <w:r w:rsidRPr="00804B90">
        <w:rPr>
          <w:rFonts w:ascii="Arial" w:hAnsi="Arial" w:cs="Arial"/>
          <w:i/>
          <w:iCs/>
          <w:sz w:val="26"/>
          <w:szCs w:val="26"/>
        </w:rPr>
        <w:t> - Pág. 1/10.</w:t>
      </w:r>
    </w:p>
    <w:p w14:paraId="0209C171" w14:textId="6AFF9561"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12. Em manifestação - Num. </w:t>
      </w:r>
      <w:r w:rsidRPr="005D305C">
        <w:rPr>
          <w:rFonts w:ascii="Arial" w:hAnsi="Arial" w:cs="Arial"/>
          <w:i/>
          <w:iCs/>
          <w:sz w:val="26"/>
          <w:szCs w:val="26"/>
        </w:rPr>
        <w:t>169153598</w:t>
      </w:r>
      <w:r w:rsidRPr="00804B90">
        <w:rPr>
          <w:rFonts w:ascii="Arial" w:hAnsi="Arial" w:cs="Arial"/>
          <w:i/>
          <w:iCs/>
          <w:sz w:val="26"/>
          <w:szCs w:val="26"/>
        </w:rPr>
        <w:t xml:space="preserve"> - Pág. 1/3, a autora informa que o réu sonega bens, a despeito de todo o patrimônio milionário que o próprio demandado confessou possuir, com diversos imóveis, fazendas e veículos, nada disso consta de sua declaração à Receita Federal, assim, pugnou que sejam oficiadas as instituições financeira para que encaminhem os extratos bancários de todas as movimentações financeiras do requerido, dos últimos 12 meses antes do fim da união estável, bem como </w:t>
      </w:r>
      <w:r w:rsidRPr="00804B90">
        <w:rPr>
          <w:rFonts w:ascii="Arial" w:hAnsi="Arial" w:cs="Arial"/>
          <w:i/>
          <w:iCs/>
          <w:sz w:val="26"/>
          <w:szCs w:val="26"/>
        </w:rPr>
        <w:lastRenderedPageBreak/>
        <w:t>que seja o feito saneado, reiterando os pedidos constantes nos autos.</w:t>
      </w:r>
    </w:p>
    <w:p w14:paraId="27588CBF" w14:textId="3BF81713"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13. Por sua vez, o réu requereu o julgamento antecipado da lide, haja vista não existirem mais provas a serem produzidas, com fundamento no artigo 355, inciso I, do CPC, bem como a condenação da autora por litigância de má-fé em multa no valor de dez salários mínimos, nos termos do art. 81, § 2º do CPC - Num. </w:t>
      </w:r>
      <w:r w:rsidRPr="005D305C">
        <w:rPr>
          <w:rFonts w:ascii="Arial" w:hAnsi="Arial" w:cs="Arial"/>
          <w:i/>
          <w:iCs/>
          <w:sz w:val="26"/>
          <w:szCs w:val="26"/>
        </w:rPr>
        <w:t>169247872</w:t>
      </w:r>
      <w:r w:rsidRPr="00804B90">
        <w:rPr>
          <w:rFonts w:ascii="Arial" w:hAnsi="Arial" w:cs="Arial"/>
          <w:i/>
          <w:iCs/>
          <w:sz w:val="26"/>
          <w:szCs w:val="26"/>
        </w:rPr>
        <w:t> - Pág. 1/3.</w:t>
      </w:r>
    </w:p>
    <w:p w14:paraId="53EB1E32" w14:textId="64C43F54"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14. Em decisão - Num. </w:t>
      </w:r>
      <w:r w:rsidRPr="005D305C">
        <w:rPr>
          <w:rFonts w:ascii="Arial" w:hAnsi="Arial" w:cs="Arial"/>
          <w:i/>
          <w:iCs/>
          <w:sz w:val="26"/>
          <w:szCs w:val="26"/>
        </w:rPr>
        <w:t>170427372</w:t>
      </w:r>
      <w:r w:rsidRPr="00804B90">
        <w:rPr>
          <w:rFonts w:ascii="Arial" w:hAnsi="Arial" w:cs="Arial"/>
          <w:i/>
          <w:iCs/>
          <w:sz w:val="26"/>
          <w:szCs w:val="26"/>
        </w:rPr>
        <w:t> - Pág. 1/2, determinou-se a expedição de ofício às instituições bancárias/financeiras nas quais o réu possui relacionamento, constatado via SISBAJUD, requisitando o saldo das contas bancárias e investimentos na data do dia 07/02/2023, por fim, deferiu-se a quebra do sigilo bancário do réu, via INFOJUD, para extração do relatório da e-Financeira e Declaração de Operações com Cartão de Crédito - DECRED, quanto ao ano de 2022.</w:t>
      </w:r>
    </w:p>
    <w:p w14:paraId="54609A15" w14:textId="05DCD40C"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15. Resultados das pesquisas de Declaração de Operações com Cartão de Crédito - DECRED - Num. </w:t>
      </w:r>
      <w:r w:rsidRPr="005D305C">
        <w:rPr>
          <w:rFonts w:ascii="Arial" w:hAnsi="Arial" w:cs="Arial"/>
          <w:i/>
          <w:iCs/>
          <w:sz w:val="26"/>
          <w:szCs w:val="26"/>
        </w:rPr>
        <w:t>171764650</w:t>
      </w:r>
      <w:r w:rsidRPr="00804B90">
        <w:rPr>
          <w:rFonts w:ascii="Arial" w:hAnsi="Arial" w:cs="Arial"/>
          <w:i/>
          <w:iCs/>
          <w:sz w:val="26"/>
          <w:szCs w:val="26"/>
        </w:rPr>
        <w:t> - Pág. 1/2; relatórios da e-Financeira - Num. </w:t>
      </w:r>
      <w:r w:rsidRPr="005D305C">
        <w:rPr>
          <w:rFonts w:ascii="Arial" w:hAnsi="Arial" w:cs="Arial"/>
          <w:i/>
          <w:iCs/>
          <w:sz w:val="26"/>
          <w:szCs w:val="26"/>
        </w:rPr>
        <w:t>171764651</w:t>
      </w:r>
      <w:r w:rsidRPr="00804B90">
        <w:rPr>
          <w:rFonts w:ascii="Arial" w:hAnsi="Arial" w:cs="Arial"/>
          <w:i/>
          <w:iCs/>
          <w:sz w:val="26"/>
          <w:szCs w:val="26"/>
        </w:rPr>
        <w:t> - Pág. 1/10; respostas de ofícios do Banco Crefisa - Num. </w:t>
      </w:r>
      <w:r w:rsidRPr="005D305C">
        <w:rPr>
          <w:rFonts w:ascii="Arial" w:hAnsi="Arial" w:cs="Arial"/>
          <w:i/>
          <w:iCs/>
          <w:sz w:val="26"/>
          <w:szCs w:val="26"/>
        </w:rPr>
        <w:t>172122360</w:t>
      </w:r>
      <w:r w:rsidRPr="00804B90">
        <w:rPr>
          <w:rFonts w:ascii="Arial" w:hAnsi="Arial" w:cs="Arial"/>
          <w:i/>
          <w:iCs/>
          <w:sz w:val="26"/>
          <w:szCs w:val="26"/>
        </w:rPr>
        <w:t> - Pág. 1, Num. </w:t>
      </w:r>
      <w:r w:rsidRPr="005D305C">
        <w:rPr>
          <w:rFonts w:ascii="Arial" w:hAnsi="Arial" w:cs="Arial"/>
          <w:i/>
          <w:iCs/>
          <w:sz w:val="26"/>
          <w:szCs w:val="26"/>
        </w:rPr>
        <w:t>172122361</w:t>
      </w:r>
      <w:r w:rsidRPr="00804B90">
        <w:rPr>
          <w:rFonts w:ascii="Arial" w:hAnsi="Arial" w:cs="Arial"/>
          <w:i/>
          <w:iCs/>
          <w:sz w:val="26"/>
          <w:szCs w:val="26"/>
        </w:rPr>
        <w:t> - Pág. 1 e Num. </w:t>
      </w:r>
      <w:r w:rsidRPr="005D305C">
        <w:rPr>
          <w:rFonts w:ascii="Arial" w:hAnsi="Arial" w:cs="Arial"/>
          <w:i/>
          <w:iCs/>
          <w:sz w:val="26"/>
          <w:szCs w:val="26"/>
        </w:rPr>
        <w:t>181556972</w:t>
      </w:r>
      <w:r w:rsidRPr="00804B90">
        <w:rPr>
          <w:rFonts w:ascii="Arial" w:hAnsi="Arial" w:cs="Arial"/>
          <w:i/>
          <w:iCs/>
          <w:sz w:val="26"/>
          <w:szCs w:val="26"/>
        </w:rPr>
        <w:t> - Pág. 1/4; do Banco Bradesco - Num. </w:t>
      </w:r>
      <w:r w:rsidRPr="005D305C">
        <w:rPr>
          <w:rFonts w:ascii="Arial" w:hAnsi="Arial" w:cs="Arial"/>
          <w:i/>
          <w:iCs/>
          <w:sz w:val="26"/>
          <w:szCs w:val="26"/>
        </w:rPr>
        <w:t>172603587</w:t>
      </w:r>
      <w:r w:rsidRPr="00804B90">
        <w:rPr>
          <w:rFonts w:ascii="Arial" w:hAnsi="Arial" w:cs="Arial"/>
          <w:i/>
          <w:iCs/>
          <w:sz w:val="26"/>
          <w:szCs w:val="26"/>
        </w:rPr>
        <w:t> - Pág. 1; do Banco do Brasil - Num. </w:t>
      </w:r>
      <w:r w:rsidRPr="005D305C">
        <w:rPr>
          <w:rFonts w:ascii="Arial" w:hAnsi="Arial" w:cs="Arial"/>
          <w:i/>
          <w:iCs/>
          <w:sz w:val="26"/>
          <w:szCs w:val="26"/>
        </w:rPr>
        <w:t>173231409</w:t>
      </w:r>
      <w:r w:rsidRPr="00804B90">
        <w:rPr>
          <w:rFonts w:ascii="Arial" w:hAnsi="Arial" w:cs="Arial"/>
          <w:i/>
          <w:iCs/>
          <w:sz w:val="26"/>
          <w:szCs w:val="26"/>
        </w:rPr>
        <w:t> - Pág. 1; do Banco de Brasília-BRB - Num. </w:t>
      </w:r>
      <w:r w:rsidRPr="005D305C">
        <w:rPr>
          <w:rFonts w:ascii="Arial" w:hAnsi="Arial" w:cs="Arial"/>
          <w:i/>
          <w:iCs/>
          <w:sz w:val="26"/>
          <w:szCs w:val="26"/>
        </w:rPr>
        <w:t>174400569</w:t>
      </w:r>
      <w:r w:rsidRPr="00804B90">
        <w:rPr>
          <w:rFonts w:ascii="Arial" w:hAnsi="Arial" w:cs="Arial"/>
          <w:i/>
          <w:iCs/>
          <w:sz w:val="26"/>
          <w:szCs w:val="26"/>
        </w:rPr>
        <w:t> - Pág. 1; do Banco BMG - Num. </w:t>
      </w:r>
      <w:r w:rsidRPr="005D305C">
        <w:rPr>
          <w:rFonts w:ascii="Arial" w:hAnsi="Arial" w:cs="Arial"/>
          <w:i/>
          <w:iCs/>
          <w:sz w:val="26"/>
          <w:szCs w:val="26"/>
        </w:rPr>
        <w:t>180990317</w:t>
      </w:r>
      <w:r w:rsidRPr="00804B90">
        <w:rPr>
          <w:rFonts w:ascii="Arial" w:hAnsi="Arial" w:cs="Arial"/>
          <w:i/>
          <w:iCs/>
          <w:sz w:val="26"/>
          <w:szCs w:val="26"/>
        </w:rPr>
        <w:t> - Pág. 1/2; e do Banco Sicoob - Num. </w:t>
      </w:r>
      <w:r w:rsidRPr="005D305C">
        <w:rPr>
          <w:rFonts w:ascii="Arial" w:hAnsi="Arial" w:cs="Arial"/>
          <w:i/>
          <w:iCs/>
          <w:sz w:val="26"/>
          <w:szCs w:val="26"/>
        </w:rPr>
        <w:t>211854350</w:t>
      </w:r>
      <w:r w:rsidRPr="00804B90">
        <w:rPr>
          <w:rFonts w:ascii="Arial" w:hAnsi="Arial" w:cs="Arial"/>
          <w:i/>
          <w:iCs/>
          <w:sz w:val="26"/>
          <w:szCs w:val="26"/>
        </w:rPr>
        <w:t> - Pág. 1/2.</w:t>
      </w:r>
    </w:p>
    <w:p w14:paraId="480B51FD" w14:textId="01BAE736"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lastRenderedPageBreak/>
        <w:t> 16. Em decisão - Num. </w:t>
      </w:r>
      <w:r w:rsidRPr="005D305C">
        <w:rPr>
          <w:rFonts w:ascii="Arial" w:hAnsi="Arial" w:cs="Arial"/>
          <w:i/>
          <w:iCs/>
          <w:sz w:val="26"/>
          <w:szCs w:val="26"/>
        </w:rPr>
        <w:t>213921399</w:t>
      </w:r>
      <w:r w:rsidRPr="00804B90">
        <w:rPr>
          <w:rFonts w:ascii="Arial" w:hAnsi="Arial" w:cs="Arial"/>
          <w:i/>
          <w:iCs/>
          <w:sz w:val="26"/>
          <w:szCs w:val="26"/>
        </w:rPr>
        <w:t> - Pág. 1, com fundamento no art. 370, parágrafo único, do CPC, foi encerrada a fase probatória e, na forma do art. 364, § 2º, intimou-se a autora e o réu para apresentarem, respectivamente, suas alegações finais, no prazo de 15 dias, devendo os autos retornarem conclusos para sentença.</w:t>
      </w:r>
    </w:p>
    <w:p w14:paraId="60E2BFEB" w14:textId="688F928C"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17. Alegações finais apresentadas pelas partes - Num. </w:t>
      </w:r>
      <w:r w:rsidRPr="005D305C">
        <w:rPr>
          <w:rFonts w:ascii="Arial" w:hAnsi="Arial" w:cs="Arial"/>
          <w:i/>
          <w:iCs/>
          <w:sz w:val="26"/>
          <w:szCs w:val="26"/>
        </w:rPr>
        <w:t>218721995</w:t>
      </w:r>
      <w:r w:rsidRPr="00804B90">
        <w:rPr>
          <w:rFonts w:ascii="Arial" w:hAnsi="Arial" w:cs="Arial"/>
          <w:i/>
          <w:iCs/>
          <w:sz w:val="26"/>
          <w:szCs w:val="26"/>
        </w:rPr>
        <w:t> - Pág. 1/32 e Num. </w:t>
      </w:r>
      <w:r w:rsidRPr="005D305C">
        <w:rPr>
          <w:rFonts w:ascii="Arial" w:hAnsi="Arial" w:cs="Arial"/>
          <w:i/>
          <w:iCs/>
          <w:sz w:val="26"/>
          <w:szCs w:val="26"/>
        </w:rPr>
        <w:t>223030664</w:t>
      </w:r>
      <w:r w:rsidRPr="00804B90">
        <w:rPr>
          <w:rFonts w:ascii="Arial" w:hAnsi="Arial" w:cs="Arial"/>
          <w:i/>
          <w:iCs/>
          <w:sz w:val="26"/>
          <w:szCs w:val="26"/>
        </w:rPr>
        <w:t> - Pág. 1/31.</w:t>
      </w:r>
    </w:p>
    <w:p w14:paraId="1C775B1D" w14:textId="6F9C1437"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18. Em decisão - Num. </w:t>
      </w:r>
      <w:r w:rsidRPr="005D305C">
        <w:rPr>
          <w:rFonts w:ascii="Arial" w:hAnsi="Arial" w:cs="Arial"/>
          <w:i/>
          <w:iCs/>
          <w:sz w:val="26"/>
          <w:szCs w:val="26"/>
        </w:rPr>
        <w:t>231621955</w:t>
      </w:r>
      <w:r w:rsidRPr="00804B90">
        <w:rPr>
          <w:rFonts w:ascii="Arial" w:hAnsi="Arial" w:cs="Arial"/>
          <w:i/>
          <w:iCs/>
          <w:sz w:val="26"/>
          <w:szCs w:val="26"/>
        </w:rPr>
        <w:t> - Pág. 1/2, determinou-se a intimação das partes, a fim de juntar aos autos as certidões de nascimento e/ou casamento atualizadas, bem como para instruir o feito com documentos CRLV atual ou DUT dos veículos VW Logus 1.8, Ano 1996, cor prata, Placa JEM-6817, e Ford KA, ano 2020, cor prata, placa REG0H45, e do imóvel denominado Fazenda Paineira, localizado em Cocos, BA.  </w:t>
      </w:r>
    </w:p>
    <w:p w14:paraId="56B7FF12" w14:textId="4EBC6046" w:rsidR="00804B90" w:rsidRPr="00804B90"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19. As certidões de nascimento e casamento das partes foram juntadas aos autos - Num. </w:t>
      </w:r>
      <w:r w:rsidRPr="005D305C">
        <w:rPr>
          <w:rFonts w:ascii="Arial" w:hAnsi="Arial" w:cs="Arial"/>
          <w:i/>
          <w:iCs/>
          <w:sz w:val="26"/>
          <w:szCs w:val="26"/>
        </w:rPr>
        <w:t>235007133</w:t>
      </w:r>
      <w:r w:rsidRPr="00804B90">
        <w:rPr>
          <w:rFonts w:ascii="Arial" w:hAnsi="Arial" w:cs="Arial"/>
          <w:i/>
          <w:iCs/>
          <w:sz w:val="26"/>
          <w:szCs w:val="26"/>
        </w:rPr>
        <w:t> - Pág. 1 e Num. </w:t>
      </w:r>
      <w:r w:rsidRPr="005D305C">
        <w:rPr>
          <w:rFonts w:ascii="Arial" w:hAnsi="Arial" w:cs="Arial"/>
          <w:i/>
          <w:iCs/>
          <w:sz w:val="26"/>
          <w:szCs w:val="26"/>
        </w:rPr>
        <w:t>235007134</w:t>
      </w:r>
      <w:r w:rsidRPr="00804B90">
        <w:rPr>
          <w:rFonts w:ascii="Arial" w:hAnsi="Arial" w:cs="Arial"/>
          <w:i/>
          <w:iCs/>
          <w:sz w:val="26"/>
          <w:szCs w:val="26"/>
        </w:rPr>
        <w:t> - Pág. 1.</w:t>
      </w:r>
    </w:p>
    <w:p w14:paraId="2A1367AB" w14:textId="5C4E5A00" w:rsidR="00F63CDB" w:rsidRPr="000A7009" w:rsidRDefault="00804B90" w:rsidP="00804B90">
      <w:pPr>
        <w:spacing w:after="0" w:line="360" w:lineRule="auto"/>
        <w:ind w:left="2268" w:firstLine="1134"/>
        <w:jc w:val="both"/>
        <w:rPr>
          <w:rFonts w:ascii="Arial" w:hAnsi="Arial" w:cs="Arial"/>
          <w:i/>
          <w:iCs/>
          <w:sz w:val="26"/>
          <w:szCs w:val="26"/>
        </w:rPr>
      </w:pPr>
      <w:r w:rsidRPr="00804B90">
        <w:rPr>
          <w:rFonts w:ascii="Arial" w:hAnsi="Arial" w:cs="Arial"/>
          <w:i/>
          <w:iCs/>
          <w:sz w:val="26"/>
          <w:szCs w:val="26"/>
        </w:rPr>
        <w:t> 20. Em manifestação - Num. </w:t>
      </w:r>
      <w:r w:rsidRPr="005D305C">
        <w:rPr>
          <w:rFonts w:ascii="Arial" w:hAnsi="Arial" w:cs="Arial"/>
          <w:i/>
          <w:iCs/>
          <w:sz w:val="26"/>
          <w:szCs w:val="26"/>
        </w:rPr>
        <w:t>236394510</w:t>
      </w:r>
      <w:r w:rsidRPr="00804B90">
        <w:rPr>
          <w:rFonts w:ascii="Arial" w:hAnsi="Arial" w:cs="Arial"/>
          <w:i/>
          <w:iCs/>
          <w:sz w:val="26"/>
          <w:szCs w:val="26"/>
        </w:rPr>
        <w:t> - Pág. 1, o réu informou que não possui documento do veículo VW Logus 1.8, ano 1996, cor prata, Placa JEM6817, pois, na verdade, o bem foi vendido a mais de 20 anos atrás, informando, ainda, que o imóvel Fazenda Paineira é irregular e não possui escritura pública, conforme documentos anexados - Num. </w:t>
      </w:r>
      <w:r w:rsidRPr="005D305C">
        <w:rPr>
          <w:rFonts w:ascii="Arial" w:hAnsi="Arial" w:cs="Arial"/>
          <w:i/>
          <w:iCs/>
          <w:sz w:val="26"/>
          <w:szCs w:val="26"/>
        </w:rPr>
        <w:t>236394512</w:t>
      </w:r>
      <w:r w:rsidRPr="00804B90">
        <w:rPr>
          <w:rFonts w:ascii="Arial" w:hAnsi="Arial" w:cs="Arial"/>
          <w:i/>
          <w:iCs/>
          <w:sz w:val="26"/>
          <w:szCs w:val="26"/>
        </w:rPr>
        <w:t> - Pág. 1/2 e Num. </w:t>
      </w:r>
      <w:r w:rsidRPr="005D305C">
        <w:rPr>
          <w:rFonts w:ascii="Arial" w:hAnsi="Arial" w:cs="Arial"/>
          <w:i/>
          <w:iCs/>
          <w:sz w:val="26"/>
          <w:szCs w:val="26"/>
        </w:rPr>
        <w:t>236394513</w:t>
      </w:r>
      <w:r w:rsidRPr="00804B90">
        <w:rPr>
          <w:rFonts w:ascii="Arial" w:hAnsi="Arial" w:cs="Arial"/>
          <w:i/>
          <w:iCs/>
          <w:sz w:val="26"/>
          <w:szCs w:val="26"/>
        </w:rPr>
        <w:t> - Pág. 1.</w:t>
      </w:r>
      <w:r>
        <w:rPr>
          <w:rFonts w:ascii="Arial" w:hAnsi="Arial" w:cs="Arial"/>
          <w:i/>
          <w:iCs/>
          <w:sz w:val="26"/>
          <w:szCs w:val="26"/>
        </w:rPr>
        <w:t xml:space="preserve"> (.</w:t>
      </w:r>
      <w:r w:rsidR="00BA700C" w:rsidRPr="000A7009">
        <w:rPr>
          <w:rFonts w:ascii="Arial" w:hAnsi="Arial" w:cs="Arial"/>
          <w:i/>
          <w:iCs/>
          <w:sz w:val="26"/>
          <w:szCs w:val="26"/>
        </w:rPr>
        <w:t>..)</w:t>
      </w:r>
      <w:r w:rsidR="0061262D" w:rsidRPr="000A7009">
        <w:rPr>
          <w:rFonts w:ascii="Arial" w:hAnsi="Arial" w:cs="Arial"/>
          <w:i/>
          <w:iCs/>
          <w:sz w:val="26"/>
          <w:szCs w:val="26"/>
        </w:rPr>
        <w:t xml:space="preserve">” </w:t>
      </w:r>
      <w:r w:rsidR="0061262D" w:rsidRPr="00804B90">
        <w:rPr>
          <w:rFonts w:ascii="Arial" w:hAnsi="Arial" w:cs="Arial"/>
          <w:sz w:val="26"/>
          <w:szCs w:val="26"/>
        </w:rPr>
        <w:t>(ID</w:t>
      </w:r>
      <w:r w:rsidRPr="00804B90">
        <w:t xml:space="preserve"> </w:t>
      </w:r>
      <w:r w:rsidRPr="00804B90">
        <w:rPr>
          <w:rFonts w:ascii="Arial" w:hAnsi="Arial" w:cs="Arial"/>
          <w:sz w:val="26"/>
          <w:szCs w:val="26"/>
        </w:rPr>
        <w:t>80350399</w:t>
      </w:r>
      <w:r w:rsidR="0061262D" w:rsidRPr="00804B90">
        <w:rPr>
          <w:rFonts w:ascii="Arial" w:hAnsi="Arial" w:cs="Arial"/>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7451B1F5" w14:textId="77777777" w:rsidR="00F61778" w:rsidRPr="00F61778" w:rsidRDefault="00F61778" w:rsidP="00F61778">
      <w:pPr>
        <w:spacing w:after="0" w:line="360" w:lineRule="auto"/>
        <w:ind w:firstLine="2268"/>
        <w:jc w:val="both"/>
        <w:rPr>
          <w:rFonts w:ascii="Arial" w:hAnsi="Arial" w:cs="Arial"/>
          <w:sz w:val="28"/>
          <w:szCs w:val="28"/>
        </w:rPr>
      </w:pPr>
      <w:r w:rsidRPr="00F61778">
        <w:rPr>
          <w:rFonts w:ascii="Arial" w:hAnsi="Arial" w:cs="Arial"/>
          <w:sz w:val="28"/>
          <w:szCs w:val="28"/>
        </w:rPr>
        <w:t>O MM. Juiz sentenciante, Dr. Leandro Pereira Colombano, da 3ª Vara de Família de Brasília,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12D211CE" w14:textId="4AFE6C06" w:rsidR="00F61778" w:rsidRPr="00F61778" w:rsidRDefault="0006080C" w:rsidP="00F61778">
      <w:pPr>
        <w:spacing w:after="0" w:line="360" w:lineRule="auto"/>
        <w:ind w:left="2268" w:firstLine="1134"/>
        <w:jc w:val="both"/>
        <w:rPr>
          <w:rFonts w:ascii="Arial" w:hAnsi="Arial" w:cs="Arial"/>
          <w:b/>
          <w:bCs/>
          <w:i/>
          <w:iCs/>
          <w:sz w:val="26"/>
          <w:szCs w:val="26"/>
        </w:rPr>
      </w:pPr>
      <w:r w:rsidRPr="000A7009">
        <w:rPr>
          <w:rFonts w:ascii="Arial" w:hAnsi="Arial" w:cs="Arial"/>
          <w:sz w:val="26"/>
          <w:szCs w:val="26"/>
        </w:rPr>
        <w:t>“</w:t>
      </w:r>
      <w:r w:rsidR="00F61778" w:rsidRPr="00F61778">
        <w:rPr>
          <w:rFonts w:ascii="Arial" w:hAnsi="Arial" w:cs="Arial"/>
          <w:i/>
          <w:iCs/>
          <w:sz w:val="26"/>
          <w:szCs w:val="26"/>
        </w:rPr>
        <w:t xml:space="preserve">61. No caso, não há que se falar em condenação por litigância de má-fé, porquanto a autora limitou-se a exercer seu direito, não violando dever de lealdade processual ao longo deste processo, por essas razões, </w:t>
      </w:r>
      <w:r w:rsidR="00F61778" w:rsidRPr="00F61778">
        <w:rPr>
          <w:rFonts w:ascii="Arial" w:hAnsi="Arial" w:cs="Arial"/>
          <w:b/>
          <w:bCs/>
          <w:i/>
          <w:iCs/>
          <w:sz w:val="26"/>
          <w:szCs w:val="26"/>
        </w:rPr>
        <w:t xml:space="preserve">indefiro o pedido veiculado pelo réu em petição ID Num. 169247872 - Pág. 1/3.   </w:t>
      </w:r>
    </w:p>
    <w:p w14:paraId="510E28DD" w14:textId="77777777" w:rsidR="00F61778" w:rsidRPr="00F61778" w:rsidRDefault="00F61778" w:rsidP="00F61778">
      <w:pPr>
        <w:spacing w:after="0" w:line="360" w:lineRule="auto"/>
        <w:ind w:left="2268" w:firstLine="1134"/>
        <w:jc w:val="both"/>
        <w:rPr>
          <w:rFonts w:ascii="Arial" w:hAnsi="Arial" w:cs="Arial"/>
          <w:b/>
          <w:bCs/>
          <w:i/>
          <w:iCs/>
          <w:sz w:val="26"/>
          <w:szCs w:val="26"/>
        </w:rPr>
      </w:pPr>
      <w:r w:rsidRPr="00F61778">
        <w:rPr>
          <w:rFonts w:ascii="Arial" w:hAnsi="Arial" w:cs="Arial"/>
          <w:i/>
          <w:iCs/>
          <w:sz w:val="26"/>
          <w:szCs w:val="26"/>
        </w:rPr>
        <w:t xml:space="preserve">62. Posto isso, </w:t>
      </w:r>
      <w:r w:rsidRPr="00F61778">
        <w:rPr>
          <w:rFonts w:ascii="Arial" w:hAnsi="Arial" w:cs="Arial"/>
          <w:b/>
          <w:bCs/>
          <w:i/>
          <w:iCs/>
          <w:sz w:val="26"/>
          <w:szCs w:val="26"/>
        </w:rPr>
        <w:t>julgo parcialmente procedentes os pedidos veiculados em petição inicial, para o fim de declarar existente a união estável entre a autora e o réu, no período compreendido entre 20 de janeiro de 2002 e 7 de fevereiro de 2023 e para partilhar, à razão de 50% (cinquenta por cento) para cada uma das partes, os seguintes bens: a) os direitos aquisitivos sobre o veículo Ford KA, ano fabricação/modelo 2020/2021, cor prata, placa REG0H45</w:t>
      </w:r>
      <w:r w:rsidRPr="00F61778">
        <w:rPr>
          <w:rFonts w:ascii="Arial" w:hAnsi="Arial" w:cs="Arial"/>
          <w:i/>
          <w:iCs/>
          <w:sz w:val="26"/>
          <w:szCs w:val="26"/>
        </w:rPr>
        <w:t xml:space="preserve"> - Num. 236394513 - Pág. 1, ressalvado o direito de terceiros; </w:t>
      </w:r>
      <w:r w:rsidRPr="00F61778">
        <w:rPr>
          <w:rFonts w:ascii="Arial" w:hAnsi="Arial" w:cs="Arial"/>
          <w:b/>
          <w:bCs/>
          <w:i/>
          <w:iCs/>
          <w:sz w:val="26"/>
          <w:szCs w:val="26"/>
        </w:rPr>
        <w:t>b) os bens móveis que guarnecem a residência do casal,</w:t>
      </w:r>
      <w:r w:rsidRPr="00F61778">
        <w:rPr>
          <w:rFonts w:ascii="Arial" w:hAnsi="Arial" w:cs="Arial"/>
          <w:i/>
          <w:iCs/>
          <w:sz w:val="26"/>
          <w:szCs w:val="26"/>
        </w:rPr>
        <w:t xml:space="preserve"> avaliados em, aproximadamente, R$ 50.000,00 (cinquenta mil reais) - Num. 148844938 - Pág. 8; e </w:t>
      </w:r>
      <w:r w:rsidRPr="00F61778">
        <w:rPr>
          <w:rFonts w:ascii="Arial" w:hAnsi="Arial" w:cs="Arial"/>
          <w:b/>
          <w:bCs/>
          <w:i/>
          <w:iCs/>
          <w:sz w:val="26"/>
          <w:szCs w:val="26"/>
        </w:rPr>
        <w:t>c) o saldo bancário</w:t>
      </w:r>
      <w:r w:rsidRPr="00F61778">
        <w:rPr>
          <w:rFonts w:ascii="Arial" w:hAnsi="Arial" w:cs="Arial"/>
          <w:i/>
          <w:iCs/>
          <w:sz w:val="26"/>
          <w:szCs w:val="26"/>
        </w:rPr>
        <w:t xml:space="preserve"> existente na conta 110-017105-0, em 07/02/2023, no valor de </w:t>
      </w:r>
      <w:r w:rsidRPr="00F61778">
        <w:rPr>
          <w:rFonts w:ascii="Arial" w:hAnsi="Arial" w:cs="Arial"/>
          <w:b/>
          <w:bCs/>
          <w:i/>
          <w:iCs/>
          <w:sz w:val="26"/>
          <w:szCs w:val="26"/>
        </w:rPr>
        <w:t>R$ 322,55 (trezentos e vinte e dois reais e cinquenta e cinco centavos),</w:t>
      </w:r>
      <w:r w:rsidRPr="00F61778">
        <w:rPr>
          <w:rFonts w:ascii="Arial" w:hAnsi="Arial" w:cs="Arial"/>
          <w:i/>
          <w:iCs/>
          <w:sz w:val="26"/>
          <w:szCs w:val="26"/>
        </w:rPr>
        <w:t xml:space="preserve"> perante o Banco de Brasília-BRB - Num. 174400569 - Pág. 1 </w:t>
      </w:r>
      <w:r w:rsidRPr="00F61778">
        <w:rPr>
          <w:rFonts w:ascii="Arial" w:hAnsi="Arial" w:cs="Arial"/>
          <w:b/>
          <w:bCs/>
          <w:i/>
          <w:iCs/>
          <w:sz w:val="26"/>
          <w:szCs w:val="26"/>
        </w:rPr>
        <w:t xml:space="preserve">e, por conseguinte, extingo o processo com </w:t>
      </w:r>
      <w:r w:rsidRPr="00F61778">
        <w:rPr>
          <w:rFonts w:ascii="Arial" w:hAnsi="Arial" w:cs="Arial"/>
          <w:b/>
          <w:bCs/>
          <w:i/>
          <w:iCs/>
          <w:sz w:val="26"/>
          <w:szCs w:val="26"/>
        </w:rPr>
        <w:lastRenderedPageBreak/>
        <w:t xml:space="preserve">resolução de mérito, na forma do art. 487, inciso I, do Código de Processo Civil.   </w:t>
      </w:r>
    </w:p>
    <w:p w14:paraId="0DC4CA09" w14:textId="77777777" w:rsidR="00F61778" w:rsidRPr="00F61778" w:rsidRDefault="00F61778" w:rsidP="00F61778">
      <w:pPr>
        <w:spacing w:after="0" w:line="360" w:lineRule="auto"/>
        <w:ind w:left="2268" w:firstLine="1134"/>
        <w:jc w:val="both"/>
        <w:rPr>
          <w:rFonts w:ascii="Arial" w:hAnsi="Arial" w:cs="Arial"/>
          <w:i/>
          <w:iCs/>
          <w:sz w:val="26"/>
          <w:szCs w:val="26"/>
        </w:rPr>
      </w:pPr>
      <w:r w:rsidRPr="00F61778">
        <w:rPr>
          <w:rFonts w:ascii="Arial" w:hAnsi="Arial" w:cs="Arial"/>
          <w:i/>
          <w:iCs/>
          <w:sz w:val="26"/>
          <w:szCs w:val="26"/>
        </w:rPr>
        <w:t>63. Nos termos do art. 86, caput, c/c art. 85, § 8º, do CPC, condeno ambas as partes, parcialmente vencidas, ao pagamento pro rata das despesas do processo e, ainda, ao pagamento de honorários advocatícios, recíprocos, que fixo em R$ 9.000,00 (nove mil reais), ficando, todavia, suspensa a exigibilidade da cota parte da autora, tendo em conta a gratuidade de justiça deferida, nos termos da decisão - Num. 149341662 - Pág. 1/2.</w:t>
      </w:r>
    </w:p>
    <w:p w14:paraId="61EEDBBA" w14:textId="77777777" w:rsidR="00F61778" w:rsidRPr="00F61778" w:rsidRDefault="00F61778" w:rsidP="00F61778">
      <w:pPr>
        <w:spacing w:after="0" w:line="360" w:lineRule="auto"/>
        <w:ind w:left="2268" w:firstLine="1134"/>
        <w:jc w:val="both"/>
        <w:rPr>
          <w:rFonts w:ascii="Arial" w:hAnsi="Arial" w:cs="Arial"/>
          <w:b/>
          <w:bCs/>
          <w:i/>
          <w:iCs/>
          <w:sz w:val="26"/>
          <w:szCs w:val="26"/>
          <w:u w:val="single"/>
        </w:rPr>
      </w:pPr>
      <w:r w:rsidRPr="00F61778">
        <w:rPr>
          <w:rFonts w:ascii="Arial" w:hAnsi="Arial" w:cs="Arial"/>
          <w:b/>
          <w:bCs/>
          <w:i/>
          <w:iCs/>
          <w:sz w:val="26"/>
          <w:szCs w:val="26"/>
          <w:u w:val="single"/>
        </w:rPr>
        <w:t>64. Na forma do art. 1.026, § 2º, CPC, ficam as partes advertidas, desde já, que a oposição de embargos declaratórios destituídos de fundamento, visando unicamente a reanálise de provas ou do julgado, será sancionada com multa.</w:t>
      </w:r>
    </w:p>
    <w:p w14:paraId="163354A9" w14:textId="5CD34E31" w:rsidR="0006080C" w:rsidRPr="000A7009" w:rsidRDefault="00F61778" w:rsidP="00F61778">
      <w:pPr>
        <w:spacing w:after="0" w:line="360" w:lineRule="auto"/>
        <w:ind w:left="2268" w:firstLine="1134"/>
        <w:jc w:val="both"/>
        <w:rPr>
          <w:rFonts w:ascii="Arial" w:hAnsi="Arial" w:cs="Arial"/>
          <w:i/>
          <w:iCs/>
          <w:sz w:val="26"/>
          <w:szCs w:val="26"/>
        </w:rPr>
      </w:pPr>
      <w:r w:rsidRPr="00F61778">
        <w:rPr>
          <w:rFonts w:ascii="Arial" w:hAnsi="Arial" w:cs="Arial"/>
          <w:i/>
          <w:iCs/>
          <w:sz w:val="26"/>
          <w:szCs w:val="26"/>
        </w:rPr>
        <w:t xml:space="preserve">65. Transitada em julgado, proceda a Secretaria quanto às despesas do processo e ao arquivamento dos autos, conforme disposto no art. 100 e §§ e art. 101 e §§ do Provimento Geral da Corregedoria.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14:paraId="5DC7D771" w14:textId="1A8B7387" w:rsidR="0006080C" w:rsidRDefault="003F103F" w:rsidP="00DB1301">
      <w:pPr>
        <w:spacing w:after="0" w:line="360" w:lineRule="auto"/>
        <w:ind w:firstLine="2268"/>
        <w:jc w:val="both"/>
        <w:rPr>
          <w:rFonts w:ascii="Arial" w:hAnsi="Arial" w:cs="Arial"/>
          <w:sz w:val="28"/>
          <w:szCs w:val="28"/>
        </w:rPr>
      </w:pPr>
      <w:r>
        <w:rPr>
          <w:rFonts w:ascii="Arial" w:hAnsi="Arial" w:cs="Arial"/>
          <w:sz w:val="28"/>
          <w:szCs w:val="28"/>
        </w:rPr>
        <w:t xml:space="preserve">A autora/apelante </w:t>
      </w:r>
      <w:r w:rsidR="009C1026" w:rsidRPr="3F2CDD4C">
        <w:rPr>
          <w:rFonts w:ascii="Arial" w:hAnsi="Arial" w:cs="Arial"/>
          <w:sz w:val="28"/>
          <w:szCs w:val="28"/>
        </w:rPr>
        <w:t>opôs</w:t>
      </w:r>
      <w:r>
        <w:rPr>
          <w:rFonts w:ascii="Arial" w:hAnsi="Arial" w:cs="Arial"/>
          <w:sz w:val="28"/>
          <w:szCs w:val="28"/>
        </w:rPr>
        <w:t xml:space="preserve"> </w:t>
      </w:r>
      <w:r w:rsidR="009C1026" w:rsidRPr="3F2CDD4C">
        <w:rPr>
          <w:rFonts w:ascii="Arial" w:hAnsi="Arial" w:cs="Arial"/>
          <w:sz w:val="28"/>
          <w:szCs w:val="28"/>
        </w:rPr>
        <w:t xml:space="preserve">embargos de declaração (ID </w:t>
      </w:r>
      <w:r w:rsidRPr="003F103F">
        <w:rPr>
          <w:rFonts w:ascii="Arial" w:hAnsi="Arial" w:cs="Arial"/>
          <w:sz w:val="28"/>
          <w:szCs w:val="28"/>
        </w:rPr>
        <w:t>80350401</w:t>
      </w:r>
      <w:r w:rsidR="009C1026" w:rsidRPr="3F2CDD4C">
        <w:rPr>
          <w:rFonts w:ascii="Arial" w:hAnsi="Arial" w:cs="Arial"/>
          <w:sz w:val="28"/>
          <w:szCs w:val="28"/>
        </w:rPr>
        <w:t>), os quais foram rejeitados</w:t>
      </w:r>
      <w:r>
        <w:rPr>
          <w:rFonts w:ascii="Arial" w:hAnsi="Arial" w:cs="Arial"/>
          <w:sz w:val="28"/>
          <w:szCs w:val="28"/>
        </w:rPr>
        <w:t xml:space="preserve"> e a </w:t>
      </w:r>
      <w:commentRangeStart w:id="12"/>
      <w:r>
        <w:rPr>
          <w:rFonts w:ascii="Arial" w:hAnsi="Arial" w:cs="Arial"/>
          <w:sz w:val="28"/>
          <w:szCs w:val="28"/>
        </w:rPr>
        <w:t>embargante condenada ao pagamento de multa por embargos protelatórios</w:t>
      </w:r>
      <w:commentRangeEnd w:id="12"/>
      <w:r w:rsidR="004F2E6A" w:rsidRPr="3F2CDD4C">
        <w:rPr>
          <w:rStyle w:val="Refdecomentrio"/>
          <w:rFonts w:ascii="Arial" w:hAnsi="Arial" w:cs="Arial"/>
          <w:color w:val="7030A0"/>
          <w:sz w:val="28"/>
          <w:szCs w:val="28"/>
        </w:rPr>
        <w:commentReference w:id="12"/>
      </w:r>
      <w:r w:rsidR="009C1026" w:rsidRPr="3F2CDD4C">
        <w:rPr>
          <w:rFonts w:ascii="Arial" w:hAnsi="Arial" w:cs="Arial"/>
          <w:color w:val="7030A0"/>
          <w:sz w:val="28"/>
          <w:szCs w:val="28"/>
        </w:rPr>
        <w:t xml:space="preserve"> </w:t>
      </w:r>
      <w:r w:rsidR="009C1026" w:rsidRPr="3F2CDD4C">
        <w:rPr>
          <w:rFonts w:ascii="Arial" w:hAnsi="Arial" w:cs="Arial"/>
          <w:sz w:val="28"/>
          <w:szCs w:val="28"/>
        </w:rPr>
        <w:t>(ID</w:t>
      </w:r>
      <w:r>
        <w:rPr>
          <w:rFonts w:ascii="Arial" w:hAnsi="Arial" w:cs="Arial"/>
          <w:sz w:val="28"/>
          <w:szCs w:val="28"/>
        </w:rPr>
        <w:t xml:space="preserve"> </w:t>
      </w:r>
      <w:r w:rsidRPr="003F103F">
        <w:rPr>
          <w:rFonts w:ascii="Arial" w:hAnsi="Arial" w:cs="Arial"/>
          <w:sz w:val="28"/>
          <w:szCs w:val="28"/>
        </w:rPr>
        <w:t>80350406</w:t>
      </w:r>
      <w:r w:rsidR="009C1026" w:rsidRPr="3F2CDD4C">
        <w:rPr>
          <w:rFonts w:ascii="Arial" w:hAnsi="Arial" w:cs="Arial"/>
          <w:sz w:val="28"/>
          <w:szCs w:val="28"/>
        </w:rPr>
        <w:t>).</w:t>
      </w:r>
    </w:p>
    <w:p w14:paraId="7827D2E8" w14:textId="77777777" w:rsidR="0006080C" w:rsidRDefault="0006080C" w:rsidP="00DB1301">
      <w:pPr>
        <w:spacing w:after="0" w:line="360" w:lineRule="auto"/>
        <w:ind w:firstLine="2268"/>
        <w:jc w:val="both"/>
        <w:rPr>
          <w:rFonts w:ascii="Arial" w:hAnsi="Arial" w:cs="Arial"/>
          <w:sz w:val="28"/>
          <w:szCs w:val="28"/>
        </w:rPr>
      </w:pPr>
    </w:p>
    <w:p w14:paraId="5F57096F" w14:textId="7C295AAD" w:rsidR="004F2E6A" w:rsidRDefault="004F2E6A" w:rsidP="004F2E6A">
      <w:pPr>
        <w:spacing w:after="0" w:line="360" w:lineRule="auto"/>
        <w:ind w:firstLine="2268"/>
        <w:jc w:val="both"/>
        <w:rPr>
          <w:rFonts w:ascii="Arial" w:hAnsi="Arial" w:cs="Arial"/>
          <w:sz w:val="28"/>
          <w:szCs w:val="28"/>
        </w:rPr>
      </w:pPr>
      <w:r w:rsidRPr="004F2E6A">
        <w:rPr>
          <w:rFonts w:ascii="Arial" w:hAnsi="Arial" w:cs="Arial"/>
          <w:sz w:val="28"/>
          <w:szCs w:val="28"/>
        </w:rPr>
        <w:t xml:space="preserve">Apelo da autora, </w:t>
      </w:r>
      <w:r>
        <w:rPr>
          <w:rFonts w:ascii="Arial" w:hAnsi="Arial" w:cs="Arial"/>
          <w:sz w:val="28"/>
          <w:szCs w:val="28"/>
        </w:rPr>
        <w:t xml:space="preserve">M. B. (ID </w:t>
      </w:r>
      <w:r w:rsidRPr="004F2E6A">
        <w:rPr>
          <w:rFonts w:ascii="Arial" w:hAnsi="Arial" w:cs="Arial"/>
          <w:sz w:val="28"/>
          <w:szCs w:val="28"/>
        </w:rPr>
        <w:t>80350408</w:t>
      </w:r>
      <w:r>
        <w:rPr>
          <w:rFonts w:ascii="Arial" w:hAnsi="Arial" w:cs="Arial"/>
          <w:sz w:val="28"/>
          <w:szCs w:val="28"/>
        </w:rPr>
        <w:t>),</w:t>
      </w:r>
      <w:r w:rsidRPr="004F2E6A">
        <w:rPr>
          <w:rFonts w:ascii="Arial" w:hAnsi="Arial" w:cs="Arial"/>
          <w:sz w:val="28"/>
          <w:szCs w:val="28"/>
        </w:rPr>
        <w:t xml:space="preserve"> em que alega, em síntese, que: </w:t>
      </w:r>
      <w:r w:rsidRPr="004F2E6A">
        <w:rPr>
          <w:rFonts w:ascii="Arial" w:hAnsi="Arial" w:cs="Arial"/>
          <w:b/>
          <w:bCs/>
          <w:sz w:val="28"/>
          <w:szCs w:val="28"/>
        </w:rPr>
        <w:t>1)</w:t>
      </w:r>
      <w:r w:rsidRPr="004F2E6A">
        <w:rPr>
          <w:rFonts w:ascii="Arial" w:hAnsi="Arial" w:cs="Arial"/>
          <w:sz w:val="28"/>
          <w:szCs w:val="28"/>
        </w:rPr>
        <w:t xml:space="preserve"> houve cerceamento de defesa, em razão do indeferimento da prova pericial requerida para apuração de benfeitorias e acessões realizadas nos bens durante mais de 20 anos </w:t>
      </w:r>
      <w:r w:rsidRPr="004F2E6A">
        <w:rPr>
          <w:rFonts w:ascii="Arial" w:hAnsi="Arial" w:cs="Arial"/>
          <w:sz w:val="28"/>
          <w:szCs w:val="28"/>
        </w:rPr>
        <w:lastRenderedPageBreak/>
        <w:t xml:space="preserve">de convivência, tendo o juízo de origem, contraditoriamente, julgado improcedente o pedido por ausência de provas; </w:t>
      </w:r>
      <w:r w:rsidRPr="004F2E6A">
        <w:rPr>
          <w:rFonts w:ascii="Arial" w:hAnsi="Arial" w:cs="Arial"/>
          <w:b/>
          <w:bCs/>
          <w:sz w:val="28"/>
          <w:szCs w:val="28"/>
        </w:rPr>
        <w:t>2)</w:t>
      </w:r>
      <w:r w:rsidRPr="004F2E6A">
        <w:rPr>
          <w:rFonts w:ascii="Arial" w:hAnsi="Arial" w:cs="Arial"/>
          <w:sz w:val="28"/>
          <w:szCs w:val="28"/>
        </w:rPr>
        <w:t xml:space="preserve"> a sentença baseou-se em documentos juntados intempestivamente pelo réu, em violação ao art. 435 do CPC, configurando preclusão consumativa da prova documental; </w:t>
      </w:r>
      <w:r w:rsidRPr="004F2E6A">
        <w:rPr>
          <w:rFonts w:ascii="Arial" w:hAnsi="Arial" w:cs="Arial"/>
          <w:b/>
          <w:bCs/>
          <w:sz w:val="28"/>
          <w:szCs w:val="28"/>
        </w:rPr>
        <w:t>3)</w:t>
      </w:r>
      <w:r w:rsidRPr="004F2E6A">
        <w:rPr>
          <w:rFonts w:ascii="Arial" w:hAnsi="Arial" w:cs="Arial"/>
          <w:sz w:val="28"/>
          <w:szCs w:val="28"/>
        </w:rPr>
        <w:t xml:space="preserve"> é indevida a exclusão da partilha dos imóveis adquiridos onerosamente na constância da união estável, por ausência de prova idônea da alegada sub-rogação de bens particulares, ressaltando a fungibilidade do dinheiro e a inexistência de rastreabilidade dos valores; </w:t>
      </w:r>
      <w:r w:rsidRPr="004F2E6A">
        <w:rPr>
          <w:rFonts w:ascii="Arial" w:hAnsi="Arial" w:cs="Arial"/>
          <w:b/>
          <w:bCs/>
          <w:sz w:val="28"/>
          <w:szCs w:val="28"/>
        </w:rPr>
        <w:t>4)</w:t>
      </w:r>
      <w:r w:rsidRPr="004F2E6A">
        <w:rPr>
          <w:rFonts w:ascii="Arial" w:hAnsi="Arial" w:cs="Arial"/>
          <w:sz w:val="28"/>
          <w:szCs w:val="28"/>
        </w:rPr>
        <w:t xml:space="preserve"> subsiste o direito à meação das benfeitorias realizadas nos bens, ainda que considerados particulares, nos termos do art. 1.660, IV, do Código Civil; </w:t>
      </w:r>
      <w:r w:rsidRPr="004F2E6A">
        <w:rPr>
          <w:rFonts w:ascii="Arial" w:hAnsi="Arial" w:cs="Arial"/>
          <w:b/>
          <w:bCs/>
          <w:sz w:val="28"/>
          <w:szCs w:val="28"/>
        </w:rPr>
        <w:t>5)</w:t>
      </w:r>
      <w:r w:rsidRPr="004F2E6A">
        <w:rPr>
          <w:rFonts w:ascii="Arial" w:hAnsi="Arial" w:cs="Arial"/>
          <w:sz w:val="28"/>
          <w:szCs w:val="28"/>
        </w:rPr>
        <w:t xml:space="preserve"> é devida a fixação de alimentos em seu favor, considerada a dependência econômica estrutural, a idade e a perspectiva de gênero, bem como a real capacidade contributiva do réu; </w:t>
      </w:r>
      <w:r w:rsidRPr="004F2E6A">
        <w:rPr>
          <w:rFonts w:ascii="Arial" w:hAnsi="Arial" w:cs="Arial"/>
          <w:b/>
          <w:bCs/>
          <w:sz w:val="28"/>
          <w:szCs w:val="28"/>
        </w:rPr>
        <w:t>6)</w:t>
      </w:r>
      <w:r w:rsidRPr="004F2E6A">
        <w:rPr>
          <w:rFonts w:ascii="Arial" w:hAnsi="Arial" w:cs="Arial"/>
          <w:sz w:val="28"/>
          <w:szCs w:val="28"/>
        </w:rPr>
        <w:t xml:space="preserve"> é indevida a multa aplicada nos embargos de declaração, porquanto opostos com finalidade legítima de prequestionamento e saneamento de omissões.</w:t>
      </w:r>
    </w:p>
    <w:p w14:paraId="13B2C44A" w14:textId="77777777" w:rsidR="004F2E6A" w:rsidRPr="004F2E6A" w:rsidRDefault="004F2E6A" w:rsidP="004F2E6A">
      <w:pPr>
        <w:spacing w:after="0" w:line="360" w:lineRule="auto"/>
        <w:ind w:firstLine="2268"/>
        <w:jc w:val="both"/>
        <w:rPr>
          <w:rFonts w:ascii="Arial" w:hAnsi="Arial" w:cs="Arial"/>
          <w:sz w:val="28"/>
          <w:szCs w:val="28"/>
        </w:rPr>
      </w:pPr>
    </w:p>
    <w:p w14:paraId="2911C416" w14:textId="77777777" w:rsidR="004F2E6A" w:rsidRDefault="004F2E6A" w:rsidP="004F2E6A">
      <w:pPr>
        <w:spacing w:after="0" w:line="360" w:lineRule="auto"/>
        <w:ind w:firstLine="2268"/>
        <w:jc w:val="both"/>
        <w:rPr>
          <w:rFonts w:ascii="Arial" w:hAnsi="Arial" w:cs="Arial"/>
          <w:sz w:val="28"/>
          <w:szCs w:val="28"/>
        </w:rPr>
      </w:pPr>
      <w:r w:rsidRPr="004F2E6A">
        <w:rPr>
          <w:rFonts w:ascii="Arial" w:hAnsi="Arial" w:cs="Arial"/>
          <w:sz w:val="28"/>
          <w:szCs w:val="28"/>
        </w:rPr>
        <w:t>Requer a reforma da r. sentença para que sejam reconhecidas a nulidade por cerceamento de defesa, com reabertura da instrução, ou, subsidiariamente, para que sejam partilhados os bens imóveis e benfeitorias adquiridos na constância da união estável, fixados alimentos em seu favor e afastada a multa imposta nos embargos de declaração.</w:t>
      </w:r>
    </w:p>
    <w:p w14:paraId="27832FD7" w14:textId="77777777" w:rsidR="004F2E6A" w:rsidRPr="004F2E6A" w:rsidRDefault="004F2E6A" w:rsidP="004F2E6A">
      <w:pPr>
        <w:spacing w:after="0" w:line="360" w:lineRule="auto"/>
        <w:ind w:firstLine="2268"/>
        <w:jc w:val="both"/>
        <w:rPr>
          <w:rFonts w:ascii="Arial" w:hAnsi="Arial" w:cs="Arial"/>
          <w:sz w:val="28"/>
          <w:szCs w:val="28"/>
        </w:rPr>
      </w:pPr>
    </w:p>
    <w:p w14:paraId="299C54E3" w14:textId="48790675" w:rsidR="004F2E6A" w:rsidRPr="004F2E6A" w:rsidRDefault="004F2E6A" w:rsidP="004F2E6A">
      <w:pPr>
        <w:spacing w:after="0" w:line="360" w:lineRule="auto"/>
        <w:ind w:firstLine="2268"/>
        <w:jc w:val="both"/>
        <w:rPr>
          <w:rFonts w:ascii="Arial" w:hAnsi="Arial" w:cs="Arial"/>
          <w:sz w:val="28"/>
          <w:szCs w:val="28"/>
        </w:rPr>
      </w:pPr>
      <w:r w:rsidRPr="004F2E6A">
        <w:rPr>
          <w:rFonts w:ascii="Arial" w:hAnsi="Arial" w:cs="Arial"/>
          <w:sz w:val="28"/>
          <w:szCs w:val="28"/>
        </w:rPr>
        <w:t>Contrarrazões apresentadas pelo apelado, J</w:t>
      </w:r>
      <w:r>
        <w:rPr>
          <w:rFonts w:ascii="Arial" w:hAnsi="Arial" w:cs="Arial"/>
          <w:sz w:val="28"/>
          <w:szCs w:val="28"/>
        </w:rPr>
        <w:t>.</w:t>
      </w:r>
      <w:r w:rsidRPr="004F2E6A">
        <w:rPr>
          <w:rFonts w:ascii="Arial" w:hAnsi="Arial" w:cs="Arial"/>
          <w:sz w:val="28"/>
          <w:szCs w:val="28"/>
        </w:rPr>
        <w:t xml:space="preserve"> A</w:t>
      </w:r>
      <w:r>
        <w:rPr>
          <w:rFonts w:ascii="Arial" w:hAnsi="Arial" w:cs="Arial"/>
          <w:sz w:val="28"/>
          <w:szCs w:val="28"/>
        </w:rPr>
        <w:t>.</w:t>
      </w:r>
      <w:r w:rsidRPr="004F2E6A">
        <w:rPr>
          <w:rFonts w:ascii="Arial" w:hAnsi="Arial" w:cs="Arial"/>
          <w:sz w:val="28"/>
          <w:szCs w:val="28"/>
        </w:rPr>
        <w:t xml:space="preserve"> F</w:t>
      </w:r>
      <w:r>
        <w:rPr>
          <w:rFonts w:ascii="Arial" w:hAnsi="Arial" w:cs="Arial"/>
          <w:sz w:val="28"/>
          <w:szCs w:val="28"/>
        </w:rPr>
        <w:t>.</w:t>
      </w:r>
      <w:r w:rsidRPr="004F2E6A">
        <w:rPr>
          <w:rFonts w:ascii="Arial" w:hAnsi="Arial" w:cs="Arial"/>
          <w:sz w:val="28"/>
          <w:szCs w:val="28"/>
        </w:rPr>
        <w:t xml:space="preserve"> B</w:t>
      </w:r>
      <w:r>
        <w:rPr>
          <w:rFonts w:ascii="Arial" w:hAnsi="Arial" w:cs="Arial"/>
          <w:sz w:val="28"/>
          <w:szCs w:val="28"/>
        </w:rPr>
        <w:t>.</w:t>
      </w:r>
      <w:r w:rsidRPr="004F2E6A">
        <w:rPr>
          <w:rFonts w:ascii="Arial" w:hAnsi="Arial" w:cs="Arial"/>
          <w:sz w:val="28"/>
          <w:szCs w:val="28"/>
        </w:rPr>
        <w:t xml:space="preserve"> (ID 80350412), nas quais suscita, preliminarmente, a ausência de dialeticidade recursal e, no mérito, pugna pela manutenção integral da sentença.</w:t>
      </w:r>
    </w:p>
    <w:p w14:paraId="1A59522A" w14:textId="77777777" w:rsidR="004F2E6A" w:rsidRDefault="004F2E6A" w:rsidP="00882188">
      <w:pPr>
        <w:spacing w:after="0" w:line="360" w:lineRule="auto"/>
        <w:ind w:firstLine="2268"/>
        <w:jc w:val="both"/>
        <w:rPr>
          <w:rFonts w:ascii="Arial" w:hAnsi="Arial" w:cs="Arial"/>
          <w:sz w:val="28"/>
          <w:szCs w:val="28"/>
        </w:rPr>
      </w:pPr>
    </w:p>
    <w:p w14:paraId="1F0E0E82" w14:textId="22BBD14E"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lastRenderedPageBreak/>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4D2FAEBF" w14:textId="78551B6F" w:rsidR="007C0352" w:rsidRPr="007C0352" w:rsidRDefault="007C0352" w:rsidP="007C0352">
      <w:pPr>
        <w:spacing w:after="0" w:line="360" w:lineRule="auto"/>
        <w:ind w:firstLine="2268"/>
        <w:jc w:val="both"/>
        <w:rPr>
          <w:rFonts w:ascii="Arial" w:hAnsi="Arial" w:cs="Arial"/>
          <w:sz w:val="28"/>
          <w:szCs w:val="28"/>
        </w:rPr>
      </w:pPr>
      <w:r w:rsidRPr="007C0352">
        <w:rPr>
          <w:rFonts w:ascii="Arial" w:hAnsi="Arial" w:cs="Arial"/>
          <w:sz w:val="28"/>
          <w:szCs w:val="28"/>
        </w:rPr>
        <w:t xml:space="preserve">Ação ajuizada em </w:t>
      </w:r>
      <w:r w:rsidR="001331A4">
        <w:rPr>
          <w:rFonts w:ascii="Arial" w:hAnsi="Arial" w:cs="Arial"/>
          <w:sz w:val="28"/>
          <w:szCs w:val="28"/>
        </w:rPr>
        <w:t>07</w:t>
      </w:r>
      <w:r w:rsidRPr="007C0352">
        <w:rPr>
          <w:rFonts w:ascii="Arial" w:hAnsi="Arial" w:cs="Arial"/>
          <w:sz w:val="28"/>
          <w:szCs w:val="28"/>
        </w:rPr>
        <w:t>/02/2023. Sentença proferida em 27/08/2025. Apelo interposto em 24/11/2025. Valor da causa: R$ 3.000.000,00.</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653A3CC2"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APELO D</w:t>
      </w:r>
      <w:r w:rsidR="000A3D0A">
        <w:rPr>
          <w:rFonts w:ascii="Arial" w:hAnsi="Arial" w:cs="Arial"/>
          <w:b/>
          <w:bCs/>
          <w:color w:val="000000" w:themeColor="text1"/>
          <w:sz w:val="28"/>
          <w:szCs w:val="28"/>
        </w:rPr>
        <w:t>A</w:t>
      </w:r>
      <w:r w:rsidRPr="007E1C8C">
        <w:rPr>
          <w:rFonts w:ascii="Arial" w:hAnsi="Arial" w:cs="Arial"/>
          <w:b/>
          <w:bCs/>
          <w:color w:val="000000" w:themeColor="text1"/>
          <w:sz w:val="28"/>
          <w:szCs w:val="28"/>
        </w:rPr>
        <w:t xml:space="preserve"> AUTOR</w:t>
      </w:r>
      <w:r w:rsidR="000A3D0A">
        <w:rPr>
          <w:rFonts w:ascii="Arial" w:hAnsi="Arial" w:cs="Arial"/>
          <w:b/>
          <w:bCs/>
          <w:color w:val="000000" w:themeColor="text1"/>
          <w:sz w:val="28"/>
          <w:szCs w:val="28"/>
        </w:rPr>
        <w:t>A</w:t>
      </w:r>
      <w:r w:rsidRPr="007E1C8C">
        <w:rPr>
          <w:rFonts w:ascii="Arial" w:hAnsi="Arial" w:cs="Arial"/>
          <w:b/>
          <w:bCs/>
          <w:color w:val="000000" w:themeColor="text1"/>
          <w:sz w:val="28"/>
          <w:szCs w:val="28"/>
        </w:rPr>
        <w:t xml:space="preserve">, </w:t>
      </w:r>
      <w:r w:rsidR="000A3D0A">
        <w:rPr>
          <w:rFonts w:ascii="Arial" w:hAnsi="Arial" w:cs="Arial"/>
          <w:b/>
          <w:bCs/>
          <w:color w:val="000000" w:themeColor="text1"/>
          <w:sz w:val="28"/>
          <w:szCs w:val="28"/>
        </w:rPr>
        <w:t>M. B.</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D4C9C2F" w14:textId="77777777" w:rsidR="00BE5D59" w:rsidRPr="00BE5D59" w:rsidRDefault="00BE5D59" w:rsidP="00BE5D59">
      <w:pPr>
        <w:spacing w:after="0" w:line="360" w:lineRule="auto"/>
        <w:jc w:val="center"/>
        <w:rPr>
          <w:rFonts w:ascii="Arial" w:hAnsi="Arial" w:cs="Arial"/>
          <w:color w:val="000000" w:themeColor="text1"/>
          <w:sz w:val="28"/>
          <w:szCs w:val="28"/>
        </w:rPr>
      </w:pPr>
      <w:r w:rsidRPr="00311067">
        <w:rPr>
          <w:rFonts w:ascii="Arial" w:hAnsi="Arial" w:cs="Arial"/>
          <w:color w:val="000000" w:themeColor="text1"/>
          <w:sz w:val="28"/>
          <w:szCs w:val="28"/>
          <w:highlight w:val="yellow"/>
        </w:rPr>
        <w:t>PRELIMINAR SUSCITADA EM CONTRARRAZÕES – DA OBSERVÂNCIA À DIALETICIDADE</w:t>
      </w:r>
    </w:p>
    <w:p w14:paraId="6F107231" w14:textId="77777777" w:rsidR="00BE5D59" w:rsidRPr="00BE5D59" w:rsidRDefault="00BE5D59" w:rsidP="00BE5D59">
      <w:pPr>
        <w:spacing w:after="0" w:line="360" w:lineRule="auto"/>
        <w:ind w:firstLine="2268"/>
        <w:jc w:val="both"/>
        <w:rPr>
          <w:rFonts w:ascii="Arial" w:hAnsi="Arial" w:cs="Arial"/>
          <w:color w:val="000000" w:themeColor="text1"/>
          <w:sz w:val="28"/>
          <w:szCs w:val="28"/>
        </w:rPr>
      </w:pPr>
      <w:r w:rsidRPr="00BE5D59">
        <w:rPr>
          <w:rFonts w:ascii="Arial" w:hAnsi="Arial" w:cs="Arial"/>
          <w:color w:val="000000" w:themeColor="text1"/>
          <w:sz w:val="28"/>
          <w:szCs w:val="28"/>
        </w:rPr>
        <w:t> </w:t>
      </w:r>
    </w:p>
    <w:p w14:paraId="7854EA5B" w14:textId="39338A87" w:rsidR="009A4B65" w:rsidRDefault="00BE5D59" w:rsidP="009A4B65">
      <w:pPr>
        <w:spacing w:after="0" w:line="360" w:lineRule="auto"/>
        <w:ind w:firstLine="2268"/>
        <w:jc w:val="both"/>
        <w:rPr>
          <w:rFonts w:ascii="Arial" w:hAnsi="Arial" w:cs="Arial"/>
          <w:color w:val="000000" w:themeColor="text1"/>
          <w:sz w:val="28"/>
          <w:szCs w:val="28"/>
        </w:rPr>
      </w:pPr>
      <w:commentRangeStart w:id="13"/>
      <w:commentRangeStart w:id="14"/>
      <w:r w:rsidRPr="00BE5D59">
        <w:rPr>
          <w:rFonts w:ascii="Arial" w:hAnsi="Arial" w:cs="Arial"/>
          <w:color w:val="000000" w:themeColor="text1"/>
          <w:sz w:val="28"/>
          <w:szCs w:val="28"/>
        </w:rPr>
        <w:t xml:space="preserve">Em contrarrazões, o </w:t>
      </w:r>
      <w:r>
        <w:rPr>
          <w:rFonts w:ascii="Arial" w:hAnsi="Arial" w:cs="Arial"/>
          <w:color w:val="000000" w:themeColor="text1"/>
          <w:sz w:val="28"/>
          <w:szCs w:val="28"/>
        </w:rPr>
        <w:t>réu</w:t>
      </w:r>
      <w:r w:rsidRPr="00BE5D59">
        <w:rPr>
          <w:rFonts w:ascii="Arial" w:hAnsi="Arial" w:cs="Arial"/>
          <w:color w:val="000000" w:themeColor="text1"/>
          <w:sz w:val="28"/>
          <w:szCs w:val="28"/>
        </w:rPr>
        <w:t xml:space="preserve">/apelado suscita preliminar de violação ao princípio da dialeticidade, pois o apelo não teria impugnado os fundamentos da sentença, </w:t>
      </w:r>
      <w:r w:rsidR="003D5D4A" w:rsidRPr="00BE5D59">
        <w:rPr>
          <w:rFonts w:ascii="Arial" w:hAnsi="Arial" w:cs="Arial"/>
          <w:color w:val="000000" w:themeColor="text1"/>
          <w:sz w:val="28"/>
          <w:szCs w:val="28"/>
        </w:rPr>
        <w:t>l</w:t>
      </w:r>
      <w:r w:rsidR="003D5D4A" w:rsidRPr="009A4B65">
        <w:rPr>
          <w:rFonts w:ascii="Arial" w:hAnsi="Arial" w:cs="Arial"/>
          <w:color w:val="000000" w:themeColor="text1"/>
          <w:sz w:val="28"/>
          <w:szCs w:val="28"/>
        </w:rPr>
        <w:t>imitando-se</w:t>
      </w:r>
      <w:r w:rsidR="009A4B65" w:rsidRPr="009A4B65">
        <w:rPr>
          <w:rFonts w:ascii="Arial" w:hAnsi="Arial" w:cs="Arial"/>
          <w:color w:val="000000" w:themeColor="text1"/>
          <w:sz w:val="28"/>
          <w:szCs w:val="28"/>
        </w:rPr>
        <w:t xml:space="preserve"> a questionar documentos</w:t>
      </w:r>
      <w:r w:rsidR="009A4B65">
        <w:rPr>
          <w:rFonts w:ascii="Arial" w:hAnsi="Arial" w:cs="Arial"/>
          <w:color w:val="000000" w:themeColor="text1"/>
          <w:sz w:val="28"/>
          <w:szCs w:val="28"/>
        </w:rPr>
        <w:t xml:space="preserve"> por ele juntados </w:t>
      </w:r>
      <w:r w:rsidR="009A4B65" w:rsidRPr="009A4B65">
        <w:rPr>
          <w:rFonts w:ascii="Arial" w:hAnsi="Arial" w:cs="Arial"/>
          <w:color w:val="000000" w:themeColor="text1"/>
          <w:sz w:val="28"/>
          <w:szCs w:val="28"/>
        </w:rPr>
        <w:t>que sequer foram apreciados</w:t>
      </w:r>
      <w:r>
        <w:rPr>
          <w:rFonts w:ascii="Arial" w:hAnsi="Arial" w:cs="Arial"/>
          <w:color w:val="000000" w:themeColor="text1"/>
          <w:sz w:val="28"/>
          <w:szCs w:val="28"/>
        </w:rPr>
        <w:t>.</w:t>
      </w:r>
      <w:commentRangeEnd w:id="13"/>
      <w:r w:rsidR="000D72F6">
        <w:rPr>
          <w:rStyle w:val="Refdecomentrio"/>
          <w:rFonts w:ascii="Arial" w:hAnsi="Arial" w:cs="Arial"/>
          <w:color w:val="000000" w:themeColor="text1"/>
          <w:sz w:val="28"/>
          <w:szCs w:val="28"/>
        </w:rPr>
        <w:commentReference w:id="13"/>
      </w:r>
      <w:commentRangeEnd w:id="14"/>
      <w:r>
        <w:rPr>
          <w:rStyle w:val="Refdecomentrio"/>
          <w:rFonts w:ascii="Arial" w:hAnsi="Arial" w:cs="Arial"/>
          <w:color w:val="000000" w:themeColor="text1"/>
          <w:sz w:val="28"/>
          <w:szCs w:val="28"/>
        </w:rPr>
        <w:commentReference w:id="14"/>
      </w:r>
    </w:p>
    <w:p w14:paraId="7939C5A8" w14:textId="77777777" w:rsidR="009A4B65" w:rsidRDefault="009A4B65" w:rsidP="009A4B65">
      <w:pPr>
        <w:spacing w:after="0" w:line="360" w:lineRule="auto"/>
        <w:ind w:firstLine="2268"/>
        <w:jc w:val="both"/>
        <w:rPr>
          <w:rFonts w:ascii="Arial" w:hAnsi="Arial" w:cs="Arial"/>
          <w:color w:val="000000" w:themeColor="text1"/>
          <w:sz w:val="28"/>
          <w:szCs w:val="28"/>
        </w:rPr>
      </w:pPr>
    </w:p>
    <w:p w14:paraId="7218996C" w14:textId="6D68FF3A" w:rsidR="009A4B65" w:rsidRDefault="009A4B65" w:rsidP="009A4B65">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Requer que o recurso não seja conhecido.</w:t>
      </w:r>
    </w:p>
    <w:p w14:paraId="52F56103" w14:textId="77777777" w:rsidR="009A4B65" w:rsidRDefault="009A4B65" w:rsidP="009A4B65">
      <w:pPr>
        <w:spacing w:after="0" w:line="360" w:lineRule="auto"/>
        <w:ind w:firstLine="2268"/>
        <w:jc w:val="both"/>
        <w:rPr>
          <w:rFonts w:ascii="Arial" w:hAnsi="Arial" w:cs="Arial"/>
          <w:color w:val="000000" w:themeColor="text1"/>
          <w:sz w:val="28"/>
          <w:szCs w:val="28"/>
        </w:rPr>
      </w:pPr>
    </w:p>
    <w:p w14:paraId="5B37AD53" w14:textId="77777777" w:rsidR="00BE5D59" w:rsidRPr="00BE5D59" w:rsidRDefault="00BE5D59" w:rsidP="00BE5D59">
      <w:pPr>
        <w:spacing w:after="0" w:line="360" w:lineRule="auto"/>
        <w:ind w:firstLine="2268"/>
        <w:jc w:val="both"/>
        <w:rPr>
          <w:rFonts w:ascii="Arial" w:hAnsi="Arial" w:cs="Arial"/>
          <w:color w:val="000000" w:themeColor="text1"/>
          <w:sz w:val="28"/>
          <w:szCs w:val="28"/>
        </w:rPr>
      </w:pPr>
      <w:r w:rsidRPr="00311067">
        <w:rPr>
          <w:rFonts w:ascii="Arial" w:hAnsi="Arial" w:cs="Arial"/>
          <w:color w:val="000000" w:themeColor="text1"/>
          <w:sz w:val="28"/>
          <w:szCs w:val="28"/>
          <w:highlight w:val="yellow"/>
        </w:rPr>
        <w:t>Sem razão.</w:t>
      </w:r>
    </w:p>
    <w:p w14:paraId="02013222" w14:textId="77777777" w:rsidR="00BE5D59" w:rsidRPr="00BE5D59" w:rsidRDefault="00BE5D59" w:rsidP="00BE5D59">
      <w:pPr>
        <w:spacing w:after="0" w:line="360" w:lineRule="auto"/>
        <w:ind w:firstLine="2268"/>
        <w:jc w:val="both"/>
        <w:rPr>
          <w:rFonts w:ascii="Arial" w:hAnsi="Arial" w:cs="Arial"/>
          <w:color w:val="000000" w:themeColor="text1"/>
          <w:sz w:val="28"/>
          <w:szCs w:val="28"/>
        </w:rPr>
      </w:pPr>
      <w:r w:rsidRPr="00BE5D59">
        <w:rPr>
          <w:rFonts w:ascii="Arial" w:hAnsi="Arial" w:cs="Arial"/>
          <w:color w:val="000000" w:themeColor="text1"/>
          <w:sz w:val="28"/>
          <w:szCs w:val="28"/>
        </w:rPr>
        <w:t> </w:t>
      </w:r>
    </w:p>
    <w:p w14:paraId="54A01A38" w14:textId="1E6A1CD5" w:rsidR="00BE5D59" w:rsidRDefault="005B79D9" w:rsidP="00A8580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Nesse caso, </w:t>
      </w:r>
      <w:r w:rsidRPr="00311067">
        <w:rPr>
          <w:rFonts w:ascii="Arial" w:hAnsi="Arial" w:cs="Arial"/>
          <w:color w:val="000000" w:themeColor="text1"/>
          <w:sz w:val="28"/>
          <w:szCs w:val="28"/>
          <w:highlight w:val="yellow"/>
        </w:rPr>
        <w:t>i</w:t>
      </w:r>
      <w:r w:rsidR="00BE5D59" w:rsidRPr="00311067">
        <w:rPr>
          <w:rFonts w:ascii="Arial" w:hAnsi="Arial" w:cs="Arial"/>
          <w:color w:val="000000" w:themeColor="text1"/>
          <w:sz w:val="28"/>
          <w:szCs w:val="28"/>
          <w:highlight w:val="yellow"/>
        </w:rPr>
        <w:t xml:space="preserve">nexiste violação ao princípio da dialeticidade </w:t>
      </w:r>
      <w:r w:rsidRPr="00311067">
        <w:rPr>
          <w:rFonts w:ascii="Arial" w:hAnsi="Arial" w:cs="Arial"/>
          <w:color w:val="000000" w:themeColor="text1"/>
          <w:sz w:val="28"/>
          <w:szCs w:val="28"/>
          <w:highlight w:val="yellow"/>
        </w:rPr>
        <w:t>pois</w:t>
      </w:r>
      <w:r w:rsidR="00BE5D59" w:rsidRPr="00311067">
        <w:rPr>
          <w:rFonts w:ascii="Arial" w:hAnsi="Arial" w:cs="Arial"/>
          <w:color w:val="000000" w:themeColor="text1"/>
          <w:sz w:val="28"/>
          <w:szCs w:val="28"/>
          <w:highlight w:val="yellow"/>
        </w:rPr>
        <w:t>, nas razões recursais, a parte apelante rebate</w:t>
      </w:r>
      <w:r w:rsidRPr="00311067">
        <w:rPr>
          <w:rFonts w:ascii="Arial" w:hAnsi="Arial" w:cs="Arial"/>
          <w:color w:val="000000" w:themeColor="text1"/>
          <w:sz w:val="28"/>
          <w:szCs w:val="28"/>
          <w:highlight w:val="yellow"/>
        </w:rPr>
        <w:t>u</w:t>
      </w:r>
      <w:r w:rsidR="00BE5D59" w:rsidRPr="00311067">
        <w:rPr>
          <w:rFonts w:ascii="Arial" w:hAnsi="Arial" w:cs="Arial"/>
          <w:color w:val="000000" w:themeColor="text1"/>
          <w:sz w:val="28"/>
          <w:szCs w:val="28"/>
          <w:highlight w:val="yellow"/>
        </w:rPr>
        <w:t xml:space="preserve"> </w:t>
      </w:r>
      <w:r w:rsidRPr="00311067">
        <w:rPr>
          <w:rFonts w:ascii="Arial" w:hAnsi="Arial" w:cs="Arial"/>
          <w:color w:val="000000" w:themeColor="text1"/>
          <w:sz w:val="28"/>
          <w:szCs w:val="28"/>
          <w:highlight w:val="yellow"/>
        </w:rPr>
        <w:t>a r. sentença ao sustentar a possibilidade de partilha dos bens, apontando os argumentos que justificam o pedido de reforma</w:t>
      </w:r>
      <w:r w:rsidR="00594403" w:rsidRPr="00311067">
        <w:rPr>
          <w:rFonts w:ascii="Arial" w:hAnsi="Arial" w:cs="Arial"/>
          <w:color w:val="000000" w:themeColor="text1"/>
          <w:sz w:val="28"/>
          <w:szCs w:val="28"/>
          <w:highlight w:val="yellow"/>
        </w:rPr>
        <w:t xml:space="preserve"> </w:t>
      </w:r>
      <w:r w:rsidR="00F0154A" w:rsidRPr="00311067">
        <w:rPr>
          <w:rFonts w:ascii="Arial" w:hAnsi="Arial" w:cs="Arial"/>
          <w:color w:val="000000" w:themeColor="text1"/>
          <w:sz w:val="28"/>
          <w:szCs w:val="28"/>
          <w:highlight w:val="yellow"/>
        </w:rPr>
        <w:t>que</w:t>
      </w:r>
      <w:r w:rsidR="00594403" w:rsidRPr="00311067">
        <w:rPr>
          <w:rFonts w:ascii="Arial" w:hAnsi="Arial" w:cs="Arial"/>
          <w:color w:val="000000" w:themeColor="text1"/>
          <w:sz w:val="28"/>
          <w:szCs w:val="28"/>
          <w:highlight w:val="yellow"/>
        </w:rPr>
        <w:t xml:space="preserve"> permitem a compreensão da insurgência.</w:t>
      </w:r>
    </w:p>
    <w:p w14:paraId="71AFB00B" w14:textId="77777777" w:rsidR="00A85804" w:rsidRPr="00BE5D59" w:rsidRDefault="00A85804" w:rsidP="00A85804">
      <w:pPr>
        <w:spacing w:after="0" w:line="360" w:lineRule="auto"/>
        <w:ind w:firstLine="2268"/>
        <w:jc w:val="both"/>
        <w:rPr>
          <w:rFonts w:ascii="Arial" w:hAnsi="Arial" w:cs="Arial"/>
          <w:color w:val="000000" w:themeColor="text1"/>
          <w:sz w:val="28"/>
          <w:szCs w:val="28"/>
        </w:rPr>
      </w:pPr>
    </w:p>
    <w:p w14:paraId="1D1ABA85" w14:textId="77777777" w:rsidR="00BE5D59" w:rsidRPr="00BE5D59" w:rsidRDefault="00BE5D59" w:rsidP="00BE5D59">
      <w:pPr>
        <w:spacing w:after="0" w:line="360" w:lineRule="auto"/>
        <w:ind w:firstLine="2268"/>
        <w:jc w:val="both"/>
        <w:rPr>
          <w:rFonts w:ascii="Arial" w:hAnsi="Arial" w:cs="Arial"/>
          <w:color w:val="000000" w:themeColor="text1"/>
          <w:sz w:val="28"/>
          <w:szCs w:val="28"/>
        </w:rPr>
      </w:pPr>
      <w:r w:rsidRPr="00BE5D59">
        <w:rPr>
          <w:rFonts w:ascii="Arial" w:hAnsi="Arial" w:cs="Arial"/>
          <w:color w:val="000000" w:themeColor="text1"/>
          <w:sz w:val="28"/>
          <w:szCs w:val="28"/>
        </w:rPr>
        <w:lastRenderedPageBreak/>
        <w:t>Assim decide esta e. Corte de Justiça:</w:t>
      </w:r>
    </w:p>
    <w:p w14:paraId="25724CE5" w14:textId="77777777" w:rsidR="00BE5D59" w:rsidRPr="00BE5D59" w:rsidRDefault="00BE5D59" w:rsidP="00BE5D59">
      <w:pPr>
        <w:spacing w:after="0" w:line="360" w:lineRule="auto"/>
        <w:ind w:firstLine="2268"/>
        <w:jc w:val="both"/>
        <w:rPr>
          <w:rFonts w:ascii="Arial" w:hAnsi="Arial" w:cs="Arial"/>
          <w:color w:val="000000" w:themeColor="text1"/>
          <w:sz w:val="28"/>
          <w:szCs w:val="28"/>
        </w:rPr>
      </w:pPr>
      <w:r w:rsidRPr="00BE5D59">
        <w:rPr>
          <w:rFonts w:ascii="Arial" w:hAnsi="Arial" w:cs="Arial"/>
          <w:color w:val="000000" w:themeColor="text1"/>
          <w:sz w:val="28"/>
          <w:szCs w:val="28"/>
        </w:rPr>
        <w:t> </w:t>
      </w:r>
    </w:p>
    <w:p w14:paraId="2CFCB918" w14:textId="77777777" w:rsidR="00BE5D59" w:rsidRPr="00BE5D59" w:rsidRDefault="00BE5D59" w:rsidP="00BE5D59">
      <w:pPr>
        <w:spacing w:after="0" w:line="360" w:lineRule="auto"/>
        <w:ind w:left="2268"/>
        <w:jc w:val="both"/>
        <w:rPr>
          <w:rFonts w:ascii="Arial" w:hAnsi="Arial" w:cs="Arial"/>
          <w:color w:val="000000" w:themeColor="text1"/>
          <w:sz w:val="26"/>
          <w:szCs w:val="26"/>
        </w:rPr>
      </w:pPr>
      <w:r w:rsidRPr="00BE5D59">
        <w:rPr>
          <w:rFonts w:ascii="Arial" w:hAnsi="Arial" w:cs="Arial"/>
          <w:i/>
          <w:iCs/>
          <w:color w:val="000000" w:themeColor="text1"/>
          <w:sz w:val="26"/>
          <w:szCs w:val="26"/>
        </w:rPr>
        <w:t>“(...) 1 – Preliminar. Princípio da dialeticidade. Não há violação ao princípio da dialeticidade quando evidente a correlação entre os fundamentos da sentença e a tese apresentada na apelação interposta pela autora. (...).” (Acórdão 1928940, 0702446-63.2024.8.07.0020, Relator(a): AISTON HENRIQUE DE SOUSA, 4ª TURMA CÍVEL, data de julgamento: 26/09/2024, publicado no DJe: 11/10/2024.)</w:t>
      </w:r>
      <w:r w:rsidRPr="00BE5D59">
        <w:rPr>
          <w:rFonts w:ascii="Arial" w:hAnsi="Arial" w:cs="Arial"/>
          <w:color w:val="000000" w:themeColor="text1"/>
          <w:sz w:val="26"/>
          <w:szCs w:val="26"/>
        </w:rPr>
        <w:t> </w:t>
      </w:r>
    </w:p>
    <w:p w14:paraId="7655A7A1" w14:textId="77777777" w:rsidR="00BE5D59" w:rsidRPr="00BE5D59" w:rsidRDefault="00BE5D59" w:rsidP="00BE5D59">
      <w:pPr>
        <w:spacing w:after="0" w:line="360" w:lineRule="auto"/>
        <w:ind w:firstLine="2268"/>
        <w:jc w:val="both"/>
        <w:rPr>
          <w:rFonts w:ascii="Arial" w:hAnsi="Arial" w:cs="Arial"/>
          <w:color w:val="000000" w:themeColor="text1"/>
          <w:sz w:val="28"/>
          <w:szCs w:val="28"/>
        </w:rPr>
      </w:pPr>
      <w:r w:rsidRPr="00BE5D59">
        <w:rPr>
          <w:rFonts w:ascii="Arial" w:hAnsi="Arial" w:cs="Arial"/>
          <w:color w:val="000000" w:themeColor="text1"/>
          <w:sz w:val="28"/>
          <w:szCs w:val="28"/>
        </w:rPr>
        <w:t> </w:t>
      </w:r>
    </w:p>
    <w:p w14:paraId="4F0CCA7E" w14:textId="3563C16E" w:rsidR="00BE5D59" w:rsidRPr="00BE5D59" w:rsidRDefault="00A85804" w:rsidP="00BE5D59">
      <w:pPr>
        <w:spacing w:after="0" w:line="360" w:lineRule="auto"/>
        <w:ind w:firstLine="2268"/>
        <w:jc w:val="both"/>
        <w:rPr>
          <w:rFonts w:ascii="Arial" w:hAnsi="Arial" w:cs="Arial"/>
          <w:color w:val="000000" w:themeColor="text1"/>
          <w:sz w:val="28"/>
          <w:szCs w:val="28"/>
        </w:rPr>
      </w:pPr>
      <w:r w:rsidRPr="00311067">
        <w:rPr>
          <w:rFonts w:ascii="Arial" w:hAnsi="Arial" w:cs="Arial"/>
          <w:color w:val="000000" w:themeColor="text1"/>
          <w:sz w:val="28"/>
          <w:szCs w:val="28"/>
          <w:highlight w:val="yellow"/>
          <w:u w:val="single"/>
        </w:rPr>
        <w:t>Assim, r</w:t>
      </w:r>
      <w:r w:rsidR="00BE5D59" w:rsidRPr="00311067">
        <w:rPr>
          <w:rFonts w:ascii="Arial" w:hAnsi="Arial" w:cs="Arial"/>
          <w:color w:val="000000" w:themeColor="text1"/>
          <w:sz w:val="28"/>
          <w:szCs w:val="28"/>
          <w:highlight w:val="yellow"/>
          <w:u w:val="single"/>
        </w:rPr>
        <w:t>ejeito a preliminar</w:t>
      </w:r>
      <w:r w:rsidR="004C358D" w:rsidRPr="00311067">
        <w:rPr>
          <w:rFonts w:ascii="Arial" w:hAnsi="Arial" w:cs="Arial"/>
          <w:color w:val="000000" w:themeColor="text1"/>
          <w:sz w:val="28"/>
          <w:szCs w:val="28"/>
          <w:highlight w:val="yellow"/>
          <w:u w:val="single"/>
        </w:rPr>
        <w:t xml:space="preserve"> de ausência de dialeticidade</w:t>
      </w:r>
      <w:r w:rsidR="00BE5D59" w:rsidRPr="00311067">
        <w:rPr>
          <w:rFonts w:ascii="Arial" w:hAnsi="Arial" w:cs="Arial"/>
          <w:color w:val="000000" w:themeColor="text1"/>
          <w:sz w:val="28"/>
          <w:szCs w:val="28"/>
          <w:highlight w:val="yellow"/>
          <w:u w:val="single"/>
        </w:rPr>
        <w:t xml:space="preserve"> suscitada em contrarrazões.</w:t>
      </w:r>
      <w:r w:rsidR="00BE5D59" w:rsidRPr="00BE5D59">
        <w:rPr>
          <w:rFonts w:ascii="Arial" w:hAnsi="Arial" w:cs="Arial"/>
          <w:color w:val="000000" w:themeColor="text1"/>
          <w:sz w:val="28"/>
          <w:szCs w:val="28"/>
        </w:rPr>
        <w:t> </w:t>
      </w:r>
    </w:p>
    <w:p w14:paraId="74FF91F0" w14:textId="77777777" w:rsidR="009A4B65" w:rsidRPr="009A4B65" w:rsidRDefault="009A4B65" w:rsidP="009A4B65">
      <w:pPr>
        <w:spacing w:after="0" w:line="360" w:lineRule="auto"/>
        <w:ind w:firstLine="2268"/>
        <w:jc w:val="both"/>
        <w:rPr>
          <w:rFonts w:ascii="Arial" w:hAnsi="Arial" w:cs="Arial"/>
          <w:color w:val="000000" w:themeColor="text1"/>
          <w:sz w:val="28"/>
          <w:szCs w:val="28"/>
        </w:rPr>
      </w:pPr>
    </w:p>
    <w:p w14:paraId="2E63BFE0" w14:textId="2602936F"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95588A">
        <w:rPr>
          <w:rFonts w:ascii="Arial" w:hAnsi="Arial" w:cs="Arial"/>
          <w:color w:val="000000" w:themeColor="text1"/>
          <w:sz w:val="28"/>
          <w:szCs w:val="28"/>
        </w:rPr>
        <w:t>.</w:t>
      </w:r>
    </w:p>
    <w:p w14:paraId="2828CE86" w14:textId="77777777" w:rsidR="005E02CB" w:rsidRPr="00C02B08" w:rsidRDefault="005E02CB" w:rsidP="00DB1301">
      <w:pPr>
        <w:spacing w:after="0" w:line="360" w:lineRule="auto"/>
        <w:ind w:firstLine="2268"/>
        <w:jc w:val="both"/>
        <w:rPr>
          <w:rFonts w:ascii="Arial" w:hAnsi="Arial" w:cs="Arial"/>
          <w:sz w:val="28"/>
          <w:szCs w:val="28"/>
        </w:rPr>
      </w:pPr>
    </w:p>
    <w:p w14:paraId="143DFC13" w14:textId="3B078041" w:rsidR="00A72414" w:rsidRPr="00C02B08" w:rsidRDefault="005E02CB" w:rsidP="005E02CB">
      <w:pPr>
        <w:spacing w:after="0" w:line="360" w:lineRule="auto"/>
        <w:jc w:val="center"/>
        <w:rPr>
          <w:rFonts w:ascii="Arial" w:hAnsi="Arial" w:cs="Arial"/>
          <w:sz w:val="28"/>
          <w:szCs w:val="28"/>
        </w:rPr>
      </w:pPr>
      <w:r w:rsidRPr="00311067">
        <w:rPr>
          <w:rFonts w:ascii="Arial" w:hAnsi="Arial" w:cs="Arial"/>
          <w:sz w:val="28"/>
          <w:szCs w:val="28"/>
          <w:highlight w:val="yellow"/>
        </w:rPr>
        <w:t>PRELIMINAR SUSCITADA NA APELAÇÃO – DA NÃO CONFIGURAÇÃO DE CERCEAMENTO DE DEFESA</w:t>
      </w:r>
      <w:r w:rsidR="000122E8" w:rsidRPr="00311067">
        <w:rPr>
          <w:rFonts w:ascii="Arial" w:hAnsi="Arial" w:cs="Arial"/>
          <w:sz w:val="28"/>
          <w:szCs w:val="28"/>
          <w:highlight w:val="yellow"/>
        </w:rPr>
        <w:t xml:space="preserve"> E DE VIOLAÇÃO AO CONTRADITÓRIO E PARIDADE DE ARMAS</w:t>
      </w:r>
    </w:p>
    <w:p w14:paraId="0C9A7905" w14:textId="77777777" w:rsidR="005E02CB" w:rsidRPr="00C02B08" w:rsidRDefault="005E02CB" w:rsidP="005E02CB">
      <w:pPr>
        <w:spacing w:after="0" w:line="360" w:lineRule="auto"/>
        <w:ind w:firstLine="2268"/>
        <w:jc w:val="center"/>
        <w:rPr>
          <w:rFonts w:ascii="Arial" w:hAnsi="Arial" w:cs="Arial"/>
          <w:sz w:val="28"/>
          <w:szCs w:val="28"/>
        </w:rPr>
      </w:pPr>
    </w:p>
    <w:p w14:paraId="6766F9B9" w14:textId="1B9D4CD7" w:rsidR="00927FE5" w:rsidRPr="00C02B08" w:rsidRDefault="00927FE5" w:rsidP="00927FE5">
      <w:pPr>
        <w:spacing w:after="0" w:line="360" w:lineRule="auto"/>
        <w:ind w:firstLine="2268"/>
        <w:jc w:val="both"/>
        <w:rPr>
          <w:rFonts w:ascii="Arial" w:hAnsi="Arial" w:cs="Arial"/>
          <w:sz w:val="28"/>
          <w:szCs w:val="28"/>
        </w:rPr>
      </w:pPr>
      <w:r w:rsidRPr="00C02B08">
        <w:rPr>
          <w:rFonts w:ascii="Arial" w:hAnsi="Arial" w:cs="Arial"/>
          <w:sz w:val="28"/>
          <w:szCs w:val="28"/>
        </w:rPr>
        <w:t xml:space="preserve">A apelante alega, em síntese, que: </w:t>
      </w:r>
      <w:r w:rsidRPr="00C02B08">
        <w:rPr>
          <w:rFonts w:ascii="Arial" w:hAnsi="Arial" w:cs="Arial"/>
          <w:b/>
          <w:bCs/>
          <w:sz w:val="28"/>
          <w:szCs w:val="28"/>
        </w:rPr>
        <w:t>1)</w:t>
      </w:r>
      <w:r w:rsidRPr="00C02B08">
        <w:rPr>
          <w:rFonts w:ascii="Arial" w:hAnsi="Arial" w:cs="Arial"/>
          <w:sz w:val="28"/>
          <w:szCs w:val="28"/>
        </w:rPr>
        <w:t xml:space="preserve"> manteve união estável com o apelado por aproximadamente 21 anos, período em que se consolidou esforço comum e divisão sexual do trabalho, tendo a sentença, embora reconheça a união, julgado improcedentes os pedidos de partilha de bens e de alimentos, ocasionando grave desequilíbrio patrimonial em seu desfavor; </w:t>
      </w:r>
      <w:r w:rsidRPr="00C02B08">
        <w:rPr>
          <w:rFonts w:ascii="Arial" w:hAnsi="Arial" w:cs="Arial"/>
          <w:b/>
          <w:bCs/>
          <w:sz w:val="28"/>
          <w:szCs w:val="28"/>
        </w:rPr>
        <w:t>2)</w:t>
      </w:r>
      <w:r w:rsidRPr="00C02B08">
        <w:rPr>
          <w:rFonts w:ascii="Arial" w:hAnsi="Arial" w:cs="Arial"/>
          <w:sz w:val="28"/>
          <w:szCs w:val="28"/>
        </w:rPr>
        <w:t xml:space="preserve"> houve cerceamento de defesa e violação à boa-fé objetiva processual, pois o juízo de origem indeferiu a prova pericial de engenharia sob o fundamento de que a </w:t>
      </w:r>
      <w:r w:rsidRPr="00C02B08">
        <w:rPr>
          <w:rFonts w:ascii="Arial" w:hAnsi="Arial" w:cs="Arial"/>
          <w:sz w:val="28"/>
          <w:szCs w:val="28"/>
        </w:rPr>
        <w:lastRenderedPageBreak/>
        <w:t xml:space="preserve">apuração das benfeitorias seria remetida à fase de liquidação, criando legítima expectativa processual, para, contraditoriamente, julgar improcedente o pedido de partilha das benfeitorias por suposta ausência de provas, caracterizando comportamento vedado pelo princípio do </w:t>
      </w:r>
      <w:r w:rsidRPr="00C02B08">
        <w:rPr>
          <w:rFonts w:ascii="Arial" w:hAnsi="Arial" w:cs="Arial"/>
          <w:i/>
          <w:iCs/>
          <w:sz w:val="28"/>
          <w:szCs w:val="28"/>
        </w:rPr>
        <w:t>venire contra factum proprium</w:t>
      </w:r>
      <w:r w:rsidRPr="00C02B08">
        <w:rPr>
          <w:rFonts w:ascii="Arial" w:hAnsi="Arial" w:cs="Arial"/>
          <w:sz w:val="28"/>
          <w:szCs w:val="28"/>
        </w:rPr>
        <w:t xml:space="preserve">; </w:t>
      </w:r>
      <w:r w:rsidRPr="00C02B08">
        <w:rPr>
          <w:rFonts w:ascii="Arial" w:hAnsi="Arial" w:cs="Arial"/>
          <w:b/>
          <w:bCs/>
          <w:sz w:val="28"/>
          <w:szCs w:val="28"/>
        </w:rPr>
        <w:t>3)</w:t>
      </w:r>
      <w:r w:rsidRPr="00C02B08">
        <w:rPr>
          <w:rFonts w:ascii="Arial" w:hAnsi="Arial" w:cs="Arial"/>
          <w:sz w:val="28"/>
          <w:szCs w:val="28"/>
        </w:rPr>
        <w:t xml:space="preserve"> a sentença baseou-se indevidamente em prova documental preclusa, admitindo documentos juntados extemporaneamente pelo apelado</w:t>
      </w:r>
      <w:r w:rsidR="00636C31">
        <w:rPr>
          <w:rFonts w:ascii="Arial" w:hAnsi="Arial" w:cs="Arial"/>
          <w:sz w:val="28"/>
          <w:szCs w:val="28"/>
        </w:rPr>
        <w:t xml:space="preserve"> após a contestação</w:t>
      </w:r>
      <w:r w:rsidRPr="00C02B08">
        <w:rPr>
          <w:rFonts w:ascii="Arial" w:hAnsi="Arial" w:cs="Arial"/>
          <w:sz w:val="28"/>
          <w:szCs w:val="28"/>
        </w:rPr>
        <w:t>, em afronta aos arts. 434 e 435 do CPC, ao princípio da concentração da defesa e à paridade de armas, inclusive validando declarações unilaterais produzidas no curso do processo, com prejuízo ao contraditório</w:t>
      </w:r>
      <w:r w:rsidR="009802D8" w:rsidRPr="00C02B08">
        <w:rPr>
          <w:rFonts w:ascii="Arial" w:hAnsi="Arial" w:cs="Arial"/>
          <w:sz w:val="28"/>
          <w:szCs w:val="28"/>
        </w:rPr>
        <w:t>.</w:t>
      </w:r>
    </w:p>
    <w:p w14:paraId="192CDAF2" w14:textId="77777777" w:rsidR="009802D8" w:rsidRPr="00C02B08" w:rsidRDefault="009802D8" w:rsidP="00927FE5">
      <w:pPr>
        <w:spacing w:after="0" w:line="360" w:lineRule="auto"/>
        <w:ind w:firstLine="2268"/>
        <w:jc w:val="both"/>
        <w:rPr>
          <w:rFonts w:ascii="Arial" w:hAnsi="Arial" w:cs="Arial"/>
          <w:sz w:val="28"/>
          <w:szCs w:val="28"/>
        </w:rPr>
      </w:pPr>
    </w:p>
    <w:p w14:paraId="4745B82C" w14:textId="1D78F681" w:rsidR="009802D8" w:rsidRPr="00C02B08" w:rsidRDefault="009802D8" w:rsidP="00927FE5">
      <w:pPr>
        <w:spacing w:after="0" w:line="360" w:lineRule="auto"/>
        <w:ind w:firstLine="2268"/>
        <w:jc w:val="both"/>
        <w:rPr>
          <w:rFonts w:ascii="Arial" w:hAnsi="Arial" w:cs="Arial"/>
          <w:sz w:val="28"/>
          <w:szCs w:val="28"/>
        </w:rPr>
      </w:pPr>
      <w:r w:rsidRPr="00311067">
        <w:rPr>
          <w:rFonts w:ascii="Arial" w:hAnsi="Arial" w:cs="Arial"/>
          <w:sz w:val="28"/>
          <w:szCs w:val="28"/>
          <w:highlight w:val="yellow"/>
        </w:rPr>
        <w:t>Sem razão a apelante.</w:t>
      </w:r>
    </w:p>
    <w:p w14:paraId="34AEB052" w14:textId="77777777" w:rsidR="009802D8" w:rsidRPr="00C02B08" w:rsidRDefault="009802D8" w:rsidP="00927FE5">
      <w:pPr>
        <w:spacing w:after="0" w:line="360" w:lineRule="auto"/>
        <w:ind w:firstLine="2268"/>
        <w:jc w:val="both"/>
        <w:rPr>
          <w:rFonts w:ascii="Arial" w:hAnsi="Arial" w:cs="Arial"/>
          <w:sz w:val="28"/>
          <w:szCs w:val="28"/>
        </w:rPr>
      </w:pPr>
    </w:p>
    <w:p w14:paraId="64F9F2A5" w14:textId="77777777" w:rsidR="00311067" w:rsidRDefault="009802D8" w:rsidP="009802D8">
      <w:pPr>
        <w:spacing w:after="0" w:line="360" w:lineRule="auto"/>
        <w:ind w:firstLine="2268"/>
        <w:jc w:val="both"/>
        <w:rPr>
          <w:rFonts w:ascii="Arial" w:hAnsi="Arial" w:cs="Arial"/>
          <w:sz w:val="28"/>
          <w:szCs w:val="28"/>
        </w:rPr>
      </w:pPr>
      <w:r w:rsidRPr="00311067">
        <w:rPr>
          <w:rFonts w:ascii="Arial" w:hAnsi="Arial" w:cs="Arial"/>
          <w:sz w:val="28"/>
          <w:szCs w:val="28"/>
          <w:highlight w:val="yellow"/>
        </w:rPr>
        <w:t>Não prosperam as alegações de cerceamento de defesa e de violação à boa-fé objetiva processual</w:t>
      </w:r>
      <w:r w:rsidRPr="00C02B08">
        <w:rPr>
          <w:rFonts w:ascii="Arial" w:hAnsi="Arial" w:cs="Arial"/>
          <w:sz w:val="28"/>
          <w:szCs w:val="28"/>
        </w:rPr>
        <w:t xml:space="preserve">. </w:t>
      </w:r>
    </w:p>
    <w:p w14:paraId="6ED056AC" w14:textId="77777777" w:rsidR="00311067" w:rsidRDefault="00311067" w:rsidP="009802D8">
      <w:pPr>
        <w:spacing w:after="0" w:line="360" w:lineRule="auto"/>
        <w:ind w:firstLine="2268"/>
        <w:jc w:val="both"/>
        <w:rPr>
          <w:rFonts w:ascii="Arial" w:hAnsi="Arial" w:cs="Arial"/>
          <w:sz w:val="28"/>
          <w:szCs w:val="28"/>
        </w:rPr>
      </w:pPr>
    </w:p>
    <w:p w14:paraId="78138332" w14:textId="63DEA0EC" w:rsidR="009802D8" w:rsidRPr="00C02B08" w:rsidRDefault="009802D8" w:rsidP="009802D8">
      <w:pPr>
        <w:spacing w:after="0" w:line="360" w:lineRule="auto"/>
        <w:ind w:firstLine="2268"/>
        <w:jc w:val="both"/>
        <w:rPr>
          <w:rFonts w:ascii="Arial" w:hAnsi="Arial" w:cs="Arial"/>
          <w:sz w:val="28"/>
          <w:szCs w:val="28"/>
        </w:rPr>
      </w:pPr>
      <w:r w:rsidRPr="00311067">
        <w:rPr>
          <w:rFonts w:ascii="Arial" w:hAnsi="Arial" w:cs="Arial"/>
          <w:sz w:val="28"/>
          <w:szCs w:val="28"/>
          <w:highlight w:val="yellow"/>
        </w:rPr>
        <w:t>O indeferimento da prova pericial, sob o fundamento de que eventual apuração de benfeitorias poderia ser realizada em fase própria, insere-se no poder instrutório do magistrado, não se evidenciando contradição, sobretudo diante da ausência de elementos mínimos que justificassem a produção da prova técnica.</w:t>
      </w:r>
      <w:r w:rsidRPr="00C02B08">
        <w:rPr>
          <w:rFonts w:ascii="Arial" w:hAnsi="Arial" w:cs="Arial"/>
          <w:sz w:val="28"/>
          <w:szCs w:val="28"/>
        </w:rPr>
        <w:t xml:space="preserve"> </w:t>
      </w:r>
    </w:p>
    <w:p w14:paraId="683E0969" w14:textId="77777777" w:rsidR="009802D8" w:rsidRPr="00C02B08" w:rsidRDefault="009802D8" w:rsidP="009802D8">
      <w:pPr>
        <w:spacing w:after="0" w:line="360" w:lineRule="auto"/>
        <w:ind w:firstLine="2268"/>
        <w:jc w:val="both"/>
        <w:rPr>
          <w:rFonts w:ascii="Arial" w:hAnsi="Arial" w:cs="Arial"/>
          <w:sz w:val="28"/>
          <w:szCs w:val="28"/>
        </w:rPr>
      </w:pPr>
    </w:p>
    <w:p w14:paraId="14B76858" w14:textId="21DF1730" w:rsidR="009802D8" w:rsidRDefault="009802D8" w:rsidP="009802D8">
      <w:pPr>
        <w:spacing w:after="0" w:line="360" w:lineRule="auto"/>
        <w:ind w:firstLine="2268"/>
        <w:jc w:val="both"/>
        <w:rPr>
          <w:rFonts w:ascii="Arial" w:hAnsi="Arial" w:cs="Arial"/>
          <w:sz w:val="28"/>
          <w:szCs w:val="28"/>
        </w:rPr>
      </w:pPr>
      <w:r w:rsidRPr="00C02B08">
        <w:rPr>
          <w:rFonts w:ascii="Arial" w:hAnsi="Arial" w:cs="Arial"/>
          <w:sz w:val="28"/>
          <w:szCs w:val="28"/>
        </w:rPr>
        <w:t>A</w:t>
      </w:r>
      <w:r w:rsidR="004B4812" w:rsidRPr="00C02B08">
        <w:rPr>
          <w:rFonts w:ascii="Arial" w:hAnsi="Arial" w:cs="Arial"/>
          <w:sz w:val="28"/>
          <w:szCs w:val="28"/>
        </w:rPr>
        <w:t>lém disso</w:t>
      </w:r>
      <w:r w:rsidRPr="00C02B08">
        <w:rPr>
          <w:rFonts w:ascii="Arial" w:hAnsi="Arial" w:cs="Arial"/>
          <w:sz w:val="28"/>
          <w:szCs w:val="28"/>
        </w:rPr>
        <w:t xml:space="preserve">, </w:t>
      </w:r>
      <w:r w:rsidRPr="00311067">
        <w:rPr>
          <w:rFonts w:ascii="Arial" w:hAnsi="Arial" w:cs="Arial"/>
          <w:sz w:val="28"/>
          <w:szCs w:val="28"/>
          <w:highlight w:val="yellow"/>
        </w:rPr>
        <w:t xml:space="preserve">quanto aos documentos juntados posteriormente, não se verifica irregularidade capaz de macular o processo, porquanto foi assegurado o contraditório, afastando-se, assim, qualquer ofensa aos princípios da paridade de armas e da não </w:t>
      </w:r>
      <w:r w:rsidRPr="00311067">
        <w:rPr>
          <w:rFonts w:ascii="Arial" w:hAnsi="Arial" w:cs="Arial"/>
          <w:sz w:val="28"/>
          <w:szCs w:val="28"/>
          <w:highlight w:val="yellow"/>
        </w:rPr>
        <w:lastRenderedPageBreak/>
        <w:t>surpresa, cabendo apenas a valoração de sua força probatória no contexto do conjunto dos autos</w:t>
      </w:r>
      <w:r w:rsidRPr="00C02B08">
        <w:rPr>
          <w:rFonts w:ascii="Arial" w:hAnsi="Arial" w:cs="Arial"/>
          <w:sz w:val="28"/>
          <w:szCs w:val="28"/>
        </w:rPr>
        <w:t>.</w:t>
      </w:r>
    </w:p>
    <w:p w14:paraId="218785FB" w14:textId="77777777" w:rsidR="00471F7B" w:rsidRDefault="00471F7B" w:rsidP="009802D8">
      <w:pPr>
        <w:spacing w:after="0" w:line="360" w:lineRule="auto"/>
        <w:ind w:firstLine="2268"/>
        <w:jc w:val="both"/>
        <w:rPr>
          <w:rFonts w:ascii="Arial" w:hAnsi="Arial" w:cs="Arial"/>
          <w:sz w:val="28"/>
          <w:szCs w:val="28"/>
        </w:rPr>
      </w:pPr>
    </w:p>
    <w:p w14:paraId="462E3C3E" w14:textId="5A47D3A9" w:rsidR="00C02B08" w:rsidRPr="00623038" w:rsidRDefault="00D6589A" w:rsidP="009802D8">
      <w:pPr>
        <w:spacing w:after="0" w:line="360" w:lineRule="auto"/>
        <w:ind w:firstLine="2268"/>
        <w:jc w:val="both"/>
        <w:rPr>
          <w:rFonts w:ascii="Arial" w:hAnsi="Arial" w:cs="Arial"/>
          <w:sz w:val="28"/>
          <w:szCs w:val="28"/>
          <w:u w:val="single"/>
        </w:rPr>
      </w:pPr>
      <w:r w:rsidRPr="00311067">
        <w:rPr>
          <w:rFonts w:ascii="Arial" w:hAnsi="Arial" w:cs="Arial"/>
          <w:sz w:val="28"/>
          <w:szCs w:val="28"/>
          <w:highlight w:val="yellow"/>
          <w:u w:val="single"/>
        </w:rPr>
        <w:t>A</w:t>
      </w:r>
      <w:r w:rsidR="00C02B08" w:rsidRPr="00311067">
        <w:rPr>
          <w:rFonts w:ascii="Arial" w:hAnsi="Arial" w:cs="Arial"/>
          <w:sz w:val="28"/>
          <w:szCs w:val="28"/>
          <w:highlight w:val="yellow"/>
          <w:u w:val="single"/>
        </w:rPr>
        <w:t>ssim, rejeito as preliminares suscitadas pela apelante de cerceamento de defesa e violação ao contraditório e paridade de armas.</w:t>
      </w:r>
    </w:p>
    <w:p w14:paraId="0B26929F" w14:textId="77777777" w:rsidR="00C02B08" w:rsidRPr="00623038" w:rsidRDefault="00C02B08" w:rsidP="00840622">
      <w:pPr>
        <w:spacing w:after="0" w:line="360" w:lineRule="auto"/>
        <w:jc w:val="center"/>
        <w:rPr>
          <w:rFonts w:ascii="Arial" w:hAnsi="Arial" w:cs="Arial"/>
          <w:sz w:val="28"/>
          <w:szCs w:val="28"/>
        </w:rPr>
      </w:pPr>
    </w:p>
    <w:p w14:paraId="1EA18705" w14:textId="61CCDC26" w:rsidR="00840622" w:rsidRPr="00623038" w:rsidRDefault="00840622" w:rsidP="00840622">
      <w:pPr>
        <w:spacing w:after="0" w:line="360" w:lineRule="auto"/>
        <w:jc w:val="center"/>
        <w:rPr>
          <w:rFonts w:ascii="Arial" w:hAnsi="Arial" w:cs="Arial"/>
          <w:sz w:val="28"/>
          <w:szCs w:val="28"/>
        </w:rPr>
      </w:pPr>
      <w:r w:rsidRPr="00623038">
        <w:rPr>
          <w:rFonts w:ascii="Arial" w:hAnsi="Arial" w:cs="Arial"/>
          <w:sz w:val="28"/>
          <w:szCs w:val="28"/>
        </w:rPr>
        <w:t>MÉRITO</w:t>
      </w:r>
    </w:p>
    <w:p w14:paraId="5A1F8A71" w14:textId="77777777" w:rsidR="00141E0B" w:rsidRPr="00141E0B" w:rsidRDefault="00141E0B" w:rsidP="00141E0B">
      <w:pPr>
        <w:spacing w:after="0" w:line="360" w:lineRule="auto"/>
        <w:jc w:val="center"/>
        <w:rPr>
          <w:rFonts w:ascii="Arial" w:hAnsi="Arial" w:cs="Arial"/>
          <w:sz w:val="28"/>
          <w:szCs w:val="28"/>
        </w:rPr>
      </w:pPr>
      <w:commentRangeStart w:id="43"/>
      <w:r>
        <w:rPr>
          <w:rFonts w:ascii="Arial" w:hAnsi="Arial" w:cs="Arial"/>
          <w:sz w:val="28"/>
          <w:szCs w:val="28"/>
          <w:highlight w:val="yellow"/>
        </w:rPr>
        <w:t xml:space="preserve">DA </w:t>
      </w:r>
      <w:del w:id="1114" w:author="Assessor GDSXSR" w:date="2026-10-28T22:38:39Z">
        <w:r>
          <w:rPr>
            <w:rFonts w:ascii="Arial" w:hAnsi="Arial" w:cs="Arial"/>
            <w:sz w:val="28"/>
            <w:szCs w:val="28"/>
            <w:highlight w:val="yellow"/>
          </w:rPr>
          <w:delText xml:space="preserve">INSUFICIÊNCIA</w:delText>
        </w:r>
      </w:del>
      <w:ins w:id="1115" w:author="Assessor GDSXSR" w:date="2026-10-28T22:38:39Z">
        <w:r>
          <w:rPr>
            <w:rFonts w:ascii="Arial" w:hAnsi="Arial" w:cs="Arial"/>
            <w:color w:val="808080"/>
            <w:sz w:val="28"/>
            <w:szCs w:val="28"/>
            <w:highlight w:val="yellow"/>
          </w:rPr>
          <w:t xml:space="preserve">IMPROCEDÊNCIA</w:t>
        </w:r>
      </w:ins>
      <w:r>
        <w:rPr>
          <w:rFonts w:ascii="Arial" w:hAnsi="Arial" w:cs="Arial"/>
          <w:sz w:val="28"/>
          <w:szCs w:val="28"/>
          <w:highlight w:val="yellow"/>
        </w:rPr>
        <w:t xml:space="preserve"> </w:t>
      </w:r>
      <w:del w:id="1116" w:author="Assessor GDSXSR" w:date="2026-10-28T22:38:39Z">
        <w:r>
          <w:rPr>
            <w:rFonts w:ascii="Arial" w:hAnsi="Arial" w:cs="Arial"/>
            <w:sz w:val="28"/>
            <w:szCs w:val="28"/>
            <w:highlight w:val="yellow"/>
          </w:rPr>
          <w:delText xml:space="preserve">DE PROVA QUANTO AOS BENS INDICADOS PARA</w:delText>
        </w:r>
      </w:del>
      <w:ins w:id="1117" w:author="Assessor GDSXSR" w:date="2026-10-28T22:38:39Z">
        <w:r>
          <w:rPr>
            <w:rFonts w:ascii="Arial" w:hAnsi="Arial" w:cs="Arial"/>
            <w:color w:val="808080"/>
            <w:sz w:val="28"/>
            <w:szCs w:val="28"/>
            <w:highlight w:val="yellow"/>
          </w:rPr>
          <w:t xml:space="preserve">DA</w:t>
        </w:r>
      </w:ins>
      <w:r>
        <w:rPr>
          <w:rFonts w:ascii="Arial" w:hAnsi="Arial" w:cs="Arial"/>
          <w:sz w:val="28"/>
          <w:szCs w:val="28"/>
          <w:highlight w:val="yellow"/>
        </w:rPr>
        <w:t xml:space="preserve"> PARTILHA</w:t>
      </w:r>
      <w:ins w:id="1118" w:author="Assessor GDSXSR" w:date="2026-10-28T22:38:39Z">
        <w:r>
          <w:rPr>
            <w:rFonts w:ascii="Arial" w:hAnsi="Arial" w:cs="Arial"/>
            <w:color w:val="808080"/>
            <w:sz w:val="28"/>
            <w:szCs w:val="28"/>
            <w:highlight w:val="yellow"/>
          </w:rPr>
          <w:t xml:space="preserve"> DOS DIREITOS AQUISITIVOS EM RAZÃO DA SUB-ROGAÇÃO DO BEM PARTICULAR</w:t>
        </w:r>
        <w:commentRangeEnd w:id="43"/>
        <w:r>
          <w:rPr>
            <w:rStyle w:val="CommentReference"/>
            <w:color w:val="808080"/>
          </w:rPr>
          <w:commentReference w:id="43"/>
        </w:r>
      </w:ins>
    </w:p>
    <w:p w14:paraId="458C043E" w14:textId="77777777" w:rsidR="00840622" w:rsidRPr="00623038" w:rsidRDefault="00840622" w:rsidP="000B4B66">
      <w:pPr>
        <w:spacing w:after="0" w:line="360" w:lineRule="auto"/>
        <w:ind w:firstLine="2268"/>
        <w:jc w:val="both"/>
        <w:rPr>
          <w:rFonts w:ascii="Arial" w:hAnsi="Arial" w:cs="Arial"/>
          <w:sz w:val="28"/>
          <w:szCs w:val="28"/>
        </w:rPr>
      </w:pPr>
    </w:p>
    <w:p w14:paraId="561186A5" w14:textId="1608106B" w:rsidR="00927FE5" w:rsidRPr="00623038" w:rsidRDefault="001F1731" w:rsidP="008361CB">
      <w:pPr>
        <w:spacing w:after="0" w:line="360" w:lineRule="auto"/>
        <w:ind w:firstLine="2268"/>
        <w:jc w:val="both"/>
        <w:rPr>
          <w:rFonts w:ascii="Arial" w:hAnsi="Arial" w:cs="Arial"/>
          <w:sz w:val="28"/>
          <w:szCs w:val="28"/>
        </w:rPr>
      </w:pPr>
      <w:commentRangeStart w:id="15"/>
      <w:r>
        <w:rPr>
          <w:rFonts w:ascii="Arial" w:hAnsi="Arial" w:cs="Arial"/>
          <w:sz w:val="28"/>
          <w:szCs w:val="28"/>
        </w:rPr>
        <w:t xml:space="preserve">A </w:t>
      </w:r>
      <w:ins w:id="1119" w:author="Assessor GDSXSR" w:date="2026-10-28T22:38:39Z">
        <w:r>
          <w:rPr>
            <w:rFonts w:ascii="Arial" w:hAnsi="Arial" w:cs="Arial"/>
            <w:color w:val="808080"/>
            <w:sz w:val="28"/>
            <w:szCs w:val="28"/>
          </w:rPr>
          <w:t xml:space="preserve">autora/</w:t>
        </w:r>
      </w:ins>
      <w:r>
        <w:rPr>
          <w:rFonts w:ascii="Arial" w:hAnsi="Arial" w:cs="Arial"/>
          <w:sz w:val="28"/>
          <w:szCs w:val="28"/>
        </w:rPr>
        <w:t xml:space="preserve">apelante</w:t>
      </w:r>
      <w:del w:id="1120" w:author="Assessor GDSXSR" w:date="2026-10-28T22:38:39Z">
        <w:r>
          <w:rPr>
            <w:rFonts w:ascii="Arial" w:hAnsi="Arial" w:cs="Arial"/>
            <w:sz w:val="28"/>
            <w:szCs w:val="28"/>
          </w:rPr>
          <w:delText xml:space="preserve">, M. B.,</w:delText>
        </w:r>
      </w:del>
      <w:r>
        <w:rPr>
          <w:rFonts w:ascii="Arial" w:hAnsi="Arial" w:cs="Arial"/>
          <w:sz w:val="28"/>
          <w:szCs w:val="28"/>
        </w:rPr>
        <w:t xml:space="preserve"> alega</w:t>
      </w:r>
      <w:del w:id="1121" w:author="Assessor GDSXSR" w:date="2026-10-28T22:38:39Z">
        <w:r>
          <w:rPr>
            <w:rFonts w:ascii="Arial" w:hAnsi="Arial" w:cs="Arial"/>
            <w:sz w:val="28"/>
            <w:szCs w:val="28"/>
          </w:rPr>
          <w:delText xml:space="preserve">, em síntese</w:delText>
        </w:r>
        <w:r>
          <w:rPr>
            <w:rFonts w:ascii="Arial" w:hAnsi="Arial" w:cs="Arial"/>
            <w:sz w:val="28"/>
            <w:szCs w:val="28"/>
          </w:rPr>
          <w:delText xml:space="preserve">,</w:delText>
        </w:r>
      </w:del>
      <w:r>
        <w:rPr>
          <w:rFonts w:ascii="Arial" w:hAnsi="Arial" w:cs="Arial"/>
          <w:sz w:val="28"/>
          <w:szCs w:val="28"/>
        </w:rPr>
        <w:t xml:space="preserve"> que</w:t>
      </w:r>
      <w:ins w:id="1122" w:author="Assessor GDSXSR" w:date="2026-10-28T22:38:39Z">
        <w:r>
          <w:rPr>
            <w:rFonts w:ascii="Arial" w:hAnsi="Arial" w:cs="Arial"/>
            <w:color w:val="808080"/>
            <w:sz w:val="28"/>
            <w:szCs w:val="28"/>
          </w:rPr>
          <w:t xml:space="preserve">:</w:t>
        </w:r>
      </w:ins>
      <w:r>
        <w:rPr>
          <w:rFonts w:ascii="Arial" w:hAnsi="Arial" w:cs="Arial"/>
          <w:sz w:val="28"/>
          <w:szCs w:val="28"/>
        </w:rPr>
        <w:t xml:space="preserve"> </w:t>
      </w:r>
      <w:del w:id="1123" w:author="Assessor GDSXSR" w:date="2026-10-28T22:38:39Z">
        <w:r>
          <w:rPr>
            <w:rFonts w:ascii="Arial" w:hAnsi="Arial" w:cs="Arial"/>
            <w:sz w:val="28"/>
            <w:szCs w:val="28"/>
          </w:rPr>
          <w:delText xml:space="preserve">os bens devem ser partilhados, sendo</w:delText>
        </w:r>
        <w:r>
          <w:rPr>
            <w:rFonts w:ascii="Arial" w:hAnsi="Arial" w:cs="Arial"/>
            <w:sz w:val="28"/>
            <w:szCs w:val="28"/>
          </w:rPr>
          <w:delText xml:space="preserve"> inaplicável a tese de sub-rogação </w:delText>
        </w:r>
        <w:r>
          <w:rPr>
            <w:rFonts w:ascii="Arial" w:hAnsi="Arial" w:cs="Arial"/>
            <w:sz w:val="28"/>
            <w:szCs w:val="28"/>
          </w:rPr>
          <w:delText xml:space="preserve">acolhida na origem, pois</w:delText>
        </w:r>
      </w:del>
      <w:ins w:id="1124" w:author="Assessor GDSXSR" w:date="2026-10-28T22:38:39Z">
        <w:r>
          <w:rPr>
            <w:b/>
            <w:rFonts w:ascii="Arial" w:hAnsi="Arial" w:cs="Arial"/>
            <w:color w:val="808080"/>
            <w:sz w:val="28"/>
            <w:szCs w:val="28"/>
          </w:rPr>
          <w:t xml:space="preserve">1)</w:t>
        </w:r>
      </w:ins>
      <w:r>
        <w:rPr>
          <w:rFonts w:ascii="Arial" w:hAnsi="Arial" w:cs="Arial"/>
          <w:sz w:val="28"/>
          <w:szCs w:val="28"/>
        </w:rPr>
        <w:t xml:space="preserve"> não </w:t>
      </w:r>
      <w:del w:id="1125" w:author="Assessor GDSXSR" w:date="2026-10-28T22:38:39Z">
        <w:r>
          <w:rPr>
            <w:rFonts w:ascii="Arial" w:hAnsi="Arial" w:cs="Arial"/>
            <w:sz w:val="28"/>
            <w:szCs w:val="28"/>
          </w:rPr>
          <w:delText xml:space="preserve">houve</w:delText>
        </w:r>
      </w:del>
      <w:ins w:id="1126" w:author="Assessor GDSXSR" w:date="2026-10-28T22:38:39Z">
        <w:r>
          <w:rPr>
            <w:rFonts w:ascii="Arial" w:hAnsi="Arial" w:cs="Arial"/>
            <w:color w:val="808080"/>
            <w:sz w:val="28"/>
            <w:szCs w:val="28"/>
          </w:rPr>
          <w:t xml:space="preserve">há</w:t>
        </w:r>
      </w:ins>
      <w:r>
        <w:rPr>
          <w:rFonts w:ascii="Arial" w:hAnsi="Arial" w:cs="Arial"/>
          <w:sz w:val="28"/>
          <w:szCs w:val="28"/>
        </w:rPr>
        <w:t xml:space="preserve"> prova cabal e rastreável de que os valores</w:t>
      </w:r>
      <w:del w:id="1127" w:author="Assessor GDSXSR" w:date="2026-10-28T22:38:39Z">
        <w:r>
          <w:rPr>
            <w:rFonts w:ascii="Arial" w:hAnsi="Arial" w:cs="Arial"/>
            <w:sz w:val="28"/>
            <w:szCs w:val="28"/>
          </w:rPr>
          <w:delText xml:space="preserve"> oriundos</w:delText>
        </w:r>
      </w:del>
      <w:r>
        <w:rPr>
          <w:rFonts w:ascii="Arial" w:hAnsi="Arial" w:cs="Arial"/>
          <w:sz w:val="28"/>
          <w:szCs w:val="28"/>
        </w:rPr>
        <w:t xml:space="preserve"> da venda de bem particular do apelado tenham sido </w:t>
      </w:r>
      <w:del w:id="1128" w:author="Assessor GDSXSR" w:date="2026-10-28T22:38:39Z">
        <w:r>
          <w:rPr>
            <w:rFonts w:ascii="Arial" w:hAnsi="Arial" w:cs="Arial"/>
            <w:sz w:val="28"/>
            <w:szCs w:val="28"/>
          </w:rPr>
          <w:delText xml:space="preserve">integralmente</w:delText>
        </w:r>
      </w:del>
      <w:ins w:id="1129" w:author="Assessor GDSXSR" w:date="2026-10-28T22:38:39Z">
        <w:r>
          <w:rPr>
            <w:rFonts w:ascii="Arial" w:hAnsi="Arial" w:cs="Arial"/>
            <w:color w:val="808080"/>
            <w:sz w:val="28"/>
            <w:szCs w:val="28"/>
          </w:rPr>
          <w:t xml:space="preserve">empregados, integral</w:t>
        </w:r>
      </w:ins>
      <w:r>
        <w:rPr>
          <w:rFonts w:ascii="Arial" w:hAnsi="Arial" w:cs="Arial"/>
          <w:sz w:val="28"/>
          <w:szCs w:val="28"/>
        </w:rPr>
        <w:t xml:space="preserve"> e </w:t>
      </w:r>
      <w:del w:id="1130" w:author="Assessor GDSXSR" w:date="2026-10-28T22:38:39Z">
        <w:r>
          <w:rPr>
            <w:rFonts w:ascii="Arial" w:hAnsi="Arial" w:cs="Arial"/>
            <w:sz w:val="28"/>
            <w:szCs w:val="28"/>
          </w:rPr>
          <w:delText xml:space="preserve">de forma contínua empregados</w:delText>
        </w:r>
      </w:del>
      <w:ins w:id="1131" w:author="Assessor GDSXSR" w:date="2026-10-28T22:38:39Z">
        <w:r>
          <w:rPr>
            <w:rFonts w:ascii="Arial" w:hAnsi="Arial" w:cs="Arial"/>
            <w:color w:val="808080"/>
            <w:sz w:val="28"/>
            <w:szCs w:val="28"/>
          </w:rPr>
          <w:t xml:space="preserve">continuamente,</w:t>
        </w:r>
      </w:ins>
      <w:r>
        <w:rPr>
          <w:rFonts w:ascii="Arial" w:hAnsi="Arial" w:cs="Arial"/>
          <w:sz w:val="28"/>
          <w:szCs w:val="28"/>
        </w:rPr>
        <w:t xml:space="preserve"> na aquisição dos imóveis comprados em 2021 e 2022</w:t>
      </w:r>
      <w:del w:id="1132" w:author="Assessor GDSXSR" w:date="2026-10-28T22:38:39Z">
        <w:r>
          <w:rPr>
            <w:rFonts w:ascii="Arial" w:hAnsi="Arial" w:cs="Arial"/>
            <w:sz w:val="28"/>
            <w:szCs w:val="28"/>
          </w:rPr>
          <w:delText xml:space="preserve">,</w:delText>
        </w:r>
      </w:del>
      <w:ins w:id="1133" w:author="Assessor GDSXSR" w:date="2026-10-28T22:38:39Z">
        <w:r>
          <w:rPr>
            <w:rFonts w:ascii="Arial" w:hAnsi="Arial" w:cs="Arial"/>
            <w:color w:val="808080"/>
            <w:sz w:val="28"/>
            <w:szCs w:val="28"/>
          </w:rPr>
          <w:t xml:space="preserve">;</w:t>
        </w:r>
      </w:ins>
      <w:r>
        <w:rPr>
          <w:rFonts w:ascii="Arial" w:hAnsi="Arial" w:cs="Arial"/>
          <w:sz w:val="28"/>
          <w:szCs w:val="28"/>
        </w:rPr>
        <w:t xml:space="preserve"> </w:t>
      </w:r>
      <w:del w:id="1134" w:author="Assessor GDSXSR" w:date="2026-10-28T22:38:39Z">
        <w:r>
          <w:rPr>
            <w:rFonts w:ascii="Arial" w:hAnsi="Arial" w:cs="Arial"/>
            <w:sz w:val="28"/>
            <w:szCs w:val="28"/>
          </w:rPr>
          <w:delText xml:space="preserve">existindo</w:delText>
        </w:r>
      </w:del>
      <w:ins w:id="1135" w:author="Assessor GDSXSR" w:date="2026-10-28T22:38:39Z">
        <w:r>
          <w:rPr>
            <w:b/>
            <w:rFonts w:ascii="Arial" w:hAnsi="Arial" w:cs="Arial"/>
            <w:color w:val="808080"/>
            <w:sz w:val="28"/>
            <w:szCs w:val="28"/>
          </w:rPr>
          <w:t xml:space="preserve">2)</w:t>
        </w:r>
        <w:r>
          <w:rPr>
            <w:rFonts w:ascii="Arial" w:hAnsi="Arial" w:cs="Arial"/>
            <w:color w:val="808080"/>
            <w:sz w:val="28"/>
            <w:szCs w:val="28"/>
          </w:rPr>
          <w:t xml:space="preserve"> há</w:t>
        </w:r>
      </w:ins>
      <w:r>
        <w:rPr>
          <w:rFonts w:ascii="Arial" w:hAnsi="Arial" w:cs="Arial"/>
          <w:sz w:val="28"/>
          <w:szCs w:val="28"/>
        </w:rPr>
        <w:t xml:space="preserve"> hiato temporal relevante, circulação indistinta de recursos em conta de uso ordinário e pagamentos realizados por terceiros estranhos ao negócio originário</w:t>
      </w:r>
      <w:del w:id="1136" w:author="Assessor GDSXSR" w:date="2026-10-28T22:38:39Z">
        <w:r>
          <w:rPr>
            <w:rFonts w:ascii="Arial" w:hAnsi="Arial" w:cs="Arial"/>
            <w:sz w:val="28"/>
            <w:szCs w:val="28"/>
          </w:rPr>
          <w:delText xml:space="preserve">,</w:delText>
        </w:r>
      </w:del>
      <w:ins w:id="1137" w:author="Assessor GDSXSR" w:date="2026-10-28T22:38:39Z">
        <w:r>
          <w:rPr>
            <w:rFonts w:ascii="Arial" w:hAnsi="Arial" w:cs="Arial"/>
            <w:color w:val="808080"/>
            <w:sz w:val="28"/>
            <w:szCs w:val="28"/>
          </w:rPr>
          <w:t xml:space="preserve">;</w:t>
        </w:r>
      </w:ins>
      <w:r>
        <w:rPr>
          <w:rFonts w:ascii="Arial" w:hAnsi="Arial" w:cs="Arial"/>
          <w:sz w:val="28"/>
          <w:szCs w:val="28"/>
        </w:rPr>
        <w:t xml:space="preserve"> </w:t>
      </w:r>
      <w:del w:id="1138" w:author="Assessor GDSXSR" w:date="2026-10-28T22:38:39Z">
        <w:r>
          <w:rPr>
            <w:rFonts w:ascii="Arial" w:hAnsi="Arial" w:cs="Arial"/>
            <w:sz w:val="28"/>
            <w:szCs w:val="28"/>
          </w:rPr>
          <w:delText xml:space="preserve">circunstâncias</w:delText>
        </w:r>
      </w:del>
      <w:ins w:id="1139" w:author="Assessor GDSXSR" w:date="2026-10-28T22:38:39Z">
        <w:r>
          <w:rPr>
            <w:b/>
            <w:rFonts w:ascii="Arial" w:hAnsi="Arial" w:cs="Arial"/>
            <w:color w:val="808080"/>
            <w:sz w:val="28"/>
            <w:szCs w:val="28"/>
          </w:rPr>
          <w:t xml:space="preserve">3)</w:t>
        </w:r>
      </w:ins>
      <w:r>
        <w:rPr>
          <w:rFonts w:ascii="Arial" w:hAnsi="Arial" w:cs="Arial"/>
          <w:sz w:val="28"/>
          <w:szCs w:val="28"/>
        </w:rPr>
        <w:t xml:space="preserve"> </w:t>
      </w:r>
      <w:del w:id="1140" w:author="Assessor GDSXSR" w:date="2026-10-28T22:38:39Z">
        <w:r>
          <w:rPr>
            <w:rFonts w:ascii="Arial" w:hAnsi="Arial" w:cs="Arial"/>
            <w:sz w:val="28"/>
            <w:szCs w:val="28"/>
          </w:rPr>
          <w:delText xml:space="preserve">que, aliadas à</w:delText>
        </w:r>
      </w:del>
      <w:ins w:id="1141" w:author="Assessor GDSXSR" w:date="2026-10-28T22:38:39Z">
        <w:r>
          <w:rPr>
            <w:rFonts w:ascii="Arial" w:hAnsi="Arial" w:cs="Arial"/>
            <w:color w:val="808080"/>
            <w:sz w:val="28"/>
            <w:szCs w:val="28"/>
          </w:rPr>
          <w:t xml:space="preserve">a</w:t>
        </w:r>
      </w:ins>
      <w:r>
        <w:rPr>
          <w:rFonts w:ascii="Arial" w:hAnsi="Arial" w:cs="Arial"/>
          <w:sz w:val="28"/>
          <w:szCs w:val="28"/>
        </w:rPr>
        <w:t xml:space="preserve"> fungibilidade do dinheiro</w:t>
      </w:r>
      <w:del w:id="1142" w:author="Assessor GDSXSR" w:date="2026-10-28T22:38:39Z">
        <w:r>
          <w:rPr>
            <w:rFonts w:ascii="Arial" w:hAnsi="Arial" w:cs="Arial"/>
            <w:sz w:val="28"/>
            <w:szCs w:val="28"/>
          </w:rPr>
          <w:delText xml:space="preserve">,</w:delText>
        </w:r>
      </w:del>
      <w:r>
        <w:rPr>
          <w:rFonts w:ascii="Arial" w:hAnsi="Arial" w:cs="Arial"/>
          <w:sz w:val="28"/>
          <w:szCs w:val="28"/>
        </w:rPr>
        <w:t xml:space="preserve"> </w:t>
      </w:r>
      <w:del w:id="1143" w:author="Assessor GDSXSR" w:date="2026-10-28T22:38:39Z">
        <w:r>
          <w:rPr>
            <w:rFonts w:ascii="Arial" w:hAnsi="Arial" w:cs="Arial"/>
            <w:sz w:val="28"/>
            <w:szCs w:val="28"/>
          </w:rPr>
          <w:delText xml:space="preserve">atraem</w:delText>
        </w:r>
      </w:del>
      <w:ins w:id="1144" w:author="Assessor GDSXSR" w:date="2026-10-28T22:38:39Z">
        <w:r>
          <w:rPr>
            <w:rFonts w:ascii="Arial" w:hAnsi="Arial" w:cs="Arial"/>
            <w:color w:val="808080"/>
            <w:sz w:val="28"/>
            <w:szCs w:val="28"/>
          </w:rPr>
          <w:t xml:space="preserve">atrai</w:t>
        </w:r>
      </w:ins>
      <w:r>
        <w:rPr>
          <w:rFonts w:ascii="Arial" w:hAnsi="Arial" w:cs="Arial"/>
          <w:sz w:val="28"/>
          <w:szCs w:val="28"/>
        </w:rPr>
        <w:t xml:space="preserve"> a presunção legal de comunicabilidade e do esforço comum</w:t>
      </w:r>
      <w:ins w:id="1145" w:author="Assessor GDSXSR" w:date="2026-10-28T22:38:39Z">
        <w:r>
          <w:rPr>
            <w:rFonts w:ascii="Arial" w:hAnsi="Arial" w:cs="Arial"/>
            <w:color w:val="808080"/>
            <w:sz w:val="28"/>
            <w:szCs w:val="28"/>
          </w:rPr>
          <w:t xml:space="preserve"> (ID 80350408)</w:t>
        </w:r>
      </w:ins>
      <w:r>
        <w:rPr>
          <w:rFonts w:ascii="Arial" w:hAnsi="Arial" w:cs="Arial"/>
          <w:sz w:val="28"/>
          <w:szCs w:val="28"/>
        </w:rPr>
        <w:t xml:space="preserve">.</w:t>
      </w:r>
      <w:commentRangeEnd w:id="15"/>
      <w:r w:rsidR="00A02824" w:rsidRPr="00623038">
        <w:rPr>
          <w:rStyle w:val="Refdecomentrio"/>
          <w:rFonts w:ascii="Arial" w:hAnsi="Arial" w:cs="Arial"/>
          <w:sz w:val="28"/>
          <w:szCs w:val="28"/>
        </w:rPr>
        <w:commentReference w:id="15"/>
      </w:r>
    </w:p>
    <w:p w14:paraId="0619B252" w14:textId="77777777" w:rsidR="001F1731" w:rsidRPr="00623038" w:rsidRDefault="001F1731" w:rsidP="008361CB">
      <w:pPr>
        <w:spacing w:after="0" w:line="360" w:lineRule="auto"/>
        <w:ind w:firstLine="2268"/>
        <w:jc w:val="both"/>
        <w:rPr>
          <w:rFonts w:ascii="Arial" w:hAnsi="Arial" w:cs="Arial"/>
          <w:sz w:val="28"/>
          <w:szCs w:val="28"/>
        </w:rPr>
      </w:pPr>
    </w:p>
    <w:p w14:paraId="38331A2E" w14:textId="28FE7BA0" w:rsidR="001F1731" w:rsidRPr="001E1D88" w:rsidRDefault="001F1731" w:rsidP="008361CB">
      <w:pPr>
        <w:spacing w:after="0" w:line="360" w:lineRule="auto"/>
        <w:ind w:firstLine="2268"/>
        <w:jc w:val="both"/>
        <w:rPr>
          <w:rFonts w:ascii="Arial" w:hAnsi="Arial" w:cs="Arial"/>
          <w:color w:val="7030A0"/>
          <w:sz w:val="28"/>
          <w:szCs w:val="28"/>
        </w:rPr>
      </w:pPr>
      <w:r w:rsidRPr="00623038">
        <w:rPr>
          <w:rFonts w:ascii="Arial" w:hAnsi="Arial" w:cs="Arial"/>
          <w:sz w:val="28"/>
          <w:szCs w:val="28"/>
        </w:rPr>
        <w:t xml:space="preserve">Requer a reforma da r. sentença para que seja determinada a partilha </w:t>
      </w:r>
      <w:commentRangeStart w:id="16"/>
      <w:r w:rsidRPr="001E1D88">
        <w:rPr>
          <w:rFonts w:ascii="Arial" w:hAnsi="Arial" w:cs="Arial"/>
          <w:color w:val="7030A0"/>
          <w:sz w:val="28"/>
          <w:szCs w:val="28"/>
        </w:rPr>
        <w:t xml:space="preserve">dos </w:t>
      </w:r>
      <w:r w:rsidR="001E1D88" w:rsidRPr="001E1D88">
        <w:rPr>
          <w:rFonts w:ascii="Arial" w:hAnsi="Arial" w:cs="Arial"/>
          <w:color w:val="7030A0"/>
          <w:sz w:val="28"/>
          <w:szCs w:val="28"/>
        </w:rPr>
        <w:t>três apartamentos</w:t>
      </w:r>
      <w:r w:rsidR="001E1D88">
        <w:rPr>
          <w:rFonts w:ascii="Arial" w:hAnsi="Arial" w:cs="Arial"/>
          <w:color w:val="7030A0"/>
          <w:sz w:val="28"/>
          <w:szCs w:val="28"/>
        </w:rPr>
        <w:t xml:space="preserve"> (Sobradinho, Samambaia e Taguatinga).</w:t>
      </w:r>
      <w:commentRangeEnd w:id="16"/>
      <w:r w:rsidR="00C6428B" w:rsidRPr="001E1D88">
        <w:rPr>
          <w:rStyle w:val="Refdecomentrio"/>
          <w:rFonts w:ascii="Arial" w:hAnsi="Arial" w:cs="Arial"/>
          <w:color w:val="7030A0"/>
          <w:sz w:val="28"/>
          <w:szCs w:val="28"/>
        </w:rPr>
        <w:commentReference w:id="16"/>
      </w:r>
    </w:p>
    <w:p w14:paraId="5DFB4784" w14:textId="77777777" w:rsidR="001F1731" w:rsidRPr="00623038" w:rsidRDefault="001F1731" w:rsidP="008361CB">
      <w:pPr>
        <w:spacing w:after="0" w:line="360" w:lineRule="auto"/>
        <w:ind w:firstLine="2268"/>
        <w:jc w:val="both"/>
        <w:rPr>
          <w:rFonts w:ascii="Arial" w:hAnsi="Arial" w:cs="Arial"/>
          <w:sz w:val="28"/>
          <w:szCs w:val="28"/>
        </w:rPr>
      </w:pPr>
    </w:p>
    <w:p w14:paraId="15D7EB74" w14:textId="15735579" w:rsidR="001F1731" w:rsidRDefault="001F1731" w:rsidP="008361CB">
      <w:pPr>
        <w:spacing w:after="0" w:line="360" w:lineRule="auto"/>
        <w:ind w:firstLine="2268"/>
        <w:jc w:val="both"/>
        <w:rPr>
          <w:rFonts w:ascii="Arial" w:hAnsi="Arial" w:cs="Arial"/>
          <w:sz w:val="28"/>
          <w:szCs w:val="28"/>
        </w:rPr>
      </w:pPr>
      <w:r w:rsidRPr="00311067">
        <w:rPr>
          <w:rFonts w:ascii="Arial" w:hAnsi="Arial" w:cs="Arial"/>
          <w:sz w:val="28"/>
          <w:szCs w:val="28"/>
          <w:highlight w:val="yellow"/>
        </w:rPr>
        <w:t>Sem razão a apelante</w:t>
      </w:r>
      <w:r w:rsidR="00C40420" w:rsidRPr="00311067">
        <w:rPr>
          <w:rFonts w:ascii="Arial" w:hAnsi="Arial" w:cs="Arial"/>
          <w:sz w:val="28"/>
          <w:szCs w:val="28"/>
          <w:highlight w:val="yellow"/>
        </w:rPr>
        <w:t>.</w:t>
      </w:r>
    </w:p>
    <w:p w14:paraId="4EBE1D5F" w14:textId="77777777" w:rsidR="00622C52" w:rsidRDefault="00622C52" w:rsidP="008361CB">
      <w:pPr>
        <w:spacing w:after="0" w:line="360" w:lineRule="auto"/>
        <w:ind w:firstLine="2268"/>
        <w:jc w:val="both"/>
        <w:rPr>
          <w:rFonts w:ascii="Arial" w:hAnsi="Arial" w:cs="Arial"/>
          <w:sz w:val="28"/>
          <w:szCs w:val="28"/>
        </w:rPr>
      </w:pPr>
    </w:p>
    <w:p w14:paraId="20B29016" w14:textId="2447E101" w:rsidR="00623038" w:rsidRDefault="00622C52" w:rsidP="008361CB">
      <w:pPr>
        <w:spacing w:after="0" w:line="360" w:lineRule="auto"/>
        <w:ind w:firstLine="2268"/>
        <w:jc w:val="both"/>
        <w:rPr>
          <w:rFonts w:ascii="Arial" w:hAnsi="Arial" w:cs="Arial"/>
          <w:sz w:val="28"/>
          <w:szCs w:val="28"/>
        </w:rPr>
      </w:pPr>
      <w:del w:id="1146" w:author="Assessor GDSXSR" w:date="2026-10-28T22:38:39Z">
        <w:r>
          <w:rPr>
            <w:rFonts w:ascii="Arial" w:hAnsi="Arial" w:cs="Arial"/>
            <w:sz w:val="28"/>
            <w:szCs w:val="28"/>
            <w:highlight w:val="yellow"/>
          </w:rPr>
          <w:delText xml:space="preserve">Por espelhar meu entendimento acerca da matéria, peço vênia para adotar os fundamentos da</w:delText>
        </w:r>
      </w:del>
      <w:ins w:id="1147" w:author="Assessor GDSXSR" w:date="2026-10-28T22:38:39Z">
        <w:r>
          <w:rPr>
            <w:rFonts w:ascii="Arial" w:hAnsi="Arial" w:cs="Arial"/>
            <w:color w:val="808080"/>
            <w:sz w:val="28"/>
            <w:szCs w:val="28"/>
            <w:highlight w:val="yellow"/>
          </w:rPr>
          <w:t xml:space="preserve">A</w:t>
        </w:r>
      </w:ins>
      <w:r>
        <w:rPr>
          <w:rFonts w:ascii="Arial" w:hAnsi="Arial" w:cs="Arial"/>
          <w:sz w:val="28"/>
          <w:szCs w:val="28"/>
          <w:highlight w:val="yellow"/>
        </w:rPr>
        <w:t xml:space="preserve"> r. sentença </w:t>
      </w:r>
      <w:del w:id="1148" w:author="Assessor GDSXSR" w:date="2026-10-28T22:38:39Z">
        <w:r>
          <w:rPr>
            <w:rFonts w:ascii="Arial" w:hAnsi="Arial" w:cs="Arial"/>
            <w:sz w:val="28"/>
            <w:szCs w:val="28"/>
            <w:highlight w:val="yellow"/>
          </w:rPr>
          <w:delText xml:space="preserve">como</w:delText>
        </w:r>
      </w:del>
      <w:ins w:id="1149" w:author="Assessor GDSXSR" w:date="2026-10-28T22:38:39Z">
        <w:r>
          <w:rPr>
            <w:rFonts w:ascii="Arial" w:hAnsi="Arial" w:cs="Arial"/>
            <w:color w:val="808080"/>
            <w:sz w:val="28"/>
            <w:szCs w:val="28"/>
            <w:highlight w:val="yellow"/>
          </w:rPr>
          <w:t xml:space="preserve">julgou</w:t>
        </w:r>
      </w:ins>
      <w:r>
        <w:rPr>
          <w:rFonts w:ascii="Arial" w:hAnsi="Arial" w:cs="Arial"/>
          <w:sz w:val="28"/>
          <w:szCs w:val="28"/>
          <w:highlight w:val="yellow"/>
        </w:rPr>
        <w:t xml:space="preserve"> </w:t>
      </w:r>
      <w:del w:id="1150" w:author="Assessor GDSXSR" w:date="2026-10-28T22:38:39Z">
        <w:r>
          <w:rPr>
            <w:rFonts w:ascii="Arial" w:hAnsi="Arial" w:cs="Arial"/>
            <w:sz w:val="28"/>
            <w:szCs w:val="28"/>
            <w:highlight w:val="yellow"/>
          </w:rPr>
          <w:delText xml:space="preserve">razões</w:delText>
        </w:r>
      </w:del>
      <w:ins w:id="1151" w:author="Assessor GDSXSR" w:date="2026-10-28T22:38:39Z">
        <w:r>
          <w:rPr>
            <w:rFonts w:ascii="Arial" w:hAnsi="Arial" w:cs="Arial"/>
            <w:color w:val="808080"/>
            <w:sz w:val="28"/>
            <w:szCs w:val="28"/>
            <w:highlight w:val="yellow"/>
          </w:rPr>
          <w:t xml:space="preserve">improcedente a partilha dos três imóveis por ausência</w:t>
        </w:r>
      </w:ins>
      <w:r>
        <w:rPr>
          <w:rFonts w:ascii="Arial" w:hAnsi="Arial" w:cs="Arial"/>
          <w:sz w:val="28"/>
          <w:szCs w:val="28"/>
          <w:highlight w:val="yellow"/>
        </w:rPr>
        <w:t xml:space="preserve"> de </w:t>
      </w:r>
      <w:del w:id="1152" w:author="Assessor GDSXSR" w:date="2026-10-28T22:38:39Z">
        <w:r>
          <w:rPr>
            <w:rFonts w:ascii="Arial" w:hAnsi="Arial" w:cs="Arial"/>
            <w:sz w:val="28"/>
            <w:szCs w:val="28"/>
            <w:highlight w:val="yellow"/>
          </w:rPr>
          <w:delText xml:space="preserve">decidir</w:delText>
        </w:r>
      </w:del>
      <w:ins w:id="1153" w:author="Assessor GDSXSR" w:date="2026-10-28T22:38:39Z">
        <w:r>
          <w:rPr>
            <w:rFonts w:ascii="Arial" w:hAnsi="Arial" w:cs="Arial"/>
            <w:color w:val="808080"/>
            <w:sz w:val="28"/>
            <w:szCs w:val="28"/>
            <w:highlight w:val="yellow"/>
          </w:rPr>
          <w:t xml:space="preserve">prova da propriedade, pois juntados apenas instrumentos particulares de cessão de direitos, sem registro, e considerou prejudicada a análise da sub-rogação alegada pelo réu</w:t>
        </w:r>
      </w:ins>
      <w:r>
        <w:rPr>
          <w:rFonts w:ascii="Arial" w:hAnsi="Arial" w:cs="Arial"/>
          <w:sz w:val="28"/>
          <w:szCs w:val="28"/>
          <w:highlight w:val="yellow"/>
        </w:rPr>
        <w:t xml:space="preserve"> (ID 80350399):</w:t>
      </w:r>
    </w:p>
    <w:p w14:paraId="6002E9B5" w14:textId="77777777" w:rsidR="00622C52" w:rsidRDefault="00622C52" w:rsidP="00622C52">
      <w:pPr>
        <w:spacing w:after="0" w:line="360" w:lineRule="auto"/>
        <w:ind w:left="2268" w:firstLine="2268"/>
        <w:jc w:val="both"/>
        <w:rPr>
          <w:rFonts w:ascii="Arial" w:hAnsi="Arial" w:cs="Arial"/>
          <w:i/>
          <w:iCs/>
          <w:sz w:val="26"/>
          <w:szCs w:val="26"/>
        </w:rPr>
      </w:pPr>
    </w:p>
    <w:p w14:paraId="17D64E11" w14:textId="2F44C6C8" w:rsidR="00622C52" w:rsidRPr="00622C52" w:rsidRDefault="00622C52" w:rsidP="00622C52">
      <w:pPr>
        <w:spacing w:after="0" w:line="360" w:lineRule="auto"/>
        <w:ind w:left="2268" w:firstLine="1134"/>
        <w:jc w:val="both"/>
        <w:rPr>
          <w:del w:id="1157" w:author="Assessor GDSXSR" w:date="2026-10-28T22:38:39Z"/>
          <w:rFonts w:ascii="Arial" w:hAnsi="Arial" w:cs="Arial"/>
          <w:i/>
          <w:iCs/>
          <w:sz w:val="26"/>
          <w:szCs w:val="26"/>
        </w:rPr>
      </w:pPr>
      <w:del w:id="1154" w:author="Assessor GDSXSR" w:date="2026-10-28T22:38:39Z">
        <w:r w:rsidRPr="00622C52">
          <w:rPr>
            <w:rFonts w:ascii="Arial" w:hAnsi="Arial" w:cs="Arial"/>
            <w:i/>
            <w:iCs/>
            <w:sz w:val="26"/>
            <w:szCs w:val="26"/>
          </w:rPr>
          <w:delText xml:space="preserve">“(..) </w:delText>
        </w:r>
      </w:del>
      <w:del w:id="1155" w:author="Assessor GDSXSR" w:date="2026-10-28T22:38:39Z">
        <w:r w:rsidRPr="00622C52">
          <w:rPr>
            <w:rFonts w:ascii="Arial" w:hAnsi="Arial" w:cs="Arial"/>
            <w:b/>
            <w:bCs/>
            <w:i/>
            <w:iCs/>
            <w:sz w:val="26"/>
            <w:szCs w:val="26"/>
          </w:rPr>
          <w:delText>Da partilha</w:delText>
        </w:r>
      </w:del>
      <w:del w:id="1156" w:author="Assessor GDSXSR" w:date="2026-10-28T22:38:39Z">
        <w:r w:rsidRPr="00622C52">
          <w:rPr>
            <w:rFonts w:ascii="Arial" w:hAnsi="Arial" w:cs="Arial"/>
            <w:i/>
            <w:iCs/>
            <w:sz w:val="26"/>
            <w:szCs w:val="26"/>
          </w:rPr>
          <w:delText>   </w:delText>
        </w:r>
      </w:del>
    </w:p>
    <w:p w14:paraId="137DA5EA" w14:textId="77777777" w:rsidR="00622C52" w:rsidRPr="00622C52" w:rsidRDefault="00622C52" w:rsidP="00622C52">
      <w:pPr>
        <w:spacing w:after="0" w:line="360" w:lineRule="auto"/>
        <w:ind w:left="2268" w:firstLine="1134"/>
        <w:jc w:val="both"/>
        <w:rPr>
          <w:del w:id="1163" w:author="Assessor GDSXSR" w:date="2026-10-28T22:38:39Z"/>
          <w:rFonts w:ascii="Arial" w:hAnsi="Arial" w:cs="Arial"/>
          <w:i/>
          <w:iCs/>
          <w:sz w:val="26"/>
          <w:szCs w:val="26"/>
        </w:rPr>
      </w:pPr>
      <w:del w:id="1158" w:author="Assessor GDSXSR" w:date="2026-10-28T22:38:39Z">
        <w:r w:rsidRPr="00622C52">
          <w:rPr>
            <w:rFonts w:ascii="Arial" w:hAnsi="Arial" w:cs="Arial"/>
            <w:i/>
            <w:iCs/>
            <w:sz w:val="26"/>
            <w:szCs w:val="26"/>
          </w:rPr>
          <w:delText xml:space="preserve">35. </w:delText>
        </w:r>
      </w:del>
      <w:del w:id="1159" w:author="Assessor GDSXSR" w:date="2026-10-28T22:38:39Z">
        <w:r w:rsidRPr="00311067">
          <w:rPr>
            <w:rFonts w:ascii="Arial" w:hAnsi="Arial" w:cs="Arial"/>
            <w:i/>
            <w:iCs/>
            <w:sz w:val="26"/>
            <w:szCs w:val="26"/>
            <w:highlight w:val="yellow"/>
            <w:u w:val="single"/>
          </w:rPr>
          <w:delText>No que respeita à prova dos fatos alegados como causa de pedir de partilha,</w:delText>
        </w:r>
      </w:del>
      <w:del w:id="1160" w:author="Assessor GDSXSR" w:date="2026-10-28T22:38:39Z">
        <w:r w:rsidRPr="00311067">
          <w:rPr>
            <w:rFonts w:ascii="Arial" w:hAnsi="Arial" w:cs="Arial"/>
            <w:b/>
            <w:bCs/>
            <w:i/>
            <w:iCs/>
            <w:sz w:val="26"/>
            <w:szCs w:val="26"/>
            <w:highlight w:val="yellow"/>
            <w:u w:val="single"/>
          </w:rPr>
          <w:delText> reconhecida a união estável entre os conviventes no período compreendido entre 20 de janeiro de 2002 a 7 de fevereiro de 2023</w:delText>
        </w:r>
      </w:del>
      <w:del w:id="1161" w:author="Assessor GDSXSR" w:date="2026-10-28T22:38:39Z">
        <w:r w:rsidRPr="00311067">
          <w:rPr>
            <w:rFonts w:ascii="Arial" w:hAnsi="Arial" w:cs="Arial"/>
            <w:i/>
            <w:iCs/>
            <w:sz w:val="26"/>
            <w:szCs w:val="26"/>
            <w:highlight w:val="yellow"/>
            <w:u w:val="single"/>
          </w:rPr>
          <w:delText>, para fins de partilha de bens, direitos e dívidas</w:delText>
        </w:r>
      </w:del>
      <w:del w:id="1162" w:author="Assessor GDSXSR" w:date="2026-10-28T22:38:39Z">
        <w:r w:rsidRPr="00622C52">
          <w:rPr>
            <w:rFonts w:ascii="Arial" w:hAnsi="Arial" w:cs="Arial"/>
            <w:i/>
            <w:iCs/>
            <w:sz w:val="26"/>
            <w:szCs w:val="26"/>
          </w:rPr>
          <w:delText>.</w:delText>
        </w:r>
      </w:del>
    </w:p>
    <w:p w14:paraId="3F341A45" w14:textId="7B56B565" w:rsidR="00622C52" w:rsidRPr="00622C52" w:rsidRDefault="00622C52" w:rsidP="00622C52">
      <w:pPr>
        <w:spacing w:after="0" w:line="360" w:lineRule="auto"/>
        <w:ind w:left="2268" w:firstLine="1134"/>
        <w:jc w:val="both"/>
        <w:rPr>
          <w:del w:id="1165" w:author="Assessor GDSXSR" w:date="2026-10-28T22:38:39Z"/>
          <w:rFonts w:ascii="Arial" w:hAnsi="Arial" w:cs="Arial"/>
          <w:i/>
          <w:iCs/>
          <w:sz w:val="26"/>
          <w:szCs w:val="26"/>
        </w:rPr>
      </w:pPr>
      <w:del w:id="1164" w:author="Assessor GDSXSR" w:date="2026-10-28T22:38:39Z">
        <w:r w:rsidRPr="00622C52">
          <w:rPr>
            <w:rFonts w:ascii="Arial" w:hAnsi="Arial" w:cs="Arial"/>
            <w:i/>
            <w:iCs/>
            <w:sz w:val="26"/>
            <w:szCs w:val="26"/>
          </w:rPr>
          <w:delText> 36. No que respeita ao Direito aplicável à partilha de bens, dispõe o Código Civil: </w:delText>
        </w:r>
      </w:del>
    </w:p>
    <w:p w14:paraId="5FC83C1C" w14:textId="47EE0F60" w:rsidR="00622C52" w:rsidRPr="00622C52" w:rsidRDefault="00622C52" w:rsidP="003D134A">
      <w:pPr>
        <w:spacing w:after="0" w:line="360" w:lineRule="auto"/>
        <w:ind w:left="2268" w:firstLine="1134"/>
        <w:jc w:val="both"/>
        <w:rPr>
          <w:del w:id="1174" w:author="Assessor GDSXSR" w:date="2026-10-28T22:38:39Z"/>
          <w:rFonts w:ascii="Arial" w:hAnsi="Arial" w:cs="Arial"/>
          <w:i/>
          <w:iCs/>
          <w:sz w:val="26"/>
          <w:szCs w:val="26"/>
        </w:rPr>
      </w:pPr>
      <w:commentRangeStart w:id="17"/>
      <w:commentRangeStart w:id="18"/>
      <w:del w:id="1166" w:author="Assessor GDSXSR" w:date="2026-10-28T22:38:39Z">
        <w:r w:rsidRPr="00622C52">
          <w:rPr>
            <w:rFonts w:ascii="Arial" w:hAnsi="Arial" w:cs="Arial"/>
            <w:i/>
            <w:iCs/>
            <w:sz w:val="26"/>
            <w:szCs w:val="26"/>
          </w:rPr>
          <w:delText>Ar</w:delText>
        </w:r>
      </w:del>
      <w:commentRangeEnd w:id="17"/>
      <w:del w:id="1167" w:author="Assessor GDSXSR" w:date="2026-10-28T22:38:39Z">
        <w:r w:rsidR="00311067" w:rsidRPr="00622C52">
          <w:rPr>
            <w:rStyle w:val="Refdecomentrio"/>
            <w:rFonts w:ascii="Arial" w:hAnsi="Arial" w:cs="Arial"/>
            <w:i/>
            <w:iCs/>
            <w:sz w:val="26"/>
            <w:szCs w:val="26"/>
          </w:rPr>
          <w:commentReference w:id="17"/>
        </w:r>
      </w:del>
      <w:commentRangeEnd w:id="18"/>
      <w:del w:id="1168" w:author="Assessor GDSXSR" w:date="2026-10-28T22:38:39Z">
        <w:r w:rsidRPr="00622C52">
          <w:rPr>
            <w:rStyle w:val="Refdecomentrio"/>
            <w:rFonts w:ascii="Arial" w:hAnsi="Arial" w:cs="Arial"/>
            <w:i/>
            <w:iCs/>
            <w:sz w:val="26"/>
            <w:szCs w:val="26"/>
          </w:rPr>
          <w:commentReference w:id="18"/>
        </w:r>
      </w:del>
      <w:del w:id="1169" w:author="Assessor GDSXSR" w:date="2026-10-28T22:38:39Z">
        <w:r w:rsidRPr="00622C52">
          <w:rPr>
            <w:rFonts w:ascii="Arial" w:hAnsi="Arial" w:cs="Arial"/>
            <w:i/>
            <w:iCs/>
            <w:sz w:val="26"/>
            <w:szCs w:val="26"/>
          </w:rPr>
          <w:delText>t. 1.725. </w:delText>
        </w:r>
      </w:del>
      <w:del w:id="1170" w:author="Assessor GDSXSR" w:date="2026-10-28T22:38:39Z">
        <w:r w:rsidRPr="00622C52">
          <w:rPr>
            <w:rFonts w:ascii="Arial" w:hAnsi="Arial" w:cs="Arial"/>
            <w:b/>
            <w:bCs/>
            <w:i/>
            <w:iCs/>
            <w:sz w:val="26"/>
            <w:szCs w:val="26"/>
          </w:rPr>
          <w:delText>Na união estável</w:delText>
        </w:r>
      </w:del>
      <w:del w:id="1171" w:author="Assessor GDSXSR" w:date="2026-10-28T22:38:39Z">
        <w:r w:rsidRPr="00622C52">
          <w:rPr>
            <w:rFonts w:ascii="Arial" w:hAnsi="Arial" w:cs="Arial"/>
            <w:i/>
            <w:iCs/>
            <w:sz w:val="26"/>
            <w:szCs w:val="26"/>
          </w:rPr>
          <w:delText>, salvo contrato escrito entre os companheiros, </w:delText>
        </w:r>
      </w:del>
      <w:del w:id="1172" w:author="Assessor GDSXSR" w:date="2026-10-28T22:38:39Z">
        <w:r w:rsidRPr="00622C52">
          <w:rPr>
            <w:rFonts w:ascii="Arial" w:hAnsi="Arial" w:cs="Arial"/>
            <w:b/>
            <w:bCs/>
            <w:i/>
            <w:iCs/>
            <w:sz w:val="26"/>
            <w:szCs w:val="26"/>
          </w:rPr>
          <w:delText>aplica-se às relações patrimoniais, no que couber, o regime da comunhão parcial de bens</w:delText>
        </w:r>
      </w:del>
      <w:del w:id="1173" w:author="Assessor GDSXSR" w:date="2026-10-28T22:38:39Z">
        <w:r w:rsidRPr="00622C52">
          <w:rPr>
            <w:rFonts w:ascii="Arial" w:hAnsi="Arial" w:cs="Arial"/>
            <w:i/>
            <w:iCs/>
            <w:sz w:val="26"/>
            <w:szCs w:val="26"/>
          </w:rPr>
          <w:delText>.  </w:delText>
        </w:r>
      </w:del>
    </w:p>
    <w:p w14:paraId="45083712" w14:textId="6363D551" w:rsidR="00622C52" w:rsidRPr="00622C52" w:rsidRDefault="00622C52" w:rsidP="003D134A">
      <w:pPr>
        <w:spacing w:after="0" w:line="360" w:lineRule="auto"/>
        <w:ind w:left="2268" w:firstLine="1134"/>
        <w:jc w:val="both"/>
        <w:rPr>
          <w:del w:id="1179" w:author="Assessor GDSXSR" w:date="2026-10-28T22:38:39Z"/>
          <w:rFonts w:ascii="Arial" w:hAnsi="Arial" w:cs="Arial"/>
          <w:i/>
          <w:iCs/>
          <w:sz w:val="26"/>
          <w:szCs w:val="26"/>
        </w:rPr>
      </w:pPr>
      <w:del w:id="1175" w:author="Assessor GDSXSR" w:date="2026-10-28T22:38:39Z">
        <w:r w:rsidRPr="00622C52">
          <w:rPr>
            <w:rFonts w:ascii="Arial" w:hAnsi="Arial" w:cs="Arial"/>
            <w:i/>
            <w:iCs/>
            <w:sz w:val="26"/>
            <w:szCs w:val="26"/>
          </w:rPr>
          <w:delText> Art. 1.658.</w:delText>
        </w:r>
      </w:del>
      <w:del w:id="1176" w:author="Assessor GDSXSR" w:date="2026-10-28T22:38:39Z">
        <w:r w:rsidR="00517B78">
          <w:rPr>
            <w:rFonts w:ascii="Arial" w:hAnsi="Arial" w:cs="Arial"/>
            <w:i/>
            <w:iCs/>
            <w:sz w:val="26"/>
            <w:szCs w:val="26"/>
          </w:rPr>
          <w:delText xml:space="preserve"> </w:delText>
        </w:r>
      </w:del>
      <w:del w:id="1177" w:author="Assessor GDSXSR" w:date="2026-10-28T22:38:39Z">
        <w:r w:rsidRPr="00622C52">
          <w:rPr>
            <w:rFonts w:ascii="Arial" w:hAnsi="Arial" w:cs="Arial"/>
            <w:b/>
            <w:bCs/>
            <w:i/>
            <w:iCs/>
            <w:sz w:val="26"/>
            <w:szCs w:val="26"/>
          </w:rPr>
          <w:delText>No regime de comunhão parcial, comunicam-se os bens que sobrevierem ao casal, na constância do casamento</w:delText>
        </w:r>
      </w:del>
      <w:del w:id="1178" w:author="Assessor GDSXSR" w:date="2026-10-28T22:38:39Z">
        <w:r w:rsidRPr="00622C52">
          <w:rPr>
            <w:rFonts w:ascii="Arial" w:hAnsi="Arial" w:cs="Arial"/>
            <w:i/>
            <w:iCs/>
            <w:sz w:val="26"/>
            <w:szCs w:val="26"/>
          </w:rPr>
          <w:delText>, com as exceções dos artigos seguintes. </w:delText>
        </w:r>
      </w:del>
    </w:p>
    <w:p w14:paraId="0D189495" w14:textId="5594F7BF" w:rsidR="00622C52" w:rsidRPr="00622C52" w:rsidRDefault="00622C52" w:rsidP="003D134A">
      <w:pPr>
        <w:spacing w:after="0" w:line="360" w:lineRule="auto"/>
        <w:ind w:left="2268" w:firstLine="1134"/>
        <w:jc w:val="both"/>
        <w:rPr>
          <w:del w:id="1184" w:author="Assessor GDSXSR" w:date="2026-10-28T22:38:39Z"/>
          <w:rFonts w:ascii="Arial" w:hAnsi="Arial" w:cs="Arial"/>
          <w:i/>
          <w:iCs/>
          <w:sz w:val="26"/>
          <w:szCs w:val="26"/>
        </w:rPr>
      </w:pPr>
      <w:del w:id="1180" w:author="Assessor GDSXSR" w:date="2026-10-28T22:38:39Z">
        <w:r w:rsidRPr="00622C52">
          <w:rPr>
            <w:rFonts w:ascii="Arial" w:hAnsi="Arial" w:cs="Arial"/>
            <w:i/>
            <w:iCs/>
            <w:sz w:val="26"/>
            <w:szCs w:val="26"/>
          </w:rPr>
          <w:delText> Art. 1.659.</w:delText>
        </w:r>
      </w:del>
      <w:del w:id="1181" w:author="Assessor GDSXSR" w:date="2026-10-28T22:38:39Z">
        <w:r w:rsidR="00517B78">
          <w:rPr>
            <w:rFonts w:ascii="Arial" w:hAnsi="Arial" w:cs="Arial"/>
            <w:i/>
            <w:iCs/>
            <w:sz w:val="26"/>
            <w:szCs w:val="26"/>
          </w:rPr>
          <w:delText xml:space="preserve"> </w:delText>
        </w:r>
      </w:del>
      <w:del w:id="1182" w:author="Assessor GDSXSR" w:date="2026-10-28T22:38:39Z">
        <w:r w:rsidRPr="00622C52">
          <w:rPr>
            <w:rFonts w:ascii="Arial" w:hAnsi="Arial" w:cs="Arial"/>
            <w:b/>
            <w:bCs/>
            <w:i/>
            <w:iCs/>
            <w:sz w:val="26"/>
            <w:szCs w:val="26"/>
          </w:rPr>
          <w:delText>Excluem-se da comunhão:</w:delText>
        </w:r>
      </w:del>
      <w:del w:id="1183" w:author="Assessor GDSXSR" w:date="2026-10-28T22:38:39Z">
        <w:r w:rsidRPr="00622C52">
          <w:rPr>
            <w:rFonts w:ascii="Arial" w:hAnsi="Arial" w:cs="Arial"/>
            <w:i/>
            <w:iCs/>
            <w:sz w:val="26"/>
            <w:szCs w:val="26"/>
          </w:rPr>
          <w:delText>  </w:delText>
        </w:r>
      </w:del>
    </w:p>
    <w:p w14:paraId="0308E263" w14:textId="77777777" w:rsidR="00622C52" w:rsidRPr="00622C52" w:rsidRDefault="00622C52" w:rsidP="003D134A">
      <w:pPr>
        <w:spacing w:after="0" w:line="360" w:lineRule="auto"/>
        <w:ind w:left="2268" w:firstLine="1134"/>
        <w:jc w:val="both"/>
        <w:rPr>
          <w:del w:id="1186" w:author="Assessor GDSXSR" w:date="2026-10-28T22:38:39Z"/>
          <w:rFonts w:ascii="Arial" w:hAnsi="Arial" w:cs="Arial"/>
          <w:i/>
          <w:iCs/>
          <w:sz w:val="26"/>
          <w:szCs w:val="26"/>
        </w:rPr>
      </w:pPr>
      <w:del w:id="1185" w:author="Assessor GDSXSR" w:date="2026-10-28T22:38:39Z">
        <w:r w:rsidRPr="00622C52">
          <w:rPr>
            <w:rFonts w:ascii="Arial" w:hAnsi="Arial" w:cs="Arial"/>
            <w:i/>
            <w:iCs/>
            <w:sz w:val="26"/>
            <w:szCs w:val="26"/>
          </w:rPr>
          <w:delText>I- os bens que cada cônjuge possuir ao casar, e os que lhe sobrevierem, na constância do casamento, por doação ou sucessão, e os sub-rogados em seu lugar; </w:delText>
        </w:r>
      </w:del>
    </w:p>
    <w:p w14:paraId="06E1A3AB" w14:textId="77777777" w:rsidR="00622C52" w:rsidRPr="00622C52" w:rsidRDefault="00622C52" w:rsidP="003D134A">
      <w:pPr>
        <w:spacing w:after="0" w:line="360" w:lineRule="auto"/>
        <w:ind w:left="2268" w:firstLine="1134"/>
        <w:jc w:val="both"/>
        <w:rPr>
          <w:del w:id="1188" w:author="Assessor GDSXSR" w:date="2026-10-28T22:38:39Z"/>
          <w:rFonts w:ascii="Arial" w:hAnsi="Arial" w:cs="Arial"/>
          <w:i/>
          <w:iCs/>
          <w:sz w:val="26"/>
          <w:szCs w:val="26"/>
        </w:rPr>
      </w:pPr>
      <w:del w:id="1187" w:author="Assessor GDSXSR" w:date="2026-10-28T22:38:39Z">
        <w:r w:rsidRPr="00622C52">
          <w:rPr>
            <w:rFonts w:ascii="Arial" w:hAnsi="Arial" w:cs="Arial"/>
            <w:i/>
            <w:iCs/>
            <w:sz w:val="26"/>
            <w:szCs w:val="26"/>
          </w:rPr>
          <w:delText>II -os bens adquiridos com valores exclusivamente pertencentes a um dos cônjuges em sub-rogação dos bens particulares; </w:delText>
        </w:r>
      </w:del>
    </w:p>
    <w:p w14:paraId="19509757" w14:textId="77777777" w:rsidR="00622C52" w:rsidRPr="00622C52" w:rsidRDefault="00622C52" w:rsidP="003D134A">
      <w:pPr>
        <w:spacing w:after="0" w:line="360" w:lineRule="auto"/>
        <w:ind w:left="2268" w:firstLine="1134"/>
        <w:jc w:val="both"/>
        <w:rPr>
          <w:del w:id="1190" w:author="Assessor GDSXSR" w:date="2026-10-28T22:38:39Z"/>
          <w:rFonts w:ascii="Arial" w:hAnsi="Arial" w:cs="Arial"/>
          <w:i/>
          <w:iCs/>
          <w:sz w:val="26"/>
          <w:szCs w:val="26"/>
        </w:rPr>
      </w:pPr>
      <w:del w:id="1189" w:author="Assessor GDSXSR" w:date="2026-10-28T22:38:39Z">
        <w:r w:rsidRPr="00622C52">
          <w:rPr>
            <w:rFonts w:ascii="Arial" w:hAnsi="Arial" w:cs="Arial"/>
            <w:i/>
            <w:iCs/>
            <w:sz w:val="26"/>
            <w:szCs w:val="26"/>
          </w:rPr>
          <w:delText>III - as obrigações anteriores ao casamento; </w:delText>
        </w:r>
      </w:del>
    </w:p>
    <w:p w14:paraId="43CAA243" w14:textId="77777777" w:rsidR="00622C52" w:rsidRPr="00622C52" w:rsidRDefault="00622C52" w:rsidP="003D134A">
      <w:pPr>
        <w:spacing w:after="0" w:line="360" w:lineRule="auto"/>
        <w:ind w:left="2268" w:firstLine="1134"/>
        <w:jc w:val="both"/>
        <w:rPr>
          <w:del w:id="1192" w:author="Assessor GDSXSR" w:date="2026-10-28T22:38:39Z"/>
          <w:rFonts w:ascii="Arial" w:hAnsi="Arial" w:cs="Arial"/>
          <w:i/>
          <w:iCs/>
          <w:sz w:val="26"/>
          <w:szCs w:val="26"/>
        </w:rPr>
      </w:pPr>
      <w:del w:id="1191" w:author="Assessor GDSXSR" w:date="2026-10-28T22:38:39Z">
        <w:r w:rsidRPr="00622C52">
          <w:rPr>
            <w:rFonts w:ascii="Arial" w:hAnsi="Arial" w:cs="Arial"/>
            <w:i/>
            <w:iCs/>
            <w:sz w:val="26"/>
            <w:szCs w:val="26"/>
          </w:rPr>
          <w:lastRenderedPageBreak/>
          <w:delText>IV - as obrigações provenientes de atos ilícitos, salvo reversão em proveito do casal; </w:delText>
        </w:r>
      </w:del>
    </w:p>
    <w:p w14:paraId="4FBFC1BD" w14:textId="77777777" w:rsidR="00622C52" w:rsidRPr="00622C52" w:rsidRDefault="00622C52" w:rsidP="003D134A">
      <w:pPr>
        <w:spacing w:after="0" w:line="360" w:lineRule="auto"/>
        <w:ind w:left="2268" w:firstLine="1134"/>
        <w:jc w:val="both"/>
        <w:rPr>
          <w:del w:id="1194" w:author="Assessor GDSXSR" w:date="2026-10-28T22:38:39Z"/>
          <w:rFonts w:ascii="Arial" w:hAnsi="Arial" w:cs="Arial"/>
          <w:i/>
          <w:iCs/>
          <w:sz w:val="26"/>
          <w:szCs w:val="26"/>
        </w:rPr>
      </w:pPr>
      <w:del w:id="1193" w:author="Assessor GDSXSR" w:date="2026-10-28T22:38:39Z">
        <w:r w:rsidRPr="00622C52">
          <w:rPr>
            <w:rFonts w:ascii="Arial" w:hAnsi="Arial" w:cs="Arial"/>
            <w:i/>
            <w:iCs/>
            <w:sz w:val="26"/>
            <w:szCs w:val="26"/>
          </w:rPr>
          <w:delText>V - os bens de uso pessoal, os livros e instrumentos de profissão; </w:delText>
        </w:r>
      </w:del>
    </w:p>
    <w:p w14:paraId="0A784648" w14:textId="77777777" w:rsidR="00622C52" w:rsidRPr="00622C52" w:rsidRDefault="00622C52" w:rsidP="003D134A">
      <w:pPr>
        <w:spacing w:after="0" w:line="360" w:lineRule="auto"/>
        <w:ind w:left="2268" w:firstLine="1134"/>
        <w:jc w:val="both"/>
        <w:rPr>
          <w:del w:id="1196" w:author="Assessor GDSXSR" w:date="2026-10-28T22:38:39Z"/>
          <w:rFonts w:ascii="Arial" w:hAnsi="Arial" w:cs="Arial"/>
          <w:i/>
          <w:iCs/>
          <w:sz w:val="26"/>
          <w:szCs w:val="26"/>
        </w:rPr>
      </w:pPr>
      <w:del w:id="1195" w:author="Assessor GDSXSR" w:date="2026-10-28T22:38:39Z">
        <w:r w:rsidRPr="00622C52">
          <w:rPr>
            <w:rFonts w:ascii="Arial" w:hAnsi="Arial" w:cs="Arial"/>
            <w:i/>
            <w:iCs/>
            <w:sz w:val="26"/>
            <w:szCs w:val="26"/>
          </w:rPr>
          <w:delText>VI - os proventos do trabalho pessoal de cada cônjuge; </w:delText>
        </w:r>
      </w:del>
    </w:p>
    <w:p w14:paraId="1FC4B6F7" w14:textId="77777777" w:rsidR="00517B78" w:rsidRDefault="00622C52" w:rsidP="003D134A">
      <w:pPr>
        <w:spacing w:after="0" w:line="360" w:lineRule="auto"/>
        <w:ind w:left="2268" w:firstLine="1134"/>
        <w:jc w:val="both"/>
        <w:rPr>
          <w:del w:id="1198" w:author="Assessor GDSXSR" w:date="2026-10-28T22:38:39Z"/>
          <w:rFonts w:ascii="Arial" w:hAnsi="Arial" w:cs="Arial"/>
          <w:i/>
          <w:iCs/>
          <w:sz w:val="26"/>
          <w:szCs w:val="26"/>
        </w:rPr>
      </w:pPr>
      <w:del w:id="1197" w:author="Assessor GDSXSR" w:date="2026-10-28T22:38:39Z">
        <w:r w:rsidRPr="00622C52">
          <w:rPr>
            <w:rFonts w:ascii="Arial" w:hAnsi="Arial" w:cs="Arial"/>
            <w:i/>
            <w:iCs/>
            <w:sz w:val="26"/>
            <w:szCs w:val="26"/>
          </w:rPr>
          <w:delText>VII - as pensões, meios-soldos, montepios e outras rendas semelhantes. </w:delText>
        </w:r>
      </w:del>
    </w:p>
    <w:p w14:paraId="2D35F914" w14:textId="06B66EC9" w:rsidR="00622C52" w:rsidRPr="00622C52" w:rsidRDefault="00622C52" w:rsidP="003D134A">
      <w:pPr>
        <w:spacing w:after="0" w:line="360" w:lineRule="auto"/>
        <w:ind w:left="2268" w:firstLine="1134"/>
        <w:jc w:val="both"/>
        <w:rPr>
          <w:del w:id="1202" w:author="Assessor GDSXSR" w:date="2026-10-28T22:38:39Z"/>
          <w:rFonts w:ascii="Arial" w:hAnsi="Arial" w:cs="Arial"/>
          <w:i/>
          <w:iCs/>
          <w:sz w:val="26"/>
          <w:szCs w:val="26"/>
        </w:rPr>
      </w:pPr>
      <w:del w:id="1199" w:author="Assessor GDSXSR" w:date="2026-10-28T22:38:39Z">
        <w:r w:rsidRPr="00622C52">
          <w:rPr>
            <w:rFonts w:ascii="Arial" w:hAnsi="Arial" w:cs="Arial"/>
            <w:i/>
            <w:iCs/>
            <w:sz w:val="26"/>
            <w:szCs w:val="26"/>
          </w:rPr>
          <w:delText>Art. 1.660.</w:delText>
        </w:r>
      </w:del>
      <w:del w:id="1200" w:author="Assessor GDSXSR" w:date="2026-10-28T22:38:39Z">
        <w:r w:rsidRPr="00622C52">
          <w:rPr>
            <w:rFonts w:ascii="Arial" w:hAnsi="Arial" w:cs="Arial"/>
            <w:b/>
            <w:bCs/>
            <w:i/>
            <w:iCs/>
            <w:sz w:val="26"/>
            <w:szCs w:val="26"/>
          </w:rPr>
          <w:delText>Entram na comunhão:</w:delText>
        </w:r>
      </w:del>
      <w:del w:id="1201" w:author="Assessor GDSXSR" w:date="2026-10-28T22:38:39Z">
        <w:r w:rsidRPr="00622C52">
          <w:rPr>
            <w:rFonts w:ascii="Arial" w:hAnsi="Arial" w:cs="Arial"/>
            <w:i/>
            <w:iCs/>
            <w:sz w:val="26"/>
            <w:szCs w:val="26"/>
          </w:rPr>
          <w:delText>  </w:delText>
        </w:r>
      </w:del>
    </w:p>
    <w:p w14:paraId="0AA13262" w14:textId="77777777" w:rsidR="00622C52" w:rsidRPr="00622C52" w:rsidRDefault="00622C52" w:rsidP="003D134A">
      <w:pPr>
        <w:spacing w:after="0" w:line="360" w:lineRule="auto"/>
        <w:ind w:left="2268" w:firstLine="1134"/>
        <w:jc w:val="both"/>
        <w:rPr>
          <w:del w:id="1204" w:author="Assessor GDSXSR" w:date="2026-10-28T22:38:39Z"/>
          <w:rFonts w:ascii="Arial" w:hAnsi="Arial" w:cs="Arial"/>
          <w:i/>
          <w:iCs/>
          <w:sz w:val="26"/>
          <w:szCs w:val="26"/>
        </w:rPr>
      </w:pPr>
      <w:del w:id="1203" w:author="Assessor GDSXSR" w:date="2026-10-28T22:38:39Z">
        <w:r w:rsidRPr="00622C52">
          <w:rPr>
            <w:rFonts w:ascii="Arial" w:hAnsi="Arial" w:cs="Arial"/>
            <w:i/>
            <w:iCs/>
            <w:sz w:val="26"/>
            <w:szCs w:val="26"/>
          </w:rPr>
          <w:delText>I - os bens adquiridos na constância do casamento por título oneroso, ainda que só em nome de um dos cônjuges; </w:delText>
        </w:r>
      </w:del>
    </w:p>
    <w:p w14:paraId="6516A354" w14:textId="77777777" w:rsidR="00622C52" w:rsidRPr="00622C52" w:rsidRDefault="00622C52" w:rsidP="003D134A">
      <w:pPr>
        <w:spacing w:after="0" w:line="360" w:lineRule="auto"/>
        <w:ind w:left="2268" w:firstLine="1134"/>
        <w:jc w:val="both"/>
        <w:rPr>
          <w:del w:id="1206" w:author="Assessor GDSXSR" w:date="2026-10-28T22:38:39Z"/>
          <w:rFonts w:ascii="Arial" w:hAnsi="Arial" w:cs="Arial"/>
          <w:i/>
          <w:iCs/>
          <w:sz w:val="26"/>
          <w:szCs w:val="26"/>
        </w:rPr>
      </w:pPr>
      <w:del w:id="1205" w:author="Assessor GDSXSR" w:date="2026-10-28T22:38:39Z">
        <w:r w:rsidRPr="00622C52">
          <w:rPr>
            <w:rFonts w:ascii="Arial" w:hAnsi="Arial" w:cs="Arial"/>
            <w:i/>
            <w:iCs/>
            <w:sz w:val="26"/>
            <w:szCs w:val="26"/>
          </w:rPr>
          <w:delText>II - os bens adquiridos por fato eventual, com ou sem o concurso de trabalho ou despesa anterior; </w:delText>
        </w:r>
      </w:del>
    </w:p>
    <w:p w14:paraId="3084C387" w14:textId="77777777" w:rsidR="00622C52" w:rsidRPr="00622C52" w:rsidRDefault="00622C52" w:rsidP="003D134A">
      <w:pPr>
        <w:spacing w:after="0" w:line="360" w:lineRule="auto"/>
        <w:ind w:left="2268" w:firstLine="1134"/>
        <w:jc w:val="both"/>
        <w:rPr>
          <w:del w:id="1208" w:author="Assessor GDSXSR" w:date="2026-10-28T22:38:39Z"/>
          <w:rFonts w:ascii="Arial" w:hAnsi="Arial" w:cs="Arial"/>
          <w:i/>
          <w:iCs/>
          <w:sz w:val="26"/>
          <w:szCs w:val="26"/>
        </w:rPr>
      </w:pPr>
      <w:del w:id="1207" w:author="Assessor GDSXSR" w:date="2026-10-28T22:38:39Z">
        <w:r w:rsidRPr="00622C52">
          <w:rPr>
            <w:rFonts w:ascii="Arial" w:hAnsi="Arial" w:cs="Arial"/>
            <w:i/>
            <w:iCs/>
            <w:sz w:val="26"/>
            <w:szCs w:val="26"/>
          </w:rPr>
          <w:delText>III - os bens adquiridos por doação, herança ou legado, em favor de ambos os cônjuges; </w:delText>
        </w:r>
      </w:del>
    </w:p>
    <w:p w14:paraId="704DEF1A" w14:textId="77777777" w:rsidR="00622C52" w:rsidRPr="00622C52" w:rsidRDefault="00622C52" w:rsidP="003D134A">
      <w:pPr>
        <w:spacing w:after="0" w:line="360" w:lineRule="auto"/>
        <w:ind w:left="2268" w:firstLine="1134"/>
        <w:jc w:val="both"/>
        <w:rPr>
          <w:del w:id="1210" w:author="Assessor GDSXSR" w:date="2026-10-28T22:38:39Z"/>
          <w:rFonts w:ascii="Arial" w:hAnsi="Arial" w:cs="Arial"/>
          <w:i/>
          <w:iCs/>
          <w:sz w:val="26"/>
          <w:szCs w:val="26"/>
        </w:rPr>
      </w:pPr>
      <w:del w:id="1209" w:author="Assessor GDSXSR" w:date="2026-10-28T22:38:39Z">
        <w:r w:rsidRPr="00622C52">
          <w:rPr>
            <w:rFonts w:ascii="Arial" w:hAnsi="Arial" w:cs="Arial"/>
            <w:i/>
            <w:iCs/>
            <w:sz w:val="26"/>
            <w:szCs w:val="26"/>
          </w:rPr>
          <w:delText>IV - as benfeitorias em bens particulares de cada cônjuge; </w:delText>
        </w:r>
      </w:del>
    </w:p>
    <w:p w14:paraId="78DAA936" w14:textId="77777777" w:rsidR="00622C52" w:rsidRPr="00622C52" w:rsidRDefault="00622C52" w:rsidP="003D134A">
      <w:pPr>
        <w:spacing w:after="0" w:line="360" w:lineRule="auto"/>
        <w:ind w:left="2268" w:firstLine="1134"/>
        <w:jc w:val="both"/>
        <w:rPr>
          <w:del w:id="1212" w:author="Assessor GDSXSR" w:date="2026-10-28T22:38:39Z"/>
          <w:rFonts w:ascii="Arial" w:hAnsi="Arial" w:cs="Arial"/>
          <w:i/>
          <w:iCs/>
          <w:sz w:val="26"/>
          <w:szCs w:val="26"/>
        </w:rPr>
      </w:pPr>
      <w:del w:id="1211" w:author="Assessor GDSXSR" w:date="2026-10-28T22:38:39Z">
        <w:r w:rsidRPr="00622C52">
          <w:rPr>
            <w:rFonts w:ascii="Arial" w:hAnsi="Arial" w:cs="Arial"/>
            <w:i/>
            <w:iCs/>
            <w:sz w:val="26"/>
            <w:szCs w:val="26"/>
          </w:rPr>
          <w:delText>V - os frutos dos bens comuns, ou dos particulares de cada cônjuge, percebidos na constância do casamento, ou pendentes ao tempo de cessar a comunhão. </w:delText>
        </w:r>
      </w:del>
    </w:p>
    <w:p w14:paraId="7915BFAD" w14:textId="58ABE012" w:rsidR="00622C52" w:rsidRPr="00622C52" w:rsidRDefault="00622C52" w:rsidP="00622C52">
      <w:pPr>
        <w:spacing w:after="0" w:line="360" w:lineRule="auto"/>
        <w:ind w:left="2268" w:firstLine="1134"/>
        <w:jc w:val="both"/>
        <w:rPr>
          <w:del w:id="1218" w:author="Assessor GDSXSR" w:date="2026-10-28T22:38:39Z"/>
          <w:rFonts w:ascii="Arial" w:hAnsi="Arial" w:cs="Arial"/>
          <w:i/>
          <w:iCs/>
          <w:sz w:val="26"/>
          <w:szCs w:val="26"/>
        </w:rPr>
      </w:pPr>
      <w:del w:id="1213" w:author="Assessor GDSXSR" w:date="2026-10-28T22:38:39Z">
        <w:r w:rsidRPr="00622C52">
          <w:rPr>
            <w:rFonts w:ascii="Arial" w:hAnsi="Arial" w:cs="Arial"/>
            <w:i/>
            <w:iCs/>
            <w:sz w:val="26"/>
            <w:szCs w:val="26"/>
          </w:rPr>
          <w:delText xml:space="preserve"> 37. </w:delText>
        </w:r>
      </w:del>
      <w:del w:id="1214" w:author="Assessor GDSXSR" w:date="2026-10-28T22:38:39Z">
        <w:r w:rsidRPr="00311067">
          <w:rPr>
            <w:rFonts w:ascii="Arial" w:hAnsi="Arial" w:cs="Arial"/>
            <w:i/>
            <w:iCs/>
            <w:sz w:val="26"/>
            <w:szCs w:val="26"/>
            <w:highlight w:val="yellow"/>
            <w:u w:val="single"/>
          </w:rPr>
          <w:delText>Dito isso, </w:delText>
        </w:r>
      </w:del>
      <w:del w:id="1215" w:author="Assessor GDSXSR" w:date="2026-10-28T22:38:39Z">
        <w:r w:rsidRPr="00311067">
          <w:rPr>
            <w:rFonts w:ascii="Arial" w:hAnsi="Arial" w:cs="Arial"/>
            <w:b/>
            <w:bCs/>
            <w:i/>
            <w:iCs/>
            <w:sz w:val="26"/>
            <w:szCs w:val="26"/>
            <w:highlight w:val="yellow"/>
            <w:u w:val="single"/>
          </w:rPr>
          <w:delText>em ação de união estável somente é possível a partilha de bens, direitos e dívidas líquidos e certos, isto é, sobre os quais haja prova cabal de aquisição, titularidade e existência ao tempo da separação de fato dos conviventes</w:delText>
        </w:r>
      </w:del>
      <w:del w:id="1216" w:author="Assessor GDSXSR" w:date="2026-10-28T22:38:39Z">
        <w:r w:rsidRPr="00622C52">
          <w:rPr>
            <w:rFonts w:ascii="Arial" w:hAnsi="Arial" w:cs="Arial"/>
            <w:b/>
            <w:bCs/>
            <w:i/>
            <w:iCs/>
            <w:sz w:val="26"/>
            <w:szCs w:val="26"/>
          </w:rPr>
          <w:delText>.</w:delText>
        </w:r>
      </w:del>
      <w:del w:id="1217" w:author="Assessor GDSXSR" w:date="2026-10-28T22:38:39Z">
        <w:r w:rsidRPr="00622C52">
          <w:rPr>
            <w:rFonts w:ascii="Arial" w:hAnsi="Arial" w:cs="Arial"/>
            <w:i/>
            <w:iCs/>
            <w:sz w:val="26"/>
            <w:szCs w:val="26"/>
          </w:rPr>
          <w:delText> </w:delText>
        </w:r>
      </w:del>
    </w:p>
    <w:p w14:paraId="5F18243F" w14:textId="54BFF12C" w:rsidR="00622C52" w:rsidRPr="00622C52" w:rsidRDefault="00622C52" w:rsidP="00622C52">
      <w:pPr>
        <w:spacing w:after="0" w:line="360" w:lineRule="auto"/>
        <w:ind w:left="2268" w:firstLine="1134"/>
        <w:jc w:val="both"/>
        <w:rPr>
          <w:del w:id="1225" w:author="Assessor GDSXSR" w:date="2026-10-28T22:38:39Z"/>
          <w:rFonts w:ascii="Arial" w:hAnsi="Arial" w:cs="Arial"/>
          <w:i/>
          <w:iCs/>
          <w:sz w:val="26"/>
          <w:szCs w:val="26"/>
        </w:rPr>
      </w:pPr>
      <w:del w:id="1219" w:author="Assessor GDSXSR" w:date="2026-10-28T22:38:39Z">
        <w:r w:rsidRPr="00622C52">
          <w:rPr>
            <w:rFonts w:ascii="Arial" w:hAnsi="Arial" w:cs="Arial"/>
            <w:i/>
            <w:iCs/>
            <w:sz w:val="26"/>
            <w:szCs w:val="26"/>
          </w:rPr>
          <w:delText xml:space="preserve"> 38. </w:delText>
        </w:r>
      </w:del>
      <w:del w:id="1220" w:author="Assessor GDSXSR" w:date="2026-10-28T22:38:39Z">
        <w:r w:rsidRPr="00311067">
          <w:rPr>
            <w:rFonts w:ascii="Arial" w:hAnsi="Arial" w:cs="Arial"/>
            <w:i/>
            <w:iCs/>
            <w:sz w:val="26"/>
            <w:szCs w:val="26"/>
            <w:highlight w:val="yellow"/>
            <w:u w:val="single"/>
          </w:rPr>
          <w:delText>Havendo</w:delText>
        </w:r>
      </w:del>
      <w:del w:id="1221" w:author="Assessor GDSXSR" w:date="2026-10-28T22:38:39Z">
        <w:r w:rsidRPr="00311067">
          <w:rPr>
            <w:rFonts w:ascii="Arial" w:hAnsi="Arial" w:cs="Arial"/>
            <w:b/>
            <w:bCs/>
            <w:i/>
            <w:iCs/>
            <w:sz w:val="26"/>
            <w:szCs w:val="26"/>
            <w:highlight w:val="yellow"/>
            <w:u w:val="single"/>
          </w:rPr>
          <w:delText xml:space="preserve"> dúvida sobre a aquisição, a titularidade ou a existência da coisa cuja partilha se requer que não possa ser resolvida por meio de </w:delText>
        </w:r>
      </w:del>
      <w:del w:id="1222" w:author="Assessor GDSXSR" w:date="2026-10-28T22:38:39Z">
        <w:r w:rsidRPr="00311067">
          <w:rPr>
            <w:rFonts w:ascii="Arial" w:hAnsi="Arial" w:cs="Arial"/>
            <w:b/>
            <w:bCs/>
            <w:i/>
            <w:iCs/>
            <w:sz w:val="26"/>
            <w:szCs w:val="26"/>
            <w:highlight w:val="yellow"/>
            <w:u w:val="single"/>
          </w:rPr>
          <w:lastRenderedPageBreak/>
          <w:delText>prova documental evidente produzida por qualquer das partes, deve o interessado primeiro obter a declaração de existência de relação jurídica sobre a coisa perante o juízo cível competente, para, somente, depois, pleitear, se o caso, sua sobrepartilha em vara de família</w:delText>
        </w:r>
      </w:del>
      <w:del w:id="1223" w:author="Assessor GDSXSR" w:date="2026-10-28T22:38:39Z">
        <w:r w:rsidRPr="00622C52">
          <w:rPr>
            <w:rFonts w:ascii="Arial" w:hAnsi="Arial" w:cs="Arial"/>
            <w:b/>
            <w:bCs/>
            <w:i/>
            <w:iCs/>
            <w:sz w:val="26"/>
            <w:szCs w:val="26"/>
          </w:rPr>
          <w:delText>. </w:delText>
        </w:r>
      </w:del>
      <w:del w:id="1224" w:author="Assessor GDSXSR" w:date="2026-10-28T22:38:39Z">
        <w:r w:rsidRPr="00622C52">
          <w:rPr>
            <w:rFonts w:ascii="Arial" w:hAnsi="Arial" w:cs="Arial"/>
            <w:i/>
            <w:iCs/>
            <w:sz w:val="26"/>
            <w:szCs w:val="26"/>
          </w:rPr>
          <w:delText> </w:delText>
        </w:r>
      </w:del>
    </w:p>
    <w:p w14:paraId="12A79180" w14:textId="5B9C3371" w:rsidR="00622C52" w:rsidRPr="00622C52" w:rsidRDefault="00622C52" w:rsidP="00622C52">
      <w:pPr>
        <w:spacing w:after="0" w:line="360" w:lineRule="auto"/>
        <w:ind w:left="2268" w:firstLine="1134"/>
        <w:jc w:val="both"/>
        <w:rPr>
          <w:del w:id="1233" w:author="Assessor GDSXSR" w:date="2026-10-28T22:38:39Z"/>
          <w:rFonts w:ascii="Arial" w:hAnsi="Arial" w:cs="Arial"/>
          <w:i/>
          <w:iCs/>
          <w:sz w:val="26"/>
          <w:szCs w:val="26"/>
        </w:rPr>
      </w:pPr>
      <w:del w:id="1226" w:author="Assessor GDSXSR" w:date="2026-10-28T22:38:39Z">
        <w:r w:rsidRPr="00622C52">
          <w:rPr>
            <w:rFonts w:ascii="Arial" w:hAnsi="Arial" w:cs="Arial"/>
            <w:i/>
            <w:iCs/>
            <w:sz w:val="26"/>
            <w:szCs w:val="26"/>
          </w:rPr>
          <w:delText>39. Nesse sentido, dispõe do Código de Processo Civil: Art. 19. O interesse do autor pode limitar-se à </w:delText>
        </w:r>
      </w:del>
      <w:del w:id="1227" w:author="Assessor GDSXSR" w:date="2026-10-28T22:38:39Z">
        <w:r w:rsidRPr="00622C52">
          <w:rPr>
            <w:rFonts w:ascii="Arial" w:hAnsi="Arial" w:cs="Arial"/>
            <w:b/>
            <w:bCs/>
            <w:i/>
            <w:iCs/>
            <w:sz w:val="26"/>
            <w:szCs w:val="26"/>
          </w:rPr>
          <w:delText>declaração</w:delText>
        </w:r>
      </w:del>
      <w:del w:id="1228" w:author="Assessor GDSXSR" w:date="2026-10-28T22:38:39Z">
        <w:r w:rsidRPr="00622C52">
          <w:rPr>
            <w:rFonts w:ascii="Arial" w:hAnsi="Arial" w:cs="Arial"/>
            <w:i/>
            <w:iCs/>
            <w:sz w:val="26"/>
            <w:szCs w:val="26"/>
          </w:rPr>
          <w:delText>: I - da </w:delText>
        </w:r>
      </w:del>
      <w:del w:id="1229" w:author="Assessor GDSXSR" w:date="2026-10-28T22:38:39Z">
        <w:r w:rsidRPr="00622C52">
          <w:rPr>
            <w:rFonts w:ascii="Arial" w:hAnsi="Arial" w:cs="Arial"/>
            <w:b/>
            <w:bCs/>
            <w:i/>
            <w:iCs/>
            <w:sz w:val="26"/>
            <w:szCs w:val="26"/>
          </w:rPr>
          <w:delText>existência</w:delText>
        </w:r>
      </w:del>
      <w:del w:id="1230" w:author="Assessor GDSXSR" w:date="2026-10-28T22:38:39Z">
        <w:r w:rsidRPr="00622C52">
          <w:rPr>
            <w:rFonts w:ascii="Arial" w:hAnsi="Arial" w:cs="Arial"/>
            <w:i/>
            <w:iCs/>
            <w:sz w:val="26"/>
            <w:szCs w:val="26"/>
          </w:rPr>
          <w:delText>, da inexistência ou do modo de ser de uma </w:delText>
        </w:r>
      </w:del>
      <w:del w:id="1231" w:author="Assessor GDSXSR" w:date="2026-10-28T22:38:39Z">
        <w:r w:rsidRPr="00622C52">
          <w:rPr>
            <w:rFonts w:ascii="Arial" w:hAnsi="Arial" w:cs="Arial"/>
            <w:b/>
            <w:bCs/>
            <w:i/>
            <w:iCs/>
            <w:sz w:val="26"/>
            <w:szCs w:val="26"/>
          </w:rPr>
          <w:delText>relação jurídica</w:delText>
        </w:r>
      </w:del>
      <w:del w:id="1232" w:author="Assessor GDSXSR" w:date="2026-10-28T22:38:39Z">
        <w:r w:rsidRPr="00622C52">
          <w:rPr>
            <w:rFonts w:ascii="Arial" w:hAnsi="Arial" w:cs="Arial"/>
            <w:i/>
            <w:iCs/>
            <w:sz w:val="26"/>
            <w:szCs w:val="26"/>
          </w:rPr>
          <w:delText>.  </w:delText>
        </w:r>
      </w:del>
    </w:p>
    <w:p w14:paraId="418591D3" w14:textId="77777777" w:rsidR="00622C52" w:rsidRPr="00622C52" w:rsidRDefault="00622C52" w:rsidP="00622C52">
      <w:pPr>
        <w:spacing w:after="0" w:line="360" w:lineRule="auto"/>
        <w:ind w:left="2268" w:firstLine="1134"/>
        <w:jc w:val="both"/>
        <w:rPr>
          <w:del w:id="1235" w:author="Assessor GDSXSR" w:date="2026-10-28T22:38:39Z"/>
          <w:rFonts w:ascii="Arial" w:hAnsi="Arial" w:cs="Arial"/>
          <w:i/>
          <w:iCs/>
          <w:sz w:val="26"/>
          <w:szCs w:val="26"/>
        </w:rPr>
      </w:pPr>
      <w:del w:id="1234" w:author="Assessor GDSXSR" w:date="2026-10-28T22:38:39Z">
        <w:r w:rsidRPr="00622C52">
          <w:rPr>
            <w:rFonts w:ascii="Arial" w:hAnsi="Arial" w:cs="Arial"/>
            <w:b/>
            <w:bCs/>
            <w:i/>
            <w:iCs/>
            <w:sz w:val="26"/>
            <w:szCs w:val="26"/>
          </w:rPr>
          <w:delText>Dos imóveis</w:delText>
        </w:r>
      </w:del>
    </w:p>
    <w:p w14:paraId="4F3A1902" w14:textId="2DC437C4" w:rsidR="00622C52" w:rsidRPr="00622C52" w:rsidRDefault="00622C52" w:rsidP="00622C52">
      <w:pPr>
        <w:spacing w:after="0" w:line="360" w:lineRule="auto"/>
        <w:ind w:left="2268" w:firstLine="1134"/>
        <w:jc w:val="both"/>
        <w:rPr>
          <w:del w:id="1241" w:author="Assessor GDSXSR" w:date="2026-10-28T22:38:39Z"/>
          <w:rFonts w:ascii="Arial" w:hAnsi="Arial" w:cs="Arial"/>
          <w:i/>
          <w:iCs/>
          <w:sz w:val="26"/>
          <w:szCs w:val="26"/>
        </w:rPr>
      </w:pPr>
      <w:del w:id="1236" w:author="Assessor GDSXSR" w:date="2026-10-28T22:38:39Z">
        <w:r w:rsidRPr="00622C52">
          <w:rPr>
            <w:rFonts w:ascii="Arial" w:hAnsi="Arial" w:cs="Arial"/>
            <w:i/>
            <w:iCs/>
            <w:sz w:val="26"/>
            <w:szCs w:val="26"/>
          </w:rPr>
          <w:delText xml:space="preserve">40. </w:delText>
        </w:r>
      </w:del>
      <w:del w:id="1237" w:author="Assessor GDSXSR" w:date="2026-10-28T22:38:39Z">
        <w:r w:rsidRPr="00311067">
          <w:rPr>
            <w:rFonts w:ascii="Arial" w:hAnsi="Arial" w:cs="Arial"/>
            <w:i/>
            <w:iCs/>
            <w:sz w:val="26"/>
            <w:szCs w:val="26"/>
            <w:highlight w:val="yellow"/>
            <w:u w:val="single"/>
          </w:rPr>
          <w:delText xml:space="preserve">Verifico dos documentos juntados aos autos que os bens imóveis a seguir: a) Super Quadra nº 15, Quadra 11, Lote 50, Cidade Ocidental, GO, foi adquirido pelo réu em 23/11/1989 (Num. 154422894 - Pág. 1/4), destaca-se que referido bem consta em duplicidade na exordial - imóveis itens 1 e 7 (Num. 148844938 - Pág. 6/7); b) Fazenda denominada Burity Vermelho e Jardim, gleba de terras com área de 70 hectares, no Distrito Federal, em 11/12/1992 (Num. 154422887 - Pág. 1); c) Fazenda Taboquinha, gleba de terras com área de 5 hectares, em 24/05/1996 (Num. 154422888 - Pág. 1/4); d) Quadra 65, Lote 39, Jardim do Ingá, Luziânia, GO, em 18/07/1989 (Num. 154422889 - Pág. 1/8); e) Quadra 113, conjunto 13, Lote 15, Recanto das Emas, DF, em 25/10/1996 (Num. 154422893 - Pág. 1); f) Condomínio Recanto dos Nobres, Conjunto B, Lote 26, Casa 01, Sobradinho/DF, anterior ao ano de 1999 (Num. 154422892 - Pág. 1); g) Condomínio Privé II, </w:delText>
        </w:r>
      </w:del>
      <w:del w:id="1238" w:author="Assessor GDSXSR" w:date="2026-10-28T22:38:39Z">
        <w:r w:rsidRPr="00311067">
          <w:rPr>
            <w:rFonts w:ascii="Arial" w:hAnsi="Arial" w:cs="Arial"/>
            <w:i/>
            <w:iCs/>
            <w:sz w:val="26"/>
            <w:szCs w:val="26"/>
            <w:highlight w:val="yellow"/>
            <w:u w:val="single"/>
          </w:rPr>
          <w:lastRenderedPageBreak/>
          <w:delText>Quadra 05, Conjunto C, Casa 23, Setor de Mansões - Lago Norte, DF, em 30/06/1989 (Num. 154422886 - Pág. 1/2), </w:delText>
        </w:r>
      </w:del>
      <w:del w:id="1239" w:author="Assessor GDSXSR" w:date="2026-10-28T22:38:39Z">
        <w:r w:rsidRPr="00311067">
          <w:rPr>
            <w:rFonts w:ascii="Arial" w:hAnsi="Arial" w:cs="Arial"/>
            <w:b/>
            <w:bCs/>
            <w:i/>
            <w:iCs/>
            <w:sz w:val="26"/>
            <w:szCs w:val="26"/>
            <w:highlight w:val="yellow"/>
            <w:u w:val="single"/>
          </w:rPr>
          <w:delText>foram adquiridos pelo réu, por meio de instrumentos/contratos particulares de cessão de direitos, em data anterior ao início da união estável entre as partes, portanto, não estão sujeitos à partilha, considerando o regime de comunhão parcial de bens.</w:delText>
        </w:r>
      </w:del>
      <w:del w:id="1240" w:author="Assessor GDSXSR" w:date="2026-10-28T22:38:39Z">
        <w:r w:rsidRPr="00622C52">
          <w:rPr>
            <w:rFonts w:ascii="Arial" w:hAnsi="Arial" w:cs="Arial"/>
            <w:b/>
            <w:bCs/>
            <w:i/>
            <w:iCs/>
            <w:sz w:val="26"/>
            <w:szCs w:val="26"/>
          </w:rPr>
          <w:delText> </w:delText>
        </w:r>
      </w:del>
    </w:p>
    <w:p w14:paraId="230496D3" w14:textId="73D44557" w:rsidR="00622C52" w:rsidRPr="00622C52" w:rsidRDefault="00622C52" w:rsidP="00622C52">
      <w:pPr>
        <w:spacing w:after="0" w:line="360" w:lineRule="auto"/>
        <w:ind w:left="2268" w:firstLine="1134"/>
        <w:jc w:val="both"/>
        <w:rPr>
          <w:rFonts w:ascii="Arial" w:hAnsi="Arial" w:cs="Arial"/>
          <w:i/>
          <w:iCs/>
          <w:sz w:val="26"/>
          <w:szCs w:val="26"/>
        </w:rPr>
      </w:pPr>
      <w:del w:id="1258" w:author="Assessor GDSXSR" w:date="2026-10-28T22:38:39Z">
        <w:r>
          <w:rPr>
            <w:rFonts w:ascii="Arial" w:hAnsi="Arial" w:cs="Arial"/>
            <w:i/>
            <w:iCs/>
            <w:sz w:val="26"/>
            <w:szCs w:val="26"/>
          </w:rPr>
          <w:delText xml:space="preserve"> </w:delText>
        </w:r>
      </w:del>
      <w:ins w:id="1259" w:author="Assessor GDSXSR" w:date="2026-10-28T22:38:39Z">
        <w:r>
          <w:rPr>
            <w:rFonts w:ascii="Arial" w:hAnsi="Arial" w:cs="Arial"/>
            <w:i/>
            <w:iCs/>
            <w:color w:val="808080"/>
            <w:sz w:val="26"/>
            <w:szCs w:val="26"/>
          </w:rPr>
          <w:t xml:space="preserve">“(...) </w:t>
        </w:r>
      </w:ins>
      <w:r>
        <w:rPr>
          <w:rFonts w:ascii="Arial" w:hAnsi="Arial" w:cs="Arial"/>
          <w:i/>
          <w:iCs/>
          <w:sz w:val="26"/>
          <w:szCs w:val="26"/>
          <w:rPrChange w:id="1435" w:author="Assessor GDSXSR" w:date="2026-10-28T22:38:39Z">
            <w:rPr>
              <w:rFonts w:ascii="Arial" w:hAnsi="Arial" w:cs="Arial"/>
              <w:i/>
              <w:iCs/>
              <w:sz w:val="26"/>
              <w:szCs w:val="26"/>
            </w:rPr>
          </w:rPrChange>
        </w:rPr>
        <w:t xml:space="preserve">41. Por outro lado, </w:t>
      </w:r>
      <w:r>
        <w:rPr>
          <w:rFonts w:ascii="Arial" w:hAnsi="Arial" w:cs="Arial"/>
          <w:i/>
          <w:iCs/>
          <w:sz w:val="26"/>
          <w:szCs w:val="26"/>
          <w:highlight w:val="yellow"/>
          <w:u w:val="single"/>
          <w:rPrChange w:id="1436" w:author="Assessor GDSXSR" w:date="2026-10-28T22:38:39Z">
            <w:rPr>
              <w:rFonts w:ascii="Arial" w:hAnsi="Arial" w:cs="Arial"/>
              <w:i/>
              <w:iCs/>
              <w:sz w:val="26"/>
              <w:szCs w:val="26"/>
              <w:highlight w:val="yellow"/>
              <w:u w:val="single"/>
            </w:rPr>
          </w:rPrChange>
        </w:rPr>
        <w:t xml:space="preserve">os instrumentos/contratos particulares de cessão de direitos provam a aquisição do imóvel denominado </w:t>
      </w:r>
      <w:r>
        <w:rPr>
          <w:rFonts w:ascii="Arial" w:hAnsi="Arial" w:cs="Arial"/>
          <w:b/>
          <w:bCs/>
          <w:i/>
          <w:iCs/>
          <w:sz w:val="26"/>
          <w:szCs w:val="26"/>
          <w:highlight w:val="yellow"/>
          <w:u w:val="single"/>
          <w:rPrChange w:id="1437" w:author="Assessor GDSXSR" w:date="2026-10-28T22:38:39Z">
            <w:rPr>
              <w:rFonts w:ascii="Arial" w:hAnsi="Arial" w:cs="Arial"/>
              <w:b/>
              <w:bCs/>
              <w:i/>
              <w:iCs/>
              <w:sz w:val="26"/>
              <w:szCs w:val="26"/>
              <w:highlight w:val="yellow"/>
              <w:u w:val="single"/>
            </w:rPr>
          </w:rPrChange>
        </w:rPr>
        <w:t xml:space="preserve">Fazenda Paineira, com área de 700 hectares, localizado no município de Cocos, BA</w:t>
      </w:r>
      <w:r>
        <w:rPr>
          <w:rFonts w:ascii="Arial" w:hAnsi="Arial" w:cs="Arial"/>
          <w:i/>
          <w:iCs/>
          <w:sz w:val="26"/>
          <w:szCs w:val="26"/>
          <w:highlight w:val="yellow"/>
          <w:u w:val="single"/>
          <w:rPrChange w:id="1438" w:author="Assessor GDSXSR" w:date="2026-10-28T22:38:39Z">
            <w:rPr>
              <w:rFonts w:ascii="Arial" w:hAnsi="Arial" w:cs="Arial"/>
              <w:i/>
              <w:iCs/>
              <w:sz w:val="26"/>
              <w:szCs w:val="26"/>
              <w:highlight w:val="yellow"/>
              <w:u w:val="single"/>
            </w:rPr>
          </w:rPrChange>
        </w:rPr>
        <w:t xml:space="preserve">, em 11/03/2003 (Num. 236394512 - Pág. 1/2); imóvel sito na </w:t>
      </w:r>
      <w:r>
        <w:rPr>
          <w:rFonts w:ascii="Arial" w:hAnsi="Arial" w:cs="Arial"/>
          <w:b/>
          <w:bCs/>
          <w:i/>
          <w:iCs/>
          <w:sz w:val="26"/>
          <w:szCs w:val="26"/>
          <w:highlight w:val="yellow"/>
          <w:u w:val="single"/>
          <w:rPrChange w:id="1439" w:author="Assessor GDSXSR" w:date="2026-10-28T22:38:39Z">
            <w:rPr>
              <w:rFonts w:ascii="Arial" w:hAnsi="Arial" w:cs="Arial"/>
              <w:b/>
              <w:bCs/>
              <w:i/>
              <w:iCs/>
              <w:sz w:val="26"/>
              <w:szCs w:val="26"/>
              <w:highlight w:val="yellow"/>
              <w:u w:val="single"/>
            </w:rPr>
          </w:rPrChange>
        </w:rPr>
        <w:t xml:space="preserve">DF 425, no Condomínio Novo Horizonte, Conjunto A, Lote 8A, Apartamento 302, Setor Contagem, Sobradinho, DF</w:t>
      </w:r>
      <w:r>
        <w:rPr>
          <w:rFonts w:ascii="Arial" w:hAnsi="Arial" w:cs="Arial"/>
          <w:i/>
          <w:iCs/>
          <w:sz w:val="26"/>
          <w:szCs w:val="26"/>
          <w:highlight w:val="yellow"/>
          <w:u w:val="single"/>
          <w:rPrChange w:id="1440" w:author="Assessor GDSXSR" w:date="2026-10-28T22:38:39Z">
            <w:rPr>
              <w:rFonts w:ascii="Arial" w:hAnsi="Arial" w:cs="Arial"/>
              <w:i/>
              <w:iCs/>
              <w:sz w:val="26"/>
              <w:szCs w:val="26"/>
              <w:highlight w:val="yellow"/>
              <w:u w:val="single"/>
            </w:rPr>
          </w:rPrChange>
        </w:rPr>
        <w:t xml:space="preserve">, em 03/05/2021 (Num. 154422884 - Pág. 1/4); imóvel situado na </w:t>
      </w:r>
      <w:r>
        <w:rPr>
          <w:rFonts w:ascii="Arial" w:hAnsi="Arial" w:cs="Arial"/>
          <w:b/>
          <w:bCs/>
          <w:i/>
          <w:iCs/>
          <w:sz w:val="26"/>
          <w:szCs w:val="26"/>
          <w:highlight w:val="yellow"/>
          <w:u w:val="single"/>
          <w:rPrChange w:id="1441" w:author="Assessor GDSXSR" w:date="2026-10-28T22:38:39Z">
            <w:rPr>
              <w:rFonts w:ascii="Arial" w:hAnsi="Arial" w:cs="Arial"/>
              <w:b/>
              <w:bCs/>
              <w:i/>
              <w:iCs/>
              <w:sz w:val="26"/>
              <w:szCs w:val="26"/>
              <w:highlight w:val="yellow"/>
              <w:u w:val="single"/>
            </w:rPr>
          </w:rPrChange>
        </w:rPr>
        <w:t xml:space="preserve">Quadra QN 505, Conjunto 04, Lote 01 a 04, apartamento 604, Empreendimento FX 137 (Residencial Girassol), Samambaia, DF</w:t>
      </w:r>
      <w:r>
        <w:rPr>
          <w:rFonts w:ascii="Arial" w:hAnsi="Arial" w:cs="Arial"/>
          <w:i/>
          <w:iCs/>
          <w:sz w:val="26"/>
          <w:szCs w:val="26"/>
          <w:highlight w:val="yellow"/>
          <w:u w:val="single"/>
          <w:rPrChange w:id="1442" w:author="Assessor GDSXSR" w:date="2026-10-28T22:38:39Z">
            <w:rPr>
              <w:rFonts w:ascii="Arial" w:hAnsi="Arial" w:cs="Arial"/>
              <w:i/>
              <w:iCs/>
              <w:sz w:val="26"/>
              <w:szCs w:val="26"/>
              <w:highlight w:val="yellow"/>
              <w:u w:val="single"/>
            </w:rPr>
          </w:rPrChange>
        </w:rPr>
        <w:t xml:space="preserve">; em 10/05/2021 (Num. 154422883 - Pág. 1/3); e o imóvel localizado na </w:t>
      </w:r>
      <w:r>
        <w:rPr>
          <w:rFonts w:ascii="Arial" w:hAnsi="Arial" w:cs="Arial"/>
          <w:b/>
          <w:bCs/>
          <w:i/>
          <w:iCs/>
          <w:sz w:val="26"/>
          <w:szCs w:val="26"/>
          <w:highlight w:val="yellow"/>
          <w:u w:val="single"/>
          <w:rPrChange w:id="1443" w:author="Assessor GDSXSR" w:date="2026-10-28T22:38:39Z">
            <w:rPr>
              <w:rFonts w:ascii="Arial" w:hAnsi="Arial" w:cs="Arial"/>
              <w:b/>
              <w:bCs/>
              <w:i/>
              <w:iCs/>
              <w:sz w:val="26"/>
              <w:szCs w:val="26"/>
              <w:highlight w:val="yellow"/>
              <w:u w:val="single"/>
            </w:rPr>
          </w:rPrChange>
        </w:rPr>
        <w:t xml:space="preserve">CNB 05, Lote 02, apartamento 201, Taguatinga, DF</w:t>
      </w:r>
      <w:r>
        <w:rPr>
          <w:rFonts w:ascii="Arial" w:hAnsi="Arial" w:cs="Arial"/>
          <w:i/>
          <w:iCs/>
          <w:sz w:val="26"/>
          <w:szCs w:val="26"/>
          <w:highlight w:val="yellow"/>
          <w:u w:val="single"/>
          <w:rPrChange w:id="1444" w:author="Assessor GDSXSR" w:date="2026-10-28T22:38:39Z">
            <w:rPr>
              <w:rFonts w:ascii="Arial" w:hAnsi="Arial" w:cs="Arial"/>
              <w:i/>
              <w:iCs/>
              <w:sz w:val="26"/>
              <w:szCs w:val="26"/>
              <w:highlight w:val="yellow"/>
              <w:u w:val="single"/>
            </w:rPr>
          </w:rPrChange>
        </w:rPr>
        <w:t xml:space="preserve">, em 31/03/2022 (Num. 154422885 - Pág. 1/6), todavia, </w:t>
      </w:r>
      <w:r>
        <w:rPr>
          <w:rFonts w:ascii="Arial" w:hAnsi="Arial" w:cs="Arial"/>
          <w:b/>
          <w:bCs/>
          <w:i/>
          <w:iCs/>
          <w:sz w:val="26"/>
          <w:szCs w:val="26"/>
          <w:highlight w:val="yellow"/>
          <w:u w:val="single"/>
          <w:rPrChange w:id="1445" w:author="Assessor GDSXSR" w:date="2026-10-28T22:38:39Z">
            <w:rPr>
              <w:rFonts w:ascii="Arial" w:hAnsi="Arial" w:cs="Arial"/>
              <w:b/>
              <w:bCs/>
              <w:i/>
              <w:iCs/>
              <w:sz w:val="26"/>
              <w:szCs w:val="26"/>
              <w:highlight w:val="yellow"/>
              <w:u w:val="single"/>
            </w:rPr>
          </w:rPrChange>
        </w:rPr>
        <w:t xml:space="preserve">verifica-se que as partes não lograram provar a propriedade sobre referidos bens, eis que apenas juntaram instrumentos/contratos particulares de cessão de direitos</w:t>
      </w:r>
      <w:r>
        <w:rPr>
          <w:rFonts w:ascii="Arial" w:hAnsi="Arial" w:cs="Arial"/>
          <w:b/>
          <w:bCs/>
          <w:i/>
          <w:iCs/>
          <w:sz w:val="26"/>
          <w:szCs w:val="26"/>
          <w:rPrChange w:id="1446" w:author="Assessor GDSXSR" w:date="2026-10-28T22:38:39Z">
            <w:rPr>
              <w:rFonts w:ascii="Arial" w:hAnsi="Arial" w:cs="Arial"/>
              <w:b/>
              <w:bCs/>
              <w:i/>
              <w:iCs/>
              <w:sz w:val="26"/>
              <w:szCs w:val="26"/>
            </w:rPr>
          </w:rPrChange>
        </w:rPr>
        <w:t xml:space="preserve">. </w:t>
      </w:r>
    </w:p>
    <w:p w14:paraId="5AFFBB88" w14:textId="07FDC17D" w:rsidR="00622C52" w:rsidRPr="00622C52" w:rsidRDefault="00622C52" w:rsidP="00622C52">
      <w:pPr>
        <w:spacing w:after="0" w:line="360" w:lineRule="auto"/>
        <w:ind w:left="2268" w:firstLine="1134"/>
        <w:jc w:val="both"/>
        <w:rPr>
          <w:del w:id="1246" w:author="Assessor GDSXSR" w:date="2026-10-28T22:38:39Z"/>
          <w:rFonts w:ascii="Arial" w:hAnsi="Arial" w:cs="Arial"/>
          <w:i/>
          <w:iCs/>
          <w:sz w:val="26"/>
          <w:szCs w:val="26"/>
        </w:rPr>
      </w:pPr>
      <w:del w:id="1242" w:author="Assessor GDSXSR" w:date="2026-10-28T22:38:39Z">
        <w:r w:rsidRPr="00622C52">
          <w:rPr>
            <w:rFonts w:ascii="Arial" w:hAnsi="Arial" w:cs="Arial"/>
            <w:i/>
            <w:iCs/>
            <w:sz w:val="26"/>
            <w:szCs w:val="26"/>
          </w:rPr>
          <w:delText> 42. Segundo disposto no art. 406 do Código de Processo Civil “</w:delText>
        </w:r>
      </w:del>
      <w:del w:id="1243" w:author="Assessor GDSXSR" w:date="2026-10-28T22:38:39Z">
        <w:r w:rsidRPr="00622C52">
          <w:rPr>
            <w:rFonts w:ascii="Arial" w:hAnsi="Arial" w:cs="Arial"/>
            <w:b/>
            <w:bCs/>
            <w:i/>
            <w:iCs/>
            <w:sz w:val="26"/>
            <w:szCs w:val="26"/>
          </w:rPr>
          <w:delText xml:space="preserve">Quando a lei exigir, como da </w:delText>
        </w:r>
      </w:del>
      <w:del w:id="1244" w:author="Assessor GDSXSR" w:date="2026-10-28T22:38:39Z">
        <w:r w:rsidRPr="00622C52">
          <w:rPr>
            <w:rFonts w:ascii="Arial" w:hAnsi="Arial" w:cs="Arial"/>
            <w:b/>
            <w:bCs/>
            <w:i/>
            <w:iCs/>
            <w:sz w:val="26"/>
            <w:szCs w:val="26"/>
          </w:rPr>
          <w:lastRenderedPageBreak/>
          <w:delText>substância do ato, o instrumento público, nenhuma outra prova, por mais especial que seja, pode suprir-lhe a falta”.</w:delText>
        </w:r>
      </w:del>
      <w:del w:id="1245" w:author="Assessor GDSXSR" w:date="2026-10-28T22:38:39Z">
        <w:r w:rsidRPr="00622C52">
          <w:rPr>
            <w:rFonts w:ascii="Arial" w:hAnsi="Arial" w:cs="Arial"/>
            <w:i/>
            <w:iCs/>
            <w:sz w:val="26"/>
            <w:szCs w:val="26"/>
          </w:rPr>
          <w:delText> </w:delText>
        </w:r>
      </w:del>
    </w:p>
    <w:p w14:paraId="2AD1CF68" w14:textId="55B47BC9" w:rsidR="00622C52" w:rsidRPr="00622C52" w:rsidRDefault="00622C52" w:rsidP="00622C52">
      <w:pPr>
        <w:spacing w:after="0" w:line="360" w:lineRule="auto"/>
        <w:ind w:left="2268" w:firstLine="1134"/>
        <w:jc w:val="both"/>
        <w:rPr>
          <w:del w:id="1251" w:author="Assessor GDSXSR" w:date="2026-10-28T22:38:39Z"/>
          <w:rFonts w:ascii="Arial" w:hAnsi="Arial" w:cs="Arial"/>
          <w:i/>
          <w:iCs/>
          <w:sz w:val="26"/>
          <w:szCs w:val="26"/>
        </w:rPr>
      </w:pPr>
      <w:del w:id="1247" w:author="Assessor GDSXSR" w:date="2026-10-28T22:38:39Z">
        <w:r w:rsidRPr="00622C52">
          <w:rPr>
            <w:rFonts w:ascii="Arial" w:hAnsi="Arial" w:cs="Arial"/>
            <w:i/>
            <w:iCs/>
            <w:sz w:val="26"/>
            <w:szCs w:val="26"/>
          </w:rPr>
          <w:delText xml:space="preserve"> 43. </w:delText>
        </w:r>
      </w:del>
      <w:del w:id="1248" w:author="Assessor GDSXSR" w:date="2026-10-28T22:38:39Z">
        <w:r w:rsidRPr="00311067">
          <w:rPr>
            <w:rFonts w:ascii="Arial" w:hAnsi="Arial" w:cs="Arial"/>
            <w:i/>
            <w:iCs/>
            <w:sz w:val="26"/>
            <w:szCs w:val="26"/>
            <w:highlight w:val="yellow"/>
            <w:u w:val="single"/>
          </w:rPr>
          <w:delText>Nesse sentido, </w:delText>
        </w:r>
      </w:del>
      <w:del w:id="1249" w:author="Assessor GDSXSR" w:date="2026-10-28T22:38:39Z">
        <w:r w:rsidRPr="00311067">
          <w:rPr>
            <w:rFonts w:ascii="Arial" w:hAnsi="Arial" w:cs="Arial"/>
            <w:b/>
            <w:bCs/>
            <w:i/>
            <w:iCs/>
            <w:sz w:val="26"/>
            <w:szCs w:val="26"/>
            <w:highlight w:val="yellow"/>
            <w:u w:val="single"/>
          </w:rPr>
          <w:delText>quanto à exclusividade do instrumento público para prova de transferência de propriedade imobiliária, o exige, expressamente, o art. 1.245, caput, e § 1º, do Código Civil</w:delText>
        </w:r>
      </w:del>
      <w:del w:id="1250" w:author="Assessor GDSXSR" w:date="2026-10-28T22:38:39Z">
        <w:r w:rsidRPr="00622C52">
          <w:rPr>
            <w:rFonts w:ascii="Arial" w:hAnsi="Arial" w:cs="Arial"/>
            <w:i/>
            <w:iCs/>
            <w:sz w:val="26"/>
            <w:szCs w:val="26"/>
          </w:rPr>
          <w:delText>: </w:delText>
        </w:r>
      </w:del>
    </w:p>
    <w:p w14:paraId="2084B654" w14:textId="74A76AAE" w:rsidR="00622C52" w:rsidRPr="00622C52" w:rsidRDefault="00622C52" w:rsidP="00311067">
      <w:pPr>
        <w:spacing w:after="0" w:line="360" w:lineRule="auto"/>
        <w:ind w:left="3402"/>
        <w:jc w:val="both"/>
        <w:rPr>
          <w:del w:id="1257" w:author="Assessor GDSXSR" w:date="2026-10-28T22:38:39Z"/>
          <w:rFonts w:ascii="Arial" w:hAnsi="Arial" w:cs="Arial"/>
          <w:i/>
          <w:iCs/>
          <w:sz w:val="26"/>
          <w:szCs w:val="26"/>
        </w:rPr>
      </w:pPr>
      <w:del w:id="1252" w:author="Assessor GDSXSR" w:date="2026-10-28T22:38:39Z">
        <w:r w:rsidRPr="00622C52">
          <w:rPr>
            <w:rFonts w:ascii="Arial" w:hAnsi="Arial" w:cs="Arial"/>
            <w:i/>
            <w:iCs/>
            <w:sz w:val="26"/>
            <w:szCs w:val="26"/>
          </w:rPr>
          <w:delText xml:space="preserve"> Art. 1.245. Transfere-se entre vivos a propriedade mediante o registro do título translativo no Registro de Imóveis. § </w:delText>
        </w:r>
      </w:del>
      <w:del w:id="1253" w:author="Assessor GDSXSR" w:date="2026-10-28T22:38:39Z">
        <w:r w:rsidRPr="00311067">
          <w:rPr>
            <w:rFonts w:ascii="Arial" w:hAnsi="Arial" w:cs="Arial"/>
            <w:i/>
            <w:iCs/>
            <w:sz w:val="26"/>
            <w:szCs w:val="26"/>
            <w:highlight w:val="yellow"/>
            <w:u w:val="single"/>
          </w:rPr>
          <w:delText>1º. </w:delText>
        </w:r>
      </w:del>
      <w:del w:id="1254" w:author="Assessor GDSXSR" w:date="2026-10-28T22:38:39Z">
        <w:r w:rsidRPr="00311067">
          <w:rPr>
            <w:rFonts w:ascii="Arial" w:hAnsi="Arial" w:cs="Arial"/>
            <w:b/>
            <w:bCs/>
            <w:i/>
            <w:iCs/>
            <w:sz w:val="26"/>
            <w:szCs w:val="26"/>
            <w:highlight w:val="yellow"/>
            <w:u w:val="single"/>
          </w:rPr>
          <w:delText>Enquanto não se registrar o título translativo, o alienante continua a ser havido como dono do imóvel</w:delText>
        </w:r>
      </w:del>
      <w:del w:id="1255" w:author="Assessor GDSXSR" w:date="2026-10-28T22:38:39Z">
        <w:r w:rsidRPr="00622C52">
          <w:rPr>
            <w:rFonts w:ascii="Arial" w:hAnsi="Arial" w:cs="Arial"/>
            <w:b/>
            <w:bCs/>
            <w:i/>
            <w:iCs/>
            <w:sz w:val="26"/>
            <w:szCs w:val="26"/>
          </w:rPr>
          <w:delText>.</w:delText>
        </w:r>
      </w:del>
      <w:del w:id="1256" w:author="Assessor GDSXSR" w:date="2026-10-28T22:38:39Z">
        <w:r w:rsidRPr="00622C52">
          <w:rPr>
            <w:rFonts w:ascii="Arial" w:hAnsi="Arial" w:cs="Arial"/>
            <w:i/>
            <w:iCs/>
            <w:sz w:val="26"/>
            <w:szCs w:val="26"/>
          </w:rPr>
          <w:delText>  </w:delText>
        </w:r>
      </w:del>
    </w:p>
    <w:p w14:paraId="00CC2CD2" w14:textId="412FA896" w:rsidR="00622C52" w:rsidRPr="00622C52" w:rsidRDefault="00622C52" w:rsidP="00622C52">
      <w:pPr>
        <w:spacing w:after="0" w:line="360" w:lineRule="auto"/>
        <w:ind w:left="2268" w:firstLine="1134"/>
        <w:jc w:val="both"/>
        <w:rPr>
          <w:rFonts w:ascii="Arial" w:hAnsi="Arial" w:cs="Arial"/>
          <w:i/>
          <w:iCs/>
          <w:sz w:val="26"/>
          <w:szCs w:val="26"/>
        </w:rPr>
      </w:pPr>
      <w:del w:id="1260" w:author="Assessor GDSXSR" w:date="2026-10-28T22:38:39Z">
        <w:r>
          <w:rPr>
            <w:rFonts w:ascii="Arial" w:hAnsi="Arial" w:cs="Arial"/>
            <w:i/>
            <w:iCs/>
            <w:sz w:val="26"/>
            <w:szCs w:val="26"/>
          </w:rPr>
          <w:delText xml:space="preserve"> </w:delText>
        </w:r>
      </w:del>
      <w:ins w:id="1261" w:author="Assessor GDSXSR" w:date="2026-10-28T22:38:39Z">
        <w:r>
          <w:rPr>
            <w:rFonts w:ascii="Arial" w:hAnsi="Arial" w:cs="Arial"/>
            <w:i/>
            <w:iCs/>
            <w:color w:val="808080"/>
            <w:sz w:val="26"/>
            <w:szCs w:val="26"/>
          </w:rPr>
          <w:t xml:space="preserve">(...) </w:t>
        </w:r>
      </w:ins>
      <w:r>
        <w:rPr>
          <w:rFonts w:ascii="Arial" w:hAnsi="Arial" w:cs="Arial"/>
          <w:i/>
          <w:iCs/>
          <w:sz w:val="26"/>
          <w:szCs w:val="26"/>
          <w:rPrChange w:id="1447" w:author="Assessor GDSXSR" w:date="2026-10-28T22:38:39Z">
            <w:rPr>
              <w:rFonts w:ascii="Arial" w:hAnsi="Arial" w:cs="Arial"/>
              <w:i/>
              <w:iCs/>
              <w:sz w:val="26"/>
              <w:szCs w:val="26"/>
            </w:rPr>
          </w:rPrChange>
        </w:rPr>
        <w:t xml:space="preserve">44. </w:t>
      </w:r>
      <w:r>
        <w:rPr>
          <w:rFonts w:ascii="Arial" w:hAnsi="Arial" w:cs="Arial"/>
          <w:i/>
          <w:iCs/>
          <w:sz w:val="26"/>
          <w:szCs w:val="26"/>
          <w:highlight w:val="yellow"/>
          <w:u w:val="single"/>
          <w:rPrChange w:id="1448" w:author="Assessor GDSXSR" w:date="2026-10-28T22:38:39Z">
            <w:rPr>
              <w:rFonts w:ascii="Arial" w:hAnsi="Arial" w:cs="Arial"/>
              <w:i/>
              <w:iCs/>
              <w:sz w:val="26"/>
              <w:szCs w:val="26"/>
              <w:highlight w:val="yellow"/>
              <w:u w:val="single"/>
            </w:rPr>
          </w:rPrChange>
        </w:rPr>
        <w:t xml:space="preserve">Assim, </w:t>
      </w:r>
      <w:r>
        <w:rPr>
          <w:rFonts w:ascii="Arial" w:hAnsi="Arial" w:cs="Arial"/>
          <w:b/>
          <w:bCs/>
          <w:i/>
          <w:iCs/>
          <w:sz w:val="26"/>
          <w:szCs w:val="26"/>
          <w:highlight w:val="yellow"/>
          <w:u w:val="single"/>
          <w:rPrChange w:id="1449" w:author="Assessor GDSXSR" w:date="2026-10-28T22:38:39Z">
            <w:rPr>
              <w:rFonts w:ascii="Arial" w:hAnsi="Arial" w:cs="Arial"/>
              <w:b/>
              <w:bCs/>
              <w:i/>
              <w:iCs/>
              <w:sz w:val="26"/>
              <w:szCs w:val="26"/>
              <w:highlight w:val="yellow"/>
              <w:u w:val="single"/>
            </w:rPr>
          </w:rPrChange>
        </w:rPr>
        <w:t xml:space="preserve">não procede o pedido de partilha, pois não há nos autos qualquer documento que prove a propriedade imobiliária ou a cadeia dominial dos aludidos bens, restando, ainda, prejudicada a apreciação da alegada sub-rogação de bens veiculada pelo réu</w:t>
      </w:r>
      <w:r>
        <w:rPr>
          <w:rFonts w:ascii="Arial" w:hAnsi="Arial" w:cs="Arial"/>
          <w:b/>
          <w:bCs/>
          <w:i/>
          <w:iCs/>
          <w:sz w:val="26"/>
          <w:szCs w:val="26"/>
          <w:rPrChange w:id="1450" w:author="Assessor GDSXSR" w:date="2026-10-28T22:38:39Z">
            <w:rPr>
              <w:rFonts w:ascii="Arial" w:hAnsi="Arial" w:cs="Arial"/>
              <w:b/>
              <w:bCs/>
              <w:i/>
              <w:iCs/>
              <w:sz w:val="26"/>
              <w:szCs w:val="26"/>
            </w:rPr>
          </w:rPrChange>
        </w:rPr>
        <w:t xml:space="preserve">.</w:t>
      </w:r>
      <w:r>
        <w:rPr>
          <w:rFonts w:ascii="Arial" w:hAnsi="Arial" w:cs="Arial"/>
          <w:b/>
          <w:bCs/>
          <w:i/>
          <w:iCs/>
          <w:sz w:val="26"/>
          <w:szCs w:val="26"/>
          <w:rPrChange w:id="1451" w:author="Assessor GDSXSR" w:date="2026-10-28T22:38:39Z">
            <w:rPr>
              <w:rFonts w:ascii="Arial" w:hAnsi="Arial" w:cs="Arial"/>
              <w:b/>
              <w:bCs/>
              <w:i/>
              <w:iCs/>
              <w:sz w:val="26"/>
              <w:szCs w:val="26"/>
            </w:rPr>
          </w:rPrChange>
        </w:rPr>
        <w:t xml:space="preserve"> </w:t>
      </w:r>
      <w:r>
        <w:rPr>
          <w:rFonts w:ascii="Arial" w:hAnsi="Arial" w:cs="Arial"/>
          <w:i/>
          <w:sz w:val="26"/>
          <w:szCs w:val="26"/>
          <w:rPrChange w:id="1452" w:author="Assessor GDSXSR" w:date="2026-10-28T22:38:39Z">
            <w:rPr>
              <w:rFonts w:ascii="Arial" w:hAnsi="Arial" w:cs="Arial"/>
              <w:sz w:val="26"/>
              <w:szCs w:val="26"/>
            </w:rPr>
          </w:rPrChange>
        </w:rPr>
        <w:t xml:space="preserve">(...)</w:t>
      </w:r>
      <w:r>
        <w:rPr>
          <w:rFonts w:ascii="Arial" w:hAnsi="Arial" w:cs="Arial"/>
          <w:i/>
          <w:sz w:val="26"/>
          <w:szCs w:val="26"/>
          <w:rPrChange w:id="1453" w:author="Assessor GDSXSR" w:date="2026-10-28T22:38:39Z">
            <w:rPr>
              <w:rFonts w:ascii="Arial" w:hAnsi="Arial" w:cs="Arial"/>
              <w:sz w:val="26"/>
              <w:szCs w:val="26"/>
            </w:rPr>
          </w:rPrChange>
        </w:rPr>
        <w:t xml:space="preserve">.</w:t>
      </w:r>
      <w:r>
        <w:rPr>
          <w:rFonts w:ascii="Arial" w:hAnsi="Arial" w:cs="Arial"/>
          <w:i/>
          <w:sz w:val="26"/>
          <w:szCs w:val="26"/>
          <w:rPrChange w:id="1454" w:author="Assessor GDSXSR" w:date="2026-10-28T22:38:39Z">
            <w:rPr>
              <w:rFonts w:ascii="Arial" w:hAnsi="Arial" w:cs="Arial"/>
              <w:sz w:val="26"/>
              <w:szCs w:val="26"/>
            </w:rPr>
          </w:rPrChange>
        </w:rPr>
        <w:t xml:space="preserve">”</w:t>
      </w:r>
      <w:r>
        <w:rPr>
          <w:rFonts w:ascii="Arial" w:hAnsi="Arial" w:cs="Arial"/>
          <w:i/>
          <w:sz w:val="26"/>
          <w:szCs w:val="26"/>
          <w:rPrChange w:id="1455" w:author="Assessor GDSXSR" w:date="2026-10-28T22:38:39Z">
            <w:rPr>
              <w:rFonts w:ascii="Arial" w:hAnsi="Arial" w:cs="Arial"/>
              <w:sz w:val="26"/>
              <w:szCs w:val="26"/>
            </w:rPr>
          </w:rPrChange>
        </w:rPr>
        <w:t xml:space="preserve"> – Grifei</w:t>
      </w:r>
    </w:p>
    <w:p w14:paraId="33E02332" w14:textId="77777777" w:rsidR="00622C52" w:rsidRPr="00622C52" w:rsidRDefault="00622C52" w:rsidP="00622C52">
      <w:pPr>
        <w:spacing w:after="0" w:line="360" w:lineRule="auto"/>
        <w:ind w:firstLine="1134"/>
        <w:jc w:val="both"/>
        <w:rPr>
          <w:rFonts w:ascii="Arial" w:hAnsi="Arial" w:cs="Arial"/>
          <w:sz w:val="26"/>
          <w:szCs w:val="26"/>
        </w:rPr>
      </w:pPr>
      <w:r w:rsidRPr="00622C52">
        <w:rPr>
          <w:rFonts w:ascii="Arial" w:hAnsi="Arial" w:cs="Arial"/>
          <w:sz w:val="26"/>
          <w:szCs w:val="26"/>
        </w:rPr>
        <w:t> </w:t>
      </w:r>
    </w:p>
    <w:p w14:paraId="067C64A8" w14:textId="77777777" w:rsidR="00A02824" w:rsidRDefault="00A02824" w:rsidP="00A02824">
      <w:pPr>
        <w:spacing w:after="0" w:line="360" w:lineRule="auto"/>
        <w:ind w:firstLine="2268"/>
        <w:jc w:val="both"/>
        <w:rPr>
          <w:ins w:id="1292" w:author="Assessor GDSXSR" w:date="2026-10-28T22:38:39Z"/>
          <w:rFonts w:ascii="Arial" w:hAnsi="Arial" w:cs="Arial"/>
          <w:sz w:val="28"/>
          <w:szCs w:val="28"/>
        </w:rPr>
      </w:pPr>
      <w:commentRangeStart w:id="44"/>
      <w:r>
        <w:rPr>
          <w:rFonts w:ascii="Arial" w:hAnsi="Arial" w:cs="Arial"/>
          <w:sz w:val="28"/>
          <w:szCs w:val="28"/>
        </w:rPr>
        <w:t xml:space="preserve">Com </w:t>
      </w:r>
      <w:del w:id="1262" w:author="Assessor GDSXSR" w:date="2026-10-28T22:38:39Z">
        <w:r>
          <w:rPr>
            <w:rFonts w:ascii="Arial" w:hAnsi="Arial" w:cs="Arial"/>
            <w:sz w:val="28"/>
            <w:szCs w:val="28"/>
          </w:rPr>
          <w:delText xml:space="preserve">efeito,</w:delText>
        </w:r>
      </w:del>
      <w:ins w:id="1263" w:author="Assessor GDSXSR" w:date="2026-10-28T22:38:39Z">
        <w:r>
          <w:rPr>
            <w:rFonts w:ascii="Arial" w:hAnsi="Arial" w:cs="Arial"/>
            <w:color w:val="808080"/>
            <w:sz w:val="28"/>
            <w:szCs w:val="28"/>
          </w:rPr>
          <w:t xml:space="preserve">a</w:t>
        </w:r>
      </w:ins>
      <w:r>
        <w:rPr>
          <w:rFonts w:ascii="Arial" w:hAnsi="Arial" w:cs="Arial"/>
          <w:sz w:val="28"/>
          <w:szCs w:val="28"/>
        </w:rPr>
        <w:t xml:space="preserve"> </w:t>
      </w:r>
      <w:del w:id="1264" w:author="Assessor GDSXSR" w:date="2026-10-28T22:38:39Z">
        <w:r>
          <w:rPr>
            <w:rFonts w:ascii="Arial" w:hAnsi="Arial" w:cs="Arial"/>
            <w:sz w:val="28"/>
            <w:szCs w:val="28"/>
            <w:highlight w:val="yellow"/>
          </w:rPr>
          <w:delText xml:space="preserve">os</w:delText>
        </w:r>
      </w:del>
      <w:ins w:id="1265" w:author="Assessor GDSXSR" w:date="2026-10-28T22:38:39Z">
        <w:r>
          <w:rPr>
            <w:rFonts w:ascii="Arial" w:hAnsi="Arial" w:cs="Arial"/>
            <w:color w:val="808080"/>
            <w:sz w:val="28"/>
            <w:szCs w:val="28"/>
          </w:rPr>
          <w:t xml:space="preserve">máxima</w:t>
        </w:r>
      </w:ins>
      <w:r>
        <w:rPr>
          <w:rFonts w:ascii="Arial" w:hAnsi="Arial" w:cs="Arial"/>
          <w:sz w:val="28"/>
          <w:szCs w:val="28"/>
          <w:highlight w:val="yellow"/>
        </w:rPr>
        <w:t xml:space="preserve"> </w:t>
      </w:r>
      <w:del w:id="1266" w:author="Assessor GDSXSR" w:date="2026-10-28T22:38:39Z">
        <w:r>
          <w:rPr>
            <w:rFonts w:ascii="Arial" w:hAnsi="Arial" w:cs="Arial"/>
            <w:sz w:val="28"/>
            <w:szCs w:val="28"/>
            <w:highlight w:val="yellow"/>
          </w:rPr>
          <w:delText xml:space="preserve">elementos</w:delText>
        </w:r>
      </w:del>
      <w:ins w:id="1267" w:author="Assessor GDSXSR" w:date="2026-10-28T22:38:39Z">
        <w:r>
          <w:rPr>
            <w:rFonts w:ascii="Arial" w:hAnsi="Arial" w:cs="Arial"/>
            <w:color w:val="808080"/>
            <w:sz w:val="28"/>
            <w:szCs w:val="28"/>
            <w:highlight w:val="yellow"/>
          </w:rPr>
          <w:t xml:space="preserve">vênia</w:t>
        </w:r>
      </w:ins>
      <w:r>
        <w:rPr>
          <w:rFonts w:ascii="Arial" w:hAnsi="Arial" w:cs="Arial"/>
          <w:sz w:val="28"/>
          <w:szCs w:val="28"/>
          <w:highlight w:val="yellow"/>
        </w:rPr>
        <w:t xml:space="preserve"> </w:t>
      </w:r>
      <w:del w:id="1268" w:author="Assessor GDSXSR" w:date="2026-10-28T22:38:39Z">
        <w:r>
          <w:rPr>
            <w:rFonts w:ascii="Arial" w:hAnsi="Arial" w:cs="Arial"/>
            <w:sz w:val="28"/>
            <w:szCs w:val="28"/>
            <w:highlight w:val="yellow"/>
          </w:rPr>
          <w:delText xml:space="preserve">constantes</w:delText>
        </w:r>
      </w:del>
      <w:ins w:id="1269" w:author="Assessor GDSXSR" w:date="2026-10-28T22:38:39Z">
        <w:r>
          <w:rPr>
            <w:rFonts w:ascii="Arial" w:hAnsi="Arial" w:cs="Arial"/>
            <w:color w:val="808080"/>
            <w:sz w:val="28"/>
            <w:szCs w:val="28"/>
            <w:highlight w:val="yellow"/>
          </w:rPr>
          <w:t xml:space="preserve">ao</w:t>
        </w:r>
      </w:ins>
      <w:r>
        <w:rPr>
          <w:rFonts w:ascii="Arial" w:hAnsi="Arial" w:cs="Arial"/>
          <w:sz w:val="28"/>
          <w:szCs w:val="28"/>
          <w:highlight w:val="yellow"/>
        </w:rPr>
        <w:t xml:space="preserve"> </w:t>
      </w:r>
      <w:del w:id="1270" w:author="Assessor GDSXSR" w:date="2026-10-28T22:38:39Z">
        <w:r>
          <w:rPr>
            <w:rFonts w:ascii="Arial" w:hAnsi="Arial" w:cs="Arial"/>
            <w:sz w:val="28"/>
            <w:szCs w:val="28"/>
            <w:highlight w:val="yellow"/>
          </w:rPr>
          <w:delText xml:space="preserve">dos</w:delText>
        </w:r>
      </w:del>
      <w:ins w:id="1271" w:author="Assessor GDSXSR" w:date="2026-10-28T22:38:39Z">
        <w:r>
          <w:rPr>
            <w:rFonts w:ascii="Arial" w:hAnsi="Arial" w:cs="Arial"/>
            <w:color w:val="808080"/>
            <w:sz w:val="28"/>
            <w:szCs w:val="28"/>
            <w:highlight w:val="yellow"/>
          </w:rPr>
          <w:t xml:space="preserve">d.</w:t>
        </w:r>
      </w:ins>
      <w:r>
        <w:rPr>
          <w:rFonts w:ascii="Arial" w:hAnsi="Arial" w:cs="Arial"/>
          <w:sz w:val="28"/>
          <w:szCs w:val="28"/>
          <w:highlight w:val="yellow"/>
        </w:rPr>
        <w:t xml:space="preserve"> </w:t>
      </w:r>
      <w:del w:id="1272" w:author="Assessor GDSXSR" w:date="2026-10-28T22:38:39Z">
        <w:r>
          <w:rPr>
            <w:rFonts w:ascii="Arial" w:hAnsi="Arial" w:cs="Arial"/>
            <w:sz w:val="28"/>
            <w:szCs w:val="28"/>
            <w:highlight w:val="yellow"/>
          </w:rPr>
          <w:delText xml:space="preserve">autos não permitem reconhecer,</w:delText>
        </w:r>
      </w:del>
      <w:ins w:id="1273" w:author="Assessor GDSXSR" w:date="2026-10-28T22:38:39Z">
        <w:r>
          <w:rPr>
            <w:rFonts w:ascii="Arial" w:hAnsi="Arial" w:cs="Arial"/>
            <w:color w:val="808080"/>
            <w:sz w:val="28"/>
            <w:szCs w:val="28"/>
            <w:highlight w:val="yellow"/>
          </w:rPr>
          <w:t xml:space="preserve">Juízo</w:t>
        </w:r>
      </w:ins>
      <w:r>
        <w:rPr>
          <w:rFonts w:ascii="Arial" w:hAnsi="Arial" w:cs="Arial"/>
          <w:sz w:val="28"/>
          <w:szCs w:val="28"/>
          <w:highlight w:val="yellow"/>
        </w:rPr>
        <w:t xml:space="preserve"> de </w:t>
      </w:r>
      <w:del w:id="1274" w:author="Assessor GDSXSR" w:date="2026-10-28T22:38:39Z">
        <w:r>
          <w:rPr>
            <w:rFonts w:ascii="Arial" w:hAnsi="Arial" w:cs="Arial"/>
            <w:sz w:val="28"/>
            <w:szCs w:val="28"/>
            <w:highlight w:val="yellow"/>
          </w:rPr>
          <w:delText xml:space="preserve">forma segura</w:delText>
        </w:r>
      </w:del>
      <w:ins w:id="1275" w:author="Assessor GDSXSR" w:date="2026-10-28T22:38:39Z">
        <w:r>
          <w:rPr>
            <w:rFonts w:ascii="Arial" w:hAnsi="Arial" w:cs="Arial"/>
            <w:color w:val="808080"/>
            <w:sz w:val="28"/>
            <w:szCs w:val="28"/>
            <w:highlight w:val="yellow"/>
          </w:rPr>
          <w:t xml:space="preserve">origem</w:t>
        </w:r>
      </w:ins>
      <w:r>
        <w:rPr>
          <w:rFonts w:ascii="Arial" w:hAnsi="Arial" w:cs="Arial"/>
          <w:sz w:val="28"/>
          <w:szCs w:val="28"/>
          <w:highlight w:val="yellow"/>
        </w:rPr>
        <w:t xml:space="preserve">, a </w:t>
      </w:r>
      <w:del w:id="1276" w:author="Assessor GDSXSR" w:date="2026-10-28T22:38:39Z">
        <w:r>
          <w:rPr>
            <w:rFonts w:ascii="Arial" w:hAnsi="Arial" w:cs="Arial"/>
            <w:sz w:val="28"/>
            <w:szCs w:val="28"/>
            <w:highlight w:val="yellow"/>
          </w:rPr>
          <w:delText xml:space="preserve">existência</w:delText>
        </w:r>
      </w:del>
      <w:ins w:id="1277" w:author="Assessor GDSXSR" w:date="2026-10-28T22:38:39Z">
        <w:r>
          <w:rPr>
            <w:rFonts w:ascii="Arial" w:hAnsi="Arial" w:cs="Arial"/>
            <w:color w:val="808080"/>
            <w:sz w:val="28"/>
            <w:szCs w:val="28"/>
            <w:highlight w:val="yellow"/>
          </w:rPr>
          <w:t xml:space="preserve">ausência</w:t>
        </w:r>
      </w:ins>
      <w:r>
        <w:rPr>
          <w:rFonts w:ascii="Arial" w:hAnsi="Arial" w:cs="Arial"/>
          <w:sz w:val="28"/>
          <w:szCs w:val="28"/>
          <w:highlight w:val="yellow"/>
        </w:rPr>
        <w:t xml:space="preserve"> de </w:t>
      </w:r>
      <w:del w:id="1278" w:author="Assessor GDSXSR" w:date="2026-10-28T22:38:39Z">
        <w:r>
          <w:rPr>
            <w:rFonts w:ascii="Arial" w:hAnsi="Arial" w:cs="Arial"/>
            <w:sz w:val="28"/>
            <w:szCs w:val="28"/>
            <w:highlight w:val="yellow"/>
          </w:rPr>
          <w:delText xml:space="preserve">direito</w:delText>
        </w:r>
      </w:del>
      <w:ins w:id="1279" w:author="Assessor GDSXSR" w:date="2026-10-28T22:38:39Z">
        <w:r>
          <w:rPr>
            <w:rFonts w:ascii="Arial" w:hAnsi="Arial" w:cs="Arial"/>
            <w:color w:val="808080"/>
            <w:sz w:val="28"/>
            <w:szCs w:val="28"/>
            <w:highlight w:val="yellow"/>
          </w:rPr>
          <w:t xml:space="preserve">registro</w:t>
        </w:r>
      </w:ins>
      <w:r>
        <w:rPr>
          <w:rFonts w:ascii="Arial" w:hAnsi="Arial" w:cs="Arial"/>
          <w:sz w:val="28"/>
          <w:szCs w:val="28"/>
          <w:highlight w:val="yellow"/>
        </w:rPr>
        <w:t xml:space="preserve"> </w:t>
      </w:r>
      <w:del w:id="1280" w:author="Assessor GDSXSR" w:date="2026-10-28T22:38:39Z">
        <w:r>
          <w:rPr>
            <w:rFonts w:ascii="Arial" w:hAnsi="Arial" w:cs="Arial"/>
            <w:sz w:val="28"/>
            <w:szCs w:val="28"/>
            <w:highlight w:val="yellow"/>
          </w:rPr>
          <w:delText xml:space="preserve">partilhável</w:delText>
        </w:r>
      </w:del>
      <w:ins w:id="1281" w:author="Assessor GDSXSR" w:date="2026-10-28T22:38:39Z">
        <w:r>
          <w:rPr>
            <w:rFonts w:ascii="Arial" w:hAnsi="Arial" w:cs="Arial"/>
            <w:color w:val="808080"/>
            <w:sz w:val="28"/>
            <w:szCs w:val="28"/>
            <w:highlight w:val="yellow"/>
          </w:rPr>
          <w:t xml:space="preserve">não</w:t>
        </w:r>
      </w:ins>
      <w:r>
        <w:rPr>
          <w:rFonts w:ascii="Arial" w:hAnsi="Arial" w:cs="Arial"/>
          <w:sz w:val="28"/>
          <w:szCs w:val="28"/>
          <w:highlight w:val="yellow"/>
        </w:rPr>
        <w:t xml:space="preserve"> </w:t>
      </w:r>
      <w:del w:id="1282" w:author="Assessor GDSXSR" w:date="2026-10-28T22:38:39Z">
        <w:r>
          <w:rPr>
            <w:rFonts w:ascii="Arial" w:hAnsi="Arial" w:cs="Arial"/>
            <w:sz w:val="28"/>
            <w:szCs w:val="28"/>
            <w:highlight w:val="yellow"/>
          </w:rPr>
          <w:delText xml:space="preserve">em</w:delText>
        </w:r>
      </w:del>
      <w:ins w:id="1283" w:author="Assessor GDSXSR" w:date="2026-10-28T22:38:39Z">
        <w:r>
          <w:rPr>
            <w:rFonts w:ascii="Arial" w:hAnsi="Arial" w:cs="Arial"/>
            <w:color w:val="808080"/>
            <w:sz w:val="28"/>
            <w:szCs w:val="28"/>
            <w:highlight w:val="yellow"/>
          </w:rPr>
          <w:t xml:space="preserve">impede</w:t>
        </w:r>
      </w:ins>
      <w:r>
        <w:rPr>
          <w:rFonts w:ascii="Arial" w:hAnsi="Arial" w:cs="Arial"/>
          <w:sz w:val="28"/>
          <w:szCs w:val="28"/>
          <w:highlight w:val="yellow"/>
        </w:rPr>
        <w:t xml:space="preserve"> </w:t>
      </w:r>
      <w:del w:id="1284" w:author="Assessor GDSXSR" w:date="2026-10-28T22:38:39Z">
        <w:r>
          <w:rPr>
            <w:rFonts w:ascii="Arial" w:hAnsi="Arial" w:cs="Arial"/>
            <w:sz w:val="28"/>
            <w:szCs w:val="28"/>
            <w:highlight w:val="yellow"/>
          </w:rPr>
          <w:delText xml:space="preserve">relação</w:delText>
        </w:r>
      </w:del>
      <w:ins w:id="1285" w:author="Assessor GDSXSR" w:date="2026-10-28T22:38:39Z">
        <w:r>
          <w:rPr>
            <w:rFonts w:ascii="Arial" w:hAnsi="Arial" w:cs="Arial"/>
            <w:color w:val="808080"/>
            <w:sz w:val="28"/>
            <w:szCs w:val="28"/>
            <w:highlight w:val="yellow"/>
          </w:rPr>
          <w:t xml:space="preserve">a</w:t>
        </w:r>
      </w:ins>
      <w:r>
        <w:rPr>
          <w:rFonts w:ascii="Arial" w:hAnsi="Arial" w:cs="Arial"/>
          <w:sz w:val="28"/>
          <w:szCs w:val="28"/>
          <w:highlight w:val="yellow"/>
        </w:rPr>
        <w:t xml:space="preserve"> </w:t>
      </w:r>
      <w:del w:id="1286" w:author="Assessor GDSXSR" w:date="2026-10-28T22:38:39Z">
        <w:r>
          <w:rPr>
            <w:rFonts w:ascii="Arial" w:hAnsi="Arial" w:cs="Arial"/>
            <w:sz w:val="28"/>
            <w:szCs w:val="28"/>
            <w:highlight w:val="yellow"/>
          </w:rPr>
          <w:delText xml:space="preserve">aos</w:delText>
        </w:r>
      </w:del>
      <w:ins w:id="1287" w:author="Assessor GDSXSR" w:date="2026-10-28T22:38:39Z">
        <w:r>
          <w:rPr>
            <w:rFonts w:ascii="Arial" w:hAnsi="Arial" w:cs="Arial"/>
            <w:color w:val="808080"/>
            <w:sz w:val="28"/>
            <w:szCs w:val="28"/>
            <w:highlight w:val="yellow"/>
          </w:rPr>
          <w:t xml:space="preserve">partilha</w:t>
        </w:r>
      </w:ins>
      <w:r>
        <w:rPr>
          <w:rFonts w:ascii="Arial" w:hAnsi="Arial" w:cs="Arial"/>
          <w:sz w:val="28"/>
          <w:szCs w:val="28"/>
          <w:highlight w:val="yellow"/>
        </w:rPr>
        <w:t xml:space="preserve"> </w:t>
      </w:r>
      <w:del w:id="1288" w:author="Assessor GDSXSR" w:date="2026-10-28T22:38:39Z">
        <w:r>
          <w:rPr>
            <w:rFonts w:ascii="Arial" w:hAnsi="Arial" w:cs="Arial"/>
            <w:sz w:val="28"/>
            <w:szCs w:val="28"/>
            <w:highlight w:val="yellow"/>
          </w:rPr>
          <w:delText xml:space="preserve">bens</w:delText>
        </w:r>
      </w:del>
      <w:ins w:id="1289" w:author="Assessor GDSXSR" w:date="2026-10-28T22:38:39Z">
        <w:r>
          <w:rPr>
            <w:rFonts w:ascii="Arial" w:hAnsi="Arial" w:cs="Arial"/>
            <w:color w:val="808080"/>
            <w:sz w:val="28"/>
            <w:szCs w:val="28"/>
            <w:highlight w:val="yellow"/>
          </w:rPr>
          <w:t xml:space="preserve">dos</w:t>
        </w:r>
      </w:ins>
      <w:r>
        <w:rPr>
          <w:rFonts w:ascii="Arial" w:hAnsi="Arial" w:cs="Arial"/>
          <w:sz w:val="28"/>
          <w:szCs w:val="28"/>
          <w:highlight w:val="yellow"/>
        </w:rPr>
        <w:t xml:space="preserve"> </w:t>
      </w:r>
      <w:del w:id="1290" w:author="Assessor GDSXSR" w:date="2026-10-28T22:38:39Z">
        <w:r>
          <w:rPr>
            <w:rFonts w:ascii="Arial" w:hAnsi="Arial" w:cs="Arial"/>
            <w:sz w:val="28"/>
            <w:szCs w:val="28"/>
            <w:highlight w:val="yellow"/>
          </w:rPr>
          <w:delText xml:space="preserve">indicados</w:delText>
        </w:r>
      </w:del>
      <w:ins w:id="1291" w:author="Assessor GDSXSR" w:date="2026-10-28T22:38:39Z">
        <w:r>
          <w:rPr>
            <w:rFonts w:ascii="Arial" w:hAnsi="Arial" w:cs="Arial"/>
            <w:color w:val="808080"/>
            <w:sz w:val="28"/>
            <w:szCs w:val="28"/>
            <w:highlight w:val="yellow"/>
          </w:rPr>
          <w:t xml:space="preserve">direitos que o companheiro adquiriu onerosamente, por cessão, na constância da união estável</w:t>
        </w:r>
      </w:ins>
      <w:r>
        <w:rPr>
          <w:rFonts w:ascii="Arial" w:hAnsi="Arial" w:cs="Arial"/>
          <w:sz w:val="28"/>
          <w:szCs w:val="28"/>
        </w:rPr>
        <w:t xml:space="preserve">.</w:t>
      </w:r>
      <w:commentRangeEnd w:id="44"/>
      <w:r>
        <w:rPr>
          <w:rStyle w:val="CommentReference"/>
        </w:rPr>
        <w:commentReference w:id="44"/>
      </w:r>
    </w:p>
    <w:p>
      <w:pPr>
        <w:spacing w:after="0" w:line="360" w:lineRule="auto"/>
        <w:ind w:firstLine="2268"/>
        <w:jc w:val="both"/>
        <w:rPr>
          <w:ins w:id="1293" w:author="Assessor GDSXSR" w:date="2026-10-28T22:38:39Z"/>
          <w:rFonts w:ascii="Arial" w:hAnsi="Arial" w:cs="Arial"/>
          <w:sz w:val="28"/>
          <w:szCs w:val="28"/>
        </w:rPr>
      </w:pPr>
    </w:p>
    <w:p>
      <w:pPr>
        <w:spacing w:after="0" w:line="360" w:lineRule="auto"/>
        <w:ind w:firstLine="2268"/>
        <w:jc w:val="both"/>
        <w:rPr>
          <w:ins w:id="1295" w:author="Assessor GDSXSR" w:date="2026-10-28T22:38:39Z"/>
          <w:rFonts w:ascii="Arial" w:hAnsi="Arial" w:cs="Arial"/>
          <w:sz w:val="28"/>
          <w:szCs w:val="28"/>
        </w:rPr>
      </w:pPr>
      <w:ins w:id="1294" w:author="Assessor GDSXSR" w:date="2026-10-28T22:38:39Z">
        <w:r>
          <w:rPr>
            <w:rFonts w:ascii="Arial" w:hAnsi="Arial" w:cs="Arial"/>
            <w:b w:val="0"/>
            <w:i w:val="0"/>
            <w:color w:val="808080"/>
            <w:sz w:val="28"/>
            <w:szCs w:val="28"/>
            <w:u w:val="none"/>
          </w:rPr>
          <w:t xml:space="preserve">A posse e o título aquisitivo têm expressão econômica própria e podem ser partilhados, ainda que o imóvel não esteja registrado em nome do casal, conforme já decidiu este e. TJDFT:</w:t>
        </w:r>
      </w:ins>
    </w:p>
    <w:p>
      <w:pPr>
        <w:spacing w:after="0" w:line="360" w:lineRule="auto"/>
        <w:ind w:firstLine="2268"/>
        <w:jc w:val="both"/>
        <w:rPr>
          <w:ins w:id="1296" w:author="Assessor GDSXSR" w:date="2026-10-28T22:38:39Z"/>
          <w:rFonts w:ascii="Arial" w:hAnsi="Arial" w:cs="Arial"/>
          <w:sz w:val="28"/>
          <w:szCs w:val="28"/>
        </w:rPr>
      </w:pPr>
    </w:p>
    <w:p>
      <w:pPr>
        <w:spacing w:after="0" w:line="360" w:lineRule="auto"/>
        <w:ind w:left="2268" w:firstLine="1134"/>
        <w:jc w:val="both"/>
        <w:rPr>
          <w:ins w:id="1298" w:author="Assessor GDSXSR" w:date="2026-10-28T22:38:39Z"/>
          <w:rFonts w:ascii="Arial" w:hAnsi="Arial" w:cs="Arial"/>
          <w:sz w:val="28"/>
          <w:szCs w:val="28"/>
        </w:rPr>
      </w:pPr>
      <w:ins w:id="1297" w:author="Assessor GDSXSR" w:date="2026-10-28T22:38:39Z">
        <w:r>
          <w:rPr>
            <w:b w:val="0"/>
            <w:i/>
            <w:color w:val="808080"/>
            <w:sz w:val="26"/>
            <w:u w:val="none"/>
          </w:rPr>
          <w:t xml:space="preserve">“(...) 4. O direito de posse, aliado a justo título representado por cessão onerosa de direitos, possui expressão econômica própria e pode ser objeto de partilha, mesmo sem o registro do imóvel em nome dos ex-cônjuges. (...)” (Acórdão 2028213, 0704887-78.2023.8.07.0011, Relator(a): JOÃO EGMONT, 2ª TURMA CÍVEL, data de julgamento: 30/07/2025, publicado no DJe: 25/08/2025.) – Grifei</w:t>
        </w:r>
      </w:ins>
    </w:p>
    <w:p>
      <w:pPr>
        <w:spacing w:after="0" w:line="360" w:lineRule="auto"/>
        <w:ind w:left="2268" w:firstLine="1134"/>
        <w:jc w:val="both"/>
        <w:rPr>
          <w:ins w:id="1299" w:author="Assessor GDSXSR" w:date="2026-10-28T22:38:39Z"/>
          <w:rFonts w:ascii="Arial" w:hAnsi="Arial" w:cs="Arial"/>
          <w:sz w:val="28"/>
          <w:szCs w:val="28"/>
        </w:rPr>
      </w:pPr>
    </w:p>
    <w:p>
      <w:pPr>
        <w:spacing w:after="0" w:line="360" w:lineRule="auto"/>
        <w:ind w:firstLine="2268"/>
        <w:jc w:val="both"/>
        <w:rPr>
          <w:ins w:id="1301" w:author="Assessor GDSXSR" w:date="2026-10-28T22:38:39Z"/>
          <w:rFonts w:ascii="Arial" w:hAnsi="Arial" w:cs="Arial"/>
          <w:sz w:val="28"/>
          <w:szCs w:val="28"/>
        </w:rPr>
      </w:pPr>
      <w:ins w:id="1300" w:author="Assessor GDSXSR" w:date="2026-10-28T22:38:39Z">
        <w:r>
          <w:rPr>
            <w:b w:val="0"/>
            <w:i w:val="0"/>
            <w:color w:val="808080"/>
            <w:sz w:val="28"/>
            <w:u w:val="none"/>
          </w:rPr>
          <w:t xml:space="preserve">Essa partilha, porém, recai apenas sobre os direitos aquisitivos de que as partes dispõem em razão dos instrumentos de cessão, vale entre elas e não transfere o domínio nem alcança direitos de terceiros:</w:t>
        </w:r>
      </w:ins>
    </w:p>
    <w:p>
      <w:pPr>
        <w:spacing w:after="0" w:line="360" w:lineRule="auto"/>
        <w:ind w:firstLine="2268"/>
        <w:jc w:val="both"/>
        <w:rPr>
          <w:ins w:id="1302" w:author="Assessor GDSXSR" w:date="2026-10-28T22:38:39Z"/>
          <w:rFonts w:ascii="Arial" w:hAnsi="Arial" w:cs="Arial"/>
          <w:sz w:val="28"/>
          <w:szCs w:val="28"/>
        </w:rPr>
      </w:pPr>
    </w:p>
    <w:p>
      <w:pPr>
        <w:spacing w:after="0" w:line="360" w:lineRule="auto"/>
        <w:ind w:left="2268" w:firstLine="1134"/>
        <w:jc w:val="both"/>
        <w:rPr>
          <w:ins w:id="1304" w:author="Assessor GDSXSR" w:date="2026-10-28T22:38:39Z"/>
          <w:rFonts w:ascii="Arial" w:hAnsi="Arial" w:cs="Arial"/>
          <w:sz w:val="28"/>
          <w:szCs w:val="28"/>
        </w:rPr>
      </w:pPr>
      <w:ins w:id="1303" w:author="Assessor GDSXSR" w:date="2026-10-28T22:38:39Z">
        <w:r>
          <w:rPr>
            <w:b w:val="0"/>
            <w:i/>
            <w:color w:val="808080"/>
            <w:sz w:val="26"/>
            <w:u w:val="none"/>
          </w:rPr>
          <w:t xml:space="preserve">“(...) 5. Não há falar em impossibilidade jurídica do pedido ou improcedência a pretensão formulada, apenas porque o domínio da coisa pertence a terceiros (...). O título judicial não cria ou transfere mais direitos que aqueles que o ex-casal possuía antes da partilha. (...)” (Apelação Cível 0704531-25.2024.8.07.0019, Relator(a): LUÍS GUSTAVO B. DE OLIVEIRA, 3ª TURMA CÍVEL, data de julgamento: 05/02/2026.) – Grifei</w:t>
        </w:r>
      </w:ins>
    </w:p>
    <w:p>
      <w:pPr>
        <w:spacing w:after="0" w:line="360" w:lineRule="auto"/>
        <w:ind w:left="2268" w:firstLine="1134"/>
        <w:jc w:val="both"/>
        <w:rPr>
          <w:ins w:id="1305" w:author="Assessor GDSXSR" w:date="2026-10-28T22:38:39Z"/>
          <w:rFonts w:ascii="Arial" w:hAnsi="Arial" w:cs="Arial"/>
          <w:sz w:val="28"/>
          <w:szCs w:val="28"/>
        </w:rPr>
      </w:pPr>
    </w:p>
    <w:p>
      <w:pPr>
        <w:spacing w:after="0" w:line="360" w:lineRule="auto"/>
        <w:ind w:firstLine="2268"/>
        <w:jc w:val="both"/>
        <w:rPr>
          <w:ins w:id="1307" w:author="Assessor GDSXSR" w:date="2026-10-28T22:38:39Z"/>
          <w:rFonts w:ascii="Arial" w:hAnsi="Arial" w:cs="Arial"/>
          <w:sz w:val="28"/>
          <w:szCs w:val="28"/>
        </w:rPr>
      </w:pPr>
      <w:ins w:id="1306" w:author="Assessor GDSXSR" w:date="2026-10-28T22:38:39Z">
        <w:r>
          <w:rPr>
            <w:b w:val="0"/>
            <w:i w:val="0"/>
            <w:color w:val="808080"/>
            <w:sz w:val="28"/>
            <w:u w:val="none"/>
          </w:rPr>
          <w:t xml:space="preserve">Assim, os direitos aquisitivos dos três apartamentos, adquiridos onerosamente na constância da união estável, presumem-se comuns e são partilháveis entre as partes (CC 1.660 I), sem efeitos perante terceiros.</w:t>
        </w:r>
      </w:ins>
    </w:p>
    <w:p>
      <w:pPr>
        <w:spacing w:after="0" w:line="360" w:lineRule="auto"/>
        <w:ind w:firstLine="2268"/>
        <w:jc w:val="both"/>
        <w:rPr>
          <w:ins w:id="1308" w:author="Assessor GDSXSR" w:date="2026-10-28T22:38:39Z"/>
          <w:rFonts w:ascii="Arial" w:hAnsi="Arial" w:cs="Arial"/>
          <w:sz w:val="28"/>
          <w:szCs w:val="28"/>
        </w:rPr>
      </w:pPr>
    </w:p>
    <w:p>
      <w:pPr>
        <w:spacing w:after="0" w:line="360" w:lineRule="auto"/>
        <w:ind w:firstLine="2268"/>
        <w:jc w:val="both"/>
        <w:rPr>
          <w:ins w:id="1310" w:author="Assessor GDSXSR" w:date="2026-10-28T22:38:39Z"/>
          <w:rFonts w:ascii="Arial" w:hAnsi="Arial" w:cs="Arial"/>
          <w:sz w:val="28"/>
          <w:szCs w:val="28"/>
        </w:rPr>
      </w:pPr>
      <w:ins w:id="1309" w:author="Assessor GDSXSR" w:date="2026-10-28T22:38:39Z">
        <w:r>
          <w:rPr>
            <w:b w:val="0"/>
            <w:i w:val="0"/>
            <w:color w:val="808080"/>
            <w:sz w:val="28"/>
            <w:u w:val="none"/>
          </w:rPr>
          <w:t xml:space="preserve">A presunção, contudo, é afastada pela sub-rogação de bem particular, cuja prova incumbe a quem a alega (CPC 373 II), nos termos do Código Civil:</w:t>
        </w:r>
      </w:ins>
    </w:p>
    <w:p>
      <w:pPr>
        <w:spacing w:after="0" w:line="360" w:lineRule="auto"/>
        <w:ind w:firstLine="2268"/>
        <w:jc w:val="both"/>
        <w:rPr>
          <w:ins w:id="1311" w:author="Assessor GDSXSR" w:date="2026-10-28T22:38:39Z"/>
          <w:rFonts w:ascii="Arial" w:hAnsi="Arial" w:cs="Arial"/>
          <w:sz w:val="28"/>
          <w:szCs w:val="28"/>
        </w:rPr>
      </w:pPr>
    </w:p>
    <w:p>
      <w:pPr>
        <w:spacing w:after="0" w:line="360" w:lineRule="auto"/>
        <w:ind w:left="2268" w:firstLine="0"/>
        <w:jc w:val="both"/>
        <w:rPr>
          <w:ins w:id="1313" w:author="Assessor GDSXSR" w:date="2026-10-28T22:38:39Z"/>
          <w:rFonts w:ascii="Arial" w:hAnsi="Arial" w:cs="Arial"/>
          <w:sz w:val="28"/>
          <w:szCs w:val="28"/>
        </w:rPr>
      </w:pPr>
      <w:ins w:id="1312" w:author="Assessor GDSXSR" w:date="2026-10-28T22:38:39Z">
        <w:r>
          <w:rPr>
            <w:b w:val="0"/>
            <w:i/>
            <w:color w:val="808080"/>
            <w:sz w:val="26"/>
            <w:u w:val="none"/>
          </w:rPr>
          <w:t xml:space="preserve">“Art. 1.659. Excluem-se da comunhão:</w:t>
        </w:r>
      </w:ins>
    </w:p>
    <w:p>
      <w:pPr>
        <w:spacing w:after="0" w:line="360" w:lineRule="auto"/>
        <w:ind w:left="2268" w:firstLine="0"/>
        <w:jc w:val="both"/>
        <w:rPr>
          <w:ins w:id="1314" w:author="Assessor GDSXSR" w:date="2026-10-28T22:38:39Z"/>
          <w:rFonts w:ascii="Arial" w:hAnsi="Arial" w:cs="Arial"/>
          <w:sz w:val="28"/>
          <w:szCs w:val="28"/>
        </w:rPr>
      </w:pPr>
    </w:p>
    <w:p>
      <w:pPr>
        <w:spacing w:after="0" w:line="360" w:lineRule="auto"/>
        <w:ind w:left="2268" w:firstLine="0"/>
        <w:jc w:val="both"/>
        <w:rPr>
          <w:ins w:id="1316" w:author="Assessor GDSXSR" w:date="2026-10-28T22:38:39Z"/>
          <w:rFonts w:ascii="Arial" w:hAnsi="Arial" w:cs="Arial"/>
          <w:sz w:val="28"/>
          <w:szCs w:val="28"/>
        </w:rPr>
      </w:pPr>
      <w:ins w:id="1315" w:author="Assessor GDSXSR" w:date="2026-10-28T22:38:39Z">
        <w:r>
          <w:rPr>
            <w:b w:val="0"/>
            <w:i/>
            <w:color w:val="808080"/>
            <w:sz w:val="26"/>
            <w:u w:val="none"/>
          </w:rPr>
          <w:t xml:space="preserve">I - os bens que cada cônjuge possuir ao casar, e os que lhe sobrevierem, na constância do casamento, por doação ou sucessão, e os sub-rogados em seu lugar;</w:t>
        </w:r>
      </w:ins>
    </w:p>
    <w:p>
      <w:pPr>
        <w:spacing w:after="0" w:line="360" w:lineRule="auto"/>
        <w:ind w:left="2268" w:firstLine="0"/>
        <w:jc w:val="both"/>
        <w:rPr>
          <w:ins w:id="1317" w:author="Assessor GDSXSR" w:date="2026-10-28T22:38:39Z"/>
          <w:rFonts w:ascii="Arial" w:hAnsi="Arial" w:cs="Arial"/>
          <w:sz w:val="28"/>
          <w:szCs w:val="28"/>
        </w:rPr>
      </w:pPr>
    </w:p>
    <w:p>
      <w:pPr>
        <w:spacing w:after="0" w:line="360" w:lineRule="auto"/>
        <w:ind w:left="2268" w:firstLine="0"/>
        <w:jc w:val="both"/>
        <w:rPr>
          <w:ins w:id="1319" w:author="Assessor GDSXSR" w:date="2026-10-28T22:38:39Z"/>
          <w:rFonts w:ascii="Arial" w:hAnsi="Arial" w:cs="Arial"/>
          <w:sz w:val="28"/>
          <w:szCs w:val="28"/>
        </w:rPr>
      </w:pPr>
      <w:ins w:id="1318" w:author="Assessor GDSXSR" w:date="2026-10-28T22:38:39Z">
        <w:r>
          <w:rPr>
            <w:b w:val="0"/>
            <w:i/>
            <w:color w:val="808080"/>
            <w:sz w:val="26"/>
            <w:u w:val="none"/>
          </w:rPr>
          <w:t xml:space="preserve">II - os bens adquiridos com valores exclusivamente pertencentes a um dos cônjuges em sub-rogação dos bens particulares; (...)” – Grifei</w:t>
        </w:r>
      </w:ins>
    </w:p>
    <w:p>
      <w:pPr>
        <w:spacing w:after="0" w:line="360" w:lineRule="auto"/>
        <w:ind w:left="2268" w:firstLine="0"/>
        <w:jc w:val="both"/>
        <w:rPr>
          <w:ins w:id="1320" w:author="Assessor GDSXSR" w:date="2026-10-28T22:38:39Z"/>
          <w:rFonts w:ascii="Arial" w:hAnsi="Arial" w:cs="Arial"/>
          <w:sz w:val="28"/>
          <w:szCs w:val="28"/>
        </w:rPr>
      </w:pPr>
    </w:p>
    <w:p>
      <w:pPr>
        <w:spacing w:after="0" w:line="360" w:lineRule="auto"/>
        <w:ind w:firstLine="2268"/>
        <w:jc w:val="both"/>
        <w:rPr>
          <w:ins w:id="1322" w:author="Assessor GDSXSR" w:date="2026-10-28T22:38:39Z"/>
          <w:rFonts w:ascii="Arial" w:hAnsi="Arial" w:cs="Arial"/>
          <w:sz w:val="28"/>
          <w:szCs w:val="28"/>
        </w:rPr>
      </w:pPr>
      <w:ins w:id="1321" w:author="Assessor GDSXSR" w:date="2026-10-28T22:38:39Z">
        <w:r>
          <w:rPr>
            <w:b w:val="0"/>
            <w:i w:val="0"/>
            <w:color w:val="808080"/>
            <w:sz w:val="28"/>
            <w:u w:val="none"/>
          </w:rPr>
          <w:t xml:space="preserve">No mesmo sentido, o STJ exige prova cabal da sub-rogação para afastar a presunção de comunicabilidade:</w:t>
        </w:r>
      </w:ins>
    </w:p>
    <w:p>
      <w:pPr>
        <w:spacing w:after="0" w:line="360" w:lineRule="auto"/>
        <w:ind w:firstLine="2268"/>
        <w:jc w:val="both"/>
        <w:rPr>
          <w:ins w:id="1323" w:author="Assessor GDSXSR" w:date="2026-10-28T22:38:39Z"/>
          <w:rFonts w:ascii="Arial" w:hAnsi="Arial" w:cs="Arial"/>
          <w:sz w:val="28"/>
          <w:szCs w:val="28"/>
        </w:rPr>
      </w:pPr>
    </w:p>
    <w:p>
      <w:pPr>
        <w:spacing w:after="0" w:line="360" w:lineRule="auto"/>
        <w:ind w:left="2268" w:firstLine="1134"/>
        <w:jc w:val="both"/>
        <w:rPr>
          <w:ins w:id="1325" w:author="Assessor GDSXSR" w:date="2026-10-28T22:38:39Z"/>
          <w:rFonts w:ascii="Arial" w:hAnsi="Arial" w:cs="Arial"/>
          <w:sz w:val="28"/>
          <w:szCs w:val="28"/>
        </w:rPr>
      </w:pPr>
      <w:ins w:id="1324" w:author="Assessor GDSXSR" w:date="2026-10-28T22:38:39Z">
        <w:r>
          <w:rPr>
            <w:b w:val="0"/>
            <w:i/>
            <w:color w:val="808080"/>
            <w:sz w:val="26"/>
            <w:u w:val="none"/>
          </w:rPr>
          <w:t xml:space="preserve">“(...) 2. No regime de comunhão parcial aplicável à união estável, presume-se a comunicabilidade dos bens adquiridos onerosamente na constância da união; o afastamento dessa presunção exige contrato escrito estipulando regime de bens diverso ou prova cabal de sub-rogação de bem particular (art. 1.659, I, do Código Civil). (...)” (AgInt no AREsp n. 3.066.209, relator Ministro Ricardo Villas Bôas Cueva, Terceira Turma, julgado em 1/6/2026.) – Grifei</w:t>
        </w:r>
      </w:ins>
    </w:p>
    <w:p>
      <w:pPr>
        <w:spacing w:after="0" w:line="360" w:lineRule="auto"/>
        <w:ind w:left="2268" w:firstLine="1134"/>
        <w:jc w:val="both"/>
        <w:rPr>
          <w:ins w:id="1326" w:author="Assessor GDSXSR" w:date="2026-10-28T22:38:39Z"/>
          <w:rFonts w:ascii="Arial" w:hAnsi="Arial" w:cs="Arial"/>
          <w:sz w:val="28"/>
          <w:szCs w:val="28"/>
        </w:rPr>
      </w:pPr>
    </w:p>
    <w:p>
      <w:pPr>
        <w:spacing w:after="0" w:line="360" w:lineRule="auto"/>
        <w:ind w:firstLine="2268"/>
        <w:jc w:val="both"/>
        <w:rPr>
          <w:ins w:id="1328" w:author="Assessor GDSXSR" w:date="2026-10-28T22:38:39Z"/>
          <w:rFonts w:ascii="Arial" w:hAnsi="Arial" w:cs="Arial"/>
          <w:sz w:val="28"/>
          <w:szCs w:val="28"/>
        </w:rPr>
      </w:pPr>
      <w:ins w:id="1327" w:author="Assessor GDSXSR" w:date="2026-10-28T22:38:39Z">
        <w:r>
          <w:rPr>
            <w:b w:val="0"/>
            <w:i w:val="0"/>
            <w:color w:val="808080"/>
            <w:sz w:val="28"/>
            <w:u w:val="none"/>
          </w:rPr>
          <w:t xml:space="preserve">A sentença deixou de examinar a sub-rogação alegada na contestação, por ter acolhido outro fundamento (ID 80350399), mas a matéria foi devolvida a este Tribunal (CPC 1.013 § 2º) e é impugnada no apelo (ID 80350408).</w:t>
        </w:r>
      </w:ins>
    </w:p>
    <w:p>
      <w:pPr>
        <w:spacing w:after="0" w:line="360" w:lineRule="auto"/>
        <w:ind w:firstLine="2268"/>
        <w:jc w:val="both"/>
        <w:rPr>
          <w:ins w:id="1329" w:author="Assessor GDSXSR" w:date="2026-10-28T22:38:39Z"/>
          <w:rFonts w:ascii="Arial" w:hAnsi="Arial" w:cs="Arial"/>
          <w:sz w:val="28"/>
          <w:szCs w:val="28"/>
        </w:rPr>
      </w:pPr>
    </w:p>
    <w:p>
      <w:pPr>
        <w:spacing w:after="0" w:line="360" w:lineRule="auto"/>
        <w:ind w:firstLine="2268"/>
        <w:jc w:val="both"/>
        <w:rPr>
          <w:ins w:id="1331" w:author="Assessor GDSXSR" w:date="2026-10-28T22:38:39Z"/>
          <w:rFonts w:ascii="Arial" w:hAnsi="Arial" w:cs="Arial"/>
          <w:sz w:val="28"/>
          <w:szCs w:val="28"/>
        </w:rPr>
      </w:pPr>
      <w:ins w:id="1330" w:author="Assessor GDSXSR" w:date="2026-10-28T22:38:39Z">
        <w:r>
          <w:rPr>
            <w:b w:val="0"/>
            <w:i w:val="0"/>
            <w:color w:val="808080"/>
            <w:sz w:val="28"/>
            <w:u w:val="none"/>
          </w:rPr>
          <w:t xml:space="preserve">Com efeito, o apelado adquiriu a Fazenda Burity Vermelho e Jardim em 11/12/1992, antes da união estável (ID 80350399).</w:t>
        </w:r>
      </w:ins>
    </w:p>
    <w:p>
      <w:pPr>
        <w:spacing w:after="0" w:line="360" w:lineRule="auto"/>
        <w:ind w:firstLine="2268"/>
        <w:jc w:val="both"/>
        <w:rPr>
          <w:ins w:id="1332" w:author="Assessor GDSXSR" w:date="2026-10-28T22:38:39Z"/>
          <w:rFonts w:ascii="Arial" w:hAnsi="Arial" w:cs="Arial"/>
          <w:sz w:val="28"/>
          <w:szCs w:val="28"/>
        </w:rPr>
      </w:pPr>
    </w:p>
    <w:p>
      <w:pPr>
        <w:spacing w:after="0" w:line="360" w:lineRule="auto"/>
        <w:ind w:firstLine="2268"/>
        <w:jc w:val="both"/>
        <w:rPr>
          <w:ins w:id="1334" w:author="Assessor GDSXSR" w:date="2026-10-28T22:38:39Z"/>
          <w:rFonts w:ascii="Arial" w:hAnsi="Arial" w:cs="Arial"/>
          <w:sz w:val="28"/>
          <w:szCs w:val="28"/>
        </w:rPr>
      </w:pPr>
      <w:ins w:id="1333" w:author="Assessor GDSXSR" w:date="2026-10-28T22:38:39Z">
        <w:r>
          <w:rPr>
            <w:b w:val="0"/>
            <w:i w:val="0"/>
            <w:color w:val="808080"/>
            <w:sz w:val="28"/>
            <w:u w:val="none"/>
          </w:rPr>
          <w:t xml:space="preserve">Em 03/02/2016, alienou parte de seus direitos a F. M. D. S., mediante seis parcelas anuais, a última, vencida em 30/03/2021, de 2.500 sacas de soja (ID 80350273, págs. 2 a 4).</w:t>
        </w:r>
      </w:ins>
    </w:p>
    <w:p>
      <w:pPr>
        <w:spacing w:after="0" w:line="360" w:lineRule="auto"/>
        <w:ind w:firstLine="2268"/>
        <w:jc w:val="both"/>
        <w:rPr>
          <w:ins w:id="1335" w:author="Assessor GDSXSR" w:date="2026-10-28T22:38:39Z"/>
          <w:rFonts w:ascii="Arial" w:hAnsi="Arial" w:cs="Arial"/>
          <w:sz w:val="28"/>
          <w:szCs w:val="28"/>
        </w:rPr>
      </w:pPr>
    </w:p>
    <w:p>
      <w:pPr>
        <w:spacing w:after="0" w:line="360" w:lineRule="auto"/>
        <w:ind w:firstLine="2268"/>
        <w:jc w:val="both"/>
        <w:rPr>
          <w:ins w:id="1337" w:author="Assessor GDSXSR" w:date="2026-10-28T22:38:39Z"/>
          <w:rFonts w:ascii="Arial" w:hAnsi="Arial" w:cs="Arial"/>
          <w:sz w:val="28"/>
          <w:szCs w:val="28"/>
        </w:rPr>
      </w:pPr>
      <w:ins w:id="1336" w:author="Assessor GDSXSR" w:date="2026-10-28T22:38:39Z">
        <w:r>
          <w:rPr>
            <w:b w:val="0"/>
            <w:i w:val="0"/>
            <w:color w:val="808080"/>
            <w:sz w:val="28"/>
            <w:u w:val="none"/>
          </w:rPr>
          <w:t xml:space="preserve">Essa parcela final foi paga em parte, em 29/04/2021, por dois cheques, de R$ 100.000,00 e R$ 50.000,00, emitidos por C. A. D. R. D. D. F., nominalmente a R. M. D. S., filho do comprador, e depositados em favor do apelado (ID 80350303 e 80350273, págs. 5 e 6).</w:t>
        </w:r>
      </w:ins>
    </w:p>
    <w:p>
      <w:pPr>
        <w:spacing w:after="0" w:line="360" w:lineRule="auto"/>
        <w:ind w:firstLine="2268"/>
        <w:jc w:val="both"/>
        <w:rPr>
          <w:ins w:id="1338" w:author="Assessor GDSXSR" w:date="2026-10-28T22:38:39Z"/>
          <w:rFonts w:ascii="Arial" w:hAnsi="Arial" w:cs="Arial"/>
          <w:sz w:val="28"/>
          <w:szCs w:val="28"/>
        </w:rPr>
      </w:pPr>
    </w:p>
    <w:p>
      <w:pPr>
        <w:spacing w:after="0" w:line="360" w:lineRule="auto"/>
        <w:ind w:firstLine="2268"/>
        <w:jc w:val="both"/>
        <w:rPr>
          <w:ins w:id="1340" w:author="Assessor GDSXSR" w:date="2026-10-28T22:38:39Z"/>
          <w:rFonts w:ascii="Arial" w:hAnsi="Arial" w:cs="Arial"/>
          <w:sz w:val="28"/>
          <w:szCs w:val="28"/>
        </w:rPr>
      </w:pPr>
      <w:ins w:id="1339" w:author="Assessor GDSXSR" w:date="2026-10-28T22:38:39Z">
        <w:r>
          <w:rPr>
            <w:b w:val="0"/>
            <w:i w:val="0"/>
            <w:color w:val="808080"/>
            <w:sz w:val="28"/>
            <w:u w:val="none"/>
          </w:rPr>
          <w:t xml:space="preserve">O extrato bancário evidencia o ingresso dos valores em 29/04/2021 e, logo em seguida, a sua utilização.</w:t>
        </w:r>
      </w:ins>
    </w:p>
    <w:p>
      <w:pPr>
        <w:spacing w:after="0" w:line="360" w:lineRule="auto"/>
        <w:ind w:firstLine="2268"/>
        <w:jc w:val="both"/>
        <w:rPr>
          <w:ins w:id="1341" w:author="Assessor GDSXSR" w:date="2026-10-28T22:38:39Z"/>
          <w:rFonts w:ascii="Arial" w:hAnsi="Arial" w:cs="Arial"/>
          <w:sz w:val="28"/>
          <w:szCs w:val="28"/>
        </w:rPr>
      </w:pPr>
    </w:p>
    <w:p>
      <w:pPr>
        <w:spacing w:after="0" w:line="360" w:lineRule="auto"/>
        <w:ind w:firstLine="2268"/>
        <w:jc w:val="both"/>
        <w:rPr>
          <w:ins w:id="1343" w:author="Assessor GDSXSR" w:date="2026-10-28T22:38:39Z"/>
          <w:rFonts w:ascii="Arial" w:hAnsi="Arial" w:cs="Arial"/>
          <w:sz w:val="28"/>
          <w:szCs w:val="28"/>
        </w:rPr>
      </w:pPr>
      <w:ins w:id="1342" w:author="Assessor GDSXSR" w:date="2026-10-28T22:38:39Z">
        <w:r>
          <w:rPr>
            <w:b w:val="0"/>
            <w:i w:val="0"/>
            <w:color w:val="808080"/>
            <w:sz w:val="28"/>
            <w:u w:val="none"/>
          </w:rPr>
          <w:t xml:space="preserve">Em 03/05/2021, o apelado adquiriu os direitos aquisitivos do apartamento da DF 425, Condomínio Novo Horizonte, Sobradinho/DF, por R$ 113.000,00, com saída de R$ 100.000,00 diretamente de sua conta, em favor da cedente (ID 80350270).</w:t>
        </w:r>
      </w:ins>
    </w:p>
    <w:p>
      <w:pPr>
        <w:spacing w:after="0" w:line="360" w:lineRule="auto"/>
        <w:ind w:firstLine="2268"/>
        <w:jc w:val="both"/>
        <w:rPr>
          <w:ins w:id="1344" w:author="Assessor GDSXSR" w:date="2026-10-28T22:38:39Z"/>
          <w:rFonts w:ascii="Arial" w:hAnsi="Arial" w:cs="Arial"/>
          <w:sz w:val="28"/>
          <w:szCs w:val="28"/>
        </w:rPr>
      </w:pPr>
    </w:p>
    <w:p>
      <w:pPr>
        <w:spacing w:after="0" w:line="360" w:lineRule="auto"/>
        <w:ind w:firstLine="2268"/>
        <w:jc w:val="both"/>
        <w:rPr>
          <w:ins w:id="1346" w:author="Assessor GDSXSR" w:date="2026-10-28T22:38:39Z"/>
          <w:rFonts w:ascii="Arial" w:hAnsi="Arial" w:cs="Arial"/>
          <w:sz w:val="28"/>
          <w:szCs w:val="28"/>
        </w:rPr>
      </w:pPr>
      <w:ins w:id="1345" w:author="Assessor GDSXSR" w:date="2026-10-28T22:38:39Z">
        <w:commentRangeStart w:id="45"/>
        <w:r>
          <w:rPr>
            <w:b w:val="0"/>
            <w:i w:val="0"/>
            <w:color w:val="808080"/>
            <w:sz w:val="28"/>
            <w:u w:val="none"/>
          </w:rPr>
          <w:t xml:space="preserve">Em 10/05/2021, adquiriu os direitos do apartamento da QN 505, Samambaia/DF, pelo ágio de R$ 37.700,00, assumindo o financiamento (ID 80350269), de modo que os dois desembolsos (R$ 150.700,00) equivalem, praticamente, ao valor recebido da fazenda (R$ 150.000,00).</w:t>
        </w:r>
        <w:commentRangeEnd w:id="45"/>
        <w:r>
          <w:rPr>
            <w:rStyle w:val="CommentReference"/>
            <w:color w:val="808080"/>
          </w:rPr>
          <w:commentReference w:id="45"/>
        </w:r>
      </w:ins>
    </w:p>
    <w:p>
      <w:pPr>
        <w:spacing w:after="0" w:line="360" w:lineRule="auto"/>
        <w:ind w:firstLine="2268"/>
        <w:jc w:val="both"/>
        <w:rPr>
          <w:ins w:id="1347" w:author="Assessor GDSXSR" w:date="2026-10-28T22:38:39Z"/>
          <w:rFonts w:ascii="Arial" w:hAnsi="Arial" w:cs="Arial"/>
          <w:sz w:val="28"/>
          <w:szCs w:val="28"/>
        </w:rPr>
      </w:pPr>
    </w:p>
    <w:p>
      <w:pPr>
        <w:spacing w:after="0" w:line="360" w:lineRule="auto"/>
        <w:ind w:firstLine="2268"/>
        <w:jc w:val="both"/>
        <w:rPr>
          <w:ins w:id="1349" w:author="Assessor GDSXSR" w:date="2026-10-28T22:38:39Z"/>
          <w:rFonts w:ascii="Arial" w:hAnsi="Arial" w:cs="Arial"/>
          <w:sz w:val="28"/>
          <w:szCs w:val="28"/>
        </w:rPr>
      </w:pPr>
      <w:ins w:id="1348" w:author="Assessor GDSXSR" w:date="2026-10-28T22:38:39Z">
        <w:commentRangeStart w:id="46"/>
        <w:r>
          <w:rPr>
            <w:b w:val="0"/>
            <w:i w:val="0"/>
            <w:color w:val="808080"/>
            <w:sz w:val="28"/>
            <w:u w:val="none"/>
          </w:rPr>
          <w:t xml:space="preserve">Quanto ao apartamento da CNB 05, Taguatinga/DF, adquirido em 31/03/2022 (ID 80350271), o saldo remanescente da última parcela da fazenda foi pago diretamente ao cedente, por interposta pessoa, com PIX de R$ 10.000,00, em 01/04/2022, de M. M. D. S., filho do comprador (ID 80350304).</w:t>
        </w:r>
        <w:commentRangeEnd w:id="46"/>
        <w:r>
          <w:rPr>
            <w:rStyle w:val="CommentReference"/>
            <w:color w:val="808080"/>
          </w:rPr>
          <w:commentReference w:id="46"/>
        </w:r>
      </w:ins>
    </w:p>
    <w:p>
      <w:pPr>
        <w:spacing w:after="0" w:line="360" w:lineRule="auto"/>
        <w:ind w:firstLine="2268"/>
        <w:jc w:val="both"/>
        <w:rPr>
          <w:ins w:id="1350" w:author="Assessor GDSXSR" w:date="2026-10-28T22:38:39Z"/>
          <w:rFonts w:ascii="Arial" w:hAnsi="Arial" w:cs="Arial"/>
          <w:sz w:val="28"/>
          <w:szCs w:val="28"/>
        </w:rPr>
      </w:pPr>
    </w:p>
    <w:p>
      <w:pPr>
        <w:spacing w:after="0" w:line="360" w:lineRule="auto"/>
        <w:ind w:firstLine="2268"/>
        <w:jc w:val="both"/>
        <w:rPr>
          <w:ins w:id="1352" w:author="Assessor GDSXSR" w:date="2026-10-28T22:38:39Z"/>
          <w:rFonts w:ascii="Arial" w:hAnsi="Arial" w:cs="Arial"/>
          <w:sz w:val="28"/>
          <w:szCs w:val="28"/>
        </w:rPr>
      </w:pPr>
      <w:ins w:id="1351" w:author="Assessor GDSXSR" w:date="2026-10-28T22:38:39Z">
        <w:r>
          <w:rPr>
            <w:b w:val="0"/>
            <w:i w:val="0"/>
            <w:color w:val="808080"/>
            <w:sz w:val="28"/>
            <w:u w:val="none"/>
          </w:rPr>
          <w:t xml:space="preserve">Segundo declaração do comprador, F. M. D. S., o total de R$ 90.000,00, em duas parcelas, foi pago a pedido do apelado, como saldo da dívida da fazenda e preço do imóvel (ID 80350305).</w:t>
        </w:r>
      </w:ins>
    </w:p>
    <w:p>
      <w:pPr>
        <w:spacing w:after="0" w:line="360" w:lineRule="auto"/>
        <w:ind w:firstLine="2268"/>
        <w:jc w:val="both"/>
        <w:rPr>
          <w:ins w:id="1353" w:author="Assessor GDSXSR" w:date="2026-10-28T22:38:39Z"/>
          <w:rFonts w:ascii="Arial" w:hAnsi="Arial" w:cs="Arial"/>
          <w:sz w:val="28"/>
          <w:szCs w:val="28"/>
        </w:rPr>
      </w:pPr>
    </w:p>
    <w:p>
      <w:pPr>
        <w:spacing w:after="0" w:line="360" w:lineRule="auto"/>
        <w:ind w:firstLine="2268"/>
        <w:jc w:val="both"/>
        <w:rPr>
          <w:ins w:id="1355" w:author="Assessor GDSXSR" w:date="2026-10-28T22:38:39Z"/>
          <w:rFonts w:ascii="Arial" w:hAnsi="Arial" w:cs="Arial"/>
          <w:sz w:val="28"/>
          <w:szCs w:val="28"/>
        </w:rPr>
      </w:pPr>
      <w:ins w:id="1354" w:author="Assessor GDSXSR" w:date="2026-10-28T22:38:39Z">
        <w:r>
          <w:rPr>
            <w:b w:val="0"/>
            <w:i w:val="0"/>
            <w:color w:val="808080"/>
            <w:sz w:val="28"/>
            <w:u w:val="none"/>
          </w:rPr>
          <w:t xml:space="preserve">Esse encadeamento, com a entrada do dinheiro em conta e sua aplicação imediata ou direta nas aquisições, demonstra que o preço dos direitos foi pago com o produto da alienação de bem particular anterior à união estável, o que caracteriza a sub-rogação.</w:t>
        </w:r>
      </w:ins>
    </w:p>
    <w:p>
      <w:pPr>
        <w:spacing w:after="0" w:line="360" w:lineRule="auto"/>
        <w:ind w:firstLine="2268"/>
        <w:jc w:val="both"/>
        <w:rPr>
          <w:ins w:id="1356" w:author="Assessor GDSXSR" w:date="2026-10-28T22:38:39Z"/>
          <w:rFonts w:ascii="Arial" w:hAnsi="Arial" w:cs="Arial"/>
          <w:sz w:val="28"/>
          <w:szCs w:val="28"/>
        </w:rPr>
      </w:pPr>
    </w:p>
    <w:p>
      <w:pPr>
        <w:spacing w:after="0" w:line="360" w:lineRule="auto"/>
        <w:ind w:firstLine="2268"/>
        <w:jc w:val="both"/>
        <w:rPr>
          <w:ins w:id="1358" w:author="Assessor GDSXSR" w:date="2026-10-28T22:38:39Z"/>
          <w:rFonts w:ascii="Arial" w:hAnsi="Arial" w:cs="Arial"/>
          <w:sz w:val="28"/>
          <w:szCs w:val="28"/>
        </w:rPr>
      </w:pPr>
      <w:ins w:id="1357" w:author="Assessor GDSXSR" w:date="2026-10-28T22:38:39Z">
        <w:r>
          <w:rPr>
            <w:b w:val="0"/>
            <w:i w:val="0"/>
            <w:color w:val="808080"/>
            <w:sz w:val="28"/>
            <w:u w:val="none"/>
          </w:rPr>
          <w:t xml:space="preserve">A fungibilidade do dinheiro e o intervalo entre a venda (2016) e as aquisições (2021 e 2022) não afastam essa conclusão, pois o preço da fazenda foi pago em parcelas, a última entre 2021 e 2022, e a entrada e a saída dos valores são próximas e identificáveis.</w:t>
        </w:r>
      </w:ins>
    </w:p>
    <w:p>
      <w:pPr>
        <w:spacing w:after="0" w:line="360" w:lineRule="auto"/>
        <w:ind w:firstLine="2268"/>
        <w:jc w:val="both"/>
        <w:rPr>
          <w:ins w:id="1359" w:author="Assessor GDSXSR" w:date="2026-10-28T22:38:39Z"/>
          <w:rFonts w:ascii="Arial" w:hAnsi="Arial" w:cs="Arial"/>
          <w:sz w:val="28"/>
          <w:szCs w:val="28"/>
        </w:rPr>
      </w:pPr>
    </w:p>
    <w:p>
      <w:pPr>
        <w:spacing w:after="0" w:line="360" w:lineRule="auto"/>
        <w:ind w:firstLine="2268"/>
        <w:jc w:val="both"/>
        <w:rPr>
          <w:ins w:id="1361" w:author="Assessor GDSXSR" w:date="2026-10-28T22:38:39Z"/>
          <w:rFonts w:ascii="Arial" w:hAnsi="Arial" w:cs="Arial"/>
          <w:sz w:val="28"/>
          <w:szCs w:val="28"/>
        </w:rPr>
      </w:pPr>
      <w:ins w:id="1360" w:author="Assessor GDSXSR" w:date="2026-10-28T22:38:39Z">
        <w:r>
          <w:rPr>
            <w:b w:val="0"/>
            <w:i w:val="0"/>
            <w:color w:val="808080"/>
            <w:sz w:val="28"/>
            <w:u w:val="none"/>
          </w:rPr>
          <w:t xml:space="preserve">Tampouco o pagamento por filhos do comprador desnatura a sub-rogação, pois o comprador declarou que quitou, por interposta pessoa, o saldo da dívida da fazenda (ID 80350305), e a apelante se limita a afirmar, sem prova, que a declaração teria sido fabricada.</w:t>
        </w:r>
      </w:ins>
    </w:p>
    <w:p>
      <w:pPr>
        <w:spacing w:after="0" w:line="360" w:lineRule="auto"/>
        <w:ind w:firstLine="2268"/>
        <w:jc w:val="both"/>
        <w:rPr>
          <w:ins w:id="1362" w:author="Assessor GDSXSR" w:date="2026-10-28T22:38:39Z"/>
          <w:rFonts w:ascii="Arial" w:hAnsi="Arial" w:cs="Arial"/>
          <w:sz w:val="28"/>
          <w:szCs w:val="28"/>
        </w:rPr>
      </w:pPr>
    </w:p>
    <w:p>
      <w:pPr>
        <w:spacing w:after="0" w:line="360" w:lineRule="auto"/>
        <w:ind w:firstLine="2268"/>
        <w:jc w:val="both"/>
        <w:rPr>
          <w:rFonts w:ascii="Arial" w:hAnsi="Arial" w:cs="Arial"/>
          <w:sz w:val="28"/>
          <w:szCs w:val="28"/>
        </w:rPr>
      </w:pPr>
      <w:ins w:id="1363" w:author="Assessor GDSXSR" w:date="2026-10-28T22:38:39Z">
        <w:r>
          <w:rPr>
            <w:b w:val="0"/>
            <w:i w:val="0"/>
            <w:color w:val="808080"/>
            <w:sz w:val="28"/>
            <w:u w:val="none"/>
          </w:rPr>
          <w:t xml:space="preserve">Fica ressalvada a via da sobrepartilha, inclusive quanto a eventuais parcelas dos financiamentos pagas durante a união com recursos comuns, matéria que não foi objeto de pedido específico nem de prova nestes autos.</w:t>
        </w:r>
      </w:ins>
    </w:p>
    <w:p w14:paraId="222C128C" w14:textId="77777777" w:rsidR="009213FC" w:rsidRDefault="009213FC" w:rsidP="00A02824">
      <w:pPr>
        <w:spacing w:after="0" w:line="360" w:lineRule="auto"/>
        <w:ind w:firstLine="2268"/>
        <w:jc w:val="both"/>
        <w:rPr>
          <w:rFonts w:ascii="Arial" w:hAnsi="Arial" w:cs="Arial"/>
          <w:sz w:val="28"/>
          <w:szCs w:val="28"/>
        </w:rPr>
      </w:pPr>
    </w:p>
    <w:p w14:paraId="6EACD343" w14:textId="639D45F7" w:rsidR="009213FC" w:rsidRPr="004E6A3A" w:rsidRDefault="009213FC" w:rsidP="009213FC">
      <w:pPr>
        <w:spacing w:after="0" w:line="360" w:lineRule="auto"/>
        <w:ind w:firstLine="2268"/>
        <w:jc w:val="both"/>
        <w:rPr>
          <w:rFonts w:ascii="Arial" w:hAnsi="Arial" w:cs="Arial"/>
          <w:color w:val="7030A0"/>
          <w:sz w:val="28"/>
          <w:szCs w:val="28"/>
        </w:rPr>
      </w:pPr>
      <w:r w:rsidRPr="004E6A3A">
        <w:rPr>
          <w:rFonts w:ascii="Arial" w:hAnsi="Arial" w:cs="Arial"/>
          <w:color w:val="7030A0"/>
          <w:sz w:val="28"/>
          <w:szCs w:val="28"/>
        </w:rPr>
        <w:t xml:space="preserve">Ressalto que, embora regularmente intimada a especificar as provas que pretendia produzir, a apelante limitou-se a postular dilação probatória atinente às alegadas benfeitorias, deixando de requerer providências probatórias voltadas à </w:t>
      </w:r>
      <w:r w:rsidRPr="004E6A3A">
        <w:rPr>
          <w:rFonts w:ascii="Arial" w:hAnsi="Arial" w:cs="Arial"/>
          <w:color w:val="7030A0"/>
          <w:sz w:val="28"/>
          <w:szCs w:val="28"/>
        </w:rPr>
        <w:lastRenderedPageBreak/>
        <w:t>demonstração da própria existência de patrimônio comum passível de partilha</w:t>
      </w:r>
      <w:r w:rsidR="004E6A3A" w:rsidRPr="004E6A3A">
        <w:rPr>
          <w:rFonts w:ascii="Arial" w:hAnsi="Arial" w:cs="Arial"/>
          <w:color w:val="7030A0"/>
          <w:sz w:val="28"/>
          <w:szCs w:val="28"/>
        </w:rPr>
        <w:t xml:space="preserve"> </w:t>
      </w:r>
      <w:r w:rsidR="004E6A3A" w:rsidRPr="004E6A3A">
        <w:rPr>
          <w:rFonts w:ascii="Arial" w:hAnsi="Arial" w:cs="Arial"/>
          <w:color w:val="833C0B" w:themeColor="accent2" w:themeShade="80"/>
          <w:sz w:val="28"/>
          <w:szCs w:val="28"/>
        </w:rPr>
        <w:t>(ID 80350309).</w:t>
      </w:r>
    </w:p>
    <w:p w14:paraId="0133EE8D" w14:textId="77777777" w:rsidR="009213FC" w:rsidRDefault="009213FC" w:rsidP="009213FC">
      <w:pPr>
        <w:spacing w:after="0" w:line="360" w:lineRule="auto"/>
        <w:ind w:firstLine="2268"/>
        <w:jc w:val="both"/>
        <w:rPr>
          <w:rFonts w:ascii="Arial" w:hAnsi="Arial" w:cs="Arial"/>
          <w:sz w:val="28"/>
          <w:szCs w:val="28"/>
        </w:rPr>
      </w:pPr>
    </w:p>
    <w:p w14:paraId="6D2E3135" w14:textId="77777777" w:rsidR="00A02824" w:rsidRPr="00A02824" w:rsidRDefault="00A02824" w:rsidP="00A02824">
      <w:pPr>
        <w:spacing w:after="0" w:line="360" w:lineRule="auto"/>
        <w:ind w:firstLine="2268"/>
        <w:jc w:val="both"/>
        <w:rPr>
          <w:rFonts w:ascii="Arial" w:hAnsi="Arial" w:cs="Arial"/>
          <w:sz w:val="28"/>
          <w:szCs w:val="28"/>
        </w:rPr>
      </w:pPr>
      <w:commentRangeStart w:id="20"/>
      <w:commentRangeStart w:id="21"/>
      <w:r>
        <w:rPr>
          <w:rFonts w:ascii="Arial" w:hAnsi="Arial" w:cs="Arial"/>
          <w:sz w:val="28"/>
          <w:szCs w:val="28"/>
        </w:rPr>
        <w:t xml:space="preserve">Nesse contexto, </w:t>
      </w:r>
      <w:r>
        <w:rPr>
          <w:rFonts w:ascii="Arial" w:hAnsi="Arial" w:cs="Arial"/>
          <w:sz w:val="28"/>
          <w:szCs w:val="28"/>
          <w:highlight w:val="yellow"/>
        </w:rPr>
        <w:t xml:space="preserve">a pretensão recursal não merece acolhimento, pois </w:t>
      </w:r>
      <w:del w:id="1364" w:author="Assessor GDSXSR" w:date="2026-10-28T22:38:39Z">
        <w:r>
          <w:rPr>
            <w:rFonts w:ascii="Arial" w:hAnsi="Arial" w:cs="Arial"/>
            <w:sz w:val="28"/>
            <w:szCs w:val="28"/>
            <w:highlight w:val="yellow"/>
          </w:rPr>
          <w:delText xml:space="preserve">não demonstrados </w:delText>
        </w:r>
      </w:del>
      <w:r>
        <w:rPr>
          <w:rFonts w:ascii="Arial" w:hAnsi="Arial" w:cs="Arial"/>
          <w:sz w:val="28"/>
          <w:szCs w:val="28"/>
          <w:highlight w:val="yellow"/>
        </w:rPr>
        <w:t xml:space="preserve">os </w:t>
      </w:r>
      <w:del w:id="1365" w:author="Assessor GDSXSR" w:date="2026-10-28T22:38:39Z">
        <w:r>
          <w:rPr>
            <w:rFonts w:ascii="Arial" w:hAnsi="Arial" w:cs="Arial"/>
            <w:sz w:val="28"/>
            <w:szCs w:val="28"/>
            <w:highlight w:val="yellow"/>
          </w:rPr>
          <w:delText xml:space="preserve">pressupostos</w:delText>
        </w:r>
      </w:del>
      <w:ins w:id="1366" w:author="Assessor GDSXSR" w:date="2026-10-28T22:38:39Z">
        <w:r>
          <w:rPr>
            <w:rFonts w:ascii="Arial" w:hAnsi="Arial" w:cs="Arial"/>
            <w:color w:val="808080"/>
            <w:sz w:val="28"/>
            <w:szCs w:val="28"/>
            <w:highlight w:val="yellow"/>
          </w:rPr>
          <w:t xml:space="preserve">direitos</w:t>
        </w:r>
      </w:ins>
      <w:r>
        <w:rPr>
          <w:rFonts w:ascii="Arial" w:hAnsi="Arial" w:cs="Arial"/>
          <w:sz w:val="28"/>
          <w:szCs w:val="28"/>
          <w:highlight w:val="yellow"/>
        </w:rPr>
        <w:t xml:space="preserve"> </w:t>
      </w:r>
      <w:del w:id="1367" w:author="Assessor GDSXSR" w:date="2026-10-28T22:38:39Z">
        <w:r>
          <w:rPr>
            <w:rFonts w:ascii="Arial" w:hAnsi="Arial" w:cs="Arial"/>
            <w:sz w:val="28"/>
            <w:szCs w:val="28"/>
            <w:highlight w:val="yellow"/>
          </w:rPr>
          <w:delText xml:space="preserve">necessários à partilha, no estado atual</w:delText>
        </w:r>
      </w:del>
      <w:ins w:id="1368" w:author="Assessor GDSXSR" w:date="2026-10-28T22:38:39Z">
        <w:r>
          <w:rPr>
            <w:rFonts w:ascii="Arial" w:hAnsi="Arial" w:cs="Arial"/>
            <w:color w:val="808080"/>
            <w:sz w:val="28"/>
            <w:szCs w:val="28"/>
            <w:highlight w:val="yellow"/>
          </w:rPr>
          <w:t xml:space="preserve">aquisitivos</w:t>
        </w:r>
      </w:ins>
      <w:r>
        <w:rPr>
          <w:rFonts w:ascii="Arial" w:hAnsi="Arial" w:cs="Arial"/>
          <w:sz w:val="28"/>
          <w:szCs w:val="28"/>
          <w:highlight w:val="yellow"/>
        </w:rPr>
        <w:t xml:space="preserve"> dos </w:t>
      </w:r>
      <w:del w:id="1369" w:author="Assessor GDSXSR" w:date="2026-10-28T22:38:39Z">
        <w:r>
          <w:rPr>
            <w:rFonts w:ascii="Arial" w:hAnsi="Arial" w:cs="Arial"/>
            <w:sz w:val="28"/>
            <w:szCs w:val="28"/>
            <w:highlight w:val="yellow"/>
          </w:rPr>
          <w:delText xml:space="preserve">autos</w:delText>
        </w:r>
      </w:del>
      <w:ins w:id="1370" w:author="Assessor GDSXSR" w:date="2026-10-28T22:38:39Z">
        <w:r>
          <w:rPr>
            <w:rFonts w:ascii="Arial" w:hAnsi="Arial" w:cs="Arial"/>
            <w:color w:val="808080"/>
            <w:sz w:val="28"/>
            <w:szCs w:val="28"/>
            <w:highlight w:val="yellow"/>
          </w:rPr>
          <w:t xml:space="preserve">três apartamentos foram adquiridos por sub-rogação de bem particular do apelado e, por isso, não se comunicam</w:t>
        </w:r>
      </w:ins>
      <w:r>
        <w:rPr>
          <w:rFonts w:ascii="Arial" w:hAnsi="Arial" w:cs="Arial"/>
          <w:sz w:val="28"/>
          <w:szCs w:val="28"/>
          <w:highlight w:val="yellow"/>
        </w:rPr>
        <w:t xml:space="preserve">.</w:t>
      </w:r>
      <w:commentRangeEnd w:id="20"/>
      <w:commentRangeEnd w:id="21"/>
      <w:r w:rsidR="00670039" w:rsidRPr="00A02824">
        <w:rPr>
          <w:rStyle w:val="Refdecomentrio"/>
          <w:rFonts w:ascii="Arial" w:hAnsi="Arial" w:cs="Arial"/>
          <w:sz w:val="28"/>
          <w:szCs w:val="28"/>
        </w:rPr>
        <w:commentReference w:id="20"/>
      </w:r>
      <w:r w:rsidRPr="00A02824">
        <w:rPr>
          <w:rStyle w:val="Refdecomentrio"/>
          <w:rFonts w:ascii="Arial" w:hAnsi="Arial" w:cs="Arial"/>
          <w:sz w:val="28"/>
          <w:szCs w:val="28"/>
        </w:rPr>
        <w:commentReference w:id="21"/>
      </w:r>
    </w:p>
    <w:p w14:paraId="6586975F" w14:textId="77777777" w:rsidR="00A02824" w:rsidRPr="00A02824" w:rsidRDefault="00A02824" w:rsidP="00A02824">
      <w:pPr>
        <w:spacing w:after="0" w:line="360" w:lineRule="auto"/>
        <w:ind w:firstLine="2268"/>
        <w:jc w:val="both"/>
        <w:rPr>
          <w:rFonts w:ascii="Arial" w:hAnsi="Arial" w:cs="Arial"/>
          <w:sz w:val="28"/>
          <w:szCs w:val="28"/>
        </w:rPr>
      </w:pPr>
    </w:p>
    <w:p w14:paraId="2022B697" w14:textId="0CBD5B38" w:rsidR="00A02824" w:rsidRPr="001117E8" w:rsidRDefault="00A02824" w:rsidP="00A02824">
      <w:pPr>
        <w:spacing w:after="0" w:line="360" w:lineRule="auto"/>
        <w:ind w:firstLine="2268"/>
        <w:jc w:val="both"/>
        <w:rPr>
          <w:rFonts w:ascii="Arial" w:hAnsi="Arial" w:cs="Arial"/>
          <w:sz w:val="28"/>
          <w:szCs w:val="28"/>
          <w:u w:val="single"/>
        </w:rPr>
      </w:pPr>
      <w:r w:rsidRPr="00311067">
        <w:rPr>
          <w:rFonts w:ascii="Arial" w:hAnsi="Arial" w:cs="Arial"/>
          <w:sz w:val="28"/>
          <w:szCs w:val="28"/>
          <w:highlight w:val="yellow"/>
          <w:u w:val="single"/>
        </w:rPr>
        <w:t>Assim, nego provimento ao apelo</w:t>
      </w:r>
      <w:r w:rsidR="002402B5">
        <w:rPr>
          <w:rFonts w:ascii="Arial" w:hAnsi="Arial" w:cs="Arial"/>
          <w:sz w:val="28"/>
          <w:szCs w:val="28"/>
          <w:highlight w:val="yellow"/>
          <w:u w:val="single"/>
        </w:rPr>
        <w:t>,</w:t>
      </w:r>
      <w:r w:rsidRPr="00311067">
        <w:rPr>
          <w:rFonts w:ascii="Arial" w:hAnsi="Arial" w:cs="Arial"/>
          <w:sz w:val="28"/>
          <w:szCs w:val="28"/>
          <w:highlight w:val="yellow"/>
          <w:u w:val="single"/>
        </w:rPr>
        <w:t xml:space="preserve"> nesse ponto.</w:t>
      </w:r>
    </w:p>
    <w:p w14:paraId="2845BBD0" w14:textId="77777777" w:rsidR="00623038" w:rsidRPr="00573E74" w:rsidRDefault="00623038" w:rsidP="008361CB">
      <w:pPr>
        <w:spacing w:after="0" w:line="360" w:lineRule="auto"/>
        <w:ind w:firstLine="2268"/>
        <w:jc w:val="both"/>
        <w:rPr>
          <w:rFonts w:ascii="Arial" w:hAnsi="Arial" w:cs="Arial"/>
          <w:sz w:val="28"/>
          <w:szCs w:val="28"/>
          <w:u w:val="single"/>
        </w:rPr>
      </w:pPr>
    </w:p>
    <w:p w14:paraId="18612B02" w14:textId="77777777" w:rsidR="00090C38" w:rsidRPr="00573E74" w:rsidRDefault="00090C38" w:rsidP="00090C38">
      <w:pPr>
        <w:spacing w:after="0" w:line="360" w:lineRule="auto"/>
        <w:jc w:val="center"/>
        <w:rPr>
          <w:rFonts w:ascii="Arial" w:hAnsi="Arial" w:cs="Arial"/>
          <w:sz w:val="28"/>
          <w:szCs w:val="28"/>
        </w:rPr>
        <w:pPrChange w:id="1456" w:author="Assessor GDSXSR" w:date="2026-10-28T22:38:39Z">
          <w:pPr>
            <w:spacing w:after="0" w:line="360" w:lineRule="auto"/>
            <w:jc w:val="both"/>
          </w:pPr>
        </w:pPrChange>
      </w:pPr>
      <w:r w:rsidRPr="002402B5">
        <w:rPr>
          <w:rFonts w:ascii="Arial" w:hAnsi="Arial" w:cs="Arial"/>
          <w:sz w:val="28"/>
          <w:szCs w:val="28"/>
          <w:highlight w:val="yellow"/>
        </w:rPr>
        <w:t>DA INVIABILIDADE DE EXAME DO PEDIDO DE BENFEITORIAS</w:t>
      </w:r>
    </w:p>
    <w:p w14:paraId="5ECA172F" w14:textId="77777777" w:rsidR="00D60F06" w:rsidRPr="00573E74" w:rsidRDefault="00D60F06" w:rsidP="008361CB">
      <w:pPr>
        <w:spacing w:after="0" w:line="360" w:lineRule="auto"/>
        <w:ind w:firstLine="2268"/>
        <w:jc w:val="both"/>
        <w:rPr>
          <w:rFonts w:ascii="Arial" w:hAnsi="Arial" w:cs="Arial"/>
          <w:sz w:val="28"/>
          <w:szCs w:val="28"/>
        </w:rPr>
      </w:pPr>
    </w:p>
    <w:p w14:paraId="7B522590" w14:textId="0A644AE2" w:rsidR="008871E2" w:rsidRPr="00573E74" w:rsidRDefault="00090C38" w:rsidP="008361CB">
      <w:pPr>
        <w:spacing w:after="0" w:line="360" w:lineRule="auto"/>
        <w:ind w:firstLine="2268"/>
        <w:jc w:val="both"/>
        <w:rPr>
          <w:rFonts w:ascii="Arial" w:hAnsi="Arial" w:cs="Arial"/>
          <w:sz w:val="28"/>
          <w:szCs w:val="28"/>
        </w:rPr>
      </w:pPr>
      <w:r w:rsidRPr="00573E74">
        <w:rPr>
          <w:rFonts w:ascii="Arial" w:hAnsi="Arial" w:cs="Arial"/>
          <w:sz w:val="28"/>
          <w:szCs w:val="28"/>
        </w:rPr>
        <w:t>A apelante, M. B., alega</w:t>
      </w:r>
      <w:r w:rsidR="00045A9F">
        <w:rPr>
          <w:rFonts w:ascii="Arial" w:hAnsi="Arial" w:cs="Arial"/>
          <w:sz w:val="28"/>
          <w:szCs w:val="28"/>
        </w:rPr>
        <w:t xml:space="preserve">, </w:t>
      </w:r>
      <w:r w:rsidRPr="00573E74">
        <w:rPr>
          <w:rFonts w:ascii="Arial" w:hAnsi="Arial" w:cs="Arial"/>
          <w:sz w:val="28"/>
          <w:szCs w:val="28"/>
        </w:rPr>
        <w:t>em síntese</w:t>
      </w:r>
      <w:r w:rsidR="00045A9F">
        <w:rPr>
          <w:rFonts w:ascii="Arial" w:hAnsi="Arial" w:cs="Arial"/>
          <w:sz w:val="28"/>
          <w:szCs w:val="28"/>
        </w:rPr>
        <w:t>,</w:t>
      </w:r>
      <w:r w:rsidRPr="00573E74">
        <w:rPr>
          <w:rFonts w:ascii="Arial" w:hAnsi="Arial" w:cs="Arial"/>
          <w:sz w:val="28"/>
          <w:szCs w:val="28"/>
        </w:rPr>
        <w:t xml:space="preserve"> que </w:t>
      </w:r>
      <w:r w:rsidR="008361CB" w:rsidRPr="00573E74">
        <w:rPr>
          <w:rFonts w:ascii="Arial" w:hAnsi="Arial" w:cs="Arial"/>
          <w:sz w:val="28"/>
          <w:szCs w:val="28"/>
        </w:rPr>
        <w:t>ainda que se admitisse a natureza particular de determinados bens</w:t>
      </w:r>
      <w:r w:rsidR="006973D0">
        <w:rPr>
          <w:rFonts w:ascii="Arial" w:hAnsi="Arial" w:cs="Arial"/>
          <w:sz w:val="28"/>
          <w:szCs w:val="28"/>
        </w:rPr>
        <w:t xml:space="preserve"> do apelado</w:t>
      </w:r>
      <w:r w:rsidR="008361CB" w:rsidRPr="00573E74">
        <w:rPr>
          <w:rFonts w:ascii="Arial" w:hAnsi="Arial" w:cs="Arial"/>
          <w:sz w:val="28"/>
          <w:szCs w:val="28"/>
        </w:rPr>
        <w:t>, subsiste o direito à meação das benfeitorias e acessões realizadas ao longo da convivência, nos termos do art. 1.660, IV, do Código Civil, sob pena de enriquecimento sem causa e afronta aos princípios constitucionais da dignidade da pessoa humana, da igualdade material e da solidariedade familiar</w:t>
      </w:r>
      <w:r w:rsidRPr="00573E74">
        <w:rPr>
          <w:rFonts w:ascii="Arial" w:hAnsi="Arial" w:cs="Arial"/>
          <w:sz w:val="28"/>
          <w:szCs w:val="28"/>
        </w:rPr>
        <w:t>.</w:t>
      </w:r>
    </w:p>
    <w:p w14:paraId="5B288A25" w14:textId="77777777" w:rsidR="00090C38" w:rsidRPr="00573E74" w:rsidRDefault="00090C38" w:rsidP="008361CB">
      <w:pPr>
        <w:spacing w:after="0" w:line="360" w:lineRule="auto"/>
        <w:ind w:firstLine="2268"/>
        <w:jc w:val="both"/>
        <w:rPr>
          <w:rFonts w:ascii="Arial" w:hAnsi="Arial" w:cs="Arial"/>
          <w:sz w:val="28"/>
          <w:szCs w:val="28"/>
        </w:rPr>
      </w:pPr>
    </w:p>
    <w:p w14:paraId="4CE71433" w14:textId="1392B8F1" w:rsidR="00C927FD" w:rsidRPr="00573E74" w:rsidRDefault="00C927FD" w:rsidP="008361CB">
      <w:pPr>
        <w:spacing w:after="0" w:line="360" w:lineRule="auto"/>
        <w:ind w:firstLine="2268"/>
        <w:jc w:val="both"/>
        <w:rPr>
          <w:rFonts w:ascii="Arial" w:hAnsi="Arial" w:cs="Arial"/>
          <w:sz w:val="28"/>
          <w:szCs w:val="28"/>
        </w:rPr>
      </w:pPr>
      <w:r w:rsidRPr="002402B5">
        <w:rPr>
          <w:rFonts w:ascii="Arial" w:hAnsi="Arial" w:cs="Arial"/>
          <w:sz w:val="28"/>
          <w:szCs w:val="28"/>
          <w:highlight w:val="yellow"/>
        </w:rPr>
        <w:t>Sem razão a apelante.</w:t>
      </w:r>
    </w:p>
    <w:p w14:paraId="35A60303" w14:textId="77777777" w:rsidR="00C927FD" w:rsidRPr="00573E74" w:rsidRDefault="00C927FD" w:rsidP="008361CB">
      <w:pPr>
        <w:spacing w:after="0" w:line="360" w:lineRule="auto"/>
        <w:ind w:firstLine="2268"/>
        <w:jc w:val="both"/>
        <w:rPr>
          <w:rFonts w:ascii="Arial" w:hAnsi="Arial" w:cs="Arial"/>
          <w:sz w:val="28"/>
          <w:szCs w:val="28"/>
        </w:rPr>
      </w:pPr>
    </w:p>
    <w:p w14:paraId="593A6338" w14:textId="51DF875C" w:rsidR="00090C38" w:rsidRPr="00573E74" w:rsidRDefault="00C927FD" w:rsidP="00090C38">
      <w:pPr>
        <w:spacing w:after="0" w:line="360" w:lineRule="auto"/>
        <w:ind w:firstLine="2268"/>
        <w:jc w:val="both"/>
        <w:rPr>
          <w:rFonts w:ascii="Arial" w:hAnsi="Arial" w:cs="Arial"/>
          <w:sz w:val="28"/>
          <w:szCs w:val="28"/>
        </w:rPr>
      </w:pPr>
      <w:r>
        <w:rPr>
          <w:rFonts w:ascii="Arial" w:hAnsi="Arial" w:cs="Arial"/>
          <w:sz w:val="28"/>
          <w:szCs w:val="28"/>
          <w:highlight w:val="yellow"/>
        </w:rPr>
        <w:t xml:space="preserve">C</w:t>
      </w:r>
      <w:r>
        <w:rPr>
          <w:rFonts w:ascii="Arial" w:hAnsi="Arial" w:cs="Arial"/>
          <w:sz w:val="28"/>
          <w:szCs w:val="28"/>
          <w:highlight w:val="yellow"/>
        </w:rPr>
        <w:t xml:space="preserve">onforme já exposto, </w:t>
      </w:r>
      <w:del w:id="1371" w:author="Assessor GDSXSR" w:date="2026-10-28T22:38:39Z">
        <w:r>
          <w:rPr>
            <w:rFonts w:ascii="Arial" w:hAnsi="Arial" w:cs="Arial"/>
            <w:sz w:val="28"/>
            <w:szCs w:val="28"/>
            <w:highlight w:val="yellow"/>
          </w:rPr>
          <w:delText xml:space="preserve">não</w:delText>
        </w:r>
      </w:del>
      <w:ins w:id="1372" w:author="Assessor GDSXSR" w:date="2026-10-28T22:38:39Z">
        <w:r>
          <w:rPr>
            <w:rFonts w:ascii="Arial" w:hAnsi="Arial" w:cs="Arial"/>
            <w:color w:val="808080"/>
            <w:sz w:val="28"/>
            <w:szCs w:val="28"/>
            <w:highlight w:val="yellow"/>
          </w:rPr>
          <w:t xml:space="preserve">os</w:t>
        </w:r>
      </w:ins>
      <w:r>
        <w:rPr>
          <w:rFonts w:ascii="Arial" w:hAnsi="Arial" w:cs="Arial"/>
          <w:sz w:val="28"/>
          <w:szCs w:val="28"/>
          <w:highlight w:val="yellow"/>
        </w:rPr>
        <w:t xml:space="preserve"> </w:t>
      </w:r>
      <w:del w:id="1373" w:author="Assessor GDSXSR" w:date="2026-10-28T22:38:39Z">
        <w:r>
          <w:rPr>
            <w:rFonts w:ascii="Arial" w:hAnsi="Arial" w:cs="Arial"/>
            <w:color w:val="833C0B" w:themeColor="accent2" w:themeShade="80"/>
            <w:sz w:val="28"/>
            <w:szCs w:val="28"/>
            <w:highlight w:val="yellow"/>
          </w:rPr>
          <w:delText xml:space="preserve">ficou</w:delText>
        </w:r>
      </w:del>
      <w:ins w:id="1374" w:author="Assessor GDSXSR" w:date="2026-10-28T22:38:39Z">
        <w:r>
          <w:rPr>
            <w:rFonts w:ascii="Arial" w:hAnsi="Arial" w:cs="Arial"/>
            <w:color w:val="808080"/>
            <w:sz w:val="28"/>
            <w:szCs w:val="28"/>
            <w:highlight w:val="yellow"/>
          </w:rPr>
          <w:t xml:space="preserve">direitos</w:t>
        </w:r>
      </w:ins>
      <w:r>
        <w:rPr>
          <w:rFonts w:ascii="Arial" w:hAnsi="Arial" w:cs="Arial"/>
          <w:sz w:val="28"/>
          <w:szCs w:val="28"/>
          <w:highlight w:val="yellow"/>
        </w:rPr>
        <w:t xml:space="preserve"> </w:t>
      </w:r>
      <w:del w:id="1375" w:author="Assessor GDSXSR" w:date="2026-10-28T22:38:39Z">
        <w:r>
          <w:rPr>
            <w:rFonts w:ascii="Arial" w:hAnsi="Arial" w:cs="Arial"/>
            <w:sz w:val="28"/>
            <w:szCs w:val="28"/>
            <w:highlight w:val="yellow"/>
          </w:rPr>
          <w:delText xml:space="preserve">comprovada,</w:delText>
        </w:r>
      </w:del>
      <w:ins w:id="1376" w:author="Assessor GDSXSR" w:date="2026-10-28T22:38:39Z">
        <w:r>
          <w:rPr>
            <w:rFonts w:ascii="Arial" w:hAnsi="Arial" w:cs="Arial"/>
            <w:color w:val="808080"/>
            <w:sz w:val="28"/>
            <w:szCs w:val="28"/>
            <w:highlight w:val="yellow"/>
          </w:rPr>
          <w:t xml:space="preserve">aquisitivos sobre os três apartamentos foram adquiridos por sub-rogação</w:t>
        </w:r>
      </w:ins>
      <w:r>
        <w:rPr>
          <w:rFonts w:ascii="Arial" w:hAnsi="Arial" w:cs="Arial"/>
          <w:sz w:val="28"/>
          <w:szCs w:val="28"/>
          <w:highlight w:val="yellow"/>
        </w:rPr>
        <w:t xml:space="preserve"> de </w:t>
      </w:r>
      <w:del w:id="1377" w:author="Assessor GDSXSR" w:date="2026-10-28T22:38:39Z">
        <w:r>
          <w:rPr>
            <w:rFonts w:ascii="Arial" w:hAnsi="Arial" w:cs="Arial"/>
            <w:sz w:val="28"/>
            <w:szCs w:val="28"/>
            <w:highlight w:val="yellow"/>
          </w:rPr>
          <w:delText xml:space="preserve">forma</w:delText>
        </w:r>
      </w:del>
      <w:ins w:id="1378" w:author="Assessor GDSXSR" w:date="2026-10-28T22:38:39Z">
        <w:r>
          <w:rPr>
            <w:rFonts w:ascii="Arial" w:hAnsi="Arial" w:cs="Arial"/>
            <w:color w:val="808080"/>
            <w:sz w:val="28"/>
            <w:szCs w:val="28"/>
            <w:highlight w:val="yellow"/>
          </w:rPr>
          <w:t xml:space="preserve">bem</w:t>
        </w:r>
      </w:ins>
      <w:r>
        <w:rPr>
          <w:rFonts w:ascii="Arial" w:hAnsi="Arial" w:cs="Arial"/>
          <w:sz w:val="28"/>
          <w:szCs w:val="28"/>
          <w:highlight w:val="yellow"/>
        </w:rPr>
        <w:t xml:space="preserve"> </w:t>
      </w:r>
      <w:del w:id="1379" w:author="Assessor GDSXSR" w:date="2026-10-28T22:38:39Z">
        <w:r>
          <w:rPr>
            <w:rFonts w:ascii="Arial" w:hAnsi="Arial" w:cs="Arial"/>
            <w:sz w:val="28"/>
            <w:szCs w:val="28"/>
            <w:highlight w:val="yellow"/>
          </w:rPr>
          <w:delText xml:space="preserve">segura</w:delText>
        </w:r>
      </w:del>
      <w:ins w:id="1380" w:author="Assessor GDSXSR" w:date="2026-10-28T22:38:39Z">
        <w:r>
          <w:rPr>
            <w:rFonts w:ascii="Arial" w:hAnsi="Arial" w:cs="Arial"/>
            <w:color w:val="808080"/>
            <w:sz w:val="28"/>
            <w:szCs w:val="28"/>
            <w:highlight w:val="yellow"/>
          </w:rPr>
          <w:t xml:space="preserve">particular do apelado</w:t>
        </w:r>
      </w:ins>
      <w:r>
        <w:rPr>
          <w:rFonts w:ascii="Arial" w:hAnsi="Arial" w:cs="Arial"/>
          <w:sz w:val="28"/>
          <w:szCs w:val="28"/>
          <w:highlight w:val="yellow"/>
        </w:rPr>
        <w:t xml:space="preserve">,</w:t>
      </w:r>
      <w:ins w:id="1381" w:author="Assessor GDSXSR" w:date="2026-10-28T22:38:39Z">
        <w:r>
          <w:rPr>
            <w:rFonts w:ascii="Arial" w:hAnsi="Arial" w:cs="Arial"/>
            <w:color w:val="808080"/>
            <w:sz w:val="28"/>
            <w:szCs w:val="28"/>
            <w:highlight w:val="yellow"/>
          </w:rPr>
          <w:t xml:space="preserve"> e</w:t>
        </w:r>
      </w:ins>
      <w:r>
        <w:rPr>
          <w:rFonts w:ascii="Arial" w:hAnsi="Arial" w:cs="Arial"/>
          <w:sz w:val="28"/>
          <w:szCs w:val="28"/>
          <w:highlight w:val="yellow"/>
        </w:rPr>
        <w:t xml:space="preserve"> a </w:t>
      </w:r>
      <w:del w:id="1382" w:author="Assessor GDSXSR" w:date="2026-10-28T22:38:39Z">
        <w:r>
          <w:rPr>
            <w:rFonts w:ascii="Arial" w:hAnsi="Arial" w:cs="Arial"/>
            <w:sz w:val="28"/>
            <w:szCs w:val="28"/>
            <w:highlight w:val="yellow"/>
          </w:rPr>
          <w:delText xml:space="preserve">titularidade</w:delText>
        </w:r>
      </w:del>
      <w:ins w:id="1383" w:author="Assessor GDSXSR" w:date="2026-10-28T22:38:39Z">
        <w:r>
          <w:rPr>
            <w:rFonts w:ascii="Arial" w:hAnsi="Arial" w:cs="Arial"/>
            <w:color w:val="808080"/>
            <w:sz w:val="28"/>
            <w:szCs w:val="28"/>
            <w:highlight w:val="yellow"/>
          </w:rPr>
          <w:t xml:space="preserve">apelante não individualizou</w:t>
        </w:r>
      </w:ins>
      <w:r>
        <w:rPr>
          <w:rFonts w:ascii="Arial" w:hAnsi="Arial" w:cs="Arial"/>
          <w:sz w:val="28"/>
          <w:szCs w:val="28"/>
          <w:highlight w:val="yellow"/>
        </w:rPr>
        <w:t xml:space="preserve">, </w:t>
      </w:r>
      <w:del w:id="1384" w:author="Assessor GDSXSR" w:date="2026-10-28T22:38:39Z">
        <w:r>
          <w:rPr>
            <w:rFonts w:ascii="Arial" w:hAnsi="Arial" w:cs="Arial"/>
            <w:sz w:val="28"/>
            <w:szCs w:val="28"/>
            <w:highlight w:val="yellow"/>
          </w:rPr>
          <w:delText xml:space="preserve">a</w:delText>
        </w:r>
      </w:del>
      <w:ins w:id="1385" w:author="Assessor GDSXSR" w:date="2026-10-28T22:38:39Z">
        <w:r>
          <w:rPr>
            <w:rFonts w:ascii="Arial" w:hAnsi="Arial" w:cs="Arial"/>
            <w:color w:val="808080"/>
            <w:sz w:val="28"/>
            <w:szCs w:val="28"/>
            <w:highlight w:val="yellow"/>
          </w:rPr>
          <w:t xml:space="preserve">no</w:t>
        </w:r>
      </w:ins>
      <w:r>
        <w:rPr>
          <w:rFonts w:ascii="Arial" w:hAnsi="Arial" w:cs="Arial"/>
          <w:sz w:val="28"/>
          <w:szCs w:val="28"/>
          <w:highlight w:val="yellow"/>
        </w:rPr>
        <w:t xml:space="preserve"> </w:t>
      </w:r>
      <w:del w:id="1386" w:author="Assessor GDSXSR" w:date="2026-10-28T22:38:39Z">
        <w:r>
          <w:rPr>
            <w:rFonts w:ascii="Arial" w:hAnsi="Arial" w:cs="Arial"/>
            <w:sz w:val="28"/>
            <w:szCs w:val="28"/>
            <w:highlight w:val="yellow"/>
          </w:rPr>
          <w:delText xml:space="preserve">posse</w:delText>
        </w:r>
      </w:del>
      <w:ins w:id="1387" w:author="Assessor GDSXSR" w:date="2026-10-28T22:38:39Z">
        <w:r>
          <w:rPr>
            <w:rFonts w:ascii="Arial" w:hAnsi="Arial" w:cs="Arial"/>
            <w:color w:val="808080"/>
            <w:sz w:val="28"/>
            <w:szCs w:val="28"/>
            <w:highlight w:val="yellow"/>
          </w:rPr>
          <w:t xml:space="preserve">apelo,</w:t>
        </w:r>
      </w:ins>
      <w:r>
        <w:rPr>
          <w:rFonts w:ascii="Arial" w:hAnsi="Arial" w:cs="Arial"/>
          <w:sz w:val="28"/>
          <w:szCs w:val="28"/>
          <w:highlight w:val="yellow"/>
        </w:rPr>
        <w:t xml:space="preserve"> </w:t>
      </w:r>
      <w:del w:id="1388" w:author="Assessor GDSXSR" w:date="2026-10-28T22:38:39Z">
        <w:r>
          <w:rPr>
            <w:rFonts w:ascii="Arial" w:hAnsi="Arial" w:cs="Arial"/>
            <w:sz w:val="28"/>
            <w:szCs w:val="28"/>
            <w:highlight w:val="yellow"/>
          </w:rPr>
          <w:delText xml:space="preserve">ou</w:delText>
        </w:r>
      </w:del>
      <w:ins w:id="1389" w:author="Assessor GDSXSR" w:date="2026-10-28T22:38:39Z">
        <w:r>
          <w:rPr>
            <w:rFonts w:ascii="Arial" w:hAnsi="Arial" w:cs="Arial"/>
            <w:color w:val="808080"/>
            <w:sz w:val="28"/>
            <w:szCs w:val="28"/>
            <w:highlight w:val="yellow"/>
          </w:rPr>
          <w:t xml:space="preserve">as</w:t>
        </w:r>
      </w:ins>
      <w:r>
        <w:rPr>
          <w:rFonts w:ascii="Arial" w:hAnsi="Arial" w:cs="Arial"/>
          <w:sz w:val="28"/>
          <w:szCs w:val="28"/>
          <w:highlight w:val="yellow"/>
        </w:rPr>
        <w:t xml:space="preserve"> </w:t>
      </w:r>
      <w:del w:id="1390" w:author="Assessor GDSXSR" w:date="2026-10-28T22:38:39Z">
        <w:r>
          <w:rPr>
            <w:rFonts w:ascii="Arial" w:hAnsi="Arial" w:cs="Arial"/>
            <w:sz w:val="28"/>
            <w:szCs w:val="28"/>
            <w:highlight w:val="yellow"/>
          </w:rPr>
          <w:delText xml:space="preserve">a</w:delText>
        </w:r>
      </w:del>
      <w:ins w:id="1391" w:author="Assessor GDSXSR" w:date="2026-10-28T22:38:39Z">
        <w:r>
          <w:rPr>
            <w:rFonts w:ascii="Arial" w:hAnsi="Arial" w:cs="Arial"/>
            <w:color w:val="808080"/>
            <w:sz w:val="28"/>
            <w:szCs w:val="28"/>
            <w:highlight w:val="yellow"/>
          </w:rPr>
          <w:t xml:space="preserve">benfeitorias</w:t>
        </w:r>
      </w:ins>
      <w:r>
        <w:rPr>
          <w:rFonts w:ascii="Arial" w:hAnsi="Arial" w:cs="Arial"/>
          <w:sz w:val="28"/>
          <w:szCs w:val="28"/>
          <w:highlight w:val="yellow"/>
        </w:rPr>
        <w:t xml:space="preserve"> </w:t>
      </w:r>
      <w:del w:id="1392" w:author="Assessor GDSXSR" w:date="2026-10-28T22:38:39Z">
        <w:r>
          <w:rPr>
            <w:rFonts w:ascii="Arial" w:hAnsi="Arial" w:cs="Arial"/>
            <w:sz w:val="28"/>
            <w:szCs w:val="28"/>
            <w:highlight w:val="yellow"/>
          </w:rPr>
          <w:delText xml:space="preserve">existência</w:delText>
        </w:r>
      </w:del>
      <w:ins w:id="1393" w:author="Assessor GDSXSR" w:date="2026-10-28T22:38:39Z">
        <w:r>
          <w:rPr>
            <w:rFonts w:ascii="Arial" w:hAnsi="Arial" w:cs="Arial"/>
            <w:color w:val="808080"/>
            <w:sz w:val="28"/>
            <w:szCs w:val="28"/>
            <w:highlight w:val="yellow"/>
          </w:rPr>
          <w:t xml:space="preserve">supostamente</w:t>
        </w:r>
      </w:ins>
      <w:r>
        <w:rPr>
          <w:rFonts w:ascii="Arial" w:hAnsi="Arial" w:cs="Arial"/>
          <w:sz w:val="28"/>
          <w:szCs w:val="28"/>
          <w:highlight w:val="yellow"/>
        </w:rPr>
        <w:t xml:space="preserve"> </w:t>
      </w:r>
      <w:del w:id="1394" w:author="Assessor GDSXSR" w:date="2026-10-28T22:38:39Z">
        <w:r>
          <w:rPr>
            <w:rFonts w:ascii="Arial" w:hAnsi="Arial" w:cs="Arial"/>
            <w:sz w:val="28"/>
            <w:szCs w:val="28"/>
            <w:highlight w:val="yellow"/>
          </w:rPr>
          <w:delText xml:space="preserve">de</w:delText>
        </w:r>
      </w:del>
      <w:ins w:id="1395" w:author="Assessor GDSXSR" w:date="2026-10-28T22:38:39Z">
        <w:r>
          <w:rPr>
            <w:rFonts w:ascii="Arial" w:hAnsi="Arial" w:cs="Arial"/>
            <w:color w:val="808080"/>
            <w:sz w:val="28"/>
            <w:szCs w:val="28"/>
            <w:highlight w:val="yellow"/>
          </w:rPr>
          <w:t xml:space="preserve">realizadas</w:t>
        </w:r>
      </w:ins>
      <w:r>
        <w:rPr>
          <w:rFonts w:ascii="Arial" w:hAnsi="Arial" w:cs="Arial"/>
          <w:sz w:val="28"/>
          <w:szCs w:val="28"/>
          <w:highlight w:val="yellow"/>
        </w:rPr>
        <w:t xml:space="preserve"> </w:t>
      </w:r>
      <w:del w:id="1396" w:author="Assessor GDSXSR" w:date="2026-10-28T22:38:39Z">
        <w:r>
          <w:rPr>
            <w:rFonts w:ascii="Arial" w:hAnsi="Arial" w:cs="Arial"/>
            <w:sz w:val="28"/>
            <w:szCs w:val="28"/>
            <w:highlight w:val="yellow"/>
          </w:rPr>
          <w:delText xml:space="preserve">direito</w:delText>
        </w:r>
      </w:del>
      <w:ins w:id="1397" w:author="Assessor GDSXSR" w:date="2026-10-28T22:38:39Z">
        <w:r>
          <w:rPr>
            <w:rFonts w:ascii="Arial" w:hAnsi="Arial" w:cs="Arial"/>
            <w:color w:val="808080"/>
            <w:sz w:val="28"/>
            <w:szCs w:val="28"/>
            <w:highlight w:val="yellow"/>
          </w:rPr>
          <w:t xml:space="preserve">nesses</w:t>
        </w:r>
      </w:ins>
      <w:r>
        <w:rPr>
          <w:rFonts w:ascii="Arial" w:hAnsi="Arial" w:cs="Arial"/>
          <w:sz w:val="28"/>
          <w:szCs w:val="28"/>
          <w:highlight w:val="yellow"/>
        </w:rPr>
        <w:t xml:space="preserve"> </w:t>
      </w:r>
      <w:del w:id="1398" w:author="Assessor GDSXSR" w:date="2026-10-28T22:38:39Z">
        <w:r>
          <w:rPr>
            <w:rFonts w:ascii="Arial" w:hAnsi="Arial" w:cs="Arial"/>
            <w:sz w:val="28"/>
            <w:szCs w:val="28"/>
            <w:highlight w:val="yellow"/>
          </w:rPr>
          <w:delText xml:space="preserve">aquisitivo</w:delText>
        </w:r>
      </w:del>
      <w:ins w:id="1399" w:author="Assessor GDSXSR" w:date="2026-10-28T22:38:39Z">
        <w:r>
          <w:rPr>
            <w:rFonts w:ascii="Arial" w:hAnsi="Arial" w:cs="Arial"/>
            <w:color w:val="808080"/>
            <w:sz w:val="28"/>
            <w:szCs w:val="28"/>
            <w:highlight w:val="yellow"/>
          </w:rPr>
          <w:t xml:space="preserve">imóveis</w:t>
        </w:r>
      </w:ins>
      <w:r>
        <w:rPr>
          <w:rFonts w:ascii="Arial" w:hAnsi="Arial" w:cs="Arial"/>
          <w:sz w:val="28"/>
          <w:szCs w:val="28"/>
          <w:highlight w:val="yellow"/>
        </w:rPr>
        <w:t xml:space="preserve"> </w:t>
      </w:r>
      <w:del w:id="1400" w:author="Assessor GDSXSR" w:date="2026-10-28T22:38:39Z">
        <w:r>
          <w:rPr>
            <w:rFonts w:ascii="Arial" w:hAnsi="Arial" w:cs="Arial"/>
            <w:sz w:val="28"/>
            <w:szCs w:val="28"/>
            <w:highlight w:val="yellow"/>
          </w:rPr>
          <w:delText xml:space="preserve">em</w:delText>
        </w:r>
      </w:del>
      <w:ins w:id="1401" w:author="Assessor GDSXSR" w:date="2026-10-28T22:38:39Z">
        <w:r>
          <w:rPr>
            <w:rFonts w:ascii="Arial" w:hAnsi="Arial" w:cs="Arial"/>
            <w:color w:val="808080"/>
            <w:sz w:val="28"/>
            <w:szCs w:val="28"/>
            <w:highlight w:val="yellow"/>
          </w:rPr>
          <w:t xml:space="preserve">na</w:t>
        </w:r>
      </w:ins>
      <w:r>
        <w:rPr>
          <w:rFonts w:ascii="Arial" w:hAnsi="Arial" w:cs="Arial"/>
          <w:sz w:val="28"/>
          <w:szCs w:val="28"/>
          <w:highlight w:val="yellow"/>
        </w:rPr>
        <w:t xml:space="preserve"> </w:t>
      </w:r>
      <w:del w:id="1402" w:author="Assessor GDSXSR" w:date="2026-10-28T22:38:39Z">
        <w:r>
          <w:rPr>
            <w:rFonts w:ascii="Arial" w:hAnsi="Arial" w:cs="Arial"/>
            <w:sz w:val="28"/>
            <w:szCs w:val="28"/>
            <w:highlight w:val="yellow"/>
          </w:rPr>
          <w:delText xml:space="preserve">relação</w:delText>
        </w:r>
      </w:del>
      <w:ins w:id="1403" w:author="Assessor GDSXSR" w:date="2026-10-28T22:38:39Z">
        <w:r>
          <w:rPr>
            <w:rFonts w:ascii="Arial" w:hAnsi="Arial" w:cs="Arial"/>
            <w:color w:val="808080"/>
            <w:sz w:val="28"/>
            <w:szCs w:val="28"/>
            <w:highlight w:val="yellow"/>
          </w:rPr>
          <w:t xml:space="preserve">constância</w:t>
        </w:r>
      </w:ins>
      <w:r>
        <w:rPr>
          <w:rFonts w:ascii="Arial" w:hAnsi="Arial" w:cs="Arial"/>
          <w:sz w:val="28"/>
          <w:szCs w:val="28"/>
          <w:highlight w:val="yellow"/>
        </w:rPr>
        <w:t xml:space="preserve"> </w:t>
      </w:r>
      <w:del w:id="1404" w:author="Assessor GDSXSR" w:date="2026-10-28T22:38:39Z">
        <w:r>
          <w:rPr>
            <w:rFonts w:ascii="Arial" w:hAnsi="Arial" w:cs="Arial"/>
            <w:sz w:val="28"/>
            <w:szCs w:val="28"/>
            <w:highlight w:val="yellow"/>
          </w:rPr>
          <w:delText xml:space="preserve">aos</w:delText>
        </w:r>
      </w:del>
      <w:ins w:id="1405" w:author="Assessor GDSXSR" w:date="2026-10-28T22:38:39Z">
        <w:r>
          <w:rPr>
            <w:rFonts w:ascii="Arial" w:hAnsi="Arial" w:cs="Arial"/>
            <w:color w:val="808080"/>
            <w:sz w:val="28"/>
            <w:szCs w:val="28"/>
            <w:highlight w:val="yellow"/>
          </w:rPr>
          <w:t xml:space="preserve">da</w:t>
        </w:r>
      </w:ins>
      <w:r>
        <w:rPr>
          <w:rFonts w:ascii="Arial" w:hAnsi="Arial" w:cs="Arial"/>
          <w:sz w:val="28"/>
          <w:szCs w:val="28"/>
          <w:highlight w:val="yellow"/>
        </w:rPr>
        <w:t xml:space="preserve"> </w:t>
      </w:r>
      <w:del w:id="1406" w:author="Assessor GDSXSR" w:date="2026-10-28T22:38:39Z">
        <w:r>
          <w:rPr>
            <w:rFonts w:ascii="Arial" w:hAnsi="Arial" w:cs="Arial"/>
            <w:sz w:val="28"/>
            <w:szCs w:val="28"/>
            <w:highlight w:val="yellow"/>
          </w:rPr>
          <w:delText xml:space="preserve">bens indicados</w:delText>
        </w:r>
      </w:del>
      <w:ins w:id="1407" w:author="Assessor GDSXSR" w:date="2026-10-28T22:38:39Z">
        <w:r>
          <w:rPr>
            <w:rFonts w:ascii="Arial" w:hAnsi="Arial" w:cs="Arial"/>
            <w:color w:val="808080"/>
            <w:sz w:val="28"/>
            <w:szCs w:val="28"/>
            <w:highlight w:val="yellow"/>
          </w:rPr>
          <w:t xml:space="preserve">união</w:t>
        </w:r>
      </w:ins>
      <w:r>
        <w:rPr>
          <w:rFonts w:ascii="Arial" w:hAnsi="Arial" w:cs="Arial"/>
          <w:sz w:val="28"/>
          <w:szCs w:val="28"/>
          <w:highlight w:val="yellow"/>
        </w:rPr>
        <w:t xml:space="preserve">.</w:t>
      </w:r>
      <w:del w:id="1408" w:author="Assessor GDSXSR" w:date="2026-10-28T22:38:39Z">
        <w:r>
          <w:rPr>
            <w:rFonts w:ascii="Arial" w:hAnsi="Arial" w:cs="Arial"/>
            <w:sz w:val="28"/>
            <w:szCs w:val="28"/>
          </w:rPr>
          <w:delText xml:space="preserve"> </w:delText>
        </w:r>
      </w:del>
    </w:p>
    <w:p w14:paraId="49B0F7C2" w14:textId="77777777" w:rsidR="00C927FD" w:rsidRPr="00573E74" w:rsidRDefault="00C927FD" w:rsidP="00090C38">
      <w:pPr>
        <w:spacing w:after="0" w:line="360" w:lineRule="auto"/>
        <w:ind w:firstLine="2268"/>
        <w:jc w:val="both"/>
        <w:rPr>
          <w:rFonts w:ascii="Arial" w:hAnsi="Arial" w:cs="Arial"/>
          <w:sz w:val="28"/>
          <w:szCs w:val="28"/>
        </w:rPr>
      </w:pPr>
    </w:p>
    <w:p w14:paraId="2FFD5328" w14:textId="77777777" w:rsidR="00090C38" w:rsidRPr="00573E74" w:rsidRDefault="00090C38" w:rsidP="00090C38">
      <w:pPr>
        <w:spacing w:after="0" w:line="360" w:lineRule="auto"/>
        <w:ind w:firstLine="2268"/>
        <w:jc w:val="both"/>
        <w:rPr>
          <w:rFonts w:ascii="Arial" w:hAnsi="Arial" w:cs="Arial"/>
          <w:sz w:val="28"/>
          <w:szCs w:val="28"/>
        </w:rPr>
      </w:pPr>
      <w:r>
        <w:rPr>
          <w:rFonts w:ascii="Arial" w:hAnsi="Arial" w:cs="Arial"/>
          <w:sz w:val="28"/>
          <w:szCs w:val="28"/>
        </w:rPr>
        <w:t xml:space="preserve">Nesse contexto, </w:t>
      </w:r>
      <w:r>
        <w:rPr>
          <w:rFonts w:ascii="Arial" w:hAnsi="Arial" w:cs="Arial"/>
          <w:sz w:val="28"/>
          <w:szCs w:val="28"/>
          <w:highlight w:val="yellow"/>
        </w:rPr>
        <w:t xml:space="preserve">a análise de eventual direito à indenização por benfeitorias </w:t>
      </w:r>
      <w:ins w:id="1409" w:author="Assessor GDSXSR" w:date="2026-10-28T22:38:39Z">
        <w:r>
          <w:rPr>
            <w:rFonts w:ascii="Arial" w:hAnsi="Arial" w:cs="Arial"/>
            <w:color w:val="808080"/>
            <w:sz w:val="28"/>
            <w:szCs w:val="28"/>
            <w:highlight w:val="yellow"/>
          </w:rPr>
          <w:t xml:space="preserve">(CC 1.660 IV) </w:t>
        </w:r>
      </w:ins>
      <w:r>
        <w:rPr>
          <w:rFonts w:ascii="Arial" w:hAnsi="Arial" w:cs="Arial"/>
          <w:sz w:val="28"/>
          <w:szCs w:val="28"/>
          <w:highlight w:val="yellow"/>
        </w:rPr>
        <w:t xml:space="preserve">mostra-se inviável neste momento, por </w:t>
      </w:r>
      <w:del w:id="1410" w:author="Assessor GDSXSR" w:date="2026-10-28T22:38:39Z">
        <w:r>
          <w:rPr>
            <w:rFonts w:ascii="Arial" w:hAnsi="Arial" w:cs="Arial"/>
            <w:sz w:val="28"/>
            <w:szCs w:val="28"/>
            <w:highlight w:val="yellow"/>
          </w:rPr>
          <w:delText xml:space="preserve">pressupor</w:delText>
        </w:r>
      </w:del>
      <w:ins w:id="1411" w:author="Assessor GDSXSR" w:date="2026-10-28T22:38:39Z">
        <w:r>
          <w:rPr>
            <w:rFonts w:ascii="Arial" w:hAnsi="Arial" w:cs="Arial"/>
            <w:color w:val="808080"/>
            <w:sz w:val="28"/>
            <w:szCs w:val="28"/>
            <w:highlight w:val="yellow"/>
          </w:rPr>
          <w:t xml:space="preserve">ausência</w:t>
        </w:r>
      </w:ins>
      <w:r>
        <w:rPr>
          <w:rFonts w:ascii="Arial" w:hAnsi="Arial" w:cs="Arial"/>
          <w:sz w:val="28"/>
          <w:szCs w:val="28"/>
          <w:highlight w:val="yellow"/>
        </w:rPr>
        <w:t xml:space="preserve"> </w:t>
      </w:r>
      <w:del w:id="1412" w:author="Assessor GDSXSR" w:date="2026-10-28T22:38:39Z">
        <w:r>
          <w:rPr>
            <w:rFonts w:ascii="Arial" w:hAnsi="Arial" w:cs="Arial"/>
            <w:sz w:val="28"/>
            <w:szCs w:val="28"/>
            <w:highlight w:val="yellow"/>
          </w:rPr>
          <w:delText xml:space="preserve">a</w:delText>
        </w:r>
      </w:del>
      <w:ins w:id="1413" w:author="Assessor GDSXSR" w:date="2026-10-28T22:38:39Z">
        <w:r>
          <w:rPr>
            <w:rFonts w:ascii="Arial" w:hAnsi="Arial" w:cs="Arial"/>
            <w:color w:val="808080"/>
            <w:sz w:val="28"/>
            <w:szCs w:val="28"/>
            <w:highlight w:val="yellow"/>
          </w:rPr>
          <w:t xml:space="preserve">de</w:t>
        </w:r>
      </w:ins>
      <w:r>
        <w:rPr>
          <w:rFonts w:ascii="Arial" w:hAnsi="Arial" w:cs="Arial"/>
          <w:sz w:val="28"/>
          <w:szCs w:val="28"/>
          <w:highlight w:val="yellow"/>
        </w:rPr>
        <w:t xml:space="preserve"> </w:t>
      </w:r>
      <w:del w:id="1414" w:author="Assessor GDSXSR" w:date="2026-10-28T22:38:39Z">
        <w:r>
          <w:rPr>
            <w:rFonts w:ascii="Arial" w:hAnsi="Arial" w:cs="Arial"/>
            <w:sz w:val="28"/>
            <w:szCs w:val="28"/>
            <w:highlight w:val="yellow"/>
          </w:rPr>
          <w:delText xml:space="preserve">prévia</w:delText>
        </w:r>
      </w:del>
      <w:ins w:id="1415" w:author="Assessor GDSXSR" w:date="2026-10-28T22:38:39Z">
        <w:r>
          <w:rPr>
            <w:rFonts w:ascii="Arial" w:hAnsi="Arial" w:cs="Arial"/>
            <w:color w:val="808080"/>
            <w:sz w:val="28"/>
            <w:szCs w:val="28"/>
            <w:highlight w:val="yellow"/>
          </w:rPr>
          <w:t xml:space="preserve">prova</w:t>
        </w:r>
      </w:ins>
      <w:r>
        <w:rPr>
          <w:rFonts w:ascii="Arial" w:hAnsi="Arial" w:cs="Arial"/>
          <w:sz w:val="28"/>
          <w:szCs w:val="28"/>
          <w:highlight w:val="yellow"/>
        </w:rPr>
        <w:t xml:space="preserve"> </w:t>
      </w:r>
      <w:del w:id="1416" w:author="Assessor GDSXSR" w:date="2026-10-28T22:38:39Z">
        <w:r>
          <w:rPr>
            <w:rFonts w:ascii="Arial" w:hAnsi="Arial" w:cs="Arial"/>
            <w:sz w:val="28"/>
            <w:szCs w:val="28"/>
            <w:highlight w:val="yellow"/>
          </w:rPr>
          <w:delText xml:space="preserve">definição</w:delText>
        </w:r>
      </w:del>
      <w:ins w:id="1417" w:author="Assessor GDSXSR" w:date="2026-10-28T22:38:39Z">
        <w:r>
          <w:rPr>
            <w:rFonts w:ascii="Arial" w:hAnsi="Arial" w:cs="Arial"/>
            <w:color w:val="808080"/>
            <w:sz w:val="28"/>
            <w:szCs w:val="28"/>
            <w:highlight w:val="yellow"/>
          </w:rPr>
          <w:t xml:space="preserve">de</w:t>
        </w:r>
      </w:ins>
      <w:r>
        <w:rPr>
          <w:rFonts w:ascii="Arial" w:hAnsi="Arial" w:cs="Arial"/>
          <w:sz w:val="28"/>
          <w:szCs w:val="28"/>
          <w:highlight w:val="yellow"/>
        </w:rPr>
        <w:t xml:space="preserve"> </w:t>
      </w:r>
      <w:del w:id="1418" w:author="Assessor GDSXSR" w:date="2026-10-28T22:38:39Z">
        <w:r>
          <w:rPr>
            <w:rFonts w:ascii="Arial" w:hAnsi="Arial" w:cs="Arial"/>
            <w:sz w:val="28"/>
            <w:szCs w:val="28"/>
            <w:highlight w:val="yellow"/>
          </w:rPr>
          <w:delText xml:space="preserve">do</w:delText>
        </w:r>
      </w:del>
      <w:ins w:id="1419" w:author="Assessor GDSXSR" w:date="2026-10-28T22:38:39Z">
        <w:r>
          <w:rPr>
            <w:rFonts w:ascii="Arial" w:hAnsi="Arial" w:cs="Arial"/>
            <w:color w:val="808080"/>
            <w:sz w:val="28"/>
            <w:szCs w:val="28"/>
            <w:highlight w:val="yellow"/>
          </w:rPr>
          <w:t xml:space="preserve">sua</w:t>
        </w:r>
      </w:ins>
      <w:r>
        <w:rPr>
          <w:rFonts w:ascii="Arial" w:hAnsi="Arial" w:cs="Arial"/>
          <w:sz w:val="28"/>
          <w:szCs w:val="28"/>
          <w:highlight w:val="yellow"/>
        </w:rPr>
        <w:t xml:space="preserve"> </w:t>
      </w:r>
      <w:del w:id="1420" w:author="Assessor GDSXSR" w:date="2026-10-28T22:38:39Z">
        <w:r>
          <w:rPr>
            <w:rFonts w:ascii="Arial" w:hAnsi="Arial" w:cs="Arial"/>
            <w:sz w:val="28"/>
            <w:szCs w:val="28"/>
            <w:highlight w:val="yellow"/>
          </w:rPr>
          <w:delText xml:space="preserve">vínculo</w:delText>
        </w:r>
      </w:del>
      <w:ins w:id="1421" w:author="Assessor GDSXSR" w:date="2026-10-28T22:38:39Z">
        <w:r>
          <w:rPr>
            <w:rFonts w:ascii="Arial" w:hAnsi="Arial" w:cs="Arial"/>
            <w:color w:val="808080"/>
            <w:sz w:val="28"/>
            <w:szCs w:val="28"/>
            <w:highlight w:val="yellow"/>
          </w:rPr>
          <w:t xml:space="preserve">existência</w:t>
        </w:r>
      </w:ins>
      <w:r>
        <w:rPr>
          <w:rFonts w:ascii="Arial" w:hAnsi="Arial" w:cs="Arial"/>
          <w:sz w:val="28"/>
          <w:szCs w:val="28"/>
          <w:highlight w:val="yellow"/>
        </w:rPr>
        <w:t xml:space="preserve"> </w:t>
      </w:r>
      <w:del w:id="1422" w:author="Assessor GDSXSR" w:date="2026-10-28T22:38:39Z">
        <w:r>
          <w:rPr>
            <w:rFonts w:ascii="Arial" w:hAnsi="Arial" w:cs="Arial"/>
            <w:sz w:val="28"/>
            <w:szCs w:val="28"/>
            <w:highlight w:val="yellow"/>
          </w:rPr>
          <w:delText xml:space="preserve">jurídico</w:delText>
        </w:r>
      </w:del>
      <w:ins w:id="1423" w:author="Assessor GDSXSR" w:date="2026-10-28T22:38:39Z">
        <w:r>
          <w:rPr>
            <w:rFonts w:ascii="Arial" w:hAnsi="Arial" w:cs="Arial"/>
            <w:color w:val="808080"/>
            <w:sz w:val="28"/>
            <w:szCs w:val="28"/>
            <w:highlight w:val="yellow"/>
          </w:rPr>
          <w:t xml:space="preserve">e</w:t>
        </w:r>
      </w:ins>
      <w:r>
        <w:rPr>
          <w:rFonts w:ascii="Arial" w:hAnsi="Arial" w:cs="Arial"/>
          <w:sz w:val="28"/>
          <w:szCs w:val="28"/>
          <w:highlight w:val="yellow"/>
        </w:rPr>
        <w:t xml:space="preserve"> </w:t>
      </w:r>
      <w:del w:id="1424" w:author="Assessor GDSXSR" w:date="2026-10-28T22:38:39Z">
        <w:r>
          <w:rPr>
            <w:rFonts w:ascii="Arial" w:hAnsi="Arial" w:cs="Arial"/>
            <w:sz w:val="28"/>
            <w:szCs w:val="28"/>
            <w:highlight w:val="yellow"/>
          </w:rPr>
          <w:delText xml:space="preserve">com</w:delText>
        </w:r>
      </w:del>
      <w:ins w:id="1425" w:author="Assessor GDSXSR" w:date="2026-10-28T22:38:39Z">
        <w:r>
          <w:rPr>
            <w:rFonts w:ascii="Arial" w:hAnsi="Arial" w:cs="Arial"/>
            <w:color w:val="808080"/>
            <w:sz w:val="28"/>
            <w:szCs w:val="28"/>
            <w:highlight w:val="yellow"/>
          </w:rPr>
          <w:t xml:space="preserve">de</w:t>
        </w:r>
      </w:ins>
      <w:r>
        <w:rPr>
          <w:rFonts w:ascii="Arial" w:hAnsi="Arial" w:cs="Arial"/>
          <w:sz w:val="28"/>
          <w:szCs w:val="28"/>
          <w:highlight w:val="yellow"/>
        </w:rPr>
        <w:t xml:space="preserve"> </w:t>
      </w:r>
      <w:del w:id="1426" w:author="Assessor GDSXSR" w:date="2026-10-28T22:38:39Z">
        <w:r>
          <w:rPr>
            <w:rFonts w:ascii="Arial" w:hAnsi="Arial" w:cs="Arial"/>
            <w:sz w:val="28"/>
            <w:szCs w:val="28"/>
            <w:highlight w:val="yellow"/>
          </w:rPr>
          <w:delText xml:space="preserve">os</w:delText>
        </w:r>
      </w:del>
      <w:ins w:id="1427" w:author="Assessor GDSXSR" w:date="2026-10-28T22:38:39Z">
        <w:r>
          <w:rPr>
            <w:rFonts w:ascii="Arial" w:hAnsi="Arial" w:cs="Arial"/>
            <w:color w:val="808080"/>
            <w:sz w:val="28"/>
            <w:szCs w:val="28"/>
            <w:highlight w:val="yellow"/>
          </w:rPr>
          <w:t xml:space="preserve">sua</w:t>
        </w:r>
      </w:ins>
      <w:r>
        <w:rPr>
          <w:rFonts w:ascii="Arial" w:hAnsi="Arial" w:cs="Arial"/>
          <w:sz w:val="28"/>
          <w:szCs w:val="28"/>
          <w:highlight w:val="yellow"/>
        </w:rPr>
        <w:t xml:space="preserve"> </w:t>
      </w:r>
      <w:del w:id="1428" w:author="Assessor GDSXSR" w:date="2026-10-28T22:38:39Z">
        <w:r>
          <w:rPr>
            <w:rFonts w:ascii="Arial" w:hAnsi="Arial" w:cs="Arial"/>
            <w:sz w:val="28"/>
            <w:szCs w:val="28"/>
            <w:highlight w:val="yellow"/>
          </w:rPr>
          <w:delText xml:space="preserve">bens</w:delText>
        </w:r>
      </w:del>
      <w:ins w:id="1429" w:author="Assessor GDSXSR" w:date="2026-10-28T22:38:39Z">
        <w:r>
          <w:rPr>
            <w:rFonts w:ascii="Arial" w:hAnsi="Arial" w:cs="Arial"/>
            <w:color w:val="808080"/>
            <w:sz w:val="28"/>
            <w:szCs w:val="28"/>
            <w:highlight w:val="yellow"/>
          </w:rPr>
          <w:t xml:space="preserve">extensão</w:t>
        </w:r>
      </w:ins>
      <w:r>
        <w:rPr>
          <w:rFonts w:ascii="Arial" w:hAnsi="Arial" w:cs="Arial"/>
          <w:sz w:val="28"/>
          <w:szCs w:val="28"/>
        </w:rPr>
        <w:t xml:space="preserve">.</w:t>
      </w:r>
    </w:p>
    <w:p w14:paraId="7DDF3DA3" w14:textId="77777777" w:rsidR="00C927FD" w:rsidRPr="00573E74" w:rsidRDefault="00C927FD" w:rsidP="00090C38">
      <w:pPr>
        <w:spacing w:after="0" w:line="360" w:lineRule="auto"/>
        <w:ind w:firstLine="2268"/>
        <w:jc w:val="both"/>
        <w:rPr>
          <w:rFonts w:ascii="Arial" w:hAnsi="Arial" w:cs="Arial"/>
          <w:sz w:val="28"/>
          <w:szCs w:val="28"/>
        </w:rPr>
      </w:pPr>
    </w:p>
    <w:p w14:paraId="246BEA05" w14:textId="1BCCD5EF" w:rsidR="00090C38" w:rsidRPr="00573E74" w:rsidRDefault="00090C38" w:rsidP="00090C38">
      <w:pPr>
        <w:spacing w:after="0" w:line="360" w:lineRule="auto"/>
        <w:ind w:firstLine="2268"/>
        <w:jc w:val="both"/>
        <w:rPr>
          <w:rFonts w:ascii="Arial" w:hAnsi="Arial" w:cs="Arial"/>
          <w:sz w:val="28"/>
          <w:szCs w:val="28"/>
        </w:rPr>
      </w:pPr>
      <w:r w:rsidRPr="00573E74">
        <w:rPr>
          <w:rFonts w:ascii="Arial" w:hAnsi="Arial" w:cs="Arial"/>
          <w:sz w:val="28"/>
          <w:szCs w:val="28"/>
        </w:rPr>
        <w:lastRenderedPageBreak/>
        <w:t xml:space="preserve">Registre-se que </w:t>
      </w:r>
      <w:r w:rsidRPr="002402B5">
        <w:rPr>
          <w:rFonts w:ascii="Arial" w:hAnsi="Arial" w:cs="Arial"/>
          <w:sz w:val="28"/>
          <w:szCs w:val="28"/>
          <w:highlight w:val="yellow"/>
        </w:rPr>
        <w:t>o próprio Juízo de origem, ao indeferir a prova pericial, consignou que a apuração poderia ser realizada em momento oportuno</w:t>
      </w:r>
      <w:r w:rsidR="00573E74" w:rsidRPr="002402B5">
        <w:rPr>
          <w:rFonts w:ascii="Arial" w:hAnsi="Arial" w:cs="Arial"/>
          <w:sz w:val="28"/>
          <w:szCs w:val="28"/>
          <w:highlight w:val="yellow"/>
        </w:rPr>
        <w:t>.</w:t>
      </w:r>
    </w:p>
    <w:p w14:paraId="26A3F550" w14:textId="77777777" w:rsidR="00573E74" w:rsidRPr="00573E74" w:rsidRDefault="00573E74" w:rsidP="00090C38">
      <w:pPr>
        <w:spacing w:after="0" w:line="360" w:lineRule="auto"/>
        <w:ind w:firstLine="2268"/>
        <w:jc w:val="both"/>
        <w:rPr>
          <w:rFonts w:ascii="Arial" w:hAnsi="Arial" w:cs="Arial"/>
          <w:sz w:val="28"/>
          <w:szCs w:val="28"/>
        </w:rPr>
      </w:pPr>
    </w:p>
    <w:p w14:paraId="4BE6E085" w14:textId="4A3B8CA7" w:rsidR="00573E74" w:rsidRPr="00573E74" w:rsidRDefault="00573E74" w:rsidP="00090C38">
      <w:pPr>
        <w:spacing w:after="0" w:line="360" w:lineRule="auto"/>
        <w:ind w:firstLine="2268"/>
        <w:jc w:val="both"/>
        <w:rPr>
          <w:rFonts w:ascii="Arial" w:hAnsi="Arial" w:cs="Arial"/>
          <w:sz w:val="28"/>
          <w:szCs w:val="28"/>
          <w:u w:val="single"/>
        </w:rPr>
      </w:pPr>
      <w:r w:rsidRPr="003E5875">
        <w:rPr>
          <w:rFonts w:ascii="Arial" w:hAnsi="Arial" w:cs="Arial"/>
          <w:sz w:val="28"/>
          <w:szCs w:val="28"/>
          <w:highlight w:val="yellow"/>
          <w:u w:val="single"/>
        </w:rPr>
        <w:t>Sendo assim, nego provimento ao apelo</w:t>
      </w:r>
      <w:r w:rsidR="003E5875">
        <w:rPr>
          <w:rFonts w:ascii="Arial" w:hAnsi="Arial" w:cs="Arial"/>
          <w:sz w:val="28"/>
          <w:szCs w:val="28"/>
          <w:highlight w:val="yellow"/>
          <w:u w:val="single"/>
        </w:rPr>
        <w:t>,</w:t>
      </w:r>
      <w:r w:rsidRPr="003E5875">
        <w:rPr>
          <w:rFonts w:ascii="Arial" w:hAnsi="Arial" w:cs="Arial"/>
          <w:sz w:val="28"/>
          <w:szCs w:val="28"/>
          <w:highlight w:val="yellow"/>
          <w:u w:val="single"/>
        </w:rPr>
        <w:t xml:space="preserve"> nesse ponto.</w:t>
      </w:r>
    </w:p>
    <w:p w14:paraId="2A36A4C5" w14:textId="77777777" w:rsidR="008871E2" w:rsidRDefault="008871E2" w:rsidP="008361CB">
      <w:pPr>
        <w:spacing w:after="0" w:line="360" w:lineRule="auto"/>
        <w:ind w:firstLine="2268"/>
        <w:jc w:val="both"/>
        <w:rPr>
          <w:rFonts w:ascii="Arial" w:hAnsi="Arial" w:cs="Arial"/>
          <w:color w:val="4472C4" w:themeColor="accent1"/>
          <w:sz w:val="28"/>
          <w:szCs w:val="28"/>
        </w:rPr>
      </w:pPr>
    </w:p>
    <w:p w14:paraId="1B425235" w14:textId="44997A35" w:rsidR="008871E2" w:rsidRPr="00E074E1" w:rsidRDefault="008871E2" w:rsidP="008871E2">
      <w:pPr>
        <w:spacing w:after="0" w:line="360" w:lineRule="auto"/>
        <w:jc w:val="center"/>
        <w:rPr>
          <w:rFonts w:ascii="Arial" w:hAnsi="Arial" w:cs="Arial"/>
          <w:sz w:val="28"/>
          <w:szCs w:val="28"/>
        </w:rPr>
      </w:pPr>
      <w:r w:rsidRPr="003E5875">
        <w:rPr>
          <w:rFonts w:ascii="Arial" w:hAnsi="Arial" w:cs="Arial"/>
          <w:sz w:val="28"/>
          <w:szCs w:val="28"/>
          <w:highlight w:val="yellow"/>
        </w:rPr>
        <w:t>D</w:t>
      </w:r>
      <w:r w:rsidR="006973D0" w:rsidRPr="003E5875">
        <w:rPr>
          <w:rFonts w:ascii="Arial" w:hAnsi="Arial" w:cs="Arial"/>
          <w:sz w:val="28"/>
          <w:szCs w:val="28"/>
          <w:highlight w:val="yellow"/>
        </w:rPr>
        <w:t xml:space="preserve">O </w:t>
      </w:r>
      <w:r w:rsidR="00333423" w:rsidRPr="003E5875">
        <w:rPr>
          <w:rFonts w:ascii="Arial" w:hAnsi="Arial" w:cs="Arial"/>
          <w:sz w:val="28"/>
          <w:szCs w:val="28"/>
          <w:highlight w:val="yellow"/>
        </w:rPr>
        <w:t>CABIMENTO</w:t>
      </w:r>
      <w:r w:rsidR="00F830F1" w:rsidRPr="003E5875">
        <w:rPr>
          <w:rFonts w:ascii="Arial" w:hAnsi="Arial" w:cs="Arial"/>
          <w:sz w:val="28"/>
          <w:szCs w:val="28"/>
          <w:highlight w:val="yellow"/>
        </w:rPr>
        <w:t xml:space="preserve"> DOS</w:t>
      </w:r>
      <w:r w:rsidR="00A527EE" w:rsidRPr="003E5875">
        <w:rPr>
          <w:rFonts w:ascii="Arial" w:hAnsi="Arial" w:cs="Arial"/>
          <w:sz w:val="28"/>
          <w:szCs w:val="28"/>
          <w:highlight w:val="yellow"/>
        </w:rPr>
        <w:t xml:space="preserve"> </w:t>
      </w:r>
      <w:r w:rsidRPr="003E5875">
        <w:rPr>
          <w:rFonts w:ascii="Arial" w:hAnsi="Arial" w:cs="Arial"/>
          <w:sz w:val="28"/>
          <w:szCs w:val="28"/>
          <w:highlight w:val="yellow"/>
        </w:rPr>
        <w:t>ALIMENTOS</w:t>
      </w:r>
      <w:r w:rsidR="00333423" w:rsidRPr="003E5875">
        <w:rPr>
          <w:rFonts w:ascii="Arial" w:hAnsi="Arial" w:cs="Arial"/>
          <w:sz w:val="28"/>
          <w:szCs w:val="28"/>
          <w:highlight w:val="yellow"/>
        </w:rPr>
        <w:t xml:space="preserve"> </w:t>
      </w:r>
      <w:r w:rsidR="00A527EE" w:rsidRPr="003E5875">
        <w:rPr>
          <w:rFonts w:ascii="Arial" w:hAnsi="Arial" w:cs="Arial"/>
          <w:sz w:val="28"/>
          <w:szCs w:val="28"/>
          <w:highlight w:val="yellow"/>
        </w:rPr>
        <w:t>EM FAVOR DA EX-COMPANHEIRA</w:t>
      </w:r>
    </w:p>
    <w:p w14:paraId="6AA8084B" w14:textId="77777777" w:rsidR="008871E2" w:rsidRPr="00E074E1" w:rsidRDefault="008871E2" w:rsidP="008361CB">
      <w:pPr>
        <w:spacing w:after="0" w:line="360" w:lineRule="auto"/>
        <w:ind w:firstLine="2268"/>
        <w:jc w:val="both"/>
        <w:rPr>
          <w:rFonts w:ascii="Arial" w:hAnsi="Arial" w:cs="Arial"/>
          <w:sz w:val="28"/>
          <w:szCs w:val="28"/>
        </w:rPr>
      </w:pPr>
    </w:p>
    <w:p w14:paraId="12ABB5E5" w14:textId="20D55C0A" w:rsidR="00145CDA" w:rsidRPr="00E074E1" w:rsidRDefault="00841A55" w:rsidP="008361CB">
      <w:pPr>
        <w:spacing w:after="0" w:line="360" w:lineRule="auto"/>
        <w:ind w:firstLine="2268"/>
        <w:jc w:val="both"/>
        <w:rPr>
          <w:rFonts w:ascii="Arial" w:hAnsi="Arial" w:cs="Arial"/>
          <w:sz w:val="28"/>
          <w:szCs w:val="28"/>
        </w:rPr>
      </w:pPr>
      <w:r w:rsidRPr="00E074E1">
        <w:rPr>
          <w:rFonts w:ascii="Arial" w:hAnsi="Arial" w:cs="Arial"/>
          <w:sz w:val="28"/>
          <w:szCs w:val="28"/>
        </w:rPr>
        <w:t>A apelante alega, em síntese que</w:t>
      </w:r>
      <w:r w:rsidR="008361CB" w:rsidRPr="00E074E1">
        <w:rPr>
          <w:rFonts w:ascii="Arial" w:hAnsi="Arial" w:cs="Arial"/>
          <w:sz w:val="28"/>
          <w:szCs w:val="28"/>
        </w:rPr>
        <w:t xml:space="preserve"> a negativa de alimentos desconsiderou a </w:t>
      </w:r>
      <w:r w:rsidR="00AD0593">
        <w:rPr>
          <w:rFonts w:ascii="Arial" w:hAnsi="Arial" w:cs="Arial"/>
          <w:sz w:val="28"/>
          <w:szCs w:val="28"/>
        </w:rPr>
        <w:t xml:space="preserve">sua </w:t>
      </w:r>
      <w:r w:rsidR="008361CB" w:rsidRPr="00E074E1">
        <w:rPr>
          <w:rFonts w:ascii="Arial" w:hAnsi="Arial" w:cs="Arial"/>
          <w:sz w:val="28"/>
          <w:szCs w:val="28"/>
        </w:rPr>
        <w:t>dependência econômica estrutural, sua dificuldade de reinserção no mercado de trabalho após décadas de dedicação ao lar, bem como o Protocolo para Julgamento com Perspectiva de Gênero do CNJ, além de ter avaliado equivocadamente a capacidade contributiva do apelado, limitando-se à renda formal declarada e ignorando movimentação bancária expressiva, patrimônio imobiliário e padrão econômico incompatível com o alegado</w:t>
      </w:r>
      <w:r w:rsidR="00CE2D67" w:rsidRPr="00E074E1">
        <w:rPr>
          <w:rFonts w:ascii="Arial" w:hAnsi="Arial" w:cs="Arial"/>
          <w:sz w:val="28"/>
          <w:szCs w:val="28"/>
        </w:rPr>
        <w:t>.</w:t>
      </w:r>
    </w:p>
    <w:p w14:paraId="29BC1205" w14:textId="77777777" w:rsidR="00CE2D67" w:rsidRPr="00E074E1" w:rsidRDefault="00CE2D67" w:rsidP="008361CB">
      <w:pPr>
        <w:spacing w:after="0" w:line="360" w:lineRule="auto"/>
        <w:ind w:firstLine="2268"/>
        <w:jc w:val="both"/>
        <w:rPr>
          <w:rFonts w:ascii="Arial" w:hAnsi="Arial" w:cs="Arial"/>
          <w:sz w:val="28"/>
          <w:szCs w:val="28"/>
        </w:rPr>
      </w:pPr>
    </w:p>
    <w:p w14:paraId="7C2BBEF4" w14:textId="4AA4345F" w:rsidR="00CE2D67" w:rsidRPr="00E074E1" w:rsidRDefault="00CE2D67" w:rsidP="008361CB">
      <w:pPr>
        <w:spacing w:after="0" w:line="360" w:lineRule="auto"/>
        <w:ind w:firstLine="2268"/>
        <w:jc w:val="both"/>
        <w:rPr>
          <w:rFonts w:ascii="Arial" w:hAnsi="Arial" w:cs="Arial"/>
          <w:sz w:val="28"/>
          <w:szCs w:val="28"/>
        </w:rPr>
      </w:pPr>
      <w:r w:rsidRPr="00E074E1">
        <w:rPr>
          <w:rFonts w:ascii="Arial" w:hAnsi="Arial" w:cs="Arial"/>
          <w:sz w:val="28"/>
          <w:szCs w:val="28"/>
        </w:rPr>
        <w:t xml:space="preserve">Requer </w:t>
      </w:r>
      <w:r w:rsidR="00A527EE" w:rsidRPr="00E074E1">
        <w:rPr>
          <w:rFonts w:ascii="Arial" w:hAnsi="Arial" w:cs="Arial"/>
          <w:sz w:val="28"/>
          <w:szCs w:val="28"/>
        </w:rPr>
        <w:t xml:space="preserve">a reforma da r. sentença para que sejam fixados alimentos em 4,5 </w:t>
      </w:r>
      <w:r w:rsidR="003E5875" w:rsidRPr="00E074E1">
        <w:rPr>
          <w:rFonts w:ascii="Arial" w:hAnsi="Arial" w:cs="Arial"/>
          <w:sz w:val="28"/>
          <w:szCs w:val="28"/>
        </w:rPr>
        <w:t>salários-mínimos</w:t>
      </w:r>
      <w:r w:rsidR="00A527EE" w:rsidRPr="00E074E1">
        <w:rPr>
          <w:rFonts w:ascii="Arial" w:hAnsi="Arial" w:cs="Arial"/>
          <w:sz w:val="28"/>
          <w:szCs w:val="28"/>
        </w:rPr>
        <w:t>.</w:t>
      </w:r>
    </w:p>
    <w:p w14:paraId="19C51B21" w14:textId="77777777" w:rsidR="004F6C1D" w:rsidRPr="00E074E1" w:rsidRDefault="004F6C1D" w:rsidP="008361CB">
      <w:pPr>
        <w:spacing w:after="0" w:line="360" w:lineRule="auto"/>
        <w:ind w:firstLine="2268"/>
        <w:jc w:val="both"/>
        <w:rPr>
          <w:rFonts w:ascii="Arial" w:hAnsi="Arial" w:cs="Arial"/>
          <w:sz w:val="28"/>
          <w:szCs w:val="28"/>
        </w:rPr>
      </w:pPr>
    </w:p>
    <w:p w14:paraId="7549644E" w14:textId="11912445" w:rsidR="004F6C1D" w:rsidRDefault="00AD0593" w:rsidP="008361CB">
      <w:pPr>
        <w:spacing w:after="0" w:line="360" w:lineRule="auto"/>
        <w:ind w:firstLine="2268"/>
        <w:jc w:val="both"/>
        <w:rPr>
          <w:rFonts w:ascii="Arial" w:hAnsi="Arial" w:cs="Arial"/>
          <w:sz w:val="28"/>
          <w:szCs w:val="28"/>
        </w:rPr>
      </w:pPr>
      <w:r w:rsidRPr="003E5875">
        <w:rPr>
          <w:rFonts w:ascii="Arial" w:hAnsi="Arial" w:cs="Arial"/>
          <w:sz w:val="28"/>
          <w:szCs w:val="28"/>
          <w:highlight w:val="yellow"/>
        </w:rPr>
        <w:t>Com razão, em parte, a apelante</w:t>
      </w:r>
      <w:r w:rsidR="002733C8" w:rsidRPr="003E5875">
        <w:rPr>
          <w:rFonts w:ascii="Arial" w:hAnsi="Arial" w:cs="Arial"/>
          <w:sz w:val="28"/>
          <w:szCs w:val="28"/>
          <w:highlight w:val="yellow"/>
        </w:rPr>
        <w:t>.</w:t>
      </w:r>
    </w:p>
    <w:p w14:paraId="6D1A5CCB" w14:textId="77777777" w:rsidR="00AD0593" w:rsidRDefault="00AD0593" w:rsidP="008361CB">
      <w:pPr>
        <w:spacing w:after="0" w:line="360" w:lineRule="auto"/>
        <w:ind w:firstLine="2268"/>
        <w:jc w:val="both"/>
        <w:rPr>
          <w:rFonts w:ascii="Arial" w:hAnsi="Arial" w:cs="Arial"/>
          <w:sz w:val="28"/>
          <w:szCs w:val="28"/>
        </w:rPr>
      </w:pPr>
    </w:p>
    <w:p w14:paraId="7F1EDE4F" w14:textId="77777777" w:rsidR="00261ACA" w:rsidRDefault="00261ACA" w:rsidP="00AD0593">
      <w:pPr>
        <w:spacing w:after="0" w:line="360" w:lineRule="auto"/>
        <w:ind w:firstLine="2268"/>
        <w:jc w:val="both"/>
        <w:rPr>
          <w:rFonts w:ascii="Arial" w:hAnsi="Arial" w:cs="Arial"/>
          <w:sz w:val="28"/>
          <w:szCs w:val="28"/>
        </w:rPr>
      </w:pPr>
      <w:r w:rsidRPr="00261ACA">
        <w:rPr>
          <w:rFonts w:ascii="Arial" w:hAnsi="Arial" w:cs="Arial"/>
          <w:sz w:val="28"/>
          <w:szCs w:val="28"/>
        </w:rPr>
        <w:t xml:space="preserve"> A dissolução da união estável, como regra, extingue o dever de assistência mútua entre os companheiros. </w:t>
      </w:r>
    </w:p>
    <w:p w14:paraId="5EAB3532" w14:textId="77777777" w:rsidR="00261ACA" w:rsidRDefault="00261ACA" w:rsidP="00AD0593">
      <w:pPr>
        <w:spacing w:after="0" w:line="360" w:lineRule="auto"/>
        <w:ind w:firstLine="2268"/>
        <w:jc w:val="both"/>
        <w:rPr>
          <w:rFonts w:ascii="Arial" w:hAnsi="Arial" w:cs="Arial"/>
          <w:sz w:val="28"/>
          <w:szCs w:val="28"/>
        </w:rPr>
      </w:pPr>
    </w:p>
    <w:p w14:paraId="43C498F1" w14:textId="1BD6713D" w:rsidR="00261ACA" w:rsidRDefault="00697E96" w:rsidP="00AD0593">
      <w:pPr>
        <w:spacing w:after="0" w:line="360" w:lineRule="auto"/>
        <w:ind w:firstLine="2268"/>
        <w:jc w:val="both"/>
        <w:rPr>
          <w:rFonts w:ascii="Arial" w:hAnsi="Arial" w:cs="Arial"/>
          <w:sz w:val="28"/>
          <w:szCs w:val="28"/>
        </w:rPr>
      </w:pPr>
      <w:r w:rsidRPr="00697E96">
        <w:rPr>
          <w:rFonts w:ascii="Arial" w:hAnsi="Arial" w:cs="Arial"/>
          <w:sz w:val="28"/>
          <w:szCs w:val="28"/>
        </w:rPr>
        <w:lastRenderedPageBreak/>
        <w:t xml:space="preserve">No entanto, </w:t>
      </w:r>
      <w:r w:rsidRPr="003E5875">
        <w:rPr>
          <w:rFonts w:ascii="Arial" w:hAnsi="Arial" w:cs="Arial"/>
          <w:sz w:val="28"/>
          <w:szCs w:val="28"/>
          <w:highlight w:val="yellow"/>
        </w:rPr>
        <w:t>diante da impossibilidade de o ex-companheiro prover o próprio sustento, é devida a prestação de alimentos, em caráter excepcional e temporário, conforme vem decidindo o c. STJ e este e. TJDFT</w:t>
      </w:r>
      <w:r w:rsidR="003E5875">
        <w:rPr>
          <w:rFonts w:ascii="Arial" w:hAnsi="Arial" w:cs="Arial"/>
          <w:sz w:val="28"/>
          <w:szCs w:val="28"/>
        </w:rPr>
        <w:t>:</w:t>
      </w:r>
    </w:p>
    <w:p w14:paraId="26BFB7D5" w14:textId="77777777" w:rsidR="00697E96" w:rsidRDefault="00697E96" w:rsidP="00AD0593">
      <w:pPr>
        <w:spacing w:after="0" w:line="360" w:lineRule="auto"/>
        <w:ind w:firstLine="2268"/>
        <w:jc w:val="both"/>
        <w:rPr>
          <w:rFonts w:ascii="Arial" w:hAnsi="Arial" w:cs="Arial"/>
          <w:sz w:val="28"/>
          <w:szCs w:val="28"/>
        </w:rPr>
      </w:pPr>
    </w:p>
    <w:p w14:paraId="6A2EFB60"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“(...)1. É assente o entendimento jurisprudencial desta Corte Superior de que "</w:t>
      </w:r>
      <w:r w:rsidRPr="003E5875">
        <w:rPr>
          <w:rFonts w:ascii="Arial" w:hAnsi="Arial" w:cs="Arial"/>
          <w:i/>
          <w:iCs/>
          <w:sz w:val="26"/>
          <w:szCs w:val="26"/>
          <w:highlight w:val="yellow"/>
          <w:u w:val="single"/>
        </w:rPr>
        <w:t>os alimentos devidos entre ex-cônjuges têm caráter excepcional e transitório, salvo quando presentes particularidades que justifiquem a prorrogação da obrigação alimentar, tais como a incapacidade laborativa, a impossibilidade de inserção no mercado de trabalho ou de adquirir autonomia financeira</w:t>
      </w:r>
      <w:r w:rsidRPr="00261ACA">
        <w:rPr>
          <w:rFonts w:ascii="Arial" w:hAnsi="Arial" w:cs="Arial"/>
          <w:i/>
          <w:iCs/>
          <w:sz w:val="26"/>
          <w:szCs w:val="26"/>
        </w:rPr>
        <w:t>" (AgInt no AREsp n. 2.213.769/BA, relatora Ministra Maria Isabel Gallotti, Quarta Turma, julgado em 9/10/2023, DJe de 16/10/2023). (...)</w:t>
      </w:r>
    </w:p>
    <w:p w14:paraId="276E814C"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3. Agravo interno desprovido.”</w:t>
      </w:r>
    </w:p>
    <w:p w14:paraId="5562F7E8" w14:textId="17ED3D00"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(AgInt no AREsp n. 2.601.076/SP, relator Ministro Marco Aurélio Bellizze, Terceira Turma, julgado em 21/10/2024, DJe de 28/10/2024.)</w:t>
      </w:r>
      <w:r w:rsidR="003E5875">
        <w:rPr>
          <w:rFonts w:ascii="Arial" w:hAnsi="Arial" w:cs="Arial"/>
          <w:i/>
          <w:iCs/>
          <w:sz w:val="26"/>
          <w:szCs w:val="26"/>
        </w:rPr>
        <w:t xml:space="preserve"> – Grifei</w:t>
      </w:r>
    </w:p>
    <w:p w14:paraId="50CD5B11"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 </w:t>
      </w:r>
    </w:p>
    <w:p w14:paraId="712B8892"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 xml:space="preserve">“(...) 4. </w:t>
      </w:r>
      <w:r w:rsidRPr="003E5875">
        <w:rPr>
          <w:rFonts w:ascii="Arial" w:hAnsi="Arial" w:cs="Arial"/>
          <w:i/>
          <w:iCs/>
          <w:sz w:val="26"/>
          <w:szCs w:val="26"/>
          <w:highlight w:val="yellow"/>
          <w:u w:val="single"/>
        </w:rPr>
        <w:t>Os alimentos prestados ao ex-cônjuge ou companheiro são devidos quando o alimentando não tem possibilidade de manter a subsistência com o próprio trabalho. Destinam-se também a proporcionar uma transição mais suave no fim da relação conjugal, caracterizando-se por serem excepcionais e transitórios</w:t>
      </w:r>
      <w:r w:rsidRPr="00261ACA">
        <w:rPr>
          <w:rFonts w:ascii="Arial" w:hAnsi="Arial" w:cs="Arial"/>
          <w:i/>
          <w:iCs/>
          <w:sz w:val="26"/>
          <w:szCs w:val="26"/>
        </w:rPr>
        <w:t>.</w:t>
      </w:r>
    </w:p>
    <w:p w14:paraId="2E232A5F"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 xml:space="preserve">5. De acordo com a orientação advinda do c. STJ, </w:t>
      </w:r>
      <w:r w:rsidRPr="003E5875">
        <w:rPr>
          <w:rFonts w:ascii="Arial" w:hAnsi="Arial" w:cs="Arial"/>
          <w:i/>
          <w:iCs/>
          <w:sz w:val="26"/>
          <w:szCs w:val="26"/>
          <w:highlight w:val="yellow"/>
          <w:u w:val="single"/>
        </w:rPr>
        <w:t xml:space="preserve">os alimentos devidos entre ex-cônjuges não são perenes, exceto quando presentes situações excepcionais, como de incapacidade laboral permanente, saúde </w:t>
      </w:r>
      <w:r w:rsidRPr="003E5875">
        <w:rPr>
          <w:rFonts w:ascii="Arial" w:hAnsi="Arial" w:cs="Arial"/>
          <w:i/>
          <w:iCs/>
          <w:sz w:val="26"/>
          <w:szCs w:val="26"/>
          <w:highlight w:val="yellow"/>
          <w:u w:val="single"/>
        </w:rPr>
        <w:lastRenderedPageBreak/>
        <w:t>fragilizada ou impossibilidade prática de inserção no mercado de trabalho</w:t>
      </w:r>
      <w:r w:rsidRPr="00261ACA">
        <w:rPr>
          <w:rFonts w:ascii="Arial" w:hAnsi="Arial" w:cs="Arial"/>
          <w:i/>
          <w:iCs/>
          <w:sz w:val="26"/>
          <w:szCs w:val="26"/>
        </w:rPr>
        <w:t>.</w:t>
      </w:r>
    </w:p>
    <w:p w14:paraId="4D003FDD" w14:textId="0349F86E" w:rsidR="00697E96" w:rsidRDefault="00261ACA" w:rsidP="00697E96">
      <w:pPr>
        <w:spacing w:after="0" w:line="360" w:lineRule="auto"/>
        <w:ind w:left="2268"/>
        <w:jc w:val="both"/>
        <w:rPr>
          <w:rFonts w:ascii="Arial" w:hAnsi="Arial" w:cs="Arial"/>
          <w:i/>
          <w:iCs/>
          <w:sz w:val="26"/>
          <w:szCs w:val="26"/>
        </w:rPr>
      </w:pPr>
      <w:r w:rsidRPr="00261ACA">
        <w:rPr>
          <w:rFonts w:ascii="Arial" w:hAnsi="Arial" w:cs="Arial"/>
          <w:i/>
          <w:iCs/>
          <w:sz w:val="26"/>
          <w:szCs w:val="26"/>
        </w:rPr>
        <w:t>6. A pensão entre os ex-cônjuges ou companheiros não se volta apenas para a necessidade de quem recebe e a possibilidade de quem paga, mas considera outras circunstâncias, como a capacidade potencial para o trabalho e o tempo decorrido entre o seu início e a data do pedido de desoneração. Precedentes do c. STJ.</w:t>
      </w:r>
    </w:p>
    <w:p w14:paraId="33A5702A" w14:textId="199039A5" w:rsidR="00261ACA" w:rsidRPr="00261ACA" w:rsidRDefault="00261ACA" w:rsidP="00697E96">
      <w:pPr>
        <w:spacing w:after="0" w:line="360" w:lineRule="auto"/>
        <w:ind w:left="2268"/>
        <w:jc w:val="both"/>
        <w:rPr>
          <w:rFonts w:ascii="Arial" w:hAnsi="Arial" w:cs="Arial"/>
          <w:sz w:val="26"/>
          <w:szCs w:val="26"/>
        </w:rPr>
      </w:pPr>
      <w:r w:rsidRPr="00261ACA">
        <w:rPr>
          <w:rFonts w:ascii="Arial" w:hAnsi="Arial" w:cs="Arial"/>
          <w:i/>
          <w:iCs/>
          <w:sz w:val="26"/>
          <w:szCs w:val="26"/>
        </w:rPr>
        <w:t>(...)</w:t>
      </w:r>
    </w:p>
    <w:p w14:paraId="6CCCC090"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10. Apelação conhecida e não provida.”</w:t>
      </w:r>
    </w:p>
    <w:p w14:paraId="06045531" w14:textId="27582449"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i/>
          <w:iCs/>
          <w:sz w:val="26"/>
          <w:szCs w:val="26"/>
        </w:rPr>
        <w:t>(Acórdão 1932044, 0705739-30.2022.8.07.0014, Relator(a): ROBSON TEIXEIRA DE FREITAS, 8ª TURMA CÍVEL, data de julgamento: 08/10/2024, publicado no DJe: 18/10/2024.)</w:t>
      </w:r>
      <w:r w:rsidR="003E5875">
        <w:rPr>
          <w:rFonts w:ascii="Arial" w:hAnsi="Arial" w:cs="Arial"/>
          <w:i/>
          <w:iCs/>
          <w:sz w:val="26"/>
          <w:szCs w:val="26"/>
        </w:rPr>
        <w:t xml:space="preserve"> – Grifei</w:t>
      </w:r>
    </w:p>
    <w:p w14:paraId="6F44FC75" w14:textId="77777777" w:rsidR="00261ACA" w:rsidRPr="00261ACA" w:rsidRDefault="00261ACA" w:rsidP="00261ACA">
      <w:pPr>
        <w:spacing w:after="0" w:line="360" w:lineRule="auto"/>
        <w:ind w:left="2268"/>
        <w:jc w:val="both"/>
        <w:rPr>
          <w:rFonts w:ascii="Arial" w:hAnsi="Arial" w:cs="Arial"/>
          <w:sz w:val="26"/>
          <w:szCs w:val="26"/>
        </w:rPr>
      </w:pPr>
      <w:r w:rsidRPr="00261ACA">
        <w:rPr>
          <w:rFonts w:ascii="Arial" w:hAnsi="Arial" w:cs="Arial"/>
          <w:sz w:val="26"/>
          <w:szCs w:val="26"/>
        </w:rPr>
        <w:t> </w:t>
      </w:r>
    </w:p>
    <w:p w14:paraId="6CFC0056" w14:textId="77777777" w:rsidR="003E5875" w:rsidRPr="003E5875" w:rsidRDefault="00261ACA" w:rsidP="00261ACA">
      <w:pPr>
        <w:spacing w:after="0" w:line="360" w:lineRule="auto"/>
        <w:ind w:firstLine="2268"/>
        <w:jc w:val="both"/>
        <w:rPr>
          <w:rFonts w:ascii="Arial" w:hAnsi="Arial" w:cs="Arial"/>
          <w:sz w:val="28"/>
          <w:szCs w:val="28"/>
          <w:highlight w:val="yellow"/>
        </w:rPr>
      </w:pPr>
      <w:r w:rsidRPr="003E5875">
        <w:rPr>
          <w:rFonts w:ascii="Arial" w:hAnsi="Arial" w:cs="Arial"/>
          <w:sz w:val="28"/>
          <w:szCs w:val="28"/>
          <w:highlight w:val="yellow"/>
        </w:rPr>
        <w:t>A dedicação majoritária da mulher às responsabilidades domésticas, em prol do bem-estar da família notoriamente</w:t>
      </w:r>
      <w:r w:rsidR="003E5875" w:rsidRPr="003E5875">
        <w:rPr>
          <w:rFonts w:ascii="Arial" w:hAnsi="Arial" w:cs="Arial"/>
          <w:sz w:val="28"/>
          <w:szCs w:val="28"/>
          <w:highlight w:val="yellow"/>
        </w:rPr>
        <w:t>,</w:t>
      </w:r>
      <w:r w:rsidRPr="003E5875">
        <w:rPr>
          <w:rFonts w:ascii="Arial" w:hAnsi="Arial" w:cs="Arial"/>
          <w:sz w:val="28"/>
          <w:szCs w:val="28"/>
          <w:highlight w:val="yellow"/>
        </w:rPr>
        <w:t xml:space="preserve"> dificulta sua reinserção e manutenção no mercado de trabalho, acarretando a vulnerabilidade econômica relatada. </w:t>
      </w:r>
    </w:p>
    <w:p w14:paraId="64D4CF0B" w14:textId="77777777" w:rsidR="003E5875" w:rsidRPr="003E5875" w:rsidRDefault="003E5875" w:rsidP="00261ACA">
      <w:pPr>
        <w:spacing w:after="0" w:line="360" w:lineRule="auto"/>
        <w:ind w:firstLine="2268"/>
        <w:jc w:val="both"/>
        <w:rPr>
          <w:rFonts w:ascii="Arial" w:hAnsi="Arial" w:cs="Arial"/>
          <w:sz w:val="28"/>
          <w:szCs w:val="28"/>
          <w:highlight w:val="yellow"/>
        </w:rPr>
      </w:pPr>
    </w:p>
    <w:p w14:paraId="1C68BD34" w14:textId="1AA5C720" w:rsidR="00261ACA" w:rsidRPr="00261ACA" w:rsidRDefault="00261ACA" w:rsidP="00261ACA">
      <w:pPr>
        <w:spacing w:after="0" w:line="360" w:lineRule="auto"/>
        <w:ind w:firstLine="2268"/>
        <w:jc w:val="both"/>
        <w:rPr>
          <w:rFonts w:ascii="Arial" w:hAnsi="Arial" w:cs="Arial"/>
          <w:sz w:val="28"/>
          <w:szCs w:val="28"/>
        </w:rPr>
      </w:pPr>
      <w:r w:rsidRPr="003E5875">
        <w:rPr>
          <w:rFonts w:ascii="Arial" w:hAnsi="Arial" w:cs="Arial"/>
          <w:sz w:val="28"/>
          <w:szCs w:val="28"/>
          <w:highlight w:val="yellow"/>
        </w:rPr>
        <w:t>A retomada das atividades laborais não será imediata, mas as necessidades de subsistência são prementes.</w:t>
      </w:r>
    </w:p>
    <w:p w14:paraId="792F3094" w14:textId="77777777" w:rsidR="00261ACA" w:rsidRPr="00261ACA" w:rsidRDefault="00261ACA" w:rsidP="00261ACA">
      <w:pPr>
        <w:spacing w:after="0" w:line="360" w:lineRule="auto"/>
        <w:ind w:firstLine="2268"/>
        <w:jc w:val="both"/>
        <w:rPr>
          <w:rFonts w:ascii="Arial" w:hAnsi="Arial" w:cs="Arial"/>
          <w:sz w:val="28"/>
          <w:szCs w:val="28"/>
        </w:rPr>
      </w:pPr>
      <w:r w:rsidRPr="00261ACA">
        <w:rPr>
          <w:rFonts w:ascii="Arial" w:hAnsi="Arial" w:cs="Arial"/>
          <w:sz w:val="28"/>
          <w:szCs w:val="28"/>
        </w:rPr>
        <w:t> </w:t>
      </w:r>
    </w:p>
    <w:p w14:paraId="2267A2EA" w14:textId="4144914A" w:rsidR="00261ACA" w:rsidRDefault="007C5DEE" w:rsidP="00261ACA">
      <w:pPr>
        <w:spacing w:after="0" w:line="360" w:lineRule="auto"/>
        <w:ind w:firstLine="2268"/>
        <w:jc w:val="both"/>
        <w:rPr>
          <w:rFonts w:ascii="Arial" w:hAnsi="Arial" w:cs="Arial"/>
          <w:sz w:val="28"/>
          <w:szCs w:val="28"/>
        </w:rPr>
      </w:pPr>
      <w:r>
        <w:rPr>
          <w:rFonts w:ascii="Arial" w:hAnsi="Arial" w:cs="Arial"/>
          <w:sz w:val="28"/>
          <w:szCs w:val="28"/>
        </w:rPr>
        <w:t xml:space="preserve">A </w:t>
      </w:r>
      <w:r w:rsidR="00261ACA" w:rsidRPr="00261ACA">
        <w:rPr>
          <w:rFonts w:ascii="Arial" w:hAnsi="Arial" w:cs="Arial"/>
          <w:sz w:val="28"/>
          <w:szCs w:val="28"/>
        </w:rPr>
        <w:t xml:space="preserve">Resolução 492/2023 do Conselho Nacional de Justiça (CNJ) recomenda a utilização das diretrizes do Protocolo para Julgamento com Perspectiva de Gênero pelo Judiciário, de forma que os julgadores considerem as desigualdades estruturais e as questões de gênero que permeiam casos assemelhados, em prol da igualdade </w:t>
      </w:r>
      <w:r w:rsidR="00261ACA" w:rsidRPr="00261ACA">
        <w:rPr>
          <w:rFonts w:ascii="Arial" w:hAnsi="Arial" w:cs="Arial"/>
          <w:sz w:val="28"/>
          <w:szCs w:val="28"/>
        </w:rPr>
        <w:lastRenderedPageBreak/>
        <w:t>formal entre as partes e da garantia da dignidade da mulher após a separação</w:t>
      </w:r>
      <w:commentRangeStart w:id="23"/>
      <w:commentRangeStart w:id="24"/>
      <w:r w:rsidR="00261ACA" w:rsidRPr="00261ACA">
        <w:rPr>
          <w:rFonts w:ascii="Arial" w:hAnsi="Arial" w:cs="Arial"/>
          <w:sz w:val="28"/>
          <w:szCs w:val="28"/>
        </w:rPr>
        <w:t>.</w:t>
      </w:r>
      <w:commentRangeEnd w:id="23"/>
      <w:r w:rsidR="00BE336A">
        <w:rPr>
          <w:rStyle w:val="Refdecomentrio"/>
          <w:rFonts w:ascii="Arial" w:hAnsi="Arial" w:cs="Arial"/>
          <w:sz w:val="28"/>
          <w:szCs w:val="28"/>
        </w:rPr>
        <w:commentReference w:id="23"/>
      </w:r>
      <w:commentRangeEnd w:id="24"/>
      <w:r>
        <w:rPr>
          <w:rStyle w:val="Refdecomentrio"/>
          <w:rFonts w:ascii="Arial" w:hAnsi="Arial" w:cs="Arial"/>
          <w:sz w:val="28"/>
          <w:szCs w:val="28"/>
        </w:rPr>
        <w:commentReference w:id="24"/>
      </w:r>
    </w:p>
    <w:p w14:paraId="751793E4" w14:textId="77777777" w:rsidR="0021129A" w:rsidRDefault="0021129A" w:rsidP="00261ACA">
      <w:pPr>
        <w:spacing w:after="0" w:line="360" w:lineRule="auto"/>
        <w:ind w:firstLine="2268"/>
        <w:jc w:val="both"/>
        <w:rPr>
          <w:rFonts w:ascii="Arial" w:hAnsi="Arial" w:cs="Arial"/>
          <w:sz w:val="28"/>
          <w:szCs w:val="28"/>
        </w:rPr>
      </w:pPr>
    </w:p>
    <w:p w14:paraId="42F71C92" w14:textId="293D94B0" w:rsidR="007A7EDA" w:rsidRPr="00866D28" w:rsidRDefault="007A7EDA" w:rsidP="007A7EDA">
      <w:pPr>
        <w:spacing w:after="0" w:line="360" w:lineRule="auto"/>
        <w:ind w:firstLine="2268"/>
        <w:jc w:val="both"/>
        <w:rPr>
          <w:rFonts w:ascii="Arial" w:hAnsi="Arial" w:cs="Arial"/>
          <w:color w:val="7030A0"/>
          <w:sz w:val="28"/>
          <w:szCs w:val="28"/>
        </w:rPr>
      </w:pPr>
      <w:r w:rsidRPr="00866D28">
        <w:rPr>
          <w:rFonts w:ascii="Arial" w:hAnsi="Arial" w:cs="Arial"/>
          <w:color w:val="7030A0"/>
          <w:sz w:val="28"/>
          <w:szCs w:val="28"/>
        </w:rPr>
        <w:t>Com efeito, a Resolução nº 492/2023 estabelece, em seu art. 1º, que a adoção da perspectiva de gênero nos julgamentos observará as diretrizes constantes do referido protocolo:</w:t>
      </w:r>
    </w:p>
    <w:p w14:paraId="17A83B77" w14:textId="77777777" w:rsidR="007A7EDA" w:rsidRPr="00866D28" w:rsidRDefault="007A7EDA" w:rsidP="00261ACA">
      <w:pPr>
        <w:spacing w:after="0" w:line="360" w:lineRule="auto"/>
        <w:ind w:firstLine="2268"/>
        <w:jc w:val="both"/>
        <w:rPr>
          <w:rFonts w:ascii="Arial" w:hAnsi="Arial" w:cs="Arial"/>
          <w:color w:val="7030A0"/>
          <w:sz w:val="28"/>
          <w:szCs w:val="28"/>
        </w:rPr>
      </w:pPr>
    </w:p>
    <w:p w14:paraId="58B0E724" w14:textId="4662FFDE" w:rsidR="0021129A" w:rsidRPr="00866D28" w:rsidRDefault="00295291"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w:t>
      </w:r>
      <w:commentRangeStart w:id="26"/>
      <w:r w:rsidR="0021129A" w:rsidRPr="00866D28">
        <w:rPr>
          <w:rFonts w:ascii="Arial" w:hAnsi="Arial" w:cs="Arial"/>
          <w:i/>
          <w:iCs/>
          <w:color w:val="7030A0"/>
          <w:sz w:val="26"/>
          <w:szCs w:val="26"/>
        </w:rPr>
        <w:t>A</w:t>
      </w:r>
      <w:commentRangeEnd w:id="26"/>
      <w:r w:rsidR="00866D28" w:rsidRPr="00866D28">
        <w:rPr>
          <w:rStyle w:val="Refdecomentrio"/>
          <w:rFonts w:ascii="Arial" w:hAnsi="Arial" w:cs="Arial"/>
          <w:i/>
          <w:iCs/>
          <w:color w:val="7030A0"/>
          <w:sz w:val="26"/>
          <w:szCs w:val="26"/>
        </w:rPr>
        <w:commentReference w:id="26"/>
      </w:r>
      <w:r w:rsidR="0021129A" w:rsidRPr="00866D28">
        <w:rPr>
          <w:rFonts w:ascii="Arial" w:hAnsi="Arial" w:cs="Arial"/>
          <w:i/>
          <w:iCs/>
          <w:color w:val="7030A0"/>
          <w:sz w:val="26"/>
          <w:szCs w:val="26"/>
        </w:rPr>
        <w:t>rt. 1º Para a adoção de Perspectiva de Gênero nos julgamentos dos órgãos do Poder Judiciário, ficam estabelecidas as diretrizes constantes do protocolo aprovado pelo Grupo de Trabalho constituído pela Portaria CNJ n. 27/2021.</w:t>
      </w:r>
      <w:r w:rsidR="001C5781" w:rsidRPr="00866D28">
        <w:rPr>
          <w:rFonts w:ascii="Arial" w:hAnsi="Arial" w:cs="Arial"/>
          <w:i/>
          <w:iCs/>
          <w:color w:val="7030A0"/>
          <w:sz w:val="26"/>
          <w:szCs w:val="26"/>
        </w:rPr>
        <w:t>”</w:t>
      </w:r>
    </w:p>
    <w:p w14:paraId="198A0FBC" w14:textId="77777777" w:rsidR="00D52DB7" w:rsidRPr="00866D28" w:rsidRDefault="00D52DB7" w:rsidP="00261ACA">
      <w:pPr>
        <w:spacing w:after="0" w:line="360" w:lineRule="auto"/>
        <w:ind w:firstLine="2268"/>
        <w:jc w:val="both"/>
        <w:rPr>
          <w:rFonts w:ascii="Arial" w:hAnsi="Arial" w:cs="Arial"/>
          <w:color w:val="7030A0"/>
          <w:sz w:val="28"/>
          <w:szCs w:val="28"/>
        </w:rPr>
      </w:pPr>
    </w:p>
    <w:p w14:paraId="6713DD93" w14:textId="7944B1A4" w:rsidR="001C5781" w:rsidRPr="00866D28" w:rsidRDefault="007A7EDA" w:rsidP="007A7EDA">
      <w:pPr>
        <w:spacing w:after="0" w:line="360" w:lineRule="auto"/>
        <w:ind w:firstLine="2268"/>
        <w:jc w:val="both"/>
        <w:rPr>
          <w:rFonts w:ascii="Arial" w:hAnsi="Arial" w:cs="Arial"/>
          <w:color w:val="7030A0"/>
          <w:sz w:val="28"/>
          <w:szCs w:val="28"/>
        </w:rPr>
      </w:pPr>
      <w:r w:rsidRPr="00866D28">
        <w:rPr>
          <w:rFonts w:ascii="Arial" w:hAnsi="Arial" w:cs="Arial"/>
          <w:color w:val="7030A0"/>
          <w:sz w:val="28"/>
          <w:szCs w:val="28"/>
        </w:rPr>
        <w:t>Em consonância com tal previsão, o item 3.d do Protocolo para Julgamento com Perspectiva de Gênero do Poder Judiciário (2021) dispõe que:</w:t>
      </w:r>
    </w:p>
    <w:p w14:paraId="027E1CE2" w14:textId="77777777" w:rsidR="007A7EDA" w:rsidRPr="00866D28" w:rsidRDefault="007A7EDA" w:rsidP="001C5781">
      <w:pPr>
        <w:spacing w:after="0" w:line="360" w:lineRule="auto"/>
        <w:ind w:left="2268" w:firstLine="1134"/>
        <w:jc w:val="both"/>
        <w:rPr>
          <w:rFonts w:ascii="Arial" w:hAnsi="Arial" w:cs="Arial"/>
          <w:color w:val="7030A0"/>
          <w:sz w:val="28"/>
          <w:szCs w:val="28"/>
        </w:rPr>
      </w:pPr>
    </w:p>
    <w:p w14:paraId="5C4BDC40" w14:textId="2E0B4C3E" w:rsidR="00FA42FC" w:rsidRPr="00866D28" w:rsidRDefault="001C5781"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w:t>
      </w:r>
      <w:r w:rsidR="00FA42FC" w:rsidRPr="00866D28">
        <w:rPr>
          <w:rFonts w:ascii="Arial" w:hAnsi="Arial" w:cs="Arial"/>
          <w:i/>
          <w:iCs/>
          <w:color w:val="7030A0"/>
          <w:sz w:val="26"/>
          <w:szCs w:val="26"/>
        </w:rPr>
        <w:t>3. Justiça Estadual</w:t>
      </w:r>
    </w:p>
    <w:p w14:paraId="6BCF1498" w14:textId="6231F103" w:rsidR="00FA42FC" w:rsidRPr="00866D28" w:rsidRDefault="00FA42FC"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w:t>
      </w:r>
    </w:p>
    <w:p w14:paraId="7F861B4E" w14:textId="607AA654" w:rsidR="00FA42FC" w:rsidRPr="00866D28" w:rsidRDefault="00FA42FC"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d. Direito da Família e das Sucessões</w:t>
      </w:r>
    </w:p>
    <w:p w14:paraId="43B3B6DA" w14:textId="77777777" w:rsidR="00FA42FC" w:rsidRPr="00866D28" w:rsidRDefault="00FA42FC"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w:t>
      </w:r>
    </w:p>
    <w:p w14:paraId="47B162AB" w14:textId="6ADD37D4" w:rsidR="00D52DB7" w:rsidRPr="00866D28" w:rsidRDefault="00D52DB7"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 xml:space="preserve">As instituições devem se atentar para os princípios da igualdade e da dignidade da pessoa ao tratar dos direitos humanos de mulheres e meninas, como determinado na Constituição Federal. Analisar e julgar uma ação com perspectiva de gênero nas relações assimétricas de poder significa aplicar o princípio da igualdade, como resposta à obrigação constitucional e convencional de combater qualquer tipo de discriminação de gênero, garantindo o real acesso à </w:t>
      </w:r>
      <w:r w:rsidRPr="00866D28">
        <w:rPr>
          <w:rFonts w:ascii="Arial" w:hAnsi="Arial" w:cs="Arial"/>
          <w:i/>
          <w:iCs/>
          <w:color w:val="7030A0"/>
          <w:sz w:val="26"/>
          <w:szCs w:val="26"/>
        </w:rPr>
        <w:lastRenderedPageBreak/>
        <w:t>justiça com o reconhecimento de desigualdades históricas,</w:t>
      </w:r>
      <w:r w:rsidR="006E6884" w:rsidRPr="00866D28">
        <w:rPr>
          <w:rFonts w:ascii="Arial" w:hAnsi="Arial" w:cs="Arial"/>
          <w:i/>
          <w:iCs/>
          <w:color w:val="7030A0"/>
          <w:sz w:val="26"/>
          <w:szCs w:val="26"/>
        </w:rPr>
        <w:t xml:space="preserve"> sociais, políticas, econômicas e culturais para a preservação do princípio da dignidade humana das mulheres e meninas.</w:t>
      </w:r>
      <w:r w:rsidR="001C5781" w:rsidRPr="00866D28">
        <w:rPr>
          <w:rFonts w:ascii="Arial" w:hAnsi="Arial" w:cs="Arial"/>
          <w:i/>
          <w:iCs/>
          <w:color w:val="7030A0"/>
          <w:sz w:val="26"/>
          <w:szCs w:val="26"/>
        </w:rPr>
        <w:t>”</w:t>
      </w:r>
    </w:p>
    <w:p w14:paraId="7CE1BC4D" w14:textId="77777777" w:rsidR="00261ACA" w:rsidRPr="00866D28" w:rsidRDefault="00261ACA" w:rsidP="00261ACA">
      <w:pPr>
        <w:spacing w:after="0" w:line="360" w:lineRule="auto"/>
        <w:ind w:firstLine="2268"/>
        <w:jc w:val="both"/>
        <w:rPr>
          <w:rFonts w:ascii="Arial" w:hAnsi="Arial" w:cs="Arial"/>
          <w:color w:val="7030A0"/>
          <w:sz w:val="28"/>
          <w:szCs w:val="28"/>
        </w:rPr>
      </w:pPr>
      <w:r w:rsidRPr="00866D28">
        <w:rPr>
          <w:rFonts w:ascii="Arial" w:hAnsi="Arial" w:cs="Arial"/>
          <w:color w:val="7030A0"/>
          <w:sz w:val="28"/>
          <w:szCs w:val="28"/>
        </w:rPr>
        <w:t> </w:t>
      </w:r>
    </w:p>
    <w:p w14:paraId="4D50B389" w14:textId="69A6517C" w:rsidR="000322C2" w:rsidRPr="00866D28" w:rsidRDefault="000322C2" w:rsidP="00261ACA">
      <w:pPr>
        <w:spacing w:after="0" w:line="360" w:lineRule="auto"/>
        <w:ind w:firstLine="2268"/>
        <w:jc w:val="both"/>
        <w:rPr>
          <w:rFonts w:ascii="Arial" w:hAnsi="Arial" w:cs="Arial"/>
          <w:color w:val="7030A0"/>
          <w:sz w:val="28"/>
          <w:szCs w:val="28"/>
        </w:rPr>
      </w:pPr>
      <w:r w:rsidRPr="00866D28">
        <w:rPr>
          <w:rFonts w:ascii="Arial" w:hAnsi="Arial" w:cs="Arial"/>
          <w:color w:val="7030A0"/>
          <w:sz w:val="28"/>
          <w:szCs w:val="28"/>
        </w:rPr>
        <w:t>Quanto à aplicação do referido Protocolo, entende este E. TJDFT:</w:t>
      </w:r>
    </w:p>
    <w:p w14:paraId="65B52F4E" w14:textId="77777777" w:rsidR="00573EC4" w:rsidRPr="00866D28" w:rsidRDefault="00573EC4" w:rsidP="00261ACA">
      <w:pPr>
        <w:spacing w:after="0" w:line="360" w:lineRule="auto"/>
        <w:ind w:firstLine="2268"/>
        <w:jc w:val="both"/>
        <w:rPr>
          <w:rFonts w:ascii="Arial" w:hAnsi="Arial" w:cs="Arial"/>
          <w:color w:val="7030A0"/>
          <w:sz w:val="28"/>
          <w:szCs w:val="28"/>
        </w:rPr>
      </w:pPr>
    </w:p>
    <w:p w14:paraId="22699CA4" w14:textId="365BBF41" w:rsidR="000322C2" w:rsidRPr="00866D28" w:rsidRDefault="000322C2" w:rsidP="00573EC4">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8"/>
          <w:szCs w:val="28"/>
        </w:rPr>
        <w:t xml:space="preserve"> </w:t>
      </w:r>
      <w:r w:rsidRPr="00866D28">
        <w:rPr>
          <w:rFonts w:ascii="Arial" w:hAnsi="Arial" w:cs="Arial"/>
          <w:i/>
          <w:iCs/>
          <w:color w:val="7030A0"/>
          <w:sz w:val="26"/>
          <w:szCs w:val="26"/>
        </w:rPr>
        <w:t>“(...) 5. O Protocolo para Julgamento com Perspectiva de Gênero do CNJ deve ser aplicado quando a parte alimentanda for mulher em situação de vulnerabilidade, como no caso de ex-esposa sem atividade remunerada por mais de duas décadas, com histórico de dedicação exclusiva à família. (...)”</w:t>
      </w:r>
      <w:r w:rsidR="00866D28" w:rsidRPr="00866D28">
        <w:rPr>
          <w:rFonts w:ascii="Arial" w:hAnsi="Arial" w:cs="Arial"/>
          <w:i/>
          <w:iCs/>
          <w:color w:val="7030A0"/>
          <w:sz w:val="26"/>
          <w:szCs w:val="26"/>
        </w:rPr>
        <w:t xml:space="preserve"> </w:t>
      </w:r>
      <w:r w:rsidRPr="00866D28">
        <w:rPr>
          <w:rFonts w:ascii="Arial" w:hAnsi="Arial" w:cs="Arial"/>
          <w:i/>
          <w:iCs/>
          <w:color w:val="7030A0"/>
          <w:sz w:val="26"/>
          <w:szCs w:val="26"/>
        </w:rPr>
        <w:t>(Acórdão 2024530, 0716571-62.2025.8.07.0000, Relator(a): CARMEN BITTENCOURT, 8ª TURMA CÍVEL, data de julgamento: 22/07/2025, publicado no DJe: 05/08/2025.)</w:t>
      </w:r>
    </w:p>
    <w:p w14:paraId="342306D5" w14:textId="77777777" w:rsidR="00573EC4" w:rsidRPr="00573EC4" w:rsidRDefault="00573EC4" w:rsidP="00573EC4">
      <w:pPr>
        <w:spacing w:after="0" w:line="360" w:lineRule="auto"/>
        <w:ind w:left="2268"/>
        <w:jc w:val="both"/>
        <w:rPr>
          <w:rFonts w:ascii="Arial" w:hAnsi="Arial" w:cs="Arial"/>
          <w:i/>
          <w:iCs/>
          <w:sz w:val="26"/>
          <w:szCs w:val="26"/>
        </w:rPr>
      </w:pPr>
    </w:p>
    <w:p w14:paraId="3D5AEA10" w14:textId="3B304BD5" w:rsidR="00330EAE" w:rsidRPr="00866D28" w:rsidRDefault="004D1710" w:rsidP="004D1710">
      <w:pPr>
        <w:spacing w:after="0" w:line="360" w:lineRule="auto"/>
        <w:ind w:firstLine="2268"/>
        <w:jc w:val="both"/>
        <w:rPr>
          <w:rFonts w:ascii="Arial" w:hAnsi="Arial" w:cs="Arial"/>
          <w:color w:val="833C0B" w:themeColor="accent2" w:themeShade="80"/>
          <w:sz w:val="28"/>
          <w:szCs w:val="28"/>
        </w:rPr>
      </w:pPr>
      <w:r w:rsidRPr="00E074E1">
        <w:rPr>
          <w:rFonts w:ascii="Arial" w:hAnsi="Arial" w:cs="Arial"/>
          <w:sz w:val="28"/>
          <w:szCs w:val="28"/>
        </w:rPr>
        <w:t>No caso,</w:t>
      </w:r>
      <w:r w:rsidR="00831029">
        <w:rPr>
          <w:rFonts w:ascii="Arial" w:hAnsi="Arial" w:cs="Arial"/>
          <w:sz w:val="28"/>
          <w:szCs w:val="28"/>
        </w:rPr>
        <w:t xml:space="preserve"> c</w:t>
      </w:r>
      <w:r w:rsidR="00A24211">
        <w:rPr>
          <w:rFonts w:ascii="Arial" w:hAnsi="Arial" w:cs="Arial"/>
          <w:sz w:val="28"/>
          <w:szCs w:val="28"/>
        </w:rPr>
        <w:t>o</w:t>
      </w:r>
      <w:r w:rsidR="00831029">
        <w:rPr>
          <w:rFonts w:ascii="Arial" w:hAnsi="Arial" w:cs="Arial"/>
          <w:sz w:val="28"/>
          <w:szCs w:val="28"/>
        </w:rPr>
        <w:t xml:space="preserve">m a </w:t>
      </w:r>
      <w:r w:rsidR="007D4CE2">
        <w:rPr>
          <w:rFonts w:ascii="Arial" w:hAnsi="Arial" w:cs="Arial"/>
          <w:sz w:val="28"/>
          <w:szCs w:val="28"/>
        </w:rPr>
        <w:t>máxima vênia ao d. Juízo de origem,</w:t>
      </w:r>
      <w:r w:rsidRPr="00E074E1">
        <w:rPr>
          <w:rFonts w:ascii="Arial" w:hAnsi="Arial" w:cs="Arial"/>
          <w:sz w:val="28"/>
          <w:szCs w:val="28"/>
        </w:rPr>
        <w:t xml:space="preserve"> </w:t>
      </w:r>
      <w:r w:rsidRPr="003E5875">
        <w:rPr>
          <w:rFonts w:ascii="Arial" w:hAnsi="Arial" w:cs="Arial"/>
          <w:sz w:val="28"/>
          <w:szCs w:val="28"/>
          <w:highlight w:val="yellow"/>
        </w:rPr>
        <w:t>verifico que o casal se encontra separado de fato desde 07/02/2023, mas ainda reside na mesma casa, sendo fato incontroverso que o ex-companheiro presta alimentos</w:t>
      </w:r>
      <w:r w:rsidRPr="003E5875">
        <w:rPr>
          <w:rFonts w:ascii="Arial" w:hAnsi="Arial" w:cs="Arial"/>
          <w:i/>
          <w:iCs/>
          <w:sz w:val="28"/>
          <w:szCs w:val="28"/>
          <w:highlight w:val="yellow"/>
        </w:rPr>
        <w:t xml:space="preserve"> in natura </w:t>
      </w:r>
      <w:r w:rsidRPr="003E5875">
        <w:rPr>
          <w:rFonts w:ascii="Arial" w:hAnsi="Arial" w:cs="Arial"/>
          <w:sz w:val="28"/>
          <w:szCs w:val="28"/>
          <w:highlight w:val="yellow"/>
        </w:rPr>
        <w:t>à ex-companheira, fornecendo moradia e o custeio das despesas da apelante, circunstância registrada, inclusive, na r. sentença</w:t>
      </w:r>
      <w:commentRangeStart w:id="28"/>
      <w:commentRangeStart w:id="29"/>
      <w:r w:rsidRPr="003E5875">
        <w:rPr>
          <w:rFonts w:ascii="Arial" w:hAnsi="Arial" w:cs="Arial"/>
          <w:sz w:val="28"/>
          <w:szCs w:val="28"/>
          <w:highlight w:val="yellow"/>
        </w:rPr>
        <w:t>.</w:t>
      </w:r>
      <w:commentRangeEnd w:id="28"/>
      <w:r w:rsidR="00866D28">
        <w:rPr>
          <w:rStyle w:val="Refdecomentrio"/>
          <w:rFonts w:ascii="Arial" w:hAnsi="Arial" w:cs="Arial"/>
          <w:sz w:val="28"/>
          <w:szCs w:val="28"/>
        </w:rPr>
        <w:commentReference w:id="28"/>
      </w:r>
      <w:commentRangeEnd w:id="29"/>
      <w:r>
        <w:rPr>
          <w:rStyle w:val="Refdecomentrio"/>
          <w:rFonts w:ascii="Arial" w:hAnsi="Arial" w:cs="Arial"/>
          <w:sz w:val="28"/>
          <w:szCs w:val="28"/>
        </w:rPr>
        <w:commentReference w:id="29"/>
      </w:r>
      <w:r w:rsidR="00866D28">
        <w:rPr>
          <w:rFonts w:ascii="Arial" w:hAnsi="Arial" w:cs="Arial"/>
          <w:sz w:val="28"/>
          <w:szCs w:val="28"/>
        </w:rPr>
        <w:t xml:space="preserve"> </w:t>
      </w:r>
      <w:r w:rsidR="00330EAE" w:rsidRPr="00866D28">
        <w:rPr>
          <w:rFonts w:ascii="Arial" w:hAnsi="Arial" w:cs="Arial"/>
          <w:color w:val="833C0B" w:themeColor="accent2" w:themeShade="80"/>
          <w:sz w:val="28"/>
          <w:szCs w:val="28"/>
        </w:rPr>
        <w:t>Confira-se:</w:t>
      </w:r>
    </w:p>
    <w:p w14:paraId="1751D14D" w14:textId="77777777" w:rsidR="00330EAE" w:rsidRPr="00B22D8D" w:rsidRDefault="00330EAE" w:rsidP="004D1710">
      <w:pPr>
        <w:spacing w:after="0" w:line="360" w:lineRule="auto"/>
        <w:ind w:firstLine="2268"/>
        <w:jc w:val="both"/>
        <w:rPr>
          <w:rFonts w:ascii="Arial" w:hAnsi="Arial" w:cs="Arial"/>
          <w:i/>
          <w:iCs/>
          <w:color w:val="00B050"/>
          <w:sz w:val="28"/>
          <w:szCs w:val="28"/>
        </w:rPr>
      </w:pPr>
    </w:p>
    <w:p w14:paraId="35B75F15" w14:textId="2E446427" w:rsidR="00330EAE" w:rsidRPr="00866D28" w:rsidRDefault="00330EAE" w:rsidP="00866D28">
      <w:pPr>
        <w:spacing w:after="0" w:line="360" w:lineRule="auto"/>
        <w:ind w:left="2268" w:firstLine="1134"/>
        <w:jc w:val="both"/>
        <w:rPr>
          <w:rFonts w:ascii="Arial" w:hAnsi="Arial" w:cs="Arial"/>
          <w:i/>
          <w:iCs/>
          <w:color w:val="7030A0"/>
          <w:sz w:val="26"/>
          <w:szCs w:val="26"/>
        </w:rPr>
      </w:pPr>
      <w:r w:rsidRPr="00866D28">
        <w:rPr>
          <w:rFonts w:ascii="Arial" w:hAnsi="Arial" w:cs="Arial"/>
          <w:i/>
          <w:iCs/>
          <w:color w:val="7030A0"/>
          <w:sz w:val="26"/>
          <w:szCs w:val="26"/>
        </w:rPr>
        <w:t>“(...) 57. No caso, verifico que o casal encontra-se separado de fato desde 07/02/2023, todavia, continuam convivendo na mesma casa,</w:t>
      </w:r>
      <w:r w:rsidR="00866D28" w:rsidRPr="00866D28">
        <w:rPr>
          <w:rFonts w:ascii="Arial" w:hAnsi="Arial" w:cs="Arial"/>
          <w:i/>
          <w:iCs/>
          <w:color w:val="7030A0"/>
          <w:sz w:val="26"/>
          <w:szCs w:val="26"/>
        </w:rPr>
        <w:t xml:space="preserve"> </w:t>
      </w:r>
      <w:r w:rsidRPr="00866D28">
        <w:rPr>
          <w:rFonts w:ascii="Arial" w:hAnsi="Arial" w:cs="Arial"/>
          <w:b/>
          <w:bCs/>
          <w:i/>
          <w:iCs/>
          <w:color w:val="7030A0"/>
          <w:sz w:val="26"/>
          <w:szCs w:val="26"/>
        </w:rPr>
        <w:t xml:space="preserve">o que </w:t>
      </w:r>
      <w:r w:rsidRPr="00866D28">
        <w:rPr>
          <w:rFonts w:ascii="Arial" w:hAnsi="Arial" w:cs="Arial"/>
          <w:b/>
          <w:bCs/>
          <w:i/>
          <w:iCs/>
          <w:color w:val="7030A0"/>
          <w:sz w:val="26"/>
          <w:szCs w:val="26"/>
        </w:rPr>
        <w:lastRenderedPageBreak/>
        <w:t>evidencia que o ex-companheiro da autora vem lhe prestando alimentos in natura</w:t>
      </w:r>
      <w:r w:rsidRPr="00866D28">
        <w:rPr>
          <w:rFonts w:ascii="Arial" w:hAnsi="Arial" w:cs="Arial"/>
          <w:i/>
          <w:iCs/>
          <w:color w:val="7030A0"/>
          <w:sz w:val="26"/>
          <w:szCs w:val="26"/>
        </w:rPr>
        <w:t>.(...)”</w:t>
      </w:r>
    </w:p>
    <w:p w14:paraId="1593AB1F" w14:textId="77777777" w:rsidR="004D1710" w:rsidRDefault="004D1710" w:rsidP="004D1710">
      <w:pPr>
        <w:spacing w:after="0" w:line="360" w:lineRule="auto"/>
        <w:ind w:firstLine="2268"/>
        <w:jc w:val="both"/>
        <w:rPr>
          <w:rFonts w:ascii="Arial" w:hAnsi="Arial" w:cs="Arial"/>
          <w:sz w:val="28"/>
          <w:szCs w:val="28"/>
        </w:rPr>
      </w:pPr>
    </w:p>
    <w:p w14:paraId="196E4E5D" w14:textId="77777777" w:rsidR="00E11F5A" w:rsidRDefault="004D1710" w:rsidP="004D1710">
      <w:pPr>
        <w:spacing w:after="0" w:line="360" w:lineRule="auto"/>
        <w:ind w:firstLine="2268"/>
        <w:jc w:val="both"/>
        <w:rPr>
          <w:rFonts w:ascii="Arial" w:hAnsi="Arial" w:cs="Arial"/>
          <w:sz w:val="28"/>
          <w:szCs w:val="28"/>
        </w:rPr>
      </w:pPr>
      <w:r w:rsidRPr="004D1710">
        <w:rPr>
          <w:rFonts w:ascii="Arial" w:hAnsi="Arial" w:cs="Arial"/>
          <w:sz w:val="28"/>
          <w:szCs w:val="28"/>
        </w:rPr>
        <w:t xml:space="preserve">Quanto às necessidades da apelante, igualmente é incontroversa sua dependência econômica em relação ao ex-companheiro. </w:t>
      </w:r>
    </w:p>
    <w:p w14:paraId="011BD188" w14:textId="77777777" w:rsidR="00E11F5A" w:rsidRDefault="00E11F5A" w:rsidP="004D1710">
      <w:pPr>
        <w:spacing w:after="0" w:line="360" w:lineRule="auto"/>
        <w:ind w:firstLine="2268"/>
        <w:jc w:val="both"/>
        <w:rPr>
          <w:rFonts w:ascii="Arial" w:hAnsi="Arial" w:cs="Arial"/>
          <w:sz w:val="28"/>
          <w:szCs w:val="28"/>
        </w:rPr>
      </w:pPr>
    </w:p>
    <w:p w14:paraId="5D188D51" w14:textId="37C0F8F6" w:rsidR="004D1710" w:rsidRPr="004D1710" w:rsidRDefault="004D1710" w:rsidP="004D1710">
      <w:pPr>
        <w:spacing w:after="0" w:line="360" w:lineRule="auto"/>
        <w:ind w:firstLine="2268"/>
        <w:jc w:val="both"/>
        <w:rPr>
          <w:rFonts w:ascii="Arial" w:hAnsi="Arial" w:cs="Arial"/>
          <w:sz w:val="28"/>
          <w:szCs w:val="28"/>
        </w:rPr>
      </w:pPr>
      <w:r w:rsidRPr="00E11F5A">
        <w:rPr>
          <w:rFonts w:ascii="Arial" w:hAnsi="Arial" w:cs="Arial"/>
          <w:sz w:val="28"/>
          <w:szCs w:val="28"/>
          <w:highlight w:val="yellow"/>
        </w:rPr>
        <w:t xml:space="preserve">Deve-se considerar, ademais, que está afastada do mercado de trabalho há mais de vinte anos, conta com </w:t>
      </w:r>
      <w:r w:rsidR="00976BAF" w:rsidRPr="00E11F5A">
        <w:rPr>
          <w:rFonts w:ascii="Arial" w:hAnsi="Arial" w:cs="Arial"/>
          <w:sz w:val="28"/>
          <w:szCs w:val="28"/>
          <w:highlight w:val="yellow"/>
        </w:rPr>
        <w:t>56 anos de</w:t>
      </w:r>
      <w:r w:rsidRPr="00E11F5A">
        <w:rPr>
          <w:rFonts w:ascii="Arial" w:hAnsi="Arial" w:cs="Arial"/>
          <w:sz w:val="28"/>
          <w:szCs w:val="28"/>
          <w:highlight w:val="yellow"/>
        </w:rPr>
        <w:t xml:space="preserve"> idade e não possui formação acadêmica, fatores que dificultam sua reinserção laboral. A apelante apresentou planilha de despesas no valor aproximado de R$ 6.000,00 (ID 80349681, pág. 13).</w:t>
      </w:r>
    </w:p>
    <w:p w14:paraId="5641C36F" w14:textId="77777777" w:rsidR="00616A5C" w:rsidRPr="00616A5C" w:rsidRDefault="00616A5C" w:rsidP="00616A5C">
      <w:pPr>
        <w:spacing w:after="0" w:line="360" w:lineRule="auto"/>
        <w:ind w:firstLine="2268"/>
        <w:jc w:val="both"/>
        <w:rPr>
          <w:rFonts w:ascii="Arial" w:hAnsi="Arial" w:cs="Arial"/>
          <w:sz w:val="28"/>
          <w:szCs w:val="28"/>
        </w:rPr>
      </w:pPr>
    </w:p>
    <w:p w14:paraId="32DAB4BC" w14:textId="6C706487" w:rsidR="003F32A2" w:rsidRDefault="00616A5C" w:rsidP="003F32A2">
      <w:pPr>
        <w:spacing w:after="0" w:line="360" w:lineRule="auto"/>
        <w:ind w:firstLine="2268"/>
        <w:jc w:val="both"/>
        <w:rPr>
          <w:rFonts w:ascii="Arial" w:hAnsi="Arial" w:cs="Arial"/>
          <w:sz w:val="28"/>
          <w:szCs w:val="28"/>
        </w:rPr>
      </w:pPr>
      <w:r w:rsidRPr="00616A5C">
        <w:rPr>
          <w:rFonts w:ascii="Arial" w:hAnsi="Arial" w:cs="Arial"/>
          <w:sz w:val="28"/>
          <w:szCs w:val="28"/>
        </w:rPr>
        <w:t xml:space="preserve">Nesse cenário, </w:t>
      </w:r>
      <w:r w:rsidR="00E11F5A" w:rsidRPr="00E11F5A">
        <w:rPr>
          <w:rFonts w:ascii="Arial" w:hAnsi="Arial" w:cs="Arial"/>
          <w:color w:val="833C0B" w:themeColor="accent2" w:themeShade="80"/>
          <w:sz w:val="28"/>
          <w:szCs w:val="28"/>
        </w:rPr>
        <w:t xml:space="preserve">a apelante </w:t>
      </w:r>
      <w:r w:rsidRPr="00616A5C">
        <w:rPr>
          <w:rFonts w:ascii="Arial" w:hAnsi="Arial" w:cs="Arial"/>
          <w:sz w:val="28"/>
          <w:szCs w:val="28"/>
        </w:rPr>
        <w:t xml:space="preserve">faz jus à percepção de alimentos, nos termos do </w:t>
      </w:r>
      <w:commentRangeStart w:id="31"/>
      <w:commentRangeStart w:id="32"/>
      <w:r w:rsidRPr="00616A5C">
        <w:rPr>
          <w:rFonts w:ascii="Arial" w:hAnsi="Arial" w:cs="Arial"/>
          <w:sz w:val="28"/>
          <w:szCs w:val="28"/>
        </w:rPr>
        <w:t>ar</w:t>
      </w:r>
      <w:commentRangeEnd w:id="31"/>
      <w:r w:rsidR="00E11F5A" w:rsidRPr="00616A5C">
        <w:rPr>
          <w:rStyle w:val="Refdecomentrio"/>
          <w:rFonts w:ascii="Arial" w:hAnsi="Arial" w:cs="Arial"/>
          <w:sz w:val="28"/>
          <w:szCs w:val="28"/>
        </w:rPr>
        <w:commentReference w:id="31"/>
      </w:r>
      <w:commentRangeEnd w:id="32"/>
      <w:r w:rsidRPr="00616A5C">
        <w:rPr>
          <w:rStyle w:val="Refdecomentrio"/>
          <w:rFonts w:ascii="Arial" w:hAnsi="Arial" w:cs="Arial"/>
          <w:sz w:val="28"/>
          <w:szCs w:val="28"/>
        </w:rPr>
        <w:commentReference w:id="32"/>
      </w:r>
      <w:r w:rsidRPr="00616A5C">
        <w:rPr>
          <w:rFonts w:ascii="Arial" w:hAnsi="Arial" w:cs="Arial"/>
          <w:sz w:val="28"/>
          <w:szCs w:val="28"/>
        </w:rPr>
        <w:t>t. 1.694</w:t>
      </w:r>
      <w:r w:rsidR="00796ED8" w:rsidRPr="00064DFF">
        <w:rPr>
          <w:rFonts w:ascii="Arial" w:hAnsi="Arial" w:cs="Arial"/>
          <w:color w:val="7030A0"/>
          <w:sz w:val="28"/>
          <w:szCs w:val="28"/>
        </w:rPr>
        <w:t>, caput</w:t>
      </w:r>
      <w:r w:rsidR="00F2715A" w:rsidRPr="00064DFF">
        <w:rPr>
          <w:rFonts w:ascii="Arial" w:hAnsi="Arial" w:cs="Arial"/>
          <w:color w:val="7030A0"/>
          <w:sz w:val="28"/>
          <w:szCs w:val="28"/>
        </w:rPr>
        <w:t xml:space="preserve"> e §1º</w:t>
      </w:r>
      <w:r w:rsidRPr="00064DFF">
        <w:rPr>
          <w:rFonts w:ascii="Arial" w:hAnsi="Arial" w:cs="Arial"/>
          <w:color w:val="7030A0"/>
          <w:sz w:val="28"/>
          <w:szCs w:val="28"/>
        </w:rPr>
        <w:t xml:space="preserve"> </w:t>
      </w:r>
      <w:r w:rsidRPr="00616A5C">
        <w:rPr>
          <w:rFonts w:ascii="Arial" w:hAnsi="Arial" w:cs="Arial"/>
          <w:sz w:val="28"/>
          <w:szCs w:val="28"/>
        </w:rPr>
        <w:t>do Código Civil</w:t>
      </w:r>
      <w:r w:rsidR="003F32A2">
        <w:rPr>
          <w:rFonts w:ascii="Arial" w:hAnsi="Arial" w:cs="Arial"/>
          <w:sz w:val="28"/>
          <w:szCs w:val="28"/>
        </w:rPr>
        <w:t xml:space="preserve">, que assegura </w:t>
      </w:r>
      <w:r w:rsidR="003F32A2" w:rsidRPr="00616A5C">
        <w:rPr>
          <w:rFonts w:ascii="Arial" w:hAnsi="Arial" w:cs="Arial"/>
          <w:sz w:val="28"/>
          <w:szCs w:val="28"/>
        </w:rPr>
        <w:t>aos companheiros o direito de pleiteá-los na medida de suas necessidades e das possibilidades do alimentante</w:t>
      </w:r>
      <w:r w:rsidR="003F32A2">
        <w:rPr>
          <w:rFonts w:ascii="Arial" w:hAnsi="Arial" w:cs="Arial"/>
          <w:sz w:val="28"/>
          <w:szCs w:val="28"/>
        </w:rPr>
        <w:t xml:space="preserve">, </w:t>
      </w:r>
      <w:r w:rsidR="003F32A2" w:rsidRPr="008467ED">
        <w:rPr>
          <w:rFonts w:ascii="Arial" w:hAnsi="Arial" w:cs="Arial"/>
          <w:sz w:val="28"/>
          <w:szCs w:val="28"/>
        </w:rPr>
        <w:t>observ</w:t>
      </w:r>
      <w:r w:rsidR="003F32A2">
        <w:rPr>
          <w:rFonts w:ascii="Arial" w:hAnsi="Arial" w:cs="Arial"/>
          <w:sz w:val="28"/>
          <w:szCs w:val="28"/>
        </w:rPr>
        <w:t xml:space="preserve">ado </w:t>
      </w:r>
      <w:r w:rsidR="003F32A2" w:rsidRPr="008467ED">
        <w:rPr>
          <w:rFonts w:ascii="Arial" w:hAnsi="Arial" w:cs="Arial"/>
          <w:sz w:val="28"/>
          <w:szCs w:val="28"/>
        </w:rPr>
        <w:t>o binômio necessidade-</w:t>
      </w:r>
      <w:r w:rsidR="003F32A2">
        <w:rPr>
          <w:rFonts w:ascii="Arial" w:hAnsi="Arial" w:cs="Arial"/>
          <w:sz w:val="28"/>
          <w:szCs w:val="28"/>
        </w:rPr>
        <w:t>possibilidade:</w:t>
      </w:r>
    </w:p>
    <w:p w14:paraId="2B8AD9EC" w14:textId="0B546724" w:rsidR="00FB5475" w:rsidRDefault="00FB5475" w:rsidP="00B25F6A">
      <w:pPr>
        <w:spacing w:after="0" w:line="360" w:lineRule="auto"/>
        <w:ind w:firstLine="2268"/>
        <w:jc w:val="both"/>
        <w:rPr>
          <w:rFonts w:ascii="Arial" w:hAnsi="Arial" w:cs="Arial"/>
          <w:sz w:val="28"/>
          <w:szCs w:val="28"/>
        </w:rPr>
      </w:pPr>
    </w:p>
    <w:p w14:paraId="1A0FFFAE" w14:textId="32537649" w:rsidR="00FB5475" w:rsidRPr="00866D28" w:rsidRDefault="00FB5475"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“Art. 1.694. Podem os parentes, os cônjuges ou companheiros pedir uns aos outros os alimentos de que necessitem para viver de modo compatível com a sua condição social, inclusive para atender às necessidades de sua educação.”</w:t>
      </w:r>
    </w:p>
    <w:p w14:paraId="0EA3598B" w14:textId="5463D7F6" w:rsidR="00F2715A" w:rsidRPr="00866D28" w:rsidRDefault="00F2715A" w:rsidP="00866D28">
      <w:pPr>
        <w:spacing w:after="0" w:line="360" w:lineRule="auto"/>
        <w:ind w:left="2268"/>
        <w:jc w:val="both"/>
        <w:rPr>
          <w:rFonts w:ascii="Arial" w:hAnsi="Arial" w:cs="Arial"/>
          <w:i/>
          <w:iCs/>
          <w:color w:val="7030A0"/>
          <w:sz w:val="26"/>
          <w:szCs w:val="26"/>
        </w:rPr>
      </w:pPr>
      <w:r w:rsidRPr="00866D28">
        <w:rPr>
          <w:rFonts w:ascii="Arial" w:hAnsi="Arial" w:cs="Arial"/>
          <w:i/>
          <w:iCs/>
          <w:color w:val="7030A0"/>
          <w:sz w:val="26"/>
          <w:szCs w:val="26"/>
        </w:rPr>
        <w:t>§ 1 </w:t>
      </w:r>
      <w:r w:rsidRPr="00866D28">
        <w:rPr>
          <w:rFonts w:ascii="Arial" w:hAnsi="Arial" w:cs="Arial"/>
          <w:i/>
          <w:iCs/>
          <w:color w:val="7030A0"/>
          <w:sz w:val="26"/>
          <w:szCs w:val="26"/>
          <w:u w:val="single"/>
          <w:vertAlign w:val="superscript"/>
        </w:rPr>
        <w:t>o </w:t>
      </w:r>
      <w:r w:rsidRPr="00866D28">
        <w:rPr>
          <w:rFonts w:ascii="Arial" w:hAnsi="Arial" w:cs="Arial"/>
          <w:i/>
          <w:iCs/>
          <w:color w:val="7030A0"/>
          <w:sz w:val="26"/>
          <w:szCs w:val="26"/>
        </w:rPr>
        <w:t>Os alimentos devem ser fixados na proporção das necessidades do reclamante e dos recursos da pessoa obrigada.</w:t>
      </w:r>
      <w:r w:rsidR="003F32A2" w:rsidRPr="00866D28">
        <w:rPr>
          <w:rFonts w:ascii="Arial" w:hAnsi="Arial" w:cs="Arial"/>
          <w:i/>
          <w:iCs/>
          <w:color w:val="7030A0"/>
          <w:sz w:val="26"/>
          <w:szCs w:val="26"/>
        </w:rPr>
        <w:t>”</w:t>
      </w:r>
    </w:p>
    <w:p w14:paraId="448C8768" w14:textId="77777777" w:rsidR="00FB5475" w:rsidRPr="00866D28" w:rsidRDefault="00FB5475" w:rsidP="00866D28">
      <w:pPr>
        <w:spacing w:after="0" w:line="360" w:lineRule="auto"/>
        <w:jc w:val="both"/>
        <w:rPr>
          <w:rFonts w:ascii="Arial" w:hAnsi="Arial" w:cs="Arial"/>
          <w:i/>
          <w:iCs/>
          <w:color w:val="7030A0"/>
          <w:sz w:val="28"/>
          <w:szCs w:val="28"/>
        </w:rPr>
      </w:pPr>
    </w:p>
    <w:p w14:paraId="64B1FAA8" w14:textId="636B0496" w:rsidR="004D1710" w:rsidRPr="00E11F5A" w:rsidRDefault="00616A5C" w:rsidP="00616A5C">
      <w:pPr>
        <w:spacing w:after="0" w:line="360" w:lineRule="auto"/>
        <w:ind w:firstLine="2268"/>
        <w:jc w:val="both"/>
        <w:rPr>
          <w:rFonts w:ascii="Arial" w:hAnsi="Arial" w:cs="Arial"/>
          <w:sz w:val="28"/>
          <w:szCs w:val="28"/>
          <w:highlight w:val="yellow"/>
        </w:rPr>
      </w:pPr>
      <w:r w:rsidRPr="00E11F5A">
        <w:rPr>
          <w:rFonts w:ascii="Arial" w:hAnsi="Arial" w:cs="Arial"/>
          <w:sz w:val="28"/>
          <w:szCs w:val="28"/>
          <w:highlight w:val="yellow"/>
        </w:rPr>
        <w:t>Consider</w:t>
      </w:r>
      <w:r w:rsidR="00E11F5A" w:rsidRPr="00E11F5A">
        <w:rPr>
          <w:rFonts w:ascii="Arial" w:hAnsi="Arial" w:cs="Arial"/>
          <w:sz w:val="28"/>
          <w:szCs w:val="28"/>
          <w:highlight w:val="yellow"/>
        </w:rPr>
        <w:t>adas</w:t>
      </w:r>
      <w:r w:rsidRPr="00E11F5A">
        <w:rPr>
          <w:rFonts w:ascii="Arial" w:hAnsi="Arial" w:cs="Arial"/>
          <w:sz w:val="28"/>
          <w:szCs w:val="28"/>
          <w:highlight w:val="yellow"/>
        </w:rPr>
        <w:t xml:space="preserve"> as particularidades do caso, </w:t>
      </w:r>
      <w:r w:rsidR="007D4CE2">
        <w:rPr>
          <w:rFonts w:ascii="Arial" w:hAnsi="Arial" w:cs="Arial"/>
          <w:sz w:val="28"/>
          <w:szCs w:val="28"/>
          <w:highlight w:val="yellow"/>
        </w:rPr>
        <w:t xml:space="preserve">renovadas as vênias, </w:t>
      </w:r>
      <w:r w:rsidRPr="00E11F5A">
        <w:rPr>
          <w:rFonts w:ascii="Arial" w:hAnsi="Arial" w:cs="Arial"/>
          <w:sz w:val="28"/>
          <w:szCs w:val="28"/>
          <w:highlight w:val="yellow"/>
        </w:rPr>
        <w:t xml:space="preserve">os alimentos devem ser fixados em caráter </w:t>
      </w:r>
      <w:r w:rsidRPr="00E11F5A">
        <w:rPr>
          <w:rFonts w:ascii="Arial" w:hAnsi="Arial" w:cs="Arial"/>
          <w:sz w:val="28"/>
          <w:szCs w:val="28"/>
          <w:highlight w:val="yellow"/>
        </w:rPr>
        <w:lastRenderedPageBreak/>
        <w:t>transitório, a fim de possibilitar a reorganização da vida financeira da apelante e sua gradativa inserção no mercado de trabalho, sobretudo porque não há nos autos comprovação de incapacidade laborativa.</w:t>
      </w:r>
      <w:r w:rsidR="008467ED" w:rsidRPr="00E11F5A">
        <w:rPr>
          <w:rFonts w:ascii="Arial" w:hAnsi="Arial" w:cs="Arial"/>
          <w:sz w:val="28"/>
          <w:szCs w:val="28"/>
          <w:highlight w:val="yellow"/>
        </w:rPr>
        <w:t xml:space="preserve"> </w:t>
      </w:r>
    </w:p>
    <w:p w14:paraId="4FACDC6C" w14:textId="77777777" w:rsidR="00B25F6A" w:rsidRPr="00E11F5A" w:rsidRDefault="00B25F6A" w:rsidP="00616A5C">
      <w:pPr>
        <w:spacing w:after="0" w:line="360" w:lineRule="auto"/>
        <w:ind w:firstLine="2268"/>
        <w:jc w:val="both"/>
        <w:rPr>
          <w:rFonts w:ascii="Arial" w:hAnsi="Arial" w:cs="Arial"/>
          <w:sz w:val="28"/>
          <w:szCs w:val="28"/>
          <w:highlight w:val="yellow"/>
        </w:rPr>
      </w:pPr>
    </w:p>
    <w:p w14:paraId="1982EDB4" w14:textId="646A95C2" w:rsidR="00616A5C" w:rsidRDefault="00616A5C" w:rsidP="00616A5C">
      <w:pPr>
        <w:spacing w:after="0" w:line="360" w:lineRule="auto"/>
        <w:ind w:firstLine="2268"/>
        <w:jc w:val="both"/>
        <w:rPr>
          <w:rFonts w:ascii="Arial" w:hAnsi="Arial" w:cs="Arial"/>
          <w:sz w:val="28"/>
          <w:szCs w:val="28"/>
        </w:rPr>
      </w:pPr>
      <w:r w:rsidRPr="00E11F5A">
        <w:rPr>
          <w:rFonts w:ascii="Arial" w:hAnsi="Arial" w:cs="Arial"/>
          <w:sz w:val="28"/>
          <w:szCs w:val="28"/>
          <w:highlight w:val="yellow"/>
        </w:rPr>
        <w:t>Quanto à capacidade econômica do apelado, observa-se que inicialmente declarou perceber renda mensal aproximada de R$ 2.000,00, oriunda de aposentadorias no Brasil e na Alemanha, além de rendimentos de aluguéis</w:t>
      </w:r>
      <w:r w:rsidR="00B25F6A" w:rsidRPr="00E11F5A">
        <w:rPr>
          <w:rFonts w:ascii="Arial" w:hAnsi="Arial" w:cs="Arial"/>
          <w:sz w:val="28"/>
          <w:szCs w:val="28"/>
          <w:highlight w:val="yellow"/>
        </w:rPr>
        <w:t xml:space="preserve"> de imóveis</w:t>
      </w:r>
      <w:r w:rsidRPr="00E11F5A">
        <w:rPr>
          <w:rFonts w:ascii="Arial" w:hAnsi="Arial" w:cs="Arial"/>
          <w:sz w:val="28"/>
          <w:szCs w:val="28"/>
          <w:highlight w:val="yellow"/>
        </w:rPr>
        <w:t>, sem, contudo, especificar os valores (ID 80350267, pág. 20).</w:t>
      </w:r>
    </w:p>
    <w:p w14:paraId="438C06E1" w14:textId="77777777" w:rsidR="00AB5EBB" w:rsidRPr="00616A5C" w:rsidRDefault="00AB5EBB" w:rsidP="00616A5C">
      <w:pPr>
        <w:spacing w:after="0" w:line="360" w:lineRule="auto"/>
        <w:ind w:firstLine="2268"/>
        <w:jc w:val="both"/>
        <w:rPr>
          <w:rFonts w:ascii="Arial" w:hAnsi="Arial" w:cs="Arial"/>
          <w:sz w:val="28"/>
          <w:szCs w:val="28"/>
        </w:rPr>
      </w:pPr>
    </w:p>
    <w:p w14:paraId="07BCD0C3" w14:textId="77777777" w:rsidR="00E11F5A" w:rsidRPr="00E11F5A" w:rsidRDefault="00616A5C" w:rsidP="00616A5C">
      <w:pPr>
        <w:spacing w:after="0" w:line="360" w:lineRule="auto"/>
        <w:ind w:firstLine="2268"/>
        <w:jc w:val="both"/>
        <w:rPr>
          <w:rFonts w:ascii="Arial" w:hAnsi="Arial" w:cs="Arial"/>
          <w:sz w:val="28"/>
          <w:szCs w:val="28"/>
          <w:highlight w:val="cyan"/>
        </w:rPr>
      </w:pPr>
      <w:r w:rsidRPr="00E11F5A">
        <w:rPr>
          <w:rFonts w:ascii="Arial" w:hAnsi="Arial" w:cs="Arial"/>
          <w:sz w:val="28"/>
          <w:szCs w:val="28"/>
          <w:highlight w:val="yellow"/>
        </w:rPr>
        <w:t xml:space="preserve">Entretanto, </w:t>
      </w:r>
      <w:r w:rsidRPr="00E11F5A">
        <w:rPr>
          <w:rFonts w:ascii="Arial" w:hAnsi="Arial" w:cs="Arial"/>
          <w:sz w:val="28"/>
          <w:szCs w:val="28"/>
          <w:highlight w:val="cyan"/>
        </w:rPr>
        <w:t xml:space="preserve">após a quebra do sigilo bancário, passou a informar renda mensal de R$ 14.686,73, referente às mesmas fontes, relativamente ao ano de 2022, tendo, inclusive, sugerido a fixação de alimentos em 60% do </w:t>
      </w:r>
      <w:r w:rsidR="00E11F5A" w:rsidRPr="00E11F5A">
        <w:rPr>
          <w:rFonts w:ascii="Arial" w:hAnsi="Arial" w:cs="Arial"/>
          <w:sz w:val="28"/>
          <w:szCs w:val="28"/>
          <w:highlight w:val="cyan"/>
        </w:rPr>
        <w:t>salário-mínimo</w:t>
      </w:r>
      <w:r w:rsidRPr="00E11F5A">
        <w:rPr>
          <w:rFonts w:ascii="Arial" w:hAnsi="Arial" w:cs="Arial"/>
          <w:sz w:val="28"/>
          <w:szCs w:val="28"/>
          <w:highlight w:val="cyan"/>
        </w:rPr>
        <w:t xml:space="preserve"> (ID 80350388, pág. 29). </w:t>
      </w:r>
    </w:p>
    <w:p w14:paraId="5D5E67C0" w14:textId="77777777" w:rsidR="00E11F5A" w:rsidRPr="00E11F5A" w:rsidRDefault="00E11F5A" w:rsidP="00616A5C">
      <w:pPr>
        <w:spacing w:after="0" w:line="360" w:lineRule="auto"/>
        <w:ind w:firstLine="2268"/>
        <w:jc w:val="both"/>
        <w:rPr>
          <w:rFonts w:ascii="Arial" w:hAnsi="Arial" w:cs="Arial"/>
          <w:sz w:val="28"/>
          <w:szCs w:val="28"/>
          <w:highlight w:val="yellow"/>
        </w:rPr>
      </w:pPr>
    </w:p>
    <w:p w14:paraId="4EE5E1F7" w14:textId="71A18B00" w:rsidR="00616A5C" w:rsidRPr="00616A5C" w:rsidRDefault="00616A5C" w:rsidP="00616A5C">
      <w:pPr>
        <w:spacing w:after="0" w:line="360" w:lineRule="auto"/>
        <w:ind w:firstLine="2268"/>
        <w:jc w:val="both"/>
        <w:rPr>
          <w:rFonts w:ascii="Arial" w:hAnsi="Arial" w:cs="Arial"/>
          <w:sz w:val="28"/>
          <w:szCs w:val="28"/>
        </w:rPr>
      </w:pPr>
      <w:r w:rsidRPr="00E11F5A">
        <w:rPr>
          <w:rFonts w:ascii="Arial" w:hAnsi="Arial" w:cs="Arial"/>
          <w:sz w:val="28"/>
          <w:szCs w:val="28"/>
          <w:highlight w:val="yellow"/>
        </w:rPr>
        <w:t>Informou, ainda, despesas mensais na ordem de R$ 4.452,65, relacionadas ao pagamento de financiamentos imobiliários, taxas condominiais e financiamento de veículo.</w:t>
      </w:r>
    </w:p>
    <w:p w14:paraId="18CA0DD5" w14:textId="77777777" w:rsidR="004D1710" w:rsidRDefault="004D1710" w:rsidP="00616A5C">
      <w:pPr>
        <w:spacing w:after="0" w:line="360" w:lineRule="auto"/>
        <w:ind w:firstLine="2268"/>
        <w:jc w:val="both"/>
        <w:rPr>
          <w:rFonts w:ascii="Arial" w:hAnsi="Arial" w:cs="Arial"/>
          <w:sz w:val="28"/>
          <w:szCs w:val="28"/>
        </w:rPr>
      </w:pPr>
    </w:p>
    <w:p w14:paraId="641A96D2" w14:textId="78C2B5E8" w:rsidR="00616A5C" w:rsidRPr="00616A5C" w:rsidRDefault="00616A5C" w:rsidP="00616A5C">
      <w:pPr>
        <w:spacing w:after="0" w:line="360" w:lineRule="auto"/>
        <w:ind w:firstLine="2268"/>
        <w:jc w:val="both"/>
        <w:rPr>
          <w:rFonts w:ascii="Arial" w:hAnsi="Arial" w:cs="Arial"/>
          <w:sz w:val="28"/>
          <w:szCs w:val="28"/>
        </w:rPr>
      </w:pPr>
      <w:r w:rsidRPr="00E11F5A">
        <w:rPr>
          <w:rFonts w:ascii="Arial" w:hAnsi="Arial" w:cs="Arial"/>
          <w:sz w:val="28"/>
          <w:szCs w:val="28"/>
          <w:highlight w:val="yellow"/>
        </w:rPr>
        <w:t>Verifica-se, contudo, que o apelad</w:t>
      </w:r>
      <w:r w:rsidR="00AB5EBB" w:rsidRPr="00E11F5A">
        <w:rPr>
          <w:rFonts w:ascii="Arial" w:hAnsi="Arial" w:cs="Arial"/>
          <w:sz w:val="28"/>
          <w:szCs w:val="28"/>
          <w:highlight w:val="yellow"/>
        </w:rPr>
        <w:t>o</w:t>
      </w:r>
      <w:r w:rsidRPr="00E11F5A">
        <w:rPr>
          <w:rFonts w:ascii="Arial" w:hAnsi="Arial" w:cs="Arial"/>
          <w:sz w:val="28"/>
          <w:szCs w:val="28"/>
          <w:highlight w:val="yellow"/>
        </w:rPr>
        <w:t xml:space="preserve"> não possui filhos menores e não demonstrou comprometimento excessivo de sua renda ou a existência de despesas extraordinárias.</w:t>
      </w:r>
    </w:p>
    <w:p w14:paraId="70C64AB3" w14:textId="77777777" w:rsidR="004D1710" w:rsidRDefault="004D1710" w:rsidP="00616A5C">
      <w:pPr>
        <w:spacing w:after="0" w:line="360" w:lineRule="auto"/>
        <w:ind w:firstLine="2268"/>
        <w:jc w:val="both"/>
        <w:rPr>
          <w:rFonts w:ascii="Arial" w:hAnsi="Arial" w:cs="Arial"/>
          <w:sz w:val="28"/>
          <w:szCs w:val="28"/>
        </w:rPr>
      </w:pPr>
    </w:p>
    <w:p w14:paraId="6B18EB2D" w14:textId="5BCCD183" w:rsidR="00616A5C" w:rsidRPr="008467ED" w:rsidRDefault="00616A5C" w:rsidP="00616A5C">
      <w:pPr>
        <w:spacing w:after="0" w:line="360" w:lineRule="auto"/>
        <w:ind w:firstLine="2268"/>
        <w:jc w:val="both"/>
        <w:rPr>
          <w:rFonts w:ascii="Arial" w:hAnsi="Arial" w:cs="Arial"/>
          <w:sz w:val="28"/>
          <w:szCs w:val="28"/>
          <w:u w:val="single"/>
        </w:rPr>
      </w:pPr>
      <w:r w:rsidRPr="00831029">
        <w:rPr>
          <w:rFonts w:ascii="Arial" w:hAnsi="Arial" w:cs="Arial"/>
          <w:sz w:val="28"/>
          <w:szCs w:val="28"/>
          <w:highlight w:val="yellow"/>
          <w:u w:val="single"/>
        </w:rPr>
        <w:t xml:space="preserve">Assim, </w:t>
      </w:r>
      <w:r w:rsidR="00831029" w:rsidRPr="00831029">
        <w:rPr>
          <w:rFonts w:ascii="Arial" w:hAnsi="Arial" w:cs="Arial"/>
          <w:color w:val="833C0B" w:themeColor="accent2" w:themeShade="80"/>
          <w:sz w:val="28"/>
          <w:szCs w:val="28"/>
          <w:highlight w:val="yellow"/>
          <w:u w:val="single"/>
        </w:rPr>
        <w:t xml:space="preserve">reiteradas as vênias, </w:t>
      </w:r>
      <w:r w:rsidRPr="00831029">
        <w:rPr>
          <w:rFonts w:ascii="Arial" w:hAnsi="Arial" w:cs="Arial"/>
          <w:sz w:val="28"/>
          <w:szCs w:val="28"/>
          <w:highlight w:val="yellow"/>
          <w:u w:val="single"/>
        </w:rPr>
        <w:t>dou parcial provimento ao apelo</w:t>
      </w:r>
      <w:r w:rsidR="00AB5EBB" w:rsidRPr="00831029">
        <w:rPr>
          <w:rFonts w:ascii="Arial" w:hAnsi="Arial" w:cs="Arial"/>
          <w:sz w:val="28"/>
          <w:szCs w:val="28"/>
          <w:highlight w:val="yellow"/>
          <w:u w:val="single"/>
        </w:rPr>
        <w:t xml:space="preserve"> da autora</w:t>
      </w:r>
      <w:r w:rsidR="00E11F5A" w:rsidRPr="00831029">
        <w:rPr>
          <w:rFonts w:ascii="Arial" w:hAnsi="Arial" w:cs="Arial"/>
          <w:sz w:val="28"/>
          <w:szCs w:val="28"/>
          <w:highlight w:val="yellow"/>
          <w:u w:val="single"/>
        </w:rPr>
        <w:t xml:space="preserve">, </w:t>
      </w:r>
      <w:r w:rsidR="00E11F5A" w:rsidRPr="00831029">
        <w:rPr>
          <w:rFonts w:ascii="Arial" w:hAnsi="Arial" w:cs="Arial"/>
          <w:color w:val="833C0B" w:themeColor="accent2" w:themeShade="80"/>
          <w:sz w:val="28"/>
          <w:szCs w:val="28"/>
          <w:highlight w:val="yellow"/>
          <w:u w:val="single"/>
        </w:rPr>
        <w:t>nesse ponto,</w:t>
      </w:r>
      <w:r w:rsidRPr="00831029">
        <w:rPr>
          <w:rFonts w:ascii="Arial" w:hAnsi="Arial" w:cs="Arial"/>
          <w:color w:val="833C0B" w:themeColor="accent2" w:themeShade="80"/>
          <w:sz w:val="28"/>
          <w:szCs w:val="28"/>
          <w:highlight w:val="yellow"/>
          <w:u w:val="single"/>
        </w:rPr>
        <w:t xml:space="preserve"> </w:t>
      </w:r>
      <w:r w:rsidRPr="00831029">
        <w:rPr>
          <w:rFonts w:ascii="Arial" w:hAnsi="Arial" w:cs="Arial"/>
          <w:sz w:val="28"/>
          <w:szCs w:val="28"/>
          <w:highlight w:val="yellow"/>
          <w:u w:val="single"/>
        </w:rPr>
        <w:t xml:space="preserve">para fixar alimentos em </w:t>
      </w:r>
      <w:r w:rsidR="00AB5EBB" w:rsidRPr="00831029">
        <w:rPr>
          <w:rFonts w:ascii="Arial" w:hAnsi="Arial" w:cs="Arial"/>
          <w:sz w:val="28"/>
          <w:szCs w:val="28"/>
          <w:highlight w:val="yellow"/>
          <w:u w:val="single"/>
        </w:rPr>
        <w:t xml:space="preserve">seu </w:t>
      </w:r>
      <w:r w:rsidRPr="00831029">
        <w:rPr>
          <w:rFonts w:ascii="Arial" w:hAnsi="Arial" w:cs="Arial"/>
          <w:sz w:val="28"/>
          <w:szCs w:val="28"/>
          <w:highlight w:val="yellow"/>
          <w:u w:val="single"/>
        </w:rPr>
        <w:t xml:space="preserve">favor no valor de </w:t>
      </w:r>
      <w:commentRangeStart w:id="34"/>
      <w:commentRangeStart w:id="35"/>
      <w:r w:rsidRPr="00831029">
        <w:rPr>
          <w:rFonts w:ascii="Arial" w:hAnsi="Arial" w:cs="Arial"/>
          <w:sz w:val="28"/>
          <w:szCs w:val="28"/>
          <w:highlight w:val="yellow"/>
          <w:u w:val="single"/>
        </w:rPr>
        <w:t>3 (três) salários mínimos,</w:t>
      </w:r>
      <w:commentRangeEnd w:id="34"/>
      <w:r w:rsidR="008C0CD5" w:rsidRPr="00831029">
        <w:rPr>
          <w:rStyle w:val="Refdecomentrio"/>
          <w:rFonts w:ascii="Arial" w:hAnsi="Arial" w:cs="Arial"/>
          <w:sz w:val="28"/>
          <w:szCs w:val="28"/>
          <w:highlight w:val="yellow"/>
          <w:u w:val="single"/>
        </w:rPr>
        <w:commentReference w:id="34"/>
      </w:r>
      <w:commentRangeEnd w:id="35"/>
      <w:r w:rsidRPr="00831029">
        <w:rPr>
          <w:rStyle w:val="Refdecomentrio"/>
          <w:rFonts w:ascii="Arial" w:hAnsi="Arial" w:cs="Arial"/>
          <w:sz w:val="28"/>
          <w:szCs w:val="28"/>
          <w:highlight w:val="yellow"/>
          <w:u w:val="single"/>
        </w:rPr>
        <w:commentReference w:id="35"/>
      </w:r>
      <w:r w:rsidRPr="00831029">
        <w:rPr>
          <w:rFonts w:ascii="Arial" w:hAnsi="Arial" w:cs="Arial"/>
          <w:sz w:val="28"/>
          <w:szCs w:val="28"/>
          <w:highlight w:val="yellow"/>
          <w:u w:val="single"/>
        </w:rPr>
        <w:t xml:space="preserve"> pelo prazo de 36 (trinta e seis) meses, a serem pagos até o dia 10 de cada mês, em </w:t>
      </w:r>
      <w:r w:rsidRPr="00831029">
        <w:rPr>
          <w:rFonts w:ascii="Arial" w:hAnsi="Arial" w:cs="Arial"/>
          <w:sz w:val="28"/>
          <w:szCs w:val="28"/>
          <w:highlight w:val="yellow"/>
          <w:u w:val="single"/>
        </w:rPr>
        <w:lastRenderedPageBreak/>
        <w:t>conta bancária por ela indicada, a partir da publicação d</w:t>
      </w:r>
      <w:r w:rsidR="00E11F5A" w:rsidRPr="00831029">
        <w:rPr>
          <w:rFonts w:ascii="Arial" w:hAnsi="Arial" w:cs="Arial"/>
          <w:sz w:val="28"/>
          <w:szCs w:val="28"/>
          <w:highlight w:val="yellow"/>
          <w:u w:val="single"/>
        </w:rPr>
        <w:t>este</w:t>
      </w:r>
      <w:r w:rsidRPr="00831029">
        <w:rPr>
          <w:rFonts w:ascii="Arial" w:hAnsi="Arial" w:cs="Arial"/>
          <w:sz w:val="28"/>
          <w:szCs w:val="28"/>
          <w:highlight w:val="yellow"/>
          <w:u w:val="single"/>
        </w:rPr>
        <w:t xml:space="preserve"> acórdão, independentemente do trânsito em julgado.</w:t>
      </w:r>
    </w:p>
    <w:p w14:paraId="1D698AB1" w14:textId="77777777" w:rsidR="00616A5C" w:rsidRDefault="00616A5C" w:rsidP="00261ACA">
      <w:pPr>
        <w:spacing w:after="0" w:line="360" w:lineRule="auto"/>
        <w:ind w:firstLine="2268"/>
        <w:jc w:val="both"/>
        <w:rPr>
          <w:rFonts w:ascii="Arial" w:hAnsi="Arial" w:cs="Arial"/>
          <w:sz w:val="28"/>
          <w:szCs w:val="28"/>
        </w:rPr>
      </w:pPr>
    </w:p>
    <w:p w14:paraId="7A3FA429" w14:textId="1E29D36A" w:rsidR="00145CDA" w:rsidRPr="00576CDC" w:rsidRDefault="00145CDA" w:rsidP="00145CDA">
      <w:pPr>
        <w:spacing w:after="0" w:line="360" w:lineRule="auto"/>
        <w:jc w:val="center"/>
        <w:rPr>
          <w:rFonts w:ascii="Arial" w:hAnsi="Arial" w:cs="Arial"/>
          <w:sz w:val="28"/>
          <w:szCs w:val="28"/>
        </w:rPr>
      </w:pPr>
      <w:r w:rsidRPr="00831029">
        <w:rPr>
          <w:rFonts w:ascii="Arial" w:hAnsi="Arial" w:cs="Arial"/>
          <w:sz w:val="28"/>
          <w:szCs w:val="28"/>
          <w:highlight w:val="yellow"/>
        </w:rPr>
        <w:t>DO AFASTAMENTO DA MULTA POR EMBARGOS PROTELATÓRIOS</w:t>
      </w:r>
    </w:p>
    <w:p w14:paraId="2F44E1BD" w14:textId="77777777" w:rsidR="00145CDA" w:rsidRPr="00576CDC" w:rsidRDefault="00145CDA" w:rsidP="00145CDA">
      <w:pPr>
        <w:spacing w:after="0" w:line="360" w:lineRule="auto"/>
        <w:ind w:firstLine="2268"/>
        <w:jc w:val="both"/>
        <w:rPr>
          <w:rFonts w:ascii="Arial" w:hAnsi="Arial" w:cs="Arial"/>
          <w:sz w:val="28"/>
          <w:szCs w:val="28"/>
        </w:rPr>
      </w:pPr>
    </w:p>
    <w:p w14:paraId="228DF9AA" w14:textId="5EBA4603" w:rsidR="008361CB" w:rsidRPr="00576CDC" w:rsidRDefault="006E2FF6" w:rsidP="008361CB">
      <w:pPr>
        <w:spacing w:after="0" w:line="360" w:lineRule="auto"/>
        <w:ind w:firstLine="2268"/>
        <w:jc w:val="both"/>
        <w:rPr>
          <w:rFonts w:ascii="Arial" w:hAnsi="Arial" w:cs="Arial"/>
          <w:sz w:val="28"/>
          <w:szCs w:val="28"/>
        </w:rPr>
      </w:pPr>
      <w:r w:rsidRPr="00576CDC">
        <w:rPr>
          <w:rFonts w:ascii="Arial" w:hAnsi="Arial" w:cs="Arial"/>
          <w:sz w:val="28"/>
          <w:szCs w:val="28"/>
        </w:rPr>
        <w:t>A apelante alega que</w:t>
      </w:r>
      <w:r w:rsidR="008361CB" w:rsidRPr="00576CDC">
        <w:rPr>
          <w:rFonts w:ascii="Arial" w:hAnsi="Arial" w:cs="Arial"/>
          <w:sz w:val="28"/>
          <w:szCs w:val="28"/>
        </w:rPr>
        <w:t xml:space="preserve"> é indevida a multa aplicada nos embargos de declaração, uma vez que opostos com finalidade legítima de suprir omissões relevantes e viabilizar o acesso às instâncias superiores, em consonância com a jurisprudência do STJ e com a Súmula 98, não havendo caráter protelatório. </w:t>
      </w:r>
    </w:p>
    <w:p w14:paraId="0A4327B6" w14:textId="77777777" w:rsidR="006E2FF6" w:rsidRPr="00576CDC" w:rsidRDefault="006E2FF6" w:rsidP="008361CB">
      <w:pPr>
        <w:spacing w:after="0" w:line="360" w:lineRule="auto"/>
        <w:ind w:firstLine="2268"/>
        <w:jc w:val="both"/>
        <w:rPr>
          <w:rFonts w:ascii="Arial" w:hAnsi="Arial" w:cs="Arial"/>
          <w:sz w:val="28"/>
          <w:szCs w:val="28"/>
        </w:rPr>
      </w:pPr>
    </w:p>
    <w:p w14:paraId="22E18FDE" w14:textId="43B4815F" w:rsidR="006E2FF6" w:rsidRPr="00576CDC" w:rsidRDefault="006E2FF6" w:rsidP="008361CB">
      <w:pPr>
        <w:spacing w:after="0" w:line="360" w:lineRule="auto"/>
        <w:ind w:firstLine="2268"/>
        <w:jc w:val="both"/>
        <w:rPr>
          <w:rFonts w:ascii="Arial" w:hAnsi="Arial" w:cs="Arial"/>
          <w:sz w:val="28"/>
          <w:szCs w:val="28"/>
        </w:rPr>
      </w:pPr>
      <w:r w:rsidRPr="00831029">
        <w:rPr>
          <w:rFonts w:ascii="Arial" w:hAnsi="Arial" w:cs="Arial"/>
          <w:sz w:val="28"/>
          <w:szCs w:val="28"/>
          <w:highlight w:val="yellow"/>
        </w:rPr>
        <w:t>Com razão a apelante.</w:t>
      </w:r>
    </w:p>
    <w:p w14:paraId="5DDB622A" w14:textId="77777777" w:rsidR="006E2FF6" w:rsidRPr="00576CDC" w:rsidRDefault="006E2FF6" w:rsidP="008361CB">
      <w:pPr>
        <w:spacing w:after="0" w:line="360" w:lineRule="auto"/>
        <w:ind w:firstLine="2268"/>
        <w:jc w:val="both"/>
        <w:rPr>
          <w:rFonts w:ascii="Arial" w:hAnsi="Arial" w:cs="Arial"/>
          <w:sz w:val="28"/>
          <w:szCs w:val="28"/>
        </w:rPr>
      </w:pPr>
    </w:p>
    <w:p w14:paraId="6ABBB40D" w14:textId="7A1A0559" w:rsidR="006E2FF6" w:rsidRPr="00576CDC" w:rsidRDefault="006E2FF6" w:rsidP="006E2FF6">
      <w:pPr>
        <w:spacing w:after="0" w:line="360" w:lineRule="auto"/>
        <w:ind w:firstLine="2268"/>
        <w:jc w:val="both"/>
        <w:rPr>
          <w:rFonts w:ascii="Arial" w:hAnsi="Arial" w:cs="Arial"/>
          <w:sz w:val="28"/>
          <w:szCs w:val="28"/>
        </w:rPr>
      </w:pPr>
      <w:r w:rsidRPr="00831029">
        <w:rPr>
          <w:rFonts w:ascii="Arial" w:hAnsi="Arial" w:cs="Arial"/>
          <w:sz w:val="28"/>
          <w:szCs w:val="28"/>
          <w:highlight w:val="yellow"/>
        </w:rPr>
        <w:t>Consta da r. sentença proferida após os embargos de declaração opostos pela apelante (ID</w:t>
      </w:r>
      <w:r w:rsidRPr="00831029">
        <w:rPr>
          <w:highlight w:val="yellow"/>
        </w:rPr>
        <w:t xml:space="preserve"> </w:t>
      </w:r>
      <w:r w:rsidRPr="00831029">
        <w:rPr>
          <w:rFonts w:ascii="Arial" w:hAnsi="Arial" w:cs="Arial"/>
          <w:sz w:val="28"/>
          <w:szCs w:val="28"/>
          <w:highlight w:val="yellow"/>
        </w:rPr>
        <w:t>80350406):</w:t>
      </w:r>
      <w:r w:rsidRPr="00576CDC">
        <w:rPr>
          <w:rFonts w:ascii="Arial" w:hAnsi="Arial" w:cs="Arial"/>
          <w:sz w:val="28"/>
          <w:szCs w:val="28"/>
        </w:rPr>
        <w:t xml:space="preserve"> </w:t>
      </w:r>
    </w:p>
    <w:p w14:paraId="3DF738CE" w14:textId="77777777" w:rsidR="006E2FF6" w:rsidRPr="00576CDC" w:rsidRDefault="006E2FF6" w:rsidP="006E2FF6">
      <w:pPr>
        <w:spacing w:after="0" w:line="360" w:lineRule="auto"/>
        <w:ind w:firstLine="2268"/>
        <w:jc w:val="both"/>
        <w:rPr>
          <w:rFonts w:ascii="Arial" w:hAnsi="Arial" w:cs="Arial"/>
          <w:sz w:val="28"/>
          <w:szCs w:val="28"/>
        </w:rPr>
      </w:pPr>
    </w:p>
    <w:p w14:paraId="497EA8FC" w14:textId="4681DDF0"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 1. Trata-se de embargos de declaração com efeitos infringente opostos pela autora, em face da sentença de ID Num. 237368110 - Pág. 1/15, sob o fundamento de que esta padece de omissão, contradição, erro material e obscuridade, visto que foi indeferida a prova pericial para apurar as benfeitorias dos imóveis ao longo de 21 anos de convivência das partes, resultando em cerceamento de defesa da embargante, bem como analisou-se incompletamente o pedido de alimentos e a tese de sub-rogação de bens - Num. 248979724 - Pág. 1/7.</w:t>
      </w:r>
    </w:p>
    <w:p w14:paraId="584E82F7" w14:textId="55CA43E7" w:rsidR="007B0C6C" w:rsidRPr="00576CDC" w:rsidRDefault="007B0C6C"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w:t>
      </w:r>
    </w:p>
    <w:p w14:paraId="50C21F9E" w14:textId="0A7BC69A"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lastRenderedPageBreak/>
        <w:t>7. No mérito, </w:t>
      </w:r>
      <w:r w:rsidRPr="00576CDC">
        <w:rPr>
          <w:rFonts w:ascii="Arial" w:hAnsi="Arial" w:cs="Arial"/>
          <w:b/>
          <w:bCs/>
          <w:i/>
          <w:iCs/>
          <w:sz w:val="26"/>
          <w:szCs w:val="26"/>
        </w:rPr>
        <w:t>sem razão a embargante, porquanto não soube apontar qualquer vício na sentença embargada, senão visa, apenas e tão somente,  rediscutir matéria já decidida.</w:t>
      </w:r>
    </w:p>
    <w:p w14:paraId="406CD868" w14:textId="77777777"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8. Impende destacar que a embargante não apontou concretamente qualquer um dos vícios descritos no art. 1.022 do NCPC que ampare a oposição dos embargos de declaração. </w:t>
      </w:r>
    </w:p>
    <w:p w14:paraId="4536F810" w14:textId="63418E4B"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 9. Deste modo, no caso resta evidente que os embargos opostos não visam sanar omissão, contradição, obscuridade ou corrigir erro material algum - que, absolutamente, não existem - mas rediscutir questão já decidida.</w:t>
      </w:r>
    </w:p>
    <w:p w14:paraId="2A2A7DBE" w14:textId="4B9BCA1C"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 10. Em verdade, </w:t>
      </w:r>
      <w:r w:rsidRPr="00831029">
        <w:rPr>
          <w:rFonts w:ascii="Arial" w:hAnsi="Arial" w:cs="Arial"/>
          <w:b/>
          <w:bCs/>
          <w:i/>
          <w:iCs/>
          <w:sz w:val="26"/>
          <w:szCs w:val="26"/>
          <w:highlight w:val="yellow"/>
          <w:u w:val="single"/>
        </w:rPr>
        <w:t>tem-se observado a banalização do emprego dos embargos de declaração – ultimamente opostos amiúde, sem maior rigor, contra toda e qualquer decisão - como substitutos de recursos de apelação ou agravo de instrumento, ou com o intuito de fustigar o juízo, ganhar tempo ou procrastinar o andamento do processo, especialmente depois da mudança legislativa que conferiu ao embargos o poder de interromper – e não mais apenas suspender – os demais prazos recursais, o que, dada à enorme demanda das varas acaba por prejudicar, também, o andamento dos processos dos demais jurisdicionados, com graves prejuízos para o princípio constitucional da duração razoável dos processos.</w:t>
      </w:r>
    </w:p>
    <w:p w14:paraId="5849BBB9" w14:textId="127F77FA"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 xml:space="preserve">11. </w:t>
      </w:r>
      <w:r w:rsidRPr="00831029">
        <w:rPr>
          <w:rFonts w:ascii="Arial" w:hAnsi="Arial" w:cs="Arial"/>
          <w:i/>
          <w:iCs/>
          <w:sz w:val="26"/>
          <w:szCs w:val="26"/>
          <w:highlight w:val="yellow"/>
          <w:u w:val="single"/>
        </w:rPr>
        <w:t xml:space="preserve">Inexistente contradição ou omissão alguma na sentença embargada, revelando-se os </w:t>
      </w:r>
      <w:r w:rsidRPr="00831029">
        <w:rPr>
          <w:rFonts w:ascii="Arial" w:hAnsi="Arial" w:cs="Arial"/>
          <w:i/>
          <w:iCs/>
          <w:sz w:val="26"/>
          <w:szCs w:val="26"/>
          <w:highlight w:val="yellow"/>
          <w:u w:val="single"/>
        </w:rPr>
        <w:lastRenderedPageBreak/>
        <w:t>embargos de declaração manifesta e explicitamente infundados, aplica-se ao caso a sanção processual prevista no Código de Processo Civil</w:t>
      </w:r>
      <w:r w:rsidRPr="00576CDC">
        <w:rPr>
          <w:rFonts w:ascii="Arial" w:hAnsi="Arial" w:cs="Arial"/>
          <w:i/>
          <w:iCs/>
          <w:sz w:val="26"/>
          <w:szCs w:val="26"/>
        </w:rPr>
        <w:t>:</w:t>
      </w:r>
    </w:p>
    <w:p w14:paraId="464E63FC" w14:textId="3F2A68D1" w:rsidR="006E2FF6" w:rsidRPr="00576CDC" w:rsidRDefault="006E2FF6" w:rsidP="00831029">
      <w:pPr>
        <w:spacing w:after="0" w:line="360" w:lineRule="auto"/>
        <w:ind w:left="3402"/>
        <w:jc w:val="both"/>
        <w:rPr>
          <w:rFonts w:ascii="Arial" w:hAnsi="Arial" w:cs="Arial"/>
          <w:i/>
          <w:iCs/>
          <w:sz w:val="26"/>
          <w:szCs w:val="26"/>
        </w:rPr>
      </w:pPr>
      <w:r w:rsidRPr="00576CDC">
        <w:rPr>
          <w:rFonts w:ascii="Arial" w:hAnsi="Arial" w:cs="Arial"/>
          <w:i/>
          <w:iCs/>
          <w:sz w:val="26"/>
          <w:szCs w:val="26"/>
        </w:rPr>
        <w:t> Art. 1.026. Os embargos de declaração não possuem efeito suspensivo e interrompem o prazo para a interposição de recurso. </w:t>
      </w:r>
    </w:p>
    <w:p w14:paraId="485EA159" w14:textId="77777777" w:rsidR="006E2FF6" w:rsidRPr="00576CDC" w:rsidRDefault="006E2FF6" w:rsidP="00831029">
      <w:pPr>
        <w:spacing w:after="0" w:line="360" w:lineRule="auto"/>
        <w:ind w:left="3402"/>
        <w:jc w:val="both"/>
        <w:rPr>
          <w:rFonts w:ascii="Arial" w:hAnsi="Arial" w:cs="Arial"/>
          <w:i/>
          <w:iCs/>
          <w:sz w:val="26"/>
          <w:szCs w:val="26"/>
        </w:rPr>
      </w:pPr>
      <w:r w:rsidRPr="00576CDC">
        <w:rPr>
          <w:rFonts w:ascii="Arial" w:hAnsi="Arial" w:cs="Arial"/>
          <w:i/>
          <w:iCs/>
          <w:sz w:val="26"/>
          <w:szCs w:val="26"/>
        </w:rPr>
        <w:t>[...] </w:t>
      </w:r>
    </w:p>
    <w:p w14:paraId="7160B543" w14:textId="3B831457" w:rsidR="006E2FF6" w:rsidRPr="00576CDC" w:rsidRDefault="006E2FF6" w:rsidP="00831029">
      <w:pPr>
        <w:spacing w:after="0" w:line="360" w:lineRule="auto"/>
        <w:ind w:left="3402"/>
        <w:jc w:val="both"/>
        <w:rPr>
          <w:rFonts w:ascii="Arial" w:hAnsi="Arial" w:cs="Arial"/>
          <w:i/>
          <w:iCs/>
          <w:sz w:val="26"/>
          <w:szCs w:val="26"/>
        </w:rPr>
      </w:pPr>
      <w:r w:rsidRPr="00831029">
        <w:rPr>
          <w:rFonts w:ascii="Arial" w:hAnsi="Arial" w:cs="Arial"/>
          <w:i/>
          <w:iCs/>
          <w:sz w:val="26"/>
          <w:szCs w:val="26"/>
          <w:highlight w:val="yellow"/>
          <w:u w:val="single"/>
        </w:rPr>
        <w:t>§ 2º.</w:t>
      </w:r>
      <w:r w:rsidR="00831029" w:rsidRPr="00831029">
        <w:rPr>
          <w:rFonts w:ascii="Arial" w:hAnsi="Arial" w:cs="Arial"/>
          <w:i/>
          <w:iCs/>
          <w:sz w:val="26"/>
          <w:szCs w:val="26"/>
          <w:highlight w:val="yellow"/>
          <w:u w:val="single"/>
        </w:rPr>
        <w:t xml:space="preserve"> </w:t>
      </w:r>
      <w:r w:rsidRPr="00831029">
        <w:rPr>
          <w:rFonts w:ascii="Arial" w:hAnsi="Arial" w:cs="Arial"/>
          <w:b/>
          <w:bCs/>
          <w:i/>
          <w:iCs/>
          <w:sz w:val="26"/>
          <w:szCs w:val="26"/>
          <w:highlight w:val="yellow"/>
          <w:u w:val="single"/>
        </w:rPr>
        <w:t>Quando manifestamente protelatórios os embargos de declaração o juiz ou o tribunal, em decisão fundamentada condenará o embargante a pagar ao embargado multa não excedente a dois por cento sobre o valor atualizado da causa</w:t>
      </w:r>
      <w:r w:rsidRPr="00576CDC">
        <w:rPr>
          <w:rFonts w:ascii="Arial" w:hAnsi="Arial" w:cs="Arial"/>
          <w:b/>
          <w:bCs/>
          <w:i/>
          <w:iCs/>
          <w:sz w:val="26"/>
          <w:szCs w:val="26"/>
        </w:rPr>
        <w:t>. </w:t>
      </w:r>
    </w:p>
    <w:p w14:paraId="501EACC3" w14:textId="59040034" w:rsidR="006E2FF6" w:rsidRPr="00576CDC" w:rsidRDefault="006E2FF6" w:rsidP="006E2FF6">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 xml:space="preserve"> 12.  </w:t>
      </w:r>
      <w:r w:rsidRPr="00831029">
        <w:rPr>
          <w:rFonts w:ascii="Arial" w:hAnsi="Arial" w:cs="Arial"/>
          <w:i/>
          <w:iCs/>
          <w:sz w:val="26"/>
          <w:szCs w:val="26"/>
          <w:highlight w:val="yellow"/>
          <w:u w:val="single"/>
        </w:rPr>
        <w:t>No mesmo sentido, é também a reiterada, mansa e pacífica jurisprudência dos tribunais estaduais e do e. STJ</w:t>
      </w:r>
      <w:r w:rsidRPr="00576CDC">
        <w:rPr>
          <w:rFonts w:ascii="Arial" w:hAnsi="Arial" w:cs="Arial"/>
          <w:i/>
          <w:iCs/>
          <w:sz w:val="26"/>
          <w:szCs w:val="26"/>
        </w:rPr>
        <w:t>:</w:t>
      </w:r>
    </w:p>
    <w:p w14:paraId="19D61341" w14:textId="68847283" w:rsidR="006E2FF6" w:rsidRPr="00576CDC" w:rsidRDefault="007B0C6C" w:rsidP="007B0C6C">
      <w:pPr>
        <w:spacing w:after="0" w:line="360" w:lineRule="auto"/>
        <w:ind w:left="3402"/>
        <w:jc w:val="both"/>
        <w:rPr>
          <w:rFonts w:ascii="Arial" w:hAnsi="Arial" w:cs="Arial"/>
          <w:i/>
          <w:iCs/>
          <w:sz w:val="26"/>
          <w:szCs w:val="26"/>
        </w:rPr>
      </w:pPr>
      <w:r w:rsidRPr="00576CDC">
        <w:rPr>
          <w:rFonts w:ascii="Arial" w:hAnsi="Arial" w:cs="Arial"/>
          <w:i/>
          <w:iCs/>
          <w:sz w:val="26"/>
          <w:szCs w:val="26"/>
        </w:rPr>
        <w:t>(...)</w:t>
      </w:r>
    </w:p>
    <w:p w14:paraId="139B3F93" w14:textId="77777777" w:rsidR="006E2FF6" w:rsidRPr="00576CDC" w:rsidRDefault="006E2FF6" w:rsidP="007B0C6C">
      <w:pPr>
        <w:spacing w:after="0" w:line="360" w:lineRule="auto"/>
        <w:ind w:left="3402"/>
        <w:jc w:val="both"/>
        <w:rPr>
          <w:rFonts w:ascii="Arial" w:hAnsi="Arial" w:cs="Arial"/>
          <w:i/>
          <w:iCs/>
          <w:sz w:val="26"/>
          <w:szCs w:val="26"/>
        </w:rPr>
      </w:pPr>
      <w:r w:rsidRPr="00576CDC">
        <w:rPr>
          <w:rFonts w:ascii="Arial" w:hAnsi="Arial" w:cs="Arial"/>
          <w:i/>
          <w:iCs/>
          <w:sz w:val="26"/>
          <w:szCs w:val="26"/>
        </w:rPr>
        <w:t xml:space="preserve">EMBARGOS DE DECLARAÇÃO NO AGRAVO INTERNO NOS EMBARGOS DE DIVERGÊNCIA EM AGRAVO EM RECURSO ESPECIAL. OMISSÃO. VÍCIO INEXISTENTE. SIMPLES REITERAÇÃO DE ARGUMENTOS EM RECURSOS ANTERIORES. CARÁTER MANIFESTAMENTE PROTELATÓRIO. REJEIÇÃO COM APLICAÇÃO DE MULTA. VALOR DA CAUSA BAIXO. FIXAÇÃO EM VALOR CONDIZENTE COM O ESCOPO SANCIONADOR. I. Caso em exame 1. Embargos de declaração opostos por </w:t>
      </w:r>
      <w:r w:rsidRPr="00576CDC">
        <w:rPr>
          <w:rFonts w:ascii="Arial" w:hAnsi="Arial" w:cs="Arial"/>
          <w:i/>
          <w:iCs/>
          <w:sz w:val="26"/>
          <w:szCs w:val="26"/>
        </w:rPr>
        <w:lastRenderedPageBreak/>
        <w:t>WAGNER CANHEDO AZEVEDO FILHO contra acórdão que negou provimento ao agravo interno. II. Questão em discussão 2. Argumenta o embargante que o acórdão recorrido não esclareceu adequadamente a similitude fática entre o caso concreto e o paradigma invocado. Aponta omissão sobre o esclarecimento do vício e a mitigação da Súmula 187/STJ. III. Razões de decidir </w:t>
      </w:r>
      <w:r w:rsidRPr="00831029">
        <w:rPr>
          <w:rFonts w:ascii="Arial" w:hAnsi="Arial" w:cs="Arial"/>
          <w:b/>
          <w:bCs/>
          <w:i/>
          <w:iCs/>
          <w:sz w:val="26"/>
          <w:szCs w:val="26"/>
          <w:highlight w:val="yellow"/>
          <w:u w:val="single"/>
        </w:rPr>
        <w:t>3. Os embargos de declaração, a teor do art. 1022 do CPC, constituem-se em recurso de natureza integrativa destinado a sanar vício - obscuridade, contradição ou omissão, não podendo, portanto, serem acolhidos quando a parte embargante pretende, essencialmente, reformar o decidido. 4. A simples reiteração, nos embargos de declaração, dos argumentos contidos em recursos anteriores e que foram devidamente examinados denota manifesto intuito protelatório a ensejar aplicação da multa do art. 1026, § 2º, do CPC. </w:t>
      </w:r>
      <w:r w:rsidRPr="00831029">
        <w:rPr>
          <w:rFonts w:ascii="Arial" w:hAnsi="Arial" w:cs="Arial"/>
          <w:i/>
          <w:iCs/>
          <w:sz w:val="26"/>
          <w:szCs w:val="26"/>
          <w:highlight w:val="yellow"/>
        </w:rPr>
        <w:t>Precedentes. 5. </w:t>
      </w:r>
      <w:r w:rsidRPr="00831029">
        <w:rPr>
          <w:rFonts w:ascii="Arial" w:hAnsi="Arial" w:cs="Arial"/>
          <w:b/>
          <w:bCs/>
          <w:i/>
          <w:iCs/>
          <w:sz w:val="26"/>
          <w:szCs w:val="26"/>
          <w:highlight w:val="yellow"/>
        </w:rPr>
        <w:t xml:space="preserve">O percentual de aplicação da multa pela sanção processual na interposição de embargos de declaração manifestamente protelatórios do art. 1026, § 2º, do CPC, pode ser substituído por fixação de valor apto a atingir o escopo sancionador e dissuasório quando constatado valor da causa baixo </w:t>
      </w:r>
      <w:r w:rsidRPr="00831029">
        <w:rPr>
          <w:rFonts w:ascii="Arial" w:hAnsi="Arial" w:cs="Arial"/>
          <w:b/>
          <w:bCs/>
          <w:i/>
          <w:iCs/>
          <w:sz w:val="26"/>
          <w:szCs w:val="26"/>
          <w:highlight w:val="yellow"/>
        </w:rPr>
        <w:lastRenderedPageBreak/>
        <w:t>ou irrisório, segundo permitido pelos arts. 80, VII, e 81, § 2º, do CPC.</w:t>
      </w:r>
      <w:r w:rsidRPr="00576CDC">
        <w:rPr>
          <w:rFonts w:ascii="Arial" w:hAnsi="Arial" w:cs="Arial"/>
          <w:i/>
          <w:iCs/>
          <w:sz w:val="26"/>
          <w:szCs w:val="26"/>
        </w:rPr>
        <w:t> Precedentes. 6. Hipótese em que o valor da causa é de R$ 1.000,00 e a multa por embargos de declaração protelatórios é fixada em R$ 2.000,00. IV. Dispositivo 7. Embargos de declaração rejeitados, com aplicação de multa. Dispositivos citados: art. 1.022, I e II do CPC. (EDcl no AgInt nos EAREsp n. 2.253.009/SP, relatora Ministra Nancy Andrighi, Corte Especial, julgado em 13/5/2025, DJEN de 19/5/2025.)</w:t>
      </w:r>
    </w:p>
    <w:p w14:paraId="28BFD61C" w14:textId="2A0BF9EA" w:rsidR="006E2FF6" w:rsidRPr="00576CDC" w:rsidRDefault="006E2FF6" w:rsidP="007B0C6C">
      <w:pPr>
        <w:spacing w:after="0" w:line="360" w:lineRule="auto"/>
        <w:ind w:left="2268" w:firstLine="1134"/>
        <w:jc w:val="both"/>
        <w:rPr>
          <w:rFonts w:ascii="Arial" w:hAnsi="Arial" w:cs="Arial"/>
          <w:i/>
          <w:iCs/>
          <w:sz w:val="26"/>
          <w:szCs w:val="26"/>
        </w:rPr>
      </w:pPr>
      <w:r w:rsidRPr="00576CDC">
        <w:rPr>
          <w:rFonts w:ascii="Arial" w:hAnsi="Arial" w:cs="Arial"/>
          <w:i/>
          <w:iCs/>
          <w:sz w:val="26"/>
          <w:szCs w:val="26"/>
        </w:rPr>
        <w:t xml:space="preserve">13. Por todo o exposto, </w:t>
      </w:r>
      <w:r w:rsidRPr="00831029">
        <w:rPr>
          <w:rFonts w:ascii="Arial" w:hAnsi="Arial" w:cs="Arial"/>
          <w:i/>
          <w:iCs/>
          <w:sz w:val="26"/>
          <w:szCs w:val="26"/>
          <w:highlight w:val="yellow"/>
          <w:u w:val="single"/>
        </w:rPr>
        <w:t>nada havendo a declarar, rejeito os embargos opostos, persistindo como prolatada a sentença de ID Num. 237368110 - Pág. 1/15; outrossim, condeno a embargante a pagar multa ao embargado, que arbitro em 2% (dois por cento) sobre o valor atualizado da causa, nos termos do art. 1.026, § 2º, do Código de Processo Civil, multa esta não coberta pela gratuidade de justiça, conforme expressamente determina o § 4º do art. 98 do CPC</w:t>
      </w:r>
      <w:r w:rsidRPr="00576CDC">
        <w:rPr>
          <w:rFonts w:ascii="Arial" w:hAnsi="Arial" w:cs="Arial"/>
          <w:i/>
          <w:iCs/>
          <w:sz w:val="26"/>
          <w:szCs w:val="26"/>
        </w:rPr>
        <w:t>.</w:t>
      </w:r>
      <w:r w:rsidR="007B0C6C" w:rsidRPr="00576CDC">
        <w:rPr>
          <w:rFonts w:ascii="Arial" w:hAnsi="Arial" w:cs="Arial"/>
          <w:i/>
          <w:iCs/>
          <w:sz w:val="26"/>
          <w:szCs w:val="26"/>
        </w:rPr>
        <w:t xml:space="preserve"> (...)</w:t>
      </w:r>
      <w:r w:rsidRPr="00576CDC">
        <w:rPr>
          <w:rFonts w:ascii="Arial" w:hAnsi="Arial" w:cs="Arial"/>
          <w:i/>
          <w:iCs/>
          <w:sz w:val="26"/>
          <w:szCs w:val="26"/>
        </w:rPr>
        <w:t>”</w:t>
      </w:r>
      <w:r w:rsidR="00831029">
        <w:rPr>
          <w:rFonts w:ascii="Arial" w:hAnsi="Arial" w:cs="Arial"/>
          <w:i/>
          <w:iCs/>
          <w:sz w:val="26"/>
          <w:szCs w:val="26"/>
        </w:rPr>
        <w:t xml:space="preserve"> – Grifei</w:t>
      </w:r>
    </w:p>
    <w:p w14:paraId="45E2A05A" w14:textId="77777777" w:rsidR="006E2FF6" w:rsidRPr="00576CDC" w:rsidRDefault="006E2FF6" w:rsidP="006E2FF6">
      <w:pPr>
        <w:spacing w:after="0" w:line="360" w:lineRule="auto"/>
        <w:ind w:left="2268" w:firstLine="1134"/>
        <w:jc w:val="both"/>
        <w:rPr>
          <w:rFonts w:ascii="Arial" w:hAnsi="Arial" w:cs="Arial"/>
          <w:i/>
          <w:iCs/>
          <w:sz w:val="26"/>
          <w:szCs w:val="26"/>
        </w:rPr>
      </w:pPr>
    </w:p>
    <w:p w14:paraId="5C4A95A3" w14:textId="39CB687B" w:rsidR="000370EA" w:rsidRPr="00293F54" w:rsidRDefault="006E2FF6" w:rsidP="00293F54">
      <w:pPr>
        <w:spacing w:after="0" w:line="360" w:lineRule="auto"/>
        <w:ind w:firstLine="2268"/>
        <w:jc w:val="both"/>
        <w:rPr>
          <w:rFonts w:ascii="Arial" w:hAnsi="Arial" w:cs="Arial"/>
          <w:b/>
          <w:bCs/>
          <w:sz w:val="28"/>
          <w:szCs w:val="28"/>
        </w:rPr>
      </w:pPr>
      <w:r w:rsidRPr="00576CDC">
        <w:rPr>
          <w:rFonts w:ascii="Arial" w:hAnsi="Arial" w:cs="Arial"/>
          <w:sz w:val="28"/>
          <w:szCs w:val="28"/>
        </w:rPr>
        <w:t xml:space="preserve">Com a mais elevada vênia, entendo que a oposição dos embargos de declaração (ID </w:t>
      </w:r>
      <w:r w:rsidR="007B0C6C" w:rsidRPr="00576CDC">
        <w:rPr>
          <w:rFonts w:ascii="Arial" w:hAnsi="Arial" w:cs="Arial"/>
          <w:sz w:val="28"/>
          <w:szCs w:val="28"/>
        </w:rPr>
        <w:t>80350401</w:t>
      </w:r>
      <w:r w:rsidRPr="00576CDC">
        <w:rPr>
          <w:rFonts w:ascii="Arial" w:hAnsi="Arial" w:cs="Arial"/>
          <w:sz w:val="28"/>
          <w:szCs w:val="28"/>
        </w:rPr>
        <w:t>) em face da r. sentença (ID</w:t>
      </w:r>
      <w:r w:rsidR="007B0C6C" w:rsidRPr="00576CDC">
        <w:rPr>
          <w:rFonts w:ascii="Arial" w:hAnsi="Arial" w:cs="Arial"/>
          <w:sz w:val="28"/>
          <w:szCs w:val="28"/>
        </w:rPr>
        <w:t xml:space="preserve"> 80350399</w:t>
      </w:r>
      <w:r w:rsidRPr="00576CDC">
        <w:rPr>
          <w:rFonts w:ascii="Arial" w:hAnsi="Arial" w:cs="Arial"/>
          <w:sz w:val="28"/>
          <w:szCs w:val="28"/>
        </w:rPr>
        <w:t>), nos quais fo</w:t>
      </w:r>
      <w:r w:rsidR="007B0C6C" w:rsidRPr="00576CDC">
        <w:rPr>
          <w:rFonts w:ascii="Arial" w:hAnsi="Arial" w:cs="Arial"/>
          <w:sz w:val="28"/>
          <w:szCs w:val="28"/>
        </w:rPr>
        <w:t>ram alegadas omissão, contradição, erro material e obscuridade,</w:t>
      </w:r>
      <w:r w:rsidRPr="00576CDC">
        <w:rPr>
          <w:rFonts w:ascii="Arial" w:hAnsi="Arial" w:cs="Arial"/>
          <w:sz w:val="28"/>
          <w:szCs w:val="28"/>
        </w:rPr>
        <w:t xml:space="preserve"> </w:t>
      </w:r>
      <w:r w:rsidR="007B0C6C" w:rsidRPr="00576CDC">
        <w:rPr>
          <w:rFonts w:ascii="Arial" w:hAnsi="Arial" w:cs="Arial"/>
          <w:sz w:val="28"/>
          <w:szCs w:val="28"/>
        </w:rPr>
        <w:t>vícios</w:t>
      </w:r>
      <w:r w:rsidRPr="00576CDC">
        <w:rPr>
          <w:rFonts w:ascii="Arial" w:hAnsi="Arial" w:cs="Arial"/>
          <w:sz w:val="28"/>
          <w:szCs w:val="28"/>
        </w:rPr>
        <w:t xml:space="preserve"> presente no art. 1.022, I</w:t>
      </w:r>
      <w:r w:rsidR="007B0C6C" w:rsidRPr="00576CDC">
        <w:rPr>
          <w:rFonts w:ascii="Arial" w:hAnsi="Arial" w:cs="Arial"/>
          <w:sz w:val="28"/>
          <w:szCs w:val="28"/>
        </w:rPr>
        <w:t>; II e III</w:t>
      </w:r>
      <w:r w:rsidRPr="00576CDC">
        <w:rPr>
          <w:rFonts w:ascii="Arial" w:hAnsi="Arial" w:cs="Arial"/>
          <w:sz w:val="28"/>
          <w:szCs w:val="28"/>
        </w:rPr>
        <w:t xml:space="preserve"> do CPC, não configura abuso de faculdade processual, mas apenas exercício regular do direito de recorrer, não havendo que </w:t>
      </w:r>
      <w:r w:rsidRPr="00576CDC">
        <w:rPr>
          <w:rFonts w:ascii="Arial" w:hAnsi="Arial" w:cs="Arial"/>
          <w:sz w:val="28"/>
          <w:szCs w:val="28"/>
        </w:rPr>
        <w:lastRenderedPageBreak/>
        <w:t>se falar na utilização do expediente recursal com finalidade protelatória.</w:t>
      </w:r>
    </w:p>
    <w:p w14:paraId="3DB38179" w14:textId="77777777" w:rsidR="00293F54" w:rsidRDefault="00293F54" w:rsidP="000370EA">
      <w:pPr>
        <w:spacing w:after="0" w:line="360" w:lineRule="auto"/>
        <w:ind w:firstLine="2268"/>
        <w:jc w:val="both"/>
        <w:rPr>
          <w:rFonts w:ascii="Arial" w:hAnsi="Arial" w:cs="Arial"/>
          <w:sz w:val="28"/>
          <w:szCs w:val="28"/>
          <w:u w:val="single"/>
        </w:rPr>
      </w:pPr>
    </w:p>
    <w:p w14:paraId="74160B97" w14:textId="36C95B89" w:rsidR="000370EA" w:rsidRPr="00831029" w:rsidRDefault="00293F54" w:rsidP="000370EA">
      <w:pPr>
        <w:spacing w:after="0" w:line="360" w:lineRule="auto"/>
        <w:ind w:firstLine="2268"/>
        <w:jc w:val="both"/>
        <w:rPr>
          <w:rFonts w:ascii="Arial" w:hAnsi="Arial" w:cs="Arial"/>
          <w:sz w:val="28"/>
          <w:szCs w:val="28"/>
        </w:rPr>
      </w:pPr>
      <w:r w:rsidRPr="00831029">
        <w:rPr>
          <w:rFonts w:ascii="Arial" w:hAnsi="Arial" w:cs="Arial"/>
          <w:sz w:val="28"/>
          <w:szCs w:val="28"/>
          <w:highlight w:val="yellow"/>
        </w:rPr>
        <w:t xml:space="preserve">Assim, </w:t>
      </w:r>
      <w:r w:rsidR="000370EA" w:rsidRPr="00831029">
        <w:rPr>
          <w:rFonts w:ascii="Arial" w:hAnsi="Arial" w:cs="Arial"/>
          <w:sz w:val="28"/>
          <w:szCs w:val="28"/>
          <w:highlight w:val="yellow"/>
        </w:rPr>
        <w:t xml:space="preserve">dou parcial provimento ao apelo da autora, M. B., </w:t>
      </w:r>
      <w:r w:rsidR="00831029" w:rsidRPr="00831029">
        <w:rPr>
          <w:rFonts w:ascii="Arial" w:hAnsi="Arial" w:cs="Arial"/>
          <w:color w:val="833C0B" w:themeColor="accent2" w:themeShade="80"/>
          <w:sz w:val="28"/>
          <w:szCs w:val="28"/>
          <w:highlight w:val="yellow"/>
        </w:rPr>
        <w:t xml:space="preserve">nesse ponto, </w:t>
      </w:r>
      <w:r w:rsidR="000370EA" w:rsidRPr="00831029">
        <w:rPr>
          <w:rFonts w:ascii="Arial" w:hAnsi="Arial" w:cs="Arial"/>
          <w:sz w:val="28"/>
          <w:szCs w:val="28"/>
          <w:highlight w:val="yellow"/>
        </w:rPr>
        <w:t>somente para afastar a multa aplicada por embargos protelatórios.</w:t>
      </w:r>
    </w:p>
    <w:p w14:paraId="5478B35A" w14:textId="77777777" w:rsidR="000370EA" w:rsidRDefault="000370EA" w:rsidP="00B73FAD">
      <w:pPr>
        <w:spacing w:after="0" w:line="360" w:lineRule="auto"/>
        <w:jc w:val="center"/>
        <w:rPr>
          <w:rFonts w:ascii="Arial" w:hAnsi="Arial" w:cs="Arial"/>
          <w:b/>
          <w:bCs/>
          <w:sz w:val="28"/>
          <w:szCs w:val="28"/>
        </w:rPr>
      </w:pPr>
    </w:p>
    <w:p w14:paraId="72A2F87F" w14:textId="2F6BC531"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0C5AF9ED" w14:textId="35C8EA5F" w:rsidR="001C6C95" w:rsidRPr="00A31631" w:rsidRDefault="0007665A" w:rsidP="001C6C95">
      <w:pPr>
        <w:spacing w:after="0" w:line="360" w:lineRule="auto"/>
        <w:ind w:firstLine="2268"/>
        <w:jc w:val="both"/>
        <w:rPr>
          <w:rFonts w:ascii="Arial" w:hAnsi="Arial" w:cs="Arial"/>
          <w:sz w:val="28"/>
          <w:szCs w:val="28"/>
        </w:rPr>
      </w:pPr>
      <w:commentRangeStart w:id="36"/>
      <w:r>
        <w:rPr>
          <w:rFonts w:ascii="Arial" w:hAnsi="Arial" w:cs="Arial"/>
          <w:sz w:val="28"/>
          <w:szCs w:val="28"/>
        </w:rPr>
        <w:t xml:space="preserve">Ante o exposto,</w:t>
      </w:r>
      <w:r>
        <w:rPr>
          <w:rFonts w:ascii="Arial" w:hAnsi="Arial" w:cs="Arial"/>
          <w:b/>
          <w:bCs/>
          <w:sz w:val="28"/>
          <w:szCs w:val="28"/>
        </w:rPr>
        <w:t xml:space="preserve"> rejeito</w:t>
      </w:r>
      <w:r>
        <w:rPr>
          <w:rFonts w:ascii="Arial" w:hAnsi="Arial" w:cs="Arial"/>
          <w:sz w:val="28"/>
          <w:szCs w:val="28"/>
        </w:rPr>
        <w:t xml:space="preserve"> a</w:t>
      </w:r>
      <w:r>
        <w:rPr>
          <w:rFonts w:ascii="Arial" w:hAnsi="Arial" w:cs="Arial"/>
          <w:sz w:val="28"/>
          <w:szCs w:val="28"/>
        </w:rPr>
        <w:t xml:space="preserve">s preliminares de ausência de dialeticidade, cerceamento de defesa e violação à paridade de armas</w:t>
      </w:r>
      <w:r>
        <w:rPr>
          <w:rFonts w:ascii="Arial" w:hAnsi="Arial" w:cs="Arial"/>
          <w:sz w:val="28"/>
          <w:szCs w:val="28"/>
        </w:rPr>
        <w:t xml:space="preserve"> e, no mérito, </w:t>
      </w:r>
      <w:r>
        <w:rPr>
          <w:rFonts w:ascii="Arial" w:hAnsi="Arial" w:cs="Arial"/>
          <w:b/>
          <w:bCs/>
          <w:sz w:val="28"/>
          <w:szCs w:val="28"/>
        </w:rPr>
        <w:t xml:space="preserve">dou</w:t>
      </w:r>
      <w:r>
        <w:rPr>
          <w:rFonts w:ascii="Arial" w:hAnsi="Arial" w:cs="Arial"/>
          <w:b/>
          <w:bCs/>
          <w:sz w:val="28"/>
          <w:szCs w:val="28"/>
        </w:rPr>
        <w:t xml:space="preserve"> parcial</w:t>
      </w:r>
      <w:r>
        <w:rPr>
          <w:rFonts w:ascii="Arial" w:hAnsi="Arial" w:cs="Arial"/>
          <w:b/>
          <w:bCs/>
          <w:sz w:val="28"/>
          <w:szCs w:val="28"/>
        </w:rPr>
        <w:t xml:space="preserve"> provimento</w:t>
      </w:r>
      <w:r>
        <w:rPr>
          <w:rFonts w:ascii="Arial" w:hAnsi="Arial" w:cs="Arial"/>
          <w:sz w:val="28"/>
          <w:szCs w:val="28"/>
        </w:rPr>
        <w:t xml:space="preserve"> ao apelo </w:t>
      </w:r>
      <w:r>
        <w:rPr>
          <w:rFonts w:ascii="Arial" w:hAnsi="Arial" w:cs="Arial"/>
          <w:sz w:val="28"/>
          <w:szCs w:val="28"/>
        </w:rPr>
        <w:t xml:space="preserve">da autora</w:t>
      </w:r>
      <w:r>
        <w:rPr>
          <w:rFonts w:ascii="Arial" w:hAnsi="Arial" w:cs="Arial"/>
          <w:sz w:val="28"/>
          <w:szCs w:val="28"/>
        </w:rPr>
        <w:t xml:space="preserve">, </w:t>
      </w:r>
      <w:ins w:id="1430" w:author="Assessor GDSXSR" w:date="2026-10-28T22:38:39Z">
        <w:r>
          <w:rPr>
            <w:rFonts w:ascii="Arial" w:hAnsi="Arial" w:cs="Arial"/>
            <w:color w:val="808080"/>
            <w:sz w:val="28"/>
            <w:szCs w:val="28"/>
          </w:rPr>
          <w:t xml:space="preserve">M. </w:t>
        </w:r>
      </w:ins>
      <w:r>
        <w:rPr>
          <w:rFonts w:ascii="Arial" w:hAnsi="Arial" w:cs="Arial"/>
          <w:sz w:val="28"/>
          <w:szCs w:val="28"/>
        </w:rPr>
        <w:t xml:space="preserve">B.</w:t>
      </w:r>
      <w:del w:id="1431" w:author="Assessor GDSXSR" w:date="2026-10-28T22:38:39Z">
        <w:r>
          <w:rPr>
            <w:rFonts w:ascii="Arial" w:hAnsi="Arial" w:cs="Arial"/>
            <w:sz w:val="28"/>
            <w:szCs w:val="28"/>
          </w:rPr>
          <w:delText xml:space="preserve"> M.</w:delText>
        </w:r>
      </w:del>
      <w:ins w:id="1432" w:author="Assessor GDSXSR" w:date="2026-10-28T22:38:39Z">
        <w:r>
          <w:rPr>
            <w:rFonts w:ascii="Arial" w:hAnsi="Arial" w:cs="Arial"/>
            <w:color w:val="808080"/>
            <w:sz w:val="28"/>
            <w:szCs w:val="28"/>
          </w:rPr>
          <w:t xml:space="preserve">,</w:t>
        </w:r>
      </w:ins>
      <w:r>
        <w:rPr>
          <w:rFonts w:ascii="Arial" w:hAnsi="Arial" w:cs="Arial"/>
          <w:sz w:val="28"/>
          <w:szCs w:val="28"/>
        </w:rPr>
        <w:t xml:space="preserve"> para:</w:t>
      </w:r>
      <w:r>
        <w:rPr>
          <w:rFonts w:ascii="Arial" w:hAnsi="Arial" w:cs="Arial"/>
          <w:b/>
          <w:bCs/>
          <w:sz w:val="28"/>
          <w:szCs w:val="28"/>
        </w:rPr>
        <w:t xml:space="preserve"> 1) </w:t>
      </w:r>
      <w:r>
        <w:rPr>
          <w:rFonts w:ascii="Arial" w:hAnsi="Arial" w:cs="Arial"/>
          <w:sz w:val="28"/>
          <w:szCs w:val="28"/>
        </w:rPr>
        <w:t xml:space="preserve">fixar alimentos em seu favor no valor de </w:t>
      </w:r>
      <w:r>
        <w:rPr>
          <w:rFonts w:ascii="Arial" w:hAnsi="Arial" w:cs="Arial"/>
          <w:sz w:val="28"/>
          <w:szCs w:val="28"/>
        </w:rPr>
        <w:t xml:space="preserve">3 (três) salários mínimos,</w:t>
      </w:r>
      <w:r>
        <w:rPr>
          <w:rFonts w:ascii="Arial" w:hAnsi="Arial" w:cs="Arial"/>
          <w:sz w:val="28"/>
          <w:szCs w:val="28"/>
        </w:rPr>
        <w:t xml:space="preserve"> pelo prazo de 36 (trinta e seis) meses, a serem pagos até o dia 10 de cada mês, em conta bancária por ela indicada, a partir da publicação do acórdão, independentemente do trânsito em julgado</w:t>
      </w:r>
      <w:r>
        <w:rPr>
          <w:rFonts w:ascii="Arial" w:hAnsi="Arial" w:cs="Arial"/>
          <w:sz w:val="28"/>
          <w:szCs w:val="28"/>
        </w:rPr>
        <w:t xml:space="preserve">;</w:t>
      </w:r>
      <w:r>
        <w:rPr>
          <w:rFonts w:ascii="Arial" w:hAnsi="Arial" w:cs="Arial"/>
          <w:b/>
          <w:bCs/>
          <w:sz w:val="28"/>
          <w:szCs w:val="28"/>
        </w:rPr>
        <w:t xml:space="preserve"> 2) </w:t>
      </w:r>
      <w:r>
        <w:rPr>
          <w:rFonts w:ascii="Arial" w:hAnsi="Arial" w:cs="Arial"/>
          <w:sz w:val="28"/>
          <w:szCs w:val="28"/>
        </w:rPr>
        <w:t xml:space="preserve">para afastar a multa aplicada por embargos protelatórios.</w:t>
      </w:r>
      <w:commentRangeEnd w:id="36"/>
      <w:r w:rsidR="001C5913" w:rsidRPr="00A31631">
        <w:rPr>
          <w:rStyle w:val="Refdecomentrio"/>
          <w:rFonts w:ascii="Arial" w:hAnsi="Arial" w:cs="Arial"/>
          <w:sz w:val="28"/>
          <w:szCs w:val="28"/>
        </w:rPr>
        <w:commentReference w:id="36"/>
      </w:r>
    </w:p>
    <w:p w14:paraId="38E9A44F" w14:textId="77777777" w:rsidR="008A4445" w:rsidRDefault="008A4445" w:rsidP="00DB1301">
      <w:pPr>
        <w:spacing w:after="0" w:line="360" w:lineRule="auto"/>
        <w:ind w:firstLine="2268"/>
        <w:jc w:val="both"/>
        <w:rPr>
          <w:rFonts w:ascii="Arial" w:hAnsi="Arial" w:cs="Arial"/>
          <w:sz w:val="28"/>
          <w:szCs w:val="28"/>
        </w:rPr>
      </w:pPr>
    </w:p>
    <w:p w14:paraId="5FF5AEF8" w14:textId="6D9D9833" w:rsidR="00B73FAD" w:rsidRDefault="00F17CA6" w:rsidP="00DB1301">
      <w:pPr>
        <w:spacing w:after="0" w:line="360" w:lineRule="auto"/>
        <w:ind w:firstLine="2268"/>
        <w:jc w:val="both"/>
        <w:rPr>
          <w:rFonts w:ascii="Arial" w:hAnsi="Arial" w:cs="Arial"/>
          <w:sz w:val="28"/>
          <w:szCs w:val="28"/>
        </w:rPr>
      </w:pPr>
      <w:commentRangeStart w:id="37"/>
      <w:r w:rsidRPr="00F17CA6">
        <w:rPr>
          <w:rFonts w:ascii="Arial" w:hAnsi="Arial" w:cs="Arial"/>
          <w:sz w:val="28"/>
          <w:szCs w:val="28"/>
        </w:rPr>
        <w:t>Mantém-se a sucumbência recíproca fixada na origem, nos termos do art. 86 do CPC, porquanto ambas as partes permanecem, em medida relevante, vencidas.</w:t>
      </w:r>
      <w:commentRangeEnd w:id="37"/>
      <w:r>
        <w:rPr>
          <w:rStyle w:val="Refdecomentrio"/>
          <w:rFonts w:ascii="Arial" w:hAnsi="Arial" w:cs="Arial"/>
          <w:sz w:val="28"/>
          <w:szCs w:val="28"/>
        </w:rPr>
        <w:commentReference w:id="37"/>
      </w:r>
    </w:p>
    <w:p w14:paraId="69873926" w14:textId="77777777" w:rsidR="00F17CA6" w:rsidRDefault="00F17CA6" w:rsidP="00F17CA6">
      <w:pPr>
        <w:spacing w:after="0" w:line="360" w:lineRule="auto"/>
        <w:ind w:firstLine="2268"/>
        <w:jc w:val="both"/>
        <w:rPr>
          <w:rFonts w:ascii="Arial" w:hAnsi="Arial" w:cs="Arial"/>
          <w:sz w:val="28"/>
          <w:szCs w:val="28"/>
        </w:rPr>
      </w:pPr>
    </w:p>
    <w:p w14:paraId="0EA85F04" w14:textId="1B09FEF8" w:rsidR="00F17CA6" w:rsidRDefault="00F17CA6" w:rsidP="00F17CA6">
      <w:pPr>
        <w:spacing w:after="0" w:line="360" w:lineRule="auto"/>
        <w:ind w:firstLine="2268"/>
        <w:jc w:val="both"/>
        <w:rPr>
          <w:rFonts w:ascii="Arial" w:hAnsi="Arial" w:cs="Arial"/>
          <w:sz w:val="28"/>
          <w:szCs w:val="28"/>
        </w:rPr>
      </w:pPr>
      <w:r>
        <w:rPr>
          <w:rFonts w:ascii="Arial" w:hAnsi="Arial" w:cs="Arial"/>
          <w:sz w:val="28"/>
          <w:szCs w:val="28"/>
        </w:rPr>
        <w:t xml:space="preserve">Sem honorários recursais (CPC</w:t>
      </w:r>
      <w:del w:id="1433" w:author="Assessor GDSXSR" w:date="2026-10-28T22:38:39Z">
        <w:r>
          <w:rPr>
            <w:rFonts w:ascii="Arial" w:hAnsi="Arial" w:cs="Arial"/>
            <w:sz w:val="28"/>
            <w:szCs w:val="28"/>
          </w:rPr>
          <w:delText xml:space="preserve">/15</w:delText>
        </w:r>
      </w:del>
      <w:r>
        <w:rPr>
          <w:rFonts w:ascii="Arial" w:hAnsi="Arial" w:cs="Arial"/>
          <w:sz w:val="28"/>
          <w:szCs w:val="28"/>
        </w:rPr>
        <w:t xml:space="preserve"> 85</w:t>
      </w:r>
      <w:ins w:id="1434" w:author="Assessor GDSXSR" w:date="2026-10-28T22:38:39Z">
        <w:r>
          <w:rPr>
            <w:rFonts w:ascii="Arial" w:hAnsi="Arial" w:cs="Arial"/>
            <w:color w:val="808080"/>
            <w:sz w:val="28"/>
            <w:szCs w:val="28"/>
          </w:rPr>
          <w:t xml:space="preserve"> §</w:t>
        </w:r>
      </w:ins>
      <w:r>
        <w:rPr>
          <w:rFonts w:ascii="Arial" w:hAnsi="Arial" w:cs="Arial"/>
          <w:sz w:val="28"/>
          <w:szCs w:val="28"/>
        </w:rPr>
        <w:t xml:space="preserve"> 11).</w:t>
      </w:r>
    </w:p>
    <w:p w14:paraId="212D8FA3" w14:textId="77777777" w:rsidR="00022750" w:rsidRDefault="00022750" w:rsidP="00DB1301">
      <w:pPr>
        <w:spacing w:after="0" w:line="360" w:lineRule="auto"/>
        <w:ind w:firstLine="2268"/>
        <w:jc w:val="both"/>
        <w:rPr>
          <w:rFonts w:ascii="Arial" w:hAnsi="Arial" w:cs="Arial"/>
          <w:sz w:val="28"/>
          <w:szCs w:val="28"/>
        </w:rPr>
      </w:pPr>
    </w:p>
    <w:p w14:paraId="0DA21613" w14:textId="25BB6565"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250E25C7" w14:textId="388B2BD3" w:rsidR="00FC6E3A" w:rsidRPr="005C6EA1" w:rsidRDefault="00FC6E3A" w:rsidP="005C6EA1">
      <w:pPr>
        <w:ind w:right="-96"/>
        <w:jc w:val="both"/>
        <w:rPr>
          <w:b/>
          <w:color w:val="008000"/>
        </w:rPr>
      </w:pPr>
      <w:r>
        <w:rPr>
          <w:b/>
          <w:color w:val="008000"/>
        </w:rPr>
        <w:lastRenderedPageBreak/>
        <w:t>SENTENÇA</w:t>
      </w:r>
    </w:p>
    <w:p w14:paraId="405596D2" w14:textId="433507AD" w:rsidR="005C6EA1" w:rsidRPr="005C6EA1" w:rsidRDefault="005C6EA1" w:rsidP="005C6EA1">
      <w:pPr>
        <w:ind w:right="-96"/>
        <w:jc w:val="both"/>
        <w:rPr>
          <w:b/>
          <w:color w:val="008000"/>
        </w:rPr>
      </w:pPr>
      <w:r w:rsidRPr="005C6EA1">
        <w:rPr>
          <w:b/>
          <w:color w:val="008000"/>
        </w:rPr>
        <w:t>1. Trata-se de ação de reconhecimento e dissolução de união estável c/c partilha de bens e alimentos proposta por Marcelene Batista em face de Johann Anton Franz Bischof, ambos qualificados na inicial (Num. </w:t>
      </w:r>
      <w:r w:rsidRPr="005D305C">
        <w:rPr>
          <w:b/>
          <w:color w:val="008000"/>
        </w:rPr>
        <w:t>148844938</w:t>
      </w:r>
      <w:r w:rsidRPr="005C6EA1">
        <w:rPr>
          <w:b/>
          <w:color w:val="008000"/>
        </w:rPr>
        <w:t> - Pág. 1), alegando a autora, em síntese, como causa de pedir, que as partes conviveram em união estável, no período compreendido entre 20 de janeiro de 2002 a 7 de fevereiro de 2023; que dessa união adveio um filho, nascido em 26/06/2002; que jamais exerceu atividade remunerada formal ou realizou alguma formação acadêmica, pois se dedicava à família, sendo que seus gastos eram suportados integralmente pelo réu; aduz que suas despesas atuais são de R$ 6.000,00 mensal; que o réu recebe três aposentadorias, além disso, possui vários imóveis alugados/arrendados, possuindo rendimentos mensais que perfazem R$ 85.000,00; que, na constância da união, o casal adquiriu os seguintes bens imóveis: 1) Casa: Super Quadra nº 15, Quadra nº 11, Casa 50, Cidade Ocidental/GO; 2) Apartamento: DF 425, no Condomínio Novo Horizonte, Conjunto A, Lote 8A, Apartamento 302, Setor Contagem, Sobradinho/DF; 3) Apartamento: CNB 05, Lote 02, Apartamento 201, Taguatinga Norte/DF, CEP: 72.115-920, Matrícula n. 126794 do Cartório do 3º Ofício de Registro de Imóveis/DF; 4) Fazenda: 03 hectares, Glória na Fazenda Taboquinha/DF; 5) Casa: Quadra 65, Lote 39, Jardim Ingá-GO; 6) Apartamento: Quadra 113, Conjunto 13, Lote 15, Recanto das Emas-DF; 7) Gleba: 3 Glebas de Terra: Super Quadra nº 15, Quadra nº 11, Casa 50, Cidade Ocidental/GO; 8) Fazenda: 756 hectares, Fazenda Paineira ou Bebedouro de Pedras, Cocos/BA; 9) Apartamento: Quadra QN 505, Conjunto 04, Lotes 01 a 04, Apartamento 604 do Empreendimento FX 137 (Residencial Girassol), Samambaia/DF; 10) Casa: Condomínio Recanto dos Nobres, Conjunto B, Lote 26, Casa 01, Sobradinho/DF; 11) Casa: Condomínio Privê II, Quadra 05, Conjunto C, Casa 23, Setor de Mansões, Lago Norte/DF; os veículos Volkswagem Logus 1.8, Ano 1996, Cor: prata, placa: JEM-6817; Ford Fiesta, Ano 2010, Cor: prata, placa: JIF0719; e Ford KA, Ano 2020, Cor: prata, placa: REG0H45; e ainda os bens móveis que guarnecem a residência do casal, com valor estimado de R$ 50.000,00; e além dos valores em conta bancária de titularidade do réu; ao final, requer os benefícios da justiça gratuita; a tutela de urgência para que sejam fixados alimentos no valor de 4,5 salários mínimos mensais; que seja reconhecida a união estável entre as partes no período compreendido entre 20 de janeiro de 2002 a 7 de fevereiro de 2023; e a partilha de todos os bens do casal, na proporção de 50% (cinquenta por cento) para cada um - Num. </w:t>
      </w:r>
      <w:r w:rsidRPr="005D305C">
        <w:rPr>
          <w:b/>
          <w:color w:val="008000"/>
        </w:rPr>
        <w:t>148844938</w:t>
      </w:r>
      <w:r w:rsidRPr="005C6EA1">
        <w:rPr>
          <w:b/>
          <w:color w:val="008000"/>
        </w:rPr>
        <w:t> - Pág. 1/25.</w:t>
      </w:r>
    </w:p>
    <w:p w14:paraId="2E87BC20" w14:textId="77777777" w:rsidR="005C6EA1" w:rsidRPr="005C6EA1" w:rsidRDefault="005C6EA1" w:rsidP="005C6EA1">
      <w:pPr>
        <w:ind w:right="-96"/>
        <w:jc w:val="both"/>
        <w:rPr>
          <w:b/>
          <w:color w:val="008000"/>
        </w:rPr>
      </w:pPr>
      <w:r w:rsidRPr="005C6EA1">
        <w:rPr>
          <w:b/>
          <w:color w:val="008000"/>
        </w:rPr>
        <w:t> </w:t>
      </w:r>
    </w:p>
    <w:p w14:paraId="2848D631" w14:textId="3251A76A" w:rsidR="005C6EA1" w:rsidRPr="005C6EA1" w:rsidRDefault="005C6EA1" w:rsidP="005C6EA1">
      <w:pPr>
        <w:ind w:right="-96"/>
        <w:jc w:val="both"/>
        <w:rPr>
          <w:b/>
          <w:color w:val="008000"/>
        </w:rPr>
      </w:pPr>
      <w:r w:rsidRPr="005C6EA1">
        <w:rPr>
          <w:b/>
          <w:color w:val="008000"/>
        </w:rPr>
        <w:t>2. Instruem a petição inicial a cópia da certidão de nascimento do filho comum das partes - Num. </w:t>
      </w:r>
      <w:r w:rsidRPr="005D305C">
        <w:rPr>
          <w:b/>
          <w:color w:val="008000"/>
        </w:rPr>
        <w:t>148847149</w:t>
      </w:r>
      <w:r w:rsidRPr="005C6EA1">
        <w:rPr>
          <w:b/>
          <w:color w:val="008000"/>
        </w:rPr>
        <w:t> - Pág. 1/2, dentre outros documentos.</w:t>
      </w:r>
    </w:p>
    <w:p w14:paraId="0D4DE2FB" w14:textId="77777777" w:rsidR="005C6EA1" w:rsidRPr="005C6EA1" w:rsidRDefault="005C6EA1" w:rsidP="005C6EA1">
      <w:pPr>
        <w:ind w:right="-96"/>
        <w:jc w:val="both"/>
        <w:rPr>
          <w:b/>
          <w:color w:val="008000"/>
        </w:rPr>
      </w:pPr>
      <w:r w:rsidRPr="005C6EA1">
        <w:rPr>
          <w:b/>
          <w:color w:val="008000"/>
        </w:rPr>
        <w:t> </w:t>
      </w:r>
    </w:p>
    <w:p w14:paraId="00096E1C" w14:textId="65425383" w:rsidR="005C6EA1" w:rsidRPr="005C6EA1" w:rsidRDefault="005C6EA1" w:rsidP="005C6EA1">
      <w:pPr>
        <w:ind w:right="-96"/>
        <w:jc w:val="both"/>
        <w:rPr>
          <w:b/>
          <w:color w:val="008000"/>
        </w:rPr>
      </w:pPr>
      <w:r w:rsidRPr="005C6EA1">
        <w:rPr>
          <w:b/>
          <w:color w:val="008000"/>
        </w:rPr>
        <w:t>3. Decisão Num. </w:t>
      </w:r>
      <w:r w:rsidRPr="005D305C">
        <w:rPr>
          <w:b/>
          <w:color w:val="008000"/>
        </w:rPr>
        <w:t>149341662</w:t>
      </w:r>
      <w:r w:rsidRPr="005C6EA1">
        <w:rPr>
          <w:b/>
          <w:color w:val="008000"/>
        </w:rPr>
        <w:t> - Pág. 1/2, deferiu-se a gratuidade de justiça à autora, indeferiu-se a tutela de urgência pleiteada, por fim, determinou-se a citação/intimação do réu para que se habilite no feito e informe, em 15 dias, se possui interesse em participar de audiência de conciliação, além disso, intimou-se a autora para instruir o feito com cópia de sua certidão de nascimento atualizada e de seu documento pessoal.</w:t>
      </w:r>
    </w:p>
    <w:p w14:paraId="04D1E11F" w14:textId="77777777" w:rsidR="005C6EA1" w:rsidRPr="005C6EA1" w:rsidRDefault="005C6EA1" w:rsidP="005C6EA1">
      <w:pPr>
        <w:ind w:right="-96"/>
        <w:jc w:val="both"/>
        <w:rPr>
          <w:b/>
          <w:color w:val="008000"/>
        </w:rPr>
      </w:pPr>
      <w:r w:rsidRPr="005C6EA1">
        <w:rPr>
          <w:b/>
          <w:color w:val="008000"/>
        </w:rPr>
        <w:t> </w:t>
      </w:r>
    </w:p>
    <w:p w14:paraId="02B6178B" w14:textId="51E2C1D8" w:rsidR="005C6EA1" w:rsidRPr="005C6EA1" w:rsidRDefault="005C6EA1" w:rsidP="005C6EA1">
      <w:pPr>
        <w:ind w:right="-96"/>
        <w:jc w:val="both"/>
        <w:rPr>
          <w:b/>
          <w:color w:val="008000"/>
        </w:rPr>
      </w:pPr>
      <w:r w:rsidRPr="005C6EA1">
        <w:rPr>
          <w:b/>
          <w:color w:val="008000"/>
        </w:rPr>
        <w:t>4. Citou-se o requerido - Num. </w:t>
      </w:r>
      <w:r w:rsidRPr="005D305C">
        <w:rPr>
          <w:b/>
          <w:color w:val="008000"/>
        </w:rPr>
        <w:t>152093251</w:t>
      </w:r>
      <w:r w:rsidRPr="005C6EA1">
        <w:rPr>
          <w:b/>
          <w:color w:val="008000"/>
        </w:rPr>
        <w:t> - Pág. 1.</w:t>
      </w:r>
    </w:p>
    <w:p w14:paraId="1EB1CFE3" w14:textId="77777777" w:rsidR="005C6EA1" w:rsidRPr="005C6EA1" w:rsidRDefault="005C6EA1" w:rsidP="005C6EA1">
      <w:pPr>
        <w:ind w:right="-96"/>
        <w:jc w:val="both"/>
        <w:rPr>
          <w:b/>
          <w:color w:val="008000"/>
        </w:rPr>
      </w:pPr>
      <w:r w:rsidRPr="005C6EA1">
        <w:rPr>
          <w:b/>
          <w:color w:val="008000"/>
        </w:rPr>
        <w:t> </w:t>
      </w:r>
    </w:p>
    <w:p w14:paraId="2680F514" w14:textId="42BAB2DC" w:rsidR="005C6EA1" w:rsidRPr="005C6EA1" w:rsidRDefault="005C6EA1" w:rsidP="005C6EA1">
      <w:pPr>
        <w:ind w:right="-96"/>
        <w:jc w:val="both"/>
        <w:rPr>
          <w:b/>
          <w:color w:val="008000"/>
        </w:rPr>
      </w:pPr>
      <w:r w:rsidRPr="005C6EA1">
        <w:rPr>
          <w:b/>
          <w:color w:val="008000"/>
        </w:rPr>
        <w:lastRenderedPageBreak/>
        <w:t>5. Em contestação, o réu reconhece que, de fato, conviveu em união estável com a autora pelo período alegado, qual seja, do dia 20/01/2002 ao dia 07/02/2023, destacando que continuam residindo no mesmo endereço, porém, em quartos separados, portanto, tratando-se de ponto incontroverso na presente ação; aduz que nunca foi contra a autora trabalhar ou fazer algum curso acadêmico, ela não fez porque não quis fazer; que a autora não faz jus a partilha de nenhum dos imóveis arrolados em petição inicial, seja porque foram adquiridos pelo réu em data anterior ao início da convivência, ou por terem sido adquiridos por direito de herança/doação dos genitores do réu e ainda adquiridos em sub-rogação com valores referentes à venda de um imóvel que foi adquirido em data anterior ao período de convivência entre as partes; quanto aos veículos, informa que o veículo VW Logus foi furtado e nunca foi encontrado, já o veículo Ford Fiesta foi vendido em 15/09/2021, pelo valor de R$ 15.000,00, sendo a quantia usada na compra do Ford Ka, financiado junto ao Banco de Brasília-BRB, cuja parcela mensal é de R$ 1.332,00, e atualmente o ágio do referido veículo é em torno de R$ 16.000,00, cabendo à autora o equivalente a 50% deste valor, no caso, R$ 8.000,00; que os bens que guarnecem a casa foram adquiridos pelo réu em data anterior ao início do relacionamento entre as partes; que eventuais valores existentes em contas bancárias são originários da venda da Fazenda Burity Vermelho e Jardim, negociada por 15.000 sacas de soja; assevera ainda que recebe um salário mínimo de aposentadoria do INSS e a outra aposentadoria vinda da Alemanha é no valor de apenas R$ 767,46; diz que possui empréstimo consignado junto ao BRB, no valor de R$ 426,00, além disso, possui financiamento imobiliário referente ao apartamento da CNB em Taguatinga, cuja parcela é de R$ 1.500,00, já o apartamento em Samambaia possui parcela de R$ 799,00, logo, sua renda fixa atual é de R$ 1.643,11, além dos valores auferidos com os aluguéis dos imóveis, assim, somente consegue honrar os compromissos e manter o próprio sustento em razão de ter guardado uma parte dos recursos da venda da fazenda Burity Vermelho e Jardim; que a autora informou gastos com água, luz, internet e condomínio, no valor de R$ 1.300,00, além de diarista, sendo que continua morando na casa do réu, o qual paga essas despesas; ao final, requer os benefícios da gratuidade de justiça; que sejam julgados improcedentes todos os pedidos de partilha formulados pela autora dos bens imóveis que pertencem exclusivamente ao réu; que seja reconhecida a união estável entre as partes, no período de 20/01/2002 a 07/02/2023; que seja julgado improcedente o pedido de pensão alimentícia da autora, ou, em caso remotíssimo, a fixação de pensão temporária equivalente ao máximo de 30% do salário mínimo; a suspensão do feito pelo prazo de 30 dias, para que possa anexar aos autos documentos e/ou extratos que não estão em sua posse; que seja providenciado junto a este tribunal uma cópia dos autos do processo de desquite do réu com sua anterior esposa; e que seja retificado o valor da causa para constar o valor dos alimentos ofertados em 30% do salário mínimo vigente, multiplicado por doze, ou seja, o valor de R$ 4.687,20 (quatro mil, seiscentos e oitenta e sete reais e vinte centavos) - Num. </w:t>
      </w:r>
      <w:r w:rsidRPr="005D305C">
        <w:rPr>
          <w:b/>
          <w:color w:val="008000"/>
        </w:rPr>
        <w:t>154422881</w:t>
      </w:r>
      <w:r w:rsidRPr="005C6EA1">
        <w:rPr>
          <w:b/>
          <w:color w:val="008000"/>
        </w:rPr>
        <w:t> - Pág. 1/27.</w:t>
      </w:r>
    </w:p>
    <w:p w14:paraId="3C46CEB7" w14:textId="77777777" w:rsidR="005C6EA1" w:rsidRPr="005C6EA1" w:rsidRDefault="005C6EA1" w:rsidP="005C6EA1">
      <w:pPr>
        <w:ind w:right="-96"/>
        <w:jc w:val="both"/>
        <w:rPr>
          <w:b/>
          <w:color w:val="008000"/>
        </w:rPr>
      </w:pPr>
      <w:r w:rsidRPr="005C6EA1">
        <w:rPr>
          <w:b/>
          <w:color w:val="008000"/>
        </w:rPr>
        <w:t> </w:t>
      </w:r>
    </w:p>
    <w:p w14:paraId="03752324" w14:textId="16D50A38" w:rsidR="005C6EA1" w:rsidRPr="005C6EA1" w:rsidRDefault="005C6EA1" w:rsidP="005C6EA1">
      <w:pPr>
        <w:ind w:right="-96"/>
        <w:jc w:val="both"/>
        <w:rPr>
          <w:b/>
          <w:color w:val="008000"/>
        </w:rPr>
      </w:pPr>
      <w:r w:rsidRPr="005C6EA1">
        <w:rPr>
          <w:b/>
          <w:color w:val="008000"/>
        </w:rPr>
        <w:t>6. Réplica - Num. </w:t>
      </w:r>
      <w:r w:rsidRPr="005D305C">
        <w:rPr>
          <w:b/>
          <w:color w:val="008000"/>
        </w:rPr>
        <w:t>157603850</w:t>
      </w:r>
      <w:r w:rsidRPr="005C6EA1">
        <w:rPr>
          <w:b/>
          <w:color w:val="008000"/>
        </w:rPr>
        <w:t> - Pág. 1/34, a autora rechaçou os argumentos formulados em contestação, reiterando os pedidos formulados nos autos.</w:t>
      </w:r>
    </w:p>
    <w:p w14:paraId="3FD1DBB1" w14:textId="77777777" w:rsidR="005C6EA1" w:rsidRPr="005C6EA1" w:rsidRDefault="005C6EA1" w:rsidP="005C6EA1">
      <w:pPr>
        <w:ind w:right="-96"/>
        <w:jc w:val="both"/>
        <w:rPr>
          <w:b/>
          <w:color w:val="008000"/>
        </w:rPr>
      </w:pPr>
      <w:r w:rsidRPr="005C6EA1">
        <w:rPr>
          <w:b/>
          <w:color w:val="008000"/>
        </w:rPr>
        <w:t> </w:t>
      </w:r>
    </w:p>
    <w:p w14:paraId="70E5F74E" w14:textId="497F8734" w:rsidR="005C6EA1" w:rsidRPr="005C6EA1" w:rsidRDefault="005C6EA1" w:rsidP="005C6EA1">
      <w:pPr>
        <w:ind w:right="-96"/>
        <w:jc w:val="both"/>
        <w:rPr>
          <w:b/>
          <w:color w:val="008000"/>
        </w:rPr>
      </w:pPr>
      <w:r w:rsidRPr="005C6EA1">
        <w:rPr>
          <w:b/>
          <w:color w:val="008000"/>
        </w:rPr>
        <w:t>7. As partes foram intimadas para especificarem as provas que pretendem produzir - Num. </w:t>
      </w:r>
      <w:r w:rsidRPr="005D305C">
        <w:rPr>
          <w:b/>
          <w:color w:val="008000"/>
        </w:rPr>
        <w:t>157864249</w:t>
      </w:r>
      <w:r w:rsidRPr="005C6EA1">
        <w:rPr>
          <w:b/>
          <w:color w:val="008000"/>
        </w:rPr>
        <w:t> - Pág. 1.</w:t>
      </w:r>
    </w:p>
    <w:p w14:paraId="414D5BA7" w14:textId="77777777" w:rsidR="005C6EA1" w:rsidRPr="005C6EA1" w:rsidRDefault="005C6EA1" w:rsidP="005C6EA1">
      <w:pPr>
        <w:ind w:right="-96"/>
        <w:jc w:val="both"/>
        <w:rPr>
          <w:b/>
          <w:color w:val="008000"/>
        </w:rPr>
      </w:pPr>
      <w:r w:rsidRPr="005C6EA1">
        <w:rPr>
          <w:b/>
          <w:color w:val="008000"/>
        </w:rPr>
        <w:t> </w:t>
      </w:r>
    </w:p>
    <w:p w14:paraId="4FC1FA4C" w14:textId="6D651FBE" w:rsidR="005C6EA1" w:rsidRPr="005C6EA1" w:rsidRDefault="005C6EA1" w:rsidP="005C6EA1">
      <w:pPr>
        <w:ind w:right="-96"/>
        <w:jc w:val="both"/>
        <w:rPr>
          <w:b/>
          <w:color w:val="008000"/>
        </w:rPr>
      </w:pPr>
      <w:r w:rsidRPr="005C6EA1">
        <w:rPr>
          <w:b/>
          <w:color w:val="008000"/>
        </w:rPr>
        <w:lastRenderedPageBreak/>
        <w:t>8. A autora requereu a prova pericial, concernente na avaliação dos imóveis e apuração de todos os acréscimos, benfeitorias e melhoramentos realizados ao longo do período de convivência, que não fazem partes dos registros dos bens, e a quebra dos sigilos bancário e fiscal do réu - Num. </w:t>
      </w:r>
      <w:r w:rsidRPr="005D305C">
        <w:rPr>
          <w:b/>
          <w:color w:val="008000"/>
        </w:rPr>
        <w:t>160051340</w:t>
      </w:r>
      <w:r w:rsidRPr="005C6EA1">
        <w:rPr>
          <w:b/>
          <w:color w:val="008000"/>
        </w:rPr>
        <w:t> - Pág. 1/4.</w:t>
      </w:r>
    </w:p>
    <w:p w14:paraId="5FAC0D46" w14:textId="77777777" w:rsidR="005C6EA1" w:rsidRPr="005C6EA1" w:rsidRDefault="005C6EA1" w:rsidP="005C6EA1">
      <w:pPr>
        <w:ind w:right="-96"/>
        <w:jc w:val="both"/>
        <w:rPr>
          <w:b/>
          <w:color w:val="008000"/>
        </w:rPr>
      </w:pPr>
      <w:r w:rsidRPr="005C6EA1">
        <w:rPr>
          <w:b/>
          <w:color w:val="008000"/>
        </w:rPr>
        <w:t> </w:t>
      </w:r>
    </w:p>
    <w:p w14:paraId="66862433" w14:textId="691AB89E" w:rsidR="005C6EA1" w:rsidRPr="005C6EA1" w:rsidRDefault="005C6EA1" w:rsidP="005C6EA1">
      <w:pPr>
        <w:ind w:right="-96"/>
        <w:jc w:val="both"/>
        <w:rPr>
          <w:b/>
          <w:color w:val="008000"/>
        </w:rPr>
      </w:pPr>
      <w:r w:rsidRPr="005C6EA1">
        <w:rPr>
          <w:b/>
          <w:color w:val="008000"/>
        </w:rPr>
        <w:t>9. Lado outro, o réu informou que não tem outras provas a produzir, a não ser eventual juntada de documento novo para o bom julgamento do presente feito - Num. </w:t>
      </w:r>
      <w:r w:rsidRPr="005D305C">
        <w:rPr>
          <w:b/>
          <w:color w:val="008000"/>
        </w:rPr>
        <w:t>160747535</w:t>
      </w:r>
      <w:r w:rsidRPr="005C6EA1">
        <w:rPr>
          <w:b/>
          <w:color w:val="008000"/>
        </w:rPr>
        <w:t> - Pág. 1/17.</w:t>
      </w:r>
    </w:p>
    <w:p w14:paraId="43279656" w14:textId="77777777" w:rsidR="005C6EA1" w:rsidRPr="005C6EA1" w:rsidRDefault="005C6EA1" w:rsidP="005C6EA1">
      <w:pPr>
        <w:ind w:right="-96"/>
        <w:jc w:val="both"/>
        <w:rPr>
          <w:b/>
          <w:color w:val="008000"/>
        </w:rPr>
      </w:pPr>
      <w:r w:rsidRPr="005C6EA1">
        <w:rPr>
          <w:b/>
          <w:color w:val="008000"/>
        </w:rPr>
        <w:t> </w:t>
      </w:r>
    </w:p>
    <w:p w14:paraId="60BF4AF7" w14:textId="171E2189" w:rsidR="005C6EA1" w:rsidRPr="005C6EA1" w:rsidRDefault="005C6EA1" w:rsidP="005C6EA1">
      <w:pPr>
        <w:ind w:right="-96"/>
        <w:jc w:val="both"/>
        <w:rPr>
          <w:b/>
          <w:color w:val="008000"/>
        </w:rPr>
      </w:pPr>
      <w:r w:rsidRPr="005C6EA1">
        <w:rPr>
          <w:b/>
          <w:color w:val="008000"/>
        </w:rPr>
        <w:t>10. Decisão - Num. </w:t>
      </w:r>
      <w:r w:rsidRPr="005D305C">
        <w:rPr>
          <w:b/>
          <w:color w:val="008000"/>
        </w:rPr>
        <w:t>161838621</w:t>
      </w:r>
      <w:r w:rsidRPr="005C6EA1">
        <w:rPr>
          <w:b/>
          <w:color w:val="008000"/>
        </w:rPr>
        <w:t> - Pág. 1, indeferiu-se a prova pericial, uma vez que os acréscimos, benfeitorias e melhoramentos que tiverem sido demonstrados nos autos deverão ser partilhados igualmente entre os ex-conviventes após a pertinente liquidação, deferiu-se o pedido de quebra do sigilo fiscal do requerido, referente à última Declaração de Ajuste Anual de Imposto de Renda, via INFOJUD, a fim de apurar suas fontes de renda e patrimônio eventualmente partilhável, anotando-se que eventuais saldos de contas e aplicações financeiras abrangem, unicamente, o que existia em 07/02/2023, data apontada como fim da união estável.</w:t>
      </w:r>
    </w:p>
    <w:p w14:paraId="25ABCAE3" w14:textId="77777777" w:rsidR="005C6EA1" w:rsidRPr="005C6EA1" w:rsidRDefault="005C6EA1" w:rsidP="005C6EA1">
      <w:pPr>
        <w:ind w:right="-96"/>
        <w:jc w:val="both"/>
        <w:rPr>
          <w:b/>
          <w:color w:val="008000"/>
        </w:rPr>
      </w:pPr>
      <w:r w:rsidRPr="005C6EA1">
        <w:rPr>
          <w:b/>
          <w:color w:val="008000"/>
        </w:rPr>
        <w:t> </w:t>
      </w:r>
    </w:p>
    <w:p w14:paraId="4A93222F" w14:textId="70D422FC" w:rsidR="005C6EA1" w:rsidRPr="005C6EA1" w:rsidRDefault="005C6EA1" w:rsidP="005C6EA1">
      <w:pPr>
        <w:ind w:right="-96"/>
        <w:jc w:val="both"/>
        <w:rPr>
          <w:b/>
          <w:color w:val="008000"/>
        </w:rPr>
      </w:pPr>
      <w:r w:rsidRPr="005C6EA1">
        <w:rPr>
          <w:b/>
          <w:color w:val="008000"/>
        </w:rPr>
        <w:t>11. Resultado da pesquisa INFOJUD, no tocante à declaração de imposto de renda - IRPF do réu (exercício 2023 ano-calendário 2022) - Num. </w:t>
      </w:r>
      <w:r w:rsidRPr="005D305C">
        <w:rPr>
          <w:b/>
          <w:color w:val="008000"/>
        </w:rPr>
        <w:t>168086887</w:t>
      </w:r>
      <w:r w:rsidRPr="005C6EA1">
        <w:rPr>
          <w:b/>
          <w:color w:val="008000"/>
        </w:rPr>
        <w:t> - Pág. 1/10.</w:t>
      </w:r>
    </w:p>
    <w:p w14:paraId="09933600" w14:textId="77777777" w:rsidR="005C6EA1" w:rsidRPr="005C6EA1" w:rsidRDefault="005C6EA1" w:rsidP="005C6EA1">
      <w:pPr>
        <w:ind w:right="-96"/>
        <w:jc w:val="both"/>
        <w:rPr>
          <w:b/>
          <w:color w:val="008000"/>
        </w:rPr>
      </w:pPr>
      <w:r w:rsidRPr="005C6EA1">
        <w:rPr>
          <w:b/>
          <w:color w:val="008000"/>
        </w:rPr>
        <w:t> </w:t>
      </w:r>
    </w:p>
    <w:p w14:paraId="6F8B5811" w14:textId="70BF6C34" w:rsidR="005C6EA1" w:rsidRPr="005C6EA1" w:rsidRDefault="005C6EA1" w:rsidP="005C6EA1">
      <w:pPr>
        <w:ind w:right="-96"/>
        <w:jc w:val="both"/>
        <w:rPr>
          <w:b/>
          <w:color w:val="008000"/>
        </w:rPr>
      </w:pPr>
      <w:r w:rsidRPr="005C6EA1">
        <w:rPr>
          <w:b/>
          <w:color w:val="008000"/>
        </w:rPr>
        <w:t>12. Em manifestação - Num. </w:t>
      </w:r>
      <w:r w:rsidRPr="005D305C">
        <w:rPr>
          <w:b/>
          <w:color w:val="008000"/>
        </w:rPr>
        <w:t>169153598</w:t>
      </w:r>
      <w:r w:rsidRPr="005C6EA1">
        <w:rPr>
          <w:b/>
          <w:color w:val="008000"/>
        </w:rPr>
        <w:t> - Pág. 1/3, a autora informa que o réu sonega bens, a despeito de todo o patrimônio milionário que o próprio demandado confessou possuir, com diversos imóveis, fazendas e veículos, nada disso consta de sua declaração à Receita Federal, assim, pugnou que sejam oficiadas as instituições financeira para que encaminhem os extratos bancários de todas as movimentações financeiras do requerido, dos últimos 12 meses antes do fim da união estável, bem como que seja o feito saneado, reiterando os pedidos constantes nos autos.</w:t>
      </w:r>
    </w:p>
    <w:p w14:paraId="4FBE7B9C" w14:textId="77777777" w:rsidR="005C6EA1" w:rsidRPr="005C6EA1" w:rsidRDefault="005C6EA1" w:rsidP="005C6EA1">
      <w:pPr>
        <w:ind w:right="-96"/>
        <w:jc w:val="both"/>
        <w:rPr>
          <w:b/>
          <w:color w:val="008000"/>
        </w:rPr>
      </w:pPr>
      <w:r w:rsidRPr="005C6EA1">
        <w:rPr>
          <w:b/>
          <w:color w:val="008000"/>
        </w:rPr>
        <w:t> </w:t>
      </w:r>
    </w:p>
    <w:p w14:paraId="5998FE31" w14:textId="3BEC0F30" w:rsidR="005C6EA1" w:rsidRPr="005C6EA1" w:rsidRDefault="005C6EA1" w:rsidP="005C6EA1">
      <w:pPr>
        <w:ind w:right="-96"/>
        <w:jc w:val="both"/>
        <w:rPr>
          <w:b/>
          <w:color w:val="008000"/>
        </w:rPr>
      </w:pPr>
      <w:r w:rsidRPr="005C6EA1">
        <w:rPr>
          <w:b/>
          <w:color w:val="008000"/>
        </w:rPr>
        <w:t>13. Por sua vez, o réu requereu o julgamento antecipado da lide, haja vista não existirem mais provas a serem produzidas, com fundamento no artigo 355, inciso I, do CPC, bem como a condenação da autora por litigância de má-fé em multa no valor de dez salários mínimos, nos termos do art. 81, § 2º do CPC - Num. </w:t>
      </w:r>
      <w:r w:rsidRPr="005D305C">
        <w:rPr>
          <w:b/>
          <w:color w:val="008000"/>
        </w:rPr>
        <w:t>169247872</w:t>
      </w:r>
      <w:r w:rsidRPr="005C6EA1">
        <w:rPr>
          <w:b/>
          <w:color w:val="008000"/>
        </w:rPr>
        <w:t> - Pág. 1/3.</w:t>
      </w:r>
    </w:p>
    <w:p w14:paraId="5D5C7491" w14:textId="77777777" w:rsidR="005C6EA1" w:rsidRPr="005C6EA1" w:rsidRDefault="005C6EA1" w:rsidP="005C6EA1">
      <w:pPr>
        <w:ind w:right="-96"/>
        <w:jc w:val="both"/>
        <w:rPr>
          <w:b/>
          <w:color w:val="008000"/>
        </w:rPr>
      </w:pPr>
      <w:r w:rsidRPr="005C6EA1">
        <w:rPr>
          <w:b/>
          <w:color w:val="008000"/>
        </w:rPr>
        <w:t> </w:t>
      </w:r>
    </w:p>
    <w:p w14:paraId="3EF0C58D" w14:textId="4324A570" w:rsidR="005C6EA1" w:rsidRPr="005C6EA1" w:rsidRDefault="005C6EA1" w:rsidP="005C6EA1">
      <w:pPr>
        <w:ind w:right="-96"/>
        <w:jc w:val="both"/>
        <w:rPr>
          <w:b/>
          <w:color w:val="008000"/>
        </w:rPr>
      </w:pPr>
      <w:r w:rsidRPr="005C6EA1">
        <w:rPr>
          <w:b/>
          <w:color w:val="008000"/>
        </w:rPr>
        <w:t>14. Em decisão - Num. </w:t>
      </w:r>
      <w:r w:rsidRPr="005D305C">
        <w:rPr>
          <w:b/>
          <w:color w:val="008000"/>
        </w:rPr>
        <w:t>170427372</w:t>
      </w:r>
      <w:r w:rsidRPr="005C6EA1">
        <w:rPr>
          <w:b/>
          <w:color w:val="008000"/>
        </w:rPr>
        <w:t> - Pág. 1/2, determinou-se a expedição de ofício às instituições bancárias/financeiras nas quais o réu possui relacionamento, constatado via SISBAJUD, requisitando o saldo das contas bancárias e investimentos na data do dia 07/02/2023, por fim, deferiu-se a quebra do sigilo bancário do réu, via INFOJUD, para extração do relatório da e-Financeira e Declaração de Operações com Cartão de Crédito - DECRED, quanto ao ano de 2022.</w:t>
      </w:r>
    </w:p>
    <w:p w14:paraId="35D79B20" w14:textId="77777777" w:rsidR="005C6EA1" w:rsidRPr="005C6EA1" w:rsidRDefault="005C6EA1" w:rsidP="005C6EA1">
      <w:pPr>
        <w:ind w:right="-96"/>
        <w:jc w:val="both"/>
        <w:rPr>
          <w:b/>
          <w:color w:val="008000"/>
        </w:rPr>
      </w:pPr>
      <w:r w:rsidRPr="005C6EA1">
        <w:rPr>
          <w:b/>
          <w:color w:val="008000"/>
        </w:rPr>
        <w:t> </w:t>
      </w:r>
    </w:p>
    <w:p w14:paraId="2B66D97E" w14:textId="0A0359D2" w:rsidR="005C6EA1" w:rsidRPr="005C6EA1" w:rsidRDefault="005C6EA1" w:rsidP="005C6EA1">
      <w:pPr>
        <w:ind w:right="-96"/>
        <w:jc w:val="both"/>
        <w:rPr>
          <w:b/>
          <w:color w:val="008000"/>
        </w:rPr>
      </w:pPr>
      <w:r w:rsidRPr="005C6EA1">
        <w:rPr>
          <w:b/>
          <w:color w:val="008000"/>
        </w:rPr>
        <w:lastRenderedPageBreak/>
        <w:t>15. Resultados das pesquisas de Declaração de Operações com Cartão de Crédito - DECRED - Num. </w:t>
      </w:r>
      <w:r w:rsidRPr="005D305C">
        <w:rPr>
          <w:b/>
          <w:color w:val="008000"/>
        </w:rPr>
        <w:t>171764650</w:t>
      </w:r>
      <w:r w:rsidRPr="005C6EA1">
        <w:rPr>
          <w:b/>
          <w:color w:val="008000"/>
        </w:rPr>
        <w:t> - Pág. 1/2; relatórios da e-Financeira - Num. </w:t>
      </w:r>
      <w:r w:rsidRPr="005D305C">
        <w:rPr>
          <w:b/>
          <w:color w:val="008000"/>
        </w:rPr>
        <w:t>171764651</w:t>
      </w:r>
      <w:r w:rsidRPr="005C6EA1">
        <w:rPr>
          <w:b/>
          <w:color w:val="008000"/>
        </w:rPr>
        <w:t> - Pág. 1/10; respostas de ofícios do Banco Crefisa - Num. </w:t>
      </w:r>
      <w:r w:rsidRPr="005D305C">
        <w:rPr>
          <w:b/>
          <w:color w:val="008000"/>
        </w:rPr>
        <w:t>172122360</w:t>
      </w:r>
      <w:r w:rsidRPr="005C6EA1">
        <w:rPr>
          <w:b/>
          <w:color w:val="008000"/>
        </w:rPr>
        <w:t> - Pág. 1, Num. </w:t>
      </w:r>
      <w:r w:rsidRPr="005D305C">
        <w:rPr>
          <w:b/>
          <w:color w:val="008000"/>
        </w:rPr>
        <w:t>172122361</w:t>
      </w:r>
      <w:r w:rsidRPr="005C6EA1">
        <w:rPr>
          <w:b/>
          <w:color w:val="008000"/>
        </w:rPr>
        <w:t> - Pág. 1 e Num. </w:t>
      </w:r>
      <w:r w:rsidRPr="005D305C">
        <w:rPr>
          <w:b/>
          <w:color w:val="008000"/>
        </w:rPr>
        <w:t>181556972</w:t>
      </w:r>
      <w:r w:rsidRPr="005C6EA1">
        <w:rPr>
          <w:b/>
          <w:color w:val="008000"/>
        </w:rPr>
        <w:t> - Pág. 1/4; do Banco Bradesco - Num. </w:t>
      </w:r>
      <w:r w:rsidRPr="005D305C">
        <w:rPr>
          <w:b/>
          <w:color w:val="008000"/>
        </w:rPr>
        <w:t>172603587</w:t>
      </w:r>
      <w:r w:rsidRPr="005C6EA1">
        <w:rPr>
          <w:b/>
          <w:color w:val="008000"/>
        </w:rPr>
        <w:t> - Pág. 1; do Banco do Brasil - Num. </w:t>
      </w:r>
      <w:r w:rsidRPr="005D305C">
        <w:rPr>
          <w:b/>
          <w:color w:val="008000"/>
        </w:rPr>
        <w:t>173231409</w:t>
      </w:r>
      <w:r w:rsidRPr="005C6EA1">
        <w:rPr>
          <w:b/>
          <w:color w:val="008000"/>
        </w:rPr>
        <w:t> - Pág. 1; do Banco de Brasília-BRB - Num. </w:t>
      </w:r>
      <w:r w:rsidRPr="005D305C">
        <w:rPr>
          <w:b/>
          <w:color w:val="008000"/>
        </w:rPr>
        <w:t>174400569</w:t>
      </w:r>
      <w:r w:rsidRPr="005C6EA1">
        <w:rPr>
          <w:b/>
          <w:color w:val="008000"/>
        </w:rPr>
        <w:t> - Pág. 1; do Banco BMG - Num. </w:t>
      </w:r>
      <w:r w:rsidRPr="005D305C">
        <w:rPr>
          <w:b/>
          <w:color w:val="008000"/>
        </w:rPr>
        <w:t>180990317</w:t>
      </w:r>
      <w:r w:rsidRPr="005C6EA1">
        <w:rPr>
          <w:b/>
          <w:color w:val="008000"/>
        </w:rPr>
        <w:t> - Pág. 1/2; e do Banco Sicoob - Num. </w:t>
      </w:r>
      <w:r w:rsidRPr="005D305C">
        <w:rPr>
          <w:b/>
          <w:color w:val="008000"/>
        </w:rPr>
        <w:t>211854350</w:t>
      </w:r>
      <w:r w:rsidRPr="005C6EA1">
        <w:rPr>
          <w:b/>
          <w:color w:val="008000"/>
        </w:rPr>
        <w:t> - Pág. 1/2.</w:t>
      </w:r>
    </w:p>
    <w:p w14:paraId="23B27976" w14:textId="77777777" w:rsidR="005C6EA1" w:rsidRPr="005C6EA1" w:rsidRDefault="005C6EA1" w:rsidP="005C6EA1">
      <w:pPr>
        <w:ind w:right="-96"/>
        <w:jc w:val="both"/>
        <w:rPr>
          <w:b/>
          <w:color w:val="008000"/>
        </w:rPr>
      </w:pPr>
      <w:r w:rsidRPr="005C6EA1">
        <w:rPr>
          <w:b/>
          <w:color w:val="008000"/>
        </w:rPr>
        <w:t> </w:t>
      </w:r>
    </w:p>
    <w:p w14:paraId="10EA70AC" w14:textId="4F2B8C21" w:rsidR="005C6EA1" w:rsidRPr="005C6EA1" w:rsidRDefault="005C6EA1" w:rsidP="005C6EA1">
      <w:pPr>
        <w:ind w:right="-96"/>
        <w:jc w:val="both"/>
        <w:rPr>
          <w:b/>
          <w:color w:val="008000"/>
        </w:rPr>
      </w:pPr>
      <w:r w:rsidRPr="005C6EA1">
        <w:rPr>
          <w:b/>
          <w:color w:val="008000"/>
        </w:rPr>
        <w:t>16. Em decisão - Num. </w:t>
      </w:r>
      <w:r w:rsidRPr="005D305C">
        <w:rPr>
          <w:b/>
          <w:color w:val="008000"/>
        </w:rPr>
        <w:t>213921399</w:t>
      </w:r>
      <w:r w:rsidRPr="005C6EA1">
        <w:rPr>
          <w:b/>
          <w:color w:val="008000"/>
        </w:rPr>
        <w:t> - Pág. 1, com fundamento no art. 370, parágrafo único, do CPC, foi encerrada a fase probatória e, na forma do art. 364, § 2º, intimou-se a autora e o réu para apresentarem, respectivamente, suas alegações finais, no prazo de 15 dias, devendo os autos retornarem conclusos para sentença.</w:t>
      </w:r>
    </w:p>
    <w:p w14:paraId="0CF130EF" w14:textId="77777777" w:rsidR="005C6EA1" w:rsidRPr="005C6EA1" w:rsidRDefault="005C6EA1" w:rsidP="005C6EA1">
      <w:pPr>
        <w:ind w:right="-96"/>
        <w:jc w:val="both"/>
        <w:rPr>
          <w:b/>
          <w:color w:val="008000"/>
        </w:rPr>
      </w:pPr>
      <w:r w:rsidRPr="005C6EA1">
        <w:rPr>
          <w:b/>
          <w:color w:val="008000"/>
        </w:rPr>
        <w:t> </w:t>
      </w:r>
    </w:p>
    <w:p w14:paraId="1BEEE804" w14:textId="0ECF1619" w:rsidR="005C6EA1" w:rsidRPr="005C6EA1" w:rsidRDefault="005C6EA1" w:rsidP="005C6EA1">
      <w:pPr>
        <w:ind w:right="-96"/>
        <w:jc w:val="both"/>
        <w:rPr>
          <w:b/>
          <w:color w:val="008000"/>
        </w:rPr>
      </w:pPr>
      <w:r w:rsidRPr="005C6EA1">
        <w:rPr>
          <w:b/>
          <w:color w:val="008000"/>
        </w:rPr>
        <w:t>17. Alegações finais apresentadas pelas partes - Num. </w:t>
      </w:r>
      <w:r w:rsidRPr="005D305C">
        <w:rPr>
          <w:b/>
          <w:color w:val="008000"/>
        </w:rPr>
        <w:t>218721995</w:t>
      </w:r>
      <w:r w:rsidRPr="005C6EA1">
        <w:rPr>
          <w:b/>
          <w:color w:val="008000"/>
        </w:rPr>
        <w:t> - Pág. 1/32 e Num. </w:t>
      </w:r>
      <w:r w:rsidRPr="005D305C">
        <w:rPr>
          <w:b/>
          <w:color w:val="008000"/>
        </w:rPr>
        <w:t>223030664</w:t>
      </w:r>
      <w:r w:rsidRPr="005C6EA1">
        <w:rPr>
          <w:b/>
          <w:color w:val="008000"/>
        </w:rPr>
        <w:t> - Pág. 1/31.</w:t>
      </w:r>
    </w:p>
    <w:p w14:paraId="374794DB" w14:textId="77777777" w:rsidR="005C6EA1" w:rsidRPr="005C6EA1" w:rsidRDefault="005C6EA1" w:rsidP="005C6EA1">
      <w:pPr>
        <w:ind w:right="-96"/>
        <w:jc w:val="both"/>
        <w:rPr>
          <w:b/>
          <w:color w:val="008000"/>
        </w:rPr>
      </w:pPr>
      <w:r w:rsidRPr="005C6EA1">
        <w:rPr>
          <w:b/>
          <w:color w:val="008000"/>
        </w:rPr>
        <w:t> </w:t>
      </w:r>
    </w:p>
    <w:p w14:paraId="50266043" w14:textId="18553D2F" w:rsidR="005C6EA1" w:rsidRPr="005C6EA1" w:rsidRDefault="005C6EA1" w:rsidP="005C6EA1">
      <w:pPr>
        <w:ind w:right="-96"/>
        <w:jc w:val="both"/>
        <w:rPr>
          <w:b/>
          <w:color w:val="008000"/>
        </w:rPr>
      </w:pPr>
      <w:r w:rsidRPr="005C6EA1">
        <w:rPr>
          <w:b/>
          <w:color w:val="008000"/>
        </w:rPr>
        <w:t>18. Em decisão - Num. </w:t>
      </w:r>
      <w:r w:rsidRPr="005D305C">
        <w:rPr>
          <w:b/>
          <w:color w:val="008000"/>
        </w:rPr>
        <w:t>231621955</w:t>
      </w:r>
      <w:r w:rsidRPr="005C6EA1">
        <w:rPr>
          <w:b/>
          <w:color w:val="008000"/>
        </w:rPr>
        <w:t> - Pág. 1/2, determinou-se a intimação das partes, a fim de juntar aos autos as certidões de nascimento e/ou casamento atualizadas, bem como para instruir o feito com documentos CRLV atual ou DUT dos veículos VW Logus 1.8, Ano 1996, cor prata, Placa JEM-6817, e Ford KA, ano 2020, cor prata, placa REG0H45, e do imóvel denominado Fazenda Paineira, localizado em Cocos, BA.  </w:t>
      </w:r>
    </w:p>
    <w:p w14:paraId="6B47C7D9" w14:textId="77777777" w:rsidR="005C6EA1" w:rsidRPr="005C6EA1" w:rsidRDefault="005C6EA1" w:rsidP="005C6EA1">
      <w:pPr>
        <w:ind w:right="-96"/>
        <w:jc w:val="both"/>
        <w:rPr>
          <w:b/>
          <w:color w:val="008000"/>
        </w:rPr>
      </w:pPr>
      <w:r w:rsidRPr="005C6EA1">
        <w:rPr>
          <w:b/>
          <w:color w:val="008000"/>
        </w:rPr>
        <w:t> </w:t>
      </w:r>
    </w:p>
    <w:p w14:paraId="3BCAC40C" w14:textId="4E62CD94" w:rsidR="005C6EA1" w:rsidRPr="005C6EA1" w:rsidRDefault="005C6EA1" w:rsidP="005C6EA1">
      <w:pPr>
        <w:ind w:right="-96"/>
        <w:jc w:val="both"/>
        <w:rPr>
          <w:b/>
          <w:color w:val="008000"/>
        </w:rPr>
      </w:pPr>
      <w:r w:rsidRPr="005C6EA1">
        <w:rPr>
          <w:b/>
          <w:color w:val="008000"/>
        </w:rPr>
        <w:t>19. As certidões de nascimento e casamento das partes foram juntadas aos autos - Num. </w:t>
      </w:r>
      <w:r w:rsidRPr="005D305C">
        <w:rPr>
          <w:b/>
          <w:color w:val="008000"/>
        </w:rPr>
        <w:t>235007133</w:t>
      </w:r>
      <w:r w:rsidRPr="005C6EA1">
        <w:rPr>
          <w:b/>
          <w:color w:val="008000"/>
        </w:rPr>
        <w:t> - Pág. 1 e Num. </w:t>
      </w:r>
      <w:r w:rsidRPr="005D305C">
        <w:rPr>
          <w:b/>
          <w:color w:val="008000"/>
        </w:rPr>
        <w:t>235007134</w:t>
      </w:r>
      <w:r w:rsidRPr="005C6EA1">
        <w:rPr>
          <w:b/>
          <w:color w:val="008000"/>
        </w:rPr>
        <w:t> - Pág. 1.</w:t>
      </w:r>
    </w:p>
    <w:p w14:paraId="6CCFCFB5" w14:textId="77777777" w:rsidR="005C6EA1" w:rsidRPr="005C6EA1" w:rsidRDefault="005C6EA1" w:rsidP="005C6EA1">
      <w:pPr>
        <w:ind w:right="-96"/>
        <w:jc w:val="both"/>
        <w:rPr>
          <w:b/>
          <w:color w:val="008000"/>
        </w:rPr>
      </w:pPr>
      <w:r w:rsidRPr="005C6EA1">
        <w:rPr>
          <w:b/>
          <w:color w:val="008000"/>
        </w:rPr>
        <w:t> </w:t>
      </w:r>
    </w:p>
    <w:p w14:paraId="7B603A4D" w14:textId="52CC8E8B" w:rsidR="005C6EA1" w:rsidRPr="005C6EA1" w:rsidRDefault="005C6EA1" w:rsidP="005C6EA1">
      <w:pPr>
        <w:ind w:right="-96"/>
        <w:jc w:val="both"/>
        <w:rPr>
          <w:b/>
          <w:color w:val="008000"/>
        </w:rPr>
      </w:pPr>
      <w:r w:rsidRPr="005C6EA1">
        <w:rPr>
          <w:b/>
          <w:color w:val="008000"/>
        </w:rPr>
        <w:t>20. Em manifestação - Num. </w:t>
      </w:r>
      <w:r w:rsidRPr="005D305C">
        <w:rPr>
          <w:b/>
          <w:color w:val="008000"/>
        </w:rPr>
        <w:t>236394510</w:t>
      </w:r>
      <w:r w:rsidRPr="005C6EA1">
        <w:rPr>
          <w:b/>
          <w:color w:val="008000"/>
        </w:rPr>
        <w:t> - Pág. 1, o réu informou que não possui documento do veículo VW Logus 1.8, ano 1996, cor prata, Placa JEM6817, pois, na verdade, o bem foi vendido a mais de 20 anos atrás, informando, ainda, que o imóvel Fazenda Paineira é irregular e não possui escritura pública, conforme documentos anexados - Num. </w:t>
      </w:r>
      <w:r w:rsidRPr="005D305C">
        <w:rPr>
          <w:b/>
          <w:color w:val="008000"/>
        </w:rPr>
        <w:t>236394512</w:t>
      </w:r>
      <w:r w:rsidRPr="005C6EA1">
        <w:rPr>
          <w:b/>
          <w:color w:val="008000"/>
        </w:rPr>
        <w:t> - Pág. 1/2 e Num. </w:t>
      </w:r>
      <w:r w:rsidRPr="005D305C">
        <w:rPr>
          <w:b/>
          <w:color w:val="008000"/>
        </w:rPr>
        <w:t>236394513</w:t>
      </w:r>
      <w:r w:rsidRPr="005C6EA1">
        <w:rPr>
          <w:b/>
          <w:color w:val="008000"/>
        </w:rPr>
        <w:t> - Pág. 1.</w:t>
      </w:r>
    </w:p>
    <w:p w14:paraId="35A99D60" w14:textId="77777777" w:rsidR="005C6EA1" w:rsidRPr="005C6EA1" w:rsidRDefault="005C6EA1" w:rsidP="005C6EA1">
      <w:pPr>
        <w:ind w:right="-96"/>
        <w:jc w:val="both"/>
        <w:rPr>
          <w:b/>
          <w:color w:val="008000"/>
        </w:rPr>
      </w:pPr>
      <w:r w:rsidRPr="005C6EA1">
        <w:rPr>
          <w:b/>
          <w:color w:val="008000"/>
        </w:rPr>
        <w:t> </w:t>
      </w:r>
    </w:p>
    <w:p w14:paraId="47073A06" w14:textId="77777777" w:rsidR="005C6EA1" w:rsidRPr="005C6EA1" w:rsidRDefault="005C6EA1" w:rsidP="005C6EA1">
      <w:pPr>
        <w:ind w:right="-96"/>
        <w:jc w:val="both"/>
        <w:rPr>
          <w:b/>
          <w:color w:val="008000"/>
        </w:rPr>
      </w:pPr>
      <w:r w:rsidRPr="005C6EA1">
        <w:rPr>
          <w:b/>
          <w:color w:val="008000"/>
        </w:rPr>
        <w:t> 21. É o relatório.</w:t>
      </w:r>
    </w:p>
    <w:p w14:paraId="7B49E353" w14:textId="77777777" w:rsidR="005C6EA1" w:rsidRPr="005C6EA1" w:rsidRDefault="005C6EA1" w:rsidP="005C6EA1">
      <w:pPr>
        <w:ind w:right="-96"/>
        <w:jc w:val="both"/>
        <w:rPr>
          <w:b/>
          <w:color w:val="008000"/>
        </w:rPr>
      </w:pPr>
      <w:r w:rsidRPr="005C6EA1">
        <w:rPr>
          <w:b/>
          <w:color w:val="008000"/>
        </w:rPr>
        <w:t> </w:t>
      </w:r>
    </w:p>
    <w:p w14:paraId="5CA2DD9D" w14:textId="77777777" w:rsidR="005C6EA1" w:rsidRPr="005C6EA1" w:rsidRDefault="005C6EA1" w:rsidP="005C6EA1">
      <w:pPr>
        <w:ind w:right="-96"/>
        <w:jc w:val="both"/>
        <w:rPr>
          <w:b/>
          <w:color w:val="008000"/>
        </w:rPr>
      </w:pPr>
      <w:r w:rsidRPr="005C6EA1">
        <w:rPr>
          <w:b/>
          <w:color w:val="008000"/>
        </w:rPr>
        <w:t>22. Decido.</w:t>
      </w:r>
    </w:p>
    <w:p w14:paraId="6F1CB09D" w14:textId="77777777" w:rsidR="005C6EA1" w:rsidRPr="005C6EA1" w:rsidRDefault="005C6EA1" w:rsidP="005C6EA1">
      <w:pPr>
        <w:ind w:right="-96"/>
        <w:jc w:val="both"/>
        <w:rPr>
          <w:b/>
          <w:color w:val="008000"/>
        </w:rPr>
      </w:pPr>
      <w:r w:rsidRPr="005C6EA1">
        <w:rPr>
          <w:b/>
          <w:color w:val="008000"/>
        </w:rPr>
        <w:t> </w:t>
      </w:r>
    </w:p>
    <w:p w14:paraId="3AB07C68" w14:textId="77777777" w:rsidR="005C6EA1" w:rsidRPr="005C6EA1" w:rsidRDefault="005C6EA1" w:rsidP="005C6EA1">
      <w:pPr>
        <w:ind w:right="-96"/>
        <w:jc w:val="both"/>
        <w:rPr>
          <w:b/>
          <w:color w:val="008000"/>
        </w:rPr>
      </w:pPr>
      <w:r w:rsidRPr="005C6EA1">
        <w:rPr>
          <w:b/>
          <w:bCs/>
          <w:color w:val="008000"/>
        </w:rPr>
        <w:t>Da gratuidade de justiça</w:t>
      </w:r>
    </w:p>
    <w:p w14:paraId="1FA187E9" w14:textId="77777777" w:rsidR="005C6EA1" w:rsidRPr="005C6EA1" w:rsidRDefault="005C6EA1" w:rsidP="005C6EA1">
      <w:pPr>
        <w:ind w:right="-96"/>
        <w:jc w:val="both"/>
        <w:rPr>
          <w:b/>
          <w:color w:val="008000"/>
        </w:rPr>
      </w:pPr>
      <w:r w:rsidRPr="005C6EA1">
        <w:rPr>
          <w:b/>
          <w:bCs/>
          <w:color w:val="008000"/>
        </w:rPr>
        <w:t> </w:t>
      </w:r>
    </w:p>
    <w:p w14:paraId="12E7BF3A" w14:textId="3ED1542D" w:rsidR="005C6EA1" w:rsidRPr="005C6EA1" w:rsidRDefault="005C6EA1" w:rsidP="005C6EA1">
      <w:pPr>
        <w:ind w:right="-96"/>
        <w:jc w:val="both"/>
        <w:rPr>
          <w:b/>
          <w:color w:val="008000"/>
        </w:rPr>
      </w:pPr>
      <w:r w:rsidRPr="005C6EA1">
        <w:rPr>
          <w:b/>
          <w:color w:val="008000"/>
        </w:rPr>
        <w:t>23. Preliminarmente, </w:t>
      </w:r>
      <w:r w:rsidRPr="005C6EA1">
        <w:rPr>
          <w:b/>
          <w:bCs/>
          <w:color w:val="008000"/>
        </w:rPr>
        <w:t>indefiro o pedido de gratuidade de justiça veiculado pelo requerido em ID Num. </w:t>
      </w:r>
      <w:r w:rsidRPr="005D305C">
        <w:rPr>
          <w:b/>
          <w:bCs/>
          <w:color w:val="008000"/>
        </w:rPr>
        <w:t>154422881</w:t>
      </w:r>
      <w:r w:rsidRPr="005C6EA1">
        <w:rPr>
          <w:b/>
          <w:bCs/>
          <w:color w:val="008000"/>
        </w:rPr>
        <w:t xml:space="preserve"> - Pág. 1/27, porquanto a renda comprovada na pesquisa, via INFOJUD, no </w:t>
      </w:r>
      <w:r w:rsidRPr="005C6EA1">
        <w:rPr>
          <w:b/>
          <w:bCs/>
          <w:color w:val="008000"/>
        </w:rPr>
        <w:lastRenderedPageBreak/>
        <w:t>tocante ao relatório e-Financeira - Num. </w:t>
      </w:r>
      <w:r w:rsidRPr="005D305C">
        <w:rPr>
          <w:b/>
          <w:bCs/>
          <w:color w:val="008000"/>
        </w:rPr>
        <w:t>171764651</w:t>
      </w:r>
      <w:r w:rsidRPr="005C6EA1">
        <w:rPr>
          <w:b/>
          <w:bCs/>
          <w:color w:val="008000"/>
        </w:rPr>
        <w:t> - Pág. 1/10, afasta a alegada hipossuficiência econômica.</w:t>
      </w:r>
    </w:p>
    <w:p w14:paraId="5F9FD5C8" w14:textId="77777777" w:rsidR="005C6EA1" w:rsidRPr="005C6EA1" w:rsidRDefault="005C6EA1" w:rsidP="005C6EA1">
      <w:pPr>
        <w:ind w:right="-96"/>
        <w:jc w:val="both"/>
        <w:rPr>
          <w:b/>
          <w:color w:val="008000"/>
        </w:rPr>
      </w:pPr>
      <w:r w:rsidRPr="005C6EA1">
        <w:rPr>
          <w:b/>
          <w:bCs/>
          <w:color w:val="008000"/>
        </w:rPr>
        <w:t> </w:t>
      </w:r>
    </w:p>
    <w:p w14:paraId="11D93EF6" w14:textId="77777777" w:rsidR="005C6EA1" w:rsidRPr="005C6EA1" w:rsidRDefault="005C6EA1" w:rsidP="005C6EA1">
      <w:pPr>
        <w:ind w:right="-96"/>
        <w:jc w:val="both"/>
        <w:rPr>
          <w:b/>
          <w:color w:val="008000"/>
        </w:rPr>
      </w:pPr>
      <w:r w:rsidRPr="005C6EA1">
        <w:rPr>
          <w:b/>
          <w:bCs/>
          <w:color w:val="008000"/>
        </w:rPr>
        <w:t>Da impugnação ao valor da causa</w:t>
      </w:r>
      <w:r w:rsidRPr="005C6EA1">
        <w:rPr>
          <w:b/>
          <w:color w:val="008000"/>
        </w:rPr>
        <w:t> </w:t>
      </w:r>
    </w:p>
    <w:p w14:paraId="56512D05" w14:textId="77777777" w:rsidR="005C6EA1" w:rsidRPr="005C6EA1" w:rsidRDefault="005C6EA1" w:rsidP="005C6EA1">
      <w:pPr>
        <w:ind w:right="-96"/>
        <w:jc w:val="both"/>
        <w:rPr>
          <w:b/>
          <w:color w:val="008000"/>
        </w:rPr>
      </w:pPr>
      <w:r w:rsidRPr="005C6EA1">
        <w:rPr>
          <w:b/>
          <w:color w:val="008000"/>
        </w:rPr>
        <w:t> </w:t>
      </w:r>
    </w:p>
    <w:p w14:paraId="033907DD" w14:textId="77777777" w:rsidR="005C6EA1" w:rsidRPr="005C6EA1" w:rsidRDefault="005C6EA1" w:rsidP="005C6EA1">
      <w:pPr>
        <w:ind w:right="-96"/>
        <w:jc w:val="both"/>
        <w:rPr>
          <w:b/>
          <w:color w:val="008000"/>
        </w:rPr>
      </w:pPr>
      <w:r w:rsidRPr="005C6EA1">
        <w:rPr>
          <w:b/>
          <w:color w:val="008000"/>
        </w:rPr>
        <w:t>24. No que diz respeito à impugnação ao valor atribuído à causa, afirma o réu que deve corresponder somente ao valor de uma eventual pensão alimentícia para a autora, já que ela não faz jus a nenhum dos imóveis, devendo, portanto, o valor ser de 30% sobre o salário mínimo, multiplicado por doze, resultando em R$ 4.687,20 (quatro mil, seiscentos e oitenta e sete reais e vinte centavos).</w:t>
      </w:r>
    </w:p>
    <w:p w14:paraId="3DEF641B" w14:textId="77777777" w:rsidR="005C6EA1" w:rsidRPr="005C6EA1" w:rsidRDefault="005C6EA1" w:rsidP="005C6EA1">
      <w:pPr>
        <w:ind w:right="-96"/>
        <w:jc w:val="both"/>
        <w:rPr>
          <w:b/>
          <w:color w:val="008000"/>
        </w:rPr>
      </w:pPr>
      <w:r w:rsidRPr="005C6EA1">
        <w:rPr>
          <w:b/>
          <w:color w:val="008000"/>
        </w:rPr>
        <w:t> </w:t>
      </w:r>
    </w:p>
    <w:p w14:paraId="23E029D8" w14:textId="77777777" w:rsidR="005C6EA1" w:rsidRPr="005C6EA1" w:rsidRDefault="005C6EA1" w:rsidP="005C6EA1">
      <w:pPr>
        <w:ind w:right="-96"/>
        <w:jc w:val="both"/>
        <w:rPr>
          <w:b/>
          <w:color w:val="008000"/>
        </w:rPr>
      </w:pPr>
      <w:r w:rsidRPr="005C6EA1">
        <w:rPr>
          <w:b/>
          <w:color w:val="008000"/>
        </w:rPr>
        <w:t>25. Nesse ponto, dispõe o Código Civil: </w:t>
      </w:r>
      <w:r w:rsidRPr="005C6EA1">
        <w:rPr>
          <w:b/>
          <w:i/>
          <w:iCs/>
          <w:color w:val="008000"/>
        </w:rPr>
        <w:t>Art. 291. A toda causa será atribuído valor certo, </w:t>
      </w:r>
      <w:r w:rsidRPr="005C6EA1">
        <w:rPr>
          <w:b/>
          <w:bCs/>
          <w:i/>
          <w:iCs/>
          <w:color w:val="008000"/>
        </w:rPr>
        <w:t>ainda que não tenha conteúdo econômico imediatamente aferível</w:t>
      </w:r>
      <w:r w:rsidRPr="005C6EA1">
        <w:rPr>
          <w:b/>
          <w:i/>
          <w:iCs/>
          <w:color w:val="008000"/>
        </w:rPr>
        <w:t>.</w:t>
      </w:r>
      <w:r w:rsidRPr="005C6EA1">
        <w:rPr>
          <w:b/>
          <w:color w:val="008000"/>
        </w:rPr>
        <w:t> </w:t>
      </w:r>
    </w:p>
    <w:p w14:paraId="69B1F944" w14:textId="77777777" w:rsidR="005C6EA1" w:rsidRPr="005C6EA1" w:rsidRDefault="005C6EA1" w:rsidP="005C6EA1">
      <w:pPr>
        <w:ind w:right="-96"/>
        <w:jc w:val="both"/>
        <w:rPr>
          <w:b/>
          <w:color w:val="008000"/>
        </w:rPr>
      </w:pPr>
      <w:r w:rsidRPr="005C6EA1">
        <w:rPr>
          <w:b/>
          <w:color w:val="008000"/>
        </w:rPr>
        <w:t> </w:t>
      </w:r>
    </w:p>
    <w:p w14:paraId="6BB48F93" w14:textId="77777777" w:rsidR="005C6EA1" w:rsidRPr="005C6EA1" w:rsidRDefault="005C6EA1" w:rsidP="005C6EA1">
      <w:pPr>
        <w:ind w:right="-96"/>
        <w:jc w:val="both"/>
        <w:rPr>
          <w:b/>
          <w:color w:val="008000"/>
        </w:rPr>
      </w:pPr>
      <w:r w:rsidRPr="005C6EA1">
        <w:rPr>
          <w:b/>
          <w:color w:val="008000"/>
        </w:rPr>
        <w:t>26. Outrossim, nos termos do art. 293 do mesmo código. </w:t>
      </w:r>
      <w:r w:rsidRPr="005C6EA1">
        <w:rPr>
          <w:b/>
          <w:bCs/>
          <w:i/>
          <w:iCs/>
          <w:color w:val="008000"/>
        </w:rPr>
        <w:t>O réu poderá impugnar, em preliminar da contestação, o valor atribuído à causa pelo autor</w:t>
      </w:r>
      <w:r w:rsidRPr="005C6EA1">
        <w:rPr>
          <w:b/>
          <w:i/>
          <w:iCs/>
          <w:color w:val="008000"/>
        </w:rPr>
        <w:t>, sob pena de preclusão, e o juiz decidirá a respeito, impondo, se for o caso, a complementação das custas.</w:t>
      </w:r>
      <w:r w:rsidRPr="005C6EA1">
        <w:rPr>
          <w:b/>
          <w:color w:val="008000"/>
        </w:rPr>
        <w:t>  </w:t>
      </w:r>
    </w:p>
    <w:p w14:paraId="08F4ED7F" w14:textId="77777777" w:rsidR="005C6EA1" w:rsidRPr="005C6EA1" w:rsidRDefault="005C6EA1" w:rsidP="005C6EA1">
      <w:pPr>
        <w:ind w:right="-96"/>
        <w:jc w:val="both"/>
        <w:rPr>
          <w:b/>
          <w:color w:val="008000"/>
        </w:rPr>
      </w:pPr>
      <w:r w:rsidRPr="005C6EA1">
        <w:rPr>
          <w:b/>
          <w:color w:val="008000"/>
        </w:rPr>
        <w:t> </w:t>
      </w:r>
    </w:p>
    <w:p w14:paraId="3747D49D" w14:textId="77777777" w:rsidR="005C6EA1" w:rsidRPr="005C6EA1" w:rsidRDefault="005C6EA1" w:rsidP="005C6EA1">
      <w:pPr>
        <w:ind w:right="-96"/>
        <w:jc w:val="both"/>
        <w:rPr>
          <w:b/>
          <w:color w:val="008000"/>
        </w:rPr>
      </w:pPr>
      <w:r w:rsidRPr="005C6EA1">
        <w:rPr>
          <w:b/>
          <w:color w:val="008000"/>
        </w:rPr>
        <w:t>27. No caso, a autora veiculou pedido de reconhecimento e dissolução de união estável, partilha de bens e alimentos, não havendo proveito econômico para os primeiros pedidos, sendo o valor inestimável. </w:t>
      </w:r>
    </w:p>
    <w:p w14:paraId="59B45CB5" w14:textId="77777777" w:rsidR="005C6EA1" w:rsidRPr="005C6EA1" w:rsidRDefault="005C6EA1" w:rsidP="005C6EA1">
      <w:pPr>
        <w:ind w:right="-96"/>
        <w:jc w:val="both"/>
        <w:rPr>
          <w:b/>
          <w:color w:val="008000"/>
        </w:rPr>
      </w:pPr>
      <w:r w:rsidRPr="005C6EA1">
        <w:rPr>
          <w:b/>
          <w:color w:val="008000"/>
        </w:rPr>
        <w:t> </w:t>
      </w:r>
    </w:p>
    <w:p w14:paraId="77556524" w14:textId="77777777" w:rsidR="005C6EA1" w:rsidRPr="005C6EA1" w:rsidRDefault="005C6EA1" w:rsidP="005C6EA1">
      <w:pPr>
        <w:ind w:right="-96"/>
        <w:jc w:val="both"/>
        <w:rPr>
          <w:b/>
          <w:color w:val="008000"/>
        </w:rPr>
      </w:pPr>
      <w:r w:rsidRPr="005C6EA1">
        <w:rPr>
          <w:b/>
          <w:color w:val="008000"/>
        </w:rPr>
        <w:t>28. Nesse sentido é o entendimento deste e. TJDFT: </w:t>
      </w:r>
    </w:p>
    <w:p w14:paraId="22160AAB" w14:textId="77777777" w:rsidR="005C6EA1" w:rsidRPr="005C6EA1" w:rsidRDefault="005C6EA1" w:rsidP="005C6EA1">
      <w:pPr>
        <w:ind w:right="-96"/>
        <w:jc w:val="both"/>
        <w:rPr>
          <w:b/>
          <w:color w:val="008000"/>
        </w:rPr>
      </w:pPr>
      <w:r w:rsidRPr="005C6EA1">
        <w:rPr>
          <w:b/>
          <w:color w:val="008000"/>
        </w:rPr>
        <w:t> </w:t>
      </w:r>
    </w:p>
    <w:p w14:paraId="42A40DE0" w14:textId="4CBEC9AE" w:rsidR="005C6EA1" w:rsidRPr="005C6EA1" w:rsidRDefault="005C6EA1" w:rsidP="005C6EA1">
      <w:pPr>
        <w:ind w:right="-96"/>
        <w:jc w:val="both"/>
        <w:rPr>
          <w:b/>
          <w:color w:val="008000"/>
        </w:rPr>
      </w:pPr>
      <w:r w:rsidRPr="005C6EA1">
        <w:rPr>
          <w:b/>
          <w:i/>
          <w:iCs/>
          <w:color w:val="008000"/>
        </w:rPr>
        <w:t>APELAÇÃO CÍVEL. DIREITO CIVIL. FAMÍLIA. AÇÃO DE RECONHECIMENTO E DISSOLUÇÃO DE UNIÃO ESTÁVEL C/C PARTILHA. PARTILHA. HONORÁRIOS ADVOCATÍCIOS. SUCUMBENCIA RECÍPROCA E EQUIVALENTE. FIXAÇÃO. APRECIAÇÃO EQUITATIVA. CABIMENTO. RECURSO CONHECIDO E PARCIALMENTE PROVIDO. 1. Se cada litigante for em parte vencedor e vencido, serão recíproca e proporcionalmente distribuídos entre eles os honorários e as despesas processuais, conforme o artigo 86, caput, do CPC. Diante da sucumbência recíproca e equivalente, a verba sucumbencial deve ser distribuída igualmente entre as partes.  </w:t>
      </w:r>
      <w:r w:rsidRPr="005C6EA1">
        <w:rPr>
          <w:b/>
          <w:bCs/>
          <w:i/>
          <w:iCs/>
          <w:color w:val="008000"/>
        </w:rPr>
        <w:t>2. Na ação de reconhecimento e dissolução de união estável, a pretensão envolve questão de estado, logo a natureza do direito envolvido é inestimável. 3. O pedido de partilha de bens formulado conjuntamente com o reconhecimento e dissolução de união estável não altera a situação de fato e de direito com relação aos bens, ou seja, não existe condenação ou proveito econômico. Não há aumento patrimonial. Não por outro motivo, o pedido é de partilha, que nada mais é senão a declaração do percentual que cabe a cada um dos companheiros sobre os bens comuns amealhados no curso da união estável.  </w:t>
      </w:r>
      <w:r w:rsidRPr="005C6EA1">
        <w:rPr>
          <w:b/>
          <w:i/>
          <w:iCs/>
          <w:color w:val="008000"/>
        </w:rPr>
        <w:t xml:space="preserve">4. Em casos tais, não se pode utilizar do valor da causa como base de cálculo dos honorários, porque ele jamais retratou eventual benefício que adviria de uma condenação ou proveito econômico, condição para que esse critério fosse adotado. </w:t>
      </w:r>
      <w:r w:rsidRPr="005C6EA1">
        <w:rPr>
          <w:b/>
          <w:i/>
          <w:iCs/>
          <w:color w:val="008000"/>
        </w:rPr>
        <w:lastRenderedPageBreak/>
        <w:t>Nesse passo, empregar o valor da causa como parâmetro implicaria não só em enriquecimento injusto do patrono, como o empobrecimento das partes, que embora já soubessem e tivessem assegurado por lei 50% sobre os aquestos, sofreram um expressivo desfalque em seu patrimônio. </w:t>
      </w:r>
      <w:r w:rsidRPr="005C6EA1">
        <w:rPr>
          <w:b/>
          <w:bCs/>
          <w:i/>
          <w:iCs/>
          <w:color w:val="008000"/>
        </w:rPr>
        <w:t>Assim, os honorários advocatícios devem ser aplicados por apreciação equitativa, nos termos do art. 85, § 8º do CPC.</w:t>
      </w:r>
      <w:r w:rsidRPr="005C6EA1">
        <w:rPr>
          <w:b/>
          <w:i/>
          <w:iCs/>
          <w:color w:val="008000"/>
        </w:rPr>
        <w:t> 5. RECURSO CONHECIDO E PARCIALMENTE PROVIDO. (Acórdão 1963399, </w:t>
      </w:r>
      <w:r w:rsidRPr="005D305C">
        <w:rPr>
          <w:b/>
          <w:i/>
          <w:iCs/>
          <w:color w:val="008000"/>
        </w:rPr>
        <w:t>0701891-89.2023.8.07.0017</w:t>
      </w:r>
      <w:r w:rsidRPr="005C6EA1">
        <w:rPr>
          <w:b/>
          <w:i/>
          <w:iCs/>
          <w:color w:val="008000"/>
        </w:rPr>
        <w:t>, Relator(a): LUÍS GUSTAVO B. DE OLIVEIRA, 3ª TURMA CÍVEL, data de julgamento: 30/01/2025, publicado no DJe: 13/02/2025.)</w:t>
      </w:r>
    </w:p>
    <w:p w14:paraId="2AB5165B" w14:textId="77777777" w:rsidR="005C6EA1" w:rsidRPr="005C6EA1" w:rsidRDefault="005C6EA1" w:rsidP="005C6EA1">
      <w:pPr>
        <w:ind w:right="-96"/>
        <w:jc w:val="both"/>
        <w:rPr>
          <w:b/>
          <w:color w:val="008000"/>
        </w:rPr>
      </w:pPr>
      <w:r w:rsidRPr="005C6EA1">
        <w:rPr>
          <w:b/>
          <w:color w:val="008000"/>
        </w:rPr>
        <w:t> </w:t>
      </w:r>
    </w:p>
    <w:p w14:paraId="00275B95" w14:textId="77777777" w:rsidR="005C6EA1" w:rsidRPr="005C6EA1" w:rsidRDefault="005C6EA1" w:rsidP="005C6EA1">
      <w:pPr>
        <w:ind w:right="-96"/>
        <w:jc w:val="both"/>
        <w:rPr>
          <w:b/>
          <w:color w:val="008000"/>
        </w:rPr>
      </w:pPr>
      <w:r w:rsidRPr="005C6EA1">
        <w:rPr>
          <w:b/>
          <w:color w:val="008000"/>
        </w:rPr>
        <w:t>29. Dessa forma, considerando que o valor dos bens em ações de reconhecimento e dissolução de união estável não representam proveito econômico e, ainda, que o valor dado à causa comporta o pedido de alimentos (art. 292, inciso III, do CPC), </w:t>
      </w:r>
      <w:r w:rsidRPr="005C6EA1">
        <w:rPr>
          <w:b/>
          <w:bCs/>
          <w:color w:val="008000"/>
        </w:rPr>
        <w:t>rejeito a preliminar de impugnação apresentada pelo réu e, por conseguinte, mantenho o valor da causa, conforme consta na petição inicial.</w:t>
      </w:r>
      <w:r w:rsidRPr="005C6EA1">
        <w:rPr>
          <w:b/>
          <w:color w:val="008000"/>
        </w:rPr>
        <w:t> </w:t>
      </w:r>
    </w:p>
    <w:p w14:paraId="00F1114A" w14:textId="77777777" w:rsidR="005C6EA1" w:rsidRPr="005C6EA1" w:rsidRDefault="005C6EA1" w:rsidP="005C6EA1">
      <w:pPr>
        <w:ind w:right="-96"/>
        <w:jc w:val="both"/>
        <w:rPr>
          <w:b/>
          <w:color w:val="008000"/>
        </w:rPr>
      </w:pPr>
      <w:r w:rsidRPr="005C6EA1">
        <w:rPr>
          <w:b/>
          <w:color w:val="008000"/>
        </w:rPr>
        <w:t> </w:t>
      </w:r>
    </w:p>
    <w:p w14:paraId="3B30F32A" w14:textId="77777777" w:rsidR="005C6EA1" w:rsidRPr="005C6EA1" w:rsidRDefault="005C6EA1" w:rsidP="005C6EA1">
      <w:pPr>
        <w:ind w:right="-96"/>
        <w:jc w:val="both"/>
        <w:rPr>
          <w:b/>
          <w:color w:val="008000"/>
        </w:rPr>
      </w:pPr>
      <w:r w:rsidRPr="005C6EA1">
        <w:rPr>
          <w:b/>
          <w:color w:val="008000"/>
        </w:rPr>
        <w:t>30. No mais, as partes são legítimas, estão regularmente representadas, há interesse de agir e estão presentes os pressupostos de existência e validade da relação jurídica processual, que observou o rito comum do Código de Processo Civil, não havendo nulidades a sanar.</w:t>
      </w:r>
    </w:p>
    <w:p w14:paraId="5FED6BB5" w14:textId="77777777" w:rsidR="005C6EA1" w:rsidRPr="005C6EA1" w:rsidRDefault="005C6EA1" w:rsidP="005C6EA1">
      <w:pPr>
        <w:ind w:right="-96"/>
        <w:jc w:val="both"/>
        <w:rPr>
          <w:b/>
          <w:color w:val="008000"/>
        </w:rPr>
      </w:pPr>
      <w:r w:rsidRPr="005C6EA1">
        <w:rPr>
          <w:b/>
          <w:color w:val="008000"/>
        </w:rPr>
        <w:t> </w:t>
      </w:r>
    </w:p>
    <w:p w14:paraId="3249EEEC" w14:textId="77777777" w:rsidR="005C6EA1" w:rsidRPr="005C6EA1" w:rsidRDefault="005C6EA1" w:rsidP="005C6EA1">
      <w:pPr>
        <w:ind w:right="-96"/>
        <w:jc w:val="both"/>
        <w:rPr>
          <w:b/>
          <w:color w:val="008000"/>
        </w:rPr>
      </w:pPr>
      <w:r w:rsidRPr="005C6EA1">
        <w:rPr>
          <w:b/>
          <w:bCs/>
          <w:color w:val="008000"/>
        </w:rPr>
        <w:t>Da união estável</w:t>
      </w:r>
      <w:r w:rsidRPr="005C6EA1">
        <w:rPr>
          <w:b/>
          <w:color w:val="008000"/>
        </w:rPr>
        <w:t>  </w:t>
      </w:r>
    </w:p>
    <w:p w14:paraId="595FAA5A" w14:textId="77777777" w:rsidR="005C6EA1" w:rsidRPr="005C6EA1" w:rsidRDefault="005C6EA1" w:rsidP="005C6EA1">
      <w:pPr>
        <w:ind w:right="-96"/>
        <w:jc w:val="both"/>
        <w:rPr>
          <w:b/>
          <w:color w:val="008000"/>
        </w:rPr>
      </w:pPr>
      <w:r w:rsidRPr="005C6EA1">
        <w:rPr>
          <w:b/>
          <w:color w:val="008000"/>
        </w:rPr>
        <w:t> </w:t>
      </w:r>
    </w:p>
    <w:p w14:paraId="461717A3" w14:textId="77777777" w:rsidR="005C6EA1" w:rsidRPr="005C6EA1" w:rsidRDefault="005C6EA1" w:rsidP="005C6EA1">
      <w:pPr>
        <w:ind w:right="-96"/>
        <w:jc w:val="both"/>
        <w:rPr>
          <w:b/>
          <w:color w:val="008000"/>
        </w:rPr>
      </w:pPr>
      <w:r w:rsidRPr="005C6EA1">
        <w:rPr>
          <w:b/>
          <w:color w:val="008000"/>
        </w:rPr>
        <w:t>31. No mérito, a autora pretende que seja declarada a existência de convivência</w:t>
      </w:r>
      <w:r w:rsidRPr="005C6EA1">
        <w:rPr>
          <w:b/>
          <w:i/>
          <w:iCs/>
          <w:color w:val="008000"/>
        </w:rPr>
        <w:t> more uxorio</w:t>
      </w:r>
      <w:r w:rsidRPr="005C6EA1">
        <w:rPr>
          <w:b/>
          <w:color w:val="008000"/>
        </w:rPr>
        <w:t> com o requerido, no período compreendido entre 20 de janeiro de 2002 e 7 de fevereiro de 2023. Por sua vez, </w:t>
      </w:r>
      <w:r w:rsidRPr="005C6EA1">
        <w:rPr>
          <w:b/>
          <w:bCs/>
          <w:color w:val="008000"/>
        </w:rPr>
        <w:t>o réu reconheceu expressamente a procedência do pedido de reconhecimento e dissolução da união estável constante na inicial, não havendo, portanto, controvérsia quanto a este pedido.</w:t>
      </w:r>
    </w:p>
    <w:p w14:paraId="7EF292FD" w14:textId="77777777" w:rsidR="005C6EA1" w:rsidRPr="005C6EA1" w:rsidRDefault="005C6EA1" w:rsidP="005C6EA1">
      <w:pPr>
        <w:ind w:right="-96"/>
        <w:jc w:val="both"/>
        <w:rPr>
          <w:b/>
          <w:color w:val="008000"/>
        </w:rPr>
      </w:pPr>
      <w:r w:rsidRPr="005C6EA1">
        <w:rPr>
          <w:b/>
          <w:color w:val="008000"/>
        </w:rPr>
        <w:t> </w:t>
      </w:r>
    </w:p>
    <w:p w14:paraId="3AFDFEC1" w14:textId="3976BC3F" w:rsidR="005C6EA1" w:rsidRPr="005C6EA1" w:rsidRDefault="005C6EA1" w:rsidP="005C6EA1">
      <w:pPr>
        <w:ind w:right="-96"/>
        <w:jc w:val="both"/>
        <w:rPr>
          <w:b/>
          <w:color w:val="008000"/>
        </w:rPr>
      </w:pPr>
      <w:r w:rsidRPr="005C6EA1">
        <w:rPr>
          <w:b/>
          <w:color w:val="008000"/>
        </w:rPr>
        <w:t>32. No que diz respeito à prova dos fatos alegados, como causa de pedir, de fato, as fotos do casal, em família, viagens, além da existência de um filho comum das partes nascido durante o período da alegada convivência, conforme ID Num. </w:t>
      </w:r>
      <w:r w:rsidRPr="005D305C">
        <w:rPr>
          <w:b/>
          <w:color w:val="008000"/>
        </w:rPr>
        <w:t>148847149</w:t>
      </w:r>
      <w:r w:rsidRPr="005C6EA1">
        <w:rPr>
          <w:b/>
          <w:color w:val="008000"/>
        </w:rPr>
        <w:t> - Pág. 1/2, evidenciam a existência da alegada união estável (Num. </w:t>
      </w:r>
      <w:r w:rsidRPr="005D305C">
        <w:rPr>
          <w:b/>
          <w:color w:val="008000"/>
        </w:rPr>
        <w:t>148847167</w:t>
      </w:r>
      <w:r w:rsidRPr="005C6EA1">
        <w:rPr>
          <w:b/>
          <w:color w:val="008000"/>
        </w:rPr>
        <w:t> - Pág. 1 ao Num. </w:t>
      </w:r>
      <w:r w:rsidRPr="005D305C">
        <w:rPr>
          <w:b/>
          <w:color w:val="008000"/>
        </w:rPr>
        <w:t>148848221</w:t>
      </w:r>
      <w:r w:rsidRPr="005C6EA1">
        <w:rPr>
          <w:b/>
          <w:color w:val="008000"/>
        </w:rPr>
        <w:t> - Pág. 1).</w:t>
      </w:r>
    </w:p>
    <w:p w14:paraId="3D22FBEB" w14:textId="77777777" w:rsidR="005C6EA1" w:rsidRPr="005C6EA1" w:rsidRDefault="005C6EA1" w:rsidP="005C6EA1">
      <w:pPr>
        <w:ind w:right="-96"/>
        <w:jc w:val="both"/>
        <w:rPr>
          <w:b/>
          <w:color w:val="008000"/>
        </w:rPr>
      </w:pPr>
      <w:r w:rsidRPr="005C6EA1">
        <w:rPr>
          <w:b/>
          <w:color w:val="008000"/>
        </w:rPr>
        <w:t> </w:t>
      </w:r>
    </w:p>
    <w:p w14:paraId="02273CFE" w14:textId="69DB0CB4" w:rsidR="005C6EA1" w:rsidRPr="005C6EA1" w:rsidRDefault="005C6EA1" w:rsidP="005C6EA1">
      <w:pPr>
        <w:ind w:right="-96"/>
        <w:jc w:val="both"/>
        <w:rPr>
          <w:b/>
          <w:color w:val="008000"/>
        </w:rPr>
      </w:pPr>
      <w:r w:rsidRPr="005C6EA1">
        <w:rPr>
          <w:b/>
          <w:color w:val="008000"/>
        </w:rPr>
        <w:t>33. Ademais, as partes não incorriam no impedimento matrimonial previsto no inciso VI do art. 1.521 do Código Civil, visto que o réu era separado judicialmente, à época, e atualmente encontra-se divorciado, conforme certidão de casamento - Num. </w:t>
      </w:r>
      <w:r w:rsidRPr="005D305C">
        <w:rPr>
          <w:b/>
          <w:color w:val="008000"/>
        </w:rPr>
        <w:t>235007134</w:t>
      </w:r>
      <w:r w:rsidRPr="005C6EA1">
        <w:rPr>
          <w:b/>
          <w:color w:val="008000"/>
        </w:rPr>
        <w:t> - Pág. 1, ao passo que a autora apresentou a certidão de nascimento, provando ser solteira, conforme documento Num. </w:t>
      </w:r>
      <w:r w:rsidRPr="005D305C">
        <w:rPr>
          <w:b/>
          <w:color w:val="008000"/>
        </w:rPr>
        <w:t>235007133</w:t>
      </w:r>
      <w:r w:rsidRPr="005C6EA1">
        <w:rPr>
          <w:b/>
          <w:color w:val="008000"/>
        </w:rPr>
        <w:t> - Pág. 1.</w:t>
      </w:r>
    </w:p>
    <w:p w14:paraId="365B8EDA" w14:textId="77777777" w:rsidR="005C6EA1" w:rsidRPr="005C6EA1" w:rsidRDefault="005C6EA1" w:rsidP="005C6EA1">
      <w:pPr>
        <w:ind w:right="-96"/>
        <w:jc w:val="both"/>
        <w:rPr>
          <w:b/>
          <w:color w:val="008000"/>
        </w:rPr>
      </w:pPr>
      <w:r w:rsidRPr="005C6EA1">
        <w:rPr>
          <w:b/>
          <w:color w:val="008000"/>
        </w:rPr>
        <w:t> </w:t>
      </w:r>
    </w:p>
    <w:p w14:paraId="71840BF9" w14:textId="77777777" w:rsidR="005C6EA1" w:rsidRPr="005C6EA1" w:rsidRDefault="005C6EA1" w:rsidP="005C6EA1">
      <w:pPr>
        <w:ind w:right="-96"/>
        <w:jc w:val="both"/>
        <w:rPr>
          <w:b/>
          <w:color w:val="008000"/>
        </w:rPr>
      </w:pPr>
      <w:r w:rsidRPr="005C6EA1">
        <w:rPr>
          <w:b/>
          <w:color w:val="008000"/>
        </w:rPr>
        <w:t>34. No que respeita ao Direito aplicável, dispõe o art. 1.723 do Código Civil: </w:t>
      </w:r>
      <w:r w:rsidRPr="005C6EA1">
        <w:rPr>
          <w:b/>
          <w:bCs/>
          <w:i/>
          <w:iCs/>
          <w:color w:val="008000"/>
        </w:rPr>
        <w:t>É reconhecida como entidade familiar a união estável entre o homem e a mulher, configurada na convivência pública, contínua e duradoura e estabelecida com o objetivo de constituição de família.</w:t>
      </w:r>
    </w:p>
    <w:p w14:paraId="71CC4AF0" w14:textId="77777777" w:rsidR="005C6EA1" w:rsidRPr="005C6EA1" w:rsidRDefault="005C6EA1" w:rsidP="005C6EA1">
      <w:pPr>
        <w:ind w:right="-96"/>
        <w:jc w:val="both"/>
        <w:rPr>
          <w:b/>
          <w:color w:val="008000"/>
        </w:rPr>
      </w:pPr>
      <w:r w:rsidRPr="005C6EA1">
        <w:rPr>
          <w:b/>
          <w:bCs/>
          <w:i/>
          <w:iCs/>
          <w:color w:val="008000"/>
        </w:rPr>
        <w:lastRenderedPageBreak/>
        <w:t> </w:t>
      </w:r>
    </w:p>
    <w:p w14:paraId="4563C037" w14:textId="77777777" w:rsidR="005C6EA1" w:rsidRPr="005C6EA1" w:rsidRDefault="005C6EA1" w:rsidP="005C6EA1">
      <w:pPr>
        <w:ind w:right="-96"/>
        <w:jc w:val="both"/>
        <w:rPr>
          <w:b/>
          <w:color w:val="008000"/>
        </w:rPr>
      </w:pPr>
      <w:r w:rsidRPr="005C6EA1">
        <w:rPr>
          <w:b/>
          <w:bCs/>
          <w:color w:val="008000"/>
        </w:rPr>
        <w:t>Da partilha</w:t>
      </w:r>
      <w:r w:rsidRPr="005C6EA1">
        <w:rPr>
          <w:b/>
          <w:color w:val="008000"/>
        </w:rPr>
        <w:t>  </w:t>
      </w:r>
    </w:p>
    <w:p w14:paraId="1ED1CE88" w14:textId="77777777" w:rsidR="005C6EA1" w:rsidRPr="005C6EA1" w:rsidRDefault="005C6EA1" w:rsidP="005C6EA1">
      <w:pPr>
        <w:ind w:right="-96"/>
        <w:jc w:val="both"/>
        <w:rPr>
          <w:b/>
          <w:color w:val="008000"/>
        </w:rPr>
      </w:pPr>
      <w:r w:rsidRPr="005C6EA1">
        <w:rPr>
          <w:b/>
          <w:color w:val="008000"/>
        </w:rPr>
        <w:t> </w:t>
      </w:r>
    </w:p>
    <w:p w14:paraId="71ECF4FF" w14:textId="77777777" w:rsidR="005C6EA1" w:rsidRPr="005C6EA1" w:rsidRDefault="005C6EA1" w:rsidP="005C6EA1">
      <w:pPr>
        <w:ind w:right="-96"/>
        <w:jc w:val="both"/>
        <w:rPr>
          <w:b/>
          <w:color w:val="008000"/>
        </w:rPr>
      </w:pPr>
      <w:r w:rsidRPr="005C6EA1">
        <w:rPr>
          <w:b/>
          <w:color w:val="008000"/>
        </w:rPr>
        <w:t>35. No que respeita à prova dos fatos alegados como causa de pedir de partilha,</w:t>
      </w:r>
      <w:r w:rsidRPr="005C6EA1">
        <w:rPr>
          <w:b/>
          <w:bCs/>
          <w:color w:val="008000"/>
        </w:rPr>
        <w:t> reconhecida a união estável entre os conviventes no período compreendido entre 20 de janeiro de 2002 a 7 de fevereiro de 2023</w:t>
      </w:r>
      <w:r w:rsidRPr="005C6EA1">
        <w:rPr>
          <w:b/>
          <w:color w:val="008000"/>
        </w:rPr>
        <w:t>, para fins de partilha de bens, direitos e dívidas.</w:t>
      </w:r>
    </w:p>
    <w:p w14:paraId="2A7FC051" w14:textId="77777777" w:rsidR="005C6EA1" w:rsidRPr="005C6EA1" w:rsidRDefault="005C6EA1" w:rsidP="005C6EA1">
      <w:pPr>
        <w:ind w:right="-96"/>
        <w:jc w:val="both"/>
        <w:rPr>
          <w:b/>
          <w:color w:val="008000"/>
        </w:rPr>
      </w:pPr>
      <w:r w:rsidRPr="005C6EA1">
        <w:rPr>
          <w:b/>
          <w:color w:val="008000"/>
        </w:rPr>
        <w:t> </w:t>
      </w:r>
    </w:p>
    <w:p w14:paraId="0201A9A3" w14:textId="77777777" w:rsidR="005C6EA1" w:rsidRPr="005C6EA1" w:rsidRDefault="005C6EA1" w:rsidP="005C6EA1">
      <w:pPr>
        <w:ind w:right="-96"/>
        <w:jc w:val="both"/>
        <w:rPr>
          <w:b/>
          <w:color w:val="008000"/>
        </w:rPr>
      </w:pPr>
      <w:r w:rsidRPr="005C6EA1">
        <w:rPr>
          <w:b/>
          <w:color w:val="008000"/>
        </w:rPr>
        <w:t>36. No que respeita ao Direito aplicável à partilha de bens, dispõe o Código Civil: </w:t>
      </w:r>
    </w:p>
    <w:p w14:paraId="14D58D43" w14:textId="77777777" w:rsidR="005C6EA1" w:rsidRPr="005C6EA1" w:rsidRDefault="005C6EA1" w:rsidP="005C6EA1">
      <w:pPr>
        <w:ind w:right="-96"/>
        <w:jc w:val="both"/>
        <w:rPr>
          <w:b/>
          <w:color w:val="008000"/>
        </w:rPr>
      </w:pPr>
      <w:r w:rsidRPr="005C6EA1">
        <w:rPr>
          <w:b/>
          <w:color w:val="008000"/>
        </w:rPr>
        <w:t> </w:t>
      </w:r>
    </w:p>
    <w:p w14:paraId="5F98FBE9" w14:textId="77777777" w:rsidR="005C6EA1" w:rsidRPr="005C6EA1" w:rsidRDefault="005C6EA1" w:rsidP="005C6EA1">
      <w:pPr>
        <w:ind w:right="-96"/>
        <w:jc w:val="both"/>
        <w:rPr>
          <w:b/>
          <w:color w:val="008000"/>
        </w:rPr>
      </w:pPr>
      <w:r w:rsidRPr="005C6EA1">
        <w:rPr>
          <w:b/>
          <w:i/>
          <w:iCs/>
          <w:color w:val="008000"/>
        </w:rPr>
        <w:t>Art. 1.725. </w:t>
      </w:r>
      <w:r w:rsidRPr="005C6EA1">
        <w:rPr>
          <w:b/>
          <w:bCs/>
          <w:i/>
          <w:iCs/>
          <w:color w:val="008000"/>
        </w:rPr>
        <w:t>Na união estável</w:t>
      </w:r>
      <w:r w:rsidRPr="005C6EA1">
        <w:rPr>
          <w:b/>
          <w:i/>
          <w:iCs/>
          <w:color w:val="008000"/>
        </w:rPr>
        <w:t>, salvo contrato escrito entre os companheiros, </w:t>
      </w:r>
      <w:r w:rsidRPr="005C6EA1">
        <w:rPr>
          <w:b/>
          <w:bCs/>
          <w:i/>
          <w:iCs/>
          <w:color w:val="008000"/>
        </w:rPr>
        <w:t>aplica-se às relações patrimoniais, no que couber, o regime da comunhão parcial de bens</w:t>
      </w:r>
      <w:r w:rsidRPr="005C6EA1">
        <w:rPr>
          <w:b/>
          <w:i/>
          <w:iCs/>
          <w:color w:val="008000"/>
        </w:rPr>
        <w:t>. </w:t>
      </w:r>
      <w:r w:rsidRPr="005C6EA1">
        <w:rPr>
          <w:b/>
          <w:color w:val="008000"/>
        </w:rPr>
        <w:t> </w:t>
      </w:r>
    </w:p>
    <w:p w14:paraId="0B050FCF" w14:textId="77777777" w:rsidR="005C6EA1" w:rsidRPr="005C6EA1" w:rsidRDefault="005C6EA1" w:rsidP="005C6EA1">
      <w:pPr>
        <w:ind w:right="-96"/>
        <w:jc w:val="both"/>
        <w:rPr>
          <w:b/>
          <w:color w:val="008000"/>
        </w:rPr>
      </w:pPr>
      <w:r w:rsidRPr="005C6EA1">
        <w:rPr>
          <w:b/>
          <w:color w:val="008000"/>
        </w:rPr>
        <w:t> </w:t>
      </w:r>
    </w:p>
    <w:p w14:paraId="5C3C3CD5" w14:textId="77777777" w:rsidR="005C6EA1" w:rsidRPr="005C6EA1" w:rsidRDefault="005C6EA1" w:rsidP="005C6EA1">
      <w:pPr>
        <w:ind w:right="-96"/>
        <w:jc w:val="both"/>
        <w:rPr>
          <w:b/>
          <w:color w:val="008000"/>
        </w:rPr>
      </w:pPr>
      <w:r w:rsidRPr="005C6EA1">
        <w:rPr>
          <w:b/>
          <w:i/>
          <w:iCs/>
          <w:color w:val="008000"/>
        </w:rPr>
        <w:t>Art. 1.658.</w:t>
      </w:r>
      <w:r w:rsidRPr="005C6EA1">
        <w:rPr>
          <w:b/>
          <w:bCs/>
          <w:i/>
          <w:iCs/>
          <w:color w:val="008000"/>
        </w:rPr>
        <w:t>No regime de comunhão parcial, comunicam-se os bens que sobrevierem ao casal, na constância do casamento</w:t>
      </w:r>
      <w:r w:rsidRPr="005C6EA1">
        <w:rPr>
          <w:b/>
          <w:i/>
          <w:iCs/>
          <w:color w:val="008000"/>
        </w:rPr>
        <w:t>, com as exceções dos artigos seguintes.</w:t>
      </w:r>
      <w:r w:rsidRPr="005C6EA1">
        <w:rPr>
          <w:b/>
          <w:color w:val="008000"/>
        </w:rPr>
        <w:t> </w:t>
      </w:r>
    </w:p>
    <w:p w14:paraId="0DF69FE8" w14:textId="77777777" w:rsidR="005C6EA1" w:rsidRPr="005C6EA1" w:rsidRDefault="005C6EA1" w:rsidP="005C6EA1">
      <w:pPr>
        <w:ind w:right="-96"/>
        <w:jc w:val="both"/>
        <w:rPr>
          <w:b/>
          <w:color w:val="008000"/>
        </w:rPr>
      </w:pPr>
      <w:r w:rsidRPr="005C6EA1">
        <w:rPr>
          <w:b/>
          <w:color w:val="008000"/>
        </w:rPr>
        <w:t> </w:t>
      </w:r>
    </w:p>
    <w:p w14:paraId="496149AB" w14:textId="77777777" w:rsidR="005C6EA1" w:rsidRPr="005C6EA1" w:rsidRDefault="005C6EA1" w:rsidP="005C6EA1">
      <w:pPr>
        <w:ind w:right="-96"/>
        <w:jc w:val="both"/>
        <w:rPr>
          <w:b/>
          <w:color w:val="008000"/>
        </w:rPr>
      </w:pPr>
      <w:r w:rsidRPr="005C6EA1">
        <w:rPr>
          <w:b/>
          <w:i/>
          <w:iCs/>
          <w:color w:val="008000"/>
        </w:rPr>
        <w:t>Art. 1.659.</w:t>
      </w:r>
      <w:r w:rsidRPr="005C6EA1">
        <w:rPr>
          <w:b/>
          <w:bCs/>
          <w:i/>
          <w:iCs/>
          <w:color w:val="008000"/>
        </w:rPr>
        <w:t>Excluem-se da comunhão:</w:t>
      </w:r>
      <w:r w:rsidRPr="005C6EA1">
        <w:rPr>
          <w:b/>
          <w:i/>
          <w:iCs/>
          <w:color w:val="008000"/>
        </w:rPr>
        <w:t> </w:t>
      </w:r>
      <w:r w:rsidRPr="005C6EA1">
        <w:rPr>
          <w:b/>
          <w:color w:val="008000"/>
        </w:rPr>
        <w:t> </w:t>
      </w:r>
    </w:p>
    <w:p w14:paraId="3453FC6A" w14:textId="77777777" w:rsidR="005C6EA1" w:rsidRPr="005C6EA1" w:rsidRDefault="005C6EA1" w:rsidP="005C6EA1">
      <w:pPr>
        <w:ind w:right="-96"/>
        <w:jc w:val="both"/>
        <w:rPr>
          <w:b/>
          <w:color w:val="008000"/>
        </w:rPr>
      </w:pPr>
      <w:r w:rsidRPr="005C6EA1">
        <w:rPr>
          <w:b/>
          <w:i/>
          <w:iCs/>
          <w:color w:val="008000"/>
        </w:rPr>
        <w:t>I- os bens que cada cônjuge possuir ao casar, e os que lhe sobrevierem, na constância do casamento, por doação ou sucessão, e os sub-rogados em seu lugar;</w:t>
      </w:r>
      <w:r w:rsidRPr="005C6EA1">
        <w:rPr>
          <w:b/>
          <w:color w:val="008000"/>
        </w:rPr>
        <w:t> </w:t>
      </w:r>
    </w:p>
    <w:p w14:paraId="15073970" w14:textId="77777777" w:rsidR="005C6EA1" w:rsidRPr="005C6EA1" w:rsidRDefault="005C6EA1" w:rsidP="005C6EA1">
      <w:pPr>
        <w:ind w:right="-96"/>
        <w:jc w:val="both"/>
        <w:rPr>
          <w:b/>
          <w:color w:val="008000"/>
        </w:rPr>
      </w:pPr>
      <w:r w:rsidRPr="005C6EA1">
        <w:rPr>
          <w:b/>
          <w:i/>
          <w:iCs/>
          <w:color w:val="008000"/>
        </w:rPr>
        <w:t>II -os bens adquiridos com valores exclusivamente pertencentes a um dos cônjuges em sub-rogação dos bens particulares;</w:t>
      </w:r>
      <w:r w:rsidRPr="005C6EA1">
        <w:rPr>
          <w:b/>
          <w:color w:val="008000"/>
        </w:rPr>
        <w:t> </w:t>
      </w:r>
    </w:p>
    <w:p w14:paraId="513349BD" w14:textId="77777777" w:rsidR="005C6EA1" w:rsidRPr="005C6EA1" w:rsidRDefault="005C6EA1" w:rsidP="005C6EA1">
      <w:pPr>
        <w:ind w:right="-96"/>
        <w:jc w:val="both"/>
        <w:rPr>
          <w:b/>
          <w:color w:val="008000"/>
        </w:rPr>
      </w:pPr>
      <w:r w:rsidRPr="005C6EA1">
        <w:rPr>
          <w:b/>
          <w:i/>
          <w:iCs/>
          <w:color w:val="008000"/>
        </w:rPr>
        <w:t>III - as obrigações anteriores ao casamento;</w:t>
      </w:r>
      <w:r w:rsidRPr="005C6EA1">
        <w:rPr>
          <w:b/>
          <w:color w:val="008000"/>
        </w:rPr>
        <w:t> </w:t>
      </w:r>
    </w:p>
    <w:p w14:paraId="37A0BF83" w14:textId="77777777" w:rsidR="005C6EA1" w:rsidRPr="005C6EA1" w:rsidRDefault="005C6EA1" w:rsidP="005C6EA1">
      <w:pPr>
        <w:ind w:right="-96"/>
        <w:jc w:val="both"/>
        <w:rPr>
          <w:b/>
          <w:color w:val="008000"/>
        </w:rPr>
      </w:pPr>
      <w:r w:rsidRPr="005C6EA1">
        <w:rPr>
          <w:b/>
          <w:i/>
          <w:iCs/>
          <w:color w:val="008000"/>
        </w:rPr>
        <w:t>IV - as obrigações provenientes de atos ilícitos, salvo reversão em proveito do casal;</w:t>
      </w:r>
      <w:r w:rsidRPr="005C6EA1">
        <w:rPr>
          <w:b/>
          <w:color w:val="008000"/>
        </w:rPr>
        <w:t> </w:t>
      </w:r>
    </w:p>
    <w:p w14:paraId="2CDFD4FD" w14:textId="77777777" w:rsidR="005C6EA1" w:rsidRPr="005C6EA1" w:rsidRDefault="005C6EA1" w:rsidP="005C6EA1">
      <w:pPr>
        <w:ind w:right="-96"/>
        <w:jc w:val="both"/>
        <w:rPr>
          <w:b/>
          <w:color w:val="008000"/>
        </w:rPr>
      </w:pPr>
      <w:r w:rsidRPr="005C6EA1">
        <w:rPr>
          <w:b/>
          <w:i/>
          <w:iCs/>
          <w:color w:val="008000"/>
        </w:rPr>
        <w:t>V - os bens de uso pessoal, os livros e instrumentos de profissão;</w:t>
      </w:r>
      <w:r w:rsidRPr="005C6EA1">
        <w:rPr>
          <w:b/>
          <w:color w:val="008000"/>
        </w:rPr>
        <w:t> </w:t>
      </w:r>
    </w:p>
    <w:p w14:paraId="21FAC3EE" w14:textId="77777777" w:rsidR="005C6EA1" w:rsidRPr="005C6EA1" w:rsidRDefault="005C6EA1" w:rsidP="005C6EA1">
      <w:pPr>
        <w:ind w:right="-96"/>
        <w:jc w:val="both"/>
        <w:rPr>
          <w:b/>
          <w:color w:val="008000"/>
        </w:rPr>
      </w:pPr>
      <w:r w:rsidRPr="005C6EA1">
        <w:rPr>
          <w:b/>
          <w:i/>
          <w:iCs/>
          <w:color w:val="008000"/>
        </w:rPr>
        <w:t>VI - os proventos do trabalho pessoal de cada cônjuge;</w:t>
      </w:r>
      <w:r w:rsidRPr="005C6EA1">
        <w:rPr>
          <w:b/>
          <w:color w:val="008000"/>
        </w:rPr>
        <w:t> </w:t>
      </w:r>
    </w:p>
    <w:p w14:paraId="2C3B4905" w14:textId="77777777" w:rsidR="005C6EA1" w:rsidRPr="005C6EA1" w:rsidRDefault="005C6EA1" w:rsidP="005C6EA1">
      <w:pPr>
        <w:ind w:right="-96"/>
        <w:jc w:val="both"/>
        <w:rPr>
          <w:b/>
          <w:color w:val="008000"/>
        </w:rPr>
      </w:pPr>
      <w:r w:rsidRPr="005C6EA1">
        <w:rPr>
          <w:b/>
          <w:i/>
          <w:iCs/>
          <w:color w:val="008000"/>
        </w:rPr>
        <w:t>VII - as pensões, meios-soldos, montepios e outras rendas semelhantes.</w:t>
      </w:r>
      <w:r w:rsidRPr="005C6EA1">
        <w:rPr>
          <w:b/>
          <w:color w:val="008000"/>
        </w:rPr>
        <w:t> </w:t>
      </w:r>
      <w:r w:rsidRPr="005C6EA1">
        <w:rPr>
          <w:b/>
          <w:color w:val="008000"/>
        </w:rPr>
        <w:br/>
        <w:t> </w:t>
      </w:r>
    </w:p>
    <w:p w14:paraId="796D0A32" w14:textId="77777777" w:rsidR="005C6EA1" w:rsidRPr="005C6EA1" w:rsidRDefault="005C6EA1" w:rsidP="005C6EA1">
      <w:pPr>
        <w:ind w:right="-96"/>
        <w:jc w:val="both"/>
        <w:rPr>
          <w:b/>
          <w:color w:val="008000"/>
        </w:rPr>
      </w:pPr>
      <w:r w:rsidRPr="005C6EA1">
        <w:rPr>
          <w:b/>
          <w:i/>
          <w:iCs/>
          <w:color w:val="008000"/>
        </w:rPr>
        <w:t>Art. 1.660.</w:t>
      </w:r>
      <w:r w:rsidRPr="005C6EA1">
        <w:rPr>
          <w:b/>
          <w:bCs/>
          <w:i/>
          <w:iCs/>
          <w:color w:val="008000"/>
        </w:rPr>
        <w:t>Entram na comunhão:</w:t>
      </w:r>
      <w:r w:rsidRPr="005C6EA1">
        <w:rPr>
          <w:b/>
          <w:i/>
          <w:iCs/>
          <w:color w:val="008000"/>
        </w:rPr>
        <w:t> </w:t>
      </w:r>
      <w:r w:rsidRPr="005C6EA1">
        <w:rPr>
          <w:b/>
          <w:color w:val="008000"/>
        </w:rPr>
        <w:t> </w:t>
      </w:r>
    </w:p>
    <w:p w14:paraId="672D2802" w14:textId="77777777" w:rsidR="005C6EA1" w:rsidRPr="005C6EA1" w:rsidRDefault="005C6EA1" w:rsidP="005C6EA1">
      <w:pPr>
        <w:ind w:right="-96"/>
        <w:jc w:val="both"/>
        <w:rPr>
          <w:b/>
          <w:color w:val="008000"/>
        </w:rPr>
      </w:pPr>
      <w:r w:rsidRPr="005C6EA1">
        <w:rPr>
          <w:b/>
          <w:i/>
          <w:iCs/>
          <w:color w:val="008000"/>
        </w:rPr>
        <w:t>I - os bens adquiridos na constância do casamento por título oneroso, ainda que só em nome de um dos cônjuges;</w:t>
      </w:r>
      <w:r w:rsidRPr="005C6EA1">
        <w:rPr>
          <w:b/>
          <w:color w:val="008000"/>
        </w:rPr>
        <w:t> </w:t>
      </w:r>
    </w:p>
    <w:p w14:paraId="4A64BAB4" w14:textId="77777777" w:rsidR="005C6EA1" w:rsidRPr="005C6EA1" w:rsidRDefault="005C6EA1" w:rsidP="005C6EA1">
      <w:pPr>
        <w:ind w:right="-96"/>
        <w:jc w:val="both"/>
        <w:rPr>
          <w:b/>
          <w:color w:val="008000"/>
        </w:rPr>
      </w:pPr>
      <w:r w:rsidRPr="005C6EA1">
        <w:rPr>
          <w:b/>
          <w:i/>
          <w:iCs/>
          <w:color w:val="008000"/>
        </w:rPr>
        <w:t>II - os bens adquiridos por fato eventual, com ou sem o concurso de trabalho ou despesa anterior;</w:t>
      </w:r>
      <w:r w:rsidRPr="005C6EA1">
        <w:rPr>
          <w:b/>
          <w:color w:val="008000"/>
        </w:rPr>
        <w:t> </w:t>
      </w:r>
    </w:p>
    <w:p w14:paraId="155B6D66" w14:textId="77777777" w:rsidR="005C6EA1" w:rsidRPr="005C6EA1" w:rsidRDefault="005C6EA1" w:rsidP="005C6EA1">
      <w:pPr>
        <w:ind w:right="-96"/>
        <w:jc w:val="both"/>
        <w:rPr>
          <w:b/>
          <w:color w:val="008000"/>
        </w:rPr>
      </w:pPr>
      <w:r w:rsidRPr="005C6EA1">
        <w:rPr>
          <w:b/>
          <w:i/>
          <w:iCs/>
          <w:color w:val="008000"/>
        </w:rPr>
        <w:t>III - os bens adquiridos por doação, herança ou legado, em favor de ambos os cônjuges;</w:t>
      </w:r>
      <w:r w:rsidRPr="005C6EA1">
        <w:rPr>
          <w:b/>
          <w:color w:val="008000"/>
        </w:rPr>
        <w:t> </w:t>
      </w:r>
    </w:p>
    <w:p w14:paraId="6F80AC02" w14:textId="77777777" w:rsidR="005C6EA1" w:rsidRPr="005C6EA1" w:rsidRDefault="005C6EA1" w:rsidP="005C6EA1">
      <w:pPr>
        <w:ind w:right="-96"/>
        <w:jc w:val="both"/>
        <w:rPr>
          <w:b/>
          <w:color w:val="008000"/>
        </w:rPr>
      </w:pPr>
      <w:r w:rsidRPr="005C6EA1">
        <w:rPr>
          <w:b/>
          <w:i/>
          <w:iCs/>
          <w:color w:val="008000"/>
        </w:rPr>
        <w:t>IV - as benfeitorias em bens particulares de cada cônjuge;</w:t>
      </w:r>
      <w:r w:rsidRPr="005C6EA1">
        <w:rPr>
          <w:b/>
          <w:color w:val="008000"/>
        </w:rPr>
        <w:t> </w:t>
      </w:r>
    </w:p>
    <w:p w14:paraId="3653AD48" w14:textId="77777777" w:rsidR="005C6EA1" w:rsidRPr="005C6EA1" w:rsidRDefault="005C6EA1" w:rsidP="005C6EA1">
      <w:pPr>
        <w:ind w:right="-96"/>
        <w:jc w:val="both"/>
        <w:rPr>
          <w:b/>
          <w:color w:val="008000"/>
        </w:rPr>
      </w:pPr>
      <w:r w:rsidRPr="005C6EA1">
        <w:rPr>
          <w:b/>
          <w:i/>
          <w:iCs/>
          <w:color w:val="008000"/>
        </w:rPr>
        <w:t>V - os frutos dos bens comuns, ou dos particulares de cada cônjuge, percebidos na constância do casamento, ou pendentes ao tempo de cessar a comunhão.</w:t>
      </w:r>
      <w:r w:rsidRPr="005C6EA1">
        <w:rPr>
          <w:b/>
          <w:color w:val="008000"/>
        </w:rPr>
        <w:t> </w:t>
      </w:r>
    </w:p>
    <w:p w14:paraId="432B7401" w14:textId="77777777" w:rsidR="005C6EA1" w:rsidRPr="005C6EA1" w:rsidRDefault="005C6EA1" w:rsidP="005C6EA1">
      <w:pPr>
        <w:ind w:right="-96"/>
        <w:jc w:val="both"/>
        <w:rPr>
          <w:b/>
          <w:color w:val="008000"/>
        </w:rPr>
      </w:pPr>
      <w:r w:rsidRPr="005C6EA1">
        <w:rPr>
          <w:b/>
          <w:color w:val="008000"/>
        </w:rPr>
        <w:lastRenderedPageBreak/>
        <w:t> </w:t>
      </w:r>
    </w:p>
    <w:p w14:paraId="750E23D3" w14:textId="77777777" w:rsidR="005C6EA1" w:rsidRPr="005C6EA1" w:rsidRDefault="005C6EA1" w:rsidP="005C6EA1">
      <w:pPr>
        <w:ind w:right="-96"/>
        <w:jc w:val="both"/>
        <w:rPr>
          <w:b/>
          <w:color w:val="008000"/>
        </w:rPr>
      </w:pPr>
      <w:r w:rsidRPr="005C6EA1">
        <w:rPr>
          <w:b/>
          <w:color w:val="008000"/>
        </w:rPr>
        <w:t>37. Dito isso, </w:t>
      </w:r>
      <w:r w:rsidRPr="005C6EA1">
        <w:rPr>
          <w:b/>
          <w:bCs/>
          <w:color w:val="008000"/>
        </w:rPr>
        <w:t>em ação de união estável somente é possível a partilha de bens, direitos e dívidas líquidos e certos, isto é, sobre os quais haja prova cabal de aquisição, titularidade e existência ao tempo da separação de fato dos conviventes.</w:t>
      </w:r>
      <w:r w:rsidRPr="005C6EA1">
        <w:rPr>
          <w:b/>
          <w:color w:val="008000"/>
        </w:rPr>
        <w:t> </w:t>
      </w:r>
    </w:p>
    <w:p w14:paraId="3A815136" w14:textId="77777777" w:rsidR="005C6EA1" w:rsidRPr="005C6EA1" w:rsidRDefault="005C6EA1" w:rsidP="005C6EA1">
      <w:pPr>
        <w:ind w:right="-96"/>
        <w:jc w:val="both"/>
        <w:rPr>
          <w:b/>
          <w:color w:val="008000"/>
        </w:rPr>
      </w:pPr>
      <w:r w:rsidRPr="005C6EA1">
        <w:rPr>
          <w:b/>
          <w:color w:val="008000"/>
        </w:rPr>
        <w:t> </w:t>
      </w:r>
    </w:p>
    <w:p w14:paraId="0E154C54" w14:textId="77777777" w:rsidR="005C6EA1" w:rsidRPr="005C6EA1" w:rsidRDefault="005C6EA1" w:rsidP="005C6EA1">
      <w:pPr>
        <w:ind w:right="-96"/>
        <w:jc w:val="both"/>
        <w:rPr>
          <w:b/>
          <w:color w:val="008000"/>
        </w:rPr>
      </w:pPr>
      <w:r w:rsidRPr="005C6EA1">
        <w:rPr>
          <w:b/>
          <w:color w:val="008000"/>
        </w:rPr>
        <w:t>38. Havendo</w:t>
      </w:r>
      <w:r w:rsidRPr="005C6EA1">
        <w:rPr>
          <w:b/>
          <w:bCs/>
          <w:color w:val="008000"/>
        </w:rPr>
        <w:t> dúvida sobre a aquisição, a titularidade ou a existência da coisa cuja partilha se requer que não possa ser resolvida por meio de prova documental evidente produzida por qualquer das partes, deve o interessado primeiro obter a declaração de existência de relação jurídica sobre a coisa perante o juízo cível competente, para, somente, depois, pleitear, se o caso, sua sobrepartilha em vara de família. </w:t>
      </w:r>
      <w:r w:rsidRPr="005C6EA1">
        <w:rPr>
          <w:b/>
          <w:color w:val="008000"/>
        </w:rPr>
        <w:t> </w:t>
      </w:r>
    </w:p>
    <w:p w14:paraId="621DDF79" w14:textId="77777777" w:rsidR="005C6EA1" w:rsidRPr="005C6EA1" w:rsidRDefault="005C6EA1" w:rsidP="005C6EA1">
      <w:pPr>
        <w:ind w:right="-96"/>
        <w:jc w:val="both"/>
        <w:rPr>
          <w:b/>
          <w:color w:val="008000"/>
        </w:rPr>
      </w:pPr>
      <w:r w:rsidRPr="005C6EA1">
        <w:rPr>
          <w:b/>
          <w:color w:val="008000"/>
        </w:rPr>
        <w:t> </w:t>
      </w:r>
    </w:p>
    <w:p w14:paraId="2F12FE33" w14:textId="77777777" w:rsidR="005C6EA1" w:rsidRPr="005C6EA1" w:rsidRDefault="005C6EA1" w:rsidP="005C6EA1">
      <w:pPr>
        <w:ind w:right="-96"/>
        <w:jc w:val="both"/>
        <w:rPr>
          <w:b/>
          <w:color w:val="008000"/>
        </w:rPr>
      </w:pPr>
      <w:r w:rsidRPr="005C6EA1">
        <w:rPr>
          <w:b/>
          <w:color w:val="008000"/>
        </w:rPr>
        <w:t>39. Nesse sentido, dispõe do Código de Processo Civil: </w:t>
      </w:r>
      <w:r w:rsidRPr="005C6EA1">
        <w:rPr>
          <w:b/>
          <w:i/>
          <w:iCs/>
          <w:color w:val="008000"/>
        </w:rPr>
        <w:t>Art. 19. O interesse do autor pode limitar-se à </w:t>
      </w:r>
      <w:r w:rsidRPr="005C6EA1">
        <w:rPr>
          <w:b/>
          <w:bCs/>
          <w:i/>
          <w:iCs/>
          <w:color w:val="008000"/>
        </w:rPr>
        <w:t>declaração</w:t>
      </w:r>
      <w:r w:rsidRPr="005C6EA1">
        <w:rPr>
          <w:b/>
          <w:i/>
          <w:iCs/>
          <w:color w:val="008000"/>
        </w:rPr>
        <w:t>: I - da </w:t>
      </w:r>
      <w:r w:rsidRPr="005C6EA1">
        <w:rPr>
          <w:b/>
          <w:bCs/>
          <w:i/>
          <w:iCs/>
          <w:color w:val="008000"/>
        </w:rPr>
        <w:t>existência</w:t>
      </w:r>
      <w:r w:rsidRPr="005C6EA1">
        <w:rPr>
          <w:b/>
          <w:i/>
          <w:iCs/>
          <w:color w:val="008000"/>
        </w:rPr>
        <w:t>, da inexistência ou do modo de ser de uma </w:t>
      </w:r>
      <w:r w:rsidRPr="005C6EA1">
        <w:rPr>
          <w:b/>
          <w:bCs/>
          <w:i/>
          <w:iCs/>
          <w:color w:val="008000"/>
        </w:rPr>
        <w:t>relação jurídica</w:t>
      </w:r>
      <w:r w:rsidRPr="005C6EA1">
        <w:rPr>
          <w:b/>
          <w:i/>
          <w:iCs/>
          <w:color w:val="008000"/>
        </w:rPr>
        <w:t>.</w:t>
      </w:r>
      <w:r w:rsidRPr="005C6EA1">
        <w:rPr>
          <w:b/>
          <w:color w:val="008000"/>
        </w:rPr>
        <w:t> </w:t>
      </w:r>
    </w:p>
    <w:p w14:paraId="06AEAAD2" w14:textId="77777777" w:rsidR="005C6EA1" w:rsidRPr="005C6EA1" w:rsidRDefault="005C6EA1" w:rsidP="005C6EA1">
      <w:pPr>
        <w:ind w:right="-96"/>
        <w:jc w:val="both"/>
        <w:rPr>
          <w:b/>
          <w:color w:val="008000"/>
        </w:rPr>
      </w:pPr>
      <w:r w:rsidRPr="005C6EA1">
        <w:rPr>
          <w:b/>
          <w:color w:val="008000"/>
        </w:rPr>
        <w:t> </w:t>
      </w:r>
    </w:p>
    <w:p w14:paraId="75DBE7EB" w14:textId="77777777" w:rsidR="005C6EA1" w:rsidRPr="005C6EA1" w:rsidRDefault="005C6EA1" w:rsidP="005C6EA1">
      <w:pPr>
        <w:ind w:right="-96"/>
        <w:jc w:val="both"/>
        <w:rPr>
          <w:b/>
          <w:color w:val="008000"/>
        </w:rPr>
      </w:pPr>
      <w:r w:rsidRPr="005C6EA1">
        <w:rPr>
          <w:b/>
          <w:bCs/>
          <w:color w:val="008000"/>
        </w:rPr>
        <w:t>Dos imóveis</w:t>
      </w:r>
    </w:p>
    <w:p w14:paraId="105D13F7" w14:textId="77777777" w:rsidR="005C6EA1" w:rsidRPr="005C6EA1" w:rsidRDefault="005C6EA1" w:rsidP="005C6EA1">
      <w:pPr>
        <w:ind w:right="-96"/>
        <w:jc w:val="both"/>
        <w:rPr>
          <w:b/>
          <w:color w:val="008000"/>
        </w:rPr>
      </w:pPr>
      <w:r w:rsidRPr="005C6EA1">
        <w:rPr>
          <w:b/>
          <w:bCs/>
          <w:color w:val="008000"/>
        </w:rPr>
        <w:t> </w:t>
      </w:r>
    </w:p>
    <w:p w14:paraId="5DD3AC4B" w14:textId="3841ECC5" w:rsidR="005C6EA1" w:rsidRPr="005C6EA1" w:rsidRDefault="005C6EA1" w:rsidP="005C6EA1">
      <w:pPr>
        <w:ind w:right="-96"/>
        <w:jc w:val="both"/>
        <w:rPr>
          <w:b/>
          <w:color w:val="008000"/>
        </w:rPr>
      </w:pPr>
      <w:r w:rsidRPr="005C6EA1">
        <w:rPr>
          <w:b/>
          <w:color w:val="008000"/>
        </w:rPr>
        <w:t>40. Verifico dos documentos juntados aos autos que os bens imóveis a seguir: a) Super Quadra nº 15, Quadra 11, Lote 50, Cidade Ocidental, GO, foi adquirido pelo réu em 23/11/1989 (Num. </w:t>
      </w:r>
      <w:r w:rsidRPr="005D305C">
        <w:rPr>
          <w:b/>
          <w:color w:val="008000"/>
        </w:rPr>
        <w:t>154422894</w:t>
      </w:r>
      <w:r w:rsidRPr="005C6EA1">
        <w:rPr>
          <w:b/>
          <w:color w:val="008000"/>
        </w:rPr>
        <w:t> - Pág. 1/4), destaca-se que referido bem consta em duplicidade na exordial - imóveis itens 1 e 7 (Num. </w:t>
      </w:r>
      <w:r w:rsidRPr="005D305C">
        <w:rPr>
          <w:b/>
          <w:color w:val="008000"/>
        </w:rPr>
        <w:t>148844938</w:t>
      </w:r>
      <w:r w:rsidRPr="005C6EA1">
        <w:rPr>
          <w:b/>
          <w:color w:val="008000"/>
        </w:rPr>
        <w:t> - Pág. 6/7); b) Fazenda denominada Burity Vermelho e Jardim, gleba de terras com área de 70 hectares, no Distrito Federal, em 11/12/1992 (Num. </w:t>
      </w:r>
      <w:r w:rsidRPr="005D305C">
        <w:rPr>
          <w:b/>
          <w:color w:val="008000"/>
        </w:rPr>
        <w:t>154422887</w:t>
      </w:r>
      <w:r w:rsidRPr="005C6EA1">
        <w:rPr>
          <w:b/>
          <w:color w:val="008000"/>
        </w:rPr>
        <w:t> - Pág. 1); c) Fazenda Taboquinha, gleba de terras com área de 5 hectares, em 24/05/1996 (Num. </w:t>
      </w:r>
      <w:r w:rsidRPr="005D305C">
        <w:rPr>
          <w:b/>
          <w:color w:val="008000"/>
        </w:rPr>
        <w:t>154422888</w:t>
      </w:r>
      <w:r w:rsidRPr="005C6EA1">
        <w:rPr>
          <w:b/>
          <w:color w:val="008000"/>
        </w:rPr>
        <w:t> - Pág. 1/4); d) Quadra 65, Lote 39, Jardim do Ingá, Luziânia, GO, em 18/07/1989 (Num. </w:t>
      </w:r>
      <w:r w:rsidRPr="005D305C">
        <w:rPr>
          <w:b/>
          <w:color w:val="008000"/>
        </w:rPr>
        <w:t>154422889</w:t>
      </w:r>
      <w:r w:rsidRPr="005C6EA1">
        <w:rPr>
          <w:b/>
          <w:color w:val="008000"/>
        </w:rPr>
        <w:t> - Pág. 1/8); e) Quadra 113, conjunto 13, Lote 15, Recanto das Emas, DF, em 25/10/1996 (Num. </w:t>
      </w:r>
      <w:r w:rsidRPr="005D305C">
        <w:rPr>
          <w:b/>
          <w:color w:val="008000"/>
        </w:rPr>
        <w:t>154422893</w:t>
      </w:r>
      <w:r w:rsidRPr="005C6EA1">
        <w:rPr>
          <w:b/>
          <w:color w:val="008000"/>
        </w:rPr>
        <w:t> - Pág. 1); f) Condomínio Recanto dos Nobres, Conjunto B, Lote 26, Casa 01, Sobradinho/DF, anterior ao ano de 1999 (Num. </w:t>
      </w:r>
      <w:r w:rsidRPr="005D305C">
        <w:rPr>
          <w:b/>
          <w:color w:val="008000"/>
        </w:rPr>
        <w:t>154422892</w:t>
      </w:r>
      <w:r w:rsidRPr="005C6EA1">
        <w:rPr>
          <w:b/>
          <w:color w:val="008000"/>
        </w:rPr>
        <w:t> - Pág. 1); g) Condomínio Privé II, Quadra 05, Conjunto C, Casa 23, Setor de Mansões - Lago Norte, DF, em 30/06/1989 (Num. </w:t>
      </w:r>
      <w:r w:rsidRPr="005D305C">
        <w:rPr>
          <w:b/>
          <w:color w:val="008000"/>
        </w:rPr>
        <w:t>154422886</w:t>
      </w:r>
      <w:r w:rsidRPr="005C6EA1">
        <w:rPr>
          <w:b/>
          <w:color w:val="008000"/>
        </w:rPr>
        <w:t> - Pág. 1/2), </w:t>
      </w:r>
      <w:r w:rsidRPr="005C6EA1">
        <w:rPr>
          <w:b/>
          <w:bCs/>
          <w:color w:val="008000"/>
        </w:rPr>
        <w:t>foram adquiridos pelo réu, por meio de instrumentos/contratos particulares de cessão de direitos, </w:t>
      </w:r>
      <w:r w:rsidRPr="005C6EA1">
        <w:rPr>
          <w:b/>
          <w:bCs/>
          <w:color w:val="008000"/>
          <w:u w:val="single"/>
        </w:rPr>
        <w:t>em data anterior ao início da união estável entre as partes</w:t>
      </w:r>
      <w:r w:rsidRPr="005C6EA1">
        <w:rPr>
          <w:b/>
          <w:bCs/>
          <w:color w:val="008000"/>
        </w:rPr>
        <w:t>, portanto, </w:t>
      </w:r>
      <w:r w:rsidRPr="005C6EA1">
        <w:rPr>
          <w:b/>
          <w:bCs/>
          <w:color w:val="008000"/>
          <w:u w:val="single"/>
        </w:rPr>
        <w:t>não estão sujeitos à partilha, considerando o regime de comunhão parcial de bens</w:t>
      </w:r>
      <w:r w:rsidRPr="005C6EA1">
        <w:rPr>
          <w:b/>
          <w:bCs/>
          <w:color w:val="008000"/>
        </w:rPr>
        <w:t>.</w:t>
      </w:r>
      <w:r w:rsidRPr="005C6EA1">
        <w:rPr>
          <w:b/>
          <w:bCs/>
          <w:i/>
          <w:iCs/>
          <w:color w:val="008000"/>
        </w:rPr>
        <w:t> </w:t>
      </w:r>
    </w:p>
    <w:p w14:paraId="1C85909D" w14:textId="77777777" w:rsidR="005C6EA1" w:rsidRPr="005C6EA1" w:rsidRDefault="005C6EA1" w:rsidP="005C6EA1">
      <w:pPr>
        <w:ind w:right="-96"/>
        <w:jc w:val="both"/>
        <w:rPr>
          <w:b/>
          <w:color w:val="008000"/>
        </w:rPr>
      </w:pPr>
      <w:r w:rsidRPr="005C6EA1">
        <w:rPr>
          <w:b/>
          <w:color w:val="008000"/>
        </w:rPr>
        <w:t> </w:t>
      </w:r>
    </w:p>
    <w:p w14:paraId="4B09A8EE" w14:textId="241FE954" w:rsidR="005C6EA1" w:rsidRPr="005C6EA1" w:rsidRDefault="005C6EA1" w:rsidP="005C6EA1">
      <w:pPr>
        <w:ind w:right="-96"/>
        <w:jc w:val="both"/>
        <w:rPr>
          <w:b/>
          <w:color w:val="008000"/>
        </w:rPr>
      </w:pPr>
      <w:r w:rsidRPr="005C6EA1">
        <w:rPr>
          <w:b/>
          <w:color w:val="008000"/>
        </w:rPr>
        <w:t>41. Por outro lado, os instrumentos/contratos particulares de cessão de direitos provam a aquisição do imóvel denominado </w:t>
      </w:r>
      <w:r w:rsidRPr="005C6EA1">
        <w:rPr>
          <w:b/>
          <w:bCs/>
          <w:color w:val="008000"/>
        </w:rPr>
        <w:t>Fazenda Paineira, com área de 700 hectares, localizado no município de Cocos, BA</w:t>
      </w:r>
      <w:r w:rsidRPr="005C6EA1">
        <w:rPr>
          <w:b/>
          <w:color w:val="008000"/>
        </w:rPr>
        <w:t>, em 11/03/2003 (Num. </w:t>
      </w:r>
      <w:r w:rsidRPr="005D305C">
        <w:rPr>
          <w:b/>
          <w:color w:val="008000"/>
        </w:rPr>
        <w:t>236394512</w:t>
      </w:r>
      <w:r w:rsidRPr="005C6EA1">
        <w:rPr>
          <w:b/>
          <w:color w:val="008000"/>
        </w:rPr>
        <w:t> - Pág. 1/2); imóvel sito na </w:t>
      </w:r>
      <w:r w:rsidRPr="005C6EA1">
        <w:rPr>
          <w:b/>
          <w:bCs/>
          <w:color w:val="008000"/>
        </w:rPr>
        <w:t>DF 425, no Condomínio Novo Horizonte, Conjunto A, Lote 8A, Apartamento 302, Setor Contagem, Sobradinho, DF</w:t>
      </w:r>
      <w:r w:rsidRPr="005C6EA1">
        <w:rPr>
          <w:b/>
          <w:color w:val="008000"/>
        </w:rPr>
        <w:t>, em 03/05/2021 (Num. </w:t>
      </w:r>
      <w:r w:rsidRPr="005D305C">
        <w:rPr>
          <w:b/>
          <w:color w:val="008000"/>
        </w:rPr>
        <w:t>154422884</w:t>
      </w:r>
      <w:r w:rsidRPr="005C6EA1">
        <w:rPr>
          <w:b/>
          <w:color w:val="008000"/>
        </w:rPr>
        <w:t> - Pág. 1/4); imóvel situado na </w:t>
      </w:r>
      <w:r w:rsidRPr="005C6EA1">
        <w:rPr>
          <w:b/>
          <w:bCs/>
          <w:color w:val="008000"/>
        </w:rPr>
        <w:t>Quadra QN 505, Conjunto 04, Lote 01 a 04, apartamento 604, Empreendimento FX 137 (Residencial Girassol), Samambaia, DF</w:t>
      </w:r>
      <w:r w:rsidRPr="005C6EA1">
        <w:rPr>
          <w:b/>
          <w:color w:val="008000"/>
        </w:rPr>
        <w:t>; em 10/05/2021 (Num. </w:t>
      </w:r>
      <w:r w:rsidRPr="005D305C">
        <w:rPr>
          <w:b/>
          <w:color w:val="008000"/>
        </w:rPr>
        <w:t>154422883</w:t>
      </w:r>
      <w:r w:rsidRPr="005C6EA1">
        <w:rPr>
          <w:b/>
          <w:color w:val="008000"/>
        </w:rPr>
        <w:t> - Pág. 1/3); e o imóvel localizado na </w:t>
      </w:r>
      <w:r w:rsidRPr="005C6EA1">
        <w:rPr>
          <w:b/>
          <w:bCs/>
          <w:color w:val="008000"/>
        </w:rPr>
        <w:t>CNB 05, Lote 02, apartamento 201, Taguatinga, DF</w:t>
      </w:r>
      <w:r w:rsidRPr="005C6EA1">
        <w:rPr>
          <w:b/>
          <w:color w:val="008000"/>
        </w:rPr>
        <w:t>, em 31/03/2022 (Num. </w:t>
      </w:r>
      <w:r w:rsidRPr="005D305C">
        <w:rPr>
          <w:b/>
          <w:color w:val="008000"/>
        </w:rPr>
        <w:t>154422885</w:t>
      </w:r>
      <w:r w:rsidRPr="005C6EA1">
        <w:rPr>
          <w:b/>
          <w:color w:val="008000"/>
        </w:rPr>
        <w:t> - Pág. 1/6), todavia, </w:t>
      </w:r>
      <w:r w:rsidRPr="005C6EA1">
        <w:rPr>
          <w:b/>
          <w:bCs/>
          <w:color w:val="008000"/>
        </w:rPr>
        <w:t>verifica-se que </w:t>
      </w:r>
      <w:r w:rsidRPr="005C6EA1">
        <w:rPr>
          <w:b/>
          <w:bCs/>
          <w:color w:val="008000"/>
          <w:u w:val="single"/>
        </w:rPr>
        <w:t>as partes não lograram provar a propriedade sobre referidos bens</w:t>
      </w:r>
      <w:r w:rsidRPr="005C6EA1">
        <w:rPr>
          <w:b/>
          <w:bCs/>
          <w:color w:val="008000"/>
        </w:rPr>
        <w:t>, eis que apenas juntaram instrumentos/contratos particulares de </w:t>
      </w:r>
      <w:r w:rsidRPr="005C6EA1">
        <w:rPr>
          <w:b/>
          <w:bCs/>
          <w:color w:val="008000"/>
          <w:u w:val="single"/>
        </w:rPr>
        <w:t>cessão de direitos</w:t>
      </w:r>
      <w:r w:rsidRPr="005C6EA1">
        <w:rPr>
          <w:b/>
          <w:bCs/>
          <w:color w:val="008000"/>
        </w:rPr>
        <w:t>.</w:t>
      </w:r>
      <w:r w:rsidRPr="005C6EA1">
        <w:rPr>
          <w:b/>
          <w:bCs/>
          <w:i/>
          <w:iCs/>
          <w:color w:val="008000"/>
        </w:rPr>
        <w:t> </w:t>
      </w:r>
    </w:p>
    <w:p w14:paraId="4CA2A0C1" w14:textId="77777777" w:rsidR="005C6EA1" w:rsidRPr="005C6EA1" w:rsidRDefault="005C6EA1" w:rsidP="005C6EA1">
      <w:pPr>
        <w:ind w:right="-96"/>
        <w:jc w:val="both"/>
        <w:rPr>
          <w:b/>
          <w:color w:val="008000"/>
        </w:rPr>
      </w:pPr>
      <w:r w:rsidRPr="005C6EA1">
        <w:rPr>
          <w:b/>
          <w:color w:val="008000"/>
        </w:rPr>
        <w:lastRenderedPageBreak/>
        <w:t> </w:t>
      </w:r>
    </w:p>
    <w:p w14:paraId="15FDF457" w14:textId="77777777" w:rsidR="005C6EA1" w:rsidRPr="005C6EA1" w:rsidRDefault="005C6EA1" w:rsidP="005C6EA1">
      <w:pPr>
        <w:ind w:right="-96"/>
        <w:jc w:val="both"/>
        <w:rPr>
          <w:b/>
          <w:color w:val="008000"/>
        </w:rPr>
      </w:pPr>
      <w:r w:rsidRPr="005C6EA1">
        <w:rPr>
          <w:b/>
          <w:color w:val="008000"/>
        </w:rPr>
        <w:t>42. Segundo disposto no art. 406 do Código de Processo Civil “</w:t>
      </w:r>
      <w:r w:rsidRPr="005C6EA1">
        <w:rPr>
          <w:b/>
          <w:bCs/>
          <w:i/>
          <w:iCs/>
          <w:color w:val="008000"/>
        </w:rPr>
        <w:t>Quando a lei exigir, como da substância do ato, o instrumento público, nenhuma outra prova, por mais especial que seja, pode suprir-lhe a falta”.</w:t>
      </w:r>
      <w:r w:rsidRPr="005C6EA1">
        <w:rPr>
          <w:b/>
          <w:color w:val="008000"/>
        </w:rPr>
        <w:t> </w:t>
      </w:r>
    </w:p>
    <w:p w14:paraId="4A937A7B" w14:textId="77777777" w:rsidR="005C6EA1" w:rsidRPr="005C6EA1" w:rsidRDefault="005C6EA1" w:rsidP="005C6EA1">
      <w:pPr>
        <w:ind w:right="-96"/>
        <w:jc w:val="both"/>
        <w:rPr>
          <w:b/>
          <w:color w:val="008000"/>
        </w:rPr>
      </w:pPr>
      <w:r w:rsidRPr="005C6EA1">
        <w:rPr>
          <w:b/>
          <w:color w:val="008000"/>
        </w:rPr>
        <w:t> </w:t>
      </w:r>
    </w:p>
    <w:p w14:paraId="16CEA876" w14:textId="77777777" w:rsidR="005C6EA1" w:rsidRPr="005C6EA1" w:rsidRDefault="005C6EA1" w:rsidP="005C6EA1">
      <w:pPr>
        <w:ind w:right="-96"/>
        <w:jc w:val="both"/>
        <w:rPr>
          <w:b/>
          <w:color w:val="008000"/>
        </w:rPr>
      </w:pPr>
      <w:r w:rsidRPr="005C6EA1">
        <w:rPr>
          <w:b/>
          <w:color w:val="008000"/>
        </w:rPr>
        <w:t>43. Nesse sentido, </w:t>
      </w:r>
      <w:r w:rsidRPr="005C6EA1">
        <w:rPr>
          <w:b/>
          <w:bCs/>
          <w:color w:val="008000"/>
          <w:u w:val="single"/>
        </w:rPr>
        <w:t>quanto à exclusividade do instrumento público</w:t>
      </w:r>
      <w:r w:rsidRPr="005C6EA1">
        <w:rPr>
          <w:b/>
          <w:bCs/>
          <w:color w:val="008000"/>
        </w:rPr>
        <w:t> para prova de transferência de propriedade imobiliária, o exige, expressamente, o art. 1.245, </w:t>
      </w:r>
      <w:r w:rsidRPr="005C6EA1">
        <w:rPr>
          <w:b/>
          <w:bCs/>
          <w:i/>
          <w:iCs/>
          <w:color w:val="008000"/>
        </w:rPr>
        <w:t>caput</w:t>
      </w:r>
      <w:r w:rsidRPr="005C6EA1">
        <w:rPr>
          <w:b/>
          <w:bCs/>
          <w:color w:val="008000"/>
        </w:rPr>
        <w:t>, e § 1º, do Código Civil</w:t>
      </w:r>
      <w:r w:rsidRPr="005C6EA1">
        <w:rPr>
          <w:b/>
          <w:color w:val="008000"/>
        </w:rPr>
        <w:t>: </w:t>
      </w:r>
    </w:p>
    <w:p w14:paraId="1121804D" w14:textId="77777777" w:rsidR="005C6EA1" w:rsidRPr="005C6EA1" w:rsidRDefault="005C6EA1" w:rsidP="005C6EA1">
      <w:pPr>
        <w:ind w:right="-96"/>
        <w:jc w:val="both"/>
        <w:rPr>
          <w:b/>
          <w:color w:val="008000"/>
        </w:rPr>
      </w:pPr>
      <w:r w:rsidRPr="005C6EA1">
        <w:rPr>
          <w:b/>
          <w:color w:val="008000"/>
        </w:rPr>
        <w:t> </w:t>
      </w:r>
    </w:p>
    <w:p w14:paraId="4D43BDBF" w14:textId="77777777" w:rsidR="005C6EA1" w:rsidRPr="005C6EA1" w:rsidRDefault="005C6EA1" w:rsidP="005C6EA1">
      <w:pPr>
        <w:ind w:right="-96"/>
        <w:jc w:val="both"/>
        <w:rPr>
          <w:b/>
          <w:color w:val="008000"/>
        </w:rPr>
      </w:pPr>
      <w:r w:rsidRPr="005C6EA1">
        <w:rPr>
          <w:b/>
          <w:i/>
          <w:iCs/>
          <w:color w:val="008000"/>
        </w:rPr>
        <w:t>Art. 1.245. Transfere-se entre vivos a propriedade mediante o registro do título translativo no Registro de Imóveis. § 1º. </w:t>
      </w:r>
      <w:r w:rsidRPr="005C6EA1">
        <w:rPr>
          <w:b/>
          <w:bCs/>
          <w:i/>
          <w:iCs/>
          <w:color w:val="008000"/>
        </w:rPr>
        <w:t>Enquanto não se registrar o título translativo, o alienante continua a ser havido como dono do imóvel.</w:t>
      </w:r>
      <w:r w:rsidRPr="005C6EA1">
        <w:rPr>
          <w:b/>
          <w:color w:val="008000"/>
        </w:rPr>
        <w:t>  </w:t>
      </w:r>
    </w:p>
    <w:p w14:paraId="3AD335EF" w14:textId="77777777" w:rsidR="005C6EA1" w:rsidRPr="005C6EA1" w:rsidRDefault="005C6EA1" w:rsidP="005C6EA1">
      <w:pPr>
        <w:ind w:right="-96"/>
        <w:jc w:val="both"/>
        <w:rPr>
          <w:b/>
          <w:color w:val="008000"/>
        </w:rPr>
      </w:pPr>
      <w:r w:rsidRPr="005C6EA1">
        <w:rPr>
          <w:b/>
          <w:color w:val="008000"/>
        </w:rPr>
        <w:t> </w:t>
      </w:r>
    </w:p>
    <w:p w14:paraId="53C8DABB" w14:textId="77777777" w:rsidR="005C6EA1" w:rsidRPr="005C6EA1" w:rsidRDefault="005C6EA1" w:rsidP="005C6EA1">
      <w:pPr>
        <w:ind w:right="-96"/>
        <w:jc w:val="both"/>
        <w:rPr>
          <w:b/>
          <w:color w:val="008000"/>
        </w:rPr>
      </w:pPr>
      <w:r w:rsidRPr="005C6EA1">
        <w:rPr>
          <w:b/>
          <w:color w:val="008000"/>
        </w:rPr>
        <w:t>44. Assim, </w:t>
      </w:r>
      <w:r w:rsidRPr="005C6EA1">
        <w:rPr>
          <w:b/>
          <w:bCs/>
          <w:color w:val="008000"/>
          <w:u w:val="single"/>
        </w:rPr>
        <w:t>não procede o pedido de partilha, pois não há nos autos qualquer documento que prove a propriedade imobiliária ou a cadeia dominial dos aludidos bens, restando, ainda, prejudicada a apreciação da alegada sub-rogação de bens veiculada pelo réu</w:t>
      </w:r>
      <w:r w:rsidRPr="005C6EA1">
        <w:rPr>
          <w:b/>
          <w:bCs/>
          <w:color w:val="008000"/>
        </w:rPr>
        <w:t>.</w:t>
      </w:r>
    </w:p>
    <w:p w14:paraId="5B7C07A8" w14:textId="77777777" w:rsidR="005C6EA1" w:rsidRPr="005C6EA1" w:rsidRDefault="005C6EA1" w:rsidP="005C6EA1">
      <w:pPr>
        <w:ind w:right="-96"/>
        <w:jc w:val="both"/>
        <w:rPr>
          <w:b/>
          <w:color w:val="008000"/>
        </w:rPr>
      </w:pPr>
      <w:r w:rsidRPr="005C6EA1">
        <w:rPr>
          <w:b/>
          <w:color w:val="008000"/>
        </w:rPr>
        <w:t> </w:t>
      </w:r>
    </w:p>
    <w:p w14:paraId="403E9C10" w14:textId="77777777" w:rsidR="005C6EA1" w:rsidRPr="005C6EA1" w:rsidRDefault="005C6EA1" w:rsidP="005C6EA1">
      <w:pPr>
        <w:ind w:right="-96"/>
        <w:jc w:val="both"/>
        <w:rPr>
          <w:b/>
          <w:color w:val="008000"/>
        </w:rPr>
      </w:pPr>
      <w:r w:rsidRPr="005C6EA1">
        <w:rPr>
          <w:b/>
          <w:bCs/>
          <w:color w:val="008000"/>
        </w:rPr>
        <w:t>Dos veículos </w:t>
      </w:r>
      <w:r w:rsidRPr="005C6EA1">
        <w:rPr>
          <w:b/>
          <w:color w:val="008000"/>
        </w:rPr>
        <w:t> </w:t>
      </w:r>
    </w:p>
    <w:p w14:paraId="3CF5D819" w14:textId="77777777" w:rsidR="005C6EA1" w:rsidRPr="005C6EA1" w:rsidRDefault="005C6EA1" w:rsidP="005C6EA1">
      <w:pPr>
        <w:ind w:right="-96"/>
        <w:jc w:val="both"/>
        <w:rPr>
          <w:b/>
          <w:color w:val="008000"/>
        </w:rPr>
      </w:pPr>
      <w:r w:rsidRPr="005C6EA1">
        <w:rPr>
          <w:b/>
          <w:color w:val="008000"/>
        </w:rPr>
        <w:t> </w:t>
      </w:r>
    </w:p>
    <w:p w14:paraId="3E6FF918" w14:textId="77777777" w:rsidR="005C6EA1" w:rsidRPr="005C6EA1" w:rsidRDefault="005C6EA1" w:rsidP="005C6EA1">
      <w:pPr>
        <w:ind w:right="-96"/>
        <w:jc w:val="both"/>
        <w:rPr>
          <w:b/>
          <w:color w:val="008000"/>
        </w:rPr>
      </w:pPr>
      <w:r w:rsidRPr="005C6EA1">
        <w:rPr>
          <w:b/>
          <w:color w:val="008000"/>
        </w:rPr>
        <w:t>45. Prosseguindo, a autora informa que, na constância da união estável, as partes adquiriram os veículos Volkswagem Logus 1.8, ano 1996, cor prata, placa JEM-6817; Ford Fiesta, ano 2010, cor prata, placa JIF0719; e Ford KA, ano 2020, cor prata, placa REG0H45. Por sua vez, o réu impugnou a partilha dos veículos Volkswagem Logus e Ford Fiesta por não mais integrarem o patrimônio do casal.</w:t>
      </w:r>
    </w:p>
    <w:p w14:paraId="68B3E888" w14:textId="77777777" w:rsidR="005C6EA1" w:rsidRPr="005C6EA1" w:rsidRDefault="005C6EA1" w:rsidP="005C6EA1">
      <w:pPr>
        <w:ind w:right="-96"/>
        <w:jc w:val="both"/>
        <w:rPr>
          <w:b/>
          <w:color w:val="008000"/>
        </w:rPr>
      </w:pPr>
      <w:r w:rsidRPr="005C6EA1">
        <w:rPr>
          <w:b/>
          <w:color w:val="008000"/>
        </w:rPr>
        <w:t> </w:t>
      </w:r>
    </w:p>
    <w:p w14:paraId="58EC88F0" w14:textId="66E02EBF" w:rsidR="005C6EA1" w:rsidRPr="005C6EA1" w:rsidRDefault="005C6EA1" w:rsidP="005C6EA1">
      <w:pPr>
        <w:ind w:right="-96"/>
        <w:jc w:val="both"/>
        <w:rPr>
          <w:b/>
          <w:color w:val="008000"/>
        </w:rPr>
      </w:pPr>
      <w:r w:rsidRPr="005C6EA1">
        <w:rPr>
          <w:b/>
          <w:color w:val="008000"/>
        </w:rPr>
        <w:t>46. Pois bem, quanto ao veículo </w:t>
      </w:r>
      <w:r w:rsidRPr="005C6EA1">
        <w:rPr>
          <w:b/>
          <w:bCs/>
          <w:color w:val="008000"/>
        </w:rPr>
        <w:t>Volkswagem Logus</w:t>
      </w:r>
      <w:r w:rsidRPr="005C6EA1">
        <w:rPr>
          <w:b/>
          <w:color w:val="008000"/>
        </w:rPr>
        <w:t>, em contestação, o réu informa que o bem foi furtado e nunca foi encontrado (Num. </w:t>
      </w:r>
      <w:r w:rsidRPr="005D305C">
        <w:rPr>
          <w:b/>
          <w:color w:val="008000"/>
        </w:rPr>
        <w:t>154422881</w:t>
      </w:r>
      <w:r w:rsidRPr="005C6EA1">
        <w:rPr>
          <w:b/>
          <w:color w:val="008000"/>
        </w:rPr>
        <w:t> - Pág. 19), em nova manifestação, esclarece que referido veículo, na verdade, foi vendido a mais de 20 anos atrás (Num. </w:t>
      </w:r>
      <w:r w:rsidRPr="005D305C">
        <w:rPr>
          <w:b/>
          <w:color w:val="008000"/>
        </w:rPr>
        <w:t>236394510</w:t>
      </w:r>
      <w:r w:rsidRPr="005C6EA1">
        <w:rPr>
          <w:b/>
          <w:color w:val="008000"/>
        </w:rPr>
        <w:t> - Pág. 1), assim, diante da ausência de documento apto a comprovar a propriedade do veículo em nome de qualquer das partes, </w:t>
      </w:r>
      <w:r w:rsidRPr="005C6EA1">
        <w:rPr>
          <w:b/>
          <w:bCs/>
          <w:color w:val="008000"/>
        </w:rPr>
        <w:t>não procede o pedido de partilha, podendo, oportunamente, se o caso, ser objeto de sobrepartilha em ação autônoma. </w:t>
      </w:r>
      <w:r w:rsidRPr="005C6EA1">
        <w:rPr>
          <w:b/>
          <w:color w:val="008000"/>
        </w:rPr>
        <w:t>   </w:t>
      </w:r>
    </w:p>
    <w:p w14:paraId="054E4FBC" w14:textId="77777777" w:rsidR="005C6EA1" w:rsidRPr="005C6EA1" w:rsidRDefault="005C6EA1" w:rsidP="005C6EA1">
      <w:pPr>
        <w:ind w:right="-96"/>
        <w:jc w:val="both"/>
        <w:rPr>
          <w:b/>
          <w:color w:val="008000"/>
        </w:rPr>
      </w:pPr>
      <w:r w:rsidRPr="005C6EA1">
        <w:rPr>
          <w:b/>
          <w:color w:val="008000"/>
        </w:rPr>
        <w:t> </w:t>
      </w:r>
    </w:p>
    <w:p w14:paraId="28558C08" w14:textId="40558E6A" w:rsidR="005C6EA1" w:rsidRPr="005C6EA1" w:rsidRDefault="005C6EA1" w:rsidP="005C6EA1">
      <w:pPr>
        <w:ind w:right="-96"/>
        <w:jc w:val="both"/>
        <w:rPr>
          <w:b/>
          <w:color w:val="008000"/>
        </w:rPr>
      </w:pPr>
      <w:r w:rsidRPr="005C6EA1">
        <w:rPr>
          <w:b/>
          <w:color w:val="008000"/>
        </w:rPr>
        <w:t>47. Em relação ao veículo </w:t>
      </w:r>
      <w:r w:rsidRPr="005C6EA1">
        <w:rPr>
          <w:b/>
          <w:bCs/>
          <w:color w:val="008000"/>
        </w:rPr>
        <w:t>Ford Fiesta</w:t>
      </w:r>
      <w:r w:rsidRPr="005C6EA1">
        <w:rPr>
          <w:b/>
          <w:color w:val="008000"/>
        </w:rPr>
        <w:t>, restou provado nos autos que </w:t>
      </w:r>
      <w:r w:rsidRPr="005C6EA1">
        <w:rPr>
          <w:b/>
          <w:bCs/>
          <w:color w:val="008000"/>
        </w:rPr>
        <w:t>aludido bem foi alienado em 15/09/2021</w:t>
      </w:r>
      <w:r w:rsidRPr="005C6EA1">
        <w:rPr>
          <w:b/>
          <w:color w:val="008000"/>
        </w:rPr>
        <w:t>, conforme procuração - Num. </w:t>
      </w:r>
      <w:r w:rsidRPr="005D305C">
        <w:rPr>
          <w:b/>
          <w:color w:val="008000"/>
        </w:rPr>
        <w:t>154424348</w:t>
      </w:r>
      <w:r w:rsidRPr="005C6EA1">
        <w:rPr>
          <w:b/>
          <w:color w:val="008000"/>
        </w:rPr>
        <w:t> - Pág. 1/2, logo,</w:t>
      </w:r>
      <w:r w:rsidRPr="005C6EA1">
        <w:rPr>
          <w:b/>
          <w:bCs/>
          <w:color w:val="008000"/>
        </w:rPr>
        <w:t> excluo desta partilha o veículo Ford Fiesta, ano 2010, cor prata, placa JIF0719.</w:t>
      </w:r>
    </w:p>
    <w:p w14:paraId="74E9D33D" w14:textId="77777777" w:rsidR="005C6EA1" w:rsidRPr="005C6EA1" w:rsidRDefault="005C6EA1" w:rsidP="005C6EA1">
      <w:pPr>
        <w:ind w:right="-96"/>
        <w:jc w:val="both"/>
        <w:rPr>
          <w:b/>
          <w:color w:val="008000"/>
        </w:rPr>
      </w:pPr>
      <w:r w:rsidRPr="005C6EA1">
        <w:rPr>
          <w:b/>
          <w:color w:val="008000"/>
        </w:rPr>
        <w:t> </w:t>
      </w:r>
    </w:p>
    <w:p w14:paraId="4959BE2D" w14:textId="03767CFF" w:rsidR="005C6EA1" w:rsidRPr="005C6EA1" w:rsidRDefault="005C6EA1" w:rsidP="005C6EA1">
      <w:pPr>
        <w:ind w:right="-96"/>
        <w:jc w:val="both"/>
        <w:rPr>
          <w:b/>
          <w:color w:val="008000"/>
        </w:rPr>
      </w:pPr>
      <w:r w:rsidRPr="005C6EA1">
        <w:rPr>
          <w:b/>
          <w:color w:val="008000"/>
        </w:rPr>
        <w:t>48. No que respeita ao veículo</w:t>
      </w:r>
      <w:r w:rsidRPr="005C6EA1">
        <w:rPr>
          <w:b/>
          <w:bCs/>
          <w:color w:val="008000"/>
        </w:rPr>
        <w:t> Ford KA, ano fabricação/modelo 2020/2021, cor prata, placa REG0H45</w:t>
      </w:r>
      <w:r w:rsidRPr="005C6EA1">
        <w:rPr>
          <w:b/>
          <w:color w:val="008000"/>
        </w:rPr>
        <w:t xml:space="preserve">, verifico que o réu não se opôs à partilha, e considerando que restou provado que referido bem está registrado em nome dele, conforme documento de Certificado de Registro e </w:t>
      </w:r>
      <w:r w:rsidRPr="005C6EA1">
        <w:rPr>
          <w:b/>
          <w:color w:val="008000"/>
        </w:rPr>
        <w:lastRenderedPageBreak/>
        <w:t>Licenciamento de Veículo Digital, com restrição de alienação fiduciária (Num. </w:t>
      </w:r>
      <w:r w:rsidRPr="005D305C">
        <w:rPr>
          <w:b/>
          <w:color w:val="008000"/>
        </w:rPr>
        <w:t>236394513</w:t>
      </w:r>
      <w:r w:rsidRPr="005C6EA1">
        <w:rPr>
          <w:b/>
          <w:color w:val="008000"/>
        </w:rPr>
        <w:t> - Pág. 1), </w:t>
      </w:r>
      <w:r w:rsidRPr="005C6EA1">
        <w:rPr>
          <w:b/>
          <w:bCs/>
          <w:color w:val="008000"/>
        </w:rPr>
        <w:t>partilho os direitos aquisitivos sobre aludido bem, ressalvado o direito de terceiros.</w:t>
      </w:r>
    </w:p>
    <w:p w14:paraId="12E1974C" w14:textId="77777777" w:rsidR="005C6EA1" w:rsidRPr="005C6EA1" w:rsidRDefault="005C6EA1" w:rsidP="005C6EA1">
      <w:pPr>
        <w:ind w:right="-96"/>
        <w:jc w:val="both"/>
        <w:rPr>
          <w:b/>
          <w:color w:val="008000"/>
        </w:rPr>
      </w:pPr>
      <w:r w:rsidRPr="005C6EA1">
        <w:rPr>
          <w:b/>
          <w:bCs/>
          <w:color w:val="008000"/>
        </w:rPr>
        <w:t> </w:t>
      </w:r>
    </w:p>
    <w:p w14:paraId="7375F501" w14:textId="77777777" w:rsidR="005C6EA1" w:rsidRPr="005C6EA1" w:rsidRDefault="005C6EA1" w:rsidP="005C6EA1">
      <w:pPr>
        <w:ind w:right="-96"/>
        <w:jc w:val="both"/>
        <w:rPr>
          <w:b/>
          <w:color w:val="008000"/>
        </w:rPr>
      </w:pPr>
      <w:r w:rsidRPr="005C6EA1">
        <w:rPr>
          <w:b/>
          <w:bCs/>
          <w:color w:val="008000"/>
        </w:rPr>
        <w:t>Dos bens móveis que guarnecem a residência do casal  </w:t>
      </w:r>
    </w:p>
    <w:p w14:paraId="0F4522A0" w14:textId="77777777" w:rsidR="005C6EA1" w:rsidRPr="005C6EA1" w:rsidRDefault="005C6EA1" w:rsidP="005C6EA1">
      <w:pPr>
        <w:ind w:right="-96"/>
        <w:jc w:val="both"/>
        <w:rPr>
          <w:b/>
          <w:color w:val="008000"/>
        </w:rPr>
      </w:pPr>
      <w:r w:rsidRPr="005C6EA1">
        <w:rPr>
          <w:b/>
          <w:bCs/>
          <w:color w:val="008000"/>
        </w:rPr>
        <w:t> </w:t>
      </w:r>
    </w:p>
    <w:p w14:paraId="6A4DFFF5" w14:textId="16425803" w:rsidR="005C6EA1" w:rsidRPr="005C6EA1" w:rsidRDefault="005C6EA1" w:rsidP="005C6EA1">
      <w:pPr>
        <w:ind w:right="-96"/>
        <w:jc w:val="both"/>
        <w:rPr>
          <w:b/>
          <w:color w:val="008000"/>
        </w:rPr>
      </w:pPr>
      <w:r w:rsidRPr="005C6EA1">
        <w:rPr>
          <w:b/>
          <w:color w:val="008000"/>
        </w:rPr>
        <w:t>49. Quanto aos bens móveis que guarnecem a residência do casal, verifico que o réu não impugnou a avaliação dos referidos bens em, aproximadamente, </w:t>
      </w:r>
      <w:r w:rsidRPr="005C6EA1">
        <w:rPr>
          <w:b/>
          <w:bCs/>
          <w:color w:val="008000"/>
        </w:rPr>
        <w:t>R$ 50.000,00 (cinquenta mil reais)</w:t>
      </w:r>
      <w:r w:rsidRPr="005C6EA1">
        <w:rPr>
          <w:b/>
          <w:color w:val="008000"/>
        </w:rPr>
        <w:t>, conforme pedido da inicial - Num. </w:t>
      </w:r>
      <w:r w:rsidRPr="005D305C">
        <w:rPr>
          <w:b/>
          <w:color w:val="008000"/>
        </w:rPr>
        <w:t>148844938</w:t>
      </w:r>
      <w:r w:rsidRPr="005C6EA1">
        <w:rPr>
          <w:b/>
          <w:color w:val="008000"/>
        </w:rPr>
        <w:t> - Pág. 8.</w:t>
      </w:r>
    </w:p>
    <w:p w14:paraId="4D613DCF" w14:textId="77777777" w:rsidR="005C6EA1" w:rsidRPr="005C6EA1" w:rsidRDefault="005C6EA1" w:rsidP="005C6EA1">
      <w:pPr>
        <w:ind w:right="-96"/>
        <w:jc w:val="both"/>
        <w:rPr>
          <w:b/>
          <w:color w:val="008000"/>
        </w:rPr>
      </w:pPr>
      <w:r w:rsidRPr="005C6EA1">
        <w:rPr>
          <w:b/>
          <w:color w:val="008000"/>
        </w:rPr>
        <w:t> </w:t>
      </w:r>
    </w:p>
    <w:p w14:paraId="268D05F1" w14:textId="77777777" w:rsidR="005C6EA1" w:rsidRPr="005C6EA1" w:rsidRDefault="005C6EA1" w:rsidP="005C6EA1">
      <w:pPr>
        <w:ind w:right="-96"/>
        <w:jc w:val="both"/>
        <w:rPr>
          <w:b/>
          <w:color w:val="008000"/>
        </w:rPr>
      </w:pPr>
      <w:r w:rsidRPr="005C6EA1">
        <w:rPr>
          <w:b/>
          <w:color w:val="008000"/>
        </w:rPr>
        <w:t>50. Assim, os bens móveis que guarnecem a residência do casal devem compor a presente partilha, </w:t>
      </w:r>
      <w:r w:rsidRPr="005C6EA1">
        <w:rPr>
          <w:b/>
          <w:bCs/>
          <w:color w:val="008000"/>
        </w:rPr>
        <w:t>à razão de 50% (cinquenta por cento) para cada consorte, devendo aquele que estiver na posse dos bens ressarcir a metade do valor à outra parte, ou, alternativamente, aliená-los e dividir o preço de forma igualitária entre as partes</w:t>
      </w:r>
      <w:r w:rsidRPr="005C6EA1">
        <w:rPr>
          <w:b/>
          <w:color w:val="008000"/>
        </w:rPr>
        <w:t>. </w:t>
      </w:r>
    </w:p>
    <w:p w14:paraId="0B29BCEE" w14:textId="77777777" w:rsidR="005C6EA1" w:rsidRPr="005C6EA1" w:rsidRDefault="005C6EA1" w:rsidP="005C6EA1">
      <w:pPr>
        <w:ind w:right="-96"/>
        <w:jc w:val="both"/>
        <w:rPr>
          <w:b/>
          <w:color w:val="008000"/>
        </w:rPr>
      </w:pPr>
      <w:r w:rsidRPr="005C6EA1">
        <w:rPr>
          <w:b/>
          <w:color w:val="008000"/>
        </w:rPr>
        <w:t> </w:t>
      </w:r>
    </w:p>
    <w:p w14:paraId="5B41A9C9" w14:textId="77777777" w:rsidR="005C6EA1" w:rsidRPr="005C6EA1" w:rsidRDefault="005C6EA1" w:rsidP="005C6EA1">
      <w:pPr>
        <w:ind w:right="-96"/>
        <w:jc w:val="both"/>
        <w:rPr>
          <w:b/>
          <w:color w:val="008000"/>
        </w:rPr>
      </w:pPr>
      <w:r w:rsidRPr="005C6EA1">
        <w:rPr>
          <w:b/>
          <w:bCs/>
          <w:color w:val="008000"/>
        </w:rPr>
        <w:t>Do saldo das contas bancárias</w:t>
      </w:r>
      <w:r w:rsidRPr="005C6EA1">
        <w:rPr>
          <w:b/>
          <w:color w:val="008000"/>
        </w:rPr>
        <w:t> </w:t>
      </w:r>
    </w:p>
    <w:p w14:paraId="011B6E1F" w14:textId="77777777" w:rsidR="005C6EA1" w:rsidRPr="005C6EA1" w:rsidRDefault="005C6EA1" w:rsidP="005C6EA1">
      <w:pPr>
        <w:ind w:right="-96"/>
        <w:jc w:val="both"/>
        <w:rPr>
          <w:b/>
          <w:color w:val="008000"/>
        </w:rPr>
      </w:pPr>
      <w:r w:rsidRPr="005C6EA1">
        <w:rPr>
          <w:b/>
          <w:color w:val="008000"/>
        </w:rPr>
        <w:t> </w:t>
      </w:r>
    </w:p>
    <w:p w14:paraId="145C5688" w14:textId="2C458B14" w:rsidR="005C6EA1" w:rsidRPr="005C6EA1" w:rsidRDefault="005C6EA1" w:rsidP="005C6EA1">
      <w:pPr>
        <w:ind w:right="-96"/>
        <w:jc w:val="both"/>
        <w:rPr>
          <w:b/>
          <w:color w:val="008000"/>
        </w:rPr>
      </w:pPr>
      <w:r w:rsidRPr="005C6EA1">
        <w:rPr>
          <w:b/>
          <w:color w:val="008000"/>
        </w:rPr>
        <w:t>51. Quanto ao resultado da pesquisa </w:t>
      </w:r>
      <w:r w:rsidRPr="005C6EA1">
        <w:rPr>
          <w:b/>
          <w:bCs/>
          <w:color w:val="008000"/>
        </w:rPr>
        <w:t>e-financeira (INFOJUD)</w:t>
      </w:r>
      <w:r w:rsidRPr="005C6EA1">
        <w:rPr>
          <w:b/>
          <w:color w:val="008000"/>
        </w:rPr>
        <w:t> - Num. </w:t>
      </w:r>
      <w:r w:rsidRPr="005D305C">
        <w:rPr>
          <w:b/>
          <w:color w:val="008000"/>
        </w:rPr>
        <w:t>171764651</w:t>
      </w:r>
      <w:r w:rsidRPr="005C6EA1">
        <w:rPr>
          <w:b/>
          <w:color w:val="008000"/>
        </w:rPr>
        <w:t> - Pág. 1/10, presumem-se que os valores movimentados naquelas contas foram revertidos em proveito da família, considerando a ausência de elementos que apontem em sentido contrário, logo, </w:t>
      </w:r>
      <w:r w:rsidRPr="005C6EA1">
        <w:rPr>
          <w:b/>
          <w:bCs/>
          <w:color w:val="008000"/>
        </w:rPr>
        <w:t>não se desincumbiu a autora do ônus de provar o alegado (art. 373, inciso I, CPC). </w:t>
      </w:r>
      <w:r w:rsidRPr="005C6EA1">
        <w:rPr>
          <w:b/>
          <w:color w:val="008000"/>
        </w:rPr>
        <w:t> </w:t>
      </w:r>
    </w:p>
    <w:p w14:paraId="35706CE2" w14:textId="77777777" w:rsidR="005C6EA1" w:rsidRPr="005C6EA1" w:rsidRDefault="005C6EA1" w:rsidP="005C6EA1">
      <w:pPr>
        <w:ind w:right="-96"/>
        <w:jc w:val="both"/>
        <w:rPr>
          <w:b/>
          <w:color w:val="008000"/>
        </w:rPr>
      </w:pPr>
      <w:r w:rsidRPr="005C6EA1">
        <w:rPr>
          <w:b/>
          <w:color w:val="008000"/>
        </w:rPr>
        <w:t> </w:t>
      </w:r>
    </w:p>
    <w:p w14:paraId="350DF866" w14:textId="177A32DA" w:rsidR="005C6EA1" w:rsidRPr="005C6EA1" w:rsidRDefault="005C6EA1" w:rsidP="005C6EA1">
      <w:pPr>
        <w:ind w:right="-96"/>
        <w:jc w:val="both"/>
        <w:rPr>
          <w:b/>
          <w:color w:val="008000"/>
        </w:rPr>
      </w:pPr>
      <w:r w:rsidRPr="005C6EA1">
        <w:rPr>
          <w:b/>
          <w:color w:val="008000"/>
        </w:rPr>
        <w:t>52. Em relação aos saldos bancários, verifico que, na data da separação, em 07/02/2023, possuía saldo </w:t>
      </w:r>
      <w:r w:rsidRPr="005C6EA1">
        <w:rPr>
          <w:b/>
          <w:bCs/>
          <w:color w:val="008000"/>
        </w:rPr>
        <w:t>apenas</w:t>
      </w:r>
      <w:r w:rsidRPr="005C6EA1">
        <w:rPr>
          <w:b/>
          <w:color w:val="008000"/>
        </w:rPr>
        <w:t> na conta 110-017105-0, no valor de </w:t>
      </w:r>
      <w:r w:rsidRPr="005C6EA1">
        <w:rPr>
          <w:b/>
          <w:bCs/>
          <w:color w:val="008000"/>
        </w:rPr>
        <w:t>R$ 322,55 (trezentos e vinte e dois reais e cinquenta e cinco centavos)</w:t>
      </w:r>
      <w:r w:rsidRPr="005C6EA1">
        <w:rPr>
          <w:b/>
          <w:color w:val="008000"/>
        </w:rPr>
        <w:t>, conforme resposta de ofício do Banco de Brasília-BRB - Num. </w:t>
      </w:r>
      <w:r w:rsidRPr="005D305C">
        <w:rPr>
          <w:b/>
          <w:color w:val="008000"/>
        </w:rPr>
        <w:t>174400569</w:t>
      </w:r>
      <w:r w:rsidRPr="005C6EA1">
        <w:rPr>
          <w:b/>
          <w:color w:val="008000"/>
        </w:rPr>
        <w:t> - Pág. 1, portanto, </w:t>
      </w:r>
      <w:r w:rsidRPr="005C6EA1">
        <w:rPr>
          <w:b/>
          <w:bCs/>
          <w:color w:val="008000"/>
        </w:rPr>
        <w:t>partilho referida quantia, na proporção de 50% (cinquenta por cento) para cada uma das partes.</w:t>
      </w:r>
    </w:p>
    <w:p w14:paraId="73FF3E90" w14:textId="77777777" w:rsidR="005C6EA1" w:rsidRPr="005C6EA1" w:rsidRDefault="005C6EA1" w:rsidP="005C6EA1">
      <w:pPr>
        <w:ind w:right="-96"/>
        <w:jc w:val="both"/>
        <w:rPr>
          <w:b/>
          <w:color w:val="008000"/>
        </w:rPr>
      </w:pPr>
      <w:r w:rsidRPr="005C6EA1">
        <w:rPr>
          <w:b/>
          <w:color w:val="008000"/>
        </w:rPr>
        <w:t> </w:t>
      </w:r>
    </w:p>
    <w:p w14:paraId="22100E87" w14:textId="77777777" w:rsidR="005C6EA1" w:rsidRPr="005C6EA1" w:rsidRDefault="005C6EA1" w:rsidP="005C6EA1">
      <w:pPr>
        <w:ind w:right="-96"/>
        <w:jc w:val="both"/>
        <w:rPr>
          <w:b/>
          <w:color w:val="008000"/>
        </w:rPr>
      </w:pPr>
      <w:r w:rsidRPr="005C6EA1">
        <w:rPr>
          <w:b/>
          <w:bCs/>
          <w:color w:val="008000"/>
        </w:rPr>
        <w:t>Dos alimentos ex-cônjuge</w:t>
      </w:r>
      <w:r w:rsidRPr="005C6EA1">
        <w:rPr>
          <w:b/>
          <w:color w:val="008000"/>
        </w:rPr>
        <w:t> </w:t>
      </w:r>
    </w:p>
    <w:p w14:paraId="5D0A2064" w14:textId="77777777" w:rsidR="005C6EA1" w:rsidRPr="005C6EA1" w:rsidRDefault="005C6EA1" w:rsidP="005C6EA1">
      <w:pPr>
        <w:ind w:right="-96"/>
        <w:jc w:val="both"/>
        <w:rPr>
          <w:b/>
          <w:color w:val="008000"/>
        </w:rPr>
      </w:pPr>
      <w:r w:rsidRPr="005C6EA1">
        <w:rPr>
          <w:b/>
          <w:bCs/>
          <w:color w:val="008000"/>
        </w:rPr>
        <w:t> </w:t>
      </w:r>
      <w:r w:rsidRPr="005C6EA1">
        <w:rPr>
          <w:b/>
          <w:color w:val="008000"/>
        </w:rPr>
        <w:t> </w:t>
      </w:r>
    </w:p>
    <w:p w14:paraId="688983E0" w14:textId="7240B78F" w:rsidR="005C6EA1" w:rsidRPr="005C6EA1" w:rsidRDefault="005C6EA1" w:rsidP="005C6EA1">
      <w:pPr>
        <w:ind w:right="-96"/>
        <w:jc w:val="both"/>
        <w:rPr>
          <w:b/>
          <w:color w:val="008000"/>
        </w:rPr>
      </w:pPr>
      <w:r w:rsidRPr="005C6EA1">
        <w:rPr>
          <w:b/>
          <w:color w:val="008000"/>
        </w:rPr>
        <w:t>53. Informa a autora que jamais exerceu atividade remunerada formal ou realizou alguma formação acadêmica, pois se dedicava à família, sendo que seus gastos eram suportados integralmente pelo réu - Num. </w:t>
      </w:r>
      <w:r w:rsidRPr="005D305C">
        <w:rPr>
          <w:b/>
          <w:color w:val="008000"/>
        </w:rPr>
        <w:t>148844938</w:t>
      </w:r>
      <w:r w:rsidRPr="005C6EA1">
        <w:rPr>
          <w:b/>
          <w:color w:val="008000"/>
        </w:rPr>
        <w:t> - Pág. 1/25.</w:t>
      </w:r>
    </w:p>
    <w:p w14:paraId="7E95299F" w14:textId="77777777" w:rsidR="005C6EA1" w:rsidRPr="005C6EA1" w:rsidRDefault="005C6EA1" w:rsidP="005C6EA1">
      <w:pPr>
        <w:ind w:right="-96"/>
        <w:jc w:val="both"/>
        <w:rPr>
          <w:b/>
          <w:color w:val="008000"/>
        </w:rPr>
      </w:pPr>
      <w:r w:rsidRPr="005C6EA1">
        <w:rPr>
          <w:b/>
          <w:color w:val="008000"/>
        </w:rPr>
        <w:t> </w:t>
      </w:r>
    </w:p>
    <w:p w14:paraId="3B6AC5A1" w14:textId="79690185" w:rsidR="005C6EA1" w:rsidRPr="005C6EA1" w:rsidRDefault="005C6EA1" w:rsidP="005C6EA1">
      <w:pPr>
        <w:ind w:right="-96"/>
        <w:jc w:val="both"/>
        <w:rPr>
          <w:b/>
          <w:color w:val="008000"/>
        </w:rPr>
      </w:pPr>
      <w:r w:rsidRPr="005C6EA1">
        <w:rPr>
          <w:b/>
          <w:color w:val="008000"/>
        </w:rPr>
        <w:t>54. Lado outro, o réu impugnou o pedido sob a alegação de que nunca houve obstáculo ou impedimento para que a autora pudesse trabalhar ou estudar, inclusive, ela tendo trabalhado como último emprego numa loja de antiguidades - Num. </w:t>
      </w:r>
      <w:r w:rsidRPr="005D305C">
        <w:rPr>
          <w:b/>
          <w:color w:val="008000"/>
        </w:rPr>
        <w:t>154422881</w:t>
      </w:r>
      <w:r w:rsidRPr="005C6EA1">
        <w:rPr>
          <w:b/>
          <w:color w:val="008000"/>
        </w:rPr>
        <w:t> - Pág. 1/27.</w:t>
      </w:r>
    </w:p>
    <w:p w14:paraId="0A2C778D" w14:textId="77777777" w:rsidR="005C6EA1" w:rsidRPr="005C6EA1" w:rsidRDefault="005C6EA1" w:rsidP="005C6EA1">
      <w:pPr>
        <w:ind w:right="-96"/>
        <w:jc w:val="both"/>
        <w:rPr>
          <w:b/>
          <w:color w:val="008000"/>
        </w:rPr>
      </w:pPr>
      <w:r w:rsidRPr="005C6EA1">
        <w:rPr>
          <w:b/>
          <w:color w:val="008000"/>
        </w:rPr>
        <w:t> </w:t>
      </w:r>
    </w:p>
    <w:p w14:paraId="66F30954" w14:textId="77777777" w:rsidR="005C6EA1" w:rsidRPr="005C6EA1" w:rsidRDefault="005C6EA1" w:rsidP="005C6EA1">
      <w:pPr>
        <w:ind w:right="-96"/>
        <w:jc w:val="both"/>
        <w:rPr>
          <w:b/>
          <w:color w:val="008000"/>
        </w:rPr>
      </w:pPr>
      <w:r w:rsidRPr="005C6EA1">
        <w:rPr>
          <w:b/>
          <w:color w:val="008000"/>
        </w:rPr>
        <w:lastRenderedPageBreak/>
        <w:t>55. No que respeita ao Direito aplicável ao caso, dispõe os art. 1.694, </w:t>
      </w:r>
      <w:r w:rsidRPr="005C6EA1">
        <w:rPr>
          <w:b/>
          <w:i/>
          <w:iCs/>
          <w:color w:val="008000"/>
        </w:rPr>
        <w:t>caput </w:t>
      </w:r>
      <w:r w:rsidRPr="005C6EA1">
        <w:rPr>
          <w:b/>
          <w:color w:val="008000"/>
        </w:rPr>
        <w:t>e § 1º, do Código Civil:</w:t>
      </w:r>
    </w:p>
    <w:p w14:paraId="14B9C2B2" w14:textId="77777777" w:rsidR="005C6EA1" w:rsidRPr="005C6EA1" w:rsidRDefault="005C6EA1" w:rsidP="005C6EA1">
      <w:pPr>
        <w:ind w:right="-96"/>
        <w:jc w:val="both"/>
        <w:rPr>
          <w:b/>
          <w:color w:val="008000"/>
        </w:rPr>
      </w:pPr>
      <w:r w:rsidRPr="005C6EA1">
        <w:rPr>
          <w:b/>
          <w:color w:val="008000"/>
        </w:rPr>
        <w:t> </w:t>
      </w:r>
    </w:p>
    <w:p w14:paraId="356EDEB6" w14:textId="77777777" w:rsidR="005C6EA1" w:rsidRPr="005C6EA1" w:rsidRDefault="005C6EA1" w:rsidP="005C6EA1">
      <w:pPr>
        <w:ind w:right="-96"/>
        <w:jc w:val="both"/>
        <w:rPr>
          <w:b/>
          <w:color w:val="008000"/>
        </w:rPr>
      </w:pPr>
      <w:r w:rsidRPr="005C6EA1">
        <w:rPr>
          <w:b/>
          <w:i/>
          <w:iCs/>
          <w:color w:val="008000"/>
        </w:rPr>
        <w:t>Art. 1.694. Podem os parentes, </w:t>
      </w:r>
      <w:r w:rsidRPr="005C6EA1">
        <w:rPr>
          <w:b/>
          <w:bCs/>
          <w:i/>
          <w:iCs/>
          <w:color w:val="008000"/>
        </w:rPr>
        <w:t>os cônjuges ou companheiros</w:t>
      </w:r>
      <w:r w:rsidRPr="005C6EA1">
        <w:rPr>
          <w:b/>
          <w:i/>
          <w:iCs/>
          <w:color w:val="008000"/>
        </w:rPr>
        <w:t> pedir uns aos outros os alimentos </w:t>
      </w:r>
      <w:r w:rsidRPr="005C6EA1">
        <w:rPr>
          <w:b/>
          <w:bCs/>
          <w:i/>
          <w:iCs/>
          <w:color w:val="008000"/>
        </w:rPr>
        <w:t>de que necessitem para viver de modo compatível com a sua condição social, inclusive para atender às necessidades de sua educação. </w:t>
      </w:r>
      <w:r w:rsidRPr="005C6EA1">
        <w:rPr>
          <w:b/>
          <w:color w:val="008000"/>
        </w:rPr>
        <w:t> </w:t>
      </w:r>
    </w:p>
    <w:p w14:paraId="7962C0DC" w14:textId="77777777" w:rsidR="005C6EA1" w:rsidRPr="005C6EA1" w:rsidRDefault="005C6EA1" w:rsidP="005C6EA1">
      <w:pPr>
        <w:ind w:right="-96"/>
        <w:jc w:val="both"/>
        <w:rPr>
          <w:b/>
          <w:color w:val="008000"/>
        </w:rPr>
      </w:pPr>
      <w:r w:rsidRPr="005C6EA1">
        <w:rPr>
          <w:b/>
          <w:i/>
          <w:iCs/>
          <w:color w:val="008000"/>
        </w:rPr>
        <w:t>§ </w:t>
      </w:r>
      <w:r w:rsidRPr="005C6EA1">
        <w:rPr>
          <w:b/>
          <w:bCs/>
          <w:i/>
          <w:iCs/>
          <w:color w:val="008000"/>
        </w:rPr>
        <w:t>1</w:t>
      </w:r>
      <w:r w:rsidRPr="005C6EA1">
        <w:rPr>
          <w:b/>
          <w:bCs/>
          <w:i/>
          <w:iCs/>
          <w:color w:val="008000"/>
          <w:vertAlign w:val="superscript"/>
        </w:rPr>
        <w:t>o</w:t>
      </w:r>
      <w:r w:rsidRPr="005C6EA1">
        <w:rPr>
          <w:b/>
          <w:bCs/>
          <w:i/>
          <w:iCs/>
          <w:color w:val="008000"/>
        </w:rPr>
        <w:t> Os alimentos devem ser fixados na proporção das necessidades do reclamante e dos recursos da pessoa obrigada</w:t>
      </w:r>
      <w:r w:rsidRPr="005C6EA1">
        <w:rPr>
          <w:b/>
          <w:i/>
          <w:iCs/>
          <w:color w:val="008000"/>
        </w:rPr>
        <w:t>. </w:t>
      </w:r>
      <w:r w:rsidRPr="005C6EA1">
        <w:rPr>
          <w:b/>
          <w:color w:val="008000"/>
        </w:rPr>
        <w:t> </w:t>
      </w:r>
    </w:p>
    <w:p w14:paraId="5C8DA278" w14:textId="77777777" w:rsidR="005C6EA1" w:rsidRPr="005C6EA1" w:rsidRDefault="005C6EA1" w:rsidP="005C6EA1">
      <w:pPr>
        <w:ind w:right="-96"/>
        <w:jc w:val="both"/>
        <w:rPr>
          <w:b/>
          <w:color w:val="008000"/>
        </w:rPr>
      </w:pPr>
      <w:r w:rsidRPr="005C6EA1">
        <w:rPr>
          <w:b/>
          <w:color w:val="008000"/>
        </w:rPr>
        <w:t> </w:t>
      </w:r>
    </w:p>
    <w:p w14:paraId="409EBAD2" w14:textId="77777777" w:rsidR="005C6EA1" w:rsidRPr="005C6EA1" w:rsidRDefault="005C6EA1" w:rsidP="005C6EA1">
      <w:pPr>
        <w:ind w:right="-96"/>
        <w:jc w:val="both"/>
        <w:rPr>
          <w:b/>
          <w:color w:val="008000"/>
        </w:rPr>
      </w:pPr>
      <w:r w:rsidRPr="005C6EA1">
        <w:rPr>
          <w:b/>
          <w:color w:val="008000"/>
        </w:rPr>
        <w:t>56. Ainda, nos termos do art. 1.695 do mesmo Código, a obrigação de alimentos entre ex-cônjuges está fundada no dever de solidariedade, todavia, é medida excepcional, ou seja, somente é devida se o(a) alimentando(a) não possuir bens suficientes ou não puder se manter pelo seu próprio trabalho:</w:t>
      </w:r>
    </w:p>
    <w:p w14:paraId="2471F357" w14:textId="77777777" w:rsidR="005C6EA1" w:rsidRPr="005C6EA1" w:rsidRDefault="005C6EA1" w:rsidP="005C6EA1">
      <w:pPr>
        <w:ind w:right="-96"/>
        <w:jc w:val="both"/>
        <w:rPr>
          <w:b/>
          <w:color w:val="008000"/>
        </w:rPr>
      </w:pPr>
      <w:r w:rsidRPr="005C6EA1">
        <w:rPr>
          <w:b/>
          <w:color w:val="008000"/>
        </w:rPr>
        <w:t> </w:t>
      </w:r>
    </w:p>
    <w:p w14:paraId="42911D68" w14:textId="77777777" w:rsidR="005C6EA1" w:rsidRPr="005C6EA1" w:rsidRDefault="005C6EA1" w:rsidP="005C6EA1">
      <w:pPr>
        <w:ind w:right="-96"/>
        <w:jc w:val="both"/>
        <w:rPr>
          <w:b/>
          <w:color w:val="008000"/>
        </w:rPr>
      </w:pPr>
      <w:r w:rsidRPr="005C6EA1">
        <w:rPr>
          <w:b/>
          <w:i/>
          <w:iCs/>
          <w:color w:val="008000"/>
        </w:rPr>
        <w:t>Art. 1.695. São devidos os alimentos quando quem os pretende</w:t>
      </w:r>
      <w:r w:rsidRPr="005C6EA1">
        <w:rPr>
          <w:b/>
          <w:bCs/>
          <w:i/>
          <w:iCs/>
          <w:color w:val="008000"/>
        </w:rPr>
        <w:t> </w:t>
      </w:r>
      <w:r w:rsidRPr="005C6EA1">
        <w:rPr>
          <w:b/>
          <w:bCs/>
          <w:i/>
          <w:iCs/>
          <w:color w:val="008000"/>
          <w:u w:val="single"/>
        </w:rPr>
        <w:t>não tem bens suficientes, nem pode prover, pelo seu trabalho, à própria mantença</w:t>
      </w:r>
      <w:r w:rsidRPr="005C6EA1">
        <w:rPr>
          <w:b/>
          <w:i/>
          <w:iCs/>
          <w:color w:val="008000"/>
          <w:u w:val="single"/>
        </w:rPr>
        <w:t>,</w:t>
      </w:r>
      <w:r w:rsidRPr="005C6EA1">
        <w:rPr>
          <w:b/>
          <w:i/>
          <w:iCs/>
          <w:color w:val="008000"/>
        </w:rPr>
        <w:t> e aquele, de quem se reclamam, pode fornecê-los, sem desfalque do necessário ao seu sustento.</w:t>
      </w:r>
      <w:r w:rsidRPr="005C6EA1">
        <w:rPr>
          <w:b/>
          <w:bCs/>
          <w:i/>
          <w:iCs/>
          <w:color w:val="008000"/>
        </w:rPr>
        <w:t> </w:t>
      </w:r>
      <w:r w:rsidRPr="005C6EA1">
        <w:rPr>
          <w:b/>
          <w:color w:val="008000"/>
        </w:rPr>
        <w:t> </w:t>
      </w:r>
    </w:p>
    <w:p w14:paraId="5421FF96" w14:textId="77777777" w:rsidR="005C6EA1" w:rsidRPr="005C6EA1" w:rsidRDefault="005C6EA1" w:rsidP="005C6EA1">
      <w:pPr>
        <w:ind w:right="-96"/>
        <w:jc w:val="both"/>
        <w:rPr>
          <w:b/>
          <w:color w:val="008000"/>
        </w:rPr>
      </w:pPr>
      <w:r w:rsidRPr="005C6EA1">
        <w:rPr>
          <w:b/>
          <w:color w:val="008000"/>
        </w:rPr>
        <w:t> </w:t>
      </w:r>
    </w:p>
    <w:p w14:paraId="37571168" w14:textId="77777777" w:rsidR="005C6EA1" w:rsidRPr="005C6EA1" w:rsidRDefault="005C6EA1" w:rsidP="005C6EA1">
      <w:pPr>
        <w:ind w:right="-96"/>
        <w:jc w:val="both"/>
        <w:rPr>
          <w:b/>
          <w:color w:val="008000"/>
        </w:rPr>
      </w:pPr>
      <w:r w:rsidRPr="005C6EA1">
        <w:rPr>
          <w:b/>
          <w:color w:val="008000"/>
        </w:rPr>
        <w:t>57. No caso, verifico que o casal encontra-se separado de fato desde 07/02/2023, todavia, continuam convivendo na mesma casa,</w:t>
      </w:r>
      <w:r w:rsidRPr="005C6EA1">
        <w:rPr>
          <w:b/>
          <w:bCs/>
          <w:color w:val="008000"/>
        </w:rPr>
        <w:t> o que evidencia que o ex-companheiro da autora vem lhe prestando alimentos </w:t>
      </w:r>
      <w:r w:rsidRPr="005C6EA1">
        <w:rPr>
          <w:b/>
          <w:bCs/>
          <w:i/>
          <w:iCs/>
          <w:color w:val="008000"/>
        </w:rPr>
        <w:t>in natura</w:t>
      </w:r>
      <w:r w:rsidRPr="005C6EA1">
        <w:rPr>
          <w:b/>
          <w:i/>
          <w:iCs/>
          <w:color w:val="008000"/>
        </w:rPr>
        <w:t>.</w:t>
      </w:r>
    </w:p>
    <w:p w14:paraId="22439C8C" w14:textId="77777777" w:rsidR="005C6EA1" w:rsidRPr="005C6EA1" w:rsidRDefault="005C6EA1" w:rsidP="005C6EA1">
      <w:pPr>
        <w:ind w:right="-96"/>
        <w:jc w:val="both"/>
        <w:rPr>
          <w:b/>
          <w:color w:val="008000"/>
        </w:rPr>
      </w:pPr>
      <w:r w:rsidRPr="005C6EA1">
        <w:rPr>
          <w:b/>
          <w:color w:val="008000"/>
        </w:rPr>
        <w:t> </w:t>
      </w:r>
    </w:p>
    <w:p w14:paraId="16D97191" w14:textId="77777777" w:rsidR="005C6EA1" w:rsidRPr="005C6EA1" w:rsidRDefault="005C6EA1" w:rsidP="005C6EA1">
      <w:pPr>
        <w:ind w:right="-96"/>
        <w:jc w:val="both"/>
        <w:rPr>
          <w:b/>
          <w:color w:val="008000"/>
        </w:rPr>
      </w:pPr>
      <w:r w:rsidRPr="005C6EA1">
        <w:rPr>
          <w:b/>
          <w:color w:val="008000"/>
        </w:rPr>
        <w:t>58. Além disso, não é razoável supor que a autora esteja totalmente fora do mercado de trabalho, </w:t>
      </w:r>
      <w:r w:rsidRPr="005C6EA1">
        <w:rPr>
          <w:b/>
          <w:bCs/>
          <w:color w:val="008000"/>
        </w:rPr>
        <w:t>notadamente por não constar nos autos prova de sua incapacidade para o trabalho e, portanto, para prover o próprio sustento</w:t>
      </w:r>
      <w:r w:rsidRPr="005C6EA1">
        <w:rPr>
          <w:b/>
          <w:color w:val="008000"/>
        </w:rPr>
        <w:t>.</w:t>
      </w:r>
    </w:p>
    <w:p w14:paraId="2EE67ED3" w14:textId="77777777" w:rsidR="005C6EA1" w:rsidRPr="005C6EA1" w:rsidRDefault="005C6EA1" w:rsidP="005C6EA1">
      <w:pPr>
        <w:ind w:right="-96"/>
        <w:jc w:val="both"/>
        <w:rPr>
          <w:b/>
          <w:color w:val="008000"/>
        </w:rPr>
      </w:pPr>
      <w:r w:rsidRPr="005C6EA1">
        <w:rPr>
          <w:b/>
          <w:color w:val="008000"/>
        </w:rPr>
        <w:t> </w:t>
      </w:r>
    </w:p>
    <w:p w14:paraId="5B9C3280" w14:textId="77777777" w:rsidR="005C6EA1" w:rsidRPr="005C6EA1" w:rsidRDefault="005C6EA1" w:rsidP="005C6EA1">
      <w:pPr>
        <w:ind w:right="-96"/>
        <w:jc w:val="both"/>
        <w:rPr>
          <w:b/>
          <w:color w:val="008000"/>
        </w:rPr>
      </w:pPr>
      <w:r w:rsidRPr="005C6EA1">
        <w:rPr>
          <w:b/>
          <w:color w:val="008000"/>
        </w:rPr>
        <w:t>59. É certo que a autora alega dependência financeira em relação ao réu, mas ocorre que as provas que instruem o feito demonstram possuir condições de prover o próprio sustento sem depender dos alimentos do ex-companheiro, </w:t>
      </w:r>
      <w:r w:rsidRPr="005C6EA1">
        <w:rPr>
          <w:b/>
          <w:bCs/>
          <w:color w:val="008000"/>
        </w:rPr>
        <w:t>razão pela qual não há que se impor a este obrigação de prestar alimentos àquela com fundamentado no dever de solidariedade, que, diga-se, tem caráter excepcional e transitório.</w:t>
      </w:r>
    </w:p>
    <w:p w14:paraId="124A4E24" w14:textId="77777777" w:rsidR="005C6EA1" w:rsidRPr="005C6EA1" w:rsidRDefault="005C6EA1" w:rsidP="005C6EA1">
      <w:pPr>
        <w:ind w:right="-96"/>
        <w:jc w:val="both"/>
        <w:rPr>
          <w:b/>
          <w:color w:val="008000"/>
        </w:rPr>
      </w:pPr>
      <w:r w:rsidRPr="005C6EA1">
        <w:rPr>
          <w:b/>
          <w:color w:val="008000"/>
        </w:rPr>
        <w:t> </w:t>
      </w:r>
    </w:p>
    <w:p w14:paraId="47A4754C" w14:textId="77777777" w:rsidR="005C6EA1" w:rsidRPr="005C6EA1" w:rsidRDefault="005C6EA1" w:rsidP="005C6EA1">
      <w:pPr>
        <w:ind w:right="-96"/>
        <w:jc w:val="both"/>
        <w:rPr>
          <w:b/>
          <w:color w:val="008000"/>
        </w:rPr>
      </w:pPr>
      <w:r w:rsidRPr="005C6EA1">
        <w:rPr>
          <w:b/>
          <w:bCs/>
          <w:color w:val="008000"/>
        </w:rPr>
        <w:t>Da litigância de má-fé</w:t>
      </w:r>
      <w:r w:rsidRPr="005C6EA1">
        <w:rPr>
          <w:b/>
          <w:color w:val="008000"/>
        </w:rPr>
        <w:t>  </w:t>
      </w:r>
    </w:p>
    <w:p w14:paraId="0B34C39F" w14:textId="77777777" w:rsidR="005C6EA1" w:rsidRPr="005C6EA1" w:rsidRDefault="005C6EA1" w:rsidP="005C6EA1">
      <w:pPr>
        <w:ind w:right="-96"/>
        <w:jc w:val="both"/>
        <w:rPr>
          <w:b/>
          <w:color w:val="008000"/>
        </w:rPr>
      </w:pPr>
      <w:r w:rsidRPr="005C6EA1">
        <w:rPr>
          <w:b/>
          <w:bCs/>
          <w:color w:val="008000"/>
        </w:rPr>
        <w:t> </w:t>
      </w:r>
      <w:r w:rsidRPr="005C6EA1">
        <w:rPr>
          <w:b/>
          <w:color w:val="008000"/>
        </w:rPr>
        <w:t>  </w:t>
      </w:r>
    </w:p>
    <w:p w14:paraId="02416A88" w14:textId="77777777" w:rsidR="005C6EA1" w:rsidRPr="005C6EA1" w:rsidRDefault="005C6EA1" w:rsidP="005C6EA1">
      <w:pPr>
        <w:ind w:right="-96"/>
        <w:jc w:val="both"/>
        <w:rPr>
          <w:b/>
          <w:color w:val="008000"/>
        </w:rPr>
      </w:pPr>
      <w:r w:rsidRPr="005C6EA1">
        <w:rPr>
          <w:b/>
          <w:color w:val="008000"/>
        </w:rPr>
        <w:t>60. Alega o réu que a autora agiu por meios escusos, faltando com a verdade em processo judicial, quando disse que o réu possui renda mensal de R$ 85.000,00 (oitenta e cinco mil reais), assim, pugnou pela condenação da autora nas penas da litigância de má-fé.</w:t>
      </w:r>
    </w:p>
    <w:p w14:paraId="22A086A0" w14:textId="77777777" w:rsidR="005C6EA1" w:rsidRPr="005C6EA1" w:rsidRDefault="005C6EA1" w:rsidP="005C6EA1">
      <w:pPr>
        <w:ind w:right="-96"/>
        <w:jc w:val="both"/>
        <w:rPr>
          <w:b/>
          <w:color w:val="008000"/>
        </w:rPr>
      </w:pPr>
      <w:r w:rsidRPr="005C6EA1">
        <w:rPr>
          <w:b/>
          <w:color w:val="008000"/>
        </w:rPr>
        <w:t>  </w:t>
      </w:r>
    </w:p>
    <w:p w14:paraId="035969D8" w14:textId="5A64DDD6" w:rsidR="005C6EA1" w:rsidRPr="005C6EA1" w:rsidRDefault="005C6EA1" w:rsidP="005C6EA1">
      <w:pPr>
        <w:ind w:right="-96"/>
        <w:jc w:val="both"/>
        <w:rPr>
          <w:b/>
          <w:color w:val="008000"/>
        </w:rPr>
      </w:pPr>
      <w:r w:rsidRPr="005C6EA1">
        <w:rPr>
          <w:b/>
          <w:color w:val="008000"/>
        </w:rPr>
        <w:lastRenderedPageBreak/>
        <w:t>61. No caso</w:t>
      </w:r>
      <w:r w:rsidRPr="005C6EA1">
        <w:rPr>
          <w:b/>
          <w:i/>
          <w:iCs/>
          <w:color w:val="008000"/>
        </w:rPr>
        <w:t>,</w:t>
      </w:r>
      <w:r w:rsidRPr="005C6EA1">
        <w:rPr>
          <w:b/>
          <w:color w:val="008000"/>
        </w:rPr>
        <w:t> não há que se falar em condenação por litigância de má-fé, porquanto a autora limitou-se a exercer seu direito, não violando dever de lealdade processual ao longo deste processo, por essas razões, </w:t>
      </w:r>
      <w:r w:rsidRPr="005C6EA1">
        <w:rPr>
          <w:b/>
          <w:bCs/>
          <w:color w:val="008000"/>
        </w:rPr>
        <w:t>indefiro o pedido veiculado pelo réu em petição ID Num. </w:t>
      </w:r>
      <w:r w:rsidRPr="005D305C">
        <w:rPr>
          <w:b/>
          <w:bCs/>
          <w:color w:val="008000"/>
        </w:rPr>
        <w:t>169247872</w:t>
      </w:r>
      <w:r w:rsidRPr="005C6EA1">
        <w:rPr>
          <w:b/>
          <w:bCs/>
          <w:color w:val="008000"/>
        </w:rPr>
        <w:t> - Pág. 1/3.</w:t>
      </w:r>
      <w:r w:rsidRPr="005C6EA1">
        <w:rPr>
          <w:b/>
          <w:color w:val="008000"/>
        </w:rPr>
        <w:t>   </w:t>
      </w:r>
    </w:p>
    <w:p w14:paraId="183E330D" w14:textId="77777777" w:rsidR="005C6EA1" w:rsidRPr="005C6EA1" w:rsidRDefault="005C6EA1" w:rsidP="005C6EA1">
      <w:pPr>
        <w:ind w:right="-96"/>
        <w:jc w:val="both"/>
        <w:rPr>
          <w:b/>
          <w:color w:val="008000"/>
        </w:rPr>
      </w:pPr>
    </w:p>
    <w:tbl>
      <w:tblPr>
        <w:tblW w:w="21600" w:type="dxa"/>
        <w:tblCellSpacing w:w="0" w:type="dxa"/>
        <w:tblCellMar>
          <w:left w:w="0" w:type="dxa"/>
          <w:right w:w="0" w:type="dxa"/>
        </w:tblCellMar>
        <w:tblLook w:val="04A0" w:firstRow="1" w:lastRow="0" w:firstColumn="1" w:lastColumn="0" w:noHBand="0" w:noVBand="1"/>
      </w:tblPr>
      <w:tblGrid>
        <w:gridCol w:w="21600"/>
      </w:tblGrid>
      <w:tr w:rsidR="005C6EA1" w:rsidRPr="005C6EA1" w14:paraId="47324B3E" w14:textId="77777777">
        <w:trPr>
          <w:tblCellSpacing w:w="0" w:type="dxa"/>
        </w:trPr>
        <w:tc>
          <w:tcPr>
            <w:tcW w:w="0" w:type="auto"/>
            <w:vAlign w:val="center"/>
            <w:hideMark/>
          </w:tcPr>
          <w:p w14:paraId="244B019E" w14:textId="77777777" w:rsidR="005C6EA1" w:rsidRDefault="005C6EA1" w:rsidP="005C6EA1">
            <w:pPr>
              <w:ind w:right="-96"/>
              <w:jc w:val="both"/>
              <w:rPr>
                <w:b/>
                <w:bCs/>
                <w:color w:val="008000"/>
              </w:rPr>
            </w:pPr>
            <w:r w:rsidRPr="005C6EA1">
              <w:rPr>
                <w:b/>
                <w:color w:val="008000"/>
              </w:rPr>
              <w:t>62. Posto isso, </w:t>
            </w:r>
            <w:r w:rsidRPr="005C6EA1">
              <w:rPr>
                <w:b/>
                <w:bCs/>
                <w:color w:val="008000"/>
              </w:rPr>
              <w:t xml:space="preserve">julgo parcialmente procedentes os pedidos veiculados em petição inicial, para o fim </w:t>
            </w:r>
          </w:p>
          <w:p w14:paraId="7FDDB726" w14:textId="77777777" w:rsidR="005C6EA1" w:rsidRDefault="005C6EA1" w:rsidP="005C6EA1">
            <w:pPr>
              <w:ind w:right="-96"/>
              <w:jc w:val="both"/>
              <w:rPr>
                <w:b/>
                <w:bCs/>
                <w:color w:val="008000"/>
              </w:rPr>
            </w:pPr>
            <w:r w:rsidRPr="005C6EA1">
              <w:rPr>
                <w:b/>
                <w:bCs/>
                <w:color w:val="008000"/>
              </w:rPr>
              <w:t>de declarar existente a união estável entre a autora e o réu, no período compreendido entre 20 de janeiro de 2002 e 7 de fevereiro de 2023</w:t>
            </w:r>
            <w:r w:rsidRPr="005C6EA1">
              <w:rPr>
                <w:b/>
                <w:color w:val="008000"/>
              </w:rPr>
              <w:t> </w:t>
            </w:r>
            <w:r w:rsidRPr="005C6EA1">
              <w:rPr>
                <w:b/>
                <w:bCs/>
                <w:color w:val="008000"/>
              </w:rPr>
              <w:t>e para partilhar, </w:t>
            </w:r>
            <w:r w:rsidRPr="005C6EA1">
              <w:rPr>
                <w:b/>
                <w:bCs/>
                <w:color w:val="008000"/>
                <w:u w:val="single"/>
              </w:rPr>
              <w:t>à razão de 50% (cinquenta por cento) para cada uma das partes, os seguintes bens</w:t>
            </w:r>
            <w:r w:rsidRPr="005C6EA1">
              <w:rPr>
                <w:b/>
                <w:bCs/>
                <w:color w:val="008000"/>
              </w:rPr>
              <w:t xml:space="preserve">: a) os direitos aquisitivos sobre o veículo Ford KA, ano fabricação/modelo 2020/2021, cor prata, </w:t>
            </w:r>
          </w:p>
          <w:p w14:paraId="55C3F3DA" w14:textId="6A9B82F5" w:rsidR="005C6EA1" w:rsidRDefault="005C6EA1" w:rsidP="005C6EA1">
            <w:pPr>
              <w:ind w:right="-96"/>
              <w:jc w:val="both"/>
              <w:rPr>
                <w:b/>
                <w:bCs/>
                <w:color w:val="008000"/>
              </w:rPr>
            </w:pPr>
            <w:r w:rsidRPr="005C6EA1">
              <w:rPr>
                <w:b/>
                <w:bCs/>
                <w:color w:val="008000"/>
              </w:rPr>
              <w:t>placa REG0H45</w:t>
            </w:r>
            <w:r w:rsidRPr="005C6EA1">
              <w:rPr>
                <w:b/>
                <w:color w:val="008000"/>
              </w:rPr>
              <w:t> - Num. </w:t>
            </w:r>
            <w:r w:rsidRPr="005D305C">
              <w:rPr>
                <w:b/>
                <w:color w:val="008000"/>
              </w:rPr>
              <w:t>236394513</w:t>
            </w:r>
            <w:r w:rsidRPr="005C6EA1">
              <w:rPr>
                <w:b/>
                <w:color w:val="008000"/>
              </w:rPr>
              <w:t> - Pág. 1, ressalvado o direito de terceiros;</w:t>
            </w:r>
            <w:r w:rsidRPr="005C6EA1">
              <w:rPr>
                <w:b/>
                <w:bCs/>
                <w:color w:val="008000"/>
              </w:rPr>
              <w:t> b) os bens móveis que</w:t>
            </w:r>
          </w:p>
          <w:p w14:paraId="0B87BC15" w14:textId="77777777" w:rsidR="005C6EA1" w:rsidRDefault="005C6EA1" w:rsidP="005C6EA1">
            <w:pPr>
              <w:ind w:right="-96"/>
              <w:jc w:val="both"/>
              <w:rPr>
                <w:b/>
                <w:color w:val="008000"/>
              </w:rPr>
            </w:pPr>
            <w:r w:rsidRPr="005C6EA1">
              <w:rPr>
                <w:b/>
                <w:bCs/>
                <w:color w:val="008000"/>
              </w:rPr>
              <w:t xml:space="preserve"> guarnecem a residência do casal</w:t>
            </w:r>
            <w:r w:rsidRPr="005C6EA1">
              <w:rPr>
                <w:b/>
                <w:color w:val="008000"/>
              </w:rPr>
              <w:t>, avaliados em, aproximadamente, R$ 50.000,00 (cinquenta mil reais)</w:t>
            </w:r>
          </w:p>
          <w:p w14:paraId="513390CF" w14:textId="475C1406" w:rsidR="005C6EA1" w:rsidRDefault="005C6EA1" w:rsidP="005C6EA1">
            <w:pPr>
              <w:ind w:right="-96"/>
              <w:jc w:val="both"/>
              <w:rPr>
                <w:b/>
                <w:color w:val="008000"/>
              </w:rPr>
            </w:pPr>
            <w:r w:rsidRPr="005C6EA1">
              <w:rPr>
                <w:b/>
                <w:color w:val="008000"/>
              </w:rPr>
              <w:t xml:space="preserve"> - Num. </w:t>
            </w:r>
            <w:r w:rsidRPr="005D305C">
              <w:rPr>
                <w:b/>
                <w:color w:val="008000"/>
              </w:rPr>
              <w:t>148844938</w:t>
            </w:r>
            <w:r w:rsidRPr="005C6EA1">
              <w:rPr>
                <w:b/>
                <w:color w:val="008000"/>
              </w:rPr>
              <w:t> - Pág. 8; e</w:t>
            </w:r>
            <w:r w:rsidRPr="005C6EA1">
              <w:rPr>
                <w:b/>
                <w:bCs/>
                <w:color w:val="008000"/>
              </w:rPr>
              <w:t> c) o saldo bancário </w:t>
            </w:r>
            <w:r w:rsidRPr="005C6EA1">
              <w:rPr>
                <w:b/>
                <w:color w:val="008000"/>
              </w:rPr>
              <w:t>existente na conta 110-017105-0, em 07/02/2023</w:t>
            </w:r>
          </w:p>
          <w:p w14:paraId="3F71697A" w14:textId="77777777" w:rsidR="005C6EA1" w:rsidRDefault="005C6EA1" w:rsidP="005C6EA1">
            <w:pPr>
              <w:ind w:right="-96"/>
              <w:jc w:val="both"/>
              <w:rPr>
                <w:b/>
                <w:color w:val="008000"/>
              </w:rPr>
            </w:pPr>
            <w:r w:rsidRPr="005C6EA1">
              <w:rPr>
                <w:b/>
                <w:color w:val="008000"/>
              </w:rPr>
              <w:t>, no valor de </w:t>
            </w:r>
            <w:r w:rsidRPr="005C6EA1">
              <w:rPr>
                <w:b/>
                <w:bCs/>
                <w:color w:val="008000"/>
              </w:rPr>
              <w:t>R$ 322,55 (trezentos e vinte e dois reais e cinquenta e cinco centavos)</w:t>
            </w:r>
            <w:r w:rsidRPr="005C6EA1">
              <w:rPr>
                <w:b/>
                <w:color w:val="008000"/>
              </w:rPr>
              <w:t>, perante o Banco de</w:t>
            </w:r>
          </w:p>
          <w:p w14:paraId="27F599EB" w14:textId="6E7328EE" w:rsidR="005C6EA1" w:rsidRDefault="005C6EA1" w:rsidP="005C6EA1">
            <w:pPr>
              <w:ind w:right="-96"/>
              <w:jc w:val="both"/>
              <w:rPr>
                <w:b/>
                <w:bCs/>
                <w:color w:val="008000"/>
              </w:rPr>
            </w:pPr>
            <w:r w:rsidRPr="005C6EA1">
              <w:rPr>
                <w:b/>
                <w:color w:val="008000"/>
              </w:rPr>
              <w:t xml:space="preserve"> Brasília-BRB - Num. </w:t>
            </w:r>
            <w:r w:rsidRPr="005D305C">
              <w:rPr>
                <w:b/>
                <w:color w:val="008000"/>
              </w:rPr>
              <w:t>174400569</w:t>
            </w:r>
            <w:r w:rsidRPr="005C6EA1">
              <w:rPr>
                <w:b/>
                <w:color w:val="008000"/>
              </w:rPr>
              <w:t> - Pág. 1</w:t>
            </w:r>
            <w:r w:rsidRPr="005C6EA1">
              <w:rPr>
                <w:b/>
                <w:bCs/>
                <w:color w:val="008000"/>
              </w:rPr>
              <w:t> e, por conseguinte, extingo o processo com resolução de mérito,</w:t>
            </w:r>
          </w:p>
          <w:p w14:paraId="25393A50" w14:textId="329F6515" w:rsidR="005C6EA1" w:rsidRPr="005C6EA1" w:rsidRDefault="005C6EA1" w:rsidP="005C6EA1">
            <w:pPr>
              <w:ind w:right="-96"/>
              <w:jc w:val="both"/>
              <w:rPr>
                <w:b/>
                <w:bCs/>
                <w:color w:val="008000"/>
              </w:rPr>
            </w:pPr>
            <w:r w:rsidRPr="005C6EA1">
              <w:rPr>
                <w:b/>
                <w:bCs/>
                <w:color w:val="008000"/>
              </w:rPr>
              <w:t xml:space="preserve"> na forma do art. 487, inciso I, do Código de Processo Civil</w:t>
            </w:r>
            <w:r w:rsidRPr="005C6EA1">
              <w:rPr>
                <w:b/>
                <w:bCs/>
                <w:i/>
                <w:iCs/>
                <w:color w:val="008000"/>
              </w:rPr>
              <w:t>.</w:t>
            </w:r>
            <w:r w:rsidRPr="005C6EA1">
              <w:rPr>
                <w:b/>
                <w:i/>
                <w:iCs/>
                <w:color w:val="008000"/>
              </w:rPr>
              <w:t> </w:t>
            </w:r>
            <w:r w:rsidRPr="005C6EA1">
              <w:rPr>
                <w:b/>
                <w:color w:val="008000"/>
              </w:rPr>
              <w:t> </w:t>
            </w:r>
            <w:r w:rsidRPr="005C6EA1">
              <w:rPr>
                <w:b/>
                <w:bCs/>
                <w:color w:val="008000"/>
              </w:rPr>
              <w:t> </w:t>
            </w:r>
          </w:p>
          <w:p w14:paraId="1F7ED892" w14:textId="77777777" w:rsidR="005C6EA1" w:rsidRPr="005C6EA1" w:rsidRDefault="005C6EA1" w:rsidP="005C6EA1">
            <w:pPr>
              <w:ind w:right="-96"/>
              <w:jc w:val="both"/>
              <w:rPr>
                <w:b/>
                <w:color w:val="008000"/>
              </w:rPr>
            </w:pPr>
            <w:r w:rsidRPr="005C6EA1">
              <w:rPr>
                <w:b/>
                <w:color w:val="008000"/>
              </w:rPr>
              <w:t> </w:t>
            </w:r>
          </w:p>
          <w:p w14:paraId="71C23200" w14:textId="77777777" w:rsidR="005C6EA1" w:rsidRDefault="005C6EA1" w:rsidP="005C6EA1">
            <w:pPr>
              <w:ind w:right="-96"/>
              <w:jc w:val="both"/>
              <w:rPr>
                <w:b/>
                <w:color w:val="008000"/>
              </w:rPr>
            </w:pPr>
            <w:r w:rsidRPr="005C6EA1">
              <w:rPr>
                <w:b/>
                <w:color w:val="008000"/>
              </w:rPr>
              <w:t>63. Nos termos do art. 86, </w:t>
            </w:r>
            <w:r w:rsidRPr="005C6EA1">
              <w:rPr>
                <w:b/>
                <w:i/>
                <w:iCs/>
                <w:color w:val="008000"/>
              </w:rPr>
              <w:t>caput</w:t>
            </w:r>
            <w:r w:rsidRPr="005C6EA1">
              <w:rPr>
                <w:b/>
                <w:color w:val="008000"/>
              </w:rPr>
              <w:t>, c/c art. 85, § 8º,</w:t>
            </w:r>
            <w:r w:rsidRPr="005C6EA1">
              <w:rPr>
                <w:b/>
                <w:i/>
                <w:iCs/>
                <w:color w:val="008000"/>
              </w:rPr>
              <w:t> </w:t>
            </w:r>
            <w:r w:rsidRPr="005C6EA1">
              <w:rPr>
                <w:b/>
                <w:color w:val="008000"/>
              </w:rPr>
              <w:t>do CPC, condeno ambas as partes, parcialmente vencidas,</w:t>
            </w:r>
          </w:p>
          <w:p w14:paraId="59CC6EAC" w14:textId="77777777" w:rsidR="005C6EA1" w:rsidRDefault="005C6EA1" w:rsidP="005C6EA1">
            <w:pPr>
              <w:ind w:right="-96"/>
              <w:jc w:val="both"/>
              <w:rPr>
                <w:b/>
                <w:color w:val="008000"/>
              </w:rPr>
            </w:pPr>
            <w:r w:rsidRPr="005C6EA1">
              <w:rPr>
                <w:b/>
                <w:color w:val="008000"/>
              </w:rPr>
              <w:t> ao pagamento </w:t>
            </w:r>
            <w:r w:rsidRPr="005C6EA1">
              <w:rPr>
                <w:b/>
                <w:i/>
                <w:iCs/>
                <w:color w:val="008000"/>
              </w:rPr>
              <w:t>pro rata </w:t>
            </w:r>
            <w:r w:rsidRPr="005C6EA1">
              <w:rPr>
                <w:b/>
                <w:color w:val="008000"/>
              </w:rPr>
              <w:t xml:space="preserve">das despesas do processo e, ainda, ao pagamento de honorários advocatícios, </w:t>
            </w:r>
          </w:p>
          <w:p w14:paraId="376B3F5D" w14:textId="77777777" w:rsidR="005C6EA1" w:rsidRDefault="005C6EA1" w:rsidP="005C6EA1">
            <w:pPr>
              <w:ind w:right="-96"/>
              <w:jc w:val="both"/>
              <w:rPr>
                <w:b/>
                <w:color w:val="008000"/>
              </w:rPr>
            </w:pPr>
            <w:r w:rsidRPr="005C6EA1">
              <w:rPr>
                <w:b/>
                <w:color w:val="008000"/>
              </w:rPr>
              <w:t xml:space="preserve">recíprocos, que fixo em R$ 9.000,00 (nove mil reais), ficando, todavia, suspensa a exigibilidade da </w:t>
            </w:r>
          </w:p>
          <w:p w14:paraId="1F92A61E" w14:textId="77777777" w:rsidR="005C6EA1" w:rsidRDefault="005C6EA1" w:rsidP="005C6EA1">
            <w:pPr>
              <w:ind w:right="-96"/>
              <w:jc w:val="both"/>
              <w:rPr>
                <w:b/>
                <w:color w:val="008000"/>
              </w:rPr>
            </w:pPr>
            <w:r w:rsidRPr="005C6EA1">
              <w:rPr>
                <w:b/>
                <w:color w:val="008000"/>
              </w:rPr>
              <w:t>cota parte da autora, tendo em conta a gratuidade de justiça deferida, nos termos da decisão</w:t>
            </w:r>
          </w:p>
          <w:p w14:paraId="604713C8" w14:textId="25DBD4AE" w:rsidR="005C6EA1" w:rsidRPr="005C6EA1" w:rsidRDefault="005C6EA1" w:rsidP="005C6EA1">
            <w:pPr>
              <w:ind w:right="-96"/>
              <w:jc w:val="both"/>
              <w:rPr>
                <w:b/>
                <w:color w:val="008000"/>
              </w:rPr>
            </w:pPr>
            <w:r w:rsidRPr="005C6EA1">
              <w:rPr>
                <w:b/>
                <w:color w:val="008000"/>
              </w:rPr>
              <w:t xml:space="preserve"> - Num. </w:t>
            </w:r>
            <w:r w:rsidRPr="005D305C">
              <w:rPr>
                <w:b/>
                <w:color w:val="008000"/>
              </w:rPr>
              <w:t>149341662</w:t>
            </w:r>
            <w:r w:rsidRPr="005C6EA1">
              <w:rPr>
                <w:b/>
                <w:color w:val="008000"/>
              </w:rPr>
              <w:t> - Pág. 1/2.</w:t>
            </w:r>
          </w:p>
          <w:p w14:paraId="21CEC915" w14:textId="77777777" w:rsidR="005C6EA1" w:rsidRPr="005C6EA1" w:rsidRDefault="005C6EA1" w:rsidP="005C6EA1">
            <w:pPr>
              <w:ind w:right="-96"/>
              <w:jc w:val="both"/>
              <w:rPr>
                <w:b/>
                <w:color w:val="008000"/>
              </w:rPr>
            </w:pPr>
            <w:r w:rsidRPr="005C6EA1">
              <w:rPr>
                <w:b/>
                <w:color w:val="008000"/>
              </w:rPr>
              <w:t> </w:t>
            </w:r>
          </w:p>
          <w:p w14:paraId="69DFAD5C" w14:textId="77777777" w:rsidR="005C6EA1" w:rsidRDefault="005C6EA1" w:rsidP="005C6EA1">
            <w:pPr>
              <w:ind w:right="-96"/>
              <w:jc w:val="both"/>
              <w:rPr>
                <w:b/>
                <w:bCs/>
                <w:color w:val="008000"/>
                <w:u w:val="single"/>
              </w:rPr>
            </w:pPr>
            <w:r w:rsidRPr="005C6EA1">
              <w:rPr>
                <w:b/>
                <w:color w:val="008000"/>
              </w:rPr>
              <w:t>64. </w:t>
            </w:r>
            <w:r w:rsidRPr="005C6EA1">
              <w:rPr>
                <w:b/>
                <w:bCs/>
                <w:color w:val="008000"/>
                <w:u w:val="single"/>
              </w:rPr>
              <w:t>Na forma do art. 1.026, § 2º, CPC, ficam as partes advertidas, desde já, que a oposição de</w:t>
            </w:r>
          </w:p>
          <w:p w14:paraId="40D4AAEA" w14:textId="77777777" w:rsidR="005C6EA1" w:rsidRDefault="005C6EA1" w:rsidP="005C6EA1">
            <w:pPr>
              <w:ind w:right="-96"/>
              <w:jc w:val="both"/>
              <w:rPr>
                <w:b/>
                <w:bCs/>
                <w:color w:val="008000"/>
                <w:u w:val="single"/>
              </w:rPr>
            </w:pPr>
            <w:r w:rsidRPr="005C6EA1">
              <w:rPr>
                <w:b/>
                <w:bCs/>
                <w:color w:val="008000"/>
                <w:u w:val="single"/>
              </w:rPr>
              <w:t xml:space="preserve"> embargos declaratórios destituídos de fundamento, visando unicamente a reanálise de provas ou do</w:t>
            </w:r>
          </w:p>
          <w:p w14:paraId="1504F3E9" w14:textId="450A8D1F" w:rsidR="005C6EA1" w:rsidRPr="005C6EA1" w:rsidRDefault="005C6EA1" w:rsidP="005C6EA1">
            <w:pPr>
              <w:ind w:right="-96"/>
              <w:jc w:val="both"/>
              <w:rPr>
                <w:b/>
                <w:color w:val="008000"/>
              </w:rPr>
            </w:pPr>
            <w:r w:rsidRPr="005C6EA1">
              <w:rPr>
                <w:b/>
                <w:bCs/>
                <w:color w:val="008000"/>
                <w:u w:val="single"/>
              </w:rPr>
              <w:t xml:space="preserve"> julgado, será sancionada com multa.</w:t>
            </w:r>
          </w:p>
          <w:p w14:paraId="7A0DFDD8" w14:textId="77777777" w:rsidR="005C6EA1" w:rsidRPr="005C6EA1" w:rsidRDefault="005C6EA1" w:rsidP="005C6EA1">
            <w:pPr>
              <w:ind w:right="-96"/>
              <w:jc w:val="both"/>
              <w:rPr>
                <w:b/>
                <w:color w:val="008000"/>
              </w:rPr>
            </w:pPr>
            <w:r w:rsidRPr="005C6EA1">
              <w:rPr>
                <w:b/>
                <w:color w:val="008000"/>
              </w:rPr>
              <w:t> </w:t>
            </w:r>
          </w:p>
          <w:p w14:paraId="55C17E88" w14:textId="77777777" w:rsidR="005C6EA1" w:rsidRDefault="005C6EA1" w:rsidP="005C6EA1">
            <w:pPr>
              <w:ind w:right="-96"/>
              <w:jc w:val="both"/>
              <w:rPr>
                <w:b/>
                <w:color w:val="008000"/>
              </w:rPr>
            </w:pPr>
            <w:r w:rsidRPr="005C6EA1">
              <w:rPr>
                <w:b/>
                <w:color w:val="008000"/>
              </w:rPr>
              <w:t>65. Transitada em julgado, proceda a Secretaria quanto às despesas do processo e ao arquivamento</w:t>
            </w:r>
          </w:p>
          <w:p w14:paraId="05D03D43" w14:textId="39ADA5E1" w:rsidR="005C6EA1" w:rsidRPr="005C6EA1" w:rsidRDefault="005C6EA1" w:rsidP="005C6EA1">
            <w:pPr>
              <w:ind w:right="-96"/>
              <w:jc w:val="both"/>
              <w:rPr>
                <w:b/>
                <w:color w:val="008000"/>
              </w:rPr>
            </w:pPr>
            <w:r w:rsidRPr="005C6EA1">
              <w:rPr>
                <w:b/>
                <w:color w:val="008000"/>
              </w:rPr>
              <w:t xml:space="preserve"> dos autos, conforme disposto no art. 100 e §§ e art. 101 e §§ do Provimento Geral da Corregedoria.</w:t>
            </w:r>
          </w:p>
          <w:p w14:paraId="20CAD522" w14:textId="77777777" w:rsidR="005C6EA1" w:rsidRPr="005C6EA1" w:rsidRDefault="005C6EA1" w:rsidP="005C6EA1">
            <w:pPr>
              <w:ind w:right="-96"/>
              <w:jc w:val="both"/>
              <w:rPr>
                <w:b/>
                <w:color w:val="008000"/>
              </w:rPr>
            </w:pPr>
            <w:r w:rsidRPr="005C6EA1">
              <w:rPr>
                <w:b/>
                <w:color w:val="008000"/>
              </w:rPr>
              <w:t> </w:t>
            </w:r>
          </w:p>
          <w:p w14:paraId="205F501F" w14:textId="77777777" w:rsidR="005C6EA1" w:rsidRPr="005C6EA1" w:rsidRDefault="005C6EA1" w:rsidP="005C6EA1">
            <w:pPr>
              <w:ind w:right="-96"/>
              <w:jc w:val="both"/>
              <w:rPr>
                <w:b/>
                <w:color w:val="008000"/>
              </w:rPr>
            </w:pPr>
            <w:r w:rsidRPr="005C6EA1">
              <w:rPr>
                <w:b/>
                <w:color w:val="008000"/>
              </w:rPr>
              <w:t>66. Publique-se, registre-se, intimem-se.  </w:t>
            </w:r>
          </w:p>
          <w:p w14:paraId="7E6015D3" w14:textId="39B8ED20" w:rsidR="00FC6E3A" w:rsidRPr="005C6EA1" w:rsidRDefault="00FC6E3A" w:rsidP="00FC6E3A">
            <w:pPr>
              <w:ind w:right="-96"/>
              <w:jc w:val="both"/>
              <w:rPr>
                <w:b/>
                <w:color w:val="008000"/>
              </w:rPr>
            </w:pPr>
          </w:p>
        </w:tc>
      </w:tr>
    </w:tbl>
    <w:p w14:paraId="6F7D72A5" w14:textId="396F4506" w:rsidR="005C6EA1" w:rsidRPr="005C6EA1" w:rsidRDefault="005C6EA1" w:rsidP="005C6EA1">
      <w:pPr>
        <w:ind w:right="-96"/>
        <w:jc w:val="both"/>
        <w:rPr>
          <w:b/>
          <w:color w:val="008000"/>
        </w:rPr>
      </w:pPr>
    </w:p>
    <w:p w14:paraId="630B4C4D" w14:textId="77777777" w:rsidR="005C6EA1" w:rsidRDefault="005C6EA1" w:rsidP="00693B0D">
      <w:pPr>
        <w:ind w:right="-96"/>
        <w:jc w:val="both"/>
        <w:rPr>
          <w:b/>
          <w:color w:val="008000"/>
        </w:rPr>
      </w:pPr>
    </w:p>
    <w:p w14:paraId="57603359" w14:textId="77777777" w:rsidR="00241089" w:rsidRDefault="00241089">
      <w:pPr>
        <w:rPr>
          <w:b/>
          <w:bCs/>
          <w:color w:val="92D050"/>
        </w:rPr>
      </w:pPr>
      <w:r>
        <w:rPr>
          <w:b/>
          <w:bCs/>
          <w:color w:val="92D050"/>
        </w:rPr>
        <w:br w:type="page"/>
      </w:r>
    </w:p>
    <w:p w14:paraId="2FAE5998" w14:textId="05458732" w:rsidR="00FC6E3A" w:rsidRPr="002D6DF7" w:rsidRDefault="00FC6E3A" w:rsidP="00FC6E3A">
      <w:pPr>
        <w:ind w:right="-96"/>
        <w:jc w:val="both"/>
        <w:rPr>
          <w:b/>
          <w:color w:val="806000" w:themeColor="accent4" w:themeShade="80"/>
        </w:rPr>
      </w:pPr>
      <w:r w:rsidRPr="002D6DF7">
        <w:rPr>
          <w:b/>
          <w:bCs/>
          <w:color w:val="806000" w:themeColor="accent4" w:themeShade="80"/>
        </w:rPr>
        <w:lastRenderedPageBreak/>
        <w:t>SENTENÇA APÓS EMBARGOS DE DECLARAÇÃO</w:t>
      </w:r>
    </w:p>
    <w:p w14:paraId="4EAFEAAB"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4DCA82C7" w14:textId="640EECE5" w:rsidR="00FC6E3A" w:rsidRPr="002D6DF7" w:rsidRDefault="00FC6E3A" w:rsidP="00FC6E3A">
      <w:pPr>
        <w:ind w:right="-96"/>
        <w:jc w:val="both"/>
        <w:rPr>
          <w:b/>
          <w:color w:val="806000" w:themeColor="accent4" w:themeShade="80"/>
        </w:rPr>
      </w:pPr>
      <w:r w:rsidRPr="002D6DF7">
        <w:rPr>
          <w:b/>
          <w:color w:val="806000" w:themeColor="accent4" w:themeShade="80"/>
        </w:rPr>
        <w:t>1. Trata-se de embargos de declaração com efeitos infringente opostos pela autora, em face da sentença de ID Num. 237368110 - Pág. 1/15, sob o fundamento de que esta padece de omissão, contradição, erro material e obscuridade, visto que foi indeferida a prova pericial para apurar as benfeitorias dos imóveis ao longo de 21 anos de convivência das partes, resultando em cerceamento de defesa da embargante, bem como analisou-se incompletamente o pedido de alimentos e a tese de sub-rogação de bens - Num. 248979724 - Pág. 1/7.</w:t>
      </w:r>
    </w:p>
    <w:p w14:paraId="6D07F245"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64E62312" w14:textId="20A32564" w:rsidR="00FC6E3A" w:rsidRPr="002D6DF7" w:rsidRDefault="00FC6E3A" w:rsidP="00FC6E3A">
      <w:pPr>
        <w:ind w:right="-96"/>
        <w:jc w:val="both"/>
        <w:rPr>
          <w:b/>
          <w:color w:val="806000" w:themeColor="accent4" w:themeShade="80"/>
        </w:rPr>
      </w:pPr>
      <w:r w:rsidRPr="002D6DF7">
        <w:rPr>
          <w:b/>
          <w:color w:val="806000" w:themeColor="accent4" w:themeShade="80"/>
        </w:rPr>
        <w:t>2. Intimado para se manifestar quanto aos embargos opostos o réu requereu que seja negado provimento aos embargos de declaração opostos, conforme manifestação - Num. 250293038 - Pág. 1/4.</w:t>
      </w:r>
    </w:p>
    <w:p w14:paraId="6BDC59DB"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7F700B1C" w14:textId="77777777" w:rsidR="00FC6E3A" w:rsidRPr="002D6DF7" w:rsidRDefault="00FC6E3A" w:rsidP="00FC6E3A">
      <w:pPr>
        <w:ind w:right="-96"/>
        <w:jc w:val="both"/>
        <w:rPr>
          <w:b/>
          <w:color w:val="806000" w:themeColor="accent4" w:themeShade="80"/>
        </w:rPr>
      </w:pPr>
      <w:r w:rsidRPr="002D6DF7">
        <w:rPr>
          <w:b/>
          <w:color w:val="806000" w:themeColor="accent4" w:themeShade="80"/>
        </w:rPr>
        <w:t>3. É o relatório.</w:t>
      </w:r>
    </w:p>
    <w:p w14:paraId="08672863"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78851123" w14:textId="77777777" w:rsidR="00FC6E3A" w:rsidRPr="002D6DF7" w:rsidRDefault="00FC6E3A" w:rsidP="00FC6E3A">
      <w:pPr>
        <w:ind w:right="-96"/>
        <w:jc w:val="both"/>
        <w:rPr>
          <w:b/>
          <w:color w:val="806000" w:themeColor="accent4" w:themeShade="80"/>
        </w:rPr>
      </w:pPr>
      <w:r w:rsidRPr="002D6DF7">
        <w:rPr>
          <w:b/>
          <w:color w:val="806000" w:themeColor="accent4" w:themeShade="80"/>
        </w:rPr>
        <w:t>4. Decido.</w:t>
      </w:r>
    </w:p>
    <w:p w14:paraId="23EF6E3E"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3365042F" w14:textId="77777777" w:rsidR="00FC6E3A" w:rsidRPr="002D6DF7" w:rsidRDefault="00FC6E3A" w:rsidP="00FC6E3A">
      <w:pPr>
        <w:ind w:right="-96"/>
        <w:jc w:val="both"/>
        <w:rPr>
          <w:b/>
          <w:color w:val="806000" w:themeColor="accent4" w:themeShade="80"/>
        </w:rPr>
      </w:pPr>
      <w:r w:rsidRPr="002D6DF7">
        <w:rPr>
          <w:b/>
          <w:color w:val="806000" w:themeColor="accent4" w:themeShade="80"/>
        </w:rPr>
        <w:t>5. Nos termos do art. 1.023 do CPC, conheço dos embargos porque tempestivos.</w:t>
      </w:r>
    </w:p>
    <w:p w14:paraId="455E59BD"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4FA57942" w14:textId="77777777" w:rsidR="00FC6E3A" w:rsidRPr="002D6DF7" w:rsidRDefault="00FC6E3A" w:rsidP="00FC6E3A">
      <w:pPr>
        <w:ind w:right="-96"/>
        <w:jc w:val="both"/>
        <w:rPr>
          <w:b/>
          <w:color w:val="806000" w:themeColor="accent4" w:themeShade="80"/>
        </w:rPr>
      </w:pPr>
      <w:r w:rsidRPr="002D6DF7">
        <w:rPr>
          <w:b/>
          <w:color w:val="806000" w:themeColor="accent4" w:themeShade="80"/>
        </w:rPr>
        <w:t>6. Dispõe o art. 1.022 do CPC: </w:t>
      </w:r>
      <w:r w:rsidRPr="002D6DF7">
        <w:rPr>
          <w:b/>
          <w:i/>
          <w:iCs/>
          <w:color w:val="806000" w:themeColor="accent4" w:themeShade="80"/>
        </w:rPr>
        <w:t>Cabem embargos de declaração contra qualquer decisão judicial para: I - esclarecer obscuridade ou eliminar contradição; II - suprir omissão de ponto ou questão sobre o qual devia se pronunciar o juiz de ofício ou a requerimento; III - corrigir erro material.</w:t>
      </w:r>
    </w:p>
    <w:p w14:paraId="1A29AB66" w14:textId="77777777" w:rsidR="00FC6E3A" w:rsidRPr="002D6DF7" w:rsidRDefault="00FC6E3A" w:rsidP="00FC6E3A">
      <w:pPr>
        <w:ind w:right="-96"/>
        <w:jc w:val="both"/>
        <w:rPr>
          <w:b/>
          <w:color w:val="806000" w:themeColor="accent4" w:themeShade="80"/>
        </w:rPr>
      </w:pPr>
      <w:r w:rsidRPr="002D6DF7">
        <w:rPr>
          <w:b/>
          <w:i/>
          <w:iCs/>
          <w:color w:val="806000" w:themeColor="accent4" w:themeShade="80"/>
        </w:rPr>
        <w:t> </w:t>
      </w:r>
    </w:p>
    <w:p w14:paraId="4BA13A67" w14:textId="77777777" w:rsidR="00FC6E3A" w:rsidRPr="002D6DF7" w:rsidRDefault="00FC6E3A" w:rsidP="00FC6E3A">
      <w:pPr>
        <w:ind w:right="-96"/>
        <w:jc w:val="both"/>
        <w:rPr>
          <w:b/>
          <w:color w:val="806000" w:themeColor="accent4" w:themeShade="80"/>
        </w:rPr>
      </w:pPr>
      <w:r w:rsidRPr="002D6DF7">
        <w:rPr>
          <w:b/>
          <w:color w:val="806000" w:themeColor="accent4" w:themeShade="80"/>
        </w:rPr>
        <w:t>7. No mérito, </w:t>
      </w:r>
      <w:r w:rsidRPr="002D6DF7">
        <w:rPr>
          <w:b/>
          <w:bCs/>
          <w:color w:val="806000" w:themeColor="accent4" w:themeShade="80"/>
        </w:rPr>
        <w:t>sem razão a embargante, porquanto não soube apontar qualquer vício na sentença embargada, senão visa, apenas e tão somente,  rediscutir matéria já decidida.</w:t>
      </w:r>
    </w:p>
    <w:p w14:paraId="034A4CCD"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5470FD9B" w14:textId="77777777" w:rsidR="00FC6E3A" w:rsidRPr="002D6DF7" w:rsidRDefault="00FC6E3A" w:rsidP="00FC6E3A">
      <w:pPr>
        <w:ind w:right="-96"/>
        <w:jc w:val="both"/>
        <w:rPr>
          <w:b/>
          <w:color w:val="806000" w:themeColor="accent4" w:themeShade="80"/>
        </w:rPr>
      </w:pPr>
      <w:r w:rsidRPr="002D6DF7">
        <w:rPr>
          <w:b/>
          <w:color w:val="806000" w:themeColor="accent4" w:themeShade="80"/>
        </w:rPr>
        <w:t>8. Impende destacar que a embargante não apontou concretamente qualquer um dos vícios descritos no art. 1.022 do NCPC que ampare a oposição dos embargos de declaração. </w:t>
      </w:r>
    </w:p>
    <w:p w14:paraId="0DBE18CD"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50CA33C2" w14:textId="77777777" w:rsidR="00FC6E3A" w:rsidRPr="002D6DF7" w:rsidRDefault="00FC6E3A" w:rsidP="00FC6E3A">
      <w:pPr>
        <w:ind w:right="-96"/>
        <w:jc w:val="both"/>
        <w:rPr>
          <w:b/>
          <w:color w:val="806000" w:themeColor="accent4" w:themeShade="80"/>
        </w:rPr>
      </w:pPr>
      <w:r w:rsidRPr="002D6DF7">
        <w:rPr>
          <w:b/>
          <w:color w:val="806000" w:themeColor="accent4" w:themeShade="80"/>
        </w:rPr>
        <w:t>9. Deste modo, no caso resta evidente que os embargos opostos não visam sanar omissão, contradição, obscuridade ou corrigir erro material algum - que, absolutamente, não existem - mas rediscutir questão já decidida.</w:t>
      </w:r>
    </w:p>
    <w:p w14:paraId="783077A9"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766B7498" w14:textId="77777777" w:rsidR="00FC6E3A" w:rsidRPr="002D6DF7" w:rsidRDefault="00FC6E3A" w:rsidP="00FC6E3A">
      <w:pPr>
        <w:ind w:right="-96"/>
        <w:jc w:val="both"/>
        <w:rPr>
          <w:b/>
          <w:color w:val="806000" w:themeColor="accent4" w:themeShade="80"/>
        </w:rPr>
      </w:pPr>
      <w:r w:rsidRPr="002D6DF7">
        <w:rPr>
          <w:b/>
          <w:color w:val="806000" w:themeColor="accent4" w:themeShade="80"/>
        </w:rPr>
        <w:t>10. Em verdade, </w:t>
      </w:r>
      <w:r w:rsidRPr="002D6DF7">
        <w:rPr>
          <w:b/>
          <w:bCs/>
          <w:color w:val="806000" w:themeColor="accent4" w:themeShade="80"/>
          <w:u w:val="single"/>
        </w:rPr>
        <w:t xml:space="preserve">tem-se observado a banalização do emprego dos embargos de declaração – ultimamente opostos amiúde, sem maior rigor, contra toda e qualquer decisão - como substitutos de recursos de apelação ou agravo de instrumento, ou com o intuito de fustigar o juízo, ganhar tempo ou procrastinar o andamento do processo, especialmente depois da </w:t>
      </w:r>
      <w:r w:rsidRPr="002D6DF7">
        <w:rPr>
          <w:b/>
          <w:bCs/>
          <w:color w:val="806000" w:themeColor="accent4" w:themeShade="80"/>
          <w:u w:val="single"/>
        </w:rPr>
        <w:lastRenderedPageBreak/>
        <w:t>mudança legislativa que conferiu ao embargos o poder de interromper – e não mais apenas suspender – os demais prazos recursais, o que, dada à enorme demanda das varas acaba por prejudicar, também, o andamento dos processos dos demais jurisdicionados, com graves prejuízos para o princípio constitucional da duração razoável dos processos.</w:t>
      </w:r>
    </w:p>
    <w:p w14:paraId="1364E222" w14:textId="77777777" w:rsidR="00FC6E3A" w:rsidRPr="002D6DF7" w:rsidRDefault="00FC6E3A" w:rsidP="00FC6E3A">
      <w:pPr>
        <w:ind w:right="-96"/>
        <w:jc w:val="both"/>
        <w:rPr>
          <w:b/>
          <w:color w:val="806000" w:themeColor="accent4" w:themeShade="80"/>
        </w:rPr>
      </w:pPr>
      <w:r w:rsidRPr="002D6DF7">
        <w:rPr>
          <w:b/>
          <w:bCs/>
          <w:color w:val="806000" w:themeColor="accent4" w:themeShade="80"/>
          <w:u w:val="single"/>
        </w:rPr>
        <w:t> </w:t>
      </w:r>
    </w:p>
    <w:p w14:paraId="2043F005" w14:textId="77777777" w:rsidR="00FC6E3A" w:rsidRPr="002D6DF7" w:rsidRDefault="00FC6E3A" w:rsidP="00FC6E3A">
      <w:pPr>
        <w:ind w:right="-96"/>
        <w:jc w:val="both"/>
        <w:rPr>
          <w:b/>
          <w:color w:val="806000" w:themeColor="accent4" w:themeShade="80"/>
        </w:rPr>
      </w:pPr>
      <w:r w:rsidRPr="002D6DF7">
        <w:rPr>
          <w:b/>
          <w:color w:val="806000" w:themeColor="accent4" w:themeShade="80"/>
        </w:rPr>
        <w:t>11. Inexistente contradição ou omissão alguma na sentença embargada, revelando-se os embargos de declaração manifesta e explicitamente infundados, aplica-se ao caso a sanção processual prevista no Código de Processo Civil:</w:t>
      </w:r>
    </w:p>
    <w:p w14:paraId="695BB619"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7E65C574" w14:textId="77777777" w:rsidR="00FC6E3A" w:rsidRPr="002D6DF7" w:rsidRDefault="00FC6E3A" w:rsidP="00FC6E3A">
      <w:pPr>
        <w:ind w:right="-96"/>
        <w:jc w:val="both"/>
        <w:rPr>
          <w:b/>
          <w:color w:val="806000" w:themeColor="accent4" w:themeShade="80"/>
        </w:rPr>
      </w:pPr>
      <w:r w:rsidRPr="002D6DF7">
        <w:rPr>
          <w:b/>
          <w:i/>
          <w:iCs/>
          <w:color w:val="806000" w:themeColor="accent4" w:themeShade="80"/>
        </w:rPr>
        <w:t>Art. 1.026. Os embargos de declaração não possuem efeito suspensivo e interrompem o prazo para a interposição de recurso.</w:t>
      </w:r>
      <w:r w:rsidRPr="002D6DF7">
        <w:rPr>
          <w:b/>
          <w:color w:val="806000" w:themeColor="accent4" w:themeShade="80"/>
        </w:rPr>
        <w:t> </w:t>
      </w:r>
    </w:p>
    <w:p w14:paraId="2154F452" w14:textId="77777777" w:rsidR="00FC6E3A" w:rsidRPr="002D6DF7" w:rsidRDefault="00FC6E3A" w:rsidP="00FC6E3A">
      <w:pPr>
        <w:ind w:right="-96"/>
        <w:jc w:val="both"/>
        <w:rPr>
          <w:b/>
          <w:color w:val="806000" w:themeColor="accent4" w:themeShade="80"/>
        </w:rPr>
      </w:pPr>
      <w:r w:rsidRPr="002D6DF7">
        <w:rPr>
          <w:b/>
          <w:i/>
          <w:iCs/>
          <w:color w:val="806000" w:themeColor="accent4" w:themeShade="80"/>
        </w:rPr>
        <w:t>[...]</w:t>
      </w:r>
      <w:r w:rsidRPr="002D6DF7">
        <w:rPr>
          <w:b/>
          <w:color w:val="806000" w:themeColor="accent4" w:themeShade="80"/>
        </w:rPr>
        <w:t> </w:t>
      </w:r>
    </w:p>
    <w:p w14:paraId="532DA6F5" w14:textId="77777777" w:rsidR="00FC6E3A" w:rsidRPr="002D6DF7" w:rsidRDefault="00FC6E3A" w:rsidP="00FC6E3A">
      <w:pPr>
        <w:ind w:right="-96"/>
        <w:jc w:val="both"/>
        <w:rPr>
          <w:b/>
          <w:color w:val="806000" w:themeColor="accent4" w:themeShade="80"/>
        </w:rPr>
      </w:pPr>
      <w:r w:rsidRPr="002D6DF7">
        <w:rPr>
          <w:b/>
          <w:i/>
          <w:iCs/>
          <w:color w:val="806000" w:themeColor="accent4" w:themeShade="80"/>
        </w:rPr>
        <w:t>§ 2º. </w:t>
      </w:r>
      <w:r w:rsidRPr="002D6DF7">
        <w:rPr>
          <w:b/>
          <w:bCs/>
          <w:i/>
          <w:iCs/>
          <w:color w:val="806000" w:themeColor="accent4" w:themeShade="80"/>
        </w:rPr>
        <w:t>Quando manifestamente protelatórios os embargos de declaração o juiz ou o tribunal, em decisão fundamentada condenará o embargante a pagar ao embargado multa não excedente a dois por cento sobre o valor atualizado da causa.</w:t>
      </w:r>
      <w:r w:rsidRPr="002D6DF7">
        <w:rPr>
          <w:b/>
          <w:bCs/>
          <w:color w:val="806000" w:themeColor="accent4" w:themeShade="80"/>
        </w:rPr>
        <w:t> </w:t>
      </w:r>
    </w:p>
    <w:p w14:paraId="196AF58D"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375ACEF5" w14:textId="77777777" w:rsidR="00FC6E3A" w:rsidRPr="002D6DF7" w:rsidRDefault="00FC6E3A" w:rsidP="00FC6E3A">
      <w:pPr>
        <w:ind w:right="-96"/>
        <w:jc w:val="both"/>
        <w:rPr>
          <w:b/>
          <w:color w:val="806000" w:themeColor="accent4" w:themeShade="80"/>
        </w:rPr>
      </w:pPr>
      <w:r w:rsidRPr="002D6DF7">
        <w:rPr>
          <w:b/>
          <w:color w:val="806000" w:themeColor="accent4" w:themeShade="80"/>
        </w:rPr>
        <w:t>12.  No mesmo sentido, é também a reiterada, mansa e pacífica jurisprudência dos tribunais estaduais e do e. STJ:</w:t>
      </w:r>
    </w:p>
    <w:p w14:paraId="31C25157"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06B74343" w14:textId="39B5B0F6" w:rsidR="00FC6E3A" w:rsidRPr="002D6DF7" w:rsidRDefault="00FC6E3A" w:rsidP="00FC6E3A">
      <w:pPr>
        <w:ind w:right="-96"/>
        <w:jc w:val="both"/>
        <w:rPr>
          <w:b/>
          <w:color w:val="806000" w:themeColor="accent4" w:themeShade="80"/>
        </w:rPr>
      </w:pPr>
      <w:r w:rsidRPr="002D6DF7">
        <w:rPr>
          <w:b/>
          <w:i/>
          <w:iCs/>
          <w:color w:val="806000" w:themeColor="accent4" w:themeShade="80"/>
        </w:rPr>
        <w:t>DIREITO PROCESSUAL CIVIL. EMBARGOS DE DECLARAÇÃO. EXECUÇÃO DE TÍTULO EXTRAJUDICIAL. INEXISTÊNCIA DE OMISSÃO NO JULGADO. CARÁTER PROTELATÓRIO RECONHECIDO. RECURSO DESPROVIDO. APLICAÇÃO DE MULTA. I. CASO EM EXAME 1. Embargos de declaração opostos contra acórdão da 8ª Turma Cível que manteve sentença de indeferimento da petição inicial e resolução do processo sem análise do mérito, por descumprimento da ordem de emenda à inicial, nos termos dos arts. 321, parágrafo único, 330 e 485, I, do CPC. II. QUESTÃO EM DISCUSSÃO 2. Há duas questões em discussão: (i) definir se o acórdão embargado incorreu em omissão quanto à análise da legislação aplicável aos títulos executivos e dos documentos apresentados pelo embargante; e (ii) estabelecer se os embargos de declaração opostos se prestam à rediscussão do mérito, configurando-se como manifestamente protelatórios. III. RAZÕES DE DECIDIR 3. </w:t>
      </w:r>
      <w:r w:rsidRPr="002D6DF7">
        <w:rPr>
          <w:b/>
          <w:bCs/>
          <w:i/>
          <w:iCs/>
          <w:color w:val="806000" w:themeColor="accent4" w:themeShade="80"/>
        </w:rPr>
        <w:t>Os embargos de declaração não se prestam à rediscussão do mérito, sendo cabíveis apenas para sanar omissão, obscuridade, contradição ou erro material, nos termos do art. 1.022 do CPC. </w:t>
      </w:r>
      <w:r w:rsidRPr="002D6DF7">
        <w:rPr>
          <w:b/>
          <w:i/>
          <w:iCs/>
          <w:color w:val="806000" w:themeColor="accent4" w:themeShade="80"/>
        </w:rPr>
        <w:t>4. O acórdão embargado analisou o caso concreto de forma clara e fundamentada, à luz dos arts. 783 e 784, X, do CPC, tendo ressaltado que eventual crédito referente às taxas de administração de loteamento irregular inadimplidas não constituem título executivo extrajudicial por ausência de previsão legal. 5. Também foi devidamente apreciado o desatendimento da ordem judicial de emenda à inicial, ensejando, por consequência, o seu indeferimento da petição inicial, nos termos dos arts. 321, parágrafo único, 330 e 485, I, do CPC. 6. Todas as teses relevantes ao deslinde da controvérsia foram enfrentadas pelo colegiado, inexistindo qualquer omissão que justifique a oposição dos embargos de declaração. </w:t>
      </w:r>
      <w:r w:rsidRPr="002D6DF7">
        <w:rPr>
          <w:b/>
          <w:bCs/>
          <w:i/>
          <w:iCs/>
          <w:color w:val="806000" w:themeColor="accent4" w:themeShade="80"/>
          <w:u w:val="single"/>
        </w:rPr>
        <w:t>7. A interposição dos embargos com o intuito de rediscutir fundamentos já enfrentados no acórdão impugnado configura finalidade manifestamente protelatória, nos termos do art. 1.026, §2º, do CPC.</w:t>
      </w:r>
      <w:r w:rsidRPr="002D6DF7">
        <w:rPr>
          <w:b/>
          <w:i/>
          <w:iCs/>
          <w:color w:val="806000" w:themeColor="accent4" w:themeShade="80"/>
        </w:rPr>
        <w:t xml:space="preserve"> IV. DISPOSITIVO E TESE 8. </w:t>
      </w:r>
      <w:r w:rsidRPr="002D6DF7">
        <w:rPr>
          <w:b/>
          <w:i/>
          <w:iCs/>
          <w:color w:val="806000" w:themeColor="accent4" w:themeShade="80"/>
        </w:rPr>
        <w:lastRenderedPageBreak/>
        <w:t>Recurso conhecido e desprovido. Aplicação da multa prevista no artigo 1.026, §2º, do Código de Processo Civil. Teses de julgamento: 1. Evidenciado que, no caso concreto, o egrégio Colegiado analisou adequadamente as circunstâncias fáticas e jurídicas relacionadas à lide posta a julgamento, examinando todas as matérias suscitadas no apelo, tem-se por não caracterizado qualquer vício no v. acórdão recorrido, de modo a justificar o acolhimento dos embargos de declaração.  </w:t>
      </w:r>
      <w:r w:rsidRPr="002D6DF7">
        <w:rPr>
          <w:b/>
          <w:bCs/>
          <w:i/>
          <w:iCs/>
          <w:color w:val="806000" w:themeColor="accent4" w:themeShade="80"/>
          <w:u w:val="single"/>
        </w:rPr>
        <w:t>2. A oposição de embargos de declaração com a finalidade de rediscutir fundamentos já analisados e rejeitados pelo colegiado configura hipótese de manifesta protelação, autorizando a aplicação da multa prevista no art. 1.026, §2º, do CPC.</w:t>
      </w:r>
      <w:r w:rsidRPr="002D6DF7">
        <w:rPr>
          <w:b/>
          <w:i/>
          <w:iCs/>
          <w:color w:val="806000" w:themeColor="accent4" w:themeShade="80"/>
        </w:rPr>
        <w:t> (Acórdão 2011922, 0711578-89.2024.8.07.0006, Relator(a): CARMEN BITTENCOURT, 8ª TURMA CÍVEL, data de julgamento: 26/06/2025, publicado no DJe: 02/07/2025.)</w:t>
      </w:r>
      <w:r w:rsidRPr="002D6DF7">
        <w:rPr>
          <w:b/>
          <w:i/>
          <w:iCs/>
          <w:color w:val="806000" w:themeColor="accent4" w:themeShade="80"/>
        </w:rPr>
        <w:br/>
      </w:r>
      <w:r w:rsidRPr="002D6DF7">
        <w:rPr>
          <w:b/>
          <w:i/>
          <w:iCs/>
          <w:color w:val="806000" w:themeColor="accent4" w:themeShade="80"/>
        </w:rPr>
        <w:br/>
      </w:r>
      <w:r w:rsidRPr="002D6DF7">
        <w:rPr>
          <w:b/>
          <w:color w:val="806000" w:themeColor="accent4" w:themeShade="80"/>
        </w:rPr>
        <w:t> </w:t>
      </w:r>
    </w:p>
    <w:p w14:paraId="3F9C0DD9" w14:textId="015BE9CF" w:rsidR="00FC6E3A" w:rsidRPr="002D6DF7" w:rsidRDefault="00FC6E3A" w:rsidP="00FC6E3A">
      <w:pPr>
        <w:ind w:right="-96"/>
        <w:jc w:val="both"/>
        <w:rPr>
          <w:b/>
          <w:color w:val="806000" w:themeColor="accent4" w:themeShade="80"/>
        </w:rPr>
      </w:pPr>
      <w:r w:rsidRPr="002D6DF7">
        <w:rPr>
          <w:b/>
          <w:i/>
          <w:iCs/>
          <w:color w:val="806000" w:themeColor="accent4" w:themeShade="80"/>
        </w:rPr>
        <w:t>EMBARGOS DE DECLARAÇÃO. PROCESSUAL CIVIL. OMISSÃO. NÃO OCORRÊNCIA. MERO INCONFORMISMO COM O RESULTADO DO JULGAMENTO. TEMA ABORDADO DE MODO CLARO, PRECISO E CONGRUENTE. RECURSO PROTELATÓRIO. CONFIGURAÇÃO. MULTA. RECURSO DESPROVIDO. 1. De acordo com a regra previstas no art. 1022 do Código de Processo Civil os embargos de declaração têm por objetivo o esclarecimento de obscuridade, a eliminação de contradição, a supressão de omissão e a correção de erro material. 2. Os argumentos articulados na peça recursal revelam que a irresignação ora manifestada pelo embargante não se ajusta a nenhuma das hipóteses previstas no art. 1022 do Código de Processo Civil. 2.1. Trata-se, em verdade, de mero inconformismo com o resultado do julgamento, o que deverá ser veiculado por meio das vias recursais apropriadas. 3. O recurso de embargos de declaração é o instrumento processual cuja fundamentação tem natureza “vinculada” e cujo efeito devolutivo a ele concernente evidencia natureza “restrita”, tendo em vista que o seu conteúdo deve ser limitado às hipóteses previstas no art. 1022 do Código de Processo Civil. 3.1. Assim, ao interpor embargos de declaração o recorrente deve demonstrar a eventual ocorrência de obscuridade, contradição, omissão ou erro material no acórdão impugnado. 4. Devem ser rejeitados os embargos diante da ausência de constatação das hipóteses previstas no art. 1022 do Código de Processo Civil. 5. </w:t>
      </w:r>
      <w:r w:rsidRPr="002D6DF7">
        <w:rPr>
          <w:b/>
          <w:bCs/>
          <w:i/>
          <w:iCs/>
          <w:color w:val="806000" w:themeColor="accent4" w:themeShade="80"/>
          <w:u w:val="single"/>
        </w:rPr>
        <w:t>Evidenciada a interposição de embargos de declaração manifestamente protelatórios. Por essa razão deve ser aplicada multa, em favor da embargada, no coeficiente equivalente a 1% (um por cento) do montante atribuído à causa. 6. Embargos conhecidos e desprovidos. </w:t>
      </w:r>
      <w:r w:rsidRPr="002D6DF7">
        <w:rPr>
          <w:b/>
          <w:i/>
          <w:iCs/>
          <w:color w:val="806000" w:themeColor="accent4" w:themeShade="80"/>
        </w:rPr>
        <w:t>(Acórdão 2010540, 0707104-39.2024.8.07.0018, Relator(a): ALVARO CIARLINI, 2ª TURMA CÍVEL, data de julgamento: 11/06/2025, publicado no DJe: 01/07/2025.)</w:t>
      </w:r>
      <w:r w:rsidRPr="002D6DF7">
        <w:rPr>
          <w:b/>
          <w:i/>
          <w:iCs/>
          <w:color w:val="806000" w:themeColor="accent4" w:themeShade="80"/>
        </w:rPr>
        <w:br/>
      </w:r>
      <w:r w:rsidRPr="002D6DF7">
        <w:rPr>
          <w:b/>
          <w:i/>
          <w:iCs/>
          <w:color w:val="806000" w:themeColor="accent4" w:themeShade="80"/>
        </w:rPr>
        <w:br/>
      </w:r>
      <w:r w:rsidRPr="002D6DF7">
        <w:rPr>
          <w:b/>
          <w:color w:val="806000" w:themeColor="accent4" w:themeShade="80"/>
        </w:rPr>
        <w:t> </w:t>
      </w:r>
    </w:p>
    <w:p w14:paraId="60CC13A0" w14:textId="77777777" w:rsidR="00FC6E3A" w:rsidRPr="002D6DF7" w:rsidRDefault="00FC6E3A" w:rsidP="00FC6E3A">
      <w:pPr>
        <w:ind w:right="-96"/>
        <w:jc w:val="both"/>
        <w:rPr>
          <w:b/>
          <w:color w:val="806000" w:themeColor="accent4" w:themeShade="80"/>
        </w:rPr>
      </w:pPr>
      <w:r w:rsidRPr="002D6DF7">
        <w:rPr>
          <w:b/>
          <w:i/>
          <w:iCs/>
          <w:color w:val="806000" w:themeColor="accent4" w:themeShade="80"/>
        </w:rPr>
        <w:t xml:space="preserve">PROCESSUAL CIVIL. TRIBUTÁRIO. AÇÃO CAUTELAR PREPARATÓRIA. INDISPONIBILIDADE DE IMÓVEIS RURAIS. EMBARGOS DE TERCEIRO. IMPROCEDÊNCIA DO PEDIDO. DEFICIÊNCIA RECURSAL. AUSÊNCIA EM APONTAR A INCORREÇÃO NA INTERPRETAÇÃO JURÍDICA DO DISPOSITIVO LEGAL PELA CORTE DE ORIGEM. APLICAÇÃO DA SÚMULA N. 284/STF. PRETENSÃO DE REEXAME DOS FATOS E PROVAS. INCIDÊNCIA DA SÚMULA N. 7/STJ. FUNDAMENTOS DO ACÓRDÃO RECORRIDO. IMPUGNAÇÃO. AUSÊNCIA. APLICAÇÃO DAS SÚMULAS N. 283 E 284/STF. FALTA DE PREQUESTIONAMENTO. INCIDÊNCIA DAS SÚMULAS N. 211/STJ E 282, 356/STF. ALEGAÇÃO DE VÍCIOS NO ACÓRDÃO EMBARGADO. INEXISTÊNCIA. I - Na origem, trata-se de embargos de terceiro opostos contra a União objetivando determinar o levantamento da indisponibilidade determinada na medida cautelar fiscal sobre imóveis rurais, por ser a mesma possuidora de boa-fé desde antes da decretação da medida. II - Na sentença, julgou-se procedente o pedido. No Tribunal a quo, a sentença foi reformada para julgar improcedente o </w:t>
      </w:r>
      <w:r w:rsidRPr="002D6DF7">
        <w:rPr>
          <w:b/>
          <w:i/>
          <w:iCs/>
          <w:color w:val="806000" w:themeColor="accent4" w:themeShade="80"/>
        </w:rPr>
        <w:lastRenderedPageBreak/>
        <w:t>pedido. Esta Corte não conheceu do recurso especial. III - Opostos embargos de declaração, aponta a parte embargante vícios no acórdão embargado. </w:t>
      </w:r>
      <w:r w:rsidRPr="002D6DF7">
        <w:rPr>
          <w:b/>
          <w:bCs/>
          <w:i/>
          <w:iCs/>
          <w:color w:val="806000" w:themeColor="accent4" w:themeShade="80"/>
        </w:rPr>
        <w:t>IV - Os embargos aclaratórios não se prestam ao reexame de questões já analisadas com o nítido intuito de promover efeitos modificativos ao recurso. </w:t>
      </w:r>
      <w:r w:rsidRPr="002D6DF7">
        <w:rPr>
          <w:b/>
          <w:i/>
          <w:iCs/>
          <w:color w:val="806000" w:themeColor="accent4" w:themeShade="80"/>
        </w:rPr>
        <w:t>V - Os vícios apontados pela parte embargante, relacionados à falta de prequestionamento, à necessidade de reexame dos fatos e provas, à deficiência recursal, foram tratados no acórdão embargado, o que afasta a alegação de omissão. </w:t>
      </w:r>
      <w:r w:rsidRPr="002D6DF7">
        <w:rPr>
          <w:b/>
          <w:bCs/>
          <w:i/>
          <w:iCs/>
          <w:color w:val="806000" w:themeColor="accent4" w:themeShade="80"/>
          <w:u w:val="single"/>
        </w:rPr>
        <w:t>VI - Considerando que os embargos são manifestamente protelatórios, condeno a parte embargante a pagar ao embargado multa de 2% sobre o valor atualizado da causa. (art. 1.026, § 2º, do CPC/2015).</w:t>
      </w:r>
      <w:r w:rsidRPr="002D6DF7">
        <w:rPr>
          <w:b/>
          <w:i/>
          <w:iCs/>
          <w:color w:val="806000" w:themeColor="accent4" w:themeShade="80"/>
        </w:rPr>
        <w:t> VII - Embargos de declaração rejeitados. (EDcl nos EDcl no AgInt no REsp n. 2.143.655/RJ, relator Ministro Francisco Falcão, Segunda Turma, julgado em 26/3/2025, DJEN de 31/3/2025.)</w:t>
      </w:r>
      <w:r w:rsidRPr="002D6DF7">
        <w:rPr>
          <w:b/>
          <w:color w:val="806000" w:themeColor="accent4" w:themeShade="80"/>
        </w:rPr>
        <w:t> </w:t>
      </w:r>
    </w:p>
    <w:p w14:paraId="1019BA25" w14:textId="77777777" w:rsidR="00FC6E3A" w:rsidRPr="002D6DF7" w:rsidRDefault="00FC6E3A" w:rsidP="00FC6E3A">
      <w:pPr>
        <w:ind w:right="-96"/>
        <w:jc w:val="both"/>
        <w:rPr>
          <w:b/>
          <w:color w:val="806000" w:themeColor="accent4" w:themeShade="80"/>
        </w:rPr>
      </w:pPr>
      <w:r w:rsidRPr="002D6DF7">
        <w:rPr>
          <w:b/>
          <w:color w:val="806000" w:themeColor="accent4" w:themeShade="80"/>
        </w:rPr>
        <w:t> </w:t>
      </w:r>
    </w:p>
    <w:p w14:paraId="4606C8D3" w14:textId="77777777" w:rsidR="00FC6E3A" w:rsidRPr="002D6DF7" w:rsidRDefault="00FC6E3A" w:rsidP="00FC6E3A">
      <w:pPr>
        <w:ind w:right="-96"/>
        <w:jc w:val="both"/>
        <w:rPr>
          <w:b/>
          <w:color w:val="806000" w:themeColor="accent4" w:themeShade="80"/>
        </w:rPr>
      </w:pPr>
      <w:r w:rsidRPr="002D6DF7">
        <w:rPr>
          <w:b/>
          <w:i/>
          <w:iCs/>
          <w:color w:val="806000" w:themeColor="accent4" w:themeShade="80"/>
        </w:rPr>
        <w:t>EMBARGOS DE DECLARAÇÃO NO AGRAVO INTERNO NOS EMBARGOS DE DIVERGÊNCIA EM AGRAVO EM RECURSO ESPECIAL. OMISSÃO. VÍCIO INEXISTENTE. SIMPLES REITERAÇÃO DE ARGUMENTOS EM RECURSOS ANTERIORES. CARÁTER MANIFESTAMENTE PROTELATÓRIO. REJEIÇÃO COM APLICAÇÃO DE MULTA. VALOR DA CAUSA BAIXO. FIXAÇÃO EM VALOR CONDIZENTE COM O ESCOPO SANCIONADOR. I. Caso em exame 1. Embargos de declaração opostos por WAGNER CANHEDO AZEVEDO FILHO contra acórdão que negou provimento ao agravo interno. II. Questão em discussão 2. Argumenta o embargante que o acórdão recorrido não esclareceu adequadamente a similitude fática entre o caso concreto e o paradigma invocado. Aponta omissão sobre o esclarecimento do vício e a mitigação da Súmula 187/STJ. III. Razões de decidir </w:t>
      </w:r>
      <w:r w:rsidRPr="002D6DF7">
        <w:rPr>
          <w:b/>
          <w:bCs/>
          <w:i/>
          <w:iCs/>
          <w:color w:val="806000" w:themeColor="accent4" w:themeShade="80"/>
          <w:u w:val="single"/>
        </w:rPr>
        <w:t>3. Os embargos de declaração, a teor do art. 1022 do CPC, constituem-se em recurso de natureza integrativa destinado a sanar vício - obscuridade, contradição ou omissão, não podendo, portanto, serem acolhidos quando a parte embargante pretende, essencialmente, reformar o decidido. 4. A simples reiteração, nos embargos de declaração, dos argumentos contidos em recursos anteriores e que foram devidamente examinados denota manifesto intuito protelatório a ensejar aplicação da multa do art. 1026, § 2º, do CPC. </w:t>
      </w:r>
      <w:r w:rsidRPr="002D6DF7">
        <w:rPr>
          <w:b/>
          <w:i/>
          <w:iCs/>
          <w:color w:val="806000" w:themeColor="accent4" w:themeShade="80"/>
        </w:rPr>
        <w:t>Precedentes. 5. </w:t>
      </w:r>
      <w:r w:rsidRPr="002D6DF7">
        <w:rPr>
          <w:b/>
          <w:bCs/>
          <w:i/>
          <w:iCs/>
          <w:color w:val="806000" w:themeColor="accent4" w:themeShade="80"/>
        </w:rPr>
        <w:t>O percentual de aplicação da multa pela sanção processual na interposição de embargos de declaração manifestamente protelatórios do art. 1026, § 2º, do CPC, pode ser substituído por fixação de valor apto a atingir o escopo sancionador e dissuasório quando constatado valor da causa baixo ou irrisório, segundo permitido pelos arts. 80, VII, e 81, § 2º, do CPC.</w:t>
      </w:r>
      <w:r w:rsidRPr="002D6DF7">
        <w:rPr>
          <w:b/>
          <w:i/>
          <w:iCs/>
          <w:color w:val="806000" w:themeColor="accent4" w:themeShade="80"/>
        </w:rPr>
        <w:t> Precedentes. 6. Hipótese em que o valor da causa é de R$ 1.000,00 e a multa por embargos de declaração protelatórios é fixada em R$ 2.000,00. IV. Dispositivo 7. Embargos de declaração rejeitados, com aplicação de multa. Dispositivos citados: art. 1.022, I e II do CPC. (EDcl no AgInt nos EAREsp n. 2.253.009/SP, relatora Ministra Nancy Andrighi, Corte Especial, julgado em 13/5/2025, DJEN de 19/5/2025.)</w:t>
      </w:r>
    </w:p>
    <w:p w14:paraId="0D532703" w14:textId="77777777" w:rsidR="00FC6E3A" w:rsidRPr="002D6DF7" w:rsidRDefault="00FC6E3A" w:rsidP="00FC6E3A">
      <w:pPr>
        <w:ind w:right="-96"/>
        <w:jc w:val="both"/>
        <w:rPr>
          <w:b/>
          <w:color w:val="806000" w:themeColor="accent4" w:themeShade="80"/>
        </w:rPr>
      </w:pPr>
    </w:p>
    <w:tbl>
      <w:tblPr>
        <w:tblW w:w="21600" w:type="dxa"/>
        <w:tblCellSpacing w:w="0" w:type="dxa"/>
        <w:tblCellMar>
          <w:left w:w="0" w:type="dxa"/>
          <w:right w:w="0" w:type="dxa"/>
        </w:tblCellMar>
        <w:tblLook w:val="04A0" w:firstRow="1" w:lastRow="0" w:firstColumn="1" w:lastColumn="0" w:noHBand="0" w:noVBand="1"/>
      </w:tblPr>
      <w:tblGrid>
        <w:gridCol w:w="21600"/>
      </w:tblGrid>
      <w:tr w:rsidR="00FC6E3A" w:rsidRPr="002D6DF7" w14:paraId="340F754F" w14:textId="77777777" w:rsidTr="0057744B">
        <w:trPr>
          <w:tblCellSpacing w:w="0" w:type="dxa"/>
        </w:trPr>
        <w:tc>
          <w:tcPr>
            <w:tcW w:w="0" w:type="auto"/>
            <w:vAlign w:val="center"/>
            <w:hideMark/>
          </w:tcPr>
          <w:p w14:paraId="4A0C6832" w14:textId="77777777" w:rsidR="00FC6E3A" w:rsidRPr="002D6DF7" w:rsidRDefault="00FC6E3A" w:rsidP="0057744B">
            <w:pPr>
              <w:ind w:right="-96"/>
              <w:jc w:val="both"/>
              <w:rPr>
                <w:b/>
                <w:bCs/>
                <w:color w:val="806000" w:themeColor="accent4" w:themeShade="80"/>
              </w:rPr>
            </w:pPr>
            <w:r w:rsidRPr="002D6DF7">
              <w:rPr>
                <w:b/>
                <w:color w:val="806000" w:themeColor="accent4" w:themeShade="80"/>
              </w:rPr>
              <w:t>13. Por todo o exposto, </w:t>
            </w:r>
            <w:r w:rsidRPr="002D6DF7">
              <w:rPr>
                <w:b/>
                <w:bCs/>
                <w:color w:val="806000" w:themeColor="accent4" w:themeShade="80"/>
              </w:rPr>
              <w:t>nada havendo a declarar, rejeito os embargos opostos, persistindo como</w:t>
            </w:r>
          </w:p>
          <w:p w14:paraId="5906124A" w14:textId="7B8BB36D" w:rsidR="00FC6E3A" w:rsidRPr="002D6DF7" w:rsidRDefault="00FC6E3A" w:rsidP="0057744B">
            <w:pPr>
              <w:ind w:right="-96"/>
              <w:jc w:val="both"/>
              <w:rPr>
                <w:b/>
                <w:bCs/>
                <w:color w:val="806000" w:themeColor="accent4" w:themeShade="80"/>
              </w:rPr>
            </w:pPr>
            <w:r w:rsidRPr="002D6DF7">
              <w:rPr>
                <w:b/>
                <w:bCs/>
                <w:color w:val="806000" w:themeColor="accent4" w:themeShade="80"/>
              </w:rPr>
              <w:t xml:space="preserve"> prolatada a sentença de ID Num. 237368110 - Pág. 1/15; outrossim, condeno a embargante a</w:t>
            </w:r>
          </w:p>
          <w:p w14:paraId="58F88FB3" w14:textId="77777777" w:rsidR="00FC6E3A" w:rsidRPr="002D6DF7" w:rsidRDefault="00FC6E3A" w:rsidP="0057744B">
            <w:pPr>
              <w:ind w:right="-96"/>
              <w:jc w:val="both"/>
              <w:rPr>
                <w:b/>
                <w:bCs/>
                <w:color w:val="806000" w:themeColor="accent4" w:themeShade="80"/>
              </w:rPr>
            </w:pPr>
            <w:r w:rsidRPr="002D6DF7">
              <w:rPr>
                <w:b/>
                <w:bCs/>
                <w:color w:val="806000" w:themeColor="accent4" w:themeShade="80"/>
              </w:rPr>
              <w:t xml:space="preserve"> pagar multa ao embargado, que arbitro em 2% (dois por cento) sobre o valor atualizado da </w:t>
            </w:r>
          </w:p>
          <w:p w14:paraId="52ADB8AB" w14:textId="77777777" w:rsidR="00FC6E3A" w:rsidRPr="002D6DF7" w:rsidRDefault="00FC6E3A" w:rsidP="0057744B">
            <w:pPr>
              <w:ind w:right="-96"/>
              <w:jc w:val="both"/>
              <w:rPr>
                <w:b/>
                <w:bCs/>
                <w:color w:val="806000" w:themeColor="accent4" w:themeShade="80"/>
              </w:rPr>
            </w:pPr>
            <w:r w:rsidRPr="002D6DF7">
              <w:rPr>
                <w:b/>
                <w:bCs/>
                <w:color w:val="806000" w:themeColor="accent4" w:themeShade="80"/>
              </w:rPr>
              <w:t xml:space="preserve">causa, nos termos do art. 1.026, § 2º, do Código de Processo Civil, multa esta não coberta pela </w:t>
            </w:r>
          </w:p>
          <w:p w14:paraId="6D924E83" w14:textId="77777777" w:rsidR="00FC6E3A" w:rsidRPr="002D6DF7" w:rsidRDefault="00FC6E3A" w:rsidP="0057744B">
            <w:pPr>
              <w:ind w:right="-96"/>
              <w:jc w:val="both"/>
              <w:rPr>
                <w:b/>
                <w:color w:val="806000" w:themeColor="accent4" w:themeShade="80"/>
              </w:rPr>
            </w:pPr>
            <w:r w:rsidRPr="002D6DF7">
              <w:rPr>
                <w:b/>
                <w:bCs/>
                <w:color w:val="806000" w:themeColor="accent4" w:themeShade="80"/>
              </w:rPr>
              <w:t>gratuidade de justiça, conforme expressamente determina o § 4º do art. 98 do CPC. </w:t>
            </w:r>
          </w:p>
          <w:p w14:paraId="20DAE1FE" w14:textId="77777777" w:rsidR="00FC6E3A" w:rsidRPr="002D6DF7" w:rsidRDefault="00FC6E3A" w:rsidP="0057744B">
            <w:pPr>
              <w:ind w:right="-96"/>
              <w:jc w:val="both"/>
              <w:rPr>
                <w:b/>
                <w:color w:val="806000" w:themeColor="accent4" w:themeShade="80"/>
              </w:rPr>
            </w:pPr>
            <w:r w:rsidRPr="002D6DF7">
              <w:rPr>
                <w:b/>
                <w:bCs/>
                <w:color w:val="806000" w:themeColor="accent4" w:themeShade="80"/>
              </w:rPr>
              <w:t> </w:t>
            </w:r>
          </w:p>
          <w:p w14:paraId="081C7E0E" w14:textId="77777777" w:rsidR="00FC6E3A" w:rsidRPr="002D6DF7" w:rsidRDefault="00FC6E3A" w:rsidP="0057744B">
            <w:pPr>
              <w:ind w:right="-96"/>
              <w:jc w:val="both"/>
              <w:rPr>
                <w:b/>
                <w:color w:val="806000" w:themeColor="accent4" w:themeShade="80"/>
              </w:rPr>
            </w:pPr>
            <w:r w:rsidRPr="002D6DF7">
              <w:rPr>
                <w:b/>
                <w:color w:val="806000" w:themeColor="accent4" w:themeShade="80"/>
              </w:rPr>
              <w:lastRenderedPageBreak/>
              <w:t>14. Certifique-se a Secretaria o trânsito em julgado da Sentença, observando o disposto no</w:t>
            </w:r>
          </w:p>
          <w:p w14:paraId="481C9C14" w14:textId="77777777" w:rsidR="00FC6E3A" w:rsidRPr="002D6DF7" w:rsidRDefault="00FC6E3A" w:rsidP="0057744B">
            <w:pPr>
              <w:ind w:right="-96"/>
              <w:jc w:val="both"/>
              <w:rPr>
                <w:b/>
                <w:color w:val="806000" w:themeColor="accent4" w:themeShade="80"/>
              </w:rPr>
            </w:pPr>
            <w:r w:rsidRPr="002D6DF7">
              <w:rPr>
                <w:b/>
                <w:color w:val="806000" w:themeColor="accent4" w:themeShade="80"/>
              </w:rPr>
              <w:t xml:space="preserve"> art. 1.026 do CPC.</w:t>
            </w:r>
          </w:p>
          <w:p w14:paraId="0C9C7F90" w14:textId="77777777" w:rsidR="00FC6E3A" w:rsidRPr="002D6DF7" w:rsidRDefault="00FC6E3A" w:rsidP="0057744B">
            <w:pPr>
              <w:ind w:right="-96"/>
              <w:jc w:val="both"/>
              <w:rPr>
                <w:b/>
                <w:color w:val="806000" w:themeColor="accent4" w:themeShade="80"/>
              </w:rPr>
            </w:pPr>
            <w:r w:rsidRPr="002D6DF7">
              <w:rPr>
                <w:b/>
                <w:color w:val="806000" w:themeColor="accent4" w:themeShade="80"/>
              </w:rPr>
              <w:t> </w:t>
            </w:r>
          </w:p>
          <w:p w14:paraId="6AD6780C" w14:textId="77777777" w:rsidR="00FC6E3A" w:rsidRPr="002D6DF7" w:rsidRDefault="00FC6E3A" w:rsidP="0057744B">
            <w:pPr>
              <w:ind w:right="-96"/>
              <w:jc w:val="both"/>
              <w:rPr>
                <w:b/>
                <w:color w:val="806000" w:themeColor="accent4" w:themeShade="80"/>
              </w:rPr>
            </w:pPr>
            <w:r w:rsidRPr="002D6DF7">
              <w:rPr>
                <w:b/>
                <w:color w:val="806000" w:themeColor="accent4" w:themeShade="80"/>
              </w:rPr>
              <w:t>15. Publique-se. Registre-se. Intimem-se. Arquivem-se.</w:t>
            </w:r>
          </w:p>
          <w:p w14:paraId="40C8622A" w14:textId="77777777" w:rsidR="00FC6E3A" w:rsidRPr="002D6DF7" w:rsidRDefault="00FC6E3A" w:rsidP="0057744B">
            <w:pPr>
              <w:ind w:right="-96"/>
              <w:jc w:val="both"/>
              <w:rPr>
                <w:b/>
                <w:color w:val="806000" w:themeColor="accent4" w:themeShade="80"/>
              </w:rPr>
            </w:pPr>
          </w:p>
          <w:p w14:paraId="626ABE32" w14:textId="77777777" w:rsidR="00FC6E3A" w:rsidRPr="002D6DF7" w:rsidRDefault="00FC6E3A" w:rsidP="0057744B">
            <w:pPr>
              <w:ind w:right="-96"/>
              <w:jc w:val="both"/>
              <w:rPr>
                <w:b/>
                <w:color w:val="806000" w:themeColor="accent4" w:themeShade="80"/>
              </w:rPr>
            </w:pPr>
            <w:r w:rsidRPr="002D6DF7">
              <w:rPr>
                <w:b/>
                <w:bCs/>
                <w:i/>
                <w:iCs/>
                <w:color w:val="806000" w:themeColor="accent4" w:themeShade="80"/>
              </w:rPr>
              <w:t>Documento datado e assinado eletronicamente.</w:t>
            </w:r>
          </w:p>
        </w:tc>
      </w:tr>
    </w:tbl>
    <w:p w14:paraId="501415D0" w14:textId="77777777" w:rsidR="00FC6E3A" w:rsidRPr="002D6DF7" w:rsidRDefault="00FC6E3A" w:rsidP="00FC6E3A">
      <w:pPr>
        <w:ind w:right="-96"/>
        <w:jc w:val="both"/>
        <w:rPr>
          <w:b/>
          <w:color w:val="806000" w:themeColor="accent4" w:themeShade="80"/>
        </w:rPr>
      </w:pPr>
      <w:r w:rsidRPr="002D6DF7">
        <w:rPr>
          <w:b/>
          <w:color w:val="806000" w:themeColor="accent4" w:themeShade="80"/>
        </w:rPr>
        <w:lastRenderedPageBreak/>
        <w:t> </w:t>
      </w:r>
    </w:p>
    <w:p w14:paraId="6DDF7E83" w14:textId="0DEB55FE" w:rsidR="00106DA1" w:rsidRDefault="00106DA1">
      <w:pPr>
        <w:rPr>
          <w:b/>
          <w:color w:val="806000" w:themeColor="accent4" w:themeShade="80"/>
        </w:rPr>
      </w:pPr>
      <w:r>
        <w:rPr>
          <w:b/>
          <w:color w:val="806000" w:themeColor="accent4" w:themeShade="80"/>
        </w:rPr>
        <w:br w:type="page"/>
      </w:r>
    </w:p>
    <w:p w14:paraId="184E9744" w14:textId="0A69F45F" w:rsidR="00693B0D" w:rsidRPr="00106DA1" w:rsidRDefault="00106DA1" w:rsidP="00811CDD">
      <w:pPr>
        <w:spacing w:line="360" w:lineRule="auto"/>
        <w:ind w:right="-96"/>
        <w:jc w:val="both"/>
        <w:rPr>
          <w:b/>
          <w:color w:val="7030A0"/>
          <w:sz w:val="24"/>
          <w:szCs w:val="24"/>
        </w:rPr>
      </w:pPr>
      <w:commentRangeStart w:id="38"/>
      <w:r w:rsidRPr="00106DA1">
        <w:rPr>
          <w:b/>
          <w:color w:val="7030A0"/>
          <w:sz w:val="24"/>
          <w:szCs w:val="24"/>
        </w:rPr>
        <w:lastRenderedPageBreak/>
        <w:t>ANÁLISE DOCUMENTAL CONSIDERANDO A POSSIBILIDADE DE PARTILHAR OS DIREITOS AQUISITIVOS SOBRE OS</w:t>
      </w:r>
      <w:r w:rsidR="006A558E">
        <w:rPr>
          <w:b/>
          <w:color w:val="7030A0"/>
          <w:sz w:val="24"/>
          <w:szCs w:val="24"/>
        </w:rPr>
        <w:t xml:space="preserve"> 3</w:t>
      </w:r>
      <w:r w:rsidRPr="00106DA1">
        <w:rPr>
          <w:b/>
          <w:color w:val="7030A0"/>
          <w:sz w:val="24"/>
          <w:szCs w:val="24"/>
        </w:rPr>
        <w:t xml:space="preserve"> IMÓVEIS</w:t>
      </w:r>
      <w:r w:rsidR="006A558E">
        <w:rPr>
          <w:b/>
          <w:color w:val="7030A0"/>
          <w:sz w:val="24"/>
          <w:szCs w:val="24"/>
        </w:rPr>
        <w:t xml:space="preserve"> RECLAMADOS NO APELO </w:t>
      </w:r>
      <w:r w:rsidRPr="00106DA1">
        <w:rPr>
          <w:b/>
          <w:color w:val="7030A0"/>
          <w:sz w:val="24"/>
          <w:szCs w:val="24"/>
        </w:rPr>
        <w:t>.</w:t>
      </w:r>
      <w:commentRangeEnd w:id="38"/>
      <w:r w:rsidR="00811CDD" w:rsidRPr="00106DA1">
        <w:rPr>
          <w:rStyle w:val="Refdecomentrio"/>
          <w:b/>
          <w:color w:val="7030A0"/>
          <w:sz w:val="24"/>
          <w:szCs w:val="24"/>
        </w:rPr>
        <w:commentReference w:id="38"/>
      </w:r>
    </w:p>
    <w:p w14:paraId="1C713F00" w14:textId="77777777" w:rsidR="00106DA1" w:rsidRPr="00106DA1" w:rsidRDefault="00106DA1" w:rsidP="00693B0D">
      <w:pPr>
        <w:ind w:right="-96"/>
        <w:jc w:val="both"/>
        <w:rPr>
          <w:b/>
          <w:color w:val="7030A0"/>
        </w:rPr>
      </w:pPr>
    </w:p>
    <w:p w14:paraId="67CBA6A9" w14:textId="1A2888C2"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Inicialmente, cumpre registrar que há indícios que dois dos</w:t>
      </w:r>
      <w:r w:rsidR="006A558E">
        <w:rPr>
          <w:rFonts w:ascii="Arial" w:hAnsi="Arial" w:cs="Arial"/>
          <w:color w:val="7030A0"/>
          <w:sz w:val="28"/>
          <w:szCs w:val="28"/>
        </w:rPr>
        <w:t xml:space="preserve"> três</w:t>
      </w:r>
      <w:r w:rsidRPr="00106DA1">
        <w:rPr>
          <w:rFonts w:ascii="Arial" w:hAnsi="Arial" w:cs="Arial"/>
          <w:color w:val="7030A0"/>
          <w:sz w:val="28"/>
          <w:szCs w:val="28"/>
        </w:rPr>
        <w:t xml:space="preserve"> imóveis sejam regulares (Samambaia e Taguatinga), haja vista que os contratos particulares firmados pelo apelado indicam financiamento junto à Caixa Econômica Federal.</w:t>
      </w:r>
    </w:p>
    <w:p w14:paraId="0AC5832E" w14:textId="77777777" w:rsidR="00106DA1" w:rsidRPr="00106DA1" w:rsidRDefault="00106DA1" w:rsidP="00106DA1">
      <w:pPr>
        <w:spacing w:after="0" w:line="360" w:lineRule="auto"/>
        <w:ind w:firstLine="2268"/>
        <w:jc w:val="both"/>
        <w:rPr>
          <w:rFonts w:ascii="Arial" w:hAnsi="Arial" w:cs="Arial"/>
          <w:color w:val="7030A0"/>
          <w:sz w:val="28"/>
          <w:szCs w:val="28"/>
        </w:rPr>
      </w:pPr>
    </w:p>
    <w:p w14:paraId="564630C2" w14:textId="01A8FE2F"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Todavia, não consta dos autos certidão de matrícula que comprove </w:t>
      </w:r>
      <w:r w:rsidR="007C7C9A">
        <w:rPr>
          <w:rFonts w:ascii="Arial" w:hAnsi="Arial" w:cs="Arial"/>
          <w:color w:val="7030A0"/>
          <w:sz w:val="28"/>
          <w:szCs w:val="28"/>
        </w:rPr>
        <w:t>que o apelado seja proprietário dos bens</w:t>
      </w:r>
      <w:r w:rsidRPr="00106DA1">
        <w:rPr>
          <w:rFonts w:ascii="Arial" w:hAnsi="Arial" w:cs="Arial"/>
          <w:color w:val="7030A0"/>
          <w:sz w:val="28"/>
          <w:szCs w:val="28"/>
        </w:rPr>
        <w:t>, tratando-se de aquisições formalizadas por instrumentos particulares de cessão de direitos (ID 80350270; ID 80350269 e ID 80350271).</w:t>
      </w:r>
    </w:p>
    <w:p w14:paraId="5DC97364" w14:textId="77777777" w:rsidR="00106DA1" w:rsidRPr="00106DA1" w:rsidRDefault="00106DA1" w:rsidP="00106DA1">
      <w:pPr>
        <w:spacing w:after="0" w:line="360" w:lineRule="auto"/>
        <w:ind w:firstLine="2268"/>
        <w:jc w:val="both"/>
        <w:rPr>
          <w:rFonts w:ascii="Arial" w:hAnsi="Arial" w:cs="Arial"/>
          <w:color w:val="7030A0"/>
          <w:sz w:val="28"/>
          <w:szCs w:val="28"/>
        </w:rPr>
      </w:pPr>
    </w:p>
    <w:p w14:paraId="145CB945"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Tal circunstância inviabiliza a partilha da propriedade, por ausência de domínio formalmente constituído, restringindo eventual discussão, quando muito, aos direitos aquisitivos. Ainda assim, mesmo que se admitisse a partilha desses direitos, restou demonstrado que as aquisições </w:t>
      </w:r>
      <w:commentRangeStart w:id="39"/>
      <w:r w:rsidRPr="00106DA1">
        <w:rPr>
          <w:rFonts w:ascii="Arial" w:hAnsi="Arial" w:cs="Arial"/>
          <w:color w:val="7030A0"/>
          <w:sz w:val="28"/>
          <w:szCs w:val="28"/>
        </w:rPr>
        <w:t>dos direitos sobre os imóveis do Distrito Federal</w:t>
      </w:r>
      <w:commentRangeEnd w:id="39"/>
      <w:r w:rsidRPr="00106DA1">
        <w:rPr>
          <w:rStyle w:val="Refdecomentrio"/>
          <w:rFonts w:ascii="Arial" w:hAnsi="Arial" w:cs="Arial"/>
          <w:color w:val="7030A0"/>
          <w:sz w:val="28"/>
          <w:szCs w:val="28"/>
        </w:rPr>
        <w:commentReference w:id="39"/>
      </w:r>
      <w:r w:rsidRPr="00106DA1">
        <w:rPr>
          <w:rFonts w:ascii="Arial" w:hAnsi="Arial" w:cs="Arial"/>
          <w:color w:val="7030A0"/>
          <w:sz w:val="28"/>
          <w:szCs w:val="28"/>
        </w:rPr>
        <w:t xml:space="preserve"> decorreram de sub-rogação de bem particular do apelado, o que afasta a comunicabilidade</w:t>
      </w:r>
      <w:commentRangeStart w:id="40"/>
      <w:r w:rsidRPr="00106DA1">
        <w:rPr>
          <w:rFonts w:ascii="Arial" w:hAnsi="Arial" w:cs="Arial"/>
          <w:color w:val="7030A0"/>
          <w:sz w:val="28"/>
          <w:szCs w:val="28"/>
        </w:rPr>
        <w:t>.</w:t>
      </w:r>
      <w:commentRangeEnd w:id="40"/>
      <w:r w:rsidR="003A2343" w:rsidRPr="00106DA1">
        <w:rPr>
          <w:rStyle w:val="Refdecomentrio"/>
          <w:rFonts w:ascii="Arial" w:hAnsi="Arial" w:cs="Arial"/>
          <w:color w:val="7030A0"/>
          <w:sz w:val="28"/>
          <w:szCs w:val="28"/>
        </w:rPr>
        <w:commentReference w:id="40"/>
      </w:r>
    </w:p>
    <w:p w14:paraId="443C3BCC" w14:textId="77777777" w:rsidR="00106DA1" w:rsidRPr="00106DA1" w:rsidRDefault="00106DA1" w:rsidP="00106DA1">
      <w:pPr>
        <w:spacing w:after="0" w:line="360" w:lineRule="auto"/>
        <w:ind w:firstLine="2268"/>
        <w:jc w:val="both"/>
        <w:rPr>
          <w:rFonts w:ascii="Arial" w:hAnsi="Arial" w:cs="Arial"/>
          <w:color w:val="7030A0"/>
          <w:sz w:val="28"/>
          <w:szCs w:val="28"/>
        </w:rPr>
      </w:pPr>
    </w:p>
    <w:p w14:paraId="55CECFA2"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Com efeito, consta dos autos que o apelado alienou parte de seus direitos relativos à Fazenda Burity Vermelho e Jardim a F. M. D. S., por instrumento firmado em 03/02/2016 (ID 80350273, págs. 2 a 4), ajustando-se o pagamento em 6 parcelas anuais, sendo a última, com vencimento em 31/03/2021, estipulada em </w:t>
      </w:r>
      <w:commentRangeStart w:id="42"/>
      <w:r w:rsidRPr="00106DA1">
        <w:rPr>
          <w:rFonts w:ascii="Arial" w:hAnsi="Arial" w:cs="Arial"/>
          <w:color w:val="7030A0"/>
          <w:sz w:val="28"/>
          <w:szCs w:val="28"/>
        </w:rPr>
        <w:t>2.500 sacas de soja.</w:t>
      </w:r>
      <w:commentRangeEnd w:id="42"/>
      <w:r w:rsidRPr="00106DA1">
        <w:rPr>
          <w:rStyle w:val="Refdecomentrio"/>
          <w:rFonts w:ascii="Arial" w:hAnsi="Arial" w:cs="Arial"/>
          <w:color w:val="7030A0"/>
          <w:sz w:val="28"/>
          <w:szCs w:val="28"/>
        </w:rPr>
        <w:commentReference w:id="42"/>
      </w:r>
    </w:p>
    <w:p w14:paraId="7A006179" w14:textId="77777777" w:rsidR="00106DA1" w:rsidRPr="00106DA1" w:rsidRDefault="00106DA1" w:rsidP="00106DA1">
      <w:pPr>
        <w:spacing w:after="0" w:line="360" w:lineRule="auto"/>
        <w:ind w:firstLine="2268"/>
        <w:jc w:val="both"/>
        <w:rPr>
          <w:rFonts w:ascii="Arial" w:hAnsi="Arial" w:cs="Arial"/>
          <w:color w:val="7030A0"/>
          <w:sz w:val="28"/>
          <w:szCs w:val="28"/>
        </w:rPr>
      </w:pPr>
    </w:p>
    <w:p w14:paraId="7BA8672C"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lastRenderedPageBreak/>
        <w:t>Demonstrou-se que essa parcela final foi parcialmente paga em 29/04/2021, mediante depósito de dois cheques, nos valores de R$ 100.000,00 e R$ 50.000,00, emitidos por C. A. D. R. D. D. F., nominalmente a R. M. D. S., filho do comprador da fazenda (ID 80350303), e posteriormente depositados em favor do apelado (ID 80350273, págs. 5 e 6). O extrato bancário evidencia o ingresso dos valores em 29/04/2021 e, logo em seguida, sua utilização.</w:t>
      </w:r>
    </w:p>
    <w:p w14:paraId="068B0BE2" w14:textId="77777777" w:rsidR="00106DA1" w:rsidRPr="00106DA1" w:rsidRDefault="00106DA1" w:rsidP="00106DA1">
      <w:pPr>
        <w:spacing w:after="0" w:line="360" w:lineRule="auto"/>
        <w:ind w:firstLine="2268"/>
        <w:jc w:val="both"/>
        <w:rPr>
          <w:rFonts w:ascii="Arial" w:hAnsi="Arial" w:cs="Arial"/>
          <w:color w:val="7030A0"/>
          <w:sz w:val="28"/>
          <w:szCs w:val="28"/>
        </w:rPr>
      </w:pPr>
    </w:p>
    <w:p w14:paraId="1F538B2F"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Nesse contexto, em 03/05/2021, o apelado adquiriu os direitos aquisitivos do </w:t>
      </w:r>
      <w:r w:rsidRPr="00106DA1">
        <w:rPr>
          <w:rFonts w:ascii="Arial" w:hAnsi="Arial" w:cs="Arial"/>
          <w:b/>
          <w:bCs/>
          <w:color w:val="7030A0"/>
          <w:sz w:val="28"/>
          <w:szCs w:val="28"/>
        </w:rPr>
        <w:t>apartamento situado na DF 425, Condomínio Novo Horizonte, Sobradinho/DF</w:t>
      </w:r>
      <w:r w:rsidRPr="00106DA1">
        <w:rPr>
          <w:rFonts w:ascii="Arial" w:hAnsi="Arial" w:cs="Arial"/>
          <w:color w:val="7030A0"/>
          <w:sz w:val="28"/>
          <w:szCs w:val="28"/>
        </w:rPr>
        <w:t>, pelo valor de R$ 113.000,00 (ID 80350270), com saída dos valores diretamente de sua conta em favor de M. D. D. L., evidenciando a aplicação imediata dos recursos recebidos.</w:t>
      </w:r>
    </w:p>
    <w:p w14:paraId="630F58BF" w14:textId="77777777" w:rsidR="00106DA1" w:rsidRPr="00106DA1" w:rsidRDefault="00106DA1" w:rsidP="00106DA1">
      <w:pPr>
        <w:spacing w:after="0" w:line="360" w:lineRule="auto"/>
        <w:ind w:firstLine="2268"/>
        <w:jc w:val="both"/>
        <w:rPr>
          <w:rFonts w:ascii="Arial" w:hAnsi="Arial" w:cs="Arial"/>
          <w:color w:val="7030A0"/>
          <w:sz w:val="28"/>
          <w:szCs w:val="28"/>
        </w:rPr>
      </w:pPr>
    </w:p>
    <w:p w14:paraId="5ECC8CF3"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Na mesma linha, em 10/05/2021, o apelado adquiriu os direitos aquisitivos relativos ao </w:t>
      </w:r>
      <w:r w:rsidRPr="00106DA1">
        <w:rPr>
          <w:rFonts w:ascii="Arial" w:hAnsi="Arial" w:cs="Arial"/>
          <w:b/>
          <w:bCs/>
          <w:color w:val="7030A0"/>
          <w:sz w:val="28"/>
          <w:szCs w:val="28"/>
        </w:rPr>
        <w:t>imóvel localizado na Quadra QN 505, Conjunto 04, Lotes 01 a 04, Apartamento 604, Residencial Girassol, Samambaia/DF</w:t>
      </w:r>
      <w:r w:rsidRPr="00106DA1">
        <w:rPr>
          <w:rFonts w:ascii="Arial" w:hAnsi="Arial" w:cs="Arial"/>
          <w:color w:val="7030A0"/>
          <w:sz w:val="28"/>
          <w:szCs w:val="28"/>
        </w:rPr>
        <w:t>, pelo valor de R$ 37.770,00, a título de ágio, assumindo financiamento de D. D. C. (ID 80350269). A proximidade temporal com o recebimento da parcela final da venda da fazenda evidencia que a aquisição igualmente se deu com os mesmos recursos.</w:t>
      </w:r>
    </w:p>
    <w:p w14:paraId="68481FE4" w14:textId="77777777" w:rsidR="00106DA1" w:rsidRPr="00106DA1" w:rsidRDefault="00106DA1" w:rsidP="00106DA1">
      <w:pPr>
        <w:spacing w:after="0" w:line="360" w:lineRule="auto"/>
        <w:ind w:firstLine="2268"/>
        <w:jc w:val="both"/>
        <w:rPr>
          <w:rFonts w:ascii="Arial" w:hAnsi="Arial" w:cs="Arial"/>
          <w:color w:val="7030A0"/>
          <w:sz w:val="28"/>
          <w:szCs w:val="28"/>
        </w:rPr>
      </w:pPr>
    </w:p>
    <w:p w14:paraId="31FC50F6"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Por fim, quanto ao</w:t>
      </w:r>
      <w:r w:rsidRPr="00106DA1">
        <w:rPr>
          <w:rFonts w:ascii="Arial" w:hAnsi="Arial" w:cs="Arial"/>
          <w:b/>
          <w:bCs/>
          <w:color w:val="7030A0"/>
          <w:sz w:val="28"/>
          <w:szCs w:val="28"/>
        </w:rPr>
        <w:t xml:space="preserve"> imóvel situado na CNB 05, Lote 02, Apartamento 201, Taguatinga Norte/DF</w:t>
      </w:r>
      <w:r w:rsidRPr="00106DA1">
        <w:rPr>
          <w:rFonts w:ascii="Arial" w:hAnsi="Arial" w:cs="Arial"/>
          <w:color w:val="7030A0"/>
          <w:sz w:val="28"/>
          <w:szCs w:val="28"/>
        </w:rPr>
        <w:t xml:space="preserve"> (ID 80350271), verifica-se que a aquisição dos direitos aquisitivos ocorreu em 31/03/2022 e houve particularidade quanto à forma de pagamento. </w:t>
      </w:r>
      <w:r w:rsidRPr="00106DA1">
        <w:rPr>
          <w:rFonts w:ascii="Arial" w:hAnsi="Arial" w:cs="Arial"/>
          <w:color w:val="7030A0"/>
          <w:sz w:val="28"/>
          <w:szCs w:val="28"/>
        </w:rPr>
        <w:lastRenderedPageBreak/>
        <w:t>Isso porque o apelado alegou que remanesceu saldo aproximado de R$ 100.000,00 referente à última parcela ajustada na alienação dos direitos da fazenda, a ser quitado apenas em 2022, diante do inadimplemento parcial no ano anterior.</w:t>
      </w:r>
    </w:p>
    <w:p w14:paraId="37BAACC2" w14:textId="77777777" w:rsidR="00106DA1" w:rsidRPr="00106DA1" w:rsidRDefault="00106DA1" w:rsidP="00106DA1">
      <w:pPr>
        <w:spacing w:after="0" w:line="360" w:lineRule="auto"/>
        <w:ind w:firstLine="2268"/>
        <w:jc w:val="both"/>
        <w:rPr>
          <w:rFonts w:ascii="Arial" w:hAnsi="Arial" w:cs="Arial"/>
          <w:color w:val="7030A0"/>
          <w:sz w:val="28"/>
          <w:szCs w:val="28"/>
        </w:rPr>
      </w:pPr>
    </w:p>
    <w:p w14:paraId="0F825B95"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Consta dos autos que tais valores foram utilizados diretamente na aquisição deste imóvel, mediante PIX de R$ 10.000,00, realizado em 01/04/2022 por M. M. D. S., filho do comprador da fazenda, em favor de R. D. S. P., vendedor do imóvel de Sobradinho (ID 80350304), que evidencia início de adimplemento vinculado à obrigação remanescente da compra da fazenda. </w:t>
      </w:r>
    </w:p>
    <w:p w14:paraId="17001316" w14:textId="77777777" w:rsidR="00106DA1" w:rsidRPr="00106DA1" w:rsidRDefault="00106DA1" w:rsidP="00106DA1">
      <w:pPr>
        <w:spacing w:after="0" w:line="360" w:lineRule="auto"/>
        <w:ind w:firstLine="2268"/>
        <w:jc w:val="both"/>
        <w:rPr>
          <w:rFonts w:ascii="Arial" w:hAnsi="Arial" w:cs="Arial"/>
          <w:color w:val="7030A0"/>
          <w:sz w:val="28"/>
          <w:szCs w:val="28"/>
        </w:rPr>
      </w:pPr>
    </w:p>
    <w:p w14:paraId="78E8F00E"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A sequência dos fatos mostra que parte do pagamento foi feita diretamente ao vendedor do imóvel por quem ainda devia valores da fazenda, indicando ligação financeira entre as operações. Além disso, a declaração de F. M. D. S. de que os pagamentos de R$ 10.000,00 e R$ 80.000,00, feitos por intermédio do filho, referiam-se a essa dívida reforça essa conclusão (ID 80350305).</w:t>
      </w:r>
    </w:p>
    <w:p w14:paraId="1B4E4AB7" w14:textId="77777777" w:rsidR="00106DA1" w:rsidRPr="00106DA1" w:rsidRDefault="00106DA1" w:rsidP="00106DA1">
      <w:pPr>
        <w:spacing w:after="0" w:line="360" w:lineRule="auto"/>
        <w:ind w:firstLine="2268"/>
        <w:jc w:val="both"/>
        <w:rPr>
          <w:rFonts w:ascii="Arial" w:hAnsi="Arial" w:cs="Arial"/>
          <w:color w:val="7030A0"/>
          <w:sz w:val="28"/>
          <w:szCs w:val="28"/>
        </w:rPr>
      </w:pPr>
    </w:p>
    <w:p w14:paraId="25950B40"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Nesse contexto, conclui-se que a aquisição se deu no âmbito da mesma cadeia econômica, sendo suficiente para caracterizar a sub-rogação, nos termos do art. 1.659, I, do Código Civil.</w:t>
      </w:r>
    </w:p>
    <w:p w14:paraId="61DD55A3" w14:textId="77777777" w:rsidR="00106DA1" w:rsidRPr="00106DA1" w:rsidRDefault="00106DA1" w:rsidP="00106DA1">
      <w:pPr>
        <w:spacing w:after="0" w:line="360" w:lineRule="auto"/>
        <w:ind w:firstLine="2268"/>
        <w:jc w:val="both"/>
        <w:rPr>
          <w:rFonts w:ascii="Arial" w:hAnsi="Arial" w:cs="Arial"/>
          <w:color w:val="7030A0"/>
          <w:sz w:val="28"/>
          <w:szCs w:val="28"/>
        </w:rPr>
      </w:pPr>
    </w:p>
    <w:p w14:paraId="032B41AF"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 xml:space="preserve">Dessa forma, a análise conjunta dos elementos probatórios revela um encadeamento financeiro coerente, em que os valores provenientes da alienação de bem particular, adquirido antes </w:t>
      </w:r>
      <w:r w:rsidRPr="00106DA1">
        <w:rPr>
          <w:rFonts w:ascii="Arial" w:hAnsi="Arial" w:cs="Arial"/>
          <w:color w:val="7030A0"/>
          <w:sz w:val="28"/>
          <w:szCs w:val="28"/>
        </w:rPr>
        <w:lastRenderedPageBreak/>
        <w:t>da união estável, foram empregados, de forma imediata ou mediata, na aquisição das cessões de direitos dos três imóveis.</w:t>
      </w:r>
    </w:p>
    <w:p w14:paraId="2D838688" w14:textId="77777777" w:rsidR="00106DA1" w:rsidRPr="00106DA1" w:rsidRDefault="00106DA1" w:rsidP="00106DA1">
      <w:pPr>
        <w:spacing w:after="0" w:line="360" w:lineRule="auto"/>
        <w:ind w:firstLine="2268"/>
        <w:jc w:val="both"/>
        <w:rPr>
          <w:rFonts w:ascii="Arial" w:hAnsi="Arial" w:cs="Arial"/>
          <w:color w:val="7030A0"/>
          <w:sz w:val="28"/>
          <w:szCs w:val="28"/>
        </w:rPr>
      </w:pPr>
    </w:p>
    <w:p w14:paraId="29CCCC7A" w14:textId="77777777" w:rsidR="00106DA1" w:rsidRPr="00106DA1" w:rsidRDefault="00106DA1" w:rsidP="00106DA1">
      <w:pPr>
        <w:spacing w:after="0" w:line="360" w:lineRule="auto"/>
        <w:ind w:firstLine="2268"/>
        <w:jc w:val="both"/>
        <w:rPr>
          <w:rFonts w:ascii="Arial" w:hAnsi="Arial" w:cs="Arial"/>
          <w:color w:val="7030A0"/>
          <w:sz w:val="28"/>
          <w:szCs w:val="28"/>
        </w:rPr>
      </w:pPr>
      <w:r w:rsidRPr="00106DA1">
        <w:rPr>
          <w:rFonts w:ascii="Arial" w:hAnsi="Arial" w:cs="Arial"/>
          <w:color w:val="7030A0"/>
          <w:sz w:val="28"/>
          <w:szCs w:val="28"/>
        </w:rPr>
        <w:t>Assim, ainda que se admitisse a partilha dos direitos aquisitivos, restaria caracterizada a sub-rogação, nos termos do art. 1.659, I, do Código Civil, afastando a presunção de comunicabilidade, razão pela qual se mantém a improcedência do pedido de partilha:</w:t>
      </w:r>
    </w:p>
    <w:p w14:paraId="30CD3039" w14:textId="77777777" w:rsidR="00106DA1" w:rsidRPr="00106DA1" w:rsidRDefault="00106DA1" w:rsidP="00106DA1">
      <w:pPr>
        <w:spacing w:after="0" w:line="360" w:lineRule="auto"/>
        <w:ind w:firstLine="2268"/>
        <w:jc w:val="both"/>
        <w:rPr>
          <w:rFonts w:ascii="Arial" w:hAnsi="Arial" w:cs="Arial"/>
          <w:color w:val="7030A0"/>
          <w:sz w:val="28"/>
          <w:szCs w:val="28"/>
        </w:rPr>
      </w:pPr>
    </w:p>
    <w:p w14:paraId="4ABFD49F" w14:textId="77777777" w:rsidR="00106DA1" w:rsidRPr="00106DA1" w:rsidRDefault="00106DA1" w:rsidP="00106DA1">
      <w:pPr>
        <w:spacing w:after="0" w:line="360" w:lineRule="auto"/>
        <w:ind w:firstLine="2268"/>
        <w:jc w:val="both"/>
        <w:rPr>
          <w:rFonts w:ascii="Arial" w:hAnsi="Arial" w:cs="Arial"/>
          <w:i/>
          <w:iCs/>
          <w:color w:val="7030A0"/>
          <w:sz w:val="26"/>
          <w:szCs w:val="26"/>
        </w:rPr>
      </w:pPr>
      <w:r w:rsidRPr="00106DA1">
        <w:rPr>
          <w:rFonts w:ascii="Arial" w:hAnsi="Arial" w:cs="Arial"/>
          <w:i/>
          <w:iCs/>
          <w:color w:val="7030A0"/>
          <w:sz w:val="26"/>
          <w:szCs w:val="26"/>
        </w:rPr>
        <w:t>“Art. 1.659. Excluem-se da comunhão:</w:t>
      </w:r>
    </w:p>
    <w:p w14:paraId="3C4CB067" w14:textId="77777777" w:rsidR="00106DA1" w:rsidRPr="00106DA1" w:rsidRDefault="00106DA1" w:rsidP="00106DA1">
      <w:pPr>
        <w:spacing w:after="0" w:line="360" w:lineRule="auto"/>
        <w:ind w:firstLine="2268"/>
        <w:jc w:val="both"/>
        <w:rPr>
          <w:rFonts w:ascii="Arial" w:hAnsi="Arial" w:cs="Arial"/>
          <w:i/>
          <w:iCs/>
          <w:color w:val="7030A0"/>
          <w:sz w:val="26"/>
          <w:szCs w:val="26"/>
        </w:rPr>
      </w:pPr>
      <w:r w:rsidRPr="00106DA1">
        <w:rPr>
          <w:rFonts w:ascii="Arial" w:hAnsi="Arial" w:cs="Arial"/>
          <w:i/>
          <w:iCs/>
          <w:color w:val="7030A0"/>
          <w:sz w:val="26"/>
          <w:szCs w:val="26"/>
        </w:rPr>
        <w:t>I - os bens que cada cônjuge possuir ao casar, e os que lhe sobrevierem, na constância do casamento, por doação ou sucessão, e os sub-rogados em seu lugar;”</w:t>
      </w:r>
    </w:p>
    <w:p w14:paraId="651834AF" w14:textId="77777777" w:rsidR="00106DA1" w:rsidRPr="00106DA1" w:rsidRDefault="00106DA1" w:rsidP="00106DA1">
      <w:pPr>
        <w:spacing w:after="0" w:line="360" w:lineRule="auto"/>
        <w:ind w:firstLine="2268"/>
        <w:jc w:val="both"/>
        <w:rPr>
          <w:rFonts w:ascii="Arial" w:hAnsi="Arial" w:cs="Arial"/>
          <w:color w:val="7030A0"/>
          <w:sz w:val="28"/>
          <w:szCs w:val="28"/>
        </w:rPr>
      </w:pPr>
    </w:p>
    <w:p w14:paraId="4C36A7AE" w14:textId="77777777" w:rsidR="00106DA1" w:rsidRPr="00106DA1" w:rsidRDefault="00106DA1" w:rsidP="00693B0D">
      <w:pPr>
        <w:ind w:right="-96"/>
        <w:jc w:val="both"/>
        <w:rPr>
          <w:b/>
          <w:color w:val="7030A0"/>
        </w:rPr>
      </w:pPr>
    </w:p>
    <w:sectPr w:rsidR="00106DA1" w:rsidRPr="00106DA1">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s. Sérgio Rocha" w:date="2026-05-27T16:07:00Z" w:initials="DR">
    <w:p w14:paraId="29488C21" w14:textId="423DD799" w:rsidR="00716D6B" w:rsidRDefault="005853D3">
      <w:r>
        <w:annotationRef/>
      </w:r>
      <w:r w:rsidRPr="148F8BF4">
        <w:t>DÉBORA/MARCOS, VEJAM COMENTÁRIO  FL 37</w:t>
      </w:r>
    </w:p>
  </w:comment>
  <w:comment w:id="1" w:author="Debora Marinho Luz - GDSXSR" w:date="2026-05-28T17:40:00Z" w:initials="DM">
    <w:p w14:paraId="1FD8CF87" w14:textId="77777777" w:rsidR="003C493F" w:rsidRDefault="003C493F" w:rsidP="003C493F">
      <w:pPr>
        <w:pStyle w:val="Textodecomentrio"/>
      </w:pPr>
      <w:r>
        <w:rPr>
          <w:rStyle w:val="Refdecomentrio"/>
        </w:rPr>
        <w:annotationRef/>
      </w:r>
      <w:r>
        <w:t>Fiz a análise dos documentos na página 61 (texto em roxo).</w:t>
      </w:r>
    </w:p>
    <w:p w14:paraId="5B9E38E5" w14:textId="77777777" w:rsidR="003C493F" w:rsidRDefault="003C493F" w:rsidP="003C493F">
      <w:pPr>
        <w:pStyle w:val="Textodecomentrio"/>
      </w:pPr>
      <w:r>
        <w:t>À sua consideração.</w:t>
      </w:r>
    </w:p>
    <w:p w14:paraId="38946D93" w14:textId="77777777" w:rsidR="003C493F" w:rsidRDefault="003C493F" w:rsidP="003C493F">
      <w:pPr>
        <w:pStyle w:val="Textodecomentrio"/>
      </w:pPr>
      <w:r>
        <w:t>Débora</w:t>
      </w:r>
    </w:p>
  </w:comment>
  <w:comment w:id="2" w:author="Debora Marinho Luz - GDSXSR" w:date="2026-05-18T09:45:00Z" w:initials="DM">
    <w:p w14:paraId="768A8254" w14:textId="77777777" w:rsidR="009F6330" w:rsidRDefault="001251FE" w:rsidP="009F6330">
      <w:pPr>
        <w:pStyle w:val="Textodecomentrio"/>
      </w:pPr>
      <w:r>
        <w:rPr>
          <w:rStyle w:val="Refdecomentrio"/>
        </w:rPr>
        <w:annotationRef/>
      </w:r>
      <w:r w:rsidR="009F6330">
        <w:t>Conclusão: 09/02/2026</w:t>
      </w:r>
    </w:p>
    <w:p w14:paraId="3AB6C3FB" w14:textId="77777777" w:rsidR="009F6330" w:rsidRDefault="009F6330" w:rsidP="009F6330">
      <w:pPr>
        <w:pStyle w:val="Textodecomentrio"/>
      </w:pPr>
      <w:r>
        <w:t>Entrega: 20/05/2026</w:t>
      </w:r>
    </w:p>
    <w:p w14:paraId="10894A94" w14:textId="77777777" w:rsidR="009F6330" w:rsidRDefault="009F6330" w:rsidP="009F6330">
      <w:pPr>
        <w:pStyle w:val="Textodecomentrio"/>
      </w:pPr>
      <w:r>
        <w:t>Certeza: 9</w:t>
      </w:r>
    </w:p>
    <w:p w14:paraId="7DFED3CC" w14:textId="77777777" w:rsidR="009F6330" w:rsidRDefault="009F6330" w:rsidP="009F6330">
      <w:pPr>
        <w:pStyle w:val="Textodecomentrio"/>
      </w:pPr>
      <w:r>
        <w:rPr>
          <w:b/>
          <w:bCs/>
          <w:u w:val="single"/>
        </w:rPr>
        <w:t>Valor da causa: 3 milhões de reais</w:t>
      </w:r>
    </w:p>
    <w:p w14:paraId="3410369E" w14:textId="77777777" w:rsidR="009F6330" w:rsidRDefault="009F6330" w:rsidP="009F6330">
      <w:pPr>
        <w:pStyle w:val="Textodecomentrio"/>
      </w:pPr>
    </w:p>
    <w:p w14:paraId="6D0C0876" w14:textId="77777777" w:rsidR="009F6330" w:rsidRDefault="009F6330" w:rsidP="009F6330">
      <w:pPr>
        <w:pStyle w:val="Textodecomentrio"/>
      </w:pPr>
      <w:r>
        <w:t>Apelante: Marcelene Batista</w:t>
      </w:r>
    </w:p>
    <w:p w14:paraId="01AD987F" w14:textId="77777777" w:rsidR="009F6330" w:rsidRDefault="009F6330" w:rsidP="009F6330">
      <w:pPr>
        <w:pStyle w:val="Textodecomentrio"/>
      </w:pPr>
      <w:r>
        <w:t>Apelado: Johann Anton Franz Bischof</w:t>
      </w:r>
    </w:p>
    <w:p w14:paraId="7BBFFCE6" w14:textId="77777777" w:rsidR="009F6330" w:rsidRDefault="009F6330" w:rsidP="009F6330">
      <w:pPr>
        <w:pStyle w:val="Textodecomentrio"/>
      </w:pPr>
    </w:p>
    <w:p w14:paraId="0F560FAD" w14:textId="77777777" w:rsidR="009F6330" w:rsidRDefault="009F6330" w:rsidP="009F6330">
      <w:pPr>
        <w:pStyle w:val="Textodecomentrio"/>
      </w:pPr>
      <w:r>
        <w:t>Dr. Sérgio e Marcos,</w:t>
      </w:r>
    </w:p>
    <w:p w14:paraId="73A41DA9" w14:textId="77777777" w:rsidR="009F6330" w:rsidRDefault="009F6330" w:rsidP="009F6330">
      <w:pPr>
        <w:pStyle w:val="Textodecomentrio"/>
      </w:pPr>
      <w:r>
        <w:t>Após análise detida dos autos e reflexão mais aprofundada, verifiquei ser juridicamente possível reforçar que os bens foram adquiridos com recursos exclusivos do apelado (venda de parte da Fazenda Burity Vermelho e Jardim e adiantamento de herança).</w:t>
      </w:r>
    </w:p>
    <w:p w14:paraId="7A12D6F9" w14:textId="77777777" w:rsidR="009F6330" w:rsidRDefault="009F6330" w:rsidP="009F6330">
      <w:pPr>
        <w:pStyle w:val="Textodecomentrio"/>
      </w:pPr>
    </w:p>
    <w:p w14:paraId="3FCE14F4" w14:textId="77777777" w:rsidR="009F6330" w:rsidRDefault="009F6330" w:rsidP="009F6330">
      <w:pPr>
        <w:pStyle w:val="Textodecomentrio"/>
      </w:pPr>
      <w:r>
        <w:t>Contudo, como a sentença não enfrentou esse ponto, optei por manter a linha adotada, sem esgotar o tema, deixando, à semelhança do MM. Juiz,</w:t>
      </w:r>
      <w:r>
        <w:rPr>
          <w:u w:val="single"/>
        </w:rPr>
        <w:t xml:space="preserve"> margem para eventual sobrepartilha</w:t>
      </w:r>
      <w:r>
        <w:t>, como registrado na própria sentença.</w:t>
      </w:r>
    </w:p>
    <w:p w14:paraId="6006B047" w14:textId="77777777" w:rsidR="009F6330" w:rsidRDefault="009F6330" w:rsidP="009F6330">
      <w:pPr>
        <w:pStyle w:val="Textodecomentrio"/>
      </w:pPr>
    </w:p>
    <w:p w14:paraId="7BA57340" w14:textId="77777777" w:rsidR="009F6330" w:rsidRDefault="009F6330" w:rsidP="009F6330">
      <w:pPr>
        <w:pStyle w:val="Textodecomentrio"/>
      </w:pPr>
      <w:r>
        <w:t>Embora seja juridicamente sustentável a manutenção dos dez imóveis em favor do apelado, inclusive com lastro probatório relevante, chama atenção o fato de que, após cerca de 20 anos de união com o genitor de seu filho — pessoa de elevado padrão econômico — a apelante, atualmente com mais de 50 anos de idade, encerra a relação sem profissão definida, sem patrimônio, sem renda própria e sem moradia autônoma, já que reside em imóvel do próprio apelado, depois de ter todo esse tempo aos cuidados com o lar e com a família.</w:t>
      </w:r>
    </w:p>
    <w:p w14:paraId="154347D4" w14:textId="77777777" w:rsidR="009F6330" w:rsidRDefault="009F6330" w:rsidP="009F6330">
      <w:pPr>
        <w:pStyle w:val="Textodecomentrio"/>
      </w:pPr>
    </w:p>
    <w:p w14:paraId="512740F1" w14:textId="77777777" w:rsidR="009F6330" w:rsidRDefault="009F6330" w:rsidP="009F6330">
      <w:pPr>
        <w:pStyle w:val="Textodecomentrio"/>
      </w:pPr>
      <w:r>
        <w:t>Por isso, mantive a fundamentação no plano probatório, sem fechar a possibilidade de reanálise futura.</w:t>
      </w:r>
    </w:p>
    <w:p w14:paraId="69F34ED7" w14:textId="77777777" w:rsidR="009F6330" w:rsidRDefault="009F6330" w:rsidP="009F6330">
      <w:pPr>
        <w:pStyle w:val="Textodecomentrio"/>
      </w:pPr>
    </w:p>
    <w:p w14:paraId="36248086" w14:textId="77777777" w:rsidR="009F6330" w:rsidRDefault="009F6330" w:rsidP="009F6330">
      <w:pPr>
        <w:pStyle w:val="Textodecomentrio"/>
      </w:pPr>
      <w:r>
        <w:t>À sua consideração.</w:t>
      </w:r>
    </w:p>
    <w:p w14:paraId="52DB659A" w14:textId="77777777" w:rsidR="009F6330" w:rsidRDefault="009F6330" w:rsidP="009F6330">
      <w:pPr>
        <w:pStyle w:val="Textodecomentrio"/>
      </w:pPr>
      <w:r>
        <w:t>Débora</w:t>
      </w:r>
    </w:p>
  </w:comment>
  <w:comment w:id="3" w:author="Marcos Dwayne Saraiva Costa - GDSXSR" w:date="2026-05-26T17:35:00Z" w:initials="MD">
    <w:p w14:paraId="3A83DE37" w14:textId="02F8E8A2" w:rsidR="00E02758" w:rsidRDefault="00E02758" w:rsidP="00E02758">
      <w:pPr>
        <w:pStyle w:val="Textodecomentrio"/>
      </w:pPr>
      <w:r>
        <w:rPr>
          <w:rStyle w:val="Refdecomentrio"/>
        </w:rPr>
        <w:annotationRef/>
      </w:r>
      <w:r>
        <w:fldChar w:fldCharType="begin"/>
      </w:r>
      <w:r>
        <w:instrText>HYPERLINK "mailto:t314808@tjdft.jus.br"</w:instrText>
      </w:r>
      <w:bookmarkStart w:id="6" w:name="_@_2302964315DD475AB1516FAAEEECDCF4Z"/>
      <w:r>
        <w:fldChar w:fldCharType="separate"/>
      </w:r>
      <w:bookmarkEnd w:id="6"/>
      <w:r w:rsidRPr="00E02758">
        <w:rPr>
          <w:rStyle w:val="Meno"/>
          <w:noProof/>
        </w:rPr>
        <w:t>@Debora Marinho Luz - GDSXSR</w:t>
      </w:r>
      <w:r>
        <w:fldChar w:fldCharType="end"/>
      </w:r>
      <w:r>
        <w:t xml:space="preserve"> </w:t>
      </w:r>
    </w:p>
    <w:p w14:paraId="6FF0B0DB" w14:textId="77777777" w:rsidR="00E02758" w:rsidRDefault="00E02758" w:rsidP="00E02758">
      <w:pPr>
        <w:pStyle w:val="Textodecomentrio"/>
      </w:pPr>
      <w:r>
        <w:t>Ver comentários e fazer os ajustes solicitados, por gentileza.</w:t>
      </w:r>
    </w:p>
    <w:p w14:paraId="7FBDA955" w14:textId="77777777" w:rsidR="00E02758" w:rsidRDefault="00E02758" w:rsidP="00E02758">
      <w:pPr>
        <w:pStyle w:val="Textodecomentrio"/>
      </w:pPr>
    </w:p>
    <w:p w14:paraId="2650BA9F" w14:textId="77777777" w:rsidR="00E02758" w:rsidRDefault="00E02758" w:rsidP="00E02758">
      <w:pPr>
        <w:pStyle w:val="Textodecomentrio"/>
      </w:pPr>
      <w:r>
        <w:t>Marcos,</w:t>
      </w:r>
    </w:p>
  </w:comment>
  <w:comment w:id="4" w:author="Debora Marinho Luz - GDSXSR" w:date="2026-05-27T12:41:00Z" w:initials="DM">
    <w:p w14:paraId="049AA232" w14:textId="77777777" w:rsidR="00A24211" w:rsidRDefault="00A24211" w:rsidP="00A24211">
      <w:pPr>
        <w:pStyle w:val="Textodecomentrio"/>
      </w:pPr>
      <w:r>
        <w:rPr>
          <w:rStyle w:val="Refdecomentrio"/>
        </w:rPr>
        <w:annotationRef/>
      </w:r>
      <w:r>
        <w:t>Ajustes realizados! Obrigada pelos apontamentos, Marcos!</w:t>
      </w:r>
    </w:p>
  </w:comment>
  <w:comment w:id="5" w:author="Marcos Dwayne Saraiva Costa - GDSXSR" w:date="2026-05-27T14:44:00Z" w:initials="MD">
    <w:p w14:paraId="26F982E8" w14:textId="77777777" w:rsidR="00064DFF" w:rsidRDefault="00064DFF" w:rsidP="00064DFF">
      <w:pPr>
        <w:pStyle w:val="Textodecomentrio"/>
      </w:pPr>
      <w:r>
        <w:rPr>
          <w:rStyle w:val="Refdecomentrio"/>
        </w:rPr>
        <w:annotationRef/>
      </w:r>
      <w:r>
        <w:t>Dr. Sergio,</w:t>
      </w:r>
    </w:p>
    <w:p w14:paraId="4D1FB2A8" w14:textId="77777777" w:rsidR="00064DFF" w:rsidRDefault="00064DFF" w:rsidP="00064DFF">
      <w:pPr>
        <w:pStyle w:val="Textodecomentrio"/>
      </w:pPr>
      <w:r>
        <w:t>Favor ver comentário de fl. 37.</w:t>
      </w:r>
    </w:p>
    <w:p w14:paraId="5415AF98" w14:textId="77777777" w:rsidR="00064DFF" w:rsidRDefault="00064DFF" w:rsidP="00064DFF">
      <w:pPr>
        <w:pStyle w:val="Textodecomentrio"/>
      </w:pPr>
    </w:p>
    <w:p w14:paraId="523A723D" w14:textId="77777777" w:rsidR="00064DFF" w:rsidRDefault="00064DFF" w:rsidP="00064DFF">
      <w:pPr>
        <w:pStyle w:val="Textodecomentrio"/>
      </w:pPr>
      <w:r>
        <w:t>Revisado.</w:t>
      </w:r>
    </w:p>
  </w:comment>
  <w:comment w:id="7" w:author="Debora Marinho Luz - GDSXSR" w:date="2026-05-28T17:18:00Z" w:initials="DM">
    <w:p w14:paraId="155F588B" w14:textId="77777777" w:rsidR="003A2343" w:rsidRDefault="003A2343" w:rsidP="003A2343">
      <w:pPr>
        <w:pStyle w:val="Textodecomentrio"/>
      </w:pPr>
      <w:r>
        <w:rPr>
          <w:rStyle w:val="Refdecomentrio"/>
        </w:rPr>
        <w:annotationRef/>
      </w:r>
      <w:r>
        <w:t>Marcos e Dr. Sérgio, s.m.j., os documentos dos autos — como cessão de direitos, (</w:t>
      </w:r>
      <w:r>
        <w:rPr>
          <w:color w:val="7030A0"/>
        </w:rPr>
        <w:t xml:space="preserve">ID 80350270; ID 80350269 e ID 80350271); </w:t>
      </w:r>
      <w:r>
        <w:t>locação a terceiros dos 3 imóveis (</w:t>
      </w:r>
      <w:hyperlink r:id="rId1" w:history="1">
        <w:r w:rsidRPr="005B1F50">
          <w:rPr>
            <w:rStyle w:val="Hyperlink"/>
            <w:highlight w:val="white"/>
          </w:rPr>
          <w:t>80350359</w:t>
        </w:r>
      </w:hyperlink>
      <w:r>
        <w:rPr>
          <w:color w:val="516280"/>
          <w:highlight w:val="white"/>
        </w:rPr>
        <w:t xml:space="preserve">; </w:t>
      </w:r>
      <w:hyperlink r:id="rId2" w:history="1">
        <w:r w:rsidRPr="005B1F50">
          <w:rPr>
            <w:rStyle w:val="Hyperlink"/>
            <w:highlight w:val="white"/>
          </w:rPr>
          <w:t>80350358 </w:t>
        </w:r>
      </w:hyperlink>
      <w:r>
        <w:rPr>
          <w:color w:val="516280"/>
          <w:highlight w:val="white"/>
        </w:rPr>
        <w:t xml:space="preserve">E </w:t>
      </w:r>
      <w:hyperlink r:id="rId3" w:history="1">
        <w:r w:rsidRPr="005B1F50">
          <w:rPr>
            <w:rStyle w:val="Hyperlink"/>
            <w:highlight w:val="white"/>
          </w:rPr>
          <w:t>80350356</w:t>
        </w:r>
      </w:hyperlink>
      <w:r>
        <w:rPr>
          <w:color w:val="516280"/>
          <w:highlight w:val="white"/>
        </w:rPr>
        <w:t>)</w:t>
      </w:r>
      <w:r>
        <w:t>,  e pagamento do financiamento (</w:t>
      </w:r>
      <w:hyperlink r:id="rId4" w:history="1">
        <w:r w:rsidRPr="005B1F50">
          <w:rPr>
            <w:rStyle w:val="Hyperlink"/>
            <w:highlight w:val="white"/>
          </w:rPr>
          <w:t>80350361</w:t>
        </w:r>
      </w:hyperlink>
      <w:r>
        <w:rPr>
          <w:color w:val="516280"/>
          <w:highlight w:val="white"/>
        </w:rPr>
        <w:t>)</w:t>
      </w:r>
      <w:r>
        <w:t>, além do próprio reconhecimento do apelado quanto à posse — demonstram os direitos aquisitivos. Nesse contexto, a argumentação do apelado, em conjunto com esses elementos, é consistente no sentido de que os três imóveis foram adquiridos por sub-rogação de bem particular, não sendo passíveis de partilha.</w:t>
      </w:r>
    </w:p>
    <w:p w14:paraId="05D493D5" w14:textId="77777777" w:rsidR="003A2343" w:rsidRDefault="003A2343" w:rsidP="003A2343">
      <w:pPr>
        <w:pStyle w:val="Textodecomentrio"/>
      </w:pPr>
    </w:p>
    <w:p w14:paraId="473802DB" w14:textId="77777777" w:rsidR="003A2343" w:rsidRDefault="003A2343" w:rsidP="003A2343">
      <w:pPr>
        <w:pStyle w:val="Textodecomentrio"/>
      </w:pPr>
      <w:r>
        <w:t>Como o acerto da venda em 2016 da fazenda adquirida antes  da união estável foi em saca de soja, isso dificulta um pouco o entendimento de qual valor seria devido. No entanto, 250 mil está dentro do valor cotado, segundo o Gemini (IA do Google) e o Copilot.</w:t>
      </w:r>
    </w:p>
    <w:p w14:paraId="4AD27967" w14:textId="77777777" w:rsidR="003A2343" w:rsidRDefault="003A2343" w:rsidP="003A2343">
      <w:pPr>
        <w:pStyle w:val="Textodecomentrio"/>
      </w:pPr>
    </w:p>
    <w:p w14:paraId="07884933" w14:textId="77777777" w:rsidR="003A2343" w:rsidRDefault="003A2343" w:rsidP="003A2343">
      <w:pPr>
        <w:pStyle w:val="Textodecomentrio"/>
      </w:pPr>
      <w:r>
        <w:t>À consideração.</w:t>
      </w:r>
    </w:p>
    <w:p w14:paraId="126CE8C5" w14:textId="77777777" w:rsidR="003A2343" w:rsidRDefault="003A2343" w:rsidP="003A2343">
      <w:pPr>
        <w:pStyle w:val="Textodecomentrio"/>
      </w:pPr>
      <w:r>
        <w:t>Débora</w:t>
      </w:r>
    </w:p>
  </w:comment>
  <w:comment w:id="8" w:author="Debora Marinho Luz - GDSXSR" w:date="2026-05-28T12:46:00Z" w:initials="DM">
    <w:p w14:paraId="772A8CBA" w14:textId="77777777" w:rsidR="003A2343" w:rsidRDefault="003A2343" w:rsidP="00F80CA9">
      <w:pPr>
        <w:pStyle w:val="Textodecomentrio"/>
      </w:pPr>
      <w:r>
        <w:rPr>
          <w:rStyle w:val="Refdecomentrio"/>
        </w:rPr>
        <w:annotationRef/>
      </w:r>
      <w:r>
        <w:t>Dos 10 imóveis arrolados na inicial, a apelante reclama somente esses 3, dos 4 que foram adquiridos durante a união estável.</w:t>
      </w:r>
    </w:p>
  </w:comment>
  <w:comment w:id="9" w:author="Marcos Dwayne Saraiva Costa - GDSXSR" w:date="2026-05-29T18:24:00Z" w:initials="MD">
    <w:p w14:paraId="3665C07E" w14:textId="77777777" w:rsidR="003A2343" w:rsidRDefault="003A2343" w:rsidP="003A2343">
      <w:pPr>
        <w:pStyle w:val="Textodecomentrio"/>
      </w:pPr>
      <w:r>
        <w:rPr>
          <w:rStyle w:val="Refdecomentrio"/>
        </w:rPr>
        <w:annotationRef/>
      </w:r>
      <w:r>
        <w:fldChar w:fldCharType="begin"/>
      </w:r>
      <w:r>
        <w:instrText>HYPERLINK "mailto:t314808@tjdft.jus.br"</w:instrText>
      </w:r>
      <w:bookmarkStart w:id="10" w:name="_@_44CDA4E18EB642EFB96B75D2879CA84DZ"/>
      <w:r>
        <w:fldChar w:fldCharType="separate"/>
      </w:r>
      <w:bookmarkEnd w:id="10"/>
      <w:r w:rsidRPr="003A2343">
        <w:rPr>
          <w:rStyle w:val="Meno"/>
          <w:noProof/>
        </w:rPr>
        <w:t>@Debora Marinho Luz - GDSXSR</w:t>
      </w:r>
      <w:r>
        <w:fldChar w:fldCharType="end"/>
      </w:r>
      <w:r>
        <w:t xml:space="preserve"> </w:t>
      </w:r>
    </w:p>
    <w:p w14:paraId="7896849A" w14:textId="77777777" w:rsidR="003A2343" w:rsidRDefault="003A2343" w:rsidP="003A2343">
      <w:pPr>
        <w:pStyle w:val="Textodecomentrio"/>
      </w:pPr>
    </w:p>
    <w:p w14:paraId="4169F830" w14:textId="77777777" w:rsidR="003A2343" w:rsidRDefault="003A2343" w:rsidP="003A2343">
      <w:pPr>
        <w:pStyle w:val="Textodecomentrio"/>
      </w:pPr>
      <w:r>
        <w:rPr>
          <w:color w:val="7030A0"/>
        </w:rPr>
        <w:t>A sub-rogação real substitui um bem particular por outro. Se um imóvel adquirido onerosamente na constância do casamento for comprado exclusivamente com o produto da venda de um bem particular do cônjuge varão, esse novo bem mantém a natureza particular e é excluído da meação.</w:t>
      </w:r>
    </w:p>
    <w:p w14:paraId="1963272D" w14:textId="77777777" w:rsidR="003A2343" w:rsidRDefault="003A2343" w:rsidP="003A2343">
      <w:pPr>
        <w:pStyle w:val="Textodecomentrio"/>
      </w:pPr>
    </w:p>
    <w:p w14:paraId="0BE2A5BE" w14:textId="77777777" w:rsidR="003A2343" w:rsidRDefault="003A2343" w:rsidP="003A2343">
      <w:pPr>
        <w:pStyle w:val="Textodecomentrio"/>
      </w:pPr>
      <w:r>
        <w:rPr>
          <w:color w:val="7030A0"/>
        </w:rPr>
        <w:t>Utilize essa premissa, fundamentando-a em lei/jurisprudência, para dar mais densidade á fundamentaçao.</w:t>
      </w:r>
    </w:p>
  </w:comment>
  <w:comment w:id="11" w:author="Debora Marinho Luz - GDSXSR" w:date="2026-05-28T16:59:00Z" w:initials="DM">
    <w:p w14:paraId="10FD2CF0" w14:textId="77777777" w:rsidR="003A2343" w:rsidRDefault="003A2343" w:rsidP="006E724F">
      <w:pPr>
        <w:pStyle w:val="Textodecomentrio"/>
      </w:pPr>
      <w:r>
        <w:rPr>
          <w:rStyle w:val="Refdecomentrio"/>
        </w:rPr>
        <w:annotationRef/>
      </w:r>
      <w:r>
        <w:t>150 a 250 mil reais em 2016. Fonte: Gemini, IA do Google.</w:t>
      </w:r>
    </w:p>
  </w:comment>
  <w:comment w:id="12" w:author="Debora Marinho Luz - GDSXSR" w:date="2026-05-18T11:04:00Z" w:initials="DM">
    <w:p w14:paraId="749FF00F" w14:textId="77777777" w:rsidR="009F6330" w:rsidRDefault="004F2E6A" w:rsidP="009F6330">
      <w:pPr>
        <w:pStyle w:val="Textodecomentrio"/>
      </w:pPr>
      <w:r>
        <w:rPr>
          <w:rStyle w:val="Refdecomentrio"/>
        </w:rPr>
        <w:annotationRef/>
      </w:r>
      <w:r w:rsidR="009F6330">
        <w:t>Valor da causa - 3 milhões de reais</w:t>
      </w:r>
    </w:p>
    <w:p w14:paraId="6471514B" w14:textId="77777777" w:rsidR="009F6330" w:rsidRDefault="009F6330" w:rsidP="009F6330">
      <w:pPr>
        <w:pStyle w:val="Textodecomentrio"/>
      </w:pPr>
      <w:r>
        <w:t>Multa (2% do valor da causa) -</w:t>
      </w:r>
      <w:r>
        <w:rPr>
          <w:b/>
          <w:bCs/>
        </w:rPr>
        <w:t xml:space="preserve"> 60 mil reais, </w:t>
      </w:r>
      <w:r>
        <w:t>a qual foi afastada no último tópico do voto.</w:t>
      </w:r>
    </w:p>
  </w:comment>
  <w:comment w:id="13" w:author="Debora Marinho Luz - GDSXSR" w:date="2026-05-20T11:22:00Z" w:initials="DM">
    <w:p w14:paraId="428FFBE2" w14:textId="42FD99F4" w:rsidR="000D72F6" w:rsidRDefault="000D72F6" w:rsidP="000D72F6">
      <w:pPr>
        <w:pStyle w:val="Textodecomentrio"/>
      </w:pPr>
      <w:r>
        <w:rPr>
          <w:rStyle w:val="Refdecomentrio"/>
        </w:rPr>
        <w:annotationRef/>
      </w:r>
      <w:r>
        <w:rPr>
          <w:u w:val="single"/>
        </w:rPr>
        <w:t xml:space="preserve">Marcos, a tese da sub-rogação destacada no apelo não foi adotada na r. sentença, </w:t>
      </w:r>
      <w:r>
        <w:t>que se limitou a afastar a partilha quanto aos quatro imóveis adquiridos na constância da união estável por ausência de prova da titularidade. De modo que o apelado, de certa forma, tem razão.</w:t>
      </w:r>
    </w:p>
    <w:p w14:paraId="28BEF69A" w14:textId="77777777" w:rsidR="000D72F6" w:rsidRDefault="000D72F6" w:rsidP="000D72F6">
      <w:pPr>
        <w:pStyle w:val="Textodecomentrio"/>
      </w:pPr>
    </w:p>
    <w:p w14:paraId="41074232" w14:textId="77777777" w:rsidR="000D72F6" w:rsidRDefault="000D72F6" w:rsidP="000D72F6">
      <w:pPr>
        <w:pStyle w:val="Textodecomentrio"/>
      </w:pPr>
      <w:r>
        <w:t>Ainda assim, entendi por conhecer do recurso, uma vez que a insurgência da apelante se volta, em essência, contra a improcedência do pedido de partilha. Concorda? Se não, podemos não conhecer do recurso nesse ponto acolhendo a preliminar do réu.</w:t>
      </w:r>
    </w:p>
    <w:p w14:paraId="4E83403F" w14:textId="77777777" w:rsidR="000D72F6" w:rsidRDefault="000D72F6" w:rsidP="000D72F6">
      <w:pPr>
        <w:pStyle w:val="Textodecomentrio"/>
      </w:pPr>
    </w:p>
    <w:p w14:paraId="1C4480B0" w14:textId="77777777" w:rsidR="000D72F6" w:rsidRDefault="000D72F6" w:rsidP="000D72F6">
      <w:pPr>
        <w:pStyle w:val="Textodecomentrio"/>
      </w:pPr>
      <w:r>
        <w:t>Inclusive, rejeitei a preliminar de ausência de dialeticidade arguida pelo apelado, pois, embora de forma não técnica, a apelante ataca o fundamento da sentença ao sustentar a possibilidade de partilha dos bens.</w:t>
      </w:r>
    </w:p>
    <w:p w14:paraId="0B64F54C" w14:textId="77777777" w:rsidR="000D72F6" w:rsidRDefault="000D72F6" w:rsidP="000D72F6">
      <w:pPr>
        <w:pStyle w:val="Textodecomentrio"/>
      </w:pPr>
      <w:r>
        <w:t>À sua consideração.</w:t>
      </w:r>
    </w:p>
  </w:comment>
  <w:comment w:id="14" w:author="Des. Sérgio Rocha" w:date="2026-05-27T16:06:00Z" w:initials="DR">
    <w:p w14:paraId="5250F8F0" w14:textId="2A9D9AC4" w:rsidR="00716D6B" w:rsidRDefault="005853D3">
      <w:r>
        <w:annotationRef/>
      </w:r>
      <w:r w:rsidRPr="38DB9B77">
        <w:t>TEM QUE DAR UMA REAPRECIADA NESSE ITEM DE IMPOSSIBILIDADE DE PARTILHA DE EVENTUAS DIREITOS RELATIVOS A ESSES IMÓVEIS. PENSO, A PRINCÍPIO E S.M.J., QUE A PARTULHA DE EVENTUAIS DIREITOS SOBRE  IMÓVEL PODERIA SER FEITA DESDE QUE CLARIFICADO QUE SE TRATA DE PARTILHA DE DIREITOS, VIGENTE ENTRE AS PARTES E SEM VALIDADE SOBRE EVENTUAIS DIREITOS DE TERCEIROS. MAS ISSO DEPENDE DA PESQUISA E REANÁLISE DOS DOCS QUE VOCÊ FIZER.</w:t>
      </w:r>
    </w:p>
    <w:p w14:paraId="0EF8468C" w14:textId="4AC76730" w:rsidR="00716D6B" w:rsidRDefault="005853D3">
      <w:r w:rsidRPr="5F87B65C">
        <w:t>JÁ VI MUITA PARTILHA SOBRE DIREITOS SOBRE IMÓVEIS.</w:t>
      </w:r>
    </w:p>
    <w:p w14:paraId="4DFD5749" w14:textId="6DE35C35" w:rsidR="00716D6B" w:rsidRDefault="005853D3">
      <w:r w:rsidRPr="35480D29">
        <w:t>CONFIRAM AÍ.</w:t>
      </w:r>
    </w:p>
    <w:p w14:paraId="7D5F487A" w14:textId="2DEE037E" w:rsidR="00716D6B" w:rsidRDefault="005853D3">
      <w:r w:rsidRPr="4E880377">
        <w:t xml:space="preserve"> </w:t>
      </w:r>
    </w:p>
  </w:comment>
  <w:comment w:id="15" w:author="Debora Marinho Luz - GDSXSR" w:date="2026-05-20T10:49:00Z" w:initials="DM">
    <w:p w14:paraId="1CA7276C" w14:textId="77777777" w:rsidR="000D72F6" w:rsidRDefault="00A02824" w:rsidP="000D72F6">
      <w:pPr>
        <w:pStyle w:val="Textodecomentrio"/>
      </w:pPr>
      <w:r>
        <w:rPr>
          <w:rStyle w:val="Refdecomentrio"/>
        </w:rPr>
        <w:annotationRef/>
      </w:r>
      <w:r w:rsidR="000D72F6">
        <w:t xml:space="preserve">Marcos, como havia dito, conheci do recurso, apesar da preliminar do réu de ausência de dialeticidade. </w:t>
      </w:r>
    </w:p>
    <w:p w14:paraId="2D00A49F" w14:textId="77777777" w:rsidR="000D72F6" w:rsidRDefault="000D72F6" w:rsidP="000D72F6">
      <w:pPr>
        <w:pStyle w:val="Textodecomentrio"/>
      </w:pPr>
      <w:r>
        <w:t>À sua consideração.</w:t>
      </w:r>
    </w:p>
  </w:comment>
  <w:comment w:id="16" w:author="Debora Marinho Luz - GDSXSR" w:date="2026-05-28T14:00:00Z" w:initials="DM">
    <w:p w14:paraId="1EBED2F0" w14:textId="77777777" w:rsidR="00C6428B" w:rsidRDefault="00C6428B" w:rsidP="00C6428B">
      <w:pPr>
        <w:pStyle w:val="Textodecomentrio"/>
      </w:pPr>
      <w:r>
        <w:rPr>
          <w:rStyle w:val="Refdecomentrio"/>
        </w:rPr>
        <w:annotationRef/>
      </w:r>
      <w:r>
        <w:t>Marcos, especifiquei melhor os bens que ela reclama na apelação. São apenas 3, dos 4 que foram adquiridos na constância da união estável.</w:t>
      </w:r>
    </w:p>
  </w:comment>
  <w:comment w:id="17" w:author="Marcos Dwayne Saraiva Costa - GDSXSR" w:date="2026-05-26T17:10:00Z" w:initials="MD">
    <w:p w14:paraId="487ACD99" w14:textId="2DEA1C9D" w:rsidR="00311067" w:rsidRDefault="00311067" w:rsidP="00311067">
      <w:pPr>
        <w:pStyle w:val="Textodecomentrio"/>
      </w:pPr>
      <w:r>
        <w:rPr>
          <w:rStyle w:val="Refdecomentrio"/>
        </w:rPr>
        <w:annotationRef/>
      </w:r>
      <w:r>
        <w:fldChar w:fldCharType="begin"/>
      </w:r>
      <w:r>
        <w:instrText>HYPERLINK "mailto:t314808@tjdft.jus.br"</w:instrText>
      </w:r>
      <w:bookmarkStart w:id="19" w:name="_@_E989CF9E52F64E5F815C4EC3958CE88AZ"/>
      <w:r>
        <w:fldChar w:fldCharType="separate"/>
      </w:r>
      <w:bookmarkEnd w:id="19"/>
      <w:r w:rsidRPr="00311067">
        <w:rPr>
          <w:rStyle w:val="Meno"/>
          <w:noProof/>
        </w:rPr>
        <w:t>@Debora Marinho Luz - GDSXSR</w:t>
      </w:r>
      <w:r>
        <w:fldChar w:fldCharType="end"/>
      </w:r>
      <w:r>
        <w:t xml:space="preserve"> </w:t>
      </w:r>
    </w:p>
    <w:p w14:paraId="12D0AF31" w14:textId="77777777" w:rsidR="00311067" w:rsidRDefault="00311067" w:rsidP="00311067">
      <w:pPr>
        <w:pStyle w:val="Textodecomentrio"/>
      </w:pPr>
      <w:r>
        <w:t>Não tem recuo de parágrafo em citação de lei</w:t>
      </w:r>
    </w:p>
  </w:comment>
  <w:comment w:id="18" w:author="Debora Marinho Luz - GDSXSR" w:date="2026-05-27T09:24:00Z" w:initials="DM">
    <w:p w14:paraId="3435F0AD" w14:textId="77777777" w:rsidR="009213FC" w:rsidRDefault="003D134A" w:rsidP="009213FC">
      <w:pPr>
        <w:pStyle w:val="Textodecomentrio"/>
      </w:pPr>
      <w:r>
        <w:rPr>
          <w:rStyle w:val="Refdecomentrio"/>
        </w:rPr>
        <w:annotationRef/>
      </w:r>
      <w:r w:rsidR="009213FC">
        <w:t>Compreendo. No caso, havia mantido a formatação original da sentença.</w:t>
      </w:r>
      <w:r w:rsidR="009213FC">
        <w:br/>
        <w:t xml:space="preserve">As adequações necessárias ao padrão do Gabinete já foram realizadas. </w:t>
      </w:r>
    </w:p>
  </w:comment>
  <w:comment w:id="20" w:author="Marcos Dwayne Saraiva Costa - GDSXSR" w:date="2026-05-26T17:34:00Z" w:initials="MD">
    <w:p w14:paraId="16764725" w14:textId="2E6A2690" w:rsidR="00670039" w:rsidRDefault="00670039" w:rsidP="00670039">
      <w:pPr>
        <w:pStyle w:val="Textodecomentrio"/>
      </w:pPr>
      <w:r>
        <w:rPr>
          <w:rStyle w:val="Refdecomentrio"/>
        </w:rPr>
        <w:annotationRef/>
      </w:r>
      <w:r>
        <w:fldChar w:fldCharType="begin"/>
      </w:r>
      <w:r>
        <w:instrText>HYPERLINK "mailto:t314808@tjdft.jus.br"</w:instrText>
      </w:r>
      <w:bookmarkStart w:id="22" w:name="_@_8ED3779B2F764638874F977CB964395FZ"/>
      <w:r>
        <w:fldChar w:fldCharType="separate"/>
      </w:r>
      <w:bookmarkEnd w:id="22"/>
      <w:r w:rsidRPr="00670039">
        <w:rPr>
          <w:rStyle w:val="Meno"/>
          <w:noProof/>
        </w:rPr>
        <w:t>@Debora Marinho Luz - GDSXSR</w:t>
      </w:r>
      <w:r>
        <w:fldChar w:fldCharType="end"/>
      </w:r>
      <w:r>
        <w:t xml:space="preserve"> </w:t>
      </w:r>
    </w:p>
    <w:p w14:paraId="52942650" w14:textId="77777777" w:rsidR="00670039" w:rsidRDefault="00670039" w:rsidP="00670039">
      <w:pPr>
        <w:pStyle w:val="Textodecomentrio"/>
      </w:pPr>
      <w:r>
        <w:t>Aqui, acrescente um parágrafo esclarecendo que, mesmo tendo sido intimada a especificar provas, a apelante se limitou a requerer dilação probatória inerente às benfeitorias, mas não em relação á efetiva existência de patrimônio passível de meação (pet de ID 80350309).</w:t>
      </w:r>
    </w:p>
    <w:p w14:paraId="188EBD08" w14:textId="77777777" w:rsidR="00670039" w:rsidRDefault="00670039" w:rsidP="00670039">
      <w:pPr>
        <w:pStyle w:val="Textodecomentrio"/>
      </w:pPr>
    </w:p>
    <w:p w14:paraId="36F699F3" w14:textId="77777777" w:rsidR="00670039" w:rsidRDefault="00670039" w:rsidP="00670039">
      <w:pPr>
        <w:pStyle w:val="Textodecomentrio"/>
      </w:pPr>
      <w:r>
        <w:t xml:space="preserve">Isso é importante para ficar claro que o indeferimento da prova e a improcedência nesse ponto por ausência de prova são coerentes, não formam contradiçao do juiz e cerceamento de defesa. </w:t>
      </w:r>
    </w:p>
    <w:p w14:paraId="39C598B7" w14:textId="77777777" w:rsidR="00670039" w:rsidRDefault="00670039" w:rsidP="00670039">
      <w:pPr>
        <w:pStyle w:val="Textodecomentrio"/>
      </w:pPr>
    </w:p>
  </w:comment>
  <w:comment w:id="21" w:author="Debora Marinho Luz - GDSXSR" w:date="2026-05-27T11:01:00Z" w:initials="DM">
    <w:p w14:paraId="2F328A54" w14:textId="77777777" w:rsidR="00E94AA0" w:rsidRDefault="00E94AA0" w:rsidP="00E94AA0">
      <w:pPr>
        <w:pStyle w:val="Textodecomentrio"/>
      </w:pPr>
      <w:r>
        <w:rPr>
          <w:rStyle w:val="Refdecomentrio"/>
        </w:rPr>
        <w:annotationRef/>
      </w:r>
      <w:r>
        <w:t>Ok. Parágrafo acrescentado.</w:t>
      </w:r>
    </w:p>
  </w:comment>
  <w:comment w:id="23" w:author="Marcos Dwayne Saraiva Costa - GDSXSR" w:date="2026-05-26T17:18:00Z" w:initials="MD">
    <w:p w14:paraId="4EC02DA1" w14:textId="45185A89" w:rsidR="00BE336A" w:rsidRDefault="00BE336A" w:rsidP="00BE336A">
      <w:pPr>
        <w:pStyle w:val="Textodecomentrio"/>
      </w:pPr>
      <w:r>
        <w:rPr>
          <w:rStyle w:val="Refdecomentrio"/>
        </w:rPr>
        <w:annotationRef/>
      </w:r>
      <w:r>
        <w:fldChar w:fldCharType="begin"/>
      </w:r>
      <w:r>
        <w:instrText>HYPERLINK "mailto:t314808@tjdft.jus.br"</w:instrText>
      </w:r>
      <w:bookmarkStart w:id="25" w:name="_@_A88B5243F0224D78AA56982A668BC117Z"/>
      <w:r>
        <w:fldChar w:fldCharType="separate"/>
      </w:r>
      <w:bookmarkEnd w:id="25"/>
      <w:r w:rsidRPr="00BE336A">
        <w:rPr>
          <w:rStyle w:val="Meno"/>
          <w:noProof/>
        </w:rPr>
        <w:t>@Debora Marinho Luz - GDSXSR</w:t>
      </w:r>
      <w:r>
        <w:fldChar w:fldCharType="end"/>
      </w:r>
      <w:r>
        <w:t xml:space="preserve"> </w:t>
      </w:r>
    </w:p>
    <w:p w14:paraId="22C34440" w14:textId="77777777" w:rsidR="00BE336A" w:rsidRDefault="00BE336A" w:rsidP="00BE336A">
      <w:pPr>
        <w:pStyle w:val="Textodecomentrio"/>
      </w:pPr>
      <w:r>
        <w:t>Citar dispositivos da Resoluçao que amparam a premissa.</w:t>
      </w:r>
    </w:p>
  </w:comment>
  <w:comment w:id="24" w:author="Debora Marinho Luz - GDSXSR" w:date="2026-05-27T11:51:00Z" w:initials="DM">
    <w:p w14:paraId="1C835AB1" w14:textId="77777777" w:rsidR="00A24211" w:rsidRDefault="00F90F14" w:rsidP="00A24211">
      <w:pPr>
        <w:pStyle w:val="Textodecomentrio"/>
      </w:pPr>
      <w:r>
        <w:rPr>
          <w:rStyle w:val="Refdecomentrio"/>
        </w:rPr>
        <w:annotationRef/>
      </w:r>
      <w:r w:rsidR="00A24211">
        <w:t>Acréscimos realizados.</w:t>
      </w:r>
    </w:p>
  </w:comment>
  <w:comment w:id="26" w:author="Marcos Dwayne Saraiva Costa - GDSXSR" w:date="2026-05-27T14:22:00Z" w:initials="MD">
    <w:p w14:paraId="32287B6D" w14:textId="678E1E03" w:rsidR="00866D28" w:rsidRDefault="00866D28" w:rsidP="00866D28">
      <w:pPr>
        <w:pStyle w:val="Textodecomentrio"/>
      </w:pPr>
      <w:r>
        <w:rPr>
          <w:rStyle w:val="Refdecomentrio"/>
        </w:rPr>
        <w:annotationRef/>
      </w:r>
      <w:r>
        <w:fldChar w:fldCharType="begin"/>
      </w:r>
      <w:r>
        <w:instrText>HYPERLINK "mailto:t314808@tjdft.jus.br"</w:instrText>
      </w:r>
      <w:bookmarkStart w:id="27" w:name="_@_969CA2BC41D749808F5C3EF075C8F875Z"/>
      <w:r>
        <w:fldChar w:fldCharType="separate"/>
      </w:r>
      <w:bookmarkEnd w:id="27"/>
      <w:r w:rsidRPr="00866D28">
        <w:rPr>
          <w:rStyle w:val="Meno"/>
          <w:noProof/>
        </w:rPr>
        <w:t>@Debora Marinho Luz - GDSXSR</w:t>
      </w:r>
      <w:r>
        <w:fldChar w:fldCharType="end"/>
      </w:r>
      <w:r>
        <w:t xml:space="preserve"> </w:t>
      </w:r>
    </w:p>
    <w:p w14:paraId="29137921" w14:textId="77777777" w:rsidR="00866D28" w:rsidRDefault="00866D28" w:rsidP="00866D28">
      <w:pPr>
        <w:pStyle w:val="Textodecomentrio"/>
      </w:pPr>
      <w:r>
        <w:t>Aqui se aplica o mesmo, citação de Lei jamais terá recuo de parágrafo.</w:t>
      </w:r>
    </w:p>
  </w:comment>
  <w:comment w:id="28" w:author="Marcos Dwayne Saraiva Costa - GDSXSR" w:date="2026-05-26T17:18:00Z" w:initials="MD">
    <w:p w14:paraId="700B65A1" w14:textId="17477F1D" w:rsidR="00BE336A" w:rsidRDefault="00BE336A" w:rsidP="00BE336A">
      <w:pPr>
        <w:pStyle w:val="Textodecomentrio"/>
      </w:pPr>
      <w:r>
        <w:rPr>
          <w:rStyle w:val="Refdecomentrio"/>
        </w:rPr>
        <w:annotationRef/>
      </w:r>
      <w:r>
        <w:fldChar w:fldCharType="begin"/>
      </w:r>
      <w:r>
        <w:instrText>HYPERLINK "mailto:t314808@tjdft.jus.br"</w:instrText>
      </w:r>
      <w:bookmarkStart w:id="30" w:name="_@_B2099F50CBAB4F7F95AA9D542B6FD51EZ"/>
      <w:r>
        <w:fldChar w:fldCharType="separate"/>
      </w:r>
      <w:bookmarkEnd w:id="30"/>
      <w:r w:rsidRPr="00BE336A">
        <w:rPr>
          <w:rStyle w:val="Meno"/>
          <w:noProof/>
        </w:rPr>
        <w:t>@Debora Marinho Luz - GDSXSR</w:t>
      </w:r>
      <w:r>
        <w:fldChar w:fldCharType="end"/>
      </w:r>
      <w:r>
        <w:t xml:space="preserve"> Citar trecho respectivo da sentença</w:t>
      </w:r>
    </w:p>
  </w:comment>
  <w:comment w:id="29" w:author="Debora Marinho Luz - GDSXSR" w:date="2026-05-27T09:58:00Z" w:initials="DM">
    <w:p w14:paraId="70E0DB50" w14:textId="77777777" w:rsidR="00B22D8D" w:rsidRDefault="00B22D8D" w:rsidP="00B22D8D">
      <w:pPr>
        <w:pStyle w:val="Textodecomentrio"/>
      </w:pPr>
      <w:r>
        <w:rPr>
          <w:rStyle w:val="Refdecomentrio"/>
        </w:rPr>
        <w:annotationRef/>
      </w:r>
      <w:r>
        <w:t>Ok. Citação inserida.</w:t>
      </w:r>
    </w:p>
  </w:comment>
  <w:comment w:id="31" w:author="Marcos Dwayne Saraiva Costa - GDSXSR" w:date="2026-05-26T17:19:00Z" w:initials="MD">
    <w:p w14:paraId="36F1676D" w14:textId="0A9F5685" w:rsidR="00E11F5A" w:rsidRDefault="00E11F5A" w:rsidP="00E11F5A">
      <w:pPr>
        <w:pStyle w:val="Textodecomentrio"/>
      </w:pPr>
      <w:r>
        <w:rPr>
          <w:rStyle w:val="Refdecomentrio"/>
        </w:rPr>
        <w:annotationRef/>
      </w:r>
      <w:r>
        <w:fldChar w:fldCharType="begin"/>
      </w:r>
      <w:r>
        <w:instrText>HYPERLINK "mailto:t314808@tjdft.jus.br"</w:instrText>
      </w:r>
      <w:bookmarkStart w:id="33" w:name="_@_B5BEF7DD60214D4980DE25EE5F841ED4Z"/>
      <w:r>
        <w:fldChar w:fldCharType="separate"/>
      </w:r>
      <w:bookmarkEnd w:id="33"/>
      <w:r w:rsidRPr="00E11F5A">
        <w:rPr>
          <w:rStyle w:val="Meno"/>
          <w:noProof/>
        </w:rPr>
        <w:t>@Debora Marinho Luz - GDSXSR</w:t>
      </w:r>
      <w:r>
        <w:fldChar w:fldCharType="end"/>
      </w:r>
      <w:r>
        <w:t xml:space="preserve"> </w:t>
      </w:r>
    </w:p>
    <w:p w14:paraId="6DE83331" w14:textId="77777777" w:rsidR="00E11F5A" w:rsidRDefault="00E11F5A" w:rsidP="00E11F5A">
      <w:pPr>
        <w:pStyle w:val="Textodecomentrio"/>
      </w:pPr>
      <w:r>
        <w:t>Citar a literalidade da lei</w:t>
      </w:r>
    </w:p>
  </w:comment>
  <w:comment w:id="32" w:author="Debora Marinho Luz - GDSXSR" w:date="2026-05-27T10:04:00Z" w:initials="DM">
    <w:p w14:paraId="4D523402" w14:textId="77777777" w:rsidR="00573469" w:rsidRDefault="00573469" w:rsidP="00573469">
      <w:pPr>
        <w:pStyle w:val="Textodecomentrio"/>
      </w:pPr>
      <w:r>
        <w:rPr>
          <w:rStyle w:val="Refdecomentrio"/>
        </w:rPr>
        <w:annotationRef/>
      </w:r>
      <w:r>
        <w:t>Ok. Citação inserida.</w:t>
      </w:r>
    </w:p>
  </w:comment>
  <w:comment w:id="34" w:author="Debora Marinho Luz - GDSXSR" w:date="2026-05-20T12:57:00Z" w:initials="DM">
    <w:p w14:paraId="270ECF8D" w14:textId="77777777" w:rsidR="00976BAF" w:rsidRDefault="008C0CD5" w:rsidP="00976BAF">
      <w:pPr>
        <w:pStyle w:val="Textodecomentrio"/>
      </w:pPr>
      <w:r>
        <w:rPr>
          <w:rStyle w:val="Refdecomentrio"/>
        </w:rPr>
        <w:annotationRef/>
      </w:r>
      <w:r w:rsidR="00976BAF">
        <w:t>3×1621=4.863 reais mensais por 3 anos</w:t>
      </w:r>
    </w:p>
    <w:p w14:paraId="7E3D2A50" w14:textId="77777777" w:rsidR="00976BAF" w:rsidRDefault="00976BAF" w:rsidP="00976BAF">
      <w:pPr>
        <w:pStyle w:val="Textodecomentrio"/>
      </w:pPr>
    </w:p>
    <w:p w14:paraId="0B8D33F4" w14:textId="77777777" w:rsidR="00976BAF" w:rsidRDefault="00976BAF" w:rsidP="00976BAF">
      <w:pPr>
        <w:pStyle w:val="Textodecomentrio"/>
      </w:pPr>
      <w:r>
        <w:t>33,12% da renda declarada</w:t>
      </w:r>
    </w:p>
    <w:p w14:paraId="430ED8E7" w14:textId="77777777" w:rsidR="00976BAF" w:rsidRDefault="00976BAF" w:rsidP="00976BAF">
      <w:pPr>
        <w:pStyle w:val="Textodecomentrio"/>
      </w:pPr>
    </w:p>
    <w:p w14:paraId="342CF863" w14:textId="77777777" w:rsidR="00976BAF" w:rsidRDefault="00976BAF" w:rsidP="00976BAF">
      <w:pPr>
        <w:pStyle w:val="Textodecomentrio"/>
      </w:pPr>
      <w:r>
        <w:t>Considerei o fato de o recorrido possuir ao menos 10 imóveis, dentre os quais duas fazendas, de cuja exploração e locação percebe rendimentos.</w:t>
      </w:r>
    </w:p>
  </w:comment>
  <w:comment w:id="35" w:author="Marcos Dwayne Saraiva Costa - GDSXSR" w:date="2026-05-27T14:29:00Z" w:initials="MD">
    <w:p w14:paraId="4468E092" w14:textId="77777777" w:rsidR="002742EA" w:rsidRDefault="002742EA" w:rsidP="002742EA">
      <w:pPr>
        <w:pStyle w:val="Textodecomentrio"/>
      </w:pPr>
      <w:r>
        <w:rPr>
          <w:rStyle w:val="Refdecomentrio"/>
        </w:rPr>
        <w:annotationRef/>
      </w:r>
      <w:r>
        <w:t xml:space="preserve">Dr. Sergio, se levar em consideraçao apenas a renda efetivamente comprovada: Bruto de 14.600 - despesas de 4.400 = 10.200,00, penso que algo entre 1,5 e 2 SM seria mais adequado. </w:t>
      </w:r>
    </w:p>
    <w:p w14:paraId="067C217A" w14:textId="77777777" w:rsidR="002742EA" w:rsidRDefault="002742EA" w:rsidP="002742EA">
      <w:pPr>
        <w:pStyle w:val="Textodecomentrio"/>
      </w:pPr>
      <w:r>
        <w:t>Por outro lado, de fato, a apelante apontou despesas na casa dos 6 mil.</w:t>
      </w:r>
    </w:p>
    <w:p w14:paraId="631CF007" w14:textId="77777777" w:rsidR="002742EA" w:rsidRDefault="002742EA" w:rsidP="002742EA">
      <w:pPr>
        <w:pStyle w:val="Textodecomentrio"/>
      </w:pPr>
    </w:p>
    <w:p w14:paraId="68312AE9" w14:textId="77777777" w:rsidR="002742EA" w:rsidRDefault="002742EA" w:rsidP="002742EA">
      <w:pPr>
        <w:pStyle w:val="Textodecomentrio"/>
      </w:pPr>
      <w:r>
        <w:t>Questão sensível que vai do senso de justiça de cada julgador.</w:t>
      </w:r>
    </w:p>
    <w:p w14:paraId="41481BD7" w14:textId="77777777" w:rsidR="002742EA" w:rsidRDefault="002742EA" w:rsidP="002742EA">
      <w:pPr>
        <w:pStyle w:val="Textodecomentrio"/>
      </w:pPr>
    </w:p>
    <w:p w14:paraId="0660CFDD" w14:textId="77777777" w:rsidR="002742EA" w:rsidRDefault="002742EA" w:rsidP="002742EA">
      <w:pPr>
        <w:pStyle w:val="Textodecomentrio"/>
      </w:pPr>
      <w:r>
        <w:t>À sua consideração,</w:t>
      </w:r>
    </w:p>
    <w:p w14:paraId="4B131312" w14:textId="77777777" w:rsidR="002742EA" w:rsidRDefault="002742EA" w:rsidP="002742EA">
      <w:pPr>
        <w:pStyle w:val="Textodecomentrio"/>
      </w:pPr>
    </w:p>
    <w:p w14:paraId="52CA148A" w14:textId="77777777" w:rsidR="002742EA" w:rsidRDefault="002742EA" w:rsidP="002742EA">
      <w:pPr>
        <w:pStyle w:val="Textodecomentrio"/>
      </w:pPr>
      <w:r>
        <w:t>Marcos.</w:t>
      </w:r>
    </w:p>
  </w:comment>
  <w:comment w:id="36" w:author="Debora Marinho Luz - GDSXSR" w:date="2026-05-20T12:57:00Z" w:initials="DM">
    <w:p w14:paraId="5C12F82B" w14:textId="77777777" w:rsidR="001C5913" w:rsidRDefault="001C5913" w:rsidP="001C5913">
      <w:pPr>
        <w:pStyle w:val="Textodecomentrio"/>
      </w:pPr>
      <w:r>
        <w:rPr>
          <w:rStyle w:val="Refdecomentrio"/>
        </w:rPr>
        <w:annotationRef/>
      </w:r>
      <w:r>
        <w:t>3×1621=4.863 reais mensais por 3 anos</w:t>
      </w:r>
    </w:p>
    <w:p w14:paraId="5EC761CF" w14:textId="77777777" w:rsidR="001C5913" w:rsidRDefault="001C5913" w:rsidP="001C5913">
      <w:pPr>
        <w:pStyle w:val="Textodecomentrio"/>
      </w:pPr>
    </w:p>
    <w:p w14:paraId="22003A63" w14:textId="77777777" w:rsidR="001C5913" w:rsidRDefault="001C5913" w:rsidP="001C5913">
      <w:pPr>
        <w:pStyle w:val="Textodecomentrio"/>
      </w:pPr>
      <w:r>
        <w:t>33,12% da renda declarada</w:t>
      </w:r>
    </w:p>
    <w:p w14:paraId="7DCCA8ED" w14:textId="77777777" w:rsidR="001C5913" w:rsidRDefault="001C5913" w:rsidP="001C5913">
      <w:pPr>
        <w:pStyle w:val="Textodecomentrio"/>
      </w:pPr>
    </w:p>
    <w:p w14:paraId="2F797872" w14:textId="77777777" w:rsidR="001C5913" w:rsidRDefault="001C5913" w:rsidP="001C5913">
      <w:pPr>
        <w:pStyle w:val="Textodecomentrio"/>
      </w:pPr>
      <w:r>
        <w:t>Considerei o fato de o recorrido possuir ao menos 10 imóveis, dentre os quais duas fazendas, de cuja exploração e locação percebe rendimentos.</w:t>
      </w:r>
    </w:p>
  </w:comment>
  <w:comment w:id="37" w:author="Debora Marinho Luz - GDSXSR" w:date="2026-05-20T13:27:00Z" w:initials="DM">
    <w:p w14:paraId="0A719515" w14:textId="77777777" w:rsidR="00F17CA6" w:rsidRDefault="00F17CA6" w:rsidP="00F17CA6">
      <w:pPr>
        <w:pStyle w:val="Textodecomentrio"/>
      </w:pPr>
      <w:r>
        <w:rPr>
          <w:rStyle w:val="Refdecomentrio"/>
        </w:rPr>
        <w:annotationRef/>
      </w:r>
      <w:r>
        <w:rPr>
          <w:i/>
          <w:iCs/>
          <w:color w:val="000000"/>
        </w:rPr>
        <w:t>63. Nos termos do art. 86, caput, c/c art. 85, § 8º, do CPC, condeno ambas as partes, parcialmente vencidas, ao pagamento pro rata das despesas do processo e, ainda, ao pagamento de honorários advocatícios, recíprocos, que fixo em R$ 9.000,00 (nove mil reais), ficando, todavia, suspensa a exigibilidade da cota parte da autora, tendo em conta a gratuidade de justiça deferida, nos termos da decisão - Num. </w:t>
      </w:r>
      <w:hyperlink r:id="rId5" w:history="1">
        <w:r w:rsidRPr="008A0594">
          <w:rPr>
            <w:rStyle w:val="Hyperlink"/>
            <w:i/>
            <w:iCs/>
          </w:rPr>
          <w:t>149341662</w:t>
        </w:r>
      </w:hyperlink>
      <w:r>
        <w:rPr>
          <w:i/>
          <w:iCs/>
          <w:color w:val="000000"/>
        </w:rPr>
        <w:t> - Pág. 1/2.</w:t>
      </w:r>
    </w:p>
    <w:p w14:paraId="03A84478" w14:textId="77777777" w:rsidR="00F17CA6" w:rsidRDefault="00F17CA6" w:rsidP="00F17CA6">
      <w:pPr>
        <w:pStyle w:val="Textodecomentrio"/>
      </w:pPr>
      <w:r>
        <w:rPr>
          <w:color w:val="000000"/>
        </w:rPr>
        <w:t> </w:t>
      </w:r>
    </w:p>
  </w:comment>
  <w:comment w:id="38" w:author="Debora Marinho Luz - GDSXSR" w:date="2026-05-28T17:18:00Z" w:initials="DM">
    <w:p w14:paraId="5304255A" w14:textId="77777777" w:rsidR="00AA38E3" w:rsidRDefault="00811CDD" w:rsidP="00AA38E3">
      <w:pPr>
        <w:pStyle w:val="Textodecomentrio"/>
      </w:pPr>
      <w:r>
        <w:rPr>
          <w:rStyle w:val="Refdecomentrio"/>
        </w:rPr>
        <w:annotationRef/>
      </w:r>
      <w:r w:rsidR="00AA38E3">
        <w:t>Marcos e Dr. Sérgio, s.m.j., os documentos dos autos — como cessão de direitos, (</w:t>
      </w:r>
      <w:r w:rsidR="00AA38E3">
        <w:rPr>
          <w:color w:val="7030A0"/>
        </w:rPr>
        <w:t xml:space="preserve">ID 80350270; ID 80350269 e ID 80350271); </w:t>
      </w:r>
      <w:r w:rsidR="00AA38E3">
        <w:t>locação a terceiros dos 3 imóveis (</w:t>
      </w:r>
      <w:hyperlink r:id="rId6" w:history="1">
        <w:r w:rsidR="00AA38E3" w:rsidRPr="005B1F50">
          <w:rPr>
            <w:rStyle w:val="Hyperlink"/>
            <w:highlight w:val="white"/>
          </w:rPr>
          <w:t>80350359</w:t>
        </w:r>
      </w:hyperlink>
      <w:r w:rsidR="00AA38E3">
        <w:rPr>
          <w:color w:val="516280"/>
          <w:highlight w:val="white"/>
        </w:rPr>
        <w:t xml:space="preserve">; </w:t>
      </w:r>
      <w:hyperlink r:id="rId7" w:history="1">
        <w:r w:rsidR="00AA38E3" w:rsidRPr="005B1F50">
          <w:rPr>
            <w:rStyle w:val="Hyperlink"/>
            <w:highlight w:val="white"/>
          </w:rPr>
          <w:t>80350358 </w:t>
        </w:r>
      </w:hyperlink>
      <w:r w:rsidR="00AA38E3">
        <w:rPr>
          <w:color w:val="516280"/>
          <w:highlight w:val="white"/>
        </w:rPr>
        <w:t xml:space="preserve">E </w:t>
      </w:r>
      <w:hyperlink r:id="rId8" w:history="1">
        <w:r w:rsidR="00AA38E3" w:rsidRPr="005B1F50">
          <w:rPr>
            <w:rStyle w:val="Hyperlink"/>
            <w:highlight w:val="white"/>
          </w:rPr>
          <w:t>80350356</w:t>
        </w:r>
      </w:hyperlink>
      <w:r w:rsidR="00AA38E3">
        <w:rPr>
          <w:color w:val="516280"/>
          <w:highlight w:val="white"/>
        </w:rPr>
        <w:t>)</w:t>
      </w:r>
      <w:r w:rsidR="00AA38E3">
        <w:t>,  e pagamento do financiamento (</w:t>
      </w:r>
      <w:hyperlink r:id="rId9" w:history="1">
        <w:r w:rsidR="00AA38E3" w:rsidRPr="005B1F50">
          <w:rPr>
            <w:rStyle w:val="Hyperlink"/>
            <w:highlight w:val="white"/>
          </w:rPr>
          <w:t>80350361</w:t>
        </w:r>
      </w:hyperlink>
      <w:r w:rsidR="00AA38E3">
        <w:rPr>
          <w:color w:val="516280"/>
          <w:highlight w:val="white"/>
        </w:rPr>
        <w:t>)</w:t>
      </w:r>
      <w:r w:rsidR="00AA38E3">
        <w:t>, além do próprio reconhecimento do apelado quanto à posse — demonstram os direitos aquisitivos. Nesse contexto, a argumentação do apelado, em conjunto com esses elementos, é consistente no sentido de que os três imóveis foram adquiridos por sub-rogação de bem particular, não sendo passíveis de partilha.</w:t>
      </w:r>
    </w:p>
    <w:p w14:paraId="6119C1FD" w14:textId="77777777" w:rsidR="00AA38E3" w:rsidRDefault="00AA38E3" w:rsidP="00AA38E3">
      <w:pPr>
        <w:pStyle w:val="Textodecomentrio"/>
      </w:pPr>
    </w:p>
    <w:p w14:paraId="3433EE03" w14:textId="77777777" w:rsidR="00AA38E3" w:rsidRDefault="00AA38E3" w:rsidP="00AA38E3">
      <w:pPr>
        <w:pStyle w:val="Textodecomentrio"/>
      </w:pPr>
      <w:r>
        <w:t>Como o acerto da venda em 2016 da fazenda adquirida antes  da união estável foi em saca de soja, isso dificulta um pouco o entendimento de qual valor seria devido. No entanto, 250 mil está dentro do valor cotado, segundo o Gemini (IA do Google) e o Copilot.</w:t>
      </w:r>
    </w:p>
    <w:p w14:paraId="473EC088" w14:textId="77777777" w:rsidR="00AA38E3" w:rsidRDefault="00AA38E3" w:rsidP="00AA38E3">
      <w:pPr>
        <w:pStyle w:val="Textodecomentrio"/>
      </w:pPr>
    </w:p>
    <w:p w14:paraId="4D6CFA45" w14:textId="77777777" w:rsidR="00AA38E3" w:rsidRDefault="00AA38E3" w:rsidP="00AA38E3">
      <w:pPr>
        <w:pStyle w:val="Textodecomentrio"/>
      </w:pPr>
      <w:r>
        <w:t>À consideração.</w:t>
      </w:r>
    </w:p>
    <w:p w14:paraId="79D7D5CE" w14:textId="77777777" w:rsidR="00AA38E3" w:rsidRDefault="00AA38E3" w:rsidP="00AA38E3">
      <w:pPr>
        <w:pStyle w:val="Textodecomentrio"/>
      </w:pPr>
      <w:r>
        <w:t>Débora</w:t>
      </w:r>
    </w:p>
  </w:comment>
  <w:comment w:id="39" w:author="Debora Marinho Luz - GDSXSR" w:date="2026-05-28T12:46:00Z" w:initials="DM">
    <w:p w14:paraId="6CAA1289" w14:textId="77777777" w:rsidR="00106DA1" w:rsidRDefault="00106DA1" w:rsidP="00F80CA9">
      <w:pPr>
        <w:pStyle w:val="Textodecomentrio"/>
      </w:pPr>
      <w:r>
        <w:rPr>
          <w:rStyle w:val="Refdecomentrio"/>
        </w:rPr>
        <w:annotationRef/>
      </w:r>
      <w:r>
        <w:t>Dos 10 imóveis arrolados na inicial, a apelante reclama somente esses 3, dos 4 que foram adquiridos durante a união estável.</w:t>
      </w:r>
    </w:p>
  </w:comment>
  <w:comment w:id="40" w:author="Marcos Dwayne Saraiva Costa - GDSXSR" w:date="2026-05-29T18:24:00Z" w:initials="MD">
    <w:p w14:paraId="387E63AD" w14:textId="3EF178AE" w:rsidR="003A2343" w:rsidRDefault="003A2343" w:rsidP="003A2343">
      <w:pPr>
        <w:pStyle w:val="Textodecomentrio"/>
      </w:pPr>
      <w:r>
        <w:rPr>
          <w:rStyle w:val="Refdecomentrio"/>
        </w:rPr>
        <w:annotationRef/>
      </w:r>
      <w:r>
        <w:fldChar w:fldCharType="begin"/>
      </w:r>
      <w:r>
        <w:instrText>HYPERLINK "mailto:t314808@tjdft.jus.br"</w:instrText>
      </w:r>
      <w:bookmarkStart w:id="41" w:name="_@_5D0F4693D0C345F1B4D82E03CF39F18FZ"/>
      <w:r>
        <w:fldChar w:fldCharType="separate"/>
      </w:r>
      <w:bookmarkEnd w:id="41"/>
      <w:r w:rsidRPr="003A2343">
        <w:rPr>
          <w:rStyle w:val="Meno"/>
          <w:noProof/>
        </w:rPr>
        <w:t>@Debora Marinho Luz - GDSXSR</w:t>
      </w:r>
      <w:r>
        <w:fldChar w:fldCharType="end"/>
      </w:r>
      <w:r>
        <w:t xml:space="preserve"> </w:t>
      </w:r>
    </w:p>
    <w:p w14:paraId="63C2C2DB" w14:textId="77777777" w:rsidR="003A2343" w:rsidRDefault="003A2343" w:rsidP="003A2343">
      <w:pPr>
        <w:pStyle w:val="Textodecomentrio"/>
      </w:pPr>
    </w:p>
    <w:p w14:paraId="41BA31B0" w14:textId="77777777" w:rsidR="003A2343" w:rsidRDefault="003A2343" w:rsidP="003A2343">
      <w:pPr>
        <w:pStyle w:val="Textodecomentrio"/>
      </w:pPr>
      <w:r>
        <w:rPr>
          <w:color w:val="7030A0"/>
        </w:rPr>
        <w:t>A sub-rogação real substitui um bem particular por outro. Se um imóvel adquirido onerosamente na constância do casamento for comprado exclusivamente com o produto da venda de um bem particular do cônjuge varão, esse novo bem mantém a natureza particular e é excluído da meação.</w:t>
      </w:r>
    </w:p>
    <w:p w14:paraId="1F10F685" w14:textId="77777777" w:rsidR="003A2343" w:rsidRDefault="003A2343" w:rsidP="003A2343">
      <w:pPr>
        <w:pStyle w:val="Textodecomentrio"/>
      </w:pPr>
    </w:p>
    <w:p w14:paraId="333050C1" w14:textId="77777777" w:rsidR="003A2343" w:rsidRDefault="003A2343" w:rsidP="003A2343">
      <w:pPr>
        <w:pStyle w:val="Textodecomentrio"/>
      </w:pPr>
      <w:r>
        <w:rPr>
          <w:color w:val="7030A0"/>
        </w:rPr>
        <w:t>Utilize essa premissa, fundamentando-a em lei/jurisprudência, para dar mais densidade á fundamentaçao.</w:t>
      </w:r>
    </w:p>
  </w:comment>
  <w:comment w:id="42" w:author="Debora Marinho Luz - GDSXSR" w:date="2026-05-28T16:59:00Z" w:initials="DM">
    <w:p w14:paraId="5396005D" w14:textId="77777777" w:rsidR="00106DA1" w:rsidRDefault="00106DA1" w:rsidP="006E724F">
      <w:pPr>
        <w:pStyle w:val="Textodecomentrio"/>
      </w:pPr>
      <w:r>
        <w:rPr>
          <w:rStyle w:val="Refdecomentrio"/>
        </w:rPr>
        <w:annotationRef/>
      </w:r>
      <w:r>
        <w:t>150 a 250 mil reais em 2016. Fonte: Gemini, IA do Google.</w:t>
      </w:r>
    </w:p>
  </w:comment>
  <w:comment w:id="43" w:author="Assessor GDSXSR" w:initials="AG" w:date="2026-10-28T22:38:39Z">
    <w:p>
      <w:pPr>
        <w:pStyle w:val="CommentText"/>
      </w:pPr>
      <w:r>
        <w:rPr>
          <w:rStyle w:val="CommentReference"/>
        </w:rPr>
        <w:annotationRef/>
      </w:r>
      <w:r>
        <w:t>ASSESSOR GDSXSR — ATENÇÃO, MARCOS: mudei o FUNDAMENTO do capítulo da partilha dos três apartamentos, sem mudar o resultado (continua a improcedência do pedido; DPP). Atendi ao comentário do Des. Sérgio: a ausência de registro não impede a partilha de direitos aquisitivos, que vale só entre as partes e sem eficácia perante terceiros (TJDFT, Acórdão 2028213 e 3ª Turma, 0704531-25; STJ, AgInt no AREsp 3.066.209). Reanalisados os documentos, porém, o pedido não prospera por outro motivo: os direitos foram pagos com o produto da venda da Fazenda Burity (bem particular, anterior à união), logo, sub-rogação (CC 1.659 I e II), que a sentença não examinou e foi devolvida pelo CPC 1.013 § 2º. Título, ementa, benfeitorias e dispositivo ajustados em coerência (C-03, C-53, C-54, C-55).</w:t>
      </w:r>
    </w:p>
  </w:comment>
  <w:comment w:id="44" w:author="Assessor GDSXSR" w:initials="AG" w:date="2026-10-28T22:38:39Z">
    <w:p>
      <w:pPr>
        <w:pStyle w:val="CommentText"/>
      </w:pPr>
      <w:r>
        <w:rPr>
          <w:rStyle w:val="CommentReference"/>
        </w:rPr>
        <w:annotationRef/>
      </w:r>
      <w:r>
        <w:t>ASSESSOR GDSXSR — Alterei a premissa da sentença (impossibilidade de partilha por falta de registro) para afirmar a partilhabilidade dos direitos entre as partes, com vênia (C-3R), e inseri em seguida a sub-rogação como fundamento para negar a partilha dos três apartamentos. Transcrições e texto de lei no corpo, em itálico 13 (C-61, C-66).</w:t>
      </w:r>
    </w:p>
  </w:comment>
  <w:comment w:id="45" w:author="Assessor GDSXSR" w:initials="AG" w:date="2026-10-28T22:38:39Z">
    <w:p>
      <w:pPr>
        <w:pStyle w:val="CommentText"/>
      </w:pPr>
      <w:r>
        <w:rPr>
          <w:rStyle w:val="CommentReference"/>
        </w:rPr>
        <w:annotationRef/>
      </w:r>
      <w:r>
        <w:t>ASSESSOR GDSXSR — A minuta trazia R$ 37.770,00 no bloco roxo; o contrato (ID 80350269) diz R$ 37.700,00. Usei o valor do contrato (C-24).</w:t>
      </w:r>
    </w:p>
  </w:comment>
  <w:comment w:id="46" w:author="Assessor GDSXSR" w:initials="AG" w:date="2026-10-28T22:38:39Z">
    <w:p>
      <w:pPr>
        <w:pStyle w:val="CommentText"/>
      </w:pPr>
      <w:r>
        <w:rPr>
          <w:rStyle w:val="CommentReference"/>
        </w:rPr>
        <w:annotationRef/>
      </w:r>
      <w:r>
        <w:t>ASSESSOR GDSXSR — Ponto frágil da sub-rogação: a prova do pagamento de R$ 80 mil/R$ 90 mil do apartamento de Taguatinga é só a declaração do comprador (ID 80350305), sem extrato equivalente. Mantive a conclusão porque o ônus de afastar a sub-rogação não foi cumprido de forma específica pela apelante (CPC 373 II), mas é o ponto mais sujeito a divergência na Turma. Parte das parcelas dos financiamentos pode ter sido paga com aluguéis (frutos comunicáveis, CC 1.660 V); por isso ressalvei a sobrepartilha.</w:t>
      </w:r>
    </w:p>
  </w:comment>
  <w:comment w:id="47" w:author="Assessor GDSXSR" w:initials="AG" w:date="2026-10-28T22:38:39Z">
    <w:p>
      <w:pPr>
        <w:pStyle w:val="CommentText"/>
      </w:pPr>
      <w:r>
        <w:rPr>
          <w:rStyle w:val="CommentReference"/>
        </w:rPr>
        <w:annotationRef/>
      </w:r>
      <w:r>
        <w:t>ASSESSOR GDSXSR — PENDÊNCIAS DE CONFERÊNCIA (C-52, C-72): não foi possível conferir nas fontes (iajus, web) o Acórdão 1932044, o Acórdão 2024530, STJ AREsp 2.601.076/SP e 2.213.769/BA, a Res. CNJ 492/2023, o número do acórdão e o DJe da 3ª Turma (0704531-25) e a UF/DJe do AgInt no AREsp 3.066.209. Citações já constantes da minuta ficaram no texto; as novas devem ser completadas pelo assessor com os dados oficiais. REsp 1.984.847 confirmado pela notícia do STJ; o DJe 24/06/2022 vem da ementa do TJDFT 0729730-72.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488C21" w15:done="0"/>
  <w15:commentEx w15:paraId="38946D93" w15:paraIdParent="29488C21" w15:done="0"/>
  <w15:commentEx w15:paraId="52DB659A" w15:done="0"/>
  <w15:commentEx w15:paraId="2650BA9F" w15:paraIdParent="52DB659A" w15:done="0"/>
  <w15:commentEx w15:paraId="049AA232" w15:paraIdParent="52DB659A" w15:done="0"/>
  <w15:commentEx w15:paraId="523A723D" w15:paraIdParent="52DB659A" w15:done="0"/>
  <w15:commentEx w15:paraId="126CE8C5" w15:done="0"/>
  <w15:commentEx w15:paraId="772A8CBA" w15:done="0"/>
  <w15:commentEx w15:paraId="0BE2A5BE" w15:done="0"/>
  <w15:commentEx w15:paraId="10FD2CF0" w15:done="0"/>
  <w15:commentEx w15:paraId="6471514B" w15:done="0"/>
  <w15:commentEx w15:paraId="0B64F54C" w15:done="0"/>
  <w15:commentEx w15:paraId="7D5F487A" w15:paraIdParent="0B64F54C" w15:done="0"/>
  <w15:commentEx w15:paraId="2D00A49F" w15:done="0"/>
  <w15:commentEx w15:paraId="1EBED2F0" w15:done="0"/>
  <w15:commentEx w15:paraId="12D0AF31" w15:done="0"/>
  <w15:commentEx w15:paraId="3435F0AD" w15:paraIdParent="12D0AF31" w15:done="0"/>
  <w15:commentEx w15:paraId="39C598B7" w15:done="0"/>
  <w15:commentEx w15:paraId="2F328A54" w15:paraIdParent="39C598B7" w15:done="0"/>
  <w15:commentEx w15:paraId="22C34440" w15:done="0"/>
  <w15:commentEx w15:paraId="1C835AB1" w15:paraIdParent="22C34440" w15:done="0"/>
  <w15:commentEx w15:paraId="29137921" w15:done="0"/>
  <w15:commentEx w15:paraId="700B65A1" w15:done="0"/>
  <w15:commentEx w15:paraId="70E0DB50" w15:paraIdParent="700B65A1" w15:done="0"/>
  <w15:commentEx w15:paraId="6DE83331" w15:done="0"/>
  <w15:commentEx w15:paraId="4D523402" w15:paraIdParent="6DE83331" w15:done="0"/>
  <w15:commentEx w15:paraId="342CF863" w15:done="0"/>
  <w15:commentEx w15:paraId="52CA148A" w15:paraIdParent="342CF863" w15:done="0"/>
  <w15:commentEx w15:paraId="2F797872" w15:done="0"/>
  <w15:commentEx w15:paraId="03A84478" w15:done="0"/>
  <w15:commentEx w15:paraId="79D7D5CE" w15:done="0"/>
  <w15:commentEx w15:paraId="6CAA1289" w15:done="0"/>
  <w15:commentEx w15:paraId="333050C1" w15:done="0"/>
  <w15:commentEx w15:paraId="539600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FCC0C0" w16cex:dateUtc="2026-05-27T19:07:00Z">
    <w16cex:extLst>
      <w16:ext w16:uri="{CE6994B0-6A32-4C9F-8C6B-6E91EDA988CE}">
        <cr:reactions xmlns:cr="http://schemas.microsoft.com/office/comments/2020/reactions">
          <cr:reaction reactionType="1">
            <cr:reactionInfo dateUtc="2026-05-28T20:40:01Z">
              <cr:user userId="S::t314808@tjdft.jus.br::80a430fa-f83e-4e42-b7cc-2c39d3f27d37" userProvider="AD" userName="Debora Marinho Luz - GDSXSR"/>
            </cr:reactionInfo>
          </cr:reaction>
        </cr:reactions>
      </w16:ext>
    </w16cex:extLst>
  </w16cex:commentExtensible>
  <w16cex:commentExtensible w16cex:durableId="7581662B" w16cex:dateUtc="2026-05-28T20:40:00Z"/>
  <w16cex:commentExtensible w16cex:durableId="710C2BF0" w16cex:dateUtc="2026-05-18T12:45:00Z"/>
  <w16cex:commentExtensible w16cex:durableId="78607496" w16cex:dateUtc="2026-05-26T20:35:00Z">
    <w16cex:extLst>
      <w16:ext w16:uri="{CE6994B0-6A32-4C9F-8C6B-6E91EDA988CE}">
        <cr:reactions xmlns:cr="http://schemas.microsoft.com/office/comments/2020/reactions">
          <cr:reaction reactionType="1">
            <cr:reactionInfo dateUtc="2026-05-27T11:37:06Z">
              <cr:user userId="S::t314808@tjdft.jus.br::80a430fa-f83e-4e42-b7cc-2c39d3f27d37" userProvider="AD" userName="Debora Marinho Luz - GDSXSR"/>
            </cr:reactionInfo>
          </cr:reaction>
        </cr:reactions>
      </w16:ext>
    </w16cex:extLst>
  </w16cex:commentExtensible>
  <w16cex:commentExtensible w16cex:durableId="7E61BEE5" w16cex:dateUtc="2026-05-27T15:41:00Z"/>
  <w16cex:commentExtensible w16cex:durableId="0A7B79DB" w16cex:dateUtc="2026-05-27T17:44:00Z"/>
  <w16cex:commentExtensible w16cex:durableId="755C13D2" w16cex:dateUtc="2026-05-28T20:18:00Z"/>
  <w16cex:commentExtensible w16cex:durableId="06BC9698" w16cex:dateUtc="2026-05-28T15:46:00Z"/>
  <w16cex:commentExtensible w16cex:durableId="72BFA0E0" w16cex:dateUtc="2026-05-29T21:24:00Z"/>
  <w16cex:commentExtensible w16cex:durableId="08E6353C" w16cex:dateUtc="2026-05-28T19:59:00Z"/>
  <w16cex:commentExtensible w16cex:durableId="3CCD551F" w16cex:dateUtc="2026-05-18T14:04:00Z"/>
  <w16cex:commentExtensible w16cex:durableId="567658A3" w16cex:dateUtc="2026-05-20T14:22:00Z"/>
  <w16cex:commentExtensible w16cex:durableId="29B8D99D" w16cex:dateUtc="2026-05-27T19:06:00Z"/>
  <w16cex:commentExtensible w16cex:durableId="6737545F" w16cex:dateUtc="2026-05-20T13:49:00Z"/>
  <w16cex:commentExtensible w16cex:durableId="1E17F0B7" w16cex:dateUtc="2026-05-28T17:00:00Z"/>
  <w16cex:commentExtensible w16cex:durableId="506EF247" w16cex:dateUtc="2026-05-26T20:10:00Z">
    <w16cex:extLst>
      <w16:ext w16:uri="{CE6994B0-6A32-4C9F-8C6B-6E91EDA988CE}">
        <cr:reactions xmlns:cr="http://schemas.microsoft.com/office/comments/2020/reactions">
          <cr:reaction reactionType="1">
            <cr:reactionInfo dateUtc="2026-05-27T13:04:52Z">
              <cr:user userId="S::t314808@tjdft.jus.br::80a430fa-f83e-4e42-b7cc-2c39d3f27d37" userProvider="AD" userName="Debora Marinho Luz - GDSXSR"/>
            </cr:reactionInfo>
          </cr:reaction>
        </cr:reactions>
      </w16:ext>
    </w16cex:extLst>
  </w16cex:commentExtensible>
  <w16cex:commentExtensible w16cex:durableId="38F83ABA" w16cex:dateUtc="2026-05-27T12:24:00Z">
    <w16cex:extLst>
      <w16:ext w16:uri="{CE6994B0-6A32-4C9F-8C6B-6E91EDA988CE}">
        <cr:reactions xmlns:cr="http://schemas.microsoft.com/office/comments/2020/reactions">
          <cr:reaction reactionType="1">
            <cr:reactionInfo dateUtc="2026-05-27T17:17:10Z">
              <cr:user userId="S::t321760@tjdft.jus.br::71ef89ef-9eb5-4780-8a4d-3f3a792db9c6" userProvider="AD" userName="Marcos Dwayne Saraiva Costa - GDSXSR"/>
            </cr:reactionInfo>
          </cr:reaction>
        </cr:reactions>
      </w16:ext>
    </w16cex:extLst>
  </w16cex:commentExtensible>
  <w16cex:commentExtensible w16cex:durableId="511CD219" w16cex:dateUtc="2026-05-26T20:34:00Z">
    <w16cex:extLst>
      <w16:ext w16:uri="{CE6994B0-6A32-4C9F-8C6B-6E91EDA988CE}">
        <cr:reactions xmlns:cr="http://schemas.microsoft.com/office/comments/2020/reactions">
          <cr:reaction reactionType="1">
            <cr:reactionInfo dateUtc="2026-05-27T14:01:24Z">
              <cr:user userId="S::t314808@tjdft.jus.br::80a430fa-f83e-4e42-b7cc-2c39d3f27d37" userProvider="AD" userName="Debora Marinho Luz - GDSXSR"/>
            </cr:reactionInfo>
          </cr:reaction>
        </cr:reactions>
      </w16:ext>
    </w16cex:extLst>
  </w16cex:commentExtensible>
  <w16cex:commentExtensible w16cex:durableId="591875D0" w16cex:dateUtc="2026-05-27T14:01:00Z"/>
  <w16cex:commentExtensible w16cex:durableId="33F68019" w16cex:dateUtc="2026-05-26T20:18:00Z">
    <w16cex:extLst>
      <w16:ext w16:uri="{CE6994B0-6A32-4C9F-8C6B-6E91EDA988CE}">
        <cr:reactions xmlns:cr="http://schemas.microsoft.com/office/comments/2020/reactions">
          <cr:reaction reactionType="1">
            <cr:reactionInfo dateUtc="2026-05-27T15:41:56Z">
              <cr:user userId="S::t314808@tjdft.jus.br::80a430fa-f83e-4e42-b7cc-2c39d3f27d37" userProvider="AD" userName="Debora Marinho Luz - GDSXSR"/>
            </cr:reactionInfo>
          </cr:reaction>
        </cr:reactions>
      </w16:ext>
    </w16cex:extLst>
  </w16cex:commentExtensible>
  <w16cex:commentExtensible w16cex:durableId="08EFBC7D" w16cex:dateUtc="2026-05-27T14:51:00Z"/>
  <w16cex:commentExtensible w16cex:durableId="6174E3B9" w16cex:dateUtc="2026-05-27T17:22:00Z"/>
  <w16cex:commentExtensible w16cex:durableId="39C9E717" w16cex:dateUtc="2026-05-26T20:18:00Z">
    <w16cex:extLst>
      <w16:ext w16:uri="{CE6994B0-6A32-4C9F-8C6B-6E91EDA988CE}">
        <cr:reactions xmlns:cr="http://schemas.microsoft.com/office/comments/2020/reactions">
          <cr:reaction reactionType="1">
            <cr:reactionInfo dateUtc="2026-05-27T12:56:06Z">
              <cr:user userId="S::t314808@tjdft.jus.br::80a430fa-f83e-4e42-b7cc-2c39d3f27d37" userProvider="AD" userName="Debora Marinho Luz - GDSXSR"/>
            </cr:reactionInfo>
          </cr:reaction>
        </cr:reactions>
      </w16:ext>
    </w16cex:extLst>
  </w16cex:commentExtensible>
  <w16cex:commentExtensible w16cex:durableId="61F21B2C" w16cex:dateUtc="2026-05-27T12:58:00Z"/>
  <w16cex:commentExtensible w16cex:durableId="785ED703" w16cex:dateUtc="2026-05-26T20:19:00Z">
    <w16cex:extLst>
      <w16:ext w16:uri="{CE6994B0-6A32-4C9F-8C6B-6E91EDA988CE}">
        <cr:reactions xmlns:cr="http://schemas.microsoft.com/office/comments/2020/reactions">
          <cr:reaction reactionType="1">
            <cr:reactionInfo dateUtc="2026-05-27T13:04:05Z">
              <cr:user userId="S::t314808@tjdft.jus.br::80a430fa-f83e-4e42-b7cc-2c39d3f27d37" userProvider="AD" userName="Debora Marinho Luz - GDSXSR"/>
            </cr:reactionInfo>
          </cr:reaction>
        </cr:reactions>
      </w16:ext>
    </w16cex:extLst>
  </w16cex:commentExtensible>
  <w16cex:commentExtensible w16cex:durableId="511000D1" w16cex:dateUtc="2026-05-27T13:04:00Z"/>
  <w16cex:commentExtensible w16cex:durableId="53636AC2" w16cex:dateUtc="2026-05-20T15:57:00Z"/>
  <w16cex:commentExtensible w16cex:durableId="1516C6A8" w16cex:dateUtc="2026-05-27T17:29:00Z"/>
  <w16cex:commentExtensible w16cex:durableId="618C0AA2" w16cex:dateUtc="2026-05-20T15:57:00Z"/>
  <w16cex:commentExtensible w16cex:durableId="6B88D255" w16cex:dateUtc="2026-05-20T16:27:00Z"/>
  <w16cex:commentExtensible w16cex:durableId="042B0379" w16cex:dateUtc="2026-05-28T20:18:00Z"/>
  <w16cex:commentExtensible w16cex:durableId="23B04976" w16cex:dateUtc="2026-05-28T15:46:00Z"/>
  <w16cex:commentExtensible w16cex:durableId="7EB5A768" w16cex:dateUtc="2026-05-29T21:24:00Z"/>
  <w16cex:commentExtensible w16cex:durableId="6F82F724" w16cex:dateUtc="2026-05-28T19: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488C21" w16cid:durableId="72FCC0C0"/>
  <w16cid:commentId w16cid:paraId="38946D93" w16cid:durableId="7581662B"/>
  <w16cid:commentId w16cid:paraId="52DB659A" w16cid:durableId="710C2BF0"/>
  <w16cid:commentId w16cid:paraId="2650BA9F" w16cid:durableId="78607496"/>
  <w16cid:commentId w16cid:paraId="049AA232" w16cid:durableId="7E61BEE5"/>
  <w16cid:commentId w16cid:paraId="523A723D" w16cid:durableId="0A7B79DB"/>
  <w16cid:commentId w16cid:paraId="126CE8C5" w16cid:durableId="755C13D2"/>
  <w16cid:commentId w16cid:paraId="772A8CBA" w16cid:durableId="06BC9698"/>
  <w16cid:commentId w16cid:paraId="0BE2A5BE" w16cid:durableId="72BFA0E0"/>
  <w16cid:commentId w16cid:paraId="10FD2CF0" w16cid:durableId="08E6353C"/>
  <w16cid:commentId w16cid:paraId="6471514B" w16cid:durableId="3CCD551F"/>
  <w16cid:commentId w16cid:paraId="0B64F54C" w16cid:durableId="567658A3"/>
  <w16cid:commentId w16cid:paraId="7D5F487A" w16cid:durableId="29B8D99D"/>
  <w16cid:commentId w16cid:paraId="2D00A49F" w16cid:durableId="6737545F"/>
  <w16cid:commentId w16cid:paraId="1EBED2F0" w16cid:durableId="1E17F0B7"/>
  <w16cid:commentId w16cid:paraId="12D0AF31" w16cid:durableId="506EF247"/>
  <w16cid:commentId w16cid:paraId="3435F0AD" w16cid:durableId="38F83ABA"/>
  <w16cid:commentId w16cid:paraId="39C598B7" w16cid:durableId="511CD219"/>
  <w16cid:commentId w16cid:paraId="2F328A54" w16cid:durableId="591875D0"/>
  <w16cid:commentId w16cid:paraId="22C34440" w16cid:durableId="33F68019"/>
  <w16cid:commentId w16cid:paraId="1C835AB1" w16cid:durableId="08EFBC7D"/>
  <w16cid:commentId w16cid:paraId="29137921" w16cid:durableId="6174E3B9"/>
  <w16cid:commentId w16cid:paraId="700B65A1" w16cid:durableId="39C9E717"/>
  <w16cid:commentId w16cid:paraId="70E0DB50" w16cid:durableId="61F21B2C"/>
  <w16cid:commentId w16cid:paraId="6DE83331" w16cid:durableId="785ED703"/>
  <w16cid:commentId w16cid:paraId="4D523402" w16cid:durableId="511000D1"/>
  <w16cid:commentId w16cid:paraId="342CF863" w16cid:durableId="53636AC2"/>
  <w16cid:commentId w16cid:paraId="52CA148A" w16cid:durableId="1516C6A8"/>
  <w16cid:commentId w16cid:paraId="2F797872" w16cid:durableId="618C0AA2"/>
  <w16cid:commentId w16cid:paraId="03A84478" w16cid:durableId="6B88D255"/>
  <w16cid:commentId w16cid:paraId="79D7D5CE" w16cid:durableId="042B0379"/>
  <w16cid:commentId w16cid:paraId="6CAA1289" w16cid:durableId="23B04976"/>
  <w16cid:commentId w16cid:paraId="333050C1" w16cid:durableId="7EB5A768"/>
  <w16cid:commentId w16cid:paraId="5396005D" w16cid:durableId="6F82F7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FAF81" w14:textId="77777777" w:rsidR="00351541" w:rsidRDefault="00351541" w:rsidP="003A42DE">
      <w:pPr>
        <w:spacing w:after="0" w:line="240" w:lineRule="auto"/>
      </w:pPr>
      <w:r>
        <w:separator/>
      </w:r>
    </w:p>
  </w:endnote>
  <w:endnote w:type="continuationSeparator" w:id="0">
    <w:p w14:paraId="62E82C67" w14:textId="77777777" w:rsidR="00351541" w:rsidRDefault="00351541"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81635" w14:textId="77777777" w:rsidR="00351541" w:rsidRDefault="00351541" w:rsidP="003A42DE">
      <w:pPr>
        <w:spacing w:after="0" w:line="240" w:lineRule="auto"/>
      </w:pPr>
      <w:r>
        <w:separator/>
      </w:r>
    </w:p>
  </w:footnote>
  <w:footnote w:type="continuationSeparator" w:id="0">
    <w:p w14:paraId="761A29E6" w14:textId="77777777" w:rsidR="00351541" w:rsidRDefault="00351541"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5CF"/>
    <w:multiLevelType w:val="multilevel"/>
    <w:tmpl w:val="6AF6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9871077"/>
    <w:multiLevelType w:val="hybridMultilevel"/>
    <w:tmpl w:val="10A27754"/>
    <w:lvl w:ilvl="0" w:tplc="766ECE0A">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3"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1CB12C3"/>
    <w:multiLevelType w:val="hybridMultilevel"/>
    <w:tmpl w:val="02CE01B2"/>
    <w:lvl w:ilvl="0" w:tplc="E8F6DBDC">
      <w:start w:val="1"/>
      <w:numFmt w:val="decimal"/>
      <w:lvlText w:val="%1)"/>
      <w:lvlJc w:val="left"/>
      <w:pPr>
        <w:ind w:left="2640" w:hanging="372"/>
      </w:pPr>
      <w:rPr>
        <w:rFonts w:hint="default"/>
        <w:b/>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3915B57"/>
    <w:multiLevelType w:val="multilevel"/>
    <w:tmpl w:val="B36814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1D4019"/>
    <w:multiLevelType w:val="multilevel"/>
    <w:tmpl w:val="88E41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15F47"/>
    <w:multiLevelType w:val="multilevel"/>
    <w:tmpl w:val="C996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44C0690"/>
    <w:multiLevelType w:val="hybridMultilevel"/>
    <w:tmpl w:val="C4184C7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C6B109C"/>
    <w:multiLevelType w:val="hybridMultilevel"/>
    <w:tmpl w:val="1248B006"/>
    <w:lvl w:ilvl="0" w:tplc="96081E8A">
      <w:start w:val="2"/>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3" w15:restartNumberingAfterBreak="0">
    <w:nsid w:val="750C281D"/>
    <w:multiLevelType w:val="multilevel"/>
    <w:tmpl w:val="5B6A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040057">
    <w:abstractNumId w:val="3"/>
  </w:num>
  <w:num w:numId="2" w16cid:durableId="1365403601">
    <w:abstractNumId w:val="1"/>
  </w:num>
  <w:num w:numId="3" w16cid:durableId="1699744316">
    <w:abstractNumId w:val="10"/>
  </w:num>
  <w:num w:numId="4" w16cid:durableId="1036810075">
    <w:abstractNumId w:val="5"/>
  </w:num>
  <w:num w:numId="5" w16cid:durableId="1881167072">
    <w:abstractNumId w:val="6"/>
  </w:num>
  <w:num w:numId="6" w16cid:durableId="607852808">
    <w:abstractNumId w:val="4"/>
  </w:num>
  <w:num w:numId="7" w16cid:durableId="510603813">
    <w:abstractNumId w:val="11"/>
  </w:num>
  <w:num w:numId="8" w16cid:durableId="1310135591">
    <w:abstractNumId w:val="2"/>
  </w:num>
  <w:num w:numId="9" w16cid:durableId="39088780">
    <w:abstractNumId w:val="0"/>
  </w:num>
  <w:num w:numId="10" w16cid:durableId="53548244">
    <w:abstractNumId w:val="7"/>
  </w:num>
  <w:num w:numId="11" w16cid:durableId="1811361592">
    <w:abstractNumId w:val="13"/>
  </w:num>
  <w:num w:numId="12" w16cid:durableId="2119255990">
    <w:abstractNumId w:val="9"/>
  </w:num>
  <w:num w:numId="13" w16cid:durableId="175191796">
    <w:abstractNumId w:val="8"/>
  </w:num>
  <w:num w:numId="14" w16cid:durableId="76612204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s. Sérgio Rocha">
    <w15:presenceInfo w15:providerId="AD" w15:userId="S::m311808@tjdft.jus.br::b71dd344-4755-44dc-9b6a-e9ab916e27f8"/>
  </w15:person>
  <w15:person w15:author="Debora Marinho Luz - GDSXSR">
    <w15:presenceInfo w15:providerId="AD" w15:userId="S::t314808@tjdft.jus.br::80a430fa-f83e-4e42-b7cc-2c39d3f27d37"/>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32DC"/>
    <w:rsid w:val="00004C11"/>
    <w:rsid w:val="000079BD"/>
    <w:rsid w:val="0001002E"/>
    <w:rsid w:val="00010669"/>
    <w:rsid w:val="00012123"/>
    <w:rsid w:val="000122E8"/>
    <w:rsid w:val="0002189B"/>
    <w:rsid w:val="00022750"/>
    <w:rsid w:val="0002738F"/>
    <w:rsid w:val="000322C2"/>
    <w:rsid w:val="00033421"/>
    <w:rsid w:val="00033AFD"/>
    <w:rsid w:val="000370EA"/>
    <w:rsid w:val="0004270D"/>
    <w:rsid w:val="00045A9F"/>
    <w:rsid w:val="00052AE3"/>
    <w:rsid w:val="0006080C"/>
    <w:rsid w:val="000619E0"/>
    <w:rsid w:val="00064079"/>
    <w:rsid w:val="00064301"/>
    <w:rsid w:val="00064DFF"/>
    <w:rsid w:val="0007665A"/>
    <w:rsid w:val="00076D7D"/>
    <w:rsid w:val="00090C38"/>
    <w:rsid w:val="0009174A"/>
    <w:rsid w:val="00091ABC"/>
    <w:rsid w:val="00092BAB"/>
    <w:rsid w:val="00097BBF"/>
    <w:rsid w:val="000A3D0A"/>
    <w:rsid w:val="000A7009"/>
    <w:rsid w:val="000B0FC6"/>
    <w:rsid w:val="000B1551"/>
    <w:rsid w:val="000B4B66"/>
    <w:rsid w:val="000B7AF7"/>
    <w:rsid w:val="000D2E62"/>
    <w:rsid w:val="000D570A"/>
    <w:rsid w:val="000D59B2"/>
    <w:rsid w:val="000D72F6"/>
    <w:rsid w:val="000F1358"/>
    <w:rsid w:val="000F1817"/>
    <w:rsid w:val="000F6570"/>
    <w:rsid w:val="001009CC"/>
    <w:rsid w:val="001019DA"/>
    <w:rsid w:val="00106DA1"/>
    <w:rsid w:val="001117E8"/>
    <w:rsid w:val="0011527A"/>
    <w:rsid w:val="00115458"/>
    <w:rsid w:val="00115569"/>
    <w:rsid w:val="00120562"/>
    <w:rsid w:val="00122133"/>
    <w:rsid w:val="001251FE"/>
    <w:rsid w:val="00125329"/>
    <w:rsid w:val="00126492"/>
    <w:rsid w:val="00127233"/>
    <w:rsid w:val="00127A76"/>
    <w:rsid w:val="00131A63"/>
    <w:rsid w:val="001331A4"/>
    <w:rsid w:val="00137A7E"/>
    <w:rsid w:val="00141E0B"/>
    <w:rsid w:val="00145CDA"/>
    <w:rsid w:val="00151611"/>
    <w:rsid w:val="00152E66"/>
    <w:rsid w:val="00161CD2"/>
    <w:rsid w:val="001676A4"/>
    <w:rsid w:val="00167F3A"/>
    <w:rsid w:val="0017114F"/>
    <w:rsid w:val="001801E9"/>
    <w:rsid w:val="00183B77"/>
    <w:rsid w:val="00190A7A"/>
    <w:rsid w:val="001A09B8"/>
    <w:rsid w:val="001A2853"/>
    <w:rsid w:val="001A3887"/>
    <w:rsid w:val="001C1E14"/>
    <w:rsid w:val="001C466B"/>
    <w:rsid w:val="001C5781"/>
    <w:rsid w:val="001C5913"/>
    <w:rsid w:val="001C6C95"/>
    <w:rsid w:val="001D2162"/>
    <w:rsid w:val="001E0D41"/>
    <w:rsid w:val="001E1D88"/>
    <w:rsid w:val="001E3368"/>
    <w:rsid w:val="001E4974"/>
    <w:rsid w:val="001E7903"/>
    <w:rsid w:val="001F1731"/>
    <w:rsid w:val="00203B1D"/>
    <w:rsid w:val="0020478E"/>
    <w:rsid w:val="00206304"/>
    <w:rsid w:val="002079B5"/>
    <w:rsid w:val="0021129A"/>
    <w:rsid w:val="00211A83"/>
    <w:rsid w:val="002126F1"/>
    <w:rsid w:val="002149EF"/>
    <w:rsid w:val="0021506F"/>
    <w:rsid w:val="0021526A"/>
    <w:rsid w:val="00220F08"/>
    <w:rsid w:val="00224BFB"/>
    <w:rsid w:val="0023078C"/>
    <w:rsid w:val="00232EEB"/>
    <w:rsid w:val="00233C66"/>
    <w:rsid w:val="002343FC"/>
    <w:rsid w:val="002402B5"/>
    <w:rsid w:val="00241089"/>
    <w:rsid w:val="002437F6"/>
    <w:rsid w:val="002473C8"/>
    <w:rsid w:val="00247B9C"/>
    <w:rsid w:val="00254E51"/>
    <w:rsid w:val="00257C81"/>
    <w:rsid w:val="00261ACA"/>
    <w:rsid w:val="00264107"/>
    <w:rsid w:val="002733C8"/>
    <w:rsid w:val="002742EA"/>
    <w:rsid w:val="00274644"/>
    <w:rsid w:val="00277029"/>
    <w:rsid w:val="0028319F"/>
    <w:rsid w:val="002843E2"/>
    <w:rsid w:val="00291155"/>
    <w:rsid w:val="002926F9"/>
    <w:rsid w:val="00292E82"/>
    <w:rsid w:val="00293F54"/>
    <w:rsid w:val="00294E98"/>
    <w:rsid w:val="00295291"/>
    <w:rsid w:val="00296DAE"/>
    <w:rsid w:val="002A2038"/>
    <w:rsid w:val="002A3D11"/>
    <w:rsid w:val="002A5205"/>
    <w:rsid w:val="002B005C"/>
    <w:rsid w:val="002B1184"/>
    <w:rsid w:val="002B210E"/>
    <w:rsid w:val="002C2464"/>
    <w:rsid w:val="002C42D2"/>
    <w:rsid w:val="002D127E"/>
    <w:rsid w:val="002D2D56"/>
    <w:rsid w:val="002D3FF3"/>
    <w:rsid w:val="002D5330"/>
    <w:rsid w:val="002D6DF7"/>
    <w:rsid w:val="002E66D6"/>
    <w:rsid w:val="002F13AB"/>
    <w:rsid w:val="002F7666"/>
    <w:rsid w:val="00302029"/>
    <w:rsid w:val="00303FAE"/>
    <w:rsid w:val="0031063D"/>
    <w:rsid w:val="00311067"/>
    <w:rsid w:val="00312291"/>
    <w:rsid w:val="003150DC"/>
    <w:rsid w:val="00316B1F"/>
    <w:rsid w:val="00321068"/>
    <w:rsid w:val="00323779"/>
    <w:rsid w:val="00323D27"/>
    <w:rsid w:val="00330EAE"/>
    <w:rsid w:val="00332821"/>
    <w:rsid w:val="00333423"/>
    <w:rsid w:val="00333770"/>
    <w:rsid w:val="0033735F"/>
    <w:rsid w:val="0034247B"/>
    <w:rsid w:val="0034486F"/>
    <w:rsid w:val="0034511C"/>
    <w:rsid w:val="00347818"/>
    <w:rsid w:val="00351541"/>
    <w:rsid w:val="00351653"/>
    <w:rsid w:val="003524E5"/>
    <w:rsid w:val="00352D66"/>
    <w:rsid w:val="00354AA2"/>
    <w:rsid w:val="00355C73"/>
    <w:rsid w:val="003624B4"/>
    <w:rsid w:val="00370C48"/>
    <w:rsid w:val="00371415"/>
    <w:rsid w:val="003717FC"/>
    <w:rsid w:val="003749AB"/>
    <w:rsid w:val="00380425"/>
    <w:rsid w:val="00380B38"/>
    <w:rsid w:val="0039329F"/>
    <w:rsid w:val="003A2343"/>
    <w:rsid w:val="003A42DE"/>
    <w:rsid w:val="003A4E55"/>
    <w:rsid w:val="003A75A3"/>
    <w:rsid w:val="003B3398"/>
    <w:rsid w:val="003B403F"/>
    <w:rsid w:val="003C3B06"/>
    <w:rsid w:val="003C493F"/>
    <w:rsid w:val="003D11BE"/>
    <w:rsid w:val="003D134A"/>
    <w:rsid w:val="003D3FEE"/>
    <w:rsid w:val="003D5D4A"/>
    <w:rsid w:val="003E436D"/>
    <w:rsid w:val="003E5875"/>
    <w:rsid w:val="003F103F"/>
    <w:rsid w:val="003F32A2"/>
    <w:rsid w:val="003F7915"/>
    <w:rsid w:val="00413928"/>
    <w:rsid w:val="00422519"/>
    <w:rsid w:val="004232E0"/>
    <w:rsid w:val="00423538"/>
    <w:rsid w:val="00432073"/>
    <w:rsid w:val="00437C19"/>
    <w:rsid w:val="00437D09"/>
    <w:rsid w:val="00445ED9"/>
    <w:rsid w:val="00451A6D"/>
    <w:rsid w:val="00460263"/>
    <w:rsid w:val="0046493B"/>
    <w:rsid w:val="00465A25"/>
    <w:rsid w:val="00471F7B"/>
    <w:rsid w:val="0047216B"/>
    <w:rsid w:val="0047532C"/>
    <w:rsid w:val="004762F1"/>
    <w:rsid w:val="00480A33"/>
    <w:rsid w:val="00485185"/>
    <w:rsid w:val="004935F1"/>
    <w:rsid w:val="00495EB5"/>
    <w:rsid w:val="00496EB5"/>
    <w:rsid w:val="004B2A9C"/>
    <w:rsid w:val="004B4812"/>
    <w:rsid w:val="004C0465"/>
    <w:rsid w:val="004C19BA"/>
    <w:rsid w:val="004C1F36"/>
    <w:rsid w:val="004C358D"/>
    <w:rsid w:val="004C591E"/>
    <w:rsid w:val="004C7418"/>
    <w:rsid w:val="004D1710"/>
    <w:rsid w:val="004D2BD0"/>
    <w:rsid w:val="004D74D9"/>
    <w:rsid w:val="004E1C0B"/>
    <w:rsid w:val="004E290E"/>
    <w:rsid w:val="004E6A3A"/>
    <w:rsid w:val="004F2E6A"/>
    <w:rsid w:val="004F6C1D"/>
    <w:rsid w:val="005055BC"/>
    <w:rsid w:val="00506A7D"/>
    <w:rsid w:val="00506D76"/>
    <w:rsid w:val="00511630"/>
    <w:rsid w:val="00517B78"/>
    <w:rsid w:val="00517F10"/>
    <w:rsid w:val="005236EB"/>
    <w:rsid w:val="00525FCB"/>
    <w:rsid w:val="00530C7C"/>
    <w:rsid w:val="00531DA7"/>
    <w:rsid w:val="005372EF"/>
    <w:rsid w:val="005403A8"/>
    <w:rsid w:val="0055172B"/>
    <w:rsid w:val="00557342"/>
    <w:rsid w:val="00560427"/>
    <w:rsid w:val="00566F3E"/>
    <w:rsid w:val="005727F9"/>
    <w:rsid w:val="00573469"/>
    <w:rsid w:val="00573C5D"/>
    <w:rsid w:val="00573E74"/>
    <w:rsid w:val="00573EC4"/>
    <w:rsid w:val="00574298"/>
    <w:rsid w:val="00575BF4"/>
    <w:rsid w:val="00576A45"/>
    <w:rsid w:val="00576CDC"/>
    <w:rsid w:val="0057726B"/>
    <w:rsid w:val="005853D3"/>
    <w:rsid w:val="00586EB6"/>
    <w:rsid w:val="00587322"/>
    <w:rsid w:val="005925FC"/>
    <w:rsid w:val="00594403"/>
    <w:rsid w:val="0059689A"/>
    <w:rsid w:val="00597864"/>
    <w:rsid w:val="005A006F"/>
    <w:rsid w:val="005A1443"/>
    <w:rsid w:val="005A1AD9"/>
    <w:rsid w:val="005B58D4"/>
    <w:rsid w:val="005B7851"/>
    <w:rsid w:val="005B79D9"/>
    <w:rsid w:val="005C31C4"/>
    <w:rsid w:val="005C69F8"/>
    <w:rsid w:val="005C6EA1"/>
    <w:rsid w:val="005D305C"/>
    <w:rsid w:val="005D305E"/>
    <w:rsid w:val="005D6A5D"/>
    <w:rsid w:val="005E02CB"/>
    <w:rsid w:val="005E3F4E"/>
    <w:rsid w:val="005E5A03"/>
    <w:rsid w:val="005F6EC5"/>
    <w:rsid w:val="00601B09"/>
    <w:rsid w:val="0060333D"/>
    <w:rsid w:val="006051A7"/>
    <w:rsid w:val="00611216"/>
    <w:rsid w:val="00611245"/>
    <w:rsid w:val="0061262D"/>
    <w:rsid w:val="00615051"/>
    <w:rsid w:val="00616A5C"/>
    <w:rsid w:val="006213E7"/>
    <w:rsid w:val="006226C6"/>
    <w:rsid w:val="00622C52"/>
    <w:rsid w:val="00623038"/>
    <w:rsid w:val="00632EAA"/>
    <w:rsid w:val="00633703"/>
    <w:rsid w:val="0063376A"/>
    <w:rsid w:val="00635527"/>
    <w:rsid w:val="00636C31"/>
    <w:rsid w:val="00641BB6"/>
    <w:rsid w:val="00645771"/>
    <w:rsid w:val="006537D7"/>
    <w:rsid w:val="00661CF3"/>
    <w:rsid w:val="006658A2"/>
    <w:rsid w:val="00670039"/>
    <w:rsid w:val="00684617"/>
    <w:rsid w:val="006849DA"/>
    <w:rsid w:val="006921E1"/>
    <w:rsid w:val="00693B0D"/>
    <w:rsid w:val="006973D0"/>
    <w:rsid w:val="00697E96"/>
    <w:rsid w:val="006A35A0"/>
    <w:rsid w:val="006A558E"/>
    <w:rsid w:val="006A73ED"/>
    <w:rsid w:val="006B2A89"/>
    <w:rsid w:val="006B555B"/>
    <w:rsid w:val="006B7E5B"/>
    <w:rsid w:val="006C472F"/>
    <w:rsid w:val="006C6E29"/>
    <w:rsid w:val="006C7BBE"/>
    <w:rsid w:val="006D07B9"/>
    <w:rsid w:val="006D0993"/>
    <w:rsid w:val="006D3824"/>
    <w:rsid w:val="006D595E"/>
    <w:rsid w:val="006E2FF6"/>
    <w:rsid w:val="006E65F9"/>
    <w:rsid w:val="006E6884"/>
    <w:rsid w:val="006F725D"/>
    <w:rsid w:val="006F78C9"/>
    <w:rsid w:val="00704C40"/>
    <w:rsid w:val="00710040"/>
    <w:rsid w:val="00711A2B"/>
    <w:rsid w:val="00711FE9"/>
    <w:rsid w:val="007149F9"/>
    <w:rsid w:val="00716D6B"/>
    <w:rsid w:val="00726567"/>
    <w:rsid w:val="00726635"/>
    <w:rsid w:val="00730800"/>
    <w:rsid w:val="00742723"/>
    <w:rsid w:val="00744BDF"/>
    <w:rsid w:val="00747176"/>
    <w:rsid w:val="0075192D"/>
    <w:rsid w:val="00751A79"/>
    <w:rsid w:val="00765709"/>
    <w:rsid w:val="0077037B"/>
    <w:rsid w:val="00770E7F"/>
    <w:rsid w:val="00774BD1"/>
    <w:rsid w:val="0077693D"/>
    <w:rsid w:val="0077719E"/>
    <w:rsid w:val="00782446"/>
    <w:rsid w:val="007844F9"/>
    <w:rsid w:val="0078521B"/>
    <w:rsid w:val="00791D48"/>
    <w:rsid w:val="00796ED8"/>
    <w:rsid w:val="007A3F4D"/>
    <w:rsid w:val="007A7EDA"/>
    <w:rsid w:val="007B0C6C"/>
    <w:rsid w:val="007B265E"/>
    <w:rsid w:val="007B2D0B"/>
    <w:rsid w:val="007C0352"/>
    <w:rsid w:val="007C0FEF"/>
    <w:rsid w:val="007C196D"/>
    <w:rsid w:val="007C4990"/>
    <w:rsid w:val="007C5DEE"/>
    <w:rsid w:val="007C74B9"/>
    <w:rsid w:val="007C7C9A"/>
    <w:rsid w:val="007D00F1"/>
    <w:rsid w:val="007D1C0D"/>
    <w:rsid w:val="007D27C7"/>
    <w:rsid w:val="007D3BA7"/>
    <w:rsid w:val="007D4432"/>
    <w:rsid w:val="007D4CE2"/>
    <w:rsid w:val="007E1C8C"/>
    <w:rsid w:val="007E3BF9"/>
    <w:rsid w:val="007F0F43"/>
    <w:rsid w:val="007F4412"/>
    <w:rsid w:val="007F7839"/>
    <w:rsid w:val="00800051"/>
    <w:rsid w:val="00804386"/>
    <w:rsid w:val="00804B90"/>
    <w:rsid w:val="00811CDD"/>
    <w:rsid w:val="008134CE"/>
    <w:rsid w:val="008151BB"/>
    <w:rsid w:val="008235A6"/>
    <w:rsid w:val="00825BFF"/>
    <w:rsid w:val="00831029"/>
    <w:rsid w:val="00834039"/>
    <w:rsid w:val="008361CB"/>
    <w:rsid w:val="00840622"/>
    <w:rsid w:val="0084182B"/>
    <w:rsid w:val="00841A55"/>
    <w:rsid w:val="00844849"/>
    <w:rsid w:val="008467ED"/>
    <w:rsid w:val="0085425F"/>
    <w:rsid w:val="0086390F"/>
    <w:rsid w:val="00866D28"/>
    <w:rsid w:val="0086753B"/>
    <w:rsid w:val="008723D4"/>
    <w:rsid w:val="00875B80"/>
    <w:rsid w:val="00877CCC"/>
    <w:rsid w:val="00877F2B"/>
    <w:rsid w:val="008809C2"/>
    <w:rsid w:val="00882188"/>
    <w:rsid w:val="00886ABA"/>
    <w:rsid w:val="00886F83"/>
    <w:rsid w:val="008871E2"/>
    <w:rsid w:val="0089093D"/>
    <w:rsid w:val="008966E3"/>
    <w:rsid w:val="008A01E9"/>
    <w:rsid w:val="008A153B"/>
    <w:rsid w:val="008A4445"/>
    <w:rsid w:val="008A49BC"/>
    <w:rsid w:val="008A56A3"/>
    <w:rsid w:val="008A7B89"/>
    <w:rsid w:val="008B45C4"/>
    <w:rsid w:val="008B62DA"/>
    <w:rsid w:val="008C0CD5"/>
    <w:rsid w:val="008C14AB"/>
    <w:rsid w:val="008C29EA"/>
    <w:rsid w:val="008C306F"/>
    <w:rsid w:val="008C34E5"/>
    <w:rsid w:val="008C4183"/>
    <w:rsid w:val="008C641E"/>
    <w:rsid w:val="008D0C9F"/>
    <w:rsid w:val="008D721A"/>
    <w:rsid w:val="008E6BE5"/>
    <w:rsid w:val="008F43F4"/>
    <w:rsid w:val="008F4440"/>
    <w:rsid w:val="008F6AC0"/>
    <w:rsid w:val="009063A9"/>
    <w:rsid w:val="00911601"/>
    <w:rsid w:val="009213FC"/>
    <w:rsid w:val="0092538F"/>
    <w:rsid w:val="00927FE5"/>
    <w:rsid w:val="009300C5"/>
    <w:rsid w:val="00933600"/>
    <w:rsid w:val="00937017"/>
    <w:rsid w:val="00943113"/>
    <w:rsid w:val="009431B2"/>
    <w:rsid w:val="00945DCA"/>
    <w:rsid w:val="00946FF7"/>
    <w:rsid w:val="009506E0"/>
    <w:rsid w:val="00951CAD"/>
    <w:rsid w:val="0095588A"/>
    <w:rsid w:val="00962A91"/>
    <w:rsid w:val="0096320A"/>
    <w:rsid w:val="00966A46"/>
    <w:rsid w:val="00972EC5"/>
    <w:rsid w:val="00972EF3"/>
    <w:rsid w:val="00976BAF"/>
    <w:rsid w:val="0097780C"/>
    <w:rsid w:val="009802D8"/>
    <w:rsid w:val="0099680F"/>
    <w:rsid w:val="009A136D"/>
    <w:rsid w:val="009A37F4"/>
    <w:rsid w:val="009A4B65"/>
    <w:rsid w:val="009C1026"/>
    <w:rsid w:val="009C4045"/>
    <w:rsid w:val="009D0BA0"/>
    <w:rsid w:val="009D1137"/>
    <w:rsid w:val="009D5C43"/>
    <w:rsid w:val="009E1D8D"/>
    <w:rsid w:val="009E3373"/>
    <w:rsid w:val="009E3BE9"/>
    <w:rsid w:val="009F2BB1"/>
    <w:rsid w:val="009F36E1"/>
    <w:rsid w:val="009F6330"/>
    <w:rsid w:val="009F684C"/>
    <w:rsid w:val="009F759D"/>
    <w:rsid w:val="00A02824"/>
    <w:rsid w:val="00A03057"/>
    <w:rsid w:val="00A15DE9"/>
    <w:rsid w:val="00A24211"/>
    <w:rsid w:val="00A2661C"/>
    <w:rsid w:val="00A31631"/>
    <w:rsid w:val="00A31C13"/>
    <w:rsid w:val="00A330C4"/>
    <w:rsid w:val="00A3595E"/>
    <w:rsid w:val="00A44A87"/>
    <w:rsid w:val="00A527EE"/>
    <w:rsid w:val="00A6481B"/>
    <w:rsid w:val="00A72414"/>
    <w:rsid w:val="00A773CE"/>
    <w:rsid w:val="00A80091"/>
    <w:rsid w:val="00A81A62"/>
    <w:rsid w:val="00A85786"/>
    <w:rsid w:val="00A85804"/>
    <w:rsid w:val="00A87227"/>
    <w:rsid w:val="00A947C2"/>
    <w:rsid w:val="00A95045"/>
    <w:rsid w:val="00A958AF"/>
    <w:rsid w:val="00A95EEF"/>
    <w:rsid w:val="00A96CB3"/>
    <w:rsid w:val="00A97332"/>
    <w:rsid w:val="00A97525"/>
    <w:rsid w:val="00AA1C23"/>
    <w:rsid w:val="00AA38E3"/>
    <w:rsid w:val="00AA7E81"/>
    <w:rsid w:val="00AB1DE4"/>
    <w:rsid w:val="00AB35F9"/>
    <w:rsid w:val="00AB5EBB"/>
    <w:rsid w:val="00AB7E65"/>
    <w:rsid w:val="00AC20E1"/>
    <w:rsid w:val="00AC34AC"/>
    <w:rsid w:val="00AC44D6"/>
    <w:rsid w:val="00AD0593"/>
    <w:rsid w:val="00AD32EA"/>
    <w:rsid w:val="00AD4543"/>
    <w:rsid w:val="00AE2522"/>
    <w:rsid w:val="00B04942"/>
    <w:rsid w:val="00B07CF0"/>
    <w:rsid w:val="00B12347"/>
    <w:rsid w:val="00B129F6"/>
    <w:rsid w:val="00B17310"/>
    <w:rsid w:val="00B22D8D"/>
    <w:rsid w:val="00B25F6A"/>
    <w:rsid w:val="00B30DAE"/>
    <w:rsid w:val="00B41866"/>
    <w:rsid w:val="00B41F96"/>
    <w:rsid w:val="00B5663B"/>
    <w:rsid w:val="00B606B1"/>
    <w:rsid w:val="00B60851"/>
    <w:rsid w:val="00B73FAD"/>
    <w:rsid w:val="00B74FB6"/>
    <w:rsid w:val="00B75457"/>
    <w:rsid w:val="00B75D6D"/>
    <w:rsid w:val="00B97A25"/>
    <w:rsid w:val="00BA3360"/>
    <w:rsid w:val="00BA65D0"/>
    <w:rsid w:val="00BA700C"/>
    <w:rsid w:val="00BB2608"/>
    <w:rsid w:val="00BB6749"/>
    <w:rsid w:val="00BC2C39"/>
    <w:rsid w:val="00BD5802"/>
    <w:rsid w:val="00BE336A"/>
    <w:rsid w:val="00BE5D59"/>
    <w:rsid w:val="00BE75D7"/>
    <w:rsid w:val="00BF1494"/>
    <w:rsid w:val="00BF173F"/>
    <w:rsid w:val="00BF4903"/>
    <w:rsid w:val="00BF7139"/>
    <w:rsid w:val="00C01659"/>
    <w:rsid w:val="00C02B08"/>
    <w:rsid w:val="00C12218"/>
    <w:rsid w:val="00C21B40"/>
    <w:rsid w:val="00C22469"/>
    <w:rsid w:val="00C249B8"/>
    <w:rsid w:val="00C26DA5"/>
    <w:rsid w:val="00C33B77"/>
    <w:rsid w:val="00C341CF"/>
    <w:rsid w:val="00C3736F"/>
    <w:rsid w:val="00C40420"/>
    <w:rsid w:val="00C40A19"/>
    <w:rsid w:val="00C4378B"/>
    <w:rsid w:val="00C57E17"/>
    <w:rsid w:val="00C6428B"/>
    <w:rsid w:val="00C6664A"/>
    <w:rsid w:val="00C70205"/>
    <w:rsid w:val="00C708C6"/>
    <w:rsid w:val="00C927FD"/>
    <w:rsid w:val="00C94119"/>
    <w:rsid w:val="00CA18F0"/>
    <w:rsid w:val="00CA324E"/>
    <w:rsid w:val="00CB0848"/>
    <w:rsid w:val="00CB4E4C"/>
    <w:rsid w:val="00CB7FF8"/>
    <w:rsid w:val="00CC5BB0"/>
    <w:rsid w:val="00CC7150"/>
    <w:rsid w:val="00CE2D67"/>
    <w:rsid w:val="00CF0581"/>
    <w:rsid w:val="00CF247F"/>
    <w:rsid w:val="00D032A9"/>
    <w:rsid w:val="00D04BD8"/>
    <w:rsid w:val="00D07310"/>
    <w:rsid w:val="00D101EF"/>
    <w:rsid w:val="00D1067B"/>
    <w:rsid w:val="00D12D71"/>
    <w:rsid w:val="00D135AB"/>
    <w:rsid w:val="00D14D52"/>
    <w:rsid w:val="00D17E79"/>
    <w:rsid w:val="00D21983"/>
    <w:rsid w:val="00D30B32"/>
    <w:rsid w:val="00D34492"/>
    <w:rsid w:val="00D37E0F"/>
    <w:rsid w:val="00D4104B"/>
    <w:rsid w:val="00D42B4A"/>
    <w:rsid w:val="00D516B2"/>
    <w:rsid w:val="00D52DB7"/>
    <w:rsid w:val="00D52E56"/>
    <w:rsid w:val="00D57E55"/>
    <w:rsid w:val="00D60F06"/>
    <w:rsid w:val="00D6589A"/>
    <w:rsid w:val="00D6681C"/>
    <w:rsid w:val="00D80EBC"/>
    <w:rsid w:val="00D8305E"/>
    <w:rsid w:val="00D8334B"/>
    <w:rsid w:val="00D83BC5"/>
    <w:rsid w:val="00D84490"/>
    <w:rsid w:val="00D85E07"/>
    <w:rsid w:val="00D87D06"/>
    <w:rsid w:val="00D97D2E"/>
    <w:rsid w:val="00DB1301"/>
    <w:rsid w:val="00DB1BCB"/>
    <w:rsid w:val="00DB342D"/>
    <w:rsid w:val="00DC02E1"/>
    <w:rsid w:val="00DC423D"/>
    <w:rsid w:val="00DC62FE"/>
    <w:rsid w:val="00DC71DB"/>
    <w:rsid w:val="00DD014C"/>
    <w:rsid w:val="00DF0654"/>
    <w:rsid w:val="00DF2670"/>
    <w:rsid w:val="00DF2730"/>
    <w:rsid w:val="00DF5E0C"/>
    <w:rsid w:val="00E02758"/>
    <w:rsid w:val="00E074E1"/>
    <w:rsid w:val="00E07B96"/>
    <w:rsid w:val="00E11F5A"/>
    <w:rsid w:val="00E16A17"/>
    <w:rsid w:val="00E211F5"/>
    <w:rsid w:val="00E21DE0"/>
    <w:rsid w:val="00E26735"/>
    <w:rsid w:val="00E428E6"/>
    <w:rsid w:val="00E437CF"/>
    <w:rsid w:val="00E477CB"/>
    <w:rsid w:val="00E53472"/>
    <w:rsid w:val="00E53CAF"/>
    <w:rsid w:val="00E611E9"/>
    <w:rsid w:val="00E647A0"/>
    <w:rsid w:val="00E65C05"/>
    <w:rsid w:val="00E67A36"/>
    <w:rsid w:val="00E75BB8"/>
    <w:rsid w:val="00E806F5"/>
    <w:rsid w:val="00E86190"/>
    <w:rsid w:val="00E87018"/>
    <w:rsid w:val="00E87B28"/>
    <w:rsid w:val="00E91CD1"/>
    <w:rsid w:val="00E927F8"/>
    <w:rsid w:val="00E92921"/>
    <w:rsid w:val="00E94AA0"/>
    <w:rsid w:val="00E963CE"/>
    <w:rsid w:val="00E96545"/>
    <w:rsid w:val="00E96D12"/>
    <w:rsid w:val="00E97CB9"/>
    <w:rsid w:val="00EB3378"/>
    <w:rsid w:val="00EB3F6A"/>
    <w:rsid w:val="00EB54B5"/>
    <w:rsid w:val="00EC15C4"/>
    <w:rsid w:val="00EC3B95"/>
    <w:rsid w:val="00EC50B2"/>
    <w:rsid w:val="00EC5732"/>
    <w:rsid w:val="00ED0A9E"/>
    <w:rsid w:val="00ED3187"/>
    <w:rsid w:val="00ED44BA"/>
    <w:rsid w:val="00ED5C6D"/>
    <w:rsid w:val="00ED5E8E"/>
    <w:rsid w:val="00EE027D"/>
    <w:rsid w:val="00EE760E"/>
    <w:rsid w:val="00EF2715"/>
    <w:rsid w:val="00F0078F"/>
    <w:rsid w:val="00F0154A"/>
    <w:rsid w:val="00F041BA"/>
    <w:rsid w:val="00F07B06"/>
    <w:rsid w:val="00F10D23"/>
    <w:rsid w:val="00F12768"/>
    <w:rsid w:val="00F143F5"/>
    <w:rsid w:val="00F1611C"/>
    <w:rsid w:val="00F1627D"/>
    <w:rsid w:val="00F17CA6"/>
    <w:rsid w:val="00F20A80"/>
    <w:rsid w:val="00F2715A"/>
    <w:rsid w:val="00F3251E"/>
    <w:rsid w:val="00F32608"/>
    <w:rsid w:val="00F3776A"/>
    <w:rsid w:val="00F43DDE"/>
    <w:rsid w:val="00F51BA9"/>
    <w:rsid w:val="00F51F47"/>
    <w:rsid w:val="00F53C38"/>
    <w:rsid w:val="00F547F1"/>
    <w:rsid w:val="00F61778"/>
    <w:rsid w:val="00F63CDB"/>
    <w:rsid w:val="00F64189"/>
    <w:rsid w:val="00F645DE"/>
    <w:rsid w:val="00F66640"/>
    <w:rsid w:val="00F8309E"/>
    <w:rsid w:val="00F830F1"/>
    <w:rsid w:val="00F84974"/>
    <w:rsid w:val="00F87022"/>
    <w:rsid w:val="00F90DC1"/>
    <w:rsid w:val="00F90F14"/>
    <w:rsid w:val="00F9351B"/>
    <w:rsid w:val="00FA4145"/>
    <w:rsid w:val="00FA42FC"/>
    <w:rsid w:val="00FB5475"/>
    <w:rsid w:val="00FC0273"/>
    <w:rsid w:val="00FC0C0F"/>
    <w:rsid w:val="00FC2DF0"/>
    <w:rsid w:val="00FC613E"/>
    <w:rsid w:val="00FC6E3A"/>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C9F93DB"/>
    <w:rsid w:val="2DD61D48"/>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CD6AE03"/>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9632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804B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3Char">
    <w:name w:val="Título 3 Char"/>
    <w:basedOn w:val="Fontepargpadro"/>
    <w:link w:val="Ttulo3"/>
    <w:uiPriority w:val="9"/>
    <w:semiHidden/>
    <w:rsid w:val="00804B90"/>
    <w:rPr>
      <w:rFonts w:asciiTheme="majorHAnsi" w:eastAsiaTheme="majorEastAsia" w:hAnsiTheme="majorHAnsi" w:cstheme="majorBidi"/>
      <w:color w:val="1F3763" w:themeColor="accent1" w:themeShade="7F"/>
      <w:sz w:val="24"/>
      <w:szCs w:val="24"/>
    </w:rPr>
  </w:style>
  <w:style w:type="character" w:customStyle="1" w:styleId="Ttulo2Char">
    <w:name w:val="Título 2 Char"/>
    <w:basedOn w:val="Fontepargpadro"/>
    <w:link w:val="Ttulo2"/>
    <w:uiPriority w:val="9"/>
    <w:semiHidden/>
    <w:rsid w:val="0096320A"/>
    <w:rPr>
      <w:rFonts w:asciiTheme="majorHAnsi" w:eastAsiaTheme="majorEastAsia" w:hAnsiTheme="majorHAnsi" w:cstheme="majorBidi"/>
      <w:color w:val="2F5496" w:themeColor="accent1" w:themeShade="BF"/>
      <w:sz w:val="26"/>
      <w:szCs w:val="26"/>
    </w:rPr>
  </w:style>
  <w:style w:type="character" w:styleId="Meno">
    <w:name w:val="Mention"/>
    <w:basedOn w:val="Fontepargpadro"/>
    <w:uiPriority w:val="99"/>
    <w:unhideWhenUsed/>
    <w:rsid w:val="0031106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3"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7"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2"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1"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6"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5" Type="http://schemas.openxmlformats.org/officeDocument/2006/relationships/hyperlink" Target="https://pje2i.tjdft.jus.br/pje/seam/resource/rest/pje-legacy/documento/download/TJDFT/1g/1018247/149341662" TargetMode="External"/><Relationship Id="rId4"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 Id="rId9" Type="http://schemas.openxmlformats.org/officeDocument/2006/relationships/hyperlink" Target="https://pje2i.tjdft.jus.br/pje/Processo/ConsultaProcesso/Detalhe/listAutosDigitais.seam?idProcesso=1018247&amp;ca=86387133b2bb851c30b56a9cda501091e3b074ef506638db73132f5e57dfc3a8aeed75b6fec3ae140b1e29fd06161b49719ed949ef521b14c5c0db9e22c9ab71f9d103f436bb01920cc7591f20a64a1631362b4b82c26d9ffd1ba5a6da0cbbf9&amp;idTaskInstance=1625055607"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66A7C720-7D04-4D64-A848-65BE0D7C4BCA}">
    <t:Anchor>
      <t:Comment id="1349448263"/>
    </t:Anchor>
    <t:History>
      <t:Event id="{D72E065E-0D91-4F8D-B1D0-03181B18455C}" time="2026-05-26T20:10:52.862Z">
        <t:Attribution userId="S::t321760@tjdft.jus.br::71ef89ef-9eb5-4780-8a4d-3f3a792db9c6" userProvider="AD" userName="Marcos Dwayne Saraiva Costa - GDSXSR"/>
        <t:Anchor>
          <t:Comment id="1349448263"/>
        </t:Anchor>
        <t:Create/>
      </t:Event>
      <t:Event id="{494CA34A-D873-4FC4-8516-DCAE150FBAD3}" time="2026-05-26T20:10:52.862Z">
        <t:Attribution userId="S::t321760@tjdft.jus.br::71ef89ef-9eb5-4780-8a4d-3f3a792db9c6" userProvider="AD" userName="Marcos Dwayne Saraiva Costa - GDSXSR"/>
        <t:Anchor>
          <t:Comment id="1349448263"/>
        </t:Anchor>
        <t:Assign userId="S::t314808@tjdft.jus.br::80a430fa-f83e-4e42-b7cc-2c39d3f27d37" userProvider="AD" userName="Debora Marinho Luz - GDSXSR"/>
      </t:Event>
      <t:Event id="{8E115850-B283-4C60-A9F3-F1AF47453A04}" time="2026-05-26T20:10:52.862Z">
        <t:Attribution userId="S::t321760@tjdft.jus.br::71ef89ef-9eb5-4780-8a4d-3f3a792db9c6" userProvider="AD" userName="Marcos Dwayne Saraiva Costa - GDSXSR"/>
        <t:Anchor>
          <t:Comment id="1349448263"/>
        </t:Anchor>
        <t:SetTitle title="@Debora Marinho Luz - GDSXSR Não tem recuo de parágrafo em citação de lei"/>
      </t:Event>
    </t:History>
  </t:Task>
  <t:Task id="{285AB560-3444-4E92-B2A2-EABA01D49684}">
    <t:Anchor>
      <t:Comment id="1896623088"/>
    </t:Anchor>
    <t:History>
      <t:Event id="{64B695B3-85A8-4C37-8A44-EF19820D29C9}" time="2026-05-26T20:35:45.82Z">
        <t:Attribution userId="S::t321760@tjdft.jus.br::71ef89ef-9eb5-4780-8a4d-3f3a792db9c6" userProvider="AD" userName="Marcos Dwayne Saraiva Costa - GDSXSR"/>
        <t:Anchor>
          <t:Comment id="2019587222"/>
        </t:Anchor>
        <t:Create/>
      </t:Event>
      <t:Event id="{676D8C85-C66B-4FBC-802D-3305A0F1C6E9}" time="2026-05-26T20:35:45.82Z">
        <t:Attribution userId="S::t321760@tjdft.jus.br::71ef89ef-9eb5-4780-8a4d-3f3a792db9c6" userProvider="AD" userName="Marcos Dwayne Saraiva Costa - GDSXSR"/>
        <t:Anchor>
          <t:Comment id="2019587222"/>
        </t:Anchor>
        <t:Assign userId="S::t314808@tjdft.jus.br::80a430fa-f83e-4e42-b7cc-2c39d3f27d37" userProvider="AD" userName="Debora Marinho Luz - GDSXSR"/>
      </t:Event>
      <t:Event id="{577CA3A5-FED5-41CE-83F8-AB1112012BD3}" time="2026-05-26T20:35:45.82Z">
        <t:Attribution userId="S::t321760@tjdft.jus.br::71ef89ef-9eb5-4780-8a4d-3f3a792db9c6" userProvider="AD" userName="Marcos Dwayne Saraiva Costa - GDSXSR"/>
        <t:Anchor>
          <t:Comment id="2019587222"/>
        </t:Anchor>
        <t:SetTitle title="@Debora Marinho Luz - GDSXSR Ver comentários e fazer os ajustes solicitados, por gentileza.Marcos,"/>
      </t:Event>
    </t:History>
  </t:Task>
  <t:Task id="{40D654D8-CBBC-47C8-83A5-984EE7D0C833}">
    <t:Anchor>
      <t:Comment id="871792665"/>
    </t:Anchor>
    <t:History>
      <t:Event id="{47E0A48A-D2AC-4F12-8AD1-0012C435FD0A}" time="2026-05-26T20:18:25.126Z">
        <t:Attribution userId="S::t321760@tjdft.jus.br::71ef89ef-9eb5-4780-8a4d-3f3a792db9c6" userProvider="AD" userName="Marcos Dwayne Saraiva Costa - GDSXSR"/>
        <t:Anchor>
          <t:Comment id="871792665"/>
        </t:Anchor>
        <t:Create/>
      </t:Event>
      <t:Event id="{7902DAC6-6758-41B5-B494-95B93AEA4313}" time="2026-05-26T20:18:25.126Z">
        <t:Attribution userId="S::t321760@tjdft.jus.br::71ef89ef-9eb5-4780-8a4d-3f3a792db9c6" userProvider="AD" userName="Marcos Dwayne Saraiva Costa - GDSXSR"/>
        <t:Anchor>
          <t:Comment id="871792665"/>
        </t:Anchor>
        <t:Assign userId="S::t314808@tjdft.jus.br::80a430fa-f83e-4e42-b7cc-2c39d3f27d37" userProvider="AD" userName="Debora Marinho Luz - GDSXSR"/>
      </t:Event>
      <t:Event id="{33A4B083-A555-4258-A28E-07093A631B15}" time="2026-05-26T20:18:25.126Z">
        <t:Attribution userId="S::t321760@tjdft.jus.br::71ef89ef-9eb5-4780-8a4d-3f3a792db9c6" userProvider="AD" userName="Marcos Dwayne Saraiva Costa - GDSXSR"/>
        <t:Anchor>
          <t:Comment id="871792665"/>
        </t:Anchor>
        <t:SetTitle title="@Debora Marinho Luz - GDSXSR Citar dispositivos da Resoluçao que amparam a premissa."/>
      </t:Event>
    </t:History>
  </t:Task>
  <t:Task id="{6D0AD323-4517-4AD6-8C65-4F785A0165BD}">
    <t:Anchor>
      <t:Comment id="2019481347"/>
    </t:Anchor>
    <t:History>
      <t:Event id="{3287D48A-638E-4DBD-AC4D-4E426767BB65}" time="2026-05-26T20:19:51.255Z">
        <t:Attribution userId="S::t321760@tjdft.jus.br::71ef89ef-9eb5-4780-8a4d-3f3a792db9c6" userProvider="AD" userName="Marcos Dwayne Saraiva Costa - GDSXSR"/>
        <t:Anchor>
          <t:Comment id="2019481347"/>
        </t:Anchor>
        <t:Create/>
      </t:Event>
      <t:Event id="{F4D3BA2F-E928-494E-8FDA-603AF6BFB6C4}" time="2026-05-26T20:19:51.255Z">
        <t:Attribution userId="S::t321760@tjdft.jus.br::71ef89ef-9eb5-4780-8a4d-3f3a792db9c6" userProvider="AD" userName="Marcos Dwayne Saraiva Costa - GDSXSR"/>
        <t:Anchor>
          <t:Comment id="2019481347"/>
        </t:Anchor>
        <t:Assign userId="S::t314808@tjdft.jus.br::80a430fa-f83e-4e42-b7cc-2c39d3f27d37" userProvider="AD" userName="Debora Marinho Luz - GDSXSR"/>
      </t:Event>
      <t:Event id="{A089BB43-E027-4903-AF1E-BAB0D5076EE1}" time="2026-05-26T20:19:51.255Z">
        <t:Attribution userId="S::t321760@tjdft.jus.br::71ef89ef-9eb5-4780-8a4d-3f3a792db9c6" userProvider="AD" userName="Marcos Dwayne Saraiva Costa - GDSXSR"/>
        <t:Anchor>
          <t:Comment id="2019481347"/>
        </t:Anchor>
        <t:SetTitle title="@Debora Marinho Luz - GDSXSR Citar a literalidade da lei"/>
      </t:Event>
    </t:History>
  </t:Task>
  <t:Task id="{39EDF39E-2A6D-462A-A422-A9AC8458A774}">
    <t:Anchor>
      <t:Comment id="1360843289"/>
    </t:Anchor>
    <t:History>
      <t:Event id="{F3137EA8-6566-41BB-B1A2-9F47C03D4787}" time="2026-05-26T20:34:35.994Z">
        <t:Attribution userId="S::t321760@tjdft.jus.br::71ef89ef-9eb5-4780-8a4d-3f3a792db9c6" userProvider="AD" userName="Marcos Dwayne Saraiva Costa - GDSXSR"/>
        <t:Anchor>
          <t:Comment id="1360843289"/>
        </t:Anchor>
        <t:Create/>
      </t:Event>
      <t:Event id="{B3BC2EBA-943C-43AF-8989-99F0AE8323EA}" time="2026-05-26T20:34:35.994Z">
        <t:Attribution userId="S::t321760@tjdft.jus.br::71ef89ef-9eb5-4780-8a4d-3f3a792db9c6" userProvider="AD" userName="Marcos Dwayne Saraiva Costa - GDSXSR"/>
        <t:Anchor>
          <t:Comment id="1360843289"/>
        </t:Anchor>
        <t:Assign userId="S::t314808@tjdft.jus.br::80a430fa-f83e-4e42-b7cc-2c39d3f27d37" userProvider="AD" userName="Debora Marinho Luz - GDSXSR"/>
      </t:Event>
      <t:Event id="{7FE1D8F6-9BCF-45E3-83A6-64FFC28EDFC5}" time="2026-05-26T20:34:35.994Z">
        <t:Attribution userId="S::t321760@tjdft.jus.br::71ef89ef-9eb5-4780-8a4d-3f3a792db9c6" userProvider="AD" userName="Marcos Dwayne Saraiva Costa - GDSXSR"/>
        <t:Anchor>
          <t:Comment id="1360843289"/>
        </t:Anchor>
        <t:SetTitle title="@Debora Marinho Luz - GDSXSR Aqui, acrescente um parágrafo esclarecendo que, mesmo tendo sido intimada a especificar provas, a apelante se limitou a requerer dilação probatória inerente às benfeitorias, mas não em relação á efetiva existência de…"/>
      </t:Event>
    </t:History>
  </t:Task>
  <t:Task id="{160BC7AB-B1D6-4AB6-B06A-50EBAA1BDE8C}">
    <t:Anchor>
      <t:Comment id="1635050425"/>
    </t:Anchor>
    <t:History>
      <t:Event id="{3197B112-3FF9-4FEE-896E-71394F567B69}" time="2026-05-27T17:22:50.373Z">
        <t:Attribution userId="S::t321760@tjdft.jus.br::71ef89ef-9eb5-4780-8a4d-3f3a792db9c6" userProvider="AD" userName="Marcos Dwayne Saraiva Costa - GDSXSR"/>
        <t:Anchor>
          <t:Comment id="1635050425"/>
        </t:Anchor>
        <t:Create/>
      </t:Event>
      <t:Event id="{03D4A87C-6103-4F9A-9616-20CA875B17DA}" time="2026-05-27T17:22:50.373Z">
        <t:Attribution userId="S::t321760@tjdft.jus.br::71ef89ef-9eb5-4780-8a4d-3f3a792db9c6" userProvider="AD" userName="Marcos Dwayne Saraiva Costa - GDSXSR"/>
        <t:Anchor>
          <t:Comment id="1635050425"/>
        </t:Anchor>
        <t:Assign userId="S::t314808@tjdft.jus.br::80a430fa-f83e-4e42-b7cc-2c39d3f27d37" userProvider="AD" userName="Debora Marinho Luz - GDSXSR"/>
      </t:Event>
      <t:Event id="{EB6016C9-3D12-4B4C-AFEA-5601E8F778DE}" time="2026-05-27T17:22:50.373Z">
        <t:Attribution userId="S::t321760@tjdft.jus.br::71ef89ef-9eb5-4780-8a4d-3f3a792db9c6" userProvider="AD" userName="Marcos Dwayne Saraiva Costa - GDSXSR"/>
        <t:Anchor>
          <t:Comment id="1635050425"/>
        </t:Anchor>
        <t:SetTitle title="@Debora Marinho Luz - GDSXSR Aqui se aplica o mesmo, citação de Lei jamais terá recuo de parágrafo."/>
      </t:Event>
    </t:History>
  </t:Task>
  <t:Task id="{E80BCA98-FCE3-4C2F-A05C-489CB6E9ADE5}">
    <t:Anchor>
      <t:Comment id="969533207"/>
    </t:Anchor>
    <t:History>
      <t:Event id="{B1F9EDE4-61F9-41DC-8642-3237C3A27CAD}" time="2026-05-26T20:18:52.97Z">
        <t:Attribution userId="S::t321760@tjdft.jus.br::71ef89ef-9eb5-4780-8a4d-3f3a792db9c6" userProvider="AD" userName="Marcos Dwayne Saraiva Costa - GDSXSR"/>
        <t:Anchor>
          <t:Comment id="969533207"/>
        </t:Anchor>
        <t:Create/>
      </t:Event>
      <t:Event id="{F8372FE3-9A3A-41A8-9742-C041520662DF}" time="2026-05-26T20:18:52.97Z">
        <t:Attribution userId="S::t321760@tjdft.jus.br::71ef89ef-9eb5-4780-8a4d-3f3a792db9c6" userProvider="AD" userName="Marcos Dwayne Saraiva Costa - GDSXSR"/>
        <t:Anchor>
          <t:Comment id="969533207"/>
        </t:Anchor>
        <t:Assign userId="S::t314808@tjdft.jus.br::80a430fa-f83e-4e42-b7cc-2c39d3f27d37" userProvider="AD" userName="Debora Marinho Luz - GDSXSR"/>
      </t:Event>
      <t:Event id="{A109F6E0-0515-426E-8A0B-6CC12AC65E0C}" time="2026-05-26T20:18:52.97Z">
        <t:Attribution userId="S::t321760@tjdft.jus.br::71ef89ef-9eb5-4780-8a4d-3f3a792db9c6" userProvider="AD" userName="Marcos Dwayne Saraiva Costa - GDSXSR"/>
        <t:Anchor>
          <t:Comment id="969533207"/>
        </t:Anchor>
        <t:SetTitle title="@Debora Marinho Luz - GDSXSR Citar trecho respectivo da sentença"/>
      </t:Event>
    </t:History>
  </t:Task>
  <t:Task id="{3048C36E-69A5-49AF-9F38-2505A99708C4}">
    <t:Anchor>
      <t:Comment id="2125834088"/>
    </t:Anchor>
    <t:History>
      <t:Event id="{C1BD0024-26C9-42C1-A3C7-28BA9B80C774}" time="2026-05-29T21:24:29.65Z">
        <t:Attribution userId="S::t321760@tjdft.jus.br::71ef89ef-9eb5-4780-8a4d-3f3a792db9c6" userProvider="AD" userName="Marcos Dwayne Saraiva Costa - GDSXSR"/>
        <t:Anchor>
          <t:Comment id="2125834088"/>
        </t:Anchor>
        <t:Create/>
      </t:Event>
      <t:Event id="{D135BCEB-F5A0-433D-8CCE-98056BEF8BA5}" time="2026-05-29T21:24:29.65Z">
        <t:Attribution userId="S::t321760@tjdft.jus.br::71ef89ef-9eb5-4780-8a4d-3f3a792db9c6" userProvider="AD" userName="Marcos Dwayne Saraiva Costa - GDSXSR"/>
        <t:Anchor>
          <t:Comment id="2125834088"/>
        </t:Anchor>
        <t:Assign userId="S::t314808@tjdft.jus.br::80a430fa-f83e-4e42-b7cc-2c39d3f27d37" userProvider="AD" userName="Debora Marinho Luz - GDSXSR"/>
      </t:Event>
      <t:Event id="{195AFD97-F406-47C7-AB34-175450D0463C}" time="2026-05-29T21:24:29.65Z">
        <t:Attribution userId="S::t321760@tjdft.jus.br::71ef89ef-9eb5-4780-8a4d-3f3a792db9c6" userProvider="AD" userName="Marcos Dwayne Saraiva Costa - GDSXSR"/>
        <t:Anchor>
          <t:Comment id="2125834088"/>
        </t:Anchor>
        <t:SetTitle title="@Debora Marinho Luz - GDSXSR A sub-rogação real substitui um bem particular por outro. Se um imóvel adquirido onerosamente na constância do casamento for comprado exclusivamente com o produto da venda de um bem particular do cônjuge varão, esse novo bem…"/>
      </t:Event>
    </t:History>
  </t:Task>
  <t:Task id="{2D44EA41-BF3B-4995-8D3A-A3C86D756173}">
    <t:Anchor>
      <t:Comment id="1925161184"/>
    </t:Anchor>
    <t:History>
      <t:Event id="{C1BD0024-26C9-42C1-A3C7-28BA9B80C774}" time="2026-05-29T21:24:29.65Z">
        <t:Attribution userId="S::t321760@tjdft.jus.br::71ef89ef-9eb5-4780-8a4d-3f3a792db9c6" userProvider="AD" userName="Marcos Dwayne Saraiva Costa - GDSXSR"/>
        <t:Anchor>
          <t:Comment id="1925161184"/>
        </t:Anchor>
        <t:Create/>
      </t:Event>
      <t:Event id="{D135BCEB-F5A0-433D-8CCE-98056BEF8BA5}" time="2026-05-29T21:24:29.65Z">
        <t:Attribution userId="S::t321760@tjdft.jus.br::71ef89ef-9eb5-4780-8a4d-3f3a792db9c6" userProvider="AD" userName="Marcos Dwayne Saraiva Costa - GDSXSR"/>
        <t:Anchor>
          <t:Comment id="1925161184"/>
        </t:Anchor>
        <t:Assign userId="S::t314808@tjdft.jus.br::80a430fa-f83e-4e42-b7cc-2c39d3f27d37" userProvider="AD" userName="Debora Marinho Luz - GDSXSR"/>
      </t:Event>
      <t:Event id="{195AFD97-F406-47C7-AB34-175450D0463C}" time="2026-05-29T21:24:29.65Z">
        <t:Attribution userId="S::t321760@tjdft.jus.br::71ef89ef-9eb5-4780-8a4d-3f3a792db9c6" userProvider="AD" userName="Marcos Dwayne Saraiva Costa - GDSXSR"/>
        <t:Anchor>
          <t:Comment id="1925161184"/>
        </t:Anchor>
        <t:SetTitle title="@Debora Marinho Luz - GDSXSR A sub-rogação real substitui um bem particular por outro. Se um imóvel adquirido onerosamente na constância do casamento for comprado exclusivamente com o produto da venda de um bem particular do cônjuge varão, esse novo bem…"/>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0F50"/>
    <w:rsid w:val="00015EBA"/>
    <w:rsid w:val="00033421"/>
    <w:rsid w:val="001019DA"/>
    <w:rsid w:val="0012395D"/>
    <w:rsid w:val="001E2AC0"/>
    <w:rsid w:val="00210A0B"/>
    <w:rsid w:val="0023078C"/>
    <w:rsid w:val="00277029"/>
    <w:rsid w:val="002C5208"/>
    <w:rsid w:val="002F13AB"/>
    <w:rsid w:val="00327358"/>
    <w:rsid w:val="00364688"/>
    <w:rsid w:val="0039329F"/>
    <w:rsid w:val="003B38E0"/>
    <w:rsid w:val="004214D0"/>
    <w:rsid w:val="00437C19"/>
    <w:rsid w:val="00465A25"/>
    <w:rsid w:val="004C591E"/>
    <w:rsid w:val="00512DB6"/>
    <w:rsid w:val="00617896"/>
    <w:rsid w:val="006638ED"/>
    <w:rsid w:val="006A35A0"/>
    <w:rsid w:val="00730800"/>
    <w:rsid w:val="0077693D"/>
    <w:rsid w:val="0078521B"/>
    <w:rsid w:val="007D5396"/>
    <w:rsid w:val="007E66CB"/>
    <w:rsid w:val="008643D5"/>
    <w:rsid w:val="008A153B"/>
    <w:rsid w:val="008C4978"/>
    <w:rsid w:val="00962A91"/>
    <w:rsid w:val="00972EC5"/>
    <w:rsid w:val="009A37F4"/>
    <w:rsid w:val="00A97332"/>
    <w:rsid w:val="00AE2522"/>
    <w:rsid w:val="00C222D1"/>
    <w:rsid w:val="00C3736F"/>
    <w:rsid w:val="00CC1CEB"/>
    <w:rsid w:val="00DF51C9"/>
    <w:rsid w:val="00E87B28"/>
    <w:rsid w:val="00FD4770"/>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AA2C1D65-2BAB-463B-9859-B14304695A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67</Pages>
  <Words>16642</Words>
  <Characters>89872</Characters>
  <Application>Microsoft Office Word</Application>
  <DocSecurity>0</DocSecurity>
  <Lines>748</Lines>
  <Paragraphs>212</Paragraphs>
  <ScaleCrop>false</ScaleCrop>
  <Company/>
  <LinksUpToDate>false</LinksUpToDate>
  <CharactersWithSpaces>106302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2</cp:revision>
  <dcterms:created xsi:type="dcterms:W3CDTF">2026-10-28T22:22:00Z</dcterms:created>
  <dcterms:modified xsi:type="dcterms:W3CDTF">2026-10-28T22:22:00Z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