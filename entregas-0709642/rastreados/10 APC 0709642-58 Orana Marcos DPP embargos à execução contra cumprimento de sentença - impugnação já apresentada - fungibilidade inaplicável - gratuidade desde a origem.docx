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62C261FF">
        <w:tc>
          <w:tcPr>
            <w:tcW w:w="2822" w:type="dxa"/>
            <w:tcBorders>
              <w:top w:val="nil"/>
              <w:left w:val="nil"/>
              <w:bottom w:val="nil"/>
              <w:right w:val="nil"/>
            </w:tcBorders>
            <w:hideMark/>
          </w:tcPr>
          <w:p w14:paraId="6DE29C9C" w14:textId="53B375C6" w:rsidR="00264107" w:rsidRDefault="00264107" w:rsidP="00FD470E">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116EC6">
              <w:rPr>
                <w:rStyle w:val="eop"/>
                <w:rFonts w:ascii="Arial" w:hAnsi="Arial" w:cs="Arial"/>
                <w:sz w:val="28"/>
                <w:szCs w:val="28"/>
              </w:rPr>
              <w:t xml:space="preserve"> </w:t>
            </w:r>
          </w:p>
        </w:tc>
        <w:tc>
          <w:tcPr>
            <w:tcW w:w="5682" w:type="dxa"/>
            <w:tcBorders>
              <w:top w:val="nil"/>
              <w:left w:val="nil"/>
              <w:bottom w:val="nil"/>
              <w:right w:val="nil"/>
            </w:tcBorders>
            <w:hideMark/>
          </w:tcPr>
          <w:p w14:paraId="299F0D40" w14:textId="49C223D1"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sidR="00116EC6">
              <w:rPr>
                <w:rStyle w:val="eop"/>
                <w:rFonts w:ascii="Calibri" w:hAnsi="Calibri" w:cs="Calibri"/>
                <w:color w:val="595959"/>
                <w:sz w:val="20"/>
                <w:szCs w:val="20"/>
              </w:rPr>
              <w:t xml:space="preserve"> </w:t>
            </w:r>
          </w:p>
          <w:p w14:paraId="55CC1E66" w14:textId="61BFB7AD"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sidR="00116EC6">
              <w:rPr>
                <w:rStyle w:val="eop"/>
                <w:rFonts w:ascii="Calibri" w:hAnsi="Calibri" w:cs="Calibri"/>
                <w:color w:val="595959" w:themeColor="text1" w:themeTint="A6"/>
                <w:sz w:val="20"/>
                <w:szCs w:val="20"/>
              </w:rPr>
              <w:t xml:space="preserve"> </w:t>
            </w:r>
          </w:p>
          <w:p w14:paraId="12B71A35" w14:textId="0FD7C55C"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sidR="00116EC6">
              <w:rPr>
                <w:rStyle w:val="eop"/>
                <w:rFonts w:ascii="Calibri" w:hAnsi="Calibri" w:cs="Calibri"/>
                <w:color w:val="595959"/>
                <w:sz w:val="20"/>
                <w:szCs w:val="20"/>
              </w:rPr>
              <w:t xml:space="preserve"> </w:t>
            </w:r>
          </w:p>
          <w:p w14:paraId="15750CFE" w14:textId="1875F4B9"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sidR="00116EC6">
              <w:rPr>
                <w:rStyle w:val="eop"/>
                <w:rFonts w:ascii="Calibri" w:hAnsi="Calibri" w:cs="Calibri"/>
                <w:color w:val="595959"/>
                <w:sz w:val="20"/>
                <w:szCs w:val="20"/>
              </w:rPr>
              <w:t xml:space="preserve">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619F5A49" w14:textId="77777777" w:rsidR="00770E7F" w:rsidRPr="009F36E1" w:rsidRDefault="00B5042F"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EndPr/>
              <w:sdtContent>
                <w:r w:rsidR="00BA5180">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End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Pr>
                <w:rFonts w:ascii="Arial" w:hAnsi="Arial" w:cs="Arial"/>
                <w:sz w:val="28"/>
                <w:szCs w:val="28"/>
              </w:rPr>
              <w:t xml:space="preserve">: </w:t>
            </w:r>
          </w:p>
        </w:tc>
        <w:tc>
          <w:tcPr>
            <w:tcW w:w="4590" w:type="dxa"/>
            <w:vAlign w:val="center"/>
          </w:tcPr>
          <w:p w14:paraId="7C53B768" w14:textId="294E2225" w:rsidR="00770E7F" w:rsidRPr="009F36E1" w:rsidRDefault="00770E7F" w:rsidP="00B34ADF">
            <w:pPr>
              <w:spacing w:after="0" w:line="240" w:lineRule="auto"/>
              <w:ind w:right="-675"/>
              <w:rPr>
                <w:rFonts w:ascii="Arial" w:hAnsi="Arial" w:cs="Arial"/>
                <w:sz w:val="28"/>
                <w:szCs w:val="28"/>
              </w:rPr>
            </w:pPr>
            <w:commentRangeStart w:id="0"/>
            <w:r>
              <w:rPr>
                <w:rFonts w:ascii="Arial" w:hAnsi="Arial" w:cs="Arial"/>
                <w:sz w:val="28"/>
                <w:szCs w:val="28"/>
              </w:rPr>
              <w:t>0709642-58.2026.8.07.0006</w:t>
            </w:r>
            <w:commentRangeEnd w:id="0"/>
            <w:r w:rsidR="000B4902" w:rsidRPr="009F36E1">
              <w:rPr>
                <w:rStyle w:val="Refdecomentrio"/>
                <w:rFonts w:ascii="Arial" w:hAnsi="Arial" w:cs="Arial"/>
                <w:sz w:val="28"/>
                <w:szCs w:val="28"/>
              </w:rPr>
              <w:commentReference w:id="0"/>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B5042F"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EndPr/>
              <w:sdtContent>
                <w:r w:rsidR="00BA5180">
                  <w:rPr>
                    <w:rFonts w:ascii="Arial" w:eastAsia="Times New Roman" w:hAnsi="Arial" w:cs="Arial"/>
                    <w:sz w:val="28"/>
                    <w:szCs w:val="28"/>
                    <w:lang w:eastAsia="zh-CN"/>
                  </w:rPr>
                  <w:t>Apelante</w:t>
                </w:r>
              </w:sdtContent>
            </w:sdt>
            <w:r w:rsidR="00BA5180">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4A58BA3C" w14:textId="77777777" w:rsidR="00770E7F" w:rsidRPr="009F36E1" w:rsidRDefault="00770E7F" w:rsidP="00B34ADF">
            <w:pPr>
              <w:spacing w:after="0" w:line="240" w:lineRule="auto"/>
              <w:rPr>
                <w:rFonts w:ascii="Arial" w:hAnsi="Arial" w:cs="Arial"/>
                <w:sz w:val="28"/>
                <w:szCs w:val="28"/>
              </w:rPr>
            </w:pPr>
            <w:r>
              <w:rPr>
                <w:rFonts w:ascii="Arial" w:hAnsi="Arial" w:cs="Arial"/>
                <w:sz w:val="28"/>
                <w:szCs w:val="28"/>
              </w:rPr>
              <w:t>ANTÔNIO JOSÉ BRAGA COELHO FILHO</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B5042F"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EndPr/>
              <w:sdtContent>
                <w:r w:rsidR="00BA5180">
                  <w:rPr>
                    <w:rFonts w:ascii="Arial" w:eastAsia="Times New Roman" w:hAnsi="Arial" w:cs="Arial"/>
                    <w:sz w:val="28"/>
                    <w:szCs w:val="28"/>
                    <w:lang w:eastAsia="zh-CN"/>
                  </w:rPr>
                  <w:t>Apelado</w:t>
                </w:r>
              </w:sdtContent>
            </w:sdt>
            <w:r w:rsidR="00BA5180">
              <w:rPr>
                <w:rFonts w:ascii="Arial" w:hAnsi="Arial" w:cs="Arial"/>
                <w:sz w:val="28"/>
                <w:szCs w:val="28"/>
              </w:rPr>
              <w:t xml:space="preserve"> (a)(s)</w:t>
            </w:r>
          </w:p>
        </w:tc>
        <w:tc>
          <w:tcPr>
            <w:tcW w:w="447" w:type="dxa"/>
            <w:vAlign w:val="center"/>
          </w:tcPr>
          <w:p w14:paraId="683A2C11" w14:textId="77777777" w:rsidR="00770E7F" w:rsidRPr="009F36E1" w:rsidRDefault="00770E7F" w:rsidP="00B34ADF">
            <w:pPr>
              <w:rPr>
                <w:rFonts w:ascii="Arial" w:hAnsi="Arial" w:cs="Arial"/>
                <w:sz w:val="28"/>
                <w:szCs w:val="28"/>
              </w:rPr>
            </w:pPr>
            <w:r>
              <w:rPr>
                <w:rFonts w:ascii="Arial" w:hAnsi="Arial" w:cs="Arial"/>
                <w:sz w:val="28"/>
                <w:szCs w:val="28"/>
              </w:rPr>
              <w:t>:</w:t>
            </w:r>
          </w:p>
        </w:tc>
        <w:tc>
          <w:tcPr>
            <w:tcW w:w="4590" w:type="dxa"/>
            <w:vAlign w:val="center"/>
          </w:tcPr>
          <w:p w14:paraId="1AB96577" w14:textId="77777777" w:rsidR="00770E7F" w:rsidRPr="009F36E1" w:rsidRDefault="00770E7F" w:rsidP="00B34ADF">
            <w:pPr>
              <w:spacing w:after="0" w:line="240" w:lineRule="auto"/>
              <w:ind w:right="-74"/>
              <w:rPr>
                <w:rFonts w:ascii="Arial" w:hAnsi="Arial" w:cs="Arial"/>
                <w:sz w:val="28"/>
                <w:szCs w:val="28"/>
              </w:rPr>
            </w:pPr>
            <w:r>
              <w:rPr>
                <w:rFonts w:ascii="Arial" w:hAnsi="Arial" w:cs="Arial"/>
                <w:sz w:val="28"/>
                <w:szCs w:val="28"/>
              </w:rPr>
              <w:t>COOPERATIVA DE CRÉDITO DE LIVRE ADMISSÃO DO BRASIL CENTRAL LTDA. - SICOOB EXECUTIVO</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3A70439" w14:textId="77777777" w:rsidR="003415A3" w:rsidRDefault="00B5042F">
      <w:pPr>
        <w:spacing w:after="0" w:line="360" w:lineRule="auto"/>
        <w:jc w:val="left"/>
        <w:rPr>
          <w:rFonts w:ascii="Arial" w:hAnsi="Arial" w:cs="Arial"/>
          <w:color w:val="595959"/>
          <w:sz w:val="28"/>
          <w:szCs w:val="28"/>
        </w:rPr>
        <w:pPrChange w:id="1007" w:author="Assessor GDSXSR" w:date="2026-10-31T18:17:14Z">
          <w:pPr>
            <w:spacing w:after="0" w:line="360" w:lineRule="auto"/>
            <w:jc w:val="center"/>
          </w:pPr>
        </w:pPrChange>
      </w:pPr>
      <w:commentRangeStart w:id="13"/>
      <w:r>
        <w:rPr>
          <w:rFonts w:ascii="Arial" w:hAnsi="Arial" w:cs="Arial"/>
          <w:b/>
          <w:bCs/>
          <w:color w:val="595959"/>
          <w:sz w:val="28"/>
          <w:szCs w:val="28"/>
        </w:rPr>
        <w:t>EMENTA</w:t>
      </w:r>
      <w:commentRangeEnd w:id="13"/>
      <w:r>
        <w:rPr>
          <w:rStyle w:val="CommentReference"/>
        </w:rPr>
        <w:commentReference w:id="13"/>
      </w:r>
    </w:p>
    <w:p w14:paraId="4959CF2E" w14:textId="77777777" w:rsidR="003415A3" w:rsidRDefault="003415A3">
      <w:pPr>
        <w:spacing w:after="0" w:line="360" w:lineRule="auto"/>
        <w:jc w:val="both"/>
        <w:rPr>
          <w:rFonts w:ascii="Arial" w:hAnsi="Arial" w:cs="Arial"/>
          <w:color w:val="595959"/>
          <w:sz w:val="28"/>
          <w:szCs w:val="28"/>
        </w:rPr>
      </w:pPr>
    </w:p>
    <w:p w14:paraId="156DF4B3" w14:textId="4DD4C110" w:rsidR="003415A3" w:rsidRDefault="00B5042F">
      <w:pPr>
        <w:spacing w:after="0" w:line="360" w:lineRule="auto"/>
        <w:jc w:val="both"/>
        <w:rPr>
          <w:rFonts w:ascii="Arial" w:hAnsi="Arial" w:cs="Arial"/>
          <w:color w:val="595959"/>
          <w:sz w:val="28"/>
          <w:szCs w:val="28"/>
        </w:rPr>
      </w:pPr>
      <w:commentRangeStart w:id="4"/>
      <w:r>
        <w:rPr>
          <w:rFonts w:ascii="Arial" w:hAnsi="Arial" w:cs="Arial"/>
          <w:color w:val="595959"/>
          <w:sz w:val="28"/>
          <w:szCs w:val="28"/>
        </w:rPr>
        <w:t xml:space="preserve">APELAÇÃO CÍVEL. DIREITO PROCESSUAL CIVIL. EMBARGOS À EXECUÇÃO. CUMPRIMENTO DE SENTENÇA. IMPUGNAÇÃO ANTERIOR. INADEQUAÇÃO DA VIA ELEITA. FUNGIBILIDADE. PRECLUSÃO CONSUMATIVA. EMENDA DA PETIÇÃO INICIAL. INDEFERIMENTO DA PETIÇÃO INICIAL. GRATUIDADE DE JUSTIÇA. EFEITO RETROATIVO. </w:t>
      </w:r>
      <w:commentRangeEnd w:id="4"/>
      <w:r>
        <w:rPr>
          <w:rStyle w:val="CommentReference"/>
        </w:rPr>
        <w:commentReference w:id="4"/>
      </w:r>
      <w:del w:id="1009" w:author="Assessor GDSXSR" w:date="2026-10-31T18:17:14Z">
        <w:r>
          <w:rPr>
            <w:rFonts w:ascii="Arial" w:hAnsi="Arial" w:cs="Arial"/>
            <w:color w:val="595959"/>
            <w:sz w:val="28"/>
            <w:szCs w:val="28"/>
          </w:rPr>
          <w:delText xml:space="preserve">APELO</w:delText>
        </w:r>
      </w:del>
      <w:ins w:id="1010" w:author="Assessor GDSXSR" w:date="2026-10-31T18:17:14Z">
        <w:r>
          <w:rPr>
            <w:rFonts w:ascii="Arial" w:hAnsi="Arial" w:cs="Arial"/>
            <w:color w:val="808080"/>
            <w:sz w:val="28"/>
            <w:szCs w:val="28"/>
          </w:rPr>
          <w:t xml:space="preserve">RECURSO</w:t>
        </w:r>
      </w:ins>
      <w:r>
        <w:rPr>
          <w:rFonts w:ascii="Arial" w:hAnsi="Arial" w:cs="Arial"/>
          <w:color w:val="595959"/>
          <w:sz w:val="28"/>
          <w:szCs w:val="28"/>
        </w:rPr>
        <w:t xml:space="preserve"> PARCIALMENTE PROVIDO.</w:t>
      </w:r>
    </w:p>
    <w:p w14:paraId="36513A77"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 Caso em exame</w:t>
      </w:r>
    </w:p>
    <w:p w14:paraId="653CACFD"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 xml:space="preserve">1. Embargos à execução opostos por pessoa natural contra COOPERATIVA DE CRÉDITO DE LIVRE ADMISSÃO DO BRASIL CENTRAL LTDA. - SICOOB EXECUTIVO, pleiteando o reconhecimento de excesso de execução no cumprimento de sentença de crédito decorrente de contrato de cartão de crédito</w:t>
      </w:r>
      <w:ins w:id="1011" w:author="Assessor GDSXSR" w:date="2026-10-31T18:17:14Z">
        <w:r>
          <w:rPr>
            <w:rFonts w:ascii="Arial" w:hAnsi="Arial" w:cs="Arial"/>
            <w:color w:val="808080"/>
            <w:sz w:val="28"/>
            <w:szCs w:val="28"/>
          </w:rPr>
          <w:t xml:space="preserve"> (R$ 1</w:t>
        </w:r>
      </w:ins>
      <w:r>
        <w:rPr>
          <w:rFonts w:ascii="Arial" w:hAnsi="Arial" w:cs="Arial"/>
          <w:color w:val="595959"/>
          <w:sz w:val="28"/>
          <w:szCs w:val="28"/>
        </w:rPr>
        <w:t xml:space="preserve">.</w:t>
      </w:r>
      <w:ins w:id="1012" w:author="Assessor GDSXSR" w:date="2026-10-31T18:17:14Z">
        <w:r>
          <w:rPr>
            <w:rFonts w:ascii="Arial" w:hAnsi="Arial" w:cs="Arial"/>
            <w:color w:val="808080"/>
            <w:sz w:val="28"/>
            <w:szCs w:val="28"/>
          </w:rPr>
          <w:t xml:space="preserve">688,62).</w:t>
        </w:r>
      </w:ins>
    </w:p>
    <w:p w14:paraId="63C543DE"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lastRenderedPageBreak/>
        <w:t>2. A sentença indeferiu a petição inicial e extinguiu o processo sem resolução do mérito, porque o embargante não atendeu à determinação de emenda.</w:t>
      </w:r>
    </w:p>
    <w:p w14:paraId="21C99350" w14:textId="6A9F2641"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3. O embargante apel</w:t>
      </w:r>
      <w:r w:rsidR="00001084" w:rsidRPr="00001084">
        <w:rPr>
          <w:rFonts w:ascii="Arial" w:hAnsi="Arial" w:cs="Arial"/>
          <w:color w:val="595959"/>
          <w:sz w:val="28"/>
          <w:szCs w:val="28"/>
        </w:rPr>
        <w:t>a requerendo a gratuidade de justiça, a cassação da sentença e, subsidiariamente, o julgamento do mérito dos embargos, ao sustentar</w:t>
      </w:r>
      <w:r>
        <w:rPr>
          <w:rFonts w:ascii="Arial" w:hAnsi="Arial" w:cs="Arial"/>
          <w:color w:val="595959"/>
          <w:sz w:val="28"/>
          <w:szCs w:val="28"/>
        </w:rPr>
        <w:t xml:space="preserve"> que faz jus à gratuidade de justiça, que a peça deve ser recebida como impugnação ao cumprimento de sentença, que as exigências da emenda eram excessivas e que há excesso de execução.</w:t>
      </w:r>
    </w:p>
    <w:p w14:paraId="4D251A9C"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II. Questão em discussão</w:t>
      </w:r>
    </w:p>
    <w:p w14:paraId="237AB581" w14:textId="77777777"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4. Há duas questões em discussão: (i) saber se a pessoa natural com renda inferior a cinco salários mínimos, cujo pedido de gratuidade de justiça não foi apreciado na origem, faz jus ao benefício com efeito retroativo à data do pedido; e (ii) saber se embargos à execução opostos contra crédito objeto de cumprimento de sentença, já impugnado pelo executado, podem ser recebidos como impugnação por fungibilidade.</w:t>
      </w:r>
    </w:p>
    <w:p w14:paraId="3591DFBE"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III. Razões de decidir</w:t>
      </w:r>
    </w:p>
    <w:p w14:paraId="3841599C" w14:textId="68E4639A" w:rsidR="003415A3" w:rsidRDefault="00B5042F">
      <w:pPr>
        <w:spacing w:after="0" w:line="360" w:lineRule="auto"/>
        <w:jc w:val="both"/>
        <w:rPr>
          <w:rFonts w:ascii="Arial" w:hAnsi="Arial" w:cs="Arial"/>
          <w:color w:val="595959"/>
          <w:sz w:val="28"/>
          <w:szCs w:val="28"/>
        </w:rPr>
      </w:pPr>
      <w:r>
        <w:rPr>
          <w:rFonts w:ascii="Arial" w:hAnsi="Arial" w:cs="Arial"/>
          <w:color w:val="595959"/>
          <w:sz w:val="28"/>
          <w:szCs w:val="28"/>
        </w:rPr>
        <w:t xml:space="preserve">5. A alegação de insuficiência deduzida por pessoa natural presume-se verdadeira</w:t>
      </w:r>
      <w:ins w:id="1013" w:author="Assessor GDSXSR" w:date="2026-10-31T18:17:14Z">
        <w:r>
          <w:rPr>
            <w:rFonts w:ascii="Arial" w:hAnsi="Arial" w:cs="Arial"/>
            <w:color w:val="808080"/>
            <w:sz w:val="28"/>
            <w:szCs w:val="28"/>
          </w:rPr>
          <w:t xml:space="preserve"> (CPC 99 § 3º)</w:t>
        </w:r>
      </w:ins>
      <w:r>
        <w:rPr>
          <w:rFonts w:ascii="Arial" w:hAnsi="Arial" w:cs="Arial"/>
          <w:color w:val="595959"/>
          <w:sz w:val="28"/>
          <w:szCs w:val="28"/>
        </w:rPr>
        <w:t xml:space="preserve">. A remuneração líquida do embargante é inferior a cinco salários mínimos, e o próprio Juízo de origem lhe deferiu a gratuidade no cumprimento de sentença. Não apreciado o pedido na origem, o benefício retroage à data da propositura da ação</w:t>
      </w:r>
      <w:ins w:id="1014" w:author="Assessor GDSXSR" w:date="2026-10-31T18:17:14Z">
        <w:r>
          <w:rPr>
            <w:rFonts w:ascii="Arial" w:hAnsi="Arial" w:cs="Arial"/>
            <w:color w:val="808080"/>
            <w:sz w:val="28"/>
            <w:szCs w:val="28"/>
          </w:rPr>
          <w:t xml:space="preserve">, e as custas finais fixadas na sentença ficam com a exigibilidade suspensa</w:t>
        </w:r>
      </w:ins>
      <w:r>
        <w:rPr>
          <w:rFonts w:ascii="Arial" w:hAnsi="Arial" w:cs="Arial"/>
          <w:color w:val="595959"/>
          <w:sz w:val="28"/>
          <w:szCs w:val="28"/>
        </w:rPr>
        <w:t xml:space="preserve">.</w:t>
      </w:r>
    </w:p>
    <w:p w14:paraId="3E178A7E" w14:textId="77777777" w:rsidR="003415A3" w:rsidRDefault="00B5042F">
      <w:pPr>
        <w:spacing w:after="0" w:line="360" w:lineRule="auto"/>
        <w:jc w:val="both"/>
        <w:rPr>
          <w:del w:id="1016" w:author="Assessor GDSXSR" w:date="2026-10-31T18:17:14Z"/>
          <w:rFonts w:ascii="Arial" w:hAnsi="Arial" w:cs="Arial"/>
          <w:color w:val="595959"/>
          <w:sz w:val="28"/>
          <w:szCs w:val="28"/>
        </w:rPr>
      </w:pPr>
      <w:del w:id="1015" w:author="Assessor GDSXSR" w:date="2026-10-31T18:17:14Z">
        <w:r>
          <w:rPr>
            <w:rFonts w:ascii="Arial" w:hAnsi="Arial" w:cs="Arial"/>
            <w:color w:val="595959"/>
            <w:sz w:val="28"/>
            <w:szCs w:val="28"/>
          </w:rPr>
          <w:delText>6. Deferida a gratuidade desde a origem, as custas finais fixadas na sentença ficam com a exigibilidade suspensa.</w:delText>
        </w:r>
      </w:del>
    </w:p>
    <w:p w14:paraId="2828CEEE" w14:textId="15131660" w:rsidR="003415A3" w:rsidRDefault="00B5042F">
      <w:pPr>
        <w:spacing w:after="0" w:line="360" w:lineRule="auto"/>
        <w:jc w:val="both"/>
        <w:rPr>
          <w:rFonts w:ascii="Arial" w:hAnsi="Arial" w:cs="Arial"/>
          <w:color w:val="595959"/>
          <w:sz w:val="28"/>
          <w:szCs w:val="28"/>
        </w:rPr>
      </w:pPr>
      <w:del w:id="1017" w:author="Assessor GDSXSR" w:date="2026-10-31T18:17:14Z">
        <w:r>
          <w:rPr>
            <w:rFonts w:ascii="Arial" w:hAnsi="Arial" w:cs="Arial"/>
            <w:color w:val="595959"/>
            <w:sz w:val="28"/>
            <w:szCs w:val="28"/>
          </w:rPr>
          <w:delText xml:space="preserve">7</w:delText>
        </w:r>
      </w:del>
      <w:ins w:id="1018" w:author="Assessor GDSXSR" w:date="2026-10-31T18:17:14Z">
        <w:r>
          <w:rPr>
            <w:rFonts w:ascii="Arial" w:hAnsi="Arial" w:cs="Arial"/>
            <w:color w:val="808080"/>
            <w:sz w:val="28"/>
            <w:szCs w:val="28"/>
          </w:rPr>
          <w:t xml:space="preserve">6</w:t>
        </w:r>
      </w:ins>
      <w:r>
        <w:rPr>
          <w:rFonts w:ascii="Arial" w:hAnsi="Arial" w:cs="Arial"/>
          <w:color w:val="595959"/>
          <w:sz w:val="28"/>
          <w:szCs w:val="28"/>
        </w:rPr>
        <w:t xml:space="preserve">. A defesa do executado contra título judicial se faz por impugnação, nos próprios autos </w:t>
      </w:r>
      <w:del w:id="1019" w:author="Assessor GDSXSR" w:date="2026-10-31T18:17:14Z">
        <w:r>
          <w:rPr>
            <w:rFonts w:ascii="Arial" w:hAnsi="Arial" w:cs="Arial"/>
            <w:color w:val="595959"/>
            <w:sz w:val="28"/>
            <w:szCs w:val="28"/>
          </w:rPr>
          <w:delText xml:space="preserve">do</w:delText>
        </w:r>
      </w:del>
      <w:ins w:id="1020" w:author="Assessor GDSXSR" w:date="2026-10-31T18:17:14Z">
        <w:r>
          <w:rPr>
            <w:rFonts w:ascii="Arial" w:hAnsi="Arial" w:cs="Arial"/>
            <w:color w:val="808080"/>
            <w:sz w:val="28"/>
            <w:szCs w:val="28"/>
          </w:rPr>
          <w:t xml:space="preserve">(CPC</w:t>
        </w:r>
      </w:ins>
      <w:r>
        <w:rPr>
          <w:rFonts w:ascii="Arial" w:hAnsi="Arial" w:cs="Arial"/>
          <w:color w:val="595959"/>
          <w:sz w:val="28"/>
          <w:szCs w:val="28"/>
        </w:rPr>
        <w:t xml:space="preserve"> </w:t>
      </w:r>
      <w:del w:id="1021" w:author="Assessor GDSXSR" w:date="2026-10-31T18:17:14Z">
        <w:r>
          <w:rPr>
            <w:rFonts w:ascii="Arial" w:hAnsi="Arial" w:cs="Arial"/>
            <w:color w:val="595959"/>
            <w:sz w:val="28"/>
            <w:szCs w:val="28"/>
          </w:rPr>
          <w:delText xml:space="preserve">cumprimento</w:delText>
        </w:r>
      </w:del>
      <w:ins w:id="1022" w:author="Assessor GDSXSR" w:date="2026-10-31T18:17:14Z">
        <w:r>
          <w:rPr>
            <w:rFonts w:ascii="Arial" w:hAnsi="Arial" w:cs="Arial"/>
            <w:color w:val="808080"/>
            <w:sz w:val="28"/>
            <w:szCs w:val="28"/>
          </w:rPr>
          <w:t xml:space="preserve">525),</w:t>
        </w:r>
      </w:ins>
      <w:r>
        <w:rPr>
          <w:rFonts w:ascii="Arial" w:hAnsi="Arial" w:cs="Arial"/>
          <w:color w:val="595959"/>
          <w:sz w:val="28"/>
          <w:szCs w:val="28"/>
        </w:rPr>
        <w:t xml:space="preserve"> </w:t>
      </w:r>
      <w:del w:id="1023" w:author="Assessor GDSXSR" w:date="2026-10-31T18:17:14Z">
        <w:r>
          <w:rPr>
            <w:rFonts w:ascii="Arial" w:hAnsi="Arial" w:cs="Arial"/>
            <w:color w:val="595959"/>
            <w:sz w:val="28"/>
            <w:szCs w:val="28"/>
          </w:rPr>
          <w:delText xml:space="preserve">de</w:delText>
        </w:r>
      </w:del>
      <w:ins w:id="1024" w:author="Assessor GDSXSR" w:date="2026-10-31T18:17:14Z">
        <w:r>
          <w:rPr>
            <w:rFonts w:ascii="Arial" w:hAnsi="Arial" w:cs="Arial"/>
            <w:color w:val="808080"/>
            <w:sz w:val="28"/>
            <w:szCs w:val="28"/>
          </w:rPr>
          <w:t xml:space="preserve">e</w:t>
        </w:r>
      </w:ins>
      <w:r>
        <w:rPr>
          <w:rFonts w:ascii="Arial" w:hAnsi="Arial" w:cs="Arial"/>
          <w:color w:val="595959"/>
          <w:sz w:val="28"/>
          <w:szCs w:val="28"/>
        </w:rPr>
        <w:t xml:space="preserve"> </w:t>
      </w:r>
      <w:del w:id="1025" w:author="Assessor GDSXSR" w:date="2026-10-31T18:17:14Z">
        <w:r>
          <w:rPr>
            <w:rFonts w:ascii="Arial" w:hAnsi="Arial" w:cs="Arial"/>
            <w:color w:val="595959"/>
            <w:sz w:val="28"/>
            <w:szCs w:val="28"/>
          </w:rPr>
          <w:delText xml:space="preserve">sentença</w:delText>
        </w:r>
        <w:r>
          <w:rPr>
            <w:rFonts w:ascii="Arial" w:hAnsi="Arial" w:cs="Arial"/>
            <w:color w:val="595959"/>
            <w:sz w:val="28"/>
            <w:szCs w:val="28"/>
          </w:rPr>
          <w:delText xml:space="preserve">. Os</w:delText>
        </w:r>
      </w:del>
      <w:ins w:id="1026" w:author="Assessor GDSXSR" w:date="2026-10-31T18:17:14Z">
        <w:r>
          <w:rPr>
            <w:rFonts w:ascii="Arial" w:hAnsi="Arial" w:cs="Arial"/>
            <w:color w:val="808080"/>
            <w:sz w:val="28"/>
            <w:szCs w:val="28"/>
          </w:rPr>
          <w:t xml:space="preserve">os</w:t>
        </w:r>
      </w:ins>
      <w:r>
        <w:rPr>
          <w:rFonts w:ascii="Arial" w:hAnsi="Arial" w:cs="Arial"/>
          <w:color w:val="595959"/>
          <w:sz w:val="28"/>
          <w:szCs w:val="28"/>
        </w:rPr>
        <w:t xml:space="preserve"> embargos à execução são a defesa própria da execução de título extrajudicial</w:t>
      </w:r>
      <w:ins w:id="1027" w:author="Assessor GDSXSR" w:date="2026-10-31T18:17:14Z">
        <w:r>
          <w:rPr>
            <w:rFonts w:ascii="Arial" w:hAnsi="Arial" w:cs="Arial"/>
            <w:color w:val="808080"/>
            <w:sz w:val="28"/>
            <w:szCs w:val="28"/>
          </w:rPr>
          <w:t xml:space="preserve"> (CPC 914)</w:t>
        </w:r>
      </w:ins>
      <w:r>
        <w:rPr>
          <w:rFonts w:ascii="Arial" w:hAnsi="Arial" w:cs="Arial"/>
          <w:color w:val="595959"/>
          <w:sz w:val="28"/>
          <w:szCs w:val="28"/>
        </w:rPr>
        <w:t xml:space="preserve">.</w:t>
      </w:r>
      <w:ins w:id="1028" w:author="Assessor GDSXSR" w:date="2026-10-31T18:17:14Z">
        <w:r>
          <w:rPr>
            <w:rFonts w:ascii="Arial" w:hAnsi="Arial" w:cs="Arial"/>
            <w:color w:val="808080"/>
            <w:sz w:val="28"/>
            <w:szCs w:val="28"/>
          </w:rPr>
          <w:t xml:space="preserve"> Como o executado já apresentou impugnação ao cumprimento de sentença, rejeitada por decisão objeto de agravo de instrumento, o recebimento dos embargos como impugnação implicaria nova defesa contra o mesmo crédito, vedada pela preclusão consumativa (CPC 507), o que afasta a fungibilidade.</w:t>
        </w:r>
      </w:ins>
    </w:p>
    <w:p w14:paraId="40973B0E" w14:textId="78EA1F3B" w:rsidR="003415A3" w:rsidRDefault="00B5042F">
      <w:pPr>
        <w:spacing w:after="0" w:line="360" w:lineRule="auto"/>
        <w:jc w:val="both"/>
        <w:rPr>
          <w:del w:id="1031" w:author="Assessor GDSXSR" w:date="2026-10-31T18:17:14Z"/>
          <w:rFonts w:ascii="Arial" w:hAnsi="Arial" w:cs="Arial"/>
          <w:color w:val="595959"/>
          <w:sz w:val="28"/>
          <w:szCs w:val="28"/>
        </w:rPr>
      </w:pPr>
      <w:del w:id="1029" w:author="Assessor GDSXSR" w:date="2026-10-31T18:17:14Z">
        <w:r>
          <w:rPr>
            <w:rFonts w:ascii="Arial" w:hAnsi="Arial" w:cs="Arial"/>
            <w:color w:val="595959"/>
            <w:sz w:val="28"/>
            <w:szCs w:val="28"/>
          </w:rPr>
          <w:lastRenderedPageBreak/>
          <w:delText>8. O executado já havia apresentado impugnação ao cumprimento de sentença, rejeitada por decisão objeto de agravo de instrumento. O recebimento dos embargos como impugnação implicaria nova defesa contra o mesmo crédito, vedada pela preclusão consumativa</w:delText>
        </w:r>
      </w:del>
      <w:del w:id="1030" w:author="Assessor GDSXSR" w:date="2026-10-31T18:17:14Z">
        <w:r>
          <w:rPr>
            <w:rFonts w:ascii="Arial" w:hAnsi="Arial" w:cs="Arial"/>
            <w:color w:val="595959"/>
            <w:sz w:val="28"/>
            <w:szCs w:val="28"/>
          </w:rPr>
          <w:delText>, o que afasta a fungibilidade.</w:delText>
        </w:r>
      </w:del>
    </w:p>
    <w:p w14:paraId="04C16394" w14:textId="1F85441B" w:rsidR="003415A3" w:rsidRDefault="00B5042F">
      <w:pPr>
        <w:spacing w:after="0" w:line="360" w:lineRule="auto"/>
        <w:jc w:val="both"/>
        <w:rPr>
          <w:rFonts w:ascii="Arial" w:hAnsi="Arial" w:cs="Arial"/>
          <w:color w:val="595959"/>
          <w:sz w:val="28"/>
          <w:szCs w:val="28"/>
        </w:rPr>
      </w:pPr>
      <w:del w:id="1032" w:author="Assessor GDSXSR" w:date="2026-10-31T18:17:14Z">
        <w:r>
          <w:rPr>
            <w:rFonts w:ascii="Arial" w:hAnsi="Arial" w:cs="Arial"/>
            <w:color w:val="595959"/>
            <w:sz w:val="28"/>
            <w:szCs w:val="28"/>
          </w:rPr>
          <w:delText xml:space="preserve">9</w:delText>
        </w:r>
      </w:del>
      <w:ins w:id="1033" w:author="Assessor GDSXSR" w:date="2026-10-31T18:17:14Z">
        <w:r>
          <w:rPr>
            <w:rFonts w:ascii="Arial" w:hAnsi="Arial" w:cs="Arial"/>
            <w:color w:val="808080"/>
            <w:sz w:val="28"/>
            <w:szCs w:val="28"/>
          </w:rPr>
          <w:t xml:space="preserve">7</w:t>
        </w:r>
      </w:ins>
      <w:r>
        <w:rPr>
          <w:rFonts w:ascii="Arial" w:hAnsi="Arial" w:cs="Arial"/>
          <w:color w:val="595959"/>
          <w:sz w:val="28"/>
          <w:szCs w:val="28"/>
        </w:rPr>
        <w:t xml:space="preserve">. Intimado para esclarecer seu interesse processual, o embargante permaneceu inerte, o que atrai o indeferimento da petição inicial</w:t>
      </w:r>
      <w:ins w:id="1034" w:author="Assessor GDSXSR" w:date="2026-10-31T18:17:14Z">
        <w:r>
          <w:rPr>
            <w:rFonts w:ascii="Arial" w:hAnsi="Arial" w:cs="Arial"/>
            <w:color w:val="808080"/>
            <w:sz w:val="28"/>
            <w:szCs w:val="28"/>
          </w:rPr>
          <w:t xml:space="preserve"> (CPC 321 parágrafo único; 330 IV)</w:t>
        </w:r>
      </w:ins>
      <w:r>
        <w:rPr>
          <w:rFonts w:ascii="Arial" w:hAnsi="Arial" w:cs="Arial"/>
          <w:color w:val="595959"/>
          <w:sz w:val="28"/>
          <w:szCs w:val="28"/>
        </w:rPr>
        <w:t xml:space="preserve">. Mantida a extinção, fica prejudicado o exame do alegado excesso de execução</w:t>
      </w:r>
      <w:ins w:id="1035" w:author="Assessor GDSXSR" w:date="2026-10-31T18:17:14Z">
        <w:r>
          <w:rPr>
            <w:rFonts w:ascii="Arial" w:hAnsi="Arial" w:cs="Arial"/>
            <w:color w:val="808080"/>
            <w:sz w:val="28"/>
            <w:szCs w:val="28"/>
          </w:rPr>
          <w:t xml:space="preserve"> (CPC 1</w:t>
        </w:r>
      </w:ins>
      <w:r>
        <w:rPr>
          <w:rFonts w:ascii="Arial" w:hAnsi="Arial" w:cs="Arial"/>
          <w:color w:val="595959"/>
          <w:sz w:val="28"/>
          <w:szCs w:val="28"/>
        </w:rPr>
        <w:t xml:space="preserve">.</w:t>
      </w:r>
      <w:ins w:id="1036" w:author="Assessor GDSXSR" w:date="2026-10-31T18:17:14Z">
        <w:r>
          <w:rPr>
            <w:rFonts w:ascii="Arial" w:hAnsi="Arial" w:cs="Arial"/>
            <w:color w:val="808080"/>
            <w:sz w:val="28"/>
            <w:szCs w:val="28"/>
          </w:rPr>
          <w:t xml:space="preserve">013 § 3º).</w:t>
        </w:r>
      </w:ins>
    </w:p>
    <w:p w14:paraId="0A15CFEE"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IV. Dispositivo</w:t>
      </w:r>
    </w:p>
    <w:p w14:paraId="01D6828E" w14:textId="77777777" w:rsidR="003415A3" w:rsidRDefault="00B5042F">
      <w:pPr>
        <w:spacing w:after="0" w:line="360" w:lineRule="auto"/>
        <w:jc w:val="both"/>
        <w:rPr>
          <w:rFonts w:ascii="Arial" w:hAnsi="Arial" w:cs="Arial"/>
          <w:color w:val="595959"/>
          <w:sz w:val="28"/>
          <w:szCs w:val="28"/>
        </w:rPr>
      </w:pPr>
      <w:del w:id="1037" w:author="Assessor GDSXSR" w:date="2026-10-31T18:17:14Z">
        <w:r>
          <w:rPr>
            <w:rFonts w:ascii="Arial" w:hAnsi="Arial" w:cs="Arial"/>
            <w:color w:val="595959"/>
            <w:sz w:val="28"/>
            <w:szCs w:val="28"/>
          </w:rPr>
          <w:delText xml:space="preserve">10</w:delText>
        </w:r>
      </w:del>
      <w:ins w:id="1038" w:author="Assessor GDSXSR" w:date="2026-10-31T18:17:14Z">
        <w:r>
          <w:rPr>
            <w:rFonts w:ascii="Arial" w:hAnsi="Arial" w:cs="Arial"/>
            <w:color w:val="808080"/>
            <w:sz w:val="28"/>
            <w:szCs w:val="28"/>
          </w:rPr>
          <w:t xml:space="preserve">8</w:t>
        </w:r>
      </w:ins>
      <w:r>
        <w:rPr>
          <w:rFonts w:ascii="Arial" w:hAnsi="Arial" w:cs="Arial"/>
          <w:color w:val="595959"/>
          <w:sz w:val="28"/>
          <w:szCs w:val="28"/>
        </w:rPr>
        <w:t xml:space="preserve">. </w:t>
      </w:r>
      <w:del w:id="1039" w:author="Assessor GDSXSR" w:date="2026-10-31T18:17:14Z">
        <w:r>
          <w:rPr>
            <w:rFonts w:ascii="Arial" w:hAnsi="Arial" w:cs="Arial"/>
            <w:color w:val="595959"/>
            <w:sz w:val="28"/>
            <w:szCs w:val="28"/>
          </w:rPr>
          <w:delText xml:space="preserve">Deferiu-se a gratuidade de justiça ao embargante desde a origem e deu</w:delText>
        </w:r>
      </w:del>
      <w:ins w:id="1040" w:author="Assessor GDSXSR" w:date="2026-10-31T18:17:14Z">
        <w:r>
          <w:rPr>
            <w:rFonts w:ascii="Arial" w:hAnsi="Arial" w:cs="Arial"/>
            <w:color w:val="808080"/>
            <w:sz w:val="28"/>
            <w:szCs w:val="28"/>
          </w:rPr>
          <w:t xml:space="preserve">Deu</w:t>
        </w:r>
      </w:ins>
      <w:r>
        <w:rPr>
          <w:rFonts w:ascii="Arial" w:hAnsi="Arial" w:cs="Arial"/>
          <w:color w:val="595959"/>
          <w:sz w:val="28"/>
          <w:szCs w:val="28"/>
        </w:rPr>
        <w:t xml:space="preserve">-se parcial provimento ao apelo </w:t>
      </w:r>
      <w:ins w:id="1041" w:author="Assessor GDSXSR" w:date="2026-10-31T18:17:14Z">
        <w:r>
          <w:rPr>
            <w:rFonts w:ascii="Arial" w:hAnsi="Arial" w:cs="Arial"/>
            <w:color w:val="808080"/>
            <w:sz w:val="28"/>
            <w:szCs w:val="28"/>
          </w:rPr>
          <w:t xml:space="preserve">do embargante </w:t>
        </w:r>
      </w:ins>
      <w:r>
        <w:rPr>
          <w:rFonts w:ascii="Arial" w:hAnsi="Arial" w:cs="Arial"/>
          <w:color w:val="595959"/>
          <w:sz w:val="28"/>
          <w:szCs w:val="28"/>
        </w:rPr>
        <w:t xml:space="preserve">para </w:t>
      </w:r>
      <w:del w:id="1042" w:author="Assessor GDSXSR" w:date="2026-10-31T18:17:14Z">
        <w:r>
          <w:rPr>
            <w:rFonts w:ascii="Arial" w:hAnsi="Arial" w:cs="Arial"/>
            <w:color w:val="595959"/>
            <w:sz w:val="28"/>
            <w:szCs w:val="28"/>
          </w:rPr>
          <w:delText xml:space="preserve">reconhecer</w:delText>
        </w:r>
      </w:del>
      <w:ins w:id="1043" w:author="Assessor GDSXSR" w:date="2026-10-31T18:17:14Z">
        <w:r>
          <w:rPr>
            <w:rFonts w:ascii="Arial" w:hAnsi="Arial" w:cs="Arial"/>
            <w:color w:val="808080"/>
            <w:sz w:val="28"/>
            <w:szCs w:val="28"/>
          </w:rPr>
          <w:t xml:space="preserve">conceder-lhe a gratuidade de justiça desde a origem, com</w:t>
        </w:r>
      </w:ins>
      <w:r>
        <w:rPr>
          <w:rFonts w:ascii="Arial" w:hAnsi="Arial" w:cs="Arial"/>
          <w:color w:val="595959"/>
          <w:sz w:val="28"/>
          <w:szCs w:val="28"/>
        </w:rPr>
        <w:t xml:space="preserve"> a suspensão </w:t>
      </w:r>
      <w:del w:id="1044" w:author="Assessor GDSXSR" w:date="2026-10-31T18:17:14Z">
        <w:r>
          <w:rPr>
            <w:rFonts w:ascii="Arial" w:hAnsi="Arial" w:cs="Arial"/>
            <w:color w:val="595959"/>
            <w:sz w:val="28"/>
            <w:szCs w:val="28"/>
          </w:rPr>
          <w:delText xml:space="preserve">de</w:delText>
        </w:r>
      </w:del>
      <w:ins w:id="1045" w:author="Assessor GDSXSR" w:date="2026-10-31T18:17:14Z">
        <w:r>
          <w:rPr>
            <w:rFonts w:ascii="Arial" w:hAnsi="Arial" w:cs="Arial"/>
            <w:color w:val="808080"/>
            <w:sz w:val="28"/>
            <w:szCs w:val="28"/>
          </w:rPr>
          <w:t xml:space="preserve">da</w:t>
        </w:r>
      </w:ins>
      <w:r>
        <w:rPr>
          <w:rFonts w:ascii="Arial" w:hAnsi="Arial" w:cs="Arial"/>
          <w:color w:val="595959"/>
          <w:sz w:val="28"/>
          <w:szCs w:val="28"/>
        </w:rPr>
        <w:t xml:space="preserve"> exigibilidade das custas finais fixadas na sentença.</w:t>
      </w:r>
    </w:p>
    <w:p w14:paraId="1D5B31B1" w14:textId="77777777" w:rsidR="003415A3" w:rsidRDefault="00B5042F">
      <w:pPr>
        <w:keepNext/>
        <w:spacing w:after="0" w:line="360" w:lineRule="auto"/>
        <w:rPr>
          <w:rFonts w:ascii="Arial" w:hAnsi="Arial" w:cs="Arial"/>
          <w:color w:val="595959"/>
          <w:sz w:val="28"/>
          <w:szCs w:val="28"/>
        </w:rPr>
      </w:pPr>
      <w:r>
        <w:rPr>
          <w:rFonts w:ascii="Arial" w:hAnsi="Arial" w:cs="Arial"/>
          <w:color w:val="595959"/>
          <w:sz w:val="28"/>
          <w:szCs w:val="28"/>
        </w:rPr>
        <w:t>__________</w:t>
      </w:r>
    </w:p>
    <w:p w14:paraId="4E8E1E4E" w14:textId="77777777" w:rsidR="003415A3" w:rsidRDefault="00B5042F">
      <w:pPr>
        <w:keepNext/>
        <w:spacing w:after="0" w:line="360" w:lineRule="auto"/>
        <w:jc w:val="both"/>
        <w:rPr>
          <w:rFonts w:ascii="Arial" w:hAnsi="Arial" w:cs="Arial"/>
          <w:color w:val="595959"/>
          <w:sz w:val="26"/>
          <w:szCs w:val="26"/>
        </w:rPr>
      </w:pPr>
      <w:r>
        <w:rPr>
          <w:rFonts w:ascii="Arial" w:hAnsi="Arial" w:cs="Arial"/>
          <w:i/>
          <w:iCs/>
          <w:color w:val="595959"/>
          <w:sz w:val="26"/>
          <w:szCs w:val="26"/>
        </w:rPr>
        <w:t xml:space="preserve">Dispositivos relevantes citados:</w:t>
      </w:r>
      <w:r>
        <w:rPr>
          <w:rFonts w:ascii="Arial" w:hAnsi="Arial" w:cs="Arial"/>
          <w:color w:val="595959"/>
          <w:sz w:val="26"/>
          <w:szCs w:val="26"/>
        </w:rPr>
        <w:t xml:space="preserve"> CPC</w:t>
      </w:r>
      <w:del w:id="1046" w:author="Assessor GDSXSR" w:date="2026-10-31T18:17:14Z">
        <w:r>
          <w:rPr>
            <w:rFonts w:ascii="Arial" w:hAnsi="Arial" w:cs="Arial"/>
            <w:color w:val="595959"/>
            <w:sz w:val="26"/>
            <w:szCs w:val="26"/>
          </w:rPr>
          <w:delText xml:space="preserve">,</w:delText>
        </w:r>
      </w:del>
      <w:r>
        <w:rPr>
          <w:rFonts w:ascii="Arial" w:hAnsi="Arial" w:cs="Arial"/>
          <w:color w:val="595959"/>
          <w:sz w:val="26"/>
          <w:szCs w:val="26"/>
        </w:rPr>
        <w:t xml:space="preserve"> </w:t>
      </w:r>
      <w:del w:id="1047" w:author="Assessor GDSXSR" w:date="2026-10-31T18:17:14Z">
        <w:r>
          <w:rPr>
            <w:rFonts w:ascii="Arial" w:hAnsi="Arial" w:cs="Arial"/>
            <w:color w:val="595959"/>
            <w:sz w:val="26"/>
            <w:szCs w:val="26"/>
          </w:rPr>
          <w:delText xml:space="preserve">arts.</w:delText>
        </w:r>
      </w:del>
      <w:ins w:id="1048" w:author="Assessor GDSXSR" w:date="2026-10-31T18:17:14Z">
        <w:r>
          <w:rPr>
            <w:rFonts w:ascii="Arial" w:hAnsi="Arial" w:cs="Arial"/>
            <w:color w:val="808080"/>
            <w:sz w:val="26"/>
            <w:szCs w:val="26"/>
          </w:rPr>
          <w:t xml:space="preserve">85 § 11;</w:t>
        </w:r>
      </w:ins>
      <w:r>
        <w:rPr>
          <w:rFonts w:ascii="Arial" w:hAnsi="Arial" w:cs="Arial"/>
          <w:color w:val="595959"/>
          <w:sz w:val="26"/>
          <w:szCs w:val="26"/>
        </w:rPr>
        <w:t xml:space="preserve"> 99</w:t>
      </w:r>
      <w:del w:id="1049" w:author="Assessor GDSXSR" w:date="2026-10-31T18:17:14Z">
        <w:r>
          <w:rPr>
            <w:rFonts w:ascii="Arial" w:hAnsi="Arial" w:cs="Arial"/>
            <w:color w:val="595959"/>
            <w:sz w:val="26"/>
            <w:szCs w:val="26"/>
          </w:rPr>
          <w:delText xml:space="preserve">,</w:delText>
        </w:r>
      </w:del>
      <w:r>
        <w:rPr>
          <w:rFonts w:ascii="Arial" w:hAnsi="Arial" w:cs="Arial"/>
          <w:color w:val="595959"/>
          <w:sz w:val="26"/>
          <w:szCs w:val="26"/>
        </w:rPr>
        <w:t xml:space="preserve"> § 3º; 321</w:t>
      </w:r>
      <w:del w:id="1050" w:author="Assessor GDSXSR" w:date="2026-10-31T18:17:14Z">
        <w:r>
          <w:rPr>
            <w:rFonts w:ascii="Arial" w:hAnsi="Arial" w:cs="Arial"/>
            <w:color w:val="595959"/>
            <w:sz w:val="26"/>
            <w:szCs w:val="26"/>
          </w:rPr>
          <w:delText xml:space="preserve">, parágrafo único</w:delText>
        </w:r>
      </w:del>
      <w:r>
        <w:rPr>
          <w:rFonts w:ascii="Arial" w:hAnsi="Arial" w:cs="Arial"/>
          <w:color w:val="595959"/>
          <w:sz w:val="26"/>
          <w:szCs w:val="26"/>
        </w:rPr>
        <w:t xml:space="preserve">; 330</w:t>
      </w:r>
      <w:del w:id="1051" w:author="Assessor GDSXSR" w:date="2026-10-31T18:17:14Z">
        <w:r>
          <w:rPr>
            <w:rFonts w:ascii="Arial" w:hAnsi="Arial" w:cs="Arial"/>
            <w:color w:val="595959"/>
            <w:sz w:val="26"/>
            <w:szCs w:val="26"/>
          </w:rPr>
          <w:delText xml:space="preserve">,</w:delText>
        </w:r>
      </w:del>
      <w:r>
        <w:rPr>
          <w:rFonts w:ascii="Arial" w:hAnsi="Arial" w:cs="Arial"/>
          <w:color w:val="595959"/>
          <w:sz w:val="26"/>
          <w:szCs w:val="26"/>
        </w:rPr>
        <w:t xml:space="preserve"> IV; 485</w:t>
      </w:r>
      <w:del w:id="1052" w:author="Assessor GDSXSR" w:date="2026-10-31T18:17:14Z">
        <w:r>
          <w:rPr>
            <w:rFonts w:ascii="Arial" w:hAnsi="Arial" w:cs="Arial"/>
            <w:color w:val="595959"/>
            <w:sz w:val="26"/>
            <w:szCs w:val="26"/>
          </w:rPr>
          <w:delText xml:space="preserve">,</w:delText>
        </w:r>
      </w:del>
      <w:r>
        <w:rPr>
          <w:rFonts w:ascii="Arial" w:hAnsi="Arial" w:cs="Arial"/>
          <w:color w:val="595959"/>
          <w:sz w:val="26"/>
          <w:szCs w:val="26"/>
        </w:rPr>
        <w:t xml:space="preserve"> I; 507; 525; 914; 1.013</w:t>
      </w:r>
      <w:del w:id="1053" w:author="Assessor GDSXSR" w:date="2026-10-31T18:17:14Z">
        <w:r>
          <w:rPr>
            <w:rFonts w:ascii="Arial" w:hAnsi="Arial" w:cs="Arial"/>
            <w:color w:val="595959"/>
            <w:sz w:val="26"/>
            <w:szCs w:val="26"/>
          </w:rPr>
          <w:delText xml:space="preserve">,</w:delText>
        </w:r>
      </w:del>
      <w:r>
        <w:rPr>
          <w:rFonts w:ascii="Arial" w:hAnsi="Arial" w:cs="Arial"/>
          <w:color w:val="595959"/>
          <w:sz w:val="26"/>
          <w:szCs w:val="26"/>
        </w:rPr>
        <w:t xml:space="preserve"> § 3º.</w:t>
      </w:r>
    </w:p>
    <w:p w14:paraId="3D2D805C" w14:textId="77777777" w:rsidR="003415A3" w:rsidRDefault="00B5042F">
      <w:pPr>
        <w:spacing w:after="0" w:line="360" w:lineRule="auto"/>
        <w:jc w:val="both"/>
        <w:rPr>
          <w:rFonts w:ascii="Arial" w:hAnsi="Arial" w:cs="Arial"/>
          <w:color w:val="595959"/>
          <w:sz w:val="26"/>
          <w:szCs w:val="26"/>
        </w:rPr>
      </w:pPr>
      <w:commentRangeStart w:id="5"/>
      <w:r>
        <w:rPr>
          <w:rFonts w:ascii="Arial" w:hAnsi="Arial" w:cs="Arial"/>
          <w:i/>
          <w:iCs/>
          <w:color w:val="595959"/>
          <w:sz w:val="26"/>
          <w:szCs w:val="26"/>
        </w:rPr>
        <w:t xml:space="preserve">Jurisprudência relevante citada:</w:t>
      </w:r>
      <w:commentRangeEnd w:id="5"/>
      <w:r>
        <w:rPr>
          <w:rStyle w:val="CommentReference"/>
        </w:rPr>
        <w:commentReference w:id="5"/>
      </w:r>
      <w:r>
        <w:rPr>
          <w:rFonts w:ascii="Arial" w:hAnsi="Arial" w:cs="Arial"/>
          <w:color w:val="595959"/>
          <w:sz w:val="26"/>
          <w:szCs w:val="26"/>
        </w:rPr>
        <w:t xml:space="preserve"> </w:t>
      </w:r>
      <w:del w:id="1054" w:author="Assessor GDSXSR" w:date="2026-10-31T18:17:14Z">
        <w:r>
          <w:rPr>
            <w:rFonts w:ascii="Arial" w:hAnsi="Arial" w:cs="Arial"/>
            <w:color w:val="595959"/>
            <w:sz w:val="26"/>
            <w:szCs w:val="26"/>
          </w:rPr>
          <w:delText xml:space="preserve">TJDFT, </w:delText>
        </w:r>
      </w:del>
      <w:r>
        <w:rPr>
          <w:rFonts w:ascii="Arial" w:hAnsi="Arial" w:cs="Arial"/>
          <w:color w:val="595959"/>
          <w:sz w:val="26"/>
          <w:szCs w:val="26"/>
        </w:rPr>
        <w:t xml:space="preserve">Acórdão</w:t>
      </w:r>
      <w:del w:id="1055" w:author="Assessor GDSXSR" w:date="2026-10-31T18:17:14Z">
        <w:r>
          <w:rPr>
            <w:rFonts w:ascii="Arial" w:hAnsi="Arial" w:cs="Arial"/>
            <w:color w:val="595959"/>
            <w:sz w:val="26"/>
            <w:szCs w:val="26"/>
          </w:rPr>
          <w:delText xml:space="preserve"> nº</w:delText>
        </w:r>
      </w:del>
      <w:r>
        <w:rPr>
          <w:rFonts w:ascii="Arial" w:hAnsi="Arial" w:cs="Arial"/>
          <w:color w:val="595959"/>
          <w:sz w:val="26"/>
          <w:szCs w:val="26"/>
        </w:rPr>
        <w:t xml:space="preserve"> 1909924,</w:t>
      </w:r>
      <w:del w:id="1056" w:author="Assessor GDSXSR" w:date="2026-10-31T18:17:14Z">
        <w:r>
          <w:rPr>
            <w:rFonts w:ascii="Arial" w:hAnsi="Arial" w:cs="Arial"/>
            <w:color w:val="595959"/>
            <w:sz w:val="26"/>
            <w:szCs w:val="26"/>
          </w:rPr>
          <w:delText xml:space="preserve"> Agravo de Instrumento nº</w:delText>
        </w:r>
      </w:del>
      <w:r>
        <w:rPr>
          <w:rFonts w:ascii="Arial" w:hAnsi="Arial" w:cs="Arial"/>
          <w:color w:val="595959"/>
          <w:sz w:val="26"/>
          <w:szCs w:val="26"/>
        </w:rPr>
        <w:t xml:space="preserve"> 0726968-20.2024.8.07.0000, Rel. </w:t>
      </w:r>
      <w:del w:id="1057" w:author="Assessor GDSXSR" w:date="2026-10-31T18:17:14Z">
        <w:r>
          <w:rPr>
            <w:rFonts w:ascii="Arial" w:hAnsi="Arial" w:cs="Arial"/>
            <w:color w:val="595959"/>
            <w:sz w:val="26"/>
            <w:szCs w:val="26"/>
          </w:rPr>
          <w:delText xml:space="preserve">Des</w:delText>
        </w:r>
      </w:del>
      <w:ins w:id="1058" w:author="Assessor GDSXSR" w:date="2026-10-31T18:17:14Z">
        <w:r>
          <w:rPr>
            <w:rFonts w:ascii="Arial" w:hAnsi="Arial" w:cs="Arial"/>
            <w:color w:val="808080"/>
            <w:sz w:val="26"/>
            <w:szCs w:val="26"/>
          </w:rPr>
          <w:t xml:space="preserve">Desª</w:t>
        </w:r>
      </w:ins>
      <w:r>
        <w:rPr>
          <w:rFonts w:ascii="Arial" w:hAnsi="Arial" w:cs="Arial"/>
          <w:color w:val="595959"/>
          <w:sz w:val="26"/>
          <w:szCs w:val="26"/>
        </w:rPr>
        <w:t xml:space="preserve">. Sandra Reves, 7ª Turma Cível, j. 21/08/2024, DJe 03/09/2024</w:t>
      </w:r>
      <w:del w:id="1059" w:author="Assessor GDSXSR" w:date="2026-10-31T18:17:14Z">
        <w:r>
          <w:rPr>
            <w:rFonts w:ascii="Arial" w:hAnsi="Arial" w:cs="Arial"/>
            <w:color w:val="595959"/>
            <w:sz w:val="26"/>
            <w:szCs w:val="26"/>
          </w:rPr>
          <w:delText xml:space="preserve">; TJDFT, Acórdão nº 2010033, Agravo de Instrumento nº 0713796-74</w:delText>
        </w:r>
      </w:del>
      <w:r>
        <w:rPr>
          <w:rFonts w:ascii="Arial" w:hAnsi="Arial" w:cs="Arial"/>
          <w:color w:val="595959"/>
          <w:sz w:val="26"/>
          <w:szCs w:val="26"/>
        </w:rPr>
        <w:t xml:space="preserve">.</w:t>
      </w:r>
      <w:del w:id="1060" w:author="Assessor GDSXSR" w:date="2026-10-31T18:17:14Z">
        <w:r>
          <w:rPr>
            <w:rFonts w:ascii="Arial" w:hAnsi="Arial" w:cs="Arial"/>
            <w:color w:val="595959"/>
            <w:sz w:val="26"/>
            <w:szCs w:val="26"/>
          </w:rPr>
          <w:delText xml:space="preserve">2025.8.07.0000, Rel. Des. Diva Lucy de Faria Pereira, 1ª Turma Cível, j. 11/06/2025, DJe 30/06/2025; TJDFT, Acórdão nº 1817934, Apelação Cível nº 0706617-52.2022.8.07.0014, Rel. Des. Roberto Freitas Filho, 3ª Turma Cível, j. 15/02/2024, DJe 05/03/2024.</w:delText>
        </w:r>
      </w:del>
    </w:p>
    <w:p w14:paraId="15A22417" w14:textId="77777777" w:rsidR="003415A3" w:rsidRDefault="003415A3">
      <w:pPr>
        <w:spacing w:after="0" w:line="360" w:lineRule="auto"/>
        <w:jc w:val="both"/>
        <w:rPr>
          <w:rFonts w:ascii="Arial" w:hAnsi="Arial" w:cs="Arial"/>
          <w:sz w:val="28"/>
          <w:szCs w:val="28"/>
        </w:rPr>
      </w:pPr>
    </w:p>
    <w:p w14:paraId="084F3198" w14:textId="77777777" w:rsidR="003415A3" w:rsidRDefault="00B5042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SENTENÇA</w:t>
      </w:r>
    </w:p>
    <w:p w14:paraId="612E4046"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 RAZÕES DE DECIDIR</w:t>
      </w:r>
    </w:p>
    <w:p w14:paraId="4664B624"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Inércia diante da determinação de emenda</w:t>
      </w:r>
    </w:p>
    <w:p w14:paraId="20AC4E75"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1.</w:t>
      </w:r>
      <w:r>
        <w:rPr>
          <w:rFonts w:ascii="Arial" w:hAnsi="Arial" w:cs="Arial"/>
          <w:color w:val="FF0000"/>
          <w:sz w:val="28"/>
          <w:szCs w:val="28"/>
        </w:rPr>
        <w:t xml:space="preserve"> Constatou que a parte autora, intimada para emendar a petição inicial, permaneceu inerte.</w:t>
      </w:r>
    </w:p>
    <w:p w14:paraId="0D4AAE02"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lastRenderedPageBreak/>
        <w:t>Ausência de pressuposto de constituição</w:t>
      </w:r>
    </w:p>
    <w:p w14:paraId="05022B7E" w14:textId="7A68C934"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2.</w:t>
      </w:r>
      <w:r>
        <w:rPr>
          <w:rFonts w:ascii="Arial" w:hAnsi="Arial" w:cs="Arial"/>
          <w:color w:val="FF0000"/>
          <w:sz w:val="28"/>
          <w:szCs w:val="28"/>
        </w:rPr>
        <w:t xml:space="preserve"> Entendeu </w:t>
      </w:r>
      <w:r w:rsidR="00001084" w:rsidRPr="00001084">
        <w:rPr>
          <w:rFonts w:ascii="Arial" w:hAnsi="Arial" w:cs="Arial"/>
          <w:color w:val="FF0000"/>
          <w:sz w:val="28"/>
          <w:szCs w:val="28"/>
        </w:rPr>
        <w:t>que</w:t>
      </w:r>
      <w:r>
        <w:rPr>
          <w:rFonts w:ascii="Arial" w:hAnsi="Arial" w:cs="Arial"/>
          <w:color w:val="FF0000"/>
          <w:sz w:val="28"/>
          <w:szCs w:val="28"/>
        </w:rPr>
        <w:t xml:space="preserve">, </w:t>
      </w:r>
      <w:r>
        <w:rPr>
          <w:rFonts w:ascii="Arial" w:hAnsi="Arial" w:cs="Arial"/>
          <w:color w:val="FF0000"/>
          <w:sz w:val="28"/>
          <w:szCs w:val="28"/>
        </w:rPr>
        <w:t xml:space="preserve">irregular a petição inicial e </w:t>
      </w:r>
      <w:r w:rsidR="00001084">
        <w:rPr>
          <w:rFonts w:ascii="Arial" w:hAnsi="Arial" w:cs="Arial"/>
          <w:color w:val="FF0000"/>
          <w:sz w:val="28"/>
          <w:szCs w:val="28"/>
        </w:rPr>
        <w:t xml:space="preserve">não cumprida a diligência, estava </w:t>
      </w:r>
      <w:r>
        <w:rPr>
          <w:rFonts w:ascii="Arial" w:hAnsi="Arial" w:cs="Arial"/>
          <w:color w:val="FF0000"/>
          <w:sz w:val="28"/>
          <w:szCs w:val="28"/>
        </w:rPr>
        <w:t>ausente pressuposto de constituição do processo.</w:t>
      </w:r>
    </w:p>
    <w:p w14:paraId="3F4B2D0E"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II. DISPOSITIVO DA SENTENÇA</w:t>
      </w:r>
    </w:p>
    <w:p w14:paraId="420C5956" w14:textId="2B7498AB"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3.</w:t>
      </w:r>
      <w:r>
        <w:rPr>
          <w:rFonts w:ascii="Arial" w:hAnsi="Arial" w:cs="Arial"/>
          <w:color w:val="FF0000"/>
          <w:sz w:val="28"/>
          <w:szCs w:val="28"/>
        </w:rPr>
        <w:t xml:space="preserve"> Indeferiu a petição inicial, declarou extinto o processo sem resolução do mérito </w:t>
      </w:r>
      <w:r>
        <w:rPr>
          <w:rFonts w:ascii="Arial" w:hAnsi="Arial" w:cs="Arial"/>
          <w:color w:val="FF0000"/>
          <w:sz w:val="28"/>
          <w:szCs w:val="28"/>
        </w:rPr>
        <w:t>e condenou a parte autora ao pagamento das custas processuais, sem honorários.</w:t>
      </w:r>
    </w:p>
    <w:p w14:paraId="6ECC1D9E" w14:textId="77777777" w:rsidR="003415A3" w:rsidRDefault="003415A3">
      <w:pPr>
        <w:spacing w:after="0" w:line="360" w:lineRule="auto"/>
        <w:jc w:val="both"/>
        <w:rPr>
          <w:rFonts w:ascii="Arial" w:hAnsi="Arial" w:cs="Arial"/>
          <w:sz w:val="28"/>
          <w:szCs w:val="28"/>
        </w:rPr>
      </w:pPr>
    </w:p>
    <w:p w14:paraId="27992D63" w14:textId="77777777" w:rsidR="003415A3" w:rsidRDefault="00B5042F">
      <w:pPr>
        <w:spacing w:after="0" w:line="360" w:lineRule="auto"/>
        <w:rPr>
          <w:rFonts w:ascii="Arial" w:hAnsi="Arial" w:cs="Arial"/>
          <w:color w:val="FF0000"/>
          <w:sz w:val="28"/>
          <w:szCs w:val="28"/>
        </w:rPr>
      </w:pPr>
      <w:r>
        <w:rPr>
          <w:rFonts w:ascii="Arial" w:hAnsi="Arial" w:cs="Arial"/>
          <w:b/>
          <w:bCs/>
          <w:color w:val="FF0000"/>
          <w:sz w:val="28"/>
          <w:szCs w:val="28"/>
          <w:highlight w:val="yellow"/>
        </w:rPr>
        <w:t>RESUMO DA APELAÇÃO</w:t>
      </w:r>
    </w:p>
    <w:p w14:paraId="3A6EF386"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 RAZÕES RECURSAIS</w:t>
      </w:r>
    </w:p>
    <w:p w14:paraId="4D813D3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Gratuidade de justiça</w:t>
      </w:r>
    </w:p>
    <w:p w14:paraId="721713AA"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1.</w:t>
      </w:r>
      <w:r>
        <w:rPr>
          <w:rFonts w:ascii="Arial" w:hAnsi="Arial" w:cs="Arial"/>
          <w:color w:val="FF0000"/>
          <w:sz w:val="28"/>
          <w:szCs w:val="28"/>
        </w:rPr>
        <w:t xml:space="preserve"> Sustenta que faz jus à gratuidade de justiça, por ser servidor público federal com renda líquida comprometida por descontos obrigatórios, empréstimos consignados e despesas familiares.</w:t>
      </w:r>
    </w:p>
    <w:p w14:paraId="7A5A5E09"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Efeito suspensivo</w:t>
      </w:r>
    </w:p>
    <w:p w14:paraId="77D67414"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2.</w:t>
      </w:r>
      <w:r>
        <w:rPr>
          <w:rFonts w:ascii="Arial" w:hAnsi="Arial" w:cs="Arial"/>
          <w:color w:val="FF0000"/>
          <w:sz w:val="28"/>
          <w:szCs w:val="28"/>
        </w:rPr>
        <w:t xml:space="preserve"> Requer a atribuição de efeito suspensivo ao apelo, ante o risco de atos expropriatórios sobre sua remuneração no cumprimento de sentença.</w:t>
      </w:r>
    </w:p>
    <w:p w14:paraId="79302A5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Fungibilidade e instrumentalidade das formas</w:t>
      </w:r>
    </w:p>
    <w:p w14:paraId="47D5F871"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3.</w:t>
      </w:r>
      <w:r>
        <w:rPr>
          <w:rFonts w:ascii="Arial" w:hAnsi="Arial" w:cs="Arial"/>
          <w:color w:val="FF0000"/>
          <w:sz w:val="28"/>
          <w:szCs w:val="28"/>
        </w:rPr>
        <w:t xml:space="preserve"> Afirma que a peça veicula matérias de defesa contra o cumprimento de sentença e que sua denominação como embargos à execução é irregularidade formal superável.</w:t>
      </w:r>
    </w:p>
    <w:p w14:paraId="76A8EBFA"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Exigências da emenda</w:t>
      </w:r>
    </w:p>
    <w:p w14:paraId="4971C95C" w14:textId="17F2F57B"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4.</w:t>
      </w:r>
      <w:r>
        <w:rPr>
          <w:rFonts w:ascii="Arial" w:hAnsi="Arial" w:cs="Arial"/>
          <w:color w:val="FF0000"/>
          <w:sz w:val="28"/>
          <w:szCs w:val="28"/>
        </w:rPr>
        <w:t xml:space="preserve"> Alega que a exigência de garantia do juízo </w:t>
      </w:r>
      <w:r w:rsidR="00001084" w:rsidRPr="00001084">
        <w:rPr>
          <w:rFonts w:ascii="Arial" w:hAnsi="Arial" w:cs="Arial"/>
          <w:color w:val="FF0000"/>
          <w:sz w:val="28"/>
          <w:szCs w:val="28"/>
        </w:rPr>
        <w:t>é indevida, porque a impugnação independe de penhora,</w:t>
      </w:r>
      <w:r>
        <w:rPr>
          <w:rFonts w:ascii="Arial" w:hAnsi="Arial" w:cs="Arial"/>
          <w:color w:val="FF0000"/>
          <w:sz w:val="28"/>
          <w:szCs w:val="28"/>
        </w:rPr>
        <w:t xml:space="preserve"> e que a juntada de cópias de autos eletrônicos que tramitam no mesmo Juízo é formalismo injustificado.</w:t>
      </w:r>
    </w:p>
    <w:p w14:paraId="2D46ABD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Primazia do julgamento de mérito</w:t>
      </w:r>
    </w:p>
    <w:p w14:paraId="0B3BDDCF"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lastRenderedPageBreak/>
        <w:t>5.</w:t>
      </w:r>
      <w:r>
        <w:rPr>
          <w:rFonts w:ascii="Arial" w:hAnsi="Arial" w:cs="Arial"/>
          <w:color w:val="FF0000"/>
          <w:sz w:val="28"/>
          <w:szCs w:val="28"/>
        </w:rPr>
        <w:t xml:space="preserve"> Argumenta que o indeferimento da inicial sem prévia advertência viola a primazia do julgamento de mérito, a cooperação e o dever de prevenção.</w:t>
      </w:r>
    </w:p>
    <w:p w14:paraId="12B8FB3C" w14:textId="77777777" w:rsidR="003415A3" w:rsidRPr="00973DD7" w:rsidRDefault="00B5042F">
      <w:pPr>
        <w:spacing w:after="0" w:line="360" w:lineRule="auto"/>
        <w:jc w:val="both"/>
        <w:rPr>
          <w:rFonts w:ascii="Arial" w:hAnsi="Arial" w:cs="Arial"/>
          <w:b/>
          <w:color w:val="FF0000"/>
          <w:sz w:val="28"/>
          <w:szCs w:val="28"/>
        </w:rPr>
      </w:pPr>
      <w:r w:rsidRPr="00973DD7">
        <w:rPr>
          <w:rFonts w:ascii="Arial" w:hAnsi="Arial" w:cs="Arial"/>
          <w:b/>
          <w:color w:val="FF0000"/>
          <w:sz w:val="28"/>
          <w:szCs w:val="28"/>
        </w:rPr>
        <w:t>Excesso de execução e causa madura</w:t>
      </w:r>
    </w:p>
    <w:p w14:paraId="5D8AE6A4"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6.</w:t>
      </w:r>
      <w:r>
        <w:rPr>
          <w:rFonts w:ascii="Arial" w:hAnsi="Arial" w:cs="Arial"/>
          <w:color w:val="FF0000"/>
          <w:sz w:val="28"/>
          <w:szCs w:val="28"/>
        </w:rPr>
        <w:t xml:space="preserve"> Defende a existência de excesso de execução, por cumulação de encargos e cobrança de honorários contratuais, e o julgamento do mérito pela teoria da causa madura.</w:t>
      </w:r>
    </w:p>
    <w:p w14:paraId="34BF041C" w14:textId="77777777" w:rsidR="003415A3" w:rsidRDefault="00B5042F">
      <w:pPr>
        <w:spacing w:after="0" w:line="360" w:lineRule="auto"/>
        <w:jc w:val="both"/>
        <w:rPr>
          <w:rFonts w:ascii="Arial" w:hAnsi="Arial" w:cs="Arial"/>
          <w:color w:val="FF0000"/>
          <w:sz w:val="28"/>
          <w:szCs w:val="28"/>
        </w:rPr>
      </w:pPr>
      <w:r>
        <w:rPr>
          <w:rFonts w:ascii="Arial" w:hAnsi="Arial" w:cs="Arial"/>
          <w:color w:val="FF0000"/>
          <w:sz w:val="28"/>
          <w:szCs w:val="28"/>
        </w:rPr>
        <w:t>II. PEDIDO</w:t>
      </w:r>
    </w:p>
    <w:p w14:paraId="1F0D7A8B" w14:textId="77777777" w:rsidR="003415A3" w:rsidRDefault="00B5042F">
      <w:pPr>
        <w:spacing w:after="0" w:line="360" w:lineRule="auto"/>
        <w:jc w:val="both"/>
        <w:rPr>
          <w:rFonts w:ascii="Arial" w:hAnsi="Arial" w:cs="Arial"/>
          <w:color w:val="FF0000"/>
          <w:sz w:val="28"/>
          <w:szCs w:val="28"/>
        </w:rPr>
      </w:pPr>
      <w:r w:rsidRPr="00973DD7">
        <w:rPr>
          <w:rFonts w:ascii="Arial" w:hAnsi="Arial" w:cs="Arial"/>
          <w:b/>
          <w:color w:val="FF0000"/>
          <w:sz w:val="28"/>
          <w:szCs w:val="28"/>
        </w:rPr>
        <w:t>7.</w:t>
      </w:r>
      <w:r>
        <w:rPr>
          <w:rFonts w:ascii="Arial" w:hAnsi="Arial" w:cs="Arial"/>
          <w:color w:val="FF0000"/>
          <w:sz w:val="28"/>
          <w:szCs w:val="28"/>
        </w:rPr>
        <w:t xml:space="preserve"> Requer a gratuidade de justiça, o efeito suspensivo e a cassação da sentença, com o processamento da defesa como embargos ou como impugnação; subsidiariamente, o julgamento de procedência dos embargos pela causa madura ou a realização de perícia contábil.</w:t>
      </w:r>
    </w:p>
    <w:p w14:paraId="6322EE33" w14:textId="77777777" w:rsidR="003415A3" w:rsidRDefault="003415A3">
      <w:pPr>
        <w:spacing w:after="0" w:line="360" w:lineRule="auto"/>
        <w:jc w:val="both"/>
        <w:rPr>
          <w:rFonts w:ascii="Arial" w:hAnsi="Arial" w:cs="Arial"/>
          <w:sz w:val="28"/>
          <w:szCs w:val="28"/>
        </w:rPr>
      </w:pPr>
    </w:p>
    <w:p w14:paraId="4E191436" w14:textId="77777777" w:rsidR="003415A3" w:rsidRDefault="00B5042F">
      <w:pPr>
        <w:pageBreakBefore/>
        <w:spacing w:after="0" w:line="360" w:lineRule="auto"/>
        <w:jc w:val="center"/>
        <w:rPr>
          <w:rFonts w:ascii="Arial" w:hAnsi="Arial" w:cs="Arial"/>
          <w:color w:val="595959"/>
          <w:sz w:val="28"/>
          <w:szCs w:val="28"/>
        </w:rPr>
        <w:pPrChange w:id="1008" w:author="Assessor GDSXSR" w:date="2026-10-31T18:17:14Z">
          <w:pPr>
            <w:spacing w:after="0" w:line="360" w:lineRule="auto"/>
            <w:jc w:val="center"/>
            <w:rPr>
              <w:rFonts w:ascii="Arial" w:hAnsi="Arial" w:cs="Arial"/>
              <w:color w:val="595959"/>
              <w:sz w:val="28"/>
              <w:szCs w:val="28"/>
            </w:rPr>
          </w:pPr>
        </w:pPrChange>
      </w:pPr>
      <w:r>
        <w:rPr>
          <w:rFonts w:ascii="Arial" w:hAnsi="Arial" w:cs="Arial"/>
          <w:b/>
          <w:bCs/>
          <w:color w:val="595959"/>
          <w:sz w:val="28"/>
          <w:szCs w:val="28"/>
        </w:rPr>
        <w:t>RELATÓRIO</w:t>
      </w:r>
    </w:p>
    <w:p w14:paraId="332934DC" w14:textId="77777777" w:rsidR="003415A3" w:rsidRDefault="003415A3">
      <w:pPr>
        <w:spacing w:after="0" w:line="360" w:lineRule="auto"/>
        <w:jc w:val="both"/>
        <w:rPr>
          <w:rFonts w:ascii="Arial" w:hAnsi="Arial" w:cs="Arial"/>
          <w:color w:val="595959"/>
          <w:sz w:val="28"/>
          <w:szCs w:val="28"/>
        </w:rPr>
      </w:pPr>
    </w:p>
    <w:p w14:paraId="4EDD9C36" w14:textId="7099C439"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Trata-se de apelação interposta contra sentença que extinguiu embargos à execução</w:t>
      </w:r>
      <w:r w:rsidR="00636DBA">
        <w:rPr>
          <w:rFonts w:ascii="Arial" w:hAnsi="Arial" w:cs="Arial"/>
          <w:color w:val="595959"/>
          <w:sz w:val="28"/>
          <w:szCs w:val="28"/>
        </w:rPr>
        <w:t xml:space="preserve">, </w:t>
      </w:r>
      <w:r>
        <w:rPr>
          <w:rFonts w:ascii="Arial" w:hAnsi="Arial" w:cs="Arial"/>
          <w:color w:val="595959"/>
          <w:sz w:val="28"/>
          <w:szCs w:val="28"/>
        </w:rPr>
        <w:t>sem resolução do mérito, nos seguintes termos (ID 89394898):</w:t>
      </w:r>
    </w:p>
    <w:p w14:paraId="26BE979D" w14:textId="77777777" w:rsidR="003415A3" w:rsidRDefault="003415A3">
      <w:pPr>
        <w:spacing w:after="0" w:line="360" w:lineRule="auto"/>
        <w:jc w:val="both"/>
        <w:rPr>
          <w:rFonts w:ascii="Arial" w:hAnsi="Arial" w:cs="Arial"/>
          <w:color w:val="595959"/>
          <w:sz w:val="28"/>
          <w:szCs w:val="28"/>
        </w:rPr>
      </w:pPr>
    </w:p>
    <w:p w14:paraId="3987AEA3"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“ANTÔNIO JOSÉ BRAGA COELHO FILHO ajuíza ação contra COOPERATIVA DE CRÉDITO DE LIVRE ADMISSÃO DO BRASIL CENTRAL LTDA. - SICOOB EXECUTIVO.</w:t>
      </w:r>
    </w:p>
    <w:p w14:paraId="2543653B"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 xml:space="preserve">Pelo Juízo foi facultada a emenda à petição inicial, como forma de se preencher, adequadamente, requisito necessário ao desenvolvimento do processo, conforme decisão de Id </w:t>
      </w:r>
      <w:r w:rsidRPr="005E64F1">
        <w:rPr>
          <w:rFonts w:ascii="Arial" w:hAnsi="Arial" w:cs="Arial"/>
          <w:i/>
          <w:iCs/>
          <w:color w:val="595959"/>
          <w:sz w:val="26"/>
          <w:szCs w:val="26"/>
        </w:rPr>
        <w:t>281742359</w:t>
      </w:r>
      <w:r>
        <w:rPr>
          <w:rFonts w:ascii="Arial" w:hAnsi="Arial" w:cs="Arial"/>
          <w:i/>
          <w:iCs/>
          <w:color w:val="595959"/>
          <w:sz w:val="26"/>
          <w:szCs w:val="26"/>
        </w:rPr>
        <w:t>.</w:t>
      </w:r>
    </w:p>
    <w:p w14:paraId="258F3CE3"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Intimada para atender à determinação de emenda, a parte autora permaneceu inerte.</w:t>
      </w:r>
    </w:p>
    <w:p w14:paraId="031F89A4"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lastRenderedPageBreak/>
        <w:t>Incide ao caso a regra do artigo 321, parágrafo único, do Código de Processo Civil, considerando que, irregular a petição inicial, ausente pressuposto de constituição.</w:t>
      </w:r>
    </w:p>
    <w:p w14:paraId="6BEFFC64"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Diante de todo o exposto, INDEFIRO A PETIÇÃO INICIAL.</w:t>
      </w:r>
    </w:p>
    <w:p w14:paraId="70B281C9"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Declaro extinto o feito, sem resolução de mérito, com fundamento no artigo 485, I, do Código de Processo Civil.</w:t>
      </w:r>
    </w:p>
    <w:p w14:paraId="0B29FDB9" w14:textId="77777777" w:rsidR="00636DBA" w:rsidRDefault="00636DBA" w:rsidP="00636DBA">
      <w:pPr>
        <w:spacing w:after="0" w:line="360" w:lineRule="auto"/>
        <w:ind w:left="2268" w:firstLine="1134"/>
        <w:jc w:val="both"/>
        <w:rPr>
          <w:rFonts w:ascii="Arial" w:hAnsi="Arial" w:cs="Arial"/>
          <w:color w:val="595959"/>
          <w:sz w:val="26"/>
          <w:szCs w:val="26"/>
        </w:rPr>
      </w:pPr>
      <w:r>
        <w:rPr>
          <w:rFonts w:ascii="Arial" w:hAnsi="Arial" w:cs="Arial"/>
          <w:i/>
          <w:iCs/>
          <w:color w:val="595959"/>
          <w:sz w:val="26"/>
          <w:szCs w:val="26"/>
        </w:rPr>
        <w:t>Condeno a parte autora ao pagamento das custas processuais. Sem honorários. (...)”</w:t>
      </w:r>
    </w:p>
    <w:p w14:paraId="3D922207" w14:textId="77777777" w:rsidR="003415A3" w:rsidRDefault="003415A3">
      <w:pPr>
        <w:spacing w:after="0" w:line="360" w:lineRule="auto"/>
        <w:jc w:val="both"/>
        <w:rPr>
          <w:rFonts w:ascii="Arial" w:hAnsi="Arial" w:cs="Arial"/>
          <w:color w:val="595959"/>
          <w:sz w:val="28"/>
          <w:szCs w:val="28"/>
        </w:rPr>
      </w:pPr>
    </w:p>
    <w:p w14:paraId="6E2C1313" w14:textId="296FC52C" w:rsidR="00636DBA" w:rsidRDefault="00636DBA" w:rsidP="00636DBA">
      <w:pPr>
        <w:spacing w:after="0" w:line="360" w:lineRule="auto"/>
        <w:ind w:firstLine="2268"/>
        <w:jc w:val="both"/>
        <w:rPr>
          <w:rFonts w:ascii="Arial" w:hAnsi="Arial" w:cs="Arial"/>
          <w:color w:val="595959"/>
          <w:sz w:val="28"/>
          <w:szCs w:val="28"/>
        </w:rPr>
      </w:pPr>
      <w:commentRangeStart w:id="6"/>
      <w:r>
        <w:rPr>
          <w:rFonts w:ascii="Arial" w:hAnsi="Arial" w:cs="Arial"/>
          <w:color w:val="595959"/>
          <w:sz w:val="28"/>
          <w:szCs w:val="28"/>
        </w:rPr>
        <w:t xml:space="preserve">Apelo do embargante, ANTÔNIO JOSÉ BRAGA COELHO FILHO</w:t>
      </w:r>
      <w:commentRangeEnd w:id="6"/>
      <w:r>
        <w:rPr>
          <w:rStyle w:val="CommentReference"/>
        </w:rPr>
        <w:commentReference w:id="6"/>
      </w:r>
      <w:ins w:id="1061" w:author="Assessor GDSXSR" w:date="2026-10-31T18:17:14Z">
        <w:r>
          <w:rPr>
            <w:rFonts w:ascii="Arial" w:hAnsi="Arial" w:cs="Arial"/>
            <w:color w:val="808080"/>
            <w:sz w:val="28"/>
            <w:szCs w:val="28"/>
          </w:rPr>
          <w:t xml:space="preserve"> (ID 89394899)</w:t>
        </w:r>
      </w:ins>
      <w:r>
        <w:rPr>
          <w:rFonts w:ascii="Arial" w:hAnsi="Arial" w:cs="Arial"/>
          <w:color w:val="595959"/>
          <w:sz w:val="28"/>
          <w:szCs w:val="28"/>
        </w:rPr>
        <w:t xml:space="preserve">, em que alega, em síntese, que: </w:t>
      </w:r>
      <w:r>
        <w:rPr>
          <w:rFonts w:ascii="Arial" w:hAnsi="Arial" w:cs="Arial"/>
          <w:b/>
          <w:bCs/>
          <w:color w:val="595959"/>
          <w:sz w:val="28"/>
          <w:szCs w:val="28"/>
        </w:rPr>
        <w:t xml:space="preserve">1)</w:t>
      </w:r>
      <w:r>
        <w:rPr>
          <w:rFonts w:ascii="Arial" w:hAnsi="Arial" w:cs="Arial"/>
          <w:color w:val="595959"/>
          <w:sz w:val="28"/>
          <w:szCs w:val="28"/>
        </w:rPr>
        <w:t xml:space="preserve"> faz jus à gratuidade de justiça, por ser servidor público federal com renda líquida comprometida por descontos obrigatórios, empréstimos consignados e despesas familiares; </w:t>
      </w:r>
      <w:r>
        <w:rPr>
          <w:rFonts w:ascii="Arial" w:hAnsi="Arial" w:cs="Arial"/>
          <w:b/>
          <w:bCs/>
          <w:color w:val="595959"/>
          <w:sz w:val="28"/>
          <w:szCs w:val="28"/>
        </w:rPr>
        <w:t xml:space="preserve">2)</w:t>
      </w:r>
      <w:r>
        <w:rPr>
          <w:rFonts w:ascii="Arial" w:hAnsi="Arial" w:cs="Arial"/>
          <w:color w:val="595959"/>
          <w:sz w:val="28"/>
          <w:szCs w:val="28"/>
        </w:rPr>
        <w:t xml:space="preserve"> deve ser atribuído efeito suspensivo ao apelo, ante o risco de atos expropriatórios sobre sua remuneração no cumprimento de sentença; </w:t>
      </w:r>
      <w:r>
        <w:rPr>
          <w:rFonts w:ascii="Arial" w:hAnsi="Arial" w:cs="Arial"/>
          <w:b/>
          <w:bCs/>
          <w:color w:val="595959"/>
          <w:sz w:val="28"/>
          <w:szCs w:val="28"/>
        </w:rPr>
        <w:t xml:space="preserve">3)</w:t>
      </w:r>
      <w:r>
        <w:rPr>
          <w:rFonts w:ascii="Arial" w:hAnsi="Arial" w:cs="Arial"/>
          <w:color w:val="595959"/>
          <w:sz w:val="28"/>
          <w:szCs w:val="28"/>
        </w:rPr>
        <w:t xml:space="preserve"> a peça veicula matérias de defesa contra o cumprimento de sentença, e sua denominação como embargos à execução é irregularidade formal superável pelos princípios da fungibilidade e da instrumentalidade das formas</w:t>
      </w:r>
      <w:del w:id="1062" w:author="Assessor GDSXSR" w:date="2026-10-31T18:17:14Z">
        <w:r>
          <w:rPr>
            <w:rFonts w:ascii="Arial" w:hAnsi="Arial" w:cs="Arial"/>
            <w:color w:val="595959"/>
            <w:sz w:val="28"/>
            <w:szCs w:val="28"/>
          </w:rPr>
          <w:delText xml:space="preserve">,</w:delText>
        </w:r>
      </w:del>
      <w:ins w:id="1063" w:author="Assessor GDSXSR" w:date="2026-10-31T18:17:14Z">
        <w:r>
          <w:rPr>
            <w:rFonts w:ascii="Arial" w:hAnsi="Arial" w:cs="Arial"/>
            <w:color w:val="808080"/>
            <w:sz w:val="28"/>
            <w:szCs w:val="28"/>
          </w:rPr>
          <w:t xml:space="preserve">; </w:t>
        </w:r>
        <w:r>
          <w:rPr>
            <w:b/>
            <w:rFonts w:ascii="Arial" w:hAnsi="Arial" w:cs="Arial"/>
            <w:color w:val="808080"/>
            <w:sz w:val="28"/>
            <w:szCs w:val="28"/>
          </w:rPr>
          <w:t xml:space="preserve">4)</w:t>
        </w:r>
      </w:ins>
      <w:r>
        <w:rPr>
          <w:rFonts w:ascii="Arial" w:hAnsi="Arial" w:cs="Arial"/>
          <w:color w:val="595959"/>
          <w:sz w:val="28"/>
          <w:szCs w:val="28"/>
        </w:rPr>
        <w:t xml:space="preserve"> as exigências da emenda eram excessivas</w:t>
      </w:r>
      <w:del w:id="1064" w:author="Assessor GDSXSR" w:date="2026-10-31T18:17:14Z">
        <w:r>
          <w:rPr>
            <w:rFonts w:ascii="Arial" w:hAnsi="Arial" w:cs="Arial"/>
            <w:color w:val="595959"/>
            <w:sz w:val="28"/>
            <w:szCs w:val="28"/>
          </w:rPr>
          <w:delText xml:space="preserve">,</w:delText>
        </w:r>
      </w:del>
      <w:ins w:id="1065" w:author="Assessor GDSXSR" w:date="2026-10-31T18:17:14Z">
        <w:r>
          <w:rPr>
            <w:rFonts w:ascii="Arial" w:hAnsi="Arial" w:cs="Arial"/>
            <w:color w:val="808080"/>
            <w:sz w:val="28"/>
            <w:szCs w:val="28"/>
          </w:rPr>
          <w:t xml:space="preserve">; </w:t>
        </w:r>
        <w:r>
          <w:rPr>
            <w:b/>
            <w:rFonts w:ascii="Arial" w:hAnsi="Arial" w:cs="Arial"/>
            <w:color w:val="808080"/>
            <w:sz w:val="28"/>
            <w:szCs w:val="28"/>
          </w:rPr>
          <w:t xml:space="preserve">5)</w:t>
        </w:r>
      </w:ins>
      <w:r>
        <w:rPr>
          <w:rFonts w:ascii="Arial" w:hAnsi="Arial" w:cs="Arial"/>
          <w:color w:val="595959"/>
          <w:sz w:val="28"/>
          <w:szCs w:val="28"/>
        </w:rPr>
        <w:t xml:space="preserve"> o indeferimento da inicial sem prévia advertência viola a primazia do julgamento de mérito</w:t>
      </w:r>
      <w:ins w:id="1066" w:author="Assessor GDSXSR" w:date="2026-10-31T18:17:14Z">
        <w:r>
          <w:rPr>
            <w:rFonts w:ascii="Arial" w:hAnsi="Arial" w:cs="Arial"/>
            <w:color w:val="808080"/>
            <w:sz w:val="28"/>
            <w:szCs w:val="28"/>
          </w:rPr>
          <w:t xml:space="preserve">;</w:t>
        </w:r>
      </w:ins>
      <w:r>
        <w:rPr>
          <w:rFonts w:ascii="Arial" w:hAnsi="Arial" w:cs="Arial"/>
          <w:color w:val="595959"/>
          <w:sz w:val="28"/>
          <w:szCs w:val="28"/>
        </w:rPr>
        <w:t xml:space="preserve"> </w:t>
      </w:r>
      <w:del w:id="1067" w:author="Assessor GDSXSR" w:date="2026-10-31T18:17:14Z">
        <w:r>
          <w:rPr>
            <w:rFonts w:ascii="Arial" w:hAnsi="Arial" w:cs="Arial"/>
            <w:color w:val="595959"/>
            <w:sz w:val="28"/>
            <w:szCs w:val="28"/>
          </w:rPr>
          <w:delText xml:space="preserve">e</w:delText>
        </w:r>
      </w:del>
      <w:ins w:id="1068" w:author="Assessor GDSXSR" w:date="2026-10-31T18:17:14Z">
        <w:r>
          <w:rPr>
            <w:b/>
            <w:rFonts w:ascii="Arial" w:hAnsi="Arial" w:cs="Arial"/>
            <w:color w:val="808080"/>
            <w:sz w:val="28"/>
            <w:szCs w:val="28"/>
          </w:rPr>
          <w:t xml:space="preserve">6)</w:t>
        </w:r>
      </w:ins>
      <w:r>
        <w:rPr>
          <w:rFonts w:ascii="Arial" w:hAnsi="Arial" w:cs="Arial"/>
          <w:color w:val="595959"/>
          <w:sz w:val="28"/>
          <w:szCs w:val="28"/>
        </w:rPr>
        <w:t xml:space="preserve"> há excesso de execução, a autorizar o julgamento do mérito pela teoria da causa madura.</w:t>
      </w:r>
    </w:p>
    <w:p w14:paraId="6FC6F463" w14:textId="77777777" w:rsidR="003415A3" w:rsidRDefault="003415A3">
      <w:pPr>
        <w:spacing w:after="0" w:line="360" w:lineRule="auto"/>
        <w:jc w:val="both"/>
        <w:rPr>
          <w:rFonts w:ascii="Arial" w:hAnsi="Arial" w:cs="Arial"/>
          <w:color w:val="595959"/>
          <w:sz w:val="28"/>
          <w:szCs w:val="28"/>
        </w:rPr>
      </w:pPr>
    </w:p>
    <w:p w14:paraId="3E9A711A" w14:textId="17852C1F"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Requer a gratuidade de justiça, com dispensa do preparo e isenção das custas fixadas na sentença, a atribuição de efeito suspensivo e a cassação da r. sentença, com o processamento </w:t>
      </w:r>
      <w:r>
        <w:rPr>
          <w:rFonts w:ascii="Arial" w:hAnsi="Arial" w:cs="Arial"/>
          <w:color w:val="595959"/>
          <w:sz w:val="28"/>
          <w:szCs w:val="28"/>
        </w:rPr>
        <w:t xml:space="preserve">da defesa como embargos ou como impugnação ao cumprimento de sentença. Subsidiariamente, requer o julgamento de procedência dos embargos pela teoria da causa madura ou a realização de perícia contábil</w:t>
      </w:r>
      <w:del w:id="1069" w:author="Assessor GDSXSR" w:date="2026-10-31T18:17:14Z">
        <w:r>
          <w:rPr>
            <w:rFonts w:ascii="Arial" w:hAnsi="Arial" w:cs="Arial"/>
            <w:color w:val="595959"/>
            <w:sz w:val="28"/>
            <w:szCs w:val="28"/>
          </w:rPr>
          <w:delText xml:space="preserve"> (ID </w:delText>
        </w:r>
        <w:r>
          <w:rPr>
            <w:rFonts w:ascii="Arial" w:hAnsi="Arial" w:cs="Arial"/>
            <w:color w:val="595959"/>
            <w:sz w:val="28"/>
            <w:szCs w:val="28"/>
          </w:rPr>
          <w:delText xml:space="preserve">89394899</w:delText>
        </w:r>
        <w:r>
          <w:rPr>
            <w:rFonts w:ascii="Arial" w:hAnsi="Arial" w:cs="Arial"/>
            <w:color w:val="595959"/>
            <w:sz w:val="28"/>
            <w:szCs w:val="28"/>
          </w:rPr>
          <w:delText xml:space="preserve">)</w:delText>
        </w:r>
      </w:del>
      <w:r>
        <w:rPr>
          <w:rFonts w:ascii="Arial" w:hAnsi="Arial" w:cs="Arial"/>
          <w:color w:val="595959"/>
          <w:sz w:val="28"/>
          <w:szCs w:val="28"/>
        </w:rPr>
        <w:t xml:space="preserve">.</w:t>
      </w:r>
    </w:p>
    <w:p w14:paraId="45F1C517" w14:textId="77777777" w:rsidR="003415A3" w:rsidRDefault="003415A3">
      <w:pPr>
        <w:spacing w:after="0" w:line="360" w:lineRule="auto"/>
        <w:jc w:val="both"/>
        <w:rPr>
          <w:rFonts w:ascii="Arial" w:hAnsi="Arial" w:cs="Arial"/>
          <w:color w:val="595959"/>
          <w:sz w:val="28"/>
          <w:szCs w:val="28"/>
        </w:rPr>
      </w:pPr>
    </w:p>
    <w:p w14:paraId="6722EA9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Os autos foram redistribuídos a esta relatoria por prevenção ao agravo de instrumento nº 0738298-43.2026.8.07.0000 (ID 91368022 e 91524701). Na decisão que determinou a redistribuição, consignou-se que o embargante já </w:t>
      </w:r>
      <w:del w:id="1070" w:author="Assessor GDSXSR" w:date="2026-10-31T18:17:14Z">
        <w:r>
          <w:rPr>
            <w:rFonts w:ascii="Arial" w:hAnsi="Arial" w:cs="Arial"/>
            <w:color w:val="595959"/>
            <w:sz w:val="28"/>
            <w:szCs w:val="28"/>
          </w:rPr>
          <w:delText xml:space="preserve">havia apresentado</w:delText>
        </w:r>
      </w:del>
      <w:ins w:id="1071" w:author="Assessor GDSXSR" w:date="2026-10-31T18:17:14Z">
        <w:r>
          <w:rPr>
            <w:rFonts w:ascii="Arial" w:hAnsi="Arial" w:cs="Arial"/>
            <w:color w:val="808080"/>
            <w:sz w:val="28"/>
            <w:szCs w:val="28"/>
          </w:rPr>
          <w:t xml:space="preserve">apresentou</w:t>
        </w:r>
      </w:ins>
      <w:r>
        <w:rPr>
          <w:rFonts w:ascii="Arial" w:hAnsi="Arial" w:cs="Arial"/>
          <w:color w:val="595959"/>
          <w:sz w:val="28"/>
          <w:szCs w:val="28"/>
        </w:rPr>
        <w:t xml:space="preserve"> impugnação nos autos do cumprimento de sentença nº 0713987-04.2025.8.07.0006, rejeitada por decisão objeto daquele agravo de instrumento (ID 91368022).</w:t>
      </w:r>
    </w:p>
    <w:p w14:paraId="418F21B0" w14:textId="77777777" w:rsidR="003415A3" w:rsidRDefault="003415A3">
      <w:pPr>
        <w:spacing w:after="0" w:line="360" w:lineRule="auto"/>
        <w:jc w:val="both"/>
        <w:rPr>
          <w:rFonts w:ascii="Arial" w:hAnsi="Arial" w:cs="Arial"/>
          <w:color w:val="595959"/>
          <w:sz w:val="28"/>
          <w:szCs w:val="28"/>
        </w:rPr>
      </w:pPr>
    </w:p>
    <w:p w14:paraId="2B0C2D9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contrarrazões.</w:t>
      </w:r>
    </w:p>
    <w:p w14:paraId="0D3CB1E0" w14:textId="77777777" w:rsidR="003415A3" w:rsidRDefault="003415A3">
      <w:pPr>
        <w:spacing w:after="0" w:line="360" w:lineRule="auto"/>
        <w:jc w:val="both"/>
        <w:rPr>
          <w:rFonts w:ascii="Arial" w:hAnsi="Arial" w:cs="Arial"/>
          <w:color w:val="595959"/>
          <w:sz w:val="28"/>
          <w:szCs w:val="28"/>
        </w:rPr>
      </w:pPr>
    </w:p>
    <w:p w14:paraId="6C809991"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É o relatório.</w:t>
      </w:r>
    </w:p>
    <w:p w14:paraId="1C903C8D" w14:textId="77777777" w:rsidR="003415A3" w:rsidRDefault="003415A3">
      <w:pPr>
        <w:spacing w:after="0" w:line="360" w:lineRule="auto"/>
        <w:jc w:val="both"/>
        <w:rPr>
          <w:rFonts w:ascii="Arial" w:hAnsi="Arial" w:cs="Arial"/>
          <w:color w:val="595959"/>
          <w:sz w:val="28"/>
          <w:szCs w:val="28"/>
        </w:rPr>
      </w:pPr>
    </w:p>
    <w:p w14:paraId="646F9DD9"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VOTO</w:t>
      </w:r>
    </w:p>
    <w:p w14:paraId="2907899E" w14:textId="77777777" w:rsidR="003415A3" w:rsidRDefault="003415A3">
      <w:pPr>
        <w:spacing w:after="0" w:line="360" w:lineRule="auto"/>
        <w:jc w:val="both"/>
        <w:rPr>
          <w:rFonts w:ascii="Arial" w:hAnsi="Arial" w:cs="Arial"/>
          <w:color w:val="595959"/>
          <w:sz w:val="28"/>
          <w:szCs w:val="28"/>
        </w:rPr>
      </w:pPr>
    </w:p>
    <w:p w14:paraId="21372893" w14:textId="77777777" w:rsidR="003415A3" w:rsidRDefault="00B5042F">
      <w:pPr>
        <w:spacing w:after="0" w:line="360" w:lineRule="auto"/>
        <w:jc w:val="both"/>
        <w:rPr>
          <w:rFonts w:ascii="Arial" w:hAnsi="Arial" w:cs="Arial"/>
          <w:color w:val="595959"/>
          <w:sz w:val="28"/>
          <w:szCs w:val="28"/>
        </w:rPr>
      </w:pPr>
      <w:r>
        <w:rPr>
          <w:rFonts w:ascii="Arial" w:hAnsi="Arial" w:cs="Arial"/>
          <w:b/>
          <w:bCs/>
          <w:color w:val="595959"/>
          <w:sz w:val="28"/>
          <w:szCs w:val="28"/>
        </w:rPr>
        <w:t>O Senhor Desembargador SÉRGIO ROCHA – Relator.</w:t>
      </w:r>
    </w:p>
    <w:p w14:paraId="5C1C4F64" w14:textId="77777777" w:rsidR="003415A3" w:rsidRDefault="003415A3">
      <w:pPr>
        <w:spacing w:after="0" w:line="360" w:lineRule="auto"/>
        <w:jc w:val="both"/>
        <w:rPr>
          <w:rFonts w:ascii="Arial" w:hAnsi="Arial" w:cs="Arial"/>
          <w:color w:val="595959"/>
          <w:sz w:val="28"/>
          <w:szCs w:val="28"/>
        </w:rPr>
      </w:pPr>
    </w:p>
    <w:p w14:paraId="451E8DD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Ação ajuizada em 24/06/2026. Sentença proferida em 13/08/2026. Apelo interposto em 13/08/2026. Valor da causa: R$ 1.688,62.</w:t>
      </w:r>
    </w:p>
    <w:p w14:paraId="40334046" w14:textId="77777777" w:rsidR="003415A3" w:rsidRDefault="003415A3">
      <w:pPr>
        <w:spacing w:after="0" w:line="360" w:lineRule="auto"/>
        <w:jc w:val="both"/>
        <w:rPr>
          <w:rFonts w:ascii="Arial" w:hAnsi="Arial" w:cs="Arial"/>
          <w:color w:val="595959"/>
          <w:sz w:val="28"/>
          <w:szCs w:val="28"/>
        </w:rPr>
      </w:pPr>
    </w:p>
    <w:p w14:paraId="0935A3DC"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APELO DO EMBARGANTE, ANTÔNIO JOSÉ BRAGA COELHO FILHO</w:t>
      </w:r>
    </w:p>
    <w:p w14:paraId="69DBEE02" w14:textId="77777777" w:rsidR="003415A3" w:rsidRDefault="003415A3">
      <w:pPr>
        <w:spacing w:after="0" w:line="360" w:lineRule="auto"/>
        <w:jc w:val="both"/>
        <w:rPr>
          <w:rFonts w:ascii="Arial" w:hAnsi="Arial" w:cs="Arial"/>
          <w:color w:val="595959"/>
          <w:sz w:val="28"/>
          <w:szCs w:val="28"/>
        </w:rPr>
      </w:pPr>
    </w:p>
    <w:p w14:paraId="3546C0AF"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t>DO DEFERIMENTO DA GRATUIDADE DE JUSTIÇA</w:t>
      </w:r>
    </w:p>
    <w:p w14:paraId="765ABA02" w14:textId="77777777" w:rsidR="003415A3" w:rsidRDefault="003415A3">
      <w:pPr>
        <w:spacing w:after="0" w:line="360" w:lineRule="auto"/>
        <w:jc w:val="both"/>
        <w:rPr>
          <w:rFonts w:ascii="Arial" w:hAnsi="Arial" w:cs="Arial"/>
          <w:color w:val="595959"/>
          <w:sz w:val="28"/>
          <w:szCs w:val="28"/>
        </w:rPr>
      </w:pPr>
    </w:p>
    <w:p w14:paraId="119EE706"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w:t>
      </w:r>
      <w:del w:id="1072" w:author="Assessor GDSXSR" w:date="2026-10-31T18:17:14Z">
        <w:r>
          <w:rPr>
            <w:rFonts w:ascii="Arial" w:hAnsi="Arial" w:cs="Arial"/>
            <w:color w:val="595959"/>
            <w:sz w:val="28"/>
            <w:szCs w:val="28"/>
          </w:rPr>
          <w:delText xml:space="preserve">requer a concessão da gratuidade de justiça, alegando</w:delText>
        </w:r>
      </w:del>
      <w:ins w:id="1073" w:author="Assessor GDSXSR" w:date="2026-10-31T18:17:14Z">
        <w:r>
          <w:rPr>
            <w:rFonts w:ascii="Arial" w:hAnsi="Arial" w:cs="Arial"/>
            <w:color w:val="808080"/>
            <w:sz w:val="28"/>
            <w:szCs w:val="28"/>
          </w:rPr>
          <w:t xml:space="preserve">alega</w:t>
        </w:r>
      </w:ins>
      <w:r>
        <w:rPr>
          <w:rFonts w:ascii="Arial" w:hAnsi="Arial" w:cs="Arial"/>
          <w:color w:val="595959"/>
          <w:sz w:val="28"/>
          <w:szCs w:val="28"/>
        </w:rPr>
        <w:t xml:space="preserve"> que é servidor público federal com renda líquida comprometida por descontos obrigatórios, empréstimos consignados e despesas familiares</w:t>
      </w:r>
      <w:ins w:id="1074" w:author="Assessor GDSXSR" w:date="2026-10-31T18:17:14Z">
        <w:r>
          <w:rPr>
            <w:rFonts w:ascii="Arial" w:hAnsi="Arial" w:cs="Arial"/>
            <w:color w:val="808080"/>
            <w:sz w:val="28"/>
            <w:szCs w:val="28"/>
          </w:rPr>
          <w:t xml:space="preserve">, e requer a concessão da gratuidade de justiça</w:t>
        </w:r>
      </w:ins>
      <w:r>
        <w:rPr>
          <w:rFonts w:ascii="Arial" w:hAnsi="Arial" w:cs="Arial"/>
          <w:color w:val="595959"/>
          <w:sz w:val="28"/>
          <w:szCs w:val="28"/>
        </w:rPr>
        <w:t xml:space="preserve">.</w:t>
      </w:r>
    </w:p>
    <w:p w14:paraId="1811943E" w14:textId="77777777" w:rsidR="003415A3" w:rsidRDefault="003415A3">
      <w:pPr>
        <w:spacing w:after="0" w:line="360" w:lineRule="auto"/>
        <w:jc w:val="both"/>
        <w:rPr>
          <w:rFonts w:ascii="Arial" w:hAnsi="Arial" w:cs="Arial"/>
          <w:color w:val="595959"/>
          <w:sz w:val="28"/>
          <w:szCs w:val="28"/>
        </w:rPr>
      </w:pPr>
    </w:p>
    <w:p w14:paraId="7570D7CD"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
        <w:t>Com razão.</w:t>
      </w:r>
    </w:p>
    <w:p w14:paraId="0513C60B" w14:textId="77777777" w:rsidR="003415A3" w:rsidRDefault="003415A3">
      <w:pPr>
        <w:spacing w:after="0" w:line="360" w:lineRule="auto"/>
        <w:jc w:val="both"/>
        <w:rPr>
          <w:rFonts w:ascii="Arial" w:hAnsi="Arial" w:cs="Arial"/>
          <w:color w:val="595959"/>
          <w:sz w:val="28"/>
          <w:szCs w:val="28"/>
        </w:rPr>
      </w:pPr>
    </w:p>
    <w:p w14:paraId="62A13D21" w14:textId="1B7F206B"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Dispõe o art. 99, </w:t>
      </w:r>
      <w:r w:rsidR="00001084">
        <w:rPr>
          <w:rFonts w:ascii="Arial" w:hAnsi="Arial" w:cs="Arial"/>
          <w:color w:val="595959"/>
          <w:sz w:val="28"/>
          <w:szCs w:val="28"/>
        </w:rPr>
        <w:t xml:space="preserve">caput e </w:t>
      </w:r>
      <w:r>
        <w:rPr>
          <w:rFonts w:ascii="Arial" w:hAnsi="Arial" w:cs="Arial"/>
          <w:color w:val="595959"/>
          <w:sz w:val="28"/>
          <w:szCs w:val="28"/>
        </w:rPr>
        <w:t>§ 3º, do Código de Processo Civil:</w:t>
      </w:r>
    </w:p>
    <w:p w14:paraId="5EB31079" w14:textId="77777777" w:rsidR="003415A3" w:rsidRDefault="003415A3">
      <w:pPr>
        <w:spacing w:after="0" w:line="360" w:lineRule="auto"/>
        <w:jc w:val="both"/>
        <w:rPr>
          <w:rFonts w:ascii="Arial" w:hAnsi="Arial" w:cs="Arial"/>
          <w:color w:val="595959"/>
          <w:sz w:val="28"/>
          <w:szCs w:val="28"/>
        </w:rPr>
      </w:pPr>
    </w:p>
    <w:p w14:paraId="62D6AAA5" w14:textId="77777777" w:rsidR="00001084" w:rsidRPr="00001084" w:rsidRDefault="00001084">
      <w:pPr>
        <w:spacing w:after="0" w:line="360" w:lineRule="auto"/>
        <w:ind w:left="2268"/>
        <w:jc w:val="both"/>
        <w:rPr>
          <w:rFonts w:ascii="Arial" w:hAnsi="Arial" w:cs="Arial"/>
          <w:i/>
          <w:iCs/>
          <w:color w:val="595959"/>
          <w:sz w:val="26"/>
          <w:szCs w:val="26"/>
        </w:rPr>
      </w:pPr>
      <w:r w:rsidRPr="00001084">
        <w:rPr>
          <w:rFonts w:ascii="Arial" w:hAnsi="Arial" w:cs="Arial"/>
          <w:i/>
          <w:iCs/>
          <w:color w:val="595959"/>
          <w:sz w:val="26"/>
          <w:szCs w:val="26"/>
        </w:rPr>
        <w:t>“Art. 99. O pedido de gratuidade da justiça pode ser formulado na petição inicial, na contestação, na petição para ingresso de terceiro no processo ou em recurso.</w:t>
      </w:r>
    </w:p>
    <w:p w14:paraId="795CF80E" w14:textId="77777777" w:rsidR="00001084" w:rsidRPr="00001084" w:rsidRDefault="00001084">
      <w:pPr>
        <w:spacing w:after="0" w:line="360" w:lineRule="auto"/>
        <w:ind w:left="2268"/>
        <w:jc w:val="both"/>
        <w:rPr>
          <w:rFonts w:ascii="Arial" w:hAnsi="Arial" w:cs="Arial"/>
          <w:i/>
          <w:iCs/>
          <w:color w:val="595959"/>
          <w:sz w:val="26"/>
          <w:szCs w:val="26"/>
        </w:rPr>
      </w:pPr>
      <w:r w:rsidRPr="00001084">
        <w:rPr>
          <w:rFonts w:ascii="Arial" w:hAnsi="Arial" w:cs="Arial"/>
          <w:i/>
          <w:iCs/>
          <w:color w:val="595959"/>
          <w:sz w:val="26"/>
          <w:szCs w:val="26"/>
        </w:rPr>
        <w:t>(...)</w:t>
      </w:r>
    </w:p>
    <w:p w14:paraId="168BEAF8" w14:textId="7EA5309C" w:rsidR="003415A3" w:rsidRDefault="00001084">
      <w:pPr>
        <w:spacing w:after="0" w:line="360" w:lineRule="auto"/>
        <w:ind w:left="2268"/>
        <w:jc w:val="both"/>
        <w:rPr>
          <w:rFonts w:ascii="Arial" w:hAnsi="Arial" w:cs="Arial"/>
          <w:color w:val="595959"/>
          <w:sz w:val="26"/>
          <w:szCs w:val="26"/>
        </w:rPr>
      </w:pPr>
      <w:r w:rsidRPr="00001084">
        <w:rPr>
          <w:rFonts w:ascii="Arial" w:hAnsi="Arial" w:cs="Arial"/>
          <w:i/>
          <w:iCs/>
          <w:color w:val="595959"/>
          <w:sz w:val="26"/>
          <w:szCs w:val="26"/>
        </w:rPr>
        <w:t>§ 3º Presume-se</w:t>
      </w:r>
      <w:r w:rsidR="00B5042F">
        <w:rPr>
          <w:rFonts w:ascii="Arial" w:hAnsi="Arial" w:cs="Arial"/>
          <w:i/>
          <w:iCs/>
          <w:color w:val="595959"/>
          <w:sz w:val="26"/>
          <w:szCs w:val="26"/>
        </w:rPr>
        <w:t xml:space="preserve"> verdadeira a alegação de insuficiência deduzida exclusivamente por pessoa natural.”</w:t>
      </w:r>
    </w:p>
    <w:p w14:paraId="10C1ECFC" w14:textId="77777777" w:rsidR="003415A3" w:rsidRDefault="003415A3">
      <w:pPr>
        <w:spacing w:after="0" w:line="360" w:lineRule="auto"/>
        <w:jc w:val="both"/>
        <w:rPr>
          <w:rFonts w:ascii="Arial" w:hAnsi="Arial" w:cs="Arial"/>
          <w:color w:val="595959"/>
          <w:sz w:val="28"/>
          <w:szCs w:val="28"/>
        </w:rPr>
      </w:pPr>
    </w:p>
    <w:p w14:paraId="0C52BDC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Verifico que o embargante/apelante recebeu, em setembro de 2025, remuneração líquida de R$ 7.149,16, inferior a cinco salários mínimos (ID 89394892, pág. 2).</w:t>
      </w:r>
    </w:p>
    <w:p w14:paraId="5D4629F1" w14:textId="77777777" w:rsidR="003415A3" w:rsidRDefault="003415A3">
      <w:pPr>
        <w:spacing w:after="0" w:line="360" w:lineRule="auto"/>
        <w:jc w:val="both"/>
        <w:rPr>
          <w:rFonts w:ascii="Arial" w:hAnsi="Arial" w:cs="Arial"/>
          <w:color w:val="595959"/>
          <w:sz w:val="28"/>
          <w:szCs w:val="28"/>
        </w:rPr>
      </w:pPr>
    </w:p>
    <w:p w14:paraId="67C3EF6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Verifico, ainda, que o d. Juízo de origem deferiu a gratuidade de justiça ao embargante/apelante nos autos do cumprimento de sentença nº 0713987-04.2025.8.07.0006, que tem por objeto o mesmo crédito discutido nestes embargos (ID 291730848 daqueles autos).</w:t>
      </w:r>
    </w:p>
    <w:p w14:paraId="34CB7B9E" w14:textId="77777777" w:rsidR="003415A3" w:rsidRDefault="003415A3">
      <w:pPr>
        <w:spacing w:after="0" w:line="360" w:lineRule="auto"/>
        <w:jc w:val="both"/>
        <w:rPr>
          <w:rFonts w:ascii="Arial" w:hAnsi="Arial" w:cs="Arial"/>
          <w:color w:val="595959"/>
          <w:sz w:val="28"/>
          <w:szCs w:val="28"/>
        </w:rPr>
      </w:pPr>
    </w:p>
    <w:p w14:paraId="7D523D0D"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Desta sorte, e não havendo prova em sentido contrário, tenho que o embargante/apelante faz jus à gratuidade de justiça.</w:t>
      </w:r>
    </w:p>
    <w:p w14:paraId="56FD2810" w14:textId="77777777" w:rsidR="003415A3" w:rsidRDefault="003415A3">
      <w:pPr>
        <w:spacing w:after="0" w:line="360" w:lineRule="auto"/>
        <w:jc w:val="both"/>
        <w:rPr>
          <w:rFonts w:ascii="Arial" w:hAnsi="Arial" w:cs="Arial"/>
          <w:color w:val="595959"/>
          <w:sz w:val="28"/>
          <w:szCs w:val="28"/>
        </w:rPr>
      </w:pPr>
    </w:p>
    <w:p w14:paraId="48F6CFE5"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Por fim, verifico que não houve apreciação do pedido de gratuidade de justiça na origem, de modo que o deferimento do benefício deve retroagir à data da propositura da ação.</w:t>
      </w:r>
    </w:p>
    <w:p w14:paraId="3F92551D" w14:textId="77777777" w:rsidR="003415A3" w:rsidRDefault="003415A3">
      <w:pPr>
        <w:spacing w:after="0" w:line="360" w:lineRule="auto"/>
        <w:jc w:val="both"/>
        <w:rPr>
          <w:rFonts w:ascii="Arial" w:hAnsi="Arial" w:cs="Arial"/>
          <w:color w:val="595959"/>
          <w:sz w:val="28"/>
          <w:szCs w:val="28"/>
        </w:rPr>
      </w:pPr>
    </w:p>
    <w:p w14:paraId="6BD819F7" w14:textId="77777777" w:rsidR="003415A3" w:rsidRDefault="00B5042F">
      <w:pPr>
        <w:spacing w:after="0" w:line="360" w:lineRule="auto"/>
        <w:ind w:firstLine="2268"/>
        <w:jc w:val="both"/>
        <w:rPr>
          <w:rFonts w:ascii="Arial" w:hAnsi="Arial" w:cs="Arial"/>
          <w:color w:val="595959"/>
          <w:sz w:val="28"/>
          <w:szCs w:val="28"/>
        </w:rPr>
      </w:pPr>
      <w:commentRangeStart w:id="7"/>
      <w:r>
        <w:rPr>
          <w:rFonts w:ascii="Arial" w:hAnsi="Arial" w:cs="Arial"/>
          <w:color w:val="595959"/>
          <w:sz w:val="28"/>
          <w:szCs w:val="28"/>
          <w:highlight w:val="yellow"/>
          <w:u w:val="single"/>
          <w:rPrChange w:id="1075" w:author="Assessor GDSXSR" w:date="2026-10-31T18:17:14Z">
            <w:rPr>
              <w:rFonts w:ascii="Arial" w:hAnsi="Arial" w:cs="Arial"/>
              <w:color w:val="595959"/>
              <w:sz w:val="28"/>
              <w:szCs w:val="28"/>
              <w:u w:val="single"/>
            </w:rPr>
          </w:rPrChange>
        </w:rPr>
        <w:t xml:space="preserve">Assim, </w:t>
      </w:r>
      <w:commentRangeEnd w:id="7"/>
      <w:r>
        <w:rPr>
          <w:rStyle w:val="CommentReference"/>
        </w:rPr>
        <w:commentReference w:id="7"/>
      </w:r>
      <w:del w:id="1076" w:author="Assessor GDSXSR" w:date="2026-10-31T18:17:14Z">
        <w:r>
          <w:rPr>
            <w:rFonts w:ascii="Arial" w:hAnsi="Arial" w:cs="Arial"/>
            <w:color w:val="595959"/>
            <w:sz w:val="28"/>
            <w:szCs w:val="28"/>
            <w:highlight w:val="yellow"/>
            <w:u w:val="single"/>
          </w:rPr>
          <w:delText xml:space="preserve">defiro</w:delText>
        </w:r>
      </w:del>
      <w:ins w:id="1077" w:author="Assessor GDSXSR" w:date="2026-10-31T18:17:14Z">
        <w:r>
          <w:rPr>
            <w:rFonts w:ascii="Arial" w:hAnsi="Arial" w:cs="Arial"/>
            <w:color w:val="808080"/>
            <w:sz w:val="28"/>
            <w:szCs w:val="28"/>
            <w:highlight w:val="yellow"/>
            <w:u w:val="single"/>
          </w:rPr>
          <w:t xml:space="preserve">dou provimento ao apelo, nesse ponto, para deferir</w:t>
        </w:r>
      </w:ins>
      <w:r>
        <w:rPr>
          <w:rFonts w:ascii="Arial" w:hAnsi="Arial" w:cs="Arial"/>
          <w:color w:val="595959"/>
          <w:sz w:val="28"/>
          <w:szCs w:val="28"/>
          <w:highlight w:val="yellow"/>
          <w:u w:val="single"/>
          <w:rPrChange w:id="1078" w:author="Assessor GDSXSR" w:date="2026-10-31T18:17:14Z">
            <w:rPr>
              <w:rFonts w:ascii="Arial" w:hAnsi="Arial" w:cs="Arial"/>
              <w:color w:val="595959"/>
              <w:sz w:val="28"/>
              <w:szCs w:val="28"/>
              <w:u w:val="single"/>
            </w:rPr>
          </w:rPrChange>
        </w:rPr>
        <w:t xml:space="preserve"> a gratuidade de justiça ao embargante/apelante, ANTÔNIO JOSÉ BRAGA COELHO FILHO, desde a origem.</w:t>
      </w:r>
    </w:p>
    <w:p w14:paraId="5C69102A" w14:textId="77777777" w:rsidR="003415A3" w:rsidRDefault="003415A3">
      <w:pPr>
        <w:spacing w:after="0" w:line="360" w:lineRule="auto"/>
        <w:jc w:val="both"/>
        <w:rPr>
          <w:rFonts w:ascii="Arial" w:hAnsi="Arial" w:cs="Arial"/>
          <w:color w:val="595959"/>
          <w:sz w:val="28"/>
          <w:szCs w:val="28"/>
        </w:rPr>
      </w:pPr>
    </w:p>
    <w:p w14:paraId="459E09C7"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Presentes os pressupostos de admissibilidade, conheço do apelo.</w:t>
      </w:r>
    </w:p>
    <w:p w14:paraId="5AE9EE0F" w14:textId="77777777" w:rsidR="003415A3" w:rsidRDefault="003415A3">
      <w:pPr>
        <w:spacing w:after="0" w:line="360" w:lineRule="auto"/>
        <w:jc w:val="both"/>
        <w:rPr>
          <w:rFonts w:ascii="Arial" w:hAnsi="Arial" w:cs="Arial"/>
          <w:color w:val="595959"/>
          <w:sz w:val="28"/>
          <w:szCs w:val="28"/>
        </w:rPr>
      </w:pPr>
    </w:p>
    <w:p w14:paraId="5B5E9C53"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t>DO PREJUÍZO DO PEDIDO DE EFEITO SUSPENSIVO</w:t>
      </w:r>
    </w:p>
    <w:p w14:paraId="57A0050D" w14:textId="77777777" w:rsidR="003415A3" w:rsidRDefault="003415A3">
      <w:pPr>
        <w:spacing w:after="0" w:line="360" w:lineRule="auto"/>
        <w:jc w:val="both"/>
        <w:rPr>
          <w:rFonts w:ascii="Arial" w:hAnsi="Arial" w:cs="Arial"/>
          <w:color w:val="595959"/>
          <w:sz w:val="28"/>
          <w:szCs w:val="28"/>
        </w:rPr>
      </w:pPr>
    </w:p>
    <w:p w14:paraId="30EEA8F4"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w:t>
      </w:r>
      <w:del w:id="1079" w:author="Assessor GDSXSR" w:date="2026-10-31T18:17:14Z">
        <w:r>
          <w:rPr>
            <w:rFonts w:ascii="Arial" w:hAnsi="Arial" w:cs="Arial"/>
            <w:color w:val="595959"/>
            <w:sz w:val="28"/>
            <w:szCs w:val="28"/>
          </w:rPr>
          <w:delText xml:space="preserve">requer</w:delText>
        </w:r>
      </w:del>
      <w:ins w:id="1080" w:author="Assessor GDSXSR" w:date="2026-10-31T18:17:14Z">
        <w:r>
          <w:rPr>
            <w:rFonts w:ascii="Arial" w:hAnsi="Arial" w:cs="Arial"/>
            <w:color w:val="808080"/>
            <w:sz w:val="28"/>
            <w:szCs w:val="28"/>
          </w:rPr>
          <w:t xml:space="preserve">alega</w:t>
        </w:r>
      </w:ins>
      <w:r>
        <w:rPr>
          <w:rFonts w:ascii="Arial" w:hAnsi="Arial" w:cs="Arial"/>
          <w:color w:val="595959"/>
          <w:sz w:val="28"/>
          <w:szCs w:val="28"/>
        </w:rPr>
        <w:t xml:space="preserve"> </w:t>
      </w:r>
      <w:del w:id="1081" w:author="Assessor GDSXSR" w:date="2026-10-31T18:17:14Z">
        <w:r>
          <w:rPr>
            <w:rFonts w:ascii="Arial" w:hAnsi="Arial" w:cs="Arial"/>
            <w:color w:val="595959"/>
            <w:sz w:val="28"/>
            <w:szCs w:val="28"/>
          </w:rPr>
          <w:delText xml:space="preserve">a</w:delText>
        </w:r>
      </w:del>
      <w:ins w:id="1082" w:author="Assessor GDSXSR" w:date="2026-10-31T18:17:14Z">
        <w:r>
          <w:rPr>
            <w:rFonts w:ascii="Arial" w:hAnsi="Arial" w:cs="Arial"/>
            <w:color w:val="808080"/>
            <w:sz w:val="28"/>
            <w:szCs w:val="28"/>
          </w:rPr>
          <w:t xml:space="preserve">que</w:t>
        </w:r>
      </w:ins>
      <w:r>
        <w:rPr>
          <w:rFonts w:ascii="Arial" w:hAnsi="Arial" w:cs="Arial"/>
          <w:color w:val="595959"/>
          <w:sz w:val="28"/>
          <w:szCs w:val="28"/>
        </w:rPr>
        <w:t xml:space="preserve"> </w:t>
      </w:r>
      <w:del w:id="1083" w:author="Assessor GDSXSR" w:date="2026-10-31T18:17:14Z">
        <w:r>
          <w:rPr>
            <w:rFonts w:ascii="Arial" w:hAnsi="Arial" w:cs="Arial"/>
            <w:color w:val="595959"/>
            <w:sz w:val="28"/>
            <w:szCs w:val="28"/>
          </w:rPr>
          <w:delText xml:space="preserve">atribuição de efeito suspensivo ao apelo, ante o</w:delText>
        </w:r>
      </w:del>
      <w:ins w:id="1084" w:author="Assessor GDSXSR" w:date="2026-10-31T18:17:14Z">
        <w:r>
          <w:rPr>
            <w:rFonts w:ascii="Arial" w:hAnsi="Arial" w:cs="Arial"/>
            <w:color w:val="808080"/>
            <w:sz w:val="28"/>
            <w:szCs w:val="28"/>
          </w:rPr>
          <w:t xml:space="preserve">há</w:t>
        </w:r>
      </w:ins>
      <w:r>
        <w:rPr>
          <w:rFonts w:ascii="Arial" w:hAnsi="Arial" w:cs="Arial"/>
          <w:color w:val="595959"/>
          <w:sz w:val="28"/>
          <w:szCs w:val="28"/>
        </w:rPr>
        <w:t xml:space="preserve"> risco de atos expropriatórios sobre sua remuneração no cumprimento de sentença</w:t>
      </w:r>
      <w:ins w:id="1085" w:author="Assessor GDSXSR" w:date="2026-10-31T18:17:14Z">
        <w:r>
          <w:rPr>
            <w:rFonts w:ascii="Arial" w:hAnsi="Arial" w:cs="Arial"/>
            <w:color w:val="808080"/>
            <w:sz w:val="28"/>
            <w:szCs w:val="28"/>
          </w:rPr>
          <w:t xml:space="preserve"> e requer a atribuição de efeito suspensivo ao apelo</w:t>
        </w:r>
      </w:ins>
      <w:r>
        <w:rPr>
          <w:rFonts w:ascii="Arial" w:hAnsi="Arial" w:cs="Arial"/>
          <w:color w:val="595959"/>
          <w:sz w:val="28"/>
          <w:szCs w:val="28"/>
        </w:rPr>
        <w:t xml:space="preserve">.</w:t>
      </w:r>
    </w:p>
    <w:p w14:paraId="4ED45B54" w14:textId="77777777" w:rsidR="003415A3" w:rsidRDefault="003415A3">
      <w:pPr>
        <w:spacing w:after="0" w:line="360" w:lineRule="auto"/>
        <w:jc w:val="both"/>
        <w:rPr>
          <w:rFonts w:ascii="Arial" w:hAnsi="Arial" w:cs="Arial"/>
          <w:color w:val="595959"/>
          <w:sz w:val="28"/>
          <w:szCs w:val="28"/>
        </w:rPr>
      </w:pPr>
    </w:p>
    <w:p w14:paraId="43C07251" w14:textId="77777777" w:rsidR="003415A3" w:rsidRDefault="00B5042F">
      <w:pPr>
        <w:spacing w:after="0" w:line="360" w:lineRule="auto"/>
        <w:ind w:firstLine="2268"/>
        <w:jc w:val="both"/>
        <w:rPr>
          <w:del w:id="1087" w:author="Assessor GDSXSR" w:date="2026-10-31T18:17:14Z"/>
          <w:rFonts w:ascii="Arial" w:hAnsi="Arial" w:cs="Arial"/>
          <w:color w:val="595959"/>
          <w:sz w:val="28"/>
          <w:szCs w:val="28"/>
        </w:rPr>
      </w:pPr>
      <w:del w:id="1086" w:author="Assessor GDSXSR" w:date="2026-10-31T18:17:14Z">
        <w:r>
          <w:rPr>
            <w:rFonts w:ascii="Arial" w:hAnsi="Arial" w:cs="Arial"/>
            <w:color w:val="595959"/>
            <w:sz w:val="28"/>
            <w:szCs w:val="28"/>
          </w:rPr>
          <w:delText>O julgamento do apelo torna prejudicado o pedido.</w:delText>
        </w:r>
      </w:del>
    </w:p>
    <w:p w14:paraId="48EE6E3C" w14:textId="77777777" w:rsidR="003415A3" w:rsidRDefault="003415A3">
      <w:pPr>
        <w:spacing w:after="0" w:line="360" w:lineRule="auto"/>
        <w:jc w:val="both"/>
        <w:rPr>
          <w:del w:id="1088" w:author="Assessor GDSXSR" w:date="2026-10-31T18:17:14Z"/>
          <w:rFonts w:ascii="Arial" w:hAnsi="Arial" w:cs="Arial"/>
          <w:color w:val="595959"/>
          <w:sz w:val="28"/>
          <w:szCs w:val="28"/>
        </w:rPr>
      </w:pPr>
    </w:p>
    <w:p w14:paraId="7E07C158" w14:textId="77777777" w:rsidR="003415A3" w:rsidRDefault="00B5042F">
      <w:pPr>
        <w:spacing w:after="0" w:line="360" w:lineRule="auto"/>
        <w:ind w:firstLine="2268"/>
        <w:jc w:val="both"/>
        <w:rPr>
          <w:rFonts w:ascii="Arial" w:hAnsi="Arial" w:cs="Arial"/>
          <w:color w:val="595959"/>
          <w:sz w:val="28"/>
          <w:szCs w:val="28"/>
        </w:rPr>
      </w:pPr>
      <w:commentRangeStart w:id="8"/>
      <w:r>
        <w:rPr>
          <w:rFonts w:ascii="Arial" w:hAnsi="Arial" w:cs="Arial"/>
          <w:color w:val="595959"/>
          <w:sz w:val="28"/>
          <w:szCs w:val="28"/>
          <w:highlight w:val="yellow"/>
          <w:u w:val="single"/>
          <w:rPrChange w:id="1089" w:author="Assessor GDSXSR" w:date="2026-10-31T18:17:14Z">
            <w:rPr>
              <w:rFonts w:ascii="Arial" w:hAnsi="Arial" w:cs="Arial"/>
              <w:color w:val="595959"/>
              <w:sz w:val="28"/>
              <w:szCs w:val="28"/>
              <w:u w:val="single"/>
            </w:rPr>
          </w:rPrChange>
        </w:rPr>
        <w:t xml:space="preserve">Assim, julgo prejudicado o pedido de efeito suspensivo</w:t>
      </w:r>
      <w:commentRangeEnd w:id="8"/>
      <w:r>
        <w:rPr>
          <w:rStyle w:val="CommentReference"/>
        </w:rPr>
        <w:commentReference w:id="8"/>
      </w:r>
      <w:ins w:id="1090" w:author="Assessor GDSXSR" w:date="2026-10-31T18:17:14Z">
        <w:r>
          <w:rPr>
            <w:rFonts w:ascii="Arial" w:hAnsi="Arial" w:cs="Arial"/>
            <w:color w:val="808080"/>
            <w:sz w:val="28"/>
            <w:szCs w:val="28"/>
            <w:highlight w:val="yellow"/>
            <w:u w:val="single"/>
          </w:rPr>
          <w:t xml:space="preserve">, pois o julgamento do apelo esgota o seu objeto</w:t>
        </w:r>
      </w:ins>
      <w:r>
        <w:rPr>
          <w:rFonts w:ascii="Arial" w:hAnsi="Arial" w:cs="Arial"/>
          <w:color w:val="595959"/>
          <w:sz w:val="28"/>
          <w:szCs w:val="28"/>
          <w:highlight w:val="yellow"/>
          <w:u w:val="single"/>
          <w:rPrChange w:id="1091" w:author="Assessor GDSXSR" w:date="2026-10-31T18:17:14Z">
            <w:rPr>
              <w:rFonts w:ascii="Arial" w:hAnsi="Arial" w:cs="Arial"/>
              <w:color w:val="595959"/>
              <w:sz w:val="28"/>
              <w:szCs w:val="28"/>
              <w:u w:val="single"/>
            </w:rPr>
          </w:rPrChange>
        </w:rPr>
        <w:t xml:space="preserve">.</w:t>
      </w:r>
    </w:p>
    <w:p w14:paraId="0A914D1A" w14:textId="77777777" w:rsidR="003415A3" w:rsidRDefault="003415A3">
      <w:pPr>
        <w:spacing w:after="0" w:line="360" w:lineRule="auto"/>
        <w:jc w:val="both"/>
        <w:rPr>
          <w:rFonts w:ascii="Arial" w:hAnsi="Arial" w:cs="Arial"/>
          <w:color w:val="595959"/>
          <w:sz w:val="28"/>
          <w:szCs w:val="28"/>
        </w:rPr>
      </w:pPr>
    </w:p>
    <w:p w14:paraId="034782F0" w14:textId="77777777" w:rsidR="003415A3" w:rsidRDefault="00B5042F">
      <w:pPr>
        <w:spacing w:after="0" w:line="360" w:lineRule="auto"/>
        <w:jc w:val="center"/>
        <w:rPr>
          <w:rFonts w:ascii="Arial" w:hAnsi="Arial" w:cs="Arial"/>
          <w:color w:val="595959"/>
          <w:sz w:val="28"/>
          <w:szCs w:val="28"/>
        </w:rPr>
      </w:pPr>
      <w:r w:rsidRPr="00636DBA">
        <w:rPr>
          <w:rFonts w:ascii="Arial" w:hAnsi="Arial" w:cs="Arial"/>
          <w:color w:val="595959"/>
          <w:sz w:val="28"/>
          <w:szCs w:val="28"/>
          <w:highlight w:val="yellow"/>
        </w:rPr>
        <w:lastRenderedPageBreak/>
        <w:t>DA REGULAR EXTINÇÃO DOS EMBARGOS À EXECUÇÃO OPOSTOS CONTRA CRÉDITO OBJETO DE CUMPRIMENTO DE SENTENÇA JÁ IMPUGNADO</w:t>
      </w:r>
    </w:p>
    <w:p w14:paraId="6976F645" w14:textId="77777777" w:rsidR="003415A3" w:rsidRDefault="003415A3">
      <w:pPr>
        <w:spacing w:after="0" w:line="360" w:lineRule="auto"/>
        <w:jc w:val="both"/>
        <w:rPr>
          <w:rFonts w:ascii="Arial" w:hAnsi="Arial" w:cs="Arial"/>
          <w:color w:val="595959"/>
          <w:sz w:val="28"/>
          <w:szCs w:val="28"/>
        </w:rPr>
      </w:pPr>
    </w:p>
    <w:p w14:paraId="13D2A10B" w14:textId="5EEAB4B8"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alega, em síntese, que: </w:t>
      </w:r>
      <w:r>
        <w:rPr>
          <w:rFonts w:ascii="Arial" w:hAnsi="Arial" w:cs="Arial"/>
          <w:b/>
          <w:bCs/>
          <w:color w:val="595959"/>
          <w:sz w:val="28"/>
          <w:szCs w:val="28"/>
        </w:rPr>
        <w:t>1)</w:t>
      </w:r>
      <w:r>
        <w:rPr>
          <w:rFonts w:ascii="Arial" w:hAnsi="Arial" w:cs="Arial"/>
          <w:color w:val="595959"/>
          <w:sz w:val="28"/>
          <w:szCs w:val="28"/>
        </w:rPr>
        <w:t xml:space="preserve"> a peça veicula matérias de defesa contra o cumprimento de sentença, e sua denominação como embargos à execução é irregularidade formal superável pelos princípios da fungibilidade e da instrumentalidade das formas</w:t>
      </w:r>
      <w:r>
        <w:rPr>
          <w:rFonts w:ascii="Arial" w:hAnsi="Arial" w:cs="Arial"/>
          <w:color w:val="595959"/>
          <w:sz w:val="28"/>
          <w:szCs w:val="28"/>
        </w:rPr>
        <w:t xml:space="preserve">; </w:t>
      </w:r>
      <w:r>
        <w:rPr>
          <w:rFonts w:ascii="Arial" w:hAnsi="Arial" w:cs="Arial"/>
          <w:b/>
          <w:bCs/>
          <w:color w:val="595959"/>
          <w:sz w:val="28"/>
          <w:szCs w:val="28"/>
        </w:rPr>
        <w:t>2)</w:t>
      </w:r>
      <w:r>
        <w:rPr>
          <w:rFonts w:ascii="Arial" w:hAnsi="Arial" w:cs="Arial"/>
          <w:color w:val="595959"/>
          <w:sz w:val="28"/>
          <w:szCs w:val="28"/>
        </w:rPr>
        <w:t xml:space="preserve"> a exigência de garantia do juízo </w:t>
      </w:r>
      <w:r w:rsidR="001534F7" w:rsidRPr="001534F7">
        <w:rPr>
          <w:rFonts w:ascii="Arial" w:hAnsi="Arial" w:cs="Arial"/>
          <w:color w:val="595959"/>
          <w:sz w:val="28"/>
          <w:szCs w:val="28"/>
        </w:rPr>
        <w:t>é indevida</w:t>
      </w:r>
      <w:r>
        <w:rPr>
          <w:rFonts w:ascii="Arial" w:hAnsi="Arial" w:cs="Arial"/>
          <w:color w:val="595959"/>
          <w:sz w:val="28"/>
          <w:szCs w:val="28"/>
        </w:rPr>
        <w:t xml:space="preserve">, pois a impugnação independe de penhora; </w:t>
      </w:r>
      <w:r>
        <w:rPr>
          <w:rFonts w:ascii="Arial" w:hAnsi="Arial" w:cs="Arial"/>
          <w:b/>
          <w:bCs/>
          <w:color w:val="595959"/>
          <w:sz w:val="28"/>
          <w:szCs w:val="28"/>
        </w:rPr>
        <w:t>3)</w:t>
      </w:r>
      <w:r>
        <w:rPr>
          <w:rFonts w:ascii="Arial" w:hAnsi="Arial" w:cs="Arial"/>
          <w:color w:val="595959"/>
          <w:sz w:val="28"/>
          <w:szCs w:val="28"/>
        </w:rPr>
        <w:t xml:space="preserve"> a determinação de juntada de cópias da inicial do cumprimento de sentença, da sentença e da intimação é formalismo injustificado, porque os autos eletrônicos tramitam no mesmo Juízo; </w:t>
      </w:r>
      <w:r>
        <w:rPr>
          <w:rFonts w:ascii="Arial" w:hAnsi="Arial" w:cs="Arial"/>
          <w:b/>
          <w:bCs/>
          <w:color w:val="595959"/>
          <w:sz w:val="28"/>
          <w:szCs w:val="28"/>
        </w:rPr>
        <w:t>4)</w:t>
      </w:r>
      <w:r>
        <w:rPr>
          <w:rFonts w:ascii="Arial" w:hAnsi="Arial" w:cs="Arial"/>
          <w:color w:val="595959"/>
          <w:sz w:val="28"/>
          <w:szCs w:val="28"/>
        </w:rPr>
        <w:t xml:space="preserve"> o indeferimento da inicial sem prévia advertência viola a primazia do julgamento de mérito, a cooperação e o dever de prevenção</w:t>
      </w:r>
      <w:r>
        <w:rPr>
          <w:rFonts w:ascii="Arial" w:hAnsi="Arial" w:cs="Arial"/>
          <w:color w:val="595959"/>
          <w:sz w:val="28"/>
          <w:szCs w:val="28"/>
        </w:rPr>
        <w:t xml:space="preserve">; </w:t>
      </w:r>
      <w:r>
        <w:rPr>
          <w:rFonts w:ascii="Arial" w:hAnsi="Arial" w:cs="Arial"/>
          <w:b/>
          <w:bCs/>
          <w:color w:val="595959"/>
          <w:sz w:val="28"/>
          <w:szCs w:val="28"/>
        </w:rPr>
        <w:t>5)</w:t>
      </w:r>
      <w:r>
        <w:rPr>
          <w:rFonts w:ascii="Arial" w:hAnsi="Arial" w:cs="Arial"/>
          <w:color w:val="595959"/>
          <w:sz w:val="28"/>
          <w:szCs w:val="28"/>
        </w:rPr>
        <w:t xml:space="preserve"> há excesso de execução, por cumulação de encargos e cobrança de honorários contratuais, o que autoriza o julgamento do mérito pela teoria da causa madura </w:t>
      </w:r>
      <w:r>
        <w:rPr>
          <w:rFonts w:ascii="Arial" w:hAnsi="Arial" w:cs="Arial"/>
          <w:color w:val="595959"/>
          <w:sz w:val="28"/>
          <w:szCs w:val="28"/>
        </w:rPr>
        <w:t>ou a realização de perícia contábil.</w:t>
      </w:r>
    </w:p>
    <w:p w14:paraId="1278E3AA" w14:textId="77777777" w:rsidR="003415A3" w:rsidRDefault="003415A3">
      <w:pPr>
        <w:spacing w:after="0" w:line="360" w:lineRule="auto"/>
        <w:jc w:val="both"/>
        <w:rPr>
          <w:rFonts w:ascii="Arial" w:hAnsi="Arial" w:cs="Arial"/>
          <w:color w:val="595959"/>
          <w:sz w:val="28"/>
          <w:szCs w:val="28"/>
        </w:rPr>
      </w:pPr>
    </w:p>
    <w:p w14:paraId="42C29ADE"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Requer a cassação da r. sentença, com o processamento da defesa como embargos ou como impugnação ao cumprimento de sentença. Subsidiariamente, requer o julgamento de procedência dos embargos pela teoria da causa madura ou a realização de perícia contábil.</w:t>
      </w:r>
    </w:p>
    <w:p w14:paraId="3EBC13A3" w14:textId="77777777" w:rsidR="003415A3" w:rsidRDefault="003415A3">
      <w:pPr>
        <w:spacing w:after="0" w:line="360" w:lineRule="auto"/>
        <w:jc w:val="both"/>
        <w:rPr>
          <w:rFonts w:ascii="Arial" w:hAnsi="Arial" w:cs="Arial"/>
          <w:color w:val="595959"/>
          <w:sz w:val="28"/>
          <w:szCs w:val="28"/>
        </w:rPr>
      </w:pPr>
    </w:p>
    <w:p w14:paraId="504A17A6" w14:textId="77777777" w:rsidR="003415A3" w:rsidRDefault="00B5042F">
      <w:pPr>
        <w:spacing w:after="0" w:line="360" w:lineRule="auto"/>
        <w:ind w:firstLine="2268"/>
        <w:jc w:val="both"/>
        <w:rPr>
          <w:rFonts w:ascii="Arial" w:hAnsi="Arial" w:cs="Arial"/>
          <w:color w:val="595959"/>
          <w:sz w:val="28"/>
          <w:szCs w:val="28"/>
        </w:rPr>
      </w:pPr>
      <w:commentRangeStart w:id="1"/>
      <w:r>
        <w:rPr>
          <w:rFonts w:ascii="Arial" w:hAnsi="Arial" w:cs="Arial"/>
          <w:color w:val="595959"/>
          <w:sz w:val="28"/>
          <w:szCs w:val="28"/>
          <w:highlight w:val="yellow"/>
        </w:rPr>
        <w:t>Sem razão.</w:t>
      </w:r>
      <w:commentRangeEnd w:id="1"/>
      <w:r w:rsidR="00636DBA">
        <w:rPr>
          <w:rStyle w:val="Refdecomentrio"/>
          <w:rFonts w:ascii="Arial" w:hAnsi="Arial" w:cs="Arial"/>
          <w:color w:val="595959"/>
          <w:sz w:val="28"/>
          <w:szCs w:val="28"/>
        </w:rPr>
        <w:commentReference w:id="1"/>
      </w:r>
    </w:p>
    <w:p w14:paraId="457A276D" w14:textId="77777777" w:rsidR="003415A3" w:rsidRDefault="003415A3">
      <w:pPr>
        <w:spacing w:after="0" w:line="360" w:lineRule="auto"/>
        <w:jc w:val="both"/>
        <w:rPr>
          <w:rFonts w:ascii="Arial" w:hAnsi="Arial" w:cs="Arial"/>
          <w:color w:val="595959"/>
          <w:sz w:val="28"/>
          <w:szCs w:val="28"/>
        </w:rPr>
      </w:pPr>
    </w:p>
    <w:p w14:paraId="7A475E8E"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embargante/apelante opôs os presentes embargos à execução, distribuídos por dependência à execução de </w:t>
      </w:r>
      <w:r>
        <w:rPr>
          <w:rFonts w:ascii="Arial" w:hAnsi="Arial" w:cs="Arial"/>
          <w:color w:val="595959"/>
          <w:sz w:val="28"/>
          <w:szCs w:val="28"/>
        </w:rPr>
        <w:lastRenderedPageBreak/>
        <w:t>título extrajudicial nº 0713478-73.2025.8.07.0006, para questionar o crédito objeto do cumprimento de sentença nº 0713987-04.2025.8.07.0006 (ID 91368022).</w:t>
      </w:r>
    </w:p>
    <w:p w14:paraId="1F036540" w14:textId="77777777" w:rsidR="003415A3" w:rsidRDefault="003415A3">
      <w:pPr>
        <w:spacing w:after="0" w:line="360" w:lineRule="auto"/>
        <w:jc w:val="both"/>
        <w:rPr>
          <w:rFonts w:ascii="Arial" w:hAnsi="Arial" w:cs="Arial"/>
          <w:color w:val="595959"/>
          <w:sz w:val="28"/>
          <w:szCs w:val="28"/>
        </w:rPr>
      </w:pPr>
    </w:p>
    <w:p w14:paraId="604FFEDF" w14:textId="49899919"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O crédito decorre de contrato de cartão de crédito e de operação de honra de aval (contrato nº 103046-0), no valor original de R$ 1.140,64, e foi constituído em título judicial em ação monitória (ID </w:t>
      </w:r>
      <w:r>
        <w:rPr>
          <w:rFonts w:ascii="Arial" w:hAnsi="Arial" w:cs="Arial"/>
          <w:color w:val="595959"/>
          <w:sz w:val="28"/>
          <w:szCs w:val="28"/>
        </w:rPr>
        <w:t xml:space="preserve">264563245</w:t>
      </w:r>
      <w:ins w:id="1092" w:author="Assessor GDSXSR" w:date="2026-10-31T18:17:14Z">
        <w:r>
          <w:rPr>
            <w:rFonts w:ascii="Arial" w:hAnsi="Arial" w:cs="Arial"/>
            <w:color w:val="808080"/>
            <w:sz w:val="28"/>
            <w:szCs w:val="28"/>
          </w:rPr>
          <w:t xml:space="preserve">,</w:t>
        </w:r>
      </w:ins>
      <w:r>
        <w:rPr>
          <w:rFonts w:ascii="Arial" w:hAnsi="Arial" w:cs="Arial"/>
          <w:color w:val="595959"/>
          <w:sz w:val="28"/>
          <w:szCs w:val="28"/>
        </w:rPr>
        <w:t xml:space="preserve"> do processo de origem</w:t>
      </w:r>
      <w:r>
        <w:rPr>
          <w:rFonts w:ascii="Arial" w:hAnsi="Arial" w:cs="Arial"/>
          <w:color w:val="595959"/>
          <w:sz w:val="28"/>
          <w:szCs w:val="28"/>
        </w:rPr>
        <w:t xml:space="preserve">).</w:t>
      </w:r>
    </w:p>
    <w:p w14:paraId="77F19ACF" w14:textId="77777777" w:rsidR="003415A3" w:rsidRDefault="003415A3">
      <w:pPr>
        <w:spacing w:after="0" w:line="360" w:lineRule="auto"/>
        <w:jc w:val="both"/>
        <w:rPr>
          <w:rFonts w:ascii="Arial" w:hAnsi="Arial" w:cs="Arial"/>
          <w:color w:val="595959"/>
          <w:sz w:val="28"/>
          <w:szCs w:val="28"/>
        </w:rPr>
      </w:pPr>
    </w:p>
    <w:p w14:paraId="0ACCE353"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 d. Juízo de origem determinou a emenda da petição inicial para que o embargante: a) juntasse a petição inicial do cumprimento de sentença, a sentença, o comprovante de intimação para cumprimento voluntário da obrigação, o comprovante de garantia do juízo e o comprovante de rendimentos; b) esclarecesse seu interesse processual, considerado que os embargos do devedor não são o meio processual adequado para atacar a sentença, que pode ser impugnada nos termos do art. 525 do CPC; e c) se manifestasse sobre os</w:t>
      </w:r>
      <w:r>
        <w:rPr>
          <w:rFonts w:ascii="Arial" w:hAnsi="Arial" w:cs="Arial"/>
          <w:color w:val="595959"/>
          <w:sz w:val="28"/>
          <w:szCs w:val="28"/>
        </w:rPr>
        <w:t xml:space="preserve"> embargos anteriormente opostos (ID 89394895).</w:t>
      </w:r>
    </w:p>
    <w:p w14:paraId="71399ED2" w14:textId="77777777" w:rsidR="003415A3" w:rsidRDefault="003415A3">
      <w:pPr>
        <w:spacing w:after="0" w:line="360" w:lineRule="auto"/>
        <w:jc w:val="both"/>
        <w:rPr>
          <w:rFonts w:ascii="Arial" w:hAnsi="Arial" w:cs="Arial"/>
          <w:color w:val="595959"/>
          <w:sz w:val="28"/>
          <w:szCs w:val="28"/>
        </w:rPr>
      </w:pPr>
    </w:p>
    <w:p>
      <w:pPr>
        <w:spacing w:after="0" w:line="360" w:lineRule="auto"/>
        <w:ind w:firstLine="2268"/>
        <w:jc w:val="both"/>
        <w:rPr>
          <w:ins w:id="1094" w:author="Assessor GDSXSR" w:date="2026-10-31T18:17:14Z"/>
        </w:rPr>
      </w:pPr>
      <w:r>
        <w:rPr>
          <w:rFonts w:ascii="Arial" w:hAnsi="Arial" w:cs="Arial"/>
          <w:color w:val="595959"/>
          <w:sz w:val="28"/>
          <w:szCs w:val="28"/>
        </w:rPr>
        <w:t xml:space="preserve">A decisão foi disponibilizada no Diário da Justiça Eletrônico Nacional em 06/07/2026 (ID 89394897).</w:t>
      </w:r>
      <w:del w:id="1093" w:author="Assessor GDSXSR" w:date="2026-10-31T18:17:14Z">
        <w:r>
          <w:rPr>
            <w:rFonts w:ascii="Arial" w:hAnsi="Arial" w:cs="Arial"/>
            <w:color w:val="595959"/>
            <w:sz w:val="28"/>
            <w:szCs w:val="28"/>
          </w:rPr>
          <w:delText xml:space="preserve"> </w:delText>
        </w:r>
      </w:del>
    </w:p>
    <w:p>
      <w:pPr>
        <w:spacing w:after="0" w:line="360" w:lineRule="auto"/>
        <w:ind w:firstLine="2268"/>
        <w:jc w:val="both"/>
        <w:rPr>
          <w:ins w:id="1095" w:author="Assessor GDSXSR" w:date="2026-10-31T18:17:14Z"/>
        </w:rPr>
      </w:pPr>
    </w:p>
    <w:p w14:paraId="4A8EDCEB" w14:textId="77777777" w:rsidR="003415A3" w:rsidRDefault="00B5042F">
      <w:pPr>
        <w:spacing w:after="0" w:line="360" w:lineRule="auto"/>
        <w:ind w:firstLine="2268"/>
        <w:jc w:val="both"/>
        <w:rPr>
          <w:rFonts w:ascii="Arial" w:hAnsi="Arial" w:cs="Arial"/>
          <w:color w:val="595959"/>
          <w:sz w:val="28"/>
          <w:szCs w:val="28"/>
        </w:rPr>
      </w:pPr>
      <w:commentRangeStart w:id="9"/>
      <w:r>
        <w:rPr>
          <w:rFonts w:ascii="Arial" w:hAnsi="Arial" w:cs="Arial"/>
          <w:color w:val="595959"/>
          <w:sz w:val="28"/>
          <w:szCs w:val="28"/>
        </w:rPr>
        <w:t xml:space="preserve">O embargante permaneceu inerte, e sobreveio a sentença de indeferimento da petição inicial (ID 89394898).</w:t>
      </w:r>
      <w:commentRangeEnd w:id="9"/>
      <w:r>
        <w:rPr>
          <w:rStyle w:val="CommentReference"/>
        </w:rPr>
        <w:commentReference w:id="9"/>
      </w:r>
    </w:p>
    <w:p w14:paraId="65BDFC4F" w14:textId="77777777" w:rsidR="003415A3" w:rsidRDefault="003415A3">
      <w:pPr>
        <w:spacing w:after="0" w:line="360" w:lineRule="auto"/>
        <w:jc w:val="both"/>
        <w:rPr>
          <w:rFonts w:ascii="Arial" w:hAnsi="Arial" w:cs="Arial"/>
          <w:color w:val="595959"/>
          <w:sz w:val="28"/>
          <w:szCs w:val="28"/>
        </w:rPr>
      </w:pPr>
    </w:p>
    <w:p w14:paraId="448553D7"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 defesa do executado contra título judicial se faz por impugnação, nos próprios autos do cumprimento de sentença. Dispõe o art. 525 do CPC:</w:t>
      </w:r>
    </w:p>
    <w:p w14:paraId="49EE4396" w14:textId="77777777" w:rsidR="003415A3" w:rsidRDefault="003415A3">
      <w:pPr>
        <w:spacing w:after="0" w:line="360" w:lineRule="auto"/>
        <w:jc w:val="both"/>
        <w:rPr>
          <w:rFonts w:ascii="Arial" w:hAnsi="Arial" w:cs="Arial"/>
          <w:color w:val="595959"/>
          <w:sz w:val="28"/>
          <w:szCs w:val="28"/>
        </w:rPr>
      </w:pPr>
    </w:p>
    <w:p w14:paraId="54A39B38"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lastRenderedPageBreak/>
        <w:t>“Art. 525. Transcorrido o prazo previsto no art. 523 sem o pagamento voluntário, inicia-se o prazo de 15 (quinze) dias para que o executado, independentemente de penhora ou nova intimação, apresente, nos próprios autos, sua impugnação.”</w:t>
      </w:r>
    </w:p>
    <w:p w14:paraId="2386A95C" w14:textId="77777777" w:rsidR="003415A3" w:rsidRDefault="003415A3">
      <w:pPr>
        <w:spacing w:after="0" w:line="360" w:lineRule="auto"/>
        <w:jc w:val="both"/>
        <w:rPr>
          <w:rFonts w:ascii="Arial" w:hAnsi="Arial" w:cs="Arial"/>
          <w:color w:val="595959"/>
          <w:sz w:val="28"/>
          <w:szCs w:val="28"/>
        </w:rPr>
      </w:pPr>
    </w:p>
    <w:p w14:paraId="001BE520"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Os embargos à execução, por sua vez, são a defesa própria da execução de título extrajudicial. Nos termos do art. 914 do CPC:</w:t>
      </w:r>
    </w:p>
    <w:p w14:paraId="4931A0AA" w14:textId="77777777" w:rsidR="003415A3" w:rsidRDefault="003415A3">
      <w:pPr>
        <w:spacing w:after="0" w:line="360" w:lineRule="auto"/>
        <w:jc w:val="both"/>
        <w:rPr>
          <w:rFonts w:ascii="Arial" w:hAnsi="Arial" w:cs="Arial"/>
          <w:color w:val="595959"/>
          <w:sz w:val="28"/>
          <w:szCs w:val="28"/>
        </w:rPr>
      </w:pPr>
    </w:p>
    <w:p w14:paraId="0FED81C3"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914. O executado, independentemente de penhora, depósito ou caução, poderá se opor à execução por meio de embargos.”</w:t>
      </w:r>
    </w:p>
    <w:p w14:paraId="2597DC33" w14:textId="77777777" w:rsidR="003415A3" w:rsidRDefault="003415A3">
      <w:pPr>
        <w:spacing w:after="0" w:line="360" w:lineRule="auto"/>
        <w:jc w:val="both"/>
        <w:rPr>
          <w:rFonts w:ascii="Arial" w:hAnsi="Arial" w:cs="Arial"/>
          <w:color w:val="595959"/>
          <w:sz w:val="28"/>
          <w:szCs w:val="28"/>
        </w:rPr>
      </w:pPr>
    </w:p>
    <w:p w14:paraId="4DE75982"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highlight w:val="yellow"/>
          <w:rPrChange w:id="1099" w:author="Assessor GDSXSR" w:date="2026-10-31T18:17:14Z">
            <w:rPr>
              <w:rFonts w:ascii="Arial" w:hAnsi="Arial" w:cs="Arial"/>
              <w:color w:val="595959"/>
              <w:sz w:val="28"/>
              <w:szCs w:val="28"/>
            </w:rPr>
          </w:rPrChange>
        </w:rPr>
        <w:t>No caso, a defesa já foi exercida pela via adequada.</w:t>
      </w:r>
    </w:p>
    <w:p w14:paraId="3F61A6EB" w14:textId="77777777" w:rsidR="003415A3" w:rsidRDefault="003415A3">
      <w:pPr>
        <w:spacing w:after="0" w:line="360" w:lineRule="auto"/>
        <w:jc w:val="both"/>
        <w:rPr>
          <w:rFonts w:ascii="Arial" w:hAnsi="Arial" w:cs="Arial"/>
          <w:color w:val="595959"/>
          <w:sz w:val="28"/>
          <w:szCs w:val="28"/>
        </w:rPr>
      </w:pPr>
    </w:p>
    <w:p w14:paraId="204D6548" w14:textId="04DD9650"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Nos autos do cumprimento de sentença nº 0713987-04.2025.8.07.0006, o embargante/apelante apresentou impugnação</w:t>
      </w:r>
      <w:del w:id="1096" w:author="Assessor GDSXSR" w:date="2026-10-31T18:17:14Z">
        <w:r>
          <w:rPr>
            <w:rFonts w:ascii="Arial" w:hAnsi="Arial" w:cs="Arial"/>
            <w:color w:val="595959"/>
            <w:sz w:val="28"/>
            <w:szCs w:val="28"/>
          </w:rPr>
          <w:delText xml:space="preserve"> (ID </w:delText>
        </w:r>
        <w:r>
          <w:rPr>
            <w:rFonts w:ascii="Arial" w:hAnsi="Arial" w:cs="Arial"/>
            <w:color w:val="595959"/>
            <w:sz w:val="28"/>
            <w:szCs w:val="28"/>
          </w:rPr>
          <w:delText xml:space="preserve">280679173</w:delText>
        </w:r>
        <w:r>
          <w:rPr>
            <w:rFonts w:ascii="Arial" w:hAnsi="Arial" w:cs="Arial"/>
            <w:color w:val="595959"/>
            <w:sz w:val="28"/>
            <w:szCs w:val="28"/>
          </w:rPr>
          <w:delText xml:space="preserve"> do processo de origem</w:delText>
        </w:r>
        <w:r>
          <w:rPr>
            <w:rFonts w:ascii="Arial" w:hAnsi="Arial" w:cs="Arial"/>
            <w:color w:val="595959"/>
            <w:sz w:val="28"/>
            <w:szCs w:val="28"/>
          </w:rPr>
          <w:delText xml:space="preserve">)</w:delText>
        </w:r>
      </w:del>
      <w:r>
        <w:rPr>
          <w:rFonts w:ascii="Arial" w:hAnsi="Arial" w:cs="Arial"/>
          <w:color w:val="595959"/>
          <w:sz w:val="28"/>
          <w:szCs w:val="28"/>
        </w:rPr>
        <w:t xml:space="preserve">, rejeitada pela ausência de demonstrativo discriminado e atualizado do valor reputado correto (ID </w:t>
      </w:r>
      <w:ins w:id="1097" w:author="Assessor GDSXSR" w:date="2026-10-31T18:17:14Z">
        <w:r>
          <w:rPr>
            <w:rFonts w:ascii="Arial" w:hAnsi="Arial" w:cs="Arial"/>
            <w:color w:val="808080"/>
            <w:sz w:val="28"/>
            <w:szCs w:val="28"/>
          </w:rPr>
          <w:t xml:space="preserve">280679173 e </w:t>
        </w:r>
      </w:ins>
      <w:r>
        <w:rPr>
          <w:rFonts w:ascii="Arial" w:hAnsi="Arial" w:cs="Arial"/>
          <w:color w:val="595959"/>
          <w:sz w:val="28"/>
          <w:szCs w:val="28"/>
        </w:rPr>
        <w:t xml:space="preserve">287353573</w:t>
      </w:r>
      <w:ins w:id="1098" w:author="Assessor GDSXSR" w:date="2026-10-31T18:17:14Z">
        <w:r>
          <w:rPr>
            <w:rFonts w:ascii="Arial" w:hAnsi="Arial" w:cs="Arial"/>
            <w:color w:val="808080"/>
            <w:sz w:val="28"/>
            <w:szCs w:val="28"/>
          </w:rPr>
          <w:t xml:space="preserve">,</w:t>
        </w:r>
      </w:ins>
      <w:r>
        <w:rPr>
          <w:rFonts w:ascii="Arial" w:hAnsi="Arial" w:cs="Arial"/>
          <w:color w:val="595959"/>
          <w:sz w:val="28"/>
          <w:szCs w:val="28"/>
        </w:rPr>
        <w:t xml:space="preserve"> do processo de origem</w:t>
      </w:r>
      <w:r>
        <w:rPr>
          <w:rFonts w:ascii="Arial" w:hAnsi="Arial" w:cs="Arial"/>
          <w:color w:val="595959"/>
          <w:sz w:val="28"/>
          <w:szCs w:val="28"/>
        </w:rPr>
        <w:t xml:space="preserve">).</w:t>
      </w:r>
    </w:p>
    <w:p w14:paraId="543341D0" w14:textId="77777777" w:rsidR="003415A3" w:rsidRDefault="003415A3">
      <w:pPr>
        <w:spacing w:after="0" w:line="360" w:lineRule="auto"/>
        <w:jc w:val="both"/>
        <w:rPr>
          <w:rFonts w:ascii="Arial" w:hAnsi="Arial" w:cs="Arial"/>
          <w:color w:val="595959"/>
          <w:sz w:val="28"/>
          <w:szCs w:val="28"/>
        </w:rPr>
      </w:pPr>
    </w:p>
    <w:p w14:paraId="4D70AD6A" w14:textId="12A91015"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Contra essa decisão, </w:t>
      </w:r>
      <w:r w:rsidR="0056554F">
        <w:rPr>
          <w:rFonts w:ascii="Arial" w:hAnsi="Arial" w:cs="Arial"/>
          <w:color w:val="595959"/>
          <w:sz w:val="28"/>
          <w:szCs w:val="28"/>
        </w:rPr>
        <w:t>o embargante/apelante</w:t>
      </w:r>
      <w:r w:rsidR="0056554F">
        <w:rPr>
          <w:rFonts w:ascii="Arial" w:hAnsi="Arial" w:cs="Arial"/>
          <w:color w:val="595959"/>
          <w:sz w:val="28"/>
          <w:szCs w:val="28"/>
        </w:rPr>
        <w:t xml:space="preserve"> </w:t>
      </w:r>
      <w:r>
        <w:rPr>
          <w:rFonts w:ascii="Arial" w:hAnsi="Arial" w:cs="Arial"/>
          <w:color w:val="595959"/>
          <w:sz w:val="28"/>
          <w:szCs w:val="28"/>
        </w:rPr>
        <w:t xml:space="preserve">interpôs o agravo de instrumento nº 0738298-43.2026.8.07.0000, </w:t>
      </w:r>
      <w:r w:rsidR="0056554F">
        <w:rPr>
          <w:rFonts w:ascii="Arial" w:hAnsi="Arial" w:cs="Arial"/>
          <w:color w:val="595959"/>
          <w:sz w:val="28"/>
          <w:szCs w:val="28"/>
        </w:rPr>
        <w:t>distribuído a esta</w:t>
      </w:r>
      <w:r>
        <w:rPr>
          <w:rFonts w:ascii="Arial" w:hAnsi="Arial" w:cs="Arial"/>
          <w:color w:val="595959"/>
          <w:sz w:val="28"/>
          <w:szCs w:val="28"/>
        </w:rPr>
        <w:t xml:space="preserve"> relatoria, no qual questiona, entre outras matérias, a rejeição da alegação de excesso de execução e os critérios de atualização do débito</w:t>
      </w:r>
      <w:r>
        <w:rPr>
          <w:rFonts w:ascii="Arial" w:hAnsi="Arial" w:cs="Arial"/>
          <w:color w:val="595959"/>
          <w:sz w:val="28"/>
          <w:szCs w:val="28"/>
        </w:rPr>
        <w:t>.</w:t>
      </w:r>
    </w:p>
    <w:p w14:paraId="76B9A813" w14:textId="77777777" w:rsidR="003415A3" w:rsidRDefault="003415A3">
      <w:pPr>
        <w:spacing w:after="0" w:line="360" w:lineRule="auto"/>
        <w:jc w:val="both"/>
        <w:rPr>
          <w:rFonts w:ascii="Arial" w:hAnsi="Arial" w:cs="Arial"/>
          <w:color w:val="595959"/>
          <w:sz w:val="28"/>
          <w:szCs w:val="28"/>
        </w:rPr>
      </w:pPr>
    </w:p>
    <w:p w14:paraId="4B71E8AC"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lastRenderedPageBreak/>
        <w:t>Receber os presentes embargos como impugnação, por fungibilidade, implicaria admitir uma segunda defesa contra o mesmo crédito, com renovação da discussão sobre o excesso de execução.</w:t>
      </w:r>
    </w:p>
    <w:p w14:paraId="6BF7ED6B" w14:textId="77777777" w:rsidR="003415A3" w:rsidRDefault="003415A3">
      <w:pPr>
        <w:spacing w:after="0" w:line="360" w:lineRule="auto"/>
        <w:jc w:val="both"/>
        <w:rPr>
          <w:rFonts w:ascii="Arial" w:hAnsi="Arial" w:cs="Arial"/>
          <w:color w:val="595959"/>
          <w:sz w:val="28"/>
          <w:szCs w:val="28"/>
        </w:rPr>
      </w:pPr>
    </w:p>
    <w:p w14:paraId="31F23E58" w14:textId="77777777" w:rsidR="00652408"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prática do ato processual de defesa atrai a preclusão consumativa. </w:t>
      </w:r>
    </w:p>
    <w:p w14:paraId="1F60675C" w14:textId="77777777" w:rsidR="00652408" w:rsidRDefault="00652408">
      <w:pPr>
        <w:spacing w:after="0" w:line="360" w:lineRule="auto"/>
        <w:ind w:firstLine="2268"/>
        <w:jc w:val="both"/>
        <w:rPr>
          <w:rFonts w:ascii="Arial" w:hAnsi="Arial" w:cs="Arial"/>
          <w:color w:val="595959"/>
          <w:sz w:val="28"/>
          <w:szCs w:val="28"/>
        </w:rPr>
      </w:pPr>
    </w:p>
    <w:p w14:paraId="215C0108" w14:textId="354E7EBA"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Dispõe o art. 507 do CPC:</w:t>
      </w:r>
    </w:p>
    <w:p w14:paraId="61A05DC1" w14:textId="77777777" w:rsidR="003415A3" w:rsidRDefault="003415A3">
      <w:pPr>
        <w:spacing w:after="0" w:line="360" w:lineRule="auto"/>
        <w:jc w:val="both"/>
        <w:rPr>
          <w:rFonts w:ascii="Arial" w:hAnsi="Arial" w:cs="Arial"/>
          <w:color w:val="595959"/>
          <w:sz w:val="28"/>
          <w:szCs w:val="28"/>
        </w:rPr>
      </w:pPr>
    </w:p>
    <w:p w14:paraId="6039AAC0"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“Art. 507. É vedado à parte discutir no curso do processo as questões já decididas a cujo respeito se operou a preclusão.”</w:t>
      </w:r>
    </w:p>
    <w:p w14:paraId="1F586856" w14:textId="77777777" w:rsidR="003415A3" w:rsidRDefault="003415A3">
      <w:pPr>
        <w:spacing w:after="0" w:line="360" w:lineRule="auto"/>
        <w:jc w:val="both"/>
        <w:rPr>
          <w:rFonts w:ascii="Arial" w:hAnsi="Arial" w:cs="Arial"/>
          <w:color w:val="595959"/>
          <w:sz w:val="28"/>
          <w:szCs w:val="28"/>
        </w:rPr>
      </w:pPr>
    </w:p>
    <w:p w14:paraId="1DA763E4"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
        <w:t>Por isso, a fungibilidade não se aplica à hipótese.</w:t>
      </w:r>
    </w:p>
    <w:p w14:paraId="39AFE198" w14:textId="77777777" w:rsidR="003415A3" w:rsidRDefault="003415A3">
      <w:pPr>
        <w:spacing w:after="0" w:line="360" w:lineRule="auto"/>
        <w:jc w:val="both"/>
        <w:rPr>
          <w:rFonts w:ascii="Arial" w:hAnsi="Arial" w:cs="Arial"/>
          <w:color w:val="595959"/>
          <w:sz w:val="28"/>
          <w:szCs w:val="28"/>
        </w:rPr>
      </w:pPr>
    </w:p>
    <w:p w14:paraId="2B6E4DCD" w14:textId="77777777" w:rsidR="003415A3" w:rsidRDefault="00B5042F">
      <w:pPr>
        <w:spacing w:after="0" w:line="360" w:lineRule="auto"/>
        <w:ind w:firstLine="2268"/>
        <w:jc w:val="both"/>
        <w:rPr>
          <w:rFonts w:ascii="Arial" w:hAnsi="Arial" w:cs="Arial"/>
          <w:color w:val="595959"/>
          <w:sz w:val="28"/>
          <w:szCs w:val="28"/>
        </w:rPr>
      </w:pPr>
      <w:commentRangeStart w:id="2"/>
      <w:r>
        <w:rPr>
          <w:rFonts w:ascii="Arial" w:hAnsi="Arial" w:cs="Arial"/>
          <w:color w:val="595959"/>
          <w:sz w:val="28"/>
          <w:szCs w:val="28"/>
        </w:rPr>
        <w:t>Nesse sentido:</w:t>
      </w:r>
      <w:commentRangeEnd w:id="2"/>
      <w:r w:rsidR="00652408">
        <w:rPr>
          <w:rStyle w:val="Refdecomentrio"/>
          <w:rFonts w:ascii="Arial" w:hAnsi="Arial" w:cs="Arial"/>
          <w:color w:val="595959"/>
          <w:sz w:val="28"/>
          <w:szCs w:val="28"/>
        </w:rPr>
        <w:commentReference w:id="2"/>
      </w:r>
    </w:p>
    <w:p w14:paraId="41AB732F" w14:textId="77777777" w:rsidR="003415A3" w:rsidRDefault="003415A3">
      <w:pPr>
        <w:spacing w:after="0" w:line="360" w:lineRule="auto"/>
        <w:jc w:val="both"/>
        <w:rPr>
          <w:rFonts w:ascii="Arial" w:hAnsi="Arial" w:cs="Arial"/>
          <w:color w:val="595959"/>
          <w:sz w:val="28"/>
          <w:szCs w:val="28"/>
        </w:rPr>
      </w:pPr>
    </w:p>
    <w:p w14:paraId="696EB760"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2. No cumprimento de sentença, a defesa do executado se dá por meio de impugnação nos próprios autos, nos termos do art. art. 525, § 1°, do CPC. E está sujeita a preclusão, conforme dispõe o art. 507 do CPC.</w:t>
      </w:r>
    </w:p>
    <w:p w14:paraId="577DCDE4"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3. Na impugnação apresentada pelo réu/agravante ao cumprimento de sentença, alegou-se apenas excesso de execução, mas sem impugnar especificamente os cálculos do credor e indicar o valor que entendia correto, além de não juntar aos autos demonstrativo discriminado e atualizado de seu cálculo, em descompasso com o art. 525, § 4º, do CPC. Logo, o </w:t>
      </w:r>
      <w:r>
        <w:rPr>
          <w:rFonts w:ascii="Arial" w:hAnsi="Arial" w:cs="Arial"/>
          <w:i/>
          <w:iCs/>
          <w:color w:val="595959"/>
          <w:sz w:val="26"/>
          <w:szCs w:val="26"/>
        </w:rPr>
        <w:lastRenderedPageBreak/>
        <w:t>Juízo de origem rejeitou liminarmente a impugnação, e não houve recurso quanto à respectiva decisão.</w:t>
      </w:r>
    </w:p>
    <w:p w14:paraId="105092E0" w14:textId="65079B46" w:rsidR="003415A3" w:rsidRDefault="00B5042F">
      <w:pPr>
        <w:spacing w:after="0" w:line="360" w:lineRule="auto"/>
        <w:ind w:left="2268"/>
        <w:jc w:val="both"/>
        <w:rPr>
          <w:rFonts w:ascii="Arial" w:hAnsi="Arial" w:cs="Arial"/>
          <w:color w:val="595959"/>
          <w:sz w:val="26"/>
          <w:szCs w:val="26"/>
        </w:rPr>
      </w:pPr>
      <w:commentRangeStart w:id="10"/>
      <w:r>
        <w:rPr>
          <w:rFonts w:ascii="Arial" w:hAnsi="Arial" w:cs="Arial"/>
          <w:i/>
          <w:iCs/>
          <w:color w:val="595959"/>
          <w:sz w:val="26"/>
          <w:szCs w:val="26"/>
        </w:rPr>
        <w:t xml:space="preserve">4. Se preclusa a discussão acerca do excesso de execução, em razão do indeferimento liminar da impugnação, </w:t>
      </w:r>
      <w:commentRangeEnd w:id="10"/>
      <w:r>
        <w:rPr>
          <w:rStyle w:val="CommentReference"/>
        </w:rPr>
        <w:commentReference w:id="10"/>
      </w:r>
      <w:r>
        <w:rPr>
          <w:rFonts w:ascii="Arial" w:hAnsi="Arial" w:cs="Arial"/>
          <w:i/>
          <w:iCs/>
          <w:color w:val="595959"/>
          <w:sz w:val="26"/>
          <w:szCs w:val="26"/>
          <w:u w:val="single"/>
          <w:rPrChange w:id="1113" w:author="Assessor GDSXSR" w:date="2026-10-31T18:17:14Z">
            <w:rPr>
              <w:rFonts w:ascii="Arial" w:hAnsi="Arial" w:cs="Arial"/>
              <w:i/>
              <w:iCs/>
              <w:color w:val="595959"/>
              <w:sz w:val="26"/>
              <w:szCs w:val="26"/>
            </w:rPr>
          </w:rPrChange>
        </w:rPr>
        <w:t xml:space="preserve">inviável a rediscussão do tema via embargos à execução</w:t>
      </w:r>
      <w:r>
        <w:rPr>
          <w:rFonts w:ascii="Arial" w:hAnsi="Arial" w:cs="Arial"/>
          <w:i/>
          <w:iCs/>
          <w:color w:val="595959"/>
          <w:sz w:val="26"/>
          <w:szCs w:val="26"/>
        </w:rPr>
        <w:t xml:space="preserve">, em razão da disposição do art. 505, caput, do CPC, além da inadequação da via eleita, consoante exegese do art. 914 do CPC, uma vez que constituem ação autônoma nas execuções de título executivo extrajudicial. (...)”</w:t>
      </w:r>
      <w:r>
        <w:rPr>
          <w:rFonts w:ascii="Arial" w:hAnsi="Arial" w:cs="Arial"/>
          <w:iCs/>
          <w:color w:val="595959"/>
          <w:sz w:val="26"/>
          <w:szCs w:val="26"/>
        </w:rPr>
        <w:t xml:space="preserve"> (Acórdão 1909924, 0726968-20.2024.8.07.0000, Relator(a): SANDRA REVES, 7ª TURMA CÍVEL, data de julgamento: 21/08/2024, publicado no DJe: 03/09/2024.)</w:t>
      </w:r>
      <w:ins w:id="1114" w:author="Assessor GDSXSR" w:date="2026-10-31T18:17:14Z">
        <w:r>
          <w:rPr>
            <w:rFonts w:ascii="Arial" w:hAnsi="Arial" w:cs="Arial"/>
            <w:iCs/>
            <w:color w:val="808080"/>
            <w:sz w:val="26"/>
            <w:szCs w:val="26"/>
          </w:rPr>
          <w:t xml:space="preserve"> – Grifei</w:t>
        </w:r>
      </w:ins>
    </w:p>
    <w:p w14:paraId="133A8632" w14:textId="77777777" w:rsidR="003415A3" w:rsidRDefault="003415A3">
      <w:pPr>
        <w:spacing w:after="0" w:line="360" w:lineRule="auto"/>
        <w:jc w:val="both"/>
        <w:rPr>
          <w:del w:id="1100" w:author="Assessor GDSXSR" w:date="2026-10-31T18:17:14Z"/>
          <w:rFonts w:ascii="Arial" w:hAnsi="Arial" w:cs="Arial"/>
          <w:color w:val="595959"/>
          <w:sz w:val="28"/>
          <w:szCs w:val="28"/>
        </w:rPr>
      </w:pPr>
    </w:p>
    <w:p w14:paraId="473AF153" w14:textId="536BB377" w:rsidR="003415A3" w:rsidRDefault="00B5042F">
      <w:pPr>
        <w:spacing w:after="0" w:line="360" w:lineRule="auto"/>
        <w:ind w:left="2268"/>
        <w:jc w:val="both"/>
        <w:rPr>
          <w:del w:id="1103" w:author="Assessor GDSXSR" w:date="2026-10-31T18:17:14Z"/>
          <w:rFonts w:ascii="Arial" w:hAnsi="Arial" w:cs="Arial"/>
          <w:color w:val="595959"/>
          <w:sz w:val="26"/>
          <w:szCs w:val="26"/>
        </w:rPr>
      </w:pPr>
      <w:del w:id="1101" w:author="Assessor GDSXSR" w:date="2026-10-31T18:17:14Z">
        <w:r>
          <w:rPr>
            <w:rFonts w:ascii="Arial" w:hAnsi="Arial" w:cs="Arial"/>
            <w:i/>
            <w:iCs/>
            <w:color w:val="595959"/>
            <w:sz w:val="26"/>
            <w:szCs w:val="26"/>
          </w:rPr>
          <w:delText>“(...) 3. A prática válida de ato processual de defesa pela parte executada, ainda que sob denominação inadequada, atrai a incidência da preclusão consumativa, impedindo a repetição ou complementação do ato. (...)”</w:delText>
        </w:r>
      </w:del>
      <w:del w:id="1102" w:author="Assessor GDSXSR" w:date="2026-10-31T18:17:14Z">
        <w:r w:rsidR="00116EC6" w:rsidRPr="00116EC6">
          <w:rPr>
            <w:rFonts w:ascii="Arial" w:hAnsi="Arial" w:cs="Arial"/>
            <w:iCs/>
            <w:color w:val="595959"/>
            <w:sz w:val="26"/>
            <w:szCs w:val="26"/>
          </w:rPr>
          <w:delText xml:space="preserve"> (Acórdão 2010033, 0713796-74.2025.8.07.0000, Relator(a): DIVA LUCY DE FARIA PEREIRA, 1ª TURMA CÍVEL, data de julgamento: 11/06/2025, publicado no DJe: 30/06/2025.)</w:delText>
        </w:r>
      </w:del>
    </w:p>
    <w:p w14:paraId="726FD6D5" w14:textId="77777777" w:rsidR="003415A3" w:rsidRDefault="003415A3">
      <w:pPr>
        <w:spacing w:after="0" w:line="360" w:lineRule="auto"/>
        <w:jc w:val="both"/>
        <w:rPr>
          <w:del w:id="1104" w:author="Assessor GDSXSR" w:date="2026-10-31T18:17:14Z"/>
          <w:rFonts w:ascii="Arial" w:hAnsi="Arial" w:cs="Arial"/>
          <w:color w:val="595959"/>
          <w:sz w:val="28"/>
          <w:szCs w:val="28"/>
        </w:rPr>
      </w:pPr>
    </w:p>
    <w:p w14:paraId="4791A9A8" w14:textId="77777777" w:rsidR="003415A3" w:rsidRDefault="00B5042F">
      <w:pPr>
        <w:spacing w:after="0" w:line="360" w:lineRule="auto"/>
        <w:ind w:left="2268"/>
        <w:jc w:val="both"/>
        <w:rPr>
          <w:del w:id="1106" w:author="Assessor GDSXSR" w:date="2026-10-31T18:17:14Z"/>
          <w:rFonts w:ascii="Arial" w:hAnsi="Arial" w:cs="Arial"/>
          <w:color w:val="595959"/>
          <w:sz w:val="26"/>
          <w:szCs w:val="26"/>
        </w:rPr>
      </w:pPr>
      <w:del w:id="1105" w:author="Assessor GDSXSR" w:date="2026-10-31T18:17:14Z">
        <w:r>
          <w:rPr>
            <w:rFonts w:ascii="Arial" w:hAnsi="Arial" w:cs="Arial"/>
            <w:i/>
            <w:iCs/>
            <w:color w:val="595959"/>
            <w:sz w:val="26"/>
            <w:szCs w:val="26"/>
          </w:rPr>
          <w:delText>“1. Os Embargos à Execução e a Impugnação ao Cumprimento de Sentença não se confundem, na medida em que possuem diferenças procedimentais e materiais, conforme se extrai dos artigos 525 e 917 do Código de Processo Civil.</w:delText>
        </w:r>
      </w:del>
    </w:p>
    <w:p w14:paraId="3A266AAC" w14:textId="77777777" w:rsidR="003415A3" w:rsidRDefault="00B5042F">
      <w:pPr>
        <w:spacing w:after="0" w:line="360" w:lineRule="auto"/>
        <w:ind w:left="2268"/>
        <w:jc w:val="both"/>
        <w:rPr>
          <w:del w:id="1109" w:author="Assessor GDSXSR" w:date="2026-10-31T18:17:14Z"/>
          <w:rFonts w:ascii="Arial" w:hAnsi="Arial" w:cs="Arial"/>
          <w:color w:val="595959"/>
          <w:sz w:val="26"/>
          <w:szCs w:val="26"/>
        </w:rPr>
      </w:pPr>
      <w:del w:id="1107" w:author="Assessor GDSXSR" w:date="2026-10-31T18:17:14Z">
        <w:r>
          <w:rPr>
            <w:rFonts w:ascii="Arial" w:hAnsi="Arial" w:cs="Arial"/>
            <w:i/>
            <w:iCs/>
            <w:color w:val="595959"/>
            <w:sz w:val="26"/>
            <w:szCs w:val="26"/>
          </w:rPr>
          <w:delText xml:space="preserve">2. A aplicação do princípio da fungibilidade pressupõe, além da utilização de meio de impugnação </w:delText>
        </w:r>
      </w:del>
      <w:del w:id="1108" w:author="Assessor GDSXSR" w:date="2026-10-31T18:17:14Z">
        <w:r>
          <w:rPr>
            <w:rFonts w:ascii="Arial" w:hAnsi="Arial" w:cs="Arial"/>
            <w:i/>
            <w:iCs/>
            <w:color w:val="595959"/>
            <w:sz w:val="26"/>
            <w:szCs w:val="26"/>
          </w:rPr>
          <w:lastRenderedPageBreak/>
          <w:delText>inadequado, que o erro seja justificado e que também não exista erro grosseiro, conforme pacificado pela jurisprudência (AgInt no REsp n. 1.656.690/RJ, relatora Ministra Regina Helena Costa, Primeira Turma, julgado em 19/10/2017, DJe de 16/11/2017.)</w:delText>
        </w:r>
      </w:del>
    </w:p>
    <w:p w14:paraId="6ED71DC0" w14:textId="3C91C4F2" w:rsidR="003415A3" w:rsidRDefault="00B5042F">
      <w:pPr>
        <w:spacing w:after="0" w:line="360" w:lineRule="auto"/>
        <w:ind w:left="2268"/>
        <w:jc w:val="both"/>
        <w:rPr>
          <w:del w:id="1112" w:author="Assessor GDSXSR" w:date="2026-10-31T18:17:14Z"/>
          <w:rFonts w:ascii="Arial" w:hAnsi="Arial" w:cs="Arial"/>
          <w:color w:val="595959"/>
          <w:sz w:val="26"/>
          <w:szCs w:val="26"/>
        </w:rPr>
      </w:pPr>
      <w:del w:id="1110" w:author="Assessor GDSXSR" w:date="2026-10-31T18:17:14Z">
        <w:r>
          <w:rPr>
            <w:rFonts w:ascii="Arial" w:hAnsi="Arial" w:cs="Arial"/>
            <w:i/>
            <w:iCs/>
            <w:color w:val="595959"/>
            <w:sz w:val="26"/>
            <w:szCs w:val="26"/>
          </w:rPr>
          <w:delText>3. A oposição equivocada de Embargos à Execução com o objetivo de impugnar Cumprimento de Sentença não autoriza a aplicação do princípio da fungibilidade por constituir erro grosseiro. (...)”</w:delText>
        </w:r>
      </w:del>
      <w:del w:id="1111" w:author="Assessor GDSXSR" w:date="2026-10-31T18:17:14Z">
        <w:r w:rsidR="00116EC6" w:rsidRPr="00116EC6">
          <w:rPr>
            <w:rFonts w:ascii="Arial" w:hAnsi="Arial" w:cs="Arial"/>
            <w:iCs/>
            <w:color w:val="595959"/>
            <w:sz w:val="26"/>
            <w:szCs w:val="26"/>
          </w:rPr>
          <w:delText xml:space="preserve"> (Acórdão 1817934, 0706617-52.2022.8.07.0014, Relator(a): ROBERTO FREITAS FILHO, 3ª TURMA CÍVEL, data de julgamento: 15/02/2024, publicado no DJe: 05/03/2024.)</w:delText>
        </w:r>
      </w:del>
    </w:p>
    <w:p w14:paraId="253B8BCA" w14:textId="77777777" w:rsidR="003415A3" w:rsidRDefault="003415A3">
      <w:pPr>
        <w:spacing w:after="0" w:line="360" w:lineRule="auto"/>
        <w:jc w:val="both"/>
        <w:rPr>
          <w:rFonts w:ascii="Arial" w:hAnsi="Arial" w:cs="Arial"/>
          <w:color w:val="595959"/>
          <w:sz w:val="28"/>
          <w:szCs w:val="28"/>
        </w:rPr>
      </w:pPr>
    </w:p>
    <w:p w14:paraId="786E82B8"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As alegações relativas à garantia do juízo e à juntada de cópias não alteram essa conclusão.</w:t>
      </w:r>
    </w:p>
    <w:p w14:paraId="4299D1D7" w14:textId="77777777" w:rsidR="003415A3" w:rsidRDefault="003415A3">
      <w:pPr>
        <w:spacing w:after="0" w:line="360" w:lineRule="auto"/>
        <w:jc w:val="both"/>
        <w:rPr>
          <w:rFonts w:ascii="Arial" w:hAnsi="Arial" w:cs="Arial"/>
          <w:color w:val="595959"/>
          <w:sz w:val="28"/>
          <w:szCs w:val="28"/>
        </w:rPr>
      </w:pPr>
    </w:p>
    <w:p w14:paraId="22140ED5" w14:textId="77777777" w:rsidR="003415A3" w:rsidRPr="00973DD7" w:rsidRDefault="00B5042F">
      <w:pPr>
        <w:spacing w:after="0" w:line="360" w:lineRule="auto"/>
        <w:ind w:firstLine="2268"/>
        <w:jc w:val="both"/>
        <w:rPr>
          <w:rFonts w:ascii="Arial" w:hAnsi="Arial" w:cs="Arial"/>
          <w:color w:val="595959"/>
          <w:sz w:val="28"/>
          <w:szCs w:val="28"/>
          <w:highlight w:val="yellow"/>
        </w:rPr>
      </w:pPr>
      <w:r w:rsidRPr="00973DD7">
        <w:rPr>
          <w:rFonts w:ascii="Arial" w:hAnsi="Arial" w:cs="Arial"/>
          <w:color w:val="595959"/>
          <w:sz w:val="28"/>
          <w:szCs w:val="28"/>
          <w:highlight w:val="yellow"/>
          <w:rPrChange w:id="1115" w:author="Assessor GDSXSR" w:date="2026-10-31T18:17:14Z">
            <w:rPr>
              <w:rFonts w:ascii="Arial" w:hAnsi="Arial" w:cs="Arial"/>
              <w:color w:val="595959"/>
              <w:sz w:val="28"/>
              <w:szCs w:val="28"/>
              <w:highlight w:val="yellow"/>
            </w:rPr>
          </w:rPrChange>
        </w:rPr>
        <w:t>Ainda que essas providências fossem dispensáveis, o embargante/apelante deixou de responder à determinação central da emenda, que era o esclarecimento de seu interesse processual diante da inadequação da via eleita.</w:t>
      </w:r>
    </w:p>
    <w:p w14:paraId="7689C02A" w14:textId="77777777" w:rsidR="003415A3" w:rsidRDefault="003415A3">
      <w:pPr>
        <w:spacing w:after="0" w:line="360" w:lineRule="auto"/>
        <w:jc w:val="both"/>
        <w:rPr>
          <w:rFonts w:ascii="Arial" w:hAnsi="Arial" w:cs="Arial"/>
          <w:color w:val="595959"/>
          <w:sz w:val="28"/>
          <w:szCs w:val="28"/>
        </w:rPr>
      </w:pPr>
    </w:p>
    <w:p>
      <w:pPr>
        <w:spacing w:after="0" w:line="360" w:lineRule="auto"/>
        <w:ind w:firstLine="2268"/>
        <w:jc w:val="both"/>
        <w:rPr>
          <w:ins w:id="1117" w:author="Assessor GDSXSR" w:date="2026-10-31T18:17:14Z"/>
        </w:rPr>
      </w:pPr>
      <w:r>
        <w:rPr>
          <w:rFonts w:ascii="Arial" w:hAnsi="Arial" w:cs="Arial"/>
          <w:color w:val="595959"/>
          <w:sz w:val="28"/>
          <w:szCs w:val="28"/>
          <w:highlight w:val="yellow"/>
        </w:rPr>
        <w:t xml:space="preserve">Também não há violação ao dever de prevenção.</w:t>
      </w:r>
      <w:del w:id="1116" w:author="Assessor GDSXSR" w:date="2026-10-31T18:17:14Z">
        <w:r>
          <w:rPr>
            <w:rFonts w:ascii="Arial" w:hAnsi="Arial" w:cs="Arial"/>
            <w:color w:val="595959"/>
            <w:sz w:val="28"/>
            <w:szCs w:val="28"/>
          </w:rPr>
          <w:delText xml:space="preserve"> </w:delText>
        </w:r>
      </w:del>
    </w:p>
    <w:p>
      <w:pPr>
        <w:spacing w:after="0" w:line="360" w:lineRule="auto"/>
        <w:ind w:firstLine="2268"/>
        <w:jc w:val="both"/>
        <w:rPr>
          <w:ins w:id="1118" w:author="Assessor GDSXSR" w:date="2026-10-31T18:17:14Z"/>
        </w:rPr>
      </w:pPr>
    </w:p>
    <w:p w14:paraId="1D9E13B4" w14:textId="77777777" w:rsidR="003415A3" w:rsidRPr="00973DD7"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decisão de emenda indicou com precisão o que deveria ser corrigido e concedeu o prazo legal, como determina o art. 321 do CPC:</w:t>
      </w:r>
    </w:p>
    <w:p w14:paraId="5466B163" w14:textId="77777777" w:rsidR="003415A3" w:rsidRDefault="003415A3">
      <w:pPr>
        <w:spacing w:after="0" w:line="360" w:lineRule="auto"/>
        <w:jc w:val="both"/>
        <w:rPr>
          <w:rFonts w:ascii="Arial" w:hAnsi="Arial" w:cs="Arial"/>
          <w:color w:val="595959"/>
          <w:sz w:val="28"/>
          <w:szCs w:val="28"/>
        </w:rPr>
      </w:pPr>
    </w:p>
    <w:p w14:paraId="02B00A5F"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 xml:space="preserve">“Art. 321. O juiz, ao verificar que a petição inicial não preenche os requisitos dos arts. 319 e 320 ou que apresenta defeitos e irregularidades capazes de </w:t>
      </w:r>
      <w:r>
        <w:rPr>
          <w:rFonts w:ascii="Arial" w:hAnsi="Arial" w:cs="Arial"/>
          <w:i/>
          <w:iCs/>
          <w:color w:val="595959"/>
          <w:sz w:val="26"/>
          <w:szCs w:val="26"/>
        </w:rPr>
        <w:lastRenderedPageBreak/>
        <w:t>dificultar o julgamento de mérito, determinará que o autor, no prazo de 15 (quinze) dias, a emende ou a complete, indicando com precisão o que deve ser corrigido ou completado.</w:t>
      </w:r>
    </w:p>
    <w:p w14:paraId="368A851A" w14:textId="77777777" w:rsidR="003415A3" w:rsidRDefault="00B5042F">
      <w:pPr>
        <w:spacing w:after="0" w:line="360" w:lineRule="auto"/>
        <w:ind w:left="2268"/>
        <w:jc w:val="both"/>
        <w:rPr>
          <w:rFonts w:ascii="Arial" w:hAnsi="Arial" w:cs="Arial"/>
          <w:color w:val="595959"/>
          <w:sz w:val="26"/>
          <w:szCs w:val="26"/>
        </w:rPr>
      </w:pPr>
      <w:r>
        <w:rPr>
          <w:rFonts w:ascii="Arial" w:hAnsi="Arial" w:cs="Arial"/>
          <w:i/>
          <w:iCs/>
          <w:color w:val="595959"/>
          <w:sz w:val="26"/>
          <w:szCs w:val="26"/>
        </w:rPr>
        <w:t>Parágrafo único. Se o autor não cumprir a diligência, o juiz indeferirá a petição inicial.”</w:t>
      </w:r>
    </w:p>
    <w:p w14:paraId="7B20FED3" w14:textId="77777777" w:rsidR="003415A3" w:rsidRDefault="003415A3">
      <w:pPr>
        <w:spacing w:after="0" w:line="360" w:lineRule="auto"/>
        <w:jc w:val="both"/>
        <w:rPr>
          <w:rFonts w:ascii="Arial" w:hAnsi="Arial" w:cs="Arial"/>
          <w:color w:val="595959"/>
          <w:sz w:val="28"/>
          <w:szCs w:val="28"/>
        </w:rPr>
      </w:pPr>
    </w:p>
    <w:p>
      <w:pPr>
        <w:spacing w:after="0" w:line="360" w:lineRule="auto"/>
        <w:ind w:firstLine="2268"/>
        <w:jc w:val="both"/>
        <w:rPr>
          <w:ins w:id="1120" w:author="Assessor GDSXSR" w:date="2026-10-31T18:17:14Z"/>
        </w:rPr>
      </w:pPr>
      <w:r>
        <w:rPr>
          <w:rFonts w:ascii="Arial" w:hAnsi="Arial" w:cs="Arial"/>
          <w:color w:val="595959"/>
          <w:sz w:val="28"/>
          <w:szCs w:val="28"/>
        </w:rPr>
        <w:t xml:space="preserve">Não se trata, portanto, de formalismo.</w:t>
      </w:r>
      <w:del w:id="1119" w:author="Assessor GDSXSR" w:date="2026-10-31T18:17:14Z">
        <w:r>
          <w:rPr>
            <w:rFonts w:ascii="Arial" w:hAnsi="Arial" w:cs="Arial"/>
            <w:color w:val="595959"/>
            <w:sz w:val="28"/>
            <w:szCs w:val="28"/>
          </w:rPr>
          <w:delText xml:space="preserve"> </w:delText>
        </w:r>
      </w:del>
    </w:p>
    <w:p>
      <w:pPr>
        <w:spacing w:after="0" w:line="360" w:lineRule="auto"/>
        <w:ind w:firstLine="2268"/>
        <w:jc w:val="both"/>
        <w:rPr>
          <w:ins w:id="1121" w:author="Assessor GDSXSR" w:date="2026-10-31T18:17:14Z"/>
        </w:rPr>
      </w:pPr>
    </w:p>
    <w:p w14:paraId="3BDCE754"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 alegação de excesso de execução é examinada na via própria, e a cassação da sentença apenas duplicaria a discussão sobre o mesmo crédito, com risco de decisões conflitantes.</w:t>
      </w:r>
    </w:p>
    <w:p w14:paraId="24A352F7" w14:textId="77777777" w:rsidR="003415A3" w:rsidRDefault="003415A3">
      <w:pPr>
        <w:spacing w:after="0" w:line="360" w:lineRule="auto"/>
        <w:jc w:val="both"/>
        <w:rPr>
          <w:rFonts w:ascii="Arial" w:hAnsi="Arial" w:cs="Arial"/>
          <w:color w:val="595959"/>
          <w:sz w:val="28"/>
          <w:szCs w:val="28"/>
        </w:rPr>
      </w:pPr>
    </w:p>
    <w:p w14:paraId="28B29237" w14:textId="77777777" w:rsidR="003415A3" w:rsidRPr="00973DD7" w:rsidRDefault="00B5042F">
      <w:pPr>
        <w:spacing w:after="0" w:line="360" w:lineRule="auto"/>
        <w:ind w:firstLine="2268"/>
        <w:jc w:val="both"/>
        <w:rPr>
          <w:rFonts w:ascii="Arial" w:hAnsi="Arial" w:cs="Arial"/>
          <w:color w:val="595959"/>
          <w:sz w:val="28"/>
          <w:szCs w:val="28"/>
          <w:highlight w:val="yellow"/>
        </w:rPr>
      </w:pPr>
      <w:commentRangeStart w:id="3"/>
      <w:r>
        <w:rPr>
          <w:rFonts w:ascii="Arial" w:hAnsi="Arial" w:cs="Arial"/>
          <w:color w:val="595959"/>
          <w:sz w:val="28"/>
          <w:szCs w:val="28"/>
          <w:highlight w:val="yellow"/>
        </w:rPr>
        <w:t xml:space="preserve">Mantida a extinção do processo sem resolução do mérito, fica prejudicado o exame do alegado excesso de execução pela teoria da causa madura </w:t>
      </w:r>
      <w:ins w:id="1122" w:author="Assessor GDSXSR" w:date="2026-10-31T18:17:14Z">
        <w:r>
          <w:rPr>
            <w:rFonts w:ascii="Arial" w:hAnsi="Arial" w:cs="Arial"/>
            <w:color w:val="808080"/>
            <w:sz w:val="28"/>
            <w:szCs w:val="28"/>
            <w:highlight w:val="yellow"/>
          </w:rPr>
          <w:t xml:space="preserve">e do pedido de perícia contábil </w:t>
        </w:r>
      </w:ins>
      <w:r>
        <w:rPr>
          <w:rFonts w:ascii="Arial" w:hAnsi="Arial" w:cs="Arial"/>
          <w:color w:val="595959"/>
          <w:sz w:val="28"/>
          <w:szCs w:val="28"/>
          <w:highlight w:val="yellow"/>
        </w:rPr>
        <w:t xml:space="preserve">(</w:t>
      </w:r>
      <w:r>
        <w:rPr>
          <w:rFonts w:ascii="Arial" w:hAnsi="Arial" w:cs="Arial"/>
          <w:color w:val="595959"/>
          <w:sz w:val="28"/>
          <w:szCs w:val="28"/>
          <w:highlight w:val="yellow"/>
        </w:rPr>
        <w:t xml:space="preserve">CPC 1.013 § 3º</w:t>
      </w:r>
      <w:r>
        <w:rPr>
          <w:rFonts w:ascii="Arial" w:hAnsi="Arial" w:cs="Arial"/>
          <w:color w:val="595959"/>
          <w:sz w:val="28"/>
          <w:szCs w:val="28"/>
          <w:highlight w:val="yellow"/>
        </w:rPr>
        <w:t xml:space="preserve">)</w:t>
      </w:r>
      <w:del w:id="1123" w:author="Assessor GDSXSR" w:date="2026-10-31T18:17:14Z">
        <w:r>
          <w:rPr>
            <w:rFonts w:ascii="Arial" w:hAnsi="Arial" w:cs="Arial"/>
            <w:color w:val="595959"/>
            <w:sz w:val="28"/>
            <w:szCs w:val="28"/>
            <w:highlight w:val="yellow"/>
          </w:rPr>
          <w:delText xml:space="preserve">, bem como o pedido de perícia contábil</w:delText>
        </w:r>
      </w:del>
      <w:r>
        <w:rPr>
          <w:rFonts w:ascii="Arial" w:hAnsi="Arial" w:cs="Arial"/>
          <w:color w:val="595959"/>
          <w:sz w:val="28"/>
          <w:szCs w:val="28"/>
          <w:highlight w:val="yellow"/>
        </w:rPr>
        <w:t xml:space="preserve">.</w:t>
      </w:r>
      <w:commentRangeEnd w:id="3"/>
      <w:r w:rsidR="000B4902" w:rsidRPr="00973DD7">
        <w:rPr>
          <w:rStyle w:val="Refdecomentrio"/>
          <w:rFonts w:ascii="Arial" w:hAnsi="Arial" w:cs="Arial"/>
          <w:color w:val="595959"/>
          <w:sz w:val="28"/>
          <w:szCs w:val="28"/>
          <w:highlight w:val="yellow"/>
        </w:rPr>
        <w:commentReference w:id="3"/>
      </w:r>
    </w:p>
    <w:p w14:paraId="65A02291" w14:textId="77777777" w:rsidR="003415A3" w:rsidRDefault="003415A3">
      <w:pPr>
        <w:spacing w:after="0" w:line="360" w:lineRule="auto"/>
        <w:jc w:val="both"/>
        <w:rPr>
          <w:rFonts w:ascii="Arial" w:hAnsi="Arial" w:cs="Arial"/>
          <w:color w:val="595959"/>
          <w:sz w:val="28"/>
          <w:szCs w:val="28"/>
        </w:rPr>
      </w:pPr>
    </w:p>
    <w:p w14:paraId="4B5B05AB"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Uma vez oportunizada a regularização da petição inicial, sem cumprimento pelo embargante, mostra-se correta a aplicação do art. 330, IV, e do art. 485, I, do CPC:</w:t>
      </w:r>
    </w:p>
    <w:p w14:paraId="7DF547A9" w14:textId="77777777" w:rsidR="003415A3" w:rsidRDefault="003415A3">
      <w:pPr>
        <w:spacing w:after="0" w:line="360" w:lineRule="auto"/>
        <w:jc w:val="both"/>
        <w:rPr>
          <w:rFonts w:ascii="Arial" w:hAnsi="Arial" w:cs="Arial"/>
          <w:color w:val="595959"/>
          <w:sz w:val="28"/>
          <w:szCs w:val="28"/>
        </w:rPr>
      </w:pPr>
    </w:p>
    <w:p w14:paraId="492715B4" w14:textId="080F748A" w:rsidR="00973DD7" w:rsidRDefault="00B5042F">
      <w:pPr>
        <w:spacing w:after="0" w:line="360" w:lineRule="auto"/>
        <w:ind w:left="2268"/>
        <w:jc w:val="both"/>
        <w:rPr>
          <w:rFonts w:ascii="Arial" w:hAnsi="Arial" w:cs="Arial"/>
          <w:i/>
          <w:iCs/>
          <w:color w:val="595959"/>
          <w:sz w:val="26"/>
          <w:szCs w:val="26"/>
        </w:rPr>
      </w:pPr>
      <w:r>
        <w:rPr>
          <w:rFonts w:ascii="Arial" w:hAnsi="Arial" w:cs="Arial"/>
          <w:i/>
          <w:iCs/>
          <w:color w:val="595959"/>
          <w:sz w:val="26"/>
          <w:szCs w:val="26"/>
        </w:rPr>
        <w:t>“Art. 330. A petição inicial será indeferida quando:</w:t>
      </w:r>
    </w:p>
    <w:p w14:paraId="4D17CB8C" w14:textId="77777777" w:rsidR="00973DD7" w:rsidRPr="00973DD7" w:rsidRDefault="00973DD7" w:rsidP="00973DD7">
      <w:pPr>
        <w:spacing w:after="0" w:line="360" w:lineRule="auto"/>
        <w:ind w:left="2268"/>
        <w:jc w:val="both"/>
        <w:rPr>
          <w:rFonts w:ascii="Arial" w:hAnsi="Arial" w:cs="Arial"/>
          <w:i/>
          <w:iCs/>
          <w:color w:val="595959"/>
          <w:sz w:val="26"/>
          <w:szCs w:val="26"/>
        </w:rPr>
      </w:pPr>
      <w:r w:rsidRPr="00973DD7">
        <w:rPr>
          <w:rFonts w:ascii="Arial" w:hAnsi="Arial" w:cs="Arial"/>
          <w:i/>
          <w:iCs/>
          <w:color w:val="595959"/>
          <w:sz w:val="26"/>
          <w:szCs w:val="26"/>
        </w:rPr>
        <w:t>(...)</w:t>
      </w:r>
    </w:p>
    <w:p w14:paraId="45CB16BB" w14:textId="5890FBC6" w:rsidR="003415A3" w:rsidRPr="00973DD7" w:rsidRDefault="00973DD7" w:rsidP="00973DD7">
      <w:pPr>
        <w:spacing w:after="0" w:line="360" w:lineRule="auto"/>
        <w:ind w:left="2268"/>
        <w:jc w:val="both"/>
        <w:rPr>
          <w:rFonts w:ascii="Arial" w:hAnsi="Arial" w:cs="Arial"/>
          <w:i/>
          <w:color w:val="595959"/>
          <w:sz w:val="26"/>
          <w:szCs w:val="26"/>
        </w:rPr>
      </w:pPr>
      <w:r w:rsidRPr="00973DD7">
        <w:rPr>
          <w:rFonts w:ascii="Arial" w:hAnsi="Arial" w:cs="Arial"/>
          <w:i/>
          <w:iCs/>
          <w:color w:val="595959"/>
          <w:sz w:val="26"/>
          <w:szCs w:val="26"/>
        </w:rPr>
        <w:t>IV - não atendidas as prescrições dos arts. 106 e 321.”</w:t>
      </w:r>
    </w:p>
    <w:p w14:paraId="1B33D2FC" w14:textId="77777777" w:rsidR="003415A3" w:rsidRDefault="003415A3">
      <w:pPr>
        <w:spacing w:after="0" w:line="360" w:lineRule="auto"/>
        <w:jc w:val="both"/>
        <w:rPr>
          <w:rFonts w:ascii="Arial" w:hAnsi="Arial" w:cs="Arial"/>
          <w:color w:val="595959"/>
          <w:sz w:val="28"/>
          <w:szCs w:val="28"/>
        </w:rPr>
      </w:pPr>
    </w:p>
    <w:p w14:paraId="7B2EEB96" w14:textId="7BF52EC0" w:rsidR="00973DD7" w:rsidRDefault="00B5042F">
      <w:pPr>
        <w:spacing w:after="0" w:line="360" w:lineRule="auto"/>
        <w:ind w:left="2268"/>
        <w:jc w:val="both"/>
        <w:rPr>
          <w:rFonts w:ascii="Arial" w:hAnsi="Arial" w:cs="Arial"/>
          <w:i/>
          <w:iCs/>
          <w:color w:val="595959"/>
          <w:sz w:val="26"/>
          <w:szCs w:val="26"/>
        </w:rPr>
      </w:pPr>
      <w:r>
        <w:rPr>
          <w:rFonts w:ascii="Arial" w:hAnsi="Arial" w:cs="Arial"/>
          <w:i/>
          <w:iCs/>
          <w:color w:val="595959"/>
          <w:sz w:val="26"/>
          <w:szCs w:val="26"/>
        </w:rPr>
        <w:t>“Art. 485. O juiz não resolverá o mérito quando:</w:t>
      </w:r>
    </w:p>
    <w:p w14:paraId="2E31D93A" w14:textId="0B73F948" w:rsidR="003415A3" w:rsidRPr="00973DD7" w:rsidRDefault="00973DD7" w:rsidP="00973DD7">
      <w:pPr>
        <w:spacing w:after="0" w:line="360" w:lineRule="auto"/>
        <w:ind w:left="2268"/>
        <w:jc w:val="both"/>
        <w:rPr>
          <w:rFonts w:ascii="Arial" w:hAnsi="Arial" w:cs="Arial"/>
          <w:i/>
          <w:color w:val="595959"/>
          <w:sz w:val="26"/>
          <w:szCs w:val="26"/>
        </w:rPr>
      </w:pPr>
      <w:r w:rsidRPr="00973DD7">
        <w:rPr>
          <w:rFonts w:ascii="Arial" w:hAnsi="Arial" w:cs="Arial"/>
          <w:i/>
          <w:iCs/>
          <w:color w:val="595959"/>
          <w:sz w:val="26"/>
          <w:szCs w:val="26"/>
        </w:rPr>
        <w:t>I - indeferir a petição inicial;”</w:t>
      </w:r>
    </w:p>
    <w:p w14:paraId="49674B14" w14:textId="77777777" w:rsidR="003415A3" w:rsidRDefault="003415A3">
      <w:pPr>
        <w:spacing w:after="0" w:line="360" w:lineRule="auto"/>
        <w:jc w:val="both"/>
        <w:rPr>
          <w:rFonts w:ascii="Arial" w:hAnsi="Arial" w:cs="Arial"/>
          <w:color w:val="595959"/>
          <w:sz w:val="28"/>
          <w:szCs w:val="28"/>
        </w:rPr>
      </w:pPr>
    </w:p>
    <w:p w14:paraId="1AB82346" w14:textId="1555DFBC" w:rsidR="003415A3" w:rsidRDefault="00B5042F">
      <w:pPr>
        <w:spacing w:after="0" w:line="360" w:lineRule="auto"/>
        <w:ind w:firstLine="2268"/>
        <w:jc w:val="both"/>
        <w:rPr>
          <w:rFonts w:ascii="Arial" w:hAnsi="Arial" w:cs="Arial"/>
          <w:color w:val="595959"/>
          <w:sz w:val="28"/>
          <w:szCs w:val="28"/>
        </w:rPr>
      </w:pPr>
      <w:commentRangeStart w:id="11"/>
      <w:r>
        <w:rPr>
          <w:rFonts w:ascii="Arial" w:hAnsi="Arial" w:cs="Arial"/>
          <w:color w:val="595959"/>
          <w:sz w:val="28"/>
          <w:szCs w:val="28"/>
        </w:rPr>
        <w:t xml:space="preserve">Portanto, </w:t>
      </w:r>
      <w:commentRangeEnd w:id="11"/>
      <w:r>
        <w:rPr>
          <w:rStyle w:val="CommentReference"/>
        </w:rPr>
        <w:commentReference w:id="11"/>
      </w:r>
      <w:r w:rsidR="00BA40D6">
        <w:rPr>
          <w:rFonts w:ascii="Arial" w:hAnsi="Arial" w:cs="Arial"/>
          <w:color w:val="595959"/>
          <w:sz w:val="28"/>
          <w:szCs w:val="28"/>
        </w:rPr>
        <w:t xml:space="preserve">quanto ao mérito, mantenho </w:t>
      </w:r>
      <w:r>
        <w:rPr>
          <w:rFonts w:ascii="Arial" w:hAnsi="Arial" w:cs="Arial"/>
          <w:color w:val="595959"/>
          <w:sz w:val="28"/>
          <w:szCs w:val="28"/>
        </w:rPr>
        <w:t>a sentença que indeferiu a petição inicial</w:t>
      </w:r>
      <w:r>
        <w:rPr>
          <w:rFonts w:ascii="Arial" w:hAnsi="Arial" w:cs="Arial"/>
          <w:color w:val="595959"/>
          <w:sz w:val="28"/>
          <w:szCs w:val="28"/>
        </w:rPr>
        <w:t>.</w:t>
      </w:r>
    </w:p>
    <w:p w14:paraId="252DE236" w14:textId="77777777" w:rsidR="003415A3" w:rsidRDefault="003415A3">
      <w:pPr>
        <w:spacing w:after="0" w:line="360" w:lineRule="auto"/>
        <w:jc w:val="both"/>
        <w:rPr>
          <w:rFonts w:ascii="Arial" w:hAnsi="Arial" w:cs="Arial"/>
          <w:color w:val="595959"/>
          <w:sz w:val="28"/>
          <w:szCs w:val="28"/>
        </w:rPr>
      </w:pPr>
    </w:p>
    <w:p w14:paraId="6C4C0AC8" w14:textId="77777777" w:rsidR="003415A3" w:rsidRDefault="00B5042F">
      <w:pPr>
        <w:spacing w:after="0" w:line="360" w:lineRule="auto"/>
        <w:jc w:val="center"/>
        <w:rPr>
          <w:rFonts w:ascii="Arial" w:hAnsi="Arial" w:cs="Arial"/>
          <w:color w:val="595959"/>
          <w:sz w:val="28"/>
          <w:szCs w:val="28"/>
        </w:rPr>
      </w:pPr>
      <w:r>
        <w:rPr>
          <w:rFonts w:ascii="Arial" w:hAnsi="Arial" w:cs="Arial"/>
          <w:b/>
          <w:bCs/>
          <w:color w:val="595959"/>
          <w:sz w:val="28"/>
          <w:szCs w:val="28"/>
        </w:rPr>
        <w:t>DISPOSITIVO</w:t>
      </w:r>
    </w:p>
    <w:p w14:paraId="3C467A57" w14:textId="77777777" w:rsidR="003415A3" w:rsidRDefault="003415A3">
      <w:pPr>
        <w:spacing w:after="0" w:line="360" w:lineRule="auto"/>
        <w:jc w:val="both"/>
        <w:rPr>
          <w:rFonts w:ascii="Arial" w:hAnsi="Arial" w:cs="Arial"/>
          <w:color w:val="595959"/>
          <w:sz w:val="28"/>
          <w:szCs w:val="28"/>
        </w:rPr>
      </w:pPr>
    </w:p>
    <w:p w14:paraId="2C5FEAEF" w14:textId="60306741" w:rsidR="003415A3" w:rsidRDefault="00B5042F" w:rsidP="00BA40D6">
      <w:pPr>
        <w:spacing w:after="0" w:line="360" w:lineRule="auto"/>
        <w:ind w:firstLine="2268"/>
        <w:jc w:val="both"/>
        <w:rPr>
          <w:rFonts w:ascii="Arial" w:hAnsi="Arial" w:cs="Arial"/>
          <w:color w:val="595959"/>
          <w:sz w:val="28"/>
          <w:szCs w:val="28"/>
        </w:rPr>
      </w:pPr>
      <w:r>
        <w:rPr>
          <w:rFonts w:ascii="Arial" w:hAnsi="Arial" w:cs="Arial"/>
          <w:color w:val="595959"/>
          <w:sz w:val="28"/>
          <w:szCs w:val="28"/>
        </w:rPr>
        <w:t xml:space="preserve">Ante o exposto, com a máxima vênia ao d. Juízo de origem, </w:t>
      </w:r>
      <w:r>
        <w:rPr>
          <w:rFonts w:ascii="Arial" w:hAnsi="Arial" w:cs="Arial"/>
          <w:b/>
          <w:bCs/>
          <w:color w:val="595959"/>
          <w:sz w:val="28"/>
          <w:szCs w:val="28"/>
        </w:rPr>
        <w:t>dou parcial provimento</w:t>
      </w:r>
      <w:r>
        <w:rPr>
          <w:rFonts w:ascii="Arial" w:hAnsi="Arial" w:cs="Arial"/>
          <w:color w:val="595959"/>
          <w:sz w:val="28"/>
          <w:szCs w:val="28"/>
        </w:rPr>
        <w:t xml:space="preserve"> ao apelo </w:t>
      </w:r>
      <w:r w:rsidR="00BA40D6">
        <w:rPr>
          <w:rFonts w:ascii="Arial" w:hAnsi="Arial" w:cs="Arial"/>
          <w:color w:val="595959"/>
          <w:sz w:val="28"/>
          <w:szCs w:val="28"/>
        </w:rPr>
        <w:t>de</w:t>
      </w:r>
      <w:r>
        <w:rPr>
          <w:rFonts w:ascii="Arial" w:hAnsi="Arial" w:cs="Arial"/>
          <w:color w:val="595959"/>
          <w:sz w:val="28"/>
          <w:szCs w:val="28"/>
        </w:rPr>
        <w:t xml:space="preserve"> ANTÔNIO JOSÉ BRAGA COELHO FILHO, </w:t>
      </w:r>
      <w:r w:rsidR="00BA40D6" w:rsidRPr="00BA40D6">
        <w:rPr>
          <w:rFonts w:ascii="Arial" w:hAnsi="Arial" w:cs="Arial"/>
          <w:color w:val="595959"/>
          <w:sz w:val="28"/>
          <w:szCs w:val="28"/>
        </w:rPr>
        <w:t>exclusivamente para conceder-lhe os benefícios da gratuidade de justiça, com efeitos desde a origem, ficando suspensa a exigibilidade das custas finais fixadas na r. sentença.</w:t>
      </w:r>
    </w:p>
    <w:p w14:paraId="0C746B3D" w14:textId="77777777" w:rsidR="00BA40D6" w:rsidRDefault="00BA40D6" w:rsidP="00BA40D6">
      <w:pPr>
        <w:spacing w:after="0" w:line="360" w:lineRule="auto"/>
        <w:ind w:firstLine="2268"/>
        <w:jc w:val="both"/>
        <w:rPr>
          <w:rFonts w:ascii="Arial" w:hAnsi="Arial" w:cs="Arial"/>
          <w:color w:val="595959"/>
          <w:sz w:val="28"/>
          <w:szCs w:val="28"/>
        </w:rPr>
      </w:pPr>
    </w:p>
    <w:p w14:paraId="76C493C9"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Sem honorários recursais (CPC 85 § 11).</w:t>
      </w:r>
    </w:p>
    <w:p w14:paraId="6E66725D" w14:textId="77777777" w:rsidR="003415A3" w:rsidRDefault="003415A3">
      <w:pPr>
        <w:spacing w:after="0" w:line="360" w:lineRule="auto"/>
        <w:jc w:val="both"/>
        <w:rPr>
          <w:rFonts w:ascii="Arial" w:hAnsi="Arial" w:cs="Arial"/>
          <w:color w:val="595959"/>
          <w:sz w:val="28"/>
          <w:szCs w:val="28"/>
        </w:rPr>
      </w:pPr>
    </w:p>
    <w:p w14:paraId="6B3E4CCC" w14:textId="77777777" w:rsidR="003415A3" w:rsidRDefault="00B5042F">
      <w:pPr>
        <w:spacing w:after="0" w:line="360" w:lineRule="auto"/>
        <w:ind w:firstLine="2268"/>
        <w:jc w:val="both"/>
        <w:rPr>
          <w:rFonts w:ascii="Arial" w:hAnsi="Arial" w:cs="Arial"/>
          <w:color w:val="595959"/>
          <w:sz w:val="28"/>
          <w:szCs w:val="28"/>
        </w:rPr>
      </w:pPr>
      <w:r>
        <w:rPr>
          <w:rFonts w:ascii="Arial" w:hAnsi="Arial" w:cs="Arial"/>
          <w:color w:val="595959"/>
          <w:sz w:val="28"/>
          <w:szCs w:val="28"/>
        </w:rPr>
        <w:t>É como voto.</w:t>
      </w:r>
    </w:p>
    <w:p w14:paraId="5EF33051" w14:textId="77777777" w:rsidR="006A0D3C" w:rsidRDefault="00973DD7" w:rsidP="00BA40D6">
      <w:pPr>
        <w:pageBreakBefore/>
        <w:spacing w:after="0" w:line="360" w:lineRule="auto"/>
        <w:rPr>
          <w:rFonts w:ascii="Arial" w:hAnsi="Arial" w:cs="Arial"/>
          <w:color w:val="008000"/>
          <w:sz w:val="28"/>
          <w:szCs w:val="28"/>
        </w:rPr>
      </w:pPr>
      <w:r w:rsidRPr="00973DD7">
        <w:rPr>
          <w:rFonts w:ascii="Arial" w:hAnsi="Arial" w:cs="Arial"/>
          <w:color w:val="008000"/>
          <w:sz w:val="28"/>
          <w:szCs w:val="28"/>
        </w:rPr>
        <w:lastRenderedPageBreak/>
        <w:t>Número do processo: 0709642-58.2026.8.07.0006</w:t>
      </w:r>
    </w:p>
    <w:p w14:paraId="18D95422" w14:textId="77777777" w:rsidR="006F68D6" w:rsidRDefault="006F68D6" w:rsidP="00BA40D6">
      <w:pPr>
        <w:spacing w:after="0" w:line="360" w:lineRule="auto"/>
        <w:rPr>
          <w:rFonts w:ascii="Arial" w:hAnsi="Arial" w:cs="Arial"/>
          <w:color w:val="008000"/>
          <w:sz w:val="28"/>
          <w:szCs w:val="28"/>
        </w:rPr>
      </w:pPr>
      <w:r>
        <w:rPr>
          <w:rFonts w:ascii="Arial" w:hAnsi="Arial" w:cs="Arial"/>
          <w:color w:val="008000"/>
          <w:sz w:val="28"/>
          <w:szCs w:val="28"/>
        </w:rPr>
        <w:t>Classe judicial: EMBARGOS À EXECUÇÃO (172)</w:t>
      </w:r>
    </w:p>
    <w:p w14:paraId="569610B5" w14:textId="77777777" w:rsidR="003415A3" w:rsidRDefault="00B5042F" w:rsidP="00BA40D6">
      <w:pPr>
        <w:spacing w:after="0" w:line="360" w:lineRule="auto"/>
        <w:rPr>
          <w:rFonts w:ascii="Arial" w:hAnsi="Arial" w:cs="Arial"/>
          <w:color w:val="008000"/>
          <w:sz w:val="28"/>
          <w:szCs w:val="28"/>
        </w:rPr>
      </w:pPr>
      <w:r>
        <w:rPr>
          <w:rFonts w:ascii="Arial" w:hAnsi="Arial" w:cs="Arial"/>
          <w:color w:val="008000"/>
          <w:sz w:val="28"/>
          <w:szCs w:val="28"/>
        </w:rPr>
        <w:t>EMBARGANTE: ANTÔNIO JOSÉ BRAGA COELHO FILHO</w:t>
      </w:r>
    </w:p>
    <w:p w14:paraId="560BCB9D" w14:textId="77777777" w:rsidR="003415A3" w:rsidRDefault="00B5042F" w:rsidP="00BA40D6">
      <w:pPr>
        <w:spacing w:after="0" w:line="360" w:lineRule="auto"/>
        <w:rPr>
          <w:rFonts w:ascii="Arial" w:hAnsi="Arial" w:cs="Arial"/>
          <w:color w:val="008000"/>
          <w:sz w:val="28"/>
          <w:szCs w:val="28"/>
        </w:rPr>
      </w:pPr>
      <w:r>
        <w:rPr>
          <w:rFonts w:ascii="Arial" w:hAnsi="Arial" w:cs="Arial"/>
          <w:color w:val="008000"/>
          <w:sz w:val="28"/>
          <w:szCs w:val="28"/>
        </w:rPr>
        <w:t>EMBARGADO: COOPERATIVA DE CRÉDITO DE LIVRE ADMISSÃO DO BRASIL CENTRAL LTDA. - SICOOB EXECUTIVO</w:t>
      </w:r>
    </w:p>
    <w:p w14:paraId="67F12C00" w14:textId="77777777" w:rsidR="00BA40D6" w:rsidRDefault="00BA40D6">
      <w:pPr>
        <w:spacing w:after="0" w:line="360" w:lineRule="auto"/>
        <w:jc w:val="center"/>
        <w:rPr>
          <w:rFonts w:ascii="Arial" w:hAnsi="Arial" w:cs="Arial"/>
          <w:b/>
          <w:bCs/>
          <w:color w:val="008000"/>
          <w:sz w:val="28"/>
          <w:szCs w:val="28"/>
        </w:rPr>
      </w:pPr>
    </w:p>
    <w:p w14:paraId="1D8F3A67" w14:textId="3BF60380" w:rsidR="003415A3" w:rsidRDefault="00B5042F">
      <w:pPr>
        <w:spacing w:after="0" w:line="360" w:lineRule="auto"/>
        <w:jc w:val="center"/>
        <w:rPr>
          <w:rFonts w:ascii="Arial" w:hAnsi="Arial" w:cs="Arial"/>
          <w:b/>
          <w:bCs/>
          <w:color w:val="008000"/>
          <w:sz w:val="28"/>
          <w:szCs w:val="28"/>
        </w:rPr>
      </w:pPr>
      <w:r>
        <w:rPr>
          <w:rFonts w:ascii="Arial" w:hAnsi="Arial" w:cs="Arial"/>
          <w:b/>
          <w:bCs/>
          <w:color w:val="008000"/>
          <w:sz w:val="28"/>
          <w:szCs w:val="28"/>
        </w:rPr>
        <w:t>SENTENÇA</w:t>
      </w:r>
    </w:p>
    <w:p w14:paraId="57AE4AB4" w14:textId="77777777" w:rsidR="00BA40D6" w:rsidRDefault="00BA40D6">
      <w:pPr>
        <w:spacing w:after="0" w:line="360" w:lineRule="auto"/>
        <w:jc w:val="center"/>
        <w:rPr>
          <w:rFonts w:ascii="Arial" w:hAnsi="Arial" w:cs="Arial"/>
          <w:color w:val="008000"/>
          <w:sz w:val="28"/>
          <w:szCs w:val="28"/>
        </w:rPr>
      </w:pPr>
    </w:p>
    <w:p w14:paraId="1AC03845"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ANTÔNIO JOSÉ BRAGA COELHO FILHO ajuíza ação contra COOPERATIVA DE CRÉDITO DE LIVRE ADMISSÃO DO BRASIL CENTRAL LTDA. - SICOOB EXECUTIVO.</w:t>
      </w:r>
    </w:p>
    <w:p w14:paraId="5B3B610B" w14:textId="1D0F9BD6"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Pelo Juízo foi facultada a emenda à petição inicial, como forma de se preencher, adequadamente, requisito necessário ao desenvolvimento do processo, conforme decisão de I</w:t>
      </w:r>
      <w:r w:rsidR="008C4922">
        <w:rPr>
          <w:rFonts w:ascii="Arial" w:hAnsi="Arial" w:cs="Arial"/>
          <w:color w:val="008000"/>
          <w:sz w:val="28"/>
          <w:szCs w:val="28"/>
        </w:rPr>
        <w:t>d</w:t>
      </w:r>
      <w:r>
        <w:rPr>
          <w:rFonts w:ascii="Arial" w:hAnsi="Arial" w:cs="Arial"/>
          <w:color w:val="008000"/>
          <w:sz w:val="28"/>
          <w:szCs w:val="28"/>
        </w:rPr>
        <w:t xml:space="preserve"> </w:t>
      </w:r>
      <w:r w:rsidR="008C4922" w:rsidRPr="008C4922">
        <w:rPr>
          <w:rFonts w:ascii="Arial" w:hAnsi="Arial" w:cs="Arial"/>
          <w:color w:val="008000"/>
          <w:sz w:val="28"/>
          <w:szCs w:val="28"/>
        </w:rPr>
        <w:t>281742359</w:t>
      </w:r>
      <w:r>
        <w:rPr>
          <w:rFonts w:ascii="Arial" w:hAnsi="Arial" w:cs="Arial"/>
          <w:color w:val="008000"/>
          <w:sz w:val="28"/>
          <w:szCs w:val="28"/>
        </w:rPr>
        <w:t>.</w:t>
      </w:r>
    </w:p>
    <w:p w14:paraId="1006C2C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Intimada para atender à determinação de emenda, a parte autora permaneceu inerte.</w:t>
      </w:r>
    </w:p>
    <w:p w14:paraId="6E6A453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Incide ao caso a regra do artigo 321, parágrafo único, do Código de Processo Civil, considerando que, irregular a petição inicial, ausente pressuposto de constituição.</w:t>
      </w:r>
    </w:p>
    <w:p w14:paraId="7DED7C42"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Diante de todo o exposto, INDEFIRO A PETIÇÃO INICIAL.</w:t>
      </w:r>
    </w:p>
    <w:p w14:paraId="1AC4DBCD"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Declaro extinto o feito, sem resolução de mérito, com fundamento no artigo 485, I, do Código de Processo Civil.</w:t>
      </w:r>
    </w:p>
    <w:p w14:paraId="0D3109A3"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Condeno a parte autora ao pagamento das custas processuais. Sem honorários.</w:t>
      </w:r>
    </w:p>
    <w:p w14:paraId="2D4B749A"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color w:val="008000"/>
          <w:sz w:val="28"/>
          <w:szCs w:val="28"/>
        </w:rPr>
        <w:t>Arquivem-se oportunamente.</w:t>
      </w:r>
    </w:p>
    <w:p w14:paraId="42C50F3D" w14:textId="77777777" w:rsidR="003415A3" w:rsidRDefault="00B5042F">
      <w:pPr>
        <w:spacing w:after="0" w:line="360" w:lineRule="auto"/>
        <w:ind w:firstLine="2268"/>
        <w:jc w:val="both"/>
        <w:rPr>
          <w:rFonts w:ascii="Arial" w:hAnsi="Arial" w:cs="Arial"/>
          <w:color w:val="008000"/>
          <w:sz w:val="28"/>
          <w:szCs w:val="28"/>
        </w:rPr>
      </w:pPr>
      <w:r>
        <w:rPr>
          <w:rFonts w:ascii="Arial" w:hAnsi="Arial" w:cs="Arial"/>
          <w:b/>
          <w:bCs/>
          <w:color w:val="008000"/>
          <w:sz w:val="28"/>
          <w:szCs w:val="28"/>
        </w:rPr>
        <w:t>Interposta apelação, venham os autos para eventual retratação.</w:t>
      </w:r>
    </w:p>
    <w:p w14:paraId="1CE66217" w14:textId="77777777" w:rsidR="003415A3" w:rsidRDefault="00B5042F">
      <w:pPr>
        <w:spacing w:after="0" w:line="360" w:lineRule="auto"/>
        <w:jc w:val="center"/>
        <w:rPr>
          <w:rFonts w:ascii="Arial" w:hAnsi="Arial" w:cs="Arial"/>
          <w:color w:val="008000"/>
          <w:sz w:val="28"/>
          <w:szCs w:val="28"/>
        </w:rPr>
      </w:pPr>
      <w:r>
        <w:rPr>
          <w:rFonts w:ascii="Arial" w:hAnsi="Arial" w:cs="Arial"/>
          <w:b/>
          <w:bCs/>
          <w:color w:val="008000"/>
          <w:sz w:val="28"/>
          <w:szCs w:val="28"/>
        </w:rPr>
        <w:lastRenderedPageBreak/>
        <w:t>Documento datado e assinado eletronicamente.</w:t>
      </w:r>
    </w:p>
    <w:p w14:paraId="4D4DD868" w14:textId="77777777" w:rsidR="003415A3" w:rsidRDefault="00B5042F">
      <w:pPr>
        <w:spacing w:after="0" w:line="360" w:lineRule="auto"/>
        <w:jc w:val="center"/>
        <w:rPr>
          <w:rFonts w:ascii="Arial" w:hAnsi="Arial" w:cs="Arial"/>
          <w:color w:val="008000"/>
          <w:sz w:val="28"/>
          <w:szCs w:val="28"/>
        </w:rPr>
      </w:pPr>
      <w:r>
        <w:rPr>
          <w:rFonts w:ascii="Arial" w:hAnsi="Arial" w:cs="Arial"/>
          <w:color w:val="008000"/>
          <w:sz w:val="28"/>
          <w:szCs w:val="28"/>
        </w:rPr>
        <w:t>LUCIANA PESSOA RAMOS, 13/08/2026</w:t>
      </w:r>
    </w:p>
    <w:p w14:paraId="3E73F5A2" w14:textId="77777777" w:rsidR="003415A3" w:rsidRDefault="00B5042F">
      <w:pPr>
        <w:spacing w:after="0" w:line="360" w:lineRule="auto"/>
        <w:jc w:val="center"/>
        <w:rPr>
          <w:rFonts w:ascii="Arial" w:hAnsi="Arial" w:cs="Arial"/>
          <w:color w:val="008000"/>
          <w:sz w:val="28"/>
          <w:szCs w:val="28"/>
        </w:rPr>
      </w:pPr>
      <w:r>
        <w:rPr>
          <w:rFonts w:ascii="Arial" w:hAnsi="Arial" w:cs="Arial"/>
          <w:color w:val="008000"/>
          <w:sz w:val="28"/>
          <w:szCs w:val="28"/>
        </w:rPr>
        <w:t>Juíza de Direito</w:t>
      </w:r>
    </w:p>
    <w:p w14:paraId="01A31841" w14:textId="77777777" w:rsidR="003415A3" w:rsidRDefault="003415A3">
      <w:pPr>
        <w:spacing w:after="0" w:line="360" w:lineRule="auto"/>
        <w:jc w:val="both"/>
        <w:rPr>
          <w:rFonts w:ascii="Arial" w:hAnsi="Arial" w:cs="Arial"/>
          <w:sz w:val="28"/>
          <w:szCs w:val="28"/>
        </w:rPr>
      </w:pPr>
    </w:p>
    <w:p w14:paraId="68E62544" w14:textId="77777777" w:rsidR="003415A3" w:rsidRDefault="00B5042F">
      <w:pPr>
        <w:spacing w:after="0" w:line="360" w:lineRule="auto"/>
        <w:jc w:val="center"/>
        <w:rPr>
          <w:rFonts w:ascii="Arial" w:hAnsi="Arial" w:cs="Arial"/>
          <w:color w:val="7030A0"/>
          <w:sz w:val="28"/>
          <w:szCs w:val="28"/>
        </w:rPr>
      </w:pPr>
      <w:del w:id="1124" w:author="Assessor GDSXSR" w:date="2026-10-31T18:17:14Z">
        <w:r>
          <w:rPr>
            <w:rFonts w:ascii="Arial" w:hAnsi="Arial" w:cs="Arial"/>
            <w:b/>
            <w:bCs/>
            <w:color w:val="7030A0"/>
            <w:sz w:val="28"/>
            <w:szCs w:val="28"/>
            <w:highlight w:val="yellow"/>
          </w:rPr>
          <w:delText xml:space="preserve">JURISPRUDÊNCIA</w:delText>
        </w:r>
      </w:del>
      <w:ins w:id="1125" w:author="Assessor GDSXSR" w:date="2026-10-31T18:17:14Z">
        <w:r>
          <w:rPr>
            <w:rFonts w:ascii="Arial" w:hAnsi="Arial" w:cs="Arial"/>
            <w:b/>
            <w:bCs/>
            <w:color w:val="808080"/>
            <w:sz w:val="28"/>
            <w:szCs w:val="28"/>
            <w:highlight w:val="yellow"/>
          </w:rPr>
          <w:t xml:space="preserve">PRECEDENTES</w:t>
        </w:r>
      </w:ins>
      <w:commentRangeStart w:id="12"/>
      <w:r>
        <w:rPr>
          <w:rFonts w:ascii="Arial" w:hAnsi="Arial" w:cs="Arial"/>
          <w:b/>
          <w:bCs/>
          <w:color w:val="7030A0"/>
          <w:sz w:val="28"/>
          <w:szCs w:val="28"/>
          <w:highlight w:val="yellow"/>
        </w:rPr>
        <w:t xml:space="preserve"> </w:t>
      </w:r>
      <w:commentRangeEnd w:id="12"/>
      <w:r>
        <w:rPr>
          <w:rStyle w:val="CommentReference"/>
        </w:rPr>
        <w:commentReference w:id="12"/>
      </w:r>
      <w:del w:id="1126" w:author="Assessor GDSXSR" w:date="2026-10-31T18:17:14Z">
        <w:r>
          <w:rPr>
            <w:rFonts w:ascii="Arial" w:hAnsi="Arial" w:cs="Arial"/>
            <w:b/>
            <w:bCs/>
            <w:color w:val="7030A0"/>
            <w:sz w:val="28"/>
            <w:szCs w:val="28"/>
            <w:highlight w:val="yellow"/>
          </w:rPr>
          <w:delText xml:space="preserve">EM</w:delText>
        </w:r>
      </w:del>
      <w:ins w:id="1127" w:author="Assessor GDSXSR" w:date="2026-10-31T18:17:14Z">
        <w:r>
          <w:rPr>
            <w:rFonts w:ascii="Arial" w:hAnsi="Arial" w:cs="Arial"/>
            <w:b/>
            <w:bCs/>
            <w:color w:val="808080"/>
            <w:sz w:val="28"/>
            <w:szCs w:val="28"/>
            <w:highlight w:val="yellow"/>
          </w:rPr>
          <w:t xml:space="preserve">CONTRÁRIOS</w:t>
        </w:r>
      </w:ins>
      <w:r>
        <w:rPr>
          <w:rFonts w:ascii="Arial" w:hAnsi="Arial" w:cs="Arial"/>
          <w:b/>
          <w:bCs/>
          <w:color w:val="7030A0"/>
          <w:sz w:val="28"/>
          <w:szCs w:val="28"/>
          <w:highlight w:val="yellow"/>
        </w:rPr>
        <w:t xml:space="preserve"> </w:t>
      </w:r>
      <w:del w:id="1128" w:author="Assessor GDSXSR" w:date="2026-10-31T18:17:14Z">
        <w:r>
          <w:rPr>
            <w:rFonts w:ascii="Arial" w:hAnsi="Arial" w:cs="Arial"/>
            <w:b/>
            <w:bCs/>
            <w:color w:val="7030A0"/>
            <w:sz w:val="28"/>
            <w:szCs w:val="28"/>
            <w:highlight w:val="yellow"/>
          </w:rPr>
          <w:delText xml:space="preserve">SENTIDO</w:delText>
        </w:r>
      </w:del>
      <w:ins w:id="1129" w:author="Assessor GDSXSR" w:date="2026-10-31T18:17:14Z">
        <w:r>
          <w:rPr>
            <w:rFonts w:ascii="Arial" w:hAnsi="Arial" w:cs="Arial"/>
            <w:b/>
            <w:bCs/>
            <w:color w:val="808080"/>
            <w:sz w:val="28"/>
            <w:szCs w:val="28"/>
            <w:highlight w:val="yellow"/>
          </w:rPr>
          <w:t xml:space="preserve">AO</w:t>
        </w:r>
      </w:ins>
      <w:r>
        <w:rPr>
          <w:rFonts w:ascii="Arial" w:hAnsi="Arial" w:cs="Arial"/>
          <w:b/>
          <w:bCs/>
          <w:color w:val="7030A0"/>
          <w:sz w:val="28"/>
          <w:szCs w:val="28"/>
          <w:highlight w:val="yellow"/>
        </w:rPr>
        <w:t xml:space="preserve"> </w:t>
      </w:r>
      <w:del w:id="1130" w:author="Assessor GDSXSR" w:date="2026-10-31T18:17:14Z">
        <w:r>
          <w:rPr>
            <w:rFonts w:ascii="Arial" w:hAnsi="Arial" w:cs="Arial"/>
            <w:b/>
            <w:bCs/>
            <w:color w:val="7030A0"/>
            <w:sz w:val="28"/>
            <w:szCs w:val="28"/>
            <w:highlight w:val="yellow"/>
          </w:rPr>
          <w:delText xml:space="preserve">CONTRÁRIO</w:delText>
        </w:r>
      </w:del>
      <w:ins w:id="1131" w:author="Assessor GDSXSR" w:date="2026-10-31T18:17:14Z">
        <w:r>
          <w:rPr>
            <w:rFonts w:ascii="Arial" w:hAnsi="Arial" w:cs="Arial"/>
            <w:b/>
            <w:bCs/>
            <w:color w:val="808080"/>
            <w:sz w:val="28"/>
            <w:szCs w:val="28"/>
            <w:highlight w:val="yellow"/>
          </w:rPr>
          <w:t xml:space="preserve">VOTO</w:t>
        </w:r>
      </w:ins>
    </w:p>
    <w:p w14:paraId="60308F9F" w14:textId="77777777" w:rsidR="003415A3" w:rsidRDefault="003415A3">
      <w:pPr>
        <w:spacing w:after="0" w:line="360" w:lineRule="auto"/>
        <w:jc w:val="both"/>
        <w:rPr>
          <w:rFonts w:ascii="Arial" w:hAnsi="Arial" w:cs="Arial"/>
          <w:sz w:val="28"/>
          <w:szCs w:val="28"/>
        </w:rPr>
      </w:pPr>
    </w:p>
    <w:p w14:paraId="4202BDF9" w14:textId="16908B0C" w:rsidR="003415A3" w:rsidRDefault="00B5042F">
      <w:pPr>
        <w:spacing w:after="0" w:line="360" w:lineRule="auto"/>
        <w:ind w:left="2268"/>
        <w:jc w:val="both"/>
        <w:rPr>
          <w:rFonts w:ascii="Arial" w:hAnsi="Arial" w:cs="Arial"/>
          <w:color w:val="7030A0"/>
          <w:sz w:val="26"/>
          <w:szCs w:val="26"/>
        </w:rPr>
      </w:pPr>
      <w:r>
        <w:rPr>
          <w:rFonts w:ascii="Arial" w:hAnsi="Arial" w:cs="Arial"/>
          <w:i/>
          <w:iCs/>
          <w:color w:val="7030A0"/>
          <w:sz w:val="26"/>
          <w:szCs w:val="26"/>
        </w:rPr>
        <w:t>“(...) 4. O art. 525 do CPC prevê que a impugnação ao cumprimento de sentença é apresentada nos próprios autos no prazo de 15 (quinze) dias, sendo o meio de defesa cabível na execução de título judicial. 5. Os embargos à execução, previstos nos arts. 914 e seguintes do CPC, constituem meio típico de defesa na execução de título extrajudicial, com processamento autônomo e distribuição por dependência. 6. A defesa foi apresentada nos próprios autos, dentro do prazo legal, sem instaurar ação autônoma, reveland</w:t>
      </w:r>
      <w:r>
        <w:rPr>
          <w:rFonts w:ascii="Arial" w:hAnsi="Arial" w:cs="Arial"/>
          <w:i/>
          <w:iCs/>
          <w:color w:val="7030A0"/>
          <w:sz w:val="26"/>
          <w:szCs w:val="26"/>
        </w:rPr>
        <w:t>o que não houve adoção intencional do regime jurídico dos embargos à execução. 7. O conteúdo da peça abrange matérias expressamente previstas no art. 525, § 1º, do CPC, como incerteza, iliquidez e inexigibilidade do título, excesso de execução e avaliação de bens, o que caracteriza compatibilidade material com a impugnação ao cumprimento de sentença. 8. Aplicação do princípio da fungibilidade entre embargos à execução e impugnação ao cumprimento de sentença, de modo a privilegiar a instrumentalidade das for</w:t>
      </w:r>
      <w:r>
        <w:rPr>
          <w:rFonts w:ascii="Arial" w:hAnsi="Arial" w:cs="Arial"/>
          <w:i/>
          <w:iCs/>
          <w:color w:val="7030A0"/>
          <w:sz w:val="26"/>
          <w:szCs w:val="26"/>
        </w:rPr>
        <w:t>mas e a economia processual. A impropriedade nominal não gera prejuízo à compreensão da defesa nem viola o contraditório, e não há indício de má-fé processual. (...)”</w:t>
      </w:r>
      <w:r w:rsidR="00116EC6" w:rsidRPr="00116EC6">
        <w:rPr>
          <w:rFonts w:ascii="Arial" w:hAnsi="Arial" w:cs="Arial"/>
          <w:iCs/>
          <w:color w:val="7030A0"/>
          <w:sz w:val="26"/>
          <w:szCs w:val="26"/>
        </w:rPr>
        <w:t xml:space="preserve"> (Acórdão 2114936, 0704931-</w:t>
      </w:r>
      <w:r w:rsidR="00116EC6" w:rsidRPr="00116EC6">
        <w:rPr>
          <w:rFonts w:ascii="Arial" w:hAnsi="Arial" w:cs="Arial"/>
          <w:iCs/>
          <w:color w:val="7030A0"/>
          <w:sz w:val="26"/>
          <w:szCs w:val="26"/>
        </w:rPr>
        <w:lastRenderedPageBreak/>
        <w:t>28.2026.8.07.0000, Relator(a): SANDRA REVES, 7ª TURMA CÍVEL, data de julgamento: 15/04/2026, publicado no DJe: 04/05/2026.)</w:t>
      </w:r>
    </w:p>
    <w:p w14:paraId="7E3ED2EB" w14:textId="423313F7" w:rsidR="003415A3" w:rsidRDefault="003415A3">
      <w:pPr>
        <w:spacing w:after="0" w:line="360" w:lineRule="auto"/>
        <w:ind w:left="2268"/>
        <w:jc w:val="both"/>
        <w:rPr>
          <w:rFonts w:ascii="Arial" w:hAnsi="Arial" w:cs="Arial"/>
          <w:color w:val="7030A0"/>
          <w:sz w:val="26"/>
          <w:szCs w:val="26"/>
        </w:rPr>
      </w:pPr>
    </w:p>
    <w:sectPr w:rsidR="003415A3">
      <w:headerReference w:type="even" r:id="rId15"/>
      <w:headerReference w:type="default" r:id="rId16"/>
      <w:footerReference w:type="even" r:id="rId17"/>
      <w:footerReference w:type="default" r:id="rId18"/>
      <w:headerReference w:type="first" r:id="rId19"/>
      <w:footerReference w:type="first" r:id="rId2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rana Oliveira Guerra - GDSXSR" w:date="2026-10-30T18:46:00Z" w:initials="OO">
    <w:p w14:paraId="776194F3" w14:textId="7FC4C3A3" w:rsidR="000B4902" w:rsidRDefault="000B4902">
      <w:pPr>
        <w:pStyle w:val="Textodecomentrio"/>
      </w:pPr>
      <w:r>
        <w:rPr>
          <w:rStyle w:val="Refdecomentrio"/>
        </w:rPr>
        <w:annotationRef/>
      </w:r>
      <w:r>
        <w:t>Conclusão: 26/10/2026</w:t>
      </w:r>
      <w:r>
        <w:br/>
        <w:t>Entrega: 30/10/2026</w:t>
      </w:r>
      <w:r>
        <w:br/>
        <w:t>Certeza: 9</w:t>
      </w:r>
    </w:p>
  </w:comment>
  <w:comment w:id="1" w:author="Orana Oliveira Guerra - GDSXSR" w:date="2026-10-30T17:11:00Z" w:initials="OO">
    <w:p w14:paraId="3F4E3B46" w14:textId="77777777" w:rsidR="00636DBA" w:rsidRDefault="00636DBA" w:rsidP="00636DBA">
      <w:pPr>
        <w:pStyle w:val="Textodecomentrio"/>
      </w:pPr>
      <w:r>
        <w:rPr>
          <w:rStyle w:val="Refdecomentrio"/>
        </w:rPr>
        <w:annotationRef/>
      </w:r>
      <w:r>
        <w:rPr>
          <w:color w:val="000000"/>
        </w:rPr>
        <w:t>Jurisprudência em sentido contrário ao final da minuta.  Acórdão 2114936 (7ª Turma Cível), citado pelo apelante, admite a fungibilidade entre embargos e impugnação quando a defesa é apresentada nos próprios autos e sem impugnação anterior — hipótese distinta da dos autos, em que a impugnação já foi apresentada e é objeto do AGI 0738298-43.</w:t>
      </w:r>
    </w:p>
  </w:comment>
  <w:comment w:id="2" w:author="Orana Oliveira Guerra - GDSXSR" w:date="2026-10-30T17:36:00Z" w:initials="OO">
    <w:p w14:paraId="4167203F" w14:textId="77777777" w:rsidR="00652408" w:rsidRDefault="00652408" w:rsidP="00652408">
      <w:pPr>
        <w:pStyle w:val="Textodecomentrio"/>
      </w:pPr>
      <w:r>
        <w:rPr>
          <w:rStyle w:val="Refdecomentrio"/>
        </w:rPr>
        <w:annotationRef/>
      </w:r>
      <w:r>
        <w:t>Acórdãos conferidos</w:t>
      </w:r>
    </w:p>
  </w:comment>
  <w:comment w:id="3" w:author="Orana Oliveira Guerra - GDSXSR" w:date="2026-10-30T18:46:00Z" w:initials="OO">
    <w:p w14:paraId="3B799D1E" w14:textId="547F5EF3" w:rsidR="000B4902" w:rsidRDefault="000B4902">
      <w:pPr>
        <w:pStyle w:val="Textodecomentrio"/>
      </w:pPr>
      <w:r>
        <w:rPr>
          <w:rStyle w:val="Refdecomentrio"/>
        </w:rPr>
        <w:annotationRef/>
      </w:r>
      <w:r>
        <w:t>CPC, art. 1.013, § 3º: "Se o processo estiver em condições de imediato julgamento, o tribunal deve decidir desde logo o mérito quando: I - reformar sentença fundada no art. 485; II - decretar a nulidade da sentença por não ser ela congruente com os limites do pedido ou da causa de pedir; III - constatar a omissão no exame de um dos pedidos, hipótese em que poderá julgá-lo; IV - decretar a nulidade de sentença por falta de fundamentação."</w:t>
      </w:r>
    </w:p>
  </w:comment>
  <w:comment w:id="4" w:author="Assessor GDSXSR" w:initials="RG" w:date="2026-10-31T18:17:14Z">
    <w:p>
      <w:pPr>
        <w:pStyle w:val="CommentText"/>
      </w:pPr>
      <w:r>
        <w:rPr>
          <w:rStyle w:val="CommentReference"/>
        </w:rPr>
        <w:annotationRef/>
      </w:r>
      <w:r>
        <w:t>ASSESSOR GDSXSR — Alterei 'APELO PARCIALMENTE PROVIDO' para 'RECURSO PARCIALMENTE PROVIDO' no cabeçalho da ementa (C-3P a); acrescentei o valor da causa ao fim do item 1 (C-34, APC); fundi em um só item a regra e a aplicação ao caso de cada tese (gratuidade; fungibilidade; emenda) e renumerei até o item 8 (C-3G); passei a forma compacta nas referências da ementa, sem 'arts.' (C-20); troquei 'já havia apresentado' por 'já apresentou' (C-23, sem mais-que-perfeito); nomeei o apelo e o recorrente no dispositivo da ementa, com verbo impessoal, no modelo APC 0705234-43. Resultado e fundamentos não foram alterados (C-03).</w:t>
      </w:r>
    </w:p>
  </w:comment>
  <w:comment w:id="5" w:author="Assessor GDSXSR" w:initials="RG" w:date="2026-10-31T18:17:14Z">
    <w:p>
      <w:pPr>
        <w:pStyle w:val="CommentText"/>
      </w:pPr>
      <w:r>
        <w:rPr>
          <w:rStyle w:val="CommentReference"/>
        </w:rPr>
        <w:annotationRef/>
      </w:r>
      <w:r>
        <w:t>ASSESSOR GDSXSR — Mantive aqui só o Acórdão 1909924, que trata da mesma situação (impugnação anterior rejeitada e embargos posteriores). Retirei do corpo e da lista os Acórdãos 2010033 (1ª Turma Cível, Desª. Diva Lucy de Faria Pereira, j. 11/06/2025, DJe 30/06/2025) e 1817934 (3ª Turma Cível, Des. Roberto Freitas Filho, j. 15/02/2024, DJe 05/03/2024), por repetirem a tese (C-65; um precedente por tese). Ambos foram conferidos no iajus (processos, relatores, órgãos, datas e ementas); se o Des. Sérgio Rocha preferir mantê-los, os dados acima restauram a citação. PENDÊNCIA (C-72, C-52): o iajus não devolve o número do acórdão nem o DJe de nenhum dos três; mantive os que constavam da minuta (1909924, 03/09/2024), para conferência no JurisDF.</w:t>
      </w:r>
    </w:p>
  </w:comment>
  <w:comment w:id="6" w:author="Assessor GDSXSR" w:initials="RG" w:date="2026-10-31T18:17:14Z">
    <w:p>
      <w:pPr>
        <w:pStyle w:val="CommentText"/>
      </w:pPr>
      <w:r>
        <w:rPr>
          <w:rStyle w:val="CommentReference"/>
        </w:rPr>
        <w:annotationRef/>
      </w:r>
      <w:r>
        <w:t>ASSESSOR GDSXSR — Movi o ID do apelo para depois do nome do apelante, na fórmula fixa do relatório (C-20), e desdobrei a alegação 3 nos itens 3 a 6, na ordem do resumo e dos capítulos do voto (C-30); os números 4), 5) e 6) estão em negrito (C-43). Retirei o ID do parágrafo do 'Requer', que repetia o do apelo.</w:t>
      </w:r>
    </w:p>
  </w:comment>
  <w:comment w:id="7" w:author="Assessor GDSXSR" w:initials="RG" w:date="2026-10-31T18:17:14Z">
    <w:p>
      <w:pPr>
        <w:pStyle w:val="CommentText"/>
      </w:pPr>
      <w:r>
        <w:rPr>
          <w:rStyle w:val="CommentReference"/>
        </w:rPr>
        <w:annotationRef/>
      </w:r>
      <w:r>
        <w:t>ASSESSOR GDSXSR — Alterei a conclusão do capítulo para a fórmula 'dou provimento ao apelo, nesse ponto, para …', sublinhada e realçada (C-3A), como no modelo APC 0705234-43. O resultado do capítulo é o mesmo (C-03).</w:t>
      </w:r>
    </w:p>
  </w:comment>
  <w:comment w:id="8" w:author="Assessor GDSXSR" w:initials="RG" w:date="2026-10-31T18:17:14Z">
    <w:p>
      <w:pPr>
        <w:pStyle w:val="CommentText"/>
      </w:pPr>
      <w:r>
        <w:rPr>
          <w:rStyle w:val="CommentReference"/>
        </w:rPr>
        <w:annotationRef/>
      </w:r>
      <w:r>
        <w:t>ASSESSOR GDSXSR — Fundi as duas frases do capítulo em uma, que já traz o motivo do prejuízo; a primeira ('O julgamento do apelo torna prejudicado o pedido.') antecipava a conclusão (C-02). Passei a abertura do capítulo para 'O embargante/apelante alega que … e requer …' (C-3W c).</w:t>
      </w:r>
    </w:p>
  </w:comment>
  <w:comment w:id="9" w:author="Assessor GDSXSR" w:initials="RG" w:date="2026-10-31T18:17:14Z">
    <w:p>
      <w:pPr>
        <w:pStyle w:val="CommentText"/>
      </w:pPr>
      <w:r>
        <w:rPr>
          <w:rStyle w:val="CommentReference"/>
        </w:rPr>
        <w:annotationRef/>
      </w:r>
      <w:r>
        <w:t>ASSESSOR GDSXSR — Dividi o parágrafo em dois, um período em cada (C-11). Fiz o mesmo nos parágrafos da prevenção e do fecho do capítulo.</w:t>
      </w:r>
    </w:p>
  </w:comment>
  <w:comment w:id="10" w:author="Assessor GDSXSR" w:initials="RG" w:date="2026-10-31T18:17:14Z">
    <w:p>
      <w:pPr>
        <w:pStyle w:val="CommentText"/>
      </w:pPr>
      <w:r>
        <w:rPr>
          <w:rStyle w:val="CommentReference"/>
        </w:rPr>
        <w:annotationRef/>
      </w:r>
      <w:r>
        <w:t>ASSESSOR GDSXSR — Retirei os Acórdãos 2010033 e 1817934, que repetiam a tese (C-65); fica o 1909924, com 'Grifei' e o trecho central sublinhado (C-62). Pendência: número do acórdão e DJe não devolvidos pelo iajus (C-72); mantidos como na minuta.</w:t>
      </w:r>
    </w:p>
  </w:comment>
  <w:comment w:id="11" w:author="Assessor GDSXSR" w:initials="RG" w:date="2026-10-31T18:17:14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conferido no iajus).</w:t>
      </w:r>
    </w:p>
  </w:comment>
  <w:comment w:id="12" w:author="Assessor GDSXSR" w:initials="RG" w:date="2026-10-31T18:17:14Z">
    <w:p>
      <w:pPr>
        <w:pStyle w:val="CommentText"/>
      </w:pPr>
      <w:r>
        <w:rPr>
          <w:rStyle w:val="CommentReference"/>
        </w:rPr>
        <w:annotationRef/>
      </w:r>
      <w:r>
        <w:t>ASSESSOR GDSXSR — Alterei o título para 'PRECEDENTES CONTRÁRIOS AO VOTO' (C-46) e mantive o bloco ao final, depois da sentença em verde, sem parágrafo de distinção (C-53). PENDÊNCIA (C-72, C-52): o Acórdão 2114936 (0704931-28.2026.8.07.0000) não foi localizado no iajus pelo número do processo; a ementa que consta aqui está cortada com '(...)'. Falta conferir no JurisDF e completar a ementa íntegra.</w:t>
      </w:r>
    </w:p>
  </w:comment>
  <w:comment w:id="13" w:author="Assessor GDSXSR" w:initials="RG" w:date="2026-10-31T18:17:14Z">
    <w:p>
      <w:pPr>
        <w:pStyle w:val="CommentText"/>
      </w:pPr>
      <w:r>
        <w:rPr>
          <w:rStyle w:val="CommentReference"/>
        </w:rPr>
        <w:annotationRef/>
      </w:r>
      <w:r>
        <w:t>ASSESSOR GDSXSR — GERAL — Autos não recebidos e PJe sem acesso nesta sessão (C-24, C-52): fatos, valores, datas e IDs (89394898, 89394899, 89394892, 91368022, 281742359 e demais) não foram conferidos nos autos; ficam como constam da minuta, a conferir. Conferidos no iajus: os textos literais do CPC 99, 321, 330, 485, 507, 525, 914 e 85 (art. 85 § 11), e a ementa, o relator, o órgão e a data dos Acórdãos 1909924, 2010033 e 1817934. Alterações de forma sem comentário próprio: referências compactas (C-20), 'ID, do processo de origem' com vírgula (C-20), realce nos períodos decisivos do capítulo central (C-43).</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6194F3" w15:done="0"/>
  <w15:commentEx w15:paraId="3F4E3B46" w15:done="0"/>
  <w15:commentEx w15:paraId="4167203F" w15:done="0"/>
  <w15:commentEx w15:paraId="3B799D1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FC6AA" w16cex:dateUtc="2026-10-30T21:46:00Z"/>
  <w16cex:commentExtensible w16cex:durableId="494DB90C" w16cex:dateUtc="2026-10-30T20:11:00Z"/>
  <w16cex:commentExtensible w16cex:durableId="35F26BF7" w16cex:dateUtc="2026-10-30T20:36:00Z"/>
  <w16cex:commentExtensible w16cex:durableId="0E4EE851" w16cex:dateUtc="2026-10-30T2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6194F3" w16cid:durableId="2B0FC6AA"/>
  <w16cid:commentId w16cid:paraId="3F4E3B46" w16cid:durableId="494DB90C"/>
  <w16cid:commentId w16cid:paraId="4167203F" w16cid:durableId="35F26BF7"/>
  <w16cid:commentId w16cid:paraId="3B799D1E" w16cid:durableId="0E4EE8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B9209" w14:textId="77777777" w:rsidR="00B5042F" w:rsidRDefault="00B5042F" w:rsidP="003A42DE">
      <w:pPr>
        <w:spacing w:after="0" w:line="240" w:lineRule="auto"/>
      </w:pPr>
      <w:r>
        <w:separator/>
      </w:r>
    </w:p>
  </w:endnote>
  <w:endnote w:type="continuationSeparator" w:id="0">
    <w:p w14:paraId="61247A7E" w14:textId="77777777" w:rsidR="00B5042F" w:rsidRDefault="00B5042F"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D0AF2" w14:textId="77777777" w:rsidR="00461C47" w:rsidRDefault="00461C47">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End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4B6FA" w14:textId="77777777" w:rsidR="00461C47" w:rsidRDefault="00461C4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F02D2" w14:textId="77777777" w:rsidR="00B5042F" w:rsidRDefault="00B5042F" w:rsidP="003A42DE">
      <w:pPr>
        <w:spacing w:after="0" w:line="240" w:lineRule="auto"/>
      </w:pPr>
      <w:r>
        <w:separator/>
      </w:r>
    </w:p>
  </w:footnote>
  <w:footnote w:type="continuationSeparator" w:id="0">
    <w:p w14:paraId="125DD2EF" w14:textId="77777777" w:rsidR="00B5042F" w:rsidRDefault="00B5042F" w:rsidP="003A4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D45D" w14:textId="77777777" w:rsidR="00461C47" w:rsidRDefault="00461C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B06CC" w14:textId="77777777" w:rsidR="00461C47" w:rsidRDefault="00461C47">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6FC75" w14:textId="77777777" w:rsidR="00461C47" w:rsidRDefault="00461C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892040057">
    <w:abstractNumId w:val="1"/>
  </w:num>
  <w:num w:numId="2" w16cid:durableId="1365403601">
    <w:abstractNumId w:val="0"/>
  </w:num>
  <w:num w:numId="3" w16cid:durableId="1699744316">
    <w:abstractNumId w:val="4"/>
  </w:num>
  <w:num w:numId="4" w16cid:durableId="1036810075">
    <w:abstractNumId w:val="2"/>
  </w:num>
  <w:num w:numId="5" w16cid:durableId="188116707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1084"/>
    <w:rsid w:val="00004C11"/>
    <w:rsid w:val="00012123"/>
    <w:rsid w:val="0002189B"/>
    <w:rsid w:val="0002738F"/>
    <w:rsid w:val="00033421"/>
    <w:rsid w:val="00033AFD"/>
    <w:rsid w:val="000515CF"/>
    <w:rsid w:val="00052AE3"/>
    <w:rsid w:val="0006080C"/>
    <w:rsid w:val="000619E0"/>
    <w:rsid w:val="00064301"/>
    <w:rsid w:val="00076D7D"/>
    <w:rsid w:val="0009174A"/>
    <w:rsid w:val="00091ABC"/>
    <w:rsid w:val="000970C3"/>
    <w:rsid w:val="00097BBF"/>
    <w:rsid w:val="000A7009"/>
    <w:rsid w:val="000B0FC6"/>
    <w:rsid w:val="000B4902"/>
    <w:rsid w:val="000B7AF7"/>
    <w:rsid w:val="000D2E62"/>
    <w:rsid w:val="000D59B2"/>
    <w:rsid w:val="000F0193"/>
    <w:rsid w:val="000F1358"/>
    <w:rsid w:val="000F1817"/>
    <w:rsid w:val="001009CC"/>
    <w:rsid w:val="0011527A"/>
    <w:rsid w:val="00115458"/>
    <w:rsid w:val="00115569"/>
    <w:rsid w:val="00116EC6"/>
    <w:rsid w:val="00122133"/>
    <w:rsid w:val="00125329"/>
    <w:rsid w:val="00126492"/>
    <w:rsid w:val="00131A63"/>
    <w:rsid w:val="00137A7E"/>
    <w:rsid w:val="00151611"/>
    <w:rsid w:val="001534F7"/>
    <w:rsid w:val="00157519"/>
    <w:rsid w:val="00161CD2"/>
    <w:rsid w:val="00162FF4"/>
    <w:rsid w:val="00167F3A"/>
    <w:rsid w:val="001801E9"/>
    <w:rsid w:val="00183B77"/>
    <w:rsid w:val="001A09B8"/>
    <w:rsid w:val="001C466B"/>
    <w:rsid w:val="001D2162"/>
    <w:rsid w:val="001E4974"/>
    <w:rsid w:val="001E7903"/>
    <w:rsid w:val="00203B1D"/>
    <w:rsid w:val="00206304"/>
    <w:rsid w:val="002126F1"/>
    <w:rsid w:val="0021526A"/>
    <w:rsid w:val="00232EEB"/>
    <w:rsid w:val="00254E51"/>
    <w:rsid w:val="00264107"/>
    <w:rsid w:val="00274644"/>
    <w:rsid w:val="0028319F"/>
    <w:rsid w:val="00292E82"/>
    <w:rsid w:val="00296DAE"/>
    <w:rsid w:val="002A2038"/>
    <w:rsid w:val="002A3D11"/>
    <w:rsid w:val="002A5205"/>
    <w:rsid w:val="002B1184"/>
    <w:rsid w:val="002B210E"/>
    <w:rsid w:val="002C2464"/>
    <w:rsid w:val="002C42D2"/>
    <w:rsid w:val="002D127E"/>
    <w:rsid w:val="002D2D56"/>
    <w:rsid w:val="002D3FF3"/>
    <w:rsid w:val="002F7666"/>
    <w:rsid w:val="00303FAE"/>
    <w:rsid w:val="0031063D"/>
    <w:rsid w:val="00312291"/>
    <w:rsid w:val="00316B1F"/>
    <w:rsid w:val="00321068"/>
    <w:rsid w:val="00323779"/>
    <w:rsid w:val="00323D27"/>
    <w:rsid w:val="00333CAB"/>
    <w:rsid w:val="003415A3"/>
    <w:rsid w:val="0034247B"/>
    <w:rsid w:val="0034511C"/>
    <w:rsid w:val="00347818"/>
    <w:rsid w:val="00351653"/>
    <w:rsid w:val="003524E5"/>
    <w:rsid w:val="00352D66"/>
    <w:rsid w:val="00354AA2"/>
    <w:rsid w:val="00355C73"/>
    <w:rsid w:val="003624B4"/>
    <w:rsid w:val="003717FC"/>
    <w:rsid w:val="003749AB"/>
    <w:rsid w:val="003847B4"/>
    <w:rsid w:val="003A0F02"/>
    <w:rsid w:val="003A42DE"/>
    <w:rsid w:val="003A4E55"/>
    <w:rsid w:val="003B2959"/>
    <w:rsid w:val="003B3398"/>
    <w:rsid w:val="003D11BE"/>
    <w:rsid w:val="003D3FEE"/>
    <w:rsid w:val="003D6DFA"/>
    <w:rsid w:val="003E436D"/>
    <w:rsid w:val="00413928"/>
    <w:rsid w:val="00423538"/>
    <w:rsid w:val="00445ED9"/>
    <w:rsid w:val="00451A6D"/>
    <w:rsid w:val="00461C47"/>
    <w:rsid w:val="00465A25"/>
    <w:rsid w:val="0047216B"/>
    <w:rsid w:val="004762F1"/>
    <w:rsid w:val="00480A33"/>
    <w:rsid w:val="00481385"/>
    <w:rsid w:val="00485185"/>
    <w:rsid w:val="00495EB5"/>
    <w:rsid w:val="00496EB5"/>
    <w:rsid w:val="004B2A9C"/>
    <w:rsid w:val="004C0465"/>
    <w:rsid w:val="004C7418"/>
    <w:rsid w:val="00506A7D"/>
    <w:rsid w:val="00506D76"/>
    <w:rsid w:val="00517F10"/>
    <w:rsid w:val="00525FCB"/>
    <w:rsid w:val="00530C7C"/>
    <w:rsid w:val="0055172B"/>
    <w:rsid w:val="00557342"/>
    <w:rsid w:val="00560427"/>
    <w:rsid w:val="0056554F"/>
    <w:rsid w:val="00573C5D"/>
    <w:rsid w:val="00576A45"/>
    <w:rsid w:val="0057726B"/>
    <w:rsid w:val="00586EB6"/>
    <w:rsid w:val="005925FC"/>
    <w:rsid w:val="0059689A"/>
    <w:rsid w:val="00597864"/>
    <w:rsid w:val="005A1AD9"/>
    <w:rsid w:val="005B7851"/>
    <w:rsid w:val="005C31C4"/>
    <w:rsid w:val="005C5D84"/>
    <w:rsid w:val="005C69F8"/>
    <w:rsid w:val="005D305E"/>
    <w:rsid w:val="005E3F4E"/>
    <w:rsid w:val="005E5A03"/>
    <w:rsid w:val="00601B09"/>
    <w:rsid w:val="0060333D"/>
    <w:rsid w:val="00611216"/>
    <w:rsid w:val="0061262D"/>
    <w:rsid w:val="00615051"/>
    <w:rsid w:val="006226C6"/>
    <w:rsid w:val="00632EAA"/>
    <w:rsid w:val="00633703"/>
    <w:rsid w:val="00635527"/>
    <w:rsid w:val="00636DBA"/>
    <w:rsid w:val="00641BB6"/>
    <w:rsid w:val="00652408"/>
    <w:rsid w:val="00661CF3"/>
    <w:rsid w:val="006658A2"/>
    <w:rsid w:val="006921E1"/>
    <w:rsid w:val="00693B0D"/>
    <w:rsid w:val="006A0D3C"/>
    <w:rsid w:val="006B2A89"/>
    <w:rsid w:val="006B555B"/>
    <w:rsid w:val="006C6E29"/>
    <w:rsid w:val="006D07B9"/>
    <w:rsid w:val="006D0993"/>
    <w:rsid w:val="006D3824"/>
    <w:rsid w:val="006D4999"/>
    <w:rsid w:val="006F68D6"/>
    <w:rsid w:val="006F725D"/>
    <w:rsid w:val="00711FE9"/>
    <w:rsid w:val="00726567"/>
    <w:rsid w:val="00730800"/>
    <w:rsid w:val="00744BDF"/>
    <w:rsid w:val="00747176"/>
    <w:rsid w:val="00765709"/>
    <w:rsid w:val="00770E7F"/>
    <w:rsid w:val="0077719E"/>
    <w:rsid w:val="00782446"/>
    <w:rsid w:val="007844F9"/>
    <w:rsid w:val="00791340"/>
    <w:rsid w:val="00791D48"/>
    <w:rsid w:val="00792B6C"/>
    <w:rsid w:val="00793EE9"/>
    <w:rsid w:val="007A3F4D"/>
    <w:rsid w:val="007B265E"/>
    <w:rsid w:val="007C0FEF"/>
    <w:rsid w:val="007C196D"/>
    <w:rsid w:val="007C4990"/>
    <w:rsid w:val="007D00F1"/>
    <w:rsid w:val="007D27C7"/>
    <w:rsid w:val="007D3BA7"/>
    <w:rsid w:val="007D4432"/>
    <w:rsid w:val="007E1C8C"/>
    <w:rsid w:val="007E3BF9"/>
    <w:rsid w:val="007F0F43"/>
    <w:rsid w:val="007F4412"/>
    <w:rsid w:val="007F7839"/>
    <w:rsid w:val="00800051"/>
    <w:rsid w:val="00804386"/>
    <w:rsid w:val="008134CE"/>
    <w:rsid w:val="008151BB"/>
    <w:rsid w:val="008235A6"/>
    <w:rsid w:val="00825BFF"/>
    <w:rsid w:val="0082704D"/>
    <w:rsid w:val="0085425F"/>
    <w:rsid w:val="0086390F"/>
    <w:rsid w:val="00877CCC"/>
    <w:rsid w:val="00877F2B"/>
    <w:rsid w:val="008809C2"/>
    <w:rsid w:val="00882188"/>
    <w:rsid w:val="00886ABA"/>
    <w:rsid w:val="008966E3"/>
    <w:rsid w:val="008A01E9"/>
    <w:rsid w:val="008A0C41"/>
    <w:rsid w:val="008A4445"/>
    <w:rsid w:val="008A49BC"/>
    <w:rsid w:val="008A56A3"/>
    <w:rsid w:val="008B45C4"/>
    <w:rsid w:val="008B62DA"/>
    <w:rsid w:val="008C29EA"/>
    <w:rsid w:val="008C306F"/>
    <w:rsid w:val="008C34E5"/>
    <w:rsid w:val="008C4183"/>
    <w:rsid w:val="008C4922"/>
    <w:rsid w:val="008C641E"/>
    <w:rsid w:val="008D0C9F"/>
    <w:rsid w:val="008D721A"/>
    <w:rsid w:val="008F4440"/>
    <w:rsid w:val="00911601"/>
    <w:rsid w:val="0092538F"/>
    <w:rsid w:val="009300C5"/>
    <w:rsid w:val="00933600"/>
    <w:rsid w:val="00937017"/>
    <w:rsid w:val="009431B2"/>
    <w:rsid w:val="00945DCA"/>
    <w:rsid w:val="00946FF7"/>
    <w:rsid w:val="009506E0"/>
    <w:rsid w:val="00951CAD"/>
    <w:rsid w:val="00962A91"/>
    <w:rsid w:val="00966A46"/>
    <w:rsid w:val="00972EF3"/>
    <w:rsid w:val="00973DD7"/>
    <w:rsid w:val="0097780C"/>
    <w:rsid w:val="0099680F"/>
    <w:rsid w:val="009A136D"/>
    <w:rsid w:val="009C1026"/>
    <w:rsid w:val="009C4045"/>
    <w:rsid w:val="009D0BA0"/>
    <w:rsid w:val="009D1137"/>
    <w:rsid w:val="009E1D8D"/>
    <w:rsid w:val="009E3373"/>
    <w:rsid w:val="009E3BE9"/>
    <w:rsid w:val="009F2BB1"/>
    <w:rsid w:val="009F36E1"/>
    <w:rsid w:val="009F684C"/>
    <w:rsid w:val="009F759D"/>
    <w:rsid w:val="00A03057"/>
    <w:rsid w:val="00A2661C"/>
    <w:rsid w:val="00A31C13"/>
    <w:rsid w:val="00A330C4"/>
    <w:rsid w:val="00A3595E"/>
    <w:rsid w:val="00A6481B"/>
    <w:rsid w:val="00A72414"/>
    <w:rsid w:val="00A773CE"/>
    <w:rsid w:val="00A80091"/>
    <w:rsid w:val="00A87227"/>
    <w:rsid w:val="00A958AF"/>
    <w:rsid w:val="00A96CB3"/>
    <w:rsid w:val="00A97525"/>
    <w:rsid w:val="00AA7E81"/>
    <w:rsid w:val="00AB1DE4"/>
    <w:rsid w:val="00AB7E65"/>
    <w:rsid w:val="00AC20E1"/>
    <w:rsid w:val="00B04942"/>
    <w:rsid w:val="00B17310"/>
    <w:rsid w:val="00B30DAE"/>
    <w:rsid w:val="00B41866"/>
    <w:rsid w:val="00B5042F"/>
    <w:rsid w:val="00B5663B"/>
    <w:rsid w:val="00B606B1"/>
    <w:rsid w:val="00B60851"/>
    <w:rsid w:val="00B60DCB"/>
    <w:rsid w:val="00B73FAD"/>
    <w:rsid w:val="00B75D6D"/>
    <w:rsid w:val="00BA3360"/>
    <w:rsid w:val="00BA40D6"/>
    <w:rsid w:val="00BA5180"/>
    <w:rsid w:val="00BA65D0"/>
    <w:rsid w:val="00BA700C"/>
    <w:rsid w:val="00BB2608"/>
    <w:rsid w:val="00BB6749"/>
    <w:rsid w:val="00BE75D7"/>
    <w:rsid w:val="00BE7959"/>
    <w:rsid w:val="00BF1494"/>
    <w:rsid w:val="00BF173F"/>
    <w:rsid w:val="00BF4903"/>
    <w:rsid w:val="00BF7139"/>
    <w:rsid w:val="00C01659"/>
    <w:rsid w:val="00C12218"/>
    <w:rsid w:val="00C21B40"/>
    <w:rsid w:val="00C22469"/>
    <w:rsid w:val="00C249B8"/>
    <w:rsid w:val="00C33B77"/>
    <w:rsid w:val="00C341CF"/>
    <w:rsid w:val="00C40A19"/>
    <w:rsid w:val="00C4378B"/>
    <w:rsid w:val="00C57E17"/>
    <w:rsid w:val="00C6664A"/>
    <w:rsid w:val="00C94119"/>
    <w:rsid w:val="00CA324E"/>
    <w:rsid w:val="00CB0848"/>
    <w:rsid w:val="00CB4E4C"/>
    <w:rsid w:val="00CB7FF8"/>
    <w:rsid w:val="00CC7150"/>
    <w:rsid w:val="00CD1DE2"/>
    <w:rsid w:val="00CF0581"/>
    <w:rsid w:val="00CF247F"/>
    <w:rsid w:val="00D04BD8"/>
    <w:rsid w:val="00D07310"/>
    <w:rsid w:val="00D101EF"/>
    <w:rsid w:val="00D1067B"/>
    <w:rsid w:val="00D12D71"/>
    <w:rsid w:val="00D135AB"/>
    <w:rsid w:val="00D14D52"/>
    <w:rsid w:val="00D17E79"/>
    <w:rsid w:val="00D21983"/>
    <w:rsid w:val="00D34492"/>
    <w:rsid w:val="00D4104B"/>
    <w:rsid w:val="00D42B4A"/>
    <w:rsid w:val="00D516B2"/>
    <w:rsid w:val="00D52E56"/>
    <w:rsid w:val="00D57E55"/>
    <w:rsid w:val="00D66E60"/>
    <w:rsid w:val="00D80EBC"/>
    <w:rsid w:val="00D8334B"/>
    <w:rsid w:val="00D84490"/>
    <w:rsid w:val="00D85E07"/>
    <w:rsid w:val="00DB1301"/>
    <w:rsid w:val="00DB342D"/>
    <w:rsid w:val="00DC71DB"/>
    <w:rsid w:val="00DF0654"/>
    <w:rsid w:val="00DF2670"/>
    <w:rsid w:val="00DF2730"/>
    <w:rsid w:val="00E12EE1"/>
    <w:rsid w:val="00E211F5"/>
    <w:rsid w:val="00E26735"/>
    <w:rsid w:val="00E437CF"/>
    <w:rsid w:val="00E53472"/>
    <w:rsid w:val="00E53CAF"/>
    <w:rsid w:val="00E611E9"/>
    <w:rsid w:val="00E647A0"/>
    <w:rsid w:val="00E806F5"/>
    <w:rsid w:val="00E83543"/>
    <w:rsid w:val="00E86190"/>
    <w:rsid w:val="00E87018"/>
    <w:rsid w:val="00E87B28"/>
    <w:rsid w:val="00E91CD1"/>
    <w:rsid w:val="00E963CE"/>
    <w:rsid w:val="00E96D12"/>
    <w:rsid w:val="00E97CB9"/>
    <w:rsid w:val="00EB3378"/>
    <w:rsid w:val="00EB3F6A"/>
    <w:rsid w:val="00EB54B5"/>
    <w:rsid w:val="00EC5732"/>
    <w:rsid w:val="00ED0A9E"/>
    <w:rsid w:val="00ED44BA"/>
    <w:rsid w:val="00ED5E8E"/>
    <w:rsid w:val="00EE027D"/>
    <w:rsid w:val="00EE760E"/>
    <w:rsid w:val="00EF2715"/>
    <w:rsid w:val="00EF7509"/>
    <w:rsid w:val="00F041BA"/>
    <w:rsid w:val="00F07B06"/>
    <w:rsid w:val="00F10D23"/>
    <w:rsid w:val="00F12768"/>
    <w:rsid w:val="00F143F5"/>
    <w:rsid w:val="00F1627D"/>
    <w:rsid w:val="00F20A80"/>
    <w:rsid w:val="00F3251E"/>
    <w:rsid w:val="00F32608"/>
    <w:rsid w:val="00F3776A"/>
    <w:rsid w:val="00F43DDE"/>
    <w:rsid w:val="00F51BA9"/>
    <w:rsid w:val="00F51F47"/>
    <w:rsid w:val="00F547F1"/>
    <w:rsid w:val="00F63CDB"/>
    <w:rsid w:val="00F66640"/>
    <w:rsid w:val="00F84974"/>
    <w:rsid w:val="00F87022"/>
    <w:rsid w:val="00F90DC1"/>
    <w:rsid w:val="00F9351B"/>
    <w:rsid w:val="00FC0273"/>
    <w:rsid w:val="00FC0C0F"/>
    <w:rsid w:val="00FC2DF0"/>
    <w:rsid w:val="00FC613E"/>
    <w:rsid w:val="00FD5831"/>
    <w:rsid w:val="00FE2436"/>
    <w:rsid w:val="00FF5783"/>
    <w:rsid w:val="00FF6C39"/>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CB177C"/>
    <w:rsid w:val="1DE275A0"/>
    <w:rsid w:val="1E3E6500"/>
    <w:rsid w:val="1FAFCC66"/>
    <w:rsid w:val="20EF5200"/>
    <w:rsid w:val="21E019B6"/>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F1C19A9"/>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F63EA0"/>
    <w:rsid w:val="4380C41B"/>
    <w:rsid w:val="43A63994"/>
    <w:rsid w:val="43A67A0B"/>
    <w:rsid w:val="44688134"/>
    <w:rsid w:val="45D7D81A"/>
    <w:rsid w:val="45EE95F0"/>
    <w:rsid w:val="4614B705"/>
    <w:rsid w:val="463AD933"/>
    <w:rsid w:val="46C7D927"/>
    <w:rsid w:val="46DE1ACD"/>
    <w:rsid w:val="4962903A"/>
    <w:rsid w:val="49AAD572"/>
    <w:rsid w:val="4AF457DF"/>
    <w:rsid w:val="4B409B22"/>
    <w:rsid w:val="4D3433F4"/>
    <w:rsid w:val="4D45AE2A"/>
    <w:rsid w:val="4EB5970F"/>
    <w:rsid w:val="515F5732"/>
    <w:rsid w:val="5212BFAD"/>
    <w:rsid w:val="52E52664"/>
    <w:rsid w:val="53A37578"/>
    <w:rsid w:val="5438D9F1"/>
    <w:rsid w:val="54AAEF1D"/>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66768FE"/>
    <w:rsid w:val="66ADA113"/>
    <w:rsid w:val="675A84C2"/>
    <w:rsid w:val="67CD610C"/>
    <w:rsid w:val="6A1CED46"/>
    <w:rsid w:val="6BB8BDA7"/>
    <w:rsid w:val="6BC51F58"/>
    <w:rsid w:val="6CAA19FA"/>
    <w:rsid w:val="6D09AFC2"/>
    <w:rsid w:val="6D53E1DA"/>
    <w:rsid w:val="6E776DB3"/>
    <w:rsid w:val="6EE9C512"/>
    <w:rsid w:val="6FB44F01"/>
    <w:rsid w:val="70125987"/>
    <w:rsid w:val="712DA350"/>
    <w:rsid w:val="7306BEE6"/>
    <w:rsid w:val="74B9330C"/>
    <w:rsid w:val="7557E461"/>
    <w:rsid w:val="756F79F5"/>
    <w:rsid w:val="772D2BE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23EFA"/>
    <w:rsid w:val="00033421"/>
    <w:rsid w:val="00136305"/>
    <w:rsid w:val="00157519"/>
    <w:rsid w:val="00162FF4"/>
    <w:rsid w:val="001E2AC0"/>
    <w:rsid w:val="004214D0"/>
    <w:rsid w:val="00465A25"/>
    <w:rsid w:val="00481385"/>
    <w:rsid w:val="004815DE"/>
    <w:rsid w:val="0057370F"/>
    <w:rsid w:val="00617896"/>
    <w:rsid w:val="00730800"/>
    <w:rsid w:val="00777F2A"/>
    <w:rsid w:val="00791340"/>
    <w:rsid w:val="00792B6C"/>
    <w:rsid w:val="007D5396"/>
    <w:rsid w:val="0082704D"/>
    <w:rsid w:val="008C4978"/>
    <w:rsid w:val="00962A91"/>
    <w:rsid w:val="00E12EE1"/>
    <w:rsid w:val="00E70501"/>
    <w:rsid w:val="00E83543"/>
    <w:rsid w:val="00E87B28"/>
    <w:rsid w:val="00FE4570"/>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A26752-31DD-4B77-A502-D0F8F400BC3E}">
  <we:reference id="WA200010453" version="1.0.0.1" store="Omex" storeType="OMEX"/>
  <we:alternateReferences>
    <we:reference id="WA200010453" version="1.0.0.1" store="WA200010453" storeType="OMEX"/>
  </we:alternateReferences>
  <we:properties>
    <we:property name="claude.fileId" value="&quot;61b8779c-3159-4db9-94d3-b84f3750714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2c2f534-331e-4e70-92cd-100d07c8614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58E04DB8916AA45B370E3EF58ABEFFD" ma:contentTypeVersion="15" ma:contentTypeDescription="Crie um novo documento." ma:contentTypeScope="" ma:versionID="f30fbb29e7ea6d5a67b4ec1bbb8550c3">
  <xsd:schema xmlns:xsd="http://www.w3.org/2001/XMLSchema" xmlns:xs="http://www.w3.org/2001/XMLSchema" xmlns:p="http://schemas.microsoft.com/office/2006/metadata/properties" xmlns:ns3="22c2f534-331e-4e70-92cd-100d07c8614e" xmlns:ns4="5787b20b-b18c-4158-b503-24a9916d44e0" targetNamespace="http://schemas.microsoft.com/office/2006/metadata/properties" ma:root="true" ma:fieldsID="8c69f19e8a4065aace009a29be567772" ns3:_="" ns4:_="">
    <xsd:import namespace="22c2f534-331e-4e70-92cd-100d07c8614e"/>
    <xsd:import namespace="5787b20b-b18c-4158-b503-24a9916d44e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c2f534-331e-4e70-92cd-100d07c861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7b20b-b18c-4158-b503-24a9916d44e0"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element name="SharingHintHash" ma:index="12" nillable="true" ma:displayName="Hash de Dica de Compartilhamento"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22c2f534-331e-4e70-92cd-100d07c8614e"/>
  </ds:schemaRefs>
</ds:datastoreItem>
</file>

<file path=customXml/itemProps3.xml><?xml version="1.0" encoding="utf-8"?>
<ds:datastoreItem xmlns:ds="http://schemas.openxmlformats.org/officeDocument/2006/customXml" ds:itemID="{B3A8AC4A-853F-46F5-9816-A2C08554EA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c2f534-331e-4e70-92cd-100d07c8614e"/>
    <ds:schemaRef ds:uri="5787b20b-b18c-4158-b503-24a9916d4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3365</Words>
  <Characters>18746</Characters>
  <Application>Microsoft Office Word</Application>
  <DocSecurity>0</DocSecurity>
  <Lines>568</Lines>
  <Paragraphs>193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Orana Oliveira Guerra - GDSXSR</cp:lastModifiedBy>
  <cp:revision>2</cp:revision>
  <dcterms:created xsi:type="dcterms:W3CDTF">2026-10-30T22:55:00Z</dcterms:created>
  <dcterms:modified xsi:type="dcterms:W3CDTF">2026-10-30T22:55:00Z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0x010100F58E04DB8916AA45B370E3EF58ABEFFD</vt:lpwstr>
  </property>
  <property fmtid="{D5CDD505-2E9C-101B-9397-08002B2CF9AE}" pid="3" name="MediaServiceImageTags">
    <vt:lpwstr/>
  </property>
</Properties>
</file>