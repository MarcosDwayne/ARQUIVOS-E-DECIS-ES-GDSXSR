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406A6210" w:rsidR="004236F7" w:rsidRPr="009F36E1" w:rsidRDefault="00904041">
            <w:pPr>
              <w:ind w:right="-675"/>
              <w:rPr>
                <w:rFonts w:ascii="Arial" w:hAnsi="Arial" w:cs="Arial"/>
                <w:sz w:val="28"/>
                <w:szCs w:val="28"/>
              </w:rPr>
            </w:pPr>
            <w:r w:rsidRPr="00904041">
              <w:rPr>
                <w:rFonts w:ascii="Arial" w:hAnsi="Arial" w:cs="Arial"/>
                <w:sz w:val="28"/>
                <w:szCs w:val="28"/>
              </w:rPr>
              <w:t>0742524-91.2026.8.07.000</w:t>
            </w:r>
            <w:commentRangeStart w:id="0"/>
            <w:r w:rsidRPr="00904041">
              <w:rPr>
                <w:rFonts w:ascii="Arial" w:hAnsi="Arial" w:cs="Arial"/>
                <w:sz w:val="28"/>
                <w:szCs w:val="28"/>
              </w:rPr>
              <w:t>0</w:t>
            </w:r>
            <w:commentRangeEnd w:id="0"/>
            <w:r w:rsidR="0000188B">
              <w:rPr>
                <w:rStyle w:val="Refdecomentrio"/>
                <w:rFonts w:ascii="Verdana" w:eastAsia="Times New Roman" w:hAnsi="Verdana" w:cs="Times New Roman"/>
                <w:lang w:val="x-none" w:eastAsia="x-none"/>
              </w:rPr>
              <w:commentReference w:id="0"/>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2D068E82" w:rsidR="004236F7" w:rsidRPr="009F36E1" w:rsidRDefault="00904041" w:rsidP="650595E1">
            <w:pPr>
              <w:jc w:val="both"/>
              <w:rPr>
                <w:rFonts w:ascii="Arial" w:hAnsi="Arial" w:cs="Arial"/>
                <w:sz w:val="28"/>
                <w:szCs w:val="28"/>
              </w:rPr>
            </w:pPr>
            <w:r w:rsidRPr="00904041">
              <w:rPr>
                <w:rFonts w:ascii="Arial" w:hAnsi="Arial" w:cs="Arial"/>
                <w:sz w:val="28"/>
                <w:szCs w:val="28"/>
              </w:rPr>
              <w:t>CAROLINA DE AQUINO CALHEIROS</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41A1B26E" w:rsidR="004236F7" w:rsidRPr="009F36E1" w:rsidRDefault="00904041" w:rsidP="650595E1">
            <w:pPr>
              <w:ind w:right="-74"/>
              <w:jc w:val="both"/>
              <w:rPr>
                <w:rFonts w:ascii="Arial" w:hAnsi="Arial" w:cs="Arial"/>
                <w:sz w:val="28"/>
                <w:szCs w:val="28"/>
              </w:rPr>
            </w:pPr>
            <w:r w:rsidRPr="00904041">
              <w:rPr>
                <w:rFonts w:ascii="Arial" w:hAnsi="Arial" w:cs="Arial"/>
                <w:sz w:val="28"/>
                <w:szCs w:val="28"/>
              </w:rPr>
              <w:t>BRB BANCO DE BRASILIA SA</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1A8550DC" w14:textId="77777777" w:rsidR="008C7D23" w:rsidRPr="007E1C8C" w:rsidRDefault="008C7D23" w:rsidP="008C7D23">
      <w:pPr>
        <w:spacing w:after="0" w:line="360" w:lineRule="auto"/>
        <w:jc w:val="left"/>
        <w:rPr>
          <w:rFonts w:ascii="Arial" w:hAnsi="Arial" w:cs="Arial"/>
          <w:b/>
          <w:bCs/>
          <w:sz w:val="28"/>
          <w:szCs w:val="28"/>
        </w:rPr>
        <w:pPrChange w:id="1002" w:author="Assessor GDSXSR" w:date="2026-10-29T17:14:23Z">
          <w:pPr>
            <w:spacing w:after="0" w:line="360" w:lineRule="auto"/>
            <w:jc w:val="center"/>
          </w:pPr>
        </w:pPrChange>
      </w:pPr>
      <w:r w:rsidRPr="0C436811">
        <w:rPr>
          <w:rFonts w:ascii="Arial" w:hAnsi="Arial" w:cs="Arial"/>
          <w:b/>
          <w:bCs/>
          <w:sz w:val="28"/>
          <w:szCs w:val="28"/>
        </w:rPr>
        <w:t>EMENT</w:t>
      </w:r>
      <w:commentRangeStart w:id="1"/>
      <w:r w:rsidRPr="0C436811">
        <w:rPr>
          <w:rFonts w:ascii="Arial" w:hAnsi="Arial" w:cs="Arial"/>
          <w:b/>
          <w:bCs/>
          <w:sz w:val="28"/>
          <w:szCs w:val="28"/>
        </w:rPr>
        <w:t>A</w:t>
      </w:r>
      <w:commentRangeEnd w:id="1"/>
      <w:r>
        <w:commentReference w:id="1"/>
      </w:r>
    </w:p>
    <w:p w14:paraId="077BBD46" w14:textId="77777777" w:rsidR="008C7D23" w:rsidRDefault="008C7D23" w:rsidP="008C7D23">
      <w:pPr>
        <w:spacing w:after="0" w:line="360" w:lineRule="auto"/>
        <w:jc w:val="both"/>
        <w:rPr>
          <w:rFonts w:ascii="Arial" w:hAnsi="Arial" w:cs="Arial"/>
          <w:sz w:val="28"/>
          <w:szCs w:val="28"/>
        </w:rPr>
      </w:pPr>
    </w:p>
    <w:p w14:paraId="2210A766" w14:textId="77777777" w:rsidR="0000188B" w:rsidRPr="0000188B" w:rsidRDefault="0000188B" w:rsidP="0000188B">
      <w:pPr>
        <w:spacing w:after="0" w:line="360" w:lineRule="auto"/>
        <w:jc w:val="both"/>
        <w:rPr>
          <w:rFonts w:ascii="Arial" w:hAnsi="Arial" w:cs="Arial"/>
          <w:sz w:val="28"/>
          <w:szCs w:val="28"/>
        </w:rPr>
      </w:pPr>
      <w:commentRangeStart w:id="2"/>
      <w:r w:rsidRPr="0000188B">
        <w:rPr>
          <w:rFonts w:ascii="Arial" w:hAnsi="Arial" w:cs="Arial"/>
          <w:sz w:val="28"/>
          <w:szCs w:val="28"/>
        </w:rPr>
        <w:t>AGRAVO DE INSTRUMENTO. DIREITO PROCESSUAL CIVIL. AÇÃO REVISIONAL DE CONTRATO BANCÁRIO. GRATUIDADE DE JUSTIÇA. PESSOA NATURAL. RENDA BRUTA SUPERIOR A R$ 15.000,00. INSUFICIÊNCIA DO CRITÉRIO OBJETIVO. DISPONIBILIDADE FINANCEIRA EFETIVA. DESCONTOS EM FOLHA. EMPRÉSTIMOS CONSIGNADOS. ENDIVIDAMENTO RELEVANTE. HIPOSSUFICIÊNCIA COMPROVADA. DECISÃO REFORMADA. RECURSO PROVIDO.</w:t>
      </w:r>
      <w:commentRangeEnd w:id="2"/>
      <w:r>
        <w:rPr>
          <w:rStyle w:val="CommentReference"/>
        </w:rPr>
        <w:commentReference w:id="2"/>
      </w:r>
    </w:p>
    <w:p w14:paraId="73F2A701"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 Caso em exame</w:t>
      </w:r>
    </w:p>
    <w:p w14:paraId="3EFDBEFC" w14:textId="2F61ECAE" w:rsidR="0000188B" w:rsidRPr="0000188B" w:rsidRDefault="0000188B" w:rsidP="0000188B">
      <w:pPr>
        <w:spacing w:after="0" w:line="360" w:lineRule="auto"/>
        <w:jc w:val="both"/>
        <w:rPr>
          <w:rFonts w:ascii="Arial" w:hAnsi="Arial" w:cs="Arial"/>
          <w:sz w:val="28"/>
          <w:szCs w:val="28"/>
        </w:rPr>
      </w:pPr>
      <w:commentRangeStart w:id="3"/>
      <w:r>
        <w:rPr>
          <w:rFonts w:ascii="Arial" w:hAnsi="Arial" w:cs="Arial"/>
          <w:sz w:val="28"/>
          <w:szCs w:val="28"/>
        </w:rPr>
        <w:t xml:space="preserve">1. </w:t>
      </w:r>
      <w:r>
        <w:rPr>
          <w:rFonts w:ascii="Arial" w:hAnsi="Arial" w:cs="Arial"/>
          <w:sz w:val="28"/>
          <w:szCs w:val="28"/>
        </w:rPr>
        <w:t xml:space="preserve">Ação revisional de cláusulas contratuais bancárias proposta por pessoa natural</w:t>
      </w:r>
      <w:ins w:id="1003" w:author="Assessor GDSXSR" w:date="2026-10-29T17:14:23Z">
        <w:r>
          <w:rPr>
            <w:rFonts w:ascii="Arial" w:hAnsi="Arial" w:cs="Arial"/>
            <w:color w:val="808080"/>
            <w:sz w:val="28"/>
            <w:szCs w:val="28"/>
          </w:rPr>
          <w:t xml:space="preserve">, professora da rede pública de ensino do Distrito Federal,</w:t>
        </w:r>
      </w:ins>
      <w:r>
        <w:rPr>
          <w:rFonts w:ascii="Arial" w:hAnsi="Arial" w:cs="Arial"/>
          <w:sz w:val="28"/>
          <w:szCs w:val="28"/>
        </w:rPr>
        <w:t xml:space="preserve"> contra BRB</w:t>
      </w:r>
      <w:del w:id="1004" w:author="Assessor GDSXSR" w:date="2026-10-29T17:14:23Z">
        <w:r>
          <w:rPr>
            <w:rFonts w:ascii="Arial" w:hAnsi="Arial" w:cs="Arial"/>
            <w:sz w:val="28"/>
            <w:szCs w:val="28"/>
          </w:rPr>
          <w:delText xml:space="preserve"> –</w:delText>
        </w:r>
      </w:del>
      <w:r>
        <w:rPr>
          <w:rFonts w:ascii="Arial" w:hAnsi="Arial" w:cs="Arial"/>
          <w:sz w:val="28"/>
          <w:szCs w:val="28"/>
        </w:rPr>
        <w:t xml:space="preserve"> Banco de Brasília S.A.</w:t>
      </w:r>
      <w:del w:id="1005" w:author="Assessor GDSXSR" w:date="2026-10-29T17:14:23Z">
        <w:r>
          <w:rPr>
            <w:rFonts w:ascii="Arial" w:hAnsi="Arial" w:cs="Arial"/>
            <w:sz w:val="28"/>
            <w:szCs w:val="28"/>
          </w:rPr>
          <w:delText xml:space="preserve">,</w:delText>
        </w:r>
      </w:del>
      <w:r>
        <w:rPr>
          <w:rFonts w:ascii="Arial" w:hAnsi="Arial" w:cs="Arial"/>
          <w:sz w:val="28"/>
          <w:szCs w:val="28"/>
        </w:rPr>
        <w:t xml:space="preserve"> </w:t>
      </w:r>
      <w:del w:id="1006" w:author="Assessor GDSXSR" w:date="2026-10-29T17:14:23Z">
        <w:r>
          <w:rPr>
            <w:rFonts w:ascii="Arial" w:hAnsi="Arial" w:cs="Arial"/>
            <w:sz w:val="28"/>
            <w:szCs w:val="28"/>
          </w:rPr>
          <w:delText xml:space="preserve">com valor da causa de </w:delText>
        </w:r>
      </w:del>
      <w:ins w:id="1007" w:author="Assessor GDSXSR" w:date="2026-10-29T17:14:23Z">
        <w:r>
          <w:rPr>
            <w:rFonts w:ascii="Arial" w:hAnsi="Arial" w:cs="Arial"/>
            <w:color w:val="808080"/>
            <w:sz w:val="28"/>
            <w:szCs w:val="28"/>
          </w:rPr>
          <w:t xml:space="preserve">(</w:t>
        </w:r>
      </w:ins>
      <w:r>
        <w:rPr>
          <w:rFonts w:ascii="Arial" w:hAnsi="Arial" w:cs="Arial"/>
          <w:sz w:val="28"/>
          <w:szCs w:val="28"/>
        </w:rPr>
        <w:t xml:space="preserve">R$ 153.783,24</w:t>
      </w:r>
      <w:ins w:id="1008" w:author="Assessor GDSXSR" w:date="2026-10-29T17:14:23Z">
        <w:r>
          <w:rPr>
            <w:rFonts w:ascii="Arial" w:hAnsi="Arial" w:cs="Arial"/>
            <w:color w:val="808080"/>
            <w:sz w:val="28"/>
            <w:szCs w:val="28"/>
          </w:rPr>
          <w:t xml:space="preserve">)</w:t>
        </w:r>
      </w:ins>
      <w:r>
        <w:rPr>
          <w:rFonts w:ascii="Arial" w:hAnsi="Arial" w:cs="Arial"/>
          <w:sz w:val="28"/>
          <w:szCs w:val="28"/>
        </w:rPr>
        <w:t xml:space="preserve">, na qual a autora requereu a gratuidade de justiça.</w:t>
      </w:r>
      <w:commentRangeEnd w:id="3"/>
      <w:r>
        <w:rPr>
          <w:rStyle w:val="CommentReference"/>
        </w:rPr>
        <w:commentReference w:id="3"/>
      </w:r>
    </w:p>
    <w:p w14:paraId="2794997F" w14:textId="741E8FB8"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2. </w:t>
      </w:r>
      <w:r w:rsidRPr="0000188B">
        <w:rPr>
          <w:rFonts w:ascii="Arial" w:hAnsi="Arial" w:cs="Arial"/>
          <w:sz w:val="28"/>
          <w:szCs w:val="28"/>
        </w:rPr>
        <w:t>A decisão agravada indeferiu o benefício com fundamento na remuneração bruta mensal superior a R$ 15.000,00 e determinou o recolhimento das custas iniciais, sob pena de cancelamento da distribuição.</w:t>
      </w:r>
    </w:p>
    <w:p w14:paraId="0AD16FB6" w14:textId="02DCD446"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lastRenderedPageBreak/>
        <w:t xml:space="preserve">3. </w:t>
      </w:r>
      <w:r w:rsidRPr="0000188B">
        <w:rPr>
          <w:rFonts w:ascii="Arial" w:hAnsi="Arial" w:cs="Arial"/>
          <w:sz w:val="28"/>
          <w:szCs w:val="28"/>
        </w:rPr>
        <w:t>A autora agrava requerendo a concessão da gratuidade de justiça. Sustenta perceber remuneração bruta de R$ 15.569,72 e líquida de R$ 5.343,07, após descontos de R$ 10.226,65, além de suportar despesas ordinárias superiores à renda disponível.</w:t>
      </w:r>
    </w:p>
    <w:p w14:paraId="1FB7530A"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II. Questão em discussão</w:t>
      </w:r>
    </w:p>
    <w:p w14:paraId="56F969C4" w14:textId="30B9BE44"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4. </w:t>
      </w:r>
      <w:r w:rsidRPr="0000188B">
        <w:rPr>
          <w:rFonts w:ascii="Arial" w:hAnsi="Arial" w:cs="Arial"/>
          <w:sz w:val="28"/>
          <w:szCs w:val="28"/>
        </w:rPr>
        <w:t>A questão em discussão consiste em saber se a remuneração bruta da pessoa natural autoriza o indeferimento imediato da gratuidade de justiça ou se os descontos salariais, o endividamento e a disponibilidade financeira efetiva comprovam insuficiência de recursos para custear o processo.</w:t>
      </w:r>
    </w:p>
    <w:p w14:paraId="395B7AD1"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III. Razões de decidir</w:t>
      </w:r>
    </w:p>
    <w:p w14:paraId="05836C03" w14:textId="2FE1DFCB"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5. </w:t>
      </w:r>
      <w:r w:rsidRPr="0000188B">
        <w:rPr>
          <w:rFonts w:ascii="Arial" w:hAnsi="Arial" w:cs="Arial"/>
          <w:sz w:val="28"/>
          <w:szCs w:val="28"/>
        </w:rPr>
        <w:t>A declaração de insuficiência apresentada por pessoa natural goza de presunção relativa de veracidade. O magistrado somente pode indeferir a gratuidade quando os autos contiverem elementos aptos a afastar os pressupostos legais e após oportunizar à parte a comprovação de sua condição econômica.</w:t>
      </w:r>
    </w:p>
    <w:p w14:paraId="1DD35887" w14:textId="386CDD96"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6. </w:t>
      </w:r>
      <w:r w:rsidRPr="0000188B">
        <w:rPr>
          <w:rFonts w:ascii="Arial" w:hAnsi="Arial" w:cs="Arial"/>
          <w:sz w:val="28"/>
          <w:szCs w:val="28"/>
        </w:rPr>
        <w:t>O Tema Repetitivo nº 1.178 do Superior Tribunal de Justiça veda o indeferimento imediato da gratuidade de justiça com fundamento exclusivo em critérios objetivos. Parâmetros como renda bruta somente podem atuar de forma suplementar, após a análise concreta da capacidade econômica do requerente.</w:t>
      </w:r>
    </w:p>
    <w:p>
      <w:pPr>
        <w:spacing w:after="0" w:line="360" w:lineRule="auto"/>
        <w:jc w:val="both"/>
        <w:rPr>
          <w:ins w:id="1025" w:author="Assessor GDSXSR" w:date="2026-10-29T17:14:23Z"/>
        </w:rPr>
      </w:pPr>
      <w:r>
        <w:rPr>
          <w:rFonts w:ascii="Arial" w:hAnsi="Arial" w:cs="Arial"/>
          <w:sz w:val="28"/>
          <w:szCs w:val="28"/>
        </w:rPr>
        <w:t xml:space="preserve">7. </w:t>
      </w:r>
      <w:r>
        <w:rPr>
          <w:rFonts w:ascii="Arial" w:hAnsi="Arial" w:cs="Arial"/>
          <w:sz w:val="28"/>
          <w:szCs w:val="28"/>
        </w:rPr>
        <w:t xml:space="preserve">A autora percebe remuneração bruta de R$ 15.569,72 e líquida de R$ 5.343,07, após descontos mensais de R$ 10.226,65</w:t>
      </w:r>
      <w:del w:id="1009" w:author="Assessor GDSXSR" w:date="2026-10-29T17:14:23Z">
        <w:r>
          <w:rPr>
            <w:rFonts w:ascii="Arial" w:hAnsi="Arial" w:cs="Arial"/>
            <w:sz w:val="28"/>
            <w:szCs w:val="28"/>
          </w:rPr>
          <w:delText xml:space="preserve">.</w:delText>
        </w:r>
      </w:del>
      <w:ins w:id="1010" w:author="Assessor GDSXSR" w:date="2026-10-29T17:14:23Z">
        <w:r>
          <w:rPr>
            <w:rFonts w:ascii="Arial" w:hAnsi="Arial" w:cs="Arial"/>
            <w:color w:val="808080"/>
            <w:sz w:val="28"/>
            <w:szCs w:val="28"/>
          </w:rPr>
          <w:t xml:space="preserve">,</w:t>
        </w:r>
      </w:ins>
      <w:r>
        <w:rPr>
          <w:rFonts w:ascii="Arial" w:hAnsi="Arial" w:cs="Arial"/>
          <w:sz w:val="28"/>
          <w:szCs w:val="28"/>
        </w:rPr>
        <w:t xml:space="preserve"> </w:t>
      </w:r>
      <w:del w:id="1011" w:author="Assessor GDSXSR" w:date="2026-10-29T17:14:23Z">
        <w:r>
          <w:rPr>
            <w:rFonts w:ascii="Arial" w:hAnsi="Arial" w:cs="Arial"/>
            <w:sz w:val="28"/>
            <w:szCs w:val="28"/>
          </w:rPr>
          <w:delText xml:space="preserve">Desse</w:delText>
        </w:r>
      </w:del>
      <w:ins w:id="1012" w:author="Assessor GDSXSR" w:date="2026-10-29T17:14:23Z">
        <w:r>
          <w:rPr>
            <w:rFonts w:ascii="Arial" w:hAnsi="Arial" w:cs="Arial"/>
            <w:color w:val="808080"/>
            <w:sz w:val="28"/>
            <w:szCs w:val="28"/>
          </w:rPr>
          <w:t xml:space="preserve">dos</w:t>
        </w:r>
      </w:ins>
      <w:r>
        <w:rPr>
          <w:rFonts w:ascii="Arial" w:hAnsi="Arial" w:cs="Arial"/>
          <w:sz w:val="28"/>
          <w:szCs w:val="28"/>
        </w:rPr>
        <w:t xml:space="preserve"> </w:t>
      </w:r>
      <w:del w:id="1013" w:author="Assessor GDSXSR" w:date="2026-10-29T17:14:23Z">
        <w:r>
          <w:rPr>
            <w:rFonts w:ascii="Arial" w:hAnsi="Arial" w:cs="Arial"/>
            <w:sz w:val="28"/>
            <w:szCs w:val="28"/>
          </w:rPr>
          <w:delText xml:space="preserve">total,</w:delText>
        </w:r>
      </w:del>
      <w:ins w:id="1014" w:author="Assessor GDSXSR" w:date="2026-10-29T17:14:23Z">
        <w:r>
          <w:rPr>
            <w:rFonts w:ascii="Arial" w:hAnsi="Arial" w:cs="Arial"/>
            <w:color w:val="808080"/>
            <w:sz w:val="28"/>
            <w:szCs w:val="28"/>
          </w:rPr>
          <w:t xml:space="preserve">quais</w:t>
        </w:r>
      </w:ins>
      <w:r>
        <w:rPr>
          <w:rFonts w:ascii="Arial" w:hAnsi="Arial" w:cs="Arial"/>
          <w:sz w:val="28"/>
          <w:szCs w:val="28"/>
        </w:rPr>
        <w:t xml:space="preserve"> R$ 3.821,24 correspondem a cinco empréstimos contratados com o próprio banco agravado. Os extratos bancários registram </w:t>
      </w:r>
      <w:del w:id="1015" w:author="Assessor GDSXSR" w:date="2026-10-29T17:14:23Z">
        <w:r>
          <w:rPr>
            <w:rFonts w:ascii="Arial" w:hAnsi="Arial" w:cs="Arial"/>
            <w:sz w:val="28"/>
            <w:szCs w:val="28"/>
          </w:rPr>
          <w:delText xml:space="preserve">saldos</w:delText>
        </w:r>
      </w:del>
      <w:ins w:id="1016" w:author="Assessor GDSXSR" w:date="2026-10-29T17:14:23Z">
        <w:r>
          <w:rPr>
            <w:rFonts w:ascii="Arial" w:hAnsi="Arial" w:cs="Arial"/>
            <w:color w:val="808080"/>
            <w:sz w:val="28"/>
            <w:szCs w:val="28"/>
          </w:rPr>
          <w:t xml:space="preserve">saldo em conta corrente</w:t>
        </w:r>
      </w:ins>
      <w:r>
        <w:rPr>
          <w:rFonts w:ascii="Arial" w:hAnsi="Arial" w:cs="Arial"/>
          <w:sz w:val="28"/>
          <w:szCs w:val="28"/>
        </w:rPr>
        <w:t xml:space="preserve"> de R$ 0,00 e saldo atual de R$ 75,71, </w:t>
      </w:r>
      <w:del w:id="1017" w:author="Assessor GDSXSR" w:date="2026-10-29T17:14:23Z">
        <w:r>
          <w:rPr>
            <w:rFonts w:ascii="Arial" w:hAnsi="Arial" w:cs="Arial"/>
            <w:sz w:val="28"/>
            <w:szCs w:val="28"/>
          </w:rPr>
          <w:delText xml:space="preserve">além do</w:delText>
        </w:r>
      </w:del>
      <w:ins w:id="1018" w:author="Assessor GDSXSR" w:date="2026-10-29T17:14:23Z">
        <w:r>
          <w:rPr>
            <w:rFonts w:ascii="Arial" w:hAnsi="Arial" w:cs="Arial"/>
            <w:color w:val="808080"/>
            <w:sz w:val="28"/>
            <w:szCs w:val="28"/>
          </w:rPr>
          <w:t xml:space="preserve">com</w:t>
        </w:r>
      </w:ins>
      <w:r>
        <w:rPr>
          <w:rFonts w:ascii="Arial" w:hAnsi="Arial" w:cs="Arial"/>
          <w:sz w:val="28"/>
          <w:szCs w:val="28"/>
        </w:rPr>
        <w:t xml:space="preserve"> débito de empréstimos logo após o crédito salarial</w:t>
      </w:r>
      <w:ins w:id="1019" w:author="Assessor GDSXSR" w:date="2026-10-29T17:14:23Z">
        <w:r>
          <w:rPr>
            <w:rFonts w:ascii="Arial" w:hAnsi="Arial" w:cs="Arial"/>
            <w:color w:val="808080"/>
            <w:sz w:val="28"/>
            <w:szCs w:val="28"/>
          </w:rPr>
          <w:t xml:space="preserve">.</w:t>
        </w:r>
      </w:ins>
    </w:p>
    <w:p w14:paraId="4FF7F7AD" w14:textId="25E7A141" w:rsidR="0000188B" w:rsidRPr="0000188B" w:rsidRDefault="0000188B" w:rsidP="0000188B">
      <w:pPr>
        <w:spacing w:after="0" w:line="360" w:lineRule="auto"/>
        <w:jc w:val="both"/>
        <w:rPr>
          <w:rFonts w:ascii="Arial" w:hAnsi="Arial" w:cs="Arial"/>
          <w:sz w:val="28"/>
          <w:szCs w:val="28"/>
        </w:rPr>
      </w:pPr>
      <w:ins w:id="1020" w:author="Assessor GDSXSR" w:date="2026-10-29T17:14:23Z">
        <w:r>
          <w:rPr>
            <w:rFonts w:ascii="Arial" w:hAnsi="Arial" w:cs="Arial"/>
            <w:color w:val="808080"/>
            <w:sz w:val="28"/>
            <w:szCs w:val="28"/>
          </w:rPr>
          <w:t xml:space="preserve">8</w:t>
        </w:r>
      </w:ins>
      <w:commentRangeStart w:id="4"/>
      <w:r>
        <w:rPr>
          <w:rFonts w:ascii="Arial" w:hAnsi="Arial" w:cs="Arial"/>
          <w:sz w:val="28"/>
          <w:szCs w:val="28"/>
        </w:rPr>
        <w:t xml:space="preserve">. A declaração de hipossuficiência, os descontos em folha e as despesas superiores à renda disponível demonstram endividamento relevante e incapacidade financeira para </w:t>
      </w:r>
      <w:r>
        <w:rPr>
          <w:rFonts w:ascii="Arial" w:hAnsi="Arial" w:cs="Arial"/>
          <w:sz w:val="28"/>
          <w:szCs w:val="28"/>
        </w:rPr>
        <w:t xml:space="preserve">custear o processo</w:t>
      </w:r>
      <w:del w:id="1021" w:author="Assessor GDSXSR" w:date="2026-10-29T17:14:23Z">
        <w:r>
          <w:rPr>
            <w:rFonts w:ascii="Arial" w:hAnsi="Arial" w:cs="Arial"/>
            <w:sz w:val="28"/>
            <w:szCs w:val="28"/>
          </w:rPr>
          <w:delText xml:space="preserve">.</w:delText>
        </w:r>
      </w:del>
      <w:ins w:id="1022" w:author="Assessor GDSXSR" w:date="2026-10-29T17:14:23Z">
        <w:r>
          <w:rPr>
            <w:rFonts w:ascii="Arial" w:hAnsi="Arial" w:cs="Arial"/>
            <w:color w:val="808080"/>
            <w:sz w:val="28"/>
            <w:szCs w:val="28"/>
          </w:rPr>
          <w:t xml:space="preserve">,</w:t>
        </w:r>
      </w:ins>
      <w:r>
        <w:rPr>
          <w:rFonts w:ascii="Arial" w:hAnsi="Arial" w:cs="Arial"/>
          <w:sz w:val="28"/>
          <w:szCs w:val="28"/>
        </w:rPr>
        <w:t xml:space="preserve"> </w:t>
      </w:r>
      <w:del w:id="1023" w:author="Assessor GDSXSR" w:date="2026-10-29T17:14:23Z">
        <w:r>
          <w:rPr>
            <w:rFonts w:ascii="Arial" w:hAnsi="Arial" w:cs="Arial"/>
            <w:sz w:val="28"/>
            <w:szCs w:val="28"/>
          </w:rPr>
          <w:delText xml:space="preserve">O</w:delText>
        </w:r>
      </w:del>
      <w:ins w:id="1024" w:author="Assessor GDSXSR" w:date="2026-10-29T17:14:23Z">
        <w:r>
          <w:rPr>
            <w:rFonts w:ascii="Arial" w:hAnsi="Arial" w:cs="Arial"/>
            <w:color w:val="808080"/>
            <w:sz w:val="28"/>
            <w:szCs w:val="28"/>
          </w:rPr>
          <w:t xml:space="preserve">de modo que o</w:t>
        </w:r>
      </w:ins>
      <w:r>
        <w:rPr>
          <w:rFonts w:ascii="Arial" w:hAnsi="Arial" w:cs="Arial"/>
          <w:sz w:val="28"/>
          <w:szCs w:val="28"/>
        </w:rPr>
        <w:t xml:space="preserve"> exame exclusivo da remuneração bruta não afasta o direito ao benefício.</w:t>
      </w:r>
      <w:commentRangeEnd w:id="4"/>
      <w:r>
        <w:rPr>
          <w:rStyle w:val="CommentReference"/>
        </w:rPr>
        <w:commentReference w:id="4"/>
      </w:r>
    </w:p>
    <w:p w14:paraId="76E5905F"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IV. Dispositivo</w:t>
      </w:r>
    </w:p>
    <w:p w14:paraId="5FE07543" w14:textId="5EF91D19" w:rsidR="0000188B" w:rsidRDefault="0000188B" w:rsidP="0000188B">
      <w:pPr>
        <w:spacing w:after="0" w:line="360" w:lineRule="auto"/>
        <w:jc w:val="both"/>
        <w:rPr>
          <w:rFonts w:ascii="Arial" w:hAnsi="Arial" w:cs="Arial"/>
          <w:sz w:val="28"/>
          <w:szCs w:val="28"/>
        </w:rPr>
      </w:pPr>
      <w:del w:id="1026" w:author="Assessor GDSXSR" w:date="2026-10-29T17:14:23Z">
        <w:r>
          <w:rPr>
            <w:rFonts w:ascii="Arial" w:hAnsi="Arial" w:cs="Arial"/>
            <w:sz w:val="28"/>
            <w:szCs w:val="28"/>
          </w:rPr>
          <w:delText xml:space="preserve">8</w:delText>
        </w:r>
      </w:del>
      <w:ins w:id="1027" w:author="Assessor GDSXSR" w:date="2026-10-29T17:14:23Z">
        <w:r>
          <w:rPr>
            <w:rFonts w:ascii="Arial" w:hAnsi="Arial" w:cs="Arial"/>
            <w:color w:val="808080"/>
            <w:sz w:val="28"/>
            <w:szCs w:val="28"/>
          </w:rPr>
          <w:t xml:space="preserve">9</w:t>
        </w:r>
      </w:ins>
      <w:commentRangeStart w:id="5"/>
      <w:r>
        <w:rPr>
          <w:rFonts w:ascii="Arial" w:hAnsi="Arial" w:cs="Arial"/>
          <w:sz w:val="28"/>
          <w:szCs w:val="28"/>
        </w:rPr>
        <w:t xml:space="preserve">. </w:t>
      </w:r>
      <w:r>
        <w:rPr>
          <w:rFonts w:ascii="Arial" w:hAnsi="Arial" w:cs="Arial"/>
          <w:sz w:val="28"/>
          <w:szCs w:val="28"/>
        </w:rPr>
        <w:t xml:space="preserve">Deu-se provimento ao agravo de instrumento da autora para, </w:t>
      </w:r>
      <w:del w:id="1028" w:author="Assessor GDSXSR" w:date="2026-10-29T17:14:23Z">
        <w:r>
          <w:rPr>
            <w:rFonts w:ascii="Arial" w:hAnsi="Arial" w:cs="Arial"/>
            <w:sz w:val="28"/>
            <w:szCs w:val="28"/>
          </w:rPr>
          <w:delText xml:space="preserve">confirmada</w:delText>
        </w:r>
      </w:del>
      <w:ins w:id="1029" w:author="Assessor GDSXSR" w:date="2026-10-29T17:14:23Z">
        <w:r>
          <w:rPr>
            <w:rFonts w:ascii="Arial" w:hAnsi="Arial" w:cs="Arial"/>
            <w:color w:val="808080"/>
            <w:sz w:val="28"/>
            <w:szCs w:val="28"/>
          </w:rPr>
          <w:t xml:space="preserve">confirmando</w:t>
        </w:r>
      </w:ins>
      <w:r>
        <w:rPr>
          <w:rFonts w:ascii="Arial" w:hAnsi="Arial" w:cs="Arial"/>
          <w:sz w:val="28"/>
          <w:szCs w:val="28"/>
        </w:rPr>
        <w:t xml:space="preserve"> a </w:t>
      </w:r>
      <w:del w:id="1030" w:author="Assessor GDSXSR" w:date="2026-10-29T17:14:23Z">
        <w:r>
          <w:rPr>
            <w:rFonts w:ascii="Arial" w:hAnsi="Arial" w:cs="Arial"/>
            <w:sz w:val="28"/>
            <w:szCs w:val="28"/>
          </w:rPr>
          <w:delText xml:space="preserve">tutela recursal antecipada</w:delText>
        </w:r>
      </w:del>
      <w:ins w:id="1031" w:author="Assessor GDSXSR" w:date="2026-10-29T17:14:23Z">
        <w:r>
          <w:rPr>
            <w:rFonts w:ascii="Arial" w:hAnsi="Arial" w:cs="Arial"/>
            <w:color w:val="808080"/>
            <w:sz w:val="28"/>
            <w:szCs w:val="28"/>
          </w:rPr>
          <w:t xml:space="preserve">liminar</w:t>
        </w:r>
      </w:ins>
      <w:r>
        <w:rPr>
          <w:rFonts w:ascii="Arial" w:hAnsi="Arial" w:cs="Arial"/>
          <w:sz w:val="28"/>
          <w:szCs w:val="28"/>
        </w:rPr>
        <w:t xml:space="preserve">,</w:t>
      </w:r>
      <w:del w:id="1032" w:author="Assessor GDSXSR" w:date="2026-10-29T17:14:23Z">
        <w:r>
          <w:rPr>
            <w:rFonts w:ascii="Arial" w:hAnsi="Arial" w:cs="Arial"/>
            <w:sz w:val="28"/>
            <w:szCs w:val="28"/>
          </w:rPr>
          <w:delText xml:space="preserve"> reformar a decisão agravada e</w:delText>
        </w:r>
      </w:del>
      <w:r>
        <w:rPr>
          <w:rFonts w:ascii="Arial" w:hAnsi="Arial" w:cs="Arial"/>
          <w:sz w:val="28"/>
          <w:szCs w:val="28"/>
        </w:rPr>
        <w:t xml:space="preserve"> conceder-lhe os benefícios da gratuidade de justiça.</w:t>
      </w:r>
      <w:commentRangeEnd w:id="5"/>
      <w:r>
        <w:rPr>
          <w:rStyle w:val="CommentReference"/>
        </w:rPr>
        <w:commentReference w:id="5"/>
      </w:r>
    </w:p>
    <w:p w14:paraId="45961F03" w14:textId="0EF32A60"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________________</w:t>
      </w:r>
    </w:p>
    <w:p w14:paraId="40FF62C8" w14:textId="77777777" w:rsidR="0000188B" w:rsidRPr="0000188B" w:rsidRDefault="0000188B" w:rsidP="0000188B">
      <w:pPr>
        <w:spacing w:after="0" w:line="360" w:lineRule="auto"/>
        <w:jc w:val="both"/>
        <w:rPr>
          <w:rFonts w:ascii="Arial" w:hAnsi="Arial" w:cs="Arial"/>
          <w:sz w:val="26"/>
          <w:szCs w:val="26"/>
        </w:rPr>
      </w:pPr>
      <w:commentRangeStart w:id="6"/>
      <w:r w:rsidRPr="0000188B">
        <w:rPr>
          <w:rFonts w:ascii="Arial" w:hAnsi="Arial" w:cs="Arial"/>
          <w:i/>
          <w:iCs/>
          <w:sz w:val="26"/>
          <w:szCs w:val="26"/>
        </w:rPr>
        <w:t xml:space="preserve">Dispositivos relevantes citados: </w:t>
      </w:r>
      <w:r w:rsidRPr="0000188B">
        <w:rPr>
          <w:rFonts w:ascii="Arial" w:hAnsi="Arial" w:cs="Arial"/>
          <w:sz w:val="26"/>
          <w:szCs w:val="26"/>
        </w:rPr>
        <w:t>CPC, arts. 98, 99, §§ 2º e 3º, 290 e 1.019, I.</w:t>
      </w:r>
      <w:commentRangeEnd w:id="6"/>
      <w:r>
        <w:rPr>
          <w:rStyle w:val="CommentReference"/>
        </w:rPr>
        <w:commentReference w:id="6"/>
      </w:r>
    </w:p>
    <w:p w14:paraId="16B57CC6" w14:textId="207D6B86" w:rsidR="008C7D23" w:rsidRDefault="0000188B" w:rsidP="0000188B">
      <w:pPr>
        <w:spacing w:after="0" w:line="360" w:lineRule="auto"/>
        <w:jc w:val="both"/>
        <w:rPr>
          <w:rFonts w:ascii="Arial" w:hAnsi="Arial" w:cs="Arial"/>
          <w:sz w:val="26"/>
          <w:szCs w:val="26"/>
        </w:rPr>
      </w:pPr>
      <w:commentRangeStart w:id="7"/>
      <w:r>
        <w:rPr>
          <w:rFonts w:ascii="Arial" w:hAnsi="Arial" w:cs="Arial"/>
          <w:i/>
          <w:iCs/>
          <w:sz w:val="26"/>
          <w:szCs w:val="26"/>
        </w:rPr>
        <w:t xml:space="preserve">Jurisprudência relevante citada</w:t>
      </w:r>
      <w:r>
        <w:rPr>
          <w:rFonts w:ascii="Arial" w:hAnsi="Arial" w:cs="Arial"/>
          <w:sz w:val="26"/>
          <w:szCs w:val="26"/>
        </w:rPr>
        <w:t xml:space="preserve">: STJ, REsp nº 1.988.686/RJ, REsp nº 1.988.687/RJ e REsp nº 1.988.697/RJ, Rel. Min. Og Fernandes, Corte Especial, j. 17/09/2025, Tema Repetitivo nº 1.178; TJDFT, Acórdão nº </w:t>
      </w:r>
      <w:del w:id="1033" w:author="Assessor GDSXSR" w:date="2026-10-29T17:14:23Z">
        <w:r>
          <w:rPr>
            <w:rFonts w:ascii="Arial" w:hAnsi="Arial" w:cs="Arial"/>
            <w:sz w:val="26"/>
            <w:szCs w:val="26"/>
          </w:rPr>
          <w:delText xml:space="preserve">2.147.443</w:delText>
        </w:r>
      </w:del>
      <w:ins w:id="1034" w:author="Assessor GDSXSR" w:date="2026-10-29T17:14:23Z">
        <w:r>
          <w:rPr>
            <w:rFonts w:ascii="Arial" w:hAnsi="Arial" w:cs="Arial"/>
            <w:color w:val="808080"/>
            <w:sz w:val="26"/>
            <w:szCs w:val="26"/>
          </w:rPr>
          <w:t xml:space="preserve">2147443</w:t>
        </w:r>
      </w:ins>
      <w:r>
        <w:rPr>
          <w:rFonts w:ascii="Arial" w:hAnsi="Arial" w:cs="Arial"/>
          <w:sz w:val="26"/>
          <w:szCs w:val="26"/>
        </w:rPr>
        <w:t xml:space="preserve">, Agravo de Instrumento nº 0716276-88.2026.8.07.0000, Rel. Des. </w:t>
      </w:r>
      <w:r>
        <w:rPr>
          <w:rFonts w:ascii="Arial" w:hAnsi="Arial" w:cs="Arial"/>
          <w:sz w:val="26"/>
          <w:szCs w:val="26"/>
        </w:rPr>
        <w:t xml:space="preserve">Aiston</w:t>
      </w:r>
      <w:r>
        <w:rPr>
          <w:rFonts w:ascii="Arial" w:hAnsi="Arial" w:cs="Arial"/>
          <w:sz w:val="26"/>
          <w:szCs w:val="26"/>
        </w:rPr>
        <w:t xml:space="preserve"> Henrique de Sousa, 4ª Turma Cível, j. 01/07/2026, </w:t>
      </w:r>
      <w:r>
        <w:rPr>
          <w:rFonts w:ascii="Arial" w:hAnsi="Arial" w:cs="Arial"/>
          <w:sz w:val="26"/>
          <w:szCs w:val="26"/>
        </w:rPr>
        <w:t xml:space="preserve">DJe</w:t>
      </w:r>
      <w:r>
        <w:rPr>
          <w:rFonts w:ascii="Arial" w:hAnsi="Arial" w:cs="Arial"/>
          <w:sz w:val="26"/>
          <w:szCs w:val="26"/>
        </w:rPr>
        <w:t xml:space="preserve"> 22/07/2026.</w:t>
      </w:r>
      <w:commentRangeEnd w:id="7"/>
      <w:r>
        <w:rPr>
          <w:rStyle w:val="CommentReference"/>
        </w:rPr>
        <w:commentReference w:id="7"/>
      </w:r>
    </w:p>
    <w:p w14:paraId="3C22F246" w14:textId="77777777" w:rsidR="0000188B" w:rsidRDefault="0000188B" w:rsidP="0000188B">
      <w:pPr>
        <w:spacing w:after="0" w:line="360" w:lineRule="auto"/>
        <w:jc w:val="both"/>
        <w:rPr>
          <w:rFonts w:ascii="Arial" w:hAnsi="Arial" w:cs="Arial"/>
          <w:sz w:val="26"/>
          <w:szCs w:val="26"/>
        </w:rPr>
      </w:pPr>
    </w:p>
    <w:p w14:paraId="785FAAB9" w14:textId="77777777" w:rsidR="0000188B" w:rsidRDefault="0000188B" w:rsidP="0000188B">
      <w:pPr>
        <w:spacing w:after="0" w:line="360" w:lineRule="auto"/>
        <w:jc w:val="both"/>
        <w:rPr>
          <w:rFonts w:ascii="Arial" w:hAnsi="Arial" w:cs="Arial"/>
          <w:sz w:val="26"/>
          <w:szCs w:val="26"/>
        </w:rPr>
      </w:pPr>
    </w:p>
    <w:p w14:paraId="7C52D007" w14:textId="77777777" w:rsidR="0000188B" w:rsidRPr="0000188B" w:rsidRDefault="0000188B" w:rsidP="0000188B">
      <w:pPr>
        <w:spacing w:after="0" w:line="360" w:lineRule="auto"/>
        <w:jc w:val="both"/>
        <w:rPr>
          <w:rFonts w:ascii="Arial" w:hAnsi="Arial" w:cs="Arial"/>
          <w:sz w:val="26"/>
          <w:szCs w:val="26"/>
        </w:rPr>
      </w:pPr>
    </w:p>
    <w:p w14:paraId="1FBCB88C" w14:textId="77777777" w:rsidR="0000188B" w:rsidRPr="0000188B" w:rsidRDefault="0000188B" w:rsidP="0003116E">
      <w:pPr>
        <w:spacing w:after="0" w:line="360" w:lineRule="auto"/>
        <w:jc w:val="both"/>
        <w:outlineLvl w:val="0"/>
        <w:rPr>
          <w:rFonts w:ascii="Arial" w:hAnsi="Arial" w:cs="Arial"/>
          <w:b/>
          <w:bCs/>
          <w:color w:val="FF0000"/>
          <w:sz w:val="28"/>
          <w:szCs w:val="28"/>
        </w:rPr>
      </w:pPr>
      <w:r w:rsidRPr="0000188B">
        <w:rPr>
          <w:rFonts w:ascii="Arial" w:hAnsi="Arial" w:cs="Arial"/>
          <w:b/>
          <w:bCs/>
          <w:color w:val="FF0000"/>
          <w:sz w:val="28"/>
          <w:szCs w:val="28"/>
        </w:rPr>
        <w:t>RESUMO DA DECISÃO EM SENTIDO CONTRÁRIO</w:t>
      </w:r>
    </w:p>
    <w:p w14:paraId="260086DD" w14:textId="77777777" w:rsidR="0000188B" w:rsidRPr="0000188B" w:rsidRDefault="0000188B" w:rsidP="0003116E">
      <w:pPr>
        <w:spacing w:after="0" w:line="360" w:lineRule="auto"/>
        <w:jc w:val="both"/>
        <w:outlineLvl w:val="0"/>
        <w:rPr>
          <w:rFonts w:ascii="Arial" w:hAnsi="Arial" w:cs="Arial"/>
          <w:b/>
          <w:bCs/>
          <w:color w:val="FF0000"/>
          <w:sz w:val="28"/>
          <w:szCs w:val="28"/>
        </w:rPr>
      </w:pPr>
      <w:r w:rsidRPr="0000188B">
        <w:rPr>
          <w:rFonts w:ascii="Arial" w:hAnsi="Arial" w:cs="Arial"/>
          <w:b/>
          <w:bCs/>
          <w:color w:val="FF0000"/>
          <w:sz w:val="28"/>
          <w:szCs w:val="28"/>
        </w:rPr>
        <w:t>I. RAZÕES DE DECIDIR</w:t>
      </w:r>
    </w:p>
    <w:p w14:paraId="7D428201" w14:textId="548ADBC1"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1. </w:t>
      </w:r>
      <w:r w:rsidRPr="0000188B">
        <w:rPr>
          <w:rFonts w:ascii="Arial" w:hAnsi="Arial" w:cs="Arial"/>
          <w:color w:val="FF0000"/>
          <w:sz w:val="28"/>
          <w:szCs w:val="28"/>
        </w:rPr>
        <w:t>Capacidade econômica da autora</w:t>
      </w:r>
    </w:p>
    <w:p w14:paraId="7B8269A1"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O contracheque juntado aos autos demonstra que a autora, servidora pública, percebe remuneração bruta superior a R$ 15.000,00 mensais, valor considerado suficiente para suportar o pagamento das custas processuais e dos honorários advocatícios.</w:t>
      </w:r>
    </w:p>
    <w:p w14:paraId="551B3CB3" w14:textId="306BFE3A"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2. </w:t>
      </w:r>
      <w:proofErr w:type="gramStart"/>
      <w:r w:rsidRPr="0000188B">
        <w:rPr>
          <w:rFonts w:ascii="Arial" w:hAnsi="Arial" w:cs="Arial"/>
          <w:color w:val="FF0000"/>
          <w:sz w:val="28"/>
          <w:szCs w:val="28"/>
        </w:rPr>
        <w:t>Empréstimos e dívidas voluntariamente assumidas</w:t>
      </w:r>
      <w:proofErr w:type="gramEnd"/>
    </w:p>
    <w:p w14:paraId="10F47892"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 xml:space="preserve">A existência de empréstimos bancários e de outras dívidas livremente contraídas não configura, por si só, situação de hipossuficiência econômica apta a justificar a concessão da </w:t>
      </w:r>
      <w:r w:rsidRPr="0000188B">
        <w:rPr>
          <w:rFonts w:ascii="Arial" w:hAnsi="Arial" w:cs="Arial"/>
          <w:color w:val="FF0000"/>
          <w:sz w:val="28"/>
          <w:szCs w:val="28"/>
        </w:rPr>
        <w:lastRenderedPageBreak/>
        <w:t>gratuidade de justiça, conforme entendimento jurisprudencial citado na decisão.</w:t>
      </w:r>
    </w:p>
    <w:p w14:paraId="0DC22ED7" w14:textId="1C76D56D"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3. </w:t>
      </w:r>
      <w:r w:rsidRPr="0000188B">
        <w:rPr>
          <w:rFonts w:ascii="Arial" w:hAnsi="Arial" w:cs="Arial"/>
          <w:color w:val="FF0000"/>
          <w:sz w:val="28"/>
          <w:szCs w:val="28"/>
        </w:rPr>
        <w:t>Ausência de comprovação da hipossuficiência</w:t>
      </w:r>
    </w:p>
    <w:p w14:paraId="6D8BB19D"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Os elementos constantes dos autos não comprovam insuficiência de recursos para custear as despesas processuais, sendo afastada a alegação de necessidade apenas com base no comprometimento da renda decorrente de obrigações financeiras assumidas voluntariamente.</w:t>
      </w:r>
    </w:p>
    <w:p w14:paraId="2329C721" w14:textId="619FD6E2"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4. </w:t>
      </w:r>
      <w:r w:rsidRPr="0000188B">
        <w:rPr>
          <w:rFonts w:ascii="Arial" w:hAnsi="Arial" w:cs="Arial"/>
          <w:color w:val="FF0000"/>
          <w:sz w:val="28"/>
          <w:szCs w:val="28"/>
        </w:rPr>
        <w:t>Proteção do equilíbrio processual</w:t>
      </w:r>
    </w:p>
    <w:p w14:paraId="14C8F078"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A concessão da gratuidade de justiça repercute no equilíbrio entre as partes e no próprio acesso à justiça, podendo ocasionar indevida transferência dos riscos econômicos do litígio à parte adversa, razão pela qual o benefício exige criteriosa análise dos pressupostos legais.</w:t>
      </w:r>
    </w:p>
    <w:p w14:paraId="7BBDD6E6" w14:textId="7F498171"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5. </w:t>
      </w:r>
      <w:r w:rsidRPr="0000188B">
        <w:rPr>
          <w:rFonts w:ascii="Arial" w:hAnsi="Arial" w:cs="Arial"/>
          <w:color w:val="FF0000"/>
          <w:sz w:val="28"/>
          <w:szCs w:val="28"/>
        </w:rPr>
        <w:t>Natureza pública das custas judiciais</w:t>
      </w:r>
    </w:p>
    <w:p w14:paraId="3CEA354F"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As custas processuais constituem receita pública e, segundo consignado na decisão, figuram entre as mais módicas do país no âmbito do TJDFT, circunstância que reforça a necessidade de concessão do benefício com parcimônia e responsabilidade.</w:t>
      </w:r>
    </w:p>
    <w:p w14:paraId="000BE601" w14:textId="77777777" w:rsidR="0000188B" w:rsidRPr="0000188B" w:rsidRDefault="0000188B" w:rsidP="0003116E">
      <w:pPr>
        <w:spacing w:after="0" w:line="360" w:lineRule="auto"/>
        <w:jc w:val="both"/>
        <w:outlineLvl w:val="0"/>
        <w:rPr>
          <w:rFonts w:ascii="Arial" w:hAnsi="Arial" w:cs="Arial"/>
          <w:b/>
          <w:bCs/>
          <w:color w:val="FF0000"/>
          <w:sz w:val="28"/>
          <w:szCs w:val="28"/>
        </w:rPr>
      </w:pPr>
      <w:r w:rsidRPr="0000188B">
        <w:rPr>
          <w:rFonts w:ascii="Arial" w:hAnsi="Arial" w:cs="Arial"/>
          <w:b/>
          <w:bCs/>
          <w:color w:val="FF0000"/>
          <w:sz w:val="28"/>
          <w:szCs w:val="28"/>
        </w:rPr>
        <w:t>II. DISPOSITIVO DA SENTENÇA</w:t>
      </w:r>
    </w:p>
    <w:p w14:paraId="3C2CB0F3" w14:textId="0787E653" w:rsidR="007E7A70"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6. </w:t>
      </w:r>
      <w:r w:rsidRPr="0000188B">
        <w:rPr>
          <w:rFonts w:ascii="Arial" w:hAnsi="Arial" w:cs="Arial"/>
          <w:color w:val="FF0000"/>
          <w:sz w:val="28"/>
          <w:szCs w:val="28"/>
        </w:rPr>
        <w:t>Indeferiu-se o pedido de gratuidade de justiça, com fundamento no art. 99, § 2º, do Código de Processo Civil, determinando-se o recolhimento das custas iniciais no prazo previsto no art. 290 do CPC, sob pena de cancelamento da distribuição.</w:t>
      </w:r>
    </w:p>
    <w:p w14:paraId="3BF291B5" w14:textId="77777777" w:rsidR="0000188B" w:rsidRDefault="0000188B" w:rsidP="0000188B">
      <w:pPr>
        <w:spacing w:after="0" w:line="360" w:lineRule="auto"/>
        <w:outlineLvl w:val="0"/>
        <w:rPr>
          <w:del w:id="1043" w:author="Assessor GDSXSR" w:date="2026-10-29T17:14:23Z"/>
          <w:rFonts w:ascii="Arial" w:hAnsi="Arial" w:cs="Arial"/>
          <w:b/>
          <w:bCs/>
          <w:sz w:val="28"/>
          <w:szCs w:val="28"/>
        </w:rPr>
      </w:pPr>
    </w:p>
    <w:p w14:paraId="09EB5D48" w14:textId="77777777" w:rsidR="0000188B" w:rsidRDefault="0000188B" w:rsidP="0000188B">
      <w:pPr>
        <w:spacing w:after="0" w:line="360" w:lineRule="auto"/>
        <w:outlineLvl w:val="0"/>
        <w:rPr>
          <w:del w:id="1044" w:author="Assessor GDSXSR" w:date="2026-10-29T17:14:23Z"/>
          <w:rFonts w:ascii="Arial" w:hAnsi="Arial" w:cs="Arial"/>
          <w:b/>
          <w:bCs/>
          <w:sz w:val="28"/>
          <w:szCs w:val="28"/>
        </w:rPr>
      </w:pPr>
    </w:p>
    <w:p w14:paraId="5ECA90DE" w14:textId="77777777" w:rsidR="0000188B" w:rsidRDefault="0000188B" w:rsidP="0000188B">
      <w:pPr>
        <w:spacing w:after="0" w:line="360" w:lineRule="auto"/>
        <w:outlineLvl w:val="0"/>
        <w:rPr>
          <w:del w:id="1045" w:author="Assessor GDSXSR" w:date="2026-10-29T17:14:23Z"/>
          <w:rFonts w:ascii="Arial" w:hAnsi="Arial" w:cs="Arial"/>
          <w:b/>
          <w:bCs/>
          <w:sz w:val="28"/>
          <w:szCs w:val="28"/>
        </w:rPr>
      </w:pPr>
    </w:p>
    <w:p w14:paraId="40081C8B" w14:textId="77777777" w:rsidR="0000188B" w:rsidRDefault="0000188B" w:rsidP="0000188B">
      <w:pPr>
        <w:spacing w:after="0" w:line="360" w:lineRule="auto"/>
        <w:outlineLvl w:val="0"/>
        <w:rPr>
          <w:del w:id="1046" w:author="Assessor GDSXSR" w:date="2026-10-29T17:14:23Z"/>
          <w:rFonts w:ascii="Arial" w:hAnsi="Arial" w:cs="Arial"/>
          <w:b/>
          <w:bCs/>
          <w:sz w:val="28"/>
          <w:szCs w:val="28"/>
        </w:rPr>
      </w:pPr>
    </w:p>
    <w:p w14:paraId="1D116878" w14:textId="77777777" w:rsidR="0000188B" w:rsidRPr="00904041" w:rsidRDefault="0000188B" w:rsidP="0000188B">
      <w:pPr>
        <w:spacing w:after="0" w:line="360" w:lineRule="auto"/>
        <w:outlineLvl w:val="0"/>
        <w:rPr>
          <w:del w:id="1047" w:author="Assessor GDSXSR" w:date="2026-10-29T17:14:23Z"/>
          <w:rFonts w:ascii="Arial" w:hAnsi="Arial" w:cs="Arial"/>
          <w:b/>
          <w:bCs/>
          <w:sz w:val="28"/>
          <w:szCs w:val="28"/>
        </w:rPr>
      </w:pPr>
    </w:p>
    <w:p w14:paraId="5990CF02" w14:textId="529635FC" w:rsidR="007E7A70" w:rsidRPr="00904041" w:rsidRDefault="007E7A70" w:rsidP="004236F7">
      <w:pPr>
        <w:pageBreakBefore/>
        <w:spacing w:after="0" w:line="360" w:lineRule="auto"/>
        <w:jc w:val="center"/>
        <w:outlineLvl w:val="0"/>
        <w:rPr>
          <w:rFonts w:ascii="Arial" w:hAnsi="Arial" w:cs="Arial"/>
          <w:b/>
          <w:bCs/>
          <w:sz w:val="28"/>
          <w:szCs w:val="28"/>
        </w:rPr>
      </w:pPr>
      <w:commentRangeStart w:id="11"/>
      <w:r w:rsidRPr="00904041">
        <w:rPr>
          <w:rFonts w:ascii="Arial" w:hAnsi="Arial" w:cs="Arial"/>
          <w:b/>
          <w:bCs/>
          <w:sz w:val="28"/>
          <w:szCs w:val="28"/>
        </w:rPr>
        <w:t>RELATÓRIO</w:t>
      </w:r>
      <w:commentRangeEnd w:id="11"/>
      <w:r>
        <w:rPr>
          <w:rStyle w:val="CommentReference"/>
        </w:rPr>
        <w:commentReference w:id="11"/>
      </w:r>
    </w:p>
    <w:p w14:paraId="0FC0708F" w14:textId="77777777" w:rsidR="004236F7" w:rsidRPr="00904041" w:rsidRDefault="004236F7" w:rsidP="004236F7">
      <w:pPr>
        <w:spacing w:after="0" w:line="360" w:lineRule="auto"/>
        <w:ind w:firstLine="2268"/>
        <w:jc w:val="both"/>
        <w:rPr>
          <w:rFonts w:ascii="Arial" w:hAnsi="Arial" w:cs="Arial"/>
          <w:sz w:val="28"/>
          <w:szCs w:val="28"/>
        </w:rPr>
      </w:pPr>
    </w:p>
    <w:p w14:paraId="670666A1" w14:textId="0CE538EF" w:rsidR="000701F9" w:rsidRPr="00904041" w:rsidRDefault="007E7A70" w:rsidP="004236F7">
      <w:pPr>
        <w:spacing w:after="0" w:line="360" w:lineRule="auto"/>
        <w:ind w:firstLine="2268"/>
        <w:jc w:val="both"/>
        <w:rPr>
          <w:rFonts w:ascii="Arial" w:hAnsi="Arial" w:cs="Arial"/>
          <w:sz w:val="28"/>
          <w:szCs w:val="28"/>
        </w:rPr>
      </w:pPr>
      <w:r w:rsidRPr="00904041">
        <w:rPr>
          <w:rFonts w:ascii="Arial" w:hAnsi="Arial" w:cs="Arial"/>
          <w:sz w:val="28"/>
          <w:szCs w:val="28"/>
        </w:rPr>
        <w:t xml:space="preserve">Adoto o relatório da liminar (ID </w:t>
      </w:r>
      <w:r w:rsidR="00904041" w:rsidRPr="00904041">
        <w:rPr>
          <w:rFonts w:ascii="Arial" w:hAnsi="Arial" w:cs="Arial"/>
          <w:sz w:val="28"/>
          <w:szCs w:val="28"/>
        </w:rPr>
        <w:t>89507982</w:t>
      </w:r>
      <w:r w:rsidR="000701F9" w:rsidRPr="00904041">
        <w:rPr>
          <w:rFonts w:ascii="Arial" w:hAnsi="Arial" w:cs="Arial"/>
          <w:sz w:val="28"/>
          <w:szCs w:val="28"/>
        </w:rPr>
        <w:t>):</w:t>
      </w:r>
    </w:p>
    <w:p w14:paraId="67A422FD" w14:textId="77777777" w:rsidR="004236F7" w:rsidRPr="00904041" w:rsidRDefault="004236F7" w:rsidP="004236F7">
      <w:pPr>
        <w:spacing w:after="0" w:line="360" w:lineRule="auto"/>
        <w:ind w:firstLine="2268"/>
        <w:jc w:val="both"/>
        <w:rPr>
          <w:rFonts w:ascii="Arial" w:hAnsi="Arial" w:cs="Arial"/>
          <w:sz w:val="28"/>
          <w:szCs w:val="28"/>
        </w:rPr>
      </w:pPr>
    </w:p>
    <w:p w14:paraId="2E134EEC" w14:textId="390E95B6" w:rsidR="00904041" w:rsidRPr="00904041" w:rsidRDefault="004236F7" w:rsidP="00904041">
      <w:pPr>
        <w:spacing w:after="0" w:line="360" w:lineRule="auto"/>
        <w:ind w:left="2268" w:firstLine="1134"/>
        <w:jc w:val="both"/>
        <w:rPr>
          <w:rFonts w:ascii="Arial" w:hAnsi="Arial" w:cs="Arial"/>
          <w:i/>
          <w:iCs/>
          <w:sz w:val="26"/>
          <w:szCs w:val="26"/>
        </w:rPr>
      </w:pPr>
      <w:r w:rsidRPr="00904041">
        <w:rPr>
          <w:rFonts w:ascii="Arial" w:hAnsi="Arial" w:cs="Arial"/>
          <w:sz w:val="26"/>
          <w:szCs w:val="26"/>
        </w:rPr>
        <w:t>“</w:t>
      </w:r>
      <w:r w:rsidR="00904041" w:rsidRPr="00904041">
        <w:rPr>
          <w:rFonts w:ascii="Arial" w:hAnsi="Arial" w:cs="Arial"/>
          <w:i/>
          <w:iCs/>
          <w:sz w:val="26"/>
          <w:szCs w:val="26"/>
        </w:rPr>
        <w:t>Trata-se de ação de procedimento comum cível ajuizada por</w:t>
      </w:r>
      <w:r w:rsidR="00904041">
        <w:rPr>
          <w:rFonts w:ascii="Arial" w:hAnsi="Arial" w:cs="Arial"/>
          <w:i/>
          <w:iCs/>
          <w:sz w:val="26"/>
          <w:szCs w:val="26"/>
        </w:rPr>
        <w:t xml:space="preserve"> </w:t>
      </w:r>
      <w:r w:rsidR="00904041" w:rsidRPr="00904041">
        <w:rPr>
          <w:rFonts w:ascii="Arial" w:hAnsi="Arial" w:cs="Arial"/>
          <w:i/>
          <w:iCs/>
          <w:sz w:val="26"/>
          <w:szCs w:val="26"/>
        </w:rPr>
        <w:t>Carolina de Aquino Calheiros contra BRB – Banco de Brasília S.A., na qual pede</w:t>
      </w:r>
      <w:r w:rsidR="00904041">
        <w:rPr>
          <w:rFonts w:ascii="Arial" w:hAnsi="Arial" w:cs="Arial"/>
          <w:i/>
          <w:iCs/>
          <w:sz w:val="26"/>
          <w:szCs w:val="26"/>
        </w:rPr>
        <w:t xml:space="preserve"> </w:t>
      </w:r>
      <w:r w:rsidR="00904041" w:rsidRPr="00904041">
        <w:rPr>
          <w:rFonts w:ascii="Arial" w:hAnsi="Arial" w:cs="Arial"/>
          <w:i/>
          <w:iCs/>
          <w:sz w:val="26"/>
          <w:szCs w:val="26"/>
        </w:rPr>
        <w:t>a revisão de cláusulas contratuais bancárias reputadas abusivas (valor da causa</w:t>
      </w:r>
      <w:r w:rsidR="00904041">
        <w:rPr>
          <w:rFonts w:ascii="Arial" w:hAnsi="Arial" w:cs="Arial"/>
          <w:i/>
          <w:iCs/>
          <w:sz w:val="26"/>
          <w:szCs w:val="26"/>
        </w:rPr>
        <w:t xml:space="preserve"> </w:t>
      </w:r>
      <w:r w:rsidR="00904041" w:rsidRPr="00904041">
        <w:rPr>
          <w:rFonts w:ascii="Arial" w:hAnsi="Arial" w:cs="Arial"/>
          <w:i/>
          <w:iCs/>
          <w:sz w:val="26"/>
          <w:szCs w:val="26"/>
        </w:rPr>
        <w:t>— R$ 153.783,24) (ID 289058134, processo de origem).</w:t>
      </w:r>
    </w:p>
    <w:p w14:paraId="1432BBDC" w14:textId="55314617" w:rsidR="00904041" w:rsidRPr="00904041"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O d. Juízo de origem indeferiu a gratuidade de justiça à autora,</w:t>
      </w:r>
      <w:r>
        <w:rPr>
          <w:rFonts w:ascii="Arial" w:hAnsi="Arial" w:cs="Arial"/>
          <w:i/>
          <w:iCs/>
          <w:sz w:val="26"/>
          <w:szCs w:val="26"/>
        </w:rPr>
        <w:t xml:space="preserve"> </w:t>
      </w:r>
      <w:r w:rsidRPr="00904041">
        <w:rPr>
          <w:rFonts w:ascii="Arial" w:hAnsi="Arial" w:cs="Arial"/>
          <w:i/>
          <w:iCs/>
          <w:sz w:val="26"/>
          <w:szCs w:val="26"/>
        </w:rPr>
        <w:t>ao fundamento de que o contracheque juntado revela vencimento suficiente para</w:t>
      </w:r>
      <w:r>
        <w:rPr>
          <w:rFonts w:ascii="Arial" w:hAnsi="Arial" w:cs="Arial"/>
          <w:i/>
          <w:iCs/>
          <w:sz w:val="26"/>
          <w:szCs w:val="26"/>
        </w:rPr>
        <w:t xml:space="preserve"> </w:t>
      </w:r>
      <w:r w:rsidRPr="00904041">
        <w:rPr>
          <w:rFonts w:ascii="Arial" w:hAnsi="Arial" w:cs="Arial"/>
          <w:i/>
          <w:iCs/>
          <w:sz w:val="26"/>
          <w:szCs w:val="26"/>
        </w:rPr>
        <w:t>o custeio do processo, e determinou o recolhimento das custas iniciais, sob pena</w:t>
      </w:r>
      <w:r>
        <w:rPr>
          <w:rFonts w:ascii="Arial" w:hAnsi="Arial" w:cs="Arial"/>
          <w:i/>
          <w:iCs/>
          <w:sz w:val="26"/>
          <w:szCs w:val="26"/>
        </w:rPr>
        <w:t xml:space="preserve"> </w:t>
      </w:r>
      <w:r w:rsidRPr="00904041">
        <w:rPr>
          <w:rFonts w:ascii="Arial" w:hAnsi="Arial" w:cs="Arial"/>
          <w:i/>
          <w:iCs/>
          <w:sz w:val="26"/>
          <w:szCs w:val="26"/>
        </w:rPr>
        <w:t>de cancelamento da distribuição (ID 289058134, processo de origem).</w:t>
      </w:r>
    </w:p>
    <w:p w14:paraId="7B58E957" w14:textId="139BFFE3" w:rsidR="00904041" w:rsidRPr="00904041"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Inconformada, a autora interpõe o presente agravo de</w:t>
      </w:r>
      <w:r>
        <w:rPr>
          <w:rFonts w:ascii="Arial" w:hAnsi="Arial" w:cs="Arial"/>
          <w:i/>
          <w:iCs/>
          <w:sz w:val="26"/>
          <w:szCs w:val="26"/>
        </w:rPr>
        <w:t xml:space="preserve"> </w:t>
      </w:r>
      <w:r w:rsidRPr="00904041">
        <w:rPr>
          <w:rFonts w:ascii="Arial" w:hAnsi="Arial" w:cs="Arial"/>
          <w:i/>
          <w:iCs/>
          <w:sz w:val="26"/>
          <w:szCs w:val="26"/>
        </w:rPr>
        <w:t>instrumento, sustentando, em síntese, que: 1) a insuficiência de recursos de que</w:t>
      </w:r>
      <w:r>
        <w:rPr>
          <w:rFonts w:ascii="Arial" w:hAnsi="Arial" w:cs="Arial"/>
          <w:i/>
          <w:iCs/>
          <w:sz w:val="26"/>
          <w:szCs w:val="26"/>
        </w:rPr>
        <w:t xml:space="preserve"> </w:t>
      </w:r>
      <w:r w:rsidRPr="00904041">
        <w:rPr>
          <w:rFonts w:ascii="Arial" w:hAnsi="Arial" w:cs="Arial"/>
          <w:i/>
          <w:iCs/>
          <w:sz w:val="26"/>
          <w:szCs w:val="26"/>
        </w:rPr>
        <w:t>trata o art. 98 do Código de Processo Civil não se confunde com miserabilidade,</w:t>
      </w:r>
      <w:r>
        <w:rPr>
          <w:rFonts w:ascii="Arial" w:hAnsi="Arial" w:cs="Arial"/>
          <w:i/>
          <w:iCs/>
          <w:sz w:val="26"/>
          <w:szCs w:val="26"/>
        </w:rPr>
        <w:t xml:space="preserve"> </w:t>
      </w:r>
      <w:r w:rsidRPr="00904041">
        <w:rPr>
          <w:rFonts w:ascii="Arial" w:hAnsi="Arial" w:cs="Arial"/>
          <w:i/>
          <w:iCs/>
          <w:sz w:val="26"/>
          <w:szCs w:val="26"/>
        </w:rPr>
        <w:t>alcançando quem teria o orçamento familiar desequilibrado pelo custeio do</w:t>
      </w:r>
      <w:r>
        <w:rPr>
          <w:rFonts w:ascii="Arial" w:hAnsi="Arial" w:cs="Arial"/>
          <w:i/>
          <w:iCs/>
          <w:sz w:val="26"/>
          <w:szCs w:val="26"/>
        </w:rPr>
        <w:t xml:space="preserve"> </w:t>
      </w:r>
      <w:r w:rsidRPr="00904041">
        <w:rPr>
          <w:rFonts w:ascii="Arial" w:hAnsi="Arial" w:cs="Arial"/>
          <w:i/>
          <w:iCs/>
          <w:sz w:val="26"/>
          <w:szCs w:val="26"/>
        </w:rPr>
        <w:t>processo; 2) a remuneração bruta de R$ 15.569,72 não traduz disponibilidade</w:t>
      </w:r>
      <w:r>
        <w:rPr>
          <w:rFonts w:ascii="Arial" w:hAnsi="Arial" w:cs="Arial"/>
          <w:i/>
          <w:iCs/>
          <w:sz w:val="26"/>
          <w:szCs w:val="26"/>
        </w:rPr>
        <w:t xml:space="preserve"> </w:t>
      </w:r>
      <w:r w:rsidRPr="00904041">
        <w:rPr>
          <w:rFonts w:ascii="Arial" w:hAnsi="Arial" w:cs="Arial"/>
          <w:i/>
          <w:iCs/>
          <w:sz w:val="26"/>
          <w:szCs w:val="26"/>
        </w:rPr>
        <w:t>financeira, porque os descontos em folha reduzem o líquido a R$ 5.343,07; 3)</w:t>
      </w:r>
      <w:r>
        <w:rPr>
          <w:rFonts w:ascii="Arial" w:hAnsi="Arial" w:cs="Arial"/>
          <w:i/>
          <w:iCs/>
          <w:sz w:val="26"/>
          <w:szCs w:val="26"/>
        </w:rPr>
        <w:t xml:space="preserve"> </w:t>
      </w:r>
      <w:r w:rsidRPr="00904041">
        <w:rPr>
          <w:rFonts w:ascii="Arial" w:hAnsi="Arial" w:cs="Arial"/>
          <w:i/>
          <w:iCs/>
          <w:sz w:val="26"/>
          <w:szCs w:val="26"/>
        </w:rPr>
        <w:t>após o crédito do salário, novos débitos automáticos incidem sobre a conta</w:t>
      </w:r>
      <w:r>
        <w:rPr>
          <w:rFonts w:ascii="Arial" w:hAnsi="Arial" w:cs="Arial"/>
          <w:i/>
          <w:iCs/>
          <w:sz w:val="26"/>
          <w:szCs w:val="26"/>
        </w:rPr>
        <w:t xml:space="preserve"> </w:t>
      </w:r>
      <w:r w:rsidRPr="00904041">
        <w:rPr>
          <w:rFonts w:ascii="Arial" w:hAnsi="Arial" w:cs="Arial"/>
          <w:i/>
          <w:iCs/>
          <w:sz w:val="26"/>
          <w:szCs w:val="26"/>
        </w:rPr>
        <w:t>corrente, agravando o comprometimento da renda; 4) as despesas ordinárias</w:t>
      </w:r>
      <w:r>
        <w:rPr>
          <w:rFonts w:ascii="Arial" w:hAnsi="Arial" w:cs="Arial"/>
          <w:i/>
          <w:iCs/>
          <w:sz w:val="26"/>
          <w:szCs w:val="26"/>
        </w:rPr>
        <w:t xml:space="preserve"> </w:t>
      </w:r>
      <w:r w:rsidRPr="00904041">
        <w:rPr>
          <w:rFonts w:ascii="Arial" w:hAnsi="Arial" w:cs="Arial"/>
          <w:i/>
          <w:iCs/>
          <w:sz w:val="26"/>
          <w:szCs w:val="26"/>
        </w:rPr>
        <w:t>somam R$ 17.120,00 por mês, além da parcela de R$ 1.971,58 devida ao banco</w:t>
      </w:r>
      <w:r>
        <w:rPr>
          <w:rFonts w:ascii="Arial" w:hAnsi="Arial" w:cs="Arial"/>
          <w:i/>
          <w:iCs/>
          <w:sz w:val="26"/>
          <w:szCs w:val="26"/>
        </w:rPr>
        <w:t xml:space="preserve"> </w:t>
      </w:r>
      <w:r w:rsidRPr="00904041">
        <w:rPr>
          <w:rFonts w:ascii="Arial" w:hAnsi="Arial" w:cs="Arial"/>
          <w:i/>
          <w:iCs/>
          <w:sz w:val="26"/>
          <w:szCs w:val="26"/>
        </w:rPr>
        <w:t>agravado, o que resulta saldo negativo de R$ 13.748,51; e 5) a exigência de</w:t>
      </w:r>
      <w:r>
        <w:rPr>
          <w:rFonts w:ascii="Arial" w:hAnsi="Arial" w:cs="Arial"/>
          <w:i/>
          <w:iCs/>
          <w:sz w:val="26"/>
          <w:szCs w:val="26"/>
        </w:rPr>
        <w:t xml:space="preserve"> </w:t>
      </w:r>
      <w:r w:rsidRPr="00904041">
        <w:rPr>
          <w:rFonts w:ascii="Arial" w:hAnsi="Arial" w:cs="Arial"/>
          <w:i/>
          <w:iCs/>
          <w:sz w:val="26"/>
          <w:szCs w:val="26"/>
        </w:rPr>
        <w:lastRenderedPageBreak/>
        <w:t>recolhimento das custas é desarrazoada diante da realidade financeira</w:t>
      </w:r>
      <w:r>
        <w:rPr>
          <w:rFonts w:ascii="Arial" w:hAnsi="Arial" w:cs="Arial"/>
          <w:i/>
          <w:iCs/>
          <w:sz w:val="26"/>
          <w:szCs w:val="26"/>
        </w:rPr>
        <w:t xml:space="preserve"> </w:t>
      </w:r>
      <w:r w:rsidRPr="00904041">
        <w:rPr>
          <w:rFonts w:ascii="Arial" w:hAnsi="Arial" w:cs="Arial"/>
          <w:i/>
          <w:iCs/>
          <w:sz w:val="26"/>
          <w:szCs w:val="26"/>
        </w:rPr>
        <w:t>demonstrada nos autos (ID 89414775).</w:t>
      </w:r>
    </w:p>
    <w:p w14:paraId="21613443" w14:textId="0EBD1E3C" w:rsidR="00904041" w:rsidRPr="00904041"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Requer a concessão de efeito suspensivo para que lhe seja</w:t>
      </w:r>
      <w:r>
        <w:rPr>
          <w:rFonts w:ascii="Arial" w:hAnsi="Arial" w:cs="Arial"/>
          <w:i/>
          <w:iCs/>
          <w:sz w:val="26"/>
          <w:szCs w:val="26"/>
        </w:rPr>
        <w:t xml:space="preserve"> </w:t>
      </w:r>
      <w:r w:rsidRPr="00904041">
        <w:rPr>
          <w:rFonts w:ascii="Arial" w:hAnsi="Arial" w:cs="Arial"/>
          <w:i/>
          <w:iCs/>
          <w:sz w:val="26"/>
          <w:szCs w:val="26"/>
        </w:rPr>
        <w:t>desde logo deferida a gratuidade de justiça (ID 89414775, p. 5).</w:t>
      </w:r>
    </w:p>
    <w:p w14:paraId="7DCA447A" w14:textId="77777777" w:rsidR="003F069A"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No mérito, postula o provimento do recurso para reformar a</w:t>
      </w:r>
      <w:r>
        <w:rPr>
          <w:rFonts w:ascii="Arial" w:hAnsi="Arial" w:cs="Arial"/>
          <w:i/>
          <w:iCs/>
          <w:sz w:val="26"/>
          <w:szCs w:val="26"/>
        </w:rPr>
        <w:t xml:space="preserve"> </w:t>
      </w:r>
      <w:r w:rsidRPr="00904041">
        <w:rPr>
          <w:rFonts w:ascii="Arial" w:hAnsi="Arial" w:cs="Arial"/>
          <w:i/>
          <w:iCs/>
          <w:sz w:val="26"/>
          <w:szCs w:val="26"/>
        </w:rPr>
        <w:t>decisão agravada e conceder-lhe o benefício da gratuidade de justiça (ID</w:t>
      </w:r>
      <w:r>
        <w:rPr>
          <w:rFonts w:ascii="Arial" w:hAnsi="Arial" w:cs="Arial"/>
          <w:i/>
          <w:iCs/>
          <w:sz w:val="26"/>
          <w:szCs w:val="26"/>
        </w:rPr>
        <w:t xml:space="preserve"> </w:t>
      </w:r>
      <w:r w:rsidRPr="00904041">
        <w:rPr>
          <w:rFonts w:ascii="Arial" w:hAnsi="Arial" w:cs="Arial"/>
          <w:i/>
          <w:iCs/>
          <w:sz w:val="26"/>
          <w:szCs w:val="26"/>
        </w:rPr>
        <w:t>89414775, p. 5).</w:t>
      </w:r>
    </w:p>
    <w:p w14:paraId="1EDF24DF" w14:textId="00AA7911" w:rsidR="004236F7" w:rsidRPr="00904041" w:rsidRDefault="003F069A" w:rsidP="003F069A">
      <w:pPr>
        <w:spacing w:after="0" w:line="360" w:lineRule="auto"/>
        <w:ind w:left="2268" w:firstLine="1134"/>
        <w:jc w:val="both"/>
        <w:rPr>
          <w:rFonts w:ascii="Arial" w:hAnsi="Arial" w:cs="Arial"/>
          <w:i/>
          <w:iCs/>
          <w:sz w:val="26"/>
          <w:szCs w:val="26"/>
        </w:rPr>
      </w:pPr>
      <w:r w:rsidRPr="003F069A">
        <w:rPr>
          <w:rFonts w:ascii="Arial" w:hAnsi="Arial" w:cs="Arial"/>
          <w:i/>
          <w:iCs/>
          <w:sz w:val="26"/>
          <w:szCs w:val="26"/>
        </w:rPr>
        <w:t>Embora a agravante tenha nominado o pedido de efeito</w:t>
      </w:r>
      <w:r>
        <w:rPr>
          <w:rFonts w:ascii="Arial" w:hAnsi="Arial" w:cs="Arial"/>
          <w:i/>
          <w:iCs/>
          <w:sz w:val="26"/>
          <w:szCs w:val="26"/>
        </w:rPr>
        <w:t xml:space="preserve"> </w:t>
      </w:r>
      <w:r w:rsidRPr="003F069A">
        <w:rPr>
          <w:rFonts w:ascii="Arial" w:hAnsi="Arial" w:cs="Arial"/>
          <w:i/>
          <w:iCs/>
          <w:sz w:val="26"/>
          <w:szCs w:val="26"/>
        </w:rPr>
        <w:t>suspensivo ativo, o que pretende é provimento de conteúdo positivo — a</w:t>
      </w:r>
      <w:r>
        <w:rPr>
          <w:rFonts w:ascii="Arial" w:hAnsi="Arial" w:cs="Arial"/>
          <w:i/>
          <w:iCs/>
          <w:sz w:val="26"/>
          <w:szCs w:val="26"/>
        </w:rPr>
        <w:t xml:space="preserve"> </w:t>
      </w:r>
      <w:r w:rsidRPr="003F069A">
        <w:rPr>
          <w:rFonts w:ascii="Arial" w:hAnsi="Arial" w:cs="Arial"/>
          <w:i/>
          <w:iCs/>
          <w:sz w:val="26"/>
          <w:szCs w:val="26"/>
        </w:rPr>
        <w:t>concessão imediata da gratuidade —, de modo que, pela fungibilidade das tutelas</w:t>
      </w:r>
      <w:r>
        <w:rPr>
          <w:rFonts w:ascii="Arial" w:hAnsi="Arial" w:cs="Arial"/>
          <w:i/>
          <w:iCs/>
          <w:sz w:val="26"/>
          <w:szCs w:val="26"/>
        </w:rPr>
        <w:t xml:space="preserve"> </w:t>
      </w:r>
      <w:r w:rsidRPr="003F069A">
        <w:rPr>
          <w:rFonts w:ascii="Arial" w:hAnsi="Arial" w:cs="Arial"/>
          <w:i/>
          <w:iCs/>
          <w:sz w:val="26"/>
          <w:szCs w:val="26"/>
        </w:rPr>
        <w:t>de urgência, recebo o requerimento como pedido de antecipação da tutela</w:t>
      </w:r>
      <w:r>
        <w:rPr>
          <w:rFonts w:ascii="Arial" w:hAnsi="Arial" w:cs="Arial"/>
          <w:i/>
          <w:iCs/>
          <w:sz w:val="26"/>
          <w:szCs w:val="26"/>
        </w:rPr>
        <w:t xml:space="preserve"> </w:t>
      </w:r>
      <w:r w:rsidRPr="003F069A">
        <w:rPr>
          <w:rFonts w:ascii="Arial" w:hAnsi="Arial" w:cs="Arial"/>
          <w:i/>
          <w:iCs/>
          <w:sz w:val="26"/>
          <w:szCs w:val="26"/>
        </w:rPr>
        <w:t>recursal (art. 1.019, I, segunda parte, do Código de Processo Civil).</w:t>
      </w:r>
      <w:r w:rsidR="004236F7" w:rsidRPr="00904041">
        <w:rPr>
          <w:rFonts w:ascii="Arial" w:hAnsi="Arial" w:cs="Arial"/>
          <w:i/>
          <w:iCs/>
          <w:sz w:val="26"/>
          <w:szCs w:val="26"/>
        </w:rPr>
        <w:t>”</w:t>
      </w:r>
    </w:p>
    <w:p w14:paraId="71963422" w14:textId="77777777" w:rsidR="004236F7" w:rsidRPr="00904041" w:rsidRDefault="004236F7" w:rsidP="004236F7">
      <w:pPr>
        <w:spacing w:after="0" w:line="360" w:lineRule="auto"/>
        <w:ind w:firstLine="2268"/>
        <w:jc w:val="both"/>
        <w:rPr>
          <w:rFonts w:ascii="Arial" w:hAnsi="Arial" w:cs="Arial"/>
          <w:sz w:val="28"/>
          <w:szCs w:val="28"/>
        </w:rPr>
      </w:pPr>
    </w:p>
    <w:p w14:paraId="1941FE6A" w14:textId="32F1F9CF" w:rsidR="004236F7" w:rsidRPr="00904041" w:rsidRDefault="004236F7" w:rsidP="004236F7">
      <w:pPr>
        <w:spacing w:after="0" w:line="360" w:lineRule="auto"/>
        <w:ind w:firstLine="2268"/>
        <w:jc w:val="both"/>
        <w:rPr>
          <w:rFonts w:ascii="Arial" w:hAnsi="Arial" w:cs="Arial"/>
          <w:sz w:val="28"/>
          <w:szCs w:val="28"/>
        </w:rPr>
      </w:pPr>
      <w:r w:rsidRPr="00904041">
        <w:rPr>
          <w:rFonts w:ascii="Arial" w:hAnsi="Arial" w:cs="Arial"/>
          <w:sz w:val="28"/>
          <w:szCs w:val="28"/>
        </w:rPr>
        <w:t>Deferi a antecipação da tutela recursal (ID</w:t>
      </w:r>
      <w:r w:rsidR="00904041" w:rsidRPr="00904041">
        <w:t xml:space="preserve"> </w:t>
      </w:r>
      <w:r w:rsidR="00904041" w:rsidRPr="00904041">
        <w:rPr>
          <w:rFonts w:ascii="Arial" w:hAnsi="Arial" w:cs="Arial"/>
          <w:sz w:val="28"/>
          <w:szCs w:val="28"/>
        </w:rPr>
        <w:t>89507982</w:t>
      </w:r>
      <w:r w:rsidRPr="00904041">
        <w:rPr>
          <w:rFonts w:ascii="Arial" w:hAnsi="Arial" w:cs="Arial"/>
          <w:sz w:val="28"/>
          <w:szCs w:val="28"/>
        </w:rPr>
        <w:t xml:space="preserve">). </w:t>
      </w:r>
    </w:p>
    <w:p w14:paraId="4973C4B3" w14:textId="50ED95F2" w:rsidR="6BAC55FA" w:rsidRPr="00904041" w:rsidRDefault="6BAC55FA" w:rsidP="6BAC55FA">
      <w:pPr>
        <w:spacing w:after="0" w:line="360" w:lineRule="auto"/>
        <w:ind w:firstLine="2268"/>
        <w:jc w:val="both"/>
        <w:rPr>
          <w:rFonts w:ascii="Arial" w:hAnsi="Arial" w:cs="Arial"/>
          <w:sz w:val="28"/>
          <w:szCs w:val="28"/>
        </w:rPr>
      </w:pPr>
    </w:p>
    <w:p w14:paraId="12D0E336" w14:textId="76C836E3" w:rsidR="79F68BA2" w:rsidRPr="00904041" w:rsidRDefault="79F68BA2" w:rsidP="6BAC55FA">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Contrarrazões ao agravo de instrumento (ID</w:t>
      </w:r>
      <w:r>
        <w:t xml:space="preserve"> </w:t>
      </w:r>
      <w:r>
        <w:rPr>
          <w:rFonts w:ascii="Arial" w:hAnsi="Arial" w:cs="Arial"/>
          <w:sz w:val="28"/>
          <w:szCs w:val="28"/>
        </w:rPr>
        <w:t xml:space="preserve">90827154</w:t>
      </w:r>
      <w:r>
        <w:rPr>
          <w:rFonts w:ascii="Arial" w:hAnsi="Arial" w:cs="Arial"/>
          <w:sz w:val="28"/>
          <w:szCs w:val="28"/>
        </w:rPr>
        <w:t xml:space="preserve">), em que o agravado alega que: </w:t>
      </w:r>
      <w:r>
        <w:rPr>
          <w:rFonts w:ascii="Arial" w:hAnsi="Arial" w:cs="Arial"/>
          <w:b/>
          <w:bCs/>
          <w:sz w:val="28"/>
          <w:szCs w:val="28"/>
        </w:rPr>
        <w:t xml:space="preserve">1)</w:t>
      </w:r>
      <w:r>
        <w:rPr>
          <w:rFonts w:ascii="Arial" w:hAnsi="Arial" w:cs="Arial"/>
          <w:sz w:val="28"/>
          <w:szCs w:val="28"/>
        </w:rPr>
        <w:t xml:space="preserve"> a agravante possui remuneração superior a R$ 15.000,00, sem comprovação suficiente de incapacidade financeira; </w:t>
      </w:r>
      <w:r>
        <w:rPr>
          <w:rFonts w:ascii="Arial" w:hAnsi="Arial" w:cs="Arial"/>
          <w:b/>
          <w:bCs/>
          <w:sz w:val="28"/>
          <w:szCs w:val="28"/>
        </w:rPr>
        <w:t xml:space="preserve">2)</w:t>
      </w:r>
      <w:r>
        <w:rPr>
          <w:rFonts w:ascii="Arial" w:hAnsi="Arial" w:cs="Arial"/>
          <w:sz w:val="28"/>
          <w:szCs w:val="28"/>
        </w:rPr>
        <w:t xml:space="preserve"> descontos salariais, despesas pessoais e empréstimos não justificam, por si sós, a concessão da gratuidade de justiça; </w:t>
      </w:r>
      <w:r>
        <w:rPr>
          <w:rFonts w:ascii="Arial" w:hAnsi="Arial" w:cs="Arial"/>
          <w:b/>
          <w:bCs/>
          <w:sz w:val="28"/>
          <w:szCs w:val="28"/>
        </w:rPr>
        <w:t xml:space="preserve">3)</w:t>
      </w:r>
      <w:r>
        <w:rPr>
          <w:rFonts w:ascii="Arial" w:hAnsi="Arial" w:cs="Arial"/>
          <w:sz w:val="28"/>
          <w:szCs w:val="28"/>
        </w:rPr>
        <w:t xml:space="preserve"> a decisão que indeferiu o benefício está fundamentada na ausência de prova idônea da hipossuficiência; </w:t>
      </w:r>
      <w:ins w:id="1035" w:author="Assessor GDSXSR" w:date="2026-10-29T17:14:23Z">
        <w:r>
          <w:rPr>
            <w:rFonts w:ascii="Arial" w:hAnsi="Arial" w:cs="Arial"/>
            <w:color w:val="808080"/>
            <w:sz w:val="28"/>
            <w:szCs w:val="28"/>
          </w:rPr>
          <w:t xml:space="preserve">e </w:t>
        </w:r>
      </w:ins>
      <w:r>
        <w:rPr>
          <w:rFonts w:ascii="Arial" w:hAnsi="Arial" w:cs="Arial"/>
          <w:b/>
          <w:bCs/>
          <w:sz w:val="28"/>
          <w:szCs w:val="28"/>
        </w:rPr>
        <w:t xml:space="preserve">4)</w:t>
      </w:r>
      <w:r>
        <w:rPr>
          <w:rFonts w:ascii="Arial" w:hAnsi="Arial" w:cs="Arial"/>
          <w:sz w:val="28"/>
          <w:szCs w:val="28"/>
        </w:rPr>
        <w:t xml:space="preserve"> não estão presentes os requisitos para a concessão de tutela recursal</w:t>
      </w:r>
      <w:del w:id="1036" w:author="Assessor GDSXSR" w:date="2026-10-29T17:14:23Z">
        <w:r>
          <w:rPr>
            <w:rFonts w:ascii="Arial" w:hAnsi="Arial" w:cs="Arial"/>
            <w:sz w:val="28"/>
            <w:szCs w:val="28"/>
          </w:rPr>
          <w:delText xml:space="preserve">, requerendo o não provimento do agravo de instrumento</w:delText>
        </w:r>
      </w:del>
      <w:r>
        <w:rPr>
          <w:rFonts w:ascii="Arial" w:hAnsi="Arial" w:cs="Arial"/>
          <w:sz w:val="28"/>
          <w:szCs w:val="28"/>
        </w:rPr>
        <w:t xml:space="preserve">.</w:t>
      </w:r>
      <w:commentRangeEnd w:id="8"/>
      <w:r>
        <w:rPr>
          <w:rStyle w:val="CommentReference"/>
        </w:rPr>
        <w:commentReference w:id="8"/>
      </w:r>
    </w:p>
    <w:p w14:paraId="27879B09" w14:textId="77777777" w:rsidR="004236F7" w:rsidRPr="00904041" w:rsidRDefault="004236F7" w:rsidP="00904041">
      <w:pPr>
        <w:spacing w:after="0" w:line="360" w:lineRule="auto"/>
        <w:jc w:val="both"/>
        <w:rPr>
          <w:rFonts w:ascii="Arial" w:hAnsi="Arial" w:cs="Arial"/>
          <w:sz w:val="28"/>
          <w:szCs w:val="28"/>
        </w:rPr>
      </w:pPr>
    </w:p>
    <w:p w14:paraId="64D076FE" w14:textId="19CCEB41" w:rsidR="004236F7" w:rsidRPr="00904041" w:rsidRDefault="004236F7" w:rsidP="00BC1A88">
      <w:pPr>
        <w:spacing w:after="0" w:line="360" w:lineRule="auto"/>
        <w:ind w:firstLine="2268"/>
        <w:jc w:val="both"/>
        <w:rPr>
          <w:rFonts w:ascii="Arial" w:hAnsi="Arial" w:cs="Arial"/>
          <w:sz w:val="28"/>
          <w:szCs w:val="28"/>
        </w:rPr>
      </w:pPr>
      <w:r w:rsidRPr="00904041">
        <w:rPr>
          <w:rFonts w:ascii="Arial" w:hAnsi="Arial" w:cs="Arial"/>
          <w:sz w:val="28"/>
          <w:szCs w:val="28"/>
        </w:rPr>
        <w:t>É o relatório.</w:t>
      </w:r>
    </w:p>
    <w:p w14:paraId="2C71DFA4" w14:textId="77777777" w:rsidR="004236F7" w:rsidRDefault="004236F7" w:rsidP="004236F7">
      <w:pPr>
        <w:spacing w:after="0" w:line="360" w:lineRule="auto"/>
        <w:ind w:firstLine="2268"/>
        <w:jc w:val="both"/>
        <w:rPr>
          <w:rFonts w:ascii="Arial" w:hAnsi="Arial" w:cs="Arial"/>
          <w:sz w:val="28"/>
          <w:szCs w:val="28"/>
        </w:rPr>
      </w:pPr>
    </w:p>
    <w:p w14:paraId="279D699A" w14:textId="77777777" w:rsidR="004236F7" w:rsidRPr="00355C73" w:rsidRDefault="004236F7" w:rsidP="004236F7">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CE8F64F" w14:textId="77777777" w:rsidR="004236F7" w:rsidRDefault="004236F7" w:rsidP="004236F7">
      <w:pPr>
        <w:spacing w:after="0" w:line="360" w:lineRule="auto"/>
        <w:ind w:firstLine="2268"/>
        <w:jc w:val="both"/>
        <w:rPr>
          <w:rFonts w:ascii="Arial" w:hAnsi="Arial" w:cs="Arial"/>
          <w:sz w:val="28"/>
          <w:szCs w:val="28"/>
        </w:rPr>
      </w:pPr>
    </w:p>
    <w:p w14:paraId="703E2BD5" w14:textId="77777777" w:rsidR="004236F7" w:rsidRPr="00355C73" w:rsidRDefault="004236F7" w:rsidP="004236F7">
      <w:pPr>
        <w:spacing w:after="0" w:line="360" w:lineRule="auto"/>
        <w:jc w:val="both"/>
        <w:rPr>
          <w:rFonts w:ascii="Arial" w:hAnsi="Arial" w:cs="Arial"/>
          <w:b/>
          <w:bCs/>
          <w:sz w:val="28"/>
          <w:szCs w:val="28"/>
        </w:rPr>
      </w:pPr>
      <w:r w:rsidRPr="2DA0D32B">
        <w:rPr>
          <w:rFonts w:ascii="Arial" w:hAnsi="Arial" w:cs="Arial"/>
          <w:b/>
          <w:bCs/>
          <w:sz w:val="28"/>
          <w:szCs w:val="28"/>
        </w:rPr>
        <w:t>O Senhor Desembargador SÉRGIO ROCHA – Relator.</w:t>
      </w:r>
    </w:p>
    <w:p w14:paraId="1C24833E" w14:textId="77777777" w:rsidR="004236F7" w:rsidRDefault="004236F7" w:rsidP="004236F7">
      <w:pPr>
        <w:spacing w:after="0" w:line="360" w:lineRule="auto"/>
        <w:ind w:firstLine="2268"/>
        <w:jc w:val="both"/>
        <w:rPr>
          <w:rFonts w:ascii="Arial" w:hAnsi="Arial" w:cs="Arial"/>
          <w:sz w:val="28"/>
          <w:szCs w:val="28"/>
        </w:rPr>
      </w:pPr>
    </w:p>
    <w:p w14:paraId="3FCB948D" w14:textId="6F58F4C8" w:rsidR="004236F7" w:rsidRDefault="004236F7" w:rsidP="004236F7">
      <w:pPr>
        <w:spacing w:after="0" w:line="360" w:lineRule="auto"/>
        <w:jc w:val="center"/>
        <w:rPr>
          <w:rFonts w:ascii="Arial" w:hAnsi="Arial" w:cs="Arial"/>
          <w:b/>
          <w:bCs/>
          <w:color w:val="000000" w:themeColor="text1"/>
          <w:sz w:val="28"/>
          <w:szCs w:val="28"/>
        </w:rPr>
      </w:pPr>
      <w:r w:rsidRPr="37BE17C0">
        <w:rPr>
          <w:rFonts w:ascii="Arial" w:hAnsi="Arial" w:cs="Arial"/>
          <w:b/>
          <w:bCs/>
          <w:color w:val="000000" w:themeColor="text1"/>
          <w:sz w:val="28"/>
          <w:szCs w:val="28"/>
        </w:rPr>
        <w:t>AGRAVO DE INSTRUMENTO D</w:t>
      </w:r>
      <w:r w:rsidR="003F069A">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AUTOR</w:t>
      </w:r>
      <w:r w:rsidR="003F069A">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w:t>
      </w:r>
      <w:r w:rsidR="003F069A" w:rsidRPr="003F069A">
        <w:rPr>
          <w:rFonts w:ascii="Arial" w:hAnsi="Arial" w:cs="Arial"/>
          <w:b/>
          <w:bCs/>
          <w:color w:val="000000" w:themeColor="text1"/>
          <w:sz w:val="28"/>
          <w:szCs w:val="28"/>
        </w:rPr>
        <w:t>CAROLINA DE AQUINO CALHEIROS</w:t>
      </w:r>
    </w:p>
    <w:p w14:paraId="000EB374" w14:textId="77777777" w:rsidR="004236F7" w:rsidRDefault="004236F7" w:rsidP="004236F7">
      <w:pPr>
        <w:spacing w:after="0" w:line="360" w:lineRule="auto"/>
        <w:ind w:firstLine="2268"/>
        <w:jc w:val="both"/>
        <w:rPr>
          <w:rFonts w:ascii="Arial" w:hAnsi="Arial" w:cs="Arial"/>
          <w:color w:val="000000" w:themeColor="text1"/>
          <w:sz w:val="28"/>
          <w:szCs w:val="28"/>
        </w:rPr>
      </w:pPr>
    </w:p>
    <w:p w14:paraId="4F070E87" w14:textId="53FA1F3F" w:rsidR="004236F7" w:rsidRPr="00BC1A88" w:rsidRDefault="004236F7" w:rsidP="6708FB6D">
      <w:pPr>
        <w:spacing w:after="0" w:line="360" w:lineRule="auto"/>
        <w:ind w:firstLine="2268"/>
        <w:jc w:val="both"/>
        <w:rPr>
          <w:rFonts w:ascii="Arial" w:hAnsi="Arial" w:cs="Arial"/>
          <w:strike/>
          <w:color w:val="000000" w:themeColor="text1"/>
          <w:sz w:val="28"/>
          <w:szCs w:val="28"/>
        </w:rPr>
      </w:pPr>
      <w:r w:rsidRPr="6708FB6D">
        <w:rPr>
          <w:rFonts w:ascii="Arial" w:hAnsi="Arial" w:cs="Arial"/>
          <w:color w:val="000000" w:themeColor="text1"/>
          <w:sz w:val="28"/>
          <w:szCs w:val="28"/>
        </w:rPr>
        <w:t>Presentes os pressupostos de admissibilidade, conheço do agravo de instrumento</w:t>
      </w:r>
      <w:r w:rsidR="003F069A">
        <w:rPr>
          <w:rFonts w:ascii="Arial" w:hAnsi="Arial" w:cs="Arial"/>
          <w:color w:val="000000" w:themeColor="text1"/>
          <w:sz w:val="28"/>
          <w:szCs w:val="28"/>
        </w:rPr>
        <w:t>.</w:t>
      </w:r>
    </w:p>
    <w:p w14:paraId="5CC54362" w14:textId="77777777" w:rsidR="004236F7" w:rsidRDefault="004236F7" w:rsidP="004236F7">
      <w:pPr>
        <w:spacing w:after="0" w:line="360" w:lineRule="auto"/>
        <w:ind w:firstLine="2268"/>
        <w:jc w:val="both"/>
        <w:rPr>
          <w:rFonts w:ascii="Arial" w:hAnsi="Arial" w:cs="Arial"/>
          <w:sz w:val="28"/>
          <w:szCs w:val="28"/>
        </w:rPr>
      </w:pPr>
    </w:p>
    <w:p w14:paraId="16B6F520" w14:textId="0A640C8F" w:rsidR="004236F7" w:rsidRDefault="003F069A" w:rsidP="004236F7">
      <w:pPr>
        <w:spacing w:after="0" w:line="360" w:lineRule="auto"/>
        <w:ind w:hanging="142"/>
        <w:jc w:val="center"/>
        <w:rPr>
          <w:rFonts w:ascii="Arial" w:hAnsi="Arial" w:cs="Arial"/>
          <w:sz w:val="28"/>
          <w:szCs w:val="28"/>
        </w:rPr>
      </w:pPr>
      <w:r>
        <w:rPr>
          <w:rFonts w:ascii="Arial" w:hAnsi="Arial" w:cs="Arial"/>
          <w:sz w:val="28"/>
          <w:szCs w:val="28"/>
        </w:rPr>
        <w:t>DO DEFERIMENTO DA GRATUIDADE DE JUSTIÇA</w:t>
      </w:r>
    </w:p>
    <w:p w14:paraId="0910F101" w14:textId="77777777" w:rsidR="00E47E65" w:rsidRDefault="00E47E65" w:rsidP="003F069A">
      <w:pPr>
        <w:spacing w:after="0" w:line="360" w:lineRule="auto"/>
        <w:jc w:val="both"/>
        <w:rPr>
          <w:rFonts w:ascii="Arial" w:hAnsi="Arial" w:cs="Arial"/>
          <w:color w:val="000000" w:themeColor="text1"/>
          <w:sz w:val="28"/>
          <w:szCs w:val="28"/>
        </w:rPr>
      </w:pPr>
    </w:p>
    <w:p w14:paraId="36E16861" w14:textId="4B3D15D1" w:rsidR="00E47E65" w:rsidRPr="003F069A" w:rsidRDefault="003F069A" w:rsidP="003F069A">
      <w:pPr>
        <w:spacing w:after="0" w:line="360" w:lineRule="auto"/>
        <w:ind w:firstLine="2268"/>
        <w:jc w:val="both"/>
        <w:rPr>
          <w:rFonts w:ascii="Arial" w:hAnsi="Arial" w:cs="Arial"/>
          <w:b/>
          <w:bCs/>
          <w:color w:val="000000" w:themeColor="text1"/>
          <w:sz w:val="28"/>
          <w:szCs w:val="28"/>
        </w:rPr>
      </w:pPr>
      <w:r>
        <w:rPr>
          <w:rFonts w:ascii="Arial" w:hAnsi="Arial" w:cs="Arial"/>
          <w:color w:val="000000" w:themeColor="text1"/>
          <w:sz w:val="28"/>
          <w:szCs w:val="28"/>
        </w:rPr>
        <w:t>A</w:t>
      </w:r>
      <w:r w:rsidR="00E47E65" w:rsidRPr="007E1C8C">
        <w:rPr>
          <w:rFonts w:ascii="Arial" w:hAnsi="Arial" w:cs="Arial"/>
          <w:color w:val="000000" w:themeColor="text1"/>
          <w:sz w:val="28"/>
          <w:szCs w:val="28"/>
        </w:rPr>
        <w:t xml:space="preserve"> </w:t>
      </w:r>
      <w:r w:rsidR="00E47E65">
        <w:rPr>
          <w:rFonts w:ascii="Arial" w:hAnsi="Arial" w:cs="Arial"/>
          <w:color w:val="000000" w:themeColor="text1"/>
          <w:sz w:val="28"/>
          <w:szCs w:val="28"/>
        </w:rPr>
        <w:t xml:space="preserve">agravante </w:t>
      </w:r>
      <w:r w:rsidR="00E47E65" w:rsidRPr="007E1C8C">
        <w:rPr>
          <w:rFonts w:ascii="Arial" w:hAnsi="Arial" w:cs="Arial"/>
          <w:color w:val="000000" w:themeColor="text1"/>
          <w:sz w:val="28"/>
          <w:szCs w:val="28"/>
        </w:rPr>
        <w:t>alega que</w:t>
      </w:r>
      <w:r w:rsidR="00E47E65">
        <w:rPr>
          <w:rFonts w:ascii="Arial" w:hAnsi="Arial" w:cs="Arial"/>
          <w:color w:val="000000" w:themeColor="text1"/>
          <w:sz w:val="28"/>
          <w:szCs w:val="28"/>
        </w:rPr>
        <w:t xml:space="preserve">: </w:t>
      </w:r>
      <w:r w:rsidRPr="003F069A">
        <w:rPr>
          <w:rFonts w:ascii="Arial" w:hAnsi="Arial" w:cs="Arial"/>
          <w:b/>
          <w:bCs/>
          <w:color w:val="000000" w:themeColor="text1"/>
          <w:sz w:val="28"/>
          <w:szCs w:val="28"/>
        </w:rPr>
        <w:t>1)</w:t>
      </w:r>
      <w:r w:rsidRPr="003F069A">
        <w:rPr>
          <w:rFonts w:ascii="Arial" w:hAnsi="Arial" w:cs="Arial"/>
          <w:color w:val="000000" w:themeColor="text1"/>
          <w:sz w:val="28"/>
          <w:szCs w:val="28"/>
        </w:rPr>
        <w:t xml:space="preserve"> a insuficiência de recursos de que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trata o art. 98 do Código de Processo Civil não se confunde com miserabilidade,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alcançando quem teria o orçamento familiar desequilibrado pelo custeio do</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processo; </w:t>
      </w:r>
      <w:r w:rsidRPr="003F069A">
        <w:rPr>
          <w:rFonts w:ascii="Arial" w:hAnsi="Arial" w:cs="Arial"/>
          <w:b/>
          <w:bCs/>
          <w:color w:val="000000" w:themeColor="text1"/>
          <w:sz w:val="28"/>
          <w:szCs w:val="28"/>
        </w:rPr>
        <w:t>2)</w:t>
      </w:r>
      <w:r w:rsidRPr="003F069A">
        <w:rPr>
          <w:rFonts w:ascii="Arial" w:hAnsi="Arial" w:cs="Arial"/>
          <w:color w:val="000000" w:themeColor="text1"/>
          <w:sz w:val="28"/>
          <w:szCs w:val="28"/>
        </w:rPr>
        <w:t xml:space="preserve"> a remuneração bruta de R$ 15.569,72 não traduz disponibilidade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financeira, porque os descontos em folha reduzem o líquido a R$ 5.343,07; </w:t>
      </w:r>
      <w:r w:rsidRPr="003F069A">
        <w:rPr>
          <w:rFonts w:ascii="Arial" w:hAnsi="Arial" w:cs="Arial"/>
          <w:b/>
          <w:bCs/>
          <w:color w:val="000000" w:themeColor="text1"/>
          <w:sz w:val="28"/>
          <w:szCs w:val="28"/>
        </w:rPr>
        <w:t>3)</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após o crédito do salário, novos débitos automáticos incidem sobre a conta</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corrente, agravando o comprometimento da renda; </w:t>
      </w:r>
      <w:r w:rsidRPr="003F069A">
        <w:rPr>
          <w:rFonts w:ascii="Arial" w:hAnsi="Arial" w:cs="Arial"/>
          <w:b/>
          <w:bCs/>
          <w:color w:val="000000" w:themeColor="text1"/>
          <w:sz w:val="28"/>
          <w:szCs w:val="28"/>
        </w:rPr>
        <w:t>4)</w:t>
      </w:r>
      <w:r w:rsidRPr="003F069A">
        <w:rPr>
          <w:rFonts w:ascii="Arial" w:hAnsi="Arial" w:cs="Arial"/>
          <w:color w:val="000000" w:themeColor="text1"/>
          <w:sz w:val="28"/>
          <w:szCs w:val="28"/>
        </w:rPr>
        <w:t xml:space="preserve"> as despesas ordinárias</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somam R$ 17.120,00 por mês, além da parcela de R$ 1.971,58 devida ao banco</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agravado, o que resulta saldo negativo de R$ 13.748,51; e </w:t>
      </w:r>
      <w:r w:rsidRPr="003F069A">
        <w:rPr>
          <w:rFonts w:ascii="Arial" w:hAnsi="Arial" w:cs="Arial"/>
          <w:b/>
          <w:bCs/>
          <w:color w:val="000000" w:themeColor="text1"/>
          <w:sz w:val="28"/>
          <w:szCs w:val="28"/>
        </w:rPr>
        <w:t>5)</w:t>
      </w:r>
      <w:r w:rsidRPr="003F069A">
        <w:rPr>
          <w:rFonts w:ascii="Arial" w:hAnsi="Arial" w:cs="Arial"/>
          <w:color w:val="000000" w:themeColor="text1"/>
          <w:sz w:val="28"/>
          <w:szCs w:val="28"/>
        </w:rPr>
        <w:t xml:space="preserve"> a exigência de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recolhimento das custas é desarrazoada diante da realidade financeira</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demonstrada nos autos (ID 89414775).</w:t>
      </w:r>
    </w:p>
    <w:p w14:paraId="48927D65" w14:textId="77777777" w:rsidR="00E47E65" w:rsidRPr="007E1C8C" w:rsidRDefault="00E47E65" w:rsidP="004236F7">
      <w:pPr>
        <w:spacing w:after="0" w:line="360" w:lineRule="auto"/>
        <w:ind w:firstLine="2268"/>
        <w:jc w:val="both"/>
        <w:rPr>
          <w:rFonts w:ascii="Arial" w:hAnsi="Arial" w:cs="Arial"/>
          <w:color w:val="000000" w:themeColor="text1"/>
          <w:sz w:val="28"/>
          <w:szCs w:val="28"/>
        </w:rPr>
      </w:pPr>
    </w:p>
    <w:p w14:paraId="5C82D332" w14:textId="3C782355" w:rsidR="004B14BB" w:rsidRDefault="004B14BB"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lastRenderedPageBreak/>
        <w:t>Requer</w:t>
      </w:r>
      <w:r w:rsidR="003F069A">
        <w:rPr>
          <w:rFonts w:ascii="Arial" w:hAnsi="Arial" w:cs="Arial"/>
          <w:color w:val="000000" w:themeColor="text1"/>
          <w:sz w:val="28"/>
          <w:szCs w:val="28"/>
        </w:rPr>
        <w:t xml:space="preserve"> a reforma da r. decisão</w:t>
      </w:r>
      <w:r w:rsidR="00CA78A3">
        <w:rPr>
          <w:rFonts w:ascii="Arial" w:hAnsi="Arial" w:cs="Arial"/>
          <w:color w:val="000000" w:themeColor="text1"/>
          <w:sz w:val="28"/>
          <w:szCs w:val="28"/>
        </w:rPr>
        <w:t xml:space="preserve">, </w:t>
      </w:r>
      <w:r w:rsidR="00CA78A3" w:rsidRPr="00CA78A3">
        <w:rPr>
          <w:rFonts w:ascii="Arial" w:hAnsi="Arial" w:cs="Arial"/>
          <w:color w:val="000000" w:themeColor="text1"/>
          <w:sz w:val="28"/>
          <w:szCs w:val="28"/>
        </w:rPr>
        <w:t>a fim de que lhe seja concedida a gratuidade de justiça.</w:t>
      </w:r>
    </w:p>
    <w:p w14:paraId="092D1A28" w14:textId="77777777" w:rsidR="00CA78A3" w:rsidRDefault="00CA78A3" w:rsidP="004236F7">
      <w:pPr>
        <w:spacing w:after="0" w:line="360" w:lineRule="auto"/>
        <w:ind w:firstLine="2268"/>
        <w:jc w:val="both"/>
        <w:rPr>
          <w:rFonts w:ascii="Arial" w:hAnsi="Arial" w:cs="Arial"/>
          <w:color w:val="000000" w:themeColor="text1"/>
          <w:sz w:val="28"/>
          <w:szCs w:val="28"/>
        </w:rPr>
      </w:pPr>
    </w:p>
    <w:p w14:paraId="43F733CB" w14:textId="65F1E17B" w:rsidR="004236F7" w:rsidRPr="007E1C8C" w:rsidRDefault="004236F7" w:rsidP="004236F7">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 xml:space="preserve">Com razão </w:t>
      </w:r>
      <w:r w:rsidR="003F069A">
        <w:rPr>
          <w:rFonts w:ascii="Arial" w:hAnsi="Arial" w:cs="Arial"/>
          <w:color w:val="000000" w:themeColor="text1"/>
          <w:sz w:val="28"/>
          <w:szCs w:val="28"/>
        </w:rPr>
        <w:t>a</w:t>
      </w:r>
      <w:r w:rsidRPr="007E1C8C">
        <w:rPr>
          <w:rFonts w:ascii="Arial" w:hAnsi="Arial" w:cs="Arial"/>
          <w:color w:val="000000" w:themeColor="text1"/>
          <w:sz w:val="28"/>
          <w:szCs w:val="28"/>
        </w:rPr>
        <w:t xml:space="preserve"> </w:t>
      </w:r>
      <w:r>
        <w:rPr>
          <w:rFonts w:ascii="Arial" w:hAnsi="Arial" w:cs="Arial"/>
          <w:color w:val="000000" w:themeColor="text1"/>
          <w:sz w:val="28"/>
          <w:szCs w:val="28"/>
        </w:rPr>
        <w:t>agravante</w:t>
      </w:r>
      <w:r w:rsidRPr="007E1C8C">
        <w:rPr>
          <w:rFonts w:ascii="Arial" w:hAnsi="Arial" w:cs="Arial"/>
          <w:color w:val="000000" w:themeColor="text1"/>
          <w:sz w:val="28"/>
          <w:szCs w:val="28"/>
        </w:rPr>
        <w:t>.</w:t>
      </w:r>
    </w:p>
    <w:p w14:paraId="7D8ADBD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5321CDC8" w14:textId="4EAABC51" w:rsidR="004236F7" w:rsidRDefault="003F069A" w:rsidP="004236F7">
      <w:pPr>
        <w:spacing w:after="0" w:line="360" w:lineRule="auto"/>
        <w:ind w:firstLine="2268"/>
        <w:jc w:val="both"/>
        <w:rPr>
          <w:rFonts w:ascii="Arial" w:hAnsi="Arial" w:cs="Arial"/>
          <w:color w:val="000000" w:themeColor="text1"/>
          <w:sz w:val="28"/>
          <w:szCs w:val="28"/>
        </w:rPr>
      </w:pPr>
      <w:commentRangeStart w:id="9"/>
      <w:r>
        <w:rPr>
          <w:rFonts w:ascii="Arial" w:hAnsi="Arial" w:cs="Arial"/>
          <w:color w:val="000000" w:themeColor="text1"/>
          <w:sz w:val="28"/>
          <w:szCs w:val="28"/>
        </w:rPr>
        <w:t xml:space="preserve">Mantenho as razões expostas na decisão </w:t>
      </w:r>
      <w:ins w:id="1037" w:author="Assessor GDSXSR" w:date="2026-10-29T17:14:23Z">
        <w:r>
          <w:rPr>
            <w:rFonts w:ascii="Arial" w:hAnsi="Arial" w:cs="Arial"/>
            <w:color w:val="808080"/>
            <w:sz w:val="28"/>
            <w:szCs w:val="28"/>
          </w:rPr>
          <w:t xml:space="preserve">liminar </w:t>
        </w:r>
      </w:ins>
      <w:r>
        <w:rPr>
          <w:rFonts w:ascii="Arial" w:hAnsi="Arial" w:cs="Arial"/>
          <w:color w:val="000000" w:themeColor="text1"/>
          <w:sz w:val="28"/>
          <w:szCs w:val="28"/>
        </w:rPr>
        <w:t xml:space="preserve">que deferiu a antecipação </w:t>
      </w:r>
      <w:del w:id="1038" w:author="Assessor GDSXSR" w:date="2026-10-29T17:14:23Z">
        <w:r>
          <w:rPr>
            <w:rFonts w:ascii="Arial" w:hAnsi="Arial" w:cs="Arial"/>
            <w:color w:val="000000" w:themeColor="text1"/>
            <w:sz w:val="28"/>
            <w:szCs w:val="28"/>
          </w:rPr>
          <w:delText xml:space="preserve">de</w:delText>
        </w:r>
      </w:del>
      <w:ins w:id="1039" w:author="Assessor GDSXSR" w:date="2026-10-29T17:14:23Z">
        <w:r>
          <w:rPr>
            <w:rFonts w:ascii="Arial" w:hAnsi="Arial" w:cs="Arial"/>
            <w:color w:val="808080"/>
            <w:sz w:val="28"/>
            <w:szCs w:val="28"/>
          </w:rPr>
          <w:t xml:space="preserve">da</w:t>
        </w:r>
      </w:ins>
      <w:r>
        <w:rPr>
          <w:rFonts w:ascii="Arial" w:hAnsi="Arial" w:cs="Arial"/>
          <w:color w:val="000000" w:themeColor="text1"/>
          <w:sz w:val="28"/>
          <w:szCs w:val="28"/>
        </w:rPr>
        <w:t xml:space="preserve"> tutela</w:t>
      </w:r>
      <w:ins w:id="1040" w:author="Assessor GDSXSR" w:date="2026-10-29T17:14:23Z">
        <w:r>
          <w:rPr>
            <w:rFonts w:ascii="Arial" w:hAnsi="Arial" w:cs="Arial"/>
            <w:color w:val="808080"/>
            <w:sz w:val="28"/>
            <w:szCs w:val="28"/>
          </w:rPr>
          <w:t xml:space="preserve"> recursal</w:t>
        </w:r>
      </w:ins>
      <w:r>
        <w:rPr>
          <w:rFonts w:ascii="Arial" w:hAnsi="Arial" w:cs="Arial"/>
          <w:color w:val="000000" w:themeColor="text1"/>
          <w:sz w:val="28"/>
          <w:szCs w:val="28"/>
        </w:rPr>
        <w:t xml:space="preserve"> (ID </w:t>
      </w:r>
      <w:r>
        <w:rPr>
          <w:rFonts w:ascii="Arial" w:hAnsi="Arial" w:cs="Arial"/>
          <w:color w:val="000000" w:themeColor="text1"/>
          <w:sz w:val="28"/>
          <w:szCs w:val="28"/>
        </w:rPr>
        <w:t xml:space="preserve">89507982</w:t>
      </w:r>
      <w:r>
        <w:rPr>
          <w:rFonts w:ascii="Arial" w:hAnsi="Arial" w:cs="Arial"/>
          <w:color w:val="000000" w:themeColor="text1"/>
          <w:sz w:val="28"/>
          <w:szCs w:val="28"/>
        </w:rPr>
        <w:t xml:space="preserve">): </w:t>
      </w:r>
      <w:commentRangeEnd w:id="9"/>
      <w:r>
        <w:rPr>
          <w:rStyle w:val="CommentReference"/>
        </w:rPr>
        <w:commentReference w:id="9"/>
      </w:r>
    </w:p>
    <w:p w14:paraId="3BB83CB7" w14:textId="77777777" w:rsidR="003F069A" w:rsidRDefault="003F069A" w:rsidP="004236F7">
      <w:pPr>
        <w:spacing w:after="0" w:line="360" w:lineRule="auto"/>
        <w:ind w:firstLine="2268"/>
        <w:jc w:val="both"/>
        <w:rPr>
          <w:rFonts w:ascii="Arial" w:hAnsi="Arial" w:cs="Arial"/>
          <w:color w:val="000000" w:themeColor="text1"/>
          <w:sz w:val="28"/>
          <w:szCs w:val="28"/>
        </w:rPr>
      </w:pPr>
    </w:p>
    <w:p w14:paraId="547CD34B" w14:textId="14561C6F" w:rsidR="003F069A" w:rsidRPr="006E5C46" w:rsidRDefault="006E5C46" w:rsidP="003F069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u w:val="single"/>
        </w:rPr>
        <w:t>Vislumbro a probabilidade do direito alegado, ao menos nesta</w:t>
      </w:r>
      <w:r w:rsidR="003F069A" w:rsidRPr="006E5C46">
        <w:rPr>
          <w:rFonts w:ascii="Arial" w:hAnsi="Arial" w:cs="Arial"/>
          <w:i/>
          <w:iCs/>
          <w:color w:val="000000" w:themeColor="text1"/>
          <w:sz w:val="26"/>
          <w:szCs w:val="26"/>
          <w:u w:val="single"/>
        </w:rPr>
        <w:t xml:space="preserve"> </w:t>
      </w:r>
      <w:r w:rsidR="003F069A" w:rsidRPr="006E5C46">
        <w:rPr>
          <w:rFonts w:ascii="Arial" w:hAnsi="Arial" w:cs="Arial"/>
          <w:i/>
          <w:iCs/>
          <w:color w:val="000000" w:themeColor="text1"/>
          <w:sz w:val="26"/>
          <w:szCs w:val="26"/>
          <w:u w:val="single"/>
        </w:rPr>
        <w:t>sede de cognição sumária.</w:t>
      </w:r>
    </w:p>
    <w:p w14:paraId="53C2B65E" w14:textId="77777777"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Conforme constou da r. decisão agravada:</w:t>
      </w:r>
    </w:p>
    <w:p w14:paraId="7DE9DD4B" w14:textId="11F420F2" w:rsidR="003F069A" w:rsidRPr="006E5C46" w:rsidRDefault="006E5C46" w:rsidP="006E5C46">
      <w:pPr>
        <w:spacing w:after="0" w:line="360" w:lineRule="auto"/>
        <w:ind w:left="3402" w:firstLine="1134"/>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Conforme contracheque juntado ao ID 279973739, a</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parte autora aufere vencimento suficiente para arcar com as custas</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processuais e os honorários advocatícios.</w:t>
      </w:r>
    </w:p>
    <w:p w14:paraId="7099FFF0" w14:textId="57B3CA1A" w:rsidR="003F069A" w:rsidRPr="006E5C46" w:rsidRDefault="003F069A" w:rsidP="006E5C46">
      <w:pPr>
        <w:spacing w:after="0" w:line="360" w:lineRule="auto"/>
        <w:ind w:left="3402" w:firstLine="1134"/>
        <w:jc w:val="both"/>
        <w:rPr>
          <w:rFonts w:ascii="Arial" w:hAnsi="Arial" w:cs="Arial"/>
          <w:i/>
          <w:iCs/>
          <w:color w:val="000000" w:themeColor="text1"/>
          <w:sz w:val="26"/>
          <w:szCs w:val="26"/>
          <w:u w:val="single"/>
        </w:rPr>
      </w:pPr>
      <w:r w:rsidRPr="006E5C46">
        <w:rPr>
          <w:rFonts w:ascii="Arial" w:hAnsi="Arial" w:cs="Arial"/>
          <w:i/>
          <w:iCs/>
          <w:color w:val="000000" w:themeColor="text1"/>
          <w:sz w:val="26"/>
          <w:szCs w:val="26"/>
          <w:u w:val="single"/>
        </w:rPr>
        <w:t>Cuida-se de servidora pública com salário bruto superior 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R$15.000 (sic) mensais.</w:t>
      </w:r>
    </w:p>
    <w:p w14:paraId="5EFC88A1" w14:textId="77777777" w:rsidR="003F069A" w:rsidRPr="006E5C46" w:rsidRDefault="003F069A" w:rsidP="006E5C46">
      <w:pPr>
        <w:spacing w:after="0" w:line="360" w:lineRule="auto"/>
        <w:ind w:left="3402"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w:t>
      </w:r>
    </w:p>
    <w:p w14:paraId="7597510A" w14:textId="3D5C61F7" w:rsidR="003F069A" w:rsidRPr="006E5C46" w:rsidRDefault="003F069A" w:rsidP="006E5C46">
      <w:pPr>
        <w:spacing w:after="0" w:line="360" w:lineRule="auto"/>
        <w:ind w:left="3402"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Portanto, na forma do art. 99, §2º, do Código de Processo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Civil, indefiro o benefício da justiça gratuita ao autor.</w:t>
      </w:r>
    </w:p>
    <w:p w14:paraId="22C0671C" w14:textId="1E6BD97A" w:rsidR="003F069A" w:rsidRPr="006E5C46" w:rsidRDefault="003F069A" w:rsidP="006E5C46">
      <w:pPr>
        <w:spacing w:after="0" w:line="360" w:lineRule="auto"/>
        <w:ind w:left="3402"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Recolha-se as custas inicias (sic) no prazo indicado no art.</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290 do Código de Processo Civil, sob pena de cancelamento da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distribuição.”</w:t>
      </w:r>
      <w:r w:rsid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(ID 289058134, processo de origem) – Grifei</w:t>
      </w:r>
    </w:p>
    <w:p w14:paraId="24AFB072" w14:textId="4E353B48"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commentRangeStart w:id="10"/>
      <w:r>
        <w:rPr>
          <w:rFonts w:ascii="Arial" w:hAnsi="Arial" w:cs="Arial"/>
          <w:i/>
          <w:iCs/>
          <w:color w:val="000000" w:themeColor="text1"/>
          <w:sz w:val="26"/>
          <w:szCs w:val="26"/>
        </w:rPr>
        <w:t xml:space="preserve">A gratuidade de justiça é disciplinada pelos arts. 98 e 99 </w:t>
      </w:r>
      <w:del w:id="1041" w:author="Assessor GDSXSR" w:date="2026-10-29T17:14:23Z">
        <w:r>
          <w:rPr>
            <w:rFonts w:ascii="Arial" w:hAnsi="Arial" w:cs="Arial"/>
            <w:i/>
            <w:iCs/>
            <w:color w:val="000000" w:themeColor="text1"/>
            <w:sz w:val="26"/>
            <w:szCs w:val="26"/>
          </w:rPr>
          <w:delText xml:space="preserve">doCódigo</w:delText>
        </w:r>
      </w:del>
      <w:ins w:id="1042" w:author="Assessor GDSXSR" w:date="2026-10-29T17:14:23Z">
        <w:r>
          <w:rPr>
            <w:rFonts w:ascii="Arial" w:hAnsi="Arial" w:cs="Arial"/>
            <w:i/>
            <w:iCs/>
            <w:color w:val="808080"/>
            <w:sz w:val="26"/>
            <w:szCs w:val="26"/>
          </w:rPr>
          <w:t xml:space="preserve">do Código</w:t>
        </w:r>
      </w:ins>
      <w:r>
        <w:rPr>
          <w:rFonts w:ascii="Arial" w:hAnsi="Arial" w:cs="Arial"/>
          <w:i/>
          <w:iCs/>
          <w:color w:val="000000" w:themeColor="text1"/>
          <w:sz w:val="26"/>
          <w:szCs w:val="26"/>
        </w:rPr>
        <w:t xml:space="preserve"> de Processo Civil, cujos textos se transcrevem. Confira-se:</w:t>
      </w:r>
      <w:commentRangeEnd w:id="10"/>
      <w:r>
        <w:rPr>
          <w:rStyle w:val="CommentReference"/>
        </w:rPr>
        <w:commentReference w:id="10"/>
      </w:r>
    </w:p>
    <w:p w14:paraId="1DF2B6DB" w14:textId="568FA70F"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Art. 98. A pessoa natural ou jurídica, brasileira ou estrangeira, com</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insuficiência de recursos para pagar as custas, as despesas</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processuais e os honorários advocatícios tem direito à gratuidade da</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justiça, na forma da lei.</w:t>
      </w:r>
      <w:r>
        <w:rPr>
          <w:rFonts w:ascii="Arial" w:hAnsi="Arial" w:cs="Arial"/>
          <w:i/>
          <w:iCs/>
          <w:color w:val="000000" w:themeColor="text1"/>
          <w:sz w:val="26"/>
          <w:szCs w:val="26"/>
        </w:rPr>
        <w:t>’</w:t>
      </w:r>
    </w:p>
    <w:p w14:paraId="7331FFEF" w14:textId="30F62ED6"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Art. 99. O pedido de gratuidade da justiça pode ser formulado na</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petição inicial, na contestação, na petição para ingresso de terceiro</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no processo ou em recurso.</w:t>
      </w:r>
    </w:p>
    <w:p w14:paraId="60347287" w14:textId="77777777" w:rsidR="003F069A" w:rsidRPr="006E5C46" w:rsidRDefault="003F069A" w:rsidP="006E5C46">
      <w:pPr>
        <w:spacing w:after="0" w:line="360" w:lineRule="auto"/>
        <w:ind w:left="3402"/>
        <w:jc w:val="both"/>
        <w:rPr>
          <w:rFonts w:ascii="Arial" w:hAnsi="Arial" w:cs="Arial"/>
          <w:i/>
          <w:iCs/>
          <w:color w:val="000000" w:themeColor="text1"/>
          <w:sz w:val="26"/>
          <w:szCs w:val="26"/>
        </w:rPr>
      </w:pPr>
      <w:r w:rsidRPr="006E5C46">
        <w:rPr>
          <w:rFonts w:ascii="Arial" w:hAnsi="Arial" w:cs="Arial"/>
          <w:i/>
          <w:iCs/>
          <w:color w:val="000000" w:themeColor="text1"/>
          <w:sz w:val="26"/>
          <w:szCs w:val="26"/>
        </w:rPr>
        <w:t>(...)</w:t>
      </w:r>
    </w:p>
    <w:p w14:paraId="758620B9" w14:textId="43055869" w:rsidR="003F069A" w:rsidRPr="006E5C46" w:rsidRDefault="003F069A" w:rsidP="006E5C46">
      <w:pPr>
        <w:spacing w:after="0" w:line="360" w:lineRule="auto"/>
        <w:ind w:left="3402"/>
        <w:jc w:val="both"/>
        <w:rPr>
          <w:rFonts w:ascii="Arial" w:hAnsi="Arial" w:cs="Arial"/>
          <w:i/>
          <w:iCs/>
          <w:color w:val="000000" w:themeColor="text1"/>
          <w:sz w:val="26"/>
          <w:szCs w:val="26"/>
          <w:u w:val="single"/>
        </w:rPr>
      </w:pPr>
      <w:r w:rsidRPr="006E5C46">
        <w:rPr>
          <w:rFonts w:ascii="Arial" w:hAnsi="Arial" w:cs="Arial"/>
          <w:i/>
          <w:iCs/>
          <w:color w:val="000000" w:themeColor="text1"/>
          <w:sz w:val="26"/>
          <w:szCs w:val="26"/>
        </w:rPr>
        <w:t>§ 2º O juiz somente poderá indeferir o pedido se houver nos autos</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elementos que evidenciem a falta dos pressupostos legais para 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 xml:space="preserve">concessão de gratuidade, </w:t>
      </w:r>
      <w:r w:rsidRPr="006E5C46">
        <w:rPr>
          <w:rFonts w:ascii="Arial" w:hAnsi="Arial" w:cs="Arial"/>
          <w:i/>
          <w:iCs/>
          <w:color w:val="000000" w:themeColor="text1"/>
          <w:sz w:val="26"/>
          <w:szCs w:val="26"/>
          <w:u w:val="single"/>
        </w:rPr>
        <w:t>devendo, antes de indeferir o pedido,</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determinar à parte a comprovação do preenchimento dos referidos</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pressupostos.</w:t>
      </w:r>
    </w:p>
    <w:p w14:paraId="2E69F89F" w14:textId="5E6ACBFD" w:rsidR="003F069A" w:rsidRPr="006E5C46" w:rsidRDefault="003F069A" w:rsidP="006E5C46">
      <w:pPr>
        <w:spacing w:after="0" w:line="360" w:lineRule="auto"/>
        <w:ind w:left="3402"/>
        <w:jc w:val="both"/>
        <w:rPr>
          <w:rFonts w:ascii="Arial" w:hAnsi="Arial" w:cs="Arial"/>
          <w:i/>
          <w:iCs/>
          <w:color w:val="000000" w:themeColor="text1"/>
          <w:sz w:val="26"/>
          <w:szCs w:val="26"/>
        </w:rPr>
      </w:pP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u w:val="single"/>
        </w:rPr>
        <w:t>3º Presume-se verdadeira a alegação de insuficiência deduzida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exclusivamente por pessoa natural</w:t>
      </w:r>
      <w:r w:rsidRPr="006E5C46">
        <w:rPr>
          <w:rFonts w:ascii="Arial" w:hAnsi="Arial" w:cs="Arial"/>
          <w:i/>
          <w:iCs/>
          <w:color w:val="000000" w:themeColor="text1"/>
          <w:sz w:val="26"/>
          <w:szCs w:val="26"/>
        </w:rPr>
        <w:t>.</w:t>
      </w:r>
      <w:r w:rsidR="006E5C46">
        <w:rPr>
          <w:rFonts w:ascii="Arial" w:hAnsi="Arial" w:cs="Arial"/>
          <w:i/>
          <w:iCs/>
          <w:color w:val="000000" w:themeColor="text1"/>
          <w:sz w:val="26"/>
          <w:szCs w:val="26"/>
        </w:rPr>
        <w:t>’</w:t>
      </w:r>
      <w:r w:rsidRPr="006E5C46">
        <w:rPr>
          <w:rFonts w:ascii="Arial" w:hAnsi="Arial" w:cs="Arial"/>
          <w:i/>
          <w:iCs/>
          <w:color w:val="000000" w:themeColor="text1"/>
          <w:sz w:val="26"/>
          <w:szCs w:val="26"/>
        </w:rPr>
        <w:t xml:space="preserve"> – Grifei</w:t>
      </w:r>
    </w:p>
    <w:p w14:paraId="1F3786A2" w14:textId="6AA3A0AA"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O c. Superior Tribunal de Justiça, ao julgar o Tema Repetitivo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1.178, vedou o indeferimento imediato da gratuidade com apoio exclusivo em</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critérios objetivos. Confira-se:</w:t>
      </w:r>
    </w:p>
    <w:p w14:paraId="73A83C74" w14:textId="4E38E7E7"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i) É vedado o uso de critérios objetivos para o indeferimento</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imediato da gratuidade judiciária requerida por pessoa natural.</w:t>
      </w:r>
    </w:p>
    <w:p w14:paraId="6118466F" w14:textId="2B4B11A1" w:rsidR="003F069A" w:rsidRPr="006E5C46" w:rsidRDefault="003F069A" w:rsidP="006E5C46">
      <w:pPr>
        <w:spacing w:after="0" w:line="360" w:lineRule="auto"/>
        <w:ind w:left="3402"/>
        <w:jc w:val="both"/>
        <w:rPr>
          <w:rFonts w:ascii="Arial" w:hAnsi="Arial" w:cs="Arial"/>
          <w:i/>
          <w:iCs/>
          <w:color w:val="000000" w:themeColor="text1"/>
          <w:sz w:val="26"/>
          <w:szCs w:val="26"/>
        </w:rPr>
      </w:pPr>
      <w:proofErr w:type="spellStart"/>
      <w:r w:rsidRPr="006E5C46">
        <w:rPr>
          <w:rFonts w:ascii="Arial" w:hAnsi="Arial" w:cs="Arial"/>
          <w:i/>
          <w:iCs/>
          <w:color w:val="000000" w:themeColor="text1"/>
          <w:sz w:val="26"/>
          <w:szCs w:val="26"/>
        </w:rPr>
        <w:lastRenderedPageBreak/>
        <w:t>ii</w:t>
      </w:r>
      <w:proofErr w:type="spellEnd"/>
      <w:r w:rsidRPr="006E5C46">
        <w:rPr>
          <w:rFonts w:ascii="Arial" w:hAnsi="Arial" w:cs="Arial"/>
          <w:i/>
          <w:iCs/>
          <w:color w:val="000000" w:themeColor="text1"/>
          <w:sz w:val="26"/>
          <w:szCs w:val="26"/>
        </w:rPr>
        <w:t>) Verificada a existência nos autos de elementos aptos a afastar 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presunção de hipossuficiência econômica da pessoa natural, o juiz</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deverá determinar ao requerente a comprovação de sua condição,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indicando de modo preciso as razões que justificam tal afastamento,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nos termos do art. 99, § 2º, do CPC.</w:t>
      </w:r>
    </w:p>
    <w:p w14:paraId="7DB6C34B" w14:textId="23236CBF" w:rsidR="003F069A" w:rsidRPr="006E5C46" w:rsidRDefault="003F069A" w:rsidP="006E5C46">
      <w:pPr>
        <w:spacing w:after="0" w:line="360" w:lineRule="auto"/>
        <w:ind w:left="3402"/>
        <w:jc w:val="both"/>
        <w:rPr>
          <w:rFonts w:ascii="Arial" w:hAnsi="Arial" w:cs="Arial"/>
          <w:i/>
          <w:iCs/>
          <w:color w:val="000000" w:themeColor="text1"/>
          <w:sz w:val="26"/>
          <w:szCs w:val="26"/>
        </w:rPr>
      </w:pPr>
      <w:proofErr w:type="spellStart"/>
      <w:r w:rsidRPr="006E5C46">
        <w:rPr>
          <w:rFonts w:ascii="Arial" w:hAnsi="Arial" w:cs="Arial"/>
          <w:i/>
          <w:iCs/>
          <w:color w:val="000000" w:themeColor="text1"/>
          <w:sz w:val="26"/>
          <w:szCs w:val="26"/>
        </w:rPr>
        <w:t>iii</w:t>
      </w:r>
      <w:proofErr w:type="spellEnd"/>
      <w:r w:rsidRPr="006E5C46">
        <w:rPr>
          <w:rFonts w:ascii="Arial" w:hAnsi="Arial" w:cs="Arial"/>
          <w:i/>
          <w:iCs/>
          <w:color w:val="000000" w:themeColor="text1"/>
          <w:sz w:val="26"/>
          <w:szCs w:val="26"/>
        </w:rPr>
        <w:t>) Cumprida a diligência, a adoção de parâmetros objetivos pelo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magistrado pode ser realizada em caráter meramente suplementar 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desde que não sirva como fundamento exclusivo para 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indeferimento do pedido de gratuidade.</w:t>
      </w:r>
      <w:r w:rsidR="006E5C46">
        <w:rPr>
          <w:rFonts w:ascii="Arial" w:hAnsi="Arial" w:cs="Arial"/>
          <w:i/>
          <w:iCs/>
          <w:color w:val="000000" w:themeColor="text1"/>
          <w:sz w:val="26"/>
          <w:szCs w:val="26"/>
        </w:rPr>
        <w:t>’</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(REsp 1.988.686/RJ, 1.988.687/RJ e 1.988.697/RJ, Corte Especial,</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relator Ministro Og Fernandes, julgado em 17/09/2025 — Tema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Repetitivo 1.178.) – Grifei</w:t>
      </w:r>
    </w:p>
    <w:p w14:paraId="5895D001" w14:textId="71535825"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No caso, a agravante, professora da rede pública de ensino do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Distrito Federal, percebe remuneração bruta de R$ 15.569,72 e líquida de R$</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5.343,07, após descontos de R$ 10.226,65 (contracheque de agosto de 2026 —</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ID 89414786).</w:t>
      </w:r>
    </w:p>
    <w:p w14:paraId="3F3EDC73" w14:textId="0B6452C9"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Do montante descontado em folha, R$ 3.821,24 correspondem</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 cinco empréstimos contraídos junto ao próprio banco agravado, o que evidencia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grau de endividamento relevante para a aferição concreta da capacidade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econômica (ID 89414786).</w:t>
      </w:r>
    </w:p>
    <w:p w14:paraId="79661A98" w14:textId="002417BC"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Os extratos de julho, agosto e setembro de 2026 registram</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 xml:space="preserve">saldo em conta corrente de R$ 0,00 e </w:t>
      </w:r>
      <w:r w:rsidRPr="006E5C46">
        <w:rPr>
          <w:rFonts w:ascii="Arial" w:hAnsi="Arial" w:cs="Arial"/>
          <w:i/>
          <w:iCs/>
          <w:color w:val="000000" w:themeColor="text1"/>
          <w:sz w:val="26"/>
          <w:szCs w:val="26"/>
        </w:rPr>
        <w:lastRenderedPageBreak/>
        <w:t>saldo atual de R$ 75,71, com débito 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parcelas de empréstimo e de consignado logo após o crédito do salário (ID</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89414781, ID 89414782 e ID 89414783).</w:t>
      </w:r>
    </w:p>
    <w:p w14:paraId="509E6221" w14:textId="701B250D"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Somam-se a declaração de hipossuficiência e a relação 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gastos que instruem o recurso, a indicar despesas ordinárias superiores à renda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disponível (ID 89414779).</w:t>
      </w:r>
    </w:p>
    <w:p w14:paraId="28B7EDE9" w14:textId="55514C41"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Sendo assim, porque o indeferimento se apoiou de forma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imediata na remuneração bruta — critério objetivo vedado pelo item i da tese —,</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e consideradas as condições pessoais da autora/agravante, notadamente o seu</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grau de endividamento, entendo, a princípio, com a máxima vênia, que ela faz jus</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ao benefício requerido.</w:t>
      </w:r>
    </w:p>
    <w:p w14:paraId="332ECE80" w14:textId="77777777"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Nesse sentido:</w:t>
      </w:r>
    </w:p>
    <w:p w14:paraId="3CB5C678" w14:textId="12EAB947"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 Teses de julgamento: ‘1. O recolhimento de custas para evitar o</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cancelamento da distribuição não implica renúncia ao pedido de</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gratuidade de justiça nem acarreta perda superveniente do objeto.</w:t>
      </w:r>
    </w:p>
    <w:p w14:paraId="1D6B1879" w14:textId="3FE181B6" w:rsidR="003F069A" w:rsidRPr="006E5C46" w:rsidRDefault="003F069A" w:rsidP="006E5C46">
      <w:pPr>
        <w:spacing w:after="0" w:line="360" w:lineRule="auto"/>
        <w:ind w:left="3402"/>
        <w:jc w:val="both"/>
        <w:rPr>
          <w:rFonts w:ascii="Arial" w:hAnsi="Arial" w:cs="Arial"/>
          <w:i/>
          <w:iCs/>
          <w:color w:val="000000" w:themeColor="text1"/>
          <w:sz w:val="26"/>
          <w:szCs w:val="26"/>
        </w:rPr>
      </w:pPr>
      <w:r w:rsidRPr="006E5C46">
        <w:rPr>
          <w:rFonts w:ascii="Arial" w:hAnsi="Arial" w:cs="Arial"/>
          <w:i/>
          <w:iCs/>
          <w:color w:val="000000" w:themeColor="text1"/>
          <w:sz w:val="26"/>
          <w:szCs w:val="26"/>
        </w:rPr>
        <w:t xml:space="preserve">2. </w:t>
      </w:r>
      <w:r w:rsidRPr="006E5C46">
        <w:rPr>
          <w:rFonts w:ascii="Arial" w:hAnsi="Arial" w:cs="Arial"/>
          <w:i/>
          <w:iCs/>
          <w:color w:val="000000" w:themeColor="text1"/>
          <w:sz w:val="26"/>
          <w:szCs w:val="26"/>
          <w:u w:val="single"/>
        </w:rPr>
        <w:t>A aferição da hipossuficiência econômica deve considerar 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disponibilidade financeira efetiva do requerente, sendo insuficiente o</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exame exclusivo da renda bruta. 3. Descontos relevantes, como</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empréstimos consignados, podem justificar a concessão da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gratuidade mesmo quando a renda bruta supera parâmetros</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objetivos.’</w:t>
      </w:r>
      <w:r w:rsidRPr="006E5C46">
        <w:rPr>
          <w:rFonts w:ascii="Arial" w:hAnsi="Arial" w:cs="Arial"/>
          <w:i/>
          <w:iCs/>
          <w:color w:val="000000" w:themeColor="text1"/>
          <w:sz w:val="26"/>
          <w:szCs w:val="26"/>
        </w:rPr>
        <w:t xml:space="preserve"> (...)</w:t>
      </w:r>
      <w:r w:rsidR="0000188B">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(Acórdão 2147443, 0716276-88.2026.8.07.0000, Relator(a):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AISTON HENRIQUE DE SOUSA, 4ª TURMA CÍVEL, data 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lastRenderedPageBreak/>
        <w:t xml:space="preserve">julgamento: 01/07/2026, publicado no </w:t>
      </w:r>
      <w:proofErr w:type="spellStart"/>
      <w:r w:rsidRPr="006E5C46">
        <w:rPr>
          <w:rFonts w:ascii="Arial" w:hAnsi="Arial" w:cs="Arial"/>
          <w:i/>
          <w:iCs/>
          <w:color w:val="000000" w:themeColor="text1"/>
          <w:sz w:val="26"/>
          <w:szCs w:val="26"/>
        </w:rPr>
        <w:t>DJe</w:t>
      </w:r>
      <w:proofErr w:type="spellEnd"/>
      <w:r w:rsidRPr="006E5C46">
        <w:rPr>
          <w:rFonts w:ascii="Arial" w:hAnsi="Arial" w:cs="Arial"/>
          <w:i/>
          <w:iCs/>
          <w:color w:val="000000" w:themeColor="text1"/>
          <w:sz w:val="26"/>
          <w:szCs w:val="26"/>
        </w:rPr>
        <w:t>: 22/07/2026.)</w:t>
      </w:r>
      <w:r w:rsidR="006E5C46">
        <w:rPr>
          <w:rFonts w:ascii="Arial" w:hAnsi="Arial" w:cs="Arial"/>
          <w:i/>
          <w:iCs/>
          <w:color w:val="000000" w:themeColor="text1"/>
          <w:sz w:val="26"/>
          <w:szCs w:val="26"/>
        </w:rPr>
        <w:t>”</w:t>
      </w:r>
      <w:r w:rsidRPr="006E5C46">
        <w:rPr>
          <w:rFonts w:ascii="Arial" w:hAnsi="Arial" w:cs="Arial"/>
          <w:i/>
          <w:iCs/>
          <w:color w:val="000000" w:themeColor="text1"/>
          <w:sz w:val="26"/>
          <w:szCs w:val="26"/>
        </w:rPr>
        <w:t xml:space="preserve"> – Grifei</w:t>
      </w:r>
    </w:p>
    <w:p w14:paraId="52E04E7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096E2238" w14:textId="7D7B2F86" w:rsidR="004236F7" w:rsidRPr="00CA78A3" w:rsidRDefault="00CA78A3" w:rsidP="004236F7">
      <w:pPr>
        <w:spacing w:after="0" w:line="360" w:lineRule="auto"/>
        <w:ind w:firstLine="2268"/>
        <w:jc w:val="both"/>
        <w:rPr>
          <w:rFonts w:ascii="Arial" w:hAnsi="Arial" w:cs="Arial"/>
          <w:sz w:val="28"/>
          <w:szCs w:val="28"/>
        </w:rPr>
      </w:pPr>
      <w:r w:rsidRPr="00CA78A3">
        <w:rPr>
          <w:rFonts w:ascii="Arial" w:hAnsi="Arial" w:cs="Arial"/>
          <w:color w:val="000000" w:themeColor="text1"/>
          <w:sz w:val="28"/>
          <w:szCs w:val="28"/>
        </w:rPr>
        <w:t>Dito isso, e não havendo alteração do quadro fático-jurídico delineado nos autos, com a máxima vênia ao d. Juízo de origem, deve ser reformada a r. decisão agravada para</w:t>
      </w:r>
      <w:r w:rsidRPr="00CA78A3">
        <w:rPr>
          <w:rFonts w:ascii="Arial" w:hAnsi="Arial" w:cs="Arial"/>
          <w:color w:val="000000" w:themeColor="text1"/>
          <w:sz w:val="28"/>
          <w:szCs w:val="28"/>
        </w:rPr>
        <w:t xml:space="preserve"> conceder-lhe a gratuidade de justiça.</w:t>
      </w:r>
    </w:p>
    <w:p w14:paraId="4E13357B" w14:textId="77777777" w:rsidR="004236F7" w:rsidRDefault="004236F7" w:rsidP="004236F7">
      <w:pPr>
        <w:spacing w:after="0" w:line="360" w:lineRule="auto"/>
        <w:ind w:firstLine="2268"/>
        <w:jc w:val="both"/>
        <w:rPr>
          <w:rFonts w:ascii="Arial" w:hAnsi="Arial" w:cs="Arial"/>
          <w:sz w:val="28"/>
          <w:szCs w:val="28"/>
        </w:rPr>
      </w:pPr>
    </w:p>
    <w:p w14:paraId="51F7901E" w14:textId="77777777" w:rsidR="004236F7" w:rsidRPr="00D516B2" w:rsidRDefault="004236F7" w:rsidP="004236F7">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1609FF9" w14:textId="77777777" w:rsidR="004236F7" w:rsidRDefault="004236F7" w:rsidP="004236F7">
      <w:pPr>
        <w:spacing w:after="0" w:line="360" w:lineRule="auto"/>
        <w:ind w:firstLine="2268"/>
        <w:jc w:val="both"/>
        <w:rPr>
          <w:rFonts w:ascii="Arial" w:hAnsi="Arial" w:cs="Arial"/>
          <w:sz w:val="28"/>
          <w:szCs w:val="28"/>
        </w:rPr>
      </w:pPr>
    </w:p>
    <w:p w14:paraId="45F5A5E5" w14:textId="3F82B8C0" w:rsidR="0469E717" w:rsidRDefault="00CA78A3" w:rsidP="4495E4C2">
      <w:pPr>
        <w:spacing w:after="0" w:line="360" w:lineRule="auto"/>
        <w:ind w:firstLine="2268"/>
        <w:jc w:val="both"/>
        <w:rPr>
          <w:rFonts w:ascii="Arial" w:hAnsi="Arial" w:cs="Arial"/>
          <w:sz w:val="28"/>
          <w:szCs w:val="28"/>
        </w:rPr>
      </w:pPr>
      <w:r>
        <w:rPr>
          <w:rFonts w:ascii="Arial" w:hAnsi="Arial" w:cs="Arial"/>
          <w:sz w:val="28"/>
          <w:szCs w:val="28"/>
        </w:rPr>
        <w:t>A</w:t>
      </w:r>
      <w:r w:rsidRPr="00CA78A3">
        <w:rPr>
          <w:rFonts w:ascii="Arial" w:hAnsi="Arial" w:cs="Arial"/>
          <w:sz w:val="28"/>
          <w:szCs w:val="28"/>
        </w:rPr>
        <w:t xml:space="preserve">nte o exposto, reiteradas as vênias, </w:t>
      </w:r>
      <w:r w:rsidRPr="00CA78A3">
        <w:rPr>
          <w:rFonts w:ascii="Arial" w:hAnsi="Arial" w:cs="Arial"/>
          <w:b/>
          <w:bCs/>
          <w:sz w:val="28"/>
          <w:szCs w:val="28"/>
        </w:rPr>
        <w:t xml:space="preserve">dou provimento </w:t>
      </w:r>
      <w:r w:rsidRPr="00CA78A3">
        <w:rPr>
          <w:rFonts w:ascii="Arial" w:hAnsi="Arial" w:cs="Arial"/>
          <w:sz w:val="28"/>
          <w:szCs w:val="28"/>
        </w:rPr>
        <w:t>ao agravo de instrumento da autora, CAROLINA DE AQUINO CALHEIROS, para, confirmando a liminar, conceder-lhe os benefícios da gratuidade de justiça.</w:t>
      </w:r>
    </w:p>
    <w:p w14:paraId="1A7B852F" w14:textId="248E1014" w:rsidR="4495E4C2" w:rsidRDefault="4495E4C2" w:rsidP="4495E4C2">
      <w:pPr>
        <w:spacing w:after="0" w:line="360" w:lineRule="auto"/>
        <w:ind w:firstLine="2268"/>
        <w:jc w:val="both"/>
        <w:rPr>
          <w:rFonts w:ascii="Arial" w:hAnsi="Arial" w:cs="Arial"/>
          <w:sz w:val="28"/>
          <w:szCs w:val="28"/>
        </w:rPr>
      </w:pPr>
    </w:p>
    <w:p w14:paraId="3727AA61" w14:textId="77777777" w:rsidR="008C7D23" w:rsidRDefault="004236F7" w:rsidP="008C7D23">
      <w:pPr>
        <w:spacing w:after="0" w:line="360" w:lineRule="auto"/>
        <w:ind w:firstLine="2268"/>
        <w:jc w:val="both"/>
        <w:rPr>
          <w:rFonts w:ascii="Arial" w:hAnsi="Arial" w:cs="Arial"/>
          <w:sz w:val="28"/>
          <w:szCs w:val="28"/>
        </w:rPr>
      </w:pPr>
      <w:r>
        <w:rPr>
          <w:rFonts w:ascii="Arial" w:hAnsi="Arial" w:cs="Arial"/>
          <w:sz w:val="28"/>
          <w:szCs w:val="28"/>
        </w:rPr>
        <w:t>É como voto.</w:t>
      </w:r>
    </w:p>
    <w:p w14:paraId="1E759F54" w14:textId="44100F4C" w:rsidR="004236F7" w:rsidRDefault="004236F7" w:rsidP="008C7D23">
      <w:pPr>
        <w:spacing w:after="0" w:line="360" w:lineRule="auto"/>
        <w:ind w:firstLine="2268"/>
        <w:jc w:val="both"/>
        <w:rPr>
          <w:rFonts w:ascii="Arial" w:hAnsi="Arial" w:cs="Arial"/>
          <w:sz w:val="28"/>
          <w:szCs w:val="28"/>
        </w:rPr>
      </w:pPr>
      <w:r>
        <w:rPr>
          <w:rFonts w:ascii="Arial" w:hAnsi="Arial" w:cs="Arial"/>
          <w:sz w:val="28"/>
          <w:szCs w:val="28"/>
        </w:rPr>
        <w:br w:type="page"/>
      </w:r>
    </w:p>
    <w:p w14:paraId="216E1589" w14:textId="77777777" w:rsidR="004236F7" w:rsidRDefault="004236F7" w:rsidP="004236F7">
      <w:pPr>
        <w:spacing w:after="0" w:line="360" w:lineRule="auto"/>
        <w:jc w:val="both"/>
        <w:rPr>
          <w:rFonts w:ascii="Arial" w:hAnsi="Arial" w:cs="Arial"/>
          <w:sz w:val="28"/>
          <w:szCs w:val="28"/>
        </w:rPr>
      </w:pPr>
    </w:p>
    <w:tbl>
      <w:tblPr>
        <w:tblW w:w="13770" w:type="dxa"/>
        <w:tblCellSpacing w:w="0" w:type="dxa"/>
        <w:tblCellMar>
          <w:top w:w="75" w:type="dxa"/>
          <w:left w:w="75" w:type="dxa"/>
          <w:bottom w:w="75" w:type="dxa"/>
          <w:right w:w="75" w:type="dxa"/>
        </w:tblCellMar>
        <w:tblLook w:val="04A0" w:firstRow="1" w:lastRow="0" w:firstColumn="1" w:lastColumn="0" w:noHBand="0" w:noVBand="1"/>
      </w:tblPr>
      <w:tblGrid>
        <w:gridCol w:w="2041"/>
        <w:gridCol w:w="11729"/>
      </w:tblGrid>
      <w:tr w:rsidR="00CA78A3" w:rsidRPr="00CA78A3" w14:paraId="774326DF" w14:textId="77777777">
        <w:trPr>
          <w:tblCellSpacing w:w="0" w:type="dxa"/>
        </w:trPr>
        <w:tc>
          <w:tcPr>
            <w:tcW w:w="0" w:type="auto"/>
            <w:hideMark/>
          </w:tcPr>
          <w:p w14:paraId="22CC2785" w14:textId="34517BA7" w:rsidR="00CA78A3" w:rsidRPr="00CA78A3" w:rsidRDefault="00CA78A3" w:rsidP="00CA78A3">
            <w:pPr>
              <w:jc w:val="both"/>
              <w:rPr>
                <w:b/>
                <w:color w:val="008000"/>
              </w:rPr>
            </w:pPr>
            <w:r w:rsidRPr="00CA78A3">
              <w:rPr>
                <w:b/>
                <w:color w:val="008000"/>
              </w:rPr>
              <w:drawing>
                <wp:inline distT="0" distB="0" distL="0" distR="0" wp14:anchorId="04509761" wp14:editId="492BE733">
                  <wp:extent cx="1190625" cy="323850"/>
                  <wp:effectExtent l="0" t="0" r="9525" b="0"/>
                  <wp:docPr id="19120310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323850"/>
                          </a:xfrm>
                          <a:prstGeom prst="rect">
                            <a:avLst/>
                          </a:prstGeom>
                          <a:noFill/>
                          <a:ln>
                            <a:noFill/>
                          </a:ln>
                        </pic:spPr>
                      </pic:pic>
                    </a:graphicData>
                  </a:graphic>
                </wp:inline>
              </w:drawing>
            </w:r>
          </w:p>
        </w:tc>
        <w:tc>
          <w:tcPr>
            <w:tcW w:w="5000" w:type="pct"/>
            <w:vAlign w:val="center"/>
            <w:hideMark/>
          </w:tcPr>
          <w:p w14:paraId="0D14EFE0" w14:textId="77777777" w:rsidR="00CA78A3" w:rsidRPr="00CA78A3" w:rsidRDefault="00CA78A3" w:rsidP="00CA78A3">
            <w:pPr>
              <w:ind w:right="4906"/>
              <w:jc w:val="both"/>
              <w:rPr>
                <w:b/>
                <w:color w:val="008000"/>
              </w:rPr>
            </w:pPr>
            <w:r w:rsidRPr="00CA78A3">
              <w:rPr>
                <w:b/>
                <w:color w:val="008000"/>
              </w:rPr>
              <w:t>Poder Judiciário da União</w:t>
            </w:r>
            <w:r w:rsidRPr="00CA78A3">
              <w:rPr>
                <w:b/>
                <w:color w:val="008000"/>
              </w:rPr>
              <w:br/>
              <w:t>TRIBUNAL DE JUSTIÇA DO DISTRITO FEDERAL E DOS TERRITÓRIOS</w:t>
            </w:r>
            <w:r w:rsidRPr="00CA78A3">
              <w:rPr>
                <w:b/>
                <w:color w:val="008000"/>
              </w:rPr>
              <w:br/>
            </w:r>
            <w:r w:rsidRPr="00CA78A3">
              <w:rPr>
                <w:b/>
                <w:color w:val="008000"/>
              </w:rPr>
              <w:br/>
            </w:r>
            <w:r w:rsidRPr="00CA78A3">
              <w:rPr>
                <w:b/>
                <w:bCs/>
                <w:color w:val="008000"/>
              </w:rPr>
              <w:t>2VARCIVSOB</w:t>
            </w:r>
            <w:r w:rsidRPr="00CA78A3">
              <w:rPr>
                <w:b/>
                <w:color w:val="008000"/>
              </w:rPr>
              <w:br/>
              <w:t>2ª Vara Cível de Sobradinho</w:t>
            </w:r>
          </w:p>
        </w:tc>
      </w:tr>
    </w:tbl>
    <w:p w14:paraId="66372DEF" w14:textId="77777777" w:rsidR="00CA78A3" w:rsidRPr="00CA78A3" w:rsidRDefault="00CA78A3" w:rsidP="00CA78A3">
      <w:pPr>
        <w:jc w:val="both"/>
        <w:rPr>
          <w:b/>
          <w:color w:val="008000"/>
        </w:rPr>
      </w:pPr>
      <w:r w:rsidRPr="00CA78A3">
        <w:rPr>
          <w:b/>
          <w:color w:val="008000"/>
        </w:rPr>
        <w:t xml:space="preserve">Número do processo: </w:t>
      </w:r>
      <w:hyperlink r:id="rId16" w:tooltip="Clique com o botão direito para copiar" w:history="1">
        <w:r w:rsidRPr="00CA78A3">
          <w:rPr>
            <w:rStyle w:val="Hyperlink"/>
            <w:b/>
          </w:rPr>
          <w:t>0709261-50.2026.8.07.0006</w:t>
        </w:r>
      </w:hyperlink>
    </w:p>
    <w:p w14:paraId="6DEA283A" w14:textId="77777777" w:rsidR="00CA78A3" w:rsidRPr="00CA78A3" w:rsidRDefault="00CA78A3" w:rsidP="00CA78A3">
      <w:pPr>
        <w:jc w:val="both"/>
        <w:rPr>
          <w:b/>
          <w:color w:val="008000"/>
        </w:rPr>
      </w:pPr>
      <w:r w:rsidRPr="00CA78A3">
        <w:rPr>
          <w:b/>
          <w:color w:val="008000"/>
        </w:rPr>
        <w:t>Classe judicial: PROCEDIMENTO COMUM CÍVEL (7)</w:t>
      </w:r>
    </w:p>
    <w:p w14:paraId="4B162351" w14:textId="77777777" w:rsidR="00CA78A3" w:rsidRPr="00CA78A3" w:rsidRDefault="00CA78A3" w:rsidP="00CA78A3">
      <w:pPr>
        <w:jc w:val="both"/>
        <w:rPr>
          <w:b/>
          <w:color w:val="008000"/>
        </w:rPr>
      </w:pPr>
      <w:r w:rsidRPr="00CA78A3">
        <w:rPr>
          <w:b/>
          <w:color w:val="008000"/>
        </w:rPr>
        <w:t>AUTOR: CAROLINA DE AQUINO CALHEIROS</w:t>
      </w:r>
    </w:p>
    <w:p w14:paraId="2B55CA25" w14:textId="77777777" w:rsidR="00CA78A3" w:rsidRPr="00CA78A3" w:rsidRDefault="00CA78A3" w:rsidP="00CA78A3">
      <w:pPr>
        <w:jc w:val="both"/>
        <w:rPr>
          <w:b/>
          <w:color w:val="008000"/>
        </w:rPr>
      </w:pPr>
      <w:r w:rsidRPr="00CA78A3">
        <w:rPr>
          <w:b/>
          <w:color w:val="008000"/>
        </w:rPr>
        <w:t>REU: BRB BANCO DE BRASILIA SA</w:t>
      </w:r>
    </w:p>
    <w:p w14:paraId="1538C09D" w14:textId="77777777" w:rsidR="00CA78A3" w:rsidRPr="00CA78A3" w:rsidRDefault="00CA78A3" w:rsidP="00CA78A3">
      <w:pPr>
        <w:jc w:val="both"/>
        <w:rPr>
          <w:b/>
          <w:color w:val="008000"/>
        </w:rPr>
      </w:pPr>
    </w:p>
    <w:p w14:paraId="3D421257" w14:textId="77777777" w:rsidR="00CA78A3" w:rsidRPr="00CA78A3" w:rsidRDefault="00CA78A3" w:rsidP="00CA78A3">
      <w:pPr>
        <w:jc w:val="both"/>
        <w:rPr>
          <w:b/>
          <w:color w:val="008000"/>
        </w:rPr>
      </w:pPr>
      <w:r w:rsidRPr="00CA78A3">
        <w:rPr>
          <w:b/>
          <w:bCs/>
          <w:color w:val="008000"/>
        </w:rPr>
        <w:t>DECISÃO INTERLOCUTÓRIA</w:t>
      </w:r>
    </w:p>
    <w:p w14:paraId="2AC65C23" w14:textId="77777777" w:rsidR="00CA78A3" w:rsidRPr="00CA78A3" w:rsidRDefault="00CA78A3" w:rsidP="00CA78A3">
      <w:pPr>
        <w:jc w:val="both"/>
        <w:rPr>
          <w:b/>
          <w:color w:val="008000"/>
        </w:rPr>
      </w:pPr>
      <w:r w:rsidRPr="00CA78A3">
        <w:rPr>
          <w:b/>
          <w:color w:val="008000"/>
        </w:rPr>
        <w:t> </w:t>
      </w:r>
    </w:p>
    <w:p w14:paraId="16C97DF7" w14:textId="77777777" w:rsidR="00CA78A3" w:rsidRPr="00CA78A3" w:rsidRDefault="00CA78A3" w:rsidP="00CA78A3">
      <w:pPr>
        <w:jc w:val="both"/>
        <w:rPr>
          <w:b/>
          <w:color w:val="008000"/>
        </w:rPr>
      </w:pPr>
      <w:r w:rsidRPr="00CA78A3">
        <w:rPr>
          <w:b/>
          <w:color w:val="008000"/>
        </w:rPr>
        <w:t> </w:t>
      </w:r>
    </w:p>
    <w:p w14:paraId="4AF218A3" w14:textId="77777777" w:rsidR="00CA78A3" w:rsidRPr="00CA78A3" w:rsidRDefault="00CA78A3" w:rsidP="00CA78A3">
      <w:pPr>
        <w:jc w:val="both"/>
        <w:rPr>
          <w:b/>
          <w:color w:val="008000"/>
        </w:rPr>
      </w:pPr>
      <w:r w:rsidRPr="00CA78A3">
        <w:rPr>
          <w:b/>
          <w:color w:val="008000"/>
        </w:rPr>
        <w:t xml:space="preserve">Conforme contracheque juntado ao ID </w:t>
      </w:r>
      <w:hyperlink r:id="rId17" w:tgtFrame="_blank" w:tooltip="Clique com o botão direito para copiar" w:history="1">
        <w:r w:rsidRPr="00CA78A3">
          <w:rPr>
            <w:rStyle w:val="Hyperlink"/>
            <w:b/>
          </w:rPr>
          <w:t>279973739</w:t>
        </w:r>
      </w:hyperlink>
      <w:r w:rsidRPr="00CA78A3">
        <w:rPr>
          <w:b/>
          <w:color w:val="008000"/>
        </w:rPr>
        <w:t>, a parte autora aufere vencimento suficiente para arcar com as custas processuais e os honorários advocatícios.</w:t>
      </w:r>
    </w:p>
    <w:p w14:paraId="44A80FFD" w14:textId="77777777" w:rsidR="00CA78A3" w:rsidRPr="00CA78A3" w:rsidRDefault="00CA78A3" w:rsidP="00CA78A3">
      <w:pPr>
        <w:jc w:val="both"/>
        <w:rPr>
          <w:b/>
          <w:color w:val="008000"/>
        </w:rPr>
      </w:pPr>
      <w:r w:rsidRPr="00CA78A3">
        <w:rPr>
          <w:b/>
          <w:bCs/>
          <w:color w:val="008000"/>
        </w:rPr>
        <w:t>Cuida-se de servidora pública com salário bruto superior a R$15.000 mensais.</w:t>
      </w:r>
    </w:p>
    <w:p w14:paraId="7E7A3087" w14:textId="77777777" w:rsidR="00CA78A3" w:rsidRPr="00CA78A3" w:rsidRDefault="00CA78A3" w:rsidP="00CA78A3">
      <w:pPr>
        <w:jc w:val="both"/>
        <w:rPr>
          <w:b/>
          <w:color w:val="008000"/>
        </w:rPr>
      </w:pPr>
      <w:r w:rsidRPr="00CA78A3">
        <w:rPr>
          <w:b/>
          <w:color w:val="008000"/>
        </w:rPr>
        <w:t>A existência de empréstimos bancários e outras dívidas voluntariamente assumidas pelo postulante não caracteriza, por si só, hipossuficiência econômica a ensejar o deferimento do benefício, senão vejamos:</w:t>
      </w:r>
    </w:p>
    <w:p w14:paraId="30A4A028" w14:textId="77777777" w:rsidR="00CA78A3" w:rsidRPr="00CA78A3" w:rsidRDefault="00CA78A3" w:rsidP="00CA78A3">
      <w:pPr>
        <w:jc w:val="both"/>
        <w:rPr>
          <w:b/>
          <w:color w:val="008000"/>
        </w:rPr>
      </w:pPr>
      <w:r w:rsidRPr="00CA78A3">
        <w:rPr>
          <w:b/>
          <w:color w:val="008000"/>
        </w:rPr>
        <w:t> </w:t>
      </w:r>
    </w:p>
    <w:p w14:paraId="36A0F4C6" w14:textId="77777777" w:rsidR="00CA78A3" w:rsidRPr="00CA78A3" w:rsidRDefault="00CA78A3" w:rsidP="00CA78A3">
      <w:pPr>
        <w:jc w:val="both"/>
        <w:rPr>
          <w:b/>
          <w:color w:val="008000"/>
        </w:rPr>
      </w:pPr>
      <w:r w:rsidRPr="00CA78A3">
        <w:rPr>
          <w:b/>
          <w:color w:val="008000"/>
        </w:rPr>
        <w:t xml:space="preserve">“AGRAVO DE INSTRUMENTO. GRATUIDADE DE JUSTIÇA. AUSÊNCIA DE COMPROVAÇÃO DA HIPOSSUFICIÊNCIA. EMPRÉSTIMOS BANCÁRIOS. DÉBITOS LIVREMENTE CONTRAÍDOS. HONORÁRIOS ADVOCATÍCIOS EXIGIDOS EM CUMPRIMENTO DE SENTENÇA. INVIABILIDADE DE CONCESSÃO DE GRATUIDADE JUDICIÁRIA COM EFEITOS RETROATIVOS. O Juiz pode indeferir o benefício da gratuidade de justiça requerido pela parte, quando os elementos de convicção acerca da capacidade econômica daquele que o pleiteia indicarem que não se trata de hipossuficiente. A assunção espontânea de dívidas com empréstimos bancários não caracteriza, por si só, a situação de miserabilidade jurídica do postulante. Deve ser afastada a pretensão da parte que, na tentativa de furtar-se ao pagamento de honorários advocatícios, perseguidos no feito de origem, pleiteia a concessão de gratuidade judiciária em sede recursal, sobretudo em razão da irretroatividade dos efeitos advindos de seu eventual deferimento. (Acórdão n.1104974, </w:t>
      </w:r>
      <w:hyperlink r:id="rId18" w:tooltip="Clique com o botão direito para copiar" w:history="1">
        <w:r w:rsidRPr="00CA78A3">
          <w:rPr>
            <w:rStyle w:val="Hyperlink"/>
            <w:b/>
          </w:rPr>
          <w:t>07015396120188070000</w:t>
        </w:r>
      </w:hyperlink>
      <w:r w:rsidRPr="00CA78A3">
        <w:rPr>
          <w:b/>
          <w:color w:val="008000"/>
        </w:rPr>
        <w:t>, Relator: ESDRAS NEVES 6ª Turma Cível, Data de Julgamento: 21/06/2018, Publicado no DJE: 28/06/2018. Pág.: Sem Página Cadastrada)”.</w:t>
      </w:r>
    </w:p>
    <w:p w14:paraId="57DB2C64" w14:textId="77777777" w:rsidR="00CA78A3" w:rsidRPr="00CA78A3" w:rsidRDefault="00CA78A3" w:rsidP="00CA78A3">
      <w:pPr>
        <w:jc w:val="both"/>
        <w:rPr>
          <w:b/>
          <w:color w:val="008000"/>
        </w:rPr>
      </w:pPr>
      <w:r w:rsidRPr="00CA78A3">
        <w:rPr>
          <w:b/>
          <w:color w:val="008000"/>
        </w:rPr>
        <w:t> </w:t>
      </w:r>
    </w:p>
    <w:p w14:paraId="0E42D7B7" w14:textId="77777777" w:rsidR="00CA78A3" w:rsidRPr="00CA78A3" w:rsidRDefault="00CA78A3" w:rsidP="00CA78A3">
      <w:pPr>
        <w:jc w:val="both"/>
        <w:rPr>
          <w:b/>
          <w:color w:val="008000"/>
        </w:rPr>
      </w:pPr>
      <w:r w:rsidRPr="00CA78A3">
        <w:rPr>
          <w:b/>
          <w:color w:val="008000"/>
        </w:rPr>
        <w:t> </w:t>
      </w:r>
    </w:p>
    <w:p w14:paraId="355A43B9" w14:textId="77777777" w:rsidR="00CA78A3" w:rsidRPr="00CA78A3" w:rsidRDefault="00CA78A3" w:rsidP="00CA78A3">
      <w:pPr>
        <w:jc w:val="both"/>
        <w:rPr>
          <w:b/>
          <w:color w:val="008000"/>
        </w:rPr>
      </w:pPr>
      <w:r w:rsidRPr="00CA78A3">
        <w:rPr>
          <w:b/>
          <w:color w:val="008000"/>
        </w:rPr>
        <w:t xml:space="preserve">Ademais, na atual estrutura normativa do Código de Processo Civil, a concessão dos benefícios da gratuidade de justiça repercute diretamente no equilíbrio entre as partes e no próprio </w:t>
      </w:r>
      <w:r w:rsidRPr="00CA78A3">
        <w:rPr>
          <w:b/>
          <w:color w:val="008000"/>
        </w:rPr>
        <w:lastRenderedPageBreak/>
        <w:t>acesso à justiça, representando risco de oneração indevida da parte adversa, na medida em que se remove o risco do litígio.</w:t>
      </w:r>
    </w:p>
    <w:p w14:paraId="62E4EB8B" w14:textId="77777777" w:rsidR="00CA78A3" w:rsidRPr="00CA78A3" w:rsidRDefault="00CA78A3" w:rsidP="00CA78A3">
      <w:pPr>
        <w:jc w:val="both"/>
        <w:rPr>
          <w:b/>
          <w:color w:val="008000"/>
        </w:rPr>
      </w:pPr>
      <w:r w:rsidRPr="00CA78A3">
        <w:rPr>
          <w:b/>
          <w:color w:val="008000"/>
        </w:rPr>
        <w:t>Por fim, as custas — que no TJDFT figuram entre as mais módicas do país — constituem erário público, razão pela qual o deferimento da gratuidade deve ser feito com parcimônia, responsabilidade e criteriosa aferição dos pressupostos legais.</w:t>
      </w:r>
    </w:p>
    <w:p w14:paraId="032D1D73" w14:textId="77777777" w:rsidR="00CA78A3" w:rsidRPr="00CA78A3" w:rsidRDefault="00CA78A3" w:rsidP="00CA78A3">
      <w:pPr>
        <w:jc w:val="both"/>
        <w:rPr>
          <w:b/>
          <w:color w:val="008000"/>
        </w:rPr>
      </w:pPr>
      <w:r w:rsidRPr="00CA78A3">
        <w:rPr>
          <w:b/>
          <w:color w:val="008000"/>
        </w:rPr>
        <w:t xml:space="preserve">Portanto, na forma do art. 99, §2º, do Código de Processo Civil, </w:t>
      </w:r>
      <w:r w:rsidRPr="00CA78A3">
        <w:rPr>
          <w:b/>
          <w:bCs/>
          <w:color w:val="008000"/>
        </w:rPr>
        <w:t>indefiro </w:t>
      </w:r>
      <w:r w:rsidRPr="00CA78A3">
        <w:rPr>
          <w:b/>
          <w:color w:val="008000"/>
        </w:rPr>
        <w:t>o benefício da justiça gratuita ao autor.</w:t>
      </w:r>
    </w:p>
    <w:p w14:paraId="74CF721B" w14:textId="77777777" w:rsidR="00CA78A3" w:rsidRPr="00CA78A3" w:rsidRDefault="00CA78A3" w:rsidP="00CA78A3">
      <w:pPr>
        <w:jc w:val="both"/>
        <w:rPr>
          <w:b/>
          <w:color w:val="008000"/>
        </w:rPr>
      </w:pPr>
      <w:r w:rsidRPr="00CA78A3">
        <w:rPr>
          <w:b/>
          <w:color w:val="008000"/>
        </w:rPr>
        <w:t>Recolha-se as custas inicias no prazo indicado no art. 290 do Código de Processo Civil, sob pena de cancelamento da distribuição.</w:t>
      </w:r>
    </w:p>
    <w:p w14:paraId="555971E4" w14:textId="77777777" w:rsidR="00CA78A3" w:rsidRPr="00CA78A3" w:rsidRDefault="00CA78A3" w:rsidP="00CA78A3">
      <w:pPr>
        <w:jc w:val="both"/>
        <w:rPr>
          <w:b/>
          <w:color w:val="008000"/>
        </w:rPr>
      </w:pPr>
      <w:r w:rsidRPr="00CA78A3">
        <w:rPr>
          <w:b/>
          <w:color w:val="008000"/>
        </w:rPr>
        <w:t> </w:t>
      </w:r>
    </w:p>
    <w:p w14:paraId="637320F3" w14:textId="77777777" w:rsidR="00CA78A3" w:rsidRPr="00CA78A3" w:rsidRDefault="00CA78A3" w:rsidP="00CA78A3">
      <w:pPr>
        <w:jc w:val="both"/>
        <w:rPr>
          <w:b/>
          <w:color w:val="008000"/>
        </w:rPr>
      </w:pPr>
      <w:r w:rsidRPr="00CA78A3">
        <w:rPr>
          <w:b/>
          <w:color w:val="008000"/>
        </w:rPr>
        <w:t> </w:t>
      </w:r>
    </w:p>
    <w:p w14:paraId="52C40469" w14:textId="77777777" w:rsidR="00CA78A3" w:rsidRPr="00CA78A3" w:rsidRDefault="00CA78A3" w:rsidP="00CA78A3">
      <w:pPr>
        <w:jc w:val="both"/>
        <w:rPr>
          <w:b/>
          <w:color w:val="008000"/>
        </w:rPr>
      </w:pPr>
      <w:r w:rsidRPr="00CA78A3">
        <w:rPr>
          <w:b/>
          <w:bCs/>
          <w:color w:val="008000"/>
        </w:rPr>
        <w:t>Documento datado e assinado eletronicamente, conforme certificação digital.</w:t>
      </w:r>
    </w:p>
    <w:p w14:paraId="44EA0CD5" w14:textId="77777777" w:rsidR="00CA78A3" w:rsidRPr="00CA78A3" w:rsidRDefault="00CA78A3" w:rsidP="00CA78A3">
      <w:pPr>
        <w:jc w:val="both"/>
        <w:rPr>
          <w:b/>
          <w:color w:val="008000"/>
        </w:rPr>
      </w:pPr>
      <w:r w:rsidRPr="00CA78A3">
        <w:rPr>
          <w:b/>
          <w:color w:val="008000"/>
        </w:rPr>
        <w:t> </w:t>
      </w:r>
    </w:p>
    <w:p w14:paraId="16A202BA" w14:textId="77777777" w:rsidR="004236F7" w:rsidRPr="000A4D99" w:rsidRDefault="004236F7" w:rsidP="004236F7">
      <w:pPr>
        <w:jc w:val="both"/>
        <w:rPr>
          <w:rFonts w:cs="Arial"/>
          <w:szCs w:val="28"/>
        </w:rPr>
      </w:pPr>
    </w:p>
    <w:p w14:paraId="787D42ED" w14:textId="77777777" w:rsidR="007E1C8C" w:rsidRDefault="007E1C8C" w:rsidP="004236F7">
      <w:pPr>
        <w:spacing w:after="0" w:line="360" w:lineRule="auto"/>
        <w:rPr>
          <w:rFonts w:ascii="Arial" w:hAnsi="Arial" w:cs="Arial"/>
          <w:sz w:val="28"/>
          <w:szCs w:val="28"/>
        </w:rPr>
      </w:pPr>
    </w:p>
    <w:sectPr w:rsidR="007E1C8C">
      <w:footerReference w:type="default" r:id="rId1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ylena novais" w:date="2026-10-29T13:52:00Z" w:initials="mn">
    <w:p w14:paraId="01DBD28B" w14:textId="77777777" w:rsidR="0000188B" w:rsidRDefault="0000188B">
      <w:pPr>
        <w:pStyle w:val="Textodecomentrio"/>
        <w:rPr>
          <w:lang w:val="pt-BR"/>
        </w:rPr>
      </w:pPr>
      <w:r>
        <w:rPr>
          <w:rStyle w:val="Refdecomentrio"/>
        </w:rPr>
        <w:annotationRef/>
      </w:r>
      <w:r>
        <w:rPr>
          <w:lang w:val="pt-BR"/>
        </w:rPr>
        <w:t>Conclusão: 09/10/2026</w:t>
      </w:r>
    </w:p>
    <w:p w14:paraId="3D23F9EA" w14:textId="77777777" w:rsidR="0000188B" w:rsidRDefault="0000188B">
      <w:pPr>
        <w:pStyle w:val="Textodecomentrio"/>
        <w:rPr>
          <w:lang w:val="pt-BR"/>
        </w:rPr>
      </w:pPr>
      <w:r>
        <w:rPr>
          <w:lang w:val="pt-BR"/>
        </w:rPr>
        <w:t>Entrega: 29/10/2026</w:t>
      </w:r>
    </w:p>
    <w:p w14:paraId="4939ECD9" w14:textId="0E90BDEC" w:rsidR="0000188B" w:rsidRDefault="0000188B">
      <w:pPr>
        <w:pStyle w:val="Textodecomentrio"/>
      </w:pPr>
      <w:r>
        <w:rPr>
          <w:lang w:val="pt-BR"/>
        </w:rPr>
        <w:t>Certeza: 9</w:t>
      </w:r>
    </w:p>
  </w:comment>
  <w:comment w:id="1" w:author="Marcos Dwayne Saraiva Costa - GDSXSR" w:date="2026-06-02T15:56:00Z" w:initials="MG">
    <w:p w14:paraId="7FFA51F3" w14:textId="5E3FFC09" w:rsidR="00B37C18" w:rsidRDefault="00000000">
      <w:r>
        <w:annotationRef/>
      </w:r>
      <w:r w:rsidRPr="11BCB6C0">
        <w:t xml:space="preserve">usar o agente: </w:t>
      </w:r>
    </w:p>
    <w:p w14:paraId="73541772" w14:textId="519262AF" w:rsidR="00B37C18" w:rsidRDefault="00000000">
      <w:r w:rsidRPr="625219AA">
        <w:t>EMENTA AGI GDSXSR NOVO</w:t>
      </w:r>
    </w:p>
    <w:p w14:paraId="2FCAFFA8" w14:textId="2FC8100B" w:rsidR="00B37C18" w:rsidRDefault="00000000">
      <w:r w:rsidRPr="27AAF024">
        <w:t>https://m365.cloud.microsoft/chat/?titleId=T_d8571c15-2199-c36b-7d4f-9fd4bbe70b90&amp;source=embedded-builder</w:t>
      </w:r>
    </w:p>
  </w:comment>
  <w:comment w:id="2" w:author="Assessor GDSXSR" w:initials="AG" w:date="2026-10-29T17:14:23Z">
    <w:p>
      <w:pPr>
        <w:pStyle w:val="CommentText"/>
      </w:pPr>
      <w:r>
        <w:rPr>
          <w:rStyle w:val="CommentReference"/>
        </w:rPr>
        <w:annotationRef/>
      </w:r>
      <w:r>
        <w:t>ASSESSOR GDSXSR — Revisão conforme as calibrações AGI/núcleo (v47). Alterações: ementa (C-34A, C-3C, C-35, C-67), relatório (C-31), fórmula da liminar (C-17), grafia (C-28) e alinhamento do título EMENTA à esquerda (C-42). Resultado, fatos, valores e IDs não foram alterados (C-03). Citações conferidas no iajus: Tema 1.178/STJ, CPC 98, 99 e 290 (e 1.019, I); pendências nos comentários de 'Jurisprudência relevante citada'. Os recuos de 6 cm nos trechos da liminar são citações dentro de transcrição (C-41) e ficam como estão.</w:t>
      </w:r>
    </w:p>
  </w:comment>
  <w:comment w:id="3" w:author="Assessor GDSXSR" w:initials="AG" w:date="2026-10-29T17:14:23Z">
    <w:p>
      <w:pPr>
        <w:pStyle w:val="CommentText"/>
      </w:pPr>
      <w:r>
        <w:rPr>
          <w:rStyle w:val="CommentReference"/>
        </w:rPr>
        <w:annotationRef/>
      </w:r>
      <w:r>
        <w:t>ASSESSOR GDSXSR — Alterei o item 1 para nomear a parte autora (pessoa natural, professora da rede pública de ensino do DF, conforme a liminar transcrita no voto – ID 89414786), grafar o réu como na autuação (BRB Banco de Brasília S.A.) e levar o valor da causa para parênteses depois das partes (C-34A, C-3C, C-3H).</w:t>
      </w:r>
    </w:p>
  </w:comment>
  <w:comment w:id="4" w:author="Assessor GDSXSR" w:initials="AG" w:date="2026-10-29T17:14:23Z">
    <w:p>
      <w:pPr>
        <w:pStyle w:val="CommentText"/>
      </w:pPr>
      <w:r>
        <w:rPr>
          <w:rStyle w:val="CommentReference"/>
        </w:rPr>
        <w:annotationRef/>
      </w:r>
      <w:r>
        <w:t>ASSESSOR GDSXSR — Cindi o item 7: o item 7 traz a prova (renda, descontos, empréstimos e extratos) e o novo item 8 a conclusão jurídica, um fundamento por item; corrigi 'saldos de R$ 0,00 e saldo atual' para 'saldo em conta corrente de R$ 0,00 e saldo atual' (C-35, C-28). Dispositivo renumerado para 9.</w:t>
      </w:r>
    </w:p>
  </w:comment>
  <w:comment w:id="5" w:author="Assessor GDSXSR" w:initials="AG" w:date="2026-10-29T17:14:23Z">
    <w:p>
      <w:pPr>
        <w:pStyle w:val="CommentText"/>
      </w:pPr>
      <w:r>
        <w:rPr>
          <w:rStyle w:val="CommentReference"/>
        </w:rPr>
        <w:annotationRef/>
      </w:r>
      <w:r>
        <w:t>ASSESSOR GDSXSR — Alterei 'confirmada a tutela recursal antecipada, reformar a decisão agravada e conceder-lhe' para 'confirmando a liminar, conceder-lhe', como no dispositivo do voto e nos modelos AGI de gratuidade (0755066-78), para a ementa espelhar o voto (C-33, C-3C).</w:t>
      </w:r>
    </w:p>
  </w:comment>
  <w:comment w:id="6" w:author="Assessor GDSXSR" w:initials="AG" w:date="2026-10-29T17:14:23Z">
    <w:p>
      <w:pPr>
        <w:pStyle w:val="CommentText"/>
      </w:pPr>
      <w:r>
        <w:rPr>
          <w:rStyle w:val="CommentReference"/>
        </w:rPr>
        <w:annotationRef/>
      </w:r>
      <w:r>
        <w:t>ASSESSOR GDSXSR — Texto literal (C-63): CPC, art. 290: “Art. 290. Será cancelada a distribuição do feito se a parte, intimada na pessoa de seu advogado, não realizar o pagamento das custas e despesas de ingresso em 15 (quinze) dias.” CPC, art. 1.019, I: “Art. 1.019. Recebido o agravo de instrumento no tribunal e distribuído imediatamente, se não for o caso de aplicação do art. 932, incisos III e IV, o relator, no prazo de 5 (cinco) dias: I - poderá atribuir efeito suspensivo ao recurso ou deferir, em antecipação de tutela, total ou parcialmente, a pretensão recursal, comunicando ao juiz sua decisão;” (fonte: Planalto, conferido no iajus). Os arts. 98, 99 §§ 2º e 3º e a tese do Tema 1.178 estão transcritos no corpo (C-66).</w:t>
      </w:r>
    </w:p>
  </w:comment>
  <w:comment w:id="7" w:author="Assessor GDSXSR" w:initials="AG" w:date="2026-10-29T17:14:23Z">
    <w:p>
      <w:pPr>
        <w:pStyle w:val="CommentText"/>
      </w:pPr>
      <w:r>
        <w:rPr>
          <w:rStyle w:val="CommentReference"/>
        </w:rPr>
        <w:annotationRef/>
      </w:r>
      <w:r>
        <w:t>ASSESSOR GDSXSR — Conferência (C-72): (1) Tema 1.178/STJ: tese vigente conferida no iajus e igual à transcrita no voto (REsp 1.988.686/RJ, Rel. Min. Og Fernandes, Corte Especial, j. 17/09/2025). Não obtive o DJe/DJEN nem confirmei individualmente os REsp 1.988.687/RJ e 1.988.697/RJ; Marcos completa no SCON se quiser a publicação. (2) Acórdão 2147443 (AI 0716276-88.2026.8.07.0000, Des. Aiston, 4ª TCiv, j. 01/07/2026, DJe 22/07/2026): não localizado no iajus (por CNJ e por trecho da ementa) nem na web (tentativas esgotadas); mantido no corpo e na ementa porque o teor não contraria o voto, e fica PENDENTE de conferência no JurisDF (número, datas e a ementa transcrita, cujas aspas internas estão irregulares). Retirei o ponto de 'Acórdão nº 2.147.443' para o padrão da Turma (Acórdão nº 1982359).</w:t>
      </w:r>
    </w:p>
  </w:comment>
  <w:comment w:id="8" w:author="Assessor GDSXSR" w:initials="AG" w:date="2026-10-29T17:14:23Z">
    <w:p>
      <w:pPr>
        <w:pStyle w:val="CommentText"/>
      </w:pPr>
      <w:r>
        <w:rPr>
          <w:rStyle w:val="CommentReference"/>
        </w:rPr>
        <w:annotationRef/>
      </w:r>
      <w:r>
        <w:t>ASSESSOR GDSXSR — Suprimi 'requerendo o não provimento do agravo de instrumento' e coloquei 'e' antes do último item, conforme a fórmula do relatório (C-31).</w:t>
      </w:r>
    </w:p>
  </w:comment>
  <w:comment w:id="9" w:author="Assessor GDSXSR" w:initials="AG" w:date="2026-10-29T17:14:23Z">
    <w:p>
      <w:pPr>
        <w:pStyle w:val="CommentText"/>
      </w:pPr>
      <w:r>
        <w:rPr>
          <w:rStyle w:val="CommentReference"/>
        </w:rPr>
        <w:annotationRef/>
      </w:r>
      <w:r>
        <w:t>ASSESSOR GDSXSR — Alterei a fórmula para 'na decisão liminar que deferiu a antecipação da tutela recursal (ID 89507982)', como nos modelos AGI de gratuidade (0755066-78), com a liminar transcrita por inteiro (C-17).</w:t>
      </w:r>
    </w:p>
  </w:comment>
  <w:comment w:id="10" w:author="Assessor GDSXSR" w:initials="AG" w:date="2026-10-29T17:14:23Z">
    <w:p>
      <w:pPr>
        <w:pStyle w:val="CommentText"/>
      </w:pPr>
      <w:r>
        <w:rPr>
          <w:rStyle w:val="CommentReference"/>
        </w:rPr>
        <w:annotationRef/>
      </w:r>
      <w:r>
        <w:t>ASSESSOR GDSXSR — Corrigi 'doCódigo' para 'do Código' na transcrição da liminar (C-28); texto da transcrição mantido. CPC 98 e 99 conferidos: transcrição igual à do Planalto.</w:t>
      </w:r>
    </w:p>
  </w:comment>
  <w:comment w:id="11" w:author="Assessor GDSXSR" w:initials="AG" w:date="2026-10-29T17:14:23Z">
    <w:p>
      <w:pPr>
        <w:pStyle w:val="CommentText"/>
      </w:pPr>
      <w:r>
        <w:rPr>
          <w:rStyle w:val="CommentReference"/>
        </w:rPr>
        <w:annotationRef/>
      </w:r>
      <w:r>
        <w:t>ASSESSOR GDSXSR — RELATÓRIO passa a abrir a página (quebra de página antes do título) e retirei os cinco parágrafos vazios que tentavam empurrá-lo, porque a ementa cresceu e o título ficava no fim da página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9ECD9" w15:done="0"/>
  <w15:commentEx w15:paraId="2FCAF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9E33DD" w16cex:dateUtc="2026-10-29T16:52:00Z"/>
  <w16cex:commentExtensible w16cex:durableId="61B1BDF7" w16cex:dateUtc="2026-06-0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9ECD9" w16cid:durableId="4B9E33DD"/>
  <w16cid:commentId w16cid:paraId="2FCAFFA8" w16cid:durableId="61B1BD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EACE" w14:textId="77777777" w:rsidR="00183C86" w:rsidRDefault="00183C86" w:rsidP="003A42DE">
      <w:pPr>
        <w:spacing w:after="0" w:line="240" w:lineRule="auto"/>
      </w:pPr>
      <w:r>
        <w:separator/>
      </w:r>
    </w:p>
  </w:endnote>
  <w:endnote w:type="continuationSeparator" w:id="0">
    <w:p w14:paraId="1558A9AB" w14:textId="77777777" w:rsidR="00183C86" w:rsidRDefault="00183C86" w:rsidP="003A42DE">
      <w:pPr>
        <w:spacing w:after="0" w:line="240" w:lineRule="auto"/>
      </w:pPr>
      <w:r>
        <w:continuationSeparator/>
      </w:r>
    </w:p>
  </w:endnote>
  <w:endnote w:type="continuationNotice" w:id="1">
    <w:p w14:paraId="7875A3B9" w14:textId="77777777" w:rsidR="00183C86" w:rsidRDefault="00183C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D6D9" w14:textId="77777777" w:rsidR="00183C86" w:rsidRDefault="00183C86" w:rsidP="003A42DE">
      <w:pPr>
        <w:spacing w:after="0" w:line="240" w:lineRule="auto"/>
      </w:pPr>
      <w:r>
        <w:separator/>
      </w:r>
    </w:p>
  </w:footnote>
  <w:footnote w:type="continuationSeparator" w:id="0">
    <w:p w14:paraId="4B55F6E8" w14:textId="77777777" w:rsidR="00183C86" w:rsidRDefault="00183C86" w:rsidP="003A42DE">
      <w:pPr>
        <w:spacing w:after="0" w:line="240" w:lineRule="auto"/>
      </w:pPr>
      <w:r>
        <w:continuationSeparator/>
      </w:r>
    </w:p>
  </w:footnote>
  <w:footnote w:type="continuationNotice" w:id="1">
    <w:p w14:paraId="372CBD8F" w14:textId="77777777" w:rsidR="00183C86" w:rsidRDefault="00183C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lena novais">
    <w15:presenceInfo w15:providerId="Windows Live" w15:userId="cba6bd2d120a429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88B"/>
    <w:rsid w:val="00004C11"/>
    <w:rsid w:val="00005FE1"/>
    <w:rsid w:val="00012123"/>
    <w:rsid w:val="0002189B"/>
    <w:rsid w:val="00022D84"/>
    <w:rsid w:val="0002738F"/>
    <w:rsid w:val="0003116E"/>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C86"/>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3201"/>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86829"/>
    <w:rsid w:val="00396413"/>
    <w:rsid w:val="003A42DE"/>
    <w:rsid w:val="003A4E55"/>
    <w:rsid w:val="003B3398"/>
    <w:rsid w:val="003D11BE"/>
    <w:rsid w:val="003D3FEE"/>
    <w:rsid w:val="003D4AC5"/>
    <w:rsid w:val="003E436D"/>
    <w:rsid w:val="003F069A"/>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2B0"/>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E5C46"/>
    <w:rsid w:val="006F10C9"/>
    <w:rsid w:val="006F725D"/>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04041"/>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7857"/>
    <w:rsid w:val="00B37C18"/>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A78A3"/>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1EC"/>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289058134"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999382/279973739" TargetMode="Externa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8905813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86829"/>
    <w:rsid w:val="003D50C8"/>
    <w:rsid w:val="00465A25"/>
    <w:rsid w:val="004756EB"/>
    <w:rsid w:val="004C591E"/>
    <w:rsid w:val="00515AB3"/>
    <w:rsid w:val="00534782"/>
    <w:rsid w:val="005953DB"/>
    <w:rsid w:val="006452B0"/>
    <w:rsid w:val="00730800"/>
    <w:rsid w:val="00773803"/>
    <w:rsid w:val="0077693D"/>
    <w:rsid w:val="00816916"/>
    <w:rsid w:val="008206A4"/>
    <w:rsid w:val="00855F86"/>
    <w:rsid w:val="008C4978"/>
    <w:rsid w:val="009C5448"/>
    <w:rsid w:val="00AB26AC"/>
    <w:rsid w:val="00AD59B1"/>
    <w:rsid w:val="00B9403F"/>
    <w:rsid w:val="00C34425"/>
    <w:rsid w:val="00C44A00"/>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2734</Words>
  <Characters>14764</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mylena novais</cp:lastModifiedBy>
  <cp:revision>4</cp:revision>
  <dcterms:created xsi:type="dcterms:W3CDTF">2026-10-29T16:55:00Z</dcterms:created>
  <dcterms:modified xsi:type="dcterms:W3CDTF">2026-10-29T16:55:00Z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