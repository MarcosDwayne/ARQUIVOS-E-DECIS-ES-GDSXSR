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CommentReference"/>
                <w:rFonts w:ascii="Calibri" w:hAnsi="Calibri" w:cs="Calibri"/>
                <w:color w:val="595959" w:themeColor="text1" w:themeTint="A6"/>
                <w:sz w:val="20"/>
                <w:szCs w:val="20"/>
              </w:rPr>
              <w:commentReference w:id="0"/>
            </w:r>
            <w:commentRangeEnd w:id="1"/>
            <w:r w:rsidRPr="62C261FF">
              <w:rPr>
                <w:rStyle w:val="CommentReference"/>
                <w:rFonts w:ascii="Calibri" w:hAnsi="Calibri" w:cs="Calibri"/>
                <w:color w:val="595959" w:themeColor="text1" w:themeTint="A6"/>
                <w:sz w:val="20"/>
                <w:szCs w:val="20"/>
              </w:rPr>
              <w:commentReference w:id="1"/>
            </w:r>
            <w:commentRangeEnd w:id="2"/>
            <w:r w:rsidR="009A7984" w:rsidRPr="62C261FF">
              <w:rPr>
                <w:rStyle w:val="CommentReference"/>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FF236D">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pPr>
                  <w:pStyle w:val="Quote"/>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22885FC8" w:rsidR="00770E7F" w:rsidRPr="009F36E1" w:rsidRDefault="00421C8C">
            <w:pPr>
              <w:ind w:right="-675"/>
              <w:rPr>
                <w:rFonts w:ascii="Arial" w:hAnsi="Arial" w:cs="Arial"/>
                <w:sz w:val="28"/>
                <w:szCs w:val="28"/>
              </w:rPr>
            </w:pPr>
            <w:r w:rsidRPr="00421C8C">
              <w:rPr>
                <w:rFonts w:ascii="Arial" w:hAnsi="Arial" w:cs="Arial"/>
                <w:sz w:val="28"/>
                <w:szCs w:val="28"/>
              </w:rPr>
              <w:t>0718346-12.2025.8.07.0001</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FF236D">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7D52C63F" w:rsidR="00770E7F" w:rsidRPr="009F36E1" w:rsidRDefault="00421C8C">
            <w:pPr>
              <w:rPr>
                <w:rFonts w:ascii="Arial" w:hAnsi="Arial" w:cs="Arial"/>
                <w:sz w:val="28"/>
                <w:szCs w:val="28"/>
              </w:rPr>
            </w:pPr>
            <w:r w:rsidRPr="00421C8C">
              <w:rPr>
                <w:rFonts w:ascii="Arial" w:hAnsi="Arial" w:cs="Arial"/>
                <w:sz w:val="28"/>
                <w:szCs w:val="28"/>
              </w:rPr>
              <w:t>CIDADE SERVI</w:t>
            </w:r>
            <w:r w:rsidR="00003A2B">
              <w:rPr>
                <w:rFonts w:ascii="Arial" w:hAnsi="Arial" w:cs="Arial"/>
                <w:sz w:val="28"/>
                <w:szCs w:val="28"/>
              </w:rPr>
              <w:t>Ç</w:t>
            </w:r>
            <w:r w:rsidRPr="00421C8C">
              <w:rPr>
                <w:rFonts w:ascii="Arial" w:hAnsi="Arial" w:cs="Arial"/>
                <w:sz w:val="28"/>
                <w:szCs w:val="28"/>
              </w:rPr>
              <w:t>OS E M</w:t>
            </w:r>
            <w:r w:rsidR="00003A2B">
              <w:rPr>
                <w:rFonts w:ascii="Arial" w:hAnsi="Arial" w:cs="Arial"/>
                <w:sz w:val="28"/>
                <w:szCs w:val="28"/>
              </w:rPr>
              <w:t>Ã</w:t>
            </w:r>
            <w:r w:rsidRPr="00421C8C">
              <w:rPr>
                <w:rFonts w:ascii="Arial" w:hAnsi="Arial" w:cs="Arial"/>
                <w:sz w:val="28"/>
                <w:szCs w:val="28"/>
              </w:rPr>
              <w:t>O DE OBRA ESPECIALIZADA LTDA - EM RECUPERAÇÃO JUDICIAL</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FF236D"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026F5D5C" w:rsidR="00770E7F" w:rsidRPr="009F36E1" w:rsidRDefault="00421C8C">
            <w:pPr>
              <w:ind w:right="-74"/>
              <w:rPr>
                <w:rFonts w:ascii="Arial" w:hAnsi="Arial" w:cs="Arial"/>
                <w:sz w:val="28"/>
                <w:szCs w:val="28"/>
              </w:rPr>
            </w:pPr>
            <w:r w:rsidRPr="00421C8C">
              <w:rPr>
                <w:rFonts w:ascii="Arial" w:hAnsi="Arial" w:cs="Arial"/>
                <w:sz w:val="28"/>
                <w:szCs w:val="28"/>
              </w:rPr>
              <w:t>RRM SERVI</w:t>
            </w:r>
            <w:r w:rsidR="00242759">
              <w:rPr>
                <w:rFonts w:ascii="Arial" w:hAnsi="Arial" w:cs="Arial"/>
                <w:sz w:val="28"/>
                <w:szCs w:val="28"/>
              </w:rPr>
              <w:t>Ç</w:t>
            </w:r>
            <w:r w:rsidRPr="00421C8C">
              <w:rPr>
                <w:rFonts w:ascii="Arial" w:hAnsi="Arial" w:cs="Arial"/>
                <w:sz w:val="28"/>
                <w:szCs w:val="28"/>
              </w:rPr>
              <w:t>OS E COM</w:t>
            </w:r>
            <w:r w:rsidR="00242759">
              <w:rPr>
                <w:rFonts w:ascii="Arial" w:hAnsi="Arial" w:cs="Arial"/>
                <w:sz w:val="28"/>
                <w:szCs w:val="28"/>
              </w:rPr>
              <w:t>É</w:t>
            </w:r>
            <w:r w:rsidRPr="00421C8C">
              <w:rPr>
                <w:rFonts w:ascii="Arial" w:hAnsi="Arial" w:cs="Arial"/>
                <w:sz w:val="28"/>
                <w:szCs w:val="28"/>
              </w:rPr>
              <w:t>RCIO DE CARTUCHOS LTDA - ME</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39802366" w:rsidR="00886ABA" w:rsidRPr="007E1C8C" w:rsidRDefault="00886ABA" w:rsidP="00886ABA">
      <w:pPr>
        <w:spacing w:after="0" w:line="360" w:lineRule="auto"/>
        <w:jc w:val="left"/>
        <w:rPr>
          <w:rFonts w:ascii="Arial" w:hAnsi="Arial" w:cs="Arial"/>
          <w:b/>
          <w:bCs/>
          <w:sz w:val="28"/>
          <w:szCs w:val="28"/>
        </w:rPr>
        <w:pPrChange w:id="1061" w:author="Assessor GDSXSR" w:date="2026-10-31T19:47:12Z">
          <w:pPr>
            <w:spacing w:after="0" w:line="360" w:lineRule="auto"/>
            <w:jc w:val="center"/>
          </w:pPr>
        </w:pPrChange>
      </w:pPr>
      <w:commentRangeStart w:id="3"/>
      <w:r w:rsidRPr="45CC8256">
        <w:rPr>
          <w:rFonts w:ascii="Arial" w:hAnsi="Arial" w:cs="Arial"/>
          <w:b/>
          <w:bCs/>
          <w:sz w:val="28"/>
          <w:szCs w:val="28"/>
        </w:rPr>
        <w:t>EMENT</w:t>
      </w:r>
      <w:r w:rsidR="00421C8C">
        <w:rPr>
          <w:rFonts w:ascii="Arial" w:hAnsi="Arial" w:cs="Arial"/>
          <w:b/>
          <w:bCs/>
          <w:sz w:val="28"/>
          <w:szCs w:val="28"/>
        </w:rPr>
        <w:t>A</w:t>
      </w:r>
      <w:commentRangeEnd w:id="3"/>
      <w:r w:rsidR="00421C8C" w:rsidRPr="007E1C8C">
        <w:rPr>
          <w:rStyle w:val="CommentReference"/>
          <w:rFonts w:ascii="Arial" w:hAnsi="Arial" w:cs="Arial"/>
          <w:b/>
          <w:bCs/>
          <w:sz w:val="28"/>
          <w:szCs w:val="28"/>
        </w:rPr>
        <w:commentReference w:id="3"/>
      </w:r>
    </w:p>
    <w:p w14:paraId="06BF179A" w14:textId="77777777" w:rsidR="00886ABA" w:rsidRDefault="00886ABA" w:rsidP="00886ABA">
      <w:pPr>
        <w:spacing w:after="0" w:line="360" w:lineRule="auto"/>
        <w:jc w:val="both"/>
        <w:rPr>
          <w:rFonts w:ascii="Arial" w:hAnsi="Arial" w:cs="Arial"/>
          <w:sz w:val="28"/>
          <w:szCs w:val="28"/>
        </w:rPr>
      </w:pPr>
    </w:p>
    <w:p w14:paraId="4F92F846" w14:textId="5B884885" w:rsidR="000E7613" w:rsidRPr="000E7613" w:rsidRDefault="000E7613" w:rsidP="000E7613">
      <w:pPr>
        <w:spacing w:after="0" w:line="360" w:lineRule="auto"/>
        <w:jc w:val="both"/>
        <w:rPr>
          <w:rFonts w:ascii="Arial" w:hAnsi="Arial" w:cs="Arial"/>
          <w:sz w:val="28"/>
          <w:szCs w:val="28"/>
        </w:rPr>
      </w:pPr>
      <w:commentRangeStart w:id="4"/>
      <w:r>
        <w:rPr>
          <w:rFonts w:ascii="Arial" w:hAnsi="Arial" w:cs="Arial"/>
          <w:sz w:val="28"/>
          <w:szCs w:val="28"/>
        </w:rPr>
        <w:t xml:space="preserve">APELAÇÃO CÍVEL. DIREITO CIVIL E PROCESSUAL CIVIL. AÇÃO DE COBRANÇA. </w:t>
      </w:r>
      <w:del w:id="1079" w:author="Assessor GDSXSR" w:date="2026-10-31T19:47:12Z">
        <w:r>
          <w:rPr>
            <w:rFonts w:ascii="Arial" w:hAnsi="Arial" w:cs="Arial"/>
            <w:sz w:val="28"/>
            <w:szCs w:val="28"/>
          </w:rPr>
          <w:delText xml:space="preserve">NULIDADE DA SENTENÇA. FUNDAMENTAÇÃO SUFICIENTE.</w:delText>
        </w:r>
        <w:r>
          <w:rPr>
            <w:rFonts w:ascii="Arial" w:hAnsi="Arial" w:cs="Arial"/>
            <w:sz w:val="28"/>
            <w:szCs w:val="28"/>
          </w:rPr>
          <w:delText xml:space="preserve"> </w:delText>
        </w:r>
      </w:del>
      <w:r>
        <w:rPr>
          <w:rFonts w:ascii="Arial" w:hAnsi="Arial" w:cs="Arial"/>
          <w:sz w:val="28"/>
          <w:szCs w:val="28"/>
        </w:rPr>
        <w:t xml:space="preserve">FORNECIMENTO DE MERCADORIAS</w:t>
      </w:r>
      <w:del w:id="1080" w:author="Assessor GDSXSR" w:date="2026-10-31T19:47:12Z">
        <w:r>
          <w:rPr>
            <w:rFonts w:ascii="Arial" w:hAnsi="Arial" w:cs="Arial"/>
            <w:sz w:val="28"/>
            <w:szCs w:val="28"/>
          </w:rPr>
          <w:delText xml:space="preserve">. REPRESENTAÇÃO PROCESSUAL REGULARIZADA ANTES DA SENTENÇA</w:delText>
        </w:r>
      </w:del>
      <w:r>
        <w:rPr>
          <w:rFonts w:ascii="Arial" w:hAnsi="Arial" w:cs="Arial"/>
          <w:sz w:val="28"/>
          <w:szCs w:val="28"/>
        </w:rPr>
        <w:t xml:space="preserve">.</w:t>
      </w:r>
      <w:r>
        <w:rPr>
          <w:rFonts w:ascii="Arial" w:hAnsi="Arial" w:cs="Arial"/>
          <w:sz w:val="28"/>
          <w:szCs w:val="28"/>
        </w:rPr>
        <w:t xml:space="preserve"> NOTA FISCAL DESACOMPANHADA DE COMPROVANTE DE ENTREGA. ÔNUS DA PROVA</w:t>
      </w:r>
      <w:r>
        <w:rPr>
          <w:rFonts w:ascii="Arial" w:hAnsi="Arial" w:cs="Arial"/>
          <w:sz w:val="28"/>
          <w:szCs w:val="28"/>
        </w:rPr>
        <w:t xml:space="preserve">. </w:t>
      </w:r>
      <w:r>
        <w:rPr>
          <w:rFonts w:ascii="Arial" w:hAnsi="Arial" w:cs="Arial"/>
          <w:sz w:val="28"/>
          <w:szCs w:val="28"/>
        </w:rPr>
        <w:t xml:space="preserve">FATO CONSTITUTIVO</w:t>
      </w:r>
      <w:del w:id="1081" w:author="Assessor GDSXSR" w:date="2026-10-31T19:47:12Z">
        <w:r>
          <w:rPr>
            <w:rFonts w:ascii="Arial" w:hAnsi="Arial" w:cs="Arial"/>
            <w:sz w:val="28"/>
            <w:szCs w:val="28"/>
          </w:rPr>
          <w:delText xml:space="preserve">.</w:delText>
        </w:r>
      </w:del>
      <w:r>
        <w:rPr>
          <w:rFonts w:ascii="Arial" w:hAnsi="Arial" w:cs="Arial"/>
          <w:sz w:val="28"/>
          <w:szCs w:val="28"/>
        </w:rPr>
        <w:t xml:space="preserve"> NÃO </w:t>
      </w:r>
      <w:del w:id="1082" w:author="Assessor GDSXSR" w:date="2026-10-31T19:47:12Z">
        <w:r>
          <w:rPr>
            <w:rFonts w:ascii="Arial" w:hAnsi="Arial" w:cs="Arial"/>
            <w:sz w:val="28"/>
            <w:szCs w:val="28"/>
          </w:rPr>
          <w:delText xml:space="preserve">COMPROVAÇÃO</w:delText>
        </w:r>
      </w:del>
      <w:ins w:id="1083" w:author="Assessor GDSXSR" w:date="2026-10-31T19:47:12Z">
        <w:r>
          <w:rPr>
            <w:rFonts w:ascii="Arial" w:hAnsi="Arial" w:cs="Arial"/>
            <w:color w:val="808080"/>
            <w:sz w:val="28"/>
            <w:szCs w:val="28"/>
          </w:rPr>
          <w:t xml:space="preserve">COMPROVADO</w:t>
        </w:r>
      </w:ins>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PRELIMINAR REJEITADA. </w:t>
      </w:r>
      <w:r>
        <w:rPr>
          <w:rFonts w:ascii="Arial" w:hAnsi="Arial" w:cs="Arial"/>
          <w:sz w:val="28"/>
          <w:szCs w:val="28"/>
        </w:rPr>
        <w:t xml:space="preserve">RECURSO PARCIALMENTE PROVIDO.</w:t>
      </w:r>
      <w:commentRangeEnd w:id="4"/>
      <w:r>
        <w:rPr>
          <w:rStyle w:val="CommentReference"/>
        </w:rPr>
        <w:commentReference w:id="4"/>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0F6C53C" w14:textId="55D2CA35" w:rsidR="00886ABA" w:rsidRDefault="000E7613"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1</w:t>
      </w:r>
      <w:r>
        <w:rPr>
          <w:rFonts w:ascii="Arial" w:hAnsi="Arial" w:cs="Arial"/>
          <w:sz w:val="28"/>
          <w:szCs w:val="28"/>
        </w:rPr>
        <w:t xml:space="preserve">. </w:t>
      </w:r>
      <w:r>
        <w:rPr>
          <w:rFonts w:ascii="Arial" w:hAnsi="Arial" w:cs="Arial"/>
          <w:sz w:val="28"/>
          <w:szCs w:val="28"/>
        </w:rPr>
        <w:t xml:space="preserve">Ação de cobrança proposta por RRM Serviços e Comércio de Cartuchos Ltda. – ME contra Cidade Serviços e Mão de Obra Especializada Ltda. – </w:t>
      </w:r>
      <w:r>
        <w:rPr>
          <w:rFonts w:ascii="Arial" w:hAnsi="Arial" w:cs="Arial"/>
          <w:sz w:val="28"/>
          <w:szCs w:val="28"/>
        </w:rPr>
        <w:t xml:space="preserve">e</w:t>
      </w:r>
      <w:r>
        <w:rPr>
          <w:rFonts w:ascii="Arial" w:hAnsi="Arial" w:cs="Arial"/>
          <w:sz w:val="28"/>
          <w:szCs w:val="28"/>
        </w:rPr>
        <w:t xml:space="preserve">m Recuperação Judicial, fundada no fornecimento de produtos</w:t>
      </w:r>
      <w:ins w:id="1084" w:author="Assessor GDSXSR" w:date="2026-10-31T19:47:12Z">
        <w:r>
          <w:rPr>
            <w:rFonts w:ascii="Arial" w:hAnsi="Arial" w:cs="Arial"/>
            <w:color w:val="808080"/>
            <w:sz w:val="28"/>
            <w:szCs w:val="28"/>
          </w:rPr>
          <w:t xml:space="preserve"> (R$ 4</w:t>
        </w:r>
      </w:ins>
      <w:r>
        <w:rPr>
          <w:rFonts w:ascii="Arial" w:hAnsi="Arial" w:cs="Arial"/>
          <w:sz w:val="28"/>
          <w:szCs w:val="28"/>
        </w:rPr>
        <w:t xml:space="preserve">.</w:t>
      </w:r>
      <w:ins w:id="1085" w:author="Assessor GDSXSR" w:date="2026-10-31T19:47:12Z">
        <w:r>
          <w:rPr>
            <w:rFonts w:ascii="Arial" w:hAnsi="Arial" w:cs="Arial"/>
            <w:color w:val="808080"/>
            <w:sz w:val="28"/>
            <w:szCs w:val="28"/>
          </w:rPr>
          <w:t xml:space="preserve">591,85).</w:t>
        </w:r>
      </w:ins>
    </w:p>
    <w:p w14:paraId="7A5E7795" w14:textId="7A5973FC" w:rsidR="00511630" w:rsidRDefault="00511630"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2.</w:t>
      </w:r>
      <w:r>
        <w:t xml:space="preserve"> </w:t>
      </w:r>
      <w:r>
        <w:rPr>
          <w:rFonts w:ascii="Arial" w:hAnsi="Arial" w:cs="Arial"/>
          <w:sz w:val="28"/>
          <w:szCs w:val="28"/>
        </w:rPr>
        <w:t xml:space="preserve">A sentença julgou procedente o pedido</w:t>
      </w:r>
      <w:ins w:id="1086" w:author="Assessor GDSXSR" w:date="2026-10-31T19:47:12Z">
        <w:r>
          <w:rPr>
            <w:rFonts w:ascii="Arial" w:hAnsi="Arial" w:cs="Arial"/>
            <w:color w:val="808080"/>
            <w:sz w:val="28"/>
            <w:szCs w:val="28"/>
          </w:rPr>
          <w:t xml:space="preserve">,</w:t>
        </w:r>
      </w:ins>
      <w:r>
        <w:rPr>
          <w:rFonts w:ascii="Arial" w:hAnsi="Arial" w:cs="Arial"/>
          <w:sz w:val="28"/>
          <w:szCs w:val="28"/>
        </w:rPr>
        <w:t xml:space="preserve"> </w:t>
      </w:r>
      <w:del w:id="1087" w:author="Assessor GDSXSR" w:date="2026-10-31T19:47:12Z">
        <w:r>
          <w:rPr>
            <w:rFonts w:ascii="Arial" w:hAnsi="Arial" w:cs="Arial"/>
            <w:sz w:val="28"/>
            <w:szCs w:val="28"/>
          </w:rPr>
          <w:delText xml:space="preserve">para condenar</w:delText>
        </w:r>
      </w:del>
      <w:ins w:id="1088" w:author="Assessor GDSXSR" w:date="2026-10-31T19:47:12Z">
        <w:r>
          <w:rPr>
            <w:rFonts w:ascii="Arial" w:hAnsi="Arial" w:cs="Arial"/>
            <w:color w:val="808080"/>
            <w:sz w:val="28"/>
            <w:szCs w:val="28"/>
          </w:rPr>
          <w:t xml:space="preserve">condenou</w:t>
        </w:r>
      </w:ins>
      <w:r>
        <w:rPr>
          <w:rFonts w:ascii="Arial" w:hAnsi="Arial" w:cs="Arial"/>
          <w:sz w:val="28"/>
          <w:szCs w:val="28"/>
        </w:rPr>
        <w:t xml:space="preserve"> a ré </w:t>
      </w:r>
      <w:del w:id="1089" w:author="Assessor GDSXSR" w:date="2026-10-31T19:47:12Z">
        <w:r>
          <w:rPr>
            <w:rFonts w:ascii="Arial" w:hAnsi="Arial" w:cs="Arial"/>
            <w:sz w:val="28"/>
            <w:szCs w:val="28"/>
          </w:rPr>
          <w:delText xml:space="preserve">ao</w:delText>
        </w:r>
      </w:del>
      <w:ins w:id="1090" w:author="Assessor GDSXSR" w:date="2026-10-31T19:47:12Z">
        <w:r>
          <w:rPr>
            <w:rFonts w:ascii="Arial" w:hAnsi="Arial" w:cs="Arial"/>
            <w:color w:val="808080"/>
            <w:sz w:val="28"/>
            <w:szCs w:val="28"/>
          </w:rPr>
          <w:t xml:space="preserve">a</w:t>
        </w:r>
      </w:ins>
      <w:r>
        <w:rPr>
          <w:rFonts w:ascii="Arial" w:hAnsi="Arial" w:cs="Arial"/>
          <w:sz w:val="28"/>
          <w:szCs w:val="28"/>
        </w:rPr>
        <w:t xml:space="preserve"> </w:t>
      </w:r>
      <w:del w:id="1091" w:author="Assessor GDSXSR" w:date="2026-10-31T19:47:12Z">
        <w:r>
          <w:rPr>
            <w:rFonts w:ascii="Arial" w:hAnsi="Arial" w:cs="Arial"/>
            <w:sz w:val="28"/>
            <w:szCs w:val="28"/>
          </w:rPr>
          <w:delText xml:space="preserve">pagamento de</w:delText>
        </w:r>
      </w:del>
      <w:ins w:id="1092" w:author="Assessor GDSXSR" w:date="2026-10-31T19:47:12Z">
        <w:r>
          <w:rPr>
            <w:rFonts w:ascii="Arial" w:hAnsi="Arial" w:cs="Arial"/>
            <w:color w:val="808080"/>
            <w:sz w:val="28"/>
            <w:szCs w:val="28"/>
          </w:rPr>
          <w:t xml:space="preserve">pagar</w:t>
        </w:r>
      </w:ins>
      <w:r>
        <w:rPr>
          <w:rFonts w:ascii="Arial" w:hAnsi="Arial" w:cs="Arial"/>
          <w:sz w:val="28"/>
          <w:szCs w:val="28"/>
        </w:rPr>
        <w:t xml:space="preserve"> R$ 2.386,00</w:t>
      </w:r>
      <w:del w:id="1093" w:author="Assessor GDSXSR" w:date="2026-10-31T19:47:12Z">
        <w:r>
          <w:rPr>
            <w:rFonts w:ascii="Arial" w:hAnsi="Arial" w:cs="Arial"/>
            <w:sz w:val="28"/>
            <w:szCs w:val="28"/>
          </w:rPr>
          <w:delText xml:space="preserve">,</w:delText>
        </w:r>
      </w:del>
      <w:r>
        <w:rPr>
          <w:rFonts w:ascii="Arial" w:hAnsi="Arial" w:cs="Arial"/>
          <w:sz w:val="28"/>
          <w:szCs w:val="28"/>
        </w:rPr>
        <w:t xml:space="preserve"> </w:t>
      </w:r>
      <w:del w:id="1094" w:author="Assessor GDSXSR" w:date="2026-10-31T19:47:12Z">
        <w:r>
          <w:rPr>
            <w:rFonts w:ascii="Arial" w:hAnsi="Arial" w:cs="Arial"/>
            <w:sz w:val="28"/>
            <w:szCs w:val="28"/>
          </w:rPr>
          <w:delText xml:space="preserve">acrescido dos encargos legais,</w:delText>
        </w:r>
      </w:del>
      <w:ins w:id="1095" w:author="Assessor GDSXSR" w:date="2026-10-31T19:47:12Z">
        <w:r>
          <w:rPr>
            <w:rFonts w:ascii="Arial" w:hAnsi="Arial" w:cs="Arial"/>
            <w:color w:val="808080"/>
            <w:sz w:val="28"/>
            <w:szCs w:val="28"/>
          </w:rPr>
          <w:t xml:space="preserve">e</w:t>
        </w:r>
      </w:ins>
      <w:r>
        <w:rPr>
          <w:rFonts w:ascii="Arial" w:hAnsi="Arial" w:cs="Arial"/>
          <w:sz w:val="28"/>
          <w:szCs w:val="28"/>
        </w:rPr>
        <w:t xml:space="preserve"> reconheceu a natureza concursal do crédito</w:t>
      </w:r>
      <w:del w:id="1096" w:author="Assessor GDSXSR" w:date="2026-10-31T19:47:12Z">
        <w:r>
          <w:rPr>
            <w:rFonts w:ascii="Arial" w:hAnsi="Arial" w:cs="Arial"/>
            <w:sz w:val="28"/>
            <w:szCs w:val="28"/>
          </w:rPr>
          <w:delText xml:space="preserve"> e determinou sua submissão ao juízo universal da recuperação judicial</w:delText>
        </w:r>
      </w:del>
      <w:r>
        <w:rPr>
          <w:rFonts w:ascii="Arial" w:hAnsi="Arial" w:cs="Arial"/>
          <w:sz w:val="28"/>
          <w:szCs w:val="28"/>
        </w:rPr>
        <w:t xml:space="preserve">.</w:t>
      </w:r>
      <w:r>
        <w:rPr>
          <w:rFonts w:ascii="Arial" w:hAnsi="Arial" w:cs="Arial"/>
          <w:sz w:val="28"/>
          <w:szCs w:val="28"/>
        </w:rPr>
        <w:t xml:space="preserve"> Embargos de declaração rejeitados.</w:t>
      </w:r>
    </w:p>
    <w:p w14:paraId="3CC7FA98" w14:textId="358777AC" w:rsidR="00511630" w:rsidRPr="00D75B49" w:rsidRDefault="00511630"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3.</w:t>
      </w:r>
      <w:r>
        <w:t xml:space="preserve"> </w:t>
      </w:r>
      <w:r>
        <w:rPr>
          <w:rFonts w:ascii="Arial" w:hAnsi="Arial" w:cs="Arial"/>
          <w:sz w:val="28"/>
          <w:szCs w:val="28"/>
        </w:rPr>
        <w:t xml:space="preserve">A ré apelou</w:t>
      </w:r>
      <w:del w:id="1097" w:author="Assessor GDSXSR" w:date="2026-10-31T19:47:12Z">
        <w:r>
          <w:rPr>
            <w:rFonts w:ascii="Arial" w:hAnsi="Arial" w:cs="Arial"/>
            <w:sz w:val="28"/>
            <w:szCs w:val="28"/>
          </w:rPr>
          <w:delText xml:space="preserve">,</w:delText>
        </w:r>
      </w:del>
      <w:r>
        <w:rPr>
          <w:rFonts w:ascii="Arial" w:hAnsi="Arial" w:cs="Arial"/>
          <w:sz w:val="28"/>
          <w:szCs w:val="28"/>
        </w:rPr>
        <w:t xml:space="preserve"> </w:t>
      </w:r>
      <w:del w:id="1098" w:author="Assessor GDSXSR" w:date="2026-10-31T19:47:12Z">
        <w:r>
          <w:rPr>
            <w:rFonts w:ascii="Arial" w:hAnsi="Arial" w:cs="Arial"/>
            <w:sz w:val="28"/>
            <w:szCs w:val="28"/>
          </w:rPr>
          <w:delText xml:space="preserve">suscitando</w:delText>
        </w:r>
      </w:del>
      <w:ins w:id="1099" w:author="Assessor GDSXSR" w:date="2026-10-31T19:47:12Z">
        <w:r>
          <w:rPr>
            <w:rFonts w:ascii="Arial" w:hAnsi="Arial" w:cs="Arial"/>
            <w:color w:val="808080"/>
            <w:sz w:val="28"/>
            <w:szCs w:val="28"/>
          </w:rPr>
          <w:t xml:space="preserve">e alegou</w:t>
        </w:r>
      </w:ins>
      <w:r>
        <w:rPr>
          <w:rFonts w:ascii="Arial" w:hAnsi="Arial" w:cs="Arial"/>
          <w:sz w:val="28"/>
          <w:szCs w:val="28"/>
        </w:rPr>
        <w:t xml:space="preserve">, em preliminar,</w:t>
      </w:r>
      <w:del w:id="1100" w:author="Assessor GDSXSR" w:date="2026-10-31T19:47:12Z">
        <w:r>
          <w:rPr>
            <w:rFonts w:ascii="Arial" w:hAnsi="Arial" w:cs="Arial"/>
            <w:sz w:val="28"/>
            <w:szCs w:val="28"/>
          </w:rPr>
          <w:delText xml:space="preserve"> a</w:delText>
        </w:r>
      </w:del>
      <w:r>
        <w:rPr>
          <w:rFonts w:ascii="Arial" w:hAnsi="Arial" w:cs="Arial"/>
          <w:sz w:val="28"/>
          <w:szCs w:val="28"/>
        </w:rPr>
        <w:t xml:space="preserve"> </w:t>
      </w:r>
      <w:r>
        <w:rPr>
          <w:rFonts w:ascii="Arial" w:hAnsi="Arial" w:cs="Arial"/>
          <w:sz w:val="28"/>
          <w:szCs w:val="28"/>
        </w:rPr>
        <w:t xml:space="preserve">nulidade da sentença</w:t>
      </w:r>
      <w:r>
        <w:rPr>
          <w:rFonts w:ascii="Arial" w:hAnsi="Arial" w:cs="Arial"/>
          <w:sz w:val="28"/>
          <w:szCs w:val="28"/>
        </w:rPr>
        <w:t xml:space="preserve"> por </w:t>
      </w:r>
      <w:del w:id="1101" w:author="Assessor GDSXSR" w:date="2026-10-31T19:47:12Z">
        <w:r>
          <w:rPr>
            <w:rFonts w:ascii="Arial" w:hAnsi="Arial" w:cs="Arial"/>
            <w:sz w:val="28"/>
            <w:szCs w:val="28"/>
          </w:rPr>
          <w:delText xml:space="preserve">ausência</w:delText>
        </w:r>
      </w:del>
      <w:ins w:id="1102" w:author="Assessor GDSXSR" w:date="2026-10-31T19:47:12Z">
        <w:r>
          <w:rPr>
            <w:rFonts w:ascii="Arial" w:hAnsi="Arial" w:cs="Arial"/>
            <w:color w:val="808080"/>
            <w:sz w:val="28"/>
            <w:szCs w:val="28"/>
          </w:rPr>
          <w:t xml:space="preserve">falta</w:t>
        </w:r>
      </w:ins>
      <w:r>
        <w:rPr>
          <w:rFonts w:ascii="Arial" w:hAnsi="Arial" w:cs="Arial"/>
          <w:sz w:val="28"/>
          <w:szCs w:val="28"/>
        </w:rPr>
        <w:t xml:space="preserve"> de </w:t>
      </w:r>
      <w:r>
        <w:rPr>
          <w:rFonts w:ascii="Arial" w:hAnsi="Arial" w:cs="Arial"/>
          <w:sz w:val="28"/>
          <w:szCs w:val="28"/>
        </w:rPr>
        <w:t xml:space="preserve">fundamentaçã</w:t>
      </w:r>
      <w:r>
        <w:rPr>
          <w:rFonts w:ascii="Arial" w:hAnsi="Arial" w:cs="Arial"/>
          <w:sz w:val="28"/>
          <w:szCs w:val="28"/>
        </w:rPr>
        <w:t xml:space="preserve">o</w:t>
      </w:r>
      <w:del w:id="1103" w:author="Assessor GDSXSR" w:date="2026-10-31T19:47:12Z">
        <w:r>
          <w:rPr>
            <w:rFonts w:ascii="Arial" w:hAnsi="Arial" w:cs="Arial"/>
            <w:sz w:val="28"/>
            <w:szCs w:val="28"/>
          </w:rPr>
          <w:delText xml:space="preserve">.</w:delText>
        </w:r>
      </w:del>
      <w:ins w:id="1104" w:author="Assessor GDSXSR" w:date="2026-10-31T19:47:12Z">
        <w:r>
          <w:rPr>
            <w:rFonts w:ascii="Arial" w:hAnsi="Arial" w:cs="Arial"/>
            <w:color w:val="808080"/>
            <w:sz w:val="28"/>
            <w:szCs w:val="28"/>
          </w:rPr>
          <w:t xml:space="preserve">;</w:t>
        </w:r>
      </w:ins>
      <w:r>
        <w:rPr>
          <w:rFonts w:ascii="Arial" w:hAnsi="Arial" w:cs="Arial"/>
          <w:sz w:val="28"/>
          <w:szCs w:val="28"/>
        </w:rPr>
        <w:t xml:space="preserve"> </w:t>
      </w:r>
      <w:del w:id="1105" w:author="Assessor GDSXSR" w:date="2026-10-31T19:47:12Z">
        <w:r>
          <w:rPr>
            <w:rFonts w:ascii="Arial" w:hAnsi="Arial" w:cs="Arial"/>
            <w:sz w:val="28"/>
            <w:szCs w:val="28"/>
          </w:rPr>
          <w:delText xml:space="preserve">No</w:delText>
        </w:r>
      </w:del>
      <w:ins w:id="1106" w:author="Assessor GDSXSR" w:date="2026-10-31T19:47:12Z">
        <w:r>
          <w:rPr>
            <w:rFonts w:ascii="Arial" w:hAnsi="Arial" w:cs="Arial"/>
            <w:color w:val="808080"/>
            <w:sz w:val="28"/>
            <w:szCs w:val="28"/>
          </w:rPr>
          <w:t xml:space="preserve">no</w:t>
        </w:r>
      </w:ins>
      <w:r>
        <w:rPr>
          <w:rFonts w:ascii="Arial" w:hAnsi="Arial" w:cs="Arial"/>
          <w:sz w:val="28"/>
          <w:szCs w:val="28"/>
        </w:rPr>
        <w:t xml:space="preserve"> mérito,</w:t>
      </w:r>
      <w:del w:id="1107" w:author="Assessor GDSXSR" w:date="2026-10-31T19:47:12Z">
        <w:r>
          <w:rPr>
            <w:rFonts w:ascii="Arial" w:hAnsi="Arial" w:cs="Arial"/>
            <w:sz w:val="28"/>
            <w:szCs w:val="28"/>
          </w:rPr>
          <w:delText xml:space="preserve"> </w:delText>
        </w:r>
        <w:r>
          <w:rPr>
            <w:rFonts w:ascii="Arial" w:hAnsi="Arial" w:cs="Arial"/>
            <w:sz w:val="28"/>
            <w:szCs w:val="28"/>
          </w:rPr>
          <w:delText xml:space="preserve">s</w:delText>
        </w:r>
        <w:r>
          <w:rPr>
            <w:rFonts w:ascii="Arial" w:hAnsi="Arial" w:cs="Arial"/>
            <w:sz w:val="28"/>
            <w:szCs w:val="28"/>
          </w:rPr>
          <w:delText xml:space="preserve">ustent</w:delText>
        </w:r>
        <w:r>
          <w:rPr>
            <w:rFonts w:ascii="Arial" w:hAnsi="Arial" w:cs="Arial"/>
            <w:sz w:val="28"/>
            <w:szCs w:val="28"/>
          </w:rPr>
          <w:delText xml:space="preserve">a a</w:delText>
        </w:r>
      </w:del>
      <w:r>
        <w:rPr>
          <w:rFonts w:ascii="Arial" w:hAnsi="Arial" w:cs="Arial"/>
          <w:sz w:val="28"/>
          <w:szCs w:val="28"/>
        </w:rPr>
        <w:t xml:space="preserve"> irregularidade da representação processual</w:t>
      </w:r>
      <w:del w:id="1108" w:author="Assessor GDSXSR" w:date="2026-10-31T19:47:12Z">
        <w:r>
          <w:rPr>
            <w:rFonts w:ascii="Arial" w:hAnsi="Arial" w:cs="Arial"/>
            <w:sz w:val="28"/>
            <w:szCs w:val="28"/>
          </w:rPr>
          <w:delText xml:space="preserve"> da autora</w:delText>
        </w:r>
      </w:del>
      <w:r>
        <w:rPr>
          <w:rFonts w:ascii="Arial" w:hAnsi="Arial" w:cs="Arial"/>
          <w:sz w:val="28"/>
          <w:szCs w:val="28"/>
        </w:rPr>
        <w:t xml:space="preserve"> e insuficiência da nota fiscal para </w:t>
      </w:r>
      <w:del w:id="1109" w:author="Assessor GDSXSR" w:date="2026-10-31T19:47:12Z">
        <w:r>
          <w:rPr>
            <w:rFonts w:ascii="Arial" w:hAnsi="Arial" w:cs="Arial"/>
            <w:sz w:val="28"/>
            <w:szCs w:val="28"/>
          </w:rPr>
          <w:delText xml:space="preserve">comprovar</w:delText>
        </w:r>
      </w:del>
      <w:ins w:id="1110" w:author="Assessor GDSXSR" w:date="2026-10-31T19:47:12Z">
        <w:r>
          <w:rPr>
            <w:rFonts w:ascii="Arial" w:hAnsi="Arial" w:cs="Arial"/>
            <w:color w:val="808080"/>
            <w:sz w:val="28"/>
            <w:szCs w:val="28"/>
          </w:rPr>
          <w:t xml:space="preserve">provar</w:t>
        </w:r>
      </w:ins>
      <w:r>
        <w:rPr>
          <w:rFonts w:ascii="Arial" w:hAnsi="Arial" w:cs="Arial"/>
          <w:sz w:val="28"/>
          <w:szCs w:val="28"/>
        </w:rPr>
        <w:t xml:space="preserve"> a contratação e a entrega</w:t>
      </w:r>
      <w:del w:id="1111" w:author="Assessor GDSXSR" w:date="2026-10-31T19:47:12Z">
        <w:r>
          <w:rPr>
            <w:rFonts w:ascii="Arial" w:hAnsi="Arial" w:cs="Arial"/>
            <w:sz w:val="28"/>
            <w:szCs w:val="28"/>
          </w:rPr>
          <w:delText xml:space="preserve"> das mercadorias</w:delText>
        </w:r>
      </w:del>
      <w:r>
        <w:rPr>
          <w:rFonts w:ascii="Arial" w:hAnsi="Arial" w:cs="Arial"/>
          <w:sz w:val="28"/>
          <w:szCs w:val="28"/>
        </w:rPr>
        <w:t xml:space="preserve">. </w:t>
      </w:r>
      <w:del w:id="1112" w:author="Assessor GDSXSR" w:date="2026-10-31T19:47:12Z">
        <w:r>
          <w:rPr>
            <w:rFonts w:ascii="Arial" w:hAnsi="Arial" w:cs="Arial"/>
            <w:sz w:val="28"/>
            <w:szCs w:val="28"/>
          </w:rPr>
          <w:delText xml:space="preserve">Requer</w:delText>
        </w:r>
      </w:del>
      <w:ins w:id="1113" w:author="Assessor GDSXSR" w:date="2026-10-31T19:47:12Z">
        <w:r>
          <w:rPr>
            <w:rFonts w:ascii="Arial" w:hAnsi="Arial" w:cs="Arial"/>
            <w:color w:val="808080"/>
            <w:sz w:val="28"/>
            <w:szCs w:val="28"/>
          </w:rPr>
          <w:t xml:space="preserve">Pediu a improcedência ou</w:t>
        </w:r>
      </w:ins>
      <w:r>
        <w:rPr>
          <w:rFonts w:ascii="Arial" w:hAnsi="Arial" w:cs="Arial"/>
          <w:sz w:val="28"/>
          <w:szCs w:val="28"/>
        </w:rPr>
        <w:t xml:space="preserve"> </w:t>
      </w:r>
      <w:r>
        <w:rPr>
          <w:rFonts w:ascii="Arial" w:hAnsi="Arial" w:cs="Arial"/>
          <w:sz w:val="28"/>
          <w:szCs w:val="28"/>
        </w:rPr>
        <w:t xml:space="preserve">a cassação da sentença</w:t>
      </w:r>
      <w:del w:id="1114" w:author="Assessor GDSXSR" w:date="2026-10-31T19:47:12Z">
        <w:r>
          <w:rPr>
            <w:rFonts w:ascii="Arial" w:hAnsi="Arial" w:cs="Arial"/>
            <w:sz w:val="28"/>
            <w:szCs w:val="28"/>
          </w:rPr>
          <w:delText xml:space="preserve"> ou </w:delText>
        </w:r>
        <w:r>
          <w:rPr>
            <w:rFonts w:ascii="Arial" w:hAnsi="Arial" w:cs="Arial"/>
            <w:sz w:val="28"/>
            <w:szCs w:val="28"/>
          </w:rPr>
          <w:delText xml:space="preserve">que os pedidos sejam julgados improcedentes</w:delText>
        </w:r>
      </w:del>
      <w:r>
        <w:rPr>
          <w:rFonts w:ascii="Arial" w:hAnsi="Arial" w:cs="Arial"/>
          <w:sz w:val="28"/>
          <w:szCs w:val="28"/>
        </w:rPr>
        <w:t xml:space="preserve">.</w:t>
      </w:r>
      <w:del w:id="1115" w:author="Assessor GDSXSR" w:date="2026-10-31T19:47:12Z">
        <w:r>
          <w:rPr>
            <w:rFonts w:ascii="Arial" w:hAnsi="Arial" w:cs="Arial"/>
            <w:sz w:val="28"/>
            <w:szCs w:val="28"/>
          </w:rPr>
          <w:delText xml:space="preserve"> </w:delText>
        </w:r>
        <w:r>
          <w:rPr>
            <w:rFonts w:ascii="Arial" w:hAnsi="Arial" w:cs="Arial"/>
            <w:sz w:val="28"/>
            <w:szCs w:val="28"/>
          </w:rPr>
          <w:delText xml:space="preserve">Pede</w:delText>
        </w:r>
        <w:r>
          <w:rPr>
            <w:rFonts w:ascii="Arial" w:hAnsi="Arial" w:cs="Arial"/>
            <w:sz w:val="28"/>
            <w:szCs w:val="28"/>
          </w:rPr>
          <w:delText xml:space="preserve">, ainda,</w:delText>
        </w:r>
        <w:r>
          <w:rPr>
            <w:rFonts w:ascii="Arial" w:hAnsi="Arial" w:cs="Arial"/>
            <w:sz w:val="28"/>
            <w:szCs w:val="28"/>
          </w:rPr>
          <w:delText xml:space="preserve"> a concessão dos benefícios da </w:delText>
        </w:r>
        <w:r>
          <w:rPr>
            <w:rFonts w:ascii="Arial" w:hAnsi="Arial" w:cs="Arial"/>
            <w:sz w:val="28"/>
            <w:szCs w:val="28"/>
          </w:rPr>
          <w:delText xml:space="preserve">gratuidade de justiça</w:delText>
        </w:r>
        <w:r>
          <w:rPr>
            <w:rFonts w:ascii="Arial" w:hAnsi="Arial" w:cs="Arial"/>
            <w:sz w:val="28"/>
            <w:szCs w:val="28"/>
          </w:rPr>
          <w:delText xml:space="preserve">.</w:delText>
        </w:r>
      </w:del>
    </w:p>
    <w:p w14:paraId="75F97632" w14:textId="77777777" w:rsidR="00886ABA" w:rsidRPr="0034247B" w:rsidRDefault="00886ABA" w:rsidP="00886ABA">
      <w:pPr>
        <w:pStyle w:val="ListParagraph"/>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6F598684" w:rsidR="00886ABA" w:rsidRDefault="00511630" w:rsidP="00C63939">
      <w:pPr>
        <w:pStyle w:val="ListParagraph"/>
        <w:spacing w:after="0" w:line="360" w:lineRule="auto"/>
        <w:ind w:left="0"/>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 </w:t>
      </w:r>
      <w:r>
        <w:rPr>
          <w:rFonts w:ascii="Arial" w:hAnsi="Arial" w:cs="Arial"/>
          <w:sz w:val="28"/>
          <w:szCs w:val="28"/>
        </w:rPr>
        <w:t xml:space="preserve">Há </w:t>
      </w:r>
      <w:r>
        <w:rPr>
          <w:rFonts w:ascii="Arial" w:hAnsi="Arial" w:cs="Arial"/>
          <w:sz w:val="28"/>
          <w:szCs w:val="28"/>
        </w:rPr>
        <w:t xml:space="preserve">cinco</w:t>
      </w:r>
      <w:r>
        <w:rPr>
          <w:rFonts w:ascii="Arial" w:hAnsi="Arial" w:cs="Arial"/>
          <w:sz w:val="28"/>
          <w:szCs w:val="28"/>
        </w:rPr>
        <w:t xml:space="preserve"> questões em discussão</w:t>
      </w:r>
      <w:r>
        <w:rPr>
          <w:rFonts w:ascii="Arial" w:hAnsi="Arial" w:cs="Arial"/>
          <w:sz w:val="28"/>
          <w:szCs w:val="28"/>
        </w:rPr>
        <w:t xml:space="preserve">: (i) </w:t>
      </w:r>
      <w:del w:id="1116" w:author="Assessor GDSXSR" w:date="2026-10-31T19:47:12Z">
        <w:r>
          <w:rPr>
            <w:rFonts w:ascii="Arial" w:hAnsi="Arial" w:cs="Arial"/>
            <w:sz w:val="28"/>
            <w:szCs w:val="28"/>
          </w:rPr>
          <w:delText xml:space="preserve">verificar</w:delText>
        </w:r>
        <w:r>
          <w:rPr>
            <w:rFonts w:ascii="Arial" w:hAnsi="Arial" w:cs="Arial"/>
            <w:sz w:val="28"/>
            <w:szCs w:val="28"/>
          </w:rPr>
          <w:delText xml:space="preserve"> </w:delText>
        </w:r>
      </w:del>
      <w:r>
        <w:rPr>
          <w:rFonts w:ascii="Arial" w:hAnsi="Arial" w:cs="Arial"/>
          <w:sz w:val="28"/>
          <w:szCs w:val="28"/>
        </w:rPr>
        <w:t xml:space="preserve">se </w:t>
      </w:r>
      <w:r>
        <w:rPr>
          <w:rFonts w:ascii="Arial" w:hAnsi="Arial" w:cs="Arial"/>
          <w:sz w:val="28"/>
          <w:szCs w:val="28"/>
        </w:rPr>
        <w:t xml:space="preserve">o pedido de</w:t>
      </w:r>
      <w:r>
        <w:rPr>
          <w:rFonts w:ascii="Arial" w:hAnsi="Arial" w:cs="Arial"/>
          <w:sz w:val="28"/>
          <w:szCs w:val="28"/>
        </w:rPr>
        <w:t xml:space="preserve"> </w:t>
      </w:r>
      <w:del w:id="1117" w:author="Assessor GDSXSR" w:date="2026-10-31T19:47:12Z">
        <w:r>
          <w:rPr>
            <w:rFonts w:ascii="Arial" w:hAnsi="Arial" w:cs="Arial"/>
            <w:sz w:val="28"/>
            <w:szCs w:val="28"/>
          </w:rPr>
          <w:delText xml:space="preserve">concessão da </w:delText>
        </w:r>
      </w:del>
      <w:r>
        <w:rPr>
          <w:rFonts w:ascii="Arial" w:hAnsi="Arial" w:cs="Arial"/>
          <w:sz w:val="28"/>
          <w:szCs w:val="28"/>
        </w:rPr>
        <w:t xml:space="preserve">gratuidade</w:t>
      </w:r>
      <w:r>
        <w:rPr>
          <w:rFonts w:ascii="Arial" w:hAnsi="Arial" w:cs="Arial"/>
          <w:sz w:val="28"/>
          <w:szCs w:val="28"/>
        </w:rPr>
        <w:t xml:space="preserve"> </w:t>
      </w:r>
      <w:del w:id="1118" w:author="Assessor GDSXSR" w:date="2026-10-31T19:47:12Z">
        <w:r>
          <w:rPr>
            <w:rFonts w:ascii="Arial" w:hAnsi="Arial" w:cs="Arial"/>
            <w:sz w:val="28"/>
            <w:szCs w:val="28"/>
          </w:rPr>
          <w:delText xml:space="preserve">formulado</w:delText>
        </w:r>
      </w:del>
      <w:ins w:id="1119" w:author="Assessor GDSXSR" w:date="2026-10-31T19:47:12Z">
        <w:r>
          <w:rPr>
            <w:rFonts w:ascii="Arial" w:hAnsi="Arial" w:cs="Arial"/>
            <w:color w:val="808080"/>
            <w:sz w:val="28"/>
            <w:szCs w:val="28"/>
          </w:rPr>
          <w:t xml:space="preserve">está</w:t>
        </w:r>
      </w:ins>
      <w:r>
        <w:rPr>
          <w:rFonts w:ascii="Arial" w:hAnsi="Arial" w:cs="Arial"/>
          <w:sz w:val="28"/>
          <w:szCs w:val="28"/>
        </w:rPr>
        <w:t xml:space="preserve"> </w:t>
      </w:r>
      <w:del w:id="1120" w:author="Assessor GDSXSR" w:date="2026-10-31T19:47:12Z">
        <w:r>
          <w:rPr>
            <w:rFonts w:ascii="Arial" w:hAnsi="Arial" w:cs="Arial"/>
            <w:sz w:val="28"/>
            <w:szCs w:val="28"/>
          </w:rPr>
          <w:delText xml:space="preserve">no recurso</w:delText>
        </w:r>
        <w:r>
          <w:rPr>
            <w:rFonts w:ascii="Arial" w:hAnsi="Arial" w:cs="Arial"/>
            <w:sz w:val="28"/>
            <w:szCs w:val="28"/>
          </w:rPr>
          <w:delText xml:space="preserve"> </w:delText>
        </w:r>
        <w:r>
          <w:rPr>
            <w:rFonts w:ascii="Arial" w:hAnsi="Arial" w:cs="Arial"/>
            <w:sz w:val="28"/>
            <w:szCs w:val="28"/>
          </w:rPr>
          <w:delText xml:space="preserve">é incompatível</w:delText>
        </w:r>
        <w:r>
          <w:rPr>
            <w:rFonts w:ascii="Arial" w:hAnsi="Arial" w:cs="Arial"/>
            <w:sz w:val="28"/>
            <w:szCs w:val="28"/>
          </w:rPr>
          <w:delText xml:space="preserve"> com </w:delText>
        </w:r>
        <w:r>
          <w:rPr>
            <w:rFonts w:ascii="Arial" w:hAnsi="Arial" w:cs="Arial"/>
            <w:sz w:val="28"/>
            <w:szCs w:val="28"/>
          </w:rPr>
          <w:delText xml:space="preserve">o recolhimento do preparo</w:delText>
        </w:r>
      </w:del>
      <w:ins w:id="1121" w:author="Assessor GDSXSR" w:date="2026-10-31T19:47:12Z">
        <w:r>
          <w:rPr>
            <w:rFonts w:ascii="Arial" w:hAnsi="Arial" w:cs="Arial"/>
            <w:color w:val="808080"/>
            <w:sz w:val="28"/>
            <w:szCs w:val="28"/>
          </w:rPr>
          <w:t xml:space="preserve">prejudicado</w:t>
        </w:r>
      </w:ins>
      <w:r>
        <w:rPr>
          <w:rFonts w:ascii="Arial" w:hAnsi="Arial" w:cs="Arial"/>
          <w:sz w:val="28"/>
          <w:szCs w:val="28"/>
        </w:rPr>
        <w:t xml:space="preserve">; </w:t>
      </w:r>
      <w:r>
        <w:rPr>
          <w:rFonts w:ascii="Arial" w:hAnsi="Arial" w:cs="Arial"/>
          <w:sz w:val="28"/>
          <w:szCs w:val="28"/>
        </w:rPr>
        <w:t xml:space="preserve">(ii)</w:t>
      </w:r>
      <w:del w:id="1122" w:author="Assessor GDSXSR" w:date="2026-10-31T19:47:12Z">
        <w:r>
          <w:rPr>
            <w:rFonts w:ascii="Arial" w:hAnsi="Arial" w:cs="Arial"/>
            <w:sz w:val="28"/>
            <w:szCs w:val="28"/>
          </w:rPr>
          <w:delText xml:space="preserve"> </w:delText>
        </w:r>
        <w:r>
          <w:rPr>
            <w:rFonts w:ascii="Arial" w:hAnsi="Arial" w:cs="Arial"/>
            <w:sz w:val="28"/>
            <w:szCs w:val="28"/>
          </w:rPr>
          <w:delText xml:space="preserve">saber</w:delText>
        </w:r>
      </w:del>
      <w:r>
        <w:rPr>
          <w:rFonts w:ascii="Arial" w:hAnsi="Arial" w:cs="Arial"/>
          <w:sz w:val="28"/>
          <w:szCs w:val="28"/>
        </w:rPr>
        <w:t xml:space="preserve"> se a sentença </w:t>
      </w:r>
      <w:del w:id="1123" w:author="Assessor GDSXSR" w:date="2026-10-31T19:47:12Z">
        <w:r>
          <w:rPr>
            <w:rFonts w:ascii="Arial" w:hAnsi="Arial" w:cs="Arial"/>
            <w:sz w:val="28"/>
            <w:szCs w:val="28"/>
          </w:rPr>
          <w:delText xml:space="preserve">padece</w:delText>
        </w:r>
      </w:del>
      <w:ins w:id="1124" w:author="Assessor GDSXSR" w:date="2026-10-31T19:47:12Z">
        <w:r>
          <w:rPr>
            <w:rFonts w:ascii="Arial" w:hAnsi="Arial" w:cs="Arial"/>
            <w:color w:val="808080"/>
            <w:sz w:val="28"/>
            <w:szCs w:val="28"/>
          </w:rPr>
          <w:t xml:space="preserve">é</w:t>
        </w:r>
      </w:ins>
      <w:r>
        <w:rPr>
          <w:rFonts w:ascii="Arial" w:hAnsi="Arial" w:cs="Arial"/>
          <w:sz w:val="28"/>
          <w:szCs w:val="28"/>
        </w:rPr>
        <w:t xml:space="preserve"> </w:t>
      </w:r>
      <w:del w:id="1125" w:author="Assessor GDSXSR" w:date="2026-10-31T19:47:12Z">
        <w:r>
          <w:rPr>
            <w:rFonts w:ascii="Arial" w:hAnsi="Arial" w:cs="Arial"/>
            <w:sz w:val="28"/>
            <w:szCs w:val="28"/>
          </w:rPr>
          <w:delText xml:space="preserve">de nulidade</w:delText>
        </w:r>
      </w:del>
      <w:ins w:id="1126" w:author="Assessor GDSXSR" w:date="2026-10-31T19:47:12Z">
        <w:r>
          <w:rPr>
            <w:rFonts w:ascii="Arial" w:hAnsi="Arial" w:cs="Arial"/>
            <w:color w:val="808080"/>
            <w:sz w:val="28"/>
            <w:szCs w:val="28"/>
          </w:rPr>
          <w:t xml:space="preserve">nula</w:t>
        </w:r>
      </w:ins>
      <w:r>
        <w:rPr>
          <w:rFonts w:ascii="Arial" w:hAnsi="Arial" w:cs="Arial"/>
          <w:sz w:val="28"/>
          <w:szCs w:val="28"/>
        </w:rPr>
        <w:t xml:space="preserve"> por </w:t>
      </w:r>
      <w:del w:id="1127" w:author="Assessor GDSXSR" w:date="2026-10-31T19:47:12Z">
        <w:r>
          <w:rPr>
            <w:rFonts w:ascii="Arial" w:hAnsi="Arial" w:cs="Arial"/>
            <w:sz w:val="28"/>
            <w:szCs w:val="28"/>
          </w:rPr>
          <w:delText xml:space="preserve">deficiência</w:delText>
        </w:r>
      </w:del>
      <w:ins w:id="1128" w:author="Assessor GDSXSR" w:date="2026-10-31T19:47:12Z">
        <w:r>
          <w:rPr>
            <w:rFonts w:ascii="Arial" w:hAnsi="Arial" w:cs="Arial"/>
            <w:color w:val="808080"/>
            <w:sz w:val="28"/>
            <w:szCs w:val="28"/>
          </w:rPr>
          <w:t xml:space="preserve">falta</w:t>
        </w:r>
      </w:ins>
      <w:r>
        <w:rPr>
          <w:rFonts w:ascii="Arial" w:hAnsi="Arial" w:cs="Arial"/>
          <w:sz w:val="28"/>
          <w:szCs w:val="28"/>
        </w:rPr>
        <w:t xml:space="preserve"> de fundamentação; </w:t>
      </w:r>
      <w:r>
        <w:rPr>
          <w:rFonts w:ascii="Arial" w:hAnsi="Arial" w:cs="Arial"/>
          <w:sz w:val="28"/>
          <w:szCs w:val="28"/>
        </w:rPr>
        <w:t xml:space="preserve">(ii</w:t>
      </w:r>
      <w:r>
        <w:rPr>
          <w:rFonts w:ascii="Arial" w:hAnsi="Arial" w:cs="Arial"/>
          <w:sz w:val="28"/>
          <w:szCs w:val="28"/>
        </w:rPr>
        <w:t xml:space="preserve">i</w:t>
      </w:r>
      <w:r>
        <w:rPr>
          <w:rFonts w:ascii="Arial" w:hAnsi="Arial" w:cs="Arial"/>
          <w:sz w:val="28"/>
          <w:szCs w:val="28"/>
        </w:rPr>
        <w:t xml:space="preserve">) </w:t>
      </w:r>
      <w:del w:id="1129" w:author="Assessor GDSXSR" w:date="2026-10-31T19:47:12Z">
        <w:r>
          <w:rPr>
            <w:rFonts w:ascii="Arial" w:hAnsi="Arial" w:cs="Arial"/>
            <w:sz w:val="28"/>
            <w:szCs w:val="28"/>
          </w:rPr>
          <w:delText xml:space="preserve">estabelece</w:delText>
        </w:r>
        <w:r>
          <w:rPr>
            <w:rFonts w:ascii="Arial" w:hAnsi="Arial" w:cs="Arial"/>
            <w:sz w:val="28"/>
            <w:szCs w:val="28"/>
          </w:rPr>
          <w:delText xml:space="preserve">r </w:delText>
        </w:r>
      </w:del>
      <w:r>
        <w:rPr>
          <w:rFonts w:ascii="Arial" w:hAnsi="Arial" w:cs="Arial"/>
          <w:sz w:val="28"/>
          <w:szCs w:val="28"/>
        </w:rPr>
        <w:t xml:space="preserve">se a regularização</w:t>
      </w:r>
      <w:ins w:id="1130" w:author="Assessor GDSXSR" w:date="2026-10-31T19:47:12Z">
        <w:r>
          <w:rPr>
            <w:rFonts w:ascii="Arial" w:hAnsi="Arial" w:cs="Arial"/>
            <w:color w:val="808080"/>
            <w:sz w:val="28"/>
            <w:szCs w:val="28"/>
          </w:rPr>
          <w:t xml:space="preserve"> tardia</w:t>
        </w:r>
      </w:ins>
      <w:r>
        <w:rPr>
          <w:rFonts w:ascii="Arial" w:hAnsi="Arial" w:cs="Arial"/>
          <w:sz w:val="28"/>
          <w:szCs w:val="28"/>
        </w:rPr>
        <w:t xml:space="preserve"> da representação processual da autora</w:t>
      </w:r>
      <w:del w:id="1131" w:author="Assessor GDSXSR" w:date="2026-10-31T19:47:12Z">
        <w:r>
          <w:rPr>
            <w:rFonts w:ascii="Arial" w:hAnsi="Arial" w:cs="Arial"/>
            <w:sz w:val="28"/>
            <w:szCs w:val="28"/>
          </w:rPr>
          <w:delText xml:space="preserve"> após o prazo concedido pelo juízo</w:delText>
        </w:r>
      </w:del>
      <w:r>
        <w:rPr>
          <w:rFonts w:ascii="Arial" w:hAnsi="Arial" w:cs="Arial"/>
          <w:sz w:val="28"/>
          <w:szCs w:val="28"/>
        </w:rPr>
        <w:t xml:space="preserve">,</w:t>
      </w:r>
      <w:del w:id="1132" w:author="Assessor GDSXSR" w:date="2026-10-31T19:47:12Z">
        <w:r>
          <w:rPr>
            <w:rFonts w:ascii="Arial" w:hAnsi="Arial" w:cs="Arial"/>
            <w:sz w:val="28"/>
            <w:szCs w:val="28"/>
          </w:rPr>
          <w:delText xml:space="preserve"> mas</w:delText>
        </w:r>
      </w:del>
      <w:r>
        <w:rPr>
          <w:rFonts w:ascii="Arial" w:hAnsi="Arial" w:cs="Arial"/>
          <w:sz w:val="28"/>
          <w:szCs w:val="28"/>
        </w:rPr>
        <w:t xml:space="preserve"> antes da sentença, </w:t>
      </w:r>
      <w:del w:id="1133" w:author="Assessor GDSXSR" w:date="2026-10-31T19:47:12Z">
        <w:r>
          <w:rPr>
            <w:rFonts w:ascii="Arial" w:hAnsi="Arial" w:cs="Arial"/>
            <w:sz w:val="28"/>
            <w:szCs w:val="28"/>
          </w:rPr>
          <w:delText xml:space="preserve">valida</w:delText>
        </w:r>
      </w:del>
      <w:ins w:id="1134" w:author="Assessor GDSXSR" w:date="2026-10-31T19:47:12Z">
        <w:r>
          <w:rPr>
            <w:rFonts w:ascii="Arial" w:hAnsi="Arial" w:cs="Arial"/>
            <w:color w:val="808080"/>
            <w:sz w:val="28"/>
            <w:szCs w:val="28"/>
          </w:rPr>
          <w:t xml:space="preserve">convalida</w:t>
        </w:r>
      </w:ins>
      <w:r>
        <w:rPr>
          <w:rFonts w:ascii="Arial" w:hAnsi="Arial" w:cs="Arial"/>
          <w:sz w:val="28"/>
          <w:szCs w:val="28"/>
        </w:rPr>
        <w:t xml:space="preserve"> os atos</w:t>
      </w:r>
      <w:del w:id="1135" w:author="Assessor GDSXSR" w:date="2026-10-31T19:47:12Z">
        <w:r>
          <w:rPr>
            <w:rFonts w:ascii="Arial" w:hAnsi="Arial" w:cs="Arial"/>
            <w:sz w:val="28"/>
            <w:szCs w:val="28"/>
          </w:rPr>
          <w:delText xml:space="preserve"> processuais</w:delText>
        </w:r>
      </w:del>
      <w:r>
        <w:rPr>
          <w:rFonts w:ascii="Arial" w:hAnsi="Arial" w:cs="Arial"/>
          <w:sz w:val="28"/>
          <w:szCs w:val="28"/>
        </w:rPr>
        <w:t xml:space="preserve"> anteriores; (i</w:t>
      </w:r>
      <w:r>
        <w:rPr>
          <w:rFonts w:ascii="Arial" w:hAnsi="Arial" w:cs="Arial"/>
          <w:sz w:val="28"/>
          <w:szCs w:val="28"/>
        </w:rPr>
        <w:t xml:space="preserve">v</w:t>
      </w:r>
      <w:r>
        <w:rPr>
          <w:rFonts w:ascii="Arial" w:hAnsi="Arial" w:cs="Arial"/>
          <w:sz w:val="28"/>
          <w:szCs w:val="28"/>
        </w:rPr>
        <w:t xml:space="preserve">) </w:t>
      </w:r>
      <w:del w:id="1136" w:author="Assessor GDSXSR" w:date="2026-10-31T19:47:12Z">
        <w:r>
          <w:rPr>
            <w:rFonts w:ascii="Arial" w:hAnsi="Arial" w:cs="Arial"/>
            <w:sz w:val="28"/>
            <w:szCs w:val="28"/>
          </w:rPr>
          <w:delText xml:space="preserve">analisar</w:delText>
        </w:r>
      </w:del>
      <w:ins w:id="1137" w:author="Assessor GDSXSR" w:date="2026-10-31T19:47:12Z">
        <w:r>
          <w:rPr>
            <w:rFonts w:ascii="Arial" w:hAnsi="Arial" w:cs="Arial"/>
            <w:color w:val="808080"/>
            <w:sz w:val="28"/>
            <w:szCs w:val="28"/>
          </w:rPr>
          <w:t xml:space="preserve">se</w:t>
        </w:r>
      </w:ins>
      <w:r>
        <w:rPr>
          <w:rFonts w:ascii="Arial" w:hAnsi="Arial" w:cs="Arial"/>
          <w:sz w:val="28"/>
          <w:szCs w:val="28"/>
        </w:rPr>
        <w:t xml:space="preserve"> </w:t>
      </w:r>
      <w:del w:id="1138" w:author="Assessor GDSXSR" w:date="2026-10-31T19:47:12Z">
        <w:r>
          <w:rPr>
            <w:rFonts w:ascii="Arial" w:hAnsi="Arial" w:cs="Arial"/>
            <w:sz w:val="28"/>
            <w:szCs w:val="28"/>
          </w:rPr>
          <w:delText xml:space="preserve">se</w:delText>
        </w:r>
      </w:del>
      <w:ins w:id="1139" w:author="Assessor GDSXSR" w:date="2026-10-31T19:47:12Z">
        <w:r>
          <w:rPr>
            <w:rFonts w:ascii="Arial" w:hAnsi="Arial" w:cs="Arial"/>
            <w:color w:val="808080"/>
            <w:sz w:val="28"/>
            <w:szCs w:val="28"/>
          </w:rPr>
          <w:t xml:space="preserve">a</w:t>
        </w:r>
      </w:ins>
      <w:r>
        <w:rPr>
          <w:rFonts w:ascii="Arial" w:hAnsi="Arial" w:cs="Arial"/>
          <w:sz w:val="28"/>
          <w:szCs w:val="28"/>
        </w:rPr>
        <w:t xml:space="preserve"> nota fiscal </w:t>
      </w:r>
      <w:del w:id="1140" w:author="Assessor GDSXSR" w:date="2026-10-31T19:47:12Z">
        <w:r>
          <w:rPr>
            <w:rFonts w:ascii="Arial" w:hAnsi="Arial" w:cs="Arial"/>
            <w:sz w:val="28"/>
            <w:szCs w:val="28"/>
          </w:rPr>
          <w:delText xml:space="preserve">emitida unilateralmente</w:delText>
        </w:r>
      </w:del>
      <w:ins w:id="1141" w:author="Assessor GDSXSR" w:date="2026-10-31T19:47:12Z">
        <w:r>
          <w:rPr>
            <w:rFonts w:ascii="Arial" w:hAnsi="Arial" w:cs="Arial"/>
            <w:color w:val="808080"/>
            <w:sz w:val="28"/>
            <w:szCs w:val="28"/>
          </w:rPr>
          <w:t xml:space="preserve">unilateral</w:t>
        </w:r>
      </w:ins>
      <w:r>
        <w:rPr>
          <w:rFonts w:ascii="Arial" w:hAnsi="Arial" w:cs="Arial"/>
          <w:sz w:val="28"/>
          <w:szCs w:val="28"/>
        </w:rPr>
        <w:t xml:space="preserve">, sem comprovante de entrega</w:t>
      </w:r>
      <w:del w:id="1142" w:author="Assessor GDSXSR" w:date="2026-10-31T19:47:12Z">
        <w:r>
          <w:rPr>
            <w:rFonts w:ascii="Arial" w:hAnsi="Arial" w:cs="Arial"/>
            <w:sz w:val="28"/>
            <w:szCs w:val="28"/>
          </w:rPr>
          <w:delText xml:space="preserve"> ou elemento externo confirmatório</w:delText>
        </w:r>
      </w:del>
      <w:r>
        <w:rPr>
          <w:rFonts w:ascii="Arial" w:hAnsi="Arial" w:cs="Arial"/>
          <w:sz w:val="28"/>
          <w:szCs w:val="28"/>
        </w:rPr>
        <w:t xml:space="preserve">, </w:t>
      </w:r>
      <w:del w:id="1143" w:author="Assessor GDSXSR" w:date="2026-10-31T19:47:12Z">
        <w:r>
          <w:rPr>
            <w:rFonts w:ascii="Arial" w:hAnsi="Arial" w:cs="Arial"/>
            <w:sz w:val="28"/>
            <w:szCs w:val="28"/>
          </w:rPr>
          <w:delText xml:space="preserve">comprova</w:delText>
        </w:r>
      </w:del>
      <w:ins w:id="1144" w:author="Assessor GDSXSR" w:date="2026-10-31T19:47:12Z">
        <w:r>
          <w:rPr>
            <w:rFonts w:ascii="Arial" w:hAnsi="Arial" w:cs="Arial"/>
            <w:color w:val="808080"/>
            <w:sz w:val="28"/>
            <w:szCs w:val="28"/>
          </w:rPr>
          <w:t xml:space="preserve">prova</w:t>
        </w:r>
      </w:ins>
      <w:r>
        <w:rPr>
          <w:rFonts w:ascii="Arial" w:hAnsi="Arial" w:cs="Arial"/>
          <w:sz w:val="28"/>
          <w:szCs w:val="28"/>
        </w:rPr>
        <w:t xml:space="preserve"> a contratação e o fornecimento</w:t>
      </w:r>
      <w:del w:id="1145" w:author="Assessor GDSXSR" w:date="2026-10-31T19:47:12Z">
        <w:r>
          <w:rPr>
            <w:rFonts w:ascii="Arial" w:hAnsi="Arial" w:cs="Arial"/>
            <w:sz w:val="28"/>
            <w:szCs w:val="28"/>
          </w:rPr>
          <w:delText xml:space="preserve"> das mercadorias</w:delText>
        </w:r>
      </w:del>
      <w:r>
        <w:rPr>
          <w:rFonts w:ascii="Arial" w:hAnsi="Arial" w:cs="Arial"/>
          <w:sz w:val="28"/>
          <w:szCs w:val="28"/>
        </w:rPr>
        <w:t xml:space="preserve">; e (</w:t>
      </w:r>
      <w:r>
        <w:rPr>
          <w:rFonts w:ascii="Arial" w:hAnsi="Arial" w:cs="Arial"/>
          <w:sz w:val="28"/>
          <w:szCs w:val="28"/>
        </w:rPr>
        <w:t xml:space="preserve">v</w:t>
      </w:r>
      <w:r>
        <w:rPr>
          <w:rFonts w:ascii="Arial" w:hAnsi="Arial" w:cs="Arial"/>
          <w:sz w:val="28"/>
          <w:szCs w:val="28"/>
        </w:rPr>
        <w:t xml:space="preserve">) </w:t>
      </w:r>
      <w:del w:id="1146" w:author="Assessor GDSXSR" w:date="2026-10-31T19:47:12Z">
        <w:r>
          <w:rPr>
            <w:rFonts w:ascii="Arial" w:hAnsi="Arial" w:cs="Arial"/>
            <w:sz w:val="28"/>
            <w:szCs w:val="28"/>
          </w:rPr>
          <w:delText xml:space="preserve">definir </w:delText>
        </w:r>
      </w:del>
      <w:r>
        <w:rPr>
          <w:rFonts w:ascii="Arial" w:hAnsi="Arial" w:cs="Arial"/>
          <w:sz w:val="28"/>
          <w:szCs w:val="28"/>
        </w:rPr>
        <w:t xml:space="preserve">se</w:t>
      </w:r>
      <w:r>
        <w:rPr>
          <w:rFonts w:ascii="Arial" w:hAnsi="Arial" w:cs="Arial"/>
          <w:sz w:val="28"/>
          <w:szCs w:val="28"/>
        </w:rPr>
        <w:t xml:space="preserve">, </w:t>
      </w:r>
      <w:del w:id="1147" w:author="Assessor GDSXSR" w:date="2026-10-31T19:47:12Z">
        <w:r>
          <w:rPr>
            <w:rFonts w:ascii="Arial" w:hAnsi="Arial" w:cs="Arial"/>
            <w:sz w:val="28"/>
            <w:szCs w:val="28"/>
          </w:rPr>
          <w:delText xml:space="preserve">afastada</w:delText>
        </w:r>
      </w:del>
      <w:ins w:id="1148" w:author="Assessor GDSXSR" w:date="2026-10-31T19:47:12Z">
        <w:r>
          <w:rPr>
            <w:rFonts w:ascii="Arial" w:hAnsi="Arial" w:cs="Arial"/>
            <w:color w:val="808080"/>
            <w:sz w:val="28"/>
            <w:szCs w:val="28"/>
          </w:rPr>
          <w:t xml:space="preserve">afastado</w:t>
        </w:r>
      </w:ins>
      <w:r>
        <w:rPr>
          <w:rFonts w:ascii="Arial" w:hAnsi="Arial" w:cs="Arial"/>
          <w:sz w:val="28"/>
          <w:szCs w:val="28"/>
        </w:rPr>
        <w:t xml:space="preserve"> </w:t>
      </w:r>
      <w:del w:id="1149" w:author="Assessor GDSXSR" w:date="2026-10-31T19:47:12Z">
        <w:r>
          <w:rPr>
            <w:rFonts w:ascii="Arial" w:hAnsi="Arial" w:cs="Arial"/>
            <w:sz w:val="28"/>
            <w:szCs w:val="28"/>
          </w:rPr>
          <w:delText xml:space="preserve">a existência do</w:delText>
        </w:r>
      </w:del>
      <w:ins w:id="1150" w:author="Assessor GDSXSR" w:date="2026-10-31T19:47:12Z">
        <w:r>
          <w:rPr>
            <w:rFonts w:ascii="Arial" w:hAnsi="Arial" w:cs="Arial"/>
            <w:color w:val="808080"/>
            <w:sz w:val="28"/>
            <w:szCs w:val="28"/>
          </w:rPr>
          <w:t xml:space="preserve">o</w:t>
        </w:r>
      </w:ins>
      <w:r>
        <w:rPr>
          <w:rFonts w:ascii="Arial" w:hAnsi="Arial" w:cs="Arial"/>
          <w:sz w:val="28"/>
          <w:szCs w:val="28"/>
        </w:rPr>
        <w:t xml:space="preserve"> crédito, subsiste </w:t>
      </w:r>
      <w:ins w:id="1151" w:author="Assessor GDSXSR" w:date="2026-10-31T19:47:12Z">
        <w:r>
          <w:rPr>
            <w:rFonts w:ascii="Arial" w:hAnsi="Arial" w:cs="Arial"/>
            <w:color w:val="808080"/>
            <w:sz w:val="28"/>
            <w:szCs w:val="28"/>
          </w:rPr>
          <w:t xml:space="preserve">a </w:t>
        </w:r>
      </w:ins>
      <w:r>
        <w:rPr>
          <w:rFonts w:ascii="Arial" w:hAnsi="Arial" w:cs="Arial"/>
          <w:sz w:val="28"/>
          <w:szCs w:val="28"/>
        </w:rPr>
        <w:t xml:space="preserve">questão </w:t>
      </w:r>
      <w:del w:id="1152" w:author="Assessor GDSXSR" w:date="2026-10-31T19:47:12Z">
        <w:r>
          <w:rPr>
            <w:rFonts w:ascii="Arial" w:hAnsi="Arial" w:cs="Arial"/>
            <w:sz w:val="28"/>
            <w:szCs w:val="28"/>
          </w:rPr>
          <w:delText xml:space="preserve">relativa à</w:delText>
        </w:r>
      </w:del>
      <w:ins w:id="1153" w:author="Assessor GDSXSR" w:date="2026-10-31T19:47:12Z">
        <w:r>
          <w:rPr>
            <w:rFonts w:ascii="Arial" w:hAnsi="Arial" w:cs="Arial"/>
            <w:color w:val="808080"/>
            <w:sz w:val="28"/>
            <w:szCs w:val="28"/>
          </w:rPr>
          <w:t xml:space="preserve">sobre</w:t>
        </w:r>
      </w:ins>
      <w:r>
        <w:rPr>
          <w:rFonts w:ascii="Arial" w:hAnsi="Arial" w:cs="Arial"/>
          <w:sz w:val="28"/>
          <w:szCs w:val="28"/>
        </w:rPr>
        <w:t xml:space="preserve"> sua natureza concursal.</w:t>
      </w:r>
    </w:p>
    <w:p w14:paraId="514DEA23"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11CE0DB2" w14:textId="5D51C57D" w:rsidR="00D24939" w:rsidRPr="006415EE" w:rsidRDefault="00511630" w:rsidP="00886ABA">
      <w:pPr>
        <w:pStyle w:val="ListParagraph"/>
        <w:spacing w:after="0" w:line="360" w:lineRule="auto"/>
        <w:ind w:left="0"/>
        <w:jc w:val="both"/>
        <w:rPr>
          <w:rFonts w:ascii="Arial" w:hAnsi="Arial" w:cs="Arial"/>
          <w:sz w:val="28"/>
          <w:szCs w:val="28"/>
        </w:rPr>
      </w:pPr>
      <w:r w:rsidRPr="006415EE">
        <w:rPr>
          <w:rFonts w:ascii="Arial" w:hAnsi="Arial" w:cs="Arial"/>
          <w:sz w:val="28"/>
          <w:szCs w:val="28"/>
        </w:rPr>
        <w:t>5</w:t>
      </w:r>
      <w:r w:rsidR="00886ABA" w:rsidRPr="006415EE">
        <w:rPr>
          <w:rFonts w:ascii="Arial" w:hAnsi="Arial" w:cs="Arial"/>
          <w:sz w:val="28"/>
          <w:szCs w:val="28"/>
        </w:rPr>
        <w:t>.</w:t>
      </w:r>
      <w:r w:rsidR="000E7613" w:rsidRPr="006415EE">
        <w:rPr>
          <w:rFonts w:ascii="Arial" w:hAnsi="Arial" w:cs="Arial"/>
          <w:sz w:val="28"/>
          <w:szCs w:val="28"/>
        </w:rPr>
        <w:t xml:space="preserve"> </w:t>
      </w:r>
      <w:r w:rsidR="00206F68" w:rsidRPr="006415EE">
        <w:rPr>
          <w:rFonts w:ascii="Arial" w:hAnsi="Arial" w:cs="Arial"/>
          <w:sz w:val="28"/>
          <w:szCs w:val="28"/>
        </w:rPr>
        <w:t>Não há nulidade da sentença quando o julgador aprecia os argumentos capazes de infirmar a conclusão adotada</w:t>
      </w:r>
      <w:r w:rsidR="006415EE">
        <w:rPr>
          <w:rFonts w:ascii="Arial" w:hAnsi="Arial" w:cs="Arial"/>
          <w:sz w:val="28"/>
          <w:szCs w:val="28"/>
        </w:rPr>
        <w:t>.</w:t>
      </w:r>
    </w:p>
    <w:p w14:paraId="608C9703" w14:textId="7BB7C4D7" w:rsidR="0067791B" w:rsidRPr="009F6A63" w:rsidRDefault="006415EE" w:rsidP="00886ABA">
      <w:pPr>
        <w:pStyle w:val="ListParagraph"/>
        <w:spacing w:after="0" w:line="360" w:lineRule="auto"/>
        <w:ind w:left="0"/>
        <w:jc w:val="both"/>
        <w:rPr>
          <w:rFonts w:ascii="Arial" w:hAnsi="Arial" w:cs="Arial"/>
          <w:sz w:val="28"/>
          <w:szCs w:val="28"/>
        </w:rPr>
      </w:pPr>
      <w:commentRangeStart w:id="5"/>
      <w:r>
        <w:rPr>
          <w:rFonts w:ascii="Arial" w:hAnsi="Arial" w:cs="Arial"/>
          <w:sz w:val="28"/>
          <w:szCs w:val="28"/>
        </w:rPr>
        <w:t xml:space="preserve">6. </w:t>
      </w:r>
      <w:del w:id="1154" w:author="Assessor GDSXSR" w:date="2026-10-31T19:47:12Z">
        <w:r>
          <w:rPr>
            <w:rFonts w:ascii="Arial" w:hAnsi="Arial" w:cs="Arial"/>
            <w:sz w:val="28"/>
            <w:szCs w:val="28"/>
          </w:rPr>
          <w:delText xml:space="preserve">A</w:delText>
        </w:r>
      </w:del>
      <w:ins w:id="1155" w:author="Assessor GDSXSR" w:date="2026-10-31T19:47:12Z">
        <w:r>
          <w:rPr>
            <w:rFonts w:ascii="Arial" w:hAnsi="Arial" w:cs="Arial"/>
            <w:color w:val="808080"/>
            <w:sz w:val="28"/>
            <w:szCs w:val="28"/>
          </w:rPr>
          <w:t xml:space="preserve">Fica</w:t>
        </w:r>
      </w:ins>
      <w:r>
        <w:rPr>
          <w:rFonts w:ascii="Arial" w:hAnsi="Arial" w:cs="Arial"/>
          <w:sz w:val="28"/>
          <w:szCs w:val="28"/>
        </w:rPr>
        <w:t xml:space="preserve"> </w:t>
      </w:r>
      <w:del w:id="1156" w:author="Assessor GDSXSR" w:date="2026-10-31T19:47:12Z">
        <w:r>
          <w:rPr>
            <w:rFonts w:ascii="Arial" w:hAnsi="Arial" w:cs="Arial"/>
            <w:sz w:val="28"/>
            <w:szCs w:val="28"/>
          </w:rPr>
          <w:delText xml:space="preserve">concessão da</w:delText>
        </w:r>
        <w:r>
          <w:rPr>
            <w:rFonts w:ascii="Arial" w:hAnsi="Arial" w:cs="Arial"/>
            <w:sz w:val="28"/>
            <w:szCs w:val="28"/>
          </w:rPr>
          <w:delText xml:space="preserve"> gratuidade </w:delText>
        </w:r>
        <w:r>
          <w:rPr>
            <w:rFonts w:ascii="Arial" w:hAnsi="Arial" w:cs="Arial"/>
            <w:sz w:val="28"/>
            <w:szCs w:val="28"/>
          </w:rPr>
          <w:delText xml:space="preserve">é incompatível com </w:delText>
        </w:r>
        <w:r>
          <w:rPr>
            <w:rFonts w:ascii="Arial" w:hAnsi="Arial" w:cs="Arial"/>
            <w:sz w:val="28"/>
            <w:szCs w:val="28"/>
          </w:rPr>
          <w:delText xml:space="preserve">recolhimento integral do preparo</w:delText>
        </w:r>
        <w:r>
          <w:rPr>
            <w:rFonts w:ascii="Arial" w:hAnsi="Arial" w:cs="Arial"/>
            <w:sz w:val="28"/>
            <w:szCs w:val="28"/>
          </w:rPr>
          <w:delText xml:space="preserve">, restando</w:delText>
        </w:r>
      </w:del>
      <w:ins w:id="1157" w:author="Assessor GDSXSR" w:date="2026-10-31T19:47:12Z">
        <w:r>
          <w:rPr>
            <w:rFonts w:ascii="Arial" w:hAnsi="Arial" w:cs="Arial"/>
            <w:color w:val="808080"/>
            <w:sz w:val="28"/>
            <w:szCs w:val="28"/>
          </w:rPr>
          <w:t xml:space="preserve">prejudicado</w:t>
        </w:r>
      </w:ins>
      <w:r>
        <w:rPr>
          <w:rFonts w:ascii="Arial" w:hAnsi="Arial" w:cs="Arial"/>
          <w:sz w:val="28"/>
          <w:szCs w:val="28"/>
        </w:rPr>
        <w:t xml:space="preserve"> o pedido </w:t>
      </w:r>
      <w:del w:id="1158" w:author="Assessor GDSXSR" w:date="2026-10-31T19:47:12Z">
        <w:r>
          <w:rPr>
            <w:rFonts w:ascii="Arial" w:hAnsi="Arial" w:cs="Arial"/>
            <w:sz w:val="28"/>
            <w:szCs w:val="28"/>
          </w:rPr>
          <w:delText xml:space="preserve">prejudicado</w:delText>
        </w:r>
      </w:del>
      <w:ins w:id="1159" w:author="Assessor GDSXSR" w:date="2026-10-31T19:47:12Z">
        <w:r>
          <w:rPr>
            <w:rFonts w:ascii="Arial" w:hAnsi="Arial" w:cs="Arial"/>
            <w:color w:val="808080"/>
            <w:sz w:val="28"/>
            <w:szCs w:val="28"/>
          </w:rPr>
          <w:t xml:space="preserve">de</w:t>
        </w:r>
      </w:ins>
      <w:r>
        <w:rPr>
          <w:rFonts w:ascii="Arial" w:hAnsi="Arial" w:cs="Arial"/>
          <w:sz w:val="28"/>
          <w:szCs w:val="28"/>
        </w:rPr>
        <w:t xml:space="preserve"> </w:t>
      </w:r>
      <w:del w:id="1160" w:author="Assessor GDSXSR" w:date="2026-10-31T19:47:12Z">
        <w:r>
          <w:rPr>
            <w:rFonts w:ascii="Arial" w:hAnsi="Arial" w:cs="Arial"/>
            <w:sz w:val="28"/>
            <w:szCs w:val="28"/>
          </w:rPr>
          <w:delText xml:space="preserve">formulado</w:delText>
        </w:r>
      </w:del>
      <w:ins w:id="1161" w:author="Assessor GDSXSR" w:date="2026-10-31T19:47:12Z">
        <w:r>
          <w:rPr>
            <w:rFonts w:ascii="Arial" w:hAnsi="Arial" w:cs="Arial"/>
            <w:color w:val="808080"/>
            <w:sz w:val="28"/>
            <w:szCs w:val="28"/>
          </w:rPr>
          <w:t xml:space="preserve">gratuidade</w:t>
        </w:r>
      </w:ins>
      <w:r>
        <w:rPr>
          <w:rFonts w:ascii="Arial" w:hAnsi="Arial" w:cs="Arial"/>
          <w:sz w:val="28"/>
          <w:szCs w:val="28"/>
        </w:rPr>
        <w:t xml:space="preserve"> </w:t>
      </w:r>
      <w:del w:id="1162" w:author="Assessor GDSXSR" w:date="2026-10-31T19:47:12Z">
        <w:r>
          <w:rPr>
            <w:rFonts w:ascii="Arial" w:hAnsi="Arial" w:cs="Arial"/>
            <w:sz w:val="28"/>
            <w:szCs w:val="28"/>
          </w:rPr>
          <w:delText xml:space="preserve">no</w:delText>
        </w:r>
      </w:del>
      <w:ins w:id="1163" w:author="Assessor GDSXSR" w:date="2026-10-31T19:47:12Z">
        <w:r>
          <w:rPr>
            <w:rFonts w:ascii="Arial" w:hAnsi="Arial" w:cs="Arial"/>
            <w:color w:val="808080"/>
            <w:sz w:val="28"/>
            <w:szCs w:val="28"/>
          </w:rPr>
          <w:t xml:space="preserve">da</w:t>
        </w:r>
      </w:ins>
      <w:r>
        <w:rPr>
          <w:rFonts w:ascii="Arial" w:hAnsi="Arial" w:cs="Arial"/>
          <w:sz w:val="28"/>
          <w:szCs w:val="28"/>
        </w:rPr>
        <w:t xml:space="preserve"> </w:t>
      </w:r>
      <w:del w:id="1164" w:author="Assessor GDSXSR" w:date="2026-10-31T19:47:12Z">
        <w:r>
          <w:rPr>
            <w:rFonts w:ascii="Arial" w:hAnsi="Arial" w:cs="Arial"/>
            <w:sz w:val="28"/>
            <w:szCs w:val="28"/>
          </w:rPr>
          <w:delText xml:space="preserve">recurso</w:delText>
        </w:r>
      </w:del>
      <w:ins w:id="1165" w:author="Assessor GDSXSR" w:date="2026-10-31T19:47:12Z">
        <w:r>
          <w:rPr>
            <w:rFonts w:ascii="Arial" w:hAnsi="Arial" w:cs="Arial"/>
            <w:color w:val="808080"/>
            <w:sz w:val="28"/>
            <w:szCs w:val="28"/>
          </w:rPr>
          <w:t xml:space="preserve">justiça quando a parte desiste dele e recolhe o preparo</w:t>
        </w:r>
      </w:ins>
      <w:r>
        <w:rPr>
          <w:rFonts w:ascii="Arial" w:hAnsi="Arial" w:cs="Arial"/>
          <w:sz w:val="28"/>
          <w:szCs w:val="28"/>
        </w:rPr>
        <w:t xml:space="preserve">.</w:t>
      </w:r>
      <w:commentRangeEnd w:id="5"/>
      <w:r>
        <w:rPr>
          <w:rStyle w:val="CommentReference"/>
        </w:rPr>
        <w:commentReference w:id="5"/>
      </w:r>
    </w:p>
    <w:p w14:paraId="351C336E" w14:textId="3DA50074" w:rsidR="00886ABA" w:rsidRDefault="00990584"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7</w:t>
      </w:r>
      <w:r>
        <w:rPr>
          <w:rFonts w:ascii="Arial" w:hAnsi="Arial" w:cs="Arial"/>
          <w:sz w:val="28"/>
          <w:szCs w:val="28"/>
        </w:rPr>
        <w:t xml:space="preserve">. </w:t>
      </w:r>
      <w:r>
        <w:rPr>
          <w:rFonts w:ascii="Arial" w:hAnsi="Arial" w:cs="Arial"/>
          <w:sz w:val="28"/>
          <w:szCs w:val="28"/>
        </w:rPr>
        <w:t xml:space="preserve">A irregularidade da representação processual </w:t>
      </w:r>
      <w:del w:id="1166" w:author="Assessor GDSXSR" w:date="2026-10-31T19:47:12Z">
        <w:r>
          <w:rPr>
            <w:rFonts w:ascii="Arial" w:hAnsi="Arial" w:cs="Arial"/>
            <w:sz w:val="28"/>
            <w:szCs w:val="28"/>
          </w:rPr>
          <w:delText xml:space="preserve">admite</w:delText>
        </w:r>
      </w:del>
      <w:ins w:id="1167" w:author="Assessor GDSXSR" w:date="2026-10-31T19:47:12Z">
        <w:r>
          <w:rPr>
            <w:rFonts w:ascii="Arial" w:hAnsi="Arial" w:cs="Arial"/>
            <w:color w:val="808080"/>
            <w:sz w:val="28"/>
            <w:szCs w:val="28"/>
          </w:rPr>
          <w:t xml:space="preserve">é</w:t>
        </w:r>
      </w:ins>
      <w:r>
        <w:rPr>
          <w:rFonts w:ascii="Arial" w:hAnsi="Arial" w:cs="Arial"/>
          <w:sz w:val="28"/>
          <w:szCs w:val="28"/>
        </w:rPr>
        <w:t xml:space="preserve"> </w:t>
      </w:r>
      <w:del w:id="1168" w:author="Assessor GDSXSR" w:date="2026-10-31T19:47:12Z">
        <w:r>
          <w:rPr>
            <w:rFonts w:ascii="Arial" w:hAnsi="Arial" w:cs="Arial"/>
            <w:sz w:val="28"/>
            <w:szCs w:val="28"/>
          </w:rPr>
          <w:delText xml:space="preserve">correção.</w:delText>
        </w:r>
      </w:del>
      <w:ins w:id="1169" w:author="Assessor GDSXSR" w:date="2026-10-31T19:47:12Z">
        <w:r>
          <w:rPr>
            <w:rFonts w:ascii="Arial" w:hAnsi="Arial" w:cs="Arial"/>
            <w:color w:val="808080"/>
            <w:sz w:val="28"/>
            <w:szCs w:val="28"/>
          </w:rPr>
          <w:t xml:space="preserve">sanável:</w:t>
        </w:r>
      </w:ins>
      <w:r>
        <w:rPr>
          <w:rFonts w:ascii="Arial" w:hAnsi="Arial" w:cs="Arial"/>
          <w:sz w:val="28"/>
          <w:szCs w:val="28"/>
        </w:rPr>
        <w:t xml:space="preserve"> </w:t>
      </w:r>
      <w:del w:id="1170" w:author="Assessor GDSXSR" w:date="2026-10-31T19:47:12Z">
        <w:r>
          <w:rPr>
            <w:rFonts w:ascii="Arial" w:hAnsi="Arial" w:cs="Arial"/>
            <w:sz w:val="28"/>
            <w:szCs w:val="28"/>
          </w:rPr>
          <w:delText xml:space="preserve">A juntada de</w:delText>
        </w:r>
      </w:del>
      <w:ins w:id="1171" w:author="Assessor GDSXSR" w:date="2026-10-31T19:47:12Z">
        <w:r>
          <w:rPr>
            <w:rFonts w:ascii="Arial" w:hAnsi="Arial" w:cs="Arial"/>
            <w:color w:val="808080"/>
            <w:sz w:val="28"/>
            <w:szCs w:val="28"/>
          </w:rPr>
          <w:t xml:space="preserve">a</w:t>
        </w:r>
      </w:ins>
      <w:r>
        <w:rPr>
          <w:rFonts w:ascii="Arial" w:hAnsi="Arial" w:cs="Arial"/>
          <w:sz w:val="28"/>
          <w:szCs w:val="28"/>
        </w:rPr>
        <w:t xml:space="preserve"> procuração válida</w:t>
      </w:r>
      <w:ins w:id="1172" w:author="Assessor GDSXSR" w:date="2026-10-31T19:47:12Z">
        <w:r>
          <w:rPr>
            <w:rFonts w:ascii="Arial" w:hAnsi="Arial" w:cs="Arial"/>
            <w:color w:val="808080"/>
            <w:sz w:val="28"/>
            <w:szCs w:val="28"/>
          </w:rPr>
          <w:t xml:space="preserve"> juntada</w:t>
        </w:r>
      </w:ins>
      <w:r>
        <w:rPr>
          <w:rFonts w:ascii="Arial" w:hAnsi="Arial" w:cs="Arial"/>
          <w:sz w:val="28"/>
          <w:szCs w:val="28"/>
        </w:rPr>
        <w:t xml:space="preserve"> antes da sentença ratifica os atos </w:t>
      </w:r>
      <w:del w:id="1173" w:author="Assessor GDSXSR" w:date="2026-10-31T19:47:12Z">
        <w:r>
          <w:rPr>
            <w:rFonts w:ascii="Arial" w:hAnsi="Arial" w:cs="Arial"/>
            <w:sz w:val="28"/>
            <w:szCs w:val="28"/>
          </w:rPr>
          <w:delText xml:space="preserve">processuais </w:delText>
        </w:r>
      </w:del>
      <w:r>
        <w:rPr>
          <w:rFonts w:ascii="Arial" w:hAnsi="Arial" w:cs="Arial"/>
          <w:sz w:val="28"/>
          <w:szCs w:val="28"/>
        </w:rPr>
        <w:t xml:space="preserve">anteriores</w:t>
      </w:r>
      <w:del w:id="1174" w:author="Assessor GDSXSR" w:date="2026-10-31T19:47:12Z">
        <w:r>
          <w:rPr>
            <w:rFonts w:ascii="Arial" w:hAnsi="Arial" w:cs="Arial"/>
            <w:sz w:val="28"/>
            <w:szCs w:val="28"/>
          </w:rPr>
          <w:delText xml:space="preserve"> quando confirma a intenção da parte de demandar e prosseguir no processo</w:delText>
        </w:r>
      </w:del>
      <w:r>
        <w:rPr>
          <w:rFonts w:ascii="Arial" w:hAnsi="Arial" w:cs="Arial"/>
          <w:sz w:val="28"/>
          <w:szCs w:val="28"/>
        </w:rPr>
        <w:t xml:space="preserve">, </w:t>
      </w:r>
      <w:del w:id="1175" w:author="Assessor GDSXSR" w:date="2026-10-31T19:47:12Z">
        <w:r>
          <w:rPr>
            <w:rFonts w:ascii="Arial" w:hAnsi="Arial" w:cs="Arial"/>
            <w:sz w:val="28"/>
            <w:szCs w:val="28"/>
          </w:rPr>
          <w:delText xml:space="preserve">desde que</w:delText>
        </w:r>
      </w:del>
      <w:ins w:id="1176" w:author="Assessor GDSXSR" w:date="2026-10-31T19:47:12Z">
        <w:r>
          <w:rPr>
            <w:rFonts w:ascii="Arial" w:hAnsi="Arial" w:cs="Arial"/>
            <w:color w:val="808080"/>
            <w:sz w:val="28"/>
            <w:szCs w:val="28"/>
          </w:rPr>
          <w:t xml:space="preserve">se</w:t>
        </w:r>
      </w:ins>
      <w:r>
        <w:rPr>
          <w:rFonts w:ascii="Arial" w:hAnsi="Arial" w:cs="Arial"/>
          <w:sz w:val="28"/>
          <w:szCs w:val="28"/>
        </w:rPr>
        <w:t xml:space="preserve"> não </w:t>
      </w:r>
      <w:del w:id="1177" w:author="Assessor GDSXSR" w:date="2026-10-31T19:47:12Z">
        <w:r>
          <w:rPr>
            <w:rFonts w:ascii="Arial" w:hAnsi="Arial" w:cs="Arial"/>
            <w:sz w:val="28"/>
            <w:szCs w:val="28"/>
          </w:rPr>
          <w:delText xml:space="preserve">haja</w:delText>
        </w:r>
      </w:del>
      <w:ins w:id="1178" w:author="Assessor GDSXSR" w:date="2026-10-31T19:47:12Z">
        <w:r>
          <w:rPr>
            <w:rFonts w:ascii="Arial" w:hAnsi="Arial" w:cs="Arial"/>
            <w:color w:val="808080"/>
            <w:sz w:val="28"/>
            <w:szCs w:val="28"/>
          </w:rPr>
          <w:t xml:space="preserve">há</w:t>
        </w:r>
      </w:ins>
      <w:r>
        <w:rPr>
          <w:rFonts w:ascii="Arial" w:hAnsi="Arial" w:cs="Arial"/>
          <w:sz w:val="28"/>
          <w:szCs w:val="28"/>
        </w:rPr>
        <w:t xml:space="preserve"> prejuízo à defesa.</w:t>
      </w:r>
    </w:p>
    <w:p w14:paraId="15EDE053" w14:textId="29436072" w:rsidR="00886ABA" w:rsidRDefault="00990584"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8</w:t>
      </w:r>
      <w:r>
        <w:rPr>
          <w:rFonts w:ascii="Arial" w:hAnsi="Arial" w:cs="Arial"/>
          <w:sz w:val="28"/>
          <w:szCs w:val="28"/>
        </w:rPr>
        <w:t xml:space="preserve">.</w:t>
      </w:r>
      <w:r>
        <w:t xml:space="preserve"> </w:t>
      </w:r>
      <w:r>
        <w:rPr>
          <w:rFonts w:ascii="Arial" w:hAnsi="Arial" w:cs="Arial"/>
          <w:sz w:val="28"/>
          <w:szCs w:val="28"/>
        </w:rPr>
        <w:t xml:space="preserve">A nota fiscal emitida unilateralmente pelo fornecedor, embora </w:t>
      </w:r>
      <w:del w:id="1179" w:author="Assessor GDSXSR" w:date="2026-10-31T19:47:12Z">
        <w:r>
          <w:rPr>
            <w:rFonts w:ascii="Arial" w:hAnsi="Arial" w:cs="Arial"/>
            <w:sz w:val="28"/>
            <w:szCs w:val="28"/>
          </w:rPr>
          <w:delText xml:space="preserve">constitua</w:delText>
        </w:r>
      </w:del>
      <w:ins w:id="1180" w:author="Assessor GDSXSR" w:date="2026-10-31T19:47:12Z">
        <w:r>
          <w:rPr>
            <w:rFonts w:ascii="Arial" w:hAnsi="Arial" w:cs="Arial"/>
            <w:color w:val="808080"/>
            <w:sz w:val="28"/>
            <w:szCs w:val="28"/>
          </w:rPr>
          <w:t xml:space="preserve">prove</w:t>
        </w:r>
      </w:ins>
      <w:r>
        <w:rPr>
          <w:rFonts w:ascii="Arial" w:hAnsi="Arial" w:cs="Arial"/>
          <w:sz w:val="28"/>
          <w:szCs w:val="28"/>
        </w:rPr>
        <w:t xml:space="preserve"> </w:t>
      </w:r>
      <w:del w:id="1181" w:author="Assessor GDSXSR" w:date="2026-10-31T19:47:12Z">
        <w:r>
          <w:rPr>
            <w:rFonts w:ascii="Arial" w:hAnsi="Arial" w:cs="Arial"/>
            <w:sz w:val="28"/>
            <w:szCs w:val="28"/>
          </w:rPr>
          <w:delText xml:space="preserve">elemento de prova da</w:delText>
        </w:r>
      </w:del>
      <w:ins w:id="1182" w:author="Assessor GDSXSR" w:date="2026-10-31T19:47:12Z">
        <w:r>
          <w:rPr>
            <w:rFonts w:ascii="Arial" w:hAnsi="Arial" w:cs="Arial"/>
            <w:color w:val="808080"/>
            <w:sz w:val="28"/>
            <w:szCs w:val="28"/>
          </w:rPr>
          <w:t xml:space="preserve">a</w:t>
        </w:r>
      </w:ins>
      <w:r>
        <w:rPr>
          <w:rFonts w:ascii="Arial" w:hAnsi="Arial" w:cs="Arial"/>
          <w:sz w:val="28"/>
          <w:szCs w:val="28"/>
        </w:rPr>
        <w:t xml:space="preserve"> operação </w:t>
      </w:r>
      <w:del w:id="1183" w:author="Assessor GDSXSR" w:date="2026-10-31T19:47:12Z">
        <w:r>
          <w:rPr>
            <w:rFonts w:ascii="Arial" w:hAnsi="Arial" w:cs="Arial"/>
            <w:sz w:val="28"/>
            <w:szCs w:val="28"/>
          </w:rPr>
          <w:delText xml:space="preserve">comercial</w:delText>
        </w:r>
      </w:del>
      <w:ins w:id="1184" w:author="Assessor GDSXSR" w:date="2026-10-31T19:47:12Z">
        <w:r>
          <w:rPr>
            <w:rFonts w:ascii="Arial" w:hAnsi="Arial" w:cs="Arial"/>
            <w:color w:val="808080"/>
            <w:sz w:val="28"/>
            <w:szCs w:val="28"/>
          </w:rPr>
          <w:t xml:space="preserve">registrada</w:t>
        </w:r>
      </w:ins>
      <w:r>
        <w:rPr>
          <w:rFonts w:ascii="Arial" w:hAnsi="Arial" w:cs="Arial"/>
          <w:sz w:val="28"/>
          <w:szCs w:val="28"/>
        </w:rPr>
        <w:t xml:space="preserve">, não comprova</w:t>
      </w:r>
      <w:del w:id="1185" w:author="Assessor GDSXSR" w:date="2026-10-31T19:47:12Z">
        <w:r>
          <w:rPr>
            <w:rFonts w:ascii="Arial" w:hAnsi="Arial" w:cs="Arial"/>
            <w:sz w:val="28"/>
            <w:szCs w:val="28"/>
          </w:rPr>
          <w:delText xml:space="preserve">, por si só,</w:delText>
        </w:r>
      </w:del>
      <w:r>
        <w:rPr>
          <w:rFonts w:ascii="Arial" w:hAnsi="Arial" w:cs="Arial"/>
          <w:sz w:val="28"/>
          <w:szCs w:val="28"/>
        </w:rPr>
        <w:t xml:space="preserve"> a contratação e a </w:t>
      </w:r>
      <w:del w:id="1186" w:author="Assessor GDSXSR" w:date="2026-10-31T19:47:12Z">
        <w:r>
          <w:rPr>
            <w:rFonts w:ascii="Arial" w:hAnsi="Arial" w:cs="Arial"/>
            <w:sz w:val="28"/>
            <w:szCs w:val="28"/>
          </w:rPr>
          <w:delText xml:space="preserve">efetiva </w:delText>
        </w:r>
      </w:del>
      <w:r>
        <w:rPr>
          <w:rFonts w:ascii="Arial" w:hAnsi="Arial" w:cs="Arial"/>
          <w:sz w:val="28"/>
          <w:szCs w:val="28"/>
        </w:rPr>
        <w:t xml:space="preserve">entrega</w:t>
      </w:r>
      <w:del w:id="1187" w:author="Assessor GDSXSR" w:date="2026-10-31T19:47:12Z">
        <w:r>
          <w:rPr>
            <w:rFonts w:ascii="Arial" w:hAnsi="Arial" w:cs="Arial"/>
            <w:sz w:val="28"/>
            <w:szCs w:val="28"/>
          </w:rPr>
          <w:delText xml:space="preserve"> das mercadorias</w:delText>
        </w:r>
      </w:del>
      <w:r>
        <w:rPr>
          <w:rFonts w:ascii="Arial" w:hAnsi="Arial" w:cs="Arial"/>
          <w:sz w:val="28"/>
          <w:szCs w:val="28"/>
        </w:rPr>
        <w:t xml:space="preserve"> quando </w:t>
      </w:r>
      <w:del w:id="1188" w:author="Assessor GDSXSR" w:date="2026-10-31T19:47:12Z">
        <w:r>
          <w:rPr>
            <w:rFonts w:ascii="Arial" w:hAnsi="Arial" w:cs="Arial"/>
            <w:sz w:val="28"/>
            <w:szCs w:val="28"/>
          </w:rPr>
          <w:delText xml:space="preserve">esses fatos são </w:delText>
        </w:r>
      </w:del>
      <w:r>
        <w:rPr>
          <w:rFonts w:ascii="Arial" w:hAnsi="Arial" w:cs="Arial"/>
          <w:sz w:val="28"/>
          <w:szCs w:val="28"/>
        </w:rPr>
        <w:t xml:space="preserve">especificamente </w:t>
      </w:r>
      <w:del w:id="1189" w:author="Assessor GDSXSR" w:date="2026-10-31T19:47:12Z">
        <w:r>
          <w:rPr>
            <w:rFonts w:ascii="Arial" w:hAnsi="Arial" w:cs="Arial"/>
            <w:sz w:val="28"/>
            <w:szCs w:val="28"/>
          </w:rPr>
          <w:delText xml:space="preserve">impugnados.</w:delText>
        </w:r>
      </w:del>
      <w:ins w:id="1190" w:author="Assessor GDSXSR" w:date="2026-10-31T19:47:12Z">
        <w:r>
          <w:rPr>
            <w:rFonts w:ascii="Arial" w:hAnsi="Arial" w:cs="Arial"/>
            <w:color w:val="808080"/>
            <w:sz w:val="28"/>
            <w:szCs w:val="28"/>
          </w:rPr>
          <w:t xml:space="preserve">impugnadas,</w:t>
        </w:r>
      </w:ins>
      <w:r>
        <w:rPr>
          <w:rFonts w:ascii="Arial" w:hAnsi="Arial" w:cs="Arial"/>
          <w:sz w:val="28"/>
          <w:szCs w:val="28"/>
        </w:rPr>
        <w:t xml:space="preserve"> </w:t>
      </w:r>
      <w:del w:id="1191" w:author="Assessor GDSXSR" w:date="2026-10-31T19:47:12Z">
        <w:r>
          <w:rPr>
            <w:rFonts w:ascii="Arial" w:hAnsi="Arial" w:cs="Arial"/>
            <w:sz w:val="28"/>
            <w:szCs w:val="28"/>
          </w:rPr>
          <w:delText xml:space="preserve">A demonstração do fornecimento</w:delText>
        </w:r>
      </w:del>
      <w:ins w:id="1192" w:author="Assessor GDSXSR" w:date="2026-10-31T19:47:12Z">
        <w:r>
          <w:rPr>
            <w:rFonts w:ascii="Arial" w:hAnsi="Arial" w:cs="Arial"/>
            <w:color w:val="808080"/>
            <w:sz w:val="28"/>
            <w:szCs w:val="28"/>
          </w:rPr>
          <w:t xml:space="preserve">pois</w:t>
        </w:r>
      </w:ins>
      <w:r>
        <w:rPr>
          <w:rFonts w:ascii="Arial" w:hAnsi="Arial" w:cs="Arial"/>
          <w:sz w:val="28"/>
          <w:szCs w:val="28"/>
        </w:rPr>
        <w:t xml:space="preserve"> exige elemento externo</w:t>
      </w:r>
      <w:del w:id="1193" w:author="Assessor GDSXSR" w:date="2026-10-31T19:47:12Z">
        <w:r>
          <w:rPr>
            <w:rFonts w:ascii="Arial" w:hAnsi="Arial" w:cs="Arial"/>
            <w:sz w:val="28"/>
            <w:szCs w:val="28"/>
          </w:rPr>
          <w:delText xml:space="preserve"> apto a confirmar a operação</w:delText>
        </w:r>
      </w:del>
      <w:r>
        <w:rPr>
          <w:rFonts w:ascii="Arial" w:hAnsi="Arial" w:cs="Arial"/>
          <w:sz w:val="28"/>
          <w:szCs w:val="28"/>
        </w:rPr>
        <w:t xml:space="preserve">, como comprovante de entrega</w:t>
      </w:r>
      <w:ins w:id="1194" w:author="Assessor GDSXSR" w:date="2026-10-31T19:47:12Z">
        <w:r>
          <w:rPr>
            <w:rFonts w:ascii="Arial" w:hAnsi="Arial" w:cs="Arial"/>
            <w:color w:val="808080"/>
            <w:sz w:val="28"/>
            <w:szCs w:val="28"/>
          </w:rPr>
          <w:t xml:space="preserve"> ou aceite. No caso</w:t>
        </w:r>
      </w:ins>
      <w:r>
        <w:rPr>
          <w:rFonts w:ascii="Arial" w:hAnsi="Arial" w:cs="Arial"/>
          <w:sz w:val="28"/>
          <w:szCs w:val="28"/>
        </w:rPr>
        <w:t xml:space="preserve">, </w:t>
      </w:r>
      <w:del w:id="1195" w:author="Assessor GDSXSR" w:date="2026-10-31T19:47:12Z">
        <w:r>
          <w:rPr>
            <w:rFonts w:ascii="Arial" w:hAnsi="Arial" w:cs="Arial"/>
            <w:sz w:val="28"/>
            <w:szCs w:val="28"/>
          </w:rPr>
          <w:delText xml:space="preserve">aceite,</w:delText>
        </w:r>
      </w:del>
      <w:ins w:id="1196" w:author="Assessor GDSXSR" w:date="2026-10-31T19:47:12Z">
        <w:r>
          <w:rPr>
            <w:rFonts w:ascii="Arial" w:hAnsi="Arial" w:cs="Arial"/>
            <w:color w:val="808080"/>
            <w:sz w:val="28"/>
            <w:szCs w:val="28"/>
          </w:rPr>
          <w:t xml:space="preserve">o</w:t>
        </w:r>
      </w:ins>
      <w:r>
        <w:rPr>
          <w:rFonts w:ascii="Arial" w:hAnsi="Arial" w:cs="Arial"/>
          <w:sz w:val="28"/>
          <w:szCs w:val="28"/>
        </w:rPr>
        <w:t xml:space="preserve"> </w:t>
      </w:r>
      <w:del w:id="1197" w:author="Assessor GDSXSR" w:date="2026-10-31T19:47:12Z">
        <w:r>
          <w:rPr>
            <w:rFonts w:ascii="Arial" w:hAnsi="Arial" w:cs="Arial"/>
            <w:sz w:val="28"/>
            <w:szCs w:val="28"/>
          </w:rPr>
          <w:delText xml:space="preserve">pedido</w:delText>
        </w:r>
      </w:del>
      <w:ins w:id="1198" w:author="Assessor GDSXSR" w:date="2026-10-31T19:47:12Z">
        <w:r>
          <w:rPr>
            <w:rFonts w:ascii="Arial" w:hAnsi="Arial" w:cs="Arial"/>
            <w:color w:val="808080"/>
            <w:sz w:val="28"/>
            <w:szCs w:val="28"/>
          </w:rPr>
          <w:t xml:space="preserve">campo</w:t>
        </w:r>
      </w:ins>
      <w:r>
        <w:rPr>
          <w:rFonts w:ascii="Arial" w:hAnsi="Arial" w:cs="Arial"/>
          <w:sz w:val="28"/>
          <w:szCs w:val="28"/>
        </w:rPr>
        <w:t xml:space="preserve"> </w:t>
      </w:r>
      <w:del w:id="1199" w:author="Assessor GDSXSR" w:date="2026-10-31T19:47:12Z">
        <w:r>
          <w:rPr>
            <w:rFonts w:ascii="Arial" w:hAnsi="Arial" w:cs="Arial"/>
            <w:sz w:val="28"/>
            <w:szCs w:val="28"/>
          </w:rPr>
          <w:delText xml:space="preserve">de</w:delText>
        </w:r>
      </w:del>
      <w:ins w:id="1200" w:author="Assessor GDSXSR" w:date="2026-10-31T19:47:12Z">
        <w:r>
          <w:rPr>
            <w:rFonts w:ascii="Arial" w:hAnsi="Arial" w:cs="Arial"/>
            <w:color w:val="808080"/>
            <w:sz w:val="28"/>
            <w:szCs w:val="28"/>
          </w:rPr>
          <w:t xml:space="preserve">do</w:t>
        </w:r>
      </w:ins>
      <w:r>
        <w:rPr>
          <w:rFonts w:ascii="Arial" w:hAnsi="Arial" w:cs="Arial"/>
          <w:sz w:val="28"/>
          <w:szCs w:val="28"/>
        </w:rPr>
        <w:t xml:space="preserve"> </w:t>
      </w:r>
      <w:del w:id="1201" w:author="Assessor GDSXSR" w:date="2026-10-31T19:47:12Z">
        <w:r>
          <w:rPr>
            <w:rFonts w:ascii="Arial" w:hAnsi="Arial" w:cs="Arial"/>
            <w:sz w:val="28"/>
            <w:szCs w:val="28"/>
          </w:rPr>
          <w:delText xml:space="preserve">compra,</w:delText>
        </w:r>
      </w:del>
      <w:ins w:id="1202" w:author="Assessor GDSXSR" w:date="2026-10-31T19:47:12Z">
        <w:r>
          <w:rPr>
            <w:rFonts w:ascii="Arial" w:hAnsi="Arial" w:cs="Arial"/>
            <w:color w:val="808080"/>
            <w:sz w:val="28"/>
            <w:szCs w:val="28"/>
          </w:rPr>
          <w:t xml:space="preserve">recebedor</w:t>
        </w:r>
      </w:ins>
      <w:r>
        <w:rPr>
          <w:rFonts w:ascii="Arial" w:hAnsi="Arial" w:cs="Arial"/>
          <w:sz w:val="28"/>
          <w:szCs w:val="28"/>
        </w:rPr>
        <w:t xml:space="preserve"> </w:t>
      </w:r>
      <w:del w:id="1203" w:author="Assessor GDSXSR" w:date="2026-10-31T19:47:12Z">
        <w:r>
          <w:rPr>
            <w:rFonts w:ascii="Arial" w:hAnsi="Arial" w:cs="Arial"/>
            <w:sz w:val="28"/>
            <w:szCs w:val="28"/>
          </w:rPr>
          <w:delText xml:space="preserve">ordem</w:delText>
        </w:r>
      </w:del>
      <w:ins w:id="1204" w:author="Assessor GDSXSR" w:date="2026-10-31T19:47:12Z">
        <w:r>
          <w:rPr>
            <w:rFonts w:ascii="Arial" w:hAnsi="Arial" w:cs="Arial"/>
            <w:color w:val="808080"/>
            <w:sz w:val="28"/>
            <w:szCs w:val="28"/>
          </w:rPr>
          <w:t xml:space="preserve">está</w:t>
        </w:r>
      </w:ins>
      <w:r>
        <w:rPr>
          <w:rFonts w:ascii="Arial" w:hAnsi="Arial" w:cs="Arial"/>
          <w:sz w:val="28"/>
          <w:szCs w:val="28"/>
        </w:rPr>
        <w:t xml:space="preserve"> </w:t>
      </w:r>
      <w:del w:id="1205" w:author="Assessor GDSXSR" w:date="2026-10-31T19:47:12Z">
        <w:r>
          <w:rPr>
            <w:rFonts w:ascii="Arial" w:hAnsi="Arial" w:cs="Arial"/>
            <w:sz w:val="28"/>
            <w:szCs w:val="28"/>
          </w:rPr>
          <w:delText xml:space="preserve">de</w:delText>
        </w:r>
      </w:del>
      <w:ins w:id="1206" w:author="Assessor GDSXSR" w:date="2026-10-31T19:47:12Z">
        <w:r>
          <w:rPr>
            <w:rFonts w:ascii="Arial" w:hAnsi="Arial" w:cs="Arial"/>
            <w:color w:val="808080"/>
            <w:sz w:val="28"/>
            <w:szCs w:val="28"/>
          </w:rPr>
          <w:t xml:space="preserve">em</w:t>
        </w:r>
      </w:ins>
      <w:r>
        <w:rPr>
          <w:rFonts w:ascii="Arial" w:hAnsi="Arial" w:cs="Arial"/>
          <w:sz w:val="28"/>
          <w:szCs w:val="28"/>
        </w:rPr>
        <w:t xml:space="preserve"> </w:t>
      </w:r>
      <w:del w:id="1207" w:author="Assessor GDSXSR" w:date="2026-10-31T19:47:12Z">
        <w:r>
          <w:rPr>
            <w:rFonts w:ascii="Arial" w:hAnsi="Arial" w:cs="Arial"/>
            <w:sz w:val="28"/>
            <w:szCs w:val="28"/>
          </w:rPr>
          <w:delText xml:space="preserve">fornecimento,</w:delText>
        </w:r>
      </w:del>
      <w:ins w:id="1208" w:author="Assessor GDSXSR" w:date="2026-10-31T19:47:12Z">
        <w:r>
          <w:rPr>
            <w:rFonts w:ascii="Arial" w:hAnsi="Arial" w:cs="Arial"/>
            <w:color w:val="808080"/>
            <w:sz w:val="28"/>
            <w:szCs w:val="28"/>
          </w:rPr>
          <w:t xml:space="preserve">branco</w:t>
        </w:r>
      </w:ins>
      <w:r>
        <w:rPr>
          <w:rFonts w:ascii="Arial" w:hAnsi="Arial" w:cs="Arial"/>
          <w:sz w:val="28"/>
          <w:szCs w:val="28"/>
        </w:rPr>
        <w:t xml:space="preserve"> </w:t>
      </w:r>
      <w:del w:id="1209" w:author="Assessor GDSXSR" w:date="2026-10-31T19:47:12Z">
        <w:r>
          <w:rPr>
            <w:rFonts w:ascii="Arial" w:hAnsi="Arial" w:cs="Arial"/>
            <w:sz w:val="28"/>
            <w:szCs w:val="28"/>
          </w:rPr>
          <w:delText xml:space="preserve">recibo,</w:delText>
        </w:r>
      </w:del>
      <w:ins w:id="1210" w:author="Assessor GDSXSR" w:date="2026-10-31T19:47:12Z">
        <w:r>
          <w:rPr>
            <w:rFonts w:ascii="Arial" w:hAnsi="Arial" w:cs="Arial"/>
            <w:color w:val="808080"/>
            <w:sz w:val="28"/>
            <w:szCs w:val="28"/>
          </w:rPr>
          <w:t xml:space="preserve">e</w:t>
        </w:r>
      </w:ins>
      <w:r>
        <w:rPr>
          <w:rFonts w:ascii="Arial" w:hAnsi="Arial" w:cs="Arial"/>
          <w:sz w:val="28"/>
          <w:szCs w:val="28"/>
        </w:rPr>
        <w:t xml:space="preserve"> </w:t>
      </w:r>
      <w:del w:id="1211" w:author="Assessor GDSXSR" w:date="2026-10-31T19:47:12Z">
        <w:r>
          <w:rPr>
            <w:rFonts w:ascii="Arial" w:hAnsi="Arial" w:cs="Arial"/>
            <w:sz w:val="28"/>
            <w:szCs w:val="28"/>
          </w:rPr>
          <w:delText xml:space="preserve">comunicação entre as partes ou</w:delText>
        </w:r>
      </w:del>
      <w:ins w:id="1212" w:author="Assessor GDSXSR" w:date="2026-10-31T19:47:12Z">
        <w:r>
          <w:rPr>
            <w:rFonts w:ascii="Arial" w:hAnsi="Arial" w:cs="Arial"/>
            <w:color w:val="808080"/>
            <w:sz w:val="28"/>
            <w:szCs w:val="28"/>
          </w:rPr>
          <w:t xml:space="preserve">nenhum</w:t>
        </w:r>
      </w:ins>
      <w:r>
        <w:rPr>
          <w:rFonts w:ascii="Arial" w:hAnsi="Arial" w:cs="Arial"/>
          <w:sz w:val="28"/>
          <w:szCs w:val="28"/>
        </w:rPr>
        <w:t xml:space="preserve"> outro documento </w:t>
      </w:r>
      <w:del w:id="1213" w:author="Assessor GDSXSR" w:date="2026-10-31T19:47:12Z">
        <w:r>
          <w:rPr>
            <w:rFonts w:ascii="Arial" w:hAnsi="Arial" w:cs="Arial"/>
            <w:sz w:val="28"/>
            <w:szCs w:val="28"/>
          </w:rPr>
          <w:delText xml:space="preserve">idôneo</w:delText>
        </w:r>
      </w:del>
      <w:ins w:id="1214" w:author="Assessor GDSXSR" w:date="2026-10-31T19:47:12Z">
        <w:r>
          <w:rPr>
            <w:rFonts w:ascii="Arial" w:hAnsi="Arial" w:cs="Arial"/>
            <w:color w:val="808080"/>
            <w:sz w:val="28"/>
            <w:szCs w:val="28"/>
          </w:rPr>
          <w:t xml:space="preserve">confirma a entrega</w:t>
        </w:r>
      </w:ins>
      <w:r>
        <w:rPr>
          <w:rFonts w:ascii="Arial" w:hAnsi="Arial" w:cs="Arial"/>
          <w:sz w:val="28"/>
          <w:szCs w:val="28"/>
        </w:rPr>
        <w:t xml:space="preserve">.</w:t>
      </w:r>
    </w:p>
    <w:p w14:paraId="59731742" w14:textId="1CD2EBF0" w:rsidR="000E7613" w:rsidRDefault="003A758C"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9</w:t>
      </w:r>
      <w:r>
        <w:rPr>
          <w:rFonts w:ascii="Arial" w:hAnsi="Arial" w:cs="Arial"/>
          <w:sz w:val="28"/>
          <w:szCs w:val="28"/>
        </w:rPr>
        <w:t xml:space="preserve">. </w:t>
      </w:r>
      <w:r>
        <w:rPr>
          <w:rFonts w:ascii="Arial" w:hAnsi="Arial" w:cs="Arial"/>
          <w:sz w:val="28"/>
          <w:szCs w:val="28"/>
        </w:rPr>
        <w:t xml:space="preserve">I</w:t>
      </w:r>
      <w:r>
        <w:rPr>
          <w:rFonts w:ascii="Arial" w:hAnsi="Arial" w:cs="Arial"/>
          <w:sz w:val="28"/>
          <w:szCs w:val="28"/>
        </w:rPr>
        <w:t xml:space="preserve">ncumbe ao autor </w:t>
      </w:r>
      <w:del w:id="1215" w:author="Assessor GDSXSR" w:date="2026-10-31T19:47:12Z">
        <w:r>
          <w:rPr>
            <w:rFonts w:ascii="Arial" w:hAnsi="Arial" w:cs="Arial"/>
            <w:sz w:val="28"/>
            <w:szCs w:val="28"/>
          </w:rPr>
          <w:delText xml:space="preserve">comprovar</w:delText>
        </w:r>
      </w:del>
      <w:ins w:id="1216" w:author="Assessor GDSXSR" w:date="2026-10-31T19:47:12Z">
        <w:r>
          <w:rPr>
            <w:rFonts w:ascii="Arial" w:hAnsi="Arial" w:cs="Arial"/>
            <w:color w:val="808080"/>
            <w:sz w:val="28"/>
            <w:szCs w:val="28"/>
          </w:rPr>
          <w:t xml:space="preserve">provar</w:t>
        </w:r>
      </w:ins>
      <w:r>
        <w:rPr>
          <w:rFonts w:ascii="Arial" w:hAnsi="Arial" w:cs="Arial"/>
          <w:sz w:val="28"/>
          <w:szCs w:val="28"/>
        </w:rPr>
        <w:t xml:space="preserve"> o fato constitutivo do direito</w:t>
      </w:r>
      <w:r>
        <w:rPr>
          <w:rFonts w:ascii="Arial" w:hAnsi="Arial" w:cs="Arial"/>
          <w:sz w:val="28"/>
          <w:szCs w:val="28"/>
        </w:rPr>
        <w:t xml:space="preserve"> (CPC 373 I)</w:t>
      </w:r>
      <w:del w:id="1217" w:author="Assessor GDSXSR" w:date="2026-10-31T19:47:12Z">
        <w:r>
          <w:rPr>
            <w:rFonts w:ascii="Arial" w:hAnsi="Arial" w:cs="Arial"/>
            <w:sz w:val="28"/>
            <w:szCs w:val="28"/>
          </w:rPr>
          <w:delText xml:space="preserve">.</w:delText>
        </w:r>
      </w:del>
      <w:ins w:id="1218" w:author="Assessor GDSXSR" w:date="2026-10-31T19:47:12Z">
        <w:r>
          <w:rPr>
            <w:rFonts w:ascii="Arial" w:hAnsi="Arial" w:cs="Arial"/>
            <w:color w:val="808080"/>
            <w:sz w:val="28"/>
            <w:szCs w:val="28"/>
          </w:rPr>
          <w:t xml:space="preserve">,</w:t>
        </w:r>
      </w:ins>
      <w:r>
        <w:rPr>
          <w:rFonts w:ascii="Arial" w:hAnsi="Arial" w:cs="Arial"/>
          <w:sz w:val="28"/>
          <w:szCs w:val="28"/>
        </w:rPr>
        <w:t xml:space="preserve"> </w:t>
      </w:r>
      <w:del w:id="1219" w:author="Assessor GDSXSR" w:date="2026-10-31T19:47:12Z">
        <w:r>
          <w:rPr>
            <w:rFonts w:ascii="Arial" w:hAnsi="Arial" w:cs="Arial"/>
            <w:sz w:val="28"/>
            <w:szCs w:val="28"/>
          </w:rPr>
          <w:delText xml:space="preserve">Na</w:delText>
        </w:r>
      </w:del>
      <w:ins w:id="1220" w:author="Assessor GDSXSR" w:date="2026-10-31T19:47:12Z">
        <w:r>
          <w:rPr>
            <w:rFonts w:ascii="Arial" w:hAnsi="Arial" w:cs="Arial"/>
            <w:color w:val="808080"/>
            <w:sz w:val="28"/>
            <w:szCs w:val="28"/>
          </w:rPr>
          <w:t xml:space="preserve">o</w:t>
        </w:r>
      </w:ins>
      <w:r>
        <w:rPr>
          <w:rFonts w:ascii="Arial" w:hAnsi="Arial" w:cs="Arial"/>
          <w:sz w:val="28"/>
          <w:szCs w:val="28"/>
        </w:rPr>
        <w:t xml:space="preserve"> </w:t>
      </w:r>
      <w:del w:id="1221" w:author="Assessor GDSXSR" w:date="2026-10-31T19:47:12Z">
        <w:r>
          <w:rPr>
            <w:rFonts w:ascii="Arial" w:hAnsi="Arial" w:cs="Arial"/>
            <w:sz w:val="28"/>
            <w:szCs w:val="28"/>
          </w:rPr>
          <w:delText xml:space="preserve">ação</w:delText>
        </w:r>
      </w:del>
      <w:ins w:id="1222" w:author="Assessor GDSXSR" w:date="2026-10-31T19:47:12Z">
        <w:r>
          <w:rPr>
            <w:rFonts w:ascii="Arial" w:hAnsi="Arial" w:cs="Arial"/>
            <w:color w:val="808080"/>
            <w:sz w:val="28"/>
            <w:szCs w:val="28"/>
          </w:rPr>
          <w:t xml:space="preserve">que,</w:t>
        </w:r>
      </w:ins>
      <w:r>
        <w:rPr>
          <w:rFonts w:ascii="Arial" w:hAnsi="Arial" w:cs="Arial"/>
          <w:sz w:val="28"/>
          <w:szCs w:val="28"/>
        </w:rPr>
        <w:t xml:space="preserve"> </w:t>
      </w:r>
      <w:del w:id="1223" w:author="Assessor GDSXSR" w:date="2026-10-31T19:47:12Z">
        <w:r>
          <w:rPr>
            <w:rFonts w:ascii="Arial" w:hAnsi="Arial" w:cs="Arial"/>
            <w:sz w:val="28"/>
            <w:szCs w:val="28"/>
          </w:rPr>
          <w:delText xml:space="preserve">de</w:delText>
        </w:r>
      </w:del>
      <w:ins w:id="1224" w:author="Assessor GDSXSR" w:date="2026-10-31T19:47:12Z">
        <w:r>
          <w:rPr>
            <w:rFonts w:ascii="Arial" w:hAnsi="Arial" w:cs="Arial"/>
            <w:color w:val="808080"/>
            <w:sz w:val="28"/>
            <w:szCs w:val="28"/>
          </w:rPr>
          <w:t xml:space="preserve">na</w:t>
        </w:r>
      </w:ins>
      <w:r>
        <w:rPr>
          <w:rFonts w:ascii="Arial" w:hAnsi="Arial" w:cs="Arial"/>
          <w:sz w:val="28"/>
          <w:szCs w:val="28"/>
        </w:rPr>
        <w:t xml:space="preserve"> cobrança</w:t>
      </w:r>
      <w:del w:id="1225" w:author="Assessor GDSXSR" w:date="2026-10-31T19:47:12Z">
        <w:r>
          <w:rPr>
            <w:rFonts w:ascii="Arial" w:hAnsi="Arial" w:cs="Arial"/>
            <w:sz w:val="28"/>
            <w:szCs w:val="28"/>
          </w:rPr>
          <w:delText xml:space="preserve"> fundada no fornecimento</w:delText>
        </w:r>
      </w:del>
      <w:r>
        <w:rPr>
          <w:rFonts w:ascii="Arial" w:hAnsi="Arial" w:cs="Arial"/>
          <w:sz w:val="28"/>
          <w:szCs w:val="28"/>
        </w:rPr>
        <w:t xml:space="preserve"> de mercadorias, </w:t>
      </w:r>
      <w:del w:id="1226" w:author="Assessor GDSXSR" w:date="2026-10-31T19:47:12Z">
        <w:r>
          <w:rPr>
            <w:rFonts w:ascii="Arial" w:hAnsi="Arial" w:cs="Arial"/>
            <w:sz w:val="28"/>
            <w:szCs w:val="28"/>
          </w:rPr>
          <w:delText xml:space="preserve">esse ônus compreende demonstrar</w:delText>
        </w:r>
      </w:del>
      <w:ins w:id="1227" w:author="Assessor GDSXSR" w:date="2026-10-31T19:47:12Z">
        <w:r>
          <w:rPr>
            <w:rFonts w:ascii="Arial" w:hAnsi="Arial" w:cs="Arial"/>
            <w:color w:val="808080"/>
            <w:sz w:val="28"/>
            <w:szCs w:val="28"/>
          </w:rPr>
          <w:t xml:space="preserve">abrange</w:t>
        </w:r>
      </w:ins>
      <w:r>
        <w:rPr>
          <w:rFonts w:ascii="Arial" w:hAnsi="Arial" w:cs="Arial"/>
          <w:sz w:val="28"/>
          <w:szCs w:val="28"/>
        </w:rPr>
        <w:t xml:space="preserve"> a contratação e a </w:t>
      </w:r>
      <w:del w:id="1228" w:author="Assessor GDSXSR" w:date="2026-10-31T19:47:12Z">
        <w:r>
          <w:rPr>
            <w:rFonts w:ascii="Arial" w:hAnsi="Arial" w:cs="Arial"/>
            <w:sz w:val="28"/>
            <w:szCs w:val="28"/>
          </w:rPr>
          <w:delText xml:space="preserve">efetiva</w:delText>
        </w:r>
      </w:del>
      <w:ins w:id="1229" w:author="Assessor GDSXSR" w:date="2026-10-31T19:47:12Z">
        <w:r>
          <w:rPr>
            <w:rFonts w:ascii="Arial" w:hAnsi="Arial" w:cs="Arial"/>
            <w:color w:val="808080"/>
            <w:sz w:val="28"/>
            <w:szCs w:val="28"/>
          </w:rPr>
          <w:t xml:space="preserve">entrega,</w:t>
        </w:r>
      </w:ins>
      <w:r>
        <w:rPr>
          <w:rFonts w:ascii="Arial" w:hAnsi="Arial" w:cs="Arial"/>
          <w:sz w:val="28"/>
          <w:szCs w:val="28"/>
        </w:rPr>
        <w:t xml:space="preserve"> </w:t>
      </w:r>
      <w:del w:id="1230" w:author="Assessor GDSXSR" w:date="2026-10-31T19:47:12Z">
        <w:r>
          <w:rPr>
            <w:rFonts w:ascii="Arial" w:hAnsi="Arial" w:cs="Arial"/>
            <w:sz w:val="28"/>
            <w:szCs w:val="28"/>
          </w:rPr>
          <w:delText xml:space="preserve">entrega</w:delText>
        </w:r>
      </w:del>
      <w:ins w:id="1231" w:author="Assessor GDSXSR" w:date="2026-10-31T19:47:12Z">
        <w:r>
          <w:rPr>
            <w:rFonts w:ascii="Arial" w:hAnsi="Arial" w:cs="Arial"/>
            <w:color w:val="808080"/>
            <w:sz w:val="28"/>
            <w:szCs w:val="28"/>
          </w:rPr>
          <w:t xml:space="preserve">sem</w:t>
        </w:r>
      </w:ins>
      <w:r>
        <w:rPr>
          <w:rFonts w:ascii="Arial" w:hAnsi="Arial" w:cs="Arial"/>
          <w:sz w:val="28"/>
          <w:szCs w:val="28"/>
        </w:rPr>
        <w:t xml:space="preserve"> </w:t>
      </w:r>
      <w:del w:id="1232" w:author="Assessor GDSXSR" w:date="2026-10-31T19:47:12Z">
        <w:r>
          <w:rPr>
            <w:rFonts w:ascii="Arial" w:hAnsi="Arial" w:cs="Arial"/>
            <w:sz w:val="28"/>
            <w:szCs w:val="28"/>
          </w:rPr>
          <w:delText xml:space="preserve">dos produtos. Não</w:delText>
        </w:r>
      </w:del>
      <w:ins w:id="1233" w:author="Assessor GDSXSR" w:date="2026-10-31T19:47:12Z">
        <w:r>
          <w:rPr>
            <w:rFonts w:ascii="Arial" w:hAnsi="Arial" w:cs="Arial"/>
            <w:color w:val="808080"/>
            <w:sz w:val="28"/>
            <w:szCs w:val="28"/>
          </w:rPr>
          <w:t xml:space="preserve">que</w:t>
        </w:r>
      </w:ins>
      <w:r>
        <w:rPr>
          <w:rFonts w:ascii="Arial" w:hAnsi="Arial" w:cs="Arial"/>
          <w:sz w:val="28"/>
          <w:szCs w:val="28"/>
        </w:rPr>
        <w:t xml:space="preserve"> se </w:t>
      </w:r>
      <w:del w:id="1234" w:author="Assessor GDSXSR" w:date="2026-10-31T19:47:12Z">
        <w:r>
          <w:rPr>
            <w:rFonts w:ascii="Arial" w:hAnsi="Arial" w:cs="Arial"/>
            <w:sz w:val="28"/>
            <w:szCs w:val="28"/>
          </w:rPr>
          <w:delText xml:space="preserve">pode</w:delText>
        </w:r>
      </w:del>
      <w:ins w:id="1235" w:author="Assessor GDSXSR" w:date="2026-10-31T19:47:12Z">
        <w:r>
          <w:rPr>
            <w:rFonts w:ascii="Arial" w:hAnsi="Arial" w:cs="Arial"/>
            <w:color w:val="808080"/>
            <w:sz w:val="28"/>
            <w:szCs w:val="28"/>
          </w:rPr>
          <w:t xml:space="preserve">exija</w:t>
        </w:r>
      </w:ins>
      <w:r>
        <w:rPr>
          <w:rFonts w:ascii="Arial" w:hAnsi="Arial" w:cs="Arial"/>
          <w:sz w:val="28"/>
          <w:szCs w:val="28"/>
        </w:rPr>
        <w:t xml:space="preserve"> </w:t>
      </w:r>
      <w:del w:id="1236" w:author="Assessor GDSXSR" w:date="2026-10-31T19:47:12Z">
        <w:r>
          <w:rPr>
            <w:rFonts w:ascii="Arial" w:hAnsi="Arial" w:cs="Arial"/>
            <w:sz w:val="28"/>
            <w:szCs w:val="28"/>
          </w:rPr>
          <w:delText xml:space="preserve">impor ao</w:delText>
        </w:r>
      </w:del>
      <w:ins w:id="1237" w:author="Assessor GDSXSR" w:date="2026-10-31T19:47:12Z">
        <w:r>
          <w:rPr>
            <w:rFonts w:ascii="Arial" w:hAnsi="Arial" w:cs="Arial"/>
            <w:color w:val="808080"/>
            <w:sz w:val="28"/>
            <w:szCs w:val="28"/>
          </w:rPr>
          <w:t xml:space="preserve">do</w:t>
        </w:r>
      </w:ins>
      <w:r>
        <w:rPr>
          <w:rFonts w:ascii="Arial" w:hAnsi="Arial" w:cs="Arial"/>
          <w:sz w:val="28"/>
          <w:szCs w:val="28"/>
        </w:rPr>
        <w:t xml:space="preserve"> réu a prova do não recebimento </w:t>
      </w:r>
      <w:del w:id="1238" w:author="Assessor GDSXSR" w:date="2026-10-31T19:47:12Z">
        <w:r>
          <w:rPr>
            <w:rFonts w:ascii="Arial" w:hAnsi="Arial" w:cs="Arial"/>
            <w:sz w:val="28"/>
            <w:szCs w:val="28"/>
          </w:rPr>
          <w:delText xml:space="preserve">nem</w:delText>
        </w:r>
      </w:del>
      <w:ins w:id="1239" w:author="Assessor GDSXSR" w:date="2026-10-31T19:47:12Z">
        <w:r>
          <w:rPr>
            <w:rFonts w:ascii="Arial" w:hAnsi="Arial" w:cs="Arial"/>
            <w:color w:val="808080"/>
            <w:sz w:val="28"/>
            <w:szCs w:val="28"/>
          </w:rPr>
          <w:t xml:space="preserve">ou</w:t>
        </w:r>
      </w:ins>
      <w:r>
        <w:rPr>
          <w:rFonts w:ascii="Arial" w:hAnsi="Arial" w:cs="Arial"/>
          <w:sz w:val="28"/>
          <w:szCs w:val="28"/>
        </w:rPr>
        <w:t xml:space="preserve"> </w:t>
      </w:r>
      <w:del w:id="1240" w:author="Assessor GDSXSR" w:date="2026-10-31T19:47:12Z">
        <w:r>
          <w:rPr>
            <w:rFonts w:ascii="Arial" w:hAnsi="Arial" w:cs="Arial"/>
            <w:sz w:val="28"/>
            <w:szCs w:val="28"/>
          </w:rPr>
          <w:delText xml:space="preserve">exigir prova de</w:delText>
        </w:r>
      </w:del>
      <w:ins w:id="1241" w:author="Assessor GDSXSR" w:date="2026-10-31T19:47:12Z">
        <w:r>
          <w:rPr>
            <w:rFonts w:ascii="Arial" w:hAnsi="Arial" w:cs="Arial"/>
            <w:color w:val="808080"/>
            <w:sz w:val="28"/>
            <w:szCs w:val="28"/>
          </w:rPr>
          <w:t xml:space="preserve">da</w:t>
        </w:r>
      </w:ins>
      <w:r>
        <w:rPr>
          <w:rFonts w:ascii="Arial" w:hAnsi="Arial" w:cs="Arial"/>
          <w:sz w:val="28"/>
          <w:szCs w:val="28"/>
        </w:rPr>
        <w:t xml:space="preserve"> quitação antes de demonstrada a </w:t>
      </w:r>
      <w:del w:id="1242" w:author="Assessor GDSXSR" w:date="2026-10-31T19:47:12Z">
        <w:r>
          <w:rPr>
            <w:rFonts w:ascii="Arial" w:hAnsi="Arial" w:cs="Arial"/>
            <w:sz w:val="28"/>
            <w:szCs w:val="28"/>
          </w:rPr>
          <w:delText xml:space="preserve">existência da </w:delText>
        </w:r>
      </w:del>
      <w:r>
        <w:rPr>
          <w:rFonts w:ascii="Arial" w:hAnsi="Arial" w:cs="Arial"/>
          <w:sz w:val="28"/>
          <w:szCs w:val="28"/>
        </w:rPr>
        <w:t xml:space="preserve">obrigação</w:t>
      </w:r>
      <w:del w:id="1243" w:author="Assessor GDSXSR" w:date="2026-10-31T19:47:12Z">
        <w:r>
          <w:rPr>
            <w:rFonts w:ascii="Arial" w:hAnsi="Arial" w:cs="Arial"/>
            <w:sz w:val="28"/>
            <w:szCs w:val="28"/>
          </w:rPr>
          <w:delText xml:space="preserve">, sob pena de indevida inversão do ônus probatório</w:delText>
        </w:r>
      </w:del>
      <w:r>
        <w:rPr>
          <w:rFonts w:ascii="Arial" w:hAnsi="Arial" w:cs="Arial"/>
          <w:sz w:val="28"/>
          <w:szCs w:val="28"/>
        </w:rPr>
        <w:t xml:space="preserve">.</w:t>
      </w:r>
    </w:p>
    <w:p w14:paraId="6F849EEB" w14:textId="449DBDC6" w:rsidR="000E7613" w:rsidRDefault="008C290C"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10</w:t>
      </w:r>
      <w:del w:id="1244" w:author="Assessor GDSXSR" w:date="2026-10-31T19:47:12Z">
        <w:r>
          <w:rPr>
            <w:rFonts w:ascii="Arial" w:hAnsi="Arial" w:cs="Arial"/>
            <w:sz w:val="28"/>
            <w:szCs w:val="28"/>
          </w:rPr>
          <w:delText xml:space="preserve">. </w:delText>
        </w:r>
        <w:r>
          <w:rPr>
            <w:rFonts w:ascii="Arial" w:hAnsi="Arial" w:cs="Arial"/>
            <w:sz w:val="28"/>
            <w:szCs w:val="28"/>
          </w:rPr>
          <w:delText xml:space="preserve">O reconhecimento da natureza concursal do crédito pressupõe a demonstração de sua existência</w:delText>
        </w:r>
      </w:del>
      <w:r>
        <w:rPr>
          <w:rFonts w:ascii="Arial" w:hAnsi="Arial" w:cs="Arial"/>
          <w:sz w:val="28"/>
          <w:szCs w:val="28"/>
        </w:rPr>
        <w:t xml:space="preserve">. Afastada a </w:t>
      </w:r>
      <w:del w:id="1245" w:author="Assessor GDSXSR" w:date="2026-10-31T19:47:12Z">
        <w:r>
          <w:rPr>
            <w:rFonts w:ascii="Arial" w:hAnsi="Arial" w:cs="Arial"/>
            <w:sz w:val="28"/>
            <w:szCs w:val="28"/>
          </w:rPr>
          <w:delText xml:space="preserve">obrigação</w:delText>
        </w:r>
      </w:del>
      <w:ins w:id="1246" w:author="Assessor GDSXSR" w:date="2026-10-31T19:47:12Z">
        <w:r>
          <w:rPr>
            <w:rFonts w:ascii="Arial" w:hAnsi="Arial" w:cs="Arial"/>
            <w:color w:val="808080"/>
            <w:sz w:val="28"/>
            <w:szCs w:val="28"/>
          </w:rPr>
          <w:t xml:space="preserve">existência</w:t>
        </w:r>
      </w:ins>
      <w:r>
        <w:rPr>
          <w:rFonts w:ascii="Arial" w:hAnsi="Arial" w:cs="Arial"/>
          <w:sz w:val="28"/>
          <w:szCs w:val="28"/>
        </w:rPr>
        <w:t xml:space="preserve"> </w:t>
      </w:r>
      <w:del w:id="1247" w:author="Assessor GDSXSR" w:date="2026-10-31T19:47:12Z">
        <w:r>
          <w:rPr>
            <w:rFonts w:ascii="Arial" w:hAnsi="Arial" w:cs="Arial"/>
            <w:sz w:val="28"/>
            <w:szCs w:val="28"/>
          </w:rPr>
          <w:delText xml:space="preserve">cobrada</w:delText>
        </w:r>
      </w:del>
      <w:ins w:id="1248" w:author="Assessor GDSXSR" w:date="2026-10-31T19:47:12Z">
        <w:r>
          <w:rPr>
            <w:rFonts w:ascii="Arial" w:hAnsi="Arial" w:cs="Arial"/>
            <w:color w:val="808080"/>
            <w:sz w:val="28"/>
            <w:szCs w:val="28"/>
          </w:rPr>
          <w:t xml:space="preserve">do crédito</w:t>
        </w:r>
      </w:ins>
      <w:r>
        <w:rPr>
          <w:rFonts w:ascii="Arial" w:hAnsi="Arial" w:cs="Arial"/>
          <w:sz w:val="28"/>
          <w:szCs w:val="28"/>
        </w:rPr>
        <w:t xml:space="preserve">, fica prejudicado o exame de sua </w:t>
      </w:r>
      <w:del w:id="1249" w:author="Assessor GDSXSR" w:date="2026-10-31T19:47:12Z">
        <w:r>
          <w:rPr>
            <w:rFonts w:ascii="Arial" w:hAnsi="Arial" w:cs="Arial"/>
            <w:sz w:val="28"/>
            <w:szCs w:val="28"/>
          </w:rPr>
          <w:delText xml:space="preserve">classificação</w:delText>
        </w:r>
      </w:del>
      <w:ins w:id="1250" w:author="Assessor GDSXSR" w:date="2026-10-31T19:47:12Z">
        <w:r>
          <w:rPr>
            <w:rFonts w:ascii="Arial" w:hAnsi="Arial" w:cs="Arial"/>
            <w:color w:val="808080"/>
            <w:sz w:val="28"/>
            <w:szCs w:val="28"/>
          </w:rPr>
          <w:t xml:space="preserve">natureza</w:t>
        </w:r>
      </w:ins>
      <w:r>
        <w:rPr>
          <w:rFonts w:ascii="Arial" w:hAnsi="Arial" w:cs="Arial"/>
          <w:sz w:val="28"/>
          <w:szCs w:val="28"/>
        </w:rPr>
        <w:t xml:space="preserve"> </w:t>
      </w:r>
      <w:del w:id="1251" w:author="Assessor GDSXSR" w:date="2026-10-31T19:47:12Z">
        <w:r>
          <w:rPr>
            <w:rFonts w:ascii="Arial" w:hAnsi="Arial" w:cs="Arial"/>
            <w:sz w:val="28"/>
            <w:szCs w:val="28"/>
          </w:rPr>
          <w:delText xml:space="preserve">e de eventual submissão aos efeitos da recuperação judicial</w:delText>
        </w:r>
      </w:del>
      <w:ins w:id="1252" w:author="Assessor GDSXSR" w:date="2026-10-31T19:47:12Z">
        <w:r>
          <w:rPr>
            <w:rFonts w:ascii="Arial" w:hAnsi="Arial" w:cs="Arial"/>
            <w:color w:val="808080"/>
            <w:sz w:val="28"/>
            <w:szCs w:val="28"/>
          </w:rPr>
          <w:t xml:space="preserve">concursal</w:t>
        </w:r>
      </w:ins>
      <w:r>
        <w:rPr>
          <w:rFonts w:ascii="Arial" w:hAnsi="Arial" w:cs="Arial"/>
          <w:sz w:val="28"/>
          <w:szCs w:val="28"/>
        </w:rPr>
        <w:t xml:space="preserve">.</w:t>
      </w:r>
      <w:del w:id="1253" w:author="Assessor GDSXSR" w:date="2026-10-31T19:47:12Z">
        <w:r>
          <w:rPr>
            <w:rFonts w:ascii="Arial" w:hAnsi="Arial" w:cs="Arial"/>
            <w:sz w:val="28"/>
            <w:szCs w:val="28"/>
          </w:rPr>
          <w:delText xml:space="preserve"> </w:delText>
        </w:r>
      </w:del>
    </w:p>
    <w:p w14:paraId="61C39010" w14:textId="77777777" w:rsidR="00886ABA" w:rsidRPr="0034247B" w:rsidRDefault="00886ABA" w:rsidP="00886ABA">
      <w:pPr>
        <w:pStyle w:val="ListParagraph"/>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46121DB7" w14:textId="435BC855" w:rsidR="000E7613" w:rsidRPr="000E7613" w:rsidRDefault="004863D5" w:rsidP="000E7613">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1</w:t>
      </w:r>
      <w:r>
        <w:rPr>
          <w:rFonts w:ascii="Arial" w:hAnsi="Arial" w:cs="Arial"/>
          <w:sz w:val="28"/>
          <w:szCs w:val="28"/>
        </w:rPr>
        <w:t xml:space="preserve">1</w:t>
      </w:r>
      <w:r>
        <w:rPr>
          <w:rFonts w:ascii="Arial" w:hAnsi="Arial" w:cs="Arial"/>
          <w:sz w:val="28"/>
          <w:szCs w:val="28"/>
        </w:rPr>
        <w:t xml:space="preserve">. </w:t>
      </w:r>
      <w:r>
        <w:rPr>
          <w:rFonts w:ascii="Arial" w:hAnsi="Arial" w:cs="Arial"/>
          <w:sz w:val="28"/>
          <w:szCs w:val="28"/>
        </w:rPr>
        <w:t xml:space="preserve">Rejeitou-se a preliminar de nulidade da sentença </w:t>
      </w:r>
      <w:del w:id="1254" w:author="Assessor GDSXSR" w:date="2026-10-31T19:47:12Z">
        <w:r>
          <w:rPr>
            <w:rFonts w:ascii="Arial" w:hAnsi="Arial" w:cs="Arial"/>
            <w:sz w:val="28"/>
            <w:szCs w:val="28"/>
          </w:rPr>
          <w:delText xml:space="preserve">por</w:delText>
        </w:r>
      </w:del>
      <w:ins w:id="1255" w:author="Assessor GDSXSR" w:date="2026-10-31T19:47:12Z">
        <w:r>
          <w:rPr>
            <w:rFonts w:ascii="Arial" w:hAnsi="Arial" w:cs="Arial"/>
            <w:color w:val="808080"/>
            <w:sz w:val="28"/>
            <w:szCs w:val="28"/>
          </w:rPr>
          <w:t xml:space="preserve">e,</w:t>
        </w:r>
      </w:ins>
      <w:r>
        <w:rPr>
          <w:rFonts w:ascii="Arial" w:hAnsi="Arial" w:cs="Arial"/>
          <w:sz w:val="28"/>
          <w:szCs w:val="28"/>
        </w:rPr>
        <w:t xml:space="preserve"> </w:t>
      </w:r>
      <w:del w:id="1256" w:author="Assessor GDSXSR" w:date="2026-10-31T19:47:12Z">
        <w:r>
          <w:rPr>
            <w:rFonts w:ascii="Arial" w:hAnsi="Arial" w:cs="Arial"/>
            <w:sz w:val="28"/>
            <w:szCs w:val="28"/>
          </w:rPr>
          <w:delText xml:space="preserve">ausência</w:delText>
        </w:r>
      </w:del>
      <w:ins w:id="1257" w:author="Assessor GDSXSR" w:date="2026-10-31T19:47:12Z">
        <w:r>
          <w:rPr>
            <w:rFonts w:ascii="Arial" w:hAnsi="Arial" w:cs="Arial"/>
            <w:color w:val="808080"/>
            <w:sz w:val="28"/>
            <w:szCs w:val="28"/>
          </w:rPr>
          <w:t xml:space="preserve">no</w:t>
        </w:r>
      </w:ins>
      <w:r>
        <w:rPr>
          <w:rFonts w:ascii="Arial" w:hAnsi="Arial" w:cs="Arial"/>
          <w:sz w:val="28"/>
          <w:szCs w:val="28"/>
        </w:rPr>
        <w:t xml:space="preserve"> </w:t>
      </w:r>
      <w:del w:id="1258" w:author="Assessor GDSXSR" w:date="2026-10-31T19:47:12Z">
        <w:r>
          <w:rPr>
            <w:rFonts w:ascii="Arial" w:hAnsi="Arial" w:cs="Arial"/>
            <w:sz w:val="28"/>
            <w:szCs w:val="28"/>
          </w:rPr>
          <w:delText xml:space="preserve">de fundamentação e se</w:delText>
        </w:r>
      </w:del>
      <w:ins w:id="1259" w:author="Assessor GDSXSR" w:date="2026-10-31T19:47:12Z">
        <w:r>
          <w:rPr>
            <w:rFonts w:ascii="Arial" w:hAnsi="Arial" w:cs="Arial"/>
            <w:color w:val="808080"/>
            <w:sz w:val="28"/>
            <w:szCs w:val="28"/>
          </w:rPr>
          <w:t xml:space="preserve">mérito,</w:t>
        </w:r>
      </w:ins>
      <w:r>
        <w:rPr>
          <w:rFonts w:ascii="Arial" w:hAnsi="Arial" w:cs="Arial"/>
          <w:sz w:val="28"/>
          <w:szCs w:val="28"/>
        </w:rPr>
        <w:t xml:space="preserve"> </w:t>
      </w:r>
      <w:r>
        <w:rPr>
          <w:rFonts w:ascii="Arial" w:eastAsia="Arial" w:hAnsi="Arial" w:cs="Arial"/>
          <w:color w:val="000000" w:themeColor="text1"/>
          <w:sz w:val="28"/>
          <w:szCs w:val="28"/>
        </w:rPr>
        <w:t xml:space="preserve">d</w:t>
      </w:r>
      <w:r>
        <w:rPr>
          <w:rFonts w:ascii="Arial" w:eastAsia="Arial" w:hAnsi="Arial" w:cs="Arial"/>
          <w:color w:val="000000" w:themeColor="text1"/>
          <w:sz w:val="28"/>
          <w:szCs w:val="28"/>
        </w:rPr>
        <w:t xml:space="preserve">eu</w:t>
      </w:r>
      <w:ins w:id="1260" w:author="Assessor GDSXSR" w:date="2026-10-31T19:47:12Z">
        <w:r>
          <w:rPr>
            <w:rFonts w:ascii="Arial" w:eastAsia="Arial" w:hAnsi="Arial" w:cs="Arial"/>
            <w:color w:val="808080"/>
            <w:sz w:val="28"/>
            <w:szCs w:val="28"/>
          </w:rPr>
          <w:t xml:space="preserve">-se</w:t>
        </w:r>
      </w:ins>
      <w:r>
        <w:rPr>
          <w:rFonts w:ascii="Arial" w:eastAsia="Arial" w:hAnsi="Arial" w:cs="Arial"/>
          <w:color w:val="000000" w:themeColor="text1"/>
          <w:sz w:val="28"/>
          <w:szCs w:val="28"/>
        </w:rPr>
        <w:t xml:space="preserve"> parcial provimento ao apelo da ré para julgar improcedente o pedido de cobrança.</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01753856" w14:textId="77777777" w:rsidR="000E7613" w:rsidRPr="000E7613" w:rsidRDefault="00886ABA" w:rsidP="18491D23">
      <w:pPr>
        <w:spacing w:after="0" w:line="360" w:lineRule="auto"/>
        <w:jc w:val="both"/>
        <w:rPr>
          <w:rFonts w:ascii="Arial" w:eastAsia="Arial" w:hAnsi="Arial" w:cs="Arial"/>
          <w:i/>
          <w:iCs/>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CPC</w:t>
      </w:r>
      <w:del w:id="1261" w:author="Assessor GDSXSR" w:date="2026-10-31T19:47:12Z">
        <w:r>
          <w:rPr>
            <w:rFonts w:ascii="Arial" w:eastAsia="Arial" w:hAnsi="Arial" w:cs="Arial"/>
            <w:color w:val="000000" w:themeColor="text1"/>
            <w:sz w:val="26"/>
            <w:szCs w:val="26"/>
          </w:rPr>
          <w:delText xml:space="preserve">,</w:delText>
        </w:r>
      </w:del>
      <w:r>
        <w:rPr>
          <w:rFonts w:ascii="Arial" w:eastAsia="Arial" w:hAnsi="Arial" w:cs="Arial"/>
          <w:color w:val="000000" w:themeColor="text1"/>
          <w:sz w:val="26"/>
          <w:szCs w:val="26"/>
        </w:rPr>
        <w:t xml:space="preserve"> </w:t>
      </w:r>
      <w:del w:id="1262" w:author="Assessor GDSXSR" w:date="2026-10-31T19:47:12Z">
        <w:r>
          <w:rPr>
            <w:rFonts w:ascii="Arial" w:eastAsia="Arial" w:hAnsi="Arial" w:cs="Arial"/>
            <w:color w:val="000000" w:themeColor="text1"/>
            <w:sz w:val="26"/>
            <w:szCs w:val="26"/>
          </w:rPr>
          <w:delText xml:space="preserve">art.</w:delText>
        </w:r>
      </w:del>
      <w:ins w:id="1263" w:author="Assessor GDSXSR" w:date="2026-10-31T19:47:12Z">
        <w:r>
          <w:rPr>
            <w:rFonts w:ascii="Arial" w:eastAsia="Arial" w:hAnsi="Arial" w:cs="Arial"/>
            <w:color w:val="808080"/>
            <w:sz w:val="26"/>
            <w:szCs w:val="26"/>
          </w:rPr>
          <w:t xml:space="preserve">85 § 11; CPC</w:t>
        </w:r>
      </w:ins>
      <w:r>
        <w:rPr>
          <w:rFonts w:ascii="Arial" w:eastAsia="Arial" w:hAnsi="Arial" w:cs="Arial"/>
          <w:color w:val="000000" w:themeColor="text1"/>
          <w:sz w:val="26"/>
          <w:szCs w:val="26"/>
        </w:rPr>
        <w:t xml:space="preserve"> 373</w:t>
      </w:r>
      <w:del w:id="1264" w:author="Assessor GDSXSR" w:date="2026-10-31T19:47:12Z">
        <w:r>
          <w:rPr>
            <w:rFonts w:ascii="Arial" w:eastAsia="Arial" w:hAnsi="Arial" w:cs="Arial"/>
            <w:color w:val="000000" w:themeColor="text1"/>
            <w:sz w:val="26"/>
            <w:szCs w:val="26"/>
          </w:rPr>
          <w:delText xml:space="preserve">,</w:delText>
        </w:r>
      </w:del>
      <w:r>
        <w:rPr>
          <w:rFonts w:ascii="Arial" w:eastAsia="Arial" w:hAnsi="Arial" w:cs="Arial"/>
          <w:color w:val="000000" w:themeColor="text1"/>
          <w:sz w:val="26"/>
          <w:szCs w:val="26"/>
        </w:rPr>
        <w:t xml:space="preserve"> I.</w:t>
      </w:r>
    </w:p>
    <w:p w14:paraId="2FEB3F20" w14:textId="480E3D66" w:rsidR="000E7613" w:rsidRPr="000E7613" w:rsidRDefault="00886ABA" w:rsidP="18491D23">
      <w:pPr>
        <w:spacing w:after="0" w:line="360" w:lineRule="auto"/>
        <w:jc w:val="both"/>
        <w:rPr>
          <w:rFonts w:ascii="Arial" w:eastAsia="Arial" w:hAnsi="Arial" w:cs="Arial"/>
          <w:i/>
          <w:iCs/>
          <w:color w:val="000000" w:themeColor="text1"/>
          <w:sz w:val="26"/>
          <w:szCs w:val="26"/>
        </w:rPr>
      </w:pPr>
      <w:commentRangeStart w:id="6"/>
      <w:r>
        <w:rPr>
          <w:rFonts w:ascii="Arial" w:eastAsia="Arial" w:hAnsi="Arial" w:cs="Arial"/>
          <w:i/>
          <w:iCs/>
          <w:color w:val="000000" w:themeColor="text1"/>
          <w:sz w:val="26"/>
          <w:szCs w:val="26"/>
        </w:rPr>
        <w:t xml:space="preserve">Jurisprudência relevante citada: </w:t>
      </w:r>
      <w:del w:id="1265" w:author="Assessor GDSXSR" w:date="2026-10-31T19:47:12Z">
        <w:r>
          <w:rPr>
            <w:rFonts w:ascii="Arial" w:eastAsia="Arial" w:hAnsi="Arial" w:cs="Arial"/>
            <w:color w:val="000000" w:themeColor="text1"/>
            <w:sz w:val="26"/>
            <w:szCs w:val="26"/>
          </w:rPr>
          <w:delText xml:space="preserve">TJDFT, </w:delText>
        </w:r>
      </w:del>
      <w:r>
        <w:rPr>
          <w:rFonts w:ascii="Arial" w:eastAsia="Arial" w:hAnsi="Arial" w:cs="Arial"/>
          <w:color w:val="000000" w:themeColor="text1"/>
          <w:sz w:val="26"/>
          <w:szCs w:val="26"/>
        </w:rPr>
        <w:t xml:space="preserve">Acórdão 2129639, </w:t>
      </w:r>
      <w:del w:id="1266" w:author="Assessor GDSXSR" w:date="2026-10-31T19:47:12Z">
        <w:r>
          <w:rPr>
            <w:rFonts w:ascii="Arial" w:eastAsia="Arial" w:hAnsi="Arial" w:cs="Arial"/>
            <w:color w:val="000000" w:themeColor="text1"/>
            <w:sz w:val="26"/>
            <w:szCs w:val="26"/>
          </w:rPr>
          <w:delText xml:space="preserve">RI</w:delText>
        </w:r>
      </w:del>
      <w:ins w:id="1267" w:author="Assessor GDSXSR" w:date="2026-10-31T19:47:12Z">
        <w:r>
          <w:rPr>
            <w:rFonts w:ascii="Arial" w:eastAsia="Arial" w:hAnsi="Arial" w:cs="Arial"/>
            <w:color w:val="808080"/>
            <w:sz w:val="26"/>
            <w:szCs w:val="26"/>
          </w:rPr>
          <w:t xml:space="preserve">Processo nº</w:t>
        </w:r>
      </w:ins>
      <w:r>
        <w:rPr>
          <w:rFonts w:ascii="Arial" w:eastAsia="Arial" w:hAnsi="Arial" w:cs="Arial"/>
          <w:color w:val="000000" w:themeColor="text1"/>
          <w:sz w:val="26"/>
          <w:szCs w:val="26"/>
        </w:rPr>
        <w:t xml:space="preserve"> 0734144-02.2024.8.07.0016, Rel.</w:t>
      </w:r>
      <w:del w:id="1268" w:author="Assessor GDSXSR" w:date="2026-10-31T19:47:12Z">
        <w:r>
          <w:rPr>
            <w:rFonts w:ascii="Arial" w:eastAsia="Arial" w:hAnsi="Arial" w:cs="Arial"/>
            <w:color w:val="000000" w:themeColor="text1"/>
            <w:sz w:val="26"/>
            <w:szCs w:val="26"/>
          </w:rPr>
          <w:delText xml:space="preserve"> </w:delText>
        </w:r>
        <w:r>
          <w:rPr>
            <w:rFonts w:ascii="Arial" w:eastAsia="Arial" w:hAnsi="Arial" w:cs="Arial"/>
            <w:color w:val="000000" w:themeColor="text1"/>
            <w:sz w:val="26"/>
            <w:szCs w:val="26"/>
          </w:rPr>
          <w:delText xml:space="preserve">Juiz</w:delText>
        </w:r>
      </w:del>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Evandro Neiva de Amorim, Primeira Turma Recursal, j. 27/05/2026, DJe 08/06/2026.</w:t>
      </w:r>
      <w:commentRangeEnd w:id="6"/>
      <w:r>
        <w:rPr>
          <w:rStyle w:val="CommentReference"/>
        </w:rPr>
        <w:commentReference w:id="6"/>
      </w:r>
    </w:p>
    <w:p w14:paraId="58E96891" w14:textId="77777777" w:rsidR="00886ABA" w:rsidRDefault="00886ABA" w:rsidP="00DB1301">
      <w:pPr>
        <w:spacing w:after="0" w:line="360" w:lineRule="auto"/>
        <w:rPr>
          <w:rFonts w:ascii="Arial" w:hAnsi="Arial" w:cs="Arial"/>
          <w:sz w:val="28"/>
          <w:szCs w:val="28"/>
        </w:rPr>
      </w:pPr>
    </w:p>
    <w:p w14:paraId="57730025" w14:textId="77777777" w:rsidR="000E7613" w:rsidRPr="000E7613" w:rsidRDefault="000E7613" w:rsidP="18491D23">
      <w:pPr>
        <w:spacing w:after="0" w:line="360" w:lineRule="auto"/>
        <w:rPr>
          <w:rFonts w:eastAsiaTheme="minorEastAsia"/>
          <w:color w:val="FF0000"/>
        </w:rPr>
      </w:pPr>
      <w:commentRangeStart w:id="7"/>
      <w:r w:rsidRPr="18491D23">
        <w:rPr>
          <w:rFonts w:eastAsiaTheme="minorEastAsia"/>
          <w:color w:val="FF0000"/>
        </w:rPr>
        <w:t>RESUMO DA APELAÇÃO</w:t>
      </w:r>
      <w:commentRangeEnd w:id="7"/>
      <w:r>
        <w:rPr>
          <w:rStyle w:val="CommentReference"/>
        </w:rPr>
        <w:commentReference w:id="7"/>
      </w:r>
    </w:p>
    <w:p w14:paraId="71D95FCF"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I. RAZÕES RECURSAIS</w:t>
      </w:r>
    </w:p>
    <w:p w14:paraId="3B3D7645"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Gratuidade da justiça</w:t>
      </w:r>
    </w:p>
    <w:p w14:paraId="3FEF0876"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A apelante requer a concessão da gratuidade da justiça, inclusive quanto ao preparo recursal, sob o argumento de que se encontra em recuperação judicial e não dispõe de recursos para suportar os encargos processuais sem comprometimento do cumprimento do plano recuperacional e da manutenção de suas atividades. Subsidiariamente, requer prazo para recolhimento do preparo em caso de indeferimento do benefício.</w:t>
      </w:r>
    </w:p>
    <w:p w14:paraId="50247713"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Ausência de comprovação do fato constitutivo do direito da autora</w:t>
      </w:r>
    </w:p>
    <w:p w14:paraId="21F8F66F"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 xml:space="preserve"> 2. Sustenta que a apelada não comprovou a efetiva realização da operação comercial que fundamenta a cobrança, pois apresentou apenas nota fiscal no valor de R$ 2.386,00, sem comprovante de entrega, canhoto assinado, recibo, aceite, pedido de compra, ordem de fornecimento ou qualquer outro elemento independente que demonstrasse o recebimento das mercadorias. Defende que, nos termos do art. 373, I, do CPC, competia à autora comprovar o fato constitutivo de seu direito, não podendo a emissão unilateral da nota fiscal, especificamente impugnada, ser considerada suficiente para constituir o crédito.</w:t>
      </w:r>
    </w:p>
    <w:p w14:paraId="6712D4B1"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Equívoco na distribuição do ônus da prova e ausência de prova do inadimplemento</w:t>
      </w:r>
    </w:p>
    <w:p w14:paraId="5876785F"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 xml:space="preserve"> 3. Alega que a sentença transferiu indevidamente à ré o encargo de provar a inexistência da operação comercial, exigindo-lhe demonstração de fato negativo antes que a autora comprovasse a constituição da própria obrigação. Acrescenta que, ausente prova da entrega das mercadorias, não se pode reconhecer o nascimento de obrigação válida e exigível nem, consequentemente, o inadimplemento da apelante.</w:t>
      </w:r>
    </w:p>
    <w:p w14:paraId="53F4A7D5"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Irregularidade da representação processual da apelada</w:t>
      </w:r>
    </w:p>
    <w:p w14:paraId="6BD76F9E"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 xml:space="preserve"> 4. Sustenta que a procuração inicialmente apresentada pela autora não possuía assinatura válida e que a determinação judicial para regularização da representação processual não teria sido cumprida no prazo fixado, tendo o instrumento válido sido juntado apenas posteriormente. Subsidiariamente, requer o adequado enfrentamento dos efeitos da regularização tardia e dos atos praticados no período em que não havia mandato válido nos autos.</w:t>
      </w:r>
    </w:p>
    <w:p w14:paraId="42E1E70D"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Natureza concursal do crédito</w:t>
      </w:r>
    </w:p>
    <w:p w14:paraId="6F69B1DD"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 xml:space="preserve"> 5. Argumenta que, embora a sentença tenha reconhecido a natureza concursal do crédito em razão de sua anterioridade ao pedido de recuperação judicial, tal classificação pressupõe a existência de crédito validamente constituído. Assim, não comprovada a entrega dos produtos e a própria obrigação de pagamento, devem ser afastados o reconhecimento e a exigibilidade do crédito, bem como eventual determinação de sua habilitação na recuperação judicial.</w:t>
      </w:r>
    </w:p>
    <w:p w14:paraId="44D96AD0"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Subsidiariamente, nulidade por fundamentação insuficiente</w:t>
      </w:r>
    </w:p>
    <w:p w14:paraId="63E38D65"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 xml:space="preserve"> 6. Caso não seja possível o imediato julgamento de improcedência, requer a cassação da sentença, sustentando que não houve enfrentamento substancial da falta de prova da entrega das mercadorias nem das consequências da regularização tardia da representação processual da autora, apesar de tais questões terem sido suscitadas na contestação e reiteradas em embargos de declaração.</w:t>
      </w:r>
    </w:p>
    <w:p w14:paraId="2BB441BF" w14:textId="77777777" w:rsidR="000E7613" w:rsidRPr="000E7613" w:rsidRDefault="000E7613" w:rsidP="18491D23">
      <w:pPr>
        <w:spacing w:after="0" w:line="360" w:lineRule="auto"/>
        <w:rPr>
          <w:rFonts w:eastAsiaTheme="minorEastAsia"/>
          <w:color w:val="FF0000"/>
        </w:rPr>
      </w:pPr>
      <w:r w:rsidRPr="18491D23">
        <w:rPr>
          <w:rFonts w:eastAsiaTheme="minorEastAsia"/>
          <w:color w:val="FF0000"/>
        </w:rPr>
        <w:t>II. PEDIDO</w:t>
      </w:r>
    </w:p>
    <w:p w14:paraId="08F96DB0" w14:textId="3D4AFF00" w:rsidR="00E87018" w:rsidRDefault="000E7613" w:rsidP="18491D23">
      <w:pPr>
        <w:spacing w:after="0" w:line="360" w:lineRule="auto"/>
        <w:rPr>
          <w:ins w:id="1775" w:author="Assessor GDSXSR" w:date="2026-10-31T19:47:12Z"/>
          <w:rFonts w:eastAsiaTheme="minorEastAsia"/>
        </w:rPr>
      </w:pPr>
      <w:r w:rsidRPr="18491D23">
        <w:rPr>
          <w:rFonts w:eastAsiaTheme="minorEastAsia"/>
          <w:color w:val="FF0000"/>
        </w:rPr>
        <w:t>Requer o conhecimento e o provimento da apelação para reformar a sentença e julgar improcedentes os pedidos da apelada, com redistribuição dos ônus sucumbenciais; subsidiariamente, a cassação da sentença para novo julgamento com efetivo enfrentamento das questões suscitadas. Requer ainda gratuidade da justiça, ou prazo para recolhimento do preparo caso indeferida, e o prequestionamento dos dispositivos legais indicados no recurso.</w:t>
      </w:r>
    </w:p>
    <w:p>
      <w:pPr>
        <w:spacing w:after="0" w:line="360" w:lineRule="auto"/>
        <w:rPr>
          <w:ins w:id="1776" w:author="Assessor GDSXSR" w:date="2026-10-31T19:47:12Z"/>
          <w:rFonts w:eastAsiaTheme="minorEastAsia"/>
        </w:rPr>
      </w:pPr>
    </w:p>
    <w:p>
      <w:pPr>
        <w:spacing w:after="0" w:line="360" w:lineRule="auto"/>
        <w:rPr>
          <w:ins w:id="1778" w:author="Assessor GDSXSR" w:date="2026-10-31T19:47:12Z"/>
          <w:rFonts w:eastAsiaTheme="minorEastAsia"/>
        </w:rPr>
      </w:pPr>
      <w:ins w:id="1777" w:author="Assessor GDSXSR" w:date="2026-10-31T19:47:12Z">
        <w:r>
          <w:rPr>
            <w:rFonts w:eastAsiaTheme="minorEastAsia"/>
            <w:b/>
            <w:color w:val="EE0000"/>
            <w:highlight w:val="yellow"/>
          </w:rPr>
          <w:t xml:space="preserve">RESUMO DA SENTENÇA EM SENTIDO CONTRÁRIO</w:t>
        </w:r>
      </w:ins>
    </w:p>
    <w:p>
      <w:pPr>
        <w:spacing w:after="0" w:line="360" w:lineRule="auto"/>
        <w:rPr>
          <w:ins w:id="1780" w:author="Assessor GDSXSR" w:date="2026-10-31T19:47:12Z"/>
          <w:rFonts w:eastAsiaTheme="minorEastAsia"/>
        </w:rPr>
      </w:pPr>
      <w:ins w:id="1779" w:author="Assessor GDSXSR" w:date="2026-10-31T19:47:12Z">
        <w:r>
          <w:rPr>
            <w:b/>
            <w:color w:val="EE0000"/>
          </w:rPr>
          <w:t xml:space="preserve">I. RAZÕES DE DECIDIR</w:t>
        </w:r>
      </w:ins>
    </w:p>
    <w:p>
      <w:pPr>
        <w:spacing w:after="0" w:line="360" w:lineRule="auto"/>
        <w:rPr>
          <w:ins w:id="1782" w:author="Assessor GDSXSR" w:date="2026-10-31T19:47:12Z"/>
          <w:rFonts w:eastAsiaTheme="minorEastAsia"/>
        </w:rPr>
      </w:pPr>
      <w:ins w:id="1781" w:author="Assessor GDSXSR" w:date="2026-10-31T19:47:12Z">
        <w:r>
          <w:rPr>
            <w:b/>
            <w:color w:val="EE0000"/>
          </w:rPr>
          <w:t xml:space="preserve">Suficiência da nota fiscal</w:t>
        </w:r>
      </w:ins>
    </w:p>
    <w:p>
      <w:pPr>
        <w:spacing w:after="0" w:line="360" w:lineRule="auto"/>
        <w:rPr>
          <w:ins w:id="1784" w:author="Assessor GDSXSR" w:date="2026-10-31T19:47:12Z"/>
          <w:rFonts w:eastAsiaTheme="minorEastAsia"/>
        </w:rPr>
      </w:pPr>
      <w:ins w:id="1783" w:author="Assessor GDSXSR" w:date="2026-10-31T19:47:12Z">
        <w:r>
          <w:rPr>
            <w:color w:val="EE0000"/>
          </w:rPr>
          <w:t xml:space="preserve">1. O juízo consignou que a nota fiscal (ID 89271872), embora unilateral, é suficiente no caso concreto para demonstrar a relação negocial e o fornecimento, pois traz a identificação das partes, a descrição dos produtos, os valores, as datas e as duplicatas.</w:t>
        </w:r>
      </w:ins>
    </w:p>
    <w:p>
      <w:pPr>
        <w:spacing w:after="0" w:line="360" w:lineRule="auto"/>
        <w:rPr>
          <w:ins w:id="1786" w:author="Assessor GDSXSR" w:date="2026-10-31T19:47:12Z"/>
          <w:rFonts w:eastAsiaTheme="minorEastAsia"/>
        </w:rPr>
      </w:pPr>
      <w:ins w:id="1785" w:author="Assessor GDSXSR" w:date="2026-10-31T19:47:12Z">
        <w:r>
          <w:rPr>
            <w:b/>
            <w:color w:val="EE0000"/>
          </w:rPr>
          <w:t xml:space="preserve">Ônus da prova</w:t>
        </w:r>
      </w:ins>
    </w:p>
    <w:p>
      <w:pPr>
        <w:spacing w:after="0" w:line="360" w:lineRule="auto"/>
        <w:rPr>
          <w:ins w:id="1788" w:author="Assessor GDSXSR" w:date="2026-10-31T19:47:12Z"/>
          <w:rFonts w:eastAsiaTheme="minorEastAsia"/>
        </w:rPr>
      </w:pPr>
      <w:ins w:id="1787" w:author="Assessor GDSXSR" w:date="2026-10-31T19:47:12Z">
        <w:r>
          <w:rPr>
            <w:color w:val="EE0000"/>
          </w:rPr>
          <w:t xml:space="preserve">2. A sentença entendeu que a autora cumpriu o ônus do CPC 373 I com a nota fiscal e que cabia à ré provar fato impeditivo, modificativo ou extintivo, o que não fez, pois se limitou a alegações genéricas e à negativa da relação jurídica.</w:t>
        </w:r>
      </w:ins>
    </w:p>
    <w:p>
      <w:pPr>
        <w:spacing w:after="0" w:line="360" w:lineRule="auto"/>
        <w:rPr>
          <w:ins w:id="1790" w:author="Assessor GDSXSR" w:date="2026-10-31T19:47:12Z"/>
          <w:rFonts w:eastAsiaTheme="minorEastAsia"/>
        </w:rPr>
      </w:pPr>
      <w:ins w:id="1789" w:author="Assessor GDSXSR" w:date="2026-10-31T19:47:12Z">
        <w:r>
          <w:rPr>
            <w:b/>
            <w:color w:val="EE0000"/>
          </w:rPr>
          <w:t xml:space="preserve">Representação processual</w:t>
        </w:r>
      </w:ins>
    </w:p>
    <w:p>
      <w:pPr>
        <w:spacing w:after="0" w:line="360" w:lineRule="auto"/>
        <w:rPr>
          <w:ins w:id="1792" w:author="Assessor GDSXSR" w:date="2026-10-31T19:47:12Z"/>
          <w:rFonts w:eastAsiaTheme="minorEastAsia"/>
        </w:rPr>
      </w:pPr>
      <w:ins w:id="1791" w:author="Assessor GDSXSR" w:date="2026-10-31T19:47:12Z">
        <w:r>
          <w:rPr>
            <w:color w:val="EE0000"/>
          </w:rPr>
          <w:t xml:space="preserve">3. A sentença registrou que a representação processual da autora está regular, e os embargos de declaração (ID 89272427) reiteraram que o vício foi superado pela juntada de mandato válido no curso do processo.</w:t>
        </w:r>
      </w:ins>
    </w:p>
    <w:p>
      <w:pPr>
        <w:spacing w:after="0" w:line="360" w:lineRule="auto"/>
        <w:rPr>
          <w:ins w:id="1794" w:author="Assessor GDSXSR" w:date="2026-10-31T19:47:12Z"/>
          <w:rFonts w:eastAsiaTheme="minorEastAsia"/>
        </w:rPr>
      </w:pPr>
      <w:ins w:id="1793" w:author="Assessor GDSXSR" w:date="2026-10-31T19:47:12Z">
        <w:r>
          <w:rPr>
            <w:b/>
            <w:color w:val="EE0000"/>
          </w:rPr>
          <w:t xml:space="preserve">Natureza concursal</w:t>
        </w:r>
      </w:ins>
    </w:p>
    <w:p>
      <w:pPr>
        <w:spacing w:after="0" w:line="360" w:lineRule="auto"/>
        <w:rPr>
          <w:ins w:id="1796" w:author="Assessor GDSXSR" w:date="2026-10-31T19:47:12Z"/>
          <w:rFonts w:eastAsiaTheme="minorEastAsia"/>
        </w:rPr>
      </w:pPr>
      <w:ins w:id="1795" w:author="Assessor GDSXSR" w:date="2026-10-31T19:47:12Z">
        <w:r>
          <w:rPr>
            <w:color w:val="EE0000"/>
          </w:rPr>
          <w:t xml:space="preserve">4. O juízo reconheceu a natureza concursal do crédito (Lei 11.101/2005 49), constituído antes do pedido de recuperação judicial de 24/03/2022, e determinou que sua satisfação observe o juízo universal.</w:t>
        </w:r>
      </w:ins>
    </w:p>
    <w:p>
      <w:pPr>
        <w:spacing w:after="0" w:line="360" w:lineRule="auto"/>
        <w:rPr>
          <w:ins w:id="1798" w:author="Assessor GDSXSR" w:date="2026-10-31T19:47:12Z"/>
          <w:rFonts w:eastAsiaTheme="minorEastAsia"/>
        </w:rPr>
      </w:pPr>
      <w:ins w:id="1797" w:author="Assessor GDSXSR" w:date="2026-10-31T19:47:12Z">
        <w:r>
          <w:rPr>
            <w:b/>
            <w:color w:val="EE0000"/>
          </w:rPr>
          <w:t xml:space="preserve">II. DISPOSITIVO DA SENTENÇA</w:t>
        </w:r>
      </w:ins>
    </w:p>
    <w:p>
      <w:pPr>
        <w:spacing w:after="0" w:line="360" w:lineRule="auto"/>
        <w:rPr>
          <w:rFonts w:eastAsiaTheme="minorEastAsia"/>
        </w:rPr>
      </w:pPr>
      <w:ins w:id="1799" w:author="Assessor GDSXSR" w:date="2026-10-31T19:47:12Z">
        <w:r>
          <w:rPr>
            <w:color w:val="EE0000"/>
          </w:rPr>
          <w:t xml:space="preserve">Julgou procedente o pedido para condenar a ré ao pagamento de R$ 2.386,00, com correção monetária e juros de mora a partir do vencimento de cada parcela (30/04/2020 e 30/05/2020), e a condenou ao pagamento das custas e de honorários de 10% sobre o valor da condenação. Embargos de declaração rejeitados (ID 89272427).</w:t>
        </w:r>
      </w:ins>
    </w:p>
    <w:p w14:paraId="5350F300" w14:textId="77777777" w:rsidR="00886ABA" w:rsidRDefault="00886ABA" w:rsidP="00DB1301">
      <w:pPr>
        <w:spacing w:after="0" w:line="360" w:lineRule="auto"/>
        <w:rPr>
          <w:rFonts w:ascii="Arial" w:hAnsi="Arial" w:cs="Arial"/>
          <w:sz w:val="28"/>
          <w:szCs w:val="28"/>
        </w:rPr>
      </w:pPr>
    </w:p>
    <w:p w14:paraId="4D5FFA3E" w14:textId="3C4ABF2C" w:rsidR="00DB1301" w:rsidRDefault="00DB1301" w:rsidP="18491D23">
      <w:pPr>
        <w:spacing w:after="0" w:line="360" w:lineRule="auto"/>
        <w:jc w:val="center"/>
        <w:outlineLvl w:val="0"/>
        <w:rPr>
          <w:rFonts w:ascii="Arial" w:hAnsi="Arial" w:cs="Arial"/>
          <w:b/>
          <w:bCs/>
          <w:sz w:val="28"/>
          <w:szCs w:val="28"/>
        </w:rPr>
      </w:pPr>
    </w:p>
    <w:p w14:paraId="583D5EE2" w14:textId="7A2FB904" w:rsidR="00DB1301" w:rsidRDefault="00F63CDB" w:rsidP="18491D23">
      <w:pPr>
        <w:spacing w:after="0" w:line="360" w:lineRule="auto"/>
      </w:pPr>
      <w:r>
        <w:br w:type="page"/>
      </w:r>
    </w:p>
    <w:p w14:paraId="63358632" w14:textId="61CFCBA3" w:rsidR="00DB1301" w:rsidRDefault="00F63CDB" w:rsidP="18491D23">
      <w:pPr>
        <w:spacing w:after="0" w:line="360" w:lineRule="auto"/>
        <w:jc w:val="center"/>
        <w:outlineLvl w:val="0"/>
        <w:rPr>
          <w:rFonts w:ascii="Arial" w:hAnsi="Arial" w:cs="Arial"/>
          <w:b/>
          <w:bCs/>
          <w:sz w:val="28"/>
          <w:szCs w:val="28"/>
        </w:rPr>
      </w:pPr>
      <w:r w:rsidRPr="18491D23">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sidRPr="0072648C">
        <w:rPr>
          <w:rFonts w:ascii="Arial" w:hAnsi="Arial" w:cs="Arial"/>
          <w:sz w:val="28"/>
          <w:szCs w:val="28"/>
        </w:rPr>
        <w:t>Adoto o relatório da r. sentença</w:t>
      </w:r>
      <w:r w:rsidR="00167F3A" w:rsidRPr="0072648C">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3D02249E" w14:textId="77777777" w:rsidR="0072648C" w:rsidRPr="0072648C" w:rsidRDefault="00F63CDB" w:rsidP="0072648C">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72648C" w:rsidRPr="0072648C">
        <w:rPr>
          <w:rFonts w:ascii="Arial" w:hAnsi="Arial" w:cs="Arial"/>
          <w:i/>
          <w:iCs/>
          <w:sz w:val="26"/>
          <w:szCs w:val="26"/>
        </w:rPr>
        <w:t>Trata-se de ação de cobrança ajuizada por RRM SERVICOS E COMERCIO DE CARTUCHOS LTDA em desfavor de CIDADO SERVICOS E MAO DE OBRA ESPECIALIZADA LTDA EM RECUPERAÇÃO JUDICIAL, partes qualificadas nos autos em epígrafe.</w:t>
      </w:r>
    </w:p>
    <w:p w14:paraId="39E98D5E" w14:textId="77777777" w:rsidR="0072648C" w:rsidRPr="0072648C" w:rsidRDefault="0072648C" w:rsidP="0072648C">
      <w:pPr>
        <w:spacing w:after="0" w:line="360" w:lineRule="auto"/>
        <w:ind w:left="2268" w:firstLine="1134"/>
        <w:jc w:val="both"/>
        <w:rPr>
          <w:rFonts w:ascii="Arial" w:hAnsi="Arial" w:cs="Arial"/>
          <w:i/>
          <w:iCs/>
          <w:sz w:val="26"/>
          <w:szCs w:val="26"/>
        </w:rPr>
      </w:pPr>
      <w:r w:rsidRPr="0072648C">
        <w:rPr>
          <w:rFonts w:ascii="Arial" w:hAnsi="Arial" w:cs="Arial"/>
          <w:i/>
          <w:iCs/>
          <w:sz w:val="26"/>
          <w:szCs w:val="26"/>
        </w:rPr>
        <w:t>Afirma a parte autora, em síntese, que, em 30/3/2020, prestou serviços à parte ré mediante fornecimento de produtos, pelo valor total de R$ 2.386,00 (dois mil trezentos e oitenta e seis reais), a ser pago em duas parcelas de R$ 1.193,00 (mil cento e noventa e três reais), com vencimentos em 30/4/2020 e 30/5/2020. Sustenta que a parte ré deixou de cumprir a obrigação pactuada, apesar das tentativas extrajudiciais de recebimento do crédito, razão pela qual requereu a condenação da parte autora ao pagamento do valor devido atualizado em R$ 4.591,85, conforme planilha juntada ao ID nº 232195330 – pág. 5.</w:t>
      </w:r>
    </w:p>
    <w:p w14:paraId="0C613E6A" w14:textId="77777777" w:rsidR="0072648C" w:rsidRPr="0072648C" w:rsidRDefault="0072648C" w:rsidP="0072648C">
      <w:pPr>
        <w:spacing w:after="0" w:line="360" w:lineRule="auto"/>
        <w:ind w:left="2268" w:firstLine="1134"/>
        <w:jc w:val="both"/>
        <w:rPr>
          <w:rFonts w:ascii="Arial" w:hAnsi="Arial" w:cs="Arial"/>
          <w:i/>
          <w:iCs/>
          <w:sz w:val="26"/>
          <w:szCs w:val="26"/>
        </w:rPr>
      </w:pPr>
      <w:r w:rsidRPr="0072648C">
        <w:rPr>
          <w:rFonts w:ascii="Arial" w:hAnsi="Arial" w:cs="Arial"/>
          <w:i/>
          <w:iCs/>
          <w:sz w:val="26"/>
          <w:szCs w:val="26"/>
        </w:rPr>
        <w:t>A representação processual da parte autora se encontra regular, consoante ID nº 268499336.</w:t>
      </w:r>
    </w:p>
    <w:p w14:paraId="760C38A6" w14:textId="77777777" w:rsidR="0072648C" w:rsidRPr="0072648C" w:rsidRDefault="0072648C" w:rsidP="0072648C">
      <w:pPr>
        <w:spacing w:after="0" w:line="360" w:lineRule="auto"/>
        <w:ind w:left="2268" w:firstLine="1134"/>
        <w:jc w:val="both"/>
        <w:rPr>
          <w:rFonts w:ascii="Arial" w:hAnsi="Arial" w:cs="Arial"/>
          <w:i/>
          <w:iCs/>
          <w:sz w:val="26"/>
          <w:szCs w:val="26"/>
        </w:rPr>
      </w:pPr>
      <w:r w:rsidRPr="0072648C">
        <w:rPr>
          <w:rFonts w:ascii="Arial" w:hAnsi="Arial" w:cs="Arial"/>
          <w:i/>
          <w:iCs/>
          <w:sz w:val="26"/>
          <w:szCs w:val="26"/>
        </w:rPr>
        <w:t>Proferida decisão ao ID nº 243055564 que indeferiu o pedido de gratuidade de justiça requerido pela parte autora. Interposto agravo de instrumento pela parte autora, a 4ª Turma Cível comunicou a decisão proferida no recurso nº 0736340-56.2025.8.07.0000 (ID nº 248081784), tendo sido indeferido o efeito suspensivo requerido (ID nº 248081785). Em razão disso, foi concedido novo prazo de 5 (cinco) dias para comprovação do recolhimento das custas de ingresso (ID nº 250160650), posteriormente certificadas como integralmente pagas (ID nº 254943063). O agravo de instrumento foi, depois, julgado prejudicado em razão do pagamento das custas processuais pela parte autora, havendo comunicação ao juízo de origem e documentação correlata (IDs nºs 256689860 e 256689861).</w:t>
      </w:r>
    </w:p>
    <w:p w14:paraId="13D92790" w14:textId="77777777" w:rsidR="0072648C" w:rsidRPr="0072648C" w:rsidRDefault="0072648C" w:rsidP="0072648C">
      <w:pPr>
        <w:spacing w:after="0" w:line="360" w:lineRule="auto"/>
        <w:ind w:left="2268" w:firstLine="1134"/>
        <w:jc w:val="both"/>
        <w:rPr>
          <w:rFonts w:ascii="Arial" w:hAnsi="Arial" w:cs="Arial"/>
          <w:i/>
          <w:iCs/>
          <w:sz w:val="26"/>
          <w:szCs w:val="26"/>
        </w:rPr>
      </w:pPr>
      <w:r w:rsidRPr="0072648C">
        <w:rPr>
          <w:rFonts w:ascii="Arial" w:hAnsi="Arial" w:cs="Arial"/>
          <w:i/>
          <w:iCs/>
          <w:sz w:val="26"/>
          <w:szCs w:val="26"/>
        </w:rPr>
        <w:t>Ciente do recolhimento das custas de ingresso, este Juízo recebeu a petição inicial e determinou a citação da parte ré para apresentar contestação no prazo de 15 (quinze) dias.</w:t>
      </w:r>
    </w:p>
    <w:p w14:paraId="0F480BFA" w14:textId="77777777" w:rsidR="0072648C" w:rsidRPr="0072648C" w:rsidRDefault="0072648C" w:rsidP="0072648C">
      <w:pPr>
        <w:spacing w:after="0" w:line="360" w:lineRule="auto"/>
        <w:ind w:left="2268" w:firstLine="1134"/>
        <w:jc w:val="both"/>
        <w:rPr>
          <w:rFonts w:ascii="Arial" w:hAnsi="Arial" w:cs="Arial"/>
          <w:i/>
          <w:iCs/>
          <w:sz w:val="26"/>
          <w:szCs w:val="26"/>
        </w:rPr>
      </w:pPr>
      <w:r w:rsidRPr="0072648C">
        <w:rPr>
          <w:rFonts w:ascii="Arial" w:hAnsi="Arial" w:cs="Arial"/>
          <w:i/>
          <w:iCs/>
          <w:sz w:val="26"/>
          <w:szCs w:val="26"/>
        </w:rPr>
        <w:t>Em sede de contestação (ID nº 265026201), no mérito, a parte ré alegou ausência de comprovação dos fatos constitutivos do direito da parte autora, ao fundamento de que a pretensão estaria amparada apenas na nota fiscal de ID nº 232197325, emitida em 30/3/2020, desacompanhada de comprovante de entrega, aceite, registros de comunicação, e-mails, conversas ou qualquer outro documento que demonstrasse a efetiva realização da operação comercial. Sustentou que a nota fiscal seria documento unilateral e insuficiente para comprovar a existência, exigibilidade e liquidez do crédito, requerendo, ao final, a improcedência da ação, o acolhimento da preliminar de defeito de representação, o afastamento da multa relativa à ausência de confirmação da citação eletrônica e a condenação da parte autora ao pagamento de custas e honorários.</w:t>
      </w:r>
    </w:p>
    <w:p w14:paraId="55FD5A98" w14:textId="77777777" w:rsidR="0072648C" w:rsidRPr="0072648C" w:rsidRDefault="0072648C" w:rsidP="0072648C">
      <w:pPr>
        <w:spacing w:after="0" w:line="360" w:lineRule="auto"/>
        <w:ind w:left="2268" w:firstLine="1134"/>
        <w:jc w:val="both"/>
        <w:rPr>
          <w:rFonts w:ascii="Arial" w:hAnsi="Arial" w:cs="Arial"/>
          <w:i/>
          <w:iCs/>
          <w:sz w:val="26"/>
          <w:szCs w:val="26"/>
        </w:rPr>
      </w:pPr>
      <w:r w:rsidRPr="0072648C">
        <w:rPr>
          <w:rFonts w:ascii="Arial" w:hAnsi="Arial" w:cs="Arial"/>
          <w:i/>
          <w:iCs/>
          <w:sz w:val="26"/>
          <w:szCs w:val="26"/>
        </w:rPr>
        <w:t>A representação processual da parte ré se encontra regular, consoante ID nº 265026203.</w:t>
      </w:r>
    </w:p>
    <w:p w14:paraId="7A1E2BC2" w14:textId="77777777" w:rsidR="0072648C" w:rsidRPr="0072648C" w:rsidRDefault="0072648C" w:rsidP="0072648C">
      <w:pPr>
        <w:spacing w:after="0" w:line="360" w:lineRule="auto"/>
        <w:ind w:left="2268" w:firstLine="1134"/>
        <w:jc w:val="both"/>
        <w:rPr>
          <w:rFonts w:ascii="Arial" w:hAnsi="Arial" w:cs="Arial"/>
          <w:i/>
          <w:iCs/>
          <w:sz w:val="26"/>
          <w:szCs w:val="26"/>
        </w:rPr>
      </w:pPr>
      <w:r w:rsidRPr="0072648C">
        <w:rPr>
          <w:rFonts w:ascii="Arial" w:hAnsi="Arial" w:cs="Arial"/>
          <w:i/>
          <w:iCs/>
          <w:sz w:val="26"/>
          <w:szCs w:val="26"/>
        </w:rPr>
        <w:t>Intimada, a parte autora apresentou réplica à contestação. No mérito, defendeu a existência da relação jurídica e a comprovação do crédito, afirmando que a nota fiscal juntada aos autos constitui documento fiscal regularmente emitido e goza de presunção de legitimidade e veracidade, especialmente diante da ausência de prova concreta em sentido contrário. Argumentou que a parte ré não comprovou pagamento, inexistência da relação comercial ou fato impeditivo, modificativo ou extintivo da obrigação, limitando-se a alegações genéricas, razão pela qual requereu a rejeição das alegações defensivas e a procedência integral dos pedidos iniciais (ID nº 268499335).</w:t>
      </w:r>
    </w:p>
    <w:p w14:paraId="2A1367AB" w14:textId="15911AC7" w:rsidR="00F63CDB" w:rsidRDefault="0072648C" w:rsidP="0072648C">
      <w:pPr>
        <w:spacing w:after="0" w:line="360" w:lineRule="auto"/>
        <w:ind w:left="2268" w:firstLine="1134"/>
        <w:jc w:val="both"/>
        <w:rPr>
          <w:rFonts w:ascii="Arial" w:hAnsi="Arial" w:cs="Arial"/>
          <w:i/>
          <w:iCs/>
          <w:sz w:val="26"/>
          <w:szCs w:val="26"/>
        </w:rPr>
      </w:pPr>
      <w:r w:rsidRPr="0072648C">
        <w:rPr>
          <w:rFonts w:ascii="Arial" w:hAnsi="Arial" w:cs="Arial"/>
          <w:i/>
          <w:iCs/>
          <w:sz w:val="26"/>
          <w:szCs w:val="26"/>
        </w:rPr>
        <w:t xml:space="preserve">Intimadas para especificarem provas, ambas as partes requereram o julgamento antecipado do mérito. </w:t>
      </w:r>
      <w:r w:rsidR="00BA700C" w:rsidRPr="000A7009">
        <w:rPr>
          <w:rFonts w:ascii="Arial" w:hAnsi="Arial" w:cs="Arial"/>
          <w:i/>
          <w:iCs/>
          <w:sz w:val="26"/>
          <w:szCs w:val="26"/>
        </w:rPr>
        <w:t>(...)</w:t>
      </w:r>
      <w:r w:rsidR="0061262D" w:rsidRPr="000A7009">
        <w:rPr>
          <w:rFonts w:ascii="Arial" w:hAnsi="Arial" w:cs="Arial"/>
          <w:i/>
          <w:iCs/>
          <w:sz w:val="26"/>
          <w:szCs w:val="26"/>
        </w:rPr>
        <w:t xml:space="preserve">” (ID </w:t>
      </w:r>
      <w:r w:rsidRPr="0072648C">
        <w:rPr>
          <w:rFonts w:ascii="Arial" w:hAnsi="Arial" w:cs="Arial"/>
          <w:i/>
          <w:iCs/>
          <w:sz w:val="26"/>
          <w:szCs w:val="26"/>
        </w:rPr>
        <w:t>89272420</w:t>
      </w:r>
      <w:r w:rsidR="0061262D" w:rsidRPr="000A7009">
        <w:rPr>
          <w:rFonts w:ascii="Arial" w:hAnsi="Arial" w:cs="Arial"/>
          <w:i/>
          <w:iCs/>
          <w:sz w:val="26"/>
          <w:szCs w:val="26"/>
        </w:rPr>
        <w:t>).</w:t>
      </w:r>
    </w:p>
    <w:p w14:paraId="6F44429A" w14:textId="77777777" w:rsidR="00E853A7" w:rsidRDefault="00E853A7" w:rsidP="0099680F">
      <w:pPr>
        <w:spacing w:after="0" w:line="360" w:lineRule="auto"/>
        <w:ind w:left="2268" w:firstLine="1134"/>
        <w:jc w:val="both"/>
        <w:rPr>
          <w:rFonts w:ascii="Arial" w:hAnsi="Arial" w:cs="Arial"/>
          <w:i/>
          <w:iCs/>
          <w:sz w:val="26"/>
          <w:szCs w:val="26"/>
        </w:rPr>
      </w:pPr>
    </w:p>
    <w:p w14:paraId="04E520D9" w14:textId="3C0A99A7" w:rsidR="0061262D" w:rsidRDefault="0061262D" w:rsidP="00DB1301">
      <w:pPr>
        <w:spacing w:after="0" w:line="360" w:lineRule="auto"/>
        <w:ind w:firstLine="2268"/>
        <w:jc w:val="both"/>
        <w:rPr>
          <w:rFonts w:ascii="Arial" w:hAnsi="Arial" w:cs="Arial"/>
          <w:sz w:val="28"/>
          <w:szCs w:val="28"/>
        </w:rPr>
      </w:pPr>
      <w:commentRangeStart w:id="8"/>
      <w:r>
        <w:rPr>
          <w:rFonts w:ascii="Arial" w:hAnsi="Arial" w:cs="Arial"/>
          <w:sz w:val="28"/>
          <w:szCs w:val="28"/>
        </w:rPr>
        <w:t xml:space="preserve">O MM. Juiz sentenciante</w:t>
      </w:r>
      <w:r>
        <w:rPr>
          <w:rFonts w:ascii="Arial" w:hAnsi="Arial" w:cs="Arial"/>
          <w:sz w:val="28"/>
          <w:szCs w:val="28"/>
        </w:rPr>
        <w:t xml:space="preserve">, Dr.</w:t>
      </w:r>
      <w:r>
        <w:rPr>
          <w:rFonts w:ascii="Arial" w:hAnsi="Arial" w:cs="Arial"/>
          <w:sz w:val="28"/>
          <w:szCs w:val="28"/>
        </w:rPr>
        <w:t xml:space="preserve"> </w:t>
      </w:r>
      <w:del w:id="1269" w:author="Assessor GDSXSR" w:date="2026-10-31T19:47:12Z">
        <w:r>
          <w:rPr>
            <w:rFonts w:ascii="Arial" w:hAnsi="Arial" w:cs="Arial"/>
            <w:sz w:val="28"/>
            <w:szCs w:val="28"/>
          </w:rPr>
          <w:delText xml:space="preserve">Heversom</w:delText>
        </w:r>
      </w:del>
      <w:ins w:id="1270" w:author="Assessor GDSXSR" w:date="2026-10-31T19:47:12Z">
        <w:r>
          <w:rPr>
            <w:rFonts w:ascii="Arial" w:hAnsi="Arial" w:cs="Arial"/>
            <w:color w:val="808080"/>
            <w:sz w:val="28"/>
            <w:szCs w:val="28"/>
          </w:rPr>
          <w:t xml:space="preserve">Heverson</w:t>
        </w:r>
      </w:ins>
      <w:r>
        <w:rPr>
          <w:rFonts w:ascii="Arial" w:hAnsi="Arial" w:cs="Arial"/>
          <w:sz w:val="28"/>
          <w:szCs w:val="28"/>
        </w:rPr>
        <w:t xml:space="preserve"> D</w:t>
      </w:r>
      <w:del w:id="1271" w:author="Assessor GDSXSR" w:date="2026-10-31T19:47:12Z">
        <w:r>
          <w:rPr>
            <w:rFonts w:ascii="Arial" w:hAnsi="Arial" w:cs="Arial"/>
            <w:sz w:val="28"/>
            <w:szCs w:val="28"/>
          </w:rPr>
          <w:delText xml:space="preserve">'abadia</w:delText>
        </w:r>
      </w:del>
      <w:ins w:id="1272" w:author="Assessor GDSXSR" w:date="2026-10-31T19:47:12Z">
        <w:r>
          <w:rPr>
            <w:rFonts w:ascii="Arial" w:hAnsi="Arial" w:cs="Arial"/>
            <w:color w:val="808080"/>
            <w:sz w:val="28"/>
            <w:szCs w:val="28"/>
          </w:rPr>
          <w:t xml:space="preserve"> Abadia</w:t>
        </w:r>
      </w:ins>
      <w:r>
        <w:rPr>
          <w:rFonts w:ascii="Arial" w:hAnsi="Arial" w:cs="Arial"/>
          <w:sz w:val="28"/>
          <w:szCs w:val="28"/>
        </w:rPr>
        <w:t xml:space="preserve"> Teixeira Borges</w:t>
      </w:r>
      <w:r>
        <w:rPr>
          <w:rFonts w:ascii="Arial" w:hAnsi="Arial" w:cs="Arial"/>
          <w:sz w:val="28"/>
          <w:szCs w:val="28"/>
        </w:rPr>
        <w:t xml:space="preserve">, da</w:t>
      </w:r>
      <w:r>
        <w:rPr>
          <w:rFonts w:ascii="Arial" w:hAnsi="Arial" w:cs="Arial"/>
          <w:sz w:val="28"/>
          <w:szCs w:val="28"/>
        </w:rPr>
        <w:t xml:space="preserve"> </w:t>
      </w:r>
      <w:r>
        <w:rPr>
          <w:rFonts w:ascii="Arial" w:hAnsi="Arial" w:cs="Arial"/>
          <w:sz w:val="28"/>
          <w:szCs w:val="28"/>
        </w:rPr>
        <w:t xml:space="preserve">12ª Vara Cível de Brasília</w:t>
      </w:r>
      <w:r>
        <w:rPr>
          <w:rFonts w:ascii="Arial" w:hAnsi="Arial" w:cs="Arial"/>
          <w:sz w:val="28"/>
          <w:szCs w:val="28"/>
        </w:rPr>
        <w:t xml:space="preserve">, julgou no seguinte sentido:</w:t>
      </w:r>
      <w:commentRangeEnd w:id="8"/>
      <w:r>
        <w:rPr>
          <w:rStyle w:val="CommentReference"/>
        </w:rPr>
        <w:commentReference w:id="8"/>
      </w:r>
    </w:p>
    <w:p w14:paraId="12E5EEA8" w14:textId="77777777" w:rsidR="0061262D" w:rsidRDefault="0061262D" w:rsidP="00DB1301">
      <w:pPr>
        <w:spacing w:after="0" w:line="360" w:lineRule="auto"/>
        <w:ind w:firstLine="2268"/>
        <w:jc w:val="both"/>
        <w:rPr>
          <w:rFonts w:ascii="Arial" w:hAnsi="Arial" w:cs="Arial"/>
          <w:sz w:val="28"/>
          <w:szCs w:val="28"/>
        </w:rPr>
      </w:pPr>
    </w:p>
    <w:p w14:paraId="77391FB3" w14:textId="77777777" w:rsidR="0072648C" w:rsidRPr="0072648C" w:rsidRDefault="0006080C" w:rsidP="0072648C">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72648C" w:rsidRPr="0072648C">
        <w:rPr>
          <w:rFonts w:ascii="Arial" w:hAnsi="Arial" w:cs="Arial"/>
          <w:i/>
          <w:iCs/>
          <w:sz w:val="26"/>
          <w:szCs w:val="26"/>
        </w:rPr>
        <w:t>Diante do exposto, com fundamento nos arts. 355, inciso I, 487, inciso I, e 373, inciso I, todos do Código de Processo Civil, julgo PROCEDENTE o pedido formulado pela parte autora para condenar a parte ré ao pagamento do valor de R$ 2.386,00 (dois mil trezentos e oitenta e seis reais), correspondente ao débito oriundo da nota fiscal de ID nº 232197325, acrescido de correção monetária e juros de mora, ambos a partir da data de vencimento de cada parcela de R$ 1.193,00, respectivamente, 30/04/2020 e 30/05/2020.</w:t>
      </w:r>
    </w:p>
    <w:p w14:paraId="4A2E6C18" w14:textId="3A588717" w:rsidR="0072648C" w:rsidRPr="0072648C" w:rsidRDefault="0072648C" w:rsidP="0072648C">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 </w:t>
      </w:r>
      <w:r w:rsidRPr="0072648C">
        <w:rPr>
          <w:rFonts w:ascii="Arial" w:hAnsi="Arial" w:cs="Arial"/>
          <w:i/>
          <w:iCs/>
          <w:sz w:val="26"/>
          <w:szCs w:val="26"/>
        </w:rPr>
        <w:t>Ausente previsão contratual de índice de correção monetária e taxa de juros, incidem os parâmetros legais. Até 29/08/2024, aplica-se a taxa SELIC de forma integral, que já abrange, em um único índice, a correção monetária e os juros moratórios, nos termos da tese firmada pelo Superior Tribunal de Justiça no Tema Repetitivo 1.368. A partir de 30/08/2024, vigora o regime instituído pela Lei nº 14.905/2024, com correção monetária pelo IPCA/IBGE e juros moratórios correspondentes à diferença entre a taxa SELIC e o IPCA/IBGE do período, com piso zero caso o resultado seja negativo.</w:t>
      </w:r>
    </w:p>
    <w:p w14:paraId="7AA944EF" w14:textId="71435A7D" w:rsidR="0072648C" w:rsidRPr="0072648C" w:rsidRDefault="0072648C" w:rsidP="0072648C">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 </w:t>
      </w:r>
      <w:r w:rsidRPr="0072648C">
        <w:rPr>
          <w:rFonts w:ascii="Arial" w:hAnsi="Arial" w:cs="Arial"/>
          <w:i/>
          <w:iCs/>
          <w:sz w:val="26"/>
          <w:szCs w:val="26"/>
        </w:rPr>
        <w:t>Reconheço que o crédito objeto da presente demanda possui natureza concursal, na forma do art. 49, caput, da Lei nº 11.101/2005, porquanto constituído anteriormente ao pedido de recuperação judicial formulado em 24/03/2022, nos autos nº 0705697-75.2022.8.07.0015. Em razão disso, a satisfação do crédito deverá observar o juízo universal da recuperação judicial, vedada a prática de atos executivos autônomos neste juízo.</w:t>
      </w:r>
    </w:p>
    <w:p w14:paraId="163354A9" w14:textId="3FF36525" w:rsidR="0006080C" w:rsidRPr="000A7009" w:rsidRDefault="0072648C" w:rsidP="0072648C">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 </w:t>
      </w:r>
      <w:r w:rsidRPr="0072648C">
        <w:rPr>
          <w:rFonts w:ascii="Arial" w:hAnsi="Arial" w:cs="Arial"/>
          <w:i/>
          <w:iCs/>
          <w:sz w:val="26"/>
          <w:szCs w:val="26"/>
        </w:rPr>
        <w:t>Condeno a parte ré ao pagamento das custas processuais e de honorários advocatícios, os quais fixo em 10% (dez por cento) sobre o valor da condenação, nos termos do art. 85, § 2º, do CPC.</w:t>
      </w:r>
      <w:r>
        <w:rPr>
          <w:rFonts w:ascii="Arial" w:hAnsi="Arial" w:cs="Arial"/>
          <w:i/>
          <w:iCs/>
          <w:sz w:val="26"/>
          <w:szCs w:val="26"/>
        </w:rPr>
        <w:t xml:space="preserve"> </w:t>
      </w:r>
      <w:r w:rsidR="0006080C" w:rsidRPr="000A7009">
        <w:rPr>
          <w:rFonts w:ascii="Arial" w:hAnsi="Arial" w:cs="Arial"/>
          <w:i/>
          <w:iCs/>
          <w:sz w:val="26"/>
          <w:szCs w:val="26"/>
        </w:rPr>
        <w:t>(...)</w:t>
      </w:r>
      <w:r w:rsidR="00274644">
        <w:rPr>
          <w:rFonts w:ascii="Arial" w:hAnsi="Arial" w:cs="Arial"/>
          <w:i/>
          <w:iCs/>
          <w:sz w:val="26"/>
          <w:szCs w:val="26"/>
        </w:rPr>
        <w:t>.</w:t>
      </w:r>
      <w:r w:rsidR="0006080C" w:rsidRPr="000A7009">
        <w:rPr>
          <w:rFonts w:ascii="Arial" w:hAnsi="Arial" w:cs="Arial"/>
          <w:i/>
          <w:iCs/>
          <w:sz w:val="26"/>
          <w:szCs w:val="26"/>
        </w:rPr>
        <w:t>”</w:t>
      </w:r>
    </w:p>
    <w:p w14:paraId="41F018EC" w14:textId="77777777" w:rsidR="0061262D" w:rsidRDefault="0061262D" w:rsidP="00DB1301">
      <w:pPr>
        <w:spacing w:after="0" w:line="360" w:lineRule="auto"/>
        <w:ind w:firstLine="2268"/>
        <w:jc w:val="both"/>
        <w:rPr>
          <w:rFonts w:ascii="Arial" w:hAnsi="Arial" w:cs="Arial"/>
          <w:sz w:val="28"/>
          <w:szCs w:val="28"/>
        </w:rPr>
      </w:pPr>
    </w:p>
    <w:p w14:paraId="5DC7D771" w14:textId="3E412894" w:rsidR="0006080C" w:rsidRDefault="0072648C" w:rsidP="00DB1301">
      <w:pPr>
        <w:spacing w:after="0" w:line="360" w:lineRule="auto"/>
        <w:ind w:firstLine="2268"/>
        <w:jc w:val="both"/>
        <w:rPr>
          <w:rFonts w:ascii="Arial" w:hAnsi="Arial" w:cs="Arial"/>
          <w:sz w:val="28"/>
          <w:szCs w:val="28"/>
        </w:rPr>
      </w:pPr>
      <w:r>
        <w:rPr>
          <w:rFonts w:ascii="Arial" w:hAnsi="Arial" w:cs="Arial"/>
          <w:sz w:val="28"/>
          <w:szCs w:val="28"/>
        </w:rPr>
        <w:t>A ré</w:t>
      </w:r>
      <w:r w:rsidR="009C1026" w:rsidRPr="3F2CDD4C">
        <w:rPr>
          <w:rFonts w:ascii="Arial" w:hAnsi="Arial" w:cs="Arial"/>
          <w:sz w:val="28"/>
          <w:szCs w:val="28"/>
        </w:rPr>
        <w:t xml:space="preserve"> opôs</w:t>
      </w:r>
      <w:r>
        <w:rPr>
          <w:rFonts w:ascii="Arial" w:hAnsi="Arial" w:cs="Arial"/>
          <w:sz w:val="28"/>
          <w:szCs w:val="28"/>
        </w:rPr>
        <w:t xml:space="preserve"> </w:t>
      </w:r>
      <w:r w:rsidR="009C1026" w:rsidRPr="3F2CDD4C">
        <w:rPr>
          <w:rFonts w:ascii="Arial" w:hAnsi="Arial" w:cs="Arial"/>
          <w:sz w:val="28"/>
          <w:szCs w:val="28"/>
        </w:rPr>
        <w:t xml:space="preserve">embargos de declaração (ID </w:t>
      </w:r>
      <w:r w:rsidRPr="0072648C">
        <w:rPr>
          <w:rFonts w:ascii="Arial" w:hAnsi="Arial" w:cs="Arial"/>
          <w:sz w:val="28"/>
          <w:szCs w:val="28"/>
        </w:rPr>
        <w:t>89272423</w:t>
      </w:r>
      <w:r w:rsidR="009C1026" w:rsidRPr="3F2CDD4C">
        <w:rPr>
          <w:rFonts w:ascii="Arial" w:hAnsi="Arial" w:cs="Arial"/>
          <w:sz w:val="28"/>
          <w:szCs w:val="28"/>
        </w:rPr>
        <w:t>), os quais foram rejeitados</w:t>
      </w:r>
      <w:r w:rsidR="009C1026" w:rsidRPr="3F2CDD4C">
        <w:rPr>
          <w:rFonts w:ascii="Arial" w:hAnsi="Arial" w:cs="Arial"/>
          <w:color w:val="7030A0"/>
          <w:sz w:val="28"/>
          <w:szCs w:val="28"/>
        </w:rPr>
        <w:t xml:space="preserve"> </w:t>
      </w:r>
      <w:r w:rsidR="009C1026" w:rsidRPr="3F2CDD4C">
        <w:rPr>
          <w:rFonts w:ascii="Arial" w:hAnsi="Arial" w:cs="Arial"/>
          <w:sz w:val="28"/>
          <w:szCs w:val="28"/>
        </w:rPr>
        <w:t>(ID</w:t>
      </w:r>
      <w:r>
        <w:rPr>
          <w:rFonts w:ascii="Arial" w:hAnsi="Arial" w:cs="Arial"/>
          <w:sz w:val="28"/>
          <w:szCs w:val="28"/>
        </w:rPr>
        <w:t xml:space="preserve"> </w:t>
      </w:r>
      <w:r w:rsidRPr="0072648C">
        <w:rPr>
          <w:rFonts w:ascii="Arial" w:hAnsi="Arial" w:cs="Arial"/>
          <w:sz w:val="28"/>
          <w:szCs w:val="28"/>
        </w:rPr>
        <w:t>89272427</w:t>
      </w:r>
      <w:r w:rsidR="009C1026" w:rsidRPr="3F2CDD4C">
        <w:rPr>
          <w:rFonts w:ascii="Arial" w:hAnsi="Arial" w:cs="Arial"/>
          <w:sz w:val="28"/>
          <w:szCs w:val="28"/>
        </w:rPr>
        <w:t>).</w:t>
      </w:r>
    </w:p>
    <w:p w14:paraId="6F16B6F7" w14:textId="77777777" w:rsidR="000C78F1" w:rsidRDefault="000C78F1" w:rsidP="00882188">
      <w:pPr>
        <w:spacing w:after="0" w:line="360" w:lineRule="auto"/>
        <w:ind w:firstLine="2268"/>
        <w:jc w:val="both"/>
        <w:rPr>
          <w:rFonts w:ascii="Arial" w:hAnsi="Arial" w:cs="Arial"/>
          <w:sz w:val="28"/>
          <w:szCs w:val="28"/>
        </w:rPr>
      </w:pPr>
    </w:p>
    <w:p w14:paraId="449258B0" w14:textId="7DB4191A" w:rsidR="000C78F1" w:rsidRDefault="000C78F1" w:rsidP="00882188">
      <w:pPr>
        <w:spacing w:after="0" w:line="360" w:lineRule="auto"/>
        <w:ind w:firstLine="2268"/>
        <w:jc w:val="both"/>
        <w:rPr>
          <w:rFonts w:ascii="Arial" w:hAnsi="Arial" w:cs="Arial"/>
          <w:sz w:val="28"/>
          <w:szCs w:val="28"/>
        </w:rPr>
      </w:pPr>
      <w:r>
        <w:rPr>
          <w:rFonts w:ascii="Arial" w:hAnsi="Arial" w:cs="Arial"/>
          <w:sz w:val="28"/>
          <w:szCs w:val="28"/>
        </w:rPr>
        <w:t xml:space="preserve">Apelo da ré, Cidade Serviços e Mão de Obra Especializada Ltda. – </w:t>
      </w:r>
      <w:r>
        <w:rPr>
          <w:rFonts w:ascii="Arial" w:hAnsi="Arial" w:cs="Arial"/>
          <w:sz w:val="28"/>
          <w:szCs w:val="28"/>
        </w:rPr>
        <w:t xml:space="preserve">e</w:t>
      </w:r>
      <w:r>
        <w:rPr>
          <w:rFonts w:ascii="Arial" w:hAnsi="Arial" w:cs="Arial"/>
          <w:sz w:val="28"/>
          <w:szCs w:val="28"/>
        </w:rPr>
        <w:t xml:space="preserve">m Recuperação Judicial (ID 89272430), em que alega, em síntese, que: </w:t>
      </w:r>
      <w:r>
        <w:rPr>
          <w:rFonts w:ascii="Arial" w:hAnsi="Arial" w:cs="Arial"/>
          <w:b/>
          <w:bCs/>
          <w:sz w:val="28"/>
          <w:szCs w:val="28"/>
        </w:rPr>
        <w:t xml:space="preserve">1)</w:t>
      </w:r>
      <w:r>
        <w:rPr>
          <w:rFonts w:ascii="Arial" w:hAnsi="Arial" w:cs="Arial"/>
          <w:b/>
          <w:bCs/>
          <w:sz w:val="28"/>
          <w:szCs w:val="28"/>
        </w:rPr>
        <w:t xml:space="preserve"> </w:t>
      </w:r>
      <w:r>
        <w:rPr>
          <w:rFonts w:ascii="Arial" w:hAnsi="Arial" w:cs="Arial"/>
          <w:sz w:val="28"/>
          <w:szCs w:val="28"/>
        </w:rPr>
        <w:t xml:space="preserve">a procuração inicialmente apresentada pela autora não possuía assinatura válida e sua regularização ocorreu depois do prazo concedido pelo </w:t>
      </w:r>
      <w:r>
        <w:rPr>
          <w:rFonts w:ascii="Arial" w:hAnsi="Arial" w:cs="Arial"/>
          <w:sz w:val="28"/>
          <w:szCs w:val="28"/>
        </w:rPr>
        <w:t xml:space="preserve">magistrado de origem</w:t>
      </w:r>
      <w:r>
        <w:rPr>
          <w:rFonts w:ascii="Arial" w:hAnsi="Arial" w:cs="Arial"/>
          <w:sz w:val="28"/>
          <w:szCs w:val="28"/>
        </w:rPr>
        <w:t xml:space="preserve">; </w:t>
      </w:r>
      <w:r>
        <w:rPr>
          <w:rFonts w:ascii="Arial" w:hAnsi="Arial" w:cs="Arial"/>
          <w:b/>
          <w:bCs/>
          <w:sz w:val="28"/>
          <w:szCs w:val="28"/>
        </w:rPr>
        <w:t xml:space="preserve">2)</w:t>
      </w:r>
      <w:r>
        <w:rPr>
          <w:rFonts w:ascii="Arial" w:hAnsi="Arial" w:cs="Arial"/>
          <w:b/>
          <w:bCs/>
          <w:sz w:val="28"/>
          <w:szCs w:val="28"/>
        </w:rPr>
        <w:t xml:space="preserve"> </w:t>
      </w:r>
      <w:r>
        <w:rPr>
          <w:rFonts w:ascii="Arial" w:hAnsi="Arial" w:cs="Arial"/>
          <w:sz w:val="28"/>
          <w:szCs w:val="28"/>
        </w:rPr>
        <w:t xml:space="preserve">a nota fiscal emitida unilateralmente pela autora não comprova a contratação </w:t>
      </w:r>
      <w:del w:id="1273" w:author="Assessor GDSXSR" w:date="2026-10-31T19:47:12Z">
        <w:r>
          <w:rPr>
            <w:rFonts w:ascii="Arial" w:hAnsi="Arial" w:cs="Arial"/>
            <w:sz w:val="28"/>
            <w:szCs w:val="28"/>
          </w:rPr>
          <w:delText xml:space="preserve">sequer</w:delText>
        </w:r>
      </w:del>
      <w:ins w:id="1274" w:author="Assessor GDSXSR" w:date="2026-10-31T19:47:12Z">
        <w:r>
          <w:rPr>
            <w:rFonts w:ascii="Arial" w:hAnsi="Arial" w:cs="Arial"/>
            <w:color w:val="808080"/>
            <w:sz w:val="28"/>
            <w:szCs w:val="28"/>
          </w:rPr>
          <w:t xml:space="preserve">nem</w:t>
        </w:r>
      </w:ins>
      <w:r>
        <w:rPr>
          <w:rFonts w:ascii="Arial" w:hAnsi="Arial" w:cs="Arial"/>
          <w:sz w:val="28"/>
          <w:szCs w:val="28"/>
        </w:rPr>
        <w:t xml:space="preserve"> a efetiva entrega das mercadorias; </w:t>
      </w:r>
      <w:r>
        <w:rPr>
          <w:rFonts w:ascii="Arial" w:hAnsi="Arial" w:cs="Arial"/>
          <w:b/>
          <w:bCs/>
          <w:sz w:val="28"/>
          <w:szCs w:val="28"/>
        </w:rPr>
        <w:t xml:space="preserve">3)</w:t>
      </w:r>
      <w:r>
        <w:rPr>
          <w:rFonts w:ascii="Arial" w:hAnsi="Arial" w:cs="Arial"/>
          <w:sz w:val="28"/>
          <w:szCs w:val="28"/>
        </w:rPr>
        <w:t xml:space="preserve"> </w:t>
      </w:r>
      <w:r>
        <w:rPr>
          <w:rFonts w:ascii="Arial" w:hAnsi="Arial" w:cs="Arial"/>
          <w:sz w:val="28"/>
          <w:szCs w:val="28"/>
        </w:rPr>
        <w:t xml:space="preserve">cabia à autora comprovar o fato constitutivo de seu direito</w:t>
      </w:r>
      <w:r>
        <w:rPr>
          <w:rFonts w:ascii="Arial" w:hAnsi="Arial" w:cs="Arial"/>
          <w:sz w:val="28"/>
          <w:szCs w:val="28"/>
        </w:rPr>
        <w:t xml:space="preserve">;</w:t>
      </w:r>
      <w:r>
        <w:rPr>
          <w:rFonts w:ascii="Arial" w:hAnsi="Arial" w:cs="Arial"/>
          <w:sz w:val="28"/>
          <w:szCs w:val="28"/>
        </w:rPr>
        <w:t xml:space="preserve"> </w:t>
      </w:r>
      <w:r>
        <w:rPr>
          <w:rFonts w:ascii="Arial" w:hAnsi="Arial" w:cs="Arial"/>
          <w:b/>
          <w:bCs/>
          <w:sz w:val="28"/>
          <w:szCs w:val="28"/>
        </w:rPr>
        <w:t xml:space="preserve">4)</w:t>
      </w:r>
      <w:r>
        <w:rPr>
          <w:rFonts w:ascii="Arial" w:hAnsi="Arial" w:cs="Arial"/>
          <w:sz w:val="28"/>
          <w:szCs w:val="28"/>
        </w:rPr>
        <w:t xml:space="preserve"> a classificação do crédito como concursal pressupõe a prévia demonstração de sua existência; </w:t>
      </w:r>
      <w:r>
        <w:rPr>
          <w:rFonts w:ascii="Arial" w:hAnsi="Arial" w:cs="Arial"/>
          <w:sz w:val="28"/>
          <w:szCs w:val="28"/>
        </w:rPr>
        <w:t xml:space="preserve">e </w:t>
      </w:r>
      <w:r>
        <w:rPr>
          <w:rFonts w:ascii="Arial" w:hAnsi="Arial" w:cs="Arial"/>
          <w:b/>
          <w:bCs/>
          <w:sz w:val="28"/>
          <w:szCs w:val="28"/>
        </w:rPr>
        <w:t xml:space="preserve">5)</w:t>
      </w:r>
      <w:r>
        <w:rPr>
          <w:rFonts w:ascii="Arial" w:hAnsi="Arial" w:cs="Arial"/>
          <w:sz w:val="28"/>
          <w:szCs w:val="28"/>
        </w:rPr>
        <w:t xml:space="preserve"> subsidiariamente, a sentença deve ser cassada por fundamentação insuficiente, diante da ausência de exame adequado da falta de comprovante de entrega e das consequências da regularização tardia da representação processual. </w:t>
      </w:r>
    </w:p>
    <w:p w14:paraId="552F8BEC" w14:textId="77777777" w:rsidR="000C78F1" w:rsidRDefault="000C78F1" w:rsidP="00882188">
      <w:pPr>
        <w:spacing w:after="0" w:line="360" w:lineRule="auto"/>
        <w:ind w:firstLine="2268"/>
        <w:jc w:val="both"/>
        <w:rPr>
          <w:rFonts w:ascii="Arial" w:hAnsi="Arial" w:cs="Arial"/>
          <w:sz w:val="28"/>
          <w:szCs w:val="28"/>
        </w:rPr>
      </w:pPr>
    </w:p>
    <w:p w14:paraId="2D575E4C" w14:textId="3D6134B3" w:rsidR="000C78F1" w:rsidRDefault="000C78F1" w:rsidP="00882188">
      <w:pPr>
        <w:spacing w:after="0" w:line="360" w:lineRule="auto"/>
        <w:ind w:firstLine="2268"/>
        <w:jc w:val="both"/>
        <w:rPr>
          <w:rFonts w:ascii="Arial" w:hAnsi="Arial" w:cs="Arial"/>
          <w:sz w:val="28"/>
          <w:szCs w:val="28"/>
        </w:rPr>
      </w:pPr>
      <w:r w:rsidRPr="000C78F1">
        <w:rPr>
          <w:rFonts w:ascii="Arial" w:hAnsi="Arial" w:cs="Arial"/>
          <w:sz w:val="28"/>
          <w:szCs w:val="28"/>
        </w:rPr>
        <w:t>Requer a concessão da gratuidade da justiça e, no mérito, a reforma da r. sentença para julgar improcedentes os pedidos iniciais, com a inversão dos ônus sucumbenciais. Subsidiariamente, pede a cassação da sentença para novo julgamento.</w:t>
      </w:r>
    </w:p>
    <w:p w14:paraId="15BADA6A" w14:textId="77777777" w:rsidR="00882188" w:rsidRPr="00882188" w:rsidRDefault="00882188" w:rsidP="00882188">
      <w:pPr>
        <w:spacing w:after="0" w:line="360" w:lineRule="auto"/>
        <w:ind w:firstLine="2268"/>
        <w:jc w:val="both"/>
        <w:rPr>
          <w:rFonts w:ascii="Arial" w:hAnsi="Arial" w:cs="Arial"/>
          <w:sz w:val="28"/>
          <w:szCs w:val="28"/>
        </w:rPr>
      </w:pPr>
    </w:p>
    <w:p w14:paraId="6EEF5CB3" w14:textId="6F339A54" w:rsidR="00882188" w:rsidRDefault="000C78F1" w:rsidP="00882188">
      <w:pPr>
        <w:spacing w:after="0" w:line="360" w:lineRule="auto"/>
        <w:ind w:firstLine="2268"/>
        <w:jc w:val="both"/>
        <w:rPr>
          <w:rFonts w:ascii="Arial" w:hAnsi="Arial" w:cs="Arial"/>
          <w:sz w:val="28"/>
          <w:szCs w:val="28"/>
        </w:rPr>
      </w:pPr>
      <w:r w:rsidRPr="000C78F1">
        <w:rPr>
          <w:rFonts w:ascii="Arial" w:hAnsi="Arial" w:cs="Arial"/>
          <w:sz w:val="28"/>
          <w:szCs w:val="28"/>
        </w:rPr>
        <w:t>Em contrarrazões</w:t>
      </w:r>
      <w:r w:rsidR="00653251">
        <w:rPr>
          <w:rFonts w:ascii="Arial" w:hAnsi="Arial" w:cs="Arial"/>
          <w:sz w:val="28"/>
          <w:szCs w:val="28"/>
        </w:rPr>
        <w:t xml:space="preserve"> (ID 892</w:t>
      </w:r>
      <w:r w:rsidR="00763EA7">
        <w:rPr>
          <w:rFonts w:ascii="Arial" w:hAnsi="Arial" w:cs="Arial"/>
          <w:sz w:val="28"/>
          <w:szCs w:val="28"/>
        </w:rPr>
        <w:t>72433)</w:t>
      </w:r>
      <w:r w:rsidRPr="000C78F1">
        <w:rPr>
          <w:rFonts w:ascii="Arial" w:hAnsi="Arial" w:cs="Arial"/>
          <w:sz w:val="28"/>
          <w:szCs w:val="28"/>
        </w:rPr>
        <w:t xml:space="preserve">, a autora/apelada, RRM Serviços e Comércio de Cartuchos Ltda. – ME, sustenta que: </w:t>
      </w:r>
      <w:r w:rsidRPr="00C74F74">
        <w:rPr>
          <w:rFonts w:ascii="Arial" w:hAnsi="Arial" w:cs="Arial"/>
          <w:b/>
          <w:bCs/>
          <w:sz w:val="28"/>
          <w:szCs w:val="28"/>
        </w:rPr>
        <w:t>1)</w:t>
      </w:r>
      <w:r w:rsidRPr="000C78F1">
        <w:rPr>
          <w:rFonts w:ascii="Arial" w:hAnsi="Arial" w:cs="Arial"/>
          <w:sz w:val="28"/>
          <w:szCs w:val="28"/>
        </w:rPr>
        <w:t xml:space="preserve"> a nota fiscal apresentada contém elementos suficientes para demonstrar a operação comercial, pois identifica as partes, discrimina os produtos, registra os valores, as condições de pagamento e as duplicatas correspondentes; </w:t>
      </w:r>
      <w:r w:rsidRPr="00C74F74">
        <w:rPr>
          <w:rFonts w:ascii="Arial" w:hAnsi="Arial" w:cs="Arial"/>
          <w:b/>
          <w:bCs/>
          <w:sz w:val="28"/>
          <w:szCs w:val="28"/>
        </w:rPr>
        <w:t>2)</w:t>
      </w:r>
      <w:r w:rsidRPr="000C78F1">
        <w:rPr>
          <w:rFonts w:ascii="Arial" w:hAnsi="Arial" w:cs="Arial"/>
          <w:sz w:val="28"/>
          <w:szCs w:val="28"/>
        </w:rPr>
        <w:t xml:space="preserve"> a apelante não produziu qualquer elemento concreto capaz de afastar a existência da contratação ou comprovar o pagamento, limitando-se a questionar a suficiência da prova documental; </w:t>
      </w:r>
      <w:r w:rsidRPr="00C74F74">
        <w:rPr>
          <w:rFonts w:ascii="Arial" w:hAnsi="Arial" w:cs="Arial"/>
          <w:b/>
          <w:bCs/>
          <w:sz w:val="28"/>
          <w:szCs w:val="28"/>
        </w:rPr>
        <w:t>3)</w:t>
      </w:r>
      <w:r w:rsidRPr="000C78F1">
        <w:rPr>
          <w:rFonts w:ascii="Arial" w:hAnsi="Arial" w:cs="Arial"/>
          <w:sz w:val="28"/>
          <w:szCs w:val="28"/>
        </w:rPr>
        <w:t xml:space="preserve"> a representação processual da autora foi regularmente sanada antes do julgamento, mediante a juntada de procuração válida, sem prejuízo ao exercício da defesa; </w:t>
      </w:r>
      <w:r w:rsidRPr="00C74F74">
        <w:rPr>
          <w:rFonts w:ascii="Arial" w:hAnsi="Arial" w:cs="Arial"/>
          <w:b/>
          <w:bCs/>
          <w:sz w:val="28"/>
          <w:szCs w:val="28"/>
        </w:rPr>
        <w:t>4)</w:t>
      </w:r>
      <w:r w:rsidRPr="000C78F1">
        <w:rPr>
          <w:rFonts w:ascii="Arial" w:hAnsi="Arial" w:cs="Arial"/>
          <w:sz w:val="28"/>
          <w:szCs w:val="28"/>
        </w:rPr>
        <w:t xml:space="preserve"> a sentença enfrentou adequadamente as questões relevantes, de modo que a discordância da </w:t>
      </w:r>
      <w:r w:rsidR="458DFC30" w:rsidRPr="7CAF4AE1">
        <w:rPr>
          <w:rFonts w:ascii="Arial" w:hAnsi="Arial" w:cs="Arial"/>
          <w:sz w:val="28"/>
          <w:szCs w:val="28"/>
        </w:rPr>
        <w:t>apelan</w:t>
      </w:r>
      <w:r w:rsidRPr="7CAF4AE1">
        <w:rPr>
          <w:rFonts w:ascii="Arial" w:hAnsi="Arial" w:cs="Arial"/>
          <w:sz w:val="28"/>
          <w:szCs w:val="28"/>
        </w:rPr>
        <w:t>te</w:t>
      </w:r>
      <w:r w:rsidRPr="000C78F1">
        <w:rPr>
          <w:rFonts w:ascii="Arial" w:hAnsi="Arial" w:cs="Arial"/>
          <w:sz w:val="28"/>
          <w:szCs w:val="28"/>
        </w:rPr>
        <w:t xml:space="preserve"> quanto à valoração da prova não configura ausência de fundamentação; </w:t>
      </w:r>
      <w:r w:rsidRPr="00C74F74">
        <w:rPr>
          <w:rFonts w:ascii="Arial" w:hAnsi="Arial" w:cs="Arial"/>
          <w:b/>
          <w:bCs/>
          <w:sz w:val="28"/>
          <w:szCs w:val="28"/>
        </w:rPr>
        <w:t>5)</w:t>
      </w:r>
      <w:r w:rsidRPr="000C78F1">
        <w:rPr>
          <w:rFonts w:ascii="Arial" w:hAnsi="Arial" w:cs="Arial"/>
          <w:sz w:val="28"/>
          <w:szCs w:val="28"/>
        </w:rPr>
        <w:t xml:space="preserve"> reconhecida a existência do crédito, correta sua classificação como concursal, pois a obrigação é anterior ao pedido de recuperação judicial; </w:t>
      </w:r>
      <w:r w:rsidR="0025360C">
        <w:rPr>
          <w:rFonts w:ascii="Arial" w:hAnsi="Arial" w:cs="Arial"/>
          <w:sz w:val="28"/>
          <w:szCs w:val="28"/>
        </w:rPr>
        <w:t xml:space="preserve">e </w:t>
      </w:r>
      <w:r w:rsidRPr="00C74F74">
        <w:rPr>
          <w:rFonts w:ascii="Arial" w:hAnsi="Arial" w:cs="Arial"/>
          <w:b/>
          <w:bCs/>
          <w:sz w:val="28"/>
          <w:szCs w:val="28"/>
        </w:rPr>
        <w:t>6)</w:t>
      </w:r>
      <w:r w:rsidRPr="000C78F1">
        <w:rPr>
          <w:rFonts w:ascii="Arial" w:hAnsi="Arial" w:cs="Arial"/>
          <w:sz w:val="28"/>
          <w:szCs w:val="28"/>
        </w:rPr>
        <w:t xml:space="preserve"> a condição de empresa em recuperação judicial não basta, por si só, para justificar a gratuidade da justiça. </w:t>
      </w:r>
    </w:p>
    <w:p w14:paraId="7C63C64F" w14:textId="77777777" w:rsidR="00292408" w:rsidRDefault="00292408" w:rsidP="00882188">
      <w:pPr>
        <w:spacing w:after="0" w:line="360" w:lineRule="auto"/>
        <w:ind w:firstLine="2268"/>
        <w:jc w:val="both"/>
        <w:rPr>
          <w:rFonts w:ascii="Arial" w:hAnsi="Arial" w:cs="Arial"/>
          <w:sz w:val="28"/>
          <w:szCs w:val="28"/>
        </w:rPr>
      </w:pPr>
    </w:p>
    <w:p w14:paraId="2CEE6CBD" w14:textId="78841259" w:rsidR="00292408" w:rsidRDefault="00292408" w:rsidP="00882188">
      <w:pPr>
        <w:spacing w:after="0" w:line="360" w:lineRule="auto"/>
        <w:ind w:firstLine="2268"/>
        <w:jc w:val="both"/>
        <w:rPr>
          <w:rFonts w:ascii="Arial" w:hAnsi="Arial" w:cs="Arial"/>
          <w:sz w:val="28"/>
          <w:szCs w:val="28"/>
        </w:rPr>
      </w:pPr>
      <w:commentRangeStart w:id="9"/>
      <w:r>
        <w:rPr>
          <w:rFonts w:ascii="Arial" w:hAnsi="Arial" w:cs="Arial"/>
          <w:sz w:val="28"/>
          <w:szCs w:val="28"/>
        </w:rPr>
        <w:t xml:space="preserve">Intimada</w:t>
      </w:r>
      <w:r>
        <w:rPr>
          <w:rFonts w:ascii="Arial" w:hAnsi="Arial" w:cs="Arial"/>
          <w:sz w:val="28"/>
          <w:szCs w:val="28"/>
        </w:rPr>
        <w:t xml:space="preserve"> </w:t>
      </w:r>
      <w:del w:id="1275" w:author="Assessor GDSXSR" w:date="2026-10-31T19:47:12Z">
        <w:r>
          <w:rPr>
            <w:rFonts w:ascii="Arial" w:hAnsi="Arial" w:cs="Arial"/>
            <w:sz w:val="28"/>
            <w:szCs w:val="28"/>
          </w:rPr>
          <w:delText xml:space="preserve">para</w:delText>
        </w:r>
      </w:del>
      <w:ins w:id="1276" w:author="Assessor GDSXSR" w:date="2026-10-31T19:47:12Z">
        <w:r>
          <w:rPr>
            <w:rFonts w:ascii="Arial" w:hAnsi="Arial" w:cs="Arial"/>
            <w:color w:val="808080"/>
            <w:sz w:val="28"/>
            <w:szCs w:val="28"/>
          </w:rPr>
          <w:t xml:space="preserve">a</w:t>
        </w:r>
      </w:ins>
      <w:r>
        <w:rPr>
          <w:rFonts w:ascii="Arial" w:hAnsi="Arial" w:cs="Arial"/>
          <w:sz w:val="28"/>
          <w:szCs w:val="28"/>
        </w:rPr>
        <w:t xml:space="preserve"> comprovar </w:t>
      </w:r>
      <w:del w:id="1277" w:author="Assessor GDSXSR" w:date="2026-10-31T19:47:12Z">
        <w:r>
          <w:rPr>
            <w:rFonts w:ascii="Arial" w:hAnsi="Arial" w:cs="Arial"/>
            <w:sz w:val="28"/>
            <w:szCs w:val="28"/>
          </w:rPr>
          <w:delText xml:space="preserve">o preenchimento dos</w:delText>
        </w:r>
      </w:del>
      <w:ins w:id="1278" w:author="Assessor GDSXSR" w:date="2026-10-31T19:47:12Z">
        <w:r>
          <w:rPr>
            <w:rFonts w:ascii="Arial" w:hAnsi="Arial" w:cs="Arial"/>
            <w:color w:val="808080"/>
            <w:sz w:val="28"/>
            <w:szCs w:val="28"/>
          </w:rPr>
          <w:t xml:space="preserve">os</w:t>
        </w:r>
      </w:ins>
      <w:r>
        <w:rPr>
          <w:rFonts w:ascii="Arial" w:hAnsi="Arial" w:cs="Arial"/>
          <w:sz w:val="28"/>
          <w:szCs w:val="28"/>
        </w:rPr>
        <w:t xml:space="preserve"> requisitos</w:t>
      </w:r>
      <w:del w:id="1279" w:author="Assessor GDSXSR" w:date="2026-10-31T19:47:12Z">
        <w:r>
          <w:rPr>
            <w:rFonts w:ascii="Arial" w:hAnsi="Arial" w:cs="Arial"/>
            <w:sz w:val="28"/>
            <w:szCs w:val="28"/>
          </w:rPr>
          <w:delText xml:space="preserve"> necessários à concessão</w:delText>
        </w:r>
      </w:del>
      <w:r>
        <w:rPr>
          <w:rFonts w:ascii="Arial" w:hAnsi="Arial" w:cs="Arial"/>
          <w:sz w:val="28"/>
          <w:szCs w:val="28"/>
        </w:rPr>
        <w:t xml:space="preserve"> da gratuidade de justiça</w:t>
      </w:r>
      <w:del w:id="1280" w:author="Assessor GDSXSR" w:date="2026-10-31T19:47:12Z">
        <w:r>
          <w:rPr>
            <w:rFonts w:ascii="Arial" w:hAnsi="Arial" w:cs="Arial"/>
            <w:sz w:val="28"/>
            <w:szCs w:val="28"/>
          </w:rPr>
          <w:delText xml:space="preserve"> (ID </w:delText>
        </w:r>
        <w:r>
          <w:rPr>
            <w:rFonts w:ascii="Arial" w:hAnsi="Arial" w:cs="Arial"/>
            <w:sz w:val="28"/>
            <w:szCs w:val="28"/>
          </w:rPr>
          <w:delText xml:space="preserve">896</w:delText>
        </w:r>
        <w:r>
          <w:rPr>
            <w:rFonts w:ascii="Arial" w:hAnsi="Arial" w:cs="Arial"/>
            <w:sz w:val="28"/>
            <w:szCs w:val="28"/>
          </w:rPr>
          <w:delText xml:space="preserve">24101)</w:delText>
        </w:r>
      </w:del>
      <w:r>
        <w:rPr>
          <w:rFonts w:ascii="Arial" w:hAnsi="Arial" w:cs="Arial"/>
          <w:sz w:val="28"/>
          <w:szCs w:val="28"/>
        </w:rPr>
        <w:t xml:space="preserve">, a apelante</w:t>
      </w:r>
      <w:r>
        <w:rPr>
          <w:rFonts w:ascii="Arial" w:hAnsi="Arial" w:cs="Arial"/>
          <w:sz w:val="28"/>
          <w:szCs w:val="28"/>
        </w:rPr>
        <w:t xml:space="preserve"> </w:t>
      </w:r>
      <w:del w:id="1281" w:author="Assessor GDSXSR" w:date="2026-10-31T19:47:12Z">
        <w:r>
          <w:rPr>
            <w:rFonts w:ascii="Arial" w:hAnsi="Arial" w:cs="Arial"/>
            <w:sz w:val="28"/>
            <w:szCs w:val="28"/>
          </w:rPr>
          <w:delText xml:space="preserve">peticionou, requerendo a desistência</w:delText>
        </w:r>
      </w:del>
      <w:ins w:id="1282" w:author="Assessor GDSXSR" w:date="2026-10-31T19:47:12Z">
        <w:r>
          <w:rPr>
            <w:rFonts w:ascii="Arial" w:hAnsi="Arial" w:cs="Arial"/>
            <w:color w:val="808080"/>
            <w:sz w:val="28"/>
            <w:szCs w:val="28"/>
          </w:rPr>
          <w:t xml:space="preserve">desistiu</w:t>
        </w:r>
      </w:ins>
      <w:r>
        <w:rPr>
          <w:rFonts w:ascii="Arial" w:hAnsi="Arial" w:cs="Arial"/>
          <w:sz w:val="28"/>
          <w:szCs w:val="28"/>
        </w:rPr>
        <w:t xml:space="preserve"> do pedido </w:t>
      </w:r>
      <w:del w:id="1283" w:author="Assessor GDSXSR" w:date="2026-10-31T19:47:12Z">
        <w:r>
          <w:rPr>
            <w:rFonts w:ascii="Arial" w:hAnsi="Arial" w:cs="Arial"/>
            <w:sz w:val="28"/>
            <w:szCs w:val="28"/>
          </w:rPr>
          <w:delText xml:space="preserve">de</w:delText>
        </w:r>
      </w:del>
      <w:ins w:id="1284" w:author="Assessor GDSXSR" w:date="2026-10-31T19:47:12Z">
        <w:r>
          <w:rPr>
            <w:rFonts w:ascii="Arial" w:hAnsi="Arial" w:cs="Arial"/>
            <w:color w:val="808080"/>
            <w:sz w:val="28"/>
            <w:szCs w:val="28"/>
          </w:rPr>
          <w:t xml:space="preserve">e</w:t>
        </w:r>
      </w:ins>
      <w:r>
        <w:rPr>
          <w:rFonts w:ascii="Arial" w:hAnsi="Arial" w:cs="Arial"/>
          <w:sz w:val="28"/>
          <w:szCs w:val="28"/>
        </w:rPr>
        <w:t xml:space="preserve"> </w:t>
      </w:r>
      <w:del w:id="1285" w:author="Assessor GDSXSR" w:date="2026-10-31T19:47:12Z">
        <w:r>
          <w:rPr>
            <w:rFonts w:ascii="Arial" w:hAnsi="Arial" w:cs="Arial"/>
            <w:sz w:val="28"/>
            <w:szCs w:val="28"/>
          </w:rPr>
          <w:delText xml:space="preserve">concessão do benefício em tela, tendo </w:delText>
        </w:r>
        <w:r>
          <w:rPr>
            <w:rFonts w:ascii="Arial" w:hAnsi="Arial" w:cs="Arial"/>
            <w:sz w:val="28"/>
            <w:szCs w:val="28"/>
          </w:rPr>
          <w:delText xml:space="preserve">recolh</w:delText>
        </w:r>
        <w:r>
          <w:rPr>
            <w:rFonts w:ascii="Arial" w:hAnsi="Arial" w:cs="Arial"/>
            <w:sz w:val="28"/>
            <w:szCs w:val="28"/>
          </w:rPr>
          <w:delText xml:space="preserve">ido</w:delText>
        </w:r>
      </w:del>
      <w:ins w:id="1286" w:author="Assessor GDSXSR" w:date="2026-10-31T19:47:12Z">
        <w:r>
          <w:rPr>
            <w:rFonts w:ascii="Arial" w:hAnsi="Arial" w:cs="Arial"/>
            <w:color w:val="808080"/>
            <w:sz w:val="28"/>
            <w:szCs w:val="28"/>
          </w:rPr>
          <w:t xml:space="preserve">recolheu</w:t>
        </w:r>
      </w:ins>
      <w:r>
        <w:rPr>
          <w:rFonts w:ascii="Arial" w:hAnsi="Arial" w:cs="Arial"/>
          <w:sz w:val="28"/>
          <w:szCs w:val="28"/>
        </w:rPr>
        <w:t xml:space="preserve"> o preparo</w:t>
      </w:r>
      <w:ins w:id="1287" w:author="Assessor GDSXSR" w:date="2026-10-31T19:47:12Z">
        <w:r>
          <w:rPr>
            <w:rFonts w:ascii="Arial" w:hAnsi="Arial" w:cs="Arial"/>
            <w:color w:val="808080"/>
            <w:sz w:val="28"/>
            <w:szCs w:val="28"/>
          </w:rPr>
          <w:t xml:space="preserve"> (ID 89624104</w:t>
        </w:r>
      </w:ins>
      <w:r>
        <w:rPr>
          <w:rFonts w:ascii="Arial" w:hAnsi="Arial" w:cs="Arial"/>
          <w:sz w:val="28"/>
          <w:szCs w:val="28"/>
        </w:rPr>
        <w:t xml:space="preserve">, </w:t>
      </w:r>
      <w:del w:id="1288" w:author="Assessor GDSXSR" w:date="2026-10-31T19:47:12Z">
        <w:r>
          <w:rPr>
            <w:rFonts w:ascii="Arial" w:hAnsi="Arial" w:cs="Arial"/>
            <w:sz w:val="28"/>
            <w:szCs w:val="28"/>
          </w:rPr>
          <w:delText xml:space="preserve">conforme</w:delText>
        </w:r>
      </w:del>
      <w:ins w:id="1289" w:author="Assessor GDSXSR" w:date="2026-10-31T19:47:12Z">
        <w:r>
          <w:rPr>
            <w:rFonts w:ascii="Arial" w:hAnsi="Arial" w:cs="Arial"/>
            <w:color w:val="808080"/>
            <w:sz w:val="28"/>
            <w:szCs w:val="28"/>
          </w:rPr>
          <w:t xml:space="preserve">90064155</w:t>
        </w:r>
      </w:ins>
      <w:r>
        <w:rPr>
          <w:rFonts w:ascii="Arial" w:hAnsi="Arial" w:cs="Arial"/>
          <w:sz w:val="28"/>
          <w:szCs w:val="28"/>
        </w:rPr>
        <w:t xml:space="preserve"> </w:t>
      </w:r>
      <w:del w:id="1290" w:author="Assessor GDSXSR" w:date="2026-10-31T19:47:12Z">
        <w:r>
          <w:rPr>
            <w:rFonts w:ascii="Arial" w:hAnsi="Arial" w:cs="Arial"/>
            <w:sz w:val="28"/>
            <w:szCs w:val="28"/>
          </w:rPr>
          <w:delText xml:space="preserve">comprovante de pagamento de custas de ID</w:delText>
        </w:r>
      </w:del>
      <w:ins w:id="1291" w:author="Assessor GDSXSR" w:date="2026-10-31T19:47:12Z">
        <w:r>
          <w:rPr>
            <w:rFonts w:ascii="Arial" w:hAnsi="Arial" w:cs="Arial"/>
            <w:color w:val="808080"/>
            <w:sz w:val="28"/>
            <w:szCs w:val="28"/>
          </w:rPr>
          <w:t xml:space="preserve">e</w:t>
        </w:r>
      </w:ins>
      <w:r>
        <w:rPr>
          <w:rFonts w:ascii="Arial" w:hAnsi="Arial" w:cs="Arial"/>
          <w:sz w:val="28"/>
          <w:szCs w:val="28"/>
        </w:rPr>
        <w:t xml:space="preserve"> </w:t>
      </w:r>
      <w:r>
        <w:rPr>
          <w:rFonts w:ascii="Arial" w:hAnsi="Arial" w:cs="Arial"/>
          <w:sz w:val="28"/>
          <w:szCs w:val="28"/>
        </w:rPr>
        <w:t xml:space="preserve">900</w:t>
      </w:r>
      <w:r>
        <w:rPr>
          <w:rFonts w:ascii="Arial" w:hAnsi="Arial" w:cs="Arial"/>
          <w:sz w:val="28"/>
          <w:szCs w:val="28"/>
        </w:rPr>
        <w:t xml:space="preserve">27</w:t>
      </w:r>
      <w:r>
        <w:rPr>
          <w:rFonts w:ascii="Arial" w:hAnsi="Arial" w:cs="Arial"/>
          <w:sz w:val="28"/>
          <w:szCs w:val="28"/>
        </w:rPr>
        <w:t xml:space="preserve">588</w:t>
      </w:r>
      <w:ins w:id="1292" w:author="Assessor GDSXSR" w:date="2026-10-31T19:47:12Z">
        <w:r>
          <w:rPr>
            <w:rFonts w:ascii="Arial" w:hAnsi="Arial" w:cs="Arial"/>
            <w:color w:val="808080"/>
            <w:sz w:val="28"/>
            <w:szCs w:val="28"/>
          </w:rPr>
          <w:t xml:space="preserve">)</w:t>
        </w:r>
      </w:ins>
      <w:r>
        <w:rPr>
          <w:rFonts w:ascii="Arial" w:hAnsi="Arial" w:cs="Arial"/>
          <w:sz w:val="28"/>
          <w:szCs w:val="28"/>
        </w:rPr>
        <w:t xml:space="preserve">.</w:t>
      </w:r>
      <w:commentRangeEnd w:id="9"/>
      <w:r>
        <w:rPr>
          <w:rStyle w:val="CommentReference"/>
        </w:rPr>
        <w:commentReference w:id="9"/>
      </w:r>
    </w:p>
    <w:p w14:paraId="2B2B14B7" w14:textId="77777777" w:rsidR="000C78F1" w:rsidRPr="00882188" w:rsidRDefault="000C78F1" w:rsidP="00882188">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36F23DD4" w:rsidR="00355C73" w:rsidRDefault="00A72414" w:rsidP="00DB1301">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421C8C">
        <w:rPr>
          <w:rFonts w:ascii="Arial" w:hAnsi="Arial" w:cs="Arial"/>
          <w:sz w:val="28"/>
          <w:szCs w:val="28"/>
        </w:rPr>
        <w:t>9/4/2025</w:t>
      </w:r>
      <w:r w:rsidRPr="00A72414">
        <w:rPr>
          <w:rFonts w:ascii="Arial" w:hAnsi="Arial" w:cs="Arial"/>
          <w:sz w:val="28"/>
          <w:szCs w:val="28"/>
        </w:rPr>
        <w:t xml:space="preserve">. Sentença proferida em </w:t>
      </w:r>
      <w:r w:rsidR="00421C8C">
        <w:rPr>
          <w:rFonts w:ascii="Arial" w:hAnsi="Arial" w:cs="Arial"/>
          <w:sz w:val="28"/>
          <w:szCs w:val="28"/>
        </w:rPr>
        <w:t>26/5/2026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421C8C">
        <w:rPr>
          <w:rFonts w:ascii="Arial" w:hAnsi="Arial" w:cs="Arial"/>
          <w:sz w:val="28"/>
          <w:szCs w:val="28"/>
        </w:rPr>
        <w:t>9/8/2026</w:t>
      </w:r>
      <w:r w:rsidRPr="00A72414">
        <w:rPr>
          <w:rFonts w:ascii="Arial" w:hAnsi="Arial" w:cs="Arial"/>
          <w:sz w:val="28"/>
          <w:szCs w:val="28"/>
        </w:rPr>
        <w:t xml:space="preserve">. Valor da causa: </w:t>
      </w:r>
      <w:r w:rsidR="00421C8C" w:rsidRPr="00421C8C">
        <w:rPr>
          <w:rFonts w:ascii="Arial" w:hAnsi="Arial" w:cs="Arial"/>
          <w:sz w:val="28"/>
          <w:szCs w:val="28"/>
        </w:rPr>
        <w:t>R$ 4.591,85</w:t>
      </w:r>
      <w:r w:rsidRPr="00A72414">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5BB89C8D" w:rsidR="00355C73" w:rsidRPr="007E1C8C" w:rsidRDefault="00A72414" w:rsidP="00A72414">
      <w:pPr>
        <w:spacing w:after="0" w:line="360" w:lineRule="auto"/>
        <w:jc w:val="center"/>
        <w:rPr>
          <w:rFonts w:ascii="Arial" w:hAnsi="Arial" w:cs="Arial"/>
          <w:b/>
          <w:bCs/>
          <w:color w:val="000000" w:themeColor="text1"/>
          <w:sz w:val="28"/>
          <w:szCs w:val="28"/>
        </w:rPr>
      </w:pPr>
      <w:r>
        <w:rPr>
          <w:rFonts w:ascii="Arial" w:hAnsi="Arial" w:cs="Arial"/>
          <w:b/>
          <w:bCs/>
          <w:color w:val="000000" w:themeColor="text1"/>
          <w:sz w:val="28"/>
          <w:szCs w:val="28"/>
        </w:rPr>
        <w:t xml:space="preserve">APELO </w:t>
      </w:r>
      <w:r>
        <w:rPr>
          <w:rFonts w:ascii="Arial" w:hAnsi="Arial" w:cs="Arial"/>
          <w:b/>
          <w:bCs/>
          <w:color w:val="000000" w:themeColor="text1"/>
          <w:sz w:val="28"/>
          <w:szCs w:val="28"/>
        </w:rPr>
        <w:t xml:space="preserve">DA RÉ</w:t>
      </w:r>
      <w:r>
        <w:rPr>
          <w:rFonts w:ascii="Arial" w:hAnsi="Arial" w:cs="Arial"/>
          <w:b/>
          <w:bCs/>
          <w:color w:val="000000" w:themeColor="text1"/>
          <w:sz w:val="28"/>
          <w:szCs w:val="28"/>
        </w:rPr>
        <w:t xml:space="preserve">, </w:t>
      </w:r>
      <w:r>
        <w:rPr>
          <w:rFonts w:ascii="Arial" w:hAnsi="Arial" w:cs="Arial"/>
          <w:b/>
          <w:bCs/>
          <w:color w:val="000000" w:themeColor="text1"/>
          <w:sz w:val="28"/>
          <w:szCs w:val="28"/>
        </w:rPr>
        <w:t xml:space="preserve">CIDADE </w:t>
      </w:r>
      <w:del w:id="1293" w:author="Assessor GDSXSR" w:date="2026-10-31T19:47:12Z">
        <w:r>
          <w:rPr>
            <w:rFonts w:ascii="Arial" w:hAnsi="Arial" w:cs="Arial"/>
            <w:b/>
            <w:bCs/>
            <w:color w:val="000000" w:themeColor="text1"/>
            <w:sz w:val="28"/>
            <w:szCs w:val="28"/>
          </w:rPr>
          <w:delText xml:space="preserve">SERVICOS</w:delText>
        </w:r>
      </w:del>
      <w:ins w:id="1294" w:author="Assessor GDSXSR" w:date="2026-10-31T19:47:12Z">
        <w:r>
          <w:rPr>
            <w:rFonts w:ascii="Arial" w:hAnsi="Arial" w:cs="Arial"/>
            <w:b/>
            <w:bCs/>
            <w:color w:val="808080"/>
            <w:sz w:val="28"/>
            <w:szCs w:val="28"/>
          </w:rPr>
          <w:t xml:space="preserve">SERVIÇOS</w:t>
        </w:r>
      </w:ins>
      <w:r>
        <w:rPr>
          <w:rFonts w:ascii="Arial" w:hAnsi="Arial" w:cs="Arial"/>
          <w:b/>
          <w:bCs/>
          <w:color w:val="000000" w:themeColor="text1"/>
          <w:sz w:val="28"/>
          <w:szCs w:val="28"/>
        </w:rPr>
        <w:t xml:space="preserve"> E </w:t>
      </w:r>
      <w:del w:id="1295" w:author="Assessor GDSXSR" w:date="2026-10-31T19:47:12Z">
        <w:r>
          <w:rPr>
            <w:rFonts w:ascii="Arial" w:hAnsi="Arial" w:cs="Arial"/>
            <w:b/>
            <w:bCs/>
            <w:color w:val="000000" w:themeColor="text1"/>
            <w:sz w:val="28"/>
            <w:szCs w:val="28"/>
          </w:rPr>
          <w:delText xml:space="preserve">MAO</w:delText>
        </w:r>
      </w:del>
      <w:ins w:id="1296" w:author="Assessor GDSXSR" w:date="2026-10-31T19:47:12Z">
        <w:r>
          <w:rPr>
            <w:rFonts w:ascii="Arial" w:hAnsi="Arial" w:cs="Arial"/>
            <w:b/>
            <w:bCs/>
            <w:color w:val="808080"/>
            <w:sz w:val="28"/>
            <w:szCs w:val="28"/>
          </w:rPr>
          <w:t xml:space="preserve">MÃO</w:t>
        </w:r>
      </w:ins>
      <w:r>
        <w:rPr>
          <w:rFonts w:ascii="Arial" w:hAnsi="Arial" w:cs="Arial"/>
          <w:b/>
          <w:bCs/>
          <w:color w:val="000000" w:themeColor="text1"/>
          <w:sz w:val="28"/>
          <w:szCs w:val="28"/>
        </w:rPr>
        <w:t xml:space="preserve"> DE OBRA ESPECIALIZADA LTDA</w:t>
      </w:r>
      <w:ins w:id="1297" w:author="Assessor GDSXSR" w:date="2026-10-31T19:47:12Z">
        <w:r>
          <w:rPr>
            <w:rFonts w:ascii="Arial" w:hAnsi="Arial" w:cs="Arial"/>
            <w:b/>
            <w:bCs/>
            <w:color w:val="808080"/>
            <w:sz w:val="28"/>
            <w:szCs w:val="28"/>
          </w:rPr>
          <w:t xml:space="preserve">.</w:t>
        </w:r>
      </w:ins>
      <w:r>
        <w:rPr>
          <w:rFonts w:ascii="Arial" w:hAnsi="Arial" w:cs="Arial"/>
          <w:b/>
          <w:bCs/>
          <w:color w:val="000000" w:themeColor="text1"/>
          <w:sz w:val="28"/>
          <w:szCs w:val="28"/>
        </w:rPr>
        <w:t xml:space="preserve"> </w:t>
      </w:r>
      <w:del w:id="1298" w:author="Assessor GDSXSR" w:date="2026-10-31T19:47:12Z">
        <w:r>
          <w:rPr>
            <w:rFonts w:ascii="Arial" w:hAnsi="Arial" w:cs="Arial"/>
            <w:b/>
            <w:bCs/>
            <w:color w:val="000000" w:themeColor="text1"/>
            <w:sz w:val="28"/>
            <w:szCs w:val="28"/>
          </w:rPr>
          <w:delText xml:space="preserve">-</w:delText>
        </w:r>
      </w:del>
      <w:ins w:id="1299" w:author="Assessor GDSXSR" w:date="2026-10-31T19:47:12Z">
        <w:r>
          <w:rPr>
            <w:rFonts w:ascii="Arial" w:hAnsi="Arial" w:cs="Arial"/>
            <w:b/>
            <w:bCs/>
            <w:color w:val="808080"/>
            <w:sz w:val="28"/>
            <w:szCs w:val="28"/>
          </w:rPr>
          <w:t xml:space="preserve">–</w:t>
        </w:r>
      </w:ins>
      <w:r>
        <w:rPr>
          <w:rFonts w:ascii="Arial" w:hAnsi="Arial" w:cs="Arial"/>
          <w:b/>
          <w:bCs/>
          <w:color w:val="000000" w:themeColor="text1"/>
          <w:sz w:val="28"/>
          <w:szCs w:val="28"/>
        </w:rPr>
        <w:t xml:space="preserve"> EM RECUPERAÇÃO JUDICIAL</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62351420" w14:textId="60FCA5FA" w:rsidR="00421C8C" w:rsidRDefault="00FF33EC" w:rsidP="00421C8C">
      <w:pPr>
        <w:spacing w:after="0" w:line="360" w:lineRule="auto"/>
        <w:ind w:hanging="142"/>
        <w:jc w:val="center"/>
        <w:rPr>
          <w:rFonts w:ascii="Arial" w:hAnsi="Arial" w:cs="Arial"/>
          <w:sz w:val="28"/>
          <w:szCs w:val="28"/>
        </w:rPr>
      </w:pPr>
      <w:r w:rsidRPr="00FF33EC">
        <w:rPr>
          <w:rFonts w:ascii="Arial" w:hAnsi="Arial" w:cs="Arial"/>
          <w:sz w:val="28"/>
          <w:szCs w:val="28"/>
          <w:highlight w:val="yellow"/>
          <w:rPrChange w:id="1004" w:author="Assessor GDSXSR" w:date="2026-10-31T19:47:12Z">
            <w:rPr>
              <w:rFonts w:ascii="Arial" w:hAnsi="Arial" w:cs="Arial"/>
              <w:sz w:val="28"/>
              <w:szCs w:val="28"/>
            </w:rPr>
          </w:rPrChange>
        </w:rPr>
        <w:t>DO PREJUÍZO DO PEDIDO DE GRATUIDADE DA JUSTIÇA</w:t>
      </w:r>
    </w:p>
    <w:p w14:paraId="3A111AE2" w14:textId="77777777" w:rsidR="00421C8C" w:rsidRDefault="00421C8C" w:rsidP="00421C8C">
      <w:pPr>
        <w:spacing w:after="0" w:line="360" w:lineRule="auto"/>
        <w:ind w:firstLine="2268"/>
        <w:jc w:val="both"/>
        <w:rPr>
          <w:rFonts w:ascii="Arial" w:hAnsi="Arial" w:cs="Arial"/>
          <w:color w:val="000000" w:themeColor="text1"/>
          <w:sz w:val="28"/>
          <w:szCs w:val="28"/>
        </w:rPr>
      </w:pPr>
    </w:p>
    <w:p w14:paraId="334A28F6" w14:textId="11319AB5" w:rsidR="00FF33EC" w:rsidRDefault="00421C8C" w:rsidP="00FF33EC">
      <w:pPr>
        <w:spacing w:after="0" w:line="360" w:lineRule="auto"/>
        <w:ind w:firstLine="2268"/>
        <w:jc w:val="both"/>
        <w:rPr>
          <w:del w:id="1303" w:author="Assessor GDSXSR" w:date="2026-10-31T19:47:12Z"/>
          <w:rFonts w:ascii="Arial" w:hAnsi="Arial" w:cs="Arial"/>
          <w:color w:val="000000" w:themeColor="text1"/>
          <w:sz w:val="28"/>
          <w:szCs w:val="28"/>
        </w:rPr>
      </w:pPr>
      <w:del w:id="1300" w:author="Assessor GDSXSR" w:date="2026-10-31T19:47:12Z">
        <w:r>
          <w:rPr>
            <w:rFonts w:ascii="Arial" w:hAnsi="Arial" w:cs="Arial"/>
            <w:color w:val="000000" w:themeColor="text1"/>
            <w:sz w:val="28"/>
            <w:szCs w:val="28"/>
          </w:rPr>
          <w:delText xml:space="preserve">Inicialmente, </w:delText>
        </w:r>
      </w:del>
      <w:del w:id="1301" w:author="Assessor GDSXSR" w:date="2026-10-31T19:47:12Z">
        <w:r w:rsidR="00FF33EC">
          <w:rPr>
            <w:rFonts w:ascii="Arial" w:hAnsi="Arial" w:cs="Arial"/>
            <w:color w:val="000000" w:themeColor="text1"/>
            <w:sz w:val="28"/>
            <w:szCs w:val="28"/>
          </w:rPr>
          <w:delText>a</w:delText>
        </w:r>
      </w:del>
      <w:del w:id="1302" w:author="Assessor GDSXSR" w:date="2026-10-31T19:47:12Z">
        <w:r w:rsidR="00FF33EC" w:rsidRPr="00FF33EC">
          <w:rPr>
            <w:rFonts w:ascii="Arial" w:hAnsi="Arial" w:cs="Arial"/>
            <w:color w:val="000000" w:themeColor="text1"/>
            <w:sz w:val="28"/>
            <w:szCs w:val="28"/>
          </w:rPr>
          <w:delText xml:space="preserve"> apelante requereu a concessão da gratuidade da justiça, sob o argumento de que se encontra em recuperação judicial e não dispõe de recursos suficientes para suportar as despesas processuais.</w:delText>
        </w:r>
      </w:del>
    </w:p>
    <w:p w14:paraId="66E4F5B5" w14:textId="77777777" w:rsidR="00FF33EC" w:rsidRDefault="00FF33EC" w:rsidP="00FF33EC">
      <w:pPr>
        <w:spacing w:after="0" w:line="360" w:lineRule="auto"/>
        <w:ind w:firstLine="2268"/>
        <w:jc w:val="both"/>
        <w:rPr>
          <w:del w:id="1304" w:author="Assessor GDSXSR" w:date="2026-10-31T19:47:12Z"/>
          <w:rFonts w:ascii="Arial" w:hAnsi="Arial" w:cs="Arial"/>
          <w:color w:val="000000" w:themeColor="text1"/>
          <w:sz w:val="28"/>
          <w:szCs w:val="28"/>
        </w:rPr>
      </w:pPr>
    </w:p>
    <w:p w14:paraId="4414AB90" w14:textId="79E57559" w:rsidR="00FF33EC" w:rsidRDefault="00487A92" w:rsidP="00FF33EC">
      <w:pPr>
        <w:spacing w:after="0" w:line="360" w:lineRule="auto"/>
        <w:ind w:firstLine="2268"/>
        <w:jc w:val="both"/>
        <w:rPr>
          <w:rFonts w:ascii="Arial" w:hAnsi="Arial" w:cs="Arial"/>
          <w:color w:val="000000" w:themeColor="text1"/>
          <w:sz w:val="28"/>
          <w:szCs w:val="28"/>
        </w:rPr>
      </w:pPr>
      <w:del w:id="1305" w:author="Assessor GDSXSR" w:date="2026-10-31T19:47:12Z">
        <w:r>
          <w:rPr>
            <w:rFonts w:ascii="Arial" w:hAnsi="Arial" w:cs="Arial"/>
            <w:color w:val="000000" w:themeColor="text1"/>
            <w:sz w:val="28"/>
            <w:szCs w:val="28"/>
          </w:rPr>
          <w:delText xml:space="preserve">Contudo</w:delText>
        </w:r>
      </w:del>
      <w:ins w:id="1306" w:author="Assessor GDSXSR" w:date="2026-10-31T19:47:12Z">
        <w:r>
          <w:rPr>
            <w:rFonts w:ascii="Arial" w:hAnsi="Arial" w:cs="Arial"/>
            <w:color w:val="808080"/>
            <w:sz w:val="28"/>
            <w:szCs w:val="28"/>
          </w:rPr>
          <w:t xml:space="preserve">A apelante</w:t>
        </w:r>
      </w:ins>
      <w:r>
        <w:rPr>
          <w:rFonts w:ascii="Arial" w:hAnsi="Arial" w:cs="Arial"/>
          <w:color w:val="000000" w:themeColor="text1"/>
          <w:sz w:val="28"/>
          <w:szCs w:val="28"/>
        </w:rPr>
        <w:t xml:space="preserve">, </w:t>
      </w:r>
      <w:del w:id="1307" w:author="Assessor GDSXSR" w:date="2026-10-31T19:47:12Z">
        <w:r>
          <w:rPr>
            <w:rFonts w:ascii="Arial" w:hAnsi="Arial" w:cs="Arial"/>
            <w:color w:val="000000" w:themeColor="text1"/>
            <w:sz w:val="28"/>
            <w:szCs w:val="28"/>
          </w:rPr>
          <w:delText xml:space="preserve">a</w:delText>
        </w:r>
        <w:r>
          <w:rPr>
            <w:rFonts w:ascii="Arial" w:hAnsi="Arial" w:cs="Arial"/>
            <w:color w:val="000000" w:themeColor="text1"/>
            <w:sz w:val="28"/>
            <w:szCs w:val="28"/>
          </w:rPr>
          <w:delText xml:space="preserve">pós</w:delText>
        </w:r>
      </w:del>
      <w:ins w:id="1308" w:author="Assessor GDSXSR" w:date="2026-10-31T19:47:12Z">
        <w:r>
          <w:rPr>
            <w:rFonts w:ascii="Arial" w:hAnsi="Arial" w:cs="Arial"/>
            <w:color w:val="808080"/>
            <w:sz w:val="28"/>
            <w:szCs w:val="28"/>
          </w:rPr>
          <w:t xml:space="preserve">em</w:t>
        </w:r>
      </w:ins>
      <w:r>
        <w:rPr>
          <w:rFonts w:ascii="Arial" w:hAnsi="Arial" w:cs="Arial"/>
          <w:color w:val="000000" w:themeColor="text1"/>
          <w:sz w:val="28"/>
          <w:szCs w:val="28"/>
        </w:rPr>
        <w:t xml:space="preserve"> </w:t>
      </w:r>
      <w:del w:id="1309" w:author="Assessor GDSXSR" w:date="2026-10-31T19:47:12Z">
        <w:r>
          <w:rPr>
            <w:rFonts w:ascii="Arial" w:hAnsi="Arial" w:cs="Arial"/>
            <w:color w:val="000000" w:themeColor="text1"/>
            <w:sz w:val="28"/>
            <w:szCs w:val="28"/>
          </w:rPr>
          <w:delText xml:space="preserve">ser</w:delText>
        </w:r>
      </w:del>
      <w:ins w:id="1310" w:author="Assessor GDSXSR" w:date="2026-10-31T19:47:12Z">
        <w:r>
          <w:rPr>
            <w:rFonts w:ascii="Arial" w:hAnsi="Arial" w:cs="Arial"/>
            <w:color w:val="808080"/>
            <w:sz w:val="28"/>
            <w:szCs w:val="28"/>
          </w:rPr>
          <w:t xml:space="preserve">recuperação judicial, requereu a gratuidade da justiça, mas,</w:t>
        </w:r>
      </w:ins>
      <w:r>
        <w:rPr>
          <w:rFonts w:ascii="Arial" w:hAnsi="Arial" w:cs="Arial"/>
          <w:color w:val="000000" w:themeColor="text1"/>
          <w:sz w:val="28"/>
          <w:szCs w:val="28"/>
        </w:rPr>
        <w:t xml:space="preserve"> intimada </w:t>
      </w:r>
      <w:del w:id="1311" w:author="Assessor GDSXSR" w:date="2026-10-31T19:47:12Z">
        <w:r>
          <w:rPr>
            <w:rFonts w:ascii="Arial" w:hAnsi="Arial" w:cs="Arial"/>
            <w:color w:val="000000" w:themeColor="text1"/>
            <w:sz w:val="28"/>
            <w:szCs w:val="28"/>
          </w:rPr>
          <w:delText xml:space="preserve">para</w:delText>
        </w:r>
      </w:del>
      <w:ins w:id="1312" w:author="Assessor GDSXSR" w:date="2026-10-31T19:47:12Z">
        <w:r>
          <w:rPr>
            <w:rFonts w:ascii="Arial" w:hAnsi="Arial" w:cs="Arial"/>
            <w:color w:val="808080"/>
            <w:sz w:val="28"/>
            <w:szCs w:val="28"/>
          </w:rPr>
          <w:t xml:space="preserve">a</w:t>
        </w:r>
      </w:ins>
      <w:r>
        <w:rPr>
          <w:rFonts w:ascii="Arial" w:hAnsi="Arial" w:cs="Arial"/>
          <w:color w:val="000000" w:themeColor="text1"/>
          <w:sz w:val="28"/>
          <w:szCs w:val="28"/>
        </w:rPr>
        <w:t xml:space="preserve"> </w:t>
      </w:r>
      <w:del w:id="1313" w:author="Assessor GDSXSR" w:date="2026-10-31T19:47:12Z">
        <w:r>
          <w:rPr>
            <w:rFonts w:ascii="Arial" w:hAnsi="Arial" w:cs="Arial"/>
            <w:color w:val="000000" w:themeColor="text1"/>
            <w:sz w:val="28"/>
            <w:szCs w:val="28"/>
          </w:rPr>
          <w:delText xml:space="preserve">demonstrar</w:delText>
        </w:r>
      </w:del>
      <w:ins w:id="1314" w:author="Assessor GDSXSR" w:date="2026-10-31T19:47:12Z">
        <w:r>
          <w:rPr>
            <w:rFonts w:ascii="Arial" w:hAnsi="Arial" w:cs="Arial"/>
            <w:color w:val="808080"/>
            <w:sz w:val="28"/>
            <w:szCs w:val="28"/>
          </w:rPr>
          <w:t xml:space="preserve">comprovar</w:t>
        </w:r>
      </w:ins>
      <w:r>
        <w:rPr>
          <w:rFonts w:ascii="Arial" w:hAnsi="Arial" w:cs="Arial"/>
          <w:color w:val="000000" w:themeColor="text1"/>
          <w:sz w:val="28"/>
          <w:szCs w:val="28"/>
        </w:rPr>
        <w:t xml:space="preserve"> a </w:t>
      </w:r>
      <w:del w:id="1315" w:author="Assessor GDSXSR" w:date="2026-10-31T19:47:12Z">
        <w:r>
          <w:rPr>
            <w:rFonts w:ascii="Arial" w:hAnsi="Arial" w:cs="Arial"/>
            <w:color w:val="000000" w:themeColor="text1"/>
            <w:sz w:val="28"/>
            <w:szCs w:val="28"/>
          </w:rPr>
          <w:delText xml:space="preserve">alegada</w:delText>
        </w:r>
      </w:del>
      <w:ins w:id="1316" w:author="Assessor GDSXSR" w:date="2026-10-31T19:47:12Z">
        <w:r>
          <w:rPr>
            <w:rFonts w:ascii="Arial" w:hAnsi="Arial" w:cs="Arial"/>
            <w:color w:val="808080"/>
            <w:sz w:val="28"/>
            <w:szCs w:val="28"/>
          </w:rPr>
          <w:t xml:space="preserve">hipossuficiência,</w:t>
        </w:r>
      </w:ins>
      <w:r>
        <w:rPr>
          <w:rFonts w:ascii="Arial" w:hAnsi="Arial" w:cs="Arial"/>
          <w:color w:val="000000" w:themeColor="text1"/>
          <w:sz w:val="28"/>
          <w:szCs w:val="28"/>
        </w:rPr>
        <w:t xml:space="preserve"> </w:t>
      </w:r>
      <w:del w:id="1317" w:author="Assessor GDSXSR" w:date="2026-10-31T19:47:12Z">
        <w:r>
          <w:rPr>
            <w:rFonts w:ascii="Arial" w:hAnsi="Arial" w:cs="Arial"/>
            <w:color w:val="000000" w:themeColor="text1"/>
            <w:sz w:val="28"/>
            <w:szCs w:val="28"/>
          </w:rPr>
          <w:delText xml:space="preserve">insuficiência</w:delText>
        </w:r>
      </w:del>
      <w:ins w:id="1318" w:author="Assessor GDSXSR" w:date="2026-10-31T19:47:12Z">
        <w:r>
          <w:rPr>
            <w:rFonts w:ascii="Arial" w:hAnsi="Arial" w:cs="Arial"/>
            <w:color w:val="808080"/>
            <w:sz w:val="28"/>
            <w:szCs w:val="28"/>
          </w:rPr>
          <w:t xml:space="preserve">desistiu</w:t>
        </w:r>
      </w:ins>
      <w:r>
        <w:rPr>
          <w:rFonts w:ascii="Arial" w:hAnsi="Arial" w:cs="Arial"/>
          <w:color w:val="000000" w:themeColor="text1"/>
          <w:sz w:val="28"/>
          <w:szCs w:val="28"/>
        </w:rPr>
        <w:t xml:space="preserve"> </w:t>
      </w:r>
      <w:del w:id="1319" w:author="Assessor GDSXSR" w:date="2026-10-31T19:47:12Z">
        <w:r>
          <w:rPr>
            <w:rFonts w:ascii="Arial" w:hAnsi="Arial" w:cs="Arial"/>
            <w:color w:val="000000" w:themeColor="text1"/>
            <w:sz w:val="28"/>
            <w:szCs w:val="28"/>
          </w:rPr>
          <w:delText xml:space="preserve">financeira</w:delText>
        </w:r>
      </w:del>
      <w:ins w:id="1320" w:author="Assessor GDSXSR" w:date="2026-10-31T19:47:12Z">
        <w:r>
          <w:rPr>
            <w:rFonts w:ascii="Arial" w:hAnsi="Arial" w:cs="Arial"/>
            <w:color w:val="808080"/>
            <w:sz w:val="28"/>
            <w:szCs w:val="28"/>
          </w:rPr>
          <w:t xml:space="preserve">do pedido e recolheu o preparo</w:t>
        </w:r>
      </w:ins>
      <w:r>
        <w:rPr>
          <w:rFonts w:ascii="Arial" w:hAnsi="Arial" w:cs="Arial"/>
          <w:color w:val="000000" w:themeColor="text1"/>
          <w:sz w:val="28"/>
          <w:szCs w:val="28"/>
        </w:rPr>
        <w:t xml:space="preserve"> (ID </w:t>
      </w:r>
      <w:r>
        <w:rPr>
          <w:rFonts w:ascii="Arial" w:hAnsi="Arial" w:cs="Arial"/>
          <w:color w:val="000000" w:themeColor="text1"/>
          <w:sz w:val="28"/>
          <w:szCs w:val="28"/>
        </w:rPr>
        <w:t xml:space="preserve">89624104</w:t>
      </w:r>
      <w:del w:id="1321" w:author="Assessor GDSXSR" w:date="2026-10-31T19:47:12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322" w:author="Assessor GDSXSR" w:date="2026-10-31T19:47:12Z">
        <w:r>
          <w:rPr>
            <w:rFonts w:ascii="Arial" w:hAnsi="Arial" w:cs="Arial"/>
            <w:color w:val="000000" w:themeColor="text1"/>
            <w:sz w:val="28"/>
            <w:szCs w:val="28"/>
          </w:rPr>
          <w:delText xml:space="preserve">a ré/apelante</w:delText>
        </w:r>
        <w:r>
          <w:rPr>
            <w:rFonts w:ascii="Arial" w:hAnsi="Arial" w:cs="Arial"/>
            <w:color w:val="000000" w:themeColor="text1"/>
            <w:sz w:val="28"/>
            <w:szCs w:val="28"/>
          </w:rPr>
          <w:delText xml:space="preserve"> recolheu integralmente o preparo</w:delText>
        </w:r>
      </w:del>
      <w:ins w:id="1323" w:author="Assessor GDSXSR" w:date="2026-10-31T19:47:12Z">
        <w:r>
          <w:rPr>
            <w:rFonts w:ascii="Arial" w:hAnsi="Arial" w:cs="Arial"/>
            <w:color w:val="808080"/>
            <w:sz w:val="28"/>
            <w:szCs w:val="28"/>
          </w:rPr>
          <w:t xml:space="preserve">90064155</w:t>
        </w:r>
      </w:ins>
      <w:r>
        <w:rPr>
          <w:rFonts w:ascii="Arial" w:hAnsi="Arial" w:cs="Arial"/>
          <w:color w:val="000000" w:themeColor="text1"/>
          <w:sz w:val="28"/>
          <w:szCs w:val="28"/>
        </w:rPr>
        <w:t xml:space="preserve"> e </w:t>
      </w:r>
      <w:del w:id="1324" w:author="Assessor GDSXSR" w:date="2026-10-31T19:47:12Z">
        <w:r>
          <w:rPr>
            <w:rFonts w:ascii="Arial" w:hAnsi="Arial" w:cs="Arial"/>
            <w:color w:val="000000" w:themeColor="text1"/>
            <w:sz w:val="28"/>
            <w:szCs w:val="28"/>
          </w:rPr>
          <w:delText xml:space="preserve">desistiu expressamente do pedido</w:delText>
        </w:r>
        <w:r>
          <w:rPr>
            <w:rFonts w:ascii="Arial" w:hAnsi="Arial" w:cs="Arial"/>
            <w:color w:val="000000" w:themeColor="text1"/>
            <w:sz w:val="28"/>
            <w:szCs w:val="28"/>
          </w:rPr>
          <w:delText xml:space="preserve"> (ID </w:delText>
        </w:r>
        <w:r>
          <w:rPr>
            <w:rFonts w:ascii="Arial" w:hAnsi="Arial" w:cs="Arial"/>
            <w:color w:val="000000" w:themeColor="text1"/>
            <w:sz w:val="28"/>
            <w:szCs w:val="28"/>
          </w:rPr>
          <w:delText xml:space="preserve">90064156</w:delText>
        </w:r>
      </w:del>
      <w:ins w:id="1325" w:author="Assessor GDSXSR" w:date="2026-10-31T19:47:12Z">
        <w:r>
          <w:rPr>
            <w:rFonts w:ascii="Arial" w:hAnsi="Arial" w:cs="Arial"/>
            <w:color w:val="808080"/>
            <w:sz w:val="28"/>
            <w:szCs w:val="28"/>
          </w:rPr>
          <w:t xml:space="preserve">90027588</w:t>
        </w:r>
      </w:ins>
      <w:r>
        <w:rPr>
          <w:rFonts w:ascii="Arial" w:hAnsi="Arial" w:cs="Arial"/>
          <w:color w:val="000000" w:themeColor="text1"/>
          <w:sz w:val="28"/>
          <w:szCs w:val="28"/>
        </w:rPr>
        <w:t xml:space="preserve">)</w:t>
      </w:r>
      <w:r>
        <w:rPr>
          <w:rFonts w:ascii="Arial" w:hAnsi="Arial" w:cs="Arial"/>
          <w:color w:val="000000" w:themeColor="text1"/>
          <w:sz w:val="28"/>
          <w:szCs w:val="28"/>
        </w:rPr>
        <w:t xml:space="preserve">.</w:t>
      </w:r>
      <w:del w:id="1326" w:author="Assessor GDSXSR" w:date="2026-10-31T19:47:12Z">
        <w:r>
          <w:rPr>
            <w:rFonts w:ascii="Arial" w:hAnsi="Arial" w:cs="Arial"/>
            <w:color w:val="000000" w:themeColor="text1"/>
            <w:sz w:val="28"/>
            <w:szCs w:val="28"/>
          </w:rPr>
          <w:delText xml:space="preserve"> </w:delText>
        </w:r>
      </w:del>
    </w:p>
    <w:p w14:paraId="0732D4A6" w14:textId="77777777" w:rsidR="00FF33EC" w:rsidRPr="00FF33EC" w:rsidRDefault="00FF33EC" w:rsidP="00FF33EC">
      <w:pPr>
        <w:spacing w:after="0" w:line="360" w:lineRule="auto"/>
        <w:ind w:firstLine="2268"/>
        <w:jc w:val="both"/>
        <w:rPr>
          <w:rFonts w:ascii="Arial" w:hAnsi="Arial" w:cs="Arial"/>
          <w:color w:val="000000" w:themeColor="text1"/>
          <w:sz w:val="28"/>
          <w:szCs w:val="28"/>
        </w:rPr>
      </w:pPr>
    </w:p>
    <w:p w14:paraId="76262DF9" w14:textId="59938A81" w:rsidR="00FF33EC" w:rsidRPr="00487A92" w:rsidRDefault="00487A92" w:rsidP="00FF33EC">
      <w:pPr>
        <w:spacing w:after="0" w:line="360" w:lineRule="auto"/>
        <w:ind w:firstLine="2268"/>
        <w:jc w:val="both"/>
        <w:rPr>
          <w:rFonts w:ascii="Arial" w:hAnsi="Arial" w:cs="Arial"/>
          <w:color w:val="000000" w:themeColor="text1"/>
          <w:sz w:val="28"/>
          <w:szCs w:val="28"/>
          <w:u w:val="single"/>
        </w:rPr>
      </w:pPr>
      <w:r w:rsidRPr="00487A92">
        <w:rPr>
          <w:rFonts w:ascii="Arial" w:hAnsi="Arial" w:cs="Arial"/>
          <w:color w:val="000000" w:themeColor="text1"/>
          <w:sz w:val="28"/>
          <w:szCs w:val="28"/>
          <w:highlight w:val="yellow"/>
          <w:u w:val="single"/>
          <w:rPrChange w:id="1018" w:author="Assessor GDSXSR" w:date="2026-10-31T19:47:12Z">
            <w:rPr>
              <w:rFonts w:ascii="Arial" w:hAnsi="Arial" w:cs="Arial"/>
              <w:color w:val="000000" w:themeColor="text1"/>
              <w:sz w:val="28"/>
              <w:szCs w:val="28"/>
              <w:u w:val="single"/>
            </w:rPr>
          </w:rPrChange>
        </w:rPr>
        <w:t>Assim</w:t>
      </w:r>
      <w:r w:rsidR="00FF33EC" w:rsidRPr="00487A92">
        <w:rPr>
          <w:rFonts w:ascii="Arial" w:hAnsi="Arial" w:cs="Arial"/>
          <w:color w:val="000000" w:themeColor="text1"/>
          <w:sz w:val="28"/>
          <w:szCs w:val="28"/>
          <w:highlight w:val="yellow"/>
          <w:u w:val="single"/>
          <w:rPrChange w:id="1019" w:author="Assessor GDSXSR" w:date="2026-10-31T19:47:12Z">
            <w:rPr>
              <w:rFonts w:ascii="Arial" w:hAnsi="Arial" w:cs="Arial"/>
              <w:color w:val="000000" w:themeColor="text1"/>
              <w:sz w:val="28"/>
              <w:szCs w:val="28"/>
              <w:u w:val="single"/>
            </w:rPr>
          </w:rPrChange>
        </w:rPr>
        <w:t>, o pedido de gratuidade da justiça está prejudicado.</w:t>
      </w:r>
    </w:p>
    <w:p w14:paraId="79B53209" w14:textId="77777777" w:rsidR="00FF33EC" w:rsidRDefault="00FF33EC" w:rsidP="00421C8C">
      <w:pPr>
        <w:spacing w:after="0" w:line="360" w:lineRule="auto"/>
        <w:ind w:firstLine="2268"/>
        <w:jc w:val="both"/>
        <w:rPr>
          <w:rFonts w:ascii="Arial" w:hAnsi="Arial" w:cs="Arial"/>
          <w:color w:val="000000" w:themeColor="text1"/>
          <w:sz w:val="28"/>
          <w:szCs w:val="28"/>
        </w:rPr>
      </w:pPr>
    </w:p>
    <w:p w14:paraId="2E63BFE0" w14:textId="51FC9FA6" w:rsidR="00A72414" w:rsidRPr="007E1C8C" w:rsidRDefault="00A958AF" w:rsidP="00DB1301">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Presentes os pressupostos de admissibilidade, conheço do apelo interposto</w:t>
      </w:r>
      <w:ins w:id="1327" w:author="Assessor GDSXSR" w:date="2026-10-31T19:47:12Z">
        <w:r>
          <w:rPr>
            <w:rFonts w:ascii="Arial" w:hAnsi="Arial" w:cs="Arial"/>
            <w:color w:val="808080"/>
            <w:sz w:val="28"/>
            <w:szCs w:val="28"/>
          </w:rPr>
          <w:t xml:space="preserve"> pela ré</w:t>
        </w:r>
      </w:ins>
      <w:r>
        <w:rPr>
          <w:rFonts w:ascii="Arial" w:hAnsi="Arial" w:cs="Arial"/>
          <w:color w:val="000000" w:themeColor="text1"/>
          <w:sz w:val="28"/>
          <w:szCs w:val="28"/>
        </w:rPr>
        <w:t xml:space="preserve">.</w:t>
      </w:r>
    </w:p>
    <w:p w14:paraId="7CAD5C49" w14:textId="37E4A40C" w:rsidR="00274ABE" w:rsidRPr="00274ABE" w:rsidRDefault="00274ABE" w:rsidP="001E1D3B">
      <w:pPr>
        <w:spacing w:after="0" w:line="360" w:lineRule="auto"/>
        <w:jc w:val="center"/>
        <w:rPr>
          <w:rFonts w:ascii="Arial" w:hAnsi="Arial" w:cs="Arial"/>
          <w:sz w:val="28"/>
          <w:szCs w:val="28"/>
        </w:rPr>
      </w:pPr>
      <w:r w:rsidRPr="00274ABE">
        <w:rPr>
          <w:rFonts w:ascii="Arial" w:hAnsi="Arial" w:cs="Arial"/>
          <w:sz w:val="28"/>
          <w:szCs w:val="28"/>
          <w:highlight w:val="yellow"/>
          <w:rPrChange w:id="1005" w:author="Assessor GDSXSR" w:date="2026-10-31T19:47:12Z">
            <w:rPr>
              <w:rFonts w:ascii="Arial" w:hAnsi="Arial" w:cs="Arial"/>
              <w:sz w:val="28"/>
              <w:szCs w:val="28"/>
            </w:rPr>
          </w:rPrChange>
        </w:rPr>
        <w:t xml:space="preserve">DA REJEIÇÃO DA PRELIMINAR DE NULIDADE DA SENTENÇA POR VÍCIO DE FUNDAMENTAÇÃO </w:t>
      </w:r>
    </w:p>
    <w:p w14:paraId="21BA542F" w14:textId="77777777" w:rsidR="00274ABE" w:rsidRPr="00274ABE" w:rsidRDefault="00274ABE" w:rsidP="00274ABE">
      <w:pPr>
        <w:spacing w:after="0" w:line="360" w:lineRule="auto"/>
        <w:ind w:firstLine="2268"/>
        <w:jc w:val="both"/>
        <w:rPr>
          <w:rFonts w:ascii="Arial" w:hAnsi="Arial" w:cs="Arial"/>
          <w:sz w:val="28"/>
          <w:szCs w:val="28"/>
        </w:rPr>
      </w:pPr>
      <w:r w:rsidRPr="00274ABE">
        <w:rPr>
          <w:rFonts w:ascii="Arial" w:hAnsi="Arial" w:cs="Arial"/>
          <w:sz w:val="28"/>
          <w:szCs w:val="28"/>
        </w:rPr>
        <w:t> </w:t>
      </w:r>
    </w:p>
    <w:p w14:paraId="043C45B3" w14:textId="0C1F3B76" w:rsidR="00274ABE" w:rsidRPr="00274ABE" w:rsidRDefault="00274ABE" w:rsidP="00274ABE">
      <w:pPr>
        <w:spacing w:after="0" w:line="360" w:lineRule="auto"/>
        <w:ind w:firstLine="2268"/>
        <w:jc w:val="both"/>
        <w:rPr>
          <w:rFonts w:ascii="Arial" w:hAnsi="Arial" w:cs="Arial"/>
          <w:sz w:val="28"/>
          <w:szCs w:val="28"/>
        </w:rPr>
      </w:pPr>
      <w:r>
        <w:rPr>
          <w:rFonts w:ascii="Arial" w:hAnsi="Arial" w:cs="Arial"/>
          <w:sz w:val="28"/>
          <w:szCs w:val="28"/>
        </w:rPr>
        <w:t xml:space="preserve">A </w:t>
      </w:r>
      <w:ins w:id="1328" w:author="Assessor GDSXSR" w:date="2026-10-31T19:47:12Z">
        <w:r>
          <w:rPr>
            <w:rFonts w:ascii="Arial" w:hAnsi="Arial" w:cs="Arial"/>
            <w:color w:val="808080"/>
            <w:sz w:val="28"/>
            <w:szCs w:val="28"/>
          </w:rPr>
          <w:t xml:space="preserve">ré/</w:t>
        </w:r>
      </w:ins>
      <w:r>
        <w:rPr>
          <w:rFonts w:ascii="Arial" w:hAnsi="Arial" w:cs="Arial"/>
          <w:sz w:val="28"/>
          <w:szCs w:val="28"/>
        </w:rPr>
        <w:t xml:space="preserve">apelante alega que a sentença </w:t>
      </w:r>
      <w:del w:id="1329" w:author="Assessor GDSXSR" w:date="2026-10-31T19:47:12Z">
        <w:r>
          <w:rPr>
            <w:rFonts w:ascii="Arial" w:hAnsi="Arial" w:cs="Arial"/>
            <w:sz w:val="28"/>
            <w:szCs w:val="28"/>
          </w:rPr>
          <w:delText xml:space="preserve">deixou</w:delText>
        </w:r>
      </w:del>
      <w:ins w:id="1330" w:author="Assessor GDSXSR" w:date="2026-10-31T19:47:12Z">
        <w:r>
          <w:rPr>
            <w:rFonts w:ascii="Arial" w:hAnsi="Arial" w:cs="Arial"/>
            <w:color w:val="808080"/>
            <w:sz w:val="28"/>
            <w:szCs w:val="28"/>
          </w:rPr>
          <w:t xml:space="preserve">não</w:t>
        </w:r>
      </w:ins>
      <w:r>
        <w:rPr>
          <w:rFonts w:ascii="Arial" w:hAnsi="Arial" w:cs="Arial"/>
          <w:sz w:val="28"/>
          <w:szCs w:val="28"/>
        </w:rPr>
        <w:t xml:space="preserve"> </w:t>
      </w:r>
      <w:del w:id="1331" w:author="Assessor GDSXSR" w:date="2026-10-31T19:47:12Z">
        <w:r>
          <w:rPr>
            <w:rFonts w:ascii="Arial" w:hAnsi="Arial" w:cs="Arial"/>
            <w:sz w:val="28"/>
            <w:szCs w:val="28"/>
          </w:rPr>
          <w:delText xml:space="preserve">de</w:delText>
        </w:r>
      </w:del>
      <w:ins w:id="1332" w:author="Assessor GDSXSR" w:date="2026-10-31T19:47:12Z">
        <w:r>
          <w:rPr>
            <w:rFonts w:ascii="Arial" w:hAnsi="Arial" w:cs="Arial"/>
            <w:color w:val="808080"/>
            <w:sz w:val="28"/>
            <w:szCs w:val="28"/>
          </w:rPr>
          <w:t xml:space="preserve">enfrentou</w:t>
        </w:r>
      </w:ins>
      <w:r>
        <w:rPr>
          <w:rFonts w:ascii="Arial" w:hAnsi="Arial" w:cs="Arial"/>
          <w:sz w:val="28"/>
          <w:szCs w:val="28"/>
        </w:rPr>
        <w:t xml:space="preserve"> </w:t>
      </w:r>
      <w:del w:id="1333" w:author="Assessor GDSXSR" w:date="2026-10-31T19:47:12Z">
        <w:r>
          <w:rPr>
            <w:rFonts w:ascii="Arial" w:hAnsi="Arial" w:cs="Arial"/>
            <w:sz w:val="28"/>
            <w:szCs w:val="28"/>
          </w:rPr>
          <w:delText xml:space="preserve">se manifestar quanto às insurgências apresentadas</w:delText>
        </w:r>
        <w:r>
          <w:rPr>
            <w:rFonts w:ascii="Arial" w:hAnsi="Arial" w:cs="Arial"/>
            <w:sz w:val="28"/>
            <w:szCs w:val="28"/>
          </w:rPr>
          <w:delText xml:space="preserve"> no que diz respeito </w:delText>
        </w:r>
        <w:r>
          <w:rPr>
            <w:rFonts w:ascii="Arial" w:hAnsi="Arial" w:cs="Arial"/>
            <w:sz w:val="28"/>
            <w:szCs w:val="28"/>
          </w:rPr>
          <w:delText xml:space="preserve">à</w:delText>
        </w:r>
        <w:r>
          <w:rPr>
            <w:rFonts w:ascii="Arial" w:hAnsi="Arial" w:cs="Arial"/>
            <w:sz w:val="28"/>
            <w:szCs w:val="28"/>
          </w:rPr>
          <w:delText xml:space="preserve"> </w:delText>
        </w:r>
        <w:r>
          <w:rPr>
            <w:rFonts w:ascii="Arial" w:hAnsi="Arial" w:cs="Arial"/>
            <w:sz w:val="28"/>
            <w:szCs w:val="28"/>
          </w:rPr>
          <w:delText xml:space="preserve">alegada</w:delText>
        </w:r>
      </w:del>
      <w:ins w:id="1334" w:author="Assessor GDSXSR" w:date="2026-10-31T19:47:12Z">
        <w:r>
          <w:rPr>
            <w:rFonts w:ascii="Arial" w:hAnsi="Arial" w:cs="Arial"/>
            <w:color w:val="808080"/>
            <w:sz w:val="28"/>
            <w:szCs w:val="28"/>
          </w:rPr>
          <w:t xml:space="preserve">a</w:t>
        </w:r>
      </w:ins>
      <w:r>
        <w:rPr>
          <w:rFonts w:ascii="Arial" w:hAnsi="Arial" w:cs="Arial"/>
          <w:sz w:val="28"/>
          <w:szCs w:val="28"/>
        </w:rPr>
        <w:t xml:space="preserve"> </w:t>
      </w:r>
      <w:r>
        <w:rPr>
          <w:rFonts w:ascii="Arial" w:hAnsi="Arial" w:cs="Arial"/>
          <w:sz w:val="28"/>
          <w:szCs w:val="28"/>
        </w:rPr>
        <w:t xml:space="preserve">ausência</w:t>
      </w:r>
      <w:del w:id="1335" w:author="Assessor GDSXSR" w:date="2026-10-31T19:47:12Z">
        <w:r>
          <w:rPr>
            <w:rFonts w:ascii="Arial" w:hAnsi="Arial" w:cs="Arial"/>
            <w:sz w:val="28"/>
            <w:szCs w:val="28"/>
          </w:rPr>
          <w:delText xml:space="preserve"> de exame adequado da falta</w:delText>
        </w:r>
      </w:del>
      <w:r>
        <w:rPr>
          <w:rFonts w:ascii="Arial" w:hAnsi="Arial" w:cs="Arial"/>
          <w:sz w:val="28"/>
          <w:szCs w:val="28"/>
        </w:rPr>
        <w:t xml:space="preserve"> de comprovante de entrega </w:t>
      </w:r>
      <w:del w:id="1336" w:author="Assessor GDSXSR" w:date="2026-10-31T19:47:12Z">
        <w:r>
          <w:rPr>
            <w:rFonts w:ascii="Arial" w:hAnsi="Arial" w:cs="Arial"/>
            <w:sz w:val="28"/>
            <w:szCs w:val="28"/>
          </w:rPr>
          <w:delText xml:space="preserve">e</w:delText>
        </w:r>
      </w:del>
      <w:ins w:id="1337" w:author="Assessor GDSXSR" w:date="2026-10-31T19:47:12Z">
        <w:r>
          <w:rPr>
            <w:rFonts w:ascii="Arial" w:hAnsi="Arial" w:cs="Arial"/>
            <w:color w:val="808080"/>
            <w:sz w:val="28"/>
            <w:szCs w:val="28"/>
          </w:rPr>
          <w:t xml:space="preserve">nem</w:t>
        </w:r>
      </w:ins>
      <w:r>
        <w:rPr>
          <w:rFonts w:ascii="Arial" w:hAnsi="Arial" w:cs="Arial"/>
          <w:sz w:val="28"/>
          <w:szCs w:val="28"/>
        </w:rPr>
        <w:t xml:space="preserve"> </w:t>
      </w:r>
      <w:del w:id="1338" w:author="Assessor GDSXSR" w:date="2026-10-31T19:47:12Z">
        <w:r>
          <w:rPr>
            <w:rFonts w:ascii="Arial" w:hAnsi="Arial" w:cs="Arial"/>
            <w:sz w:val="28"/>
            <w:szCs w:val="28"/>
          </w:rPr>
          <w:delText xml:space="preserve">às</w:delText>
        </w:r>
      </w:del>
      <w:ins w:id="1339" w:author="Assessor GDSXSR" w:date="2026-10-31T19:47:12Z">
        <w:r>
          <w:rPr>
            <w:rFonts w:ascii="Arial" w:hAnsi="Arial" w:cs="Arial"/>
            <w:color w:val="808080"/>
            <w:sz w:val="28"/>
            <w:szCs w:val="28"/>
          </w:rPr>
          <w:t xml:space="preserve">as</w:t>
        </w:r>
      </w:ins>
      <w:r>
        <w:rPr>
          <w:rFonts w:ascii="Arial" w:hAnsi="Arial" w:cs="Arial"/>
          <w:sz w:val="28"/>
          <w:szCs w:val="28"/>
        </w:rPr>
        <w:t xml:space="preserve"> consequências da regularização tardia da representação processual</w:t>
      </w:r>
      <w:ins w:id="1340" w:author="Assessor GDSXSR" w:date="2026-10-31T19:47:12Z">
        <w:r>
          <w:rPr>
            <w:rFonts w:ascii="Arial" w:hAnsi="Arial" w:cs="Arial"/>
            <w:color w:val="808080"/>
            <w:sz w:val="28"/>
            <w:szCs w:val="28"/>
          </w:rPr>
          <w:t xml:space="preserve"> (ID 89272430)</w:t>
        </w:r>
      </w:ins>
      <w:r>
        <w:rPr>
          <w:rFonts w:ascii="Arial" w:hAnsi="Arial" w:cs="Arial"/>
          <w:sz w:val="28"/>
          <w:szCs w:val="28"/>
        </w:rPr>
        <w:t xml:space="preserve">.</w:t>
      </w:r>
      <w:del w:id="1341" w:author="Assessor GDSXSR" w:date="2026-10-31T19:47:12Z">
        <w:r>
          <w:rPr>
            <w:rFonts w:ascii="Arial" w:hAnsi="Arial" w:cs="Arial"/>
            <w:sz w:val="28"/>
            <w:szCs w:val="28"/>
          </w:rPr>
          <w:delText xml:space="preserve"> </w:delText>
        </w:r>
      </w:del>
    </w:p>
    <w:p w14:paraId="0014D8E0" w14:textId="5C6B43A5" w:rsidR="00274ABE" w:rsidRPr="00274ABE" w:rsidRDefault="00274ABE" w:rsidP="00E105BF">
      <w:pPr>
        <w:spacing w:after="0" w:line="360" w:lineRule="auto"/>
        <w:ind w:firstLine="2268"/>
        <w:jc w:val="both"/>
        <w:rPr>
          <w:rFonts w:ascii="Arial" w:hAnsi="Arial" w:cs="Arial"/>
          <w:sz w:val="28"/>
          <w:szCs w:val="28"/>
        </w:rPr>
      </w:pPr>
      <w:r w:rsidRPr="00274ABE">
        <w:rPr>
          <w:rFonts w:ascii="Arial" w:hAnsi="Arial" w:cs="Arial"/>
          <w:sz w:val="28"/>
          <w:szCs w:val="28"/>
        </w:rPr>
        <w:t>  </w:t>
      </w:r>
    </w:p>
    <w:p w14:paraId="3AD0B44F" w14:textId="1137C12A" w:rsidR="00274ABE" w:rsidRPr="00274ABE" w:rsidRDefault="00274ABE" w:rsidP="00274ABE">
      <w:pPr>
        <w:spacing w:after="0" w:line="360" w:lineRule="auto"/>
        <w:ind w:firstLine="2268"/>
        <w:jc w:val="both"/>
        <w:rPr>
          <w:rFonts w:ascii="Arial" w:hAnsi="Arial" w:cs="Arial"/>
          <w:sz w:val="28"/>
          <w:szCs w:val="28"/>
        </w:rPr>
      </w:pPr>
      <w:r w:rsidRPr="00274ABE">
        <w:rPr>
          <w:rFonts w:ascii="Arial" w:hAnsi="Arial" w:cs="Arial"/>
          <w:sz w:val="28"/>
          <w:szCs w:val="28"/>
          <w:highlight w:val="yellow"/>
          <w:rPrChange w:id="1009" w:author="Assessor GDSXSR" w:date="2026-10-31T19:47:12Z">
            <w:rPr>
              <w:rFonts w:ascii="Arial" w:hAnsi="Arial" w:cs="Arial"/>
              <w:sz w:val="28"/>
              <w:szCs w:val="28"/>
            </w:rPr>
          </w:rPrChange>
        </w:rPr>
        <w:t>Sem razão a apelante. </w:t>
      </w:r>
    </w:p>
    <w:p w14:paraId="73A2179C" w14:textId="77777777" w:rsidR="00274ABE" w:rsidRPr="00274ABE" w:rsidRDefault="00274ABE" w:rsidP="00274ABE">
      <w:pPr>
        <w:spacing w:after="0" w:line="360" w:lineRule="auto"/>
        <w:ind w:firstLine="2268"/>
        <w:jc w:val="both"/>
        <w:rPr>
          <w:rFonts w:ascii="Arial" w:hAnsi="Arial" w:cs="Arial"/>
          <w:sz w:val="28"/>
          <w:szCs w:val="28"/>
        </w:rPr>
      </w:pPr>
      <w:r w:rsidRPr="00274ABE">
        <w:rPr>
          <w:rFonts w:ascii="Arial" w:hAnsi="Arial" w:cs="Arial"/>
          <w:sz w:val="28"/>
          <w:szCs w:val="28"/>
        </w:rPr>
        <w:t> </w:t>
      </w:r>
    </w:p>
    <w:p w14:paraId="2C70AC24" w14:textId="77777777" w:rsidR="00274ABE" w:rsidRPr="00274ABE" w:rsidRDefault="00274ABE" w:rsidP="00274ABE">
      <w:pPr>
        <w:spacing w:after="0" w:line="360" w:lineRule="auto"/>
        <w:ind w:firstLine="2268"/>
        <w:jc w:val="both"/>
        <w:rPr>
          <w:rFonts w:ascii="Arial" w:hAnsi="Arial" w:cs="Arial"/>
          <w:sz w:val="28"/>
          <w:szCs w:val="28"/>
        </w:rPr>
      </w:pPr>
      <w:r>
        <w:rPr>
          <w:rFonts w:ascii="Arial" w:hAnsi="Arial" w:cs="Arial"/>
          <w:sz w:val="28"/>
          <w:szCs w:val="28"/>
          <w:highlight w:val="yellow"/>
          <w:rPrChange w:id="1342" w:author="Assessor GDSXSR" w:date="2026-10-31T19:47:12Z">
            <w:rPr>
              <w:rFonts w:ascii="Arial" w:hAnsi="Arial" w:cs="Arial"/>
              <w:sz w:val="28"/>
              <w:szCs w:val="28"/>
            </w:rPr>
          </w:rPrChange>
        </w:rPr>
        <w:t xml:space="preserve">A r. sentença </w:t>
      </w:r>
      <w:del w:id="1343" w:author="Assessor GDSXSR" w:date="2026-10-31T19:47:12Z">
        <w:r>
          <w:rPr>
            <w:rFonts w:ascii="Arial" w:hAnsi="Arial" w:cs="Arial"/>
            <w:sz w:val="28"/>
            <w:szCs w:val="28"/>
            <w:highlight w:val="yellow"/>
          </w:rPr>
          <w:delText xml:space="preserve">está</w:delText>
        </w:r>
      </w:del>
      <w:ins w:id="1344" w:author="Assessor GDSXSR" w:date="2026-10-31T19:47:12Z">
        <w:r>
          <w:rPr>
            <w:rFonts w:ascii="Arial" w:hAnsi="Arial" w:cs="Arial"/>
            <w:color w:val="808080"/>
            <w:sz w:val="28"/>
            <w:szCs w:val="28"/>
            <w:highlight w:val="yellow"/>
          </w:rPr>
          <w:t xml:space="preserve">examinou</w:t>
        </w:r>
      </w:ins>
      <w:r>
        <w:rPr>
          <w:rFonts w:ascii="Arial" w:hAnsi="Arial" w:cs="Arial"/>
          <w:sz w:val="28"/>
          <w:szCs w:val="28"/>
          <w:highlight w:val="yellow"/>
          <w:rPrChange w:id="1345" w:author="Assessor GDSXSR" w:date="2026-10-31T19:47:12Z">
            <w:rPr>
              <w:rFonts w:ascii="Arial" w:hAnsi="Arial" w:cs="Arial"/>
              <w:sz w:val="28"/>
              <w:szCs w:val="28"/>
            </w:rPr>
          </w:rPrChange>
        </w:rPr>
        <w:t xml:space="preserve"> </w:t>
      </w:r>
      <w:del w:id="1346" w:author="Assessor GDSXSR" w:date="2026-10-31T19:47:12Z">
        <w:r>
          <w:rPr>
            <w:rFonts w:ascii="Arial" w:hAnsi="Arial" w:cs="Arial"/>
            <w:sz w:val="28"/>
            <w:szCs w:val="28"/>
            <w:highlight w:val="yellow"/>
          </w:rPr>
          <w:delText xml:space="preserve">devidamente</w:delText>
        </w:r>
      </w:del>
      <w:ins w:id="1347" w:author="Assessor GDSXSR" w:date="2026-10-31T19:47:12Z">
        <w:r>
          <w:rPr>
            <w:rFonts w:ascii="Arial" w:hAnsi="Arial" w:cs="Arial"/>
            <w:color w:val="808080"/>
            <w:sz w:val="28"/>
            <w:szCs w:val="28"/>
            <w:highlight w:val="yellow"/>
          </w:rPr>
          <w:t xml:space="preserve">a</w:t>
        </w:r>
      </w:ins>
      <w:r>
        <w:rPr>
          <w:rFonts w:ascii="Arial" w:hAnsi="Arial" w:cs="Arial"/>
          <w:sz w:val="28"/>
          <w:szCs w:val="28"/>
          <w:highlight w:val="yellow"/>
          <w:rPrChange w:id="1348" w:author="Assessor GDSXSR" w:date="2026-10-31T19:47:12Z">
            <w:rPr>
              <w:rFonts w:ascii="Arial" w:hAnsi="Arial" w:cs="Arial"/>
              <w:sz w:val="28"/>
              <w:szCs w:val="28"/>
            </w:rPr>
          </w:rPrChange>
        </w:rPr>
        <w:t xml:space="preserve"> </w:t>
      </w:r>
      <w:del w:id="1349" w:author="Assessor GDSXSR" w:date="2026-10-31T19:47:12Z">
        <w:r>
          <w:rPr>
            <w:rFonts w:ascii="Arial" w:hAnsi="Arial" w:cs="Arial"/>
            <w:sz w:val="28"/>
            <w:szCs w:val="28"/>
            <w:highlight w:val="yellow"/>
          </w:rPr>
          <w:delText xml:space="preserve">fundamentada</w:delText>
        </w:r>
      </w:del>
      <w:ins w:id="1350" w:author="Assessor GDSXSR" w:date="2026-10-31T19:47:12Z">
        <w:r>
          <w:rPr>
            <w:rFonts w:ascii="Arial" w:hAnsi="Arial" w:cs="Arial"/>
            <w:color w:val="808080"/>
            <w:sz w:val="28"/>
            <w:szCs w:val="28"/>
            <w:highlight w:val="yellow"/>
          </w:rPr>
          <w:t xml:space="preserve">regularidade da representação</w:t>
        </w:r>
      </w:ins>
      <w:r>
        <w:rPr>
          <w:rFonts w:ascii="Arial" w:hAnsi="Arial" w:cs="Arial"/>
          <w:sz w:val="28"/>
          <w:szCs w:val="28"/>
          <w:highlight w:val="yellow"/>
          <w:rPrChange w:id="1351" w:author="Assessor GDSXSR" w:date="2026-10-31T19:47:12Z">
            <w:rPr>
              <w:rFonts w:ascii="Arial" w:hAnsi="Arial" w:cs="Arial"/>
              <w:sz w:val="28"/>
              <w:szCs w:val="28"/>
            </w:rPr>
          </w:rPrChange>
        </w:rPr>
        <w:t xml:space="preserve"> e </w:t>
      </w:r>
      <w:del w:id="1352" w:author="Assessor GDSXSR" w:date="2026-10-31T19:47:12Z">
        <w:r>
          <w:rPr>
            <w:rFonts w:ascii="Arial" w:hAnsi="Arial" w:cs="Arial"/>
            <w:sz w:val="28"/>
            <w:szCs w:val="28"/>
            <w:highlight w:val="yellow"/>
          </w:rPr>
          <w:delText xml:space="preserve">refutou</w:delText>
        </w:r>
      </w:del>
      <w:ins w:id="1353" w:author="Assessor GDSXSR" w:date="2026-10-31T19:47:12Z">
        <w:r>
          <w:rPr>
            <w:rFonts w:ascii="Arial" w:hAnsi="Arial" w:cs="Arial"/>
            <w:color w:val="808080"/>
            <w:sz w:val="28"/>
            <w:szCs w:val="28"/>
            <w:highlight w:val="yellow"/>
          </w:rPr>
          <w:t xml:space="preserve">a</w:t>
        </w:r>
      </w:ins>
      <w:r>
        <w:rPr>
          <w:rFonts w:ascii="Arial" w:hAnsi="Arial" w:cs="Arial"/>
          <w:sz w:val="28"/>
          <w:szCs w:val="28"/>
          <w:highlight w:val="yellow"/>
          <w:rPrChange w:id="1354" w:author="Assessor GDSXSR" w:date="2026-10-31T19:47:12Z">
            <w:rPr>
              <w:rFonts w:ascii="Arial" w:hAnsi="Arial" w:cs="Arial"/>
              <w:sz w:val="28"/>
              <w:szCs w:val="28"/>
            </w:rPr>
          </w:rPrChange>
        </w:rPr>
        <w:t xml:space="preserve"> </w:t>
      </w:r>
      <w:del w:id="1355" w:author="Assessor GDSXSR" w:date="2026-10-31T19:47:12Z">
        <w:r>
          <w:rPr>
            <w:rFonts w:ascii="Arial" w:hAnsi="Arial" w:cs="Arial"/>
            <w:sz w:val="28"/>
            <w:szCs w:val="28"/>
            <w:highlight w:val="yellow"/>
          </w:rPr>
          <w:delText xml:space="preserve">devidamente</w:delText>
        </w:r>
      </w:del>
      <w:ins w:id="1356" w:author="Assessor GDSXSR" w:date="2026-10-31T19:47:12Z">
        <w:r>
          <w:rPr>
            <w:rFonts w:ascii="Arial" w:hAnsi="Arial" w:cs="Arial"/>
            <w:color w:val="808080"/>
            <w:sz w:val="28"/>
            <w:szCs w:val="28"/>
            <w:highlight w:val="yellow"/>
          </w:rPr>
          <w:t xml:space="preserve">suficiência</w:t>
        </w:r>
      </w:ins>
      <w:r>
        <w:rPr>
          <w:rFonts w:ascii="Arial" w:hAnsi="Arial" w:cs="Arial"/>
          <w:sz w:val="28"/>
          <w:szCs w:val="28"/>
          <w:highlight w:val="yellow"/>
          <w:rPrChange w:id="1357" w:author="Assessor GDSXSR" w:date="2026-10-31T19:47:12Z">
            <w:rPr>
              <w:rFonts w:ascii="Arial" w:hAnsi="Arial" w:cs="Arial"/>
              <w:sz w:val="28"/>
              <w:szCs w:val="28"/>
            </w:rPr>
          </w:rPrChange>
        </w:rPr>
        <w:t xml:space="preserve"> </w:t>
      </w:r>
      <w:del w:id="1358" w:author="Assessor GDSXSR" w:date="2026-10-31T19:47:12Z">
        <w:r>
          <w:rPr>
            <w:rFonts w:ascii="Arial" w:hAnsi="Arial" w:cs="Arial"/>
            <w:sz w:val="28"/>
            <w:szCs w:val="28"/>
            <w:highlight w:val="yellow"/>
          </w:rPr>
          <w:delText xml:space="preserve">os</w:delText>
        </w:r>
      </w:del>
      <w:ins w:id="1359" w:author="Assessor GDSXSR" w:date="2026-10-31T19:47:12Z">
        <w:r>
          <w:rPr>
            <w:rFonts w:ascii="Arial" w:hAnsi="Arial" w:cs="Arial"/>
            <w:color w:val="808080"/>
            <w:sz w:val="28"/>
            <w:szCs w:val="28"/>
            <w:highlight w:val="yellow"/>
          </w:rPr>
          <w:t xml:space="preserve">da</w:t>
        </w:r>
      </w:ins>
      <w:r>
        <w:rPr>
          <w:rFonts w:ascii="Arial" w:hAnsi="Arial" w:cs="Arial"/>
          <w:sz w:val="28"/>
          <w:szCs w:val="28"/>
          <w:highlight w:val="yellow"/>
          <w:rPrChange w:id="1360" w:author="Assessor GDSXSR" w:date="2026-10-31T19:47:12Z">
            <w:rPr>
              <w:rFonts w:ascii="Arial" w:hAnsi="Arial" w:cs="Arial"/>
              <w:sz w:val="28"/>
              <w:szCs w:val="28"/>
            </w:rPr>
          </w:rPrChange>
        </w:rPr>
        <w:t xml:space="preserve"> </w:t>
      </w:r>
      <w:del w:id="1361" w:author="Assessor GDSXSR" w:date="2026-10-31T19:47:12Z">
        <w:r>
          <w:rPr>
            <w:rFonts w:ascii="Arial" w:hAnsi="Arial" w:cs="Arial"/>
            <w:sz w:val="28"/>
            <w:szCs w:val="28"/>
            <w:highlight w:val="yellow"/>
          </w:rPr>
          <w:delText xml:space="preserve">argumentos</w:delText>
        </w:r>
      </w:del>
      <w:ins w:id="1362" w:author="Assessor GDSXSR" w:date="2026-10-31T19:47:12Z">
        <w:r>
          <w:rPr>
            <w:rFonts w:ascii="Arial" w:hAnsi="Arial" w:cs="Arial"/>
            <w:color w:val="808080"/>
            <w:sz w:val="28"/>
            <w:szCs w:val="28"/>
            <w:highlight w:val="yellow"/>
          </w:rPr>
          <w:t xml:space="preserve">nota</w:t>
        </w:r>
      </w:ins>
      <w:r>
        <w:rPr>
          <w:rFonts w:ascii="Arial" w:hAnsi="Arial" w:cs="Arial"/>
          <w:sz w:val="28"/>
          <w:szCs w:val="28"/>
          <w:highlight w:val="yellow"/>
          <w:rPrChange w:id="1363" w:author="Assessor GDSXSR" w:date="2026-10-31T19:47:12Z">
            <w:rPr>
              <w:rFonts w:ascii="Arial" w:hAnsi="Arial" w:cs="Arial"/>
              <w:sz w:val="28"/>
              <w:szCs w:val="28"/>
            </w:rPr>
          </w:rPrChange>
        </w:rPr>
        <w:t xml:space="preserve"> </w:t>
      </w:r>
      <w:del w:id="1364" w:author="Assessor GDSXSR" w:date="2026-10-31T19:47:12Z">
        <w:r>
          <w:rPr>
            <w:rFonts w:ascii="Arial" w:hAnsi="Arial" w:cs="Arial"/>
            <w:sz w:val="28"/>
            <w:szCs w:val="28"/>
            <w:highlight w:val="yellow"/>
          </w:rPr>
          <w:delText xml:space="preserve">capazes de modificar o resultado do julgamento</w:delText>
        </w:r>
      </w:del>
      <w:ins w:id="1365" w:author="Assessor GDSXSR" w:date="2026-10-31T19:47:12Z">
        <w:r>
          <w:rPr>
            <w:rFonts w:ascii="Arial" w:hAnsi="Arial" w:cs="Arial"/>
            <w:color w:val="808080"/>
            <w:sz w:val="28"/>
            <w:szCs w:val="28"/>
            <w:highlight w:val="yellow"/>
          </w:rPr>
          <w:t xml:space="preserve">fiscal</w:t>
        </w:r>
      </w:ins>
      <w:r>
        <w:rPr>
          <w:rFonts w:ascii="Arial" w:hAnsi="Arial" w:cs="Arial"/>
          <w:sz w:val="28"/>
          <w:szCs w:val="28"/>
          <w:highlight w:val="yellow"/>
          <w:rPrChange w:id="1366" w:author="Assessor GDSXSR" w:date="2026-10-31T19:47:12Z">
            <w:rPr>
              <w:rFonts w:ascii="Arial" w:hAnsi="Arial" w:cs="Arial"/>
              <w:sz w:val="28"/>
              <w:szCs w:val="28"/>
            </w:rPr>
          </w:rPrChange>
        </w:rPr>
        <w:t xml:space="preserve">, não havendo </w:t>
      </w:r>
      <w:del w:id="1367" w:author="Assessor GDSXSR" w:date="2026-10-31T19:47:12Z">
        <w:r>
          <w:rPr>
            <w:rFonts w:ascii="Arial" w:hAnsi="Arial" w:cs="Arial"/>
            <w:sz w:val="28"/>
            <w:szCs w:val="28"/>
            <w:highlight w:val="yellow"/>
          </w:rPr>
          <w:delText xml:space="preserve">nulidade</w:delText>
        </w:r>
      </w:del>
      <w:ins w:id="1368" w:author="Assessor GDSXSR" w:date="2026-10-31T19:47:12Z">
        <w:r>
          <w:rPr>
            <w:rFonts w:ascii="Arial" w:hAnsi="Arial" w:cs="Arial"/>
            <w:color w:val="808080"/>
            <w:sz w:val="28"/>
            <w:szCs w:val="28"/>
            <w:highlight w:val="yellow"/>
          </w:rPr>
          <w:t xml:space="preserve">falta</w:t>
        </w:r>
      </w:ins>
      <w:r>
        <w:rPr>
          <w:rFonts w:ascii="Arial" w:hAnsi="Arial" w:cs="Arial"/>
          <w:sz w:val="28"/>
          <w:szCs w:val="28"/>
          <w:highlight w:val="yellow"/>
          <w:rPrChange w:id="1369" w:author="Assessor GDSXSR" w:date="2026-10-31T19:47:12Z">
            <w:rPr>
              <w:rFonts w:ascii="Arial" w:hAnsi="Arial" w:cs="Arial"/>
              <w:sz w:val="28"/>
              <w:szCs w:val="28"/>
            </w:rPr>
          </w:rPrChange>
        </w:rPr>
        <w:t xml:space="preserve"> </w:t>
      </w:r>
      <w:del w:id="1370" w:author="Assessor GDSXSR" w:date="2026-10-31T19:47:12Z">
        <w:r>
          <w:rPr>
            <w:rFonts w:ascii="Arial" w:hAnsi="Arial" w:cs="Arial"/>
            <w:sz w:val="28"/>
            <w:szCs w:val="28"/>
            <w:highlight w:val="yellow"/>
          </w:rPr>
          <w:delText xml:space="preserve">a</w:delText>
        </w:r>
      </w:del>
      <w:ins w:id="1371" w:author="Assessor GDSXSR" w:date="2026-10-31T19:47:12Z">
        <w:r>
          <w:rPr>
            <w:rFonts w:ascii="Arial" w:hAnsi="Arial" w:cs="Arial"/>
            <w:color w:val="808080"/>
            <w:sz w:val="28"/>
            <w:szCs w:val="28"/>
            <w:highlight w:val="yellow"/>
          </w:rPr>
          <w:t xml:space="preserve">de</w:t>
        </w:r>
      </w:ins>
      <w:r>
        <w:rPr>
          <w:rFonts w:ascii="Arial" w:hAnsi="Arial" w:cs="Arial"/>
          <w:sz w:val="28"/>
          <w:szCs w:val="28"/>
          <w:highlight w:val="yellow"/>
          <w:rPrChange w:id="1372" w:author="Assessor GDSXSR" w:date="2026-10-31T19:47:12Z">
            <w:rPr>
              <w:rFonts w:ascii="Arial" w:hAnsi="Arial" w:cs="Arial"/>
              <w:sz w:val="28"/>
              <w:szCs w:val="28"/>
            </w:rPr>
          </w:rPrChange>
        </w:rPr>
        <w:t xml:space="preserve"> </w:t>
      </w:r>
      <w:del w:id="1373" w:author="Assessor GDSXSR" w:date="2026-10-31T19:47:12Z">
        <w:r>
          <w:rPr>
            <w:rFonts w:ascii="Arial" w:hAnsi="Arial" w:cs="Arial"/>
            <w:sz w:val="28"/>
            <w:szCs w:val="28"/>
            <w:highlight w:val="yellow"/>
          </w:rPr>
          <w:delText xml:space="preserve">ser</w:delText>
        </w:r>
      </w:del>
      <w:ins w:id="1374" w:author="Assessor GDSXSR" w:date="2026-10-31T19:47:12Z">
        <w:r>
          <w:rPr>
            <w:rFonts w:ascii="Arial" w:hAnsi="Arial" w:cs="Arial"/>
            <w:color w:val="808080"/>
            <w:sz w:val="28"/>
            <w:szCs w:val="28"/>
            <w:highlight w:val="yellow"/>
          </w:rPr>
          <w:t xml:space="preserve">fundamentação</w:t>
        </w:r>
      </w:ins>
      <w:r>
        <w:rPr>
          <w:rFonts w:ascii="Arial" w:hAnsi="Arial" w:cs="Arial"/>
          <w:sz w:val="28"/>
          <w:szCs w:val="28"/>
          <w:highlight w:val="yellow"/>
          <w:rPrChange w:id="1375" w:author="Assessor GDSXSR" w:date="2026-10-31T19:47:12Z">
            <w:rPr>
              <w:rFonts w:ascii="Arial" w:hAnsi="Arial" w:cs="Arial"/>
              <w:sz w:val="28"/>
              <w:szCs w:val="28"/>
            </w:rPr>
          </w:rPrChange>
        </w:rPr>
        <w:t xml:space="preserve"> </w:t>
      </w:r>
      <w:del w:id="1376" w:author="Assessor GDSXSR" w:date="2026-10-31T19:47:12Z">
        <w:r>
          <w:rPr>
            <w:rFonts w:ascii="Arial" w:hAnsi="Arial" w:cs="Arial"/>
            <w:sz w:val="28"/>
            <w:szCs w:val="28"/>
            <w:highlight w:val="yellow"/>
          </w:rPr>
          <w:delText xml:space="preserve">reconhecida</w:delText>
        </w:r>
      </w:del>
      <w:ins w:id="1377" w:author="Assessor GDSXSR" w:date="2026-10-31T19:47:12Z">
        <w:r>
          <w:rPr>
            <w:rFonts w:ascii="Arial" w:hAnsi="Arial" w:cs="Arial"/>
            <w:color w:val="808080"/>
            <w:sz w:val="28"/>
            <w:szCs w:val="28"/>
            <w:highlight w:val="yellow"/>
          </w:rPr>
          <w:t xml:space="preserve">(ID 89272420 e 89272427)</w:t>
        </w:r>
      </w:ins>
      <w:r>
        <w:rPr>
          <w:rFonts w:ascii="Arial" w:hAnsi="Arial" w:cs="Arial"/>
          <w:sz w:val="28"/>
          <w:szCs w:val="28"/>
          <w:highlight w:val="yellow"/>
          <w:rPrChange w:id="1378" w:author="Assessor GDSXSR" w:date="2026-10-31T19:47:12Z">
            <w:rPr>
              <w:rFonts w:ascii="Arial" w:hAnsi="Arial" w:cs="Arial"/>
              <w:sz w:val="28"/>
              <w:szCs w:val="28"/>
            </w:rPr>
          </w:rPrChange>
        </w:rPr>
        <w:t xml:space="preserve">.</w:t>
      </w:r>
      <w:del w:id="1379" w:author="Assessor GDSXSR" w:date="2026-10-31T19:47:12Z">
        <w:r>
          <w:rPr>
            <w:rFonts w:ascii="Arial" w:hAnsi="Arial" w:cs="Arial"/>
            <w:sz w:val="28"/>
            <w:szCs w:val="28"/>
            <w:highlight w:val="yellow"/>
          </w:rPr>
          <w:delText xml:space="preserve"> </w:delText>
        </w:r>
      </w:del>
    </w:p>
    <w:p w14:paraId="5A748649" w14:textId="081A0B4F" w:rsidR="00274ABE" w:rsidRPr="00274ABE" w:rsidRDefault="00274ABE" w:rsidP="007230EF">
      <w:pPr>
        <w:spacing w:after="0" w:line="360" w:lineRule="auto"/>
        <w:ind w:firstLine="2268"/>
        <w:jc w:val="both"/>
        <w:rPr>
          <w:rFonts w:ascii="Arial" w:hAnsi="Arial" w:cs="Arial"/>
          <w:sz w:val="28"/>
          <w:szCs w:val="28"/>
        </w:rPr>
      </w:pPr>
      <w:r w:rsidRPr="00274ABE">
        <w:rPr>
          <w:rFonts w:ascii="Arial" w:hAnsi="Arial" w:cs="Arial"/>
          <w:sz w:val="28"/>
          <w:szCs w:val="28"/>
        </w:rPr>
        <w:t>  </w:t>
      </w:r>
    </w:p>
    <w:p w14:paraId="6DD4E06C" w14:textId="223AA080" w:rsidR="00A72414" w:rsidRPr="00ED7F69" w:rsidRDefault="00ED7F69" w:rsidP="00DB1301">
      <w:pPr>
        <w:spacing w:after="0" w:line="360" w:lineRule="auto"/>
        <w:ind w:firstLine="2268"/>
        <w:jc w:val="both"/>
        <w:rPr>
          <w:rFonts w:ascii="Arial" w:hAnsi="Arial" w:cs="Arial"/>
          <w:sz w:val="28"/>
          <w:szCs w:val="28"/>
          <w:u w:val="single"/>
        </w:rPr>
      </w:pPr>
      <w:del w:id="1380" w:author="Assessor GDSXSR" w:date="2026-10-31T19:47:12Z">
        <w:r>
          <w:rPr>
            <w:rFonts w:ascii="Arial" w:hAnsi="Arial" w:cs="Arial"/>
            <w:sz w:val="28"/>
            <w:szCs w:val="28"/>
            <w:highlight w:val="yellow"/>
            <w:u w:val="single"/>
          </w:rPr>
          <w:delText xml:space="preserve">Assim</w:delText>
        </w:r>
        <w:r>
          <w:rPr>
            <w:rFonts w:ascii="Arial" w:hAnsi="Arial" w:cs="Arial"/>
            <w:sz w:val="28"/>
            <w:szCs w:val="28"/>
            <w:highlight w:val="yellow"/>
            <w:u w:val="single"/>
          </w:rPr>
          <w:delText xml:space="preserve">, rejeito</w:delText>
        </w:r>
      </w:del>
      <w:ins w:id="1381" w:author="Assessor GDSXSR" w:date="2026-10-31T19:47:12Z">
        <w:r>
          <w:rPr>
            <w:rFonts w:ascii="Arial" w:hAnsi="Arial" w:cs="Arial"/>
            <w:color w:val="808080"/>
            <w:sz w:val="28"/>
            <w:szCs w:val="28"/>
            <w:highlight w:val="yellow"/>
            <w:u w:val="single"/>
          </w:rPr>
          <w:t xml:space="preserve">Rejeito</w:t>
        </w:r>
      </w:ins>
      <w:r>
        <w:rPr>
          <w:rFonts w:ascii="Arial" w:hAnsi="Arial" w:cs="Arial"/>
          <w:sz w:val="28"/>
          <w:szCs w:val="28"/>
          <w:highlight w:val="yellow"/>
          <w:u w:val="single"/>
          <w:rPrChange w:id="1382" w:author="Assessor GDSXSR" w:date="2026-10-31T19:47:12Z">
            <w:rPr>
              <w:rFonts w:ascii="Arial" w:hAnsi="Arial" w:cs="Arial"/>
              <w:sz w:val="28"/>
              <w:szCs w:val="28"/>
              <w:u w:val="single"/>
            </w:rPr>
          </w:rPrChange>
        </w:rPr>
        <w:t xml:space="preserve"> a preliminar</w:t>
      </w:r>
      <w:del w:id="1383" w:author="Assessor GDSXSR" w:date="2026-10-31T19:47:12Z">
        <w:r>
          <w:rPr>
            <w:rFonts w:ascii="Arial" w:hAnsi="Arial" w:cs="Arial"/>
            <w:sz w:val="28"/>
            <w:szCs w:val="28"/>
            <w:highlight w:val="yellow"/>
            <w:u w:val="single"/>
          </w:rPr>
          <w:delText xml:space="preserve"> de nulidade da r</w:delText>
        </w:r>
      </w:del>
      <w:r>
        <w:rPr>
          <w:rFonts w:ascii="Arial" w:hAnsi="Arial" w:cs="Arial"/>
          <w:sz w:val="28"/>
          <w:szCs w:val="28"/>
          <w:highlight w:val="yellow"/>
          <w:u w:val="single"/>
          <w:rPrChange w:id="1384" w:author="Assessor GDSXSR" w:date="2026-10-31T19:47:12Z">
            <w:rPr>
              <w:rFonts w:ascii="Arial" w:hAnsi="Arial" w:cs="Arial"/>
              <w:sz w:val="28"/>
              <w:szCs w:val="28"/>
              <w:u w:val="single"/>
            </w:rPr>
          </w:rPrChange>
        </w:rPr>
        <w:t xml:space="preserve">.</w:t>
      </w:r>
      <w:del w:id="1385" w:author="Assessor GDSXSR" w:date="2026-10-31T19:47:12Z">
        <w:r>
          <w:rPr>
            <w:rFonts w:ascii="Arial" w:hAnsi="Arial" w:cs="Arial"/>
            <w:sz w:val="28"/>
            <w:szCs w:val="28"/>
            <w:highlight w:val="yellow"/>
            <w:u w:val="single"/>
          </w:rPr>
          <w:delText xml:space="preserve"> sentença por deficiência na fundamentação.</w:delText>
        </w:r>
      </w:del>
    </w:p>
    <w:p w14:paraId="0BEFF488" w14:textId="77777777" w:rsidR="00ED7F69" w:rsidRDefault="00ED7F69" w:rsidP="00DB1301">
      <w:pPr>
        <w:spacing w:after="0" w:line="360" w:lineRule="auto"/>
        <w:ind w:firstLine="2268"/>
        <w:jc w:val="both"/>
        <w:rPr>
          <w:rFonts w:ascii="Arial" w:hAnsi="Arial" w:cs="Arial"/>
          <w:sz w:val="28"/>
          <w:szCs w:val="28"/>
        </w:rPr>
      </w:pPr>
    </w:p>
    <w:p w14:paraId="4AC060DA" w14:textId="14B275B4" w:rsidR="00A72414" w:rsidRDefault="00FF33EC" w:rsidP="00495EB5">
      <w:pPr>
        <w:spacing w:after="0" w:line="360" w:lineRule="auto"/>
        <w:ind w:hanging="142"/>
        <w:jc w:val="center"/>
        <w:rPr>
          <w:rFonts w:ascii="Arial" w:hAnsi="Arial" w:cs="Arial"/>
          <w:sz w:val="28"/>
          <w:szCs w:val="28"/>
        </w:rPr>
      </w:pPr>
      <w:r>
        <w:rPr>
          <w:rFonts w:ascii="Arial" w:hAnsi="Arial" w:cs="Arial"/>
          <w:sz w:val="28"/>
          <w:szCs w:val="28"/>
          <w:highlight w:val="yellow"/>
          <w:rPrChange w:id="1386" w:author="Assessor GDSXSR" w:date="2026-10-31T19:47:12Z">
            <w:rPr>
              <w:rFonts w:ascii="Arial" w:hAnsi="Arial" w:cs="Arial"/>
              <w:sz w:val="28"/>
              <w:szCs w:val="28"/>
            </w:rPr>
          </w:rPrChange>
        </w:rPr>
        <w:t xml:space="preserve">DA </w:t>
      </w:r>
      <w:del w:id="1387" w:author="Assessor GDSXSR" w:date="2026-10-31T19:47:12Z">
        <w:r>
          <w:rPr>
            <w:rFonts w:ascii="Arial" w:hAnsi="Arial" w:cs="Arial"/>
            <w:sz w:val="28"/>
            <w:szCs w:val="28"/>
            <w:highlight w:val="yellow"/>
          </w:rPr>
          <w:delText xml:space="preserve">REGULARIDADE</w:delText>
        </w:r>
      </w:del>
      <w:ins w:id="1388" w:author="Assessor GDSXSR" w:date="2026-10-31T19:47:12Z">
        <w:r>
          <w:rPr>
            <w:rFonts w:ascii="Arial" w:hAnsi="Arial" w:cs="Arial"/>
            <w:color w:val="808080"/>
            <w:sz w:val="28"/>
            <w:szCs w:val="28"/>
            <w:highlight w:val="yellow"/>
          </w:rPr>
          <w:t xml:space="preserve">CONVALIDAÇÃO DOS ATOS PELA REGULARIZAÇÃO</w:t>
        </w:r>
      </w:ins>
      <w:r>
        <w:rPr>
          <w:rFonts w:ascii="Arial" w:hAnsi="Arial" w:cs="Arial"/>
          <w:sz w:val="28"/>
          <w:szCs w:val="28"/>
          <w:highlight w:val="yellow"/>
          <w:rPrChange w:id="1389" w:author="Assessor GDSXSR" w:date="2026-10-31T19:47:12Z">
            <w:rPr>
              <w:rFonts w:ascii="Arial" w:hAnsi="Arial" w:cs="Arial"/>
              <w:sz w:val="28"/>
              <w:szCs w:val="28"/>
            </w:rPr>
          </w:rPrChange>
        </w:rPr>
        <w:t xml:space="preserve"> DA REPRESENTAÇÃO PROCESSUAL </w:t>
      </w:r>
      <w:ins w:id="1390" w:author="Assessor GDSXSR" w:date="2026-10-31T19:47:12Z">
        <w:r>
          <w:rPr>
            <w:rFonts w:ascii="Arial" w:hAnsi="Arial" w:cs="Arial"/>
            <w:color w:val="808080"/>
            <w:sz w:val="28"/>
            <w:szCs w:val="28"/>
            <w:highlight w:val="yellow"/>
          </w:rPr>
          <w:t xml:space="preserve">ANTES </w:t>
        </w:r>
      </w:ins>
      <w:r>
        <w:rPr>
          <w:rFonts w:ascii="Arial" w:hAnsi="Arial" w:cs="Arial"/>
          <w:sz w:val="28"/>
          <w:szCs w:val="28"/>
          <w:highlight w:val="yellow"/>
          <w:rPrChange w:id="1391" w:author="Assessor GDSXSR" w:date="2026-10-31T19:47:12Z">
            <w:rPr>
              <w:rFonts w:ascii="Arial" w:hAnsi="Arial" w:cs="Arial"/>
              <w:sz w:val="28"/>
              <w:szCs w:val="28"/>
            </w:rPr>
          </w:rPrChange>
        </w:rPr>
        <w:t xml:space="preserve">DA </w:t>
      </w:r>
      <w:del w:id="1392" w:author="Assessor GDSXSR" w:date="2026-10-31T19:47:12Z">
        <w:r>
          <w:rPr>
            <w:rFonts w:ascii="Arial" w:hAnsi="Arial" w:cs="Arial"/>
            <w:sz w:val="28"/>
            <w:szCs w:val="28"/>
            <w:highlight w:val="yellow"/>
          </w:rPr>
          <w:delText xml:space="preserve">AUTORA</w:delText>
        </w:r>
      </w:del>
      <w:ins w:id="1393" w:author="Assessor GDSXSR" w:date="2026-10-31T19:47:12Z">
        <w:r>
          <w:rPr>
            <w:rFonts w:ascii="Arial" w:hAnsi="Arial" w:cs="Arial"/>
            <w:color w:val="808080"/>
            <w:sz w:val="28"/>
            <w:szCs w:val="28"/>
            <w:highlight w:val="yellow"/>
          </w:rPr>
          <w:t xml:space="preserve">SENTENÇA</w:t>
        </w:r>
      </w:ins>
    </w:p>
    <w:p w14:paraId="143DFC13" w14:textId="77777777" w:rsidR="00A72414" w:rsidRDefault="00A72414" w:rsidP="00DB1301">
      <w:pPr>
        <w:spacing w:after="0" w:line="360" w:lineRule="auto"/>
        <w:ind w:firstLine="2268"/>
        <w:jc w:val="both"/>
        <w:rPr>
          <w:rFonts w:ascii="Arial" w:hAnsi="Arial" w:cs="Arial"/>
          <w:sz w:val="28"/>
          <w:szCs w:val="28"/>
        </w:rPr>
      </w:pPr>
    </w:p>
    <w:p w14:paraId="3EA11C48" w14:textId="6FB46FB9" w:rsidR="00EB3378" w:rsidRPr="007E1C8C" w:rsidRDefault="00421C8C" w:rsidP="00DB1301">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ré</w:t>
      </w:r>
      <w:r>
        <w:rPr>
          <w:rFonts w:ascii="Arial" w:hAnsi="Arial" w:cs="Arial"/>
          <w:color w:val="000000" w:themeColor="text1"/>
          <w:sz w:val="28"/>
          <w:szCs w:val="28"/>
        </w:rPr>
        <w:t xml:space="preserve">/apelante </w:t>
      </w:r>
      <w:r>
        <w:rPr>
          <w:rFonts w:ascii="Arial" w:hAnsi="Arial" w:cs="Arial"/>
          <w:color w:val="000000" w:themeColor="text1"/>
          <w:sz w:val="28"/>
          <w:szCs w:val="28"/>
        </w:rPr>
        <w:t xml:space="preserve">alega que </w:t>
      </w:r>
      <w:r>
        <w:rPr>
          <w:rFonts w:ascii="Arial" w:hAnsi="Arial" w:cs="Arial"/>
          <w:color w:val="000000" w:themeColor="text1"/>
          <w:sz w:val="28"/>
          <w:szCs w:val="28"/>
        </w:rPr>
        <w:t xml:space="preserve">a procuração </w:t>
      </w:r>
      <w:del w:id="1394" w:author="Assessor GDSXSR" w:date="2026-10-31T19:47:12Z">
        <w:r>
          <w:rPr>
            <w:rFonts w:ascii="Arial" w:hAnsi="Arial" w:cs="Arial"/>
            <w:color w:val="000000" w:themeColor="text1"/>
            <w:sz w:val="28"/>
            <w:szCs w:val="28"/>
          </w:rPr>
          <w:delText xml:space="preserve">inicialmente</w:delText>
        </w:r>
      </w:del>
      <w:ins w:id="1395" w:author="Assessor GDSXSR" w:date="2026-10-31T19:47:12Z">
        <w:r>
          <w:rPr>
            <w:rFonts w:ascii="Arial" w:hAnsi="Arial" w:cs="Arial"/>
            <w:color w:val="808080"/>
            <w:sz w:val="28"/>
            <w:szCs w:val="28"/>
          </w:rPr>
          <w:t xml:space="preserve">inicial</w:t>
        </w:r>
      </w:ins>
      <w:r>
        <w:rPr>
          <w:rFonts w:ascii="Arial" w:hAnsi="Arial" w:cs="Arial"/>
          <w:color w:val="000000" w:themeColor="text1"/>
          <w:sz w:val="28"/>
          <w:szCs w:val="28"/>
        </w:rPr>
        <w:t xml:space="preserve"> </w:t>
      </w:r>
      <w:del w:id="1396" w:author="Assessor GDSXSR" w:date="2026-10-31T19:47:12Z">
        <w:r>
          <w:rPr>
            <w:rFonts w:ascii="Arial" w:hAnsi="Arial" w:cs="Arial"/>
            <w:color w:val="000000" w:themeColor="text1"/>
            <w:sz w:val="28"/>
            <w:szCs w:val="28"/>
          </w:rPr>
          <w:delText xml:space="preserve">apresentada pela</w:delText>
        </w:r>
      </w:del>
      <w:ins w:id="1397" w:author="Assessor GDSXSR" w:date="2026-10-31T19:47:12Z">
        <w:r>
          <w:rPr>
            <w:rFonts w:ascii="Arial" w:hAnsi="Arial" w:cs="Arial"/>
            <w:color w:val="808080"/>
            <w:sz w:val="28"/>
            <w:szCs w:val="28"/>
          </w:rPr>
          <w:t xml:space="preserve">da</w:t>
        </w:r>
      </w:ins>
      <w:r>
        <w:rPr>
          <w:rFonts w:ascii="Arial" w:hAnsi="Arial" w:cs="Arial"/>
          <w:color w:val="000000" w:themeColor="text1"/>
          <w:sz w:val="28"/>
          <w:szCs w:val="28"/>
        </w:rPr>
        <w:t xml:space="preserve"> autora</w:t>
      </w:r>
      <w:del w:id="1398" w:author="Assessor GDSXSR" w:date="2026-10-31T19:47:12Z">
        <w:r>
          <w:rPr>
            <w:rFonts w:ascii="Arial" w:hAnsi="Arial" w:cs="Arial"/>
            <w:color w:val="000000" w:themeColor="text1"/>
            <w:sz w:val="28"/>
            <w:szCs w:val="28"/>
          </w:rPr>
          <w:delText xml:space="preserve">/apelada</w:delText>
        </w:r>
      </w:del>
      <w:r>
        <w:rPr>
          <w:rFonts w:ascii="Arial" w:hAnsi="Arial" w:cs="Arial"/>
          <w:color w:val="000000" w:themeColor="text1"/>
          <w:sz w:val="28"/>
          <w:szCs w:val="28"/>
        </w:rPr>
        <w:t xml:space="preserve"> não </w:t>
      </w:r>
      <w:del w:id="1399" w:author="Assessor GDSXSR" w:date="2026-10-31T19:47:12Z">
        <w:r>
          <w:rPr>
            <w:rFonts w:ascii="Arial" w:hAnsi="Arial" w:cs="Arial"/>
            <w:color w:val="000000" w:themeColor="text1"/>
            <w:sz w:val="28"/>
            <w:szCs w:val="28"/>
          </w:rPr>
          <w:delText xml:space="preserve">possuía</w:delText>
        </w:r>
      </w:del>
      <w:ins w:id="1400" w:author="Assessor GDSXSR" w:date="2026-10-31T19:47:12Z">
        <w:r>
          <w:rPr>
            <w:rFonts w:ascii="Arial" w:hAnsi="Arial" w:cs="Arial"/>
            <w:color w:val="808080"/>
            <w:sz w:val="28"/>
            <w:szCs w:val="28"/>
          </w:rPr>
          <w:t xml:space="preserve">tinha</w:t>
        </w:r>
      </w:ins>
      <w:r>
        <w:rPr>
          <w:rFonts w:ascii="Arial" w:hAnsi="Arial" w:cs="Arial"/>
          <w:color w:val="000000" w:themeColor="text1"/>
          <w:sz w:val="28"/>
          <w:szCs w:val="28"/>
        </w:rPr>
        <w:t xml:space="preserve"> assinatura válida e </w:t>
      </w:r>
      <w:del w:id="1401" w:author="Assessor GDSXSR" w:date="2026-10-31T19:47:12Z">
        <w:r>
          <w:rPr>
            <w:rFonts w:ascii="Arial" w:hAnsi="Arial" w:cs="Arial"/>
            <w:color w:val="000000" w:themeColor="text1"/>
            <w:sz w:val="28"/>
            <w:szCs w:val="28"/>
          </w:rPr>
          <w:delText xml:space="preserve">sua</w:delText>
        </w:r>
      </w:del>
      <w:ins w:id="1402" w:author="Assessor GDSXSR" w:date="2026-10-31T19:47:12Z">
        <w:r>
          <w:rPr>
            <w:rFonts w:ascii="Arial" w:hAnsi="Arial" w:cs="Arial"/>
            <w:color w:val="808080"/>
            <w:sz w:val="28"/>
            <w:szCs w:val="28"/>
          </w:rPr>
          <w:t xml:space="preserve">que a</w:t>
        </w:r>
      </w:ins>
      <w:r>
        <w:rPr>
          <w:rFonts w:ascii="Arial" w:hAnsi="Arial" w:cs="Arial"/>
          <w:color w:val="000000" w:themeColor="text1"/>
          <w:sz w:val="28"/>
          <w:szCs w:val="28"/>
        </w:rPr>
        <w:t xml:space="preserve"> regularização ocorreu depois do prazo concedido</w:t>
      </w:r>
      <w:del w:id="1403" w:author="Assessor GDSXSR" w:date="2026-10-31T19:47:12Z">
        <w:r>
          <w:rPr>
            <w:rFonts w:ascii="Arial" w:hAnsi="Arial" w:cs="Arial"/>
            <w:color w:val="000000" w:themeColor="text1"/>
            <w:sz w:val="28"/>
            <w:szCs w:val="28"/>
          </w:rPr>
          <w:delText xml:space="preserve"> pelo </w:delText>
        </w:r>
        <w:r>
          <w:rPr>
            <w:rFonts w:ascii="Arial" w:hAnsi="Arial" w:cs="Arial"/>
            <w:color w:val="000000" w:themeColor="text1"/>
            <w:sz w:val="28"/>
            <w:szCs w:val="28"/>
          </w:rPr>
          <w:delText xml:space="preserve">magistrado de origem</w:delText>
        </w:r>
      </w:del>
      <w:r>
        <w:rPr>
          <w:rFonts w:ascii="Arial" w:hAnsi="Arial" w:cs="Arial"/>
          <w:color w:val="000000" w:themeColor="text1"/>
          <w:sz w:val="28"/>
          <w:szCs w:val="28"/>
        </w:rPr>
        <w:t xml:space="preserve">, </w:t>
      </w:r>
      <w:del w:id="1404" w:author="Assessor GDSXSR" w:date="2026-10-31T19:47:12Z">
        <w:r>
          <w:rPr>
            <w:rFonts w:ascii="Arial" w:hAnsi="Arial" w:cs="Arial"/>
            <w:color w:val="000000" w:themeColor="text1"/>
            <w:sz w:val="28"/>
            <w:szCs w:val="28"/>
          </w:rPr>
          <w:delText xml:space="preserve">circunstância</w:delText>
        </w:r>
      </w:del>
      <w:ins w:id="1405" w:author="Assessor GDSXSR" w:date="2026-10-31T19:47:12Z">
        <w:r>
          <w:rPr>
            <w:rFonts w:ascii="Arial" w:hAnsi="Arial" w:cs="Arial"/>
            <w:color w:val="808080"/>
            <w:sz w:val="28"/>
            <w:szCs w:val="28"/>
          </w:rPr>
          <w:t xml:space="preserve">o</w:t>
        </w:r>
      </w:ins>
      <w:r>
        <w:rPr>
          <w:rFonts w:ascii="Arial" w:hAnsi="Arial" w:cs="Arial"/>
          <w:color w:val="000000" w:themeColor="text1"/>
          <w:sz w:val="28"/>
          <w:szCs w:val="28"/>
        </w:rPr>
        <w:t xml:space="preserve"> que </w:t>
      </w:r>
      <w:del w:id="1406" w:author="Assessor GDSXSR" w:date="2026-10-31T19:47:12Z">
        <w:r>
          <w:rPr>
            <w:rFonts w:ascii="Arial" w:hAnsi="Arial" w:cs="Arial"/>
            <w:color w:val="000000" w:themeColor="text1"/>
            <w:sz w:val="28"/>
            <w:szCs w:val="28"/>
          </w:rPr>
          <w:delText xml:space="preserve">exige</w:delText>
        </w:r>
      </w:del>
      <w:ins w:id="1407" w:author="Assessor GDSXSR" w:date="2026-10-31T19:47:12Z">
        <w:r>
          <w:rPr>
            <w:rFonts w:ascii="Arial" w:hAnsi="Arial" w:cs="Arial"/>
            <w:color w:val="808080"/>
            <w:sz w:val="28"/>
            <w:szCs w:val="28"/>
          </w:rPr>
          <w:t xml:space="preserve">comprometeria</w:t>
        </w:r>
      </w:ins>
      <w:r>
        <w:rPr>
          <w:rFonts w:ascii="Arial" w:hAnsi="Arial" w:cs="Arial"/>
          <w:color w:val="000000" w:themeColor="text1"/>
          <w:sz w:val="28"/>
          <w:szCs w:val="28"/>
        </w:rPr>
        <w:t xml:space="preserve"> </w:t>
      </w:r>
      <w:del w:id="1408" w:author="Assessor GDSXSR" w:date="2026-10-31T19:47:12Z">
        <w:r>
          <w:rPr>
            <w:rFonts w:ascii="Arial" w:hAnsi="Arial" w:cs="Arial"/>
            <w:color w:val="000000" w:themeColor="text1"/>
            <w:sz w:val="28"/>
            <w:szCs w:val="28"/>
          </w:rPr>
          <w:delText xml:space="preserve">a análise dos efeitos dos</w:delText>
        </w:r>
      </w:del>
      <w:ins w:id="1409" w:author="Assessor GDSXSR" w:date="2026-10-31T19:47:12Z">
        <w:r>
          <w:rPr>
            <w:rFonts w:ascii="Arial" w:hAnsi="Arial" w:cs="Arial"/>
            <w:color w:val="808080"/>
            <w:sz w:val="28"/>
            <w:szCs w:val="28"/>
          </w:rPr>
          <w:t xml:space="preserve">os</w:t>
        </w:r>
      </w:ins>
      <w:r>
        <w:rPr>
          <w:rFonts w:ascii="Arial" w:hAnsi="Arial" w:cs="Arial"/>
          <w:color w:val="000000" w:themeColor="text1"/>
          <w:sz w:val="28"/>
          <w:szCs w:val="28"/>
        </w:rPr>
        <w:t xml:space="preserve"> atos </w:t>
      </w:r>
      <w:del w:id="1410" w:author="Assessor GDSXSR" w:date="2026-10-31T19:47:12Z">
        <w:r>
          <w:rPr>
            <w:rFonts w:ascii="Arial" w:hAnsi="Arial" w:cs="Arial"/>
            <w:color w:val="000000" w:themeColor="text1"/>
            <w:sz w:val="28"/>
            <w:szCs w:val="28"/>
          </w:rPr>
          <w:delText xml:space="preserve">praticados</w:delText>
        </w:r>
      </w:del>
      <w:ins w:id="1411" w:author="Assessor GDSXSR" w:date="2026-10-31T19:47:12Z">
        <w:r>
          <w:rPr>
            <w:rFonts w:ascii="Arial" w:hAnsi="Arial" w:cs="Arial"/>
            <w:color w:val="808080"/>
            <w:sz w:val="28"/>
            <w:szCs w:val="28"/>
          </w:rPr>
          <w:t xml:space="preserve">anteriores</w:t>
        </w:r>
      </w:ins>
      <w:r>
        <w:rPr>
          <w:rFonts w:ascii="Arial" w:hAnsi="Arial" w:cs="Arial"/>
          <w:color w:val="000000" w:themeColor="text1"/>
          <w:sz w:val="28"/>
          <w:szCs w:val="28"/>
        </w:rPr>
        <w:t xml:space="preserve"> </w:t>
      </w:r>
      <w:del w:id="1412" w:author="Assessor GDSXSR" w:date="2026-10-31T19:47:12Z">
        <w:r>
          <w:rPr>
            <w:rFonts w:ascii="Arial" w:hAnsi="Arial" w:cs="Arial"/>
            <w:color w:val="000000" w:themeColor="text1"/>
            <w:sz w:val="28"/>
            <w:szCs w:val="28"/>
          </w:rPr>
          <w:delText xml:space="preserve">antes</w:delText>
        </w:r>
      </w:del>
      <w:ins w:id="1413" w:author="Assessor GDSXSR" w:date="2026-10-31T19:47:12Z">
        <w:r>
          <w:rPr>
            <w:rFonts w:ascii="Arial" w:hAnsi="Arial" w:cs="Arial"/>
            <w:color w:val="808080"/>
            <w:sz w:val="28"/>
            <w:szCs w:val="28"/>
          </w:rPr>
          <w:t xml:space="preserve">(ID</w:t>
        </w:r>
      </w:ins>
      <w:r>
        <w:rPr>
          <w:rFonts w:ascii="Arial" w:hAnsi="Arial" w:cs="Arial"/>
          <w:color w:val="000000" w:themeColor="text1"/>
          <w:sz w:val="28"/>
          <w:szCs w:val="28"/>
        </w:rPr>
        <w:t xml:space="preserve"> </w:t>
      </w:r>
      <w:del w:id="1414" w:author="Assessor GDSXSR" w:date="2026-10-31T19:47:12Z">
        <w:r>
          <w:rPr>
            <w:rFonts w:ascii="Arial" w:hAnsi="Arial" w:cs="Arial"/>
            <w:color w:val="000000" w:themeColor="text1"/>
            <w:sz w:val="28"/>
            <w:szCs w:val="28"/>
          </w:rPr>
          <w:delText xml:space="preserve">da juntada do instrumento regular;</w:delText>
        </w:r>
      </w:del>
      <w:ins w:id="1415" w:author="Assessor GDSXSR" w:date="2026-10-31T19:47:12Z">
        <w:r>
          <w:rPr>
            <w:rFonts w:ascii="Arial" w:hAnsi="Arial" w:cs="Arial"/>
            <w:color w:val="808080"/>
            <w:sz w:val="28"/>
            <w:szCs w:val="28"/>
          </w:rPr>
          <w:t xml:space="preserve">89272430).</w:t>
        </w:r>
      </w:ins>
    </w:p>
    <w:p w14:paraId="3D7B004F" w14:textId="77777777" w:rsidR="00125329" w:rsidRDefault="00125329" w:rsidP="00DB1301">
      <w:pPr>
        <w:spacing w:after="0" w:line="360" w:lineRule="auto"/>
        <w:ind w:firstLine="2268"/>
        <w:jc w:val="both"/>
        <w:rPr>
          <w:rFonts w:ascii="Arial" w:hAnsi="Arial" w:cs="Arial"/>
          <w:color w:val="000000" w:themeColor="text1"/>
          <w:sz w:val="28"/>
          <w:szCs w:val="28"/>
        </w:rPr>
      </w:pPr>
    </w:p>
    <w:p w14:paraId="102F1792" w14:textId="6479E2D0" w:rsidR="00911601" w:rsidRPr="007E1C8C" w:rsidRDefault="00137A7E" w:rsidP="00DB1301">
      <w:pPr>
        <w:spacing w:after="0" w:line="360" w:lineRule="auto"/>
        <w:ind w:firstLine="2268"/>
        <w:jc w:val="both"/>
        <w:rPr>
          <w:rFonts w:ascii="Arial" w:hAnsi="Arial" w:cs="Arial"/>
          <w:color w:val="000000" w:themeColor="text1"/>
          <w:sz w:val="28"/>
          <w:szCs w:val="28"/>
        </w:rPr>
      </w:pPr>
      <w:r w:rsidRPr="00FF33EC">
        <w:rPr>
          <w:rFonts w:ascii="Arial" w:hAnsi="Arial" w:cs="Arial"/>
          <w:color w:val="000000" w:themeColor="text1"/>
          <w:sz w:val="28"/>
          <w:szCs w:val="28"/>
          <w:highlight w:val="yellow"/>
          <w:rPrChange w:id="1010" w:author="Assessor GDSXSR" w:date="2026-10-31T19:47:12Z">
            <w:rPr>
              <w:rFonts w:ascii="Arial" w:hAnsi="Arial" w:cs="Arial"/>
              <w:color w:val="000000" w:themeColor="text1"/>
              <w:sz w:val="28"/>
              <w:szCs w:val="28"/>
            </w:rPr>
          </w:rPrChange>
        </w:rPr>
        <w:t>Sem razão</w:t>
      </w:r>
      <w:r w:rsidR="00421C8C" w:rsidRPr="00FF33EC">
        <w:rPr>
          <w:rFonts w:ascii="Arial" w:hAnsi="Arial" w:cs="Arial"/>
          <w:color w:val="000000" w:themeColor="text1"/>
          <w:sz w:val="28"/>
          <w:szCs w:val="28"/>
          <w:highlight w:val="yellow"/>
          <w:rPrChange w:id="1011" w:author="Assessor GDSXSR" w:date="2026-10-31T19:47:12Z">
            <w:rPr>
              <w:rFonts w:ascii="Arial" w:hAnsi="Arial" w:cs="Arial"/>
              <w:color w:val="000000" w:themeColor="text1"/>
              <w:sz w:val="28"/>
              <w:szCs w:val="28"/>
            </w:rPr>
          </w:rPrChange>
        </w:rPr>
        <w:t xml:space="preserve"> a</w:t>
      </w:r>
      <w:r w:rsidR="00911601" w:rsidRPr="00FF33EC">
        <w:rPr>
          <w:rFonts w:ascii="Arial" w:hAnsi="Arial" w:cs="Arial"/>
          <w:color w:val="000000" w:themeColor="text1"/>
          <w:sz w:val="28"/>
          <w:szCs w:val="28"/>
          <w:highlight w:val="yellow"/>
          <w:rPrChange w:id="1012" w:author="Assessor GDSXSR" w:date="2026-10-31T19:47:12Z">
            <w:rPr>
              <w:rFonts w:ascii="Arial" w:hAnsi="Arial" w:cs="Arial"/>
              <w:color w:val="000000" w:themeColor="text1"/>
              <w:sz w:val="28"/>
              <w:szCs w:val="28"/>
            </w:rPr>
          </w:rPrChange>
        </w:rPr>
        <w:t xml:space="preserve"> apelante</w:t>
      </w:r>
      <w:r w:rsidR="007F7839" w:rsidRPr="00FF33EC">
        <w:rPr>
          <w:rFonts w:ascii="Arial" w:hAnsi="Arial" w:cs="Arial"/>
          <w:color w:val="000000" w:themeColor="text1"/>
          <w:sz w:val="28"/>
          <w:szCs w:val="28"/>
          <w:highlight w:val="yellow"/>
          <w:rPrChange w:id="1013" w:author="Assessor GDSXSR" w:date="2026-10-31T19:47:12Z">
            <w:rPr>
              <w:rFonts w:ascii="Arial" w:hAnsi="Arial" w:cs="Arial"/>
              <w:color w:val="000000" w:themeColor="text1"/>
              <w:sz w:val="28"/>
              <w:szCs w:val="28"/>
            </w:rPr>
          </w:rPrChange>
        </w:rPr>
        <w:t>.</w:t>
      </w:r>
    </w:p>
    <w:p w14:paraId="3926BD70" w14:textId="77777777" w:rsidR="00911601" w:rsidRPr="007E1C8C" w:rsidRDefault="00911601" w:rsidP="00DB1301">
      <w:pPr>
        <w:spacing w:after="0" w:line="360" w:lineRule="auto"/>
        <w:ind w:firstLine="2268"/>
        <w:jc w:val="both"/>
        <w:rPr>
          <w:rFonts w:ascii="Arial" w:hAnsi="Arial" w:cs="Arial"/>
          <w:color w:val="000000" w:themeColor="text1"/>
          <w:sz w:val="28"/>
          <w:szCs w:val="28"/>
        </w:rPr>
      </w:pPr>
    </w:p>
    <w:p w14:paraId="0B278338" w14:textId="77777777" w:rsidR="00FF33EC" w:rsidRDefault="00FF33EC" w:rsidP="00FF33EC">
      <w:pPr>
        <w:spacing w:after="0" w:line="360" w:lineRule="auto"/>
        <w:ind w:firstLine="2268"/>
        <w:jc w:val="both"/>
        <w:rPr>
          <w:del w:id="1417" w:author="Assessor GDSXSR" w:date="2026-10-31T19:47:12Z"/>
          <w:rFonts w:ascii="Arial" w:hAnsi="Arial" w:cs="Arial"/>
          <w:color w:val="000000" w:themeColor="text1"/>
          <w:sz w:val="28"/>
          <w:szCs w:val="28"/>
        </w:rPr>
      </w:pPr>
      <w:del w:id="1416" w:author="Assessor GDSXSR" w:date="2026-10-31T19:47:12Z">
        <w:r w:rsidRPr="00FF33EC">
          <w:rPr>
            <w:rFonts w:ascii="Arial" w:hAnsi="Arial" w:cs="Arial"/>
            <w:color w:val="000000" w:themeColor="text1"/>
            <w:sz w:val="28"/>
            <w:szCs w:val="28"/>
          </w:rPr>
          <w:delText>A apelante sustenta que a procuração apresentada inicialmente pela autora não possuía assinatura válida. Afirma, ainda, que a regularização ocorreu depois do prazo concedido pelo Juízo, o que comprometeria a validade dos atos processuais praticados anteriormente.</w:delText>
        </w:r>
      </w:del>
    </w:p>
    <w:p w14:paraId="6832DFE0" w14:textId="77777777" w:rsidR="00FF33EC" w:rsidRPr="00FF33EC" w:rsidRDefault="00FF33EC" w:rsidP="00FF33EC">
      <w:pPr>
        <w:spacing w:after="0" w:line="360" w:lineRule="auto"/>
        <w:ind w:firstLine="2268"/>
        <w:jc w:val="both"/>
        <w:rPr>
          <w:del w:id="1418" w:author="Assessor GDSXSR" w:date="2026-10-31T19:47:12Z"/>
          <w:rFonts w:ascii="Arial" w:hAnsi="Arial" w:cs="Arial"/>
          <w:color w:val="000000" w:themeColor="text1"/>
          <w:sz w:val="28"/>
          <w:szCs w:val="28"/>
        </w:rPr>
      </w:pPr>
    </w:p>
    <w:p w14:paraId="05E1B544" w14:textId="77777777" w:rsidR="00FF33EC" w:rsidRDefault="00FF33EC" w:rsidP="00FF33EC">
      <w:pPr>
        <w:spacing w:after="0" w:line="360" w:lineRule="auto"/>
        <w:ind w:firstLine="2268"/>
        <w:jc w:val="both"/>
        <w:rPr>
          <w:rFonts w:ascii="Arial" w:hAnsi="Arial" w:cs="Arial"/>
          <w:color w:val="000000" w:themeColor="text1"/>
          <w:sz w:val="28"/>
          <w:szCs w:val="28"/>
        </w:rPr>
      </w:pPr>
      <w:commentRangeStart w:id="10"/>
      <w:r>
        <w:rPr>
          <w:rFonts w:ascii="Arial" w:hAnsi="Arial" w:cs="Arial"/>
          <w:color w:val="000000" w:themeColor="text1"/>
          <w:sz w:val="28"/>
          <w:szCs w:val="28"/>
        </w:rPr>
        <w:t xml:space="preserve">A </w:t>
      </w:r>
      <w:del w:id="1419" w:author="Assessor GDSXSR" w:date="2026-10-31T19:47:12Z">
        <w:r>
          <w:rPr>
            <w:rFonts w:ascii="Arial" w:hAnsi="Arial" w:cs="Arial"/>
            <w:color w:val="000000" w:themeColor="text1"/>
            <w:sz w:val="28"/>
            <w:szCs w:val="28"/>
          </w:rPr>
          <w:delText xml:space="preserve">irregularidade</w:delText>
        </w:r>
      </w:del>
      <w:ins w:id="1420" w:author="Assessor GDSXSR" w:date="2026-10-31T19:47:12Z">
        <w:r>
          <w:rPr>
            <w:rFonts w:ascii="Arial" w:hAnsi="Arial" w:cs="Arial"/>
            <w:color w:val="808080"/>
            <w:sz w:val="28"/>
            <w:szCs w:val="28"/>
          </w:rPr>
          <w:t xml:space="preserve">procuração inicial estava sem assinatura, e a regularização, determinada em 05/05/2025, ocorreu em 11/03/2026, antes</w:t>
        </w:r>
      </w:ins>
      <w:r>
        <w:rPr>
          <w:rFonts w:ascii="Arial" w:hAnsi="Arial" w:cs="Arial"/>
          <w:color w:val="000000" w:themeColor="text1"/>
          <w:sz w:val="28"/>
          <w:szCs w:val="28"/>
        </w:rPr>
        <w:t xml:space="preserve"> da </w:t>
      </w:r>
      <w:del w:id="1421" w:author="Assessor GDSXSR" w:date="2026-10-31T19:47:12Z">
        <w:r>
          <w:rPr>
            <w:rFonts w:ascii="Arial" w:hAnsi="Arial" w:cs="Arial"/>
            <w:color w:val="000000" w:themeColor="text1"/>
            <w:sz w:val="28"/>
            <w:szCs w:val="28"/>
          </w:rPr>
          <w:delText xml:space="preserve">representação</w:delText>
        </w:r>
      </w:del>
      <w:ins w:id="1422" w:author="Assessor GDSXSR" w:date="2026-10-31T19:47:12Z">
        <w:r>
          <w:rPr>
            <w:rFonts w:ascii="Arial" w:hAnsi="Arial" w:cs="Arial"/>
            <w:color w:val="808080"/>
            <w:sz w:val="28"/>
            <w:szCs w:val="28"/>
          </w:rPr>
          <w:t xml:space="preserve">sentença</w:t>
        </w:r>
      </w:ins>
      <w:r>
        <w:rPr>
          <w:rFonts w:ascii="Arial" w:hAnsi="Arial" w:cs="Arial"/>
          <w:color w:val="000000" w:themeColor="text1"/>
          <w:sz w:val="28"/>
          <w:szCs w:val="28"/>
        </w:rPr>
        <w:t xml:space="preserve"> </w:t>
      </w:r>
      <w:del w:id="1423" w:author="Assessor GDSXSR" w:date="2026-10-31T19:47:12Z">
        <w:r>
          <w:rPr>
            <w:rFonts w:ascii="Arial" w:hAnsi="Arial" w:cs="Arial"/>
            <w:color w:val="000000" w:themeColor="text1"/>
            <w:sz w:val="28"/>
            <w:szCs w:val="28"/>
          </w:rPr>
          <w:delText xml:space="preserve">processual,</w:delText>
        </w:r>
      </w:del>
      <w:ins w:id="1424" w:author="Assessor GDSXSR" w:date="2026-10-31T19:47:12Z">
        <w:r>
          <w:rPr>
            <w:rFonts w:ascii="Arial" w:hAnsi="Arial" w:cs="Arial"/>
            <w:color w:val="808080"/>
            <w:sz w:val="28"/>
            <w:szCs w:val="28"/>
          </w:rPr>
          <w:t xml:space="preserve">(ID</w:t>
        </w:r>
      </w:ins>
      <w:r>
        <w:rPr>
          <w:rFonts w:ascii="Arial" w:hAnsi="Arial" w:cs="Arial"/>
          <w:color w:val="000000" w:themeColor="text1"/>
          <w:sz w:val="28"/>
          <w:szCs w:val="28"/>
        </w:rPr>
        <w:t xml:space="preserve"> </w:t>
      </w:r>
      <w:del w:id="1425" w:author="Assessor GDSXSR" w:date="2026-10-31T19:47:12Z">
        <w:r>
          <w:rPr>
            <w:rFonts w:ascii="Arial" w:hAnsi="Arial" w:cs="Arial"/>
            <w:color w:val="000000" w:themeColor="text1"/>
            <w:sz w:val="28"/>
            <w:szCs w:val="28"/>
          </w:rPr>
          <w:delText xml:space="preserve">entretanto, admite correção. Ainda que o primeiro instrumento de mandato estivesse incompleto, a autora apresentou posteriormente nova procuração, específica para o processo</w:delText>
        </w:r>
      </w:del>
      <w:ins w:id="1426" w:author="Assessor GDSXSR" w:date="2026-10-31T19:47:12Z">
        <w:r>
          <w:rPr>
            <w:rFonts w:ascii="Arial" w:hAnsi="Arial" w:cs="Arial"/>
            <w:color w:val="808080"/>
            <w:sz w:val="28"/>
            <w:szCs w:val="28"/>
          </w:rPr>
          <w:t xml:space="preserve">89271873</w:t>
        </w:r>
      </w:ins>
      <w:r>
        <w:rPr>
          <w:rFonts w:ascii="Arial" w:hAnsi="Arial" w:cs="Arial"/>
          <w:color w:val="000000" w:themeColor="text1"/>
          <w:sz w:val="28"/>
          <w:szCs w:val="28"/>
        </w:rPr>
        <w:t xml:space="preserve"> e </w:t>
      </w:r>
      <w:del w:id="1427" w:author="Assessor GDSXSR" w:date="2026-10-31T19:47:12Z">
        <w:r>
          <w:rPr>
            <w:rFonts w:ascii="Arial" w:hAnsi="Arial" w:cs="Arial"/>
            <w:color w:val="000000" w:themeColor="text1"/>
            <w:sz w:val="28"/>
            <w:szCs w:val="28"/>
          </w:rPr>
          <w:delText xml:space="preserve">devidamente assinada</w:delText>
        </w:r>
      </w:del>
      <w:ins w:id="1428" w:author="Assessor GDSXSR" w:date="2026-10-31T19:47:12Z">
        <w:r>
          <w:rPr>
            <w:rFonts w:ascii="Arial" w:hAnsi="Arial" w:cs="Arial"/>
            <w:color w:val="808080"/>
            <w:sz w:val="28"/>
            <w:szCs w:val="28"/>
          </w:rPr>
          <w:t xml:space="preserve">89272415)</w:t>
        </w:r>
      </w:ins>
      <w:r>
        <w:rPr>
          <w:rFonts w:ascii="Arial" w:hAnsi="Arial" w:cs="Arial"/>
          <w:color w:val="000000" w:themeColor="text1"/>
          <w:sz w:val="28"/>
          <w:szCs w:val="28"/>
        </w:rPr>
        <w:t xml:space="preserve">.</w:t>
      </w:r>
      <w:commentRangeEnd w:id="10"/>
      <w:r>
        <w:rPr>
          <w:rStyle w:val="CommentReference"/>
        </w:rPr>
        <w:commentReference w:id="10"/>
      </w:r>
    </w:p>
    <w:p w14:paraId="20FA480A" w14:textId="77777777" w:rsidR="00FF33EC" w:rsidRPr="00FF33EC" w:rsidRDefault="00FF33EC" w:rsidP="00FF33EC">
      <w:pPr>
        <w:spacing w:after="0" w:line="360" w:lineRule="auto"/>
        <w:ind w:firstLine="2268"/>
        <w:jc w:val="both"/>
        <w:rPr>
          <w:rFonts w:ascii="Arial" w:hAnsi="Arial" w:cs="Arial"/>
          <w:color w:val="000000" w:themeColor="text1"/>
          <w:sz w:val="28"/>
          <w:szCs w:val="28"/>
        </w:rPr>
      </w:pPr>
    </w:p>
    <w:p w14:paraId="3EF3B4D7" w14:textId="77777777" w:rsidR="00FF33EC" w:rsidRDefault="00FF33EC" w:rsidP="00FF33EC">
      <w:pPr>
        <w:spacing w:after="0" w:line="360" w:lineRule="auto"/>
        <w:ind w:firstLine="2268"/>
        <w:jc w:val="both"/>
        <w:rPr>
          <w:rFonts w:ascii="Arial" w:hAnsi="Arial" w:cs="Arial"/>
          <w:color w:val="000000" w:themeColor="text1"/>
          <w:sz w:val="28"/>
          <w:szCs w:val="28"/>
        </w:rPr>
      </w:pPr>
      <w:del w:id="1429" w:author="Assessor GDSXSR" w:date="2026-10-31T19:47:12Z">
        <w:r>
          <w:rPr>
            <w:rFonts w:ascii="Arial" w:hAnsi="Arial" w:cs="Arial"/>
            <w:color w:val="000000" w:themeColor="text1"/>
            <w:sz w:val="28"/>
            <w:szCs w:val="28"/>
            <w:highlight w:val="yellow"/>
          </w:rPr>
          <w:delText xml:space="preserve">A</w:delText>
        </w:r>
      </w:del>
      <w:ins w:id="1430" w:author="Assessor GDSXSR" w:date="2026-10-31T19:47:12Z">
        <w:r>
          <w:rPr>
            <w:rFonts w:ascii="Arial" w:hAnsi="Arial" w:cs="Arial"/>
            <w:color w:val="808080"/>
            <w:sz w:val="28"/>
            <w:szCs w:val="28"/>
            <w:highlight w:val="yellow"/>
          </w:rPr>
          <w:t xml:space="preserve">Embora tardia, a</w:t>
        </w:r>
      </w:ins>
      <w:r>
        <w:rPr>
          <w:rFonts w:ascii="Arial" w:hAnsi="Arial" w:cs="Arial"/>
          <w:color w:val="000000" w:themeColor="text1"/>
          <w:sz w:val="28"/>
          <w:szCs w:val="28"/>
          <w:highlight w:val="yellow"/>
          <w:rPrChange w:id="1431" w:author="Assessor GDSXSR" w:date="2026-10-31T19:47:12Z">
            <w:rPr>
              <w:rFonts w:ascii="Arial" w:hAnsi="Arial" w:cs="Arial"/>
              <w:color w:val="000000" w:themeColor="text1"/>
              <w:sz w:val="28"/>
              <w:szCs w:val="28"/>
            </w:rPr>
          </w:rPrChange>
        </w:rPr>
        <w:t xml:space="preserve"> regularização ocorreu antes da sentença</w:t>
      </w:r>
      <w:del w:id="1432" w:author="Assessor GDSXSR" w:date="2026-10-31T19:47:12Z">
        <w:r>
          <w:rPr>
            <w:rFonts w:ascii="Arial" w:hAnsi="Arial" w:cs="Arial"/>
            <w:color w:val="000000" w:themeColor="text1"/>
            <w:sz w:val="28"/>
            <w:szCs w:val="28"/>
            <w:highlight w:val="yellow"/>
          </w:rPr>
          <w:delText xml:space="preserve"> e</w:delText>
        </w:r>
      </w:del>
      <w:ins w:id="1433" w:author="Assessor GDSXSR" w:date="2026-10-31T19:47:12Z">
        <w:r>
          <w:rPr>
            <w:rFonts w:ascii="Arial" w:hAnsi="Arial" w:cs="Arial"/>
            <w:color w:val="808080"/>
            <w:sz w:val="28"/>
            <w:szCs w:val="28"/>
            <w:highlight w:val="yellow"/>
          </w:rPr>
          <w:t xml:space="preserve">,</w:t>
        </w:r>
      </w:ins>
      <w:r>
        <w:rPr>
          <w:rFonts w:ascii="Arial" w:hAnsi="Arial" w:cs="Arial"/>
          <w:color w:val="000000" w:themeColor="text1"/>
          <w:sz w:val="28"/>
          <w:szCs w:val="28"/>
          <w:highlight w:val="yellow"/>
          <w:rPrChange w:id="1434" w:author="Assessor GDSXSR" w:date="2026-10-31T19:47:12Z">
            <w:rPr>
              <w:rFonts w:ascii="Arial" w:hAnsi="Arial" w:cs="Arial"/>
              <w:color w:val="000000" w:themeColor="text1"/>
              <w:sz w:val="28"/>
              <w:szCs w:val="28"/>
            </w:rPr>
          </w:rPrChange>
        </w:rPr>
        <w:t xml:space="preserve"> confirmou</w:t>
      </w:r>
      <w:del w:id="1435" w:author="Assessor GDSXSR" w:date="2026-10-31T19:47:12Z">
        <w:r>
          <w:rPr>
            <w:rFonts w:ascii="Arial" w:hAnsi="Arial" w:cs="Arial"/>
            <w:color w:val="000000" w:themeColor="text1"/>
            <w:sz w:val="28"/>
            <w:szCs w:val="28"/>
            <w:highlight w:val="yellow"/>
          </w:rPr>
          <w:delText xml:space="preserve">, de modo inequívoco,</w:delText>
        </w:r>
      </w:del>
      <w:r>
        <w:rPr>
          <w:rFonts w:ascii="Arial" w:hAnsi="Arial" w:cs="Arial"/>
          <w:color w:val="000000" w:themeColor="text1"/>
          <w:sz w:val="28"/>
          <w:szCs w:val="28"/>
          <w:highlight w:val="yellow"/>
          <w:rPrChange w:id="1436" w:author="Assessor GDSXSR" w:date="2026-10-31T19:47:12Z">
            <w:rPr>
              <w:rFonts w:ascii="Arial" w:hAnsi="Arial" w:cs="Arial"/>
              <w:color w:val="000000" w:themeColor="text1"/>
              <w:sz w:val="28"/>
              <w:szCs w:val="28"/>
            </w:rPr>
          </w:rPrChange>
        </w:rPr>
        <w:t xml:space="preserve"> a intenção da </w:t>
      </w:r>
      <w:del w:id="1437" w:author="Assessor GDSXSR" w:date="2026-10-31T19:47:12Z">
        <w:r>
          <w:rPr>
            <w:rFonts w:ascii="Arial" w:hAnsi="Arial" w:cs="Arial"/>
            <w:color w:val="000000" w:themeColor="text1"/>
            <w:sz w:val="28"/>
            <w:szCs w:val="28"/>
            <w:highlight w:val="yellow"/>
          </w:rPr>
          <w:delText xml:space="preserve">sociedade empresária de propor a demanda e</w:delText>
        </w:r>
      </w:del>
      <w:ins w:id="1438" w:author="Assessor GDSXSR" w:date="2026-10-31T19:47:12Z">
        <w:r>
          <w:rPr>
            <w:rFonts w:ascii="Arial" w:hAnsi="Arial" w:cs="Arial"/>
            <w:color w:val="808080"/>
            <w:sz w:val="28"/>
            <w:szCs w:val="28"/>
            <w:highlight w:val="yellow"/>
          </w:rPr>
          <w:t xml:space="preserve">autora</w:t>
        </w:r>
      </w:ins>
      <w:r>
        <w:rPr>
          <w:rFonts w:ascii="Arial" w:hAnsi="Arial" w:cs="Arial"/>
          <w:color w:val="000000" w:themeColor="text1"/>
          <w:sz w:val="28"/>
          <w:szCs w:val="28"/>
          <w:highlight w:val="yellow"/>
          <w:rPrChange w:id="1439" w:author="Assessor GDSXSR" w:date="2026-10-31T19:47:12Z">
            <w:rPr>
              <w:rFonts w:ascii="Arial" w:hAnsi="Arial" w:cs="Arial"/>
              <w:color w:val="000000" w:themeColor="text1"/>
              <w:sz w:val="28"/>
              <w:szCs w:val="28"/>
            </w:rPr>
          </w:rPrChange>
        </w:rPr>
        <w:t xml:space="preserve"> de prosseguir com a cobrança</w:t>
      </w:r>
      <w:del w:id="1440" w:author="Assessor GDSXSR" w:date="2026-10-31T19:47:12Z">
        <w:r>
          <w:rPr>
            <w:rFonts w:ascii="Arial" w:hAnsi="Arial" w:cs="Arial"/>
            <w:color w:val="000000" w:themeColor="text1"/>
            <w:sz w:val="28"/>
            <w:szCs w:val="28"/>
            <w:highlight w:val="yellow"/>
          </w:rPr>
          <w:delText xml:space="preserve">.</w:delText>
        </w:r>
      </w:del>
      <w:r>
        <w:rPr>
          <w:rFonts w:ascii="Arial" w:hAnsi="Arial" w:cs="Arial"/>
          <w:color w:val="000000" w:themeColor="text1"/>
          <w:sz w:val="28"/>
          <w:szCs w:val="28"/>
          <w:highlight w:val="yellow"/>
          <w:rPrChange w:id="1441" w:author="Assessor GDSXSR" w:date="2026-10-31T19:47:12Z">
            <w:rPr>
              <w:rFonts w:ascii="Arial" w:hAnsi="Arial" w:cs="Arial"/>
              <w:color w:val="000000" w:themeColor="text1"/>
              <w:sz w:val="28"/>
              <w:szCs w:val="28"/>
            </w:rPr>
          </w:rPrChange>
        </w:rPr>
        <w:t xml:space="preserve"> </w:t>
      </w:r>
      <w:del w:id="1442" w:author="Assessor GDSXSR" w:date="2026-10-31T19:47:12Z">
        <w:r>
          <w:rPr>
            <w:rFonts w:ascii="Arial" w:hAnsi="Arial" w:cs="Arial"/>
            <w:color w:val="000000" w:themeColor="text1"/>
            <w:sz w:val="28"/>
            <w:szCs w:val="28"/>
            <w:highlight w:val="yellow"/>
          </w:rPr>
          <w:delText xml:space="preserve">Também</w:delText>
        </w:r>
      </w:del>
      <w:ins w:id="1443" w:author="Assessor GDSXSR" w:date="2026-10-31T19:47:12Z">
        <w:r>
          <w:rPr>
            <w:rFonts w:ascii="Arial" w:hAnsi="Arial" w:cs="Arial"/>
            <w:color w:val="808080"/>
            <w:sz w:val="28"/>
            <w:szCs w:val="28"/>
            <w:highlight w:val="yellow"/>
          </w:rPr>
          <w:t xml:space="preserve">e</w:t>
        </w:r>
      </w:ins>
      <w:r>
        <w:rPr>
          <w:rFonts w:ascii="Arial" w:hAnsi="Arial" w:cs="Arial"/>
          <w:color w:val="000000" w:themeColor="text1"/>
          <w:sz w:val="28"/>
          <w:szCs w:val="28"/>
          <w:highlight w:val="yellow"/>
          <w:rPrChange w:id="1444" w:author="Assessor GDSXSR" w:date="2026-10-31T19:47:12Z">
            <w:rPr>
              <w:rFonts w:ascii="Arial" w:hAnsi="Arial" w:cs="Arial"/>
              <w:color w:val="000000" w:themeColor="text1"/>
              <w:sz w:val="28"/>
              <w:szCs w:val="28"/>
            </w:rPr>
          </w:rPrChange>
        </w:rPr>
        <w:t xml:space="preserve"> não </w:t>
      </w:r>
      <w:del w:id="1445" w:author="Assessor GDSXSR" w:date="2026-10-31T19:47:12Z">
        <w:r>
          <w:rPr>
            <w:rFonts w:ascii="Arial" w:hAnsi="Arial" w:cs="Arial"/>
            <w:color w:val="000000" w:themeColor="text1"/>
            <w:sz w:val="28"/>
            <w:szCs w:val="28"/>
            <w:highlight w:val="yellow"/>
          </w:rPr>
          <w:delText xml:space="preserve">se identifica qualquer</w:delText>
        </w:r>
      </w:del>
      <w:ins w:id="1446" w:author="Assessor GDSXSR" w:date="2026-10-31T19:47:12Z">
        <w:r>
          <w:rPr>
            <w:rFonts w:ascii="Arial" w:hAnsi="Arial" w:cs="Arial"/>
            <w:color w:val="808080"/>
            <w:sz w:val="28"/>
            <w:szCs w:val="28"/>
            <w:highlight w:val="yellow"/>
          </w:rPr>
          <w:t xml:space="preserve">causou</w:t>
        </w:r>
      </w:ins>
      <w:r>
        <w:rPr>
          <w:rFonts w:ascii="Arial" w:hAnsi="Arial" w:cs="Arial"/>
          <w:color w:val="000000" w:themeColor="text1"/>
          <w:sz w:val="28"/>
          <w:szCs w:val="28"/>
          <w:highlight w:val="yellow"/>
          <w:rPrChange w:id="1447" w:author="Assessor GDSXSR" w:date="2026-10-31T19:47:12Z">
            <w:rPr>
              <w:rFonts w:ascii="Arial" w:hAnsi="Arial" w:cs="Arial"/>
              <w:color w:val="000000" w:themeColor="text1"/>
              <w:sz w:val="28"/>
              <w:szCs w:val="28"/>
            </w:rPr>
          </w:rPrChange>
        </w:rPr>
        <w:t xml:space="preserve"> prejuízo </w:t>
      </w:r>
      <w:del w:id="1448" w:author="Assessor GDSXSR" w:date="2026-10-31T19:47:12Z">
        <w:r>
          <w:rPr>
            <w:rFonts w:ascii="Arial" w:hAnsi="Arial" w:cs="Arial"/>
            <w:color w:val="000000" w:themeColor="text1"/>
            <w:sz w:val="28"/>
            <w:szCs w:val="28"/>
            <w:highlight w:val="yellow"/>
          </w:rPr>
          <w:delText xml:space="preserve">ao exercício da</w:delText>
        </w:r>
      </w:del>
      <w:ins w:id="1449" w:author="Assessor GDSXSR" w:date="2026-10-31T19:47:12Z">
        <w:r>
          <w:rPr>
            <w:rFonts w:ascii="Arial" w:hAnsi="Arial" w:cs="Arial"/>
            <w:color w:val="808080"/>
            <w:sz w:val="28"/>
            <w:szCs w:val="28"/>
            <w:highlight w:val="yellow"/>
          </w:rPr>
          <w:t xml:space="preserve">à</w:t>
        </w:r>
      </w:ins>
      <w:r>
        <w:rPr>
          <w:rFonts w:ascii="Arial" w:hAnsi="Arial" w:cs="Arial"/>
          <w:color w:val="000000" w:themeColor="text1"/>
          <w:sz w:val="28"/>
          <w:szCs w:val="28"/>
          <w:highlight w:val="yellow"/>
          <w:rPrChange w:id="1450" w:author="Assessor GDSXSR" w:date="2026-10-31T19:47:12Z">
            <w:rPr>
              <w:rFonts w:ascii="Arial" w:hAnsi="Arial" w:cs="Arial"/>
              <w:color w:val="000000" w:themeColor="text1"/>
              <w:sz w:val="28"/>
              <w:szCs w:val="28"/>
            </w:rPr>
          </w:rPrChange>
        </w:rPr>
        <w:t xml:space="preserve"> defesa</w:t>
      </w:r>
      <w:ins w:id="1451" w:author="Assessor GDSXSR" w:date="2026-10-31T19:47:12Z">
        <w:r>
          <w:rPr>
            <w:rFonts w:ascii="Arial" w:hAnsi="Arial" w:cs="Arial"/>
            <w:color w:val="808080"/>
            <w:sz w:val="28"/>
            <w:szCs w:val="28"/>
            <w:highlight w:val="yellow"/>
          </w:rPr>
          <w:t xml:space="preserve">, de modo que não há motivo para extinguir o processo nem para invalidar os atos anteriores, ratificados pelo mandato regular</w:t>
        </w:r>
      </w:ins>
      <w:r>
        <w:rPr>
          <w:rFonts w:ascii="Arial" w:hAnsi="Arial" w:cs="Arial"/>
          <w:color w:val="000000" w:themeColor="text1"/>
          <w:sz w:val="28"/>
          <w:szCs w:val="28"/>
          <w:highlight w:val="yellow"/>
          <w:rPrChange w:id="1452" w:author="Assessor GDSXSR" w:date="2026-10-31T19:47:12Z">
            <w:rPr>
              <w:rFonts w:ascii="Arial" w:hAnsi="Arial" w:cs="Arial"/>
              <w:color w:val="000000" w:themeColor="text1"/>
              <w:sz w:val="28"/>
              <w:szCs w:val="28"/>
            </w:rPr>
          </w:rPrChange>
        </w:rPr>
        <w:t xml:space="preserve">.</w:t>
      </w:r>
    </w:p>
    <w:p w14:paraId="70B2301C" w14:textId="77777777" w:rsidR="00FF33EC" w:rsidRPr="00FF33EC" w:rsidRDefault="00FF33EC" w:rsidP="00FF33EC">
      <w:pPr>
        <w:spacing w:after="0" w:line="360" w:lineRule="auto"/>
        <w:ind w:firstLine="2268"/>
        <w:jc w:val="both"/>
        <w:rPr>
          <w:rFonts w:ascii="Arial" w:hAnsi="Arial" w:cs="Arial"/>
          <w:color w:val="000000" w:themeColor="text1"/>
          <w:sz w:val="28"/>
          <w:szCs w:val="28"/>
        </w:rPr>
      </w:pPr>
    </w:p>
    <w:p w14:paraId="5B5F0A2E" w14:textId="266D6C5B" w:rsidR="00EB3378" w:rsidRDefault="00FF33EC" w:rsidP="00FF33EC">
      <w:pPr>
        <w:spacing w:after="0" w:line="360" w:lineRule="auto"/>
        <w:ind w:firstLine="2268"/>
        <w:jc w:val="both"/>
        <w:rPr>
          <w:del w:id="1454" w:author="Assessor GDSXSR" w:date="2026-10-31T19:47:12Z"/>
          <w:rFonts w:ascii="Arial" w:hAnsi="Arial" w:cs="Arial"/>
          <w:color w:val="000000" w:themeColor="text1"/>
          <w:sz w:val="28"/>
          <w:szCs w:val="28"/>
        </w:rPr>
      </w:pPr>
      <w:del w:id="1453" w:author="Assessor GDSXSR" w:date="2026-10-31T19:47:12Z">
        <w:r w:rsidRPr="00FF33EC">
          <w:rPr>
            <w:rFonts w:ascii="Arial" w:hAnsi="Arial" w:cs="Arial"/>
            <w:color w:val="000000" w:themeColor="text1"/>
            <w:sz w:val="28"/>
            <w:szCs w:val="28"/>
          </w:rPr>
          <w:delText>A inobservância inicial da forma não justifica a extinção do processo quando o defeito foi corrigido em tempo hábil para o julgamento da causa. Tampouco há motivo para invalidar os atos anteriormente praticados, pois foram ratificados pela apresentação posterior do mandato regular.</w:delText>
        </w:r>
      </w:del>
    </w:p>
    <w:p w14:paraId="53863801" w14:textId="77777777" w:rsidR="00FF33EC" w:rsidRPr="007E1C8C" w:rsidRDefault="00FF33EC" w:rsidP="00FF33EC">
      <w:pPr>
        <w:spacing w:after="0" w:line="360" w:lineRule="auto"/>
        <w:ind w:firstLine="2268"/>
        <w:jc w:val="both"/>
        <w:rPr>
          <w:del w:id="1455" w:author="Assessor GDSXSR" w:date="2026-10-31T19:47:12Z"/>
          <w:rFonts w:ascii="Arial" w:hAnsi="Arial" w:cs="Arial"/>
          <w:color w:val="000000" w:themeColor="text1"/>
          <w:sz w:val="28"/>
          <w:szCs w:val="28"/>
        </w:rPr>
      </w:pPr>
    </w:p>
    <w:p w14:paraId="6416B54E" w14:textId="53AC705A" w:rsidR="00C22469" w:rsidRDefault="00C22469" w:rsidP="00DB1301">
      <w:pPr>
        <w:spacing w:after="0" w:line="360" w:lineRule="auto"/>
        <w:ind w:firstLine="2268"/>
        <w:jc w:val="both"/>
        <w:rPr>
          <w:rFonts w:ascii="Arial" w:hAnsi="Arial" w:cs="Arial"/>
          <w:color w:val="000000" w:themeColor="text1"/>
          <w:sz w:val="28"/>
          <w:szCs w:val="28"/>
          <w:u w:val="single"/>
        </w:rPr>
      </w:pPr>
      <w:r>
        <w:rPr>
          <w:rFonts w:ascii="Arial" w:hAnsi="Arial" w:cs="Arial"/>
          <w:color w:val="000000" w:themeColor="text1"/>
          <w:sz w:val="28"/>
          <w:szCs w:val="28"/>
          <w:highlight w:val="yellow"/>
          <w:u w:val="single"/>
          <w:rPrChange w:id="1456" w:author="Assessor GDSXSR" w:date="2026-10-31T19:47:12Z">
            <w:rPr>
              <w:rFonts w:ascii="Arial" w:hAnsi="Arial" w:cs="Arial"/>
              <w:color w:val="000000" w:themeColor="text1"/>
              <w:sz w:val="28"/>
              <w:szCs w:val="28"/>
              <w:u w:val="single"/>
            </w:rPr>
          </w:rPrChange>
        </w:rPr>
        <w:t xml:space="preserve">Assim, nego provimento ao apelo</w:t>
      </w:r>
      <w:ins w:id="1457" w:author="Assessor GDSXSR" w:date="2026-10-31T19:47:12Z">
        <w:r>
          <w:rPr>
            <w:rFonts w:ascii="Arial" w:hAnsi="Arial" w:cs="Arial"/>
            <w:color w:val="808080"/>
            <w:sz w:val="28"/>
            <w:szCs w:val="28"/>
            <w:highlight w:val="yellow"/>
            <w:u w:val="single"/>
          </w:rPr>
          <w:t xml:space="preserve">,</w:t>
        </w:r>
      </w:ins>
      <w:r>
        <w:rPr>
          <w:rFonts w:ascii="Arial" w:hAnsi="Arial" w:cs="Arial"/>
          <w:color w:val="000000" w:themeColor="text1"/>
          <w:sz w:val="28"/>
          <w:szCs w:val="28"/>
          <w:highlight w:val="yellow"/>
          <w:u w:val="single"/>
          <w:rPrChange w:id="1458" w:author="Assessor GDSXSR" w:date="2026-10-31T19:47:12Z">
            <w:rPr>
              <w:rFonts w:ascii="Arial" w:hAnsi="Arial" w:cs="Arial"/>
              <w:color w:val="000000" w:themeColor="text1"/>
              <w:sz w:val="28"/>
              <w:szCs w:val="28"/>
              <w:u w:val="single"/>
            </w:rPr>
          </w:rPrChange>
        </w:rPr>
        <w:t xml:space="preserve"> nesse ponto</w:t>
      </w:r>
      <w:r>
        <w:rPr>
          <w:rFonts w:ascii="Arial" w:hAnsi="Arial" w:cs="Arial"/>
          <w:color w:val="000000" w:themeColor="text1"/>
          <w:sz w:val="28"/>
          <w:szCs w:val="28"/>
          <w:highlight w:val="yellow"/>
          <w:u w:val="single"/>
          <w:rPrChange w:id="1459" w:author="Assessor GDSXSR" w:date="2026-10-31T19:47:12Z">
            <w:rPr>
              <w:rFonts w:ascii="Arial" w:hAnsi="Arial" w:cs="Arial"/>
              <w:color w:val="000000" w:themeColor="text1"/>
              <w:sz w:val="28"/>
              <w:szCs w:val="28"/>
              <w:u w:val="single"/>
            </w:rPr>
          </w:rPrChange>
        </w:rPr>
        <w:t xml:space="preserve">.</w:t>
      </w:r>
    </w:p>
    <w:p w14:paraId="5A1620AF" w14:textId="77777777" w:rsidR="00421C8C" w:rsidRDefault="00421C8C" w:rsidP="00DB1301">
      <w:pPr>
        <w:spacing w:after="0" w:line="360" w:lineRule="auto"/>
        <w:ind w:firstLine="2268"/>
        <w:jc w:val="both"/>
        <w:rPr>
          <w:rFonts w:ascii="Arial" w:hAnsi="Arial" w:cs="Arial"/>
          <w:color w:val="000000" w:themeColor="text1"/>
          <w:sz w:val="28"/>
          <w:szCs w:val="28"/>
          <w:u w:val="single"/>
        </w:rPr>
      </w:pPr>
    </w:p>
    <w:p w14:paraId="0DDE0A2C" w14:textId="0FCCA131" w:rsidR="00421C8C" w:rsidRDefault="00FF33EC" w:rsidP="00421C8C">
      <w:pPr>
        <w:spacing w:after="0" w:line="360" w:lineRule="auto"/>
        <w:ind w:hanging="142"/>
        <w:jc w:val="center"/>
        <w:rPr>
          <w:rFonts w:ascii="Arial" w:hAnsi="Arial" w:cs="Arial"/>
          <w:sz w:val="28"/>
          <w:szCs w:val="28"/>
        </w:rPr>
      </w:pPr>
      <w:r>
        <w:rPr>
          <w:rFonts w:ascii="Arial" w:hAnsi="Arial" w:cs="Arial"/>
          <w:sz w:val="28"/>
          <w:szCs w:val="28"/>
          <w:highlight w:val="yellow"/>
          <w:rPrChange w:id="1460" w:author="Assessor GDSXSR" w:date="2026-10-31T19:47:12Z">
            <w:rPr>
              <w:rFonts w:ascii="Arial" w:hAnsi="Arial" w:cs="Arial"/>
              <w:sz w:val="28"/>
              <w:szCs w:val="28"/>
            </w:rPr>
          </w:rPrChange>
        </w:rPr>
        <w:t xml:space="preserve">DA </w:t>
      </w:r>
      <w:del w:id="1461" w:author="Assessor GDSXSR" w:date="2026-10-31T19:47:12Z">
        <w:r>
          <w:rPr>
            <w:rFonts w:ascii="Arial" w:hAnsi="Arial" w:cs="Arial"/>
            <w:sz w:val="28"/>
            <w:szCs w:val="28"/>
            <w:highlight w:val="yellow"/>
          </w:rPr>
          <w:delText xml:space="preserve">INSUFICIÊNCIA</w:delText>
        </w:r>
      </w:del>
      <w:ins w:id="1462" w:author="Assessor GDSXSR" w:date="2026-10-31T19:47:12Z">
        <w:r>
          <w:rPr>
            <w:rFonts w:ascii="Arial" w:hAnsi="Arial" w:cs="Arial"/>
            <w:color w:val="808080"/>
            <w:sz w:val="28"/>
            <w:szCs w:val="28"/>
            <w:highlight w:val="yellow"/>
          </w:rPr>
          <w:t xml:space="preserve">AUSÊNCIA</w:t>
        </w:r>
      </w:ins>
      <w:r>
        <w:rPr>
          <w:rFonts w:ascii="Arial" w:hAnsi="Arial" w:cs="Arial"/>
          <w:sz w:val="28"/>
          <w:szCs w:val="28"/>
          <w:highlight w:val="yellow"/>
          <w:rPrChange w:id="1463" w:author="Assessor GDSXSR" w:date="2026-10-31T19:47:12Z">
            <w:rPr>
              <w:rFonts w:ascii="Arial" w:hAnsi="Arial" w:cs="Arial"/>
              <w:sz w:val="28"/>
              <w:szCs w:val="28"/>
            </w:rPr>
          </w:rPrChange>
        </w:rPr>
        <w:t xml:space="preserve"> </w:t>
      </w:r>
      <w:del w:id="1464" w:author="Assessor GDSXSR" w:date="2026-10-31T19:47:12Z">
        <w:r>
          <w:rPr>
            <w:rFonts w:ascii="Arial" w:hAnsi="Arial" w:cs="Arial"/>
            <w:sz w:val="28"/>
            <w:szCs w:val="28"/>
            <w:highlight w:val="yellow"/>
          </w:rPr>
          <w:delText xml:space="preserve">DA</w:delText>
        </w:r>
      </w:del>
      <w:ins w:id="1465" w:author="Assessor GDSXSR" w:date="2026-10-31T19:47:12Z">
        <w:r>
          <w:rPr>
            <w:rFonts w:ascii="Arial" w:hAnsi="Arial" w:cs="Arial"/>
            <w:color w:val="808080"/>
            <w:sz w:val="28"/>
            <w:szCs w:val="28"/>
            <w:highlight w:val="yellow"/>
          </w:rPr>
          <w:t xml:space="preserve">DE</w:t>
        </w:r>
      </w:ins>
      <w:r>
        <w:rPr>
          <w:rFonts w:ascii="Arial" w:hAnsi="Arial" w:cs="Arial"/>
          <w:sz w:val="28"/>
          <w:szCs w:val="28"/>
          <w:highlight w:val="yellow"/>
          <w:rPrChange w:id="1466" w:author="Assessor GDSXSR" w:date="2026-10-31T19:47:12Z">
            <w:rPr>
              <w:rFonts w:ascii="Arial" w:hAnsi="Arial" w:cs="Arial"/>
              <w:sz w:val="28"/>
              <w:szCs w:val="28"/>
            </w:rPr>
          </w:rPrChange>
        </w:rPr>
        <w:t xml:space="preserve"> PROVA DO FORNECIMENTO DAS MERCADORIAS</w:t>
      </w:r>
      <w:ins w:id="1467" w:author="Assessor GDSXSR" w:date="2026-10-31T19:47:12Z">
        <w:r>
          <w:rPr>
            <w:rFonts w:ascii="Arial" w:hAnsi="Arial" w:cs="Arial"/>
            <w:color w:val="808080"/>
            <w:sz w:val="28"/>
            <w:szCs w:val="28"/>
            <w:highlight w:val="yellow"/>
          </w:rPr>
          <w:t xml:space="preserve"> E DA IMPROCEDÊNCIA DO PEDIDO DE COBRANÇA</w:t>
        </w:r>
      </w:ins>
    </w:p>
    <w:p w14:paraId="1A38E0F3" w14:textId="77777777" w:rsidR="00421C8C" w:rsidRDefault="00421C8C" w:rsidP="00421C8C">
      <w:pPr>
        <w:spacing w:after="0" w:line="360" w:lineRule="auto"/>
        <w:ind w:firstLine="2268"/>
        <w:jc w:val="both"/>
        <w:rPr>
          <w:rFonts w:ascii="Arial" w:hAnsi="Arial" w:cs="Arial"/>
          <w:sz w:val="28"/>
          <w:szCs w:val="28"/>
        </w:rPr>
      </w:pPr>
    </w:p>
    <w:p w14:paraId="131A8F24" w14:textId="26CDFB1F" w:rsidR="00421C8C" w:rsidRPr="007E1C8C" w:rsidRDefault="00421C8C" w:rsidP="00421C8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w:t>
      </w:r>
      <w:ins w:id="1468" w:author="Assessor GDSXSR" w:date="2026-10-31T19:47:12Z">
        <w:r>
          <w:rPr>
            <w:rFonts w:ascii="Arial" w:hAnsi="Arial" w:cs="Arial"/>
            <w:color w:val="808080"/>
            <w:sz w:val="28"/>
            <w:szCs w:val="28"/>
          </w:rPr>
          <w:t xml:space="preserve">ré/</w:t>
        </w:r>
      </w:ins>
      <w:r>
        <w:rPr>
          <w:rFonts w:ascii="Arial" w:hAnsi="Arial" w:cs="Arial"/>
          <w:color w:val="000000" w:themeColor="text1"/>
          <w:sz w:val="28"/>
          <w:szCs w:val="28"/>
        </w:rPr>
        <w:t xml:space="preserve">apelante alega que</w:t>
      </w:r>
      <w:r>
        <w:rPr>
          <w:rFonts w:ascii="Arial" w:hAnsi="Arial" w:cs="Arial"/>
          <w:color w:val="000000" w:themeColor="text1"/>
          <w:sz w:val="28"/>
          <w:szCs w:val="28"/>
        </w:rPr>
        <w:t xml:space="preserve">: </w:t>
      </w:r>
      <w:r>
        <w:rPr>
          <w:rFonts w:ascii="Arial" w:hAnsi="Arial" w:cs="Arial"/>
          <w:b/>
          <w:bCs/>
          <w:color w:val="000000" w:themeColor="text1"/>
          <w:sz w:val="28"/>
          <w:szCs w:val="28"/>
          <w:rPrChange w:id="1469" w:author="Assessor GDSXSR" w:date="2026-10-31T19:47:12Z">
            <w:rPr>
              <w:rFonts w:ascii="Arial" w:hAnsi="Arial" w:cs="Arial"/>
              <w:b/>
              <w:bCs/>
              <w:color w:val="000000" w:themeColor="text1"/>
              <w:sz w:val="28"/>
              <w:szCs w:val="28"/>
            </w:rPr>
          </w:rPrChange>
        </w:rPr>
        <w:t xml:space="preserve">1)</w:t>
      </w:r>
      <w:r>
        <w:rPr>
          <w:rFonts w:ascii="Arial" w:hAnsi="Arial" w:cs="Arial"/>
          <w:color w:val="000000" w:themeColor="text1"/>
          <w:sz w:val="28"/>
          <w:szCs w:val="28"/>
        </w:rPr>
        <w:t xml:space="preserve"> </w:t>
      </w:r>
      <w:r>
        <w:rPr>
          <w:rFonts w:ascii="Arial" w:hAnsi="Arial" w:cs="Arial"/>
          <w:sz w:val="28"/>
          <w:szCs w:val="28"/>
        </w:rPr>
        <w:t xml:space="preserve">a nota fiscal emitida unilateralmente pela autora não comprova a contratação nem a </w:t>
      </w:r>
      <w:del w:id="1470" w:author="Assessor GDSXSR" w:date="2026-10-31T19:47:12Z">
        <w:r>
          <w:rPr>
            <w:rFonts w:ascii="Arial" w:hAnsi="Arial" w:cs="Arial"/>
            <w:sz w:val="28"/>
            <w:szCs w:val="28"/>
          </w:rPr>
          <w:delText xml:space="preserve">efetiva </w:delText>
        </w:r>
      </w:del>
      <w:r>
        <w:rPr>
          <w:rFonts w:ascii="Arial" w:hAnsi="Arial" w:cs="Arial"/>
          <w:sz w:val="28"/>
          <w:szCs w:val="28"/>
        </w:rPr>
        <w:t xml:space="preserve">entrega das mercadorias, </w:t>
      </w:r>
      <w:del w:id="1471" w:author="Assessor GDSXSR" w:date="2026-10-31T19:47:12Z">
        <w:r>
          <w:rPr>
            <w:rFonts w:ascii="Arial" w:hAnsi="Arial" w:cs="Arial"/>
            <w:sz w:val="28"/>
            <w:szCs w:val="28"/>
          </w:rPr>
          <w:delText xml:space="preserve">pois não está acompanhada de</w:delText>
        </w:r>
      </w:del>
      <w:ins w:id="1472" w:author="Assessor GDSXSR" w:date="2026-10-31T19:47:12Z">
        <w:r>
          <w:rPr>
            <w:rFonts w:ascii="Arial" w:hAnsi="Arial" w:cs="Arial"/>
            <w:color w:val="808080"/>
            <w:sz w:val="28"/>
            <w:szCs w:val="28"/>
          </w:rPr>
          <w:t xml:space="preserve">sem</w:t>
        </w:r>
      </w:ins>
      <w:r>
        <w:rPr>
          <w:rFonts w:ascii="Arial" w:hAnsi="Arial" w:cs="Arial"/>
          <w:sz w:val="28"/>
          <w:szCs w:val="28"/>
        </w:rPr>
        <w:t xml:space="preserve"> canhoto assinado, </w:t>
      </w:r>
      <w:del w:id="1473" w:author="Assessor GDSXSR" w:date="2026-10-31T19:47:12Z">
        <w:r>
          <w:rPr>
            <w:rFonts w:ascii="Arial" w:hAnsi="Arial" w:cs="Arial"/>
            <w:sz w:val="28"/>
            <w:szCs w:val="28"/>
          </w:rPr>
          <w:delText xml:space="preserve">pedido de compra, ordem de fornecimento, </w:delText>
        </w:r>
      </w:del>
      <w:r>
        <w:rPr>
          <w:rFonts w:ascii="Arial" w:hAnsi="Arial" w:cs="Arial"/>
          <w:sz w:val="28"/>
          <w:szCs w:val="28"/>
        </w:rPr>
        <w:t xml:space="preserve">recibo</w:t>
      </w:r>
      <w:del w:id="1474" w:author="Assessor GDSXSR" w:date="2026-10-31T19:47:12Z">
        <w:r>
          <w:rPr>
            <w:rFonts w:ascii="Arial" w:hAnsi="Arial" w:cs="Arial"/>
            <w:sz w:val="28"/>
            <w:szCs w:val="28"/>
          </w:rPr>
          <w:delText xml:space="preserve">, mensagem</w:delText>
        </w:r>
      </w:del>
      <w:r>
        <w:rPr>
          <w:rFonts w:ascii="Arial" w:hAnsi="Arial" w:cs="Arial"/>
          <w:sz w:val="28"/>
          <w:szCs w:val="28"/>
        </w:rPr>
        <w:t xml:space="preserve"> ou</w:t>
      </w:r>
      <w:del w:id="1475" w:author="Assessor GDSXSR" w:date="2026-10-31T19:47:12Z">
        <w:r>
          <w:rPr>
            <w:rFonts w:ascii="Arial" w:hAnsi="Arial" w:cs="Arial"/>
            <w:sz w:val="28"/>
            <w:szCs w:val="28"/>
          </w:rPr>
          <w:delText xml:space="preserve"> qualquer</w:delText>
        </w:r>
      </w:del>
      <w:r>
        <w:rPr>
          <w:rFonts w:ascii="Arial" w:hAnsi="Arial" w:cs="Arial"/>
          <w:sz w:val="28"/>
          <w:szCs w:val="28"/>
        </w:rPr>
        <w:t xml:space="preserve"> outro elemento que confirme a operação</w:t>
      </w:r>
      <w:del w:id="1476" w:author="Assessor GDSXSR" w:date="2026-10-31T19:47:12Z">
        <w:r>
          <w:rPr>
            <w:rFonts w:ascii="Arial" w:hAnsi="Arial" w:cs="Arial"/>
            <w:sz w:val="28"/>
            <w:szCs w:val="28"/>
          </w:rPr>
          <w:delText xml:space="preserve"> comercial</w:delText>
        </w:r>
      </w:del>
      <w:r>
        <w:rPr>
          <w:rFonts w:ascii="Arial" w:hAnsi="Arial" w:cs="Arial"/>
          <w:sz w:val="28"/>
          <w:szCs w:val="28"/>
        </w:rPr>
        <w:t xml:space="preserve">; e </w:t>
      </w:r>
      <w:r>
        <w:rPr>
          <w:rFonts w:ascii="Arial" w:hAnsi="Arial" w:cs="Arial"/>
          <w:b/>
          <w:bCs/>
          <w:sz w:val="28"/>
          <w:szCs w:val="28"/>
          <w:rPrChange w:id="1477" w:author="Assessor GDSXSR" w:date="2026-10-31T19:47:12Z">
            <w:rPr>
              <w:rFonts w:ascii="Arial" w:hAnsi="Arial" w:cs="Arial"/>
              <w:b/>
              <w:bCs/>
              <w:sz w:val="28"/>
              <w:szCs w:val="28"/>
            </w:rPr>
          </w:rPrChange>
        </w:rPr>
        <w:t xml:space="preserve">2)</w:t>
      </w:r>
      <w:r>
        <w:rPr>
          <w:rFonts w:ascii="Arial" w:hAnsi="Arial" w:cs="Arial"/>
          <w:sz w:val="28"/>
          <w:szCs w:val="28"/>
        </w:rPr>
        <w:t xml:space="preserve"> </w:t>
      </w:r>
      <w:r>
        <w:rPr>
          <w:rFonts w:ascii="Arial" w:hAnsi="Arial" w:cs="Arial"/>
          <w:sz w:val="28"/>
          <w:szCs w:val="28"/>
        </w:rPr>
        <w:t xml:space="preserve">cabia à autora </w:t>
      </w:r>
      <w:del w:id="1478" w:author="Assessor GDSXSR" w:date="2026-10-31T19:47:12Z">
        <w:r>
          <w:rPr>
            <w:rFonts w:ascii="Arial" w:hAnsi="Arial" w:cs="Arial"/>
            <w:sz w:val="28"/>
            <w:szCs w:val="28"/>
          </w:rPr>
          <w:delText xml:space="preserve">comprovar</w:delText>
        </w:r>
      </w:del>
      <w:ins w:id="1479" w:author="Assessor GDSXSR" w:date="2026-10-31T19:47:12Z">
        <w:r>
          <w:rPr>
            <w:rFonts w:ascii="Arial" w:hAnsi="Arial" w:cs="Arial"/>
            <w:color w:val="808080"/>
            <w:sz w:val="28"/>
            <w:szCs w:val="28"/>
          </w:rPr>
          <w:t xml:space="preserve">provar</w:t>
        </w:r>
      </w:ins>
      <w:r>
        <w:rPr>
          <w:rFonts w:ascii="Arial" w:hAnsi="Arial" w:cs="Arial"/>
          <w:sz w:val="28"/>
          <w:szCs w:val="28"/>
        </w:rPr>
        <w:t xml:space="preserve"> o fato constitutivo de seu direito</w:t>
      </w:r>
      <w:del w:id="1480" w:author="Assessor GDSXSR" w:date="2026-10-31T19:47:12Z">
        <w:r>
          <w:rPr>
            <w:rFonts w:ascii="Arial" w:hAnsi="Arial" w:cs="Arial"/>
            <w:sz w:val="28"/>
            <w:szCs w:val="28"/>
          </w:rPr>
          <w:delText xml:space="preserve">,</w:delText>
        </w:r>
      </w:del>
      <w:r>
        <w:rPr>
          <w:rFonts w:ascii="Arial" w:hAnsi="Arial" w:cs="Arial"/>
          <w:sz w:val="28"/>
          <w:szCs w:val="28"/>
        </w:rPr>
        <w:t xml:space="preserve"> </w:t>
      </w:r>
      <w:del w:id="1481" w:author="Assessor GDSXSR" w:date="2026-10-31T19:47:12Z">
        <w:r>
          <w:rPr>
            <w:rFonts w:ascii="Arial" w:hAnsi="Arial" w:cs="Arial"/>
            <w:sz w:val="28"/>
            <w:szCs w:val="28"/>
          </w:rPr>
          <w:delText xml:space="preserve">não</w:delText>
        </w:r>
      </w:del>
      <w:ins w:id="1482" w:author="Assessor GDSXSR" w:date="2026-10-31T19:47:12Z">
        <w:r>
          <w:rPr>
            <w:rFonts w:ascii="Arial" w:hAnsi="Arial" w:cs="Arial"/>
            <w:color w:val="808080"/>
            <w:sz w:val="28"/>
            <w:szCs w:val="28"/>
          </w:rPr>
          <w:t xml:space="preserve">(ID</w:t>
        </w:r>
      </w:ins>
      <w:r>
        <w:rPr>
          <w:rFonts w:ascii="Arial" w:hAnsi="Arial" w:cs="Arial"/>
          <w:sz w:val="28"/>
          <w:szCs w:val="28"/>
        </w:rPr>
        <w:t xml:space="preserve"> </w:t>
      </w:r>
      <w:del w:id="1483" w:author="Assessor GDSXSR" w:date="2026-10-31T19:47:12Z">
        <w:r>
          <w:rPr>
            <w:rFonts w:ascii="Arial" w:hAnsi="Arial" w:cs="Arial"/>
            <w:sz w:val="28"/>
            <w:szCs w:val="28"/>
          </w:rPr>
          <w:delText xml:space="preserve">podendo ser exigido da ré que demonstrasse o não recebimento dos produtos ou o pagamento de obrigação cuja própria existência foi impugnada</w:delText>
        </w:r>
      </w:del>
      <w:ins w:id="1484" w:author="Assessor GDSXSR" w:date="2026-10-31T19:47:12Z">
        <w:r>
          <w:rPr>
            <w:rFonts w:ascii="Arial" w:hAnsi="Arial" w:cs="Arial"/>
            <w:color w:val="808080"/>
            <w:sz w:val="28"/>
            <w:szCs w:val="28"/>
          </w:rPr>
          <w:t xml:space="preserve">89272430)</w:t>
        </w:r>
      </w:ins>
      <w:r>
        <w:rPr>
          <w:rFonts w:ascii="Arial" w:hAnsi="Arial" w:cs="Arial"/>
          <w:sz w:val="28"/>
          <w:szCs w:val="28"/>
        </w:rPr>
        <w:t xml:space="preserve">.</w:t>
      </w:r>
    </w:p>
    <w:p w14:paraId="7CF208C7" w14:textId="77777777" w:rsidR="00421C8C" w:rsidRDefault="00421C8C" w:rsidP="00421C8C">
      <w:pPr>
        <w:spacing w:after="0" w:line="360" w:lineRule="auto"/>
        <w:ind w:firstLine="2268"/>
        <w:jc w:val="both"/>
        <w:rPr>
          <w:rFonts w:ascii="Arial" w:hAnsi="Arial" w:cs="Arial"/>
          <w:color w:val="000000" w:themeColor="text1"/>
          <w:sz w:val="28"/>
          <w:szCs w:val="28"/>
        </w:rPr>
      </w:pPr>
    </w:p>
    <w:p w14:paraId="6C47BD0A" w14:textId="07C45383" w:rsidR="00421C8C" w:rsidRPr="007E1C8C" w:rsidRDefault="00FF33EC" w:rsidP="00421C8C">
      <w:pPr>
        <w:spacing w:after="0" w:line="360" w:lineRule="auto"/>
        <w:ind w:firstLine="2268"/>
        <w:jc w:val="both"/>
        <w:rPr>
          <w:rFonts w:ascii="Arial" w:hAnsi="Arial" w:cs="Arial"/>
          <w:color w:val="000000" w:themeColor="text1"/>
          <w:sz w:val="28"/>
          <w:szCs w:val="28"/>
        </w:rPr>
      </w:pPr>
      <w:r w:rsidRPr="00FF33EC">
        <w:rPr>
          <w:rFonts w:ascii="Arial" w:hAnsi="Arial" w:cs="Arial"/>
          <w:color w:val="000000" w:themeColor="text1"/>
          <w:sz w:val="28"/>
          <w:szCs w:val="28"/>
          <w:highlight w:val="yellow"/>
          <w:rPrChange w:id="1014" w:author="Assessor GDSXSR" w:date="2026-10-31T19:47:12Z">
            <w:rPr>
              <w:rFonts w:ascii="Arial" w:hAnsi="Arial" w:cs="Arial"/>
              <w:color w:val="000000" w:themeColor="text1"/>
              <w:sz w:val="28"/>
              <w:szCs w:val="28"/>
            </w:rPr>
          </w:rPrChange>
        </w:rPr>
        <w:t>Com</w:t>
      </w:r>
      <w:r w:rsidR="00421C8C" w:rsidRPr="00FF33EC">
        <w:rPr>
          <w:rFonts w:ascii="Arial" w:hAnsi="Arial" w:cs="Arial"/>
          <w:color w:val="000000" w:themeColor="text1"/>
          <w:sz w:val="28"/>
          <w:szCs w:val="28"/>
          <w:highlight w:val="yellow"/>
          <w:rPrChange w:id="1015" w:author="Assessor GDSXSR" w:date="2026-10-31T19:47:12Z">
            <w:rPr>
              <w:rFonts w:ascii="Arial" w:hAnsi="Arial" w:cs="Arial"/>
              <w:color w:val="000000" w:themeColor="text1"/>
              <w:sz w:val="28"/>
              <w:szCs w:val="28"/>
            </w:rPr>
          </w:rPrChange>
        </w:rPr>
        <w:t xml:space="preserve"> razão a apelante.</w:t>
      </w:r>
    </w:p>
    <w:p w14:paraId="172C277D" w14:textId="77777777" w:rsidR="00421C8C" w:rsidRPr="007E1C8C" w:rsidRDefault="00421C8C" w:rsidP="00421C8C">
      <w:pPr>
        <w:spacing w:after="0" w:line="360" w:lineRule="auto"/>
        <w:ind w:firstLine="2268"/>
        <w:jc w:val="both"/>
        <w:rPr>
          <w:rFonts w:ascii="Arial" w:hAnsi="Arial" w:cs="Arial"/>
          <w:color w:val="000000" w:themeColor="text1"/>
          <w:sz w:val="28"/>
          <w:szCs w:val="28"/>
        </w:rPr>
      </w:pPr>
    </w:p>
    <w:p w14:paraId="7C1DC1E4" w14:textId="0CD1E4EB" w:rsidR="00FF33EC" w:rsidRDefault="00FF33EC" w:rsidP="00FF33E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485" w:author="Assessor GDSXSR" w:date="2026-10-31T19:47:12Z">
            <w:rPr>
              <w:rFonts w:ascii="Arial" w:hAnsi="Arial" w:cs="Arial"/>
              <w:color w:val="000000" w:themeColor="text1"/>
              <w:sz w:val="28"/>
              <w:szCs w:val="28"/>
            </w:rPr>
          </w:rPrChange>
        </w:rPr>
        <w:t xml:space="preserve">A</w:t>
      </w:r>
      <w:del w:id="1486" w:author="Assessor GDSXSR" w:date="2026-10-31T19:47:12Z">
        <w:r>
          <w:rPr>
            <w:rFonts w:ascii="Arial" w:hAnsi="Arial" w:cs="Arial"/>
            <w:color w:val="000000" w:themeColor="text1"/>
            <w:sz w:val="28"/>
            <w:szCs w:val="28"/>
            <w:highlight w:val="yellow"/>
          </w:rPr>
          <w:delText xml:space="preserve"> autora</w:delText>
        </w:r>
        <w:r>
          <w:rPr>
            <w:rFonts w:ascii="Arial" w:hAnsi="Arial" w:cs="Arial"/>
            <w:color w:val="000000" w:themeColor="text1"/>
            <w:sz w:val="28"/>
            <w:szCs w:val="28"/>
            <w:highlight w:val="yellow"/>
          </w:rPr>
          <w:delText xml:space="preserve">/apelada</w:delText>
        </w:r>
        <w:r>
          <w:rPr>
            <w:rFonts w:ascii="Arial" w:hAnsi="Arial" w:cs="Arial"/>
            <w:color w:val="000000" w:themeColor="text1"/>
            <w:sz w:val="28"/>
            <w:szCs w:val="28"/>
            <w:highlight w:val="yellow"/>
          </w:rPr>
          <w:delText xml:space="preserve"> juntou</w:delText>
        </w:r>
      </w:del>
      <w:r>
        <w:rPr>
          <w:rFonts w:ascii="Arial" w:hAnsi="Arial" w:cs="Arial"/>
          <w:color w:val="000000" w:themeColor="text1"/>
          <w:sz w:val="28"/>
          <w:szCs w:val="28"/>
          <w:highlight w:val="yellow"/>
          <w:rPrChange w:id="1487" w:author="Assessor GDSXSR" w:date="2026-10-31T19:47:12Z">
            <w:rPr>
              <w:rFonts w:ascii="Arial" w:hAnsi="Arial" w:cs="Arial"/>
              <w:color w:val="000000" w:themeColor="text1"/>
              <w:sz w:val="28"/>
              <w:szCs w:val="28"/>
            </w:rPr>
          </w:rPrChange>
        </w:rPr>
        <w:t xml:space="preserve"> nota fiscal eletrônica </w:t>
      </w:r>
      <w:del w:id="1488" w:author="Assessor GDSXSR" w:date="2026-10-31T19:47:12Z">
        <w:r>
          <w:rPr>
            <w:rFonts w:ascii="Arial" w:hAnsi="Arial" w:cs="Arial"/>
            <w:color w:val="000000" w:themeColor="text1"/>
            <w:sz w:val="28"/>
            <w:szCs w:val="28"/>
            <w:highlight w:val="yellow"/>
          </w:rPr>
          <w:delText xml:space="preserve">que </w:delText>
        </w:r>
      </w:del>
      <w:r>
        <w:rPr>
          <w:rFonts w:ascii="Arial" w:hAnsi="Arial" w:cs="Arial"/>
          <w:color w:val="000000" w:themeColor="text1"/>
          <w:sz w:val="28"/>
          <w:szCs w:val="28"/>
          <w:highlight w:val="yellow"/>
          <w:rPrChange w:id="1489" w:author="Assessor GDSXSR" w:date="2026-10-31T19:47:12Z">
            <w:rPr>
              <w:rFonts w:ascii="Arial" w:hAnsi="Arial" w:cs="Arial"/>
              <w:color w:val="000000" w:themeColor="text1"/>
              <w:sz w:val="28"/>
              <w:szCs w:val="28"/>
            </w:rPr>
          </w:rPrChange>
        </w:rPr>
        <w:t xml:space="preserve">identifica as empresas</w:t>
      </w:r>
      <w:del w:id="1490" w:author="Assessor GDSXSR" w:date="2026-10-31T19:47:12Z">
        <w:r>
          <w:rPr>
            <w:rFonts w:ascii="Arial" w:hAnsi="Arial" w:cs="Arial"/>
            <w:color w:val="000000" w:themeColor="text1"/>
            <w:sz w:val="28"/>
            <w:szCs w:val="28"/>
            <w:highlight w:val="yellow"/>
          </w:rPr>
          <w:delText xml:space="preserve"> envolvidas</w:delText>
        </w:r>
      </w:del>
      <w:r>
        <w:rPr>
          <w:rFonts w:ascii="Arial" w:hAnsi="Arial" w:cs="Arial"/>
          <w:color w:val="000000" w:themeColor="text1"/>
          <w:sz w:val="28"/>
          <w:szCs w:val="28"/>
          <w:highlight w:val="yellow"/>
          <w:rPrChange w:id="1491" w:author="Assessor GDSXSR" w:date="2026-10-31T19:47:12Z">
            <w:rPr>
              <w:rFonts w:ascii="Arial" w:hAnsi="Arial" w:cs="Arial"/>
              <w:color w:val="000000" w:themeColor="text1"/>
              <w:sz w:val="28"/>
              <w:szCs w:val="28"/>
            </w:rPr>
          </w:rPrChange>
        </w:rPr>
        <w:t xml:space="preserve">,</w:t>
      </w:r>
      <w:del w:id="1492" w:author="Assessor GDSXSR" w:date="2026-10-31T19:47:12Z">
        <w:r>
          <w:rPr>
            <w:rFonts w:ascii="Arial" w:hAnsi="Arial" w:cs="Arial"/>
            <w:color w:val="000000" w:themeColor="text1"/>
            <w:sz w:val="28"/>
            <w:szCs w:val="28"/>
            <w:highlight w:val="yellow"/>
          </w:rPr>
          <w:delText xml:space="preserve"> descreve</w:delText>
        </w:r>
      </w:del>
      <w:r>
        <w:rPr>
          <w:rFonts w:ascii="Arial" w:hAnsi="Arial" w:cs="Arial"/>
          <w:color w:val="000000" w:themeColor="text1"/>
          <w:sz w:val="28"/>
          <w:szCs w:val="28"/>
          <w:highlight w:val="yellow"/>
          <w:rPrChange w:id="1493" w:author="Assessor GDSXSR" w:date="2026-10-31T19:47:12Z">
            <w:rPr>
              <w:rFonts w:ascii="Arial" w:hAnsi="Arial" w:cs="Arial"/>
              <w:color w:val="000000" w:themeColor="text1"/>
              <w:sz w:val="28"/>
              <w:szCs w:val="28"/>
            </w:rPr>
          </w:rPrChange>
        </w:rPr>
        <w:t xml:space="preserve"> os produtos, </w:t>
      </w:r>
      <w:del w:id="1494" w:author="Assessor GDSXSR" w:date="2026-10-31T19:47:12Z">
        <w:r>
          <w:rPr>
            <w:rFonts w:ascii="Arial" w:hAnsi="Arial" w:cs="Arial"/>
            <w:color w:val="000000" w:themeColor="text1"/>
            <w:sz w:val="28"/>
            <w:szCs w:val="28"/>
            <w:highlight w:val="yellow"/>
          </w:rPr>
          <w:delText xml:space="preserve">indica </w:delText>
        </w:r>
      </w:del>
      <w:r>
        <w:rPr>
          <w:rFonts w:ascii="Arial" w:hAnsi="Arial" w:cs="Arial"/>
          <w:color w:val="000000" w:themeColor="text1"/>
          <w:sz w:val="28"/>
          <w:szCs w:val="28"/>
          <w:highlight w:val="yellow"/>
          <w:rPrChange w:id="1495" w:author="Assessor GDSXSR" w:date="2026-10-31T19:47:12Z">
            <w:rPr>
              <w:rFonts w:ascii="Arial" w:hAnsi="Arial" w:cs="Arial"/>
              <w:color w:val="000000" w:themeColor="text1"/>
              <w:sz w:val="28"/>
              <w:szCs w:val="28"/>
            </w:rPr>
          </w:rPrChange>
        </w:rPr>
        <w:t xml:space="preserve">os</w:t>
      </w:r>
      <w:del w:id="1496" w:author="Assessor GDSXSR" w:date="2026-10-31T19:47:12Z">
        <w:r>
          <w:rPr>
            <w:rFonts w:ascii="Arial" w:hAnsi="Arial" w:cs="Arial"/>
            <w:color w:val="000000" w:themeColor="text1"/>
            <w:sz w:val="28"/>
            <w:szCs w:val="28"/>
            <w:highlight w:val="yellow"/>
          </w:rPr>
          <w:delText xml:space="preserve"> respectivos</w:delText>
        </w:r>
      </w:del>
      <w:r>
        <w:rPr>
          <w:rFonts w:ascii="Arial" w:hAnsi="Arial" w:cs="Arial"/>
          <w:color w:val="000000" w:themeColor="text1"/>
          <w:sz w:val="28"/>
          <w:szCs w:val="28"/>
          <w:highlight w:val="yellow"/>
          <w:rPrChange w:id="1497" w:author="Assessor GDSXSR" w:date="2026-10-31T19:47:12Z">
            <w:rPr>
              <w:rFonts w:ascii="Arial" w:hAnsi="Arial" w:cs="Arial"/>
              <w:color w:val="000000" w:themeColor="text1"/>
              <w:sz w:val="28"/>
              <w:szCs w:val="28"/>
            </w:rPr>
          </w:rPrChange>
        </w:rPr>
        <w:t xml:space="preserve"> valores e </w:t>
      </w:r>
      <w:del w:id="1498" w:author="Assessor GDSXSR" w:date="2026-10-31T19:47:12Z">
        <w:r>
          <w:rPr>
            <w:rFonts w:ascii="Arial" w:hAnsi="Arial" w:cs="Arial"/>
            <w:color w:val="000000" w:themeColor="text1"/>
            <w:sz w:val="28"/>
            <w:szCs w:val="28"/>
            <w:highlight w:val="yellow"/>
          </w:rPr>
          <w:delText xml:space="preserve">informa</w:delText>
        </w:r>
      </w:del>
      <w:ins w:id="1499" w:author="Assessor GDSXSR" w:date="2026-10-31T19:47:12Z">
        <w:r>
          <w:rPr>
            <w:rFonts w:ascii="Arial" w:hAnsi="Arial" w:cs="Arial"/>
            <w:color w:val="808080"/>
            <w:sz w:val="28"/>
            <w:szCs w:val="28"/>
            <w:highlight w:val="yellow"/>
          </w:rPr>
          <w:t xml:space="preserve">os vencimentos, mas</w:t>
        </w:r>
      </w:ins>
      <w:r>
        <w:rPr>
          <w:rFonts w:ascii="Arial" w:hAnsi="Arial" w:cs="Arial"/>
          <w:color w:val="000000" w:themeColor="text1"/>
          <w:sz w:val="28"/>
          <w:szCs w:val="28"/>
          <w:highlight w:val="yellow"/>
          <w:rPrChange w:id="1500" w:author="Assessor GDSXSR" w:date="2026-10-31T19:47:12Z">
            <w:rPr>
              <w:rFonts w:ascii="Arial" w:hAnsi="Arial" w:cs="Arial"/>
              <w:color w:val="000000" w:themeColor="text1"/>
              <w:sz w:val="28"/>
              <w:szCs w:val="28"/>
            </w:rPr>
          </w:rPrChange>
        </w:rPr>
        <w:t xml:space="preserve"> as </w:t>
      </w:r>
      <w:del w:id="1501" w:author="Assessor GDSXSR" w:date="2026-10-31T19:47:12Z">
        <w:r>
          <w:rPr>
            <w:rFonts w:ascii="Arial" w:hAnsi="Arial" w:cs="Arial"/>
            <w:color w:val="000000" w:themeColor="text1"/>
            <w:sz w:val="28"/>
            <w:szCs w:val="28"/>
            <w:highlight w:val="yellow"/>
          </w:rPr>
          <w:delText xml:space="preserve">datas</w:delText>
        </w:r>
      </w:del>
      <w:ins w:id="1502" w:author="Assessor GDSXSR" w:date="2026-10-31T19:47:12Z">
        <w:r>
          <w:rPr>
            <w:rFonts w:ascii="Arial" w:hAnsi="Arial" w:cs="Arial"/>
            <w:color w:val="808080"/>
            <w:sz w:val="28"/>
            <w:szCs w:val="28"/>
            <w:highlight w:val="yellow"/>
          </w:rPr>
          <w:t xml:space="preserve">informações</w:t>
        </w:r>
      </w:ins>
      <w:r>
        <w:rPr>
          <w:rFonts w:ascii="Arial" w:hAnsi="Arial" w:cs="Arial"/>
          <w:color w:val="000000" w:themeColor="text1"/>
          <w:sz w:val="28"/>
          <w:szCs w:val="28"/>
          <w:highlight w:val="yellow"/>
          <w:rPrChange w:id="1503" w:author="Assessor GDSXSR" w:date="2026-10-31T19:47:12Z">
            <w:rPr>
              <w:rFonts w:ascii="Arial" w:hAnsi="Arial" w:cs="Arial"/>
              <w:color w:val="000000" w:themeColor="text1"/>
              <w:sz w:val="28"/>
              <w:szCs w:val="28"/>
            </w:rPr>
          </w:rPrChange>
        </w:rPr>
        <w:t xml:space="preserve"> </w:t>
      </w:r>
      <w:del w:id="1504" w:author="Assessor GDSXSR" w:date="2026-10-31T19:47:12Z">
        <w:r>
          <w:rPr>
            <w:rFonts w:ascii="Arial" w:hAnsi="Arial" w:cs="Arial"/>
            <w:color w:val="000000" w:themeColor="text1"/>
            <w:sz w:val="28"/>
            <w:szCs w:val="28"/>
            <w:highlight w:val="yellow"/>
          </w:rPr>
          <w:delText xml:space="preserve">de</w:delText>
        </w:r>
      </w:del>
      <w:ins w:id="1505" w:author="Assessor GDSXSR" w:date="2026-10-31T19:47:12Z">
        <w:r>
          <w:rPr>
            <w:rFonts w:ascii="Arial" w:hAnsi="Arial" w:cs="Arial"/>
            <w:color w:val="808080"/>
            <w:sz w:val="28"/>
            <w:szCs w:val="28"/>
            <w:highlight w:val="yellow"/>
          </w:rPr>
          <w:t xml:space="preserve">foram</w:t>
        </w:r>
      </w:ins>
      <w:r>
        <w:rPr>
          <w:rFonts w:ascii="Arial" w:hAnsi="Arial" w:cs="Arial"/>
          <w:color w:val="000000" w:themeColor="text1"/>
          <w:sz w:val="28"/>
          <w:szCs w:val="28"/>
          <w:highlight w:val="yellow"/>
          <w:rPrChange w:id="1506" w:author="Assessor GDSXSR" w:date="2026-10-31T19:47:12Z">
            <w:rPr>
              <w:rFonts w:ascii="Arial" w:hAnsi="Arial" w:cs="Arial"/>
              <w:color w:val="000000" w:themeColor="text1"/>
              <w:sz w:val="28"/>
              <w:szCs w:val="28"/>
            </w:rPr>
          </w:rPrChange>
        </w:rPr>
        <w:t xml:space="preserve"> </w:t>
      </w:r>
      <w:del w:id="1507" w:author="Assessor GDSXSR" w:date="2026-10-31T19:47:12Z">
        <w:r>
          <w:rPr>
            <w:rFonts w:ascii="Arial" w:hAnsi="Arial" w:cs="Arial"/>
            <w:color w:val="000000" w:themeColor="text1"/>
            <w:sz w:val="28"/>
            <w:szCs w:val="28"/>
            <w:highlight w:val="yellow"/>
          </w:rPr>
          <w:delText xml:space="preserve">vencimento</w:delText>
        </w:r>
      </w:del>
      <w:ins w:id="1508" w:author="Assessor GDSXSR" w:date="2026-10-31T19:47:12Z">
        <w:r>
          <w:rPr>
            <w:rFonts w:ascii="Arial" w:hAnsi="Arial" w:cs="Arial"/>
            <w:color w:val="808080"/>
            <w:sz w:val="28"/>
            <w:szCs w:val="28"/>
            <w:highlight w:val="yellow"/>
          </w:rPr>
          <w:t xml:space="preserve">inseridas</w:t>
        </w:r>
      </w:ins>
      <w:r>
        <w:rPr>
          <w:rFonts w:ascii="Arial" w:hAnsi="Arial" w:cs="Arial"/>
          <w:color w:val="000000" w:themeColor="text1"/>
          <w:sz w:val="28"/>
          <w:szCs w:val="28"/>
          <w:highlight w:val="yellow"/>
          <w:rPrChange w:id="1509" w:author="Assessor GDSXSR" w:date="2026-10-31T19:47:12Z">
            <w:rPr>
              <w:rFonts w:ascii="Arial" w:hAnsi="Arial" w:cs="Arial"/>
              <w:color w:val="000000" w:themeColor="text1"/>
              <w:sz w:val="28"/>
              <w:szCs w:val="28"/>
            </w:rPr>
          </w:rPrChange>
        </w:rPr>
        <w:t xml:space="preserve"> </w:t>
      </w:r>
      <w:del w:id="1510" w:author="Assessor GDSXSR" w:date="2026-10-31T19:47:12Z">
        <w:r>
          <w:rPr>
            <w:rFonts w:ascii="Arial" w:hAnsi="Arial" w:cs="Arial"/>
            <w:color w:val="000000" w:themeColor="text1"/>
            <w:sz w:val="28"/>
            <w:szCs w:val="28"/>
            <w:highlight w:val="yellow"/>
          </w:rPr>
          <w:delText xml:space="preserve">das</w:delText>
        </w:r>
      </w:del>
      <w:ins w:id="1511" w:author="Assessor GDSXSR" w:date="2026-10-31T19:47:12Z">
        <w:r>
          <w:rPr>
            <w:rFonts w:ascii="Arial" w:hAnsi="Arial" w:cs="Arial"/>
            <w:color w:val="808080"/>
            <w:sz w:val="28"/>
            <w:szCs w:val="28"/>
            <w:highlight w:val="yellow"/>
          </w:rPr>
          <w:t xml:space="preserve">unilateralmente</w:t>
        </w:r>
      </w:ins>
      <w:r>
        <w:rPr>
          <w:rFonts w:ascii="Arial" w:hAnsi="Arial" w:cs="Arial"/>
          <w:color w:val="000000" w:themeColor="text1"/>
          <w:sz w:val="28"/>
          <w:szCs w:val="28"/>
          <w:highlight w:val="yellow"/>
          <w:rPrChange w:id="1512" w:author="Assessor GDSXSR" w:date="2026-10-31T19:47:12Z">
            <w:rPr>
              <w:rFonts w:ascii="Arial" w:hAnsi="Arial" w:cs="Arial"/>
              <w:color w:val="000000" w:themeColor="text1"/>
              <w:sz w:val="28"/>
              <w:szCs w:val="28"/>
            </w:rPr>
          </w:rPrChange>
        </w:rPr>
        <w:t xml:space="preserve"> </w:t>
      </w:r>
      <w:del w:id="1513" w:author="Assessor GDSXSR" w:date="2026-10-31T19:47:12Z">
        <w:r>
          <w:rPr>
            <w:rFonts w:ascii="Arial" w:hAnsi="Arial" w:cs="Arial"/>
            <w:color w:val="000000" w:themeColor="text1"/>
            <w:sz w:val="28"/>
            <w:szCs w:val="28"/>
            <w:highlight w:val="yellow"/>
          </w:rPr>
          <w:delText xml:space="preserve">parcelas</w:delText>
        </w:r>
      </w:del>
      <w:ins w:id="1514" w:author="Assessor GDSXSR" w:date="2026-10-31T19:47:12Z">
        <w:r>
          <w:rPr>
            <w:rFonts w:ascii="Arial" w:hAnsi="Arial" w:cs="Arial"/>
            <w:color w:val="808080"/>
            <w:sz w:val="28"/>
            <w:szCs w:val="28"/>
            <w:highlight w:val="yellow"/>
          </w:rPr>
          <w:t xml:space="preserve">pela emitente (ID 89271872)</w:t>
        </w:r>
      </w:ins>
      <w:r>
        <w:rPr>
          <w:rFonts w:ascii="Arial" w:hAnsi="Arial" w:cs="Arial"/>
          <w:color w:val="000000" w:themeColor="text1"/>
          <w:sz w:val="28"/>
          <w:szCs w:val="28"/>
          <w:highlight w:val="yellow"/>
          <w:rPrChange w:id="1515" w:author="Assessor GDSXSR" w:date="2026-10-31T19:47:12Z">
            <w:rPr>
              <w:rFonts w:ascii="Arial" w:hAnsi="Arial" w:cs="Arial"/>
              <w:color w:val="000000" w:themeColor="text1"/>
              <w:sz w:val="28"/>
              <w:szCs w:val="28"/>
            </w:rPr>
          </w:rPrChange>
        </w:rPr>
        <w:t xml:space="preserve">. </w:t>
      </w:r>
      <w:del w:id="1516" w:author="Assessor GDSXSR" w:date="2026-10-31T19:47:12Z">
        <w:r>
          <w:rPr>
            <w:rFonts w:ascii="Arial" w:hAnsi="Arial" w:cs="Arial"/>
            <w:color w:val="000000" w:themeColor="text1"/>
            <w:sz w:val="28"/>
            <w:szCs w:val="28"/>
            <w:highlight w:val="yellow"/>
          </w:rPr>
          <w:delText xml:space="preserve">Portanto</w:delText>
        </w:r>
      </w:del>
      <w:ins w:id="1517" w:author="Assessor GDSXSR" w:date="2026-10-31T19:47:12Z">
        <w:r>
          <w:rPr>
            <w:rFonts w:ascii="Arial" w:hAnsi="Arial" w:cs="Arial"/>
            <w:color w:val="808080"/>
            <w:sz w:val="28"/>
            <w:szCs w:val="28"/>
            <w:highlight w:val="yellow"/>
          </w:rPr>
          <w:t xml:space="preserve">Embora relevante</w:t>
        </w:r>
      </w:ins>
      <w:r>
        <w:rPr>
          <w:rFonts w:ascii="Arial" w:hAnsi="Arial" w:cs="Arial"/>
          <w:color w:val="000000" w:themeColor="text1"/>
          <w:sz w:val="28"/>
          <w:szCs w:val="28"/>
          <w:highlight w:val="yellow"/>
          <w:rPrChange w:id="1518" w:author="Assessor GDSXSR" w:date="2026-10-31T19:47:12Z">
            <w:rPr>
              <w:rFonts w:ascii="Arial" w:hAnsi="Arial" w:cs="Arial"/>
              <w:color w:val="000000" w:themeColor="text1"/>
              <w:sz w:val="28"/>
              <w:szCs w:val="28"/>
            </w:rPr>
          </w:rPrChange>
        </w:rPr>
        <w:t xml:space="preserve">, </w:t>
      </w:r>
      <w:del w:id="1519" w:author="Assessor GDSXSR" w:date="2026-10-31T19:47:12Z">
        <w:r>
          <w:rPr>
            <w:rFonts w:ascii="Arial" w:hAnsi="Arial" w:cs="Arial"/>
            <w:color w:val="000000" w:themeColor="text1"/>
            <w:sz w:val="28"/>
            <w:szCs w:val="28"/>
            <w:highlight w:val="yellow"/>
          </w:rPr>
          <w:delText xml:space="preserve">o</w:delText>
        </w:r>
        <w:r>
          <w:rPr>
            <w:rFonts w:ascii="Arial" w:hAnsi="Arial" w:cs="Arial"/>
            <w:color w:val="000000" w:themeColor="text1"/>
            <w:sz w:val="28"/>
            <w:szCs w:val="28"/>
            <w:highlight w:val="yellow"/>
          </w:rPr>
          <w:delText xml:space="preserve"> documento</w:delText>
        </w:r>
      </w:del>
      <w:ins w:id="1520" w:author="Assessor GDSXSR" w:date="2026-10-31T19:47:12Z">
        <w:r>
          <w:rPr>
            <w:rFonts w:ascii="Arial" w:hAnsi="Arial" w:cs="Arial"/>
            <w:color w:val="808080"/>
            <w:sz w:val="28"/>
            <w:szCs w:val="28"/>
            <w:highlight w:val="yellow"/>
          </w:rPr>
          <w:t xml:space="preserve">não</w:t>
        </w:r>
      </w:ins>
      <w:r>
        <w:rPr>
          <w:rFonts w:ascii="Arial" w:hAnsi="Arial" w:cs="Arial"/>
          <w:color w:val="000000" w:themeColor="text1"/>
          <w:sz w:val="28"/>
          <w:szCs w:val="28"/>
          <w:highlight w:val="yellow"/>
          <w:rPrChange w:id="1521" w:author="Assessor GDSXSR" w:date="2026-10-31T19:47:12Z">
            <w:rPr>
              <w:rFonts w:ascii="Arial" w:hAnsi="Arial" w:cs="Arial"/>
              <w:color w:val="000000" w:themeColor="text1"/>
              <w:sz w:val="28"/>
              <w:szCs w:val="28"/>
            </w:rPr>
          </w:rPrChange>
        </w:rPr>
        <w:t xml:space="preserve"> demonstra</w:t>
      </w:r>
      <w:ins w:id="1522" w:author="Assessor GDSXSR" w:date="2026-10-31T19:47:12Z">
        <w:r>
          <w:rPr>
            <w:rFonts w:ascii="Arial" w:hAnsi="Arial" w:cs="Arial"/>
            <w:color w:val="808080"/>
            <w:sz w:val="28"/>
            <w:szCs w:val="28"/>
            <w:highlight w:val="yellow"/>
          </w:rPr>
          <w:t xml:space="preserve">, por si só,</w:t>
        </w:r>
      </w:ins>
      <w:r>
        <w:rPr>
          <w:rFonts w:ascii="Arial" w:hAnsi="Arial" w:cs="Arial"/>
          <w:color w:val="000000" w:themeColor="text1"/>
          <w:sz w:val="28"/>
          <w:szCs w:val="28"/>
          <w:highlight w:val="yellow"/>
          <w:rPrChange w:id="1523" w:author="Assessor GDSXSR" w:date="2026-10-31T19:47:12Z">
            <w:rPr>
              <w:rFonts w:ascii="Arial" w:hAnsi="Arial" w:cs="Arial"/>
              <w:color w:val="000000" w:themeColor="text1"/>
              <w:sz w:val="28"/>
              <w:szCs w:val="28"/>
            </w:rPr>
          </w:rPrChange>
        </w:rPr>
        <w:t xml:space="preserve"> que a </w:t>
      </w:r>
      <w:del w:id="1524" w:author="Assessor GDSXSR" w:date="2026-10-31T19:47:12Z">
        <w:r>
          <w:rPr>
            <w:rFonts w:ascii="Arial" w:hAnsi="Arial" w:cs="Arial"/>
            <w:color w:val="000000" w:themeColor="text1"/>
            <w:sz w:val="28"/>
            <w:szCs w:val="28"/>
            <w:highlight w:val="yellow"/>
          </w:rPr>
          <w:delText xml:space="preserve">fornecedora</w:delText>
        </w:r>
      </w:del>
      <w:ins w:id="1525" w:author="Assessor GDSXSR" w:date="2026-10-31T19:47:12Z">
        <w:r>
          <w:rPr>
            <w:rFonts w:ascii="Arial" w:hAnsi="Arial" w:cs="Arial"/>
            <w:color w:val="808080"/>
            <w:sz w:val="28"/>
            <w:szCs w:val="28"/>
            <w:highlight w:val="yellow"/>
          </w:rPr>
          <w:t xml:space="preserve">contratação</w:t>
        </w:r>
      </w:ins>
      <w:r>
        <w:rPr>
          <w:rFonts w:ascii="Arial" w:hAnsi="Arial" w:cs="Arial"/>
          <w:color w:val="000000" w:themeColor="text1"/>
          <w:sz w:val="28"/>
          <w:szCs w:val="28"/>
          <w:highlight w:val="yellow"/>
          <w:rPrChange w:id="1526" w:author="Assessor GDSXSR" w:date="2026-10-31T19:47:12Z">
            <w:rPr>
              <w:rFonts w:ascii="Arial" w:hAnsi="Arial" w:cs="Arial"/>
              <w:color w:val="000000" w:themeColor="text1"/>
              <w:sz w:val="28"/>
              <w:szCs w:val="28"/>
            </w:rPr>
          </w:rPrChange>
        </w:rPr>
        <w:t xml:space="preserve"> </w:t>
      </w:r>
      <w:del w:id="1527" w:author="Assessor GDSXSR" w:date="2026-10-31T19:47:12Z">
        <w:r>
          <w:rPr>
            <w:rFonts w:ascii="Arial" w:hAnsi="Arial" w:cs="Arial"/>
            <w:color w:val="000000" w:themeColor="text1"/>
            <w:sz w:val="28"/>
            <w:szCs w:val="28"/>
            <w:highlight w:val="yellow"/>
          </w:rPr>
          <w:delText xml:space="preserve">registrou</w:delText>
        </w:r>
      </w:del>
      <w:ins w:id="1528" w:author="Assessor GDSXSR" w:date="2026-10-31T19:47:12Z">
        <w:r>
          <w:rPr>
            <w:rFonts w:ascii="Arial" w:hAnsi="Arial" w:cs="Arial"/>
            <w:color w:val="808080"/>
            <w:sz w:val="28"/>
            <w:szCs w:val="28"/>
            <w:highlight w:val="yellow"/>
          </w:rPr>
          <w:t xml:space="preserve">foi</w:t>
        </w:r>
      </w:ins>
      <w:r>
        <w:rPr>
          <w:rFonts w:ascii="Arial" w:hAnsi="Arial" w:cs="Arial"/>
          <w:color w:val="000000" w:themeColor="text1"/>
          <w:sz w:val="28"/>
          <w:szCs w:val="28"/>
          <w:highlight w:val="yellow"/>
          <w:rPrChange w:id="1529" w:author="Assessor GDSXSR" w:date="2026-10-31T19:47:12Z">
            <w:rPr>
              <w:rFonts w:ascii="Arial" w:hAnsi="Arial" w:cs="Arial"/>
              <w:color w:val="000000" w:themeColor="text1"/>
              <w:sz w:val="28"/>
              <w:szCs w:val="28"/>
            </w:rPr>
          </w:rPrChange>
        </w:rPr>
        <w:t xml:space="preserve"> </w:t>
      </w:r>
      <w:del w:id="1530" w:author="Assessor GDSXSR" w:date="2026-10-31T19:47:12Z">
        <w:r>
          <w:rPr>
            <w:rFonts w:ascii="Arial" w:hAnsi="Arial" w:cs="Arial"/>
            <w:color w:val="000000" w:themeColor="text1"/>
            <w:sz w:val="28"/>
            <w:szCs w:val="28"/>
            <w:highlight w:val="yellow"/>
          </w:rPr>
          <w:delText xml:space="preserve">determinada</w:delText>
        </w:r>
      </w:del>
      <w:ins w:id="1531" w:author="Assessor GDSXSR" w:date="2026-10-31T19:47:12Z">
        <w:r>
          <w:rPr>
            <w:rFonts w:ascii="Arial" w:hAnsi="Arial" w:cs="Arial"/>
            <w:color w:val="808080"/>
            <w:sz w:val="28"/>
            <w:szCs w:val="28"/>
            <w:highlight w:val="yellow"/>
          </w:rPr>
          <w:t xml:space="preserve">aceita</w:t>
        </w:r>
      </w:ins>
      <w:r>
        <w:rPr>
          <w:rFonts w:ascii="Arial" w:hAnsi="Arial" w:cs="Arial"/>
          <w:color w:val="000000" w:themeColor="text1"/>
          <w:sz w:val="28"/>
          <w:szCs w:val="28"/>
          <w:highlight w:val="yellow"/>
          <w:rPrChange w:id="1532" w:author="Assessor GDSXSR" w:date="2026-10-31T19:47:12Z">
            <w:rPr>
              <w:rFonts w:ascii="Arial" w:hAnsi="Arial" w:cs="Arial"/>
              <w:color w:val="000000" w:themeColor="text1"/>
              <w:sz w:val="28"/>
              <w:szCs w:val="28"/>
            </w:rPr>
          </w:rPrChange>
        </w:rPr>
        <w:t xml:space="preserve"> </w:t>
      </w:r>
      <w:del w:id="1533" w:author="Assessor GDSXSR" w:date="2026-10-31T19:47:12Z">
        <w:r>
          <w:rPr>
            <w:rFonts w:ascii="Arial" w:hAnsi="Arial" w:cs="Arial"/>
            <w:color w:val="000000" w:themeColor="text1"/>
            <w:sz w:val="28"/>
            <w:szCs w:val="28"/>
            <w:highlight w:val="yellow"/>
          </w:rPr>
          <w:delText xml:space="preserve">operação</w:delText>
        </w:r>
      </w:del>
      <w:ins w:id="1534" w:author="Assessor GDSXSR" w:date="2026-10-31T19:47:12Z">
        <w:r>
          <w:rPr>
            <w:rFonts w:ascii="Arial" w:hAnsi="Arial" w:cs="Arial"/>
            <w:color w:val="808080"/>
            <w:sz w:val="28"/>
            <w:szCs w:val="28"/>
            <w:highlight w:val="yellow"/>
          </w:rPr>
          <w:t xml:space="preserve">ou</w:t>
        </w:r>
      </w:ins>
      <w:r>
        <w:rPr>
          <w:rFonts w:ascii="Arial" w:hAnsi="Arial" w:cs="Arial"/>
          <w:color w:val="000000" w:themeColor="text1"/>
          <w:sz w:val="28"/>
          <w:szCs w:val="28"/>
          <w:highlight w:val="yellow"/>
          <w:rPrChange w:id="1535" w:author="Assessor GDSXSR" w:date="2026-10-31T19:47:12Z">
            <w:rPr>
              <w:rFonts w:ascii="Arial" w:hAnsi="Arial" w:cs="Arial"/>
              <w:color w:val="000000" w:themeColor="text1"/>
              <w:sz w:val="28"/>
              <w:szCs w:val="28"/>
            </w:rPr>
          </w:rPrChange>
        </w:rPr>
        <w:t xml:space="preserve"> </w:t>
      </w:r>
      <w:del w:id="1536" w:author="Assessor GDSXSR" w:date="2026-10-31T19:47:12Z">
        <w:r>
          <w:rPr>
            <w:rFonts w:ascii="Arial" w:hAnsi="Arial" w:cs="Arial"/>
            <w:color w:val="000000" w:themeColor="text1"/>
            <w:sz w:val="28"/>
            <w:szCs w:val="28"/>
            <w:highlight w:val="yellow"/>
          </w:rPr>
          <w:delText xml:space="preserve">comercial</w:delText>
        </w:r>
      </w:del>
      <w:ins w:id="1537" w:author="Assessor GDSXSR" w:date="2026-10-31T19:47:12Z">
        <w:r>
          <w:rPr>
            <w:rFonts w:ascii="Arial" w:hAnsi="Arial" w:cs="Arial"/>
            <w:color w:val="808080"/>
            <w:sz w:val="28"/>
            <w:szCs w:val="28"/>
            <w:highlight w:val="yellow"/>
          </w:rPr>
          <w:t xml:space="preserve">que os produtos foram entregues</w:t>
        </w:r>
      </w:ins>
      <w:r>
        <w:rPr>
          <w:rFonts w:ascii="Arial" w:hAnsi="Arial" w:cs="Arial"/>
          <w:color w:val="000000" w:themeColor="text1"/>
          <w:sz w:val="28"/>
          <w:szCs w:val="28"/>
          <w:highlight w:val="yellow"/>
          <w:rPrChange w:id="1538" w:author="Assessor GDSXSR" w:date="2026-10-31T19:47:12Z">
            <w:rPr>
              <w:rFonts w:ascii="Arial" w:hAnsi="Arial" w:cs="Arial"/>
              <w:color w:val="000000" w:themeColor="text1"/>
              <w:sz w:val="28"/>
              <w:szCs w:val="28"/>
            </w:rPr>
          </w:rPrChange>
        </w:rPr>
        <w:t xml:space="preserve">.</w:t>
      </w:r>
    </w:p>
    <w:p w14:paraId="2B95B732" w14:textId="77777777" w:rsidR="00FF33EC" w:rsidRPr="00FF33EC" w:rsidRDefault="00FF33EC" w:rsidP="00FF33EC">
      <w:pPr>
        <w:spacing w:after="0" w:line="360" w:lineRule="auto"/>
        <w:ind w:firstLine="2268"/>
        <w:jc w:val="both"/>
        <w:rPr>
          <w:rFonts w:ascii="Arial" w:hAnsi="Arial" w:cs="Arial"/>
          <w:color w:val="000000" w:themeColor="text1"/>
          <w:sz w:val="28"/>
          <w:szCs w:val="28"/>
        </w:rPr>
      </w:pPr>
    </w:p>
    <w:p w14:paraId="1CA45213" w14:textId="1167991A" w:rsidR="00FF33EC" w:rsidRDefault="00A45EA9" w:rsidP="00FF33EC">
      <w:pPr>
        <w:spacing w:after="0" w:line="360" w:lineRule="auto"/>
        <w:ind w:firstLine="2268"/>
        <w:jc w:val="both"/>
        <w:rPr>
          <w:del w:id="1543" w:author="Assessor GDSXSR" w:date="2026-10-31T19:47:12Z"/>
          <w:rFonts w:ascii="Arial" w:hAnsi="Arial" w:cs="Arial"/>
          <w:color w:val="000000" w:themeColor="text1"/>
          <w:sz w:val="28"/>
          <w:szCs w:val="28"/>
        </w:rPr>
      </w:pPr>
      <w:del w:id="1539" w:author="Assessor GDSXSR" w:date="2026-10-31T19:47:12Z">
        <w:r>
          <w:rPr>
            <w:rFonts w:ascii="Arial" w:hAnsi="Arial" w:cs="Arial"/>
            <w:color w:val="000000" w:themeColor="text1"/>
            <w:sz w:val="28"/>
            <w:szCs w:val="28"/>
          </w:rPr>
          <w:delText>Contudo, e</w:delText>
        </w:r>
      </w:del>
      <w:del w:id="1540" w:author="Assessor GDSXSR" w:date="2026-10-31T19:47:12Z">
        <w:r w:rsidR="00FF33EC" w:rsidRPr="00FF33EC">
          <w:rPr>
            <w:rFonts w:ascii="Arial" w:hAnsi="Arial" w:cs="Arial"/>
            <w:color w:val="000000" w:themeColor="text1"/>
            <w:sz w:val="28"/>
            <w:szCs w:val="28"/>
          </w:rPr>
          <w:delText>ssas informações</w:delText>
        </w:r>
      </w:del>
      <w:del w:id="1541" w:author="Assessor GDSXSR" w:date="2026-10-31T19:47:12Z">
        <w:r>
          <w:rPr>
            <w:rFonts w:ascii="Arial" w:hAnsi="Arial" w:cs="Arial"/>
            <w:color w:val="000000" w:themeColor="text1"/>
            <w:sz w:val="28"/>
            <w:szCs w:val="28"/>
          </w:rPr>
          <w:delText xml:space="preserve"> </w:delText>
        </w:r>
      </w:del>
      <w:del w:id="1542" w:author="Assessor GDSXSR" w:date="2026-10-31T19:47:12Z">
        <w:r w:rsidR="00FF33EC" w:rsidRPr="00FF33EC">
          <w:rPr>
            <w:rFonts w:ascii="Arial" w:hAnsi="Arial" w:cs="Arial"/>
            <w:color w:val="000000" w:themeColor="text1"/>
            <w:sz w:val="28"/>
            <w:szCs w:val="28"/>
          </w:rPr>
          <w:delText>foram inseridas unilateralmente pela própria emitente. Embora a nota fiscal constitua elemento relevante de prova, sua emissão não demonstra, por si só, que a contratação foi aceita pela destinatária ou que os produtos foram efetivamente entregues.</w:delText>
        </w:r>
      </w:del>
    </w:p>
    <w:p w14:paraId="39B0AB06" w14:textId="77777777" w:rsidR="00DC1A8E" w:rsidRPr="00FF33EC" w:rsidRDefault="00DC1A8E" w:rsidP="00FF33EC">
      <w:pPr>
        <w:spacing w:after="0" w:line="360" w:lineRule="auto"/>
        <w:ind w:firstLine="2268"/>
        <w:jc w:val="both"/>
        <w:rPr>
          <w:del w:id="1544" w:author="Assessor GDSXSR" w:date="2026-10-31T19:47:12Z"/>
          <w:rFonts w:ascii="Arial" w:hAnsi="Arial" w:cs="Arial"/>
          <w:color w:val="000000" w:themeColor="text1"/>
          <w:sz w:val="28"/>
          <w:szCs w:val="28"/>
        </w:rPr>
      </w:pPr>
    </w:p>
    <w:p w14:paraId="66ED5B52" w14:textId="77777777" w:rsidR="00FF33EC" w:rsidRDefault="00FF33EC" w:rsidP="00FF33E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545" w:author="Assessor GDSXSR" w:date="2026-10-31T19:47:12Z">
            <w:rPr>
              <w:rFonts w:ascii="Arial" w:hAnsi="Arial" w:cs="Arial"/>
              <w:color w:val="000000" w:themeColor="text1"/>
              <w:sz w:val="28"/>
              <w:szCs w:val="28"/>
            </w:rPr>
          </w:rPrChange>
        </w:rPr>
        <w:t xml:space="preserve">No caso, os campos destinados </w:t>
      </w:r>
      <w:del w:id="1546" w:author="Assessor GDSXSR" w:date="2026-10-31T19:47:12Z">
        <w:r>
          <w:rPr>
            <w:rFonts w:ascii="Arial" w:hAnsi="Arial" w:cs="Arial"/>
            <w:color w:val="000000" w:themeColor="text1"/>
            <w:sz w:val="28"/>
            <w:szCs w:val="28"/>
            <w:highlight w:val="yellow"/>
          </w:rPr>
          <w:delText xml:space="preserve">à identificação do</w:delText>
        </w:r>
      </w:del>
      <w:ins w:id="1547" w:author="Assessor GDSXSR" w:date="2026-10-31T19:47:12Z">
        <w:r>
          <w:rPr>
            <w:rFonts w:ascii="Arial" w:hAnsi="Arial" w:cs="Arial"/>
            <w:color w:val="808080"/>
            <w:sz w:val="28"/>
            <w:szCs w:val="28"/>
            <w:highlight w:val="yellow"/>
          </w:rPr>
          <w:t xml:space="preserve">ao</w:t>
        </w:r>
      </w:ins>
      <w:r>
        <w:rPr>
          <w:rFonts w:ascii="Arial" w:hAnsi="Arial" w:cs="Arial"/>
          <w:color w:val="000000" w:themeColor="text1"/>
          <w:sz w:val="28"/>
          <w:szCs w:val="28"/>
          <w:highlight w:val="yellow"/>
          <w:rPrChange w:id="1548" w:author="Assessor GDSXSR" w:date="2026-10-31T19:47:12Z">
            <w:rPr>
              <w:rFonts w:ascii="Arial" w:hAnsi="Arial" w:cs="Arial"/>
              <w:color w:val="000000" w:themeColor="text1"/>
              <w:sz w:val="28"/>
              <w:szCs w:val="28"/>
            </w:rPr>
          </w:rPrChange>
        </w:rPr>
        <w:t xml:space="preserve"> recebedor, à assinatura e à data do recebimento permanecem em branco</w:t>
      </w:r>
      <w:del w:id="1549" w:author="Assessor GDSXSR" w:date="2026-10-31T19:47:12Z">
        <w:r>
          <w:rPr>
            <w:rFonts w:ascii="Arial" w:hAnsi="Arial" w:cs="Arial"/>
            <w:color w:val="000000" w:themeColor="text1"/>
            <w:sz w:val="28"/>
            <w:szCs w:val="28"/>
            <w:highlight w:val="yellow"/>
          </w:rPr>
          <w:delText xml:space="preserve">.</w:delText>
        </w:r>
      </w:del>
      <w:ins w:id="1550" w:author="Assessor GDSXSR" w:date="2026-10-31T19:47:12Z">
        <w:r>
          <w:rPr>
            <w:rFonts w:ascii="Arial" w:hAnsi="Arial" w:cs="Arial"/>
            <w:color w:val="808080"/>
            <w:sz w:val="28"/>
            <w:szCs w:val="28"/>
            <w:highlight w:val="yellow"/>
          </w:rPr>
          <w:t xml:space="preserve">,</w:t>
        </w:r>
      </w:ins>
      <w:r>
        <w:rPr>
          <w:rFonts w:ascii="Arial" w:hAnsi="Arial" w:cs="Arial"/>
          <w:color w:val="000000" w:themeColor="text1"/>
          <w:sz w:val="28"/>
          <w:szCs w:val="28"/>
          <w:highlight w:val="yellow"/>
          <w:rPrChange w:id="1551" w:author="Assessor GDSXSR" w:date="2026-10-31T19:47:12Z">
            <w:rPr>
              <w:rFonts w:ascii="Arial" w:hAnsi="Arial" w:cs="Arial"/>
              <w:color w:val="000000" w:themeColor="text1"/>
              <w:sz w:val="28"/>
              <w:szCs w:val="28"/>
            </w:rPr>
          </w:rPrChange>
        </w:rPr>
        <w:t xml:space="preserve"> </w:t>
      </w:r>
      <w:del w:id="1552" w:author="Assessor GDSXSR" w:date="2026-10-31T19:47:12Z">
        <w:r>
          <w:rPr>
            <w:rFonts w:ascii="Arial" w:hAnsi="Arial" w:cs="Arial"/>
            <w:color w:val="000000" w:themeColor="text1"/>
            <w:sz w:val="28"/>
            <w:szCs w:val="28"/>
            <w:highlight w:val="yellow"/>
          </w:rPr>
          <w:delText xml:space="preserve">O documento também</w:delText>
        </w:r>
      </w:del>
      <w:ins w:id="1553" w:author="Assessor GDSXSR" w:date="2026-10-31T19:47:12Z">
        <w:r>
          <w:rPr>
            <w:rFonts w:ascii="Arial" w:hAnsi="Arial" w:cs="Arial"/>
            <w:color w:val="808080"/>
            <w:sz w:val="28"/>
            <w:szCs w:val="28"/>
            <w:highlight w:val="yellow"/>
          </w:rPr>
          <w:t xml:space="preserve">e</w:t>
        </w:r>
      </w:ins>
      <w:r>
        <w:rPr>
          <w:rFonts w:ascii="Arial" w:hAnsi="Arial" w:cs="Arial"/>
          <w:color w:val="000000" w:themeColor="text1"/>
          <w:sz w:val="28"/>
          <w:szCs w:val="28"/>
          <w:highlight w:val="yellow"/>
          <w:rPrChange w:id="1554" w:author="Assessor GDSXSR" w:date="2026-10-31T19:47:12Z">
            <w:rPr>
              <w:rFonts w:ascii="Arial" w:hAnsi="Arial" w:cs="Arial"/>
              <w:color w:val="000000" w:themeColor="text1"/>
              <w:sz w:val="28"/>
              <w:szCs w:val="28"/>
            </w:rPr>
          </w:rPrChange>
        </w:rPr>
        <w:t xml:space="preserve"> não</w:t>
      </w:r>
      <w:del w:id="1555" w:author="Assessor GDSXSR" w:date="2026-10-31T19:47:12Z">
        <w:r>
          <w:rPr>
            <w:rFonts w:ascii="Arial" w:hAnsi="Arial" w:cs="Arial"/>
            <w:color w:val="000000" w:themeColor="text1"/>
            <w:sz w:val="28"/>
            <w:szCs w:val="28"/>
            <w:highlight w:val="yellow"/>
          </w:rPr>
          <w:delText xml:space="preserve"> contém informações suficientes sobre o transporte das mercadorias. Não</w:delText>
        </w:r>
      </w:del>
      <w:r>
        <w:rPr>
          <w:rFonts w:ascii="Arial" w:hAnsi="Arial" w:cs="Arial"/>
          <w:color w:val="000000" w:themeColor="text1"/>
          <w:sz w:val="28"/>
          <w:szCs w:val="28"/>
          <w:highlight w:val="yellow"/>
          <w:rPrChange w:id="1556" w:author="Assessor GDSXSR" w:date="2026-10-31T19:47:12Z">
            <w:rPr>
              <w:rFonts w:ascii="Arial" w:hAnsi="Arial" w:cs="Arial"/>
              <w:color w:val="000000" w:themeColor="text1"/>
              <w:sz w:val="28"/>
              <w:szCs w:val="28"/>
            </w:rPr>
          </w:rPrChange>
        </w:rPr>
        <w:t xml:space="preserve"> há indicação de transportadora, placa do veículo</w:t>
      </w:r>
      <w:del w:id="1557" w:author="Assessor GDSXSR" w:date="2026-10-31T19:47:12Z">
        <w:r>
          <w:rPr>
            <w:rFonts w:ascii="Arial" w:hAnsi="Arial" w:cs="Arial"/>
            <w:color w:val="000000" w:themeColor="text1"/>
            <w:sz w:val="28"/>
            <w:szCs w:val="28"/>
            <w:highlight w:val="yellow"/>
          </w:rPr>
          <w:delText xml:space="preserve">,</w:delText>
        </w:r>
      </w:del>
      <w:r>
        <w:rPr>
          <w:rFonts w:ascii="Arial" w:hAnsi="Arial" w:cs="Arial"/>
          <w:color w:val="000000" w:themeColor="text1"/>
          <w:sz w:val="28"/>
          <w:szCs w:val="28"/>
          <w:highlight w:val="yellow"/>
          <w:rPrChange w:id="1558" w:author="Assessor GDSXSR" w:date="2026-10-31T19:47:12Z">
            <w:rPr>
              <w:rFonts w:ascii="Arial" w:hAnsi="Arial" w:cs="Arial"/>
              <w:color w:val="000000" w:themeColor="text1"/>
              <w:sz w:val="28"/>
              <w:szCs w:val="28"/>
            </w:rPr>
          </w:rPrChange>
        </w:rPr>
        <w:t xml:space="preserve"> </w:t>
      </w:r>
      <w:del w:id="1559" w:author="Assessor GDSXSR" w:date="2026-10-31T19:47:12Z">
        <w:r>
          <w:rPr>
            <w:rFonts w:ascii="Arial" w:hAnsi="Arial" w:cs="Arial"/>
            <w:color w:val="000000" w:themeColor="text1"/>
            <w:sz w:val="28"/>
            <w:szCs w:val="28"/>
            <w:highlight w:val="yellow"/>
          </w:rPr>
          <w:delText xml:space="preserve">quantidade de</w:delText>
        </w:r>
      </w:del>
      <w:ins w:id="1560" w:author="Assessor GDSXSR" w:date="2026-10-31T19:47:12Z">
        <w:r>
          <w:rPr>
            <w:rFonts w:ascii="Arial" w:hAnsi="Arial" w:cs="Arial"/>
            <w:color w:val="808080"/>
            <w:sz w:val="28"/>
            <w:szCs w:val="28"/>
            <w:highlight w:val="yellow"/>
          </w:rPr>
          <w:t xml:space="preserve">ou</w:t>
        </w:r>
      </w:ins>
      <w:r>
        <w:rPr>
          <w:rFonts w:ascii="Arial" w:hAnsi="Arial" w:cs="Arial"/>
          <w:color w:val="000000" w:themeColor="text1"/>
          <w:sz w:val="28"/>
          <w:szCs w:val="28"/>
          <w:highlight w:val="yellow"/>
          <w:rPrChange w:id="1561" w:author="Assessor GDSXSR" w:date="2026-10-31T19:47:12Z">
            <w:rPr>
              <w:rFonts w:ascii="Arial" w:hAnsi="Arial" w:cs="Arial"/>
              <w:color w:val="000000" w:themeColor="text1"/>
              <w:sz w:val="28"/>
              <w:szCs w:val="28"/>
            </w:rPr>
          </w:rPrChange>
        </w:rPr>
        <w:t xml:space="preserve"> volumes </w:t>
      </w:r>
      <w:del w:id="1562" w:author="Assessor GDSXSR" w:date="2026-10-31T19:47:12Z">
        <w:r>
          <w:rPr>
            <w:rFonts w:ascii="Arial" w:hAnsi="Arial" w:cs="Arial"/>
            <w:color w:val="000000" w:themeColor="text1"/>
            <w:sz w:val="28"/>
            <w:szCs w:val="28"/>
            <w:highlight w:val="yellow"/>
          </w:rPr>
          <w:delText xml:space="preserve">ou</w:delText>
        </w:r>
      </w:del>
      <w:ins w:id="1563" w:author="Assessor GDSXSR" w:date="2026-10-31T19:47:12Z">
        <w:r>
          <w:rPr>
            <w:rFonts w:ascii="Arial" w:hAnsi="Arial" w:cs="Arial"/>
            <w:color w:val="808080"/>
            <w:sz w:val="28"/>
            <w:szCs w:val="28"/>
            <w:highlight w:val="yellow"/>
          </w:rPr>
          <w:t xml:space="preserve">(ID</w:t>
        </w:r>
      </w:ins>
      <w:r>
        <w:rPr>
          <w:rFonts w:ascii="Arial" w:hAnsi="Arial" w:cs="Arial"/>
          <w:color w:val="000000" w:themeColor="text1"/>
          <w:sz w:val="28"/>
          <w:szCs w:val="28"/>
          <w:highlight w:val="yellow"/>
          <w:rPrChange w:id="1564" w:author="Assessor GDSXSR" w:date="2026-10-31T19:47:12Z">
            <w:rPr>
              <w:rFonts w:ascii="Arial" w:hAnsi="Arial" w:cs="Arial"/>
              <w:color w:val="000000" w:themeColor="text1"/>
              <w:sz w:val="28"/>
              <w:szCs w:val="28"/>
            </w:rPr>
          </w:rPrChange>
        </w:rPr>
        <w:t xml:space="preserve"> </w:t>
      </w:r>
      <w:del w:id="1565" w:author="Assessor GDSXSR" w:date="2026-10-31T19:47:12Z">
        <w:r>
          <w:rPr>
            <w:rFonts w:ascii="Arial" w:hAnsi="Arial" w:cs="Arial"/>
            <w:color w:val="000000" w:themeColor="text1"/>
            <w:sz w:val="28"/>
            <w:szCs w:val="28"/>
            <w:highlight w:val="yellow"/>
          </w:rPr>
          <w:delText xml:space="preserve">outro dado que evidencie a movimentação física dos produtos</w:delText>
        </w:r>
      </w:del>
      <w:ins w:id="1566" w:author="Assessor GDSXSR" w:date="2026-10-31T19:47:12Z">
        <w:r>
          <w:rPr>
            <w:rFonts w:ascii="Arial" w:hAnsi="Arial" w:cs="Arial"/>
            <w:color w:val="808080"/>
            <w:sz w:val="28"/>
            <w:szCs w:val="28"/>
            <w:highlight w:val="yellow"/>
          </w:rPr>
          <w:t xml:space="preserve">89271872)</w:t>
        </w:r>
      </w:ins>
      <w:r>
        <w:rPr>
          <w:rFonts w:ascii="Arial" w:hAnsi="Arial" w:cs="Arial"/>
          <w:color w:val="000000" w:themeColor="text1"/>
          <w:sz w:val="28"/>
          <w:szCs w:val="28"/>
          <w:highlight w:val="yellow"/>
          <w:rPrChange w:id="1567" w:author="Assessor GDSXSR" w:date="2026-10-31T19:47:12Z">
            <w:rPr>
              <w:rFonts w:ascii="Arial" w:hAnsi="Arial" w:cs="Arial"/>
              <w:color w:val="000000" w:themeColor="text1"/>
              <w:sz w:val="28"/>
              <w:szCs w:val="28"/>
            </w:rPr>
          </w:rPrChange>
        </w:rPr>
        <w:t xml:space="preserve">.</w:t>
      </w:r>
    </w:p>
    <w:p w14:paraId="44BE9FD0" w14:textId="77777777" w:rsidR="00DC1A8E" w:rsidRPr="00FF33EC" w:rsidRDefault="00DC1A8E" w:rsidP="00FF33EC">
      <w:pPr>
        <w:spacing w:after="0" w:line="360" w:lineRule="auto"/>
        <w:ind w:firstLine="2268"/>
        <w:jc w:val="both"/>
        <w:rPr>
          <w:rFonts w:ascii="Arial" w:hAnsi="Arial" w:cs="Arial"/>
          <w:color w:val="000000" w:themeColor="text1"/>
          <w:sz w:val="28"/>
          <w:szCs w:val="28"/>
        </w:rPr>
      </w:pPr>
    </w:p>
    <w:p w14:paraId="3AD55060" w14:textId="11033D52" w:rsidR="00FF33EC" w:rsidRDefault="00FF33EC" w:rsidP="00FF33E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568" w:author="Assessor GDSXSR" w:date="2026-10-31T19:47:12Z">
            <w:rPr>
              <w:rFonts w:ascii="Arial" w:hAnsi="Arial" w:cs="Arial"/>
              <w:color w:val="000000" w:themeColor="text1"/>
              <w:sz w:val="28"/>
              <w:szCs w:val="28"/>
            </w:rPr>
          </w:rPrChange>
        </w:rPr>
        <w:t xml:space="preserve">A autora</w:t>
      </w:r>
      <w:r>
        <w:rPr>
          <w:rFonts w:ascii="Arial" w:hAnsi="Arial" w:cs="Arial"/>
          <w:color w:val="000000" w:themeColor="text1"/>
          <w:sz w:val="28"/>
          <w:szCs w:val="28"/>
          <w:highlight w:val="yellow"/>
          <w:rPrChange w:id="1569" w:author="Assessor GDSXSR" w:date="2026-10-31T19:47:12Z">
            <w:rPr>
              <w:rFonts w:ascii="Arial" w:hAnsi="Arial" w:cs="Arial"/>
              <w:color w:val="000000" w:themeColor="text1"/>
              <w:sz w:val="28"/>
              <w:szCs w:val="28"/>
            </w:rPr>
          </w:rPrChange>
        </w:rPr>
        <w:t xml:space="preserve">/apelada</w:t>
      </w:r>
      <w:r>
        <w:rPr>
          <w:rFonts w:ascii="Arial" w:hAnsi="Arial" w:cs="Arial"/>
          <w:color w:val="000000" w:themeColor="text1"/>
          <w:sz w:val="28"/>
          <w:szCs w:val="28"/>
          <w:highlight w:val="yellow"/>
          <w:rPrChange w:id="1570" w:author="Assessor GDSXSR" w:date="2026-10-31T19:47:12Z">
            <w:rPr>
              <w:rFonts w:ascii="Arial" w:hAnsi="Arial" w:cs="Arial"/>
              <w:color w:val="000000" w:themeColor="text1"/>
              <w:sz w:val="28"/>
              <w:szCs w:val="28"/>
            </w:rPr>
          </w:rPrChange>
        </w:rPr>
        <w:t xml:space="preserve"> também não apresentou pedido de compra, </w:t>
      </w:r>
      <w:del w:id="1571" w:author="Assessor GDSXSR" w:date="2026-10-31T19:47:12Z">
        <w:r>
          <w:rPr>
            <w:rFonts w:ascii="Arial" w:hAnsi="Arial" w:cs="Arial"/>
            <w:color w:val="000000" w:themeColor="text1"/>
            <w:sz w:val="28"/>
            <w:szCs w:val="28"/>
            <w:highlight w:val="yellow"/>
          </w:rPr>
          <w:delText xml:space="preserve">orçamento aceito, </w:delText>
        </w:r>
      </w:del>
      <w:r>
        <w:rPr>
          <w:rFonts w:ascii="Arial" w:hAnsi="Arial" w:cs="Arial"/>
          <w:color w:val="000000" w:themeColor="text1"/>
          <w:sz w:val="28"/>
          <w:szCs w:val="28"/>
          <w:highlight w:val="yellow"/>
          <w:rPrChange w:id="1572" w:author="Assessor GDSXSR" w:date="2026-10-31T19:47:12Z">
            <w:rPr>
              <w:rFonts w:ascii="Arial" w:hAnsi="Arial" w:cs="Arial"/>
              <w:color w:val="000000" w:themeColor="text1"/>
              <w:sz w:val="28"/>
              <w:szCs w:val="28"/>
            </w:rPr>
          </w:rPrChange>
        </w:rPr>
        <w:t xml:space="preserve">ordem de fornecimento, comprovante de entrega, recibo</w:t>
      </w:r>
      <w:del w:id="1573" w:author="Assessor GDSXSR" w:date="2026-10-31T19:47:12Z">
        <w:r>
          <w:rPr>
            <w:rFonts w:ascii="Arial" w:hAnsi="Arial" w:cs="Arial"/>
            <w:color w:val="000000" w:themeColor="text1"/>
            <w:sz w:val="28"/>
            <w:szCs w:val="28"/>
            <w:highlight w:val="yellow"/>
          </w:rPr>
          <w:delText xml:space="preserve">, mensagem, correspondência eletrônica</w:delText>
        </w:r>
      </w:del>
      <w:r>
        <w:rPr>
          <w:rFonts w:ascii="Arial" w:hAnsi="Arial" w:cs="Arial"/>
          <w:color w:val="000000" w:themeColor="text1"/>
          <w:sz w:val="28"/>
          <w:szCs w:val="28"/>
          <w:highlight w:val="yellow"/>
          <w:rPrChange w:id="1574" w:author="Assessor GDSXSR" w:date="2026-10-31T19:47:12Z">
            <w:rPr>
              <w:rFonts w:ascii="Arial" w:hAnsi="Arial" w:cs="Arial"/>
              <w:color w:val="000000" w:themeColor="text1"/>
              <w:sz w:val="28"/>
              <w:szCs w:val="28"/>
            </w:rPr>
          </w:rPrChange>
        </w:rPr>
        <w:t xml:space="preserve"> ou </w:t>
      </w:r>
      <w:del w:id="1575" w:author="Assessor GDSXSR" w:date="2026-10-31T19:47:12Z">
        <w:r>
          <w:rPr>
            <w:rFonts w:ascii="Arial" w:hAnsi="Arial" w:cs="Arial"/>
            <w:color w:val="000000" w:themeColor="text1"/>
            <w:sz w:val="28"/>
            <w:szCs w:val="28"/>
            <w:highlight w:val="yellow"/>
          </w:rPr>
          <w:delText xml:space="preserve">documento contábil capaz de confirmar a operação. </w:delText>
        </w:r>
        <w:r>
          <w:rPr>
            <w:rFonts w:ascii="Arial" w:hAnsi="Arial" w:cs="Arial"/>
            <w:color w:val="000000" w:themeColor="text1"/>
            <w:sz w:val="28"/>
            <w:szCs w:val="28"/>
            <w:highlight w:val="yellow"/>
          </w:rPr>
          <w:delText xml:space="preserve">Portanto, n</w:delText>
        </w:r>
        <w:r>
          <w:rPr>
            <w:rFonts w:ascii="Arial" w:hAnsi="Arial" w:cs="Arial"/>
            <w:color w:val="000000" w:themeColor="text1"/>
            <w:sz w:val="28"/>
            <w:szCs w:val="28"/>
            <w:highlight w:val="yellow"/>
          </w:rPr>
          <w:delText xml:space="preserve">ão existe</w:delText>
        </w:r>
        <w:r>
          <w:rPr>
            <w:rFonts w:ascii="Arial" w:hAnsi="Arial" w:cs="Arial"/>
            <w:color w:val="000000" w:themeColor="text1"/>
            <w:sz w:val="28"/>
            <w:szCs w:val="28"/>
            <w:highlight w:val="yellow"/>
          </w:rPr>
          <w:delText xml:space="preserve"> </w:delText>
        </w:r>
        <w:r>
          <w:rPr>
            <w:rFonts w:ascii="Arial" w:hAnsi="Arial" w:cs="Arial"/>
            <w:color w:val="000000" w:themeColor="text1"/>
            <w:sz w:val="28"/>
            <w:szCs w:val="28"/>
            <w:highlight w:val="yellow"/>
          </w:rPr>
          <w:delText xml:space="preserve">elemento externo</w:delText>
        </w:r>
      </w:del>
      <w:ins w:id="1576" w:author="Assessor GDSXSR" w:date="2026-10-31T19:47:12Z">
        <w:r>
          <w:rPr>
            <w:rFonts w:ascii="Arial" w:hAnsi="Arial" w:cs="Arial"/>
            <w:color w:val="808080"/>
            <w:sz w:val="28"/>
            <w:szCs w:val="28"/>
            <w:highlight w:val="yellow"/>
          </w:rPr>
          <w:t xml:space="preserve">mensagem</w:t>
        </w:r>
      </w:ins>
      <w:r>
        <w:rPr>
          <w:rFonts w:ascii="Arial" w:hAnsi="Arial" w:cs="Arial"/>
          <w:color w:val="000000" w:themeColor="text1"/>
          <w:sz w:val="28"/>
          <w:szCs w:val="28"/>
          <w:highlight w:val="yellow"/>
          <w:rPrChange w:id="1577" w:author="Assessor GDSXSR" w:date="2026-10-31T19:47:12Z">
            <w:rPr>
              <w:rFonts w:ascii="Arial" w:hAnsi="Arial" w:cs="Arial"/>
              <w:color w:val="000000" w:themeColor="text1"/>
              <w:sz w:val="28"/>
              <w:szCs w:val="28"/>
            </w:rPr>
          </w:rPrChange>
        </w:rPr>
        <w:t xml:space="preserve"> que associe a apelante à aquisição</w:t>
      </w:r>
      <w:del w:id="1578" w:author="Assessor GDSXSR" w:date="2026-10-31T19:47:12Z">
        <w:r>
          <w:rPr>
            <w:rFonts w:ascii="Arial" w:hAnsi="Arial" w:cs="Arial"/>
            <w:color w:val="000000" w:themeColor="text1"/>
            <w:sz w:val="28"/>
            <w:szCs w:val="28"/>
            <w:highlight w:val="yellow"/>
          </w:rPr>
          <w:delText xml:space="preserve"> descrita na nota fiscal</w:delText>
        </w:r>
      </w:del>
      <w:r>
        <w:rPr>
          <w:rFonts w:ascii="Arial" w:hAnsi="Arial" w:cs="Arial"/>
          <w:color w:val="000000" w:themeColor="text1"/>
          <w:sz w:val="28"/>
          <w:szCs w:val="28"/>
          <w:highlight w:val="yellow"/>
          <w:rPrChange w:id="1579" w:author="Assessor GDSXSR" w:date="2026-10-31T19:47:12Z">
            <w:rPr>
              <w:rFonts w:ascii="Arial" w:hAnsi="Arial" w:cs="Arial"/>
              <w:color w:val="000000" w:themeColor="text1"/>
              <w:sz w:val="28"/>
              <w:szCs w:val="28"/>
            </w:rPr>
          </w:rPrChange>
        </w:rPr>
        <w:t xml:space="preserve">.</w:t>
      </w:r>
    </w:p>
    <w:p w14:paraId="58C08AC5" w14:textId="77777777" w:rsidR="00DC1A8E" w:rsidRPr="00FF33EC" w:rsidRDefault="00DC1A8E" w:rsidP="00FF33EC">
      <w:pPr>
        <w:spacing w:after="0" w:line="360" w:lineRule="auto"/>
        <w:ind w:firstLine="2268"/>
        <w:jc w:val="both"/>
        <w:rPr>
          <w:rFonts w:ascii="Arial" w:hAnsi="Arial" w:cs="Arial"/>
          <w:color w:val="000000" w:themeColor="text1"/>
          <w:sz w:val="28"/>
          <w:szCs w:val="28"/>
        </w:rPr>
      </w:pPr>
    </w:p>
    <w:p w14:paraId="247948D2" w14:textId="77777777" w:rsidR="00FF33EC" w:rsidRDefault="00FF33EC" w:rsidP="00FF33EC">
      <w:pPr>
        <w:spacing w:after="0" w:line="360" w:lineRule="auto"/>
        <w:ind w:firstLine="2268"/>
        <w:jc w:val="both"/>
        <w:rPr>
          <w:del w:id="1581" w:author="Assessor GDSXSR" w:date="2026-10-31T19:47:12Z"/>
          <w:rFonts w:ascii="Arial" w:hAnsi="Arial" w:cs="Arial"/>
          <w:color w:val="000000" w:themeColor="text1"/>
          <w:sz w:val="28"/>
          <w:szCs w:val="28"/>
        </w:rPr>
      </w:pPr>
      <w:del w:id="1580" w:author="Assessor GDSXSR" w:date="2026-10-31T19:47:12Z">
        <w:r w:rsidRPr="00FF33EC">
          <w:rPr>
            <w:rFonts w:ascii="Arial" w:hAnsi="Arial" w:cs="Arial"/>
            <w:color w:val="000000" w:themeColor="text1"/>
            <w:sz w:val="28"/>
            <w:szCs w:val="28"/>
          </w:rPr>
          <w:delText>A quantidade e a diversidade dos produtos relacionados reforçam a necessidade de alguma prova complementar. A operação compreendia materiais de escritório e de informática, entre eles quantidade expressiva de papel. O fornecimento desses itens poderia deixar registros de contratação, transporte, recebimento ou cobrança. Nenhum deles foi juntado ao processo.</w:delText>
        </w:r>
      </w:del>
    </w:p>
    <w:p w14:paraId="10DF8AFB" w14:textId="77777777" w:rsidR="00DC1A8E" w:rsidRPr="00FF33EC" w:rsidRDefault="00DC1A8E" w:rsidP="00FF33EC">
      <w:pPr>
        <w:spacing w:after="0" w:line="360" w:lineRule="auto"/>
        <w:ind w:firstLine="2268"/>
        <w:jc w:val="both"/>
        <w:rPr>
          <w:del w:id="1582" w:author="Assessor GDSXSR" w:date="2026-10-31T19:47:12Z"/>
          <w:rFonts w:ascii="Arial" w:hAnsi="Arial" w:cs="Arial"/>
          <w:color w:val="000000" w:themeColor="text1"/>
          <w:sz w:val="28"/>
          <w:szCs w:val="28"/>
        </w:rPr>
      </w:pPr>
    </w:p>
    <w:p w14:paraId="5BEB60E0" w14:textId="77777777" w:rsidR="00FF33EC" w:rsidRDefault="00FF33EC" w:rsidP="00FF33E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Não se desconhece que a nota fiscal pode comprovar </w:t>
      </w:r>
      <w:del w:id="1583" w:author="Assessor GDSXSR" w:date="2026-10-31T19:47:12Z">
        <w:r>
          <w:rPr>
            <w:rFonts w:ascii="Arial" w:hAnsi="Arial" w:cs="Arial"/>
            <w:color w:val="000000" w:themeColor="text1"/>
            <w:sz w:val="28"/>
            <w:szCs w:val="28"/>
          </w:rPr>
          <w:delText xml:space="preserve">uma</w:delText>
        </w:r>
      </w:del>
      <w:ins w:id="1584" w:author="Assessor GDSXSR" w:date="2026-10-31T19:47:12Z">
        <w:r>
          <w:rPr>
            <w:rFonts w:ascii="Arial" w:hAnsi="Arial" w:cs="Arial"/>
            <w:color w:val="808080"/>
            <w:sz w:val="28"/>
            <w:szCs w:val="28"/>
          </w:rPr>
          <w:t xml:space="preserve">a</w:t>
        </w:r>
      </w:ins>
      <w:r>
        <w:rPr>
          <w:rFonts w:ascii="Arial" w:hAnsi="Arial" w:cs="Arial"/>
          <w:color w:val="000000" w:themeColor="text1"/>
          <w:sz w:val="28"/>
          <w:szCs w:val="28"/>
        </w:rPr>
        <w:t xml:space="preserve"> relação comercial quando </w:t>
      </w:r>
      <w:del w:id="1585" w:author="Assessor GDSXSR" w:date="2026-10-31T19:47:12Z">
        <w:r>
          <w:rPr>
            <w:rFonts w:ascii="Arial" w:hAnsi="Arial" w:cs="Arial"/>
            <w:color w:val="000000" w:themeColor="text1"/>
            <w:sz w:val="28"/>
            <w:szCs w:val="28"/>
          </w:rPr>
          <w:delText xml:space="preserve">suas informações são confirmadas</w:delText>
        </w:r>
      </w:del>
      <w:ins w:id="1586" w:author="Assessor GDSXSR" w:date="2026-10-31T19:47:12Z">
        <w:r>
          <w:rPr>
            <w:rFonts w:ascii="Arial" w:hAnsi="Arial" w:cs="Arial"/>
            <w:color w:val="808080"/>
            <w:sz w:val="28"/>
            <w:szCs w:val="28"/>
          </w:rPr>
          <w:t xml:space="preserve">confirmada</w:t>
        </w:r>
      </w:ins>
      <w:r>
        <w:rPr>
          <w:rFonts w:ascii="Arial" w:hAnsi="Arial" w:cs="Arial"/>
          <w:color w:val="000000" w:themeColor="text1"/>
          <w:sz w:val="28"/>
          <w:szCs w:val="28"/>
        </w:rPr>
        <w:t xml:space="preserve"> por outros elementos</w:t>
      </w:r>
      <w:del w:id="1587" w:author="Assessor GDSXSR" w:date="2026-10-31T19:47:12Z">
        <w:r>
          <w:rPr>
            <w:rFonts w:ascii="Arial" w:hAnsi="Arial" w:cs="Arial"/>
            <w:color w:val="000000" w:themeColor="text1"/>
            <w:sz w:val="28"/>
            <w:szCs w:val="28"/>
          </w:rPr>
          <w:delText xml:space="preserve">.</w:delText>
        </w:r>
      </w:del>
      <w:ins w:id="1588" w:author="Assessor GDSXSR" w:date="2026-10-31T19:47:12Z">
        <w:r>
          <w:rPr>
            <w:rFonts w:ascii="Arial" w:hAnsi="Arial" w:cs="Arial"/>
            <w:color w:val="808080"/>
            <w:sz w:val="28"/>
            <w:szCs w:val="28"/>
          </w:rPr>
          <w:t xml:space="preserve">,</w:t>
        </w:r>
      </w:ins>
      <w:r>
        <w:rPr>
          <w:rFonts w:ascii="Arial" w:hAnsi="Arial" w:cs="Arial"/>
          <w:color w:val="000000" w:themeColor="text1"/>
          <w:sz w:val="28"/>
          <w:szCs w:val="28"/>
        </w:rPr>
        <w:t xml:space="preserve"> </w:t>
      </w:r>
      <w:del w:id="1589" w:author="Assessor GDSXSR" w:date="2026-10-31T19:47:12Z">
        <w:r>
          <w:rPr>
            <w:rFonts w:ascii="Arial" w:hAnsi="Arial" w:cs="Arial"/>
            <w:color w:val="000000" w:themeColor="text1"/>
            <w:sz w:val="28"/>
            <w:szCs w:val="28"/>
          </w:rPr>
          <w:delText xml:space="preserve">O</w:delText>
        </w:r>
      </w:del>
      <w:ins w:id="1590" w:author="Assessor GDSXSR" w:date="2026-10-31T19:47:12Z">
        <w:r>
          <w:rPr>
            <w:rFonts w:ascii="Arial" w:hAnsi="Arial" w:cs="Arial"/>
            <w:color w:val="808080"/>
            <w:sz w:val="28"/>
            <w:szCs w:val="28"/>
          </w:rPr>
          <w:t xml:space="preserve">mas</w:t>
        </w:r>
      </w:ins>
      <w:r>
        <w:rPr>
          <w:rFonts w:ascii="Arial" w:hAnsi="Arial" w:cs="Arial"/>
          <w:color w:val="000000" w:themeColor="text1"/>
          <w:sz w:val="28"/>
          <w:szCs w:val="28"/>
        </w:rPr>
        <w:t xml:space="preserve"> </w:t>
      </w:r>
      <w:del w:id="1591" w:author="Assessor GDSXSR" w:date="2026-10-31T19:47:12Z">
        <w:r>
          <w:rPr>
            <w:rFonts w:ascii="Arial" w:hAnsi="Arial" w:cs="Arial"/>
            <w:color w:val="000000" w:themeColor="text1"/>
            <w:sz w:val="28"/>
            <w:szCs w:val="28"/>
          </w:rPr>
          <w:delText xml:space="preserve">que</w:delText>
        </w:r>
      </w:del>
      <w:ins w:id="1592" w:author="Assessor GDSXSR" w:date="2026-10-31T19:47:12Z">
        <w:r>
          <w:rPr>
            <w:rFonts w:ascii="Arial" w:hAnsi="Arial" w:cs="Arial"/>
            <w:color w:val="808080"/>
            <w:sz w:val="28"/>
            <w:szCs w:val="28"/>
          </w:rPr>
          <w:t xml:space="preserve">a autorização fiscal da nota eletrônica atesta apenas a regularidade da emissão perante o fisco, e</w:t>
        </w:r>
      </w:ins>
      <w:r>
        <w:rPr>
          <w:rFonts w:ascii="Arial" w:hAnsi="Arial" w:cs="Arial"/>
          <w:color w:val="000000" w:themeColor="text1"/>
          <w:sz w:val="28"/>
          <w:szCs w:val="28"/>
        </w:rPr>
        <w:t xml:space="preserve"> não </w:t>
      </w:r>
      <w:del w:id="1593" w:author="Assessor GDSXSR" w:date="2026-10-31T19:47:12Z">
        <w:r>
          <w:rPr>
            <w:rFonts w:ascii="Arial" w:hAnsi="Arial" w:cs="Arial"/>
            <w:color w:val="000000" w:themeColor="text1"/>
            <w:sz w:val="28"/>
            <w:szCs w:val="28"/>
          </w:rPr>
          <w:delText xml:space="preserve">se mostra possível é atribuir ao documento unilateral valor absoluto, especialmente quando </w:delText>
        </w:r>
      </w:del>
      <w:r>
        <w:rPr>
          <w:rFonts w:ascii="Arial" w:hAnsi="Arial" w:cs="Arial"/>
          <w:color w:val="000000" w:themeColor="text1"/>
          <w:sz w:val="28"/>
          <w:szCs w:val="28"/>
        </w:rPr>
        <w:t xml:space="preserve">a</w:t>
      </w:r>
      <w:del w:id="1594" w:author="Assessor GDSXSR" w:date="2026-10-31T19:47:12Z">
        <w:r>
          <w:rPr>
            <w:rFonts w:ascii="Arial" w:hAnsi="Arial" w:cs="Arial"/>
            <w:color w:val="000000" w:themeColor="text1"/>
            <w:sz w:val="28"/>
            <w:szCs w:val="28"/>
          </w:rPr>
          <w:delText xml:space="preserve"> própria</w:delText>
        </w:r>
      </w:del>
      <w:r>
        <w:rPr>
          <w:rFonts w:ascii="Arial" w:hAnsi="Arial" w:cs="Arial"/>
          <w:color w:val="000000" w:themeColor="text1"/>
          <w:sz w:val="28"/>
          <w:szCs w:val="28"/>
        </w:rPr>
        <w:t xml:space="preserve"> entrega </w:t>
      </w:r>
      <w:del w:id="1595" w:author="Assessor GDSXSR" w:date="2026-10-31T19:47:12Z">
        <w:r>
          <w:rPr>
            <w:rFonts w:ascii="Arial" w:hAnsi="Arial" w:cs="Arial"/>
            <w:color w:val="000000" w:themeColor="text1"/>
            <w:sz w:val="28"/>
            <w:szCs w:val="28"/>
          </w:rPr>
          <w:delText xml:space="preserve">das</w:delText>
        </w:r>
      </w:del>
      <w:ins w:id="1596" w:author="Assessor GDSXSR" w:date="2026-10-31T19:47:12Z">
        <w:r>
          <w:rPr>
            <w:rFonts w:ascii="Arial" w:hAnsi="Arial" w:cs="Arial"/>
            <w:color w:val="808080"/>
            <w:sz w:val="28"/>
            <w:szCs w:val="28"/>
          </w:rPr>
          <w:t xml:space="preserve">dos</w:t>
        </w:r>
      </w:ins>
      <w:r>
        <w:rPr>
          <w:rFonts w:ascii="Arial" w:hAnsi="Arial" w:cs="Arial"/>
          <w:color w:val="000000" w:themeColor="text1"/>
          <w:sz w:val="28"/>
          <w:szCs w:val="28"/>
        </w:rPr>
        <w:t xml:space="preserve"> </w:t>
      </w:r>
      <w:del w:id="1597" w:author="Assessor GDSXSR" w:date="2026-10-31T19:47:12Z">
        <w:r>
          <w:rPr>
            <w:rFonts w:ascii="Arial" w:hAnsi="Arial" w:cs="Arial"/>
            <w:color w:val="000000" w:themeColor="text1"/>
            <w:sz w:val="28"/>
            <w:szCs w:val="28"/>
          </w:rPr>
          <w:delText xml:space="preserve">mercadorias foi contestada de forma específica</w:delText>
        </w:r>
      </w:del>
      <w:ins w:id="1598" w:author="Assessor GDSXSR" w:date="2026-10-31T19:47:12Z">
        <w:r>
          <w:rPr>
            <w:rFonts w:ascii="Arial" w:hAnsi="Arial" w:cs="Arial"/>
            <w:color w:val="808080"/>
            <w:sz w:val="28"/>
            <w:szCs w:val="28"/>
          </w:rPr>
          <w:t xml:space="preserve">produtos</w:t>
        </w:r>
      </w:ins>
      <w:r>
        <w:rPr>
          <w:rFonts w:ascii="Arial" w:hAnsi="Arial" w:cs="Arial"/>
          <w:color w:val="000000" w:themeColor="text1"/>
          <w:sz w:val="28"/>
          <w:szCs w:val="28"/>
        </w:rPr>
        <w:t xml:space="preserve">.</w:t>
      </w:r>
    </w:p>
    <w:p w14:paraId="2C28C737" w14:textId="77777777" w:rsidR="00DC1A8E" w:rsidRDefault="00DC1A8E" w:rsidP="00FF33EC">
      <w:pPr>
        <w:spacing w:after="0" w:line="360" w:lineRule="auto"/>
        <w:ind w:firstLine="2268"/>
        <w:jc w:val="both"/>
        <w:rPr>
          <w:rFonts w:ascii="Arial" w:hAnsi="Arial" w:cs="Arial"/>
          <w:color w:val="000000" w:themeColor="text1"/>
          <w:sz w:val="28"/>
          <w:szCs w:val="28"/>
        </w:rPr>
      </w:pPr>
    </w:p>
    <w:p w14:paraId="31B59A73" w14:textId="4C4B5656" w:rsidR="00DC1A8E" w:rsidRDefault="00DC1A8E" w:rsidP="00FF33EC">
      <w:pPr>
        <w:spacing w:after="0" w:line="360" w:lineRule="auto"/>
        <w:ind w:firstLine="2268"/>
        <w:jc w:val="both"/>
        <w:rPr>
          <w:rFonts w:ascii="Arial" w:hAnsi="Arial" w:cs="Arial"/>
          <w:color w:val="000000" w:themeColor="text1"/>
          <w:sz w:val="28"/>
          <w:szCs w:val="28"/>
        </w:rPr>
      </w:pPr>
      <w:del w:id="1599" w:author="Assessor GDSXSR" w:date="2026-10-31T19:47:12Z">
        <w:r>
          <w:rPr>
            <w:rFonts w:ascii="Arial" w:hAnsi="Arial" w:cs="Arial"/>
            <w:color w:val="000000" w:themeColor="text1"/>
            <w:sz w:val="28"/>
            <w:szCs w:val="28"/>
          </w:rPr>
          <w:delText xml:space="preserve">A</w:delText>
        </w:r>
      </w:del>
      <w:ins w:id="1600" w:author="Assessor GDSXSR" w:date="2026-10-31T19:47:12Z">
        <w:r>
          <w:rPr>
            <w:rFonts w:ascii="Arial" w:hAnsi="Arial" w:cs="Arial"/>
            <w:color w:val="808080"/>
            <w:sz w:val="28"/>
            <w:szCs w:val="28"/>
          </w:rPr>
          <w:t xml:space="preserve">Nesse</w:t>
        </w:r>
      </w:ins>
      <w:r>
        <w:rPr>
          <w:rFonts w:ascii="Arial" w:hAnsi="Arial" w:cs="Arial"/>
          <w:color w:val="000000" w:themeColor="text1"/>
          <w:sz w:val="28"/>
          <w:szCs w:val="28"/>
        </w:rPr>
        <w:t xml:space="preserve"> </w:t>
      </w:r>
      <w:del w:id="1601" w:author="Assessor GDSXSR" w:date="2026-10-31T19:47:12Z">
        <w:r>
          <w:rPr>
            <w:rFonts w:ascii="Arial" w:hAnsi="Arial" w:cs="Arial"/>
            <w:color w:val="000000" w:themeColor="text1"/>
            <w:sz w:val="28"/>
            <w:szCs w:val="28"/>
          </w:rPr>
          <w:delText xml:space="preserve">propósito, veja-se o seguinte precedente deste Tribunal de Justiça</w:delText>
        </w:r>
      </w:del>
      <w:ins w:id="1602" w:author="Assessor GDSXSR" w:date="2026-10-31T19:47:12Z">
        <w:r>
          <w:rPr>
            <w:rFonts w:ascii="Arial" w:hAnsi="Arial" w:cs="Arial"/>
            <w:color w:val="808080"/>
            <w:sz w:val="28"/>
            <w:szCs w:val="28"/>
          </w:rPr>
          <w:t xml:space="preserve">sentido</w:t>
        </w:r>
      </w:ins>
      <w:r>
        <w:rPr>
          <w:rFonts w:ascii="Arial" w:hAnsi="Arial" w:cs="Arial"/>
          <w:color w:val="000000" w:themeColor="text1"/>
          <w:sz w:val="28"/>
          <w:szCs w:val="28"/>
        </w:rPr>
        <w:t xml:space="preserve">:</w:t>
      </w:r>
    </w:p>
    <w:p w14:paraId="1D06F3F8" w14:textId="77777777" w:rsidR="00E853A7" w:rsidRDefault="00E853A7" w:rsidP="00FF33EC">
      <w:pPr>
        <w:spacing w:after="0" w:line="360" w:lineRule="auto"/>
        <w:ind w:firstLine="2268"/>
        <w:jc w:val="both"/>
        <w:rPr>
          <w:rFonts w:ascii="Arial" w:hAnsi="Arial" w:cs="Arial"/>
          <w:color w:val="000000" w:themeColor="text1"/>
          <w:sz w:val="28"/>
          <w:szCs w:val="28"/>
        </w:rPr>
      </w:pPr>
    </w:p>
    <w:p w14:paraId="602C288E" w14:textId="59F23714" w:rsidR="00E853A7" w:rsidRDefault="00E853A7" w:rsidP="00305B9A">
      <w:pPr>
        <w:spacing w:after="0" w:line="360" w:lineRule="auto"/>
        <w:ind w:left="2268"/>
        <w:jc w:val="both"/>
        <w:rPr>
          <w:rFonts w:ascii="Arial" w:hAnsi="Arial" w:cs="Arial"/>
          <w:i/>
          <w:iCs/>
          <w:sz w:val="26"/>
          <w:szCs w:val="26"/>
        </w:rPr>
      </w:pPr>
      <w:r>
        <w:rPr>
          <w:rFonts w:ascii="Arial" w:hAnsi="Arial" w:cs="Arial"/>
          <w:i/>
          <w:color w:val="000000" w:themeColor="text1"/>
          <w:sz w:val="26"/>
          <w:szCs w:val="28"/>
          <w:rPrChange w:id="1603" w:author="Assessor GDSXSR" w:date="2026-10-31T19:47:12Z">
            <w:rPr>
              <w:rFonts w:ascii="Arial" w:hAnsi="Arial" w:cs="Arial"/>
              <w:color w:val="000000" w:themeColor="text1"/>
              <w:sz w:val="28"/>
              <w:szCs w:val="28"/>
            </w:rPr>
          </w:rPrChange>
        </w:rPr>
        <w:t xml:space="preserve">“</w:t>
      </w:r>
      <w:r>
        <w:rPr>
          <w:rFonts w:ascii="Arial" w:hAnsi="Arial" w:cs="Arial"/>
          <w:i/>
          <w:iCs/>
          <w:sz w:val="26"/>
          <w:szCs w:val="26"/>
          <w:rPrChange w:id="1604" w:author="Assessor GDSXSR" w:date="2026-10-31T19:47:12Z">
            <w:rPr>
              <w:rFonts w:ascii="Arial" w:hAnsi="Arial" w:cs="Arial"/>
              <w:i/>
              <w:iCs/>
              <w:sz w:val="26"/>
              <w:szCs w:val="26"/>
            </w:rPr>
          </w:rPrChange>
        </w:rPr>
        <w:t xml:space="preserve">(...)</w:t>
      </w:r>
      <w:r>
        <w:rPr>
          <w:rFonts w:ascii="Arial" w:hAnsi="Arial" w:cs="Arial"/>
          <w:i/>
          <w:iCs/>
          <w:sz w:val="26"/>
          <w:szCs w:val="26"/>
          <w:rPrChange w:id="1605" w:author="Assessor GDSXSR" w:date="2026-10-31T19:47:12Z">
            <w:rPr>
              <w:rFonts w:ascii="Arial" w:hAnsi="Arial" w:cs="Arial"/>
              <w:i/>
              <w:iCs/>
              <w:sz w:val="26"/>
              <w:szCs w:val="26"/>
            </w:rPr>
          </w:rPrChange>
        </w:rPr>
        <w:t xml:space="preserve"> </w:t>
      </w:r>
      <w:r>
        <w:rPr>
          <w:rFonts w:ascii="Arial" w:hAnsi="Arial" w:cs="Arial"/>
          <w:i/>
          <w:iCs/>
          <w:sz w:val="26"/>
          <w:szCs w:val="26"/>
          <w:rPrChange w:id="1606" w:author="Assessor GDSXSR" w:date="2026-10-31T19:47:12Z">
            <w:rPr>
              <w:rFonts w:ascii="Arial" w:hAnsi="Arial" w:cs="Arial"/>
              <w:i/>
              <w:iCs/>
              <w:sz w:val="26"/>
              <w:szCs w:val="26"/>
            </w:rPr>
          </w:rPrChange>
        </w:rPr>
        <w:t xml:space="preserve">16. A jurisprudência desta Turma Recursal e das Turmas Cíveis do TJDFT é pacífica no sentido de que a nota fiscal emitida unilateralmente, sem aceite da parte contratante, </w:t>
      </w:r>
      <w:r>
        <w:rPr>
          <w:rFonts w:ascii="Arial" w:hAnsi="Arial" w:cs="Arial"/>
          <w:i/>
          <w:iCs/>
          <w:sz w:val="26"/>
          <w:szCs w:val="26"/>
          <w:u w:val="single"/>
          <w:rPrChange w:id="1607" w:author="Assessor GDSXSR" w:date="2026-10-31T19:47:12Z">
            <w:rPr>
              <w:rFonts w:ascii="Arial" w:hAnsi="Arial" w:cs="Arial"/>
              <w:i/>
              <w:iCs/>
              <w:sz w:val="26"/>
              <w:szCs w:val="26"/>
            </w:rPr>
          </w:rPrChange>
        </w:rPr>
        <w:t xml:space="preserve">não é documento suficiente para comprovar a efetiva prestação dos serviços contratados</w:t>
      </w:r>
      <w:r>
        <w:rPr>
          <w:rFonts w:ascii="Arial" w:hAnsi="Arial" w:cs="Arial"/>
          <w:i/>
          <w:iCs/>
          <w:sz w:val="26"/>
          <w:szCs w:val="26"/>
          <w:rPrChange w:id="1608" w:author="Assessor GDSXSR" w:date="2026-10-31T19:47:12Z">
            <w:rPr>
              <w:rFonts w:ascii="Arial" w:hAnsi="Arial" w:cs="Arial"/>
              <w:i/>
              <w:iCs/>
              <w:sz w:val="26"/>
              <w:szCs w:val="26"/>
            </w:rPr>
          </w:rPrChange>
        </w:rPr>
        <w:t xml:space="preserve"> (</w:t>
      </w:r>
      <w:del w:id="1609" w:author="Assessor GDSXSR" w:date="2026-10-31T19:47:12Z">
        <w:r>
          <w:rPr>
            <w:rFonts w:ascii="Arial" w:hAnsi="Arial" w:cs="Arial"/>
            <w:i/>
            <w:iCs/>
            <w:sz w:val="26"/>
            <w:szCs w:val="26"/>
          </w:rPr>
          <w:delText xml:space="preserve">Acórdão 1661092, Proc. 0765876-06.2021.8.07.0016, Rel. Arnaldo Corrêa Silva, SEGUNDA TURMA RECURSAL, DJe 16/02/2023; Acórdão 1771255, Proc. 07322855820228070003, Rel. Carlos Pires Soares Neto, 1ª Turma Cível, DJe 27/10/2023). Para a execução de título extrajudicial fundado em contrato de prestação de serviços, é imprescindível a comprovação da entrega e do recebimento dos serviços pelo contratante, não bastando a mera emissão unilateral da nota fiscal. </w:delText>
        </w:r>
        <w:r>
          <w:rPr>
            <w:rFonts w:ascii="Arial" w:hAnsi="Arial" w:cs="Arial"/>
            <w:i/>
            <w:iCs/>
            <w:sz w:val="26"/>
            <w:szCs w:val="26"/>
          </w:rPr>
          <w:delText xml:space="preserve">(</w:delText>
        </w:r>
      </w:del>
      <w:r>
        <w:rPr>
          <w:rFonts w:ascii="Arial" w:hAnsi="Arial" w:cs="Arial"/>
          <w:i/>
          <w:iCs/>
          <w:sz w:val="26"/>
          <w:szCs w:val="26"/>
          <w:rPrChange w:id="1610" w:author="Assessor GDSXSR" w:date="2026-10-31T19:47:12Z">
            <w:rPr>
              <w:rFonts w:ascii="Arial" w:hAnsi="Arial" w:cs="Arial"/>
              <w:i/>
              <w:iCs/>
              <w:sz w:val="26"/>
              <w:szCs w:val="26"/>
            </w:rPr>
          </w:rPrChange>
        </w:rPr>
        <w:t xml:space="preserve">...)</w:t>
      </w:r>
      <w:r>
        <w:rPr>
          <w:rFonts w:ascii="Arial" w:hAnsi="Arial" w:cs="Arial"/>
          <w:i/>
          <w:iCs/>
          <w:sz w:val="26"/>
          <w:szCs w:val="26"/>
          <w:rPrChange w:id="1611" w:author="Assessor GDSXSR" w:date="2026-10-31T19:47:12Z">
            <w:rPr>
              <w:rFonts w:ascii="Arial" w:hAnsi="Arial" w:cs="Arial"/>
              <w:i/>
              <w:iCs/>
              <w:sz w:val="26"/>
              <w:szCs w:val="26"/>
            </w:rPr>
          </w:rPrChange>
        </w:rPr>
        <w:t xml:space="preserve">.</w:t>
      </w:r>
      <w:r>
        <w:rPr>
          <w:rFonts w:ascii="Arial" w:hAnsi="Arial" w:cs="Arial"/>
          <w:i/>
          <w:iCs/>
          <w:sz w:val="26"/>
          <w:szCs w:val="26"/>
          <w:rPrChange w:id="1612" w:author="Assessor GDSXSR" w:date="2026-10-31T19:47:12Z">
            <w:rPr>
              <w:rFonts w:ascii="Arial" w:hAnsi="Arial" w:cs="Arial"/>
              <w:i/>
              <w:iCs/>
              <w:sz w:val="26"/>
              <w:szCs w:val="26"/>
            </w:rPr>
          </w:rPrChange>
        </w:rPr>
        <w:t xml:space="preserve">”</w:t>
      </w:r>
      <w:r>
        <w:rPr>
          <w:rFonts w:ascii="Arial" w:hAnsi="Arial" w:cs="Arial"/>
          <w:i/>
          <w:iCs/>
          <w:sz w:val="26"/>
          <w:szCs w:val="26"/>
          <w:rPrChange w:id="1613" w:author="Assessor GDSXSR" w:date="2026-10-31T19:47:12Z">
            <w:rPr>
              <w:rFonts w:ascii="Arial" w:hAnsi="Arial" w:cs="Arial"/>
              <w:i/>
              <w:iCs/>
              <w:sz w:val="26"/>
              <w:szCs w:val="26"/>
            </w:rPr>
          </w:rPrChange>
        </w:rPr>
        <w:t xml:space="preserve"> </w:t>
      </w:r>
      <w:r>
        <w:rPr>
          <w:rFonts w:ascii="Arial" w:hAnsi="Arial" w:cs="Arial"/>
          <w:i/>
          <w:iCs/>
          <w:sz w:val="26"/>
          <w:szCs w:val="26"/>
          <w:rPrChange w:id="1614" w:author="Assessor GDSXSR" w:date="2026-10-31T19:47:12Z">
            <w:rPr>
              <w:rFonts w:ascii="Arial" w:hAnsi="Arial" w:cs="Arial"/>
              <w:i/>
              <w:iCs/>
              <w:sz w:val="26"/>
              <w:szCs w:val="26"/>
            </w:rPr>
          </w:rPrChange>
        </w:rPr>
        <w:t xml:space="preserve">(Acórdão 2129639, 0734144-02.2024.8.07.0016, Relator(a): EVANDRO NEIVA DE AMORIM, PRIMEIRA TURMA RECURSAL, data de julgamento: 27/05/2026, publicado no DJe: 08/06/2026)</w:t>
      </w:r>
      <w:ins w:id="1615" w:author="Assessor GDSXSR" w:date="2026-10-31T19:47:12Z">
        <w:r>
          <w:rPr>
            <w:rFonts w:ascii="Arial" w:hAnsi="Arial" w:cs="Arial"/>
            <w:i/>
            <w:iCs/>
            <w:color w:val="808080"/>
            <w:sz w:val="26"/>
            <w:szCs w:val="26"/>
          </w:rPr>
          <w:t xml:space="preserve"> – Grifei</w:t>
        </w:r>
      </w:ins>
    </w:p>
    <w:p w14:paraId="7A508834" w14:textId="77777777" w:rsidR="00DC1A8E" w:rsidRPr="00FF33EC" w:rsidRDefault="00DC1A8E" w:rsidP="00DC1A8E">
      <w:pPr>
        <w:spacing w:after="0" w:line="360" w:lineRule="auto"/>
        <w:ind w:firstLine="2268"/>
        <w:jc w:val="both"/>
        <w:rPr>
          <w:rFonts w:ascii="Arial" w:hAnsi="Arial" w:cs="Arial"/>
          <w:color w:val="000000" w:themeColor="text1"/>
          <w:sz w:val="28"/>
          <w:szCs w:val="28"/>
        </w:rPr>
      </w:pPr>
    </w:p>
    <w:p w14:paraId="6FF0613E" w14:textId="77777777" w:rsidR="00FF33EC" w:rsidRDefault="00FF33EC" w:rsidP="00FF33EC">
      <w:pPr>
        <w:spacing w:after="0" w:line="360" w:lineRule="auto"/>
        <w:ind w:firstLine="2268"/>
        <w:jc w:val="both"/>
        <w:rPr>
          <w:del w:id="1617" w:author="Assessor GDSXSR" w:date="2026-10-31T19:47:12Z"/>
          <w:rFonts w:ascii="Arial" w:hAnsi="Arial" w:cs="Arial"/>
          <w:color w:val="000000" w:themeColor="text1"/>
          <w:sz w:val="28"/>
          <w:szCs w:val="28"/>
        </w:rPr>
      </w:pPr>
      <w:del w:id="1616" w:author="Assessor GDSXSR" w:date="2026-10-31T19:47:12Z">
        <w:r w:rsidRPr="00FF33EC">
          <w:rPr>
            <w:rFonts w:ascii="Arial" w:hAnsi="Arial" w:cs="Arial"/>
            <w:color w:val="000000" w:themeColor="text1"/>
            <w:sz w:val="28"/>
            <w:szCs w:val="28"/>
          </w:rPr>
          <w:delText>A autorização fiscal da nota eletrônica não modifica essa conclusão. Ela demonstra a regularidade da emissão perante o sistema tributário, mas não confirma que os produtos foram entregues à destinatária. Há diferença entre a declaração fiscal de uma operação e a efetiva execução do negócio jurídico.</w:delText>
        </w:r>
      </w:del>
    </w:p>
    <w:p w14:paraId="7C07212F" w14:textId="77777777" w:rsidR="00DC1A8E" w:rsidRPr="00FF33EC" w:rsidRDefault="00DC1A8E" w:rsidP="00FF33EC">
      <w:pPr>
        <w:spacing w:after="0" w:line="360" w:lineRule="auto"/>
        <w:ind w:firstLine="2268"/>
        <w:jc w:val="both"/>
        <w:rPr>
          <w:del w:id="1618" w:author="Assessor GDSXSR" w:date="2026-10-31T19:47:12Z"/>
          <w:rFonts w:ascii="Arial" w:hAnsi="Arial" w:cs="Arial"/>
          <w:color w:val="000000" w:themeColor="text1"/>
          <w:sz w:val="28"/>
          <w:szCs w:val="28"/>
        </w:rPr>
      </w:pPr>
    </w:p>
    <w:p w14:paraId="73CF68A1" w14:textId="4815D80D" w:rsidR="00FF33EC" w:rsidRDefault="00E2719F" w:rsidP="00FF33E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Por sua vez, a</w:t>
      </w:r>
      <w:r>
        <w:rPr>
          <w:rFonts w:ascii="Arial" w:hAnsi="Arial" w:cs="Arial"/>
          <w:color w:val="000000" w:themeColor="text1"/>
          <w:sz w:val="28"/>
          <w:szCs w:val="28"/>
        </w:rPr>
        <w:t xml:space="preserve"> apelante</w:t>
      </w:r>
      <w:r>
        <w:rPr>
          <w:rFonts w:ascii="Arial" w:hAnsi="Arial" w:cs="Arial"/>
          <w:color w:val="000000" w:themeColor="text1"/>
          <w:sz w:val="28"/>
          <w:szCs w:val="28"/>
        </w:rPr>
        <w:t xml:space="preserve"> </w:t>
      </w:r>
      <w:r>
        <w:rPr>
          <w:rFonts w:ascii="Arial" w:hAnsi="Arial" w:cs="Arial"/>
          <w:color w:val="000000" w:themeColor="text1"/>
          <w:sz w:val="28"/>
          <w:szCs w:val="28"/>
        </w:rPr>
        <w:t xml:space="preserve">não apresentou defesa genérica</w:t>
      </w:r>
      <w:del w:id="1619" w:author="Assessor GDSXSR" w:date="2026-10-31T19:47:12Z">
        <w:r>
          <w:rPr>
            <w:rFonts w:ascii="Arial" w:hAnsi="Arial" w:cs="Arial"/>
            <w:color w:val="000000" w:themeColor="text1"/>
            <w:sz w:val="28"/>
            <w:szCs w:val="28"/>
          </w:rPr>
          <w:delText xml:space="preserve">.</w:delText>
        </w:r>
      </w:del>
      <w:ins w:id="1620" w:author="Assessor GDSXSR" w:date="2026-10-31T19:47:12Z">
        <w:r>
          <w:rPr>
            <w:rFonts w:ascii="Arial" w:hAnsi="Arial" w:cs="Arial"/>
            <w:color w:val="808080"/>
            <w:sz w:val="28"/>
            <w:szCs w:val="28"/>
          </w:rPr>
          <w:t xml:space="preserve">,</w:t>
        </w:r>
      </w:ins>
      <w:r>
        <w:rPr>
          <w:rFonts w:ascii="Arial" w:hAnsi="Arial" w:cs="Arial"/>
          <w:color w:val="000000" w:themeColor="text1"/>
          <w:sz w:val="28"/>
          <w:szCs w:val="28"/>
        </w:rPr>
        <w:t xml:space="preserve"> </w:t>
      </w:r>
      <w:del w:id="1621" w:author="Assessor GDSXSR" w:date="2026-10-31T19:47:12Z">
        <w:r>
          <w:rPr>
            <w:rFonts w:ascii="Arial" w:hAnsi="Arial" w:cs="Arial"/>
            <w:color w:val="000000" w:themeColor="text1"/>
            <w:sz w:val="28"/>
            <w:szCs w:val="28"/>
          </w:rPr>
          <w:delText xml:space="preserve">Desde</w:delText>
        </w:r>
      </w:del>
      <w:ins w:id="1622" w:author="Assessor GDSXSR" w:date="2026-10-31T19:47:12Z">
        <w:r>
          <w:rPr>
            <w:rFonts w:ascii="Arial" w:hAnsi="Arial" w:cs="Arial"/>
            <w:color w:val="808080"/>
            <w:sz w:val="28"/>
            <w:szCs w:val="28"/>
          </w:rPr>
          <w:t xml:space="preserve">pois desde</w:t>
        </w:r>
      </w:ins>
      <w:r>
        <w:rPr>
          <w:rFonts w:ascii="Arial" w:hAnsi="Arial" w:cs="Arial"/>
          <w:color w:val="000000" w:themeColor="text1"/>
          <w:sz w:val="28"/>
          <w:szCs w:val="28"/>
        </w:rPr>
        <w:t xml:space="preserve"> a contestação</w:t>
      </w:r>
      <w:del w:id="1623" w:author="Assessor GDSXSR" w:date="2026-10-31T19:47:12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apontou a ausência de comprovante de entrega</w:t>
      </w:r>
      <w:del w:id="1624" w:author="Assessor GDSXSR" w:date="2026-10-31T19:47:12Z">
        <w:r>
          <w:rPr>
            <w:rFonts w:ascii="Arial" w:hAnsi="Arial" w:cs="Arial"/>
            <w:color w:val="000000" w:themeColor="text1"/>
            <w:sz w:val="28"/>
            <w:szCs w:val="28"/>
          </w:rPr>
          <w:delText xml:space="preserve">,</w:delText>
        </w:r>
      </w:del>
      <w:ins w:id="1625" w:author="Assessor GDSXSR" w:date="2026-10-31T19:47:12Z">
        <w:r>
          <w:rPr>
            <w:rFonts w:ascii="Arial" w:hAnsi="Arial" w:cs="Arial"/>
            <w:color w:val="808080"/>
            <w:sz w:val="28"/>
            <w:szCs w:val="28"/>
          </w:rPr>
          <w:t xml:space="preserve"> e</w:t>
        </w:r>
      </w:ins>
      <w:r>
        <w:rPr>
          <w:rFonts w:ascii="Arial" w:hAnsi="Arial" w:cs="Arial"/>
          <w:color w:val="000000" w:themeColor="text1"/>
          <w:sz w:val="28"/>
          <w:szCs w:val="28"/>
        </w:rPr>
        <w:t xml:space="preserve"> de aceite </w:t>
      </w:r>
      <w:del w:id="1626" w:author="Assessor GDSXSR" w:date="2026-10-31T19:47:12Z">
        <w:r>
          <w:rPr>
            <w:rFonts w:ascii="Arial" w:hAnsi="Arial" w:cs="Arial"/>
            <w:color w:val="000000" w:themeColor="text1"/>
            <w:sz w:val="28"/>
            <w:szCs w:val="28"/>
          </w:rPr>
          <w:delText xml:space="preserve">e</w:delText>
        </w:r>
      </w:del>
      <w:ins w:id="1627" w:author="Assessor GDSXSR" w:date="2026-10-31T19:47:12Z">
        <w:r>
          <w:rPr>
            <w:rFonts w:ascii="Arial" w:hAnsi="Arial" w:cs="Arial"/>
            <w:color w:val="808080"/>
            <w:sz w:val="28"/>
            <w:szCs w:val="28"/>
          </w:rPr>
          <w:t xml:space="preserve">(ID</w:t>
        </w:r>
      </w:ins>
      <w:r>
        <w:rPr>
          <w:rFonts w:ascii="Arial" w:hAnsi="Arial" w:cs="Arial"/>
          <w:color w:val="000000" w:themeColor="text1"/>
          <w:sz w:val="28"/>
          <w:szCs w:val="28"/>
        </w:rPr>
        <w:t xml:space="preserve"> </w:t>
      </w:r>
      <w:del w:id="1628" w:author="Assessor GDSXSR" w:date="2026-10-31T19:47:12Z">
        <w:r>
          <w:rPr>
            <w:rFonts w:ascii="Arial" w:hAnsi="Arial" w:cs="Arial"/>
            <w:color w:val="000000" w:themeColor="text1"/>
            <w:sz w:val="28"/>
            <w:szCs w:val="28"/>
          </w:rPr>
          <w:delText xml:space="preserve">de registros da contratação</w:delText>
        </w:r>
      </w:del>
      <w:ins w:id="1629" w:author="Assessor GDSXSR" w:date="2026-10-31T19:47:12Z">
        <w:r>
          <w:rPr>
            <w:rFonts w:ascii="Arial" w:hAnsi="Arial" w:cs="Arial"/>
            <w:color w:val="808080"/>
            <w:sz w:val="28"/>
            <w:szCs w:val="28"/>
          </w:rPr>
          <w:t xml:space="preserve">89272409)</w:t>
        </w:r>
      </w:ins>
      <w:r>
        <w:rPr>
          <w:rFonts w:ascii="Arial" w:hAnsi="Arial" w:cs="Arial"/>
          <w:color w:val="000000" w:themeColor="text1"/>
          <w:sz w:val="28"/>
          <w:szCs w:val="28"/>
        </w:rPr>
        <w:t xml:space="preserve">.</w:t>
      </w:r>
      <w:del w:id="1630" w:author="Assessor GDSXSR" w:date="2026-10-31T19:47:12Z">
        <w:r>
          <w:rPr>
            <w:rFonts w:ascii="Arial" w:hAnsi="Arial" w:cs="Arial"/>
            <w:color w:val="000000" w:themeColor="text1"/>
            <w:sz w:val="28"/>
            <w:szCs w:val="28"/>
          </w:rPr>
          <w:delText xml:space="preserve"> Também questionou, de modo direto, a aptidão da nota fiscal para demonstrar o fornecimento.</w:delText>
        </w:r>
      </w:del>
    </w:p>
    <w:p w14:paraId="30FCC643" w14:textId="77777777" w:rsidR="00DC1A8E" w:rsidRPr="00FF33EC" w:rsidRDefault="00DC1A8E" w:rsidP="00FF33EC">
      <w:pPr>
        <w:spacing w:after="0" w:line="360" w:lineRule="auto"/>
        <w:ind w:firstLine="2268"/>
        <w:jc w:val="both"/>
        <w:rPr>
          <w:rFonts w:ascii="Arial" w:hAnsi="Arial" w:cs="Arial"/>
          <w:color w:val="000000" w:themeColor="text1"/>
          <w:sz w:val="28"/>
          <w:szCs w:val="28"/>
        </w:rPr>
      </w:pPr>
    </w:p>
    <w:p w14:paraId="76EDD1E9" w14:textId="1890C574" w:rsidR="00FF33EC" w:rsidRDefault="00FF33EC" w:rsidP="00FF33E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Não seria razoável exigir</w:t>
      </w:r>
      <w:del w:id="1631" w:author="Assessor GDSXSR" w:date="2026-10-31T19:47:12Z">
        <w:r>
          <w:rPr>
            <w:rFonts w:ascii="Arial" w:hAnsi="Arial" w:cs="Arial"/>
            <w:color w:val="000000" w:themeColor="text1"/>
            <w:sz w:val="28"/>
            <w:szCs w:val="28"/>
          </w:rPr>
          <w:delText xml:space="preserve"> da </w:delText>
        </w:r>
        <w:r>
          <w:rPr>
            <w:rFonts w:ascii="Arial" w:hAnsi="Arial" w:cs="Arial"/>
            <w:color w:val="000000" w:themeColor="text1"/>
            <w:sz w:val="28"/>
            <w:szCs w:val="28"/>
          </w:rPr>
          <w:delText xml:space="preserve">apela</w:delText>
        </w:r>
        <w:r>
          <w:rPr>
            <w:rFonts w:ascii="Arial" w:hAnsi="Arial" w:cs="Arial"/>
            <w:color w:val="000000" w:themeColor="text1"/>
            <w:sz w:val="28"/>
            <w:szCs w:val="28"/>
          </w:rPr>
          <w:delText xml:space="preserve">nte</w:delText>
        </w:r>
      </w:del>
      <w:ins w:id="1632" w:author="Assessor GDSXSR" w:date="2026-10-31T19:47:12Z">
        <w:r>
          <w:rPr>
            <w:rFonts w:ascii="Arial" w:hAnsi="Arial" w:cs="Arial"/>
            <w:color w:val="808080"/>
            <w:sz w:val="28"/>
            <w:szCs w:val="28"/>
          </w:rPr>
          <w:t xml:space="preserve">-lhe</w:t>
        </w:r>
      </w:ins>
      <w:r>
        <w:rPr>
          <w:rFonts w:ascii="Arial" w:hAnsi="Arial" w:cs="Arial"/>
          <w:color w:val="000000" w:themeColor="text1"/>
          <w:sz w:val="28"/>
          <w:szCs w:val="28"/>
        </w:rPr>
        <w:t xml:space="preserve"> a</w:t>
      </w:r>
      <w:del w:id="1633" w:author="Assessor GDSXSR" w:date="2026-10-31T19:47:12Z">
        <w:r>
          <w:rPr>
            <w:rFonts w:ascii="Arial" w:hAnsi="Arial" w:cs="Arial"/>
            <w:color w:val="000000" w:themeColor="text1"/>
            <w:sz w:val="28"/>
            <w:szCs w:val="28"/>
          </w:rPr>
          <w:delText xml:space="preserve"> produção de uma</w:delText>
        </w:r>
      </w:del>
      <w:r>
        <w:rPr>
          <w:rFonts w:ascii="Arial" w:hAnsi="Arial" w:cs="Arial"/>
          <w:color w:val="000000" w:themeColor="text1"/>
          <w:sz w:val="28"/>
          <w:szCs w:val="28"/>
        </w:rPr>
        <w:t xml:space="preserve"> prova de que não recebeu as mercadorias</w:t>
      </w:r>
      <w:del w:id="1634" w:author="Assessor GDSXSR" w:date="2026-10-31T19:47:12Z">
        <w:r>
          <w:rPr>
            <w:rFonts w:ascii="Arial" w:hAnsi="Arial" w:cs="Arial"/>
            <w:color w:val="000000" w:themeColor="text1"/>
            <w:sz w:val="28"/>
            <w:szCs w:val="28"/>
          </w:rPr>
          <w:delText xml:space="preserve">. A negativa da contratação é</w:delText>
        </w:r>
      </w:del>
      <w:ins w:id="1635" w:author="Assessor GDSXSR" w:date="2026-10-31T19:47:12Z">
        <w:r>
          <w:rPr>
            <w:rFonts w:ascii="Arial" w:hAnsi="Arial" w:cs="Arial"/>
            <w:color w:val="808080"/>
            <w:sz w:val="28"/>
            <w:szCs w:val="28"/>
          </w:rPr>
          <w:t xml:space="preserve">,</w:t>
        </w:r>
      </w:ins>
      <w:r>
        <w:rPr>
          <w:rFonts w:ascii="Arial" w:hAnsi="Arial" w:cs="Arial"/>
          <w:color w:val="000000" w:themeColor="text1"/>
          <w:sz w:val="28"/>
          <w:szCs w:val="28"/>
        </w:rPr>
        <w:t xml:space="preserve"> fato </w:t>
      </w:r>
      <w:del w:id="1636" w:author="Assessor GDSXSR" w:date="2026-10-31T19:47:12Z">
        <w:r>
          <w:rPr>
            <w:rFonts w:ascii="Arial" w:hAnsi="Arial" w:cs="Arial"/>
            <w:color w:val="000000" w:themeColor="text1"/>
            <w:sz w:val="28"/>
            <w:szCs w:val="28"/>
          </w:rPr>
          <w:delText xml:space="preserve">que, por sua própria natureza, dificilmente comporta demonstração documental</w:delText>
        </w:r>
      </w:del>
      <w:ins w:id="1637" w:author="Assessor GDSXSR" w:date="2026-10-31T19:47:12Z">
        <w:r>
          <w:rPr>
            <w:rFonts w:ascii="Arial" w:hAnsi="Arial" w:cs="Arial"/>
            <w:color w:val="808080"/>
            <w:sz w:val="28"/>
            <w:szCs w:val="28"/>
          </w:rPr>
          <w:t xml:space="preserve">negativo</w:t>
        </w:r>
      </w:ins>
      <w:r>
        <w:rPr>
          <w:rFonts w:ascii="Arial" w:hAnsi="Arial" w:cs="Arial"/>
          <w:color w:val="000000" w:themeColor="text1"/>
          <w:sz w:val="28"/>
          <w:szCs w:val="28"/>
        </w:rPr>
        <w:t xml:space="preserve">. Cabia à autora apresentar </w:t>
      </w:r>
      <w:del w:id="1638" w:author="Assessor GDSXSR" w:date="2026-10-31T19:47:12Z">
        <w:r>
          <w:rPr>
            <w:rFonts w:ascii="Arial" w:hAnsi="Arial" w:cs="Arial"/>
            <w:color w:val="000000" w:themeColor="text1"/>
            <w:sz w:val="28"/>
            <w:szCs w:val="28"/>
          </w:rPr>
          <w:delText xml:space="preserve">algum </w:delText>
        </w:r>
      </w:del>
      <w:r>
        <w:rPr>
          <w:rFonts w:ascii="Arial" w:hAnsi="Arial" w:cs="Arial"/>
          <w:color w:val="000000" w:themeColor="text1"/>
          <w:sz w:val="28"/>
          <w:szCs w:val="28"/>
        </w:rPr>
        <w:t xml:space="preserve">elemento </w:t>
      </w:r>
      <w:del w:id="1639" w:author="Assessor GDSXSR" w:date="2026-10-31T19:47:12Z">
        <w:r>
          <w:rPr>
            <w:rFonts w:ascii="Arial" w:hAnsi="Arial" w:cs="Arial"/>
            <w:color w:val="000000" w:themeColor="text1"/>
            <w:sz w:val="28"/>
            <w:szCs w:val="28"/>
          </w:rPr>
          <w:delText xml:space="preserve">capaz</w:delText>
        </w:r>
      </w:del>
      <w:ins w:id="1640" w:author="Assessor GDSXSR" w:date="2026-10-31T19:47:12Z">
        <w:r>
          <w:rPr>
            <w:rFonts w:ascii="Arial" w:hAnsi="Arial" w:cs="Arial"/>
            <w:color w:val="808080"/>
            <w:sz w:val="28"/>
            <w:szCs w:val="28"/>
          </w:rPr>
          <w:t xml:space="preserve">que</w:t>
        </w:r>
      </w:ins>
      <w:r>
        <w:rPr>
          <w:rFonts w:ascii="Arial" w:hAnsi="Arial" w:cs="Arial"/>
          <w:color w:val="000000" w:themeColor="text1"/>
          <w:sz w:val="28"/>
          <w:szCs w:val="28"/>
        </w:rPr>
        <w:t xml:space="preserve"> </w:t>
      </w:r>
      <w:del w:id="1641" w:author="Assessor GDSXSR" w:date="2026-10-31T19:47:12Z">
        <w:r>
          <w:rPr>
            <w:rFonts w:ascii="Arial" w:hAnsi="Arial" w:cs="Arial"/>
            <w:color w:val="000000" w:themeColor="text1"/>
            <w:sz w:val="28"/>
            <w:szCs w:val="28"/>
          </w:rPr>
          <w:delText xml:space="preserve">de confirmar</w:delText>
        </w:r>
      </w:del>
      <w:ins w:id="1642" w:author="Assessor GDSXSR" w:date="2026-10-31T19:47:12Z">
        <w:r>
          <w:rPr>
            <w:rFonts w:ascii="Arial" w:hAnsi="Arial" w:cs="Arial"/>
            <w:color w:val="808080"/>
            <w:sz w:val="28"/>
            <w:szCs w:val="28"/>
          </w:rPr>
          <w:t xml:space="preserve">confirmasse</w:t>
        </w:r>
      </w:ins>
      <w:r>
        <w:rPr>
          <w:rFonts w:ascii="Arial" w:hAnsi="Arial" w:cs="Arial"/>
          <w:color w:val="000000" w:themeColor="text1"/>
          <w:sz w:val="28"/>
          <w:szCs w:val="28"/>
        </w:rPr>
        <w:t xml:space="preserve"> a entrega,</w:t>
      </w:r>
      <w:del w:id="1643" w:author="Assessor GDSXSR" w:date="2026-10-31T19:47:12Z">
        <w:r>
          <w:rPr>
            <w:rFonts w:ascii="Arial" w:hAnsi="Arial" w:cs="Arial"/>
            <w:color w:val="000000" w:themeColor="text1"/>
            <w:sz w:val="28"/>
            <w:szCs w:val="28"/>
          </w:rPr>
          <w:delText xml:space="preserve"> pois esse fato constitui o</w:delText>
        </w:r>
      </w:del>
      <w:r>
        <w:rPr>
          <w:rFonts w:ascii="Arial" w:hAnsi="Arial" w:cs="Arial"/>
          <w:color w:val="000000" w:themeColor="text1"/>
          <w:sz w:val="28"/>
          <w:szCs w:val="28"/>
        </w:rPr>
        <w:t xml:space="preserve"> fundamento da cobrança.</w:t>
      </w:r>
    </w:p>
    <w:p w14:paraId="589305ED" w14:textId="77777777" w:rsidR="000C78F1" w:rsidRDefault="000C78F1" w:rsidP="00FF33EC">
      <w:pPr>
        <w:spacing w:after="0" w:line="360" w:lineRule="auto"/>
        <w:ind w:firstLine="2268"/>
        <w:jc w:val="both"/>
        <w:rPr>
          <w:rFonts w:ascii="Arial" w:hAnsi="Arial" w:cs="Arial"/>
          <w:color w:val="000000" w:themeColor="text1"/>
          <w:sz w:val="28"/>
          <w:szCs w:val="28"/>
        </w:rPr>
      </w:pPr>
    </w:p>
    <w:p w14:paraId="7A4063E6" w14:textId="5177E41D" w:rsidR="000C78F1" w:rsidRDefault="000C78F1" w:rsidP="00FF33EC">
      <w:pPr>
        <w:spacing w:after="0" w:line="360" w:lineRule="auto"/>
        <w:ind w:firstLine="2268"/>
        <w:jc w:val="both"/>
        <w:rPr>
          <w:rFonts w:ascii="Arial" w:hAnsi="Arial" w:cs="Arial"/>
          <w:color w:val="000000" w:themeColor="text1"/>
          <w:sz w:val="28"/>
          <w:szCs w:val="28"/>
        </w:rPr>
      </w:pPr>
      <w:del w:id="1644" w:author="Assessor GDSXSR" w:date="2026-10-31T19:47:12Z">
        <w:r>
          <w:rPr>
            <w:rFonts w:ascii="Arial" w:hAnsi="Arial" w:cs="Arial"/>
            <w:color w:val="000000" w:themeColor="text1"/>
            <w:sz w:val="28"/>
            <w:szCs w:val="28"/>
          </w:rPr>
          <w:delText xml:space="preserve">Nos termos do art. 373, </w:delText>
        </w:r>
        <w:r>
          <w:rPr>
            <w:rFonts w:ascii="Arial" w:hAnsi="Arial" w:cs="Arial"/>
            <w:color w:val="000000" w:themeColor="text1"/>
            <w:sz w:val="28"/>
            <w:szCs w:val="28"/>
          </w:rPr>
          <w:delText xml:space="preserve">inciso </w:delText>
        </w:r>
        <w:r>
          <w:rPr>
            <w:rFonts w:ascii="Arial" w:hAnsi="Arial" w:cs="Arial"/>
            <w:color w:val="000000" w:themeColor="text1"/>
            <w:sz w:val="28"/>
            <w:szCs w:val="28"/>
          </w:rPr>
          <w:delText xml:space="preserve">I, do Código de Processo Civil, incumbia à autora comprovar o fato constitutivo de seu direito. Tratando-se de ação de</w:delText>
        </w:r>
      </w:del>
      <w:ins w:id="1645" w:author="Assessor GDSXSR" w:date="2026-10-31T19:47:12Z">
        <w:r>
          <w:rPr>
            <w:rFonts w:ascii="Arial" w:hAnsi="Arial" w:cs="Arial"/>
            <w:color w:val="808080"/>
            <w:sz w:val="28"/>
            <w:szCs w:val="28"/>
          </w:rPr>
          <w:t xml:space="preserve">Na</w:t>
        </w:r>
      </w:ins>
      <w:r>
        <w:rPr>
          <w:rFonts w:ascii="Arial" w:hAnsi="Arial" w:cs="Arial"/>
          <w:color w:val="000000" w:themeColor="text1"/>
          <w:sz w:val="28"/>
          <w:szCs w:val="28"/>
        </w:rPr>
        <w:t xml:space="preserve"> cobrança fundada no fornecimento de mercadorias, </w:t>
      </w:r>
      <w:del w:id="1646" w:author="Assessor GDSXSR" w:date="2026-10-31T19:47:12Z">
        <w:r>
          <w:rPr>
            <w:rFonts w:ascii="Arial" w:hAnsi="Arial" w:cs="Arial"/>
            <w:color w:val="000000" w:themeColor="text1"/>
            <w:sz w:val="28"/>
            <w:szCs w:val="28"/>
          </w:rPr>
          <w:delText xml:space="preserve">esse</w:delText>
        </w:r>
      </w:del>
      <w:ins w:id="1647" w:author="Assessor GDSXSR" w:date="2026-10-31T19:47:12Z">
        <w:r>
          <w:rPr>
            <w:rFonts w:ascii="Arial" w:hAnsi="Arial" w:cs="Arial"/>
            <w:color w:val="808080"/>
            <w:sz w:val="28"/>
            <w:szCs w:val="28"/>
          </w:rPr>
          <w:t xml:space="preserve">incumbe</w:t>
        </w:r>
      </w:ins>
      <w:r>
        <w:rPr>
          <w:rFonts w:ascii="Arial" w:hAnsi="Arial" w:cs="Arial"/>
          <w:color w:val="000000" w:themeColor="text1"/>
          <w:sz w:val="28"/>
          <w:szCs w:val="28"/>
        </w:rPr>
        <w:t xml:space="preserve"> </w:t>
      </w:r>
      <w:del w:id="1648" w:author="Assessor GDSXSR" w:date="2026-10-31T19:47:12Z">
        <w:r>
          <w:rPr>
            <w:rFonts w:ascii="Arial" w:hAnsi="Arial" w:cs="Arial"/>
            <w:color w:val="000000" w:themeColor="text1"/>
            <w:sz w:val="28"/>
            <w:szCs w:val="28"/>
          </w:rPr>
          <w:delText xml:space="preserve">encargo</w:delText>
        </w:r>
      </w:del>
      <w:ins w:id="1649" w:author="Assessor GDSXSR" w:date="2026-10-31T19:47:12Z">
        <w:r>
          <w:rPr>
            <w:rFonts w:ascii="Arial" w:hAnsi="Arial" w:cs="Arial"/>
            <w:color w:val="808080"/>
            <w:sz w:val="28"/>
            <w:szCs w:val="28"/>
          </w:rPr>
          <w:t xml:space="preserve">à</w:t>
        </w:r>
      </w:ins>
      <w:r>
        <w:rPr>
          <w:rFonts w:ascii="Arial" w:hAnsi="Arial" w:cs="Arial"/>
          <w:color w:val="000000" w:themeColor="text1"/>
          <w:sz w:val="28"/>
          <w:szCs w:val="28"/>
        </w:rPr>
        <w:t xml:space="preserve"> </w:t>
      </w:r>
      <w:del w:id="1650" w:author="Assessor GDSXSR" w:date="2026-10-31T19:47:12Z">
        <w:r>
          <w:rPr>
            <w:rFonts w:ascii="Arial" w:hAnsi="Arial" w:cs="Arial"/>
            <w:color w:val="000000" w:themeColor="text1"/>
            <w:sz w:val="28"/>
            <w:szCs w:val="28"/>
          </w:rPr>
          <w:delText xml:space="preserve">abrangia</w:delText>
        </w:r>
      </w:del>
      <w:ins w:id="1651" w:author="Assessor GDSXSR" w:date="2026-10-31T19:47:12Z">
        <w:r>
          <w:rPr>
            <w:rFonts w:ascii="Arial" w:hAnsi="Arial" w:cs="Arial"/>
            <w:color w:val="808080"/>
            <w:sz w:val="28"/>
            <w:szCs w:val="28"/>
          </w:rPr>
          <w:t xml:space="preserve">autora comprovar</w:t>
        </w:r>
      </w:ins>
      <w:r>
        <w:rPr>
          <w:rFonts w:ascii="Arial" w:hAnsi="Arial" w:cs="Arial"/>
          <w:color w:val="000000" w:themeColor="text1"/>
          <w:sz w:val="28"/>
          <w:szCs w:val="28"/>
        </w:rPr>
        <w:t xml:space="preserve"> a</w:t>
      </w:r>
      <w:del w:id="1652" w:author="Assessor GDSXSR" w:date="2026-10-31T19:47:12Z">
        <w:r>
          <w:rPr>
            <w:rFonts w:ascii="Arial" w:hAnsi="Arial" w:cs="Arial"/>
            <w:color w:val="000000" w:themeColor="text1"/>
            <w:sz w:val="28"/>
            <w:szCs w:val="28"/>
          </w:rPr>
          <w:delText xml:space="preserve"> demonstração da</w:delText>
        </w:r>
      </w:del>
      <w:r>
        <w:rPr>
          <w:rFonts w:ascii="Arial" w:hAnsi="Arial" w:cs="Arial"/>
          <w:color w:val="000000" w:themeColor="text1"/>
          <w:sz w:val="28"/>
          <w:szCs w:val="28"/>
        </w:rPr>
        <w:t xml:space="preserve"> contratação e </w:t>
      </w:r>
      <w:del w:id="1653" w:author="Assessor GDSXSR" w:date="2026-10-31T19:47:12Z">
        <w:r>
          <w:rPr>
            <w:rFonts w:ascii="Arial" w:hAnsi="Arial" w:cs="Arial"/>
            <w:color w:val="000000" w:themeColor="text1"/>
            <w:sz w:val="28"/>
            <w:szCs w:val="28"/>
          </w:rPr>
          <w:delText xml:space="preserve">da</w:delText>
        </w:r>
      </w:del>
      <w:ins w:id="1654" w:author="Assessor GDSXSR" w:date="2026-10-31T19:47:12Z">
        <w:r>
          <w:rPr>
            <w:rFonts w:ascii="Arial" w:hAnsi="Arial" w:cs="Arial"/>
            <w:color w:val="808080"/>
            <w:sz w:val="28"/>
            <w:szCs w:val="28"/>
          </w:rPr>
          <w:t xml:space="preserve">a</w:t>
        </w:r>
      </w:ins>
      <w:r>
        <w:rPr>
          <w:rFonts w:ascii="Arial" w:hAnsi="Arial" w:cs="Arial"/>
          <w:color w:val="000000" w:themeColor="text1"/>
          <w:sz w:val="28"/>
          <w:szCs w:val="28"/>
        </w:rPr>
        <w:t xml:space="preserve"> efetiva entrega dos produtos</w:t>
      </w:r>
      <w:ins w:id="1655" w:author="Assessor GDSXSR" w:date="2026-10-31T19:47:12Z">
        <w:r>
          <w:rPr>
            <w:rFonts w:ascii="Arial" w:hAnsi="Arial" w:cs="Arial"/>
            <w:color w:val="808080"/>
            <w:sz w:val="28"/>
            <w:szCs w:val="28"/>
          </w:rPr>
          <w:t xml:space="preserve">. O art. 373</w:t>
        </w:r>
      </w:ins>
      <w:r>
        <w:rPr>
          <w:rFonts w:ascii="Arial" w:hAnsi="Arial" w:cs="Arial"/>
          <w:color w:val="000000" w:themeColor="text1"/>
          <w:sz w:val="28"/>
          <w:szCs w:val="28"/>
        </w:rPr>
        <w:t xml:space="preserve">, </w:t>
      </w:r>
      <w:del w:id="1656" w:author="Assessor GDSXSR" w:date="2026-10-31T19:47:12Z">
        <w:r>
          <w:rPr>
            <w:rFonts w:ascii="Arial" w:hAnsi="Arial" w:cs="Arial"/>
            <w:color w:val="000000" w:themeColor="text1"/>
            <w:sz w:val="28"/>
            <w:szCs w:val="28"/>
          </w:rPr>
          <w:delText xml:space="preserve">não</w:delText>
        </w:r>
      </w:del>
      <w:ins w:id="1657" w:author="Assessor GDSXSR" w:date="2026-10-31T19:47:12Z">
        <w:r>
          <w:rPr>
            <w:rFonts w:ascii="Arial" w:hAnsi="Arial" w:cs="Arial"/>
            <w:color w:val="808080"/>
            <w:sz w:val="28"/>
            <w:szCs w:val="28"/>
          </w:rPr>
          <w:t xml:space="preserve">I,</w:t>
        </w:r>
      </w:ins>
      <w:r>
        <w:rPr>
          <w:rFonts w:ascii="Arial" w:hAnsi="Arial" w:cs="Arial"/>
          <w:color w:val="000000" w:themeColor="text1"/>
          <w:sz w:val="28"/>
          <w:szCs w:val="28"/>
        </w:rPr>
        <w:t xml:space="preserve"> </w:t>
      </w:r>
      <w:del w:id="1658" w:author="Assessor GDSXSR" w:date="2026-10-31T19:47:12Z">
        <w:r>
          <w:rPr>
            <w:rFonts w:ascii="Arial" w:hAnsi="Arial" w:cs="Arial"/>
            <w:color w:val="000000" w:themeColor="text1"/>
            <w:sz w:val="28"/>
            <w:szCs w:val="28"/>
          </w:rPr>
          <w:delText xml:space="preserve">sendo</w:delText>
        </w:r>
      </w:del>
      <w:ins w:id="1659" w:author="Assessor GDSXSR" w:date="2026-10-31T19:47:12Z">
        <w:r>
          <w:rPr>
            <w:rFonts w:ascii="Arial" w:hAnsi="Arial" w:cs="Arial"/>
            <w:color w:val="808080"/>
            <w:sz w:val="28"/>
            <w:szCs w:val="28"/>
          </w:rPr>
          <w:t xml:space="preserve">do</w:t>
        </w:r>
      </w:ins>
      <w:r>
        <w:rPr>
          <w:rFonts w:ascii="Arial" w:hAnsi="Arial" w:cs="Arial"/>
          <w:color w:val="000000" w:themeColor="text1"/>
          <w:sz w:val="28"/>
          <w:szCs w:val="28"/>
        </w:rPr>
        <w:t xml:space="preserve"> </w:t>
      </w:r>
      <w:del w:id="1660" w:author="Assessor GDSXSR" w:date="2026-10-31T19:47:12Z">
        <w:r>
          <w:rPr>
            <w:rFonts w:ascii="Arial" w:hAnsi="Arial" w:cs="Arial"/>
            <w:color w:val="000000" w:themeColor="text1"/>
            <w:sz w:val="28"/>
            <w:szCs w:val="28"/>
          </w:rPr>
          <w:delText xml:space="preserve">suficiente</w:delText>
        </w:r>
      </w:del>
      <w:ins w:id="1661" w:author="Assessor GDSXSR" w:date="2026-10-31T19:47:12Z">
        <w:r>
          <w:rPr>
            <w:rFonts w:ascii="Arial" w:hAnsi="Arial" w:cs="Arial"/>
            <w:color w:val="808080"/>
            <w:sz w:val="28"/>
            <w:szCs w:val="28"/>
          </w:rPr>
          <w:t xml:space="preserve">CPC</w:t>
        </w:r>
      </w:ins>
      <w:r>
        <w:rPr>
          <w:rFonts w:ascii="Arial" w:hAnsi="Arial" w:cs="Arial"/>
          <w:color w:val="000000" w:themeColor="text1"/>
          <w:sz w:val="28"/>
          <w:szCs w:val="28"/>
        </w:rPr>
        <w:t xml:space="preserve"> </w:t>
      </w:r>
      <w:del w:id="1662" w:author="Assessor GDSXSR" w:date="2026-10-31T19:47:12Z">
        <w:r>
          <w:rPr>
            <w:rFonts w:ascii="Arial" w:hAnsi="Arial" w:cs="Arial"/>
            <w:color w:val="000000" w:themeColor="text1"/>
            <w:sz w:val="28"/>
            <w:szCs w:val="28"/>
          </w:rPr>
          <w:delText xml:space="preserve">a emissão unilateral da nota fiscal.</w:delText>
        </w:r>
        <w:r>
          <w:rPr>
            <w:rFonts w:ascii="Arial" w:hAnsi="Arial" w:cs="Arial"/>
            <w:color w:val="000000" w:themeColor="text1"/>
            <w:sz w:val="28"/>
            <w:szCs w:val="28"/>
          </w:rPr>
          <w:delText xml:space="preserve"> </w:delText>
        </w:r>
        <w:r>
          <w:rPr>
            <w:rFonts w:ascii="Arial" w:hAnsi="Arial" w:cs="Arial"/>
            <w:i/>
            <w:iCs/>
            <w:color w:val="000000" w:themeColor="text1"/>
            <w:sz w:val="28"/>
            <w:szCs w:val="28"/>
          </w:rPr>
          <w:delText xml:space="preserve">In verbis</w:delText>
        </w:r>
      </w:del>
      <w:ins w:id="1663" w:author="Assessor GDSXSR" w:date="2026-10-31T19:47:12Z">
        <w:r>
          <w:rPr>
            <w:rFonts w:ascii="Arial" w:hAnsi="Arial" w:cs="Arial"/>
            <w:color w:val="808080"/>
            <w:sz w:val="28"/>
            <w:szCs w:val="28"/>
          </w:rPr>
          <w:t xml:space="preserve">dispõe</w:t>
        </w:r>
      </w:ins>
      <w:r>
        <w:rPr>
          <w:rFonts w:ascii="Arial" w:hAnsi="Arial" w:cs="Arial"/>
          <w:color w:val="000000" w:themeColor="text1"/>
          <w:sz w:val="28"/>
          <w:szCs w:val="28"/>
        </w:rPr>
        <w:t xml:space="preserve">:</w:t>
      </w:r>
    </w:p>
    <w:p w14:paraId="3F3F6A6E" w14:textId="77777777" w:rsidR="000C78F1" w:rsidRDefault="000C78F1" w:rsidP="00FF33EC">
      <w:pPr>
        <w:spacing w:after="0" w:line="360" w:lineRule="auto"/>
        <w:ind w:firstLine="2268"/>
        <w:jc w:val="both"/>
        <w:rPr>
          <w:rFonts w:ascii="Arial" w:hAnsi="Arial" w:cs="Arial"/>
          <w:color w:val="000000" w:themeColor="text1"/>
          <w:sz w:val="28"/>
          <w:szCs w:val="28"/>
        </w:rPr>
      </w:pPr>
    </w:p>
    <w:p w14:paraId="18CEDE7E" w14:textId="77777777" w:rsidR="000C78F1" w:rsidRPr="000C78F1" w:rsidRDefault="000C78F1" w:rsidP="000C78F1">
      <w:pPr>
        <w:spacing w:after="0" w:line="360" w:lineRule="auto"/>
        <w:ind w:left="2268"/>
        <w:jc w:val="both"/>
        <w:rPr>
          <w:rFonts w:ascii="Arial" w:hAnsi="Arial" w:cs="Arial"/>
          <w:i/>
          <w:iCs/>
          <w:sz w:val="26"/>
          <w:szCs w:val="26"/>
        </w:rPr>
      </w:pPr>
      <w:r>
        <w:rPr>
          <w:rFonts w:ascii="Arial" w:hAnsi="Arial" w:cs="Arial"/>
          <w:i/>
          <w:color w:val="000000" w:themeColor="text1"/>
          <w:sz w:val="26"/>
          <w:szCs w:val="28"/>
          <w:rPrChange w:id="1074" w:author="Assessor GDSXSR" w:date="2026-10-31T19:47:12Z">
            <w:rPr>
              <w:rFonts w:ascii="Arial" w:hAnsi="Arial" w:cs="Arial"/>
              <w:color w:val="000000" w:themeColor="text1"/>
              <w:sz w:val="28"/>
              <w:szCs w:val="28"/>
            </w:rPr>
          </w:rPrChange>
        </w:rPr>
        <w:t>“</w:t>
      </w:r>
      <w:r w:rsidRPr="000C78F1">
        <w:rPr>
          <w:rFonts w:ascii="Arial" w:hAnsi="Arial" w:cs="Arial"/>
          <w:i/>
          <w:iCs/>
          <w:sz w:val="26"/>
          <w:szCs w:val="26"/>
          <w:rPrChange w:id="1075" w:author="Assessor GDSXSR" w:date="2026-10-31T19:47:12Z">
            <w:rPr>
              <w:rFonts w:ascii="Arial" w:hAnsi="Arial" w:cs="Arial"/>
              <w:i/>
              <w:iCs/>
              <w:sz w:val="26"/>
              <w:szCs w:val="26"/>
            </w:rPr>
          </w:rPrChange>
        </w:rPr>
        <w:t>Art. 373. O ônus da prova incumbe:</w:t>
      </w:r>
    </w:p>
    <w:p w14:paraId="4D71C124" w14:textId="4DC5FF46" w:rsidR="000C78F1" w:rsidRDefault="000C78F1" w:rsidP="000C78F1">
      <w:pPr>
        <w:spacing w:after="0" w:line="360" w:lineRule="auto"/>
        <w:ind w:left="2268"/>
        <w:jc w:val="both"/>
        <w:rPr>
          <w:rFonts w:ascii="Arial" w:hAnsi="Arial" w:cs="Arial"/>
          <w:color w:val="000000" w:themeColor="text1"/>
          <w:sz w:val="28"/>
          <w:szCs w:val="28"/>
        </w:rPr>
      </w:pPr>
      <w:commentRangeStart w:id="11"/>
      <w:r>
        <w:rPr>
          <w:rFonts w:ascii="Arial" w:hAnsi="Arial" w:cs="Arial"/>
          <w:i/>
          <w:iCs/>
          <w:sz w:val="26"/>
          <w:szCs w:val="26"/>
          <w:rPrChange w:id="1664" w:author="Assessor GDSXSR" w:date="2026-10-31T19:47:12Z">
            <w:rPr>
              <w:rFonts w:ascii="Arial" w:hAnsi="Arial" w:cs="Arial"/>
              <w:i/>
              <w:iCs/>
              <w:sz w:val="26"/>
              <w:szCs w:val="26"/>
            </w:rPr>
          </w:rPrChange>
        </w:rPr>
        <w:t xml:space="preserve">I - ao autor, quanto ao fato constitutivo de seu direito</w:t>
      </w:r>
      <w:ins w:id="1665" w:author="Assessor GDSXSR" w:date="2026-10-31T19:47:12Z">
        <w:r>
          <w:rPr>
            <w:rFonts w:ascii="Arial" w:hAnsi="Arial" w:cs="Arial"/>
            <w:i/>
            <w:iCs/>
            <w:color w:val="808080"/>
            <w:sz w:val="26"/>
            <w:szCs w:val="26"/>
          </w:rPr>
          <w:t xml:space="preserve">; (...)</w:t>
        </w:r>
      </w:ins>
      <w:r>
        <w:rPr>
          <w:rFonts w:ascii="Arial" w:hAnsi="Arial" w:cs="Arial"/>
          <w:i/>
          <w:iCs/>
          <w:sz w:val="26"/>
          <w:szCs w:val="26"/>
          <w:rPrChange w:id="1666" w:author="Assessor GDSXSR" w:date="2026-10-31T19:47:12Z">
            <w:rPr>
              <w:rFonts w:ascii="Arial" w:hAnsi="Arial" w:cs="Arial"/>
              <w:i/>
              <w:iCs/>
              <w:sz w:val="26"/>
              <w:szCs w:val="26"/>
            </w:rPr>
          </w:rPrChange>
        </w:rPr>
        <w:t xml:space="preserve">”</w:t>
      </w:r>
      <w:del w:id="1667" w:author="Assessor GDSXSR" w:date="2026-10-31T19:47:12Z">
        <w:r>
          <w:rPr>
            <w:rFonts w:ascii="Arial" w:hAnsi="Arial" w:cs="Arial"/>
            <w:i/>
            <w:iCs/>
            <w:sz w:val="26"/>
            <w:szCs w:val="26"/>
          </w:rPr>
          <w:delText xml:space="preserve">.</w:delText>
        </w:r>
      </w:del>
      <w:commentRangeEnd w:id="11"/>
      <w:r>
        <w:rPr>
          <w:rStyle w:val="CommentReference"/>
        </w:rPr>
        <w:commentReference w:id="11"/>
      </w:r>
    </w:p>
    <w:p w14:paraId="25EDAB61" w14:textId="77777777" w:rsidR="00DC1A8E" w:rsidRPr="00FF33EC" w:rsidRDefault="00DC1A8E" w:rsidP="00FF33EC">
      <w:pPr>
        <w:spacing w:after="0" w:line="360" w:lineRule="auto"/>
        <w:ind w:firstLine="2268"/>
        <w:jc w:val="both"/>
        <w:rPr>
          <w:rFonts w:ascii="Arial" w:hAnsi="Arial" w:cs="Arial"/>
          <w:color w:val="000000" w:themeColor="text1"/>
          <w:sz w:val="28"/>
          <w:szCs w:val="28"/>
        </w:rPr>
      </w:pPr>
    </w:p>
    <w:p w14:paraId="1C9AC75D" w14:textId="6286D757" w:rsidR="00FF33EC" w:rsidRDefault="00FF33EC" w:rsidP="00FF33E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ausência de comprovante de pagamento também não supre a deficiência</w:t>
      </w:r>
      <w:del w:id="1668" w:author="Assessor GDSXSR" w:date="2026-10-31T19:47:12Z">
        <w:r>
          <w:rPr>
            <w:rFonts w:ascii="Arial" w:hAnsi="Arial" w:cs="Arial"/>
            <w:color w:val="000000" w:themeColor="text1"/>
            <w:sz w:val="28"/>
            <w:szCs w:val="28"/>
          </w:rPr>
          <w:delText xml:space="preserve">.</w:delText>
        </w:r>
      </w:del>
      <w:ins w:id="1669" w:author="Assessor GDSXSR" w:date="2026-10-31T19:47:12Z">
        <w:r>
          <w:rPr>
            <w:rFonts w:ascii="Arial" w:hAnsi="Arial" w:cs="Arial"/>
            <w:color w:val="808080"/>
            <w:sz w:val="28"/>
            <w:szCs w:val="28"/>
          </w:rPr>
          <w:t xml:space="preserve">,</w:t>
        </w:r>
      </w:ins>
      <w:r>
        <w:rPr>
          <w:rFonts w:ascii="Arial" w:hAnsi="Arial" w:cs="Arial"/>
          <w:color w:val="000000" w:themeColor="text1"/>
          <w:sz w:val="28"/>
          <w:szCs w:val="28"/>
        </w:rPr>
        <w:t xml:space="preserve"> </w:t>
      </w:r>
      <w:del w:id="1670" w:author="Assessor GDSXSR" w:date="2026-10-31T19:47:12Z">
        <w:r>
          <w:rPr>
            <w:rFonts w:ascii="Arial" w:hAnsi="Arial" w:cs="Arial"/>
            <w:color w:val="000000" w:themeColor="text1"/>
            <w:sz w:val="28"/>
            <w:szCs w:val="28"/>
          </w:rPr>
          <w:delText xml:space="preserve">Somente se pode exigir da ré</w:delText>
        </w:r>
        <w:r>
          <w:rPr>
            <w:rFonts w:ascii="Arial" w:hAnsi="Arial" w:cs="Arial"/>
            <w:color w:val="000000" w:themeColor="text1"/>
            <w:sz w:val="28"/>
            <w:szCs w:val="28"/>
          </w:rPr>
          <w:delText xml:space="preserve">/apelante</w:delText>
        </w:r>
      </w:del>
      <w:ins w:id="1671" w:author="Assessor GDSXSR" w:date="2026-10-31T19:47:12Z">
        <w:r>
          <w:rPr>
            <w:rFonts w:ascii="Arial" w:hAnsi="Arial" w:cs="Arial"/>
            <w:color w:val="808080"/>
            <w:sz w:val="28"/>
            <w:szCs w:val="28"/>
          </w:rPr>
          <w:t xml:space="preserve">pois</w:t>
        </w:r>
      </w:ins>
      <w:r>
        <w:rPr>
          <w:rFonts w:ascii="Arial" w:hAnsi="Arial" w:cs="Arial"/>
          <w:color w:val="000000" w:themeColor="text1"/>
          <w:sz w:val="28"/>
          <w:szCs w:val="28"/>
        </w:rPr>
        <w:t xml:space="preserve"> a prova da quitação </w:t>
      </w:r>
      <w:del w:id="1672" w:author="Assessor GDSXSR" w:date="2026-10-31T19:47:12Z">
        <w:r>
          <w:rPr>
            <w:rFonts w:ascii="Arial" w:hAnsi="Arial" w:cs="Arial"/>
            <w:color w:val="000000" w:themeColor="text1"/>
            <w:sz w:val="28"/>
            <w:szCs w:val="28"/>
          </w:rPr>
          <w:delText xml:space="preserve">após</w:delText>
        </w:r>
      </w:del>
      <w:ins w:id="1673" w:author="Assessor GDSXSR" w:date="2026-10-31T19:47:12Z">
        <w:r>
          <w:rPr>
            <w:rFonts w:ascii="Arial" w:hAnsi="Arial" w:cs="Arial"/>
            <w:color w:val="808080"/>
            <w:sz w:val="28"/>
            <w:szCs w:val="28"/>
          </w:rPr>
          <w:t xml:space="preserve">só se exige depois de demonstrada</w:t>
        </w:r>
      </w:ins>
      <w:r>
        <w:rPr>
          <w:rFonts w:ascii="Arial" w:hAnsi="Arial" w:cs="Arial"/>
          <w:color w:val="000000" w:themeColor="text1"/>
          <w:sz w:val="28"/>
          <w:szCs w:val="28"/>
        </w:rPr>
        <w:t xml:space="preserve"> a </w:t>
      </w:r>
      <w:del w:id="1674" w:author="Assessor GDSXSR" w:date="2026-10-31T19:47:12Z">
        <w:r>
          <w:rPr>
            <w:rFonts w:ascii="Arial" w:hAnsi="Arial" w:cs="Arial"/>
            <w:color w:val="000000" w:themeColor="text1"/>
            <w:sz w:val="28"/>
            <w:szCs w:val="28"/>
          </w:rPr>
          <w:delText xml:space="preserve">demonstração da existência da </w:delText>
        </w:r>
      </w:del>
      <w:r>
        <w:rPr>
          <w:rFonts w:ascii="Arial" w:hAnsi="Arial" w:cs="Arial"/>
          <w:color w:val="000000" w:themeColor="text1"/>
          <w:sz w:val="28"/>
          <w:szCs w:val="28"/>
        </w:rPr>
        <w:t xml:space="preserve">obrigação.</w:t>
      </w:r>
      <w:del w:id="1675" w:author="Assessor GDSXSR" w:date="2026-10-31T19:47:12Z">
        <w:r>
          <w:rPr>
            <w:rFonts w:ascii="Arial" w:hAnsi="Arial" w:cs="Arial"/>
            <w:color w:val="000000" w:themeColor="text1"/>
            <w:sz w:val="28"/>
            <w:szCs w:val="28"/>
          </w:rPr>
          <w:delText xml:space="preserve"> Enquanto o fornecimento permanecer sem comprovação suficiente, não há como transferir à destinatária o encargo de provar o pagamento de dívida cuja própria constituição ela contesta.</w:delText>
        </w:r>
      </w:del>
    </w:p>
    <w:p w14:paraId="210CDC55" w14:textId="77777777" w:rsidR="00DC1A8E" w:rsidRPr="00FF33EC" w:rsidRDefault="00DC1A8E" w:rsidP="00FF33EC">
      <w:pPr>
        <w:spacing w:after="0" w:line="360" w:lineRule="auto"/>
        <w:ind w:firstLine="2268"/>
        <w:jc w:val="both"/>
        <w:rPr>
          <w:rFonts w:ascii="Arial" w:hAnsi="Arial" w:cs="Arial"/>
          <w:color w:val="000000" w:themeColor="text1"/>
          <w:sz w:val="28"/>
          <w:szCs w:val="28"/>
        </w:rPr>
      </w:pPr>
    </w:p>
    <w:p w14:paraId="78DF0E07" w14:textId="77777777" w:rsidR="00FF33EC" w:rsidRDefault="00FF33EC" w:rsidP="00FF33E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w:t>
      </w:r>
      <w:del w:id="1676" w:author="Assessor GDSXSR" w:date="2026-10-31T19:47:12Z">
        <w:r>
          <w:rPr>
            <w:rFonts w:ascii="Arial" w:hAnsi="Arial" w:cs="Arial"/>
            <w:color w:val="000000" w:themeColor="text1"/>
            <w:sz w:val="28"/>
            <w:szCs w:val="28"/>
          </w:rPr>
          <w:delText xml:space="preserve">conclusão adotada na</w:delText>
        </w:r>
      </w:del>
      <w:ins w:id="1677" w:author="Assessor GDSXSR" w:date="2026-10-31T19:47:12Z">
        <w:r>
          <w:rPr>
            <w:rFonts w:ascii="Arial" w:hAnsi="Arial" w:cs="Arial"/>
            <w:color w:val="808080"/>
            <w:sz w:val="28"/>
            <w:szCs w:val="28"/>
          </w:rPr>
          <w:t xml:space="preserve">r.</w:t>
        </w:r>
      </w:ins>
      <w:r>
        <w:rPr>
          <w:rFonts w:ascii="Arial" w:hAnsi="Arial" w:cs="Arial"/>
          <w:color w:val="000000" w:themeColor="text1"/>
          <w:sz w:val="28"/>
          <w:szCs w:val="28"/>
        </w:rPr>
        <w:t xml:space="preserve"> sentença inverteu essa sequência lógica</w:t>
      </w:r>
      <w:del w:id="1678" w:author="Assessor GDSXSR" w:date="2026-10-31T19:47:12Z">
        <w:r>
          <w:rPr>
            <w:rFonts w:ascii="Arial" w:hAnsi="Arial" w:cs="Arial"/>
            <w:color w:val="000000" w:themeColor="text1"/>
            <w:sz w:val="28"/>
            <w:szCs w:val="28"/>
          </w:rPr>
          <w:delText xml:space="preserve">.</w:delText>
        </w:r>
      </w:del>
      <w:ins w:id="1679" w:author="Assessor GDSXSR" w:date="2026-10-31T19:47:12Z">
        <w:r>
          <w:rPr>
            <w:rFonts w:ascii="Arial" w:hAnsi="Arial" w:cs="Arial"/>
            <w:color w:val="808080"/>
            <w:sz w:val="28"/>
            <w:szCs w:val="28"/>
          </w:rPr>
          <w:t xml:space="preserve">:</w:t>
        </w:r>
      </w:ins>
      <w:r>
        <w:rPr>
          <w:rFonts w:ascii="Arial" w:hAnsi="Arial" w:cs="Arial"/>
          <w:color w:val="000000" w:themeColor="text1"/>
          <w:sz w:val="28"/>
          <w:szCs w:val="28"/>
        </w:rPr>
        <w:t xml:space="preserve"> </w:t>
      </w:r>
      <w:del w:id="1680" w:author="Assessor GDSXSR" w:date="2026-10-31T19:47:12Z">
        <w:r>
          <w:rPr>
            <w:rFonts w:ascii="Arial" w:hAnsi="Arial" w:cs="Arial"/>
            <w:color w:val="000000" w:themeColor="text1"/>
            <w:sz w:val="28"/>
            <w:szCs w:val="28"/>
          </w:rPr>
          <w:delText xml:space="preserve">Considerou-se</w:delText>
        </w:r>
      </w:del>
      <w:ins w:id="1681" w:author="Assessor GDSXSR" w:date="2026-10-31T19:47:12Z">
        <w:r>
          <w:rPr>
            <w:rFonts w:ascii="Arial" w:hAnsi="Arial" w:cs="Arial"/>
            <w:color w:val="808080"/>
            <w:sz w:val="28"/>
            <w:szCs w:val="28"/>
          </w:rPr>
          <w:t xml:space="preserve">considerou</w:t>
        </w:r>
      </w:ins>
      <w:r>
        <w:rPr>
          <w:rFonts w:ascii="Arial" w:hAnsi="Arial" w:cs="Arial"/>
          <w:color w:val="000000" w:themeColor="text1"/>
          <w:sz w:val="28"/>
          <w:szCs w:val="28"/>
        </w:rPr>
        <w:t xml:space="preserve"> </w:t>
      </w:r>
      <w:del w:id="1682" w:author="Assessor GDSXSR" w:date="2026-10-31T19:47:12Z">
        <w:r>
          <w:rPr>
            <w:rFonts w:ascii="Arial" w:hAnsi="Arial" w:cs="Arial"/>
            <w:color w:val="000000" w:themeColor="text1"/>
            <w:sz w:val="28"/>
            <w:szCs w:val="28"/>
          </w:rPr>
          <w:delText xml:space="preserve">comprovada</w:delText>
        </w:r>
      </w:del>
      <w:ins w:id="1683" w:author="Assessor GDSXSR" w:date="2026-10-31T19:47:12Z">
        <w:r>
          <w:rPr>
            <w:rFonts w:ascii="Arial" w:hAnsi="Arial" w:cs="Arial"/>
            <w:color w:val="808080"/>
            <w:sz w:val="28"/>
            <w:szCs w:val="28"/>
          </w:rPr>
          <w:t xml:space="preserve">provada</w:t>
        </w:r>
      </w:ins>
      <w:r>
        <w:rPr>
          <w:rFonts w:ascii="Arial" w:hAnsi="Arial" w:cs="Arial"/>
          <w:color w:val="000000" w:themeColor="text1"/>
          <w:sz w:val="28"/>
          <w:szCs w:val="28"/>
        </w:rPr>
        <w:t xml:space="preserve"> a operação </w:t>
      </w:r>
      <w:del w:id="1684" w:author="Assessor GDSXSR" w:date="2026-10-31T19:47:12Z">
        <w:r>
          <w:rPr>
            <w:rFonts w:ascii="Arial" w:hAnsi="Arial" w:cs="Arial"/>
            <w:color w:val="000000" w:themeColor="text1"/>
            <w:sz w:val="28"/>
            <w:szCs w:val="28"/>
          </w:rPr>
          <w:delText xml:space="preserve">exclusivamente</w:delText>
        </w:r>
      </w:del>
      <w:ins w:id="1685" w:author="Assessor GDSXSR" w:date="2026-10-31T19:47:12Z">
        <w:r>
          <w:rPr>
            <w:rFonts w:ascii="Arial" w:hAnsi="Arial" w:cs="Arial"/>
            <w:color w:val="808080"/>
            <w:sz w:val="28"/>
            <w:szCs w:val="28"/>
          </w:rPr>
          <w:t xml:space="preserve">só</w:t>
        </w:r>
      </w:ins>
      <w:r>
        <w:rPr>
          <w:rFonts w:ascii="Arial" w:hAnsi="Arial" w:cs="Arial"/>
          <w:color w:val="000000" w:themeColor="text1"/>
          <w:sz w:val="28"/>
          <w:szCs w:val="28"/>
        </w:rPr>
        <w:t xml:space="preserve"> com </w:t>
      </w:r>
      <w:del w:id="1686" w:author="Assessor GDSXSR" w:date="2026-10-31T19:47:12Z">
        <w:r>
          <w:rPr>
            <w:rFonts w:ascii="Arial" w:hAnsi="Arial" w:cs="Arial"/>
            <w:color w:val="000000" w:themeColor="text1"/>
            <w:sz w:val="28"/>
            <w:szCs w:val="28"/>
          </w:rPr>
          <w:delText xml:space="preserve">base na</w:delText>
        </w:r>
      </w:del>
      <w:ins w:id="1687" w:author="Assessor GDSXSR" w:date="2026-10-31T19:47:12Z">
        <w:r>
          <w:rPr>
            <w:rFonts w:ascii="Arial" w:hAnsi="Arial" w:cs="Arial"/>
            <w:color w:val="808080"/>
            <w:sz w:val="28"/>
            <w:szCs w:val="28"/>
          </w:rPr>
          <w:t xml:space="preserve">a</w:t>
        </w:r>
      </w:ins>
      <w:r>
        <w:rPr>
          <w:rFonts w:ascii="Arial" w:hAnsi="Arial" w:cs="Arial"/>
          <w:color w:val="000000" w:themeColor="text1"/>
          <w:sz w:val="28"/>
          <w:szCs w:val="28"/>
        </w:rPr>
        <w:t xml:space="preserve"> nota fiscal e</w:t>
      </w:r>
      <w:del w:id="1688" w:author="Assessor GDSXSR" w:date="2026-10-31T19:47:12Z">
        <w:r>
          <w:rPr>
            <w:rFonts w:ascii="Arial" w:hAnsi="Arial" w:cs="Arial"/>
            <w:color w:val="000000" w:themeColor="text1"/>
            <w:sz w:val="28"/>
            <w:szCs w:val="28"/>
          </w:rPr>
          <w:delText xml:space="preserve">, em seguida,</w:delText>
        </w:r>
      </w:del>
      <w:r>
        <w:rPr>
          <w:rFonts w:ascii="Arial" w:hAnsi="Arial" w:cs="Arial"/>
          <w:color w:val="000000" w:themeColor="text1"/>
          <w:sz w:val="28"/>
          <w:szCs w:val="28"/>
        </w:rPr>
        <w:t xml:space="preserve"> atribuiu</w:t>
      </w:r>
      <w:del w:id="1689" w:author="Assessor GDSXSR" w:date="2026-10-31T19:47:12Z">
        <w:r>
          <w:rPr>
            <w:rFonts w:ascii="Arial" w:hAnsi="Arial" w:cs="Arial"/>
            <w:color w:val="000000" w:themeColor="text1"/>
            <w:sz w:val="28"/>
            <w:szCs w:val="28"/>
          </w:rPr>
          <w:delText xml:space="preserve">-se</w:delText>
        </w:r>
      </w:del>
      <w:r>
        <w:rPr>
          <w:rFonts w:ascii="Arial" w:hAnsi="Arial" w:cs="Arial"/>
          <w:color w:val="000000" w:themeColor="text1"/>
          <w:sz w:val="28"/>
          <w:szCs w:val="28"/>
        </w:rPr>
        <w:t xml:space="preserve"> à ré </w:t>
      </w:r>
      <w:del w:id="1690" w:author="Assessor GDSXSR" w:date="2026-10-31T19:47:12Z">
        <w:r>
          <w:rPr>
            <w:rFonts w:ascii="Arial" w:hAnsi="Arial" w:cs="Arial"/>
            <w:color w:val="000000" w:themeColor="text1"/>
            <w:sz w:val="28"/>
            <w:szCs w:val="28"/>
          </w:rPr>
          <w:delText xml:space="preserve">a</w:delText>
        </w:r>
      </w:del>
      <w:ins w:id="1691" w:author="Assessor GDSXSR" w:date="2026-10-31T19:47:12Z">
        <w:r>
          <w:rPr>
            <w:rFonts w:ascii="Arial" w:hAnsi="Arial" w:cs="Arial"/>
            <w:color w:val="808080"/>
            <w:sz w:val="28"/>
            <w:szCs w:val="28"/>
          </w:rPr>
          <w:t xml:space="preserve">o</w:t>
        </w:r>
      </w:ins>
      <w:r>
        <w:rPr>
          <w:rFonts w:ascii="Arial" w:hAnsi="Arial" w:cs="Arial"/>
          <w:color w:val="000000" w:themeColor="text1"/>
          <w:sz w:val="28"/>
          <w:szCs w:val="28"/>
        </w:rPr>
        <w:t xml:space="preserve"> </w:t>
      </w:r>
      <w:del w:id="1692" w:author="Assessor GDSXSR" w:date="2026-10-31T19:47:12Z">
        <w:r>
          <w:rPr>
            <w:rFonts w:ascii="Arial" w:hAnsi="Arial" w:cs="Arial"/>
            <w:color w:val="000000" w:themeColor="text1"/>
            <w:sz w:val="28"/>
            <w:szCs w:val="28"/>
          </w:rPr>
          <w:delText xml:space="preserve">obrigação</w:delText>
        </w:r>
      </w:del>
      <w:ins w:id="1693" w:author="Assessor GDSXSR" w:date="2026-10-31T19:47:12Z">
        <w:r>
          <w:rPr>
            <w:rFonts w:ascii="Arial" w:hAnsi="Arial" w:cs="Arial"/>
            <w:color w:val="808080"/>
            <w:sz w:val="28"/>
            <w:szCs w:val="28"/>
          </w:rPr>
          <w:t xml:space="preserve">ônus</w:t>
        </w:r>
      </w:ins>
      <w:r>
        <w:rPr>
          <w:rFonts w:ascii="Arial" w:hAnsi="Arial" w:cs="Arial"/>
          <w:color w:val="000000" w:themeColor="text1"/>
          <w:sz w:val="28"/>
          <w:szCs w:val="28"/>
        </w:rPr>
        <w:t xml:space="preserve"> de </w:t>
      </w:r>
      <w:del w:id="1694" w:author="Assessor GDSXSR" w:date="2026-10-31T19:47:12Z">
        <w:r>
          <w:rPr>
            <w:rFonts w:ascii="Arial" w:hAnsi="Arial" w:cs="Arial"/>
            <w:color w:val="000000" w:themeColor="text1"/>
            <w:sz w:val="28"/>
            <w:szCs w:val="28"/>
          </w:rPr>
          <w:delText xml:space="preserve">demonstrar</w:delText>
        </w:r>
      </w:del>
      <w:ins w:id="1695" w:author="Assessor GDSXSR" w:date="2026-10-31T19:47:12Z">
        <w:r>
          <w:rPr>
            <w:rFonts w:ascii="Arial" w:hAnsi="Arial" w:cs="Arial"/>
            <w:color w:val="808080"/>
            <w:sz w:val="28"/>
            <w:szCs w:val="28"/>
          </w:rPr>
          <w:t xml:space="preserve">provar</w:t>
        </w:r>
      </w:ins>
      <w:r>
        <w:rPr>
          <w:rFonts w:ascii="Arial" w:hAnsi="Arial" w:cs="Arial"/>
          <w:color w:val="000000" w:themeColor="text1"/>
          <w:sz w:val="28"/>
          <w:szCs w:val="28"/>
        </w:rPr>
        <w:t xml:space="preserve"> a inexistência da relação </w:t>
      </w:r>
      <w:del w:id="1696" w:author="Assessor GDSXSR" w:date="2026-10-31T19:47:12Z">
        <w:r>
          <w:rPr>
            <w:rFonts w:ascii="Arial" w:hAnsi="Arial" w:cs="Arial"/>
            <w:color w:val="000000" w:themeColor="text1"/>
            <w:sz w:val="28"/>
            <w:szCs w:val="28"/>
          </w:rPr>
          <w:delText xml:space="preserve">comercial </w:delText>
        </w:r>
      </w:del>
      <w:r>
        <w:rPr>
          <w:rFonts w:ascii="Arial" w:hAnsi="Arial" w:cs="Arial"/>
          <w:color w:val="000000" w:themeColor="text1"/>
          <w:sz w:val="28"/>
          <w:szCs w:val="28"/>
        </w:rPr>
        <w:t xml:space="preserve">ou a quitação</w:t>
      </w:r>
      <w:del w:id="1697" w:author="Assessor GDSXSR" w:date="2026-10-31T19:47:12Z">
        <w:r>
          <w:rPr>
            <w:rFonts w:ascii="Arial" w:hAnsi="Arial" w:cs="Arial"/>
            <w:color w:val="000000" w:themeColor="text1"/>
            <w:sz w:val="28"/>
            <w:szCs w:val="28"/>
          </w:rPr>
          <w:delText xml:space="preserve"> do débito</w:delText>
        </w:r>
      </w:del>
      <w:r>
        <w:rPr>
          <w:rFonts w:ascii="Arial" w:hAnsi="Arial" w:cs="Arial"/>
          <w:color w:val="000000" w:themeColor="text1"/>
          <w:sz w:val="28"/>
          <w:szCs w:val="28"/>
        </w:rPr>
        <w:t xml:space="preserve">.</w:t>
      </w:r>
      <w:del w:id="1698" w:author="Assessor GDSXSR" w:date="2026-10-31T19:47:12Z">
        <w:r>
          <w:rPr>
            <w:rFonts w:ascii="Arial" w:hAnsi="Arial" w:cs="Arial"/>
            <w:color w:val="000000" w:themeColor="text1"/>
            <w:sz w:val="28"/>
            <w:szCs w:val="28"/>
          </w:rPr>
          <w:delText xml:space="preserve"> Na prática, a ausência de prova da apelante foi utilizada para preencher uma lacuna existente na demonstração do fato constitutivo do direito da autora.</w:delText>
        </w:r>
      </w:del>
    </w:p>
    <w:p w14:paraId="524E6045" w14:textId="77777777" w:rsidR="00DC1A8E" w:rsidRPr="00FF33EC" w:rsidRDefault="00DC1A8E" w:rsidP="00FF33EC">
      <w:pPr>
        <w:spacing w:after="0" w:line="360" w:lineRule="auto"/>
        <w:ind w:firstLine="2268"/>
        <w:jc w:val="both"/>
        <w:rPr>
          <w:rFonts w:ascii="Arial" w:hAnsi="Arial" w:cs="Arial"/>
          <w:color w:val="000000" w:themeColor="text1"/>
          <w:sz w:val="28"/>
          <w:szCs w:val="28"/>
        </w:rPr>
      </w:pPr>
    </w:p>
    <w:p w14:paraId="066008BD" w14:textId="42B4D254" w:rsidR="00421C8C" w:rsidRDefault="00DC1A8E" w:rsidP="00FF33EC">
      <w:pPr>
        <w:spacing w:after="0" w:line="360" w:lineRule="auto"/>
        <w:ind w:firstLine="2268"/>
        <w:jc w:val="both"/>
        <w:rPr>
          <w:rFonts w:ascii="Arial" w:hAnsi="Arial" w:cs="Arial"/>
          <w:color w:val="000000" w:themeColor="text1"/>
          <w:sz w:val="28"/>
          <w:szCs w:val="28"/>
        </w:rPr>
      </w:pPr>
      <w:del w:id="1699" w:author="Assessor GDSXSR" w:date="2026-10-31T19:47:12Z">
        <w:r>
          <w:rPr>
            <w:rFonts w:ascii="Arial" w:hAnsi="Arial" w:cs="Arial"/>
            <w:color w:val="000000" w:themeColor="text1"/>
            <w:sz w:val="28"/>
            <w:szCs w:val="28"/>
            <w:highlight w:val="yellow"/>
          </w:rPr>
          <w:delText xml:space="preserve">A</w:delText>
        </w:r>
      </w:del>
      <w:ins w:id="1700" w:author="Assessor GDSXSR" w:date="2026-10-31T19:47:12Z">
        <w:r>
          <w:rPr>
            <w:rFonts w:ascii="Arial" w:hAnsi="Arial" w:cs="Arial"/>
            <w:color w:val="808080"/>
            <w:sz w:val="28"/>
            <w:szCs w:val="28"/>
            <w:highlight w:val="yellow"/>
          </w:rPr>
          <w:t xml:space="preserve">Com</w:t>
        </w:r>
      </w:ins>
      <w:r>
        <w:rPr>
          <w:rFonts w:ascii="Arial" w:hAnsi="Arial" w:cs="Arial"/>
          <w:color w:val="000000" w:themeColor="text1"/>
          <w:sz w:val="28"/>
          <w:szCs w:val="28"/>
          <w:highlight w:val="yellow"/>
          <w:rPrChange w:id="1701" w:author="Assessor GDSXSR" w:date="2026-10-31T19:47:12Z">
            <w:rPr>
              <w:rFonts w:ascii="Arial" w:hAnsi="Arial" w:cs="Arial"/>
              <w:color w:val="000000" w:themeColor="text1"/>
              <w:sz w:val="28"/>
              <w:szCs w:val="28"/>
            </w:rPr>
          </w:rPrChange>
        </w:rPr>
        <w:t xml:space="preserve"> </w:t>
      </w:r>
      <w:del w:id="1702" w:author="Assessor GDSXSR" w:date="2026-10-31T19:47:12Z">
        <w:r>
          <w:rPr>
            <w:rFonts w:ascii="Arial" w:hAnsi="Arial" w:cs="Arial"/>
            <w:color w:val="000000" w:themeColor="text1"/>
            <w:sz w:val="28"/>
            <w:szCs w:val="28"/>
            <w:highlight w:val="yellow"/>
          </w:rPr>
          <w:delText xml:space="preserve">r</w:delText>
        </w:r>
      </w:del>
      <w:ins w:id="1703" w:author="Assessor GDSXSR" w:date="2026-10-31T19:47:12Z">
        <w:r>
          <w:rPr>
            <w:rFonts w:ascii="Arial" w:hAnsi="Arial" w:cs="Arial"/>
            <w:color w:val="808080"/>
            <w:sz w:val="28"/>
            <w:szCs w:val="28"/>
            <w:highlight w:val="yellow"/>
          </w:rPr>
          <w:t xml:space="preserve">a máxima vênia ao d</w:t>
        </w:r>
      </w:ins>
      <w:r>
        <w:rPr>
          <w:rFonts w:ascii="Arial" w:hAnsi="Arial" w:cs="Arial"/>
          <w:color w:val="000000" w:themeColor="text1"/>
          <w:sz w:val="28"/>
          <w:szCs w:val="28"/>
          <w:highlight w:val="yellow"/>
          <w:rPrChange w:id="1704" w:author="Assessor GDSXSR" w:date="2026-10-31T19:47:12Z">
            <w:rPr>
              <w:rFonts w:ascii="Arial" w:hAnsi="Arial" w:cs="Arial"/>
              <w:color w:val="000000" w:themeColor="text1"/>
              <w:sz w:val="28"/>
              <w:szCs w:val="28"/>
            </w:rPr>
          </w:rPrChange>
        </w:rPr>
        <w:t xml:space="preserve">.</w:t>
      </w:r>
      <w:r>
        <w:rPr>
          <w:rFonts w:ascii="Arial" w:hAnsi="Arial" w:cs="Arial"/>
          <w:color w:val="000000" w:themeColor="text1"/>
          <w:sz w:val="28"/>
          <w:szCs w:val="28"/>
          <w:highlight w:val="yellow"/>
          <w:rPrChange w:id="1705" w:author="Assessor GDSXSR" w:date="2026-10-31T19:47:12Z">
            <w:rPr>
              <w:rFonts w:ascii="Arial" w:hAnsi="Arial" w:cs="Arial"/>
              <w:color w:val="000000" w:themeColor="text1"/>
              <w:sz w:val="28"/>
              <w:szCs w:val="28"/>
            </w:rPr>
          </w:rPrChange>
        </w:rPr>
        <w:t xml:space="preserve"> </w:t>
      </w:r>
      <w:del w:id="1706" w:author="Assessor GDSXSR" w:date="2026-10-31T19:47:12Z">
        <w:r>
          <w:rPr>
            <w:rFonts w:ascii="Arial" w:hAnsi="Arial" w:cs="Arial"/>
            <w:color w:val="000000" w:themeColor="text1"/>
            <w:sz w:val="28"/>
            <w:szCs w:val="28"/>
            <w:highlight w:val="yellow"/>
          </w:rPr>
          <w:delText xml:space="preserve">sentença</w:delText>
        </w:r>
      </w:del>
      <w:ins w:id="1707" w:author="Assessor GDSXSR" w:date="2026-10-31T19:47:12Z">
        <w:r>
          <w:rPr>
            <w:rFonts w:ascii="Arial" w:hAnsi="Arial" w:cs="Arial"/>
            <w:color w:val="808080"/>
            <w:sz w:val="28"/>
            <w:szCs w:val="28"/>
            <w:highlight w:val="yellow"/>
          </w:rPr>
          <w:t xml:space="preserve">Juízo</w:t>
        </w:r>
      </w:ins>
      <w:r>
        <w:rPr>
          <w:rFonts w:ascii="Arial" w:hAnsi="Arial" w:cs="Arial"/>
          <w:color w:val="000000" w:themeColor="text1"/>
          <w:sz w:val="28"/>
          <w:szCs w:val="28"/>
          <w:highlight w:val="yellow"/>
          <w:rPrChange w:id="1708" w:author="Assessor GDSXSR" w:date="2026-10-31T19:47:12Z">
            <w:rPr>
              <w:rFonts w:ascii="Arial" w:hAnsi="Arial" w:cs="Arial"/>
              <w:color w:val="000000" w:themeColor="text1"/>
              <w:sz w:val="28"/>
              <w:szCs w:val="28"/>
            </w:rPr>
          </w:rPrChange>
        </w:rPr>
        <w:t xml:space="preserve"> </w:t>
      </w:r>
      <w:del w:id="1709" w:author="Assessor GDSXSR" w:date="2026-10-31T19:47:12Z">
        <w:r>
          <w:rPr>
            <w:rFonts w:ascii="Arial" w:hAnsi="Arial" w:cs="Arial"/>
            <w:color w:val="000000" w:themeColor="text1"/>
            <w:sz w:val="28"/>
            <w:szCs w:val="28"/>
            <w:highlight w:val="yellow"/>
          </w:rPr>
          <w:delText xml:space="preserve">deve</w:delText>
        </w:r>
      </w:del>
      <w:ins w:id="1710" w:author="Assessor GDSXSR" w:date="2026-10-31T19:47:12Z">
        <w:r>
          <w:rPr>
            <w:rFonts w:ascii="Arial" w:hAnsi="Arial" w:cs="Arial"/>
            <w:color w:val="808080"/>
            <w:sz w:val="28"/>
            <w:szCs w:val="28"/>
            <w:highlight w:val="yellow"/>
          </w:rPr>
          <w:t xml:space="preserve">de</w:t>
        </w:r>
      </w:ins>
      <w:r>
        <w:rPr>
          <w:rFonts w:ascii="Arial" w:hAnsi="Arial" w:cs="Arial"/>
          <w:color w:val="000000" w:themeColor="text1"/>
          <w:sz w:val="28"/>
          <w:szCs w:val="28"/>
          <w:highlight w:val="yellow"/>
          <w:rPrChange w:id="1711" w:author="Assessor GDSXSR" w:date="2026-10-31T19:47:12Z">
            <w:rPr>
              <w:rFonts w:ascii="Arial" w:hAnsi="Arial" w:cs="Arial"/>
              <w:color w:val="000000" w:themeColor="text1"/>
              <w:sz w:val="28"/>
              <w:szCs w:val="28"/>
            </w:rPr>
          </w:rPrChange>
        </w:rPr>
        <w:t xml:space="preserve"> </w:t>
      </w:r>
      <w:del w:id="1712" w:author="Assessor GDSXSR" w:date="2026-10-31T19:47:12Z">
        <w:r>
          <w:rPr>
            <w:rFonts w:ascii="Arial" w:hAnsi="Arial" w:cs="Arial"/>
            <w:color w:val="000000" w:themeColor="text1"/>
            <w:sz w:val="28"/>
            <w:szCs w:val="28"/>
            <w:highlight w:val="yellow"/>
          </w:rPr>
          <w:delText xml:space="preserve">ser</w:delText>
        </w:r>
      </w:del>
      <w:ins w:id="1713" w:author="Assessor GDSXSR" w:date="2026-10-31T19:47:12Z">
        <w:r>
          <w:rPr>
            <w:rFonts w:ascii="Arial" w:hAnsi="Arial" w:cs="Arial"/>
            <w:color w:val="808080"/>
            <w:sz w:val="28"/>
            <w:szCs w:val="28"/>
            <w:highlight w:val="yellow"/>
          </w:rPr>
          <w:t xml:space="preserve">origem,</w:t>
        </w:r>
      </w:ins>
      <w:r>
        <w:rPr>
          <w:rFonts w:ascii="Arial" w:hAnsi="Arial" w:cs="Arial"/>
          <w:color w:val="000000" w:themeColor="text1"/>
          <w:sz w:val="28"/>
          <w:szCs w:val="28"/>
          <w:highlight w:val="yellow"/>
          <w:rPrChange w:id="1714" w:author="Assessor GDSXSR" w:date="2026-10-31T19:47:12Z">
            <w:rPr>
              <w:rFonts w:ascii="Arial" w:hAnsi="Arial" w:cs="Arial"/>
              <w:color w:val="000000" w:themeColor="text1"/>
              <w:sz w:val="28"/>
              <w:szCs w:val="28"/>
            </w:rPr>
          </w:rPrChange>
        </w:rPr>
        <w:t xml:space="preserve"> </w:t>
      </w:r>
      <w:del w:id="1715" w:author="Assessor GDSXSR" w:date="2026-10-31T19:47:12Z">
        <w:r>
          <w:rPr>
            <w:rFonts w:ascii="Arial" w:hAnsi="Arial" w:cs="Arial"/>
            <w:color w:val="000000" w:themeColor="text1"/>
            <w:sz w:val="28"/>
            <w:szCs w:val="28"/>
            <w:highlight w:val="yellow"/>
          </w:rPr>
          <w:delText xml:space="preserve">reformada.</w:delText>
        </w:r>
        <w:r>
          <w:rPr>
            <w:rFonts w:ascii="Arial" w:hAnsi="Arial" w:cs="Arial"/>
            <w:color w:val="000000" w:themeColor="text1"/>
            <w:sz w:val="28"/>
            <w:szCs w:val="28"/>
            <w:highlight w:val="yellow"/>
          </w:rPr>
          <w:delText xml:space="preserve"> </w:delText>
        </w:r>
        <w:r>
          <w:rPr>
            <w:rFonts w:ascii="Arial" w:hAnsi="Arial" w:cs="Arial"/>
            <w:color w:val="000000" w:themeColor="text1"/>
            <w:sz w:val="28"/>
            <w:szCs w:val="28"/>
            <w:highlight w:val="yellow"/>
          </w:rPr>
          <w:delText xml:space="preserve">A</w:delText>
        </w:r>
      </w:del>
      <w:ins w:id="1716" w:author="Assessor GDSXSR" w:date="2026-10-31T19:47:12Z">
        <w:r>
          <w:rPr>
            <w:rFonts w:ascii="Arial" w:hAnsi="Arial" w:cs="Arial"/>
            <w:color w:val="808080"/>
            <w:sz w:val="28"/>
            <w:szCs w:val="28"/>
            <w:highlight w:val="yellow"/>
          </w:rPr>
          <w:t xml:space="preserve">a</w:t>
        </w:r>
      </w:ins>
      <w:r>
        <w:rPr>
          <w:rFonts w:ascii="Arial" w:hAnsi="Arial" w:cs="Arial"/>
          <w:color w:val="000000" w:themeColor="text1"/>
          <w:sz w:val="28"/>
          <w:szCs w:val="28"/>
          <w:highlight w:val="yellow"/>
          <w:rPrChange w:id="1717" w:author="Assessor GDSXSR" w:date="2026-10-31T19:47:12Z">
            <w:rPr>
              <w:rFonts w:ascii="Arial" w:hAnsi="Arial" w:cs="Arial"/>
              <w:color w:val="000000" w:themeColor="text1"/>
              <w:sz w:val="28"/>
              <w:szCs w:val="28"/>
            </w:rPr>
          </w:rPrChange>
        </w:rPr>
        <w:t xml:space="preserve"> nota fiscal desacompanhada de documento que demonstre a contratação ou a entrega dos produtos não comprova</w:t>
      </w:r>
      <w:del w:id="1718" w:author="Assessor GDSXSR" w:date="2026-10-31T19:47:12Z">
        <w:r>
          <w:rPr>
            <w:rFonts w:ascii="Arial" w:hAnsi="Arial" w:cs="Arial"/>
            <w:color w:val="000000" w:themeColor="text1"/>
            <w:sz w:val="28"/>
            <w:szCs w:val="28"/>
            <w:highlight w:val="yellow"/>
          </w:rPr>
          <w:delText xml:space="preserve">, no caso concreto,</w:delText>
        </w:r>
      </w:del>
      <w:r>
        <w:rPr>
          <w:rFonts w:ascii="Arial" w:hAnsi="Arial" w:cs="Arial"/>
          <w:color w:val="000000" w:themeColor="text1"/>
          <w:sz w:val="28"/>
          <w:szCs w:val="28"/>
          <w:highlight w:val="yellow"/>
          <w:rPrChange w:id="1719" w:author="Assessor GDSXSR" w:date="2026-10-31T19:47:12Z">
            <w:rPr>
              <w:rFonts w:ascii="Arial" w:hAnsi="Arial" w:cs="Arial"/>
              <w:color w:val="000000" w:themeColor="text1"/>
              <w:sz w:val="28"/>
              <w:szCs w:val="28"/>
            </w:rPr>
          </w:rPrChange>
        </w:rPr>
        <w:t xml:space="preserve"> a existência do crédito cobrado</w:t>
      </w:r>
      <w:ins w:id="1720" w:author="Assessor GDSXSR" w:date="2026-10-31T19:47:12Z">
        <w:r>
          <w:rPr>
            <w:rFonts w:ascii="Arial" w:hAnsi="Arial" w:cs="Arial"/>
            <w:color w:val="808080"/>
            <w:sz w:val="28"/>
            <w:szCs w:val="28"/>
            <w:highlight w:val="yellow"/>
          </w:rPr>
          <w:t xml:space="preserve">, e a r</w:t>
        </w:r>
      </w:ins>
      <w:r>
        <w:rPr>
          <w:rFonts w:ascii="Arial" w:hAnsi="Arial" w:cs="Arial"/>
          <w:color w:val="000000" w:themeColor="text1"/>
          <w:sz w:val="28"/>
          <w:szCs w:val="28"/>
          <w:highlight w:val="yellow"/>
          <w:rPrChange w:id="1721" w:author="Assessor GDSXSR" w:date="2026-10-31T19:47:12Z">
            <w:rPr>
              <w:rFonts w:ascii="Arial" w:hAnsi="Arial" w:cs="Arial"/>
              <w:color w:val="000000" w:themeColor="text1"/>
              <w:sz w:val="28"/>
              <w:szCs w:val="28"/>
            </w:rPr>
          </w:rPrChange>
        </w:rPr>
        <w:t xml:space="preserve">.</w:t>
      </w:r>
      <w:r>
        <w:rPr>
          <w:rFonts w:ascii="Arial" w:hAnsi="Arial" w:cs="Arial"/>
          <w:color w:val="000000" w:themeColor="text1"/>
          <w:sz w:val="28"/>
          <w:szCs w:val="28"/>
          <w:highlight w:val="yellow"/>
          <w:rPrChange w:id="1722" w:author="Assessor GDSXSR" w:date="2026-10-31T19:47:12Z">
            <w:rPr>
              <w:rFonts w:ascii="Arial" w:hAnsi="Arial" w:cs="Arial"/>
              <w:color w:val="000000" w:themeColor="text1"/>
              <w:sz w:val="28"/>
              <w:szCs w:val="28"/>
            </w:rPr>
          </w:rPrChange>
        </w:rPr>
        <w:t xml:space="preserve"> </w:t>
      </w:r>
      <w:ins w:id="1723" w:author="Assessor GDSXSR" w:date="2026-10-31T19:47:12Z">
        <w:r>
          <w:rPr>
            <w:rFonts w:ascii="Arial" w:hAnsi="Arial" w:cs="Arial"/>
            <w:color w:val="808080"/>
            <w:sz w:val="28"/>
            <w:szCs w:val="28"/>
            <w:highlight w:val="yellow"/>
          </w:rPr>
          <w:t xml:space="preserve">sentença deve ser reformada.</w:t>
        </w:r>
      </w:ins>
    </w:p>
    <w:p w14:paraId="5F392DC4" w14:textId="77777777" w:rsidR="00FF33EC" w:rsidRDefault="00FF33EC" w:rsidP="00FF33EC">
      <w:pPr>
        <w:spacing w:after="0" w:line="360" w:lineRule="auto"/>
        <w:ind w:firstLine="2268"/>
        <w:jc w:val="both"/>
        <w:rPr>
          <w:rFonts w:ascii="Arial" w:hAnsi="Arial" w:cs="Arial"/>
          <w:color w:val="000000" w:themeColor="text1"/>
          <w:sz w:val="28"/>
          <w:szCs w:val="28"/>
        </w:rPr>
      </w:pPr>
    </w:p>
    <w:p w14:paraId="2D3BFE06" w14:textId="14D9EDB6" w:rsidR="00421C8C" w:rsidRPr="007E1C8C" w:rsidRDefault="00421C8C" w:rsidP="00421C8C">
      <w:pPr>
        <w:spacing w:after="0" w:line="360" w:lineRule="auto"/>
        <w:ind w:firstLine="2268"/>
        <w:jc w:val="both"/>
        <w:rPr>
          <w:rFonts w:ascii="Arial" w:hAnsi="Arial" w:cs="Arial"/>
          <w:color w:val="000000" w:themeColor="text1"/>
          <w:sz w:val="28"/>
          <w:szCs w:val="28"/>
          <w:u w:val="single"/>
        </w:rPr>
      </w:pPr>
      <w:r>
        <w:rPr>
          <w:rFonts w:ascii="Arial" w:hAnsi="Arial" w:cs="Arial"/>
          <w:color w:val="000000" w:themeColor="text1"/>
          <w:sz w:val="28"/>
          <w:szCs w:val="28"/>
          <w:highlight w:val="yellow"/>
          <w:u w:val="single"/>
          <w:rPrChange w:id="1724" w:author="Assessor GDSXSR" w:date="2026-10-31T19:47:12Z">
            <w:rPr>
              <w:rFonts w:ascii="Arial" w:hAnsi="Arial" w:cs="Arial"/>
              <w:color w:val="000000" w:themeColor="text1"/>
              <w:sz w:val="28"/>
              <w:szCs w:val="28"/>
              <w:u w:val="single"/>
            </w:rPr>
          </w:rPrChange>
        </w:rPr>
        <w:t xml:space="preserve">Assim, </w:t>
      </w:r>
      <w:r>
        <w:rPr>
          <w:rFonts w:ascii="Arial" w:hAnsi="Arial" w:cs="Arial"/>
          <w:color w:val="000000" w:themeColor="text1"/>
          <w:sz w:val="28"/>
          <w:szCs w:val="28"/>
          <w:highlight w:val="yellow"/>
          <w:u w:val="single"/>
          <w:rPrChange w:id="1725" w:author="Assessor GDSXSR" w:date="2026-10-31T19:47:12Z">
            <w:rPr>
              <w:rFonts w:ascii="Arial" w:hAnsi="Arial" w:cs="Arial"/>
              <w:color w:val="000000" w:themeColor="text1"/>
              <w:sz w:val="28"/>
              <w:szCs w:val="28"/>
              <w:u w:val="single"/>
            </w:rPr>
          </w:rPrChange>
        </w:rPr>
        <w:t xml:space="preserve">dou</w:t>
      </w:r>
      <w:r>
        <w:rPr>
          <w:rFonts w:ascii="Arial" w:hAnsi="Arial" w:cs="Arial"/>
          <w:color w:val="000000" w:themeColor="text1"/>
          <w:sz w:val="28"/>
          <w:szCs w:val="28"/>
          <w:highlight w:val="yellow"/>
          <w:u w:val="single"/>
          <w:rPrChange w:id="1726" w:author="Assessor GDSXSR" w:date="2026-10-31T19:47:12Z">
            <w:rPr>
              <w:rFonts w:ascii="Arial" w:hAnsi="Arial" w:cs="Arial"/>
              <w:color w:val="000000" w:themeColor="text1"/>
              <w:sz w:val="28"/>
              <w:szCs w:val="28"/>
              <w:u w:val="single"/>
            </w:rPr>
          </w:rPrChange>
        </w:rPr>
        <w:t xml:space="preserve"> </w:t>
      </w:r>
      <w:r>
        <w:rPr>
          <w:rFonts w:ascii="Arial" w:hAnsi="Arial" w:cs="Arial"/>
          <w:color w:val="000000" w:themeColor="text1"/>
          <w:sz w:val="28"/>
          <w:szCs w:val="28"/>
          <w:highlight w:val="yellow"/>
          <w:u w:val="single"/>
          <w:rPrChange w:id="1727" w:author="Assessor GDSXSR" w:date="2026-10-31T19:47:12Z">
            <w:rPr>
              <w:rFonts w:ascii="Arial" w:hAnsi="Arial" w:cs="Arial"/>
              <w:color w:val="000000" w:themeColor="text1"/>
              <w:sz w:val="28"/>
              <w:szCs w:val="28"/>
              <w:u w:val="single"/>
            </w:rPr>
          </w:rPrChange>
        </w:rPr>
        <w:t xml:space="preserve">provimento ao apelo</w:t>
      </w:r>
      <w:ins w:id="1728" w:author="Assessor GDSXSR" w:date="2026-10-31T19:47:12Z">
        <w:r>
          <w:rPr>
            <w:rFonts w:ascii="Arial" w:hAnsi="Arial" w:cs="Arial"/>
            <w:color w:val="808080"/>
            <w:sz w:val="28"/>
            <w:szCs w:val="28"/>
            <w:highlight w:val="yellow"/>
            <w:u w:val="single"/>
          </w:rPr>
          <w:t xml:space="preserve">,</w:t>
        </w:r>
      </w:ins>
      <w:r>
        <w:rPr>
          <w:rFonts w:ascii="Arial" w:hAnsi="Arial" w:cs="Arial"/>
          <w:color w:val="000000" w:themeColor="text1"/>
          <w:sz w:val="28"/>
          <w:szCs w:val="28"/>
          <w:highlight w:val="yellow"/>
          <w:u w:val="single"/>
          <w:rPrChange w:id="1729" w:author="Assessor GDSXSR" w:date="2026-10-31T19:47:12Z">
            <w:rPr>
              <w:rFonts w:ascii="Arial" w:hAnsi="Arial" w:cs="Arial"/>
              <w:color w:val="000000" w:themeColor="text1"/>
              <w:sz w:val="28"/>
              <w:szCs w:val="28"/>
              <w:u w:val="single"/>
            </w:rPr>
          </w:rPrChange>
        </w:rPr>
        <w:t xml:space="preserve"> nesse ponto</w:t>
      </w:r>
      <w:ins w:id="1730" w:author="Assessor GDSXSR" w:date="2026-10-31T19:47:12Z">
        <w:r>
          <w:rPr>
            <w:rFonts w:ascii="Arial" w:hAnsi="Arial" w:cs="Arial"/>
            <w:color w:val="808080"/>
            <w:sz w:val="28"/>
            <w:szCs w:val="28"/>
            <w:highlight w:val="yellow"/>
            <w:u w:val="single"/>
          </w:rPr>
          <w:t xml:space="preserve">,</w:t>
        </w:r>
      </w:ins>
      <w:r>
        <w:rPr>
          <w:rFonts w:ascii="Arial" w:hAnsi="Arial" w:cs="Arial"/>
          <w:color w:val="000000" w:themeColor="text1"/>
          <w:sz w:val="28"/>
          <w:szCs w:val="28"/>
          <w:highlight w:val="yellow"/>
          <w:u w:val="single"/>
          <w:rPrChange w:id="1731" w:author="Assessor GDSXSR" w:date="2026-10-31T19:47:12Z">
            <w:rPr>
              <w:rFonts w:ascii="Arial" w:hAnsi="Arial" w:cs="Arial"/>
              <w:color w:val="000000" w:themeColor="text1"/>
              <w:sz w:val="28"/>
              <w:szCs w:val="28"/>
              <w:u w:val="single"/>
            </w:rPr>
          </w:rPrChange>
        </w:rPr>
        <w:t xml:space="preserve"> </w:t>
      </w:r>
      <w:r>
        <w:rPr>
          <w:rFonts w:ascii="Arial" w:hAnsi="Arial" w:cs="Arial"/>
          <w:sz w:val="28"/>
          <w:szCs w:val="28"/>
          <w:highlight w:val="yellow"/>
          <w:u w:val="single"/>
          <w:rPrChange w:id="1732" w:author="Assessor GDSXSR" w:date="2026-10-31T19:47:12Z">
            <w:rPr>
              <w:rFonts w:ascii="Arial" w:hAnsi="Arial" w:cs="Arial"/>
              <w:sz w:val="28"/>
              <w:szCs w:val="28"/>
              <w:u w:val="single"/>
            </w:rPr>
          </w:rPrChange>
        </w:rPr>
        <w:t xml:space="preserve">para julgar improcedente o pedido de cobrança</w:t>
      </w:r>
      <w:r>
        <w:rPr>
          <w:rFonts w:ascii="Arial" w:hAnsi="Arial" w:cs="Arial"/>
          <w:sz w:val="28"/>
          <w:szCs w:val="28"/>
          <w:highlight w:val="yellow"/>
          <w:u w:val="single"/>
          <w:rPrChange w:id="1733" w:author="Assessor GDSXSR" w:date="2026-10-31T19:47:12Z">
            <w:rPr>
              <w:rFonts w:ascii="Arial" w:hAnsi="Arial" w:cs="Arial"/>
              <w:sz w:val="28"/>
              <w:szCs w:val="28"/>
            </w:rPr>
          </w:rPrChange>
        </w:rPr>
        <w:t xml:space="preserve">.</w:t>
      </w:r>
    </w:p>
    <w:p w14:paraId="461F0E2D" w14:textId="77777777" w:rsidR="00421C8C" w:rsidRDefault="00421C8C" w:rsidP="00DB1301">
      <w:pPr>
        <w:spacing w:after="0" w:line="360" w:lineRule="auto"/>
        <w:ind w:firstLine="2268"/>
        <w:jc w:val="both"/>
        <w:rPr>
          <w:rFonts w:ascii="Arial" w:hAnsi="Arial" w:cs="Arial"/>
          <w:color w:val="000000" w:themeColor="text1"/>
          <w:sz w:val="28"/>
          <w:szCs w:val="28"/>
          <w:u w:val="single"/>
        </w:rPr>
      </w:pPr>
    </w:p>
    <w:p w14:paraId="6278F176" w14:textId="165F5D15" w:rsidR="00421C8C" w:rsidRDefault="00E752E9" w:rsidP="00421C8C">
      <w:pPr>
        <w:spacing w:after="0" w:line="360" w:lineRule="auto"/>
        <w:ind w:hanging="142"/>
        <w:jc w:val="center"/>
        <w:rPr>
          <w:rFonts w:ascii="Arial" w:hAnsi="Arial" w:cs="Arial"/>
          <w:sz w:val="28"/>
          <w:szCs w:val="28"/>
        </w:rPr>
      </w:pPr>
      <w:r>
        <w:rPr>
          <w:rFonts w:ascii="Arial" w:hAnsi="Arial" w:cs="Arial"/>
          <w:sz w:val="28"/>
          <w:szCs w:val="28"/>
          <w:highlight w:val="yellow"/>
          <w:rPrChange w:id="1008" w:author="Assessor GDSXSR" w:date="2026-10-31T19:47:12Z">
            <w:rPr>
              <w:rFonts w:ascii="Arial" w:hAnsi="Arial" w:cs="Arial"/>
              <w:sz w:val="28"/>
              <w:szCs w:val="28"/>
            </w:rPr>
          </w:rPrChange>
        </w:rPr>
        <w:t>DO AFASTAMENTO DA HABILITAÇÃO NO PROCESSO DE RECUPERAÇÃO JUDICIAL</w:t>
      </w:r>
    </w:p>
    <w:p w14:paraId="54D42A9C" w14:textId="77777777" w:rsidR="00421C8C" w:rsidRDefault="00421C8C" w:rsidP="00421C8C">
      <w:pPr>
        <w:spacing w:after="0" w:line="360" w:lineRule="auto"/>
        <w:ind w:firstLine="2268"/>
        <w:jc w:val="both"/>
        <w:rPr>
          <w:rFonts w:ascii="Arial" w:hAnsi="Arial" w:cs="Arial"/>
          <w:sz w:val="28"/>
          <w:szCs w:val="28"/>
        </w:rPr>
      </w:pPr>
    </w:p>
    <w:p w14:paraId="6A738E57" w14:textId="45B28106" w:rsidR="00421C8C" w:rsidRPr="007E1C8C" w:rsidRDefault="00421C8C" w:rsidP="00421C8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w:t>
      </w:r>
      <w:ins w:id="1734" w:author="Assessor GDSXSR" w:date="2026-10-31T19:47:12Z">
        <w:r>
          <w:rPr>
            <w:rFonts w:ascii="Arial" w:hAnsi="Arial" w:cs="Arial"/>
            <w:color w:val="808080"/>
            <w:sz w:val="28"/>
            <w:szCs w:val="28"/>
          </w:rPr>
          <w:t xml:space="preserve">ré/</w:t>
        </w:r>
      </w:ins>
      <w:r>
        <w:rPr>
          <w:rFonts w:ascii="Arial" w:hAnsi="Arial" w:cs="Arial"/>
          <w:color w:val="000000" w:themeColor="text1"/>
          <w:sz w:val="28"/>
          <w:szCs w:val="28"/>
        </w:rPr>
        <w:t xml:space="preserve">apelante </w:t>
      </w:r>
      <w:r>
        <w:rPr>
          <w:rFonts w:ascii="Arial" w:hAnsi="Arial" w:cs="Arial"/>
          <w:color w:val="000000" w:themeColor="text1"/>
          <w:sz w:val="28"/>
          <w:szCs w:val="28"/>
        </w:rPr>
        <w:t xml:space="preserve">alega que </w:t>
      </w:r>
      <w:del w:id="1735" w:author="Assessor GDSXSR" w:date="2026-10-31T19:47:12Z">
        <w:r>
          <w:rPr>
            <w:rFonts w:ascii="Arial" w:hAnsi="Arial" w:cs="Arial"/>
            <w:sz w:val="28"/>
            <w:szCs w:val="28"/>
          </w:rPr>
          <w:delText xml:space="preserve">a classificação do</w:delText>
        </w:r>
      </w:del>
      <w:ins w:id="1736" w:author="Assessor GDSXSR" w:date="2026-10-31T19:47:12Z">
        <w:r>
          <w:rPr>
            <w:rFonts w:ascii="Arial" w:hAnsi="Arial" w:cs="Arial"/>
            <w:color w:val="808080"/>
            <w:sz w:val="28"/>
            <w:szCs w:val="28"/>
          </w:rPr>
          <w:t xml:space="preserve">o</w:t>
        </w:r>
      </w:ins>
      <w:r>
        <w:rPr>
          <w:rFonts w:ascii="Arial" w:hAnsi="Arial" w:cs="Arial"/>
          <w:sz w:val="28"/>
          <w:szCs w:val="28"/>
        </w:rPr>
        <w:t xml:space="preserve"> crédito</w:t>
      </w:r>
      <w:ins w:id="1737" w:author="Assessor GDSXSR" w:date="2026-10-31T19:47:12Z">
        <w:r>
          <w:rPr>
            <w:rFonts w:ascii="Arial" w:hAnsi="Arial" w:cs="Arial"/>
            <w:color w:val="808080"/>
            <w:sz w:val="28"/>
            <w:szCs w:val="28"/>
          </w:rPr>
          <w:t xml:space="preserve"> só pode ser classificado</w:t>
        </w:r>
      </w:ins>
      <w:r>
        <w:rPr>
          <w:rFonts w:ascii="Arial" w:hAnsi="Arial" w:cs="Arial"/>
          <w:sz w:val="28"/>
          <w:szCs w:val="28"/>
        </w:rPr>
        <w:t xml:space="preserve"> como concursal </w:t>
      </w:r>
      <w:del w:id="1738" w:author="Assessor GDSXSR" w:date="2026-10-31T19:47:12Z">
        <w:r>
          <w:rPr>
            <w:rFonts w:ascii="Arial" w:hAnsi="Arial" w:cs="Arial"/>
            <w:sz w:val="28"/>
            <w:szCs w:val="28"/>
          </w:rPr>
          <w:delText xml:space="preserve">pressupõe</w:delText>
        </w:r>
      </w:del>
      <w:ins w:id="1739" w:author="Assessor GDSXSR" w:date="2026-10-31T19:47:12Z">
        <w:r>
          <w:rPr>
            <w:rFonts w:ascii="Arial" w:hAnsi="Arial" w:cs="Arial"/>
            <w:color w:val="808080"/>
            <w:sz w:val="28"/>
            <w:szCs w:val="28"/>
          </w:rPr>
          <w:t xml:space="preserve">se</w:t>
        </w:r>
      </w:ins>
      <w:r>
        <w:rPr>
          <w:rFonts w:ascii="Arial" w:hAnsi="Arial" w:cs="Arial"/>
          <w:sz w:val="28"/>
          <w:szCs w:val="28"/>
        </w:rPr>
        <w:t xml:space="preserve"> </w:t>
      </w:r>
      <w:del w:id="1740" w:author="Assessor GDSXSR" w:date="2026-10-31T19:47:12Z">
        <w:r>
          <w:rPr>
            <w:rFonts w:ascii="Arial" w:hAnsi="Arial" w:cs="Arial"/>
            <w:sz w:val="28"/>
            <w:szCs w:val="28"/>
          </w:rPr>
          <w:delText xml:space="preserve">a prévia demonstração de</w:delText>
        </w:r>
      </w:del>
      <w:ins w:id="1741" w:author="Assessor GDSXSR" w:date="2026-10-31T19:47:12Z">
        <w:r>
          <w:rPr>
            <w:rFonts w:ascii="Arial" w:hAnsi="Arial" w:cs="Arial"/>
            <w:color w:val="808080"/>
            <w:sz w:val="28"/>
            <w:szCs w:val="28"/>
          </w:rPr>
          <w:t xml:space="preserve">comprovada</w:t>
        </w:r>
      </w:ins>
      <w:r>
        <w:rPr>
          <w:rFonts w:ascii="Arial" w:hAnsi="Arial" w:cs="Arial"/>
          <w:sz w:val="28"/>
          <w:szCs w:val="28"/>
        </w:rPr>
        <w:t xml:space="preserve"> sua existência</w:t>
      </w:r>
      <w:del w:id="1742" w:author="Assessor GDSXSR" w:date="2026-10-31T19:47:12Z">
        <w:r>
          <w:rPr>
            <w:rFonts w:ascii="Arial" w:hAnsi="Arial" w:cs="Arial"/>
            <w:sz w:val="28"/>
            <w:szCs w:val="28"/>
          </w:rPr>
          <w:delText xml:space="preserve">,</w:delText>
        </w:r>
      </w:del>
      <w:r>
        <w:rPr>
          <w:rFonts w:ascii="Arial" w:hAnsi="Arial" w:cs="Arial"/>
          <w:sz w:val="28"/>
          <w:szCs w:val="28"/>
        </w:rPr>
        <w:t xml:space="preserve"> </w:t>
      </w:r>
      <w:del w:id="1743" w:author="Assessor GDSXSR" w:date="2026-10-31T19:47:12Z">
        <w:r>
          <w:rPr>
            <w:rFonts w:ascii="Arial" w:hAnsi="Arial" w:cs="Arial"/>
            <w:sz w:val="28"/>
            <w:szCs w:val="28"/>
          </w:rPr>
          <w:delText xml:space="preserve">não</w:delText>
        </w:r>
      </w:del>
      <w:ins w:id="1744" w:author="Assessor GDSXSR" w:date="2026-10-31T19:47:12Z">
        <w:r>
          <w:rPr>
            <w:rFonts w:ascii="Arial" w:hAnsi="Arial" w:cs="Arial"/>
            <w:color w:val="808080"/>
            <w:sz w:val="28"/>
            <w:szCs w:val="28"/>
          </w:rPr>
          <w:t xml:space="preserve">(ID</w:t>
        </w:r>
      </w:ins>
      <w:r>
        <w:rPr>
          <w:rFonts w:ascii="Arial" w:hAnsi="Arial" w:cs="Arial"/>
          <w:sz w:val="28"/>
          <w:szCs w:val="28"/>
        </w:rPr>
        <w:t xml:space="preserve"> </w:t>
      </w:r>
      <w:del w:id="1745" w:author="Assessor GDSXSR" w:date="2026-10-31T19:47:12Z">
        <w:r>
          <w:rPr>
            <w:rFonts w:ascii="Arial" w:hAnsi="Arial" w:cs="Arial"/>
            <w:sz w:val="28"/>
            <w:szCs w:val="28"/>
          </w:rPr>
          <w:delText xml:space="preserve">comprovada no caso</w:delText>
        </w:r>
      </w:del>
      <w:ins w:id="1746" w:author="Assessor GDSXSR" w:date="2026-10-31T19:47:12Z">
        <w:r>
          <w:rPr>
            <w:rFonts w:ascii="Arial" w:hAnsi="Arial" w:cs="Arial"/>
            <w:color w:val="808080"/>
            <w:sz w:val="28"/>
            <w:szCs w:val="28"/>
          </w:rPr>
          <w:t xml:space="preserve">89272430)</w:t>
        </w:r>
      </w:ins>
      <w:r>
        <w:rPr>
          <w:rFonts w:ascii="Arial" w:hAnsi="Arial" w:cs="Arial"/>
          <w:sz w:val="28"/>
          <w:szCs w:val="28"/>
        </w:rPr>
        <w:t xml:space="preserve">.</w:t>
      </w:r>
    </w:p>
    <w:p w14:paraId="6E28A07B" w14:textId="77777777" w:rsidR="00421C8C" w:rsidRDefault="00421C8C" w:rsidP="00421C8C">
      <w:pPr>
        <w:spacing w:after="0" w:line="360" w:lineRule="auto"/>
        <w:ind w:firstLine="2268"/>
        <w:jc w:val="both"/>
        <w:rPr>
          <w:rFonts w:ascii="Arial" w:hAnsi="Arial" w:cs="Arial"/>
          <w:color w:val="000000" w:themeColor="text1"/>
          <w:sz w:val="28"/>
          <w:szCs w:val="28"/>
        </w:rPr>
      </w:pPr>
    </w:p>
    <w:p w14:paraId="27A178B5" w14:textId="6FAC6BF5" w:rsidR="00421C8C" w:rsidRPr="007E1C8C" w:rsidRDefault="00C74F74" w:rsidP="00421C8C">
      <w:pPr>
        <w:spacing w:after="0" w:line="360" w:lineRule="auto"/>
        <w:ind w:firstLine="2268"/>
        <w:jc w:val="both"/>
        <w:rPr>
          <w:rFonts w:ascii="Arial" w:hAnsi="Arial" w:cs="Arial"/>
          <w:color w:val="000000" w:themeColor="text1"/>
          <w:sz w:val="28"/>
          <w:szCs w:val="28"/>
        </w:rPr>
      </w:pPr>
      <w:r w:rsidRPr="00C74F74">
        <w:rPr>
          <w:rFonts w:ascii="Arial" w:hAnsi="Arial" w:cs="Arial"/>
          <w:color w:val="000000" w:themeColor="text1"/>
          <w:sz w:val="28"/>
          <w:szCs w:val="28"/>
          <w:highlight w:val="yellow"/>
          <w:rPrChange w:id="1016" w:author="Assessor GDSXSR" w:date="2026-10-31T19:47:12Z">
            <w:rPr>
              <w:rFonts w:ascii="Arial" w:hAnsi="Arial" w:cs="Arial"/>
              <w:color w:val="000000" w:themeColor="text1"/>
              <w:sz w:val="28"/>
              <w:szCs w:val="28"/>
            </w:rPr>
          </w:rPrChange>
        </w:rPr>
        <w:t>Com</w:t>
      </w:r>
      <w:r w:rsidR="00421C8C" w:rsidRPr="00C74F74">
        <w:rPr>
          <w:rFonts w:ascii="Arial" w:hAnsi="Arial" w:cs="Arial"/>
          <w:color w:val="000000" w:themeColor="text1"/>
          <w:sz w:val="28"/>
          <w:szCs w:val="28"/>
          <w:highlight w:val="yellow"/>
          <w:rPrChange w:id="1017" w:author="Assessor GDSXSR" w:date="2026-10-31T19:47:12Z">
            <w:rPr>
              <w:rFonts w:ascii="Arial" w:hAnsi="Arial" w:cs="Arial"/>
              <w:color w:val="000000" w:themeColor="text1"/>
              <w:sz w:val="28"/>
              <w:szCs w:val="28"/>
            </w:rPr>
          </w:rPrChange>
        </w:rPr>
        <w:t xml:space="preserve"> razão a apelante.</w:t>
      </w:r>
    </w:p>
    <w:p w14:paraId="78A0927D" w14:textId="77777777" w:rsidR="00421C8C" w:rsidRPr="007E1C8C" w:rsidRDefault="00421C8C" w:rsidP="00421C8C">
      <w:pPr>
        <w:spacing w:after="0" w:line="360" w:lineRule="auto"/>
        <w:ind w:firstLine="2268"/>
        <w:jc w:val="both"/>
        <w:rPr>
          <w:rFonts w:ascii="Arial" w:hAnsi="Arial" w:cs="Arial"/>
          <w:color w:val="000000" w:themeColor="text1"/>
          <w:sz w:val="28"/>
          <w:szCs w:val="28"/>
        </w:rPr>
      </w:pPr>
    </w:p>
    <w:p w14:paraId="5B190C0E" w14:textId="7B8D80C3" w:rsidR="00421C8C" w:rsidRDefault="00E752E9" w:rsidP="00421C8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Change w:id="1747" w:author="Assessor GDSXSR" w:date="2026-10-31T19:47:12Z">
            <w:rPr>
              <w:rFonts w:ascii="Arial" w:hAnsi="Arial" w:cs="Arial"/>
              <w:color w:val="000000" w:themeColor="text1"/>
              <w:sz w:val="28"/>
              <w:szCs w:val="28"/>
            </w:rPr>
          </w:rPrChange>
        </w:rPr>
        <w:t xml:space="preserve">Afastada a existência da dívida, fica prejudicado o exame </w:t>
      </w:r>
      <w:del w:id="1748" w:author="Assessor GDSXSR" w:date="2026-10-31T19:47:12Z">
        <w:r>
          <w:rPr>
            <w:rFonts w:ascii="Arial" w:hAnsi="Arial" w:cs="Arial"/>
            <w:color w:val="000000" w:themeColor="text1"/>
            <w:sz w:val="28"/>
            <w:szCs w:val="28"/>
            <w:highlight w:val="yellow"/>
          </w:rPr>
          <w:delText xml:space="preserve">da</w:delText>
        </w:r>
      </w:del>
      <w:ins w:id="1749" w:author="Assessor GDSXSR" w:date="2026-10-31T19:47:12Z">
        <w:r>
          <w:rPr>
            <w:rFonts w:ascii="Arial" w:hAnsi="Arial" w:cs="Arial"/>
            <w:color w:val="808080"/>
            <w:sz w:val="28"/>
            <w:szCs w:val="28"/>
            <w:highlight w:val="yellow"/>
          </w:rPr>
          <w:t xml:space="preserve">de sua</w:t>
        </w:r>
      </w:ins>
      <w:r>
        <w:rPr>
          <w:rFonts w:ascii="Arial" w:hAnsi="Arial" w:cs="Arial"/>
          <w:color w:val="000000" w:themeColor="text1"/>
          <w:sz w:val="28"/>
          <w:szCs w:val="28"/>
          <w:highlight w:val="yellow"/>
          <w:rPrChange w:id="1750" w:author="Assessor GDSXSR" w:date="2026-10-31T19:47:12Z">
            <w:rPr>
              <w:rFonts w:ascii="Arial" w:hAnsi="Arial" w:cs="Arial"/>
              <w:color w:val="000000" w:themeColor="text1"/>
              <w:sz w:val="28"/>
              <w:szCs w:val="28"/>
            </w:rPr>
          </w:rPrChange>
        </w:rPr>
        <w:t xml:space="preserve"> natureza concursal </w:t>
      </w:r>
      <w:del w:id="1751" w:author="Assessor GDSXSR" w:date="2026-10-31T19:47:12Z">
        <w:r>
          <w:rPr>
            <w:rFonts w:ascii="Arial" w:hAnsi="Arial" w:cs="Arial"/>
            <w:color w:val="000000" w:themeColor="text1"/>
            <w:sz w:val="28"/>
            <w:szCs w:val="28"/>
            <w:highlight w:val="yellow"/>
          </w:rPr>
          <w:delText xml:space="preserve">do</w:delText>
        </w:r>
      </w:del>
      <w:ins w:id="1752" w:author="Assessor GDSXSR" w:date="2026-10-31T19:47:12Z">
        <w:r>
          <w:rPr>
            <w:rFonts w:ascii="Arial" w:hAnsi="Arial" w:cs="Arial"/>
            <w:color w:val="808080"/>
            <w:sz w:val="28"/>
            <w:szCs w:val="28"/>
            <w:highlight w:val="yellow"/>
          </w:rPr>
          <w:t xml:space="preserve">e</w:t>
        </w:r>
      </w:ins>
      <w:r>
        <w:rPr>
          <w:rFonts w:ascii="Arial" w:hAnsi="Arial" w:cs="Arial"/>
          <w:color w:val="000000" w:themeColor="text1"/>
          <w:sz w:val="28"/>
          <w:szCs w:val="28"/>
          <w:highlight w:val="yellow"/>
          <w:rPrChange w:id="1753" w:author="Assessor GDSXSR" w:date="2026-10-31T19:47:12Z">
            <w:rPr>
              <w:rFonts w:ascii="Arial" w:hAnsi="Arial" w:cs="Arial"/>
              <w:color w:val="000000" w:themeColor="text1"/>
              <w:sz w:val="28"/>
              <w:szCs w:val="28"/>
            </w:rPr>
          </w:rPrChange>
        </w:rPr>
        <w:t xml:space="preserve"> </w:t>
      </w:r>
      <w:del w:id="1754" w:author="Assessor GDSXSR" w:date="2026-10-31T19:47:12Z">
        <w:r>
          <w:rPr>
            <w:rFonts w:ascii="Arial" w:hAnsi="Arial" w:cs="Arial"/>
            <w:color w:val="000000" w:themeColor="text1"/>
            <w:sz w:val="28"/>
            <w:szCs w:val="28"/>
            <w:highlight w:val="yellow"/>
          </w:rPr>
          <w:delText xml:space="preserve">crédito. Sua classificação e</w:delText>
        </w:r>
      </w:del>
      <w:ins w:id="1755" w:author="Assessor GDSXSR" w:date="2026-10-31T19:47:12Z">
        <w:r>
          <w:rPr>
            <w:rFonts w:ascii="Arial" w:hAnsi="Arial" w:cs="Arial"/>
            <w:color w:val="808080"/>
            <w:sz w:val="28"/>
            <w:szCs w:val="28"/>
            <w:highlight w:val="yellow"/>
          </w:rPr>
          <w:t xml:space="preserve">de</w:t>
        </w:r>
      </w:ins>
      <w:r>
        <w:rPr>
          <w:rFonts w:ascii="Arial" w:hAnsi="Arial" w:cs="Arial"/>
          <w:color w:val="000000" w:themeColor="text1"/>
          <w:sz w:val="28"/>
          <w:szCs w:val="28"/>
          <w:highlight w:val="yellow"/>
          <w:rPrChange w:id="1756" w:author="Assessor GDSXSR" w:date="2026-10-31T19:47:12Z">
            <w:rPr>
              <w:rFonts w:ascii="Arial" w:hAnsi="Arial" w:cs="Arial"/>
              <w:color w:val="000000" w:themeColor="text1"/>
              <w:sz w:val="28"/>
              <w:szCs w:val="28"/>
            </w:rPr>
          </w:rPrChange>
        </w:rPr>
        <w:t xml:space="preserve"> eventual submissão à recuperação judicial</w:t>
      </w:r>
      <w:del w:id="1757" w:author="Assessor GDSXSR" w:date="2026-10-31T19:47:12Z">
        <w:r>
          <w:rPr>
            <w:rFonts w:ascii="Arial" w:hAnsi="Arial" w:cs="Arial"/>
            <w:color w:val="000000" w:themeColor="text1"/>
            <w:sz w:val="28"/>
            <w:szCs w:val="28"/>
            <w:highlight w:val="yellow"/>
          </w:rPr>
          <w:delText xml:space="preserve"> pressupõem obrigação devidamente reconhecida, o que não ocorre no caso</w:delText>
        </w:r>
      </w:del>
      <w:r>
        <w:rPr>
          <w:rFonts w:ascii="Arial" w:hAnsi="Arial" w:cs="Arial"/>
          <w:color w:val="000000" w:themeColor="text1"/>
          <w:sz w:val="28"/>
          <w:szCs w:val="28"/>
          <w:highlight w:val="yellow"/>
          <w:rPrChange w:id="1758" w:author="Assessor GDSXSR" w:date="2026-10-31T19:47:12Z">
            <w:rPr>
              <w:rFonts w:ascii="Arial" w:hAnsi="Arial" w:cs="Arial"/>
              <w:color w:val="000000" w:themeColor="text1"/>
              <w:sz w:val="28"/>
              <w:szCs w:val="28"/>
            </w:rPr>
          </w:rPrChange>
        </w:rPr>
        <w:t xml:space="preserve">.</w:t>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76119EA8" w14:textId="4D9F9BE6" w:rsidR="008A4445" w:rsidRDefault="00D516B2" w:rsidP="00DB1301">
      <w:pPr>
        <w:spacing w:after="0" w:line="360" w:lineRule="auto"/>
        <w:ind w:firstLine="2268"/>
        <w:jc w:val="both"/>
        <w:rPr>
          <w:rFonts w:ascii="Arial" w:hAnsi="Arial" w:cs="Arial"/>
          <w:sz w:val="28"/>
          <w:szCs w:val="28"/>
        </w:rPr>
      </w:pPr>
      <w:commentRangeStart w:id="12"/>
      <w:r>
        <w:rPr>
          <w:rFonts w:ascii="Arial" w:hAnsi="Arial" w:cs="Arial"/>
          <w:sz w:val="28"/>
          <w:szCs w:val="28"/>
        </w:rPr>
        <w:t xml:space="preserve">Ante o exposto, </w:t>
      </w:r>
      <w:r>
        <w:rPr>
          <w:rFonts w:ascii="Arial" w:hAnsi="Arial" w:cs="Arial"/>
          <w:b/>
          <w:bCs/>
          <w:sz w:val="28"/>
          <w:szCs w:val="28"/>
          <w:rPrChange w:id="1759" w:author="Assessor GDSXSR" w:date="2026-10-31T19:47:12Z">
            <w:rPr>
              <w:rFonts w:ascii="Arial" w:hAnsi="Arial" w:cs="Arial"/>
              <w:b/>
              <w:bCs/>
              <w:sz w:val="28"/>
              <w:szCs w:val="28"/>
            </w:rPr>
          </w:rPrChange>
        </w:rPr>
        <w:t xml:space="preserve">rejeito</w:t>
      </w:r>
      <w:r>
        <w:rPr>
          <w:rFonts w:ascii="Arial" w:hAnsi="Arial" w:cs="Arial"/>
          <w:sz w:val="28"/>
          <w:szCs w:val="28"/>
        </w:rPr>
        <w:t xml:space="preserve"> a preliminar de nulidade da sentença </w:t>
      </w:r>
      <w:del w:id="1760" w:author="Assessor GDSXSR" w:date="2026-10-31T19:47:12Z">
        <w:r>
          <w:rPr>
            <w:rFonts w:ascii="Arial" w:hAnsi="Arial" w:cs="Arial"/>
            <w:sz w:val="28"/>
            <w:szCs w:val="28"/>
          </w:rPr>
          <w:delText xml:space="preserve">por</w:delText>
        </w:r>
      </w:del>
      <w:ins w:id="1761" w:author="Assessor GDSXSR" w:date="2026-10-31T19:47:12Z">
        <w:r>
          <w:rPr>
            <w:rFonts w:ascii="Arial" w:hAnsi="Arial" w:cs="Arial"/>
            <w:color w:val="808080"/>
            <w:sz w:val="28"/>
            <w:szCs w:val="28"/>
          </w:rPr>
          <w:t xml:space="preserve">e,</w:t>
        </w:r>
      </w:ins>
      <w:r>
        <w:rPr>
          <w:rFonts w:ascii="Arial" w:hAnsi="Arial" w:cs="Arial"/>
          <w:sz w:val="28"/>
          <w:szCs w:val="28"/>
        </w:rPr>
        <w:t xml:space="preserve"> </w:t>
      </w:r>
      <w:del w:id="1762" w:author="Assessor GDSXSR" w:date="2026-10-31T19:47:12Z">
        <w:r>
          <w:rPr>
            <w:rFonts w:ascii="Arial" w:hAnsi="Arial" w:cs="Arial"/>
            <w:sz w:val="28"/>
            <w:szCs w:val="28"/>
          </w:rPr>
          <w:delText xml:space="preserve">ausência</w:delText>
        </w:r>
      </w:del>
      <w:ins w:id="1763" w:author="Assessor GDSXSR" w:date="2026-10-31T19:47:12Z">
        <w:r>
          <w:rPr>
            <w:rFonts w:ascii="Arial" w:hAnsi="Arial" w:cs="Arial"/>
            <w:color w:val="808080"/>
            <w:sz w:val="28"/>
            <w:szCs w:val="28"/>
          </w:rPr>
          <w:t xml:space="preserve">no</w:t>
        </w:r>
      </w:ins>
      <w:r>
        <w:rPr>
          <w:rFonts w:ascii="Arial" w:hAnsi="Arial" w:cs="Arial"/>
          <w:sz w:val="28"/>
          <w:szCs w:val="28"/>
        </w:rPr>
        <w:t xml:space="preserve"> </w:t>
      </w:r>
      <w:del w:id="1764" w:author="Assessor GDSXSR" w:date="2026-10-31T19:47:12Z">
        <w:r>
          <w:rPr>
            <w:rFonts w:ascii="Arial" w:hAnsi="Arial" w:cs="Arial"/>
            <w:sz w:val="28"/>
            <w:szCs w:val="28"/>
          </w:rPr>
          <w:delText xml:space="preserve">de fundamentação </w:delText>
        </w:r>
        <w:r>
          <w:rPr>
            <w:rFonts w:ascii="Arial" w:hAnsi="Arial" w:cs="Arial"/>
            <w:sz w:val="28"/>
            <w:szCs w:val="28"/>
          </w:rPr>
          <w:delText xml:space="preserve">e</w:delText>
        </w:r>
      </w:del>
      <w:ins w:id="1765" w:author="Assessor GDSXSR" w:date="2026-10-31T19:47:12Z">
        <w:r>
          <w:rPr>
            <w:rFonts w:ascii="Arial" w:hAnsi="Arial" w:cs="Arial"/>
            <w:color w:val="808080"/>
            <w:sz w:val="28"/>
            <w:szCs w:val="28"/>
          </w:rPr>
          <w:t xml:space="preserve">mérito,</w:t>
        </w:r>
      </w:ins>
      <w:r>
        <w:rPr>
          <w:rFonts w:ascii="Arial" w:hAnsi="Arial" w:cs="Arial"/>
          <w:sz w:val="28"/>
          <w:szCs w:val="28"/>
        </w:rPr>
        <w:t xml:space="preserve"> </w:t>
      </w:r>
      <w:r>
        <w:rPr>
          <w:rFonts w:ascii="Arial" w:hAnsi="Arial" w:cs="Arial"/>
          <w:b/>
          <w:bCs/>
          <w:sz w:val="28"/>
          <w:szCs w:val="28"/>
          <w:rPrChange w:id="1766" w:author="Assessor GDSXSR" w:date="2026-10-31T19:47:12Z">
            <w:rPr>
              <w:rFonts w:ascii="Arial" w:hAnsi="Arial" w:cs="Arial"/>
              <w:b/>
              <w:bCs/>
              <w:sz w:val="28"/>
              <w:szCs w:val="28"/>
            </w:rPr>
          </w:rPrChange>
        </w:rPr>
        <w:t xml:space="preserve">dou</w:t>
      </w:r>
      <w:r>
        <w:rPr>
          <w:rFonts w:ascii="Arial" w:hAnsi="Arial" w:cs="Arial"/>
          <w:b/>
          <w:bCs/>
          <w:sz w:val="28"/>
          <w:szCs w:val="28"/>
          <w:rPrChange w:id="1767" w:author="Assessor GDSXSR" w:date="2026-10-31T19:47:12Z">
            <w:rPr>
              <w:rFonts w:ascii="Arial" w:hAnsi="Arial" w:cs="Arial"/>
              <w:b/>
              <w:bCs/>
              <w:sz w:val="28"/>
              <w:szCs w:val="28"/>
            </w:rPr>
          </w:rPrChange>
        </w:rPr>
        <w:t xml:space="preserve"> parcial</w:t>
      </w:r>
      <w:r>
        <w:rPr>
          <w:rFonts w:ascii="Arial" w:hAnsi="Arial" w:cs="Arial"/>
          <w:b/>
          <w:bCs/>
          <w:sz w:val="28"/>
          <w:szCs w:val="28"/>
          <w:rPrChange w:id="1768" w:author="Assessor GDSXSR" w:date="2026-10-31T19:47:12Z">
            <w:rPr>
              <w:rFonts w:ascii="Arial" w:hAnsi="Arial" w:cs="Arial"/>
              <w:b/>
              <w:bCs/>
              <w:sz w:val="28"/>
              <w:szCs w:val="28"/>
            </w:rPr>
          </w:rPrChange>
        </w:rPr>
        <w:t xml:space="preserve"> provimento</w:t>
      </w:r>
      <w:r>
        <w:rPr>
          <w:rFonts w:ascii="Arial" w:hAnsi="Arial" w:cs="Arial"/>
          <w:sz w:val="28"/>
          <w:szCs w:val="28"/>
        </w:rPr>
        <w:t xml:space="preserve"> ao apelo d</w:t>
      </w:r>
      <w:r>
        <w:rPr>
          <w:rFonts w:ascii="Arial" w:hAnsi="Arial" w:cs="Arial"/>
          <w:sz w:val="28"/>
          <w:szCs w:val="28"/>
        </w:rPr>
        <w:t xml:space="preserve">a</w:t>
      </w:r>
      <w:r>
        <w:rPr>
          <w:rFonts w:ascii="Arial" w:hAnsi="Arial" w:cs="Arial"/>
          <w:sz w:val="28"/>
          <w:szCs w:val="28"/>
        </w:rPr>
        <w:t xml:space="preserve"> </w:t>
      </w:r>
      <w:r>
        <w:rPr>
          <w:rFonts w:ascii="Arial" w:hAnsi="Arial" w:cs="Arial"/>
          <w:sz w:val="28"/>
          <w:szCs w:val="28"/>
        </w:rPr>
        <w:t xml:space="preserve">ré</w:t>
      </w:r>
      <w:r>
        <w:rPr>
          <w:rFonts w:ascii="Arial" w:hAnsi="Arial" w:cs="Arial"/>
          <w:sz w:val="28"/>
          <w:szCs w:val="28"/>
        </w:rPr>
        <w:t xml:space="preserve">, </w:t>
      </w:r>
      <w:r>
        <w:rPr>
          <w:rFonts w:ascii="Arial" w:hAnsi="Arial" w:cs="Arial"/>
          <w:sz w:val="28"/>
          <w:szCs w:val="28"/>
        </w:rPr>
        <w:t xml:space="preserve">Cidade Serviços </w:t>
      </w:r>
      <w:r>
        <w:rPr>
          <w:rFonts w:ascii="Arial" w:hAnsi="Arial" w:cs="Arial"/>
          <w:sz w:val="28"/>
          <w:szCs w:val="28"/>
        </w:rPr>
        <w:t xml:space="preserve">e</w:t>
      </w:r>
      <w:r>
        <w:rPr>
          <w:rFonts w:ascii="Arial" w:hAnsi="Arial" w:cs="Arial"/>
          <w:sz w:val="28"/>
          <w:szCs w:val="28"/>
        </w:rPr>
        <w:t xml:space="preserve"> M</w:t>
      </w:r>
      <w:r>
        <w:rPr>
          <w:rFonts w:ascii="Arial" w:hAnsi="Arial" w:cs="Arial"/>
          <w:sz w:val="28"/>
          <w:szCs w:val="28"/>
        </w:rPr>
        <w:t xml:space="preserve">ã</w:t>
      </w:r>
      <w:r>
        <w:rPr>
          <w:rFonts w:ascii="Arial" w:hAnsi="Arial" w:cs="Arial"/>
          <w:sz w:val="28"/>
          <w:szCs w:val="28"/>
        </w:rPr>
        <w:t xml:space="preserve">o </w:t>
      </w:r>
      <w:r>
        <w:rPr>
          <w:rFonts w:ascii="Arial" w:hAnsi="Arial" w:cs="Arial"/>
          <w:sz w:val="28"/>
          <w:szCs w:val="28"/>
        </w:rPr>
        <w:t xml:space="preserve">d</w:t>
      </w:r>
      <w:r>
        <w:rPr>
          <w:rFonts w:ascii="Arial" w:hAnsi="Arial" w:cs="Arial"/>
          <w:sz w:val="28"/>
          <w:szCs w:val="28"/>
        </w:rPr>
        <w:t xml:space="preserve">e Obra Especializada Ltda</w:t>
      </w:r>
      <w:ins w:id="1769" w:author="Assessor GDSXSR" w:date="2026-10-31T19:47:12Z">
        <w:r>
          <w:rPr>
            <w:rFonts w:ascii="Arial" w:hAnsi="Arial" w:cs="Arial"/>
            <w:color w:val="808080"/>
            <w:sz w:val="28"/>
            <w:szCs w:val="28"/>
          </w:rPr>
          <w:t xml:space="preserve">.</w:t>
        </w:r>
      </w:ins>
      <w:r>
        <w:rPr>
          <w:rFonts w:ascii="Arial" w:hAnsi="Arial" w:cs="Arial"/>
          <w:sz w:val="28"/>
          <w:szCs w:val="28"/>
        </w:rPr>
        <w:t xml:space="preserve"> </w:t>
      </w:r>
      <w:del w:id="1770" w:author="Assessor GDSXSR" w:date="2026-10-31T19:47:12Z">
        <w:r>
          <w:rPr>
            <w:rFonts w:ascii="Arial" w:hAnsi="Arial" w:cs="Arial"/>
            <w:sz w:val="28"/>
            <w:szCs w:val="28"/>
          </w:rPr>
          <w:delText xml:space="preserve">-</w:delText>
        </w:r>
      </w:del>
      <w:ins w:id="1771" w:author="Assessor GDSXSR" w:date="2026-10-31T19:47:12Z">
        <w:r>
          <w:rPr>
            <w:rFonts w:ascii="Arial" w:hAnsi="Arial" w:cs="Arial"/>
            <w:color w:val="808080"/>
            <w:sz w:val="28"/>
            <w:szCs w:val="28"/>
          </w:rPr>
          <w:t xml:space="preserve">–</w:t>
        </w:r>
      </w:ins>
      <w:r>
        <w:rPr>
          <w:rFonts w:ascii="Arial" w:hAnsi="Arial" w:cs="Arial"/>
          <w:sz w:val="28"/>
          <w:szCs w:val="28"/>
        </w:rPr>
        <w:t xml:space="preserve"> </w:t>
      </w:r>
      <w:r>
        <w:rPr>
          <w:rFonts w:ascii="Arial" w:hAnsi="Arial" w:cs="Arial"/>
          <w:sz w:val="28"/>
          <w:szCs w:val="28"/>
        </w:rPr>
        <w:t xml:space="preserve">e</w:t>
      </w:r>
      <w:r>
        <w:rPr>
          <w:rFonts w:ascii="Arial" w:hAnsi="Arial" w:cs="Arial"/>
          <w:sz w:val="28"/>
          <w:szCs w:val="28"/>
        </w:rPr>
        <w:t xml:space="preserve">m Recuperação Judicial</w:t>
      </w:r>
      <w:r>
        <w:rPr>
          <w:rFonts w:ascii="Arial" w:hAnsi="Arial" w:cs="Arial"/>
          <w:sz w:val="28"/>
          <w:szCs w:val="28"/>
        </w:rPr>
        <w:t xml:space="preserve">,</w:t>
      </w:r>
      <w:r>
        <w:rPr>
          <w:rFonts w:ascii="Arial" w:hAnsi="Arial" w:cs="Arial"/>
          <w:sz w:val="28"/>
          <w:szCs w:val="28"/>
        </w:rPr>
        <w:t xml:space="preserve"> para</w:t>
      </w:r>
      <w:r>
        <w:rPr>
          <w:rFonts w:ascii="Arial" w:hAnsi="Arial" w:cs="Arial"/>
          <w:sz w:val="28"/>
          <w:szCs w:val="28"/>
        </w:rPr>
        <w:t xml:space="preserve"> </w:t>
      </w:r>
      <w:r>
        <w:rPr>
          <w:rFonts w:ascii="Arial" w:hAnsi="Arial" w:cs="Arial"/>
          <w:sz w:val="28"/>
          <w:szCs w:val="28"/>
        </w:rPr>
        <w:t xml:space="preserve">julgar improcedente o pedido de cobrança.</w:t>
      </w:r>
      <w:del w:id="1772" w:author="Assessor GDSXSR" w:date="2026-10-31T19:47:12Z">
        <w:r>
          <w:rPr>
            <w:rFonts w:ascii="Arial" w:hAnsi="Arial" w:cs="Arial"/>
            <w:sz w:val="28"/>
            <w:szCs w:val="28"/>
          </w:rPr>
          <w:delText xml:space="preserve"> </w:delText>
        </w:r>
      </w:del>
      <w:commentRangeEnd w:id="12"/>
      <w:r>
        <w:rPr>
          <w:rStyle w:val="CommentReference"/>
        </w:rPr>
        <w:commentReference w:id="12"/>
      </w:r>
    </w:p>
    <w:p w14:paraId="7AA68076" w14:textId="77777777" w:rsidR="00DB6612" w:rsidRDefault="00DB6612" w:rsidP="00DB1301">
      <w:pPr>
        <w:spacing w:after="0" w:line="360" w:lineRule="auto"/>
        <w:ind w:firstLine="2268"/>
        <w:jc w:val="both"/>
        <w:rPr>
          <w:rFonts w:ascii="Arial" w:hAnsi="Arial" w:cs="Arial"/>
          <w:sz w:val="28"/>
          <w:szCs w:val="28"/>
        </w:rPr>
      </w:pPr>
    </w:p>
    <w:p w14:paraId="38B501F7" w14:textId="01B3CA3B" w:rsidR="00DB6612" w:rsidRDefault="00DB6612" w:rsidP="00DB1301">
      <w:pPr>
        <w:spacing w:after="0" w:line="360" w:lineRule="auto"/>
        <w:ind w:firstLine="2268"/>
        <w:jc w:val="both"/>
        <w:rPr>
          <w:rFonts w:ascii="Arial" w:hAnsi="Arial" w:cs="Arial"/>
          <w:sz w:val="28"/>
          <w:szCs w:val="28"/>
        </w:rPr>
      </w:pPr>
      <w:r>
        <w:rPr>
          <w:rFonts w:ascii="Arial" w:hAnsi="Arial" w:cs="Arial"/>
          <w:b/>
          <w:sz w:val="28"/>
          <w:szCs w:val="28"/>
          <w:rPrChange w:id="1062" w:author="Assessor GDSXSR" w:date="2026-10-31T19:47:12Z">
            <w:rPr>
              <w:rFonts w:ascii="Arial" w:hAnsi="Arial" w:cs="Arial"/>
              <w:sz w:val="28"/>
              <w:szCs w:val="28"/>
            </w:rPr>
          </w:rPrChange>
        </w:rPr>
        <w:t xml:space="preserve">Inverto</w:t>
      </w:r>
      <w:r>
        <w:rPr>
          <w:rFonts w:ascii="Arial" w:hAnsi="Arial" w:cs="Arial"/>
          <w:sz w:val="28"/>
          <w:szCs w:val="28"/>
        </w:rPr>
        <w:t xml:space="preserve"> os ônus sucumbenciais e </w:t>
      </w:r>
      <w:r w:rsidRPr="00887CDE">
        <w:rPr>
          <w:rFonts w:ascii="Arial" w:hAnsi="Arial" w:cs="Arial"/>
          <w:b/>
          <w:bCs/>
          <w:sz w:val="28"/>
          <w:szCs w:val="28"/>
        </w:rPr>
        <w:t>condeno</w:t>
      </w:r>
      <w:r>
        <w:rPr>
          <w:rFonts w:ascii="Arial" w:hAnsi="Arial" w:cs="Arial"/>
          <w:sz w:val="28"/>
          <w:szCs w:val="28"/>
        </w:rPr>
        <w:t xml:space="preserve"> a autora/apelada</w:t>
      </w:r>
      <w:r w:rsidR="0095034F">
        <w:rPr>
          <w:rFonts w:ascii="Arial" w:hAnsi="Arial" w:cs="Arial"/>
          <w:sz w:val="28"/>
          <w:szCs w:val="28"/>
        </w:rPr>
        <w:t xml:space="preserve"> ao pagamento das custas processuais e dos honorários advocatícios,</w:t>
      </w:r>
      <w:r w:rsidR="00887CDE">
        <w:rPr>
          <w:rFonts w:ascii="Arial" w:hAnsi="Arial" w:cs="Arial"/>
          <w:sz w:val="28"/>
          <w:szCs w:val="28"/>
        </w:rPr>
        <w:t xml:space="preserve"> estes fixados em 10% do valor da causa.</w:t>
      </w:r>
    </w:p>
    <w:p w14:paraId="38E9A44F" w14:textId="77777777" w:rsidR="008A4445" w:rsidRDefault="008A4445" w:rsidP="00DB1301">
      <w:pPr>
        <w:spacing w:after="0" w:line="360" w:lineRule="auto"/>
        <w:ind w:firstLine="2268"/>
        <w:jc w:val="both"/>
        <w:rPr>
          <w:rFonts w:ascii="Arial" w:hAnsi="Arial" w:cs="Arial"/>
          <w:sz w:val="28"/>
          <w:szCs w:val="28"/>
        </w:rPr>
      </w:pPr>
    </w:p>
    <w:p w14:paraId="6D23747E" w14:textId="77777777" w:rsidR="00635527" w:rsidRDefault="00635527" w:rsidP="00635527">
      <w:pPr>
        <w:spacing w:after="0" w:line="360" w:lineRule="auto"/>
        <w:ind w:firstLine="2268"/>
        <w:jc w:val="both"/>
        <w:rPr>
          <w:rFonts w:ascii="Arial" w:hAnsi="Arial" w:cs="Arial"/>
          <w:sz w:val="28"/>
          <w:szCs w:val="28"/>
        </w:rPr>
      </w:pPr>
      <w:commentRangeStart w:id="13"/>
      <w:r>
        <w:rPr>
          <w:rFonts w:ascii="Arial" w:hAnsi="Arial" w:cs="Arial"/>
          <w:sz w:val="28"/>
          <w:szCs w:val="28"/>
        </w:rPr>
        <w:t xml:space="preserve">Sem honorários recursais (CPC</w:t>
      </w:r>
      <w:del w:id="1773" w:author="Assessor GDSXSR" w:date="2026-10-31T19:47:12Z">
        <w:r>
          <w:rPr>
            <w:rFonts w:ascii="Arial" w:hAnsi="Arial" w:cs="Arial"/>
            <w:sz w:val="28"/>
            <w:szCs w:val="28"/>
          </w:rPr>
          <w:delText xml:space="preserve">/15</w:delText>
        </w:r>
      </w:del>
      <w:r>
        <w:rPr>
          <w:rFonts w:ascii="Arial" w:hAnsi="Arial" w:cs="Arial"/>
          <w:sz w:val="28"/>
          <w:szCs w:val="28"/>
        </w:rPr>
        <w:t xml:space="preserve"> 85</w:t>
      </w:r>
      <w:ins w:id="1774" w:author="Assessor GDSXSR" w:date="2026-10-31T19:47:12Z">
        <w:r>
          <w:rPr>
            <w:rFonts w:ascii="Arial" w:hAnsi="Arial" w:cs="Arial"/>
            <w:color w:val="808080"/>
            <w:sz w:val="28"/>
            <w:szCs w:val="28"/>
          </w:rPr>
          <w:t xml:space="preserve"> §</w:t>
        </w:r>
      </w:ins>
      <w:r>
        <w:rPr>
          <w:rFonts w:ascii="Arial" w:hAnsi="Arial" w:cs="Arial"/>
          <w:sz w:val="28"/>
          <w:szCs w:val="28"/>
        </w:rPr>
        <w:t xml:space="preserve"> 11).</w:t>
      </w:r>
      <w:commentRangeEnd w:id="13"/>
      <w:r>
        <w:rPr>
          <w:rStyle w:val="CommentReference"/>
        </w:rPr>
        <w:commentReference w:id="13"/>
      </w:r>
    </w:p>
    <w:p w14:paraId="6BBF4929" w14:textId="77777777" w:rsidR="00635FDE" w:rsidRDefault="00635FDE" w:rsidP="00DB1301">
      <w:pPr>
        <w:spacing w:after="0" w:line="360" w:lineRule="auto"/>
        <w:ind w:firstLine="2268"/>
        <w:jc w:val="both"/>
        <w:rPr>
          <w:rFonts w:ascii="Arial" w:hAnsi="Arial" w:cs="Arial"/>
          <w:sz w:val="28"/>
          <w:szCs w:val="28"/>
        </w:rPr>
      </w:pPr>
    </w:p>
    <w:p w14:paraId="0DA21613" w14:textId="09E33044"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4D1C0125" w14:textId="6D1C6F36" w:rsidR="64E63EB0" w:rsidRDefault="64E63EB0" w:rsidP="64E63EB0">
      <w:pPr>
        <w:pStyle w:val="ListParagraph"/>
        <w:spacing w:after="0" w:line="360" w:lineRule="auto"/>
        <w:ind w:left="0"/>
        <w:jc w:val="both"/>
        <w:rPr>
          <w:rFonts w:ascii="Arial" w:hAnsi="Arial" w:cs="Arial"/>
          <w:sz w:val="28"/>
          <w:szCs w:val="28"/>
        </w:rPr>
      </w:pPr>
    </w:p>
    <w:p w14:paraId="529D3CDE" w14:textId="3D1A7C3A" w:rsidR="007E1C8C" w:rsidRDefault="007E1C8C" w:rsidP="007E1C8C">
      <w:pPr>
        <w:spacing w:after="0" w:line="360" w:lineRule="auto"/>
        <w:jc w:val="both"/>
        <w:rPr>
          <w:rFonts w:ascii="Arial" w:hAnsi="Arial" w:cs="Arial"/>
          <w:sz w:val="28"/>
          <w:szCs w:val="28"/>
        </w:rPr>
      </w:pPr>
    </w:p>
    <w:p w14:paraId="46E9340E" w14:textId="3103BCC5" w:rsidR="009A67F8" w:rsidRDefault="009A67F8" w:rsidP="00635FDE">
      <w:pPr>
        <w:ind w:right="-96"/>
        <w:jc w:val="both"/>
        <w:rPr>
          <w:b/>
          <w:color w:val="008000"/>
        </w:rPr>
      </w:pPr>
      <w:r>
        <w:rPr>
          <w:b/>
          <w:color w:val="008000"/>
        </w:rPr>
        <w:t>SENTENÇA RECORRIDA</w:t>
      </w:r>
    </w:p>
    <w:p w14:paraId="5BC19D5F" w14:textId="77777777" w:rsidR="00635FDE" w:rsidRPr="00635FDE" w:rsidRDefault="00635FDE" w:rsidP="00635FDE">
      <w:pPr>
        <w:ind w:right="-96"/>
        <w:jc w:val="both"/>
        <w:rPr>
          <w:b/>
          <w:color w:val="008000"/>
        </w:rPr>
      </w:pPr>
      <w:r w:rsidRPr="00635FDE">
        <w:rPr>
          <w:b/>
          <w:color w:val="008000"/>
        </w:rPr>
        <w:t>Trata-se de ação de cobrança ajuizada por RRM SERVICOS E COMERCIO DE CARTUCHOS LTDA em desfavor de CIDADO SERVICOS E MAO DE OBRA ESPECIALIZADA LTDA EM RECUPERAÇÃO JUDICIAL, partes qualificadas nos autos em epígrafe.</w:t>
      </w:r>
    </w:p>
    <w:p w14:paraId="1B587E60" w14:textId="77777777" w:rsidR="00635FDE" w:rsidRPr="00635FDE" w:rsidRDefault="00635FDE" w:rsidP="00635FDE">
      <w:pPr>
        <w:ind w:right="-96"/>
        <w:jc w:val="both"/>
        <w:rPr>
          <w:b/>
          <w:color w:val="008000"/>
        </w:rPr>
      </w:pPr>
      <w:r w:rsidRPr="00635FDE">
        <w:rPr>
          <w:b/>
          <w:color w:val="008000"/>
        </w:rPr>
        <w:t>Afirma a parte autora, em síntese, que, em 30/3/2020, prestou serviços à parte ré mediante fornecimento de produtos, pelo valor total de R$ 2.386,00 (dois mil trezentos e oitenta e seis reais), a ser pago em duas parcelas de R$ 1.193,00 (mil cento e noventa e três reais), com vencimentos em 30/4/2020 e 30/5/2020. Sustenta que a parte ré deixou de cumprir a obrigação pactuada, apesar das tentativas extrajudiciais de recebimento do crédito, razão pela qual requereu a condenação da parte autora ao pagamento do valor devido atualizado em R$ 4.591,85, conforme planilha juntada ao ID nº 232195330 – pág. 5.</w:t>
      </w:r>
    </w:p>
    <w:p w14:paraId="4CF4C97B" w14:textId="77777777" w:rsidR="00635FDE" w:rsidRPr="00635FDE" w:rsidRDefault="00635FDE" w:rsidP="00635FDE">
      <w:pPr>
        <w:ind w:right="-96"/>
        <w:jc w:val="both"/>
        <w:rPr>
          <w:b/>
          <w:color w:val="008000"/>
        </w:rPr>
      </w:pPr>
      <w:r w:rsidRPr="00635FDE">
        <w:rPr>
          <w:b/>
          <w:color w:val="008000"/>
        </w:rPr>
        <w:t>A representação processual da parte autora se encontra regular, consoante ID nº 268499336.</w:t>
      </w:r>
    </w:p>
    <w:p w14:paraId="37F84601" w14:textId="77777777" w:rsidR="00635FDE" w:rsidRPr="00635FDE" w:rsidRDefault="00635FDE" w:rsidP="00635FDE">
      <w:pPr>
        <w:ind w:right="-96"/>
        <w:jc w:val="both"/>
        <w:rPr>
          <w:b/>
          <w:color w:val="008000"/>
        </w:rPr>
      </w:pPr>
      <w:r w:rsidRPr="00635FDE">
        <w:rPr>
          <w:b/>
          <w:color w:val="008000"/>
        </w:rPr>
        <w:t>Proferida decisão ao ID nº 243055564 que indeferiu o pedido de gratuidade de justiça requerido pela parte autora. Interposto agravo de instrumento pela parte autora, a 4ª Turma Cível comunicou a decisão proferida no recurso nº 0736340-56.2025.8.07.0000 (ID nº 248081784), tendo sido indeferido o efeito suspensivo requerido (ID nº 248081785). Em razão disso, foi concedido novo prazo de 5 (cinco) dias para comprovação do recolhimento das custas de ingresso (ID nº 250160650), posteriormente certificadas como integralmente pagas (ID nº 254943063). O agravo de instrumento foi, depois, julgado prejudicado em razão do pagamento das custas processuais pela parte autora, havendo comunicação ao juízo de origem e documentação correlata (IDs nºs 256689860 e 256689861).</w:t>
      </w:r>
    </w:p>
    <w:p w14:paraId="5408D6F5" w14:textId="77777777" w:rsidR="00635FDE" w:rsidRPr="00635FDE" w:rsidRDefault="00635FDE" w:rsidP="00635FDE">
      <w:pPr>
        <w:ind w:right="-96"/>
        <w:jc w:val="both"/>
        <w:rPr>
          <w:b/>
          <w:color w:val="008000"/>
        </w:rPr>
      </w:pPr>
      <w:r w:rsidRPr="00635FDE">
        <w:rPr>
          <w:b/>
          <w:color w:val="008000"/>
        </w:rPr>
        <w:t>Ciente do recolhimento das custas de ingresso, este Juízo recebeu a petição inicial e determinou a citação da parte ré para apresentar contestação no prazo de 15 (quinze) dias.</w:t>
      </w:r>
    </w:p>
    <w:p w14:paraId="062B5BBA" w14:textId="77777777" w:rsidR="00635FDE" w:rsidRPr="00635FDE" w:rsidRDefault="00635FDE" w:rsidP="00635FDE">
      <w:pPr>
        <w:ind w:right="-96"/>
        <w:jc w:val="both"/>
        <w:rPr>
          <w:b/>
          <w:color w:val="008000"/>
        </w:rPr>
      </w:pPr>
      <w:r w:rsidRPr="00635FDE">
        <w:rPr>
          <w:b/>
          <w:color w:val="008000"/>
        </w:rPr>
        <w:t>Em sede de contestação (ID nº 265026201), no mérito, a parte ré alegou ausência de comprovação dos fatos constitutivos do direito da parte autora, ao fundamento de que a pretensão estaria amparada apenas na nota fiscal de ID nº 232197325, emitida em 30/3/2020, desacompanhada de comprovante de entrega, aceite, registros de comunicação, e-mails, conversas ou qualquer outro documento que demonstrasse a efetiva realização da operação comercial. Sustentou que a nota fiscal seria documento unilateral e insuficiente para comprovar a existência, exigibilidade e liquidez do crédito, requerendo, ao final, a improcedência da ação, o acolhimento da preliminar de defeito de representação, o afastamento da multa relativa à ausência de confirmação da citação eletrônica e a condenação da parte autora ao pagamento de custas e honorários.</w:t>
      </w:r>
    </w:p>
    <w:p w14:paraId="3C730811" w14:textId="77777777" w:rsidR="00635FDE" w:rsidRPr="00635FDE" w:rsidRDefault="00635FDE" w:rsidP="00635FDE">
      <w:pPr>
        <w:ind w:right="-96"/>
        <w:jc w:val="both"/>
        <w:rPr>
          <w:b/>
          <w:color w:val="008000"/>
        </w:rPr>
      </w:pPr>
      <w:r w:rsidRPr="00635FDE">
        <w:rPr>
          <w:b/>
          <w:color w:val="008000"/>
        </w:rPr>
        <w:t>A representação processual da parte ré se encontra regular, consoante ID nº 265026203.</w:t>
      </w:r>
    </w:p>
    <w:p w14:paraId="15C8ECB2" w14:textId="77777777" w:rsidR="00635FDE" w:rsidRPr="00635FDE" w:rsidRDefault="00635FDE" w:rsidP="00635FDE">
      <w:pPr>
        <w:ind w:right="-96"/>
        <w:jc w:val="both"/>
        <w:rPr>
          <w:b/>
          <w:color w:val="008000"/>
        </w:rPr>
      </w:pPr>
      <w:r w:rsidRPr="00635FDE">
        <w:rPr>
          <w:b/>
          <w:color w:val="008000"/>
        </w:rPr>
        <w:t>Intimada, a parte autora apresentou réplica à contestação. No mérito, defendeu a existência da relação jurídica e a comprovação do crédito, afirmando que a nota fiscal juntada aos autos constitui documento fiscal regularmente emitido e goza de presunção de legitimidade e veracidade, especialmente diante da ausência de prova concreta em sentido contrário. Argumentou que a parte ré não comprovou pagamento, inexistência da relação comercial ou fato impeditivo, modificativo ou extintivo da obrigação, limitando-se a alegações genéricas, razão pela qual requereu a rejeição das alegações defensivas e a procedência integral dos pedidos iniciais (ID nº 268499335).</w:t>
      </w:r>
    </w:p>
    <w:p w14:paraId="55B461B7" w14:textId="77777777" w:rsidR="00635FDE" w:rsidRPr="00635FDE" w:rsidRDefault="00635FDE" w:rsidP="00635FDE">
      <w:pPr>
        <w:ind w:right="-96"/>
        <w:jc w:val="both"/>
        <w:rPr>
          <w:b/>
          <w:color w:val="008000"/>
        </w:rPr>
      </w:pPr>
      <w:r w:rsidRPr="00635FDE">
        <w:rPr>
          <w:b/>
          <w:color w:val="008000"/>
        </w:rPr>
        <w:t>Intimadas para especificarem provas, ambas as partes requereram o julgamento antecipado do mérito.</w:t>
      </w:r>
    </w:p>
    <w:p w14:paraId="491969ED" w14:textId="77777777" w:rsidR="00635FDE" w:rsidRPr="00635FDE" w:rsidRDefault="00635FDE" w:rsidP="00635FDE">
      <w:pPr>
        <w:ind w:right="-96"/>
        <w:jc w:val="both"/>
        <w:rPr>
          <w:b/>
          <w:color w:val="008000"/>
        </w:rPr>
      </w:pPr>
      <w:r w:rsidRPr="00635FDE">
        <w:rPr>
          <w:b/>
          <w:color w:val="008000"/>
        </w:rPr>
        <w:t>Esse é o relatório necessário. Decido.</w:t>
      </w:r>
    </w:p>
    <w:p w14:paraId="27738996" w14:textId="77777777" w:rsidR="00635FDE" w:rsidRPr="00635FDE" w:rsidRDefault="00635FDE" w:rsidP="00635FDE">
      <w:pPr>
        <w:ind w:right="-96"/>
        <w:jc w:val="both"/>
        <w:rPr>
          <w:b/>
          <w:color w:val="008000"/>
        </w:rPr>
      </w:pPr>
      <w:r w:rsidRPr="00635FDE">
        <w:rPr>
          <w:b/>
          <w:color w:val="008000"/>
        </w:rPr>
        <w:t>O processo comporta julgamento antecipado, nos termos do art. 355, inciso I, do Código de Processo Civil, não sendo necessária maior dilação probatória, uma vez que os documentos acostados aos autos são suficientes para a solução da controvérsia remanescente.</w:t>
      </w:r>
    </w:p>
    <w:p w14:paraId="2FD5BF7D" w14:textId="77777777" w:rsidR="00635FDE" w:rsidRPr="00635FDE" w:rsidRDefault="00635FDE" w:rsidP="00635FDE">
      <w:pPr>
        <w:ind w:right="-96"/>
        <w:jc w:val="both"/>
        <w:rPr>
          <w:b/>
          <w:color w:val="008000"/>
        </w:rPr>
      </w:pPr>
      <w:r w:rsidRPr="00635FDE">
        <w:rPr>
          <w:b/>
          <w:color w:val="008000"/>
        </w:rPr>
        <w:t>Do pedido de cobrança</w:t>
      </w:r>
    </w:p>
    <w:p w14:paraId="7EDD7676" w14:textId="77777777" w:rsidR="00635FDE" w:rsidRPr="00635FDE" w:rsidRDefault="00635FDE" w:rsidP="00635FDE">
      <w:pPr>
        <w:ind w:right="-96"/>
        <w:jc w:val="both"/>
        <w:rPr>
          <w:b/>
          <w:color w:val="008000"/>
        </w:rPr>
      </w:pPr>
      <w:r w:rsidRPr="00635FDE">
        <w:rPr>
          <w:b/>
          <w:color w:val="008000"/>
        </w:rPr>
        <w:t>A controvérsia cinge-se à verificação da existência da relação jurídica alegada, bem como da comprovação do fornecimento dos materiais pela parte autora e do inadimplemento da parte ré.</w:t>
      </w:r>
    </w:p>
    <w:p w14:paraId="261560FB" w14:textId="77777777" w:rsidR="00635FDE" w:rsidRPr="00635FDE" w:rsidRDefault="00635FDE" w:rsidP="00635FDE">
      <w:pPr>
        <w:ind w:right="-96"/>
        <w:jc w:val="both"/>
        <w:rPr>
          <w:b/>
          <w:color w:val="008000"/>
        </w:rPr>
      </w:pPr>
      <w:r w:rsidRPr="00635FDE">
        <w:rPr>
          <w:b/>
          <w:color w:val="008000"/>
        </w:rPr>
        <w:t>A parte autora sustenta que realizou a venda de produtos à parte ré em 30/03/2020, emitindo nota fiscal no valor de R$ 2.386,00 (dois mil trezentos e oitenta e seis reais), com pactuação de pagamento em duas parcelas, não adimplidas (ID nº 232197325). Por sua vez, a parte ré impugna a pretensão, alegando ausência de comprovação da relação jurídica e afirmando que a nota fiscal seria documento unilateral insuficiente à demonstração do crédito.</w:t>
      </w:r>
    </w:p>
    <w:p w14:paraId="47A9FEE1" w14:textId="77777777" w:rsidR="00635FDE" w:rsidRPr="00635FDE" w:rsidRDefault="00635FDE" w:rsidP="00635FDE">
      <w:pPr>
        <w:ind w:right="-96"/>
        <w:jc w:val="both"/>
        <w:rPr>
          <w:b/>
          <w:color w:val="008000"/>
        </w:rPr>
      </w:pPr>
      <w:r w:rsidRPr="00635FDE">
        <w:rPr>
          <w:b/>
          <w:color w:val="008000"/>
        </w:rPr>
        <w:t>Ocorre que não assiste razão à parte ré.</w:t>
      </w:r>
    </w:p>
    <w:p w14:paraId="2B727BDD" w14:textId="77777777" w:rsidR="00635FDE" w:rsidRPr="00635FDE" w:rsidRDefault="00635FDE" w:rsidP="00635FDE">
      <w:pPr>
        <w:ind w:right="-96"/>
        <w:jc w:val="both"/>
        <w:rPr>
          <w:b/>
          <w:color w:val="008000"/>
        </w:rPr>
      </w:pPr>
      <w:r w:rsidRPr="00635FDE">
        <w:rPr>
          <w:b/>
          <w:color w:val="008000"/>
        </w:rPr>
        <w:t>A nota fiscal juntada aos autos (ID nº 232197325), embora constitua documento unilateral, revela-se suficiente, no caso concreto, para demonstrar a existência da relação negocial e o cumprimento da obrigação pela parte autora quanto ao fornecimento dos produtos. Isso porque o documento contém identificação completa das partes, descrição dos produtos, valores, datas de emissão e vencimento, além de discriminação das duplicatas correspondentes, conferindo-lhe aptidão para evidenciar a operação comercial subjacente.</w:t>
      </w:r>
    </w:p>
    <w:p w14:paraId="2F809F43" w14:textId="77777777" w:rsidR="00635FDE" w:rsidRPr="00635FDE" w:rsidRDefault="00635FDE" w:rsidP="00635FDE">
      <w:pPr>
        <w:ind w:right="-96"/>
        <w:jc w:val="both"/>
        <w:rPr>
          <w:b/>
          <w:color w:val="008000"/>
        </w:rPr>
      </w:pPr>
      <w:r w:rsidRPr="00635FDE">
        <w:rPr>
          <w:b/>
          <w:color w:val="008000"/>
        </w:rPr>
        <w:t>Ademais, a parte ré não apresentou qualquer elemento concreto capaz de infirmar a veracidade do documento ou demonstrar a inexistência da relação jurídica narrada. Limitou-se a alegações genéricas acerca da ausência de prova de entrega, sem juntar documentos, registros ou qualquer outro meio idôneo que indicasse inexistência da operação ou eventual quitação do débito.</w:t>
      </w:r>
    </w:p>
    <w:p w14:paraId="388E590D" w14:textId="77777777" w:rsidR="00635FDE" w:rsidRPr="00635FDE" w:rsidRDefault="00635FDE" w:rsidP="00635FDE">
      <w:pPr>
        <w:ind w:right="-96"/>
        <w:jc w:val="both"/>
        <w:rPr>
          <w:b/>
          <w:color w:val="008000"/>
        </w:rPr>
      </w:pPr>
      <w:r w:rsidRPr="00635FDE">
        <w:rPr>
          <w:b/>
          <w:color w:val="008000"/>
        </w:rPr>
        <w:t>Nessa linha, incide, no caso, a regra de distribuição do ônus da prova prevista no art. 373 do Código de Processo Civil. Compete à parte autora comprovar os fatos constitutivos de seu direito, o que foi atendido mediante a juntada da nota fiscal detalhada e demais elementos documentais; por outro lado, cabia à parte ré demonstrar fato impeditivo, modificativo ou extintivo do direito alegado, ônus do qual não se desincumbiu.</w:t>
      </w:r>
    </w:p>
    <w:p w14:paraId="063DFA44" w14:textId="77777777" w:rsidR="00635FDE" w:rsidRPr="00635FDE" w:rsidRDefault="00635FDE" w:rsidP="00635FDE">
      <w:pPr>
        <w:ind w:right="-96"/>
        <w:jc w:val="both"/>
        <w:rPr>
          <w:b/>
          <w:color w:val="008000"/>
        </w:rPr>
      </w:pPr>
      <w:r w:rsidRPr="00635FDE">
        <w:rPr>
          <w:b/>
          <w:color w:val="008000"/>
        </w:rPr>
        <w:t>A simples negativa da relação jurídica, desacompanhada de prova mínima em sentido contrário, mostra-se insuficiente para afastar a força probatória do documento apresentado, sobretudo em relações empresariais, nas quais a formalização por meio de notas fiscais constitui prática usual.</w:t>
      </w:r>
    </w:p>
    <w:p w14:paraId="0854FEEB" w14:textId="77777777" w:rsidR="00635FDE" w:rsidRPr="00635FDE" w:rsidRDefault="00635FDE" w:rsidP="00635FDE">
      <w:pPr>
        <w:ind w:right="-96"/>
        <w:jc w:val="both"/>
        <w:rPr>
          <w:b/>
          <w:color w:val="008000"/>
        </w:rPr>
      </w:pPr>
      <w:r w:rsidRPr="00635FDE">
        <w:rPr>
          <w:b/>
          <w:color w:val="008000"/>
        </w:rPr>
        <w:t>Desse modo, à míngua de prova capaz de elidir a presunção de veracidade dos documentos apresentados, deve-se reconhecer comprovados tanto o negócio jurídico quanto o inadimplemento da obrigação pela parte ré.</w:t>
      </w:r>
    </w:p>
    <w:p w14:paraId="6578BC28" w14:textId="77777777" w:rsidR="00635FDE" w:rsidRPr="00635FDE" w:rsidRDefault="00635FDE" w:rsidP="00635FDE">
      <w:pPr>
        <w:ind w:right="-96"/>
        <w:jc w:val="both"/>
        <w:rPr>
          <w:b/>
          <w:color w:val="008000"/>
        </w:rPr>
      </w:pPr>
      <w:r w:rsidRPr="00635FDE">
        <w:rPr>
          <w:b/>
          <w:color w:val="008000"/>
        </w:rPr>
        <w:t>Assim, o pedido de condenação ao pagamento do valor cobrado merece acolhimento.</w:t>
      </w:r>
    </w:p>
    <w:p w14:paraId="51DFC80F" w14:textId="77777777" w:rsidR="00635FDE" w:rsidRPr="00635FDE" w:rsidRDefault="00635FDE" w:rsidP="00635FDE">
      <w:pPr>
        <w:ind w:right="-96"/>
        <w:jc w:val="both"/>
        <w:rPr>
          <w:b/>
          <w:color w:val="008000"/>
        </w:rPr>
      </w:pPr>
      <w:r w:rsidRPr="00635FDE">
        <w:rPr>
          <w:b/>
          <w:color w:val="008000"/>
        </w:rPr>
        <w:t>Da natureza concursal ou extraconcursal do crédito</w:t>
      </w:r>
    </w:p>
    <w:p w14:paraId="664F726A" w14:textId="77777777" w:rsidR="00635FDE" w:rsidRPr="00635FDE" w:rsidRDefault="00635FDE" w:rsidP="00635FDE">
      <w:pPr>
        <w:ind w:right="-96"/>
        <w:jc w:val="both"/>
        <w:rPr>
          <w:b/>
          <w:color w:val="008000"/>
        </w:rPr>
      </w:pPr>
      <w:r w:rsidRPr="00635FDE">
        <w:rPr>
          <w:b/>
          <w:color w:val="008000"/>
        </w:rPr>
        <w:t>Reconhecido o direito da parte autora ao recebimento do valor cobrado, impõe-se analisar a natureza do crédito, tendo em vista que a parte ré se encontra em recuperação judicial.</w:t>
      </w:r>
    </w:p>
    <w:p w14:paraId="4281300E" w14:textId="77777777" w:rsidR="00635FDE" w:rsidRPr="00635FDE" w:rsidRDefault="00635FDE" w:rsidP="00635FDE">
      <w:pPr>
        <w:ind w:right="-96"/>
        <w:jc w:val="both"/>
        <w:rPr>
          <w:b/>
          <w:color w:val="008000"/>
        </w:rPr>
      </w:pPr>
      <w:r w:rsidRPr="00635FDE">
        <w:rPr>
          <w:b/>
          <w:color w:val="008000"/>
        </w:rPr>
        <w:t>Nos termos do art. 49, caput, da Lei nº 11.101/2005, sujeitam-se aos efeitos da recuperação judicial os créditos existentes na data do pedido, ainda que não vencidos.</w:t>
      </w:r>
    </w:p>
    <w:p w14:paraId="0FADECAB" w14:textId="77777777" w:rsidR="00635FDE" w:rsidRPr="00635FDE" w:rsidRDefault="00635FDE" w:rsidP="00635FDE">
      <w:pPr>
        <w:ind w:right="-96"/>
        <w:jc w:val="both"/>
        <w:rPr>
          <w:b/>
          <w:color w:val="008000"/>
        </w:rPr>
      </w:pPr>
      <w:r w:rsidRPr="00635FDE">
        <w:rPr>
          <w:b/>
          <w:color w:val="008000"/>
        </w:rPr>
        <w:t>No caso dos autos, a nota fiscal indica que a obrigação foi pactuada com vencimentos em 30/04/2020 e 30/05/2020 (ID nº 232197325), de modo que o crédito se constituiu anteriormente ao pedido de recuperação judicial formulado em 24/03/2022, conforme informações extraídas dos autos da recuperação judicial nº 0705697-75.2022.8.07.0015.</w:t>
      </w:r>
    </w:p>
    <w:p w14:paraId="758D96D5" w14:textId="77777777" w:rsidR="00635FDE" w:rsidRPr="00635FDE" w:rsidRDefault="00635FDE" w:rsidP="00635FDE">
      <w:pPr>
        <w:ind w:right="-96"/>
        <w:jc w:val="both"/>
        <w:rPr>
          <w:b/>
          <w:color w:val="008000"/>
        </w:rPr>
      </w:pPr>
      <w:r w:rsidRPr="00635FDE">
        <w:rPr>
          <w:b/>
          <w:color w:val="008000"/>
        </w:rPr>
        <w:t>Dessa forma, o crédito objeto da presente demanda já existia à época do pedido de recuperação judicial, circunstância que atrai a incidência do regime concursal previsto na Lei nº 11.101/2005.</w:t>
      </w:r>
    </w:p>
    <w:p w14:paraId="647B7CA6" w14:textId="77777777" w:rsidR="00635FDE" w:rsidRPr="00635FDE" w:rsidRDefault="00635FDE" w:rsidP="00635FDE">
      <w:pPr>
        <w:ind w:right="-96"/>
        <w:jc w:val="both"/>
        <w:rPr>
          <w:b/>
          <w:color w:val="008000"/>
        </w:rPr>
      </w:pPr>
      <w:r w:rsidRPr="00635FDE">
        <w:rPr>
          <w:b/>
          <w:color w:val="008000"/>
        </w:rPr>
        <w:t>Assim, trata-se de crédito concursal, submetido aos efeitos da recuperação judicial, não sendo passível de satisfação individual por meio de atos executivos neste juízo, devendo eventual cobrança observar o juízo universal da recuperação judicial.</w:t>
      </w:r>
    </w:p>
    <w:p w14:paraId="26EB93B5" w14:textId="77777777" w:rsidR="00635FDE" w:rsidRPr="00635FDE" w:rsidRDefault="00635FDE" w:rsidP="00635FDE">
      <w:pPr>
        <w:ind w:right="-96"/>
        <w:jc w:val="both"/>
        <w:rPr>
          <w:b/>
          <w:color w:val="008000"/>
        </w:rPr>
      </w:pPr>
      <w:r w:rsidRPr="00635FDE">
        <w:rPr>
          <w:b/>
          <w:color w:val="008000"/>
        </w:rPr>
        <w:t>Ressalte-se, por fim, que a presente sentença possui natureza declaratória quanto à existência e exigibilidade do crédito, constituindo título judicial apto à habilitação no processo recuperacional, na forma da legislação aplicável.</w:t>
      </w:r>
    </w:p>
    <w:p w14:paraId="0C8196E6" w14:textId="77777777" w:rsidR="00635FDE" w:rsidRPr="00635FDE" w:rsidRDefault="00635FDE" w:rsidP="00635FDE">
      <w:pPr>
        <w:ind w:right="-96"/>
        <w:jc w:val="both"/>
        <w:rPr>
          <w:b/>
          <w:color w:val="008000"/>
        </w:rPr>
      </w:pPr>
      <w:r w:rsidRPr="00635FDE">
        <w:rPr>
          <w:b/>
          <w:color w:val="008000"/>
        </w:rPr>
        <w:t>Dispositivo</w:t>
      </w:r>
    </w:p>
    <w:p w14:paraId="628B2F86" w14:textId="67BDD1A6" w:rsidR="00635FDE" w:rsidRPr="00635FDE" w:rsidRDefault="00635FDE" w:rsidP="00635FDE">
      <w:pPr>
        <w:ind w:right="-96"/>
        <w:jc w:val="both"/>
        <w:rPr>
          <w:b/>
          <w:color w:val="008000"/>
        </w:rPr>
      </w:pPr>
      <w:r w:rsidRPr="00635FDE">
        <w:rPr>
          <w:b/>
          <w:color w:val="008000"/>
        </w:rPr>
        <w:t>Diante do exposto, com fundamento nos arts. 355, inciso I, 487, inciso I, e 373, inciso I, todos do Código de Processo Civil, julgo PROCEDENTE o pedido formulado pela parte autora para condenar a parte ré ao pagamento do valor de R$ 2.386,00 (dois mil trezentos e oitenta e seis reais), correspondente ao débito oriundo da nota fiscal de ID nº 232197325, acrescido de correção monetária e juros de mora, ambos a partir da data de vencimento de cada parcela de R$ 1.193,00, respectivamente, 30/04/2020 e 30/05/2020.</w:t>
      </w:r>
    </w:p>
    <w:p w14:paraId="10BE5F6F" w14:textId="420F8067" w:rsidR="00635FDE" w:rsidRPr="00635FDE" w:rsidRDefault="00635FDE" w:rsidP="00635FDE">
      <w:pPr>
        <w:ind w:right="-96"/>
        <w:jc w:val="both"/>
        <w:rPr>
          <w:b/>
          <w:color w:val="008000"/>
        </w:rPr>
      </w:pPr>
      <w:r w:rsidRPr="00635FDE">
        <w:rPr>
          <w:b/>
          <w:color w:val="008000"/>
        </w:rPr>
        <w:t>Ausente previsão contratual de índice de correção monetária e taxa de juros, incidem os parâmetros legais. Até 29/08/2024, aplica-se a taxa SELIC de forma integral, que já abrange, em um único índice, a correção monetária e os juros moratórios, nos termos da tese firmada pelo Superior Tribunal de Justiça no Tema Repetitivo 1.368. A partir de 30/08/2024, vigora o regime instituído pela Lei nº 14.905/2024, com correção monetária pelo IPCA/IBGE e juros moratórios correspondentes à diferença entre a taxa SELIC e o IPCA/IBGE do período, com piso zero caso o resultado seja negativo.</w:t>
      </w:r>
    </w:p>
    <w:p w14:paraId="61384BB7" w14:textId="0F18B61F" w:rsidR="00635FDE" w:rsidRPr="00635FDE" w:rsidRDefault="00635FDE" w:rsidP="00635FDE">
      <w:pPr>
        <w:ind w:right="-96"/>
        <w:jc w:val="both"/>
        <w:rPr>
          <w:b/>
          <w:color w:val="008000"/>
        </w:rPr>
      </w:pPr>
      <w:r w:rsidRPr="00635FDE">
        <w:rPr>
          <w:b/>
          <w:color w:val="008000"/>
        </w:rPr>
        <w:t>Reconheço que o crédito objeto da presente demanda possui natureza concursal, na forma do art. 49, caput, da Lei nº 11.101/2005, porquanto constituído anteriormente ao pedido de recuperação judicial formulado em 24/03/2022, nos autos nº 0705697-75.2022.8.07.0015. Em razão disso, a satisfação do crédito deverá observar o juízo universal da recuperação judicial, vedada a prática de atos executivos autônomos neste juízo.</w:t>
      </w:r>
    </w:p>
    <w:p w14:paraId="59C0E40C" w14:textId="1CE81921" w:rsidR="00635FDE" w:rsidRDefault="00635FDE" w:rsidP="00635FDE">
      <w:pPr>
        <w:ind w:right="-96"/>
        <w:jc w:val="both"/>
        <w:rPr>
          <w:b/>
          <w:color w:val="008000"/>
        </w:rPr>
      </w:pPr>
      <w:r w:rsidRPr="00635FDE">
        <w:rPr>
          <w:b/>
          <w:color w:val="008000"/>
        </w:rPr>
        <w:t>Condeno a parte ré ao pagamento das custas processuais e de honorários advocatícios, os quais fixo em 10% (dez por cento) sobre o valor da condenação, nos termos do art. 85, § 2º, do CPC.</w:t>
      </w:r>
    </w:p>
    <w:p w14:paraId="1E14DFB7" w14:textId="57F99579" w:rsidR="00635FDE" w:rsidRPr="00635FDE" w:rsidRDefault="00635FDE" w:rsidP="00635FDE">
      <w:pPr>
        <w:ind w:right="-96"/>
        <w:jc w:val="both"/>
        <w:rPr>
          <w:b/>
          <w:color w:val="008000"/>
        </w:rPr>
      </w:pPr>
      <w:r w:rsidRPr="00635FDE">
        <w:rPr>
          <w:b/>
          <w:color w:val="008000"/>
        </w:rPr>
        <w:t>Após o trânsito em julgado, certifique-se o crédito e oportunize-se à parte autora a habilitação perante o juízo da recuperação judicial, caso ainda não realizada. Não havendo outros requerimentos, arquivem-se os autos.</w:t>
      </w:r>
    </w:p>
    <w:p w14:paraId="6DDF7E83" w14:textId="21AACD98" w:rsidR="00693B0D" w:rsidRDefault="00635FDE" w:rsidP="00635FDE">
      <w:pPr>
        <w:ind w:right="-96"/>
        <w:jc w:val="both"/>
        <w:rPr>
          <w:b/>
          <w:color w:val="008000"/>
        </w:rPr>
      </w:pPr>
      <w:r w:rsidRPr="00635FDE">
        <w:rPr>
          <w:b/>
          <w:color w:val="008000"/>
        </w:rPr>
        <w:t>Intime-se.</w:t>
      </w:r>
    </w:p>
    <w:sectPr w:rsidR="00693B0D">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Raphael Nogueira Kato - GDACA" w:date="2026-10-06T16:58:00Z" w:initials="RN">
    <w:p w14:paraId="4068521D" w14:textId="77777777" w:rsidR="000E7613" w:rsidRDefault="000E7613" w:rsidP="000E7613">
      <w:pPr>
        <w:pStyle w:val="CommentText"/>
      </w:pPr>
      <w:r>
        <w:rPr>
          <w:rStyle w:val="CommentReference"/>
        </w:rPr>
        <w:annotationRef/>
      </w:r>
      <w:r>
        <w:t>Conclusão: 23/9/2026</w:t>
      </w:r>
    </w:p>
    <w:p w14:paraId="7D2304D6" w14:textId="77777777" w:rsidR="000E7613" w:rsidRDefault="000E7613" w:rsidP="000E7613">
      <w:pPr>
        <w:pStyle w:val="CommentText"/>
      </w:pPr>
      <w:r>
        <w:t>Entrega: 6/10/2026</w:t>
      </w:r>
    </w:p>
    <w:p w14:paraId="012568D6" w14:textId="77777777" w:rsidR="000E7613" w:rsidRDefault="000E7613" w:rsidP="000E7613">
      <w:pPr>
        <w:pStyle w:val="CommentText"/>
      </w:pPr>
      <w:r>
        <w:t>Certeza: 9</w:t>
      </w:r>
    </w:p>
  </w:comment>
  <w:comment w:id="2" w:author="Marcia Vilela Alves - GDACA" w:date="2026-10-06T19:04:00Z" w:initials="MV">
    <w:p w14:paraId="65397E97" w14:textId="77777777" w:rsidR="009A7984" w:rsidRDefault="009A7984" w:rsidP="009A7984">
      <w:pPr>
        <w:pStyle w:val="CommentText"/>
      </w:pPr>
      <w:r>
        <w:rPr>
          <w:rStyle w:val="CommentReference"/>
        </w:rPr>
        <w:annotationRef/>
      </w:r>
      <w:r>
        <w:t>CORRIGIDO</w:t>
      </w:r>
    </w:p>
  </w:comment>
  <w:comment w:id="3" w:author="Raphael Nogueira Kato - GDACA" w:date="2026-10-06T15:32:00Z" w:initials="RN">
    <w:p w14:paraId="7F943E21" w14:textId="77777777" w:rsidR="000C78F1" w:rsidRDefault="00421C8C" w:rsidP="000C78F1">
      <w:pPr>
        <w:pStyle w:val="CommentText"/>
      </w:pPr>
      <w:r>
        <w:rPr>
          <w:rStyle w:val="CommentReference"/>
        </w:rPr>
        <w:annotationRef/>
      </w:r>
      <w:r w:rsidR="000C78F1">
        <w:t>Utilizei como referência o Acórdão 1103728, de 2018, pois não encontrei precedente mais recente de relatoria do Desembargador Sérgio Rocha. O entendimento nele firmado permanece adotado pelo Tribunal.</w:t>
      </w:r>
    </w:p>
  </w:comment>
  <w:comment w:id="4" w:author="Assessor GDSXSR" w:initials="RG" w:date="2026-10-31T19:47:12Z">
    <w:p>
      <w:pPr>
        <w:pStyle w:val="CommentText"/>
      </w:pPr>
      <w:r>
        <w:rPr>
          <w:rStyle w:val="CommentReference"/>
        </w:rPr>
        <w:annotationRef/>
      </w:r>
      <w:r>
        <w:t>ASSESSOR GDSXSR — Enxugamento pedido por Marcos (minuta ACA): ementa de 592 para 441 palavras (−25,5%) e fundamentação do voto de 1.323 para 776 (−41,3%), sem suprimir norma, documento dos autos nem trecho da sentença. Podei repetições (a nota fiscal descrita em três parágrafos, o ônus da prova dito duas vezes, alegações duplicadas no capítulo da representação) e dei conector aos parágrafos que ficaram secos (C-02, C-16). Mecânicas: alegações abertas com o ID do apelo (C-3W), mini-dispositivos no padrão (C-3A), realce amarelo de subtítulos, vereditos e períodos decisivos (C-42, C-43), grafia do nome da ré (C-28), 'DIREITO CIVIL E PROCESSUAL CIVIL' mantido no cabeçalho.</w:t>
      </w:r>
    </w:p>
  </w:comment>
  <w:comment w:id="5" w:author="Assessor GDSXSR" w:initials="RG" w:date="2026-10-31T19:47:12Z">
    <w:p>
      <w:pPr>
        <w:pStyle w:val="CommentText"/>
      </w:pPr>
      <w:r>
        <w:rPr>
          <w:rStyle w:val="CommentReference"/>
        </w:rPr>
        <w:annotationRef/>
      </w:r>
      <w:r>
        <w:t>ASSESSOR GDSXSR — Troquei 'a gratuidade é incompatível com recolhimento do preparo' por 'fica prejudicado o pedido quando a parte desiste e recolhe o preparo', que é o que o voto decide: a apelante foi intimada, desistiu e pagou R$ 24,30 (C-33).</w:t>
      </w:r>
    </w:p>
  </w:comment>
  <w:comment w:id="6" w:author="Assessor GDSXSR" w:initials="RG" w:date="2026-10-31T19:47:12Z">
    <w:p>
      <w:pPr>
        <w:pStyle w:val="CommentText"/>
      </w:pPr>
      <w:r>
        <w:rPr>
          <w:rStyle w:val="CommentReference"/>
        </w:rPr>
        <w:annotationRef/>
      </w:r>
      <w:r>
        <w:t>ASSESSOR GDSXSR — Pendência (C-52, C-72): o Acórdão 2129639 (0734144-02.2024.8.07.0016, Primeira Turma Recursal, Rel. Evandro Neiva de Amorim, j. 27/05/2026, DJe 08/06/2026) não foi localizado no iajus (busca pelo número do acórdão e pelo CNJ) nem na web (duas tentativas). Permanece porque já constava da minuta e a ementa não contraria o voto. Conferir no JurisDF o cargo do relator (a minuta o chamava 'Juiz'), a data do DJe e o texto. A ementa trata de execução de título extrajudicial de serviços; no voto serve por analogia ao fornecimento sem prova de entrega. Mantive a identificação no formato de C-67, sem a sigla 'RI'.</w:t>
      </w:r>
    </w:p>
  </w:comment>
  <w:comment w:id="7" w:author="Assessor GDSXSR" w:initials="RG" w:date="2026-10-31T19:47:12Z">
    <w:p>
      <w:pPr>
        <w:pStyle w:val="CommentText"/>
      </w:pPr>
      <w:r>
        <w:rPr>
          <w:rStyle w:val="CommentReference"/>
        </w:rPr>
        <w:annotationRef/>
      </w:r>
      <w:r>
        <w:t>ASSESSOR GDSXSR — Mantive o RESUMO DA APELAÇÃO da minuta (só grafia). Como o voto reforma a sentença, inseri depois dele o RESUMO DA SENTENÇA EM SENTIDO CONTRÁRIO, com base na sentença (ID 89272420) e nos embargos (ID 89272427) (C-39).</w:t>
      </w:r>
    </w:p>
  </w:comment>
  <w:comment w:id="8" w:author="Assessor GDSXSR" w:initials="RG" w:date="2026-10-31T19:47:12Z">
    <w:p>
      <w:pPr>
        <w:pStyle w:val="CommentText"/>
      </w:pPr>
      <w:r>
        <w:rPr>
          <w:rStyle w:val="CommentReference"/>
        </w:rPr>
        <w:annotationRef/>
      </w:r>
      <w:r>
        <w:t>ASSESSOR GDSXSR — Nome do juiz conforme a assinatura da sentença no PJe (ID 89272420): 'HEVERSON D ABADIA TEIXEIRA BORGES'. A minuta trazia 'Heversom D'abadia', forma que não consta dos autos (C-22).</w:t>
      </w:r>
    </w:p>
  </w:comment>
  <w:comment w:id="9" w:author="Assessor GDSXSR" w:initials="RG" w:date="2026-10-31T19:47:12Z">
    <w:p>
      <w:pPr>
        <w:pStyle w:val="CommentText"/>
      </w:pPr>
      <w:r>
        <w:rPr>
          <w:rStyle w:val="CommentReference"/>
        </w:rPr>
        <w:annotationRef/>
      </w:r>
      <w:r>
        <w:t>ASSESSOR GDSXSR — Corrigi os IDs conforme os autos: o despacho que intimou a apelante a comprovar a hipossuficiência é o ID 89624104 (o ID 89624101 não existe no processo); a desistência do pedido está na petição ID 90064155; o preparo de R$ 24,30 foi pago em 23/09/2026 (ID 90027588). O ID 90064156, que o voto citava como desistência, é uma guia de custas gerada na mesma data, com pagamento pendente (C-21, C-54).</w:t>
      </w:r>
    </w:p>
  </w:comment>
  <w:comment w:id="10" w:author="Assessor GDSXSR" w:initials="RG" w:date="2026-10-31T19:47:12Z">
    <w:p>
      <w:pPr>
        <w:pStyle w:val="CommentText"/>
      </w:pPr>
      <w:r>
        <w:rPr>
          <w:rStyle w:val="CommentReference"/>
        </w:rPr>
        <w:annotationRef/>
      </w:r>
      <w:r>
        <w:t>ASSESSOR GDSXSR — Acrescentei os IDs que a minuta não trazia, conferidos nos autos: decisão de 05/05/2025 que apontou a procuração apócrifa e deu 15 dias para regularizar (ID 89271873); nova procuração juntada em 11/03/2026 (ID 89272415); sentença de 26/05/2026 (ID 89272420). O voto passa a registrar o prazo descumprido e afirma a convalidação por ter ocorrido antes da sentença, sem alterar o resultado (C-21, C-24).</w:t>
      </w:r>
    </w:p>
  </w:comment>
  <w:comment w:id="11" w:author="Assessor GDSXSR" w:initials="RG" w:date="2026-10-31T19:47:12Z">
    <w:p>
      <w:pPr>
        <w:pStyle w:val="CommentText"/>
      </w:pPr>
      <w:r>
        <w:rPr>
          <w:rStyle w:val="CommentReference"/>
        </w:rPr>
        <w:annotationRef/>
      </w:r>
      <w:r>
        <w:t>ASSESSOR GDSXSR — Texto conferido no Planalto (CPC 373 I): 'I - ao autor, quanto ao fato constitutivo de seu direito;'. A minuta fechava com ponto e sem '(...)'; ajustei a transcrição e retirei 'In verbis' (C-66, C-28). Norma transcrita no corpo: sem comentário de texto literal (C-63).</w:t>
      </w:r>
    </w:p>
  </w:comment>
  <w:comment w:id="12" w:author="Assessor GDSXSR" w:initials="RG" w:date="2026-10-31T19:47:12Z">
    <w:p>
      <w:pPr>
        <w:pStyle w:val="CommentText"/>
      </w:pPr>
      <w:r>
        <w:rPr>
          <w:rStyle w:val="CommentReference"/>
        </w:rPr>
        <w:annotationRef/>
      </w:r>
      <w:r>
        <w:t>ASSESSOR GDSXSR — Acrescentei 'e, no mérito,' (C-38) e acentuei o nome da apelante (C-28). Resultado mantido (parcial provimento: gratuidade prejudicada e preliminar rejeitada) (C-03).</w:t>
      </w:r>
    </w:p>
  </w:comment>
  <w:comment w:id="13" w:author="Assessor GDSXSR" w:initials="RG" w:date="2026-10-31T19:47:12Z">
    <w:p>
      <w:pPr>
        <w:pStyle w:val="CommentText"/>
      </w:pPr>
      <w:r>
        <w:rPr>
          <w:rStyle w:val="CommentReference"/>
        </w:rPr>
        <w:annotationRef/>
      </w:r>
      <w:r>
        <w:t>ASSESSOR GDSXSR — Texto literal (C-63):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Sem majoração, pois o apelo foi provido. Troquei 'CPC/15 85 11' pela forma compacta (C-20).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012568D6" w15:paraIdParent="448DA02E" w15:done="0"/>
  <w15:commentEx w15:paraId="65397E97" w15:paraIdParent="448DA02E" w15:done="0"/>
  <w15:commentEx w15:paraId="7F943E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1C8A8FE5" w16cex:dateUtc="2026-10-06T19:58:00Z"/>
  <w16cex:commentExtensible w16cex:durableId="532D717C" w16cex:dateUtc="2026-10-06T22:04:00Z"/>
  <w16cex:commentExtensible w16cex:durableId="1718C466" w16cex:dateUtc="2026-10-06T1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012568D6" w16cid:durableId="1C8A8FE5"/>
  <w16cid:commentId w16cid:paraId="65397E97" w16cid:durableId="532D717C"/>
  <w16cid:commentId w16cid:paraId="7F943E21" w16cid:durableId="1718C4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79347" w14:textId="77777777" w:rsidR="00FF236D" w:rsidRDefault="00FF236D" w:rsidP="003A42DE">
      <w:pPr>
        <w:spacing w:after="0" w:line="240" w:lineRule="auto"/>
      </w:pPr>
      <w:r>
        <w:separator/>
      </w:r>
    </w:p>
  </w:endnote>
  <w:endnote w:type="continuationSeparator" w:id="0">
    <w:p w14:paraId="6C5CF4CC" w14:textId="77777777" w:rsidR="00FF236D" w:rsidRDefault="00FF236D"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Footer"/>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8AF8D" w14:textId="77777777" w:rsidR="00FF236D" w:rsidRDefault="00FF236D" w:rsidP="003A42DE">
      <w:pPr>
        <w:spacing w:after="0" w:line="240" w:lineRule="auto"/>
      </w:pPr>
      <w:r>
        <w:separator/>
      </w:r>
    </w:p>
  </w:footnote>
  <w:footnote w:type="continuationSeparator" w:id="0">
    <w:p w14:paraId="143E43B7" w14:textId="77777777" w:rsidR="00FF236D" w:rsidRDefault="00FF236D"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3A2B"/>
    <w:rsid w:val="00004C11"/>
    <w:rsid w:val="00012123"/>
    <w:rsid w:val="0002189B"/>
    <w:rsid w:val="00025EA7"/>
    <w:rsid w:val="0002738F"/>
    <w:rsid w:val="0003167B"/>
    <w:rsid w:val="00033421"/>
    <w:rsid w:val="00033AFD"/>
    <w:rsid w:val="00052AE3"/>
    <w:rsid w:val="00056A38"/>
    <w:rsid w:val="0006080C"/>
    <w:rsid w:val="00060DA1"/>
    <w:rsid w:val="000619E0"/>
    <w:rsid w:val="00064301"/>
    <w:rsid w:val="00076D7D"/>
    <w:rsid w:val="000827FB"/>
    <w:rsid w:val="0009174A"/>
    <w:rsid w:val="00091ABC"/>
    <w:rsid w:val="00097BBF"/>
    <w:rsid w:val="000A7009"/>
    <w:rsid w:val="000B0FC6"/>
    <w:rsid w:val="000B7AF7"/>
    <w:rsid w:val="000C78F1"/>
    <w:rsid w:val="000C7C95"/>
    <w:rsid w:val="000D2E62"/>
    <w:rsid w:val="000D3AB6"/>
    <w:rsid w:val="000D59B2"/>
    <w:rsid w:val="000E7613"/>
    <w:rsid w:val="000F1358"/>
    <w:rsid w:val="000F1817"/>
    <w:rsid w:val="000F40D7"/>
    <w:rsid w:val="000F6570"/>
    <w:rsid w:val="001009CC"/>
    <w:rsid w:val="0011527A"/>
    <w:rsid w:val="00115458"/>
    <w:rsid w:val="00115569"/>
    <w:rsid w:val="00122133"/>
    <w:rsid w:val="0012353F"/>
    <w:rsid w:val="00125329"/>
    <w:rsid w:val="0012622D"/>
    <w:rsid w:val="00126492"/>
    <w:rsid w:val="00131163"/>
    <w:rsid w:val="00131A63"/>
    <w:rsid w:val="00137A7E"/>
    <w:rsid w:val="0015107A"/>
    <w:rsid w:val="00151611"/>
    <w:rsid w:val="00153EF9"/>
    <w:rsid w:val="00161CD2"/>
    <w:rsid w:val="001676A4"/>
    <w:rsid w:val="00167F3A"/>
    <w:rsid w:val="001746D3"/>
    <w:rsid w:val="001801E9"/>
    <w:rsid w:val="00183B77"/>
    <w:rsid w:val="00193034"/>
    <w:rsid w:val="001A09B8"/>
    <w:rsid w:val="001C466B"/>
    <w:rsid w:val="001D2162"/>
    <w:rsid w:val="001E0D41"/>
    <w:rsid w:val="001E1D3B"/>
    <w:rsid w:val="001E4974"/>
    <w:rsid w:val="001E7903"/>
    <w:rsid w:val="001F107B"/>
    <w:rsid w:val="001F1AE0"/>
    <w:rsid w:val="001F219D"/>
    <w:rsid w:val="0020356C"/>
    <w:rsid w:val="00203B1D"/>
    <w:rsid w:val="0020478E"/>
    <w:rsid w:val="00205C72"/>
    <w:rsid w:val="00206304"/>
    <w:rsid w:val="00206F68"/>
    <w:rsid w:val="002126F1"/>
    <w:rsid w:val="0021526A"/>
    <w:rsid w:val="00221C06"/>
    <w:rsid w:val="00232EEB"/>
    <w:rsid w:val="00242759"/>
    <w:rsid w:val="002437F6"/>
    <w:rsid w:val="0025360C"/>
    <w:rsid w:val="00254E51"/>
    <w:rsid w:val="002570C0"/>
    <w:rsid w:val="00264107"/>
    <w:rsid w:val="00266A5A"/>
    <w:rsid w:val="00274644"/>
    <w:rsid w:val="00274ABE"/>
    <w:rsid w:val="00277029"/>
    <w:rsid w:val="0028319F"/>
    <w:rsid w:val="00292408"/>
    <w:rsid w:val="002926F9"/>
    <w:rsid w:val="00292E82"/>
    <w:rsid w:val="00296DAE"/>
    <w:rsid w:val="002A2038"/>
    <w:rsid w:val="002A3D11"/>
    <w:rsid w:val="002A3D63"/>
    <w:rsid w:val="002A5205"/>
    <w:rsid w:val="002B1184"/>
    <w:rsid w:val="002B210E"/>
    <w:rsid w:val="002B7255"/>
    <w:rsid w:val="002C2464"/>
    <w:rsid w:val="002C42D2"/>
    <w:rsid w:val="002D127E"/>
    <w:rsid w:val="002D2098"/>
    <w:rsid w:val="002D2D56"/>
    <w:rsid w:val="002D3FF3"/>
    <w:rsid w:val="002D70DB"/>
    <w:rsid w:val="002E4CF6"/>
    <w:rsid w:val="002F13AB"/>
    <w:rsid w:val="002F58EC"/>
    <w:rsid w:val="002F61EF"/>
    <w:rsid w:val="002F7666"/>
    <w:rsid w:val="00302029"/>
    <w:rsid w:val="00303FAE"/>
    <w:rsid w:val="00305B9A"/>
    <w:rsid w:val="0031063D"/>
    <w:rsid w:val="00312291"/>
    <w:rsid w:val="00316B1F"/>
    <w:rsid w:val="00321068"/>
    <w:rsid w:val="00323779"/>
    <w:rsid w:val="00323D27"/>
    <w:rsid w:val="00336FE2"/>
    <w:rsid w:val="0033735F"/>
    <w:rsid w:val="0034247B"/>
    <w:rsid w:val="003433FC"/>
    <w:rsid w:val="00344B76"/>
    <w:rsid w:val="0034511C"/>
    <w:rsid w:val="00347818"/>
    <w:rsid w:val="00351653"/>
    <w:rsid w:val="003524E5"/>
    <w:rsid w:val="00352D66"/>
    <w:rsid w:val="00354AA2"/>
    <w:rsid w:val="00355C73"/>
    <w:rsid w:val="003624B4"/>
    <w:rsid w:val="00370C48"/>
    <w:rsid w:val="003717FC"/>
    <w:rsid w:val="003749AB"/>
    <w:rsid w:val="00396E6B"/>
    <w:rsid w:val="003A42DE"/>
    <w:rsid w:val="003A4E55"/>
    <w:rsid w:val="003A66B0"/>
    <w:rsid w:val="003A758C"/>
    <w:rsid w:val="003B3398"/>
    <w:rsid w:val="003D11BE"/>
    <w:rsid w:val="003D3FEE"/>
    <w:rsid w:val="003E0441"/>
    <w:rsid w:val="003E436D"/>
    <w:rsid w:val="003F3085"/>
    <w:rsid w:val="00413928"/>
    <w:rsid w:val="00415F70"/>
    <w:rsid w:val="00421C8C"/>
    <w:rsid w:val="00423538"/>
    <w:rsid w:val="00440F33"/>
    <w:rsid w:val="00441673"/>
    <w:rsid w:val="00445ED9"/>
    <w:rsid w:val="00451A6D"/>
    <w:rsid w:val="00460B11"/>
    <w:rsid w:val="004640BB"/>
    <w:rsid w:val="00464244"/>
    <w:rsid w:val="00465A25"/>
    <w:rsid w:val="0047216B"/>
    <w:rsid w:val="004748AB"/>
    <w:rsid w:val="004762F1"/>
    <w:rsid w:val="00480A33"/>
    <w:rsid w:val="00485185"/>
    <w:rsid w:val="0048536A"/>
    <w:rsid w:val="004863D5"/>
    <w:rsid w:val="00487A92"/>
    <w:rsid w:val="00490B97"/>
    <w:rsid w:val="00495EB5"/>
    <w:rsid w:val="00496EB5"/>
    <w:rsid w:val="004B2A9C"/>
    <w:rsid w:val="004C0465"/>
    <w:rsid w:val="004C47BA"/>
    <w:rsid w:val="004C591E"/>
    <w:rsid w:val="004C7418"/>
    <w:rsid w:val="005001CD"/>
    <w:rsid w:val="005009D0"/>
    <w:rsid w:val="00506A7D"/>
    <w:rsid w:val="00506D76"/>
    <w:rsid w:val="00510A6C"/>
    <w:rsid w:val="00511630"/>
    <w:rsid w:val="005169CC"/>
    <w:rsid w:val="00517F10"/>
    <w:rsid w:val="00525FCB"/>
    <w:rsid w:val="00530C7C"/>
    <w:rsid w:val="005367E6"/>
    <w:rsid w:val="0055172B"/>
    <w:rsid w:val="00553613"/>
    <w:rsid w:val="005554C9"/>
    <w:rsid w:val="00557342"/>
    <w:rsid w:val="00560427"/>
    <w:rsid w:val="005610A3"/>
    <w:rsid w:val="00565EF2"/>
    <w:rsid w:val="0056642C"/>
    <w:rsid w:val="00573C5D"/>
    <w:rsid w:val="00576A45"/>
    <w:rsid w:val="0057726B"/>
    <w:rsid w:val="00586EB6"/>
    <w:rsid w:val="005925FC"/>
    <w:rsid w:val="0059658F"/>
    <w:rsid w:val="0059689A"/>
    <w:rsid w:val="00597864"/>
    <w:rsid w:val="005A1443"/>
    <w:rsid w:val="005A1AD9"/>
    <w:rsid w:val="005B30C1"/>
    <w:rsid w:val="005B6867"/>
    <w:rsid w:val="005B7851"/>
    <w:rsid w:val="005C31C4"/>
    <w:rsid w:val="005C69F8"/>
    <w:rsid w:val="005C768D"/>
    <w:rsid w:val="005D305E"/>
    <w:rsid w:val="005D30FF"/>
    <w:rsid w:val="005E3F4E"/>
    <w:rsid w:val="005E5A03"/>
    <w:rsid w:val="00601B09"/>
    <w:rsid w:val="006028E9"/>
    <w:rsid w:val="0060333D"/>
    <w:rsid w:val="00611216"/>
    <w:rsid w:val="0061262D"/>
    <w:rsid w:val="00615051"/>
    <w:rsid w:val="006226C6"/>
    <w:rsid w:val="00632EAA"/>
    <w:rsid w:val="00633703"/>
    <w:rsid w:val="0063376A"/>
    <w:rsid w:val="00635527"/>
    <w:rsid w:val="00635FDE"/>
    <w:rsid w:val="006415EE"/>
    <w:rsid w:val="00641BB6"/>
    <w:rsid w:val="00646CA3"/>
    <w:rsid w:val="00647D35"/>
    <w:rsid w:val="0065103B"/>
    <w:rsid w:val="00653251"/>
    <w:rsid w:val="00661CF3"/>
    <w:rsid w:val="00662DCD"/>
    <w:rsid w:val="00663913"/>
    <w:rsid w:val="006658A2"/>
    <w:rsid w:val="0067791B"/>
    <w:rsid w:val="006921E1"/>
    <w:rsid w:val="00693B0D"/>
    <w:rsid w:val="006961A2"/>
    <w:rsid w:val="006B0043"/>
    <w:rsid w:val="006B2A89"/>
    <w:rsid w:val="006B555B"/>
    <w:rsid w:val="006C6E29"/>
    <w:rsid w:val="006D07B9"/>
    <w:rsid w:val="006D0993"/>
    <w:rsid w:val="006D3824"/>
    <w:rsid w:val="006D57DB"/>
    <w:rsid w:val="006D595E"/>
    <w:rsid w:val="006E1D53"/>
    <w:rsid w:val="006E7504"/>
    <w:rsid w:val="006F1822"/>
    <w:rsid w:val="006F725D"/>
    <w:rsid w:val="00711FE9"/>
    <w:rsid w:val="00713236"/>
    <w:rsid w:val="00713F05"/>
    <w:rsid w:val="007230EF"/>
    <w:rsid w:val="0072648C"/>
    <w:rsid w:val="00726567"/>
    <w:rsid w:val="00730800"/>
    <w:rsid w:val="0073427A"/>
    <w:rsid w:val="00744BDF"/>
    <w:rsid w:val="00747176"/>
    <w:rsid w:val="00762E5C"/>
    <w:rsid w:val="00763EA7"/>
    <w:rsid w:val="00765709"/>
    <w:rsid w:val="00770E7F"/>
    <w:rsid w:val="0077693D"/>
    <w:rsid w:val="0077719E"/>
    <w:rsid w:val="00781A72"/>
    <w:rsid w:val="00782446"/>
    <w:rsid w:val="00782769"/>
    <w:rsid w:val="007844F9"/>
    <w:rsid w:val="00790454"/>
    <w:rsid w:val="00791D48"/>
    <w:rsid w:val="007A16B9"/>
    <w:rsid w:val="007A3F4D"/>
    <w:rsid w:val="007B265E"/>
    <w:rsid w:val="007B67E0"/>
    <w:rsid w:val="007C0FEF"/>
    <w:rsid w:val="007C196D"/>
    <w:rsid w:val="007C4990"/>
    <w:rsid w:val="007D00F1"/>
    <w:rsid w:val="007D27C7"/>
    <w:rsid w:val="007D3BA7"/>
    <w:rsid w:val="007D4432"/>
    <w:rsid w:val="007D71D8"/>
    <w:rsid w:val="007E1C8C"/>
    <w:rsid w:val="007E3BF9"/>
    <w:rsid w:val="007E5DF3"/>
    <w:rsid w:val="007E7802"/>
    <w:rsid w:val="007F0F43"/>
    <w:rsid w:val="007F4412"/>
    <w:rsid w:val="007F7839"/>
    <w:rsid w:val="00800051"/>
    <w:rsid w:val="00804386"/>
    <w:rsid w:val="008134CE"/>
    <w:rsid w:val="008151BB"/>
    <w:rsid w:val="008235A6"/>
    <w:rsid w:val="00825BFF"/>
    <w:rsid w:val="008370EC"/>
    <w:rsid w:val="008458D0"/>
    <w:rsid w:val="0085425F"/>
    <w:rsid w:val="00854EC6"/>
    <w:rsid w:val="008610DE"/>
    <w:rsid w:val="0086390F"/>
    <w:rsid w:val="00864079"/>
    <w:rsid w:val="008661E0"/>
    <w:rsid w:val="00871637"/>
    <w:rsid w:val="00872EF0"/>
    <w:rsid w:val="00877CCC"/>
    <w:rsid w:val="00877F2B"/>
    <w:rsid w:val="008809C2"/>
    <w:rsid w:val="00882188"/>
    <w:rsid w:val="00886ABA"/>
    <w:rsid w:val="00887CDE"/>
    <w:rsid w:val="008966E3"/>
    <w:rsid w:val="008A01E9"/>
    <w:rsid w:val="008A0775"/>
    <w:rsid w:val="008A299F"/>
    <w:rsid w:val="008A4445"/>
    <w:rsid w:val="008A49BC"/>
    <w:rsid w:val="008A56A3"/>
    <w:rsid w:val="008B31BC"/>
    <w:rsid w:val="008B45C4"/>
    <w:rsid w:val="008B62DA"/>
    <w:rsid w:val="008C2361"/>
    <w:rsid w:val="008C290C"/>
    <w:rsid w:val="008C29EA"/>
    <w:rsid w:val="008C306F"/>
    <w:rsid w:val="008C34E5"/>
    <w:rsid w:val="008C4183"/>
    <w:rsid w:val="008C641E"/>
    <w:rsid w:val="008C650B"/>
    <w:rsid w:val="008D0C9F"/>
    <w:rsid w:val="008D721A"/>
    <w:rsid w:val="008F2253"/>
    <w:rsid w:val="008F43F4"/>
    <w:rsid w:val="008F4440"/>
    <w:rsid w:val="00900E1A"/>
    <w:rsid w:val="00907550"/>
    <w:rsid w:val="00911601"/>
    <w:rsid w:val="0092538F"/>
    <w:rsid w:val="009300C5"/>
    <w:rsid w:val="00933600"/>
    <w:rsid w:val="00937017"/>
    <w:rsid w:val="009431B2"/>
    <w:rsid w:val="009451B2"/>
    <w:rsid w:val="00945DCA"/>
    <w:rsid w:val="00946FF7"/>
    <w:rsid w:val="0095034F"/>
    <w:rsid w:val="009506E0"/>
    <w:rsid w:val="00951CAD"/>
    <w:rsid w:val="0095203D"/>
    <w:rsid w:val="0096295F"/>
    <w:rsid w:val="00962A91"/>
    <w:rsid w:val="00966A46"/>
    <w:rsid w:val="00972EF3"/>
    <w:rsid w:val="00973F68"/>
    <w:rsid w:val="0097780C"/>
    <w:rsid w:val="00984D2B"/>
    <w:rsid w:val="00990584"/>
    <w:rsid w:val="00994C88"/>
    <w:rsid w:val="0099680F"/>
    <w:rsid w:val="009A136D"/>
    <w:rsid w:val="009A37F4"/>
    <w:rsid w:val="009A67F8"/>
    <w:rsid w:val="009A7984"/>
    <w:rsid w:val="009C1026"/>
    <w:rsid w:val="009C1D0B"/>
    <w:rsid w:val="009C4045"/>
    <w:rsid w:val="009D0BA0"/>
    <w:rsid w:val="009D1137"/>
    <w:rsid w:val="009D115A"/>
    <w:rsid w:val="009E1D8D"/>
    <w:rsid w:val="009E3373"/>
    <w:rsid w:val="009E3BE9"/>
    <w:rsid w:val="009F2BB1"/>
    <w:rsid w:val="009F36E1"/>
    <w:rsid w:val="009F684C"/>
    <w:rsid w:val="009F6A63"/>
    <w:rsid w:val="009F759D"/>
    <w:rsid w:val="00A03057"/>
    <w:rsid w:val="00A03964"/>
    <w:rsid w:val="00A05CCE"/>
    <w:rsid w:val="00A112EA"/>
    <w:rsid w:val="00A2661C"/>
    <w:rsid w:val="00A31C13"/>
    <w:rsid w:val="00A330C4"/>
    <w:rsid w:val="00A3595E"/>
    <w:rsid w:val="00A44A87"/>
    <w:rsid w:val="00A45EA9"/>
    <w:rsid w:val="00A6481B"/>
    <w:rsid w:val="00A72414"/>
    <w:rsid w:val="00A773CE"/>
    <w:rsid w:val="00A80091"/>
    <w:rsid w:val="00A84C30"/>
    <w:rsid w:val="00A87227"/>
    <w:rsid w:val="00A9239A"/>
    <w:rsid w:val="00A94D5F"/>
    <w:rsid w:val="00A94FAF"/>
    <w:rsid w:val="00A958AF"/>
    <w:rsid w:val="00A96CB3"/>
    <w:rsid w:val="00A97525"/>
    <w:rsid w:val="00AA1C23"/>
    <w:rsid w:val="00AA3FAD"/>
    <w:rsid w:val="00AA7E81"/>
    <w:rsid w:val="00AB1DE4"/>
    <w:rsid w:val="00AB27CA"/>
    <w:rsid w:val="00AB7E65"/>
    <w:rsid w:val="00AC20E1"/>
    <w:rsid w:val="00AE6B35"/>
    <w:rsid w:val="00AF5D77"/>
    <w:rsid w:val="00AF7065"/>
    <w:rsid w:val="00B0114B"/>
    <w:rsid w:val="00B03659"/>
    <w:rsid w:val="00B04942"/>
    <w:rsid w:val="00B17310"/>
    <w:rsid w:val="00B26E11"/>
    <w:rsid w:val="00B30DAE"/>
    <w:rsid w:val="00B35580"/>
    <w:rsid w:val="00B41866"/>
    <w:rsid w:val="00B5663B"/>
    <w:rsid w:val="00B606B1"/>
    <w:rsid w:val="00B60851"/>
    <w:rsid w:val="00B73FAD"/>
    <w:rsid w:val="00B74FB6"/>
    <w:rsid w:val="00B752B2"/>
    <w:rsid w:val="00B75D6D"/>
    <w:rsid w:val="00B920E6"/>
    <w:rsid w:val="00BA3360"/>
    <w:rsid w:val="00BA65D0"/>
    <w:rsid w:val="00BA700C"/>
    <w:rsid w:val="00BB2608"/>
    <w:rsid w:val="00BB6749"/>
    <w:rsid w:val="00BC73D1"/>
    <w:rsid w:val="00BE75D7"/>
    <w:rsid w:val="00BF1494"/>
    <w:rsid w:val="00BF173F"/>
    <w:rsid w:val="00BF4903"/>
    <w:rsid w:val="00BF7139"/>
    <w:rsid w:val="00C01659"/>
    <w:rsid w:val="00C12218"/>
    <w:rsid w:val="00C14D8C"/>
    <w:rsid w:val="00C15C37"/>
    <w:rsid w:val="00C21B40"/>
    <w:rsid w:val="00C22469"/>
    <w:rsid w:val="00C23A1C"/>
    <w:rsid w:val="00C242CC"/>
    <w:rsid w:val="00C249B8"/>
    <w:rsid w:val="00C33B77"/>
    <w:rsid w:val="00C341CF"/>
    <w:rsid w:val="00C37B86"/>
    <w:rsid w:val="00C40A19"/>
    <w:rsid w:val="00C4378B"/>
    <w:rsid w:val="00C508CE"/>
    <w:rsid w:val="00C57E17"/>
    <w:rsid w:val="00C6135F"/>
    <w:rsid w:val="00C63939"/>
    <w:rsid w:val="00C64179"/>
    <w:rsid w:val="00C6664A"/>
    <w:rsid w:val="00C74F74"/>
    <w:rsid w:val="00C83B4D"/>
    <w:rsid w:val="00C927D4"/>
    <w:rsid w:val="00C94119"/>
    <w:rsid w:val="00CA324E"/>
    <w:rsid w:val="00CB0848"/>
    <w:rsid w:val="00CB4E4C"/>
    <w:rsid w:val="00CB5470"/>
    <w:rsid w:val="00CB7FF8"/>
    <w:rsid w:val="00CC7150"/>
    <w:rsid w:val="00CF0581"/>
    <w:rsid w:val="00CF247F"/>
    <w:rsid w:val="00D04BD8"/>
    <w:rsid w:val="00D07310"/>
    <w:rsid w:val="00D101EF"/>
    <w:rsid w:val="00D1067B"/>
    <w:rsid w:val="00D12D71"/>
    <w:rsid w:val="00D135AB"/>
    <w:rsid w:val="00D14D52"/>
    <w:rsid w:val="00D17E79"/>
    <w:rsid w:val="00D21983"/>
    <w:rsid w:val="00D24939"/>
    <w:rsid w:val="00D26DD9"/>
    <w:rsid w:val="00D34492"/>
    <w:rsid w:val="00D4104B"/>
    <w:rsid w:val="00D42B4A"/>
    <w:rsid w:val="00D516B2"/>
    <w:rsid w:val="00D51F49"/>
    <w:rsid w:val="00D52E56"/>
    <w:rsid w:val="00D57E55"/>
    <w:rsid w:val="00D618C8"/>
    <w:rsid w:val="00D65189"/>
    <w:rsid w:val="00D75B49"/>
    <w:rsid w:val="00D80EBC"/>
    <w:rsid w:val="00D8334B"/>
    <w:rsid w:val="00D84490"/>
    <w:rsid w:val="00D85E07"/>
    <w:rsid w:val="00D97833"/>
    <w:rsid w:val="00DA7BFC"/>
    <w:rsid w:val="00DB0C64"/>
    <w:rsid w:val="00DB1301"/>
    <w:rsid w:val="00DB342D"/>
    <w:rsid w:val="00DB6612"/>
    <w:rsid w:val="00DC1A8E"/>
    <w:rsid w:val="00DC71DB"/>
    <w:rsid w:val="00DD62E0"/>
    <w:rsid w:val="00DE4534"/>
    <w:rsid w:val="00DF0654"/>
    <w:rsid w:val="00DF2670"/>
    <w:rsid w:val="00DF2730"/>
    <w:rsid w:val="00E07B96"/>
    <w:rsid w:val="00E105BF"/>
    <w:rsid w:val="00E211F5"/>
    <w:rsid w:val="00E23961"/>
    <w:rsid w:val="00E26735"/>
    <w:rsid w:val="00E2719F"/>
    <w:rsid w:val="00E36BE9"/>
    <w:rsid w:val="00E373EA"/>
    <w:rsid w:val="00E41F0B"/>
    <w:rsid w:val="00E437CF"/>
    <w:rsid w:val="00E53472"/>
    <w:rsid w:val="00E53CAF"/>
    <w:rsid w:val="00E611E9"/>
    <w:rsid w:val="00E647A0"/>
    <w:rsid w:val="00E752E9"/>
    <w:rsid w:val="00E7534D"/>
    <w:rsid w:val="00E806F5"/>
    <w:rsid w:val="00E853A7"/>
    <w:rsid w:val="00E86190"/>
    <w:rsid w:val="00E87018"/>
    <w:rsid w:val="00E87B28"/>
    <w:rsid w:val="00E91CD1"/>
    <w:rsid w:val="00E963CE"/>
    <w:rsid w:val="00E96D12"/>
    <w:rsid w:val="00E97CB9"/>
    <w:rsid w:val="00EA755F"/>
    <w:rsid w:val="00EB3378"/>
    <w:rsid w:val="00EB3F6A"/>
    <w:rsid w:val="00EB4D5A"/>
    <w:rsid w:val="00EB54B5"/>
    <w:rsid w:val="00EB5F0A"/>
    <w:rsid w:val="00EC5732"/>
    <w:rsid w:val="00EC7DAF"/>
    <w:rsid w:val="00ED0A9E"/>
    <w:rsid w:val="00ED44BA"/>
    <w:rsid w:val="00ED5E8E"/>
    <w:rsid w:val="00ED7F69"/>
    <w:rsid w:val="00EE027D"/>
    <w:rsid w:val="00EE760E"/>
    <w:rsid w:val="00EF2715"/>
    <w:rsid w:val="00F041BA"/>
    <w:rsid w:val="00F07B06"/>
    <w:rsid w:val="00F10D23"/>
    <w:rsid w:val="00F12768"/>
    <w:rsid w:val="00F143F5"/>
    <w:rsid w:val="00F1627D"/>
    <w:rsid w:val="00F1790C"/>
    <w:rsid w:val="00F20A80"/>
    <w:rsid w:val="00F3251E"/>
    <w:rsid w:val="00F32608"/>
    <w:rsid w:val="00F3776A"/>
    <w:rsid w:val="00F43DDE"/>
    <w:rsid w:val="00F51BA9"/>
    <w:rsid w:val="00F51F47"/>
    <w:rsid w:val="00F547F1"/>
    <w:rsid w:val="00F54E06"/>
    <w:rsid w:val="00F63CDB"/>
    <w:rsid w:val="00F66640"/>
    <w:rsid w:val="00F80E0D"/>
    <w:rsid w:val="00F83210"/>
    <w:rsid w:val="00F84974"/>
    <w:rsid w:val="00F87022"/>
    <w:rsid w:val="00F90DC1"/>
    <w:rsid w:val="00F9351B"/>
    <w:rsid w:val="00FA6B95"/>
    <w:rsid w:val="00FC0273"/>
    <w:rsid w:val="00FC0C0F"/>
    <w:rsid w:val="00FC1C02"/>
    <w:rsid w:val="00FC2DF0"/>
    <w:rsid w:val="00FC397B"/>
    <w:rsid w:val="00FC613E"/>
    <w:rsid w:val="00FD5831"/>
    <w:rsid w:val="00FD7733"/>
    <w:rsid w:val="00FF20B0"/>
    <w:rsid w:val="00FF236D"/>
    <w:rsid w:val="00FF33EC"/>
    <w:rsid w:val="00FF5783"/>
    <w:rsid w:val="00FF6C39"/>
    <w:rsid w:val="00FF7103"/>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491D23"/>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03699D"/>
    <w:rsid w:val="232923D0"/>
    <w:rsid w:val="23459D0C"/>
    <w:rsid w:val="248F4127"/>
    <w:rsid w:val="249E222A"/>
    <w:rsid w:val="26A9A53C"/>
    <w:rsid w:val="27623DE6"/>
    <w:rsid w:val="282F3618"/>
    <w:rsid w:val="29FC1AE8"/>
    <w:rsid w:val="2AE1B6B7"/>
    <w:rsid w:val="2AE79E71"/>
    <w:rsid w:val="2AF5D78B"/>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8DFC30"/>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08A04D2"/>
    <w:rsid w:val="515F5732"/>
    <w:rsid w:val="5212BFAD"/>
    <w:rsid w:val="52E52664"/>
    <w:rsid w:val="53A37578"/>
    <w:rsid w:val="5438D9F1"/>
    <w:rsid w:val="549B8F8D"/>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4B9330C"/>
    <w:rsid w:val="7557E461"/>
    <w:rsid w:val="756F79F5"/>
    <w:rsid w:val="772D2BEE"/>
    <w:rsid w:val="7A7156FE"/>
    <w:rsid w:val="7C0D5C19"/>
    <w:rsid w:val="7CAF4AE1"/>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7381E251-CB78-4400-AEEC-C14F47A6A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Heading1">
    <w:name w:val="heading 1"/>
    <w:basedOn w:val="Normal"/>
    <w:next w:val="Normal"/>
    <w:link w:val="Heading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rsid w:val="003B3398"/>
    <w:rPr>
      <w:b/>
      <w:bCs/>
    </w:rPr>
  </w:style>
  <w:style w:type="character" w:styleId="Emphasis">
    <w:name w:val="Emphasis"/>
    <w:basedOn w:val="DefaultParagraphFont"/>
    <w:uiPriority w:val="20"/>
    <w:rsid w:val="003B3398"/>
    <w:rPr>
      <w:i/>
      <w:iCs/>
    </w:rPr>
  </w:style>
  <w:style w:type="character" w:styleId="CommentReference">
    <w:name w:val="annotation reference"/>
    <w:uiPriority w:val="99"/>
    <w:rsid w:val="002D3FF3"/>
    <w:rPr>
      <w:sz w:val="16"/>
      <w:szCs w:val="16"/>
    </w:rPr>
  </w:style>
  <w:style w:type="paragraph" w:styleId="CommentText">
    <w:name w:val="annotation text"/>
    <w:basedOn w:val="Normal"/>
    <w:link w:val="CommentText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CommentTextChar">
    <w:name w:val="Comment Text Char"/>
    <w:basedOn w:val="DefaultParagraphFont"/>
    <w:link w:val="CommentText"/>
    <w:uiPriority w:val="99"/>
    <w:rsid w:val="002D3FF3"/>
    <w:rPr>
      <w:rFonts w:ascii="Verdana" w:eastAsia="Times New Roman" w:hAnsi="Verdana"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CommentSubjectChar">
    <w:name w:val="Comment Subject Char"/>
    <w:basedOn w:val="CommentTextChar"/>
    <w:link w:val="CommentSubject"/>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DefaultParagraphFont"/>
    <w:rsid w:val="00354AA2"/>
    <w:rPr>
      <w:rFonts w:ascii="Segoe UI" w:hAnsi="Segoe UI" w:cs="Segoe UI" w:hint="default"/>
      <w:sz w:val="18"/>
      <w:szCs w:val="18"/>
    </w:rPr>
  </w:style>
  <w:style w:type="character" w:customStyle="1" w:styleId="normaltextrun">
    <w:name w:val="normaltextrun"/>
    <w:basedOn w:val="DefaultParagraphFont"/>
    <w:rsid w:val="00661CF3"/>
  </w:style>
  <w:style w:type="character" w:customStyle="1" w:styleId="eop">
    <w:name w:val="eop"/>
    <w:basedOn w:val="DefaultParagraphFont"/>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eading1Char">
    <w:name w:val="Heading 1 Char"/>
    <w:basedOn w:val="DefaultParagraphFont"/>
    <w:link w:val="Heading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DefaultParagraphFont"/>
    <w:rsid w:val="005B7851"/>
    <w:rPr>
      <w:rFonts w:ascii="Segoe UI" w:hAnsi="Segoe UI" w:cs="Segoe UI" w:hint="default"/>
      <w:b/>
      <w:bCs/>
      <w:sz w:val="18"/>
      <w:szCs w:val="18"/>
    </w:rPr>
  </w:style>
  <w:style w:type="character" w:styleId="UnresolvedMention">
    <w:name w:val="Unresolved Mention"/>
    <w:basedOn w:val="DefaultParagraphFont"/>
    <w:uiPriority w:val="99"/>
    <w:semiHidden/>
    <w:unhideWhenUsed/>
    <w:rsid w:val="00485185"/>
    <w:rPr>
      <w:color w:val="605E5C"/>
      <w:shd w:val="clear" w:color="auto" w:fill="E1DFDD"/>
    </w:rPr>
  </w:style>
  <w:style w:type="paragraph" w:styleId="NoSpacing">
    <w:name w:val="No Spacing"/>
    <w:uiPriority w:val="1"/>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A42DE"/>
    <w:pPr>
      <w:tabs>
        <w:tab w:val="center" w:pos="4252"/>
        <w:tab w:val="right" w:pos="8504"/>
      </w:tabs>
      <w:spacing w:after="0" w:line="240" w:lineRule="auto"/>
    </w:pPr>
  </w:style>
  <w:style w:type="character" w:customStyle="1" w:styleId="HeaderChar">
    <w:name w:val="Header Char"/>
    <w:basedOn w:val="DefaultParagraphFont"/>
    <w:link w:val="Header"/>
    <w:uiPriority w:val="99"/>
    <w:rsid w:val="003A42DE"/>
  </w:style>
  <w:style w:type="paragraph" w:styleId="Footer">
    <w:name w:val="footer"/>
    <w:basedOn w:val="Normal"/>
    <w:link w:val="FooterChar"/>
    <w:uiPriority w:val="99"/>
    <w:unhideWhenUsed/>
    <w:rsid w:val="003A42DE"/>
    <w:pPr>
      <w:tabs>
        <w:tab w:val="center" w:pos="4252"/>
        <w:tab w:val="right" w:pos="8504"/>
      </w:tabs>
      <w:spacing w:after="0" w:line="240" w:lineRule="auto"/>
    </w:pPr>
  </w:style>
  <w:style w:type="character" w:customStyle="1" w:styleId="FooterChar">
    <w:name w:val="Footer Char"/>
    <w:basedOn w:val="DefaultParagraphFont"/>
    <w:link w:val="Footer"/>
    <w:uiPriority w:val="99"/>
    <w:rsid w:val="003A42DE"/>
  </w:style>
  <w:style w:type="paragraph" w:styleId="Quote">
    <w:name w:val="Quote"/>
    <w:next w:val="Normal"/>
    <w:link w:val="Quote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QuoteChar">
    <w:name w:val="Quote Char"/>
    <w:basedOn w:val="DefaultParagraphFont"/>
    <w:link w:val="Quote"/>
    <w:uiPriority w:val="29"/>
    <w:rsid w:val="00770E7F"/>
    <w:rPr>
      <w:rFonts w:ascii="Arial" w:eastAsia="Times New Roman" w:hAnsi="Arial" w:cs="Verdana"/>
      <w:i/>
      <w:iCs/>
      <w:sz w:val="26"/>
      <w:szCs w:val="24"/>
      <w:lang w:eastAsia="zh-CN"/>
    </w:rPr>
  </w:style>
  <w:style w:type="character" w:styleId="PlaceholderText">
    <w:name w:val="Placeholder Text"/>
    <w:basedOn w:val="DefaultParagraphFont"/>
    <w:uiPriority w:val="99"/>
    <w:semiHidden/>
    <w:rsid w:val="00770E7F"/>
    <w:rPr>
      <w:color w:val="808080"/>
    </w:rPr>
  </w:style>
  <w:style w:type="paragraph" w:customStyle="1" w:styleId="Ttulos">
    <w:name w:val="Títulos"/>
    <w:basedOn w:val="Quote"/>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QuoteChar"/>
    <w:link w:val="Ttulos"/>
    <w:rsid w:val="002D127E"/>
    <w:rPr>
      <w:rFonts w:ascii="Arial" w:eastAsia="Times New Roman" w:hAnsi="Arial" w:cs="Verdana"/>
      <w:b/>
      <w:i w:val="0"/>
      <w:iCs/>
      <w:caps/>
      <w:sz w:val="28"/>
      <w:szCs w:val="24"/>
      <w:lang w:eastAsia="zh-CN"/>
    </w:rPr>
  </w:style>
  <w:style w:type="paragraph" w:styleId="ListParagraph">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PlaceholderText"/>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PlaceholderText"/>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E2AC0"/>
    <w:rsid w:val="00277029"/>
    <w:rsid w:val="002F13AB"/>
    <w:rsid w:val="003A0DF2"/>
    <w:rsid w:val="003B38E0"/>
    <w:rsid w:val="004214D0"/>
    <w:rsid w:val="00465A25"/>
    <w:rsid w:val="004C591E"/>
    <w:rsid w:val="00617896"/>
    <w:rsid w:val="00730800"/>
    <w:rsid w:val="00761D0D"/>
    <w:rsid w:val="0077693D"/>
    <w:rsid w:val="007D5396"/>
    <w:rsid w:val="007E66CB"/>
    <w:rsid w:val="008458D0"/>
    <w:rsid w:val="008C4978"/>
    <w:rsid w:val="00962A91"/>
    <w:rsid w:val="009A37F4"/>
    <w:rsid w:val="00DF51C9"/>
    <w:rsid w:val="00E54CA1"/>
    <w:rsid w:val="00E87B28"/>
    <w:rsid w:val="00F80E0D"/>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370682F9-46C4-4E7C-AA0E-B1272909F5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5302</Words>
  <Characters>30225</Characters>
  <Application>Microsoft Office Word</Application>
  <DocSecurity>4</DocSecurity>
  <Lines>251</Lines>
  <Paragraphs>70</Paragraphs>
  <ScaleCrop>false</ScaleCrop>
  <Company/>
  <LinksUpToDate>false</LinksUpToDate>
  <CharactersWithSpaces>35457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122</cp:revision>
  <dcterms:created xsi:type="dcterms:W3CDTF">2026-10-07T00:01:00Z</dcterms:created>
  <dcterms:modified xsi:type="dcterms:W3CDTF">2026-10-06T22:04:00Z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