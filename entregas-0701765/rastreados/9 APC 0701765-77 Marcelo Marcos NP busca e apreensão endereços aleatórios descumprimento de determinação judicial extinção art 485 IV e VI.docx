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608"/>
        <w:gridCol w:w="6463"/>
      </w:tblGrid>
      <w:tr w:rsidRPr="003614CA" w:rsidR="00E44FAA" w14:paraId="6390564F" w14:textId="77777777">
        <w:tc>
          <w:tcPr>
            <w:tcW w:w="2608" w:type="dxa"/>
            <w:vAlign w:val="center"/>
          </w:tcPr>
          <w:p w:rsidRPr="003614CA" w:rsidR="00E44FAA" w:rsidRDefault="007638B0" w14:paraId="7A308DA1" w14:textId="77777777">
            <w:pPr>
              <w:spacing w:line="240" w:lineRule="auto"/>
              <w:jc w:val="center"/>
            </w:pPr>
            <w:r w:rsidRPr="003614CA">
              <w:drawing>
                <wp:inline distT="0" distB="0" distL="0" distR="0" wp14:anchorId="55B2BD87" wp14:editId="451DC932">
                  <wp:extent cx="1512000" cy="426918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imbr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4269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63" w:type="dxa"/>
            <w:vAlign w:val="center"/>
          </w:tcPr>
          <w:p w:rsidRPr="003614CA" w:rsidR="00E44FAA" w:rsidRDefault="007638B0" w14:paraId="33B659C4" w14:textId="77777777">
            <w:pPr>
              <w:spacing w:line="240" w:lineRule="auto"/>
              <w:jc w:val="left"/>
            </w:pPr>
            <w:r w:rsidRPr="003614CA">
              <w:rPr>
                <w:b/>
                <w:color w:val="000000"/>
                <w:sz w:val="24"/>
              </w:rPr>
              <w:t>Poder Judiciário da União</w:t>
            </w:r>
          </w:p>
          <w:p w:rsidRPr="003614CA" w:rsidR="00E44FAA" w:rsidRDefault="007638B0" w14:paraId="759E8CD7" w14:textId="77777777">
            <w:pPr>
              <w:spacing w:line="240" w:lineRule="auto"/>
              <w:jc w:val="left"/>
            </w:pPr>
            <w:r w:rsidRPr="003614CA">
              <w:rPr>
                <w:color w:val="000000"/>
                <w:sz w:val="22"/>
              </w:rPr>
              <w:t>Tribunal de Justiça do Distrito Federal e dos Territórios</w:t>
            </w:r>
          </w:p>
          <w:p w:rsidRPr="003614CA" w:rsidR="00E44FAA" w:rsidRDefault="007638B0" w14:paraId="5E8E0FBC" w14:textId="77777777">
            <w:pPr>
              <w:spacing w:line="240" w:lineRule="auto"/>
              <w:jc w:val="left"/>
            </w:pPr>
            <w:r w:rsidRPr="003614CA">
              <w:rPr>
                <w:color w:val="000000"/>
                <w:sz w:val="22"/>
              </w:rPr>
              <w:t>GDSXSR</w:t>
            </w:r>
          </w:p>
          <w:p w:rsidRPr="003614CA" w:rsidR="00E44FAA" w:rsidRDefault="007638B0" w14:paraId="0AFE946A" w14:textId="77777777">
            <w:pPr>
              <w:spacing w:line="240" w:lineRule="auto"/>
              <w:jc w:val="left"/>
            </w:pPr>
            <w:r w:rsidRPr="003614CA">
              <w:rPr>
                <w:color w:val="000000"/>
                <w:sz w:val="22"/>
              </w:rPr>
              <w:t>GABINETE DO DESEMBARGADOR SÉRGIO ROCHA</w:t>
            </w:r>
          </w:p>
        </w:tc>
      </w:tr>
    </w:tbl>
    <w:p w:rsidRPr="003614CA" w:rsidR="00E44FAA" w:rsidRDefault="00E44FAA" w14:paraId="334C108F" w14:textId="77777777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397"/>
        <w:gridCol w:w="6406"/>
      </w:tblGrid>
      <w:tr w:rsidRPr="003614CA" w:rsidR="00E44FAA" w:rsidTr="40110858" w14:paraId="55C984E3" w14:textId="77777777">
        <w:tc>
          <w:tcPr>
            <w:tcW w:w="2268" w:type="dxa"/>
            <w:tcMar/>
          </w:tcPr>
          <w:p w:rsidRPr="003614CA" w:rsidR="00E44FAA" w:rsidRDefault="007638B0" w14:paraId="0823FB18" w14:textId="77777777">
            <w:pPr>
              <w:jc w:val="left"/>
            </w:pPr>
            <w:r w:rsidRPr="003614CA">
              <w:rPr>
                <w:color w:val="000000"/>
                <w:sz w:val="24"/>
              </w:rPr>
              <w:t>Órgão</w:t>
            </w:r>
          </w:p>
        </w:tc>
        <w:tc>
          <w:tcPr>
            <w:tcW w:w="397" w:type="dxa"/>
            <w:tcMar/>
          </w:tcPr>
          <w:p w:rsidRPr="003614CA" w:rsidR="00E44FAA" w:rsidRDefault="007638B0" w14:paraId="67648396" w14:textId="77777777">
            <w:pPr>
              <w:jc w:val="left"/>
            </w:pPr>
            <w:r w:rsidRPr="003614CA">
              <w:rPr>
                <w:color w:val="000000"/>
                <w:sz w:val="24"/>
              </w:rPr>
              <w:t>:</w:t>
            </w:r>
          </w:p>
        </w:tc>
        <w:tc>
          <w:tcPr>
            <w:tcW w:w="6406" w:type="dxa"/>
            <w:tcMar/>
          </w:tcPr>
          <w:p w:rsidRPr="003614CA" w:rsidR="00E44FAA" w:rsidRDefault="007638B0" w14:paraId="1618F05B" w14:textId="77777777">
            <w:pPr>
              <w:jc w:val="left"/>
            </w:pPr>
            <w:commentRangeStart w:id="0"/>
            <w:r w:rsidRPr="40110858" w:rsidR="007638B0">
              <w:rPr>
                <w:color w:val="000000" w:themeColor="text1" w:themeTint="FF" w:themeShade="FF"/>
                <w:sz w:val="24"/>
                <w:szCs w:val="24"/>
              </w:rPr>
              <w:t>4ª Turma Cível</w:t>
            </w:r>
            <w:commentRangeEnd w:id="0"/>
            <w:r>
              <w:rPr>
                <w:rStyle w:val="CommentReference"/>
              </w:rPr>
              <w:commentReference w:id="0"/>
            </w:r>
          </w:p>
        </w:tc>
      </w:tr>
      <w:tr w:rsidRPr="003614CA" w:rsidR="00E44FAA" w:rsidTr="40110858" w14:paraId="1AC9C16E" w14:textId="77777777">
        <w:tc>
          <w:tcPr>
            <w:tcW w:w="2268" w:type="dxa"/>
            <w:tcMar/>
          </w:tcPr>
          <w:p w:rsidRPr="003614CA" w:rsidR="00E44FAA" w:rsidRDefault="007638B0" w14:paraId="2EFBCA4A" w14:textId="77777777">
            <w:pPr>
              <w:jc w:val="left"/>
            </w:pPr>
            <w:r w:rsidRPr="003614CA">
              <w:rPr>
                <w:color w:val="000000"/>
                <w:sz w:val="24"/>
              </w:rPr>
              <w:t>Classe</w:t>
            </w:r>
          </w:p>
        </w:tc>
        <w:tc>
          <w:tcPr>
            <w:tcW w:w="397" w:type="dxa"/>
            <w:tcMar/>
          </w:tcPr>
          <w:p w:rsidRPr="003614CA" w:rsidR="00E44FAA" w:rsidRDefault="007638B0" w14:paraId="0C8C39D9" w14:textId="77777777">
            <w:pPr>
              <w:jc w:val="left"/>
            </w:pPr>
            <w:r w:rsidRPr="003614CA">
              <w:rPr>
                <w:color w:val="000000"/>
                <w:sz w:val="24"/>
              </w:rPr>
              <w:t>:</w:t>
            </w:r>
          </w:p>
        </w:tc>
        <w:tc>
          <w:tcPr>
            <w:tcW w:w="6406" w:type="dxa"/>
            <w:tcMar/>
          </w:tcPr>
          <w:p w:rsidRPr="003614CA" w:rsidR="00E44FAA" w:rsidRDefault="007638B0" w14:paraId="7A93FFD0" w14:textId="77777777">
            <w:pPr>
              <w:jc w:val="left"/>
            </w:pPr>
            <w:r w:rsidRPr="003614CA">
              <w:rPr>
                <w:color w:val="000000"/>
                <w:sz w:val="24"/>
              </w:rPr>
              <w:t>Apelação Cível</w:t>
            </w:r>
          </w:p>
        </w:tc>
      </w:tr>
      <w:tr w:rsidRPr="003614CA" w:rsidR="00E44FAA" w:rsidTr="40110858" w14:paraId="333D893C" w14:textId="77777777">
        <w:tc>
          <w:tcPr>
            <w:tcW w:w="2268" w:type="dxa"/>
            <w:tcMar/>
          </w:tcPr>
          <w:p w:rsidRPr="003614CA" w:rsidR="00E44FAA" w:rsidRDefault="007638B0" w14:paraId="490E5DF8" w14:textId="77777777">
            <w:pPr>
              <w:jc w:val="left"/>
            </w:pPr>
            <w:r w:rsidRPr="003614CA">
              <w:rPr>
                <w:color w:val="000000"/>
                <w:sz w:val="24"/>
              </w:rPr>
              <w:t>Processo nº</w:t>
            </w:r>
          </w:p>
        </w:tc>
        <w:tc>
          <w:tcPr>
            <w:tcW w:w="397" w:type="dxa"/>
            <w:tcMar/>
          </w:tcPr>
          <w:p w:rsidRPr="003614CA" w:rsidR="00E44FAA" w:rsidRDefault="007638B0" w14:paraId="4737D819" w14:textId="77777777">
            <w:pPr>
              <w:jc w:val="left"/>
            </w:pPr>
            <w:r w:rsidRPr="003614CA">
              <w:rPr>
                <w:color w:val="000000"/>
                <w:sz w:val="24"/>
              </w:rPr>
              <w:t>:</w:t>
            </w:r>
          </w:p>
        </w:tc>
        <w:tc>
          <w:tcPr>
            <w:tcW w:w="6406" w:type="dxa"/>
            <w:tcMar/>
          </w:tcPr>
          <w:p w:rsidRPr="003614CA" w:rsidR="00E44FAA" w:rsidRDefault="007638B0" w14:paraId="446A0B3A" w14:textId="77777777">
            <w:pPr>
              <w:jc w:val="left"/>
            </w:pPr>
            <w:r w:rsidRPr="003614CA">
              <w:rPr>
                <w:color w:val="000000"/>
                <w:sz w:val="24"/>
              </w:rPr>
              <w:t>0701765-77.2025.8.07.0014</w:t>
            </w:r>
          </w:p>
        </w:tc>
      </w:tr>
      <w:tr w:rsidRPr="003614CA" w:rsidR="00E44FAA" w:rsidTr="40110858" w14:paraId="0607129A" w14:textId="77777777">
        <w:tc>
          <w:tcPr>
            <w:tcW w:w="2268" w:type="dxa"/>
            <w:tcMar/>
          </w:tcPr>
          <w:p w:rsidRPr="003614CA" w:rsidR="00E44FAA" w:rsidRDefault="007638B0" w14:paraId="5AC6A27B" w14:textId="77777777">
            <w:pPr>
              <w:jc w:val="left"/>
            </w:pPr>
            <w:r w:rsidRPr="003614CA">
              <w:rPr>
                <w:color w:val="000000"/>
                <w:sz w:val="24"/>
              </w:rPr>
              <w:t>Apelante (s)</w:t>
            </w:r>
          </w:p>
        </w:tc>
        <w:tc>
          <w:tcPr>
            <w:tcW w:w="397" w:type="dxa"/>
            <w:tcMar/>
          </w:tcPr>
          <w:p w:rsidRPr="003614CA" w:rsidR="00E44FAA" w:rsidRDefault="007638B0" w14:paraId="115420CD" w14:textId="77777777">
            <w:pPr>
              <w:jc w:val="left"/>
            </w:pPr>
            <w:r w:rsidRPr="003614CA">
              <w:rPr>
                <w:color w:val="000000"/>
                <w:sz w:val="24"/>
              </w:rPr>
              <w:t>:</w:t>
            </w:r>
          </w:p>
        </w:tc>
        <w:tc>
          <w:tcPr>
            <w:tcW w:w="6406" w:type="dxa"/>
            <w:tcMar/>
          </w:tcPr>
          <w:p w:rsidRPr="003614CA" w:rsidR="00E44FAA" w:rsidRDefault="007638B0" w14:paraId="637B2353" w14:textId="77777777">
            <w:pPr>
              <w:jc w:val="left"/>
            </w:pPr>
            <w:commentRangeStart w:id="1"/>
            <w:r w:rsidRPr="003614CA">
              <w:rPr>
                <w:color w:val="000000"/>
                <w:sz w:val="24"/>
              </w:rPr>
              <w:t>S. C. F. I. S.A.</w:t>
            </w:r>
            <w:commentRangeEnd w:id="1"/>
            <w:r w:rsidRPr="003614CA">
              <w:rPr>
                <w:rStyle w:val="Refdecomentrio"/>
                <w:sz w:val="28"/>
                <w:szCs w:val="22"/>
              </w:rPr>
              <w:commentReference w:id="1"/>
            </w:r>
          </w:p>
        </w:tc>
      </w:tr>
      <w:tr w:rsidRPr="003614CA" w:rsidR="00E44FAA" w:rsidTr="40110858" w14:paraId="61D803C7" w14:textId="77777777">
        <w:tc>
          <w:tcPr>
            <w:tcW w:w="2268" w:type="dxa"/>
            <w:tcMar/>
          </w:tcPr>
          <w:p w:rsidRPr="003614CA" w:rsidR="00E44FAA" w:rsidRDefault="007638B0" w14:paraId="5861638D" w14:textId="77777777">
            <w:pPr>
              <w:jc w:val="left"/>
            </w:pPr>
            <w:r w:rsidRPr="003614CA">
              <w:rPr>
                <w:color w:val="000000"/>
                <w:sz w:val="24"/>
              </w:rPr>
              <w:t>Apelado (a)(s)</w:t>
            </w:r>
          </w:p>
        </w:tc>
        <w:tc>
          <w:tcPr>
            <w:tcW w:w="397" w:type="dxa"/>
            <w:tcMar/>
          </w:tcPr>
          <w:p w:rsidRPr="003614CA" w:rsidR="00E44FAA" w:rsidRDefault="007638B0" w14:paraId="2B350E9C" w14:textId="77777777">
            <w:pPr>
              <w:jc w:val="left"/>
            </w:pPr>
            <w:r w:rsidRPr="003614CA">
              <w:rPr>
                <w:color w:val="000000"/>
                <w:sz w:val="24"/>
              </w:rPr>
              <w:t>:</w:t>
            </w:r>
          </w:p>
        </w:tc>
        <w:tc>
          <w:tcPr>
            <w:tcW w:w="6406" w:type="dxa"/>
            <w:tcMar/>
          </w:tcPr>
          <w:p w:rsidRPr="003614CA" w:rsidR="00E44FAA" w:rsidRDefault="007638B0" w14:paraId="2D7E5036" w14:textId="77777777">
            <w:pPr>
              <w:jc w:val="left"/>
            </w:pPr>
            <w:r w:rsidRPr="003614CA">
              <w:rPr>
                <w:color w:val="000000"/>
                <w:sz w:val="24"/>
              </w:rPr>
              <w:t>E. R. S.</w:t>
            </w:r>
          </w:p>
        </w:tc>
      </w:tr>
      <w:tr w:rsidRPr="003614CA" w:rsidR="00E44FAA" w:rsidTr="40110858" w14:paraId="18DDA6A9" w14:textId="77777777">
        <w:tc>
          <w:tcPr>
            <w:tcW w:w="2268" w:type="dxa"/>
            <w:tcMar/>
          </w:tcPr>
          <w:p w:rsidRPr="003614CA" w:rsidR="00E44FAA" w:rsidRDefault="007638B0" w14:paraId="3715D32B" w14:textId="77777777">
            <w:pPr>
              <w:jc w:val="left"/>
            </w:pPr>
            <w:r w:rsidRPr="003614CA">
              <w:rPr>
                <w:color w:val="000000"/>
                <w:sz w:val="24"/>
              </w:rPr>
              <w:t>Relator(a)</w:t>
            </w:r>
          </w:p>
        </w:tc>
        <w:tc>
          <w:tcPr>
            <w:tcW w:w="397" w:type="dxa"/>
            <w:tcMar/>
          </w:tcPr>
          <w:p w:rsidRPr="003614CA" w:rsidR="00E44FAA" w:rsidRDefault="007638B0" w14:paraId="5B52E559" w14:textId="77777777">
            <w:pPr>
              <w:jc w:val="left"/>
            </w:pPr>
            <w:r w:rsidRPr="003614CA">
              <w:rPr>
                <w:color w:val="000000"/>
                <w:sz w:val="24"/>
              </w:rPr>
              <w:t>:</w:t>
            </w:r>
          </w:p>
        </w:tc>
        <w:tc>
          <w:tcPr>
            <w:tcW w:w="6406" w:type="dxa"/>
            <w:tcMar/>
          </w:tcPr>
          <w:p w:rsidRPr="003614CA" w:rsidR="00E44FAA" w:rsidRDefault="007638B0" w14:paraId="1635612D" w14:textId="77777777">
            <w:pPr>
              <w:jc w:val="left"/>
            </w:pPr>
            <w:r w:rsidRPr="003614CA">
              <w:rPr>
                <w:b/>
                <w:color w:val="000000"/>
                <w:sz w:val="24"/>
              </w:rPr>
              <w:t>Des. Sérgio Rocha</w:t>
            </w:r>
          </w:p>
        </w:tc>
      </w:tr>
    </w:tbl>
    <w:p w:rsidRPr="003614CA" w:rsidR="00E44FAA" w:rsidRDefault="00E44FAA" w14:paraId="0A4F546D" w14:textId="77777777"/>
    <w:p w:rsidRPr="003614CA" w:rsidR="00E44FAA" w:rsidRDefault="007638B0" w14:paraId="20668176" w14:textId="77777777">
      <w:pPr>
        <w:keepNext/>
        <w:jc w:val="left"/>
        <w:pPrChange w:id="1207" w:author="Assessor GDSXSR" w:date="2026-10-31T22:18:26Z">
          <w:pPr>
            <w:keepNext/>
            <w:jc w:val="center"/>
          </w:pPr>
        </w:pPrChange>
      </w:pPr>
      <w:commentRangeStart w:id="49"/>
      <w:r w:rsidRPr="003614CA">
        <w:t>EMENTA</w:t>
      </w:r>
      <w:commentRangeEnd w:id="49"/>
      <w:r>
        <w:rPr>
          <w:rStyle w:val="CommentReference"/>
        </w:rPr>
        <w:commentReference w:id="49"/>
      </w:r>
    </w:p>
    <w:p w:rsidR="00F65047" w:rsidP="00F65047" w:rsidRDefault="00F65047" w14:paraId="2D111F72" w14:textId="77777777">
      <w:r>
        <w:t>APELAÇÃO CÍVEL. DIREITO PROCESSUAL CIVIL. AÇÃO DE BUSCA E APREENSÃO. ALIENAÇÃO FIDUCIÁRIA. DILIGÊNCIAS NEGATIVAS. INDICAÇÃO DE ENDEREÇOS ALEATÓRIOS. DESCUMPRIMENTO DE DETERMINAÇÃO JUDICIAL. CONDUTA IMPUTÁVEL AO AUTOR. EXTINÇÃO SEM RESOLUÇÃO DO MÉRITO. INTIMAÇÃO PESSOAL DESNECESSÁRIA. RECURSO NÃO PROVIDO.</w:t>
      </w:r>
    </w:p>
    <w:p w:rsidR="00F65047" w:rsidP="00F65047" w:rsidRDefault="00F65047" w14:paraId="04F031A8" w14:textId="77777777">
      <w:r>
        <w:rPr>
          <w:b/>
        </w:rPr>
        <w:t>I. Caso em exame</w:t>
      </w:r>
    </w:p>
    <w:p w:rsidR="00F65047" w:rsidP="00F65047" w:rsidRDefault="00F65047" w14:paraId="0DADBA53" w14:textId="77777777">
      <w:commentRangeStart w:id="50"/>
      <w:r>
        <w:t xml:space="preserve">1. Ação de busca e apreensão proposta por S. C. F. I. S.A. contra </w:t>
      </w:r>
      <w:del w:id="1049" w:author="Assessor GDSXSR" w:date="2026-10-31T22:18:26Z">
        <w:r>
          <w:delText xml:space="preserve">pessoa</w:delText>
        </w:r>
      </w:del>
      <w:ins w:id="1050" w:author="Assessor GDSXSR" w:date="2026-10-31T22:18:26Z">
        <w:r>
          <w:rPr>
            <w:color w:val="808080"/>
          </w:rPr>
          <w:t xml:space="preserve">E.</w:t>
        </w:r>
      </w:ins>
      <w:r>
        <w:t xml:space="preserve"> </w:t>
      </w:r>
      <w:del w:id="1051" w:author="Assessor GDSXSR" w:date="2026-10-31T22:18:26Z">
        <w:r>
          <w:delText xml:space="preserve">natural</w:delText>
        </w:r>
      </w:del>
      <w:ins w:id="1052" w:author="Assessor GDSXSR" w:date="2026-10-31T22:18:26Z">
        <w:r>
          <w:rPr>
            <w:color w:val="808080"/>
          </w:rPr>
          <w:t xml:space="preserve">R. S.</w:t>
        </w:r>
      </w:ins>
      <w:r>
        <w:t xml:space="preserve">, devedor fiduciante</w:t>
      </w:r>
      <w:ins w:id="1053" w:author="Assessor GDSXSR" w:date="2026-10-31T22:18:26Z">
        <w:r>
          <w:rPr>
            <w:color w:val="808080"/>
          </w:rPr>
          <w:t xml:space="preserve"> (R$ 23.536,85)</w:t>
        </w:r>
      </w:ins>
      <w:r>
        <w:t xml:space="preserve">. Deferida a liminar, seis diligências resultaram negativas.</w:t>
      </w:r>
      <w:commentRangeEnd w:id="50"/>
      <w:r>
        <w:rPr>
          <w:rStyle w:val="CommentReference"/>
        </w:rPr>
        <w:commentReference w:id="50"/>
      </w:r>
    </w:p>
    <w:p w:rsidR="00F65047" w:rsidP="00F65047" w:rsidRDefault="00F65047" w14:paraId="5CD1AFC8" w14:textId="77777777">
      <w:r>
        <w:t>2. Intimado a comprovar a origem do último endereço indicado, sob pena de extinção, o autor limitou-se a reiterar o pedido de nova diligência.</w:t>
      </w:r>
    </w:p>
    <w:p w:rsidR="00F65047" w:rsidP="00F65047" w:rsidRDefault="00F65047" w14:paraId="73517D3F" w14:textId="77777777">
      <w:commentRangeStart w:id="51"/>
      <w:commentRangeStart w:id="2"/>
      <w:r>
        <w:t xml:space="preserve">3. A sentença extinguiu o processo sem resolução do mérito</w:t>
      </w:r>
      <w:del w:id="1054" w:author="Assessor GDSXSR" w:date="2026-10-31T22:18:26Z">
        <w:r>
          <w:delText xml:space="preserve">,</w:delText>
        </w:r>
      </w:del>
      <w:r>
        <w:t xml:space="preserve"> </w:t>
      </w:r>
      <w:del w:id="1055" w:author="Assessor GDSXSR" w:date="2026-10-31T22:18:26Z">
        <w:r>
          <w:delText xml:space="preserve">com fundamento no art.</w:delText>
        </w:r>
      </w:del>
      <w:ins w:id="1056" w:author="Assessor GDSXSR" w:date="2026-10-31T22:18:26Z">
        <w:r>
          <w:rPr>
            <w:color w:val="808080"/>
          </w:rPr>
          <w:t xml:space="preserve">(CPC</w:t>
        </w:r>
      </w:ins>
      <w:r>
        <w:t xml:space="preserve"> 485</w:t>
      </w:r>
      <w:del w:id="1057" w:author="Assessor GDSXSR" w:date="2026-10-31T22:18:26Z">
        <w:r>
          <w:delText xml:space="preserve">,</w:delText>
        </w:r>
      </w:del>
      <w:r>
        <w:t xml:space="preserve"> IV e VI</w:t>
      </w:r>
      <w:del w:id="1058" w:author="Assessor GDSXSR" w:date="2026-10-31T22:18:26Z">
        <w:r>
          <w:delText xml:space="preserve">, do CPC</w:delText>
        </w:r>
      </w:del>
      <w:ins w:id="1059" w:author="Assessor GDSXSR" w:date="2026-10-31T22:18:26Z">
        <w:r>
          <w:rPr>
            <w:color w:val="808080"/>
          </w:rPr>
          <w:t xml:space="preserve">)</w:t>
        </w:r>
      </w:ins>
      <w:r>
        <w:t xml:space="preserve">. O autor </w:t>
      </w:r>
      <w:del w:id="1060" w:author="Assessor GDSXSR" w:date="2026-10-31T22:18:26Z">
        <w:r>
          <w:delText xml:space="preserve">apela</w:delText>
        </w:r>
      </w:del>
      <w:ins w:id="1061" w:author="Assessor GDSXSR" w:date="2026-10-31T22:18:26Z">
        <w:r>
          <w:rPr>
            <w:color w:val="808080"/>
          </w:rPr>
          <w:t xml:space="preserve">apelou sustentando que a citação e a localização do bem não são pressupostos processuais, que não é obrigado a comprovar a origem do endereço, que persiste o interesse processual, que a extinção foi prematura e exigiria intimação pessoal</w:t>
        </w:r>
      </w:ins>
      <w:r>
        <w:t xml:space="preserve">.</w:t>
      </w:r>
      <w:commentRangeEnd w:id="2"/>
      <w:commentRangeEnd w:id="51"/>
      <w:r>
        <w:rPr>
          <w:rStyle w:val="Refdecomentrio"/>
          <w:sz w:val="28"/>
          <w:szCs w:val="22"/>
        </w:rPr>
        <w:commentReference w:id="2"/>
      </w:r>
      <w:r>
        <w:rPr>
          <w:rStyle w:val="CommentReference"/>
        </w:rPr>
        <w:commentReference w:id="51"/>
      </w:r>
    </w:p>
    <w:p w:rsidR="00F65047" w:rsidP="00F65047" w:rsidRDefault="00F65047" w14:paraId="183EC1D1" w14:textId="77777777">
      <w:r>
        <w:rPr>
          <w:b/>
        </w:rPr>
        <w:t>II. Questão em discussão</w:t>
      </w:r>
    </w:p>
    <w:p w:rsidR="00F65047" w:rsidP="00F65047" w:rsidRDefault="00F65047" w14:paraId="3A9E2001" w14:textId="77777777">
      <w:r>
        <w:t xml:space="preserve">4. Há duas questões em discussão: </w:t>
      </w:r>
      <w:r>
        <w:rPr>
          <w:b/>
        </w:rPr>
        <w:t>(i)</w:t>
      </w:r>
      <w:r>
        <w:t xml:space="preserve"> saber se a não localização do bem e do réu, aliada ao descumprimento de determinação judicial, </w:t>
      </w:r>
      <w:r>
        <w:lastRenderedPageBreak/>
        <w:t xml:space="preserve">autoriza a extinção do processo por ausência de pressuposto processual e de interesse de agir; e </w:t>
      </w:r>
      <w:r>
        <w:rPr>
          <w:b/>
        </w:rPr>
        <w:t>(ii)</w:t>
      </w:r>
      <w:r>
        <w:t xml:space="preserve"> saber se a extinção exigia a prévia intimação pessoal do autor.</w:t>
      </w:r>
    </w:p>
    <w:p w:rsidR="00F65047" w:rsidP="00F65047" w:rsidRDefault="00F65047" w14:paraId="5F3E9F3A" w14:textId="77777777">
      <w:r>
        <w:rPr>
          <w:b/>
        </w:rPr>
        <w:t>III. Razões de decidir</w:t>
      </w:r>
    </w:p>
    <w:p w:rsidR="00F65047" w:rsidP="00F65047" w:rsidRDefault="00F65047" w14:paraId="006F5E3F" w14:textId="77777777">
      <w:commentRangeStart w:id="52"/>
      <w:r>
        <w:t xml:space="preserve">5. Na busca e apreensão, a localização do bem ou do devedor é essencial à formação da relação processual, pois a citação só ocorre após o cumprimento da liminar</w:t>
      </w:r>
      <w:ins w:id="1062" w:author="Assessor GDSXSR" w:date="2026-10-31T22:18:26Z">
        <w:r>
          <w:rPr>
            <w:color w:val="808080"/>
          </w:rPr>
          <w:t xml:space="preserve">, e o momento de análise da contestação fixado no Tema 1</w:t>
        </w:r>
      </w:ins>
      <w:r>
        <w:t xml:space="preserve">.</w:t>
      </w:r>
      <w:ins w:id="1063" w:author="Assessor GDSXSR" w:date="2026-10-31T22:18:26Z">
        <w:r>
          <w:rPr>
            <w:color w:val="808080"/>
          </w:rPr>
          <w:t xml:space="preserve">040/STJ não dispensa o credor de fornecer meios viáveis a esse cumprimento.</w:t>
        </w:r>
      </w:ins>
      <w:commentRangeEnd w:id="52"/>
      <w:r>
        <w:rPr>
          <w:rStyle w:val="CommentReference"/>
        </w:rPr>
        <w:commentReference w:id="52"/>
      </w:r>
    </w:p>
    <w:p w:rsidR="00F65047" w:rsidP="00F65047" w:rsidRDefault="00F65047" w14:paraId="4B7F591F" w14:textId="77777777">
      <w:r>
        <w:t>6. A mera dificuldade de localização não autoriza a extinção do processo.</w:t>
      </w:r>
    </w:p>
    <w:p w:rsidR="00F65047" w:rsidP="00F65047" w:rsidRDefault="00F65047" w14:paraId="6F8AE9FA" w14:textId="77777777">
      <w:r>
        <w:t>7. Diversa é a indicação reiterada de endereços aleatórios, sem suporte mínimo, somada ao descumprimento da ordem de comprovar sua origem.</w:t>
      </w:r>
    </w:p>
    <w:p w:rsidR="00F65047" w:rsidP="00F65047" w:rsidRDefault="00F65047" w14:paraId="3F3F20D2" w14:textId="77777777">
      <w:commentRangeStart w:id="3"/>
      <w:commentRangeStart w:id="4"/>
      <w:r>
        <w:t xml:space="preserve">8. Essa omissão é imputável ao autor, viola o dever de cooperação (CPC</w:t>
      </w:r>
      <w:del w:id="1064" w:author="Assessor GDSXSR" w:date="2026-10-31T22:18:26Z">
        <w:r>
          <w:delText xml:space="preserve">, art.</w:delText>
        </w:r>
      </w:del>
      <w:r>
        <w:t xml:space="preserve"> 6º) e impede o desenvolvimento válido e regular do processo (CPC</w:t>
      </w:r>
      <w:del w:id="1065" w:author="Assessor GDSXSR" w:date="2026-10-31T22:18:26Z">
        <w:r>
          <w:delText xml:space="preserve">, art.</w:delText>
        </w:r>
      </w:del>
      <w:r>
        <w:t xml:space="preserve"> 485</w:t>
      </w:r>
      <w:del w:id="1066" w:author="Assessor GDSXSR" w:date="2026-10-31T22:18:26Z">
        <w:r>
          <w:delText xml:space="preserve">,</w:delText>
        </w:r>
      </w:del>
      <w:r>
        <w:t xml:space="preserve"> IV).</w:t>
      </w:r>
      <w:commentRangeEnd w:id="3"/>
      <w:commentRangeEnd w:id="4"/>
      <w:r>
        <w:rPr>
          <w:rStyle w:val="Refdecomentrio"/>
          <w:sz w:val="28"/>
          <w:szCs w:val="22"/>
        </w:rPr>
        <w:commentReference w:id="3"/>
      </w:r>
      <w:r>
        <w:rPr>
          <w:rStyle w:val="Refdecomentrio"/>
          <w:sz w:val="28"/>
          <w:szCs w:val="22"/>
        </w:rPr>
        <w:commentReference w:id="4"/>
      </w:r>
    </w:p>
    <w:p w:rsidR="00F65047" w:rsidP="00F65047" w:rsidRDefault="00F65047" w14:paraId="73DADBA6" w14:textId="77777777">
      <w:commentRangeStart w:id="5"/>
      <w:commentRangeStart w:id="6"/>
      <w:r>
        <w:t xml:space="preserve">9. Sem indicação idônea do paradeiro do bem e sem pedido de conversão em execução (Decreto-Lei </w:t>
      </w:r>
      <w:del w:id="1067" w:author="Assessor GDSXSR" w:date="2026-10-31T22:18:26Z">
        <w:r>
          <w:delText xml:space="preserve">nº </w:delText>
        </w:r>
      </w:del>
      <w:r>
        <w:t xml:space="preserve">911/1969</w:t>
      </w:r>
      <w:del w:id="1068" w:author="Assessor GDSXSR" w:date="2026-10-31T22:18:26Z">
        <w:r>
          <w:delText xml:space="preserve">, art.</w:delText>
        </w:r>
      </w:del>
      <w:r>
        <w:t xml:space="preserve"> 4º), a busca e apreensão perde utilidade (CPC</w:t>
      </w:r>
      <w:del w:id="1069" w:author="Assessor GDSXSR" w:date="2026-10-31T22:18:26Z">
        <w:r>
          <w:delText xml:space="preserve">, art.</w:delText>
        </w:r>
      </w:del>
      <w:r>
        <w:t xml:space="preserve"> 485</w:t>
      </w:r>
      <w:del w:id="1070" w:author="Assessor GDSXSR" w:date="2026-10-31T22:18:26Z">
        <w:r>
          <w:delText xml:space="preserve">,</w:delText>
        </w:r>
      </w:del>
      <w:r>
        <w:t xml:space="preserve"> VI).</w:t>
      </w:r>
      <w:commentRangeEnd w:id="5"/>
      <w:commentRangeEnd w:id="6"/>
      <w:r>
        <w:rPr>
          <w:rStyle w:val="Refdecomentrio"/>
          <w:sz w:val="28"/>
          <w:szCs w:val="22"/>
        </w:rPr>
        <w:commentReference w:id="5"/>
      </w:r>
      <w:r>
        <w:rPr>
          <w:rStyle w:val="Refdecomentrio"/>
          <w:sz w:val="28"/>
          <w:szCs w:val="22"/>
        </w:rPr>
        <w:commentReference w:id="6"/>
      </w:r>
    </w:p>
    <w:p w:rsidR="00F65047" w:rsidP="00F65047" w:rsidRDefault="00F65047" w14:paraId="2E295476" w14:textId="77777777">
      <w:commentRangeStart w:id="7"/>
      <w:r>
        <w:t xml:space="preserve">10. A extinção por ausência de pressuposto processual dispensa a intimação pessoal</w:t>
      </w:r>
      <w:del w:id="1071" w:author="Assessor GDSXSR" w:date="2026-10-31T22:18:26Z">
        <w:r>
          <w:delText xml:space="preserve"> do art. 485, § 1º, do CPC</w:delText>
        </w:r>
      </w:del>
      <w:r>
        <w:t xml:space="preserve">, restrita </w:t>
      </w:r>
      <w:del w:id="1072" w:author="Assessor GDSXSR" w:date="2026-10-31T22:18:26Z">
        <w:r>
          <w:delText xml:space="preserve">aos</w:delText>
        </w:r>
      </w:del>
      <w:ins w:id="1073" w:author="Assessor GDSXSR" w:date="2026-10-31T22:18:26Z">
        <w:r>
          <w:rPr>
            <w:color w:val="808080"/>
          </w:rPr>
          <w:t xml:space="preserve">às hipóteses dos</w:t>
        </w:r>
      </w:ins>
      <w:r>
        <w:t xml:space="preserve"> incisos II e III</w:t>
      </w:r>
      <w:ins w:id="1074" w:author="Assessor GDSXSR" w:date="2026-10-31T22:18:26Z">
        <w:r>
          <w:rPr>
            <w:color w:val="808080"/>
          </w:rPr>
          <w:t xml:space="preserve"> (CPC 485 § 1º)</w:t>
        </w:r>
      </w:ins>
      <w:r>
        <w:t xml:space="preserve">.</w:t>
      </w:r>
      <w:commentRangeEnd w:id="7"/>
      <w:r>
        <w:rPr>
          <w:rStyle w:val="Refdecomentrio"/>
          <w:sz w:val="28"/>
          <w:szCs w:val="22"/>
        </w:rPr>
        <w:commentReference w:id="7"/>
      </w:r>
    </w:p>
    <w:p w:rsidR="00F65047" w:rsidP="00F65047" w:rsidRDefault="00F65047" w14:paraId="0299EEBD" w14:textId="77777777">
      <w:r>
        <w:t>11. Não há decisão surpresa, pois o autor foi advertido da consequência do descumprimento.</w:t>
      </w:r>
    </w:p>
    <w:p w:rsidR="00F65047" w:rsidP="00F65047" w:rsidRDefault="00F65047" w14:paraId="66688127" w14:textId="77777777">
      <w:r>
        <w:rPr>
          <w:b/>
        </w:rPr>
        <w:t>IV. Dispositivo</w:t>
      </w:r>
    </w:p>
    <w:p w:rsidR="00F65047" w:rsidP="00F65047" w:rsidRDefault="00F65047" w14:paraId="522FB3B9" w14:textId="77777777">
      <w:r>
        <w:t>12. Negou-se provimento ao apelo do autor.</w:t>
      </w:r>
    </w:p>
    <w:p w:rsidR="00F65047" w:rsidP="00F65047" w:rsidRDefault="00F65047" w14:paraId="0B0EA909" w14:textId="77777777">
      <w:r>
        <w:t>______</w:t>
      </w:r>
    </w:p>
    <w:p w:rsidR="00F65047" w:rsidP="00F65047" w:rsidRDefault="00F65047" w14:paraId="4C77762A" w14:textId="77777777">
      <w:commentRangeStart w:id="8"/>
      <w:r>
        <w:rPr>
          <w:i/>
          <w:sz w:val="26"/>
        </w:rPr>
        <w:t xml:space="preserve">Dispositivos relevantes citados:</w:t>
      </w:r>
      <w:r>
        <w:rPr>
          <w:sz w:val="26"/>
        </w:rPr>
        <w:t xml:space="preserve"> CPC</w:t>
      </w:r>
      <w:del w:id="1075" w:author="Assessor GDSXSR" w:date="2026-10-31T22:18:26Z">
        <w:r>
          <w:rPr>
            <w:sz w:val="26"/>
          </w:rPr>
          <w:delText xml:space="preserve">, arts.</w:delText>
        </w:r>
      </w:del>
      <w:r>
        <w:rPr>
          <w:sz w:val="26"/>
        </w:rPr>
        <w:t xml:space="preserve"> 4º, 6º, 319</w:t>
      </w:r>
      <w:del w:id="1076" w:author="Assessor GDSXSR" w:date="2026-10-31T22:18:26Z">
        <w:r>
          <w:rPr>
            <w:sz w:val="26"/>
          </w:rPr>
          <w:delText xml:space="preserve">,</w:delText>
        </w:r>
      </w:del>
      <w:r>
        <w:rPr>
          <w:sz w:val="26"/>
        </w:rPr>
        <w:t xml:space="preserve"> II, 485</w:t>
      </w:r>
      <w:ins w:id="1077" w:author="Assessor GDSXSR" w:date="2026-10-31T22:18:26Z">
        <w:r>
          <w:rPr>
            <w:color w:val="808080"/>
            <w:sz w:val="26"/>
          </w:rPr>
          <w:t xml:space="preserve"> IV e VI</w:t>
        </w:r>
      </w:ins>
      <w:r>
        <w:rPr>
          <w:sz w:val="26"/>
        </w:rPr>
        <w:t xml:space="preserve">, </w:t>
      </w:r>
      <w:del w:id="1078" w:author="Assessor GDSXSR" w:date="2026-10-31T22:18:26Z">
        <w:r>
          <w:rPr>
            <w:sz w:val="26"/>
          </w:rPr>
          <w:delText xml:space="preserve">IV, VI e</w:delText>
        </w:r>
      </w:del>
      <w:ins w:id="1079" w:author="Assessor GDSXSR" w:date="2026-10-31T22:18:26Z">
        <w:r>
          <w:rPr>
            <w:color w:val="808080"/>
            <w:sz w:val="26"/>
          </w:rPr>
          <w:t xml:space="preserve">485</w:t>
        </w:r>
      </w:ins>
      <w:r>
        <w:rPr>
          <w:sz w:val="26"/>
        </w:rPr>
        <w:t xml:space="preserve"> § 1º</w:t>
      </w:r>
      <w:del w:id="1080" w:author="Assessor GDSXSR" w:date="2026-10-31T22:18:26Z">
        <w:r>
          <w:rPr>
            <w:sz w:val="26"/>
          </w:rPr>
          <w:delText xml:space="preserve">,</w:delText>
        </w:r>
      </w:del>
      <w:r>
        <w:rPr>
          <w:sz w:val="26"/>
        </w:rPr>
        <w:t xml:space="preserve"> e 488; Decreto-Lei </w:t>
      </w:r>
      <w:del w:id="1081" w:author="Assessor GDSXSR" w:date="2026-10-31T22:18:26Z">
        <w:r>
          <w:rPr>
            <w:sz w:val="26"/>
          </w:rPr>
          <w:delText xml:space="preserve">nº </w:delText>
        </w:r>
      </w:del>
      <w:r>
        <w:rPr>
          <w:sz w:val="26"/>
        </w:rPr>
        <w:t xml:space="preserve">911/1969</w:t>
      </w:r>
      <w:del w:id="1082" w:author="Assessor GDSXSR" w:date="2026-10-31T22:18:26Z">
        <w:r>
          <w:rPr>
            <w:sz w:val="26"/>
          </w:rPr>
          <w:delText xml:space="preserve">, arts.</w:delText>
        </w:r>
      </w:del>
      <w:r>
        <w:rPr>
          <w:sz w:val="26"/>
        </w:rPr>
        <w:t xml:space="preserve"> 3º e 4º.</w:t>
      </w:r>
      <w:commentRangeEnd w:id="8"/>
      <w:r>
        <w:rPr>
          <w:rStyle w:val="Refdecomentrio"/>
          <w:sz w:val="26"/>
          <w:szCs w:val="22"/>
        </w:rPr>
        <w:commentReference w:id="8"/>
      </w:r>
    </w:p>
    <w:p w:rsidRPr="003614CA" w:rsidR="00E44FAA" w:rsidP="00F65047" w:rsidRDefault="00F65047" w14:paraId="4B335DC1" w14:textId="1DFD166E">
      <w:commentRangeStart w:id="53"/>
      <w:commentRangeStart w:id="9"/>
      <w:r>
        <w:rPr>
          <w:i/>
          <w:sz w:val="26"/>
        </w:rPr>
        <w:t xml:space="preserve">Jurisprudência relevante citada:</w:t>
      </w:r>
      <w:r>
        <w:rPr>
          <w:sz w:val="26"/>
        </w:rPr>
        <w:t xml:space="preserve"> STJ, </w:t>
      </w:r>
      <w:r>
        <w:rPr>
          <w:sz w:val="26"/>
        </w:rPr>
        <w:t xml:space="preserve">Tema </w:t>
      </w:r>
      <w:ins w:id="1083" w:author="Assessor GDSXSR" w:date="2026-10-31T22:18:26Z">
        <w:r>
          <w:rPr>
            <w:color w:val="808080"/>
            <w:sz w:val="26"/>
          </w:rPr>
          <w:t xml:space="preserve">Repetitivo </w:t>
        </w:r>
      </w:ins>
      <w:r>
        <w:rPr>
          <w:sz w:val="26"/>
        </w:rPr>
        <w:t xml:space="preserve">1.040</w:t>
      </w:r>
      <w:del w:id="1084" w:author="Assessor GDSXSR" w:date="2026-10-31T22:18:26Z">
        <w:r>
          <w:rPr>
            <w:sz w:val="26"/>
          </w:rPr>
          <w:delText xml:space="preserve"> (REsp 1.799.367/MG, Rel. Min. Ricardo Villas Bôas Cueva</w:delText>
        </w:r>
      </w:del>
      <w:r>
        <w:rPr>
          <w:sz w:val="26"/>
        </w:rPr>
        <w:t xml:space="preserve">, Segunda Seção, j. 16/09/2021</w:t>
      </w:r>
      <w:del w:id="1085" w:author="Assessor GDSXSR" w:date="2026-10-31T22:18:26Z">
        <w:r>
          <w:rPr>
            <w:sz w:val="26"/>
          </w:rPr>
          <w:delText xml:space="preserve">, DJe </w:delText>
        </w:r>
        <w:r>
          <w:rPr>
            <w:sz w:val="26"/>
          </w:rPr>
          <w:delText xml:space="preserve">04/11/2021)</w:delText>
        </w:r>
      </w:del>
      <w:r>
        <w:rPr>
          <w:sz w:val="26"/>
        </w:rPr>
        <w:t xml:space="preserve">; </w:t>
      </w:r>
      <w:del w:id="1086" w:author="Assessor GDSXSR" w:date="2026-10-31T22:18:26Z">
        <w:r>
          <w:rPr>
            <w:sz w:val="26"/>
          </w:rPr>
          <w:delText xml:space="preserve">TJDFT, </w:delText>
        </w:r>
      </w:del>
      <w:r>
        <w:rPr>
          <w:sz w:val="26"/>
        </w:rPr>
        <w:t xml:space="preserve">Acórdão</w:t>
      </w:r>
      <w:del w:id="1087" w:author="Assessor GDSXSR" w:date="2026-10-31T22:18:26Z">
        <w:r>
          <w:rPr>
            <w:sz w:val="26"/>
          </w:rPr>
          <w:delText xml:space="preserve"> nº 2069924, Processo nº 0733054-04.2024.8.07.0001, Rel. Fernando Habibe, 4ª Turma Cível, j. 19/11/2025, DJe 11/12/2025; TJDFT, Acórdão nº</w:delText>
        </w:r>
      </w:del>
      <w:r>
        <w:rPr>
          <w:sz w:val="26"/>
        </w:rPr>
        <w:t xml:space="preserve"> 2074929, Processo nº 0714039-94.2025.8.07.0007, Rel. </w:t>
      </w:r>
      <w:del w:id="1088" w:author="Assessor GDSXSR" w:date="2026-10-31T22:18:26Z">
        <w:r>
          <w:rPr>
            <w:sz w:val="26"/>
          </w:rPr>
          <w:delText xml:space="preserve">Jose</w:delText>
        </w:r>
      </w:del>
      <w:ins w:id="1089" w:author="Assessor GDSXSR" w:date="2026-10-31T22:18:26Z">
        <w:r>
          <w:rPr>
            <w:color w:val="808080"/>
            <w:sz w:val="26"/>
          </w:rPr>
          <w:t xml:space="preserve">Des. José</w:t>
        </w:r>
      </w:ins>
      <w:r>
        <w:rPr>
          <w:sz w:val="26"/>
        </w:rPr>
        <w:t xml:space="preserve"> Firmo Reis Soub, 8ª Turma Cível, j. 02/12/2025, DJe 17/12/2025; </w:t>
      </w:r>
      <w:del w:id="1090" w:author="Assessor GDSXSR" w:date="2026-10-31T22:18:26Z">
        <w:r>
          <w:rPr>
            <w:sz w:val="26"/>
          </w:rPr>
          <w:delText xml:space="preserve">TJDFT</w:delText>
        </w:r>
      </w:del>
      <w:ins w:id="1091" w:author="Assessor GDSXSR" w:date="2026-10-31T22:18:26Z">
        <w:r>
          <w:rPr>
            <w:color w:val="808080"/>
            <w:sz w:val="26"/>
          </w:rPr>
          <w:t xml:space="preserve">Acórdão 2069924</w:t>
        </w:r>
      </w:ins>
      <w:r>
        <w:rPr>
          <w:sz w:val="26"/>
        </w:rPr>
        <w:t xml:space="preserve">, </w:t>
      </w:r>
      <w:del w:id="1092" w:author="Assessor GDSXSR" w:date="2026-10-31T22:18:26Z">
        <w:r>
          <w:rPr>
            <w:sz w:val="26"/>
          </w:rPr>
          <w:delText xml:space="preserve">Acórdão</w:delText>
        </w:r>
      </w:del>
      <w:ins w:id="1093" w:author="Assessor GDSXSR" w:date="2026-10-31T22:18:26Z">
        <w:r>
          <w:rPr>
            <w:color w:val="808080"/>
            <w:sz w:val="26"/>
          </w:rPr>
          <w:t xml:space="preserve">Processo</w:t>
        </w:r>
      </w:ins>
      <w:r>
        <w:rPr>
          <w:sz w:val="26"/>
        </w:rPr>
        <w:t xml:space="preserve"> nº</w:t>
      </w:r>
      <w:ins w:id="1094" w:author="Assessor GDSXSR" w:date="2026-10-31T22:18:26Z">
        <w:r>
          <w:rPr>
            <w:color w:val="808080"/>
            <w:sz w:val="26"/>
          </w:rPr>
          <w:t xml:space="preserve"> 0733054-04.2024.8.07.0001, Rel. Des. Fernando Habibe, 4ª Turma Cível, j. 19/11/2025, DJe 11/12/2025; Acórdão</w:t>
        </w:r>
      </w:ins>
      <w:r>
        <w:rPr>
          <w:sz w:val="26"/>
        </w:rPr>
        <w:t xml:space="preserve"> 1846217, Processo nº 0708608-69.2022.8.07.0012, Rel</w:t>
      </w:r>
      <w:ins w:id="1095" w:author="Assessor GDSXSR" w:date="2026-10-31T22:18:26Z">
        <w:r>
          <w:rPr>
            <w:color w:val="808080"/>
            <w:sz w:val="26"/>
          </w:rPr>
          <w:t xml:space="preserve">. Des</w:t>
        </w:r>
      </w:ins>
      <w:r>
        <w:rPr>
          <w:sz w:val="26"/>
        </w:rPr>
        <w:t xml:space="preserve">. Carlos Pires Soares Neto, 1ª Turma Cível, j. 10/04/2024, DJe 26/04/2024</w:t>
      </w:r>
      <w:ins w:id="1096" w:author="Assessor GDSXSR" w:date="2026-10-31T22:18:26Z">
        <w:r>
          <w:rPr>
            <w:color w:val="808080"/>
            <w:sz w:val="26"/>
          </w:rPr>
          <w:t xml:space="preserve">.</w:t>
        </w:r>
      </w:ins>
      <w:commentRangeEnd w:id="9"/>
      <w:commentRangeEnd w:id="53"/>
      <w:r>
        <w:rPr>
          <w:rStyle w:val="Refdecomentrio"/>
          <w:sz w:val="26"/>
          <w:szCs w:val="22"/>
        </w:rPr>
        <w:commentReference w:id="9"/>
      </w:r>
      <w:r>
        <w:rPr>
          <w:rStyle w:val="CommentReference"/>
        </w:rPr>
        <w:commentReference w:id="53"/>
      </w:r>
    </w:p>
    <w:p w:rsidRPr="003614CA" w:rsidR="00E44FAA" w:rsidRDefault="00E44FAA" w14:paraId="0CA08EA8" w14:textId="77777777"/>
    <w:p w:rsidRPr="003614CA" w:rsidR="00E44FAA" w:rsidRDefault="007638B0" w14:paraId="068D78D5" w14:textId="77777777">
      <w:pPr>
        <w:spacing w:line="240" w:lineRule="auto"/>
      </w:pPr>
      <w:r w:rsidRPr="003614CA">
        <w:rPr>
          <w:b/>
          <w:color w:val="FF0000"/>
          <w:highlight w:val="yellow"/>
        </w:rPr>
        <w:t>RESUMO DA APELAÇÃO</w:t>
      </w:r>
    </w:p>
    <w:p w:rsidRPr="003614CA" w:rsidR="00E44FAA" w:rsidRDefault="00E44FAA" w14:paraId="7C6146E3" w14:textId="77777777">
      <w:pPr>
        <w:spacing w:line="240" w:lineRule="auto"/>
      </w:pPr>
    </w:p>
    <w:p w:rsidRPr="003614CA" w:rsidR="00E44FAA" w:rsidRDefault="007638B0" w14:paraId="3AE9658E" w14:textId="77777777">
      <w:pPr>
        <w:spacing w:line="240" w:lineRule="auto"/>
      </w:pPr>
      <w:r w:rsidRPr="003614CA">
        <w:rPr>
          <w:b/>
          <w:color w:val="FF0000"/>
          <w:highlight w:val="yellow"/>
        </w:rPr>
        <w:t>I. RAZÕES RECURSAIS</w:t>
      </w:r>
    </w:p>
    <w:p w:rsidRPr="003614CA" w:rsidR="00E44FAA" w:rsidRDefault="00E44FAA" w14:paraId="26E9D26D" w14:textId="77777777">
      <w:pPr>
        <w:spacing w:line="240" w:lineRule="auto"/>
      </w:pPr>
    </w:p>
    <w:p w:rsidRPr="003614CA" w:rsidR="00E44FAA" w:rsidRDefault="007638B0" w14:paraId="733A7144" w14:textId="77777777">
      <w:pPr>
        <w:spacing w:line="240" w:lineRule="auto"/>
      </w:pPr>
      <w:r w:rsidRPr="003614CA">
        <w:rPr>
          <w:b/>
          <w:color w:val="FF0000"/>
        </w:rPr>
        <w:t>1. Citação e localização do bem não são pressupostos processuais</w:t>
      </w:r>
    </w:p>
    <w:p w:rsidRPr="003614CA" w:rsidR="00E44FAA" w:rsidRDefault="007638B0" w14:paraId="24183D75" w14:textId="77777777">
      <w:pPr>
        <w:spacing w:line="240" w:lineRule="auto"/>
      </w:pPr>
      <w:r w:rsidRPr="003614CA">
        <w:rPr>
          <w:color w:val="FF0000"/>
        </w:rPr>
        <w:t>O apelante sustenta que a liminar de busca e apreensão é cumprida antes da citação (Decreto-Lei 911/1969, art. 3º</w:t>
      </w:r>
      <w:r w:rsidRPr="003614CA">
        <w:rPr>
          <w:color w:val="FF0000"/>
        </w:rPr>
        <w:t>) e que o contraditório só se instaura após a execução da medida (</w:t>
      </w:r>
      <w:commentRangeStart w:id="10"/>
      <w:r w:rsidRPr="003614CA">
        <w:rPr>
          <w:color w:val="FF0000"/>
        </w:rPr>
        <w:t>Tema 1.040/STJ</w:t>
      </w:r>
      <w:commentRangeEnd w:id="10"/>
      <w:r w:rsidRPr="003614CA">
        <w:rPr>
          <w:rStyle w:val="Refdecomentrio"/>
          <w:color w:val="FF0000"/>
          <w:sz w:val="28"/>
          <w:szCs w:val="22"/>
        </w:rPr>
        <w:commentReference w:id="10"/>
      </w:r>
      <w:r w:rsidRPr="003614CA">
        <w:rPr>
          <w:color w:val="FF0000"/>
        </w:rPr>
        <w:t>). Por isso, a falta de citação e de localização do veículo não justificaria a extinção.</w:t>
      </w:r>
    </w:p>
    <w:p w:rsidRPr="003614CA" w:rsidR="00E44FAA" w:rsidRDefault="00E44FAA" w14:paraId="50FA7FCE" w14:textId="77777777">
      <w:pPr>
        <w:spacing w:line="240" w:lineRule="auto"/>
      </w:pPr>
    </w:p>
    <w:p w:rsidRPr="003614CA" w:rsidR="00E44FAA" w:rsidRDefault="007638B0" w14:paraId="3505D48F" w14:textId="77777777">
      <w:pPr>
        <w:spacing w:line="240" w:lineRule="auto"/>
      </w:pPr>
      <w:r w:rsidRPr="003614CA">
        <w:rPr>
          <w:b/>
          <w:color w:val="FF0000"/>
        </w:rPr>
        <w:t>2. Inexistência de obrigação de comprovar a localização do bem</w:t>
      </w:r>
    </w:p>
    <w:p w:rsidRPr="003614CA" w:rsidR="00E44FAA" w:rsidRDefault="007638B0" w14:paraId="3BB839CE" w14:textId="77777777">
      <w:pPr>
        <w:spacing w:line="240" w:lineRule="auto"/>
      </w:pPr>
      <w:r w:rsidRPr="003614CA">
        <w:rPr>
          <w:color w:val="FF0000"/>
        </w:rPr>
        <w:t xml:space="preserve">Afirma que não há previsão legal que obrigue o credor a comprovar a localização do veículo ou a origem do endereço indicado. Diz que a exigência é excessiva, pois o bem é de fácil deslocamento, e que cumpriu o </w:t>
      </w:r>
      <w:commentRangeStart w:id="11"/>
      <w:r w:rsidRPr="003614CA">
        <w:rPr>
          <w:color w:val="FF0000"/>
        </w:rPr>
        <w:t>art. 319, II, do CPC</w:t>
      </w:r>
      <w:commentRangeEnd w:id="11"/>
      <w:r w:rsidRPr="003614CA">
        <w:rPr>
          <w:rStyle w:val="Refdecomentrio"/>
          <w:color w:val="FF0000"/>
          <w:sz w:val="28"/>
          <w:szCs w:val="22"/>
        </w:rPr>
        <w:commentReference w:id="11"/>
      </w:r>
      <w:r w:rsidRPr="003614CA">
        <w:rPr>
          <w:color w:val="FF0000"/>
        </w:rPr>
        <w:t xml:space="preserve"> ao indicar o endereço do contrato.</w:t>
      </w:r>
    </w:p>
    <w:p w:rsidRPr="003614CA" w:rsidR="00E44FAA" w:rsidRDefault="00E44FAA" w14:paraId="258E7518" w14:textId="77777777">
      <w:pPr>
        <w:spacing w:line="240" w:lineRule="auto"/>
      </w:pPr>
    </w:p>
    <w:p w:rsidRPr="003614CA" w:rsidR="00E44FAA" w:rsidRDefault="007638B0" w14:paraId="652EEAB7" w14:textId="77777777">
      <w:pPr>
        <w:spacing w:line="240" w:lineRule="auto"/>
      </w:pPr>
      <w:r w:rsidRPr="003614CA">
        <w:rPr>
          <w:b/>
          <w:color w:val="FF0000"/>
        </w:rPr>
        <w:t>3. Presença do interesse processual</w:t>
      </w:r>
    </w:p>
    <w:p w:rsidRPr="003614CA" w:rsidR="00E44FAA" w:rsidRDefault="007638B0" w14:paraId="53EF55E1" w14:textId="77777777">
      <w:pPr>
        <w:spacing w:line="240" w:lineRule="auto"/>
      </w:pPr>
      <w:r w:rsidRPr="003614CA">
        <w:rPr>
          <w:color w:val="FF0000"/>
        </w:rPr>
        <w:t>Alega que os meios de localização do réu, E. R. S., e do bem não se esgotaram e que a conversão da ação em execução é faculdade do credor (</w:t>
      </w:r>
      <w:commentRangeStart w:id="12"/>
      <w:r w:rsidRPr="003614CA">
        <w:rPr>
          <w:color w:val="FF0000"/>
        </w:rPr>
        <w:t>Decreto-Lei 911/1969, art. 4º</w:t>
      </w:r>
      <w:commentRangeEnd w:id="12"/>
      <w:r w:rsidRPr="003614CA">
        <w:rPr>
          <w:rStyle w:val="Refdecomentrio"/>
          <w:color w:val="FF0000"/>
          <w:sz w:val="28"/>
          <w:szCs w:val="22"/>
        </w:rPr>
        <w:commentReference w:id="12"/>
      </w:r>
      <w:r w:rsidRPr="003614CA">
        <w:rPr>
          <w:color w:val="FF0000"/>
        </w:rPr>
        <w:t>).</w:t>
      </w:r>
    </w:p>
    <w:p w:rsidRPr="003614CA" w:rsidR="00E44FAA" w:rsidRDefault="00E44FAA" w14:paraId="1FBE8C0E" w14:textId="77777777">
      <w:pPr>
        <w:spacing w:line="240" w:lineRule="auto"/>
      </w:pPr>
    </w:p>
    <w:p w:rsidRPr="003614CA" w:rsidR="00E44FAA" w:rsidRDefault="007638B0" w14:paraId="6C0FBD77" w14:textId="77777777">
      <w:pPr>
        <w:spacing w:line="240" w:lineRule="auto"/>
      </w:pPr>
      <w:r w:rsidRPr="003614CA">
        <w:rPr>
          <w:b/>
          <w:color w:val="FF0000"/>
        </w:rPr>
        <w:t>4. Extinção prematura e primazia do mérito</w:t>
      </w:r>
    </w:p>
    <w:p w:rsidRPr="003614CA" w:rsidR="00E44FAA" w:rsidRDefault="007638B0" w14:paraId="32E469E7" w14:textId="77777777">
      <w:pPr>
        <w:spacing w:line="240" w:lineRule="auto"/>
      </w:pPr>
      <w:r w:rsidRPr="003614CA">
        <w:rPr>
          <w:color w:val="FF0000"/>
        </w:rPr>
        <w:t>Sustenta que a sentença foi proferida sem prévia advertência e ofende os princípios da cooperação, da primazia do julgamento de mérito, da economia e da instrumentalidade das formas (</w:t>
      </w:r>
      <w:commentRangeStart w:id="13"/>
      <w:r w:rsidRPr="003614CA">
        <w:rPr>
          <w:color w:val="FF0000"/>
        </w:rPr>
        <w:t>CPC, arts. 4º, 6º e 488</w:t>
      </w:r>
      <w:commentRangeEnd w:id="13"/>
      <w:r w:rsidRPr="003614CA">
        <w:rPr>
          <w:rStyle w:val="Refdecomentrio"/>
          <w:color w:val="FF0000"/>
          <w:sz w:val="28"/>
          <w:szCs w:val="22"/>
        </w:rPr>
        <w:commentReference w:id="13"/>
      </w:r>
      <w:r w:rsidRPr="003614CA">
        <w:rPr>
          <w:color w:val="FF0000"/>
        </w:rPr>
        <w:t>).</w:t>
      </w:r>
    </w:p>
    <w:p w:rsidRPr="003614CA" w:rsidR="00E44FAA" w:rsidRDefault="00E44FAA" w14:paraId="7FBF9D81" w14:textId="77777777">
      <w:pPr>
        <w:spacing w:line="240" w:lineRule="auto"/>
      </w:pPr>
    </w:p>
    <w:p w:rsidRPr="003614CA" w:rsidR="00E44FAA" w:rsidRDefault="007638B0" w14:paraId="750A4EDA" w14:textId="77777777">
      <w:pPr>
        <w:spacing w:line="240" w:lineRule="auto"/>
      </w:pPr>
      <w:r w:rsidRPr="003614CA">
        <w:rPr>
          <w:b/>
          <w:color w:val="FF0000"/>
        </w:rPr>
        <w:t>5. Necessidade de intimação pessoal</w:t>
      </w:r>
    </w:p>
    <w:p w:rsidRPr="003614CA" w:rsidR="00E44FAA" w:rsidRDefault="007638B0" w14:paraId="277FFE1A" w14:textId="77777777">
      <w:pPr>
        <w:spacing w:line="240" w:lineRule="auto"/>
      </w:pPr>
      <w:r w:rsidRPr="003614CA">
        <w:rPr>
          <w:color w:val="FF0000"/>
        </w:rPr>
        <w:t>Defende que a extinção por desatendimento de determinação judicial exigiria a intimação pessoal da parte (</w:t>
      </w:r>
      <w:commentRangeStart w:id="14"/>
      <w:r w:rsidRPr="003614CA">
        <w:rPr>
          <w:color w:val="FF0000"/>
        </w:rPr>
        <w:t>CPC, art. 485, § 1º</w:t>
      </w:r>
      <w:commentRangeEnd w:id="14"/>
      <w:r w:rsidRPr="003614CA">
        <w:rPr>
          <w:rStyle w:val="Refdecomentrio"/>
          <w:color w:val="FF0000"/>
          <w:sz w:val="28"/>
          <w:szCs w:val="22"/>
        </w:rPr>
        <w:commentReference w:id="14"/>
      </w:r>
      <w:r w:rsidRPr="003614CA">
        <w:rPr>
          <w:color w:val="FF0000"/>
        </w:rPr>
        <w:t>).</w:t>
      </w:r>
    </w:p>
    <w:p w:rsidRPr="003614CA" w:rsidR="00E44FAA" w:rsidRDefault="00E44FAA" w14:paraId="7443FD7D" w14:textId="77777777">
      <w:pPr>
        <w:spacing w:line="240" w:lineRule="auto"/>
      </w:pPr>
    </w:p>
    <w:p w:rsidRPr="003614CA" w:rsidR="00E44FAA" w:rsidRDefault="007638B0" w14:paraId="6F60A0A4" w14:textId="77777777">
      <w:pPr>
        <w:spacing w:line="240" w:lineRule="auto"/>
      </w:pPr>
      <w:r w:rsidRPr="003614CA">
        <w:rPr>
          <w:b/>
          <w:color w:val="FF0000"/>
        </w:rPr>
        <w:t>6. Efeito suspensivo</w:t>
      </w:r>
    </w:p>
    <w:p w:rsidRPr="003614CA" w:rsidR="00E44FAA" w:rsidRDefault="007638B0" w14:paraId="68FF93B5" w14:textId="77777777">
      <w:pPr>
        <w:spacing w:line="240" w:lineRule="auto"/>
      </w:pPr>
      <w:r w:rsidRPr="003614CA">
        <w:rPr>
          <w:color w:val="FF0000"/>
        </w:rPr>
        <w:t>Pede o recebimento do apelo com efeito suspensivo.</w:t>
      </w:r>
    </w:p>
    <w:p w:rsidRPr="003614CA" w:rsidR="00E44FAA" w:rsidRDefault="00E44FAA" w14:paraId="2FD288C1" w14:textId="77777777">
      <w:pPr>
        <w:spacing w:line="240" w:lineRule="auto"/>
      </w:pPr>
    </w:p>
    <w:p w:rsidRPr="003614CA" w:rsidR="00E44FAA" w:rsidRDefault="007638B0" w14:paraId="3AD53393" w14:textId="77777777">
      <w:pPr>
        <w:spacing w:line="240" w:lineRule="auto"/>
      </w:pPr>
      <w:r w:rsidRPr="003614CA">
        <w:rPr>
          <w:b/>
          <w:color w:val="FF0000"/>
          <w:highlight w:val="yellow"/>
        </w:rPr>
        <w:t>II. PEDIDO</w:t>
      </w:r>
    </w:p>
    <w:p w:rsidRPr="003614CA" w:rsidR="00E44FAA" w:rsidRDefault="00E44FAA" w14:paraId="2028519E" w14:textId="77777777">
      <w:pPr>
        <w:spacing w:line="240" w:lineRule="auto"/>
      </w:pPr>
    </w:p>
    <w:p w:rsidRPr="003614CA" w:rsidR="00E44FAA" w:rsidRDefault="007638B0" w14:paraId="45CFCB40" w14:textId="77777777">
      <w:pPr>
        <w:spacing w:line="240" w:lineRule="auto"/>
      </w:pPr>
      <w:r w:rsidRPr="003614CA">
        <w:rPr>
          <w:color w:val="FF0000"/>
        </w:rPr>
        <w:t>Requer a cassação da sentença e o retorno dos autos à origem para o prosseguimento da ação, com a expedição de mandado no endereço indicado.</w:t>
      </w:r>
    </w:p>
    <w:p w:rsidRPr="003614CA" w:rsidR="00E44FAA" w:rsidRDefault="00E44FAA" w14:paraId="4FB54093" w14:textId="77777777">
      <w:pPr>
        <w:spacing w:line="240" w:lineRule="auto"/>
      </w:pPr>
    </w:p>
    <w:p w:rsidR="00CB2361" w:rsidP="00CB2361" w:rsidRDefault="00CB2361" w14:paraId="4D600765" w14:textId="77777777">
      <w:pPr>
        <w:keepNext/>
        <w:jc w:val="center"/>
      </w:pPr>
      <w:r>
        <w:rPr>
          <w:b/>
        </w:rPr>
        <w:t>RELATÓRIO</w:t>
      </w:r>
    </w:p>
    <w:p w:rsidR="00CB2361" w:rsidP="00CB2361" w:rsidRDefault="00CB2361" w14:paraId="78087DB6" w14:textId="77777777">
      <w:pPr>
        <w:keepNext/>
      </w:pPr>
    </w:p>
    <w:p w:rsidR="00CB2361" w:rsidP="00CB2361" w:rsidRDefault="00CB2361" w14:paraId="78CBAF04" w14:textId="77777777">
      <w:pPr>
        <w:ind w:firstLine="2268"/>
      </w:pPr>
      <w:commentRangeStart w:id="54"/>
      <w:r>
        <w:t xml:space="preserve">Adoto o relatório da r. sentença</w:t>
      </w:r>
      <w:del w:id="1097" w:author="Assessor GDSXSR" w:date="2026-10-31T22:18:26Z">
        <w:r>
          <w:delText xml:space="preserve"> (ID 89748011)</w:delText>
        </w:r>
      </w:del>
      <w:r>
        <w:t xml:space="preserve">:</w:t>
      </w:r>
      <w:commentRangeEnd w:id="54"/>
      <w:r>
        <w:rPr>
          <w:rStyle w:val="CommentReference"/>
        </w:rPr>
        <w:commentReference w:id="54"/>
      </w:r>
    </w:p>
    <w:p w:rsidR="00CB2361" w:rsidP="00CB2361" w:rsidRDefault="00CB2361" w14:paraId="39062F0E" w14:textId="77777777"/>
    <w:p w:rsidR="00CB2361" w:rsidP="00CB2361" w:rsidRDefault="00CB2361" w14:paraId="3D47F6A4" w14:textId="77777777">
      <w:pPr>
        <w:ind w:left="2268" w:firstLine="1134"/>
      </w:pPr>
      <w:commentRangeStart w:id="55"/>
      <w:r>
        <w:rPr>
          <w:i/>
          <w:sz w:val="26"/>
        </w:rPr>
        <w:t xml:space="preserve">"Trata-se de ação de busca e apreensão submetida ao rito do Decreto-Lei nº 911/1969, ajuizada por S. C. F. I. S.A. em face de E. R. S., em decorrência do inadimplemento de obrigações garantidas por alienação fiduciária. Na petição inicial registrada sob o ID 227267091, a instituição financeira autora alegou que celebrou com o réu contrato de financiamento para a aquisição do veículo [veículo descrito na inicial], conforme Cédula de Crédito Bancário encartada no ID 227269352. Sustentou que o devedor fiduciante deixou de honrar o pagamento das prestações a partir de 17 de novembro de 2024, o que ensejou a sua constituição em mora por meio de notificação extrajudicial, conforme documento de ID 227269347. Diante do inadimplemento, requereu a concessão de medida liminar para a busca e apreensão do bem e, ao final, a consolidação da posse e propriedade plena em seu favor. </w:t>
      </w:r>
      <w:del w:id="1098" w:author="Assessor GDSXSR" w:date="2026-10-31T22:18:26Z">
        <w:r>
          <w:rPr>
            <w:i/>
            <w:sz w:val="26"/>
          </w:rPr>
          <w:delText xml:space="preserve">O feito foi inicialmente despachado para emenda, visando à regularização das custas e informações sobre depositários, o que foi atendido pela parte autora no ID 228185631</w:delText>
        </w:r>
      </w:del>
      <w:ins w:id="1099" w:author="Assessor GDSXSR" w:date="2026-10-31T22:18:26Z">
        <w:r>
          <w:rPr>
            <w:i/>
            <w:color w:val="808080"/>
            <w:sz w:val="26"/>
          </w:rPr>
          <w:t xml:space="preserve">(</w:t>
        </w:r>
      </w:ins>
      <w:r>
        <w:rPr>
          <w:i/>
          <w:sz w:val="26"/>
        </w:rPr>
        <w:t xml:space="preserve">.</w:t>
      </w:r>
      <w:ins w:id="1100" w:author="Assessor GDSXSR" w:date="2026-10-31T22:18:26Z">
        <w:r>
          <w:rPr>
            <w:i/>
            <w:color w:val="808080"/>
            <w:sz w:val="26"/>
          </w:rPr>
          <w:t xml:space="preserve">..)</w:t>
        </w:r>
      </w:ins>
      <w:r>
        <w:rPr>
          <w:i/>
          <w:sz w:val="26"/>
        </w:rPr>
        <w:t xml:space="preserve"> Em sede de cognição sumária, este Juízo proferiu decisão no ID 233277226, </w:t>
      </w:r>
      <w:r>
        <w:rPr>
          <w:i/>
          <w:sz w:val="26"/>
        </w:rPr>
        <w:t xml:space="preserve">deferindo a medida liminar e determinando a restrição de circulação do veículo via sistema RENAJUD.</w:t>
      </w:r>
      <w:commentRangeEnd w:id="55"/>
      <w:r>
        <w:rPr>
          <w:rStyle w:val="CommentReference"/>
        </w:rPr>
        <w:commentReference w:id="55"/>
      </w:r>
    </w:p>
    <w:p w:rsidR="00CB2361" w:rsidP="00CB2361" w:rsidRDefault="00CB2361" w14:paraId="0CCDC128" w14:textId="77777777">
      <w:pPr>
        <w:ind w:left="2268" w:firstLine="1134"/>
      </w:pPr>
      <w:r>
        <w:rPr>
          <w:i/>
          <w:sz w:val="26"/>
        </w:rPr>
        <w:t>Ocorre que, a partir do deferimento da liminar, o processo ingressou em uma sucessão de diligências infrutíferas que perduram por mais de um ano. A primeira tentativa de apreensão, realizada no endereço constante do contrato, resultou negativa conforme certidão do Oficial de Justiça no ID 236341566, que informou a inexistência da numeração indicada na diligência. Ato contínuo, a parte autora forneceu novo endereço [endereço] (ID 238117579), o qual também restou infrutífero nos termos da certidão de ID 241834107, onde se constatou que o réu era desconhecido no local. Diante da dificuldade de localização, a instituição financeira requereu pesquisas de endereço via sistemas auxiliares, pedido este indeferido pela decisão de ID 247495712, que ressaltou o dever da parte de esgotar os meios próprios de localização antes de transferir o ônus ao aparato estatal. Subsequencialmente, a autora indicou novo endereço [endereço] (ID 250869092), que novamente resultou em diligência negativa por não localização do veículo (ID 253620839). Seguiu-se a indicação de endereço [endereço] (ID 255267349), o qual sequer permitiu a identificação do lote pelo Oficial de Justiça em razão de omissão de dados essenciais (ID 257051030).</w:t>
      </w:r>
    </w:p>
    <w:p w:rsidR="00CB2361" w:rsidP="00CB2361" w:rsidRDefault="00CB2361" w14:paraId="4C77CB43" w14:textId="77777777">
      <w:pPr>
        <w:ind w:left="2268" w:firstLine="1134"/>
      </w:pPr>
      <w:r>
        <w:rPr>
          <w:i/>
          <w:sz w:val="26"/>
        </w:rPr>
        <w:t xml:space="preserve">A insistência da parte autora prosseguiu com a indicação de endereço [endereço] (ID 259151630), local onde se certificou que o réu não trabalhava e era desconhecido (ID 261712237). Posteriormente, novo endereço [endereço] foi fornecido no ID 264351012, também com resultado negativo conforme certidão de ID </w:t>
      </w:r>
      <w:r>
        <w:rPr>
          <w:i/>
          <w:sz w:val="26"/>
        </w:rPr>
        <w:lastRenderedPageBreak/>
        <w:t>274406188. Diante da reiteração de pedidos baseados em endereços aleatórios e sem qualquer indício de paradeiro do bem ou do réu, este Juízo proferiu a decisão de ID 276786693, intimando a autora a comprovar a origem das informações do último endereço fornecido [endereço], sob pena de extinção por ausência de pressuposto processual, alertando sobre a vedação à protelação indevida do feito e citando precedentes desta Corte sobre a impossibilidade de manter o processo vivo indefinidamente por meio de indicações aleatórias. Em resposta, a parte autora protocolou a petição de ID 277369981, limitando-se a sustentar a inexistência de obrigação legal de comprovar a localização exata do bem, aduzindo tratar-se de faculdade do credor a continuidade da busca e apreensão e requerendo, novamente, a expedição de mandado para o endereço já questionado pelo Juízo, sem, contudo, apresentar qualquer prova da fonte da informação ou justificativa concreta para a diligência. Os autos vieram conclusos para sentença. Não houve réplica, uma vez que a relação processual não chegou a ser angularizada pela ausência de citação do réu." (ID 89748011)</w:t>
      </w:r>
    </w:p>
    <w:p w:rsidR="00CB2361" w:rsidP="00CB2361" w:rsidRDefault="00CB2361" w14:paraId="2ABD97DE" w14:textId="77777777"/>
    <w:p w:rsidR="00CB2361" w:rsidP="00CB2361" w:rsidRDefault="00CB2361" w14:paraId="4677E0E9" w14:textId="77777777">
      <w:pPr>
        <w:ind w:firstLine="2268"/>
      </w:pPr>
      <w:commentRangeStart w:id="56"/>
      <w:r>
        <w:t>O MM. Juiz sentenciante, Dr. Alex Costa de Oliveira, da Vara Cível do Guará, julgou no seguinte sentido:</w:t>
      </w:r>
      <w:commentRangeEnd w:id="56"/>
      <w:r>
        <w:rPr>
          <w:rStyle w:val="CommentReference"/>
        </w:rPr>
        <w:commentReference w:id="56"/>
      </w:r>
    </w:p>
    <w:p w:rsidR="00CB2361" w:rsidP="00CB2361" w:rsidRDefault="00CB2361" w14:paraId="7FFC2C7F" w14:textId="77777777"/>
    <w:p w:rsidR="00CB2361" w:rsidP="00CB2361" w:rsidRDefault="00CB2361" w14:paraId="08440CE2" w14:textId="77777777">
      <w:pPr>
        <w:ind w:left="2268" w:firstLine="1134"/>
      </w:pPr>
      <w:r>
        <w:rPr>
          <w:i/>
          <w:sz w:val="26"/>
        </w:rPr>
        <w:t xml:space="preserve">"Ante o exposto, considerando a ausência de localização do réu e do bem após inúmeras diligências em endereços diversos, bem como o descumprimento da decisão de ID 276786693, JULGO EXTINTO O PROCESSO SEM RESOLUÇÃO DE MÉRITO, com </w:t>
      </w:r>
      <w:r>
        <w:rPr>
          <w:i/>
          <w:sz w:val="26"/>
        </w:rPr>
        <w:lastRenderedPageBreak/>
        <w:t xml:space="preserve">fundamento no </w:t>
      </w:r>
      <w:commentRangeStart w:id="15"/>
      <w:r>
        <w:rPr>
          <w:i/>
          <w:sz w:val="26"/>
        </w:rPr>
        <w:t>artigo 485, incisos IV e VI, do Código de Processo Civil</w:t>
      </w:r>
      <w:commentRangeEnd w:id="15"/>
      <w:r>
        <w:rPr>
          <w:rStyle w:val="Refdecomentrio"/>
          <w:i/>
          <w:sz w:val="26"/>
          <w:szCs w:val="22"/>
        </w:rPr>
        <w:commentReference w:id="15"/>
      </w:r>
      <w:r>
        <w:rPr>
          <w:i/>
          <w:sz w:val="26"/>
        </w:rPr>
        <w:t>.</w:t>
      </w:r>
    </w:p>
    <w:p w:rsidR="00CB2361" w:rsidP="00CB2361" w:rsidRDefault="00CB2361" w14:paraId="35AF009C" w14:textId="77777777">
      <w:pPr>
        <w:ind w:left="2268" w:firstLine="1134"/>
      </w:pPr>
      <w:r>
        <w:rPr>
          <w:i/>
          <w:sz w:val="26"/>
        </w:rPr>
        <w:t>Em consequência da extinção, REVOGO a liminar de busca e apreensão deferida no ID 233277226.</w:t>
      </w:r>
    </w:p>
    <w:p w:rsidR="00CB2361" w:rsidP="00CB2361" w:rsidRDefault="00CB2361" w14:paraId="15B73797" w14:textId="77777777">
      <w:pPr>
        <w:ind w:left="2268" w:firstLine="1134"/>
      </w:pPr>
      <w:r>
        <w:rPr>
          <w:i/>
          <w:sz w:val="26"/>
        </w:rPr>
        <w:t>Após o trânsito em julgado apenas, proceda o Cartório à retirada do segredo dos autos e ao CANCELAMENTO da restrição judicial inserida via sistema RENAJUD sobre o veículo [veículo descrito na inicial], conforme determinado nesta sentença.</w:t>
      </w:r>
    </w:p>
    <w:p w:rsidR="00CB2361" w:rsidP="00CB2361" w:rsidRDefault="00CB2361" w14:paraId="30DC6A4F" w14:textId="77777777">
      <w:pPr>
        <w:ind w:left="2268" w:firstLine="1134"/>
      </w:pPr>
      <w:r>
        <w:rPr>
          <w:i/>
          <w:sz w:val="26"/>
        </w:rPr>
        <w:t>Custas finais pela parte autora, S. C. F. I. S.A.. Sem honorários advocatícios, ante a ausência de citação e de triangularização da relação processual." (ID 89748011)</w:t>
      </w:r>
    </w:p>
    <w:p w:rsidR="00CB2361" w:rsidP="00CB2361" w:rsidRDefault="00CB2361" w14:paraId="12E712FF" w14:textId="77777777"/>
    <w:p w:rsidR="00CB2361" w:rsidP="00CB2361" w:rsidRDefault="00CB2361" w14:paraId="45D08040" w14:textId="77777777">
      <w:pPr>
        <w:ind w:firstLine="2268"/>
      </w:pPr>
      <w:r>
        <w:t>O autor opôs embargos de declaração (ID 89748013), os quais foram rejeitados (ID 89748014).</w:t>
      </w:r>
    </w:p>
    <w:p w:rsidR="00CB2361" w:rsidP="00CB2361" w:rsidRDefault="00CB2361" w14:paraId="6AD4F941" w14:textId="77777777"/>
    <w:p w:rsidR="00CB2361" w:rsidP="00CB2361" w:rsidRDefault="00CB2361" w14:paraId="076B22EF" w14:textId="77777777">
      <w:pPr>
        <w:ind w:firstLine="2268"/>
      </w:pPr>
      <w:commentRangeStart w:id="57"/>
      <w:commentRangeStart w:id="16"/>
      <w:commentRangeStart w:id="17"/>
      <w:commentRangeStart w:id="18"/>
      <w:commentRangeStart w:id="19"/>
      <w:commentRangeStart w:id="20"/>
      <w:commentRangeStart w:id="21"/>
      <w:r>
        <w:t xml:space="preserve">Apelo do autor, S. C. F. I. S.A. (ID 89748017), em que alega, em síntese, que: </w:t>
      </w:r>
      <w:r>
        <w:rPr>
          <w:b/>
        </w:rPr>
        <w:t xml:space="preserve">1)</w:t>
      </w:r>
      <w:r>
        <w:t xml:space="preserve"> a citação e a localização do bem não são pressupostos processuais da busca e apreensão, pois a liminar é cumprida antes da citação (Decreto-Lei 911/1969</w:t>
      </w:r>
      <w:del w:id="1101" w:author="Assessor GDSXSR" w:date="2026-10-31T22:18:26Z">
        <w:r>
          <w:delText xml:space="preserve">, art.</w:delText>
        </w:r>
      </w:del>
      <w:r>
        <w:t xml:space="preserve"> 3º; Tema 1.040/STJ); </w:t>
      </w:r>
      <w:r>
        <w:rPr>
          <w:b/>
        </w:rPr>
        <w:t xml:space="preserve">2)</w:t>
      </w:r>
      <w:r>
        <w:t xml:space="preserve"> não há previsão legal que obrigue o credor a comprovar a localização do bem ou a origem do endereço indicado, e o endereço do contrato atendeu </w:t>
      </w:r>
      <w:del w:id="1102" w:author="Assessor GDSXSR" w:date="2026-10-31T22:18:26Z">
        <w:r>
          <w:delText xml:space="preserve">ao</w:delText>
        </w:r>
      </w:del>
      <w:ins w:id="1103" w:author="Assessor GDSXSR" w:date="2026-10-31T22:18:26Z">
        <w:r>
          <w:rPr>
            <w:color w:val="808080"/>
          </w:rPr>
          <w:t xml:space="preserve">à</w:t>
        </w:r>
      </w:ins>
      <w:r>
        <w:t xml:space="preserve"> </w:t>
      </w:r>
      <w:del w:id="1104" w:author="Assessor GDSXSR" w:date="2026-10-31T22:18:26Z">
        <w:r>
          <w:delText xml:space="preserve">art.</w:delText>
        </w:r>
      </w:del>
      <w:ins w:id="1105" w:author="Assessor GDSXSR" w:date="2026-10-31T22:18:26Z">
        <w:r>
          <w:rPr>
            <w:color w:val="808080"/>
          </w:rPr>
          <w:t xml:space="preserve">exigência legal (CPC</w:t>
        </w:r>
      </w:ins>
      <w:r>
        <w:t xml:space="preserve"> 319</w:t>
      </w:r>
      <w:del w:id="1106" w:author="Assessor GDSXSR" w:date="2026-10-31T22:18:26Z">
        <w:r>
          <w:delText xml:space="preserve">,</w:delText>
        </w:r>
      </w:del>
      <w:r>
        <w:t xml:space="preserve"> II</w:t>
      </w:r>
      <w:del w:id="1107" w:author="Assessor GDSXSR" w:date="2026-10-31T22:18:26Z">
        <w:r>
          <w:delText xml:space="preserve">, do CPC</w:delText>
        </w:r>
      </w:del>
      <w:ins w:id="1108" w:author="Assessor GDSXSR" w:date="2026-10-31T22:18:26Z">
        <w:r>
          <w:rPr>
            <w:color w:val="808080"/>
          </w:rPr>
          <w:t xml:space="preserve">)</w:t>
        </w:r>
      </w:ins>
      <w:r>
        <w:t xml:space="preserve">; </w:t>
      </w:r>
      <w:r>
        <w:rPr>
          <w:b/>
        </w:rPr>
        <w:t xml:space="preserve">3)</w:t>
      </w:r>
      <w:r>
        <w:t xml:space="preserve"> persiste o interesse processual, pois os meios de localização não se esgotaram e a conversão em execução é faculdade do credor (Decreto-Lei 911/1969</w:t>
      </w:r>
      <w:del w:id="1109" w:author="Assessor GDSXSR" w:date="2026-10-31T22:18:26Z">
        <w:r>
          <w:delText xml:space="preserve">, art.</w:delText>
        </w:r>
      </w:del>
      <w:r>
        <w:t xml:space="preserve"> 4º); </w:t>
      </w:r>
      <w:r>
        <w:rPr>
          <w:b/>
        </w:rPr>
        <w:t xml:space="preserve">4)</w:t>
      </w:r>
      <w:r>
        <w:t xml:space="preserve"> a extinção foi prematura, sem prévia advertência, e ofende os princípios da cooperação e da primazia do mérito (CPC</w:t>
      </w:r>
      <w:del w:id="1110" w:author="Assessor GDSXSR" w:date="2026-10-31T22:18:26Z">
        <w:r>
          <w:delText xml:space="preserve">, arts.</w:delText>
        </w:r>
      </w:del>
      <w:r>
        <w:t xml:space="preserve"> 4º, 6º e 488); </w:t>
      </w:r>
      <w:r>
        <w:rPr>
          <w:b/>
        </w:rPr>
        <w:t xml:space="preserve">5)</w:t>
      </w:r>
      <w:r>
        <w:t xml:space="preserve"> a extinção exigiria a intimação pessoal da parte (CPC</w:t>
      </w:r>
      <w:del w:id="1111" w:author="Assessor GDSXSR" w:date="2026-10-31T22:18:26Z">
        <w:r>
          <w:delText xml:space="preserve">, art.</w:delText>
        </w:r>
      </w:del>
      <w:r>
        <w:t xml:space="preserve"> 485</w:t>
      </w:r>
      <w:del w:id="1112" w:author="Assessor GDSXSR" w:date="2026-10-31T22:18:26Z">
        <w:r>
          <w:delText xml:space="preserve">,</w:delText>
        </w:r>
      </w:del>
      <w:r>
        <w:t xml:space="preserve"> § 1º); </w:t>
      </w:r>
      <w:r>
        <w:rPr>
          <w:b/>
        </w:rPr>
        <w:t xml:space="preserve">6)</w:t>
      </w:r>
      <w:r>
        <w:t xml:space="preserve"> o apelo deve ter efeito suspensivo.</w:t>
      </w:r>
      <w:commentRangeEnd w:id="16"/>
      <w:commentRangeEnd w:id="17"/>
      <w:commentRangeEnd w:id="18"/>
      <w:commentRangeEnd w:id="19"/>
      <w:commentRangeEnd w:id="20"/>
      <w:commentRangeEnd w:id="21"/>
      <w:commentRangeEnd w:id="57"/>
      <w:r>
        <w:rPr>
          <w:rStyle w:val="Refdecomentrio"/>
          <w:sz w:val="28"/>
          <w:szCs w:val="22"/>
        </w:rPr>
        <w:commentReference w:id="16"/>
      </w:r>
      <w:r>
        <w:rPr>
          <w:rStyle w:val="Refdecomentrio"/>
          <w:sz w:val="28"/>
          <w:szCs w:val="22"/>
        </w:rPr>
        <w:commentReference w:id="17"/>
      </w:r>
      <w:r>
        <w:rPr>
          <w:rStyle w:val="Refdecomentrio"/>
          <w:sz w:val="28"/>
          <w:szCs w:val="22"/>
        </w:rPr>
        <w:commentReference w:id="18"/>
      </w:r>
      <w:r>
        <w:rPr>
          <w:rStyle w:val="Refdecomentrio"/>
          <w:sz w:val="28"/>
          <w:szCs w:val="22"/>
        </w:rPr>
        <w:commentReference w:id="19"/>
      </w:r>
      <w:r>
        <w:rPr>
          <w:rStyle w:val="Refdecomentrio"/>
          <w:sz w:val="28"/>
          <w:szCs w:val="22"/>
        </w:rPr>
        <w:commentReference w:id="20"/>
      </w:r>
      <w:r>
        <w:rPr>
          <w:rStyle w:val="Refdecomentrio"/>
          <w:sz w:val="28"/>
          <w:szCs w:val="22"/>
        </w:rPr>
        <w:commentReference w:id="21"/>
      </w:r>
      <w:r>
        <w:rPr>
          <w:rStyle w:val="CommentReference"/>
        </w:rPr>
        <w:commentReference w:id="57"/>
      </w:r>
    </w:p>
    <w:p w:rsidR="00CB2361" w:rsidP="00CB2361" w:rsidRDefault="00CB2361" w14:paraId="3427E917" w14:textId="77777777"/>
    <w:p w:rsidR="00CB2361" w:rsidP="00CB2361" w:rsidRDefault="00CB2361" w14:paraId="7A25EF05" w14:textId="77777777">
      <w:pPr>
        <w:ind w:firstLine="2268"/>
      </w:pPr>
      <w:r>
        <w:t>Requer a cassação da r. sentença e o retorno dos autos à origem para o prosseguimento da ação.</w:t>
      </w:r>
    </w:p>
    <w:p w:rsidR="00CB2361" w:rsidP="00CB2361" w:rsidRDefault="00CB2361" w14:paraId="1C4F8097" w14:textId="77777777"/>
    <w:p w:rsidR="00CB2361" w:rsidP="00CB2361" w:rsidRDefault="00CB2361" w14:paraId="3AA75AB5" w14:textId="77777777">
      <w:pPr>
        <w:ind w:firstLine="2268"/>
      </w:pPr>
      <w:r>
        <w:t>Sem contrarrazões, pois o réu, E. R. S., não foi citado (</w:t>
      </w:r>
      <w:commentRangeStart w:id="22"/>
      <w:r>
        <w:t>ID 89748019</w:t>
      </w:r>
      <w:commentRangeEnd w:id="22"/>
      <w:r>
        <w:rPr>
          <w:rStyle w:val="Refdecomentrio"/>
          <w:sz w:val="28"/>
          <w:szCs w:val="22"/>
        </w:rPr>
        <w:commentReference w:id="22"/>
      </w:r>
      <w:r>
        <w:t>).</w:t>
      </w:r>
    </w:p>
    <w:p w:rsidR="00CB2361" w:rsidP="00CB2361" w:rsidRDefault="00CB2361" w14:paraId="414FB436" w14:textId="77777777"/>
    <w:p w:rsidR="00CB2361" w:rsidP="00CB2361" w:rsidRDefault="00CB2361" w14:paraId="645A5CE3" w14:textId="77777777">
      <w:pPr>
        <w:ind w:firstLine="2268"/>
      </w:pPr>
      <w:r>
        <w:t>É o relatório.</w:t>
      </w:r>
    </w:p>
    <w:p w:rsidR="00CB2361" w:rsidP="00CB2361" w:rsidRDefault="00CB2361" w14:paraId="79AA4D4C" w14:textId="77777777"/>
    <w:p w:rsidR="00CB2361" w:rsidP="00CB2361" w:rsidRDefault="00CB2361" w14:paraId="15645ED6" w14:textId="77777777">
      <w:pPr>
        <w:keepNext/>
        <w:jc w:val="center"/>
      </w:pPr>
      <w:r>
        <w:rPr>
          <w:b/>
        </w:rPr>
        <w:t>VOTO</w:t>
      </w:r>
    </w:p>
    <w:p w:rsidR="00CB2361" w:rsidP="00CB2361" w:rsidRDefault="00CB2361" w14:paraId="469705E4" w14:textId="77777777">
      <w:pPr>
        <w:keepNext/>
      </w:pPr>
    </w:p>
    <w:p w:rsidR="00CB2361" w:rsidP="00CB2361" w:rsidRDefault="00CB2361" w14:paraId="2AC9E6FA" w14:textId="77777777">
      <w:r>
        <w:rPr>
          <w:b/>
        </w:rPr>
        <w:t>O Senhor Desembargador SÉRGIO ROCHA – Relator.</w:t>
      </w:r>
    </w:p>
    <w:p w:rsidR="00CB2361" w:rsidP="00CB2361" w:rsidRDefault="00CB2361" w14:paraId="1EAED4EC" w14:textId="77777777"/>
    <w:p w:rsidR="00CB2361" w:rsidP="00CB2361" w:rsidRDefault="00CB2361" w14:paraId="342B1BE1" w14:textId="77777777">
      <w:pPr>
        <w:ind w:firstLine="2268"/>
      </w:pPr>
      <w:r>
        <w:t>Ação ajuizada em 25/02/2025. Sentença proferida em 23/06/2026. Embargos de declaração rejeitados em 03/07/2026. Apelo interposto em 21/07/2026. Valor da causa: R$ 23.536,85.</w:t>
      </w:r>
    </w:p>
    <w:p w:rsidR="00CB2361" w:rsidP="00CB2361" w:rsidRDefault="00CB2361" w14:paraId="74D95EC7" w14:textId="77777777"/>
    <w:p w:rsidR="00CB2361" w:rsidP="00CB2361" w:rsidRDefault="00CB2361" w14:paraId="5215E28A" w14:textId="77777777">
      <w:pPr>
        <w:keepNext/>
        <w:jc w:val="center"/>
      </w:pPr>
      <w:r>
        <w:rPr>
          <w:b/>
        </w:rPr>
        <w:t>APELO DO AUTOR, S. C. F. I. S.A.</w:t>
      </w:r>
    </w:p>
    <w:p w:rsidR="00CB2361" w:rsidP="00CB2361" w:rsidRDefault="00CB2361" w14:paraId="2CA0B7DA" w14:textId="77777777">
      <w:pPr>
        <w:keepNext/>
      </w:pPr>
    </w:p>
    <w:p w:rsidR="00CB2361" w:rsidP="00CB2361" w:rsidRDefault="00CB2361" w14:paraId="2CB9F95E" w14:textId="77777777">
      <w:pPr>
        <w:ind w:firstLine="2268"/>
      </w:pPr>
      <w:r>
        <w:t>Presentes os pressupostos de admissibilidade, conheço do apelo.</w:t>
      </w:r>
    </w:p>
    <w:p w:rsidR="00CB2361" w:rsidP="00CB2361" w:rsidRDefault="00CB2361" w14:paraId="75A05673" w14:textId="77777777"/>
    <w:p w:rsidR="00CB2361" w:rsidP="00CB2361" w:rsidRDefault="00CB2361" w14:paraId="232168AC" w14:textId="6C164326">
      <w:pPr>
        <w:keepNext/>
        <w:jc w:val="center"/>
      </w:pPr>
      <w:commentRangeStart w:id="24"/>
      <w:r>
        <w:rPr>
          <w:highlight w:val="yellow"/>
        </w:rPr>
        <w:t xml:space="preserve">DA MANUTENÇÃO </w:t>
      </w:r>
      <w:r>
        <w:rPr>
          <w:highlight w:val="yellow"/>
        </w:rPr>
        <w:t xml:space="preserve">DA SENTENÇA QUE </w:t>
      </w:r>
      <w:r>
        <w:rPr>
          <w:highlight w:val="yellow"/>
        </w:rPr>
        <w:t xml:space="preserve">EXTIN</w:t>
      </w:r>
      <w:r>
        <w:rPr>
          <w:highlight w:val="yellow"/>
        </w:rPr>
        <w:t xml:space="preserve">GUIU O PROCESSO </w:t>
      </w:r>
      <w:r>
        <w:rPr>
          <w:highlight w:val="yellow"/>
        </w:rPr>
        <w:t xml:space="preserve">SEM RESOLUÇÃO DO MÉRITO POR </w:t>
      </w:r>
      <w:r>
        <w:t xml:space="preserve">DESCUMPRIMENTO DE DETERMINAÇÃO JUDICIAL</w:t>
      </w:r>
      <w:del w:id="1121" w:author="Assessor GDSXSR" w:date="2026-10-31T22:18:26Z">
        <w:r>
          <w:delText xml:space="preserve">.</w:delText>
        </w:r>
      </w:del>
      <w:commentRangeEnd w:id="24"/>
      <w:r>
        <w:rPr>
          <w:rStyle w:val="Refdecomentrio"/>
          <w:sz w:val="28"/>
          <w:szCs w:val="22"/>
        </w:rPr>
        <w:commentReference w:id="24"/>
      </w:r>
    </w:p>
    <w:p w:rsidR="00CB2361" w:rsidP="00CB2361" w:rsidRDefault="00CB2361" w14:paraId="53B961BB" w14:textId="77777777">
      <w:pPr>
        <w:keepNext/>
      </w:pPr>
    </w:p>
    <w:p w:rsidR="00CB2361" w:rsidP="00CB2361" w:rsidRDefault="00CB2361" w14:paraId="09E71535" w14:textId="77777777">
      <w:pPr>
        <w:ind w:firstLine="2268"/>
      </w:pPr>
      <w:commentRangeStart w:id="58"/>
      <w:commentRangeStart w:id="25"/>
      <w:commentRangeStart w:id="26"/>
      <w:commentRangeStart w:id="27"/>
      <w:commentRangeStart w:id="28"/>
      <w:commentRangeStart w:id="29"/>
      <w:commentRangeStart w:id="30"/>
      <w:r>
        <w:t xml:space="preserve">O autor/apelante alega, em síntese, que: </w:t>
      </w:r>
      <w:r>
        <w:rPr>
          <w:b/>
        </w:rPr>
        <w:t xml:space="preserve">1)</w:t>
      </w:r>
      <w:r>
        <w:t xml:space="preserve"> a citação e a localização do bem não são pressupostos processuais da busca e apreensão (Decreto-Lei 911/1969</w:t>
      </w:r>
      <w:del w:id="1113" w:author="Assessor GDSXSR" w:date="2026-10-31T22:18:26Z">
        <w:r>
          <w:delText xml:space="preserve">, art.</w:delText>
        </w:r>
      </w:del>
      <w:r>
        <w:t xml:space="preserve"> 3º; Tema 1.040/STJ); </w:t>
      </w:r>
      <w:r>
        <w:rPr>
          <w:b/>
        </w:rPr>
        <w:t xml:space="preserve">2)</w:t>
      </w:r>
      <w:r>
        <w:t xml:space="preserve"> não está obrigado a comprovar a localização do bem ou a origem do endereço (CPC</w:t>
      </w:r>
      <w:del w:id="1114" w:author="Assessor GDSXSR" w:date="2026-10-31T22:18:26Z">
        <w:r>
          <w:delText xml:space="preserve">, art.</w:delText>
        </w:r>
      </w:del>
      <w:r>
        <w:t xml:space="preserve"> 319</w:t>
      </w:r>
      <w:del w:id="1115" w:author="Assessor GDSXSR" w:date="2026-10-31T22:18:26Z">
        <w:r>
          <w:delText xml:space="preserve">,</w:delText>
        </w:r>
      </w:del>
      <w:r>
        <w:t xml:space="preserve"> II); </w:t>
      </w:r>
      <w:r>
        <w:rPr>
          <w:b/>
        </w:rPr>
        <w:t xml:space="preserve">3)</w:t>
      </w:r>
      <w:r>
        <w:t xml:space="preserve"> persiste o interesse processual, e a conversão em execução é faculdade do credor (Decreto-Lei 911/1969</w:t>
      </w:r>
      <w:del w:id="1116" w:author="Assessor GDSXSR" w:date="2026-10-31T22:18:26Z">
        <w:r>
          <w:delText xml:space="preserve">, art.</w:delText>
        </w:r>
      </w:del>
      <w:r>
        <w:t xml:space="preserve"> 4º); </w:t>
      </w:r>
      <w:r>
        <w:rPr>
          <w:b/>
        </w:rPr>
        <w:t xml:space="preserve">4)</w:t>
      </w:r>
      <w:r>
        <w:t xml:space="preserve"> a extinção foi prematura e ofende a primazia do mérito (CPC</w:t>
      </w:r>
      <w:del w:id="1117" w:author="Assessor GDSXSR" w:date="2026-10-31T22:18:26Z">
        <w:r>
          <w:delText xml:space="preserve">, arts.</w:delText>
        </w:r>
      </w:del>
      <w:r>
        <w:t xml:space="preserve"> 4º, 6º e 488); </w:t>
      </w:r>
      <w:r>
        <w:rPr>
          <w:b/>
        </w:rPr>
        <w:t xml:space="preserve">5)</w:t>
      </w:r>
      <w:r>
        <w:t xml:space="preserve"> a extinção exigiria intimação pessoal (CPC</w:t>
      </w:r>
      <w:del w:id="1118" w:author="Assessor GDSXSR" w:date="2026-10-31T22:18:26Z">
        <w:r>
          <w:delText xml:space="preserve">, art.</w:delText>
        </w:r>
      </w:del>
      <w:r>
        <w:t xml:space="preserve"> 485</w:t>
      </w:r>
      <w:del w:id="1119" w:author="Assessor GDSXSR" w:date="2026-10-31T22:18:26Z">
        <w:r>
          <w:delText xml:space="preserve">,</w:delText>
        </w:r>
      </w:del>
      <w:r>
        <w:t xml:space="preserve"> § 1º); </w:t>
      </w:r>
      <w:r>
        <w:rPr>
          <w:b/>
        </w:rPr>
        <w:t xml:space="preserve">6)</w:t>
      </w:r>
      <w:r>
        <w:t xml:space="preserve"> o apelo deve ter efeito suspensivo</w:t>
      </w:r>
      <w:ins w:id="1120" w:author="Assessor GDSXSR" w:date="2026-10-31T22:18:26Z">
        <w:r>
          <w:rPr>
            <w:color w:val="808080"/>
          </w:rPr>
          <w:t xml:space="preserve"> (ID 89748017)</w:t>
        </w:r>
      </w:ins>
      <w:r>
        <w:t xml:space="preserve">.</w:t>
      </w:r>
      <w:commentRangeEnd w:id="25"/>
      <w:commentRangeEnd w:id="26"/>
      <w:commentRangeEnd w:id="27"/>
      <w:commentRangeEnd w:id="28"/>
      <w:commentRangeEnd w:id="29"/>
      <w:commentRangeEnd w:id="30"/>
      <w:commentRangeEnd w:id="58"/>
      <w:r>
        <w:rPr>
          <w:rStyle w:val="Refdecomentrio"/>
          <w:sz w:val="28"/>
          <w:szCs w:val="22"/>
        </w:rPr>
        <w:commentReference w:id="25"/>
      </w:r>
      <w:r>
        <w:rPr>
          <w:rStyle w:val="Refdecomentrio"/>
          <w:sz w:val="28"/>
          <w:szCs w:val="22"/>
        </w:rPr>
        <w:commentReference w:id="26"/>
      </w:r>
      <w:r>
        <w:rPr>
          <w:rStyle w:val="Refdecomentrio"/>
          <w:sz w:val="28"/>
          <w:szCs w:val="22"/>
        </w:rPr>
        <w:commentReference w:id="27"/>
      </w:r>
      <w:r>
        <w:rPr>
          <w:rStyle w:val="Refdecomentrio"/>
          <w:sz w:val="28"/>
          <w:szCs w:val="22"/>
        </w:rPr>
        <w:commentReference w:id="28"/>
      </w:r>
      <w:r>
        <w:rPr>
          <w:rStyle w:val="Refdecomentrio"/>
          <w:sz w:val="28"/>
          <w:szCs w:val="22"/>
        </w:rPr>
        <w:commentReference w:id="29"/>
      </w:r>
      <w:r>
        <w:rPr>
          <w:rStyle w:val="Refdecomentrio"/>
          <w:sz w:val="28"/>
          <w:szCs w:val="22"/>
        </w:rPr>
        <w:commentReference w:id="30"/>
      </w:r>
      <w:r>
        <w:rPr>
          <w:rStyle w:val="CommentReference"/>
        </w:rPr>
        <w:commentReference w:id="58"/>
      </w:r>
    </w:p>
    <w:p w:rsidR="00CB2361" w:rsidP="00CB2361" w:rsidRDefault="00CB2361" w14:paraId="012556AB" w14:textId="77777777"/>
    <w:p w:rsidR="00CB2361" w:rsidP="00CB2361" w:rsidRDefault="00CB2361" w14:paraId="107A8B62" w14:textId="77777777">
      <w:pPr>
        <w:ind w:firstLine="2268"/>
      </w:pPr>
      <w:r>
        <w:rPr>
          <w:highlight w:val="yellow"/>
        </w:rPr>
        <w:t>Sem razão.</w:t>
      </w:r>
    </w:p>
    <w:p w:rsidR="00CB2361" w:rsidP="00CB2361" w:rsidRDefault="00CB2361" w14:paraId="4841D6FD" w14:textId="77777777"/>
    <w:p w:rsidR="00CB2361" w:rsidP="00CB2361" w:rsidRDefault="00CB2361" w14:paraId="20E18995" w14:textId="77777777">
      <w:pPr>
        <w:ind w:firstLine="2268"/>
      </w:pPr>
      <w:r>
        <w:t>A r. sentença, cujos argumentos acolho, examinou o conjunto probatório e rebate as alegações do apelo:</w:t>
      </w:r>
    </w:p>
    <w:p w:rsidR="00CB2361" w:rsidP="00CB2361" w:rsidRDefault="00CB2361" w14:paraId="0767D6E0" w14:textId="77777777"/>
    <w:p w:rsidR="00CB2361" w:rsidP="00CB2361" w:rsidRDefault="00CB2361" w14:paraId="35AAF644" w14:textId="77777777">
      <w:pPr>
        <w:ind w:left="2268" w:firstLine="1134"/>
      </w:pPr>
      <w:r>
        <w:rPr>
          <w:i/>
          <w:sz w:val="26"/>
          <w:highlight w:val="yellow"/>
        </w:rPr>
        <w:t xml:space="preserve">"(...) No caso das ações de busca e apreensão de bens alienados fiduciariamente, a localização do bem ou do devedor é elemento essencial não apenas para o cumprimento da liminar, mas para a própria perfectibilização da relação processual, visto que a citação somente ocorre após a execução da medida, salvo se o autor optar pela conversão em execução, conforme autoriza o </w:t>
      </w:r>
      <w:commentRangeStart w:id="31"/>
      <w:r>
        <w:rPr>
          <w:i/>
          <w:sz w:val="26"/>
          <w:highlight w:val="yellow"/>
        </w:rPr>
        <w:t>artigo 4º do Decreto-Lei nº 911/1969</w:t>
      </w:r>
      <w:commentRangeEnd w:id="31"/>
      <w:r>
        <w:rPr>
          <w:rStyle w:val="Refdecomentrio"/>
          <w:i/>
          <w:sz w:val="26"/>
          <w:szCs w:val="22"/>
          <w:highlight w:val="yellow"/>
        </w:rPr>
        <w:commentReference w:id="31"/>
      </w:r>
      <w:r>
        <w:rPr>
          <w:i/>
          <w:sz w:val="26"/>
          <w:highlight w:val="yellow"/>
        </w:rPr>
        <w:t>.</w:t>
      </w:r>
    </w:p>
    <w:p w:rsidR="00CB2361" w:rsidP="00CB2361" w:rsidRDefault="00CB2361" w14:paraId="7AB64C97" w14:textId="77777777">
      <w:pPr>
        <w:ind w:left="2268" w:firstLine="1134"/>
      </w:pPr>
      <w:r>
        <w:rPr>
          <w:i/>
          <w:sz w:val="26"/>
          <w:highlight w:val="yellow"/>
        </w:rPr>
        <w:t xml:space="preserve">(...) A análise detida dos autos revela que a parte autora, S. C. F. I. S.A., vem utilizando a máquina judiciária de forma desproporcional e ineficiente. Ao longo </w:t>
      </w:r>
      <w:r>
        <w:rPr>
          <w:i/>
          <w:sz w:val="26"/>
          <w:highlight w:val="yellow"/>
        </w:rPr>
        <w:lastRenderedPageBreak/>
        <w:t>de mais de um ano, foram indicados seis endereços distintos, situados em diversas regiões administrativas do Distrito Federal (Guará, Asa Sul, Santa Maria, SIA, Candangolândia e Asa Norte), todos resultando em diligências negativas. Tais indicações, desprovidas de qualquer suporte probatório mínimo ou indicação de fonte fidedigna, caracterizam o fornecimento de endereços aleatórios, o que onera indevidamente o erário com o deslocamento reiterado de Oficiais de Justiça e obstaculiza a celeridade dos demais processos que tramitam nesta Vara Cível.</w:t>
      </w:r>
    </w:p>
    <w:p w:rsidR="00CB2361" w:rsidP="00CB2361" w:rsidRDefault="00CB2361" w14:paraId="3EA53E68" w14:textId="77777777">
      <w:pPr>
        <w:ind w:left="2268" w:firstLine="1134"/>
      </w:pPr>
      <w:r>
        <w:rPr>
          <w:i/>
          <w:sz w:val="26"/>
          <w:highlight w:val="yellow"/>
        </w:rPr>
        <w:t xml:space="preserve">A </w:t>
      </w:r>
      <w:commentRangeStart w:id="32"/>
      <w:r>
        <w:rPr>
          <w:i/>
          <w:sz w:val="26"/>
          <w:highlight w:val="yellow"/>
        </w:rPr>
        <w:t>decisão de ID 276786693</w:t>
      </w:r>
      <w:commentRangeEnd w:id="32"/>
      <w:r>
        <w:rPr>
          <w:rStyle w:val="Refdecomentrio"/>
          <w:i/>
          <w:sz w:val="26"/>
          <w:szCs w:val="22"/>
          <w:highlight w:val="yellow"/>
        </w:rPr>
        <w:commentReference w:id="32"/>
      </w:r>
      <w:r>
        <w:rPr>
          <w:i/>
          <w:sz w:val="26"/>
          <w:highlight w:val="yellow"/>
        </w:rPr>
        <w:t xml:space="preserve"> foi explícita ao exigir que a autora comprovasse a procedência do endereço indicado no </w:t>
      </w:r>
      <w:commentRangeStart w:id="33"/>
      <w:r>
        <w:rPr>
          <w:i/>
          <w:sz w:val="26"/>
          <w:highlight w:val="yellow"/>
        </w:rPr>
        <w:t>ID 276242185</w:t>
      </w:r>
      <w:commentRangeEnd w:id="33"/>
      <w:r>
        <w:rPr>
          <w:rStyle w:val="Refdecomentrio"/>
          <w:i/>
          <w:sz w:val="26"/>
          <w:szCs w:val="22"/>
          <w:highlight w:val="yellow"/>
        </w:rPr>
        <w:commentReference w:id="33"/>
      </w:r>
      <w:r>
        <w:rPr>
          <w:i/>
          <w:sz w:val="26"/>
          <w:highlight w:val="yellow"/>
        </w:rPr>
        <w:t xml:space="preserve">. Tal medida fundamenta-se no poder-dever do magistrado de velar pela celeridade processual e reprimir atos protelatórios, impedindo que o processo se transforme em uma busca eterna e sem rumo. No entanto, a manifestação da autora no </w:t>
      </w:r>
      <w:commentRangeStart w:id="34"/>
      <w:r>
        <w:rPr>
          <w:i/>
          <w:sz w:val="26"/>
          <w:highlight w:val="yellow"/>
        </w:rPr>
        <w:t>ID 277369981</w:t>
      </w:r>
      <w:commentRangeEnd w:id="34"/>
      <w:r>
        <w:rPr>
          <w:rStyle w:val="Refdecomentrio"/>
          <w:i/>
          <w:sz w:val="26"/>
          <w:szCs w:val="22"/>
          <w:highlight w:val="yellow"/>
        </w:rPr>
        <w:commentReference w:id="34"/>
      </w:r>
      <w:r>
        <w:rPr>
          <w:i/>
          <w:sz w:val="26"/>
          <w:highlight w:val="yellow"/>
        </w:rPr>
        <w:t xml:space="preserve"> revelou-se nitidamente recalcitrante. Ao invés de cumprir a determinação judicial, a instituição financeira preferiu apresentar tese jurídica genérica, alegando que não possui o ônus de localizar o bem. Ora, embora o risco da atividade financeira seja do banco, o risco da gestão do tempo processual e dos recursos públicos é do Juízo. O princípio da cooperação, insculpido no </w:t>
      </w:r>
      <w:commentRangeStart w:id="35"/>
      <w:r>
        <w:rPr>
          <w:i/>
          <w:sz w:val="26"/>
          <w:highlight w:val="yellow"/>
        </w:rPr>
        <w:t>artigo 6º do Código de Processo Civil</w:t>
      </w:r>
      <w:commentRangeEnd w:id="35"/>
      <w:r>
        <w:rPr>
          <w:rStyle w:val="Refdecomentrio"/>
          <w:i/>
          <w:sz w:val="26"/>
          <w:szCs w:val="22"/>
          <w:highlight w:val="yellow"/>
        </w:rPr>
        <w:commentReference w:id="35"/>
      </w:r>
      <w:r>
        <w:rPr>
          <w:i/>
          <w:sz w:val="26"/>
          <w:highlight w:val="yellow"/>
        </w:rPr>
        <w:t>, impõe a todos os sujeitos do processo o dever de colaborar para que se obtenha, em tempo razoável, decisão de mérito justa e efetiva. A conduta de fornecer endereços sem qualquer verificação prévia fere frontalmente este princípio, demonstrando uma postura de desídia com o resultado prático da demanda.</w:t>
      </w:r>
    </w:p>
    <w:p w:rsidR="00CB2361" w:rsidP="00CB2361" w:rsidRDefault="00CB2361" w14:paraId="6457F7DE" w14:textId="77777777">
      <w:pPr>
        <w:ind w:left="2268" w:firstLine="1134"/>
      </w:pPr>
      <w:r>
        <w:rPr>
          <w:i/>
          <w:sz w:val="26"/>
          <w:highlight w:val="yellow"/>
        </w:rPr>
        <w:lastRenderedPageBreak/>
        <w:t>Ademais, a ausência de localização do réu e do veículo, após o exaurimento de múltiplas tentativas em endereços diversos, configura a falta de interesse processual na modalidade adequação-utilidade da via eleita. Se o bem não é localizado e o devedor encontra-se em lugar incerto, a ação de busca e apreensão perde sua finalidade imediata. (...)</w:t>
      </w:r>
    </w:p>
    <w:p w:rsidR="00CB2361" w:rsidP="00CB2361" w:rsidRDefault="00CB2361" w14:paraId="1DCCE28E" w14:textId="77777777">
      <w:pPr>
        <w:ind w:left="2268" w:firstLine="1134"/>
      </w:pPr>
      <w:commentRangeStart w:id="59"/>
      <w:del w:id="1122" w:author="Assessor GDSXSR" w:date="2026-10-31T22:18:26Z">
        <w:r>
          <w:rPr>
            <w:i/>
            <w:sz w:val="26"/>
            <w:highlight w:val="yellow"/>
          </w:rPr>
          <w:delText xml:space="preserve">O Poder Judiciário não pode servir como balcão de diligências infinitas para instituições financeiras que, detentoras de elevado poderio econômico e tecnológico, deixam de realizar a devida triagem cadastral de seus clientes ou o rastreamento extrajudicial de suas garantias</w:delText>
        </w:r>
      </w:del>
      <w:ins w:id="1123" w:author="Assessor GDSXSR" w:date="2026-10-31T22:18:26Z">
        <w:r>
          <w:rPr>
            <w:i/>
            <w:color w:val="808080"/>
            <w:sz w:val="26"/>
            <w:highlight w:val="yellow"/>
          </w:rPr>
          <w:t xml:space="preserve">(</w:t>
        </w:r>
      </w:ins>
      <w:r>
        <w:rPr>
          <w:i/>
          <w:sz w:val="26"/>
          <w:highlight w:val="yellow"/>
        </w:rPr>
        <w:t xml:space="preserve">.</w:t>
      </w:r>
      <w:del w:id="1124" w:author="Assessor GDSXSR" w:date="2026-10-31T22:18:26Z">
        <w:r>
          <w:rPr>
            <w:i/>
            <w:sz w:val="26"/>
            <w:highlight w:val="yellow"/>
          </w:rPr>
          <w:delText xml:space="preserve"> A manutenção do feito sob o pretexto de uma "faculdade do credor" afronta a dignidade da jurisdição e o princípio da razoável duração do processo</w:delText>
        </w:r>
      </w:del>
      <w:r>
        <w:rPr>
          <w:i/>
          <w:sz w:val="26"/>
          <w:highlight w:val="yellow"/>
        </w:rPr>
        <w:t xml:space="preserve">.</w:t>
      </w:r>
      <w:ins w:id="1125" w:author="Assessor GDSXSR" w:date="2026-10-31T22:18:26Z">
        <w:r>
          <w:rPr>
            <w:i/>
            <w:color w:val="808080"/>
            <w:sz w:val="26"/>
            <w:highlight w:val="yellow"/>
          </w:rPr>
          <w:t xml:space="preserve">.)</w:t>
        </w:r>
      </w:ins>
      <w:r>
        <w:rPr>
          <w:i/>
          <w:sz w:val="26"/>
          <w:highlight w:val="yellow"/>
        </w:rPr>
        <w:t xml:space="preserve"> Portanto, diante do descumprimento da determinação de comprovação da fonte do endereço e da constatação de que as diligências anteriores foram todas infrutíferas devido à indicação de locais aleatórios, a extinção por falta de pressuposto de desenvolvimento regular é medida que se impõe, porquanto a relação processual jamais se completará e a tutela jurisdicional tornou-se inalcançável nestes autos por culpa exclusiva da parte autora." (ID 89748011)</w:t>
      </w:r>
      <w:commentRangeEnd w:id="59"/>
      <w:r>
        <w:rPr>
          <w:rStyle w:val="CommentReference"/>
        </w:rPr>
        <w:commentReference w:id="59"/>
      </w:r>
    </w:p>
    <w:p w:rsidR="00CB2361" w:rsidP="00CB2361" w:rsidRDefault="00CB2361" w14:paraId="581C326F" w14:textId="77777777"/>
    <w:p w:rsidR="00CB2361" w:rsidP="00CB2361" w:rsidRDefault="00CB2361" w14:paraId="4CC7A5CA" w14:textId="29414875">
      <w:pPr>
        <w:ind w:firstLine="2268"/>
        <w:rPr>
          <w:ins w:id="1189" w:author="Assessor GDSXSR" w:date="2026-10-31T22:18:26Z"/>
        </w:rPr>
      </w:pPr>
      <w:commentRangeStart w:id="60"/>
      <w:r w:rsidRPr="40110858" w:rsidR="45C41B51">
        <w:rPr>
          <w:highlight w:val="yellow"/>
        </w:rPr>
        <w:t xml:space="preserve">Importante </w:t>
      </w:r>
      <w:r w:rsidR="00CB2361">
        <w:rPr/>
        <w:t>distinguir a mera dificuldade de localizar o bem ou o devedor, que por si só não autoriza a extinção do processo, do descumprimento, pelo autor</w:t>
      </w:r>
      <w:r w:rsidR="00CB2CC4">
        <w:rPr/>
        <w:t>/apelante</w:t>
      </w:r>
      <w:r w:rsidR="00CB2361">
        <w:rPr/>
        <w:t xml:space="preserve">, de determinação judicial necessária ao seu andamento, que atrai a incidência do </w:t>
      </w:r>
      <w:commentRangeStart w:id="36"/>
      <w:r w:rsidR="00CB2361">
        <w:rPr/>
        <w:t>art. 485, IV, do CPC</w:t>
      </w:r>
      <w:commentRangeEnd w:id="36"/>
      <w:r>
        <w:rPr>
          <w:rStyle w:val="CommentReference"/>
        </w:rPr>
        <w:commentReference w:id="36"/>
      </w:r>
      <w:r w:rsidR="00CB2361">
        <w:rPr/>
        <w:t>.</w:t>
      </w:r>
      <w:commentRangeEnd w:id="60"/>
      <w:r>
        <w:rPr>
          <w:rStyle w:val="CommentReference"/>
        </w:rPr>
        <w:commentReference w:id="60"/>
      </w:r>
    </w:p>
    <w:p>
      <w:pPr>
        <w:ind w:firstLine="2268"/>
        <w:rPr>
          <w:ins w:id="1190" w:author="Assessor GDSXSR" w:date="2026-10-31T22:18:26Z"/>
        </w:rPr>
      </w:pPr>
    </w:p>
    <w:p>
      <w:pPr>
        <w:ind w:firstLine="2268"/>
        <w:rPr>
          <w:ins w:id="1192" w:author="Assessor GDSXSR" w:date="2026-10-31T22:18:26Z"/>
        </w:rPr>
      </w:pPr>
      <w:ins w:id="1191" w:author="Assessor GDSXSR" w:date="2026-10-31T22:18:26Z">
        <w:r>
          <w:rPr>
            <w:color w:val="808080"/>
          </w:rPr>
          <w:t xml:space="preserve">Dispõe o art. 485, IV, VI e § 1º, do CPC:</w:t>
        </w:r>
      </w:ins>
    </w:p>
    <w:p>
      <w:pPr>
        <w:ind w:firstLine="2268"/>
        <w:rPr>
          <w:ins w:id="1193" w:author="Assessor GDSXSR" w:date="2026-10-31T22:18:26Z"/>
        </w:rPr>
      </w:pPr>
    </w:p>
    <w:p>
      <w:pPr>
        <w:ind w:left="2268" w:firstLine="0"/>
        <w:rPr>
          <w:ins w:id="1195" w:author="Assessor GDSXSR" w:date="2026-10-31T22:18:26Z"/>
        </w:rPr>
      </w:pPr>
      <w:ins w:id="1194" w:author="Assessor GDSXSR" w:date="2026-10-31T22:18:26Z">
        <w:r>
          <w:rPr>
            <w:i/>
            <w:color w:val="808080"/>
            <w:sz w:val="26"/>
          </w:rPr>
          <w:t xml:space="preserve">“Art. 485. O juiz não resolverá o mérito quando:</w:t>
        </w:r>
      </w:ins>
    </w:p>
    <w:p>
      <w:pPr>
        <w:ind w:left="2268" w:firstLine="0"/>
        <w:rPr>
          <w:ins w:id="1197" w:author="Assessor GDSXSR" w:date="2026-10-31T22:18:26Z"/>
        </w:rPr>
      </w:pPr>
      <w:ins w:id="1196" w:author="Assessor GDSXSR" w:date="2026-10-31T22:18:26Z">
        <w:r>
          <w:rPr>
            <w:i/>
            <w:color w:val="808080"/>
            <w:sz w:val="26"/>
          </w:rPr>
          <w:t xml:space="preserve">(...)</w:t>
        </w:r>
      </w:ins>
    </w:p>
    <w:p>
      <w:pPr>
        <w:ind w:left="2268" w:firstLine="0"/>
        <w:rPr>
          <w:ins w:id="1199" w:author="Assessor GDSXSR" w:date="2026-10-31T22:18:26Z"/>
        </w:rPr>
      </w:pPr>
      <w:ins w:id="1198" w:author="Assessor GDSXSR" w:date="2026-10-31T22:18:26Z">
        <w:r>
          <w:rPr>
            <w:i/>
            <w:color w:val="808080"/>
            <w:sz w:val="26"/>
          </w:rPr>
          <w:t xml:space="preserve">IV - </w:t>
        </w:r>
        <w:r>
          <w:rPr>
            <w:i/>
            <w:color w:val="808080"/>
            <w:sz w:val="26"/>
            <w:u w:val="single"/>
          </w:rPr>
          <w:t xml:space="preserve">verificar a ausência de pressupostos de constituição e de desenvolvimento válido e regular do processo</w:t>
        </w:r>
        <w:r>
          <w:rPr>
            <w:i/>
            <w:color w:val="808080"/>
            <w:sz w:val="26"/>
          </w:rPr>
          <w:t xml:space="preserve">;</w:t>
        </w:r>
      </w:ins>
    </w:p>
    <w:p>
      <w:pPr>
        <w:ind w:left="2268" w:firstLine="0"/>
        <w:rPr>
          <w:ins w:id="1201" w:author="Assessor GDSXSR" w:date="2026-10-31T22:18:26Z"/>
        </w:rPr>
      </w:pPr>
      <w:ins w:id="1200" w:author="Assessor GDSXSR" w:date="2026-10-31T22:18:26Z">
        <w:r>
          <w:rPr>
            <w:i/>
            <w:color w:val="808080"/>
            <w:sz w:val="26"/>
          </w:rPr>
          <w:t xml:space="preserve">(...)</w:t>
        </w:r>
      </w:ins>
    </w:p>
    <w:p>
      <w:pPr>
        <w:ind w:left="2268" w:firstLine="0"/>
        <w:rPr>
          <w:ins w:id="1203" w:author="Assessor GDSXSR" w:date="2026-10-31T22:18:26Z"/>
        </w:rPr>
      </w:pPr>
      <w:ins w:id="1202" w:author="Assessor GDSXSR" w:date="2026-10-31T22:18:26Z">
        <w:r>
          <w:rPr>
            <w:i/>
            <w:color w:val="808080"/>
            <w:sz w:val="26"/>
          </w:rPr>
          <w:t xml:space="preserve">VI - </w:t>
        </w:r>
        <w:r>
          <w:rPr>
            <w:i/>
            <w:color w:val="808080"/>
            <w:sz w:val="26"/>
            <w:u w:val="single"/>
          </w:rPr>
          <w:t xml:space="preserve">verificar ausência de legitimidade ou de interesse processual</w:t>
        </w:r>
        <w:r>
          <w:rPr>
            <w:i/>
            <w:color w:val="808080"/>
            <w:sz w:val="26"/>
          </w:rPr>
          <w:t xml:space="preserve">;</w:t>
        </w:r>
      </w:ins>
    </w:p>
    <w:p>
      <w:pPr>
        <w:ind w:left="2268" w:firstLine="0"/>
        <w:rPr>
          <w:ins w:id="1205" w:author="Assessor GDSXSR" w:date="2026-10-31T22:18:26Z"/>
        </w:rPr>
      </w:pPr>
      <w:ins w:id="1204" w:author="Assessor GDSXSR" w:date="2026-10-31T22:18:26Z">
        <w:r>
          <w:rPr>
            <w:i/>
            <w:color w:val="808080"/>
            <w:sz w:val="26"/>
          </w:rPr>
          <w:t xml:space="preserve">(...)</w:t>
        </w:r>
      </w:ins>
    </w:p>
    <w:p>
      <w:pPr>
        <w:ind w:left="2268" w:firstLine="0"/>
        <w:rPr/>
      </w:pPr>
      <w:ins w:id="1206" w:author="Assessor GDSXSR" w:date="2026-10-31T22:18:26Z">
        <w:r>
          <w:rPr>
            <w:i/>
            <w:color w:val="808080"/>
            <w:sz w:val="26"/>
          </w:rPr>
          <w:t xml:space="preserve">§ 1º </w:t>
        </w:r>
        <w:r>
          <w:rPr>
            <w:i/>
            <w:color w:val="808080"/>
            <w:sz w:val="26"/>
            <w:u w:val="single"/>
          </w:rPr>
          <w:t xml:space="preserve">Nas hipóteses descritas nos incisos II e III</w:t>
        </w:r>
        <w:r>
          <w:rPr>
            <w:i/>
            <w:color w:val="808080"/>
            <w:sz w:val="26"/>
          </w:rPr>
          <w:t xml:space="preserve">, a parte será intimada pessoalmente para suprir a falta no prazo de 5 (cinco) dias.” </w:t>
        </w:r>
        <w:r>
          <w:rPr>
            <w:i w:val="0"/>
            <w:color w:val="808080"/>
            <w:sz w:val="26"/>
          </w:rPr>
          <w:t xml:space="preserve">– Grifei</w:t>
        </w:r>
      </w:ins>
    </w:p>
    <w:p w:rsidR="00CB2361" w:rsidP="00CB2361" w:rsidRDefault="00CB2361" w14:paraId="22300B94" w14:textId="77777777"/>
    <w:p w:rsidR="00CB2361" w:rsidP="00CB2361" w:rsidRDefault="00CB2361" w14:paraId="2838F466" w14:textId="2716AECE">
      <w:pPr>
        <w:ind w:firstLine="2268"/>
      </w:pPr>
      <w:commentRangeStart w:id="61"/>
      <w:commentRangeStart w:id="37"/>
      <w:r>
        <w:rPr>
          <w:highlight w:val="yellow"/>
        </w:rPr>
        <w:t xml:space="preserve">No caso</w:t>
      </w:r>
      <w:r>
        <w:rPr>
          <w:highlight w:val="yellow"/>
        </w:rPr>
        <w:t xml:space="preserve"> dos autos</w:t>
      </w:r>
      <w:r>
        <w:rPr/>
        <w:t xml:space="preserve">, a liminar foi deferida em abril de 2025 e, ao longo de mais de um ano, </w:t>
      </w:r>
      <w:r>
        <w:rPr/>
        <w:t xml:space="preserve">seis diligências resultaram negativas</w:t>
      </w:r>
      <w:r>
        <w:rPr/>
        <w:t xml:space="preserve"> nos endereços indicados pelo autor, sem nenhum indício de que o réu, E. R. S., ou o veículo neles se encontrassem</w:t>
      </w:r>
      <w:ins w:id="1126" w:author="Assessor GDSXSR" w:date="2026-10-31T22:18:26Z">
        <w:r>
          <w:rPr>
            <w:color w:val="808080"/>
          </w:rPr>
          <w:t xml:space="preserve"> (ID 89747964, 89747971, 89747979, 89747985, 89747992 e 89748000)</w:t>
        </w:r>
      </w:ins>
      <w:r>
        <w:rPr/>
        <w:t xml:space="preserve">.</w:t>
      </w:r>
      <w:commentRangeEnd w:id="37"/>
      <w:commentRangeEnd w:id="61"/>
      <w:r>
        <w:rPr>
          <w:rStyle w:val="CommentReference"/>
        </w:rPr>
        <w:commentReference w:id="37"/>
      </w:r>
      <w:r>
        <w:rPr>
          <w:rStyle w:val="CommentReference"/>
        </w:rPr>
        <w:commentReference w:id="61"/>
      </w:r>
    </w:p>
    <w:p w:rsidR="00CB2361" w:rsidP="00CB2361" w:rsidRDefault="00CB2361" w14:paraId="2C04B968" w14:textId="77777777"/>
    <w:p w:rsidR="00CB2361" w:rsidP="00CB2361" w:rsidRDefault="00CB2361" w14:paraId="4C49A824" w14:textId="6961381E">
      <w:pPr>
        <w:ind w:firstLine="2268"/>
      </w:pPr>
      <w:del w:id="1127" w:author="Assessor GDSXSR" w:date="2026-10-31T22:18:26Z">
        <w:r>
          <w:rPr>
            <w:highlight w:val="yellow"/>
          </w:rPr>
          <w:delText xml:space="preserve">A</w:delText>
        </w:r>
      </w:del>
      <w:ins w:id="1128" w:author="Assessor GDSXSR" w:date="2026-10-31T22:18:26Z">
        <w:r>
          <w:rPr>
            <w:color w:val="808080"/>
            <w:highlight w:val="yellow"/>
          </w:rPr>
          <w:t xml:space="preserve">De fato, a</w:t>
        </w:r>
      </w:ins>
      <w:r>
        <w:rPr>
          <w:highlight w:val="yellow"/>
        </w:rPr>
        <w:t xml:space="preserve"> </w:t>
      </w:r>
      <w:r>
        <w:rPr>
          <w:highlight w:val="yellow"/>
        </w:rPr>
        <w:t xml:space="preserve">não localização do bem exige atuação cooperativa do autor</w:t>
      </w:r>
      <w:r>
        <w:rPr/>
        <w:t xml:space="preserve">, que deve fornecer endereço apto ao cumprimento da ordem de apreensão ou requerer a conversão em execução, e sua omissão, depois de intimado, impede o avanço da relação processual.</w:t>
      </w:r>
    </w:p>
    <w:p w:rsidR="00CB2361" w:rsidP="00CB2361" w:rsidRDefault="00CB2361" w14:paraId="40C4535B" w14:textId="77777777"/>
    <w:p w:rsidR="00CB2361" w:rsidP="00CB2361" w:rsidRDefault="00CB2361" w14:paraId="46BEA193" w14:textId="77777777">
      <w:pPr>
        <w:ind w:firstLine="2268"/>
      </w:pPr>
      <w:commentRangeStart w:id="38"/>
      <w:commentRangeStart w:id="39"/>
      <w:r>
        <w:rPr>
          <w:highlight w:val="yellow"/>
        </w:rPr>
        <w:t xml:space="preserve">Nesse contexto</w:t>
      </w:r>
      <w:r>
        <w:t xml:space="preserve">, a decisão de ID 89748008 não exigiu prova da localização do veículo, mas apenas que o autor informasse de onde retirou o último endereço, </w:t>
      </w:r>
      <w:ins w:id="1129" w:author="Assessor GDSXSR" w:date="2026-10-31T22:18:26Z">
        <w:r>
          <w:rPr>
            <w:color w:val="808080"/>
          </w:rPr>
          <w:t xml:space="preserve">sob pena de extinção, </w:t>
        </w:r>
      </w:ins>
      <w:r>
        <w:t xml:space="preserve">providência simples e compatível com o dever de cooperação (CPC</w:t>
      </w:r>
      <w:del w:id="1130" w:author="Assessor GDSXSR" w:date="2026-10-31T22:18:26Z">
        <w:r>
          <w:delText xml:space="preserve">, art.</w:delText>
        </w:r>
      </w:del>
      <w:r>
        <w:t xml:space="preserve"> 6º)</w:t>
      </w:r>
      <w:del w:id="1131" w:author="Assessor GDSXSR" w:date="2026-10-31T22:18:26Z">
        <w:r>
          <w:delText xml:space="preserve">, sob pena de extinção</w:delText>
        </w:r>
      </w:del>
      <w:r>
        <w:t xml:space="preserve">.</w:t>
      </w:r>
      <w:commentRangeEnd w:id="38"/>
      <w:commentRangeEnd w:id="39"/>
      <w:r>
        <w:rPr>
          <w:rStyle w:val="Refdecomentrio"/>
          <w:sz w:val="28"/>
          <w:szCs w:val="22"/>
        </w:rPr>
        <w:commentReference w:id="38"/>
      </w:r>
      <w:r>
        <w:rPr>
          <w:rStyle w:val="Refdecomentrio"/>
          <w:sz w:val="28"/>
          <w:szCs w:val="22"/>
        </w:rPr>
        <w:commentReference w:id="39"/>
      </w:r>
    </w:p>
    <w:p w:rsidR="00CB2361" w:rsidP="00CB2361" w:rsidRDefault="00CB2361" w14:paraId="1A49643D" w14:textId="77777777"/>
    <w:p w:rsidR="00CB2361" w:rsidP="00CB2361" w:rsidRDefault="00CB2361" w14:paraId="0C9737DA" w14:textId="77777777">
      <w:pPr>
        <w:ind w:firstLine="2268"/>
      </w:pPr>
      <w:commentRangeStart w:id="40"/>
      <w:r>
        <w:rPr>
          <w:highlight w:val="yellow"/>
        </w:rPr>
        <w:t xml:space="preserve">Todavia, o autor não indicou a fonte da informação e limitou-se a sustentar que não tem o ônus de localizar o bem</w:t>
      </w:r>
      <w:r>
        <w:t xml:space="preserve">, reiterando o pedido de mandado para o mesmo endereço</w:t>
      </w:r>
      <w:del w:id="1160" w:author="Assessor GDSXSR" w:date="2026-10-31T22:18:26Z">
        <w:r>
          <w:delText xml:space="preserve"> (ID 89748010)</w:delText>
        </w:r>
      </w:del>
      <w:r>
        <w:t xml:space="preserve">, de modo que a paralisação do feito decorre de conduta que lhe é imputável, e não de simples dificuldade de localização</w:t>
      </w:r>
      <w:ins w:id="1161" w:author="Assessor GDSXSR" w:date="2026-10-31T22:18:26Z">
        <w:r>
          <w:rPr>
            <w:color w:val="808080"/>
          </w:rPr>
          <w:t xml:space="preserve"> (ID 89748010)</w:t>
        </w:r>
      </w:ins>
      <w:r>
        <w:t xml:space="preserve">.</w:t>
      </w:r>
      <w:commentRangeEnd w:id="40"/>
      <w:r>
        <w:rPr>
          <w:rStyle w:val="Refdecomentrio"/>
          <w:sz w:val="28"/>
          <w:szCs w:val="22"/>
        </w:rPr>
        <w:commentReference w:id="40"/>
      </w:r>
    </w:p>
    <w:p w:rsidR="00CB2361" w:rsidP="00CB2361" w:rsidRDefault="00CB2361" w14:paraId="204668CF" w14:textId="77777777"/>
    <w:p w:rsidR="00CB2361" w:rsidP="00CB2361" w:rsidRDefault="00CB2361" w14:paraId="482F9308" w14:textId="55AB3AF3">
      <w:pPr>
        <w:ind w:firstLine="2268"/>
        <w:rPr>
          <w:ins w:id="1183" w:author="Assessor GDSXSR" w:date="2026-10-31T22:18:26Z"/>
        </w:rPr>
      </w:pPr>
      <w:r w:rsidRPr="40110858" w:rsidR="00CB2361">
        <w:rPr>
          <w:highlight w:val="yellow"/>
        </w:rPr>
        <w:t>Ao contrário do que sustenta</w:t>
      </w:r>
      <w:r w:rsidRPr="40110858" w:rsidR="7499029A">
        <w:rPr>
          <w:highlight w:val="yellow"/>
        </w:rPr>
        <w:t xml:space="preserve"> o apelante</w:t>
      </w:r>
      <w:r w:rsidRPr="40110858" w:rsidR="00CB2361">
        <w:rPr>
          <w:highlight w:val="yellow"/>
        </w:rPr>
        <w:t>, a extinção não foi prematura nem surpreendeu o autor</w:t>
      </w:r>
      <w:r w:rsidR="00CB2361">
        <w:rPr/>
        <w:t xml:space="preserve">, advertido da consequência tanto na </w:t>
      </w:r>
      <w:commentRangeStart w:id="41"/>
      <w:r w:rsidR="00CB2361">
        <w:rPr/>
        <w:t>decisão de ID 89747974</w:t>
      </w:r>
      <w:commentRangeEnd w:id="41"/>
      <w:r>
        <w:rPr>
          <w:rStyle w:val="CommentReference"/>
        </w:rPr>
        <w:commentReference w:id="41"/>
      </w:r>
      <w:r w:rsidR="00CB2361">
        <w:rPr/>
        <w:t xml:space="preserve"> quanto na </w:t>
      </w:r>
      <w:commentRangeStart w:id="42"/>
      <w:r w:rsidR="00CB2361">
        <w:rPr/>
        <w:t>decisão de ID 89748008</w:t>
      </w:r>
      <w:commentRangeEnd w:id="42"/>
      <w:r>
        <w:rPr>
          <w:rStyle w:val="CommentReference"/>
        </w:rPr>
        <w:commentReference w:id="42"/>
      </w:r>
      <w:r w:rsidR="00CB2361">
        <w:rPr/>
        <w:t>, que lhe conferiu o derradeiro prazo de 15 dias.</w:t>
      </w:r>
    </w:p>
    <w:p>
      <w:pPr>
        <w:ind w:firstLine="2268"/>
        <w:rPr>
          <w:ins w:id="1184" w:author="Assessor GDSXSR" w:date="2026-10-31T22:18:26Z"/>
        </w:rPr>
      </w:pPr>
    </w:p>
    <w:p>
      <w:pPr>
        <w:ind w:firstLine="2268"/>
        <w:rPr>
          <w:ins w:id="1186" w:author="Assessor GDSXSR" w:date="2026-10-31T22:18:26Z"/>
        </w:rPr>
      </w:pPr>
      <w:ins w:id="1185" w:author="Assessor GDSXSR" w:date="2026-10-31T22:18:26Z">
        <w:r>
          <w:rPr>
            <w:color w:val="808080"/>
          </w:rPr>
          <w:t xml:space="preserve">Por outro lado, o c. STJ, no julgamento do Tema Repetitivo 1.040, fixou a seguinte tese:</w:t>
        </w:r>
      </w:ins>
    </w:p>
    <w:p>
      <w:pPr>
        <w:ind w:firstLine="2268"/>
        <w:rPr>
          <w:ins w:id="1187" w:author="Assessor GDSXSR" w:date="2026-10-31T22:18:26Z"/>
        </w:rPr>
      </w:pPr>
    </w:p>
    <w:p>
      <w:pPr>
        <w:ind w:left="2268" w:firstLine="1134"/>
        <w:rPr/>
      </w:pPr>
      <w:ins w:id="1188" w:author="Assessor GDSXSR" w:date="2026-10-31T22:18:26Z">
        <w:r>
          <w:rPr>
            <w:i/>
            <w:color w:val="808080"/>
            <w:sz w:val="26"/>
          </w:rPr>
          <w:t xml:space="preserve">“Na ação de busca e apreensão de que trata o Decreto-Lei nº 911/1969, a análise da contestação somente deve ocorrer após a execução da medida liminar.” (Tema Repetitivo 1.040/STJ, Segunda Seção, julgado em 16/9/2021.)</w:t>
        </w:r>
      </w:ins>
    </w:p>
    <w:p w:rsidR="00CB2361" w:rsidP="00CB2361" w:rsidRDefault="00CB2361" w14:paraId="64287ED5" w14:textId="77777777"/>
    <w:p w:rsidR="00CB2361" w:rsidP="00CB2361" w:rsidRDefault="00CB2361" w14:paraId="0096A4EC" w14:textId="77777777">
      <w:pPr>
        <w:ind w:firstLine="2268"/>
      </w:pPr>
      <w:commentRangeStart w:id="62"/>
      <w:commentRangeStart w:id="43"/>
      <w:del w:id="1132" w:author="Assessor GDSXSR" w:date="2026-10-31T22:18:26Z">
        <w:r>
          <w:rPr>
            <w:highlight w:val="yellow"/>
          </w:rPr>
          <w:delText xml:space="preserve">Também</w:delText>
        </w:r>
      </w:del>
      <w:ins w:id="1133" w:author="Assessor GDSXSR" w:date="2026-10-31T22:18:26Z">
        <w:r>
          <w:rPr>
            <w:color w:val="808080"/>
            <w:highlight w:val="yellow"/>
          </w:rPr>
          <w:t xml:space="preserve">Essa</w:t>
        </w:r>
      </w:ins>
      <w:r>
        <w:rPr>
          <w:highlight w:val="yellow"/>
        </w:rPr>
        <w:t xml:space="preserve"> </w:t>
      </w:r>
      <w:del w:id="1134" w:author="Assessor GDSXSR" w:date="2026-10-31T22:18:26Z">
        <w:r>
          <w:rPr>
            <w:highlight w:val="yellow"/>
          </w:rPr>
          <w:delText xml:space="preserve">não socorre o autor o </w:delText>
        </w:r>
        <w:r>
          <w:rPr>
            <w:highlight w:val="yellow"/>
          </w:rPr>
          <w:delText xml:space="preserve">Tema 1.040/STJ</w:delText>
        </w:r>
      </w:del>
      <w:ins w:id="1135" w:author="Assessor GDSXSR" w:date="2026-10-31T22:18:26Z">
        <w:r>
          <w:rPr>
            <w:color w:val="808080"/>
            <w:highlight w:val="yellow"/>
          </w:rPr>
          <w:t xml:space="preserve">tese</w:t>
        </w:r>
      </w:ins>
      <w:r>
        <w:t xml:space="preserve">, que trata do momento de apreciação da contestação</w:t>
      </w:r>
      <w:del w:id="1136" w:author="Assessor GDSXSR" w:date="2026-10-31T22:18:26Z">
        <w:r>
          <w:delText xml:space="preserve"> e</w:delText>
        </w:r>
      </w:del>
      <w:ins w:id="1137" w:author="Assessor GDSXSR" w:date="2026-10-31T22:18:26Z">
        <w:r>
          <w:rPr>
            <w:color w:val="808080"/>
          </w:rPr>
          <w:t xml:space="preserve">,</w:t>
        </w:r>
      </w:ins>
      <w:r>
        <w:t xml:space="preserve"> não</w:t>
      </w:r>
      <w:ins w:id="1138" w:author="Assessor GDSXSR" w:date="2026-10-31T22:18:26Z">
        <w:r>
          <w:rPr>
            <w:color w:val="808080"/>
          </w:rPr>
          <w:t xml:space="preserve"> socorre o autor nem</w:t>
        </w:r>
      </w:ins>
      <w:r>
        <w:t xml:space="preserve"> dispensa o credor de fornecer meios viáveis ao cumprimento da liminar, pois é por meio dela que a relação processual se completa na busca e apreensão.</w:t>
      </w:r>
      <w:commentRangeEnd w:id="43"/>
      <w:commentRangeEnd w:id="62"/>
      <w:r>
        <w:rPr>
          <w:rStyle w:val="Refdecomentrio"/>
          <w:sz w:val="28"/>
          <w:szCs w:val="22"/>
        </w:rPr>
        <w:commentReference w:id="43"/>
      </w:r>
      <w:r>
        <w:rPr>
          <w:rStyle w:val="CommentReference"/>
        </w:rPr>
        <w:commentReference w:id="62"/>
      </w:r>
    </w:p>
    <w:p w:rsidR="00CB2361" w:rsidP="00CB2361" w:rsidRDefault="00CB2361" w14:paraId="2E41A8A9" w14:textId="77777777"/>
    <w:p w:rsidR="00CB2361" w:rsidP="00CB2361" w:rsidRDefault="00CB2361" w14:paraId="27F01458" w14:textId="5C64A7A7">
      <w:pPr>
        <w:ind w:firstLine="2268"/>
        <w:rPr>
          <w:ins w:id="1177" w:author="Assessor GDSXSR" w:date="2026-10-31T22:18:26Z"/>
        </w:rPr>
      </w:pPr>
      <w:commentRangeStart w:id="63"/>
      <w:commentRangeStart w:id="44"/>
      <w:commentRangeStart w:id="45"/>
      <w:r>
        <w:rPr>
          <w:highlight w:val="yellow"/>
        </w:rPr>
        <w:t xml:space="preserve">Além disso, a conversão em execução é faculdade do credor</w:t>
      </w:r>
      <w:ins w:id="1139" w:author="Assessor GDSXSR" w:date="2026-10-31T22:18:26Z">
        <w:r>
          <w:rPr>
            <w:color w:val="808080"/>
            <w:highlight w:val="yellow"/>
          </w:rPr>
          <w:t xml:space="preserve">,</w:t>
        </w:r>
      </w:ins>
      <w:r>
        <w:rPr>
          <w:highlight w:val="yellow"/>
        </w:rPr>
        <w:t xml:space="preserve"> </w:t>
      </w:r>
      <w:del w:id="1140" w:author="Assessor GDSXSR" w:date="2026-10-31T22:18:26Z">
        <w:r>
          <w:rPr>
            <w:highlight w:val="yellow"/>
          </w:rPr>
          <w:delText xml:space="preserve">(</w:delText>
        </w:r>
      </w:del>
      <w:ins w:id="1141" w:author="Assessor GDSXSR" w:date="2026-10-31T22:18:26Z">
        <w:r>
          <w:rPr>
            <w:color w:val="808080"/>
            <w:highlight w:val="yellow"/>
          </w:rPr>
          <w:t xml:space="preserve">conforme dispõe o </w:t>
        </w:r>
      </w:ins>
      <w:r>
        <w:rPr>
          <w:highlight w:val="yellow"/>
        </w:rPr>
        <w:t xml:space="preserve">art. 4º do Decreto-Lei 911/1969</w:t>
      </w:r>
      <w:del w:id="1142" w:author="Assessor GDSXSR" w:date="2026-10-31T22:18:26Z">
        <w:r>
          <w:rPr>
            <w:highlight w:val="yellow"/>
          </w:rPr>
          <w:delText xml:space="preserve">), mas</w:delText>
        </w:r>
        <w:r>
          <w:delText xml:space="preserve">, frustradas as sucessivas diligências e sem indicação idônea do paradeiro do bem, a insistência do Banco autor/apelante na busca e apreensão retira da via eleita a utilidade prática, como reconheceu a r. sentença ao aplicar também o art. 485, VI, do CPC.</w:delText>
        </w:r>
      </w:del>
      <w:ins w:id="1143" w:author="Assessor GDSXSR" w:date="2026-10-31T22:18:26Z">
        <w:r>
          <w:rPr>
            <w:color w:val="808080"/>
            <w:highlight w:val="yellow"/>
          </w:rPr>
          <w:t xml:space="preserve">:</w:t>
        </w:r>
      </w:ins>
      <w:commentRangeEnd w:id="44"/>
      <w:commentRangeEnd w:id="45"/>
      <w:commentRangeEnd w:id="63"/>
      <w:r w:rsidRPr="007706C6">
        <w:rPr>
          <w:rStyle w:val="Refdecomentrio"/>
          <w:sz w:val="28"/>
          <w:szCs w:val="22"/>
          <w:highlight w:val="yellow"/>
        </w:rPr>
        <w:commentReference w:id="44"/>
      </w:r>
      <w:r>
        <w:rPr>
          <w:rStyle w:val="Refdecomentrio"/>
          <w:sz w:val="28"/>
          <w:szCs w:val="22"/>
        </w:rPr>
        <w:commentReference w:id="45"/>
      </w:r>
      <w:r>
        <w:rPr>
          <w:rStyle w:val="CommentReference"/>
        </w:rPr>
        <w:commentReference w:id="63"/>
      </w:r>
    </w:p>
    <w:p>
      <w:pPr>
        <w:ind w:firstLine="2268"/>
        <w:rPr>
          <w:ins w:id="1178" w:author="Assessor GDSXSR" w:date="2026-10-31T22:18:26Z"/>
        </w:rPr>
      </w:pPr>
    </w:p>
    <w:p>
      <w:pPr>
        <w:ind w:left="2268" w:firstLine="0"/>
        <w:rPr>
          <w:ins w:id="1180" w:author="Assessor GDSXSR" w:date="2026-10-31T22:18:26Z"/>
        </w:rPr>
      </w:pPr>
      <w:ins w:id="1179" w:author="Assessor GDSXSR" w:date="2026-10-31T22:18:26Z">
        <w:r>
          <w:rPr>
            <w:i/>
            <w:color w:val="808080"/>
            <w:sz w:val="26"/>
          </w:rPr>
          <w:t xml:space="preserve">“Art. 4º Se o bem alienado fiduciariamente não for encontrado ou não se achar na posse do devedor, </w:t>
        </w:r>
        <w:r>
          <w:rPr>
            <w:i/>
            <w:color w:val="808080"/>
            <w:sz w:val="26"/>
            <w:u w:val="single"/>
          </w:rPr>
          <w:t xml:space="preserve">fica facultado ao credor requerer</w:t>
        </w:r>
        <w:r>
          <w:rPr>
            <w:i/>
            <w:color w:val="808080"/>
            <w:sz w:val="26"/>
          </w:rPr>
          <w:t xml:space="preserve">, nos mesmos autos, a conversão do pedido de busca e apreensão em ação executiva, na forma prevista no Capítulo II do Livro II da Lei nº 5.869, de 11 de janeiro de 1973 - Código de Processo Civil.” </w:t>
        </w:r>
        <w:r>
          <w:rPr>
            <w:i w:val="0"/>
            <w:color w:val="808080"/>
            <w:sz w:val="26"/>
          </w:rPr>
          <w:t xml:space="preserve">– Grifei</w:t>
        </w:r>
      </w:ins>
    </w:p>
    <w:p>
      <w:pPr>
        <w:ind w:left="2268" w:firstLine="0"/>
        <w:rPr>
          <w:ins w:id="1181" w:author="Assessor GDSXSR" w:date="2026-10-31T22:18:26Z"/>
        </w:rPr>
      </w:pPr>
    </w:p>
    <w:p>
      <w:pPr>
        <w:ind w:left="0" w:firstLine="2268"/>
        <w:rPr/>
      </w:pPr>
      <w:ins w:id="1182" w:author="Assessor GDSXSR" w:date="2026-10-31T22:18:26Z">
        <w:r>
          <w:rPr>
            <w:i w:val="0"/>
            <w:color w:val="808080"/>
            <w:sz w:val="28"/>
          </w:rPr>
          <w:t xml:space="preserve">Contudo, frustradas as diligências e sem indicação idônea do paradeiro do bem, a insistência do autor/apelante na busca e apreensão retira da via eleita a utilidade prática, como reconheceu a r. sentença (CPC 485 VI).</w:t>
        </w:r>
      </w:ins>
    </w:p>
    <w:p w:rsidR="00CB2361" w:rsidP="00CB2361" w:rsidRDefault="00CB2361" w14:paraId="404934BF" w14:textId="77777777"/>
    <w:p w:rsidR="00CB2361" w:rsidP="00CB2361" w:rsidRDefault="00CB2361" w14:paraId="53794B21" w14:textId="17EFD801">
      <w:pPr>
        <w:ind w:firstLine="2268"/>
      </w:pPr>
      <w:commentRangeStart w:id="64"/>
      <w:commentRangeStart w:id="46"/>
      <w:r>
        <w:rPr>
          <w:highlight w:val="yellow"/>
        </w:rPr>
        <w:t xml:space="preserve">Do mesmo modo, a hipótese não é de abandono da causa</w:t>
      </w:r>
      <w:r>
        <w:t xml:space="preserve">, e sim de ausência de pressuposto processual, razão pela qual </w:t>
      </w:r>
      <w:del w:id="1144" w:author="Assessor GDSXSR" w:date="2026-10-31T22:18:26Z">
        <w:r>
          <w:rPr>
            <w:highlight w:val="yellow"/>
          </w:rPr>
          <w:delText xml:space="preserve">não</w:delText>
        </w:r>
      </w:del>
      <w:ins w:id="1145" w:author="Assessor GDSXSR" w:date="2026-10-31T22:18:26Z">
        <w:r>
          <w:rPr>
            <w:color w:val="808080"/>
          </w:rPr>
          <w:t xml:space="preserve">basta</w:t>
        </w:r>
      </w:ins>
      <w:r>
        <w:rPr>
          <w:highlight w:val="yellow"/>
        </w:rPr>
        <w:t xml:space="preserve"> </w:t>
      </w:r>
      <w:del w:id="1146" w:author="Assessor GDSXSR" w:date="2026-10-31T22:18:26Z">
        <w:r>
          <w:rPr>
            <w:highlight w:val="yellow"/>
          </w:rPr>
          <w:delText xml:space="preserve">se</w:delText>
        </w:r>
      </w:del>
      <w:ins w:id="1147" w:author="Assessor GDSXSR" w:date="2026-10-31T22:18:26Z">
        <w:r>
          <w:rPr>
            <w:color w:val="808080"/>
            <w:highlight w:val="yellow"/>
          </w:rPr>
          <w:t xml:space="preserve">a</w:t>
        </w:r>
      </w:ins>
      <w:r>
        <w:rPr>
          <w:highlight w:val="yellow"/>
        </w:rPr>
        <w:t xml:space="preserve"> </w:t>
      </w:r>
      <w:del w:id="1148" w:author="Assessor GDSXSR" w:date="2026-10-31T22:18:26Z">
        <w:r>
          <w:rPr>
            <w:highlight w:val="yellow"/>
          </w:rPr>
          <w:delText xml:space="preserve">exige</w:delText>
        </w:r>
      </w:del>
      <w:ins w:id="1149" w:author="Assessor GDSXSR" w:date="2026-10-31T22:18:26Z">
        <w:r>
          <w:rPr>
            <w:color w:val="808080"/>
            <w:highlight w:val="yellow"/>
          </w:rPr>
          <w:t xml:space="preserve">intimação do autor na pessoa de seu advogado, pois</w:t>
        </w:r>
      </w:ins>
      <w:r>
        <w:rPr>
          <w:highlight w:val="yellow"/>
        </w:rPr>
        <w:t xml:space="preserve"> a intimação pessoal</w:t>
      </w:r>
      <w:del w:id="1150" w:author="Assessor GDSXSR" w:date="2026-10-31T22:18:26Z">
        <w:r>
          <w:rPr>
            <w:highlight w:val="yellow"/>
          </w:rPr>
          <w:delText xml:space="preserve">, na forma do </w:delText>
        </w:r>
        <w:r>
          <w:delText xml:space="preserve">§ 1º do art. 485 do CPC, que</w:delText>
        </w:r>
      </w:del>
      <w:r>
        <w:t xml:space="preserve"> se restringe às hipóteses dos incisos II e III</w:t>
      </w:r>
      <w:del w:id="1151" w:author="Assessor GDSXSR" w:date="2026-10-31T22:18:26Z">
        <w:r>
          <w:delText xml:space="preserve">,</w:delText>
        </w:r>
      </w:del>
      <w:r>
        <w:t xml:space="preserve"> </w:t>
      </w:r>
      <w:del w:id="1152" w:author="Assessor GDSXSR" w:date="2026-10-31T22:18:26Z">
        <w:r>
          <w:delText xml:space="preserve">bastando</w:delText>
        </w:r>
      </w:del>
      <w:ins w:id="1153" w:author="Assessor GDSXSR" w:date="2026-10-31T22:18:26Z">
        <w:r>
          <w:rPr>
            <w:color w:val="808080"/>
          </w:rPr>
          <w:t xml:space="preserve">(CPC</w:t>
        </w:r>
      </w:ins>
      <w:r>
        <w:t xml:space="preserve"> </w:t>
      </w:r>
      <w:del w:id="1154" w:author="Assessor GDSXSR" w:date="2026-10-31T22:18:26Z">
        <w:r>
          <w:delText xml:space="preserve">a</w:delText>
        </w:r>
      </w:del>
      <w:ins w:id="1155" w:author="Assessor GDSXSR" w:date="2026-10-31T22:18:26Z">
        <w:r>
          <w:rPr>
            <w:color w:val="808080"/>
          </w:rPr>
          <w:t xml:space="preserve">485</w:t>
        </w:r>
      </w:ins>
      <w:r>
        <w:t xml:space="preserve"> </w:t>
      </w:r>
      <w:del w:id="1156" w:author="Assessor GDSXSR" w:date="2026-10-31T22:18:26Z">
        <w:r>
          <w:delText xml:space="preserve">intimação</w:delText>
        </w:r>
      </w:del>
      <w:ins w:id="1157" w:author="Assessor GDSXSR" w:date="2026-10-31T22:18:26Z">
        <w:r>
          <w:rPr>
            <w:color w:val="808080"/>
          </w:rPr>
          <w:t xml:space="preserve">§</w:t>
        </w:r>
      </w:ins>
      <w:r>
        <w:t xml:space="preserve"> </w:t>
      </w:r>
      <w:del w:id="1158" w:author="Assessor GDSXSR" w:date="2026-10-31T22:18:26Z">
        <w:r>
          <w:delText xml:space="preserve">do autor na pessoa de seu advogado</w:delText>
        </w:r>
      </w:del>
      <w:ins w:id="1159" w:author="Assessor GDSXSR" w:date="2026-10-31T22:18:26Z">
        <w:r>
          <w:rPr>
            <w:color w:val="808080"/>
          </w:rPr>
          <w:t xml:space="preserve">1º)</w:t>
        </w:r>
      </w:ins>
      <w:r>
        <w:t xml:space="preserve">.</w:t>
      </w:r>
      <w:commentRangeEnd w:id="46"/>
      <w:commentRangeEnd w:id="64"/>
      <w:r>
        <w:rPr>
          <w:rStyle w:val="Refdecomentrio"/>
          <w:sz w:val="28"/>
          <w:szCs w:val="22"/>
        </w:rPr>
        <w:commentReference w:id="46"/>
      </w:r>
      <w:r>
        <w:rPr>
          <w:rStyle w:val="CommentReference"/>
        </w:rPr>
        <w:commentReference w:id="64"/>
      </w:r>
    </w:p>
    <w:p w:rsidR="00CB2361" w:rsidP="00CB2361" w:rsidRDefault="00CB2361" w14:paraId="6F441AEF" w14:textId="77777777"/>
    <w:p w:rsidR="00CB2361" w:rsidP="00CB2361" w:rsidRDefault="00CB2361" w14:paraId="22CA3CE2" w14:textId="77777777">
      <w:pPr>
        <w:ind w:firstLine="2268"/>
      </w:pPr>
      <w:commentRangeStart w:id="47"/>
      <w:r>
        <w:rPr>
          <w:highlight w:val="yellow"/>
        </w:rPr>
        <w:t xml:space="preserve">Por fim,</w:t>
      </w:r>
      <w:r>
        <w:t xml:space="preserve"> a primazia do julgamento de mérito</w:t>
      </w:r>
      <w:del w:id="1162" w:author="Assessor GDSXSR" w:date="2026-10-31T22:18:26Z">
        <w:r>
          <w:delText xml:space="preserve"> (CPC, arts. 4º e 488)</w:delText>
        </w:r>
      </w:del>
      <w:r>
        <w:t xml:space="preserve"> não autoriza manter indefinidamente um processo que o próprio autor, apesar das oportunidades, deixou de viabilizar</w:t>
      </w:r>
      <w:ins w:id="1163" w:author="Assessor GDSXSR" w:date="2026-10-31T22:18:26Z">
        <w:r>
          <w:rPr>
            <w:color w:val="808080"/>
          </w:rPr>
          <w:t xml:space="preserve"> (CPC 4º e 488)</w:t>
        </w:r>
      </w:ins>
      <w:r>
        <w:t xml:space="preserve">.</w:t>
      </w:r>
      <w:commentRangeEnd w:id="47"/>
      <w:r>
        <w:rPr>
          <w:rStyle w:val="Refdecomentrio"/>
          <w:sz w:val="28"/>
          <w:szCs w:val="22"/>
        </w:rPr>
        <w:commentReference w:id="47"/>
      </w:r>
    </w:p>
    <w:p w:rsidR="00CB2361" w:rsidP="00CB2361" w:rsidRDefault="00CB2361" w14:paraId="438E7FE5" w14:textId="77777777"/>
    <w:p w:rsidR="00CB2361" w:rsidP="00CB2361" w:rsidRDefault="00CB2361" w14:paraId="4CCD4D35" w14:textId="298F2DBF">
      <w:pPr>
        <w:ind w:firstLine="2268"/>
      </w:pPr>
      <w:commentRangeStart w:id="48"/>
      <w:commentRangeStart w:id="65"/>
      <w:r>
        <w:t xml:space="preserve">Nesse sentido</w:t>
      </w:r>
      <w:del w:id="1164" w:author="Assessor GDSXSR" w:date="2026-10-31T22:18:26Z">
        <w:r>
          <w:delText xml:space="preserve">, a jurisprudência deste e. Tribunal</w:delText>
        </w:r>
      </w:del>
      <w:r>
        <w:t xml:space="preserve">:</w:t>
      </w:r>
      <w:commentRangeEnd w:id="48"/>
      <w:commentRangeEnd w:id="65"/>
      <w:r>
        <w:rPr>
          <w:rStyle w:val="Refdecomentrio"/>
          <w:sz w:val="28"/>
          <w:szCs w:val="22"/>
        </w:rPr>
        <w:commentReference w:id="48"/>
      </w:r>
      <w:r>
        <w:rPr>
          <w:rStyle w:val="CommentReference"/>
        </w:rPr>
        <w:commentReference w:id="65"/>
      </w:r>
    </w:p>
    <w:p w:rsidR="00CB2361" w:rsidP="00CB2361" w:rsidRDefault="00CB2361" w14:paraId="7B17BBFF" w14:textId="77777777"/>
    <w:p w:rsidR="00E22AFB" w:rsidP="00CB2361" w:rsidRDefault="00CB2361" w14:paraId="7756FA5D" w14:textId="77777777">
      <w:pPr>
        <w:ind w:left="2268"/>
        <w:rPr>
          <w:i/>
          <w:sz w:val="26"/>
        </w:rPr>
      </w:pPr>
      <w:r>
        <w:rPr>
          <w:i/>
          <w:sz w:val="26"/>
          <w:highlight w:val="yellow"/>
        </w:rPr>
        <w:t xml:space="preserve">"(...) 4. </w:t>
      </w:r>
      <w:r w:rsidRPr="00E22AFB">
        <w:rPr>
          <w:i/>
          <w:sz w:val="26"/>
          <w:highlight w:val="yellow"/>
          <w:u w:val="single"/>
        </w:rPr>
        <w:t>A inércia do autor</w:t>
      </w:r>
      <w:r>
        <w:rPr>
          <w:i/>
          <w:sz w:val="26"/>
          <w:highlight w:val="yellow"/>
        </w:rPr>
        <w:t xml:space="preserve"> em indicar endereço válido ou requerer a conversão da ação em executiva </w:t>
      </w:r>
      <w:r w:rsidRPr="00E22AFB">
        <w:rPr>
          <w:i/>
          <w:sz w:val="26"/>
          <w:highlight w:val="yellow"/>
          <w:u w:val="single"/>
        </w:rPr>
        <w:t>impede o regular desenvolvimento do processo</w:t>
      </w:r>
      <w:r>
        <w:rPr>
          <w:i/>
          <w:sz w:val="26"/>
          <w:highlight w:val="yellow"/>
        </w:rPr>
        <w:t xml:space="preserve">, configurando a ausência de pressuposto de constituição e de desenvolvimento válido e regular, </w:t>
      </w:r>
      <w:r w:rsidRPr="00E22AFB">
        <w:rPr>
          <w:i/>
          <w:sz w:val="26"/>
          <w:highlight w:val="yellow"/>
          <w:u w:val="single"/>
        </w:rPr>
        <w:t>hipótese que autoriza a extinção prevista no art. 485, IV, do CPC</w:t>
      </w:r>
      <w:r>
        <w:rPr>
          <w:i/>
          <w:sz w:val="26"/>
          <w:highlight w:val="yellow"/>
        </w:rPr>
        <w:t>. (...)"</w:t>
      </w:r>
    </w:p>
    <w:p w:rsidR="00CB2361" w:rsidP="00CB2361" w:rsidRDefault="00CB2361" w14:paraId="2A72B9EA" w14:textId="45FC33AB">
      <w:pPr>
        <w:ind w:left="2268"/>
      </w:pPr>
      <w:r>
        <w:rPr>
          <w:i/>
          <w:sz w:val="26"/>
        </w:rPr>
        <w:lastRenderedPageBreak/>
        <w:t xml:space="preserve">(Acórdão 2074929, 0714039-94.2025.8.07.0007, Relator(a): JOSE FIRMO REIS SOUB, 8ª TURMA CÍVEL, data de julgamento: 02/12/2025, publicado no DJe: 17/12/2025.) – </w:t>
      </w:r>
      <w:r w:rsidRPr="00E22AFB">
        <w:rPr>
          <w:iCs/>
          <w:sz w:val="26"/>
        </w:rPr>
        <w:t>Grifei</w:t>
      </w:r>
    </w:p>
    <w:p w:rsidR="00CB2361" w:rsidP="00CB2361" w:rsidRDefault="00CB2361" w14:paraId="0E53063A" w14:textId="77777777"/>
    <w:p w:rsidR="00CB2361" w:rsidP="00CB2361" w:rsidRDefault="00CB2361" w14:paraId="222285BC" w14:textId="77777777">
      <w:pPr>
        <w:ind w:left="2268"/>
      </w:pPr>
      <w:r>
        <w:rPr>
          <w:i/>
          <w:sz w:val="26"/>
          <w:highlight w:val="yellow"/>
        </w:rPr>
        <w:t>"Apelação cível. Busca e apreensão – DL 911/69. Falta de citação. Carência de pressuposto de desenvolvimento válido e regular do processo. Extinção sem resolução do mérito. Desnecessidade de intimação pessoal do autor."</w:t>
      </w:r>
    </w:p>
    <w:p w:rsidR="00CB2361" w:rsidP="00CB2361" w:rsidRDefault="00CB2361" w14:paraId="21714CA6" w14:textId="77777777">
      <w:pPr>
        <w:ind w:left="2268"/>
      </w:pPr>
      <w:r>
        <w:rPr>
          <w:i/>
          <w:sz w:val="26"/>
        </w:rPr>
        <w:t xml:space="preserve">(Acórdão 2069924, 0733054-04.2024.8.07.0001, Relator(a): FERNANDO HABIBE, 4ª TURMA CÍVEL, data de julgamento: 19/11/2025, publicado no DJe: 11/12/2025.)</w:t>
      </w:r>
      <w:ins w:id="1175" w:author="Assessor GDSXSR" w:date="2026-10-31T22:18:26Z">
        <w:r>
          <w:rPr>
            <w:i/>
            <w:color w:val="808080"/>
            <w:sz w:val="26"/>
          </w:rPr>
          <w:t xml:space="preserve"> – Grifei</w:t>
        </w:r>
      </w:ins>
    </w:p>
    <w:p w:rsidR="00CB2361" w:rsidP="00CB2361" w:rsidRDefault="00CB2361" w14:paraId="12963D7F" w14:textId="77777777"/>
    <w:p w:rsidR="00CB2361" w:rsidP="00CB2361" w:rsidRDefault="00CB2361" w14:paraId="25D5BF9D" w14:textId="3A126228">
      <w:pPr>
        <w:ind w:left="2268"/>
      </w:pPr>
      <w:r w:rsidRPr="4C5A1333" w:rsidR="00CB2361">
        <w:rPr>
          <w:i w:val="1"/>
          <w:iCs w:val="1"/>
          <w:sz w:val="26"/>
          <w:szCs w:val="26"/>
          <w:highlight w:val="yellow"/>
        </w:rPr>
        <w:t>"(...) 1. Embora, de fato, inexista fundamento legal na imposição de que se demonstre a efetiva localização do veículo no endereço a ser diligenciado, observa-se, na espécie, que o magistrado a quo não exigiu a comprovação cabal de que o veículo estaria no endereço indicado. 1.1. Apenas solicitou-se que o banco autor apresentasse os devidos motivos para o desentranhamento do mandado de busca e apreensão para os endereços apontados, tendo em vista que todas as diligências anteriores restaram infrutíferas e nem sequer se cogitou do paradeiro do veículo ou do devedor.</w:t>
      </w:r>
      <w:r w:rsidRPr="4C5A1333" w:rsidR="687FED92">
        <w:rPr>
          <w:i w:val="1"/>
          <w:iCs w:val="1"/>
          <w:sz w:val="26"/>
          <w:szCs w:val="26"/>
          <w:highlight w:val="yellow"/>
        </w:rPr>
        <w:t xml:space="preserve"> </w:t>
      </w:r>
      <w:r w:rsidRPr="4C5A1333" w:rsidR="00CB2361">
        <w:rPr>
          <w:i w:val="1"/>
          <w:iCs w:val="1"/>
          <w:sz w:val="26"/>
          <w:szCs w:val="26"/>
          <w:highlight w:val="yellow"/>
          <w:u w:val="single"/>
        </w:rPr>
        <w:t>2. Por certo, o princípio da cooperação não pode ser invocado despropositadamente apenas para compelir o Poder Judiciário à realização incessante de diligências para a localização de endereços, propriedades e valores em nome do devedor sem a menor justificação</w:t>
      </w:r>
      <w:r w:rsidRPr="4C5A1333" w:rsidR="00CB2361">
        <w:rPr>
          <w:i w:val="1"/>
          <w:iCs w:val="1"/>
          <w:sz w:val="26"/>
          <w:szCs w:val="26"/>
          <w:highlight w:val="yellow"/>
        </w:rPr>
        <w:t>. (...)</w:t>
      </w:r>
      <w:r w:rsidRPr="4C5A1333" w:rsidR="6E68A2D2">
        <w:rPr>
          <w:i w:val="1"/>
          <w:iCs w:val="1"/>
          <w:sz w:val="26"/>
          <w:szCs w:val="26"/>
          <w:highlight w:val="yellow"/>
        </w:rPr>
        <w:t xml:space="preserve"> </w:t>
      </w:r>
      <w:r w:rsidRPr="4C5A1333" w:rsidR="00CB2361">
        <w:rPr>
          <w:i w:val="1"/>
          <w:iCs w:val="1"/>
          <w:sz w:val="26"/>
          <w:szCs w:val="26"/>
          <w:highlight w:val="yellow"/>
        </w:rPr>
        <w:t xml:space="preserve">4. A extinção do feito por ausência de pressuposto válido para </w:t>
      </w:r>
      <w:r w:rsidRPr="4C5A1333" w:rsidR="00CB2361">
        <w:rPr>
          <w:i w:val="1"/>
          <w:iCs w:val="1"/>
          <w:sz w:val="26"/>
          <w:szCs w:val="26"/>
          <w:highlight w:val="yellow"/>
        </w:rPr>
        <w:t>o desenvolvimento do processo não exige a prévia intimação pessoal do autor, como previsto no § 1º do art. 485 do Código de Processo Civil. (...)"</w:t>
      </w:r>
    </w:p>
    <w:p w:rsidR="00CB2361" w:rsidP="00CB2361" w:rsidRDefault="00CB2361" w14:paraId="1424BD82" w14:textId="77777777">
      <w:pPr>
        <w:ind w:left="2268"/>
      </w:pPr>
      <w:r>
        <w:rPr>
          <w:i/>
          <w:sz w:val="26"/>
        </w:rPr>
        <w:t xml:space="preserve">(Acórdão 1846217, 0708608-69.2022.8.07.0012, Relator(a): CARLOS PIRES SOARES NETO, 1ª TURMA CÍVEL, data de julgamento: 10/04/2024, publicado no DJe: 26/04/2024.)</w:t>
      </w:r>
      <w:ins w:id="1176" w:author="Assessor GDSXSR" w:date="2026-10-31T22:18:26Z">
        <w:r>
          <w:rPr>
            <w:i/>
            <w:color w:val="808080"/>
            <w:sz w:val="26"/>
          </w:rPr>
          <w:t xml:space="preserve"> – Grifei</w:t>
        </w:r>
      </w:ins>
    </w:p>
    <w:p w:rsidR="00CB2361" w:rsidP="00CB2361" w:rsidRDefault="00CB2361" w14:paraId="6086E50A" w14:textId="77777777"/>
    <w:p w:rsidR="00CB2361" w:rsidP="00CB2361" w:rsidRDefault="00CB2361" w14:paraId="320D8F0B" w14:textId="77777777">
      <w:pPr>
        <w:ind w:firstLine="2268"/>
      </w:pPr>
      <w:r w:rsidRPr="00FE5D82">
        <w:rPr>
          <w:highlight w:val="yellow"/>
        </w:rPr>
        <w:t>O pedido de efeito suspensivo fica prejudicado</w:t>
      </w:r>
      <w:r>
        <w:t xml:space="preserve"> com o julgamento do próprio apelo.</w:t>
      </w:r>
    </w:p>
    <w:p w:rsidR="00CB2361" w:rsidP="00CB2361" w:rsidRDefault="00CB2361" w14:paraId="4D356DBD" w14:textId="77777777"/>
    <w:p w:rsidR="00CB2361" w:rsidP="00CB2361" w:rsidRDefault="00CB2361" w14:paraId="15BFD636" w14:textId="77777777">
      <w:pPr>
        <w:ind w:firstLine="2268"/>
      </w:pPr>
      <w:r w:rsidRPr="00FE5D82">
        <w:rPr>
          <w:highlight w:val="yellow"/>
        </w:rPr>
        <w:t>Nesse contexto, a r. sentença não merece reparo.</w:t>
      </w:r>
    </w:p>
    <w:p w:rsidR="00CB2361" w:rsidP="00CB2361" w:rsidRDefault="00CB2361" w14:paraId="7B899454" w14:textId="77777777"/>
    <w:p w:rsidR="00CB2361" w:rsidP="00CB2361" w:rsidRDefault="00CB2361" w14:paraId="680C5BFD" w14:textId="77777777">
      <w:pPr>
        <w:keepNext/>
        <w:jc w:val="center"/>
      </w:pPr>
      <w:r>
        <w:rPr>
          <w:b/>
        </w:rPr>
        <w:t>DISPOSITIVO</w:t>
      </w:r>
    </w:p>
    <w:p w:rsidR="00CB2361" w:rsidP="00CB2361" w:rsidRDefault="00CB2361" w14:paraId="3D31F451" w14:textId="77777777">
      <w:pPr>
        <w:keepNext/>
      </w:pPr>
    </w:p>
    <w:p w:rsidR="00CB2361" w:rsidP="00CB2361" w:rsidRDefault="00CB2361" w14:paraId="4076A77C" w14:textId="52967CD4">
      <w:pPr>
        <w:ind w:firstLine="2268"/>
      </w:pPr>
      <w:r>
        <w:rPr/>
        <w:t xml:space="preserve">Ante o exposto, </w:t>
      </w:r>
      <w:r>
        <w:rPr>
          <w:b w:val="1"/>
          <w:bCs w:val="1"/>
        </w:rPr>
        <w:t xml:space="preserve">nego provimento</w:t>
      </w:r>
      <w:r>
        <w:rPr/>
        <w:t xml:space="preserve"> ao apelo do autor, S. C. F. I. </w:t>
      </w:r>
      <w:r>
        <w:rPr/>
        <w:t xml:space="preserve">S.</w:t>
      </w:r>
      <w:del w:id="1165" w:author="Assessor GDSXSR" w:date="2026-10-31T22:18:26Z">
        <w:r>
          <w:rPr/>
          <w:delText xml:space="preserve"> </w:delText>
        </w:r>
      </w:del>
      <w:r>
        <w:rPr/>
        <w:t xml:space="preserve">A.</w:t>
      </w:r>
      <w:del w:id="1166" w:author="Assessor GDSXSR" w:date="2026-10-31T22:18:26Z">
        <w:r>
          <w:rPr/>
          <w:delText xml:space="preserve">.</w:delText>
        </w:r>
      </w:del>
    </w:p>
    <w:p w:rsidR="00CB2361" w:rsidP="00CB2361" w:rsidRDefault="00CB2361" w14:paraId="230414A5" w14:textId="77777777"/>
    <w:p w:rsidR="00CB2361" w:rsidP="00CB2361" w:rsidRDefault="00CB2361" w14:paraId="6E98B430" w14:textId="77777777">
      <w:pPr>
        <w:ind w:firstLine="2268"/>
      </w:pPr>
      <w:r>
        <w:t>Sem honorários recursais, pois o réu, E. R. S., não foi citado e não houve fixação de honorários na origem.</w:t>
      </w:r>
    </w:p>
    <w:p w:rsidR="00CB2361" w:rsidP="00CB2361" w:rsidRDefault="00CB2361" w14:paraId="734582C1" w14:textId="77777777"/>
    <w:p w:rsidR="00CB2361" w:rsidP="00CB2361" w:rsidRDefault="00CB2361" w14:paraId="4CB626EA" w14:textId="77777777">
      <w:pPr>
        <w:ind w:firstLine="2268"/>
      </w:pPr>
      <w:r>
        <w:t>É como voto.</w:t>
      </w:r>
    </w:p>
    <w:p w:rsidR="00CB2361" w:rsidP="00CB2361" w:rsidRDefault="00CB2361" w14:paraId="02FFC224" w14:textId="77777777">
      <w:r>
        <w:br w:type="page"/>
      </w:r>
    </w:p>
    <w:p w:rsidR="00CB2361" w:rsidP="00CB2361" w:rsidRDefault="00CB2361" w14:paraId="28C79E78" w14:textId="77777777">
      <w:pPr>
        <w:jc w:val="center"/>
      </w:pPr>
      <w:r>
        <w:rPr>
          <w:b/>
          <w:color w:val="00B050"/>
        </w:rPr>
        <w:lastRenderedPageBreak/>
        <w:t>SENTENÇA (ID 89748011)</w:t>
      </w:r>
    </w:p>
    <w:p w:rsidR="00CB2361" w:rsidP="00CB2361" w:rsidRDefault="00CB2361" w14:paraId="0D172EB3" w14:textId="77777777"/>
    <w:p w:rsidR="00CB2361" w:rsidP="00CB2361" w:rsidRDefault="00CB2361" w14:paraId="4D674FFC" w14:textId="77777777">
      <w:r>
        <w:rPr>
          <w:color w:val="00B050"/>
          <w:sz w:val="24"/>
        </w:rPr>
        <w:t>Poder Judiciário da União</w:t>
      </w:r>
    </w:p>
    <w:p w:rsidR="00CB2361" w:rsidP="00CB2361" w:rsidRDefault="00CB2361" w14:paraId="0F7450EA" w14:textId="77777777">
      <w:r>
        <w:rPr>
          <w:color w:val="00B050"/>
          <w:sz w:val="24"/>
        </w:rPr>
        <w:t>TRIBUNAL DE JUSTIÇA DO DISTRITO FEDERAL E DOS TERRITÓRIOS</w:t>
      </w:r>
    </w:p>
    <w:p w:rsidR="00CB2361" w:rsidP="00CB2361" w:rsidRDefault="00CB2361" w14:paraId="7C50D6BA" w14:textId="77777777">
      <w:r>
        <w:rPr>
          <w:color w:val="00B050"/>
          <w:sz w:val="24"/>
        </w:rPr>
        <w:t>Vara Cível do Guará</w:t>
      </w:r>
    </w:p>
    <w:p w:rsidR="00CB2361" w:rsidP="00CB2361" w:rsidRDefault="00CB2361" w14:paraId="444AA6D7" w14:textId="77777777">
      <w:r>
        <w:rPr>
          <w:color w:val="00B050"/>
          <w:sz w:val="24"/>
        </w:rPr>
        <w:t>Número do processo: 0701765-77.2025.8.07.0014</w:t>
      </w:r>
    </w:p>
    <w:p w:rsidR="00CB2361" w:rsidP="00CB2361" w:rsidRDefault="00CB2361" w14:paraId="7EEF56F3" w14:textId="77777777">
      <w:r>
        <w:rPr>
          <w:color w:val="00B050"/>
          <w:sz w:val="24"/>
        </w:rPr>
        <w:t>Classe judicial: BUSCA E APREENSÃO EM ALIENAÇÃO FIDUCIÁRIA (81)</w:t>
      </w:r>
    </w:p>
    <w:p w:rsidR="00CB2361" w:rsidP="00CB2361" w:rsidRDefault="00CB2361" w14:paraId="3EE7A81B" w14:textId="77777777">
      <w:r>
        <w:rPr>
          <w:color w:val="00B050"/>
          <w:sz w:val="24"/>
        </w:rPr>
        <w:t>AUTOR: S. C. F. I. S.A.</w:t>
      </w:r>
    </w:p>
    <w:p w:rsidR="00CB2361" w:rsidP="00CB2361" w:rsidRDefault="00CB2361" w14:paraId="5828E927" w14:textId="77777777">
      <w:r>
        <w:rPr>
          <w:color w:val="00B050"/>
          <w:sz w:val="24"/>
        </w:rPr>
        <w:t>REU: E. R. S.</w:t>
      </w:r>
    </w:p>
    <w:p w:rsidR="00CB2361" w:rsidP="00CB2361" w:rsidRDefault="00CB2361" w14:paraId="348552BD" w14:textId="77777777"/>
    <w:p w:rsidR="00CB2361" w:rsidP="00CB2361" w:rsidRDefault="00CB2361" w14:paraId="79C3E0C4" w14:textId="77777777">
      <w:pPr>
        <w:jc w:val="center"/>
      </w:pPr>
      <w:r>
        <w:rPr>
          <w:b/>
          <w:color w:val="00B050"/>
        </w:rPr>
        <w:t>SENTENÇA</w:t>
      </w:r>
    </w:p>
    <w:p w:rsidR="00CB2361" w:rsidP="00CB2361" w:rsidRDefault="00CB2361" w14:paraId="6A92C3AD" w14:textId="77777777"/>
    <w:p w:rsidR="00CB2361" w:rsidP="00CB2361" w:rsidRDefault="00CB2361" w14:paraId="1B69A316" w14:textId="77777777">
      <w:r>
        <w:rPr>
          <w:b/>
          <w:color w:val="00B050"/>
        </w:rPr>
        <w:t>1 – RELATÓRIO</w:t>
      </w:r>
    </w:p>
    <w:p w:rsidR="00CB2361" w:rsidP="00CB2361" w:rsidRDefault="00CB2361" w14:paraId="3EA2314C" w14:textId="77777777">
      <w:pPr>
        <w:ind w:firstLine="2268"/>
      </w:pPr>
      <w:r>
        <w:rPr>
          <w:color w:val="00B050"/>
        </w:rPr>
        <w:t xml:space="preserve">Trata-se de ação de busca e apreensão submetida ao rito do Decreto-Lei nº 911/1969, ajuizada por S. C. F. I. S.A. em face de E. R. S., em decorrência do inadimplemento de obrigações garantidas por alienação fiduciária. Na petição inicial registrada sob o ID 227267091, a instituição financeira autora alegou que celebrou com o réu contrato de financiamento para a aquisição do veículo [veículo descrito na inicial], conforme Cédula de Crédito Bancário encartada no ID 227269352. Sustentou que o devedor fiduciante deixou de honrar o pagamento das prestações a partir de 17 de novembro de 2024, o que ensejou a sua constituição em mora por meio de notificação extrajudicial, conforme documento de ID 227269347. Diante do inadimplemento, requereu a concessão de medida liminar para a busca e apreensão do bem e, ao final, a consolidação da posse e propriedade plena em seu favor. O feito foi inicialmente despachado para emenda, visando à regularização das custas e informações sobre depositários, o que foi atendido pela parte autora no ID 228185631. Em sede de cognição sumária, este Juízo proferiu decisão no ID 233277226, </w:t>
      </w:r>
      <w:r>
        <w:rPr>
          <w:color w:val="00B050"/>
        </w:rPr>
        <w:lastRenderedPageBreak/>
        <w:t>deferindo a medida liminar e determinando a restrição de circulação do veículo via sistema RENAJUD.</w:t>
      </w:r>
    </w:p>
    <w:p w:rsidR="00CB2361" w:rsidP="00CB2361" w:rsidRDefault="00CB2361" w14:paraId="6F4A1430" w14:textId="77777777">
      <w:pPr>
        <w:ind w:firstLine="2268"/>
      </w:pPr>
      <w:r>
        <w:rPr>
          <w:color w:val="00B050"/>
        </w:rPr>
        <w:t>Ocorre que, a partir do deferimento da liminar, o processo ingressou em uma sucessão de diligências infrutíferas que perduram por mais de um ano. A primeira tentativa de apreensão, realizada no endereço constante do contrato, resultou negativa conforme certidão do Oficial de Justiça no ID 236341566, que informou a inexistência da numeração indicada na diligência. Ato contínuo, a parte autora forneceu novo endereço [endereço] (ID 238117579), o qual também restou infrutífero nos termos da certidão de ID 241834107, onde se constatou que o réu era desconhecido no local. Diante da dificuldade de localização, a instituição financeira requereu pesquisas de endereço via sistemas auxiliares, pedido este indeferido pela decisão de ID 247495712, que ressaltou o dever da parte de esgotar os meios próprios de localização antes de transferir o ônus ao aparato estatal. Subsequencialmente, a autora indicou novo endereço [endereço] (ID 250869092), que novamente resultou em diligência negativa por não localização do veículo (ID 253620839). Seguiu-se a indicação de endereço [endereço] (ID 255267349), o qual sequer permitiu a identificação do lote pelo Oficial de Justiça em razão de omissão de dados essenciais (ID 257051030).</w:t>
      </w:r>
    </w:p>
    <w:p w:rsidR="00CB2361" w:rsidP="00CB2361" w:rsidRDefault="00CB2361" w14:paraId="07F55EA4" w14:textId="77777777">
      <w:pPr>
        <w:ind w:firstLine="2268"/>
      </w:pPr>
      <w:r>
        <w:rPr>
          <w:color w:val="00B050"/>
        </w:rPr>
        <w:t xml:space="preserve">A insistência da parte autora prosseguiu com a indicação de endereço [endereço] (ID 259151630), local onde se certificou que o réu não trabalhava e era desconhecido (ID 261712237). Posteriormente, novo endereço [endereço] foi fornecido no ID 264351012, também com resultado negativo conforme certidão de ID 274406188. Diante da reiteração de pedidos baseados em endereços aleatórios e sem qualquer indício de paradeiro do bem ou do réu, este Juízo proferiu a decisão de ID 276786693, intimando a autora a </w:t>
      </w:r>
      <w:r>
        <w:rPr>
          <w:color w:val="00B050"/>
        </w:rPr>
        <w:lastRenderedPageBreak/>
        <w:t>comprovar a origem das informações do último endereço fornecido [endereço], sob pena de extinção por ausência de pressuposto processual, alertando sobre a vedação à protelação indevida do feito e citando precedentes desta Corte sobre a impossibilidade de manter o processo vivo indefinidamente por meio de indicações aleatórias. Em resposta, a parte autora protocolou a petição de ID 277369981, limitando-se a sustentar a inexistência de obrigação legal de comprovar a localização exata do bem, aduzindo tratar-se de faculdade do credor a continuidade da busca e apreensão e requerendo, novamente, a expedição de mandado para o endereço já questionado pelo Juízo, sem, contudo, apresentar qualquer prova da fonte da informação ou justificativa concreta para a diligência. Os autos vieram conclusos para sentença. Não houve réplica, uma vez que a relação processual não chegou a ser angularizada pela ausência de citação do réu.</w:t>
      </w:r>
    </w:p>
    <w:p w:rsidR="00CB2361" w:rsidP="00CB2361" w:rsidRDefault="00CB2361" w14:paraId="6B3C6DF3" w14:textId="77777777">
      <w:r>
        <w:rPr>
          <w:b/>
          <w:color w:val="00B050"/>
        </w:rPr>
        <w:t>2 – FUNDAMENTAÇÃO</w:t>
      </w:r>
    </w:p>
    <w:p w:rsidR="00CB2361" w:rsidP="00CB2361" w:rsidRDefault="00CB2361" w14:paraId="08530236" w14:textId="77777777">
      <w:pPr>
        <w:ind w:firstLine="2268"/>
      </w:pPr>
      <w:r>
        <w:rPr>
          <w:color w:val="00B050"/>
        </w:rPr>
        <w:t xml:space="preserve">O processo deve ser extinto sem resolução de mérito. A controvérsia cinge-se à verificação da existência de pressupostos de constituição e desenvolvimento válido e regular do processo, especificamente no que tange ao dever da parte autora de fornecer meios viáveis para a efetivação da tutela jurisdicional buscada. No sistema processual civil brasileiro, a petição inicial deve indicar o domicílio e a residência do réu, nos termos do artigo 319, inciso II, do Código de Processo Civil. Embora tal exigência possa ser mitigada quando a informação for desconhecida, o parágrafo 3º do referido dispositivo condiciona a admissão da inicial à viabilidade da citação. No caso das ações de busca e apreensão de bens alienados fiduciariamente, a localização do bem ou do devedor é elemento essencial não apenas para o cumprimento da liminar, mas para a própria perfectibilização da relação processual, visto que a citação </w:t>
      </w:r>
      <w:r>
        <w:rPr>
          <w:color w:val="00B050"/>
        </w:rPr>
        <w:lastRenderedPageBreak/>
        <w:t>somente ocorre após a execução da medida, salvo se o autor optar pela conversão em execução, conforme autoriza o artigo 4º do Decreto-Lei nº 911/1969.</w:t>
      </w:r>
    </w:p>
    <w:p w:rsidR="00CB2361" w:rsidP="00CB2361" w:rsidRDefault="00CB2361" w14:paraId="738879B3" w14:textId="77777777">
      <w:pPr>
        <w:ind w:firstLine="2268"/>
      </w:pPr>
      <w:r>
        <w:rPr>
          <w:color w:val="00B050"/>
        </w:rPr>
        <w:t>O Código de Processo Civil estabelece as hipóteses de extinção do feito sem julgamento de mérito em seu artigo 485, cujos incisos IV e VI transcrevo integralmente abaixo: "Art. 485. O juiz não resolverá o mérito quando: (…) IV - verificar a ausência de pressupostos de constituição e de desenvolvimento válido e regular do processo; (…) VI - verificar ausência de legitimidade ou de interesse processual;". A análise detida dos autos revela que a parte autora, S. C. F. I. S.A., vem utilizando a máquina judiciária de forma desproporcional e ineficiente. Ao longo de mais de um ano, foram indicados seis endereços distintos, situados em diversas regiões administrativas do Distrito Federal (Guará, Asa Sul, Santa Maria, SIA, Candangolândia e Asa Norte), todos resultando em diligências negativas. Tais indicações, desprovidas de qualquer suporte probatório mínimo ou indicação de fonte fidedigna, caracterizam o fornecimento de endereços aleatórios, o que onera indevidamente o erário com o deslocamento reiterado de Oficiais de Justiça e obstaculiza a celeridade dos demais processos que tramitam nesta Vara Cível.</w:t>
      </w:r>
    </w:p>
    <w:p w:rsidR="00CB2361" w:rsidP="00CB2361" w:rsidRDefault="00CB2361" w14:paraId="55B1CF0C" w14:textId="77777777">
      <w:pPr>
        <w:ind w:firstLine="2268"/>
      </w:pPr>
      <w:r>
        <w:rPr>
          <w:color w:val="00B050"/>
        </w:rPr>
        <w:t xml:space="preserve">A decisão de ID 276786693 foi explícita ao exigir que a autora comprovasse a procedência do endereço indicado no ID 276242185. Tal medida fundamenta-se no poder-dever do magistrado de velar pela celeridade processual e reprimir atos protelatórios, impedindo que o processo se transforme em uma busca eterna e sem rumo. No entanto, a manifestação da autora no ID 277369981 revelou-se nitidamente recalcitrante. Ao invés de cumprir a determinação judicial, a instituição financeira preferiu apresentar tese jurídica genérica, alegando que não possui o ônus de localizar o bem. Ora, embora o risco </w:t>
      </w:r>
      <w:r>
        <w:rPr>
          <w:color w:val="00B050"/>
        </w:rPr>
        <w:lastRenderedPageBreak/>
        <w:t>da atividade financeira seja do banco, o risco da gestão do tempo processual e dos recursos públicos é do Juízo. O princípio da cooperação, insculpido no artigo 6º do Código de Processo Civil, impõe a todos os sujeitos do processo o dever de colaborar para que se obtenha, em tempo razoável, decisão de mérito justa e efetiva. A conduta de fornecer endereços sem qualquer verificação prévia fere frontalmente este princípio, demonstrando uma postura de desídia com o resultado prático da demanda.</w:t>
      </w:r>
    </w:p>
    <w:p w:rsidR="00CB2361" w:rsidP="00CB2361" w:rsidRDefault="00CB2361" w14:paraId="2160E57D" w14:textId="77777777">
      <w:pPr>
        <w:ind w:firstLine="2268"/>
      </w:pPr>
      <w:r>
        <w:rPr>
          <w:color w:val="00B050"/>
        </w:rPr>
        <w:t>Ademais, a ausência de localização do réu e do veículo, após o exaurimento de múltiplas tentativas em endereços diversos, configura a falta de interesse processual na modalidade adequação-utilidade da via eleita. Se o bem não é localizado e o devedor encontra-se em lugar incerto, a ação de busca e apreensão perde sua finalidade imediata. O legislador, prevendo tal situação, facultou ao credor a conversão do feito em ação de execução, conforme o disposto no artigo 4º do Decreto-Lei nº 911/1969: "Art. 4º. Se o bem alienado fiduciariamente não for encontrado ou não se achar na posse do devedor, fica facultado ao credor requerer, nos mesmos autos, a conversão do pedido de busca e apreensão em ação de execução, na forma prevista no Capítulo II do Título II do Livro II da Lei nº 5.869, de 11 de janeiro de 1973 - Código de Processo Civil". A recusa da autora em converter o feito, aliada à incapacidade de fornecer um endereço válido após reiteradas oportunidades, demonstra que o processo não possui condições de prosseguimento regular.</w:t>
      </w:r>
    </w:p>
    <w:p w:rsidR="00CB2361" w:rsidP="00CB2361" w:rsidRDefault="00CB2361" w14:paraId="1D50B5FE" w14:textId="77777777">
      <w:pPr>
        <w:ind w:firstLine="2268"/>
      </w:pPr>
      <w:r>
        <w:rPr>
          <w:color w:val="00B050"/>
        </w:rPr>
        <w:t xml:space="preserve">O Poder Judiciário não pode servir como balcão de diligências infinitas para instituições financeiras que, detentoras de elevado poderio econômico e tecnológico, deixam de realizar a devida triagem cadastral de seus clientes ou o rastreamento extrajudicial de suas garantias. A manutenção do feito sob o pretexto de uma "faculdade </w:t>
      </w:r>
      <w:r>
        <w:rPr>
          <w:color w:val="00B050"/>
        </w:rPr>
        <w:lastRenderedPageBreak/>
        <w:t>do credor" afronta a dignidade da jurisdição e o princípio da razoável duração do processo. Portanto, diante do descumprimento da determinação de comprovação da fonte do endereço e da constatação de que as diligências anteriores foram todas infrutíferas devido à indicação de locais aleatórios, a extinção por falta de pressuposto de desenvolvimento regular é medida que se impõe, porquanto a relação processual jamais se completará e a tutela jurisdicional tornou-se inalcançável nestes autos por culpa exclusiva da parte autora.</w:t>
      </w:r>
    </w:p>
    <w:p w:rsidR="00CB2361" w:rsidP="00CB2361" w:rsidRDefault="00CB2361" w14:paraId="3C6292FC" w14:textId="77777777">
      <w:r>
        <w:rPr>
          <w:b/>
          <w:color w:val="00B050"/>
        </w:rPr>
        <w:t>3 – DISPOSITIVO</w:t>
      </w:r>
    </w:p>
    <w:p w:rsidR="00CB2361" w:rsidP="00CB2361" w:rsidRDefault="00CB2361" w14:paraId="2CADB2DA" w14:textId="77777777">
      <w:pPr>
        <w:ind w:firstLine="2268"/>
      </w:pPr>
      <w:r>
        <w:rPr>
          <w:color w:val="00B050"/>
        </w:rPr>
        <w:t>Ante o exposto, considerando a ausência de localização do réu e do bem após inúmeras diligências em endereços diversos, bem como o descumprimento da decisão de ID 276786693, JULGO EXTINTO O PROCESSO SEM RESOLUÇÃO DE MÉRITO, com fundamento no artigo 485, incisos IV e VI, do Código de Processo Civil.</w:t>
      </w:r>
    </w:p>
    <w:p w:rsidR="00CB2361" w:rsidP="00CB2361" w:rsidRDefault="00CB2361" w14:paraId="1EB31EDA" w14:textId="77777777">
      <w:pPr>
        <w:ind w:firstLine="2268"/>
      </w:pPr>
      <w:r>
        <w:rPr>
          <w:color w:val="00B050"/>
        </w:rPr>
        <w:t>Em consequência da extinção, REVOGO a liminar de busca e apreensão deferida no ID 233277226.</w:t>
      </w:r>
    </w:p>
    <w:p w:rsidR="00CB2361" w:rsidP="00CB2361" w:rsidRDefault="00CB2361" w14:paraId="58B359E0" w14:textId="77777777">
      <w:pPr>
        <w:ind w:firstLine="2268"/>
      </w:pPr>
      <w:r>
        <w:rPr>
          <w:color w:val="00B050"/>
        </w:rPr>
        <w:t>Após o trânsito em julgado apenas, proceda o Cartório à retirada do segredo dos autos e ao CANCELAMENTO da restrição judicial inserida via sistema RENAJUD sobre o veículo [veículo descrito na inicial], conforme determinado nesta sentença.</w:t>
      </w:r>
    </w:p>
    <w:p w:rsidR="00CB2361" w:rsidP="00CB2361" w:rsidRDefault="00CB2361" w14:paraId="738BC78E" w14:textId="77777777">
      <w:pPr>
        <w:ind w:firstLine="2268"/>
      </w:pPr>
      <w:r>
        <w:rPr>
          <w:color w:val="00B050"/>
        </w:rPr>
        <w:t>Custas finais pela parte autora, S. C. F. I. S.A.. Sem honorários advocatícios, ante a ausência de citação e de triangularização da relação processual.</w:t>
      </w:r>
    </w:p>
    <w:p w:rsidR="00CB2361" w:rsidP="00CB2361" w:rsidRDefault="00CB2361" w14:paraId="547382FA" w14:textId="77777777">
      <w:pPr>
        <w:ind w:firstLine="2268"/>
      </w:pPr>
      <w:r>
        <w:rPr>
          <w:color w:val="00B050"/>
        </w:rPr>
        <w:t>Sentença registrada eletronicamente. Publique-se. Intimem-se.</w:t>
      </w:r>
    </w:p>
    <w:p w:rsidR="00CB2361" w:rsidP="00CB2361" w:rsidRDefault="00CB2361" w14:paraId="6E749C57" w14:textId="77777777">
      <w:pPr>
        <w:ind w:firstLine="2268"/>
      </w:pPr>
      <w:r>
        <w:rPr>
          <w:color w:val="00B050"/>
        </w:rPr>
        <w:t>Com o trânsito em julgado e verificada a inexistência de pendências relativas a custas processuais, arquivem-se os autos com as cautelas de estilo.</w:t>
      </w:r>
    </w:p>
    <w:p w:rsidR="00CB2361" w:rsidP="00CB2361" w:rsidRDefault="00CB2361" w14:paraId="0A9EA88D" w14:textId="77777777">
      <w:pPr>
        <w:ind w:firstLine="2268"/>
      </w:pPr>
      <w:r>
        <w:rPr>
          <w:color w:val="00B050"/>
        </w:rPr>
        <w:lastRenderedPageBreak/>
        <w:t>Documento datado e assinado pelo(a) magistrado(a) conforme certificação digital.</w:t>
      </w:r>
    </w:p>
    <w:p w:rsidR="00CB2361" w:rsidP="00CB2361" w:rsidRDefault="00CB2361" w14:paraId="03B4CEEA" w14:textId="77777777">
      <w:r>
        <w:br w:type="page"/>
      </w:r>
    </w:p>
    <w:p w:rsidR="00CB2361" w:rsidP="00CB2361" w:rsidRDefault="00CB2361" w14:paraId="4A72A87F" w14:textId="77777777">
      <w:pPr>
        <w:jc w:val="center"/>
      </w:pPr>
      <w:commentRangeStart w:id="66"/>
      <w:del w:id="1167" w:author="Assessor GDSXSR" w:date="2026-10-31T22:18:26Z">
        <w:r>
          <w:rPr>
            <w:b/>
            <w:color w:val="7030A0"/>
          </w:rPr>
          <w:delText xml:space="preserve">JURISPRUDÊNCIA</w:delText>
        </w:r>
      </w:del>
      <w:ins w:id="1168" w:author="Assessor GDSXSR" w:date="2026-10-31T22:18:26Z">
        <w:r>
          <w:rPr>
            <w:b/>
            <w:color w:val="808080"/>
          </w:rPr>
          <w:t xml:space="preserve">PRECEDENTES</w:t>
        </w:r>
      </w:ins>
      <w:r>
        <w:rPr>
          <w:b/>
          <w:color w:val="7030A0"/>
        </w:rPr>
        <w:t xml:space="preserve"> </w:t>
      </w:r>
      <w:del w:id="1169" w:author="Assessor GDSXSR" w:date="2026-10-31T22:18:26Z">
        <w:r>
          <w:rPr>
            <w:b/>
            <w:color w:val="7030A0"/>
          </w:rPr>
          <w:delText xml:space="preserve">EM</w:delText>
        </w:r>
      </w:del>
      <w:ins w:id="1170" w:author="Assessor GDSXSR" w:date="2026-10-31T22:18:26Z">
        <w:r>
          <w:rPr>
            <w:b/>
            <w:color w:val="808080"/>
          </w:rPr>
          <w:t xml:space="preserve">CONTRÁRIOS</w:t>
        </w:r>
      </w:ins>
      <w:r>
        <w:rPr>
          <w:b/>
          <w:color w:val="7030A0"/>
        </w:rPr>
        <w:t xml:space="preserve"> </w:t>
      </w:r>
      <w:del w:id="1171" w:author="Assessor GDSXSR" w:date="2026-10-31T22:18:26Z">
        <w:r>
          <w:rPr>
            <w:b/>
            <w:color w:val="7030A0"/>
          </w:rPr>
          <w:delText xml:space="preserve">SENTIDO</w:delText>
        </w:r>
      </w:del>
      <w:ins w:id="1172" w:author="Assessor GDSXSR" w:date="2026-10-31T22:18:26Z">
        <w:r>
          <w:rPr>
            <w:b/>
            <w:color w:val="808080"/>
          </w:rPr>
          <w:t xml:space="preserve">AO</w:t>
        </w:r>
      </w:ins>
      <w:r>
        <w:rPr>
          <w:b/>
          <w:color w:val="7030A0"/>
        </w:rPr>
        <w:t xml:space="preserve"> </w:t>
      </w:r>
      <w:del w:id="1173" w:author="Assessor GDSXSR" w:date="2026-10-31T22:18:26Z">
        <w:r>
          <w:rPr>
            <w:b/>
            <w:color w:val="7030A0"/>
          </w:rPr>
          <w:delText xml:space="preserve">CONTRÁRIO</w:delText>
        </w:r>
      </w:del>
      <w:ins w:id="1174" w:author="Assessor GDSXSR" w:date="2026-10-31T22:18:26Z">
        <w:r>
          <w:rPr>
            <w:b/>
            <w:color w:val="808080"/>
          </w:rPr>
          <w:t xml:space="preserve">VOTO</w:t>
        </w:r>
      </w:ins>
      <w:commentRangeEnd w:id="66"/>
      <w:r>
        <w:rPr>
          <w:rStyle w:val="CommentReference"/>
        </w:rPr>
        <w:commentReference w:id="66"/>
      </w:r>
    </w:p>
    <w:p w:rsidR="00CB2361" w:rsidP="00CB2361" w:rsidRDefault="00CB2361" w14:paraId="2BB6E089" w14:textId="77777777"/>
    <w:p w:rsidR="00CB2361" w:rsidP="00CB2361" w:rsidRDefault="00CB2361" w14:paraId="21D0BDCA" w14:textId="77777777">
      <w:pPr>
        <w:ind w:left="2268"/>
      </w:pPr>
      <w:r>
        <w:rPr>
          <w:i/>
          <w:color w:val="7030A0"/>
          <w:sz w:val="26"/>
        </w:rPr>
        <w:t>"PROCESSUAL CIVIL. BUSCA E APREENSÃO. DETERMINAÇÃO DE COMPROVAÇÃO DA LOCALIZAÇÃO DO VEÍCULO POR FOTOGRAFIA. PEDIDO DE REALIZAÇÃO DE NOVA DILIGÊNCIA. NÃO APRECIAÇÃO PELO JULGADOR. EXTINÇÃO DO FEITO SEM RESOLUÇÃO DO MÉRITO. SENTENÇA CASSADA. 1. Se a parte autora, ao ser intimada para dar andamento ao feito, pugnou pela expedição de novo mandado em endereço ainda não diligenciado, a fim de encontrar o veículo, a extinção do processo sem resolução de mérito, sem a apreciação do referido pedido, atenta contra os princípios da economia e do aproveitamento dos atos processuais. 2. Não há como condicionar a expedição do mandado de busca e apreensão à comprovação fotográfica de localização do bem, eis que não há previsão legal nesse sentido 3. Apelação provida. Sentença cassada."</w:t>
      </w:r>
    </w:p>
    <w:p w:rsidR="00CB2361" w:rsidP="00CB2361" w:rsidRDefault="00CB2361" w14:paraId="600DB5F0" w14:textId="77777777">
      <w:pPr>
        <w:ind w:left="2268"/>
      </w:pPr>
      <w:r>
        <w:rPr>
          <w:i/>
          <w:color w:val="7030A0"/>
          <w:sz w:val="26"/>
        </w:rPr>
        <w:t>(Acórdão 1229309, 07262933020198070001, Relator: ARNOLDO CAMANHO, 4ª Turma Cível, data de julgamento: 5/2/2020, publicado no DJE: 20/2/2020.)</w:t>
      </w:r>
    </w:p>
    <w:p w:rsidR="00CB2361" w:rsidP="00CB2361" w:rsidRDefault="00CB2361" w14:paraId="0909A3F0" w14:textId="77777777"/>
    <w:p w:rsidR="00CB2361" w:rsidP="00CB2361" w:rsidRDefault="00CB2361" w14:paraId="51E2E94E" w14:textId="77777777">
      <w:pPr>
        <w:ind w:firstLine="2268"/>
      </w:pPr>
      <w:r>
        <w:rPr>
          <w:color w:val="7030A0"/>
        </w:rPr>
        <w:t>Precedente invocado nas razões recursais (ID 89748017). Distinção: no caso, não se exigiu comprovação fotográfica da localização do bem, mas a indicação da origem do endereço, após seis diligências negativas e com advertência expressa de extinção.</w:t>
      </w:r>
    </w:p>
    <w:p w:rsidR="00E44FAA" w:rsidP="00CB2361" w:rsidRDefault="00E44FAA" w14:paraId="3A9A8A27" w14:textId="06217A5D">
      <w:pPr>
        <w:keepNext/>
        <w:jc w:val="center"/>
      </w:pPr>
    </w:p>
    <w:sectPr w:rsidR="00E44FAA" w:rsidSect="00034616">
      <w:footerReference w:type="default" r:id="rId12"/>
      <w:pgSz w:w="11906" w:h="16838" w:orient="portrait"/>
      <w:pgMar w:top="1417" w:right="1134" w:bottom="1417" w:left="1701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xmlns:w="http://schemas.openxmlformats.org/wordprocessingml/2006/main" w:initials="MRS" w:author="Marcelo Ribeiro Da Silva - GDSXSR" w:date="09/30/2026 12:58:00" w:id="0">
    <w:p xmlns:w14="http://schemas.microsoft.com/office/word/2010/wordml" w:rsidR="3758EFF1" w:rsidRDefault="1CF9287E" w14:paraId="0A57CFBB" w14:textId="6D22109D">
      <w:pPr>
        <w:pStyle w:val="CommentText"/>
      </w:pPr>
      <w:r>
        <w:rPr>
          <w:rStyle w:val="CommentReference"/>
        </w:rPr>
        <w:annotationRef/>
      </w:r>
      <w:r w:rsidRPr="437D623E" w:rsidR="6E8EB703">
        <w:t>Conclusão: 21/09/2026</w:t>
      </w:r>
    </w:p>
    <w:p xmlns:w14="http://schemas.microsoft.com/office/word/2010/wordml" w:rsidR="5DB9D88D" w:rsidRDefault="76DEC10D" w14:paraId="43C9BACD" w14:textId="5BBAA161">
      <w:pPr>
        <w:pStyle w:val="CommentText"/>
      </w:pPr>
      <w:r w:rsidRPr="5DE5C4FC" w:rsidR="23407244">
        <w:t>Entrega: 30/09/2026</w:t>
      </w:r>
    </w:p>
    <w:p xmlns:w14="http://schemas.microsoft.com/office/word/2010/wordml" w:rsidR="6921C27D" w:rsidRDefault="17D6A1A4" w14:paraId="7763CFA1" w14:textId="218867C2">
      <w:pPr>
        <w:pStyle w:val="CommentText"/>
      </w:pPr>
      <w:r w:rsidRPr="36BA9B4A" w:rsidR="2B790BE8">
        <w:t>Grau de certeza: 9</w:t>
      </w:r>
    </w:p>
  </w:comment>
  <w:comment w:initials="MRS" w:author="Marcelo Ribeiro Da Silva - GDSXSR" w:date="2026-09-30T19:58:00Z" w:id="1">
    <w:p w:rsidRPr="003614CA" w:rsidR="00E44FAA" w:rsidRDefault="007638B0" w14:paraId="4B214AEC" w14:textId="64A97733">
      <w:r w:rsidRPr="003614CA">
        <w:annotationRef/>
      </w:r>
      <w:r w:rsidRPr="003614CA">
        <w:t>PROCESSO SIGILOSO — dados das partes anonimizados em todo o documento (quadro, ementa, resumo, relatório, voto, dispositivo, comentários e anexos), com supressão de veículo, placa e endereços nas transcrições.</w:t>
      </w:r>
    </w:p>
    <w:p w:rsidRPr="003614CA" w:rsidR="00E44FAA" w:rsidRDefault="007638B0" w14:paraId="57442E41" w14:textId="77777777">
      <w:r w:rsidRPr="003614CA">
        <w:t>1) Capa do processo no PJe: "Nível de Sigilo: 1 (Segredo de Justiça)".</w:t>
      </w:r>
    </w:p>
    <w:p w:rsidRPr="003614CA" w:rsidR="00E44FAA" w:rsidRDefault="007638B0" w14:paraId="6DAF4A61" w14:textId="77777777">
      <w:r w:rsidRPr="003614CA">
        <w:t>2) Petição inicial (ID 89747944, p. 6), pedido "e)": "Que seja atribuído Segredo de Justiça a presente lide (...) assim como garantir a efetiva concretização da medida requerida."</w:t>
      </w:r>
    </w:p>
    <w:p w:rsidRPr="003614CA" w:rsidR="00E44FAA" w:rsidRDefault="007638B0" w14:paraId="78C5521D" w14:textId="77777777">
      <w:r w:rsidRPr="003614CA">
        <w:t>3) Decisão liminar (ID 89747963; ID 233277226 na origem), item 2: "FICA DEFERIDA A TRAMITAÇÃO TEMPORÁRIA EM SEGREDO DE JUSTIÇA (...). Após a notícia da apreensão, sem necessidade de nova conclusão, deve ser retirado pelo cartório ou gabinete imediatamente o sigilo inserido pela parte." — A apreensão não ocorreu: todas as diligências foram negativas, a última em 03/05/2026 (ID 89748000).</w:t>
      </w:r>
    </w:p>
    <w:p w:rsidRPr="003614CA" w:rsidR="00E44FAA" w:rsidRDefault="007638B0" w14:paraId="44EC0B82" w14:textId="77777777">
      <w:r w:rsidRPr="003614CA">
        <w:t>4) Sentença (ID 89748011): "Após o trânsito em julgado apenas, proceda o Cartório à retirada do segredo dos autos (...)" — ainda não houve trânsito em julgado.</w:t>
      </w:r>
    </w:p>
  </w:comment>
  <w:comment w:initials="MRS" w:author="Marcelo Ribeiro Da Silva - GDSXSR" w:date="2026-09-30T20:16:00Z" w:id="2">
    <w:p w:rsidR="00F65047" w:rsidP="00F65047" w:rsidRDefault="00F65047" w14:paraId="11524664" w14:textId="77777777">
      <w:r>
        <w:annotationRef/>
      </w:r>
      <w:r>
        <w:t>CPC (Lei 13.105/2015)</w:t>
      </w:r>
    </w:p>
    <w:p w:rsidR="00F65047" w:rsidP="00F65047" w:rsidRDefault="00F65047" w14:paraId="1C63284C" w14:textId="77777777">
      <w:r>
        <w:t>Art. 485. O juiz não resolverá o mérito quando:</w:t>
      </w:r>
    </w:p>
    <w:p w:rsidR="00F65047" w:rsidP="00F65047" w:rsidRDefault="00F65047" w14:paraId="230DA767" w14:textId="77777777">
      <w:r>
        <w:t>(...)</w:t>
      </w:r>
    </w:p>
    <w:p w:rsidR="00F65047" w:rsidP="00F65047" w:rsidRDefault="00F65047" w14:paraId="5DDBF24F" w14:textId="77777777">
      <w:r>
        <w:t>IV - verificar a ausência de pressupostos de constituição e de desenvolvimento válido e regular do processo;</w:t>
      </w:r>
    </w:p>
    <w:p w:rsidR="00F65047" w:rsidP="00F65047" w:rsidRDefault="00F65047" w14:paraId="59EB9D02" w14:textId="77777777">
      <w:r>
        <w:t>(...)</w:t>
      </w:r>
    </w:p>
    <w:p w:rsidR="00F65047" w:rsidP="00F65047" w:rsidRDefault="00F65047" w14:paraId="3EF34D8A" w14:textId="77777777">
      <w:r>
        <w:t>VI - verificar ausência de legitimidade ou de interesse processual;</w:t>
      </w:r>
    </w:p>
  </w:comment>
  <w:comment w:initials="MRS" w:author="Marcelo Ribeiro Da Silva - GDSXSR" w:date="2026-09-30T20:16:00Z" w:id="3">
    <w:p w:rsidR="00F65047" w:rsidP="00F65047" w:rsidRDefault="00F65047" w14:paraId="16F26B9F" w14:textId="77777777">
      <w:r>
        <w:annotationRef/>
      </w:r>
      <w:r>
        <w:t>CPC (Lei 13.105/2015)</w:t>
      </w:r>
    </w:p>
    <w:p w:rsidR="00F65047" w:rsidP="00F65047" w:rsidRDefault="00F65047" w14:paraId="6D1766FC" w14:textId="77777777">
      <w:r>
        <w:t>Art. 6º Todos os sujeitos do processo devem cooperar entre si para que se obtenha, em tempo razoável, decisão de mérito justa e efetiva.</w:t>
      </w:r>
    </w:p>
  </w:comment>
  <w:comment w:initials="MRS" w:author="Marcelo Ribeiro Da Silva - GDSXSR" w:date="2026-09-30T20:16:00Z" w:id="4">
    <w:p w:rsidR="00F65047" w:rsidP="00F65047" w:rsidRDefault="00F65047" w14:paraId="35D6C28A" w14:textId="77777777">
      <w:r>
        <w:annotationRef/>
      </w:r>
      <w:r>
        <w:t>CPC (Lei 13.105/2015)</w:t>
      </w:r>
    </w:p>
    <w:p w:rsidR="00F65047" w:rsidP="00F65047" w:rsidRDefault="00F65047" w14:paraId="0AF1FEAE" w14:textId="77777777">
      <w:r>
        <w:t>Art. 485. O juiz não resolverá o mérito quando:</w:t>
      </w:r>
    </w:p>
    <w:p w:rsidR="00F65047" w:rsidP="00F65047" w:rsidRDefault="00F65047" w14:paraId="00C404D3" w14:textId="77777777">
      <w:r>
        <w:t>(...)</w:t>
      </w:r>
    </w:p>
    <w:p w:rsidR="00F65047" w:rsidP="00F65047" w:rsidRDefault="00F65047" w14:paraId="7AF9BB2F" w14:textId="77777777">
      <w:r>
        <w:t>IV - verificar a ausência de pressupostos de constituição e de desenvolvimento válido e regular do processo;</w:t>
      </w:r>
    </w:p>
  </w:comment>
  <w:comment w:initials="MRS" w:author="Marcelo Ribeiro Da Silva - GDSXSR" w:date="2026-09-30T20:16:00Z" w:id="5">
    <w:p w:rsidR="00F65047" w:rsidP="00F65047" w:rsidRDefault="00F65047" w14:paraId="598F048B" w14:textId="77777777">
      <w:r>
        <w:annotationRef/>
      </w:r>
      <w:r>
        <w:t>Decreto-Lei 911/1969</w:t>
      </w:r>
    </w:p>
    <w:p w:rsidR="00F65047" w:rsidP="00F65047" w:rsidRDefault="00F65047" w14:paraId="5EAE2149" w14:textId="77777777">
      <w:r>
        <w:t>Art. 4º Se o bem alienado fiduciariamente não for encontrado ou não se achar na posse do devedor, fica facultado ao credor requerer, nos mesmos autos, a conversão do pedido de busca e apreensão em ação executiva, na forma prevista no Capítulo II do Livro II da Lei nº 5.869, de 11 de janeiro de 1973 - Código de Processo Civil. (Redação dada pela Lei nº 13.043, de 2014)</w:t>
      </w:r>
    </w:p>
  </w:comment>
  <w:comment w:initials="MRS" w:author="Marcelo Ribeiro Da Silva - GDSXSR" w:date="2026-09-30T20:16:00Z" w:id="6">
    <w:p w:rsidR="00F65047" w:rsidP="00F65047" w:rsidRDefault="00F65047" w14:paraId="593FD0B9" w14:textId="77777777">
      <w:r>
        <w:annotationRef/>
      </w:r>
      <w:r>
        <w:t>CPC (Lei 13.105/2015)</w:t>
      </w:r>
    </w:p>
    <w:p w:rsidR="00F65047" w:rsidP="00F65047" w:rsidRDefault="00F65047" w14:paraId="003735EF" w14:textId="77777777">
      <w:r>
        <w:t>Art. 485. O juiz não resolverá o mérito quando:</w:t>
      </w:r>
    </w:p>
    <w:p w:rsidR="00F65047" w:rsidP="00F65047" w:rsidRDefault="00F65047" w14:paraId="611CB470" w14:textId="77777777">
      <w:r>
        <w:t>(...)</w:t>
      </w:r>
    </w:p>
    <w:p w:rsidR="00F65047" w:rsidP="00F65047" w:rsidRDefault="00F65047" w14:paraId="254329BF" w14:textId="77777777">
      <w:r>
        <w:t>VI - verificar ausência de legitimidade ou de interesse processual;</w:t>
      </w:r>
    </w:p>
  </w:comment>
  <w:comment w:initials="MRS" w:author="Marcelo Ribeiro Da Silva - GDSXSR" w:date="2026-09-30T20:16:00Z" w:id="7">
    <w:p w:rsidR="00F65047" w:rsidP="00F65047" w:rsidRDefault="00F65047" w14:paraId="1CA54C52" w14:textId="77777777">
      <w:r>
        <w:annotationRef/>
      </w:r>
      <w:r>
        <w:t>CPC (Lei 13.105/2015)</w:t>
      </w:r>
    </w:p>
    <w:p w:rsidR="00F65047" w:rsidP="00F65047" w:rsidRDefault="00F65047" w14:paraId="0C6DA7A8" w14:textId="77777777">
      <w:r>
        <w:t>Art. 485. O juiz não resolverá o mérito quando:</w:t>
      </w:r>
    </w:p>
    <w:p w:rsidR="00F65047" w:rsidP="00F65047" w:rsidRDefault="00F65047" w14:paraId="65C57E8B" w14:textId="77777777">
      <w:r>
        <w:t>(...)</w:t>
      </w:r>
    </w:p>
    <w:p w:rsidR="00F65047" w:rsidP="00F65047" w:rsidRDefault="00F65047" w14:paraId="64948245" w14:textId="77777777">
      <w:r>
        <w:t>II - o processo ficar parado durante mais de 1 (um) ano por negligência das partes;</w:t>
      </w:r>
    </w:p>
    <w:p w:rsidR="00F65047" w:rsidP="00F65047" w:rsidRDefault="00F65047" w14:paraId="305680DC" w14:textId="77777777">
      <w:r>
        <w:t>III - por não promover os atos e as diligências que lhe incumbir, o autor abandonar a causa por mais de 30 (trinta) dias;</w:t>
      </w:r>
    </w:p>
    <w:p w:rsidR="00F65047" w:rsidP="00F65047" w:rsidRDefault="00F65047" w14:paraId="019A5211" w14:textId="77777777">
      <w:r>
        <w:t>(...)</w:t>
      </w:r>
    </w:p>
    <w:p w:rsidR="00F65047" w:rsidP="00F65047" w:rsidRDefault="00F65047" w14:paraId="184AF6FF" w14:textId="77777777">
      <w:r>
        <w:t>§ 1º Nas hipóteses descritas nos incisos II e III, a parte será intimada pessoalmente para suprir a falta no prazo de 5 (cinco) dias.</w:t>
      </w:r>
    </w:p>
  </w:comment>
  <w:comment w:initials="MRS" w:author="Marcelo Ribeiro Da Silva - GDSXSR" w:date="2026-09-30T20:16:00Z" w:id="8">
    <w:p w:rsidR="00F65047" w:rsidP="00F65047" w:rsidRDefault="00F65047" w14:paraId="0EF25D8C" w14:textId="77777777">
      <w:r>
        <w:annotationRef/>
      </w:r>
      <w:r>
        <w:t>CPC (Lei 13.105/2015)</w:t>
      </w:r>
    </w:p>
    <w:p w:rsidR="00F65047" w:rsidP="00F65047" w:rsidRDefault="00F65047" w14:paraId="02FB78BA" w14:textId="77777777">
      <w:r>
        <w:t>Art. 4º As partes têm o direito de obter em prazo razoável a solução integral do mérito, incluída a atividade satisfativa.</w:t>
      </w:r>
    </w:p>
    <w:p w:rsidR="00F65047" w:rsidP="00F65047" w:rsidRDefault="00F65047" w14:paraId="04531D87" w14:textId="77777777"/>
    <w:p w:rsidR="00F65047" w:rsidP="00F65047" w:rsidRDefault="00F65047" w14:paraId="03A06462" w14:textId="77777777">
      <w:r>
        <w:t>Art. 6º Todos os sujeitos do processo devem cooperar entre si para que se obtenha, em tempo razoável, decisão de mérito justa e efetiva.</w:t>
      </w:r>
    </w:p>
    <w:p w:rsidR="00F65047" w:rsidP="00F65047" w:rsidRDefault="00F65047" w14:paraId="3B37A306" w14:textId="77777777"/>
    <w:p w:rsidR="00F65047" w:rsidP="00F65047" w:rsidRDefault="00F65047" w14:paraId="6076028C" w14:textId="77777777">
      <w:r>
        <w:t>Art. 319. A petição inicial indicará:</w:t>
      </w:r>
    </w:p>
    <w:p w:rsidR="00F65047" w:rsidP="00F65047" w:rsidRDefault="00F65047" w14:paraId="2A4C9C90" w14:textId="77777777">
      <w:r>
        <w:t>(...)</w:t>
      </w:r>
    </w:p>
    <w:p w:rsidR="00F65047" w:rsidP="00F65047" w:rsidRDefault="00F65047" w14:paraId="581F02C6" w14:textId="77777777">
      <w:r>
        <w:t>II - os nomes, os prenomes, o estado civil, a existência de união estável, a profissão, o número de inscrição no Cadastro de Pessoas Físicas ou no Cadastro Nacional da Pessoa Jurídica, o endereço eletrônico, o domicílio e a residência do autor e do réu;</w:t>
      </w:r>
    </w:p>
    <w:p w:rsidR="00F65047" w:rsidP="00F65047" w:rsidRDefault="00F65047" w14:paraId="38BA4431" w14:textId="77777777">
      <w:r>
        <w:t>(...)</w:t>
      </w:r>
    </w:p>
    <w:p w:rsidR="00F65047" w:rsidP="00F65047" w:rsidRDefault="00F65047" w14:paraId="5CD6D29B" w14:textId="77777777">
      <w:r>
        <w:t>§ 1º Caso não disponha das informações previstas no inciso II, poderá o autor, na petição inicial, requerer ao juiz diligências necessárias a sua obtenção.</w:t>
      </w:r>
    </w:p>
    <w:p w:rsidR="00F65047" w:rsidP="00F65047" w:rsidRDefault="00F65047" w14:paraId="385A7719" w14:textId="77777777">
      <w:r>
        <w:t>§ 2º A petição inicial não será indeferida se, a despeito da falta de informações a que se refere o inciso II, for possível a citação do réu.</w:t>
      </w:r>
    </w:p>
    <w:p w:rsidR="00F65047" w:rsidP="00F65047" w:rsidRDefault="00F65047" w14:paraId="0197DE6A" w14:textId="77777777">
      <w:r>
        <w:t>§ 3º A petição inicial não será indeferida pelo não atendimento ao disposto no inciso II deste artigo se a obtenção de tais informações tornar impossível ou excessivamente oneroso o acesso à justiça.</w:t>
      </w:r>
    </w:p>
    <w:p w:rsidR="00F65047" w:rsidP="00F65047" w:rsidRDefault="00F65047" w14:paraId="3A3C444D" w14:textId="77777777"/>
    <w:p w:rsidR="00F65047" w:rsidP="00F65047" w:rsidRDefault="00F65047" w14:paraId="351515DE" w14:textId="77777777">
      <w:r>
        <w:t>Art. 485. O juiz não resolverá o mérito quando:</w:t>
      </w:r>
    </w:p>
    <w:p w:rsidR="00F65047" w:rsidP="00F65047" w:rsidRDefault="00F65047" w14:paraId="04F4A711" w14:textId="77777777">
      <w:r>
        <w:t>(...)</w:t>
      </w:r>
    </w:p>
    <w:p w:rsidR="00F65047" w:rsidP="00F65047" w:rsidRDefault="00F65047" w14:paraId="38B9DA3E" w14:textId="77777777">
      <w:r>
        <w:t>IV - verificar a ausência de pressupostos de constituição e de desenvolvimento válido e regular do processo;</w:t>
      </w:r>
    </w:p>
    <w:p w:rsidR="00F65047" w:rsidP="00F65047" w:rsidRDefault="00F65047" w14:paraId="4CF656A9" w14:textId="77777777">
      <w:r>
        <w:t>(...)</w:t>
      </w:r>
    </w:p>
    <w:p w:rsidR="00F65047" w:rsidP="00F65047" w:rsidRDefault="00F65047" w14:paraId="21677EF1" w14:textId="77777777">
      <w:r>
        <w:t>VI - verificar ausência de legitimidade ou de interesse processual;</w:t>
      </w:r>
    </w:p>
    <w:p w:rsidR="00F65047" w:rsidP="00F65047" w:rsidRDefault="00F65047" w14:paraId="1A7DAC75" w14:textId="77777777">
      <w:r>
        <w:t>(...)</w:t>
      </w:r>
    </w:p>
    <w:p w:rsidR="00F65047" w:rsidP="00F65047" w:rsidRDefault="00F65047" w14:paraId="624DD43A" w14:textId="77777777">
      <w:r>
        <w:t>§ 1º Nas hipóteses descritas nos incisos II e III, a parte será intimada pessoalmente para suprir a falta no prazo de 5 (cinco) dias.</w:t>
      </w:r>
    </w:p>
    <w:p w:rsidR="00F65047" w:rsidP="00F65047" w:rsidRDefault="00F65047" w14:paraId="5ED39919" w14:textId="77777777"/>
    <w:p w:rsidR="00F65047" w:rsidP="00F65047" w:rsidRDefault="00F65047" w14:paraId="76A540BA" w14:textId="77777777">
      <w:r>
        <w:t>Art. 488. Desde que possível, o juiz resolverá o mérito sempre que a decisão for favorável à parte a quem aproveitaria eventual pronunciamento nos termos do art. 485.</w:t>
      </w:r>
    </w:p>
    <w:p w:rsidR="00F65047" w:rsidP="00F65047" w:rsidRDefault="00F65047" w14:paraId="3CB107F2" w14:textId="77777777"/>
    <w:p w:rsidR="00F65047" w:rsidP="00F65047" w:rsidRDefault="00F65047" w14:paraId="6E8AA9CD" w14:textId="77777777">
      <w:r>
        <w:t>Decreto-Lei 911/1969</w:t>
      </w:r>
    </w:p>
    <w:p w:rsidR="00F65047" w:rsidP="00F65047" w:rsidRDefault="00F65047" w14:paraId="58A103F9" w14:textId="77777777">
      <w:r>
        <w:t>Art. 3º O proprietário fiduciário ou credor poderá, desde que comprovada a mora, na forma estabelecida pelo § 2º do art. 2º, ou o inadimplemento, requerer contra o devedor ou terceiro a busca e apreensão do bem alienado fiduciariamente, a qual será concedida liminarmente, podendo ser apreciada em plantão judiciário. (Redação dada pela Lei nº 13.043, de 2014)</w:t>
      </w:r>
    </w:p>
    <w:p w:rsidR="00F65047" w:rsidP="00F65047" w:rsidRDefault="00F65047" w14:paraId="342253E1" w14:textId="77777777"/>
    <w:p w:rsidR="00F65047" w:rsidP="00F65047" w:rsidRDefault="00F65047" w14:paraId="23F8B236" w14:textId="77777777">
      <w:r>
        <w:t>Art. 4º Se o bem alienado fiduciariamente não for encontrado ou não se achar na posse do devedor, fica facultado ao credor requerer, nos mesmos autos, a conversão do pedido de busca e apreensão em ação executiva, na forma prevista no Capítulo II do Livro II da Lei nº 5.869, de 11 de janeiro de 1973 - Código de Processo Civil. (Redação dada pela Lei nº 13.043, de 2014)</w:t>
      </w:r>
    </w:p>
  </w:comment>
  <w:comment w:initials="MRS" w:author="Marcelo Ribeiro Da Silva - GDSXSR" w:date="2026-09-30T20:16:00Z" w:id="9">
    <w:p w:rsidR="00F65047" w:rsidP="00F65047" w:rsidRDefault="00F65047" w14:paraId="16D9826F" w14:textId="77777777">
      <w:r>
        <w:annotationRef/>
      </w:r>
      <w:r>
        <w:t>Tema Repetitivo 1.040/STJ</w:t>
      </w:r>
    </w:p>
    <w:p w:rsidR="00F65047" w:rsidP="00F65047" w:rsidRDefault="00F65047" w14:paraId="316D945F" w14:textId="77777777">
      <w:r>
        <w:t>Órgão julgador: Segunda Seção. Relator: Min. Ricardo Villas Bôas Cueva.</w:t>
      </w:r>
    </w:p>
    <w:p w:rsidR="00F65047" w:rsidP="00F65047" w:rsidRDefault="00F65047" w14:paraId="53E1D541" w14:textId="77777777">
      <w:r>
        <w:t>Processo paradigma: REsp 1.799.367/MG (oriundo de IRDR), julgado em 16/9/2021, DJe de 4/11/2021.</w:t>
      </w:r>
    </w:p>
    <w:p w:rsidR="00F65047" w:rsidP="00F65047" w:rsidRDefault="00F65047" w14:paraId="19BF092A" w14:textId="77777777">
      <w:r>
        <w:t>Questão submetida a julgamento: momento em que a contestação apresentada na ação de busca e apreensão que tramita sob o rito do Decreto-Lei nº 911/1969 deve ser apreciada pelo órgão julgador.</w:t>
      </w:r>
    </w:p>
    <w:p w:rsidR="00F65047" w:rsidP="00F65047" w:rsidRDefault="00F65047" w14:paraId="50CF4EF9" w14:textId="77777777">
      <w:r>
        <w:t>Tese firmada: "Na ação de busca e apreensão de que trata o Decreto-Lei nº 911/1969, a análise da contestação somente deve ocorrer após a execução da medida liminar."</w:t>
      </w:r>
    </w:p>
    <w:p w:rsidR="00F65047" w:rsidP="00F65047" w:rsidRDefault="00F65047" w14:paraId="3C158192" w14:textId="77777777">
      <w:r>
        <w:t>Situação: julgado (mérito).</w:t>
      </w:r>
    </w:p>
  </w:comment>
  <w:comment w:initials="MRS" w:author="Marcelo Ribeiro Da Silva - GDSXSR" w:date="2026-09-30T19:58:00Z" w:id="10">
    <w:p w:rsidRPr="003614CA" w:rsidR="00E44FAA" w:rsidRDefault="007638B0" w14:paraId="0117CF56" w14:textId="77777777">
      <w:r w:rsidRPr="003614CA">
        <w:annotationRef/>
      </w:r>
      <w:r w:rsidRPr="003614CA">
        <w:t>Tema Repetitivo 1.040/STJ</w:t>
      </w:r>
    </w:p>
    <w:p w:rsidRPr="003614CA" w:rsidR="00E44FAA" w:rsidRDefault="007638B0" w14:paraId="0979B711" w14:textId="77777777">
      <w:r w:rsidRPr="003614CA">
        <w:t>Órgão julgador: Segunda Seção. Relator: Min. Ricardo Villas Bôas Cueva.</w:t>
      </w:r>
    </w:p>
    <w:p w:rsidRPr="003614CA" w:rsidR="00E44FAA" w:rsidRDefault="007638B0" w14:paraId="1D70B538" w14:textId="77777777">
      <w:r w:rsidRPr="003614CA">
        <w:t>Processo paradigma: REsp 1.799.367/MG (oriundo de IRDR), julgado em 16/9/2021, DJe de 4/11/2021.</w:t>
      </w:r>
    </w:p>
    <w:p w:rsidRPr="003614CA" w:rsidR="00E44FAA" w:rsidRDefault="007638B0" w14:paraId="07E4ECBA" w14:textId="77777777">
      <w:r w:rsidRPr="003614CA">
        <w:t>Questão submetida a julgamento: momento em que a contestação apresentada na ação de busca e apreensão que tramita sob o rito do Decreto-Lei nº 911/1969 deve ser apreciada pelo órgão julgador.</w:t>
      </w:r>
    </w:p>
    <w:p w:rsidRPr="003614CA" w:rsidR="00E44FAA" w:rsidRDefault="007638B0" w14:paraId="745A4B99" w14:textId="77777777">
      <w:r w:rsidRPr="003614CA">
        <w:t>Tese firmada: "Na ação de busca e apreensão de que trata o Decreto-Lei nº 911/1969, a análise da contestação somente deve ocorrer após a execução da medida liminar."</w:t>
      </w:r>
    </w:p>
    <w:p w:rsidRPr="003614CA" w:rsidR="00E44FAA" w:rsidRDefault="007638B0" w14:paraId="471316FB" w14:textId="77777777">
      <w:r w:rsidRPr="003614CA">
        <w:t>Situação: julgado (mérito).</w:t>
      </w:r>
    </w:p>
  </w:comment>
  <w:comment w:initials="MRS" w:author="Marcelo Ribeiro Da Silva - GDSXSR" w:date="2026-09-30T19:58:00Z" w:id="11">
    <w:p w:rsidRPr="003614CA" w:rsidR="00E44FAA" w:rsidRDefault="007638B0" w14:paraId="42657253" w14:textId="77777777">
      <w:r w:rsidRPr="003614CA">
        <w:annotationRef/>
      </w:r>
      <w:r w:rsidRPr="003614CA">
        <w:t>CPC (Lei 13.105/2015)</w:t>
      </w:r>
    </w:p>
    <w:p w:rsidRPr="003614CA" w:rsidR="00E44FAA" w:rsidRDefault="007638B0" w14:paraId="48DFBD82" w14:textId="77777777">
      <w:r w:rsidRPr="003614CA">
        <w:t>Art. 319. A petição inicial indicará:</w:t>
      </w:r>
    </w:p>
    <w:p w:rsidRPr="003614CA" w:rsidR="00E44FAA" w:rsidRDefault="007638B0" w14:paraId="4A75F885" w14:textId="77777777">
      <w:r w:rsidRPr="003614CA">
        <w:t>(...)</w:t>
      </w:r>
    </w:p>
    <w:p w:rsidRPr="003614CA" w:rsidR="00E44FAA" w:rsidRDefault="007638B0" w14:paraId="2ACBED6B" w14:textId="77777777">
      <w:r w:rsidRPr="003614CA">
        <w:t>II - os nomes, os prenomes, o estado civil, a existência de união estável, a profissão, o número de inscrição no Cadastro de Pessoas Físicas ou no Cadastro Nacional da Pessoa Jurídica, o endereço eletrônico, o domicílio e a residência do autor e do réu;</w:t>
      </w:r>
    </w:p>
    <w:p w:rsidRPr="003614CA" w:rsidR="00E44FAA" w:rsidRDefault="007638B0" w14:paraId="6C5FF94F" w14:textId="77777777">
      <w:r w:rsidRPr="003614CA">
        <w:t>(...)</w:t>
      </w:r>
    </w:p>
    <w:p w:rsidRPr="003614CA" w:rsidR="00E44FAA" w:rsidRDefault="007638B0" w14:paraId="38EC4AEE" w14:textId="77777777">
      <w:r w:rsidRPr="003614CA">
        <w:t>§ 1º Caso não disponha das informações previstas no inciso II, poderá o autor, na petição inicial, requerer ao juiz diligências necessárias a sua obtenção.</w:t>
      </w:r>
    </w:p>
    <w:p w:rsidRPr="003614CA" w:rsidR="00E44FAA" w:rsidRDefault="007638B0" w14:paraId="5C03506B" w14:textId="77777777">
      <w:r w:rsidRPr="003614CA">
        <w:t>§ 2º A petição inicial não será indeferida se, a despeito da falta de informações a que se refere o inciso II, for possível a citação do réu.</w:t>
      </w:r>
    </w:p>
    <w:p w:rsidRPr="003614CA" w:rsidR="00E44FAA" w:rsidRDefault="007638B0" w14:paraId="06310F69" w14:textId="77777777">
      <w:r w:rsidRPr="003614CA">
        <w:t>§ 3º A petição inicial não será indeferida pelo não atendimento ao disposto no inciso II deste artigo se a obtenção de tais informações tornar impossível ou excessivamente oneroso o acesso à justiça.</w:t>
      </w:r>
    </w:p>
  </w:comment>
  <w:comment w:initials="MRS" w:author="Marcelo Ribeiro Da Silva - GDSXSR" w:date="2026-09-30T19:58:00Z" w:id="12">
    <w:p w:rsidRPr="003614CA" w:rsidR="00E44FAA" w:rsidRDefault="007638B0" w14:paraId="2328F042" w14:textId="77777777">
      <w:r w:rsidRPr="003614CA">
        <w:annotationRef/>
      </w:r>
      <w:r w:rsidRPr="003614CA">
        <w:t>Decreto-Lei 911/1969</w:t>
      </w:r>
    </w:p>
    <w:p w:rsidRPr="003614CA" w:rsidR="00E44FAA" w:rsidRDefault="007638B0" w14:paraId="7495E7E5" w14:textId="77777777">
      <w:r w:rsidRPr="003614CA">
        <w:t>Art. 4º Se o bem alienado fiduciariamente não for encontrado ou não se achar na posse do devedor, fica facultado ao credor requerer, nos mesmos autos, a conversão do pedido de busca e apreensão em ação executiva, na forma prevista no Capítulo II do Livro II da Lei nº 5.869, de 11 de janeiro de 1973 - Código de Processo Civil. (Redação dada pela Lei nº 13.043, de 2014)</w:t>
      </w:r>
    </w:p>
  </w:comment>
  <w:comment w:initials="MRS" w:author="Marcelo Ribeiro Da Silva - GDSXSR" w:date="2026-09-30T19:58:00Z" w:id="13">
    <w:p w:rsidRPr="003614CA" w:rsidR="00E44FAA" w:rsidRDefault="007638B0" w14:paraId="35EE26D1" w14:textId="77777777">
      <w:r w:rsidRPr="003614CA">
        <w:annotationRef/>
      </w:r>
      <w:r w:rsidRPr="003614CA">
        <w:t>CPC (Lei 13.105/2015)</w:t>
      </w:r>
    </w:p>
    <w:p w:rsidRPr="003614CA" w:rsidR="00E44FAA" w:rsidRDefault="007638B0" w14:paraId="0C53E5B0" w14:textId="77777777">
      <w:r w:rsidRPr="003614CA">
        <w:t>Art. 4º As partes têm o direito de obter em prazo razoável a solução integral do mérito, incluída a atividade satisfativa.</w:t>
      </w:r>
    </w:p>
    <w:p w:rsidRPr="003614CA" w:rsidR="00E44FAA" w:rsidRDefault="00E44FAA" w14:paraId="099F488A" w14:textId="77777777"/>
    <w:p w:rsidRPr="003614CA" w:rsidR="00E44FAA" w:rsidRDefault="007638B0" w14:paraId="3EAE8111" w14:textId="77777777">
      <w:r w:rsidRPr="003614CA">
        <w:t>Art. 6º Todos os sujeitos do processo devem cooperar entre si para que se obtenha, em tempo razoável, decisão de mérito justa e efetiva.</w:t>
      </w:r>
    </w:p>
    <w:p w:rsidRPr="003614CA" w:rsidR="00E44FAA" w:rsidRDefault="00E44FAA" w14:paraId="479A4616" w14:textId="77777777"/>
    <w:p w:rsidRPr="003614CA" w:rsidR="00E44FAA" w:rsidRDefault="007638B0" w14:paraId="047F9CD4" w14:textId="77777777">
      <w:r w:rsidRPr="003614CA">
        <w:t>Art. 488. Desde que possível, o juiz resolverá o mérito sempre que a decisão for favorável à parte a quem aproveitaria eventual pronunciamento nos termos do art. 485.</w:t>
      </w:r>
    </w:p>
  </w:comment>
  <w:comment w:initials="MRS" w:author="Marcelo Ribeiro Da Silva - GDSXSR" w:date="2026-09-30T19:58:00Z" w:id="14">
    <w:p w:rsidRPr="003614CA" w:rsidR="00E44FAA" w:rsidRDefault="007638B0" w14:paraId="2EB01488" w14:textId="77777777">
      <w:r w:rsidRPr="003614CA">
        <w:annotationRef/>
      </w:r>
      <w:r w:rsidRPr="003614CA">
        <w:t>CPC (Lei 13.105/2015)</w:t>
      </w:r>
    </w:p>
    <w:p w:rsidRPr="003614CA" w:rsidR="00E44FAA" w:rsidRDefault="007638B0" w14:paraId="341082FE" w14:textId="77777777">
      <w:r w:rsidRPr="003614CA">
        <w:t>Art. 485. O juiz não resolverá o mérito quando:</w:t>
      </w:r>
    </w:p>
    <w:p w:rsidRPr="003614CA" w:rsidR="00E44FAA" w:rsidRDefault="007638B0" w14:paraId="787E1F17" w14:textId="77777777">
      <w:r w:rsidRPr="003614CA">
        <w:t>(...)</w:t>
      </w:r>
    </w:p>
    <w:p w:rsidRPr="003614CA" w:rsidR="00E44FAA" w:rsidRDefault="007638B0" w14:paraId="197BA6E0" w14:textId="77777777">
      <w:r w:rsidRPr="003614CA">
        <w:t>II - o processo ficar parado durante mais de 1 (um) ano por negligência das partes;</w:t>
      </w:r>
    </w:p>
    <w:p w:rsidRPr="003614CA" w:rsidR="00E44FAA" w:rsidRDefault="007638B0" w14:paraId="37BD9A0B" w14:textId="77777777">
      <w:r w:rsidRPr="003614CA">
        <w:t>III - por não promover os atos e as diligências que lhe incumbir, o autor abandonar a causa por mais de 30 (trinta) dias;</w:t>
      </w:r>
    </w:p>
    <w:p w:rsidRPr="003614CA" w:rsidR="00E44FAA" w:rsidRDefault="007638B0" w14:paraId="7FCB7A73" w14:textId="77777777">
      <w:r w:rsidRPr="003614CA">
        <w:t>(...)</w:t>
      </w:r>
    </w:p>
    <w:p w:rsidRPr="003614CA" w:rsidR="00E44FAA" w:rsidRDefault="007638B0" w14:paraId="3C25818B" w14:textId="77777777">
      <w:r w:rsidRPr="003614CA">
        <w:t>§ 1º Nas hipóteses descritas nos incisos II e III, a parte será intimada pessoalmente para suprir a falta no prazo de 5 (cinco) dias.</w:t>
      </w:r>
    </w:p>
  </w:comment>
  <w:comment w:initials="MRS" w:author="Marcelo Ribeiro Da Silva - GDSXSR" w:date="2026-09-30T20:16:00Z" w:id="15">
    <w:p w:rsidR="00CB2361" w:rsidP="00CB2361" w:rsidRDefault="00CB2361" w14:paraId="091D3B3E" w14:textId="77777777">
      <w:r>
        <w:annotationRef/>
      </w:r>
      <w:r>
        <w:t>CPC (Lei 13.105/2015)</w:t>
      </w:r>
    </w:p>
    <w:p w:rsidR="00CB2361" w:rsidP="00CB2361" w:rsidRDefault="00CB2361" w14:paraId="41766E33" w14:textId="77777777">
      <w:r>
        <w:t>Art. 485. O juiz não resolverá o mérito quando:</w:t>
      </w:r>
    </w:p>
    <w:p w:rsidR="00CB2361" w:rsidP="00CB2361" w:rsidRDefault="00CB2361" w14:paraId="776E6899" w14:textId="77777777">
      <w:r>
        <w:t>(...)</w:t>
      </w:r>
    </w:p>
    <w:p w:rsidR="00CB2361" w:rsidP="00CB2361" w:rsidRDefault="00CB2361" w14:paraId="61AFC01F" w14:textId="77777777">
      <w:r>
        <w:t>IV - verificar a ausência de pressupostos de constituição e de desenvolvimento válido e regular do processo;</w:t>
      </w:r>
    </w:p>
    <w:p w:rsidR="00CB2361" w:rsidP="00CB2361" w:rsidRDefault="00CB2361" w14:paraId="2E6A5FEC" w14:textId="77777777">
      <w:r>
        <w:t>(...)</w:t>
      </w:r>
    </w:p>
    <w:p w:rsidR="00CB2361" w:rsidP="00CB2361" w:rsidRDefault="00CB2361" w14:paraId="41EEA179" w14:textId="77777777">
      <w:r>
        <w:t>VI - verificar ausência de legitimidade ou de interesse processual;</w:t>
      </w:r>
    </w:p>
  </w:comment>
  <w:comment w:initials="MRS" w:author="Marcelo Ribeiro Da Silva - GDSXSR" w:date="2026-09-30T20:16:00Z" w:id="16">
    <w:p w:rsidR="00CB2361" w:rsidP="00CB2361" w:rsidRDefault="00CB2361" w14:paraId="7AB57665" w14:textId="77777777">
      <w:r>
        <w:annotationRef/>
      </w:r>
      <w:r>
        <w:t>Decreto-Lei 911/1969</w:t>
      </w:r>
    </w:p>
    <w:p w:rsidR="00CB2361" w:rsidP="00CB2361" w:rsidRDefault="00CB2361" w14:paraId="1E8BFFEC" w14:textId="77777777">
      <w:r>
        <w:t>Art. 3º O proprietário fiduciário ou credor poderá, desde que comprovada a mora, na forma estabelecida pelo § 2º do art. 2º, ou o inadimplemento, requerer contra o devedor ou terceiro a busca e apreensão do bem alienado fiduciariamente, a qual será concedida liminarmente, podendo ser apreciada em plantão judiciário. (Redação dada pela Lei nº 13.043, de 2014)</w:t>
      </w:r>
    </w:p>
  </w:comment>
  <w:comment w:initials="MRS" w:author="Marcelo Ribeiro Da Silva - GDSXSR" w:date="2026-09-30T20:16:00Z" w:id="17">
    <w:p w:rsidR="00CB2361" w:rsidP="00CB2361" w:rsidRDefault="00CB2361" w14:paraId="7BE5C4B1" w14:textId="77777777">
      <w:r>
        <w:annotationRef/>
      </w:r>
      <w:r>
        <w:t>Tema Repetitivo 1.040/STJ</w:t>
      </w:r>
    </w:p>
    <w:p w:rsidR="00CB2361" w:rsidP="00CB2361" w:rsidRDefault="00CB2361" w14:paraId="38B7B0D7" w14:textId="77777777">
      <w:r>
        <w:t>Órgão julgador: Segunda Seção. Relator: Min. Ricardo Villas Bôas Cueva.</w:t>
      </w:r>
    </w:p>
    <w:p w:rsidR="00CB2361" w:rsidP="00CB2361" w:rsidRDefault="00CB2361" w14:paraId="7A07E95D" w14:textId="77777777">
      <w:r>
        <w:t>Processo paradigma: REsp 1.799.367/MG (oriundo de IRDR), julgado em 16/9/2021, DJe de 4/11/2021.</w:t>
      </w:r>
    </w:p>
    <w:p w:rsidR="00CB2361" w:rsidP="00CB2361" w:rsidRDefault="00CB2361" w14:paraId="1C909D02" w14:textId="77777777">
      <w:r>
        <w:t>Questão submetida a julgamento: momento em que a contestação apresentada na ação de busca e apreensão que tramita sob o rito do Decreto-Lei nº 911/1969 deve ser apreciada pelo órgão julgador.</w:t>
      </w:r>
    </w:p>
    <w:p w:rsidR="00CB2361" w:rsidP="00CB2361" w:rsidRDefault="00CB2361" w14:paraId="72E411E4" w14:textId="77777777">
      <w:r>
        <w:t>Tese firmada: "Na ação de busca e apreensão de que trata o Decreto-Lei nº 911/1969, a análise da contestação somente deve ocorrer após a execução da medida liminar."</w:t>
      </w:r>
    </w:p>
    <w:p w:rsidR="00CB2361" w:rsidP="00CB2361" w:rsidRDefault="00CB2361" w14:paraId="328F5290" w14:textId="77777777">
      <w:r>
        <w:t>Situação: julgado (mérito).</w:t>
      </w:r>
    </w:p>
  </w:comment>
  <w:comment w:initials="MRS" w:author="Marcelo Ribeiro Da Silva - GDSXSR" w:date="2026-09-30T20:16:00Z" w:id="18">
    <w:p w:rsidR="00CB2361" w:rsidP="00CB2361" w:rsidRDefault="00CB2361" w14:paraId="3F5F262B" w14:textId="77777777">
      <w:r>
        <w:annotationRef/>
      </w:r>
      <w:r>
        <w:t>CPC (Lei 13.105/2015)</w:t>
      </w:r>
    </w:p>
    <w:p w:rsidR="00CB2361" w:rsidP="00CB2361" w:rsidRDefault="00CB2361" w14:paraId="404820E1" w14:textId="77777777">
      <w:r>
        <w:t>Art. 319. A petição inicial indicará:</w:t>
      </w:r>
    </w:p>
    <w:p w:rsidR="00CB2361" w:rsidP="00CB2361" w:rsidRDefault="00CB2361" w14:paraId="2A2228BD" w14:textId="77777777">
      <w:r>
        <w:t>(...)</w:t>
      </w:r>
    </w:p>
    <w:p w:rsidR="00CB2361" w:rsidP="00CB2361" w:rsidRDefault="00CB2361" w14:paraId="7B819BB2" w14:textId="77777777">
      <w:r>
        <w:t>II - os nomes, os prenomes, o estado civil, a existência de união estável, a profissão, o número de inscrição no Cadastro de Pessoas Físicas ou no Cadastro Nacional da Pessoa Jurídica, o endereço eletrônico, o domicílio e a residência do autor e do réu;</w:t>
      </w:r>
    </w:p>
    <w:p w:rsidR="00CB2361" w:rsidP="00CB2361" w:rsidRDefault="00CB2361" w14:paraId="363EEEFB" w14:textId="77777777">
      <w:r>
        <w:t>(...)</w:t>
      </w:r>
    </w:p>
    <w:p w:rsidR="00CB2361" w:rsidP="00CB2361" w:rsidRDefault="00CB2361" w14:paraId="2762DBA4" w14:textId="77777777">
      <w:r>
        <w:t>§ 1º Caso não disponha das informações previstas no inciso II, poderá o autor, na petição inicial, requerer ao juiz diligências necessárias a sua obtenção.</w:t>
      </w:r>
    </w:p>
    <w:p w:rsidR="00CB2361" w:rsidP="00CB2361" w:rsidRDefault="00CB2361" w14:paraId="1690EEDC" w14:textId="77777777">
      <w:r>
        <w:t>§ 2º A petição inicial não será indeferida se, a despeito da falta de informações a que se refere o inciso II, for possível a citação do réu.</w:t>
      </w:r>
    </w:p>
    <w:p w:rsidR="00CB2361" w:rsidP="00CB2361" w:rsidRDefault="00CB2361" w14:paraId="51281DF3" w14:textId="77777777">
      <w:r>
        <w:t>§ 3º A petição inicial não será indeferida pelo não atendimento ao disposto no inciso II deste artigo se a obtenção de tais informações tornar impossível ou excessivamente oneroso o acesso à justiça.</w:t>
      </w:r>
    </w:p>
  </w:comment>
  <w:comment w:initials="MRS" w:author="Marcelo Ribeiro Da Silva - GDSXSR" w:date="2026-09-30T20:16:00Z" w:id="19">
    <w:p w:rsidR="00CB2361" w:rsidP="00CB2361" w:rsidRDefault="00CB2361" w14:paraId="0B11DDAE" w14:textId="77777777">
      <w:r>
        <w:annotationRef/>
      </w:r>
      <w:r>
        <w:t>Decreto-Lei 911/1969</w:t>
      </w:r>
    </w:p>
    <w:p w:rsidR="00CB2361" w:rsidP="00CB2361" w:rsidRDefault="00CB2361" w14:paraId="47720CFD" w14:textId="77777777">
      <w:r>
        <w:t>Art. 4º Se o bem alienado fiduciariamente não for encontrado ou não se achar na posse do devedor, fica facultado ao credor requerer, nos mesmos autos, a conversão do pedido de busca e apreensão em ação executiva, na forma prevista no Capítulo II do Livro II da Lei nº 5.869, de 11 de janeiro de 1973 - Código de Processo Civil. (Redação dada pela Lei nº 13.043, de 2014)</w:t>
      </w:r>
    </w:p>
  </w:comment>
  <w:comment w:initials="MRS" w:author="Marcelo Ribeiro Da Silva - GDSXSR" w:date="2026-09-30T20:16:00Z" w:id="20">
    <w:p w:rsidR="00CB2361" w:rsidP="00CB2361" w:rsidRDefault="00CB2361" w14:paraId="7D692943" w14:textId="77777777">
      <w:r>
        <w:annotationRef/>
      </w:r>
      <w:r>
        <w:t>CPC (Lei 13.105/2015)</w:t>
      </w:r>
    </w:p>
    <w:p w:rsidR="00CB2361" w:rsidP="00CB2361" w:rsidRDefault="00CB2361" w14:paraId="4660E9FF" w14:textId="77777777">
      <w:r>
        <w:t>Art. 4º As partes têm o direito de obter em prazo razoável a solução integral do mérito, incluída a atividade satisfativa.</w:t>
      </w:r>
    </w:p>
    <w:p w:rsidR="00CB2361" w:rsidP="00CB2361" w:rsidRDefault="00CB2361" w14:paraId="0EFDC2D1" w14:textId="77777777"/>
    <w:p w:rsidR="00CB2361" w:rsidP="00CB2361" w:rsidRDefault="00CB2361" w14:paraId="382783F9" w14:textId="77777777">
      <w:r>
        <w:t>Art. 6º Todos os sujeitos do processo devem cooperar entre si para que se obtenha, em tempo razoável, decisão de mérito justa e efetiva.</w:t>
      </w:r>
    </w:p>
    <w:p w:rsidR="00CB2361" w:rsidP="00CB2361" w:rsidRDefault="00CB2361" w14:paraId="5EFEBC33" w14:textId="77777777"/>
    <w:p w:rsidR="00CB2361" w:rsidP="00CB2361" w:rsidRDefault="00CB2361" w14:paraId="6D86DB13" w14:textId="77777777">
      <w:r>
        <w:t>Art. 488. Desde que possível, o juiz resolverá o mérito sempre que a decisão for favorável à parte a quem aproveitaria eventual pronunciamento nos termos do art. 485.</w:t>
      </w:r>
    </w:p>
  </w:comment>
  <w:comment w:initials="MRS" w:author="Marcelo Ribeiro Da Silva - GDSXSR" w:date="2026-09-30T20:16:00Z" w:id="21">
    <w:p w:rsidR="00CB2361" w:rsidP="00CB2361" w:rsidRDefault="00CB2361" w14:paraId="698F4CFA" w14:textId="77777777">
      <w:r>
        <w:annotationRef/>
      </w:r>
      <w:r>
        <w:t>CPC (Lei 13.105/2015)</w:t>
      </w:r>
    </w:p>
    <w:p w:rsidR="00CB2361" w:rsidP="00CB2361" w:rsidRDefault="00CB2361" w14:paraId="3989145F" w14:textId="77777777">
      <w:r>
        <w:t>Art. 485. O juiz não resolverá o mérito quando:</w:t>
      </w:r>
    </w:p>
    <w:p w:rsidR="00CB2361" w:rsidP="00CB2361" w:rsidRDefault="00CB2361" w14:paraId="5ADF5C86" w14:textId="77777777">
      <w:r>
        <w:t>(...)</w:t>
      </w:r>
    </w:p>
    <w:p w:rsidR="00CB2361" w:rsidP="00CB2361" w:rsidRDefault="00CB2361" w14:paraId="45ED5C9E" w14:textId="77777777">
      <w:r>
        <w:t>II - o processo ficar parado durante mais de 1 (um) ano por negligência das partes;</w:t>
      </w:r>
    </w:p>
    <w:p w:rsidR="00CB2361" w:rsidP="00CB2361" w:rsidRDefault="00CB2361" w14:paraId="3E06EE5E" w14:textId="77777777">
      <w:r>
        <w:t>III - por não promover os atos e as diligências que lhe incumbir, o autor abandonar a causa por mais de 30 (trinta) dias;</w:t>
      </w:r>
    </w:p>
    <w:p w:rsidR="00CB2361" w:rsidP="00CB2361" w:rsidRDefault="00CB2361" w14:paraId="2AF3653D" w14:textId="77777777">
      <w:r>
        <w:t>(...)</w:t>
      </w:r>
    </w:p>
    <w:p w:rsidR="00CB2361" w:rsidP="00CB2361" w:rsidRDefault="00CB2361" w14:paraId="567FADE0" w14:textId="77777777">
      <w:r>
        <w:t>§ 1º Nas hipóteses descritas nos incisos II e III, a parte será intimada pessoalmente para suprir a falta no prazo de 5 (cinco) dias.</w:t>
      </w:r>
    </w:p>
  </w:comment>
  <w:comment w:initials="MRS" w:author="Marcelo Ribeiro Da Silva - GDSXSR" w:date="2026-09-30T20:16:00Z" w:id="22">
    <w:p w:rsidR="00CB2361" w:rsidRDefault="00CB2361" w14:paraId="7B3E469C" w14:textId="77777777">
      <w:r>
        <w:annotationRef/>
      </w:r>
      <w:r>
        <w:t>ID 89748019: "Nos termos da Portaria de Delegação n. 02/2023, deste Juízo, fica a parte requerida/executada intimada em contrarrazões, no prazo de 15 (quinze) dias." O réu não foi citado e não há advogado constituído nos autos.</w:t>
      </w:r>
    </w:p>
  </w:comment>
  <w:comment w:initials="MRS" w:author="Marcelo Ribeiro Da Silva - GDSXSR" w:date="2026-09-30T20:16:00Z" w:id="24">
    <w:p w:rsidR="000207B8" w:rsidP="000207B8" w:rsidRDefault="00CB2361" w14:paraId="37D9816D" w14:textId="77777777">
      <w:pPr>
        <w:pStyle w:val="Textodecomentrio"/>
        <w:jc w:val="left"/>
      </w:pPr>
      <w:r>
        <w:annotationRef/>
      </w:r>
      <w:r w:rsidR="000207B8">
        <w:rPr>
          <w:highlight w:val="yellow"/>
        </w:rPr>
        <w:t>NOTA AO RELATOR:</w:t>
      </w:r>
      <w:r w:rsidR="000207B8">
        <w:t xml:space="preserve"> o entendimento adotado neste voto segue o mesmo do Acórdão 2113226, de relatoria de V. Exa.</w:t>
      </w:r>
    </w:p>
    <w:p w:rsidR="000207B8" w:rsidP="000207B8" w:rsidRDefault="000207B8" w14:paraId="2E46FF67" w14:textId="77777777">
      <w:pPr>
        <w:pStyle w:val="Textodecomentrio"/>
        <w:jc w:val="left"/>
      </w:pPr>
    </w:p>
    <w:p w:rsidR="000207B8" w:rsidP="000207B8" w:rsidRDefault="000207B8" w14:paraId="74C0CCDC" w14:textId="77777777">
      <w:pPr>
        <w:pStyle w:val="Textodecomentrio"/>
        <w:jc w:val="left"/>
      </w:pPr>
      <w:r>
        <w:t>APELAÇÃO CÍVEL. DIREITO PROCESSUAL CIVIL. AÇÃO DE BUSCA E APREENSÃO. NÃO LOCALIZAÇÃO DO VEÍCULO. INTIMAÇÕES DO AUTOR PARA INDICAR ENDEREÇO OU REQUERER CONVERSÃO EM EXECUÇÃO. INÉRCIA. AUSÊNCIA DE PRESSUPOSTO DE CONSTITUIÇÃO E DESENVOLVIMENTO VÁLIDO DO PROCESSO. EXTINÇÃO SEM MÉRITO. ART. 485, III E IV, DO CPC. DESNECESSIDADE DE NOVAS INTIMAÇÕES. SENTENÇA MANTIDA. APELO NÃO PROVIDO.</w:t>
      </w:r>
    </w:p>
    <w:p w:rsidR="000207B8" w:rsidP="000207B8" w:rsidRDefault="000207B8" w14:paraId="238007D7" w14:textId="77777777">
      <w:pPr>
        <w:pStyle w:val="Textodecomentrio"/>
        <w:jc w:val="left"/>
      </w:pPr>
      <w:r>
        <w:t>I. Caso em exame</w:t>
      </w:r>
    </w:p>
    <w:p w:rsidR="000207B8" w:rsidP="000207B8" w:rsidRDefault="000207B8" w14:paraId="01B97696" w14:textId="77777777">
      <w:pPr>
        <w:pStyle w:val="Textodecomentrio"/>
        <w:jc w:val="left"/>
      </w:pPr>
      <w:r>
        <w:t>1. Ação de busca e apreensão ajuizada por Aymoré Crédito, Financiamento e Investimento S.A. contra Ramon Henrique Moreno da Cunha para apreender veículo não encontrado no endereço apresentado.</w:t>
      </w:r>
    </w:p>
    <w:p w:rsidR="000207B8" w:rsidP="000207B8" w:rsidRDefault="000207B8" w14:paraId="430703CD" w14:textId="77777777">
      <w:pPr>
        <w:pStyle w:val="Textodecomentrio"/>
        <w:jc w:val="left"/>
      </w:pPr>
      <w:r>
        <w:t>2. O juízo determinou pesquisas nos sistemas SIEL, INFOJUD, RENAJUD e SNIPER, além de intimar o autor para indicar novo endereço, recolher custas ou requerer conversão da ação em execução, inclusive por mandado de intimação pessoal.</w:t>
      </w:r>
    </w:p>
    <w:p w:rsidR="000207B8" w:rsidP="000207B8" w:rsidRDefault="000207B8" w14:paraId="7F29A8DC" w14:textId="77777777">
      <w:pPr>
        <w:pStyle w:val="Textodecomentrio"/>
        <w:jc w:val="left"/>
      </w:pPr>
      <w:r>
        <w:t>3. Diante da ausência de manifestação do autor, o processo foi extinto sem resolução do mérito com fundamento no art. 485, III e IV, do CPC. O autor interpõe apelação alegando ausência de intimação pessoal válida e excesso de rigor, pedindo a cassação da sentença.</w:t>
      </w:r>
    </w:p>
    <w:p w:rsidR="000207B8" w:rsidP="000207B8" w:rsidRDefault="000207B8" w14:paraId="7C400B83" w14:textId="77777777">
      <w:pPr>
        <w:pStyle w:val="Textodecomentrio"/>
        <w:jc w:val="left"/>
      </w:pPr>
      <w:r>
        <w:t>II. Questão em discussão</w:t>
      </w:r>
    </w:p>
    <w:p w:rsidR="000207B8" w:rsidP="000207B8" w:rsidRDefault="000207B8" w14:paraId="400689B7" w14:textId="77777777">
      <w:pPr>
        <w:pStyle w:val="Textodecomentrio"/>
        <w:jc w:val="left"/>
      </w:pPr>
      <w:r>
        <w:t>4. A controvérsia consiste em: (i) verificar se a extinção do processo exige nova intimação pessoal do autor além da já determinada; e (ii) definir se a inércia do autor em indicar endereço válido ou requerer a conversão da ação compromete os pressupostos de constituição e desenvolvimento válido do processo.</w:t>
      </w:r>
    </w:p>
    <w:p w:rsidR="000207B8" w:rsidP="000207B8" w:rsidRDefault="000207B8" w14:paraId="55DE0553" w14:textId="77777777">
      <w:pPr>
        <w:pStyle w:val="Textodecomentrio"/>
        <w:jc w:val="left"/>
      </w:pPr>
      <w:r>
        <w:t>III. Razões de decidir</w:t>
      </w:r>
    </w:p>
    <w:p w:rsidR="000207B8" w:rsidP="000207B8" w:rsidRDefault="000207B8" w14:paraId="417F24CF" w14:textId="77777777">
      <w:pPr>
        <w:pStyle w:val="Textodecomentrio"/>
        <w:jc w:val="left"/>
      </w:pPr>
      <w:r>
        <w:t>5. A ausência de localização do bem exige atuação cooperativa do autor, que deve fornecer endereço apto ao cumprimento da ordem de apreensão ou requerer a conversão da ação em execução, conforme orientação consolidada deste Tribunal. A intimação realizada, inclusive por mandado, cumpriu o art. 485, §1º, do CPC, embora a hipótese principal de extinção seja a ausência de pressuposto processual.</w:t>
      </w:r>
    </w:p>
    <w:p w:rsidR="000207B8" w:rsidP="000207B8" w:rsidRDefault="000207B8" w14:paraId="45B3E301" w14:textId="77777777">
      <w:pPr>
        <w:pStyle w:val="Textodecomentrio"/>
        <w:jc w:val="left"/>
      </w:pPr>
      <w:r>
        <w:t>6. A conduta omissiva do autor impede o avanço da relação processual, o que configura ausência de pressuposto de constituição e desenvolvimento válido do processo, consoante precedentes citados no voto, dispensando nova intimação pessoal para extinção.</w:t>
      </w:r>
    </w:p>
    <w:p w:rsidR="000207B8" w:rsidP="000207B8" w:rsidRDefault="000207B8" w14:paraId="211873FC" w14:textId="77777777">
      <w:pPr>
        <w:pStyle w:val="Textodecomentrio"/>
        <w:jc w:val="left"/>
      </w:pPr>
      <w:r>
        <w:t>7. A solução adotada pelo juízo de origem harmoniza-se com decisões da Corte que reconhecem a impossibilidade de prosseguir com a ação de busca e apreensão quando o autor, mesmo intimado, não indica elementos que permitam localizar o bem ou não requer conversão da ação, legitimando a extinção sem mérito.</w:t>
      </w:r>
    </w:p>
    <w:p w:rsidR="000207B8" w:rsidP="000207B8" w:rsidRDefault="000207B8" w14:paraId="42263D20" w14:textId="77777777">
      <w:pPr>
        <w:pStyle w:val="Textodecomentrio"/>
        <w:jc w:val="left"/>
      </w:pPr>
      <w:r>
        <w:t>IV. Dispositivo</w:t>
      </w:r>
    </w:p>
    <w:p w:rsidR="000207B8" w:rsidP="000207B8" w:rsidRDefault="000207B8" w14:paraId="5003BF67" w14:textId="77777777">
      <w:pPr>
        <w:pStyle w:val="Textodecomentrio"/>
        <w:jc w:val="left"/>
      </w:pPr>
      <w:r>
        <w:t>8. Negou-se provimento ao apelo do autor Aymoré Crédito, Financiamento e Investimento S.A.</w:t>
      </w:r>
    </w:p>
    <w:p w:rsidR="000207B8" w:rsidP="000207B8" w:rsidRDefault="000207B8" w14:paraId="3AD2B6E6" w14:textId="77777777">
      <w:pPr>
        <w:pStyle w:val="Textodecomentrio"/>
        <w:jc w:val="left"/>
      </w:pPr>
      <w:r>
        <w:t>__________</w:t>
      </w:r>
    </w:p>
    <w:p w:rsidR="000207B8" w:rsidP="000207B8" w:rsidRDefault="000207B8" w14:paraId="40BF5F49" w14:textId="77777777">
      <w:pPr>
        <w:pStyle w:val="Textodecomentrio"/>
        <w:jc w:val="left"/>
      </w:pPr>
      <w:r>
        <w:t>Dispositivos relevantes citados: CPC, art. 485, incisos III e IV e §1º.</w:t>
      </w:r>
    </w:p>
    <w:p w:rsidR="000207B8" w:rsidP="000207B8" w:rsidRDefault="000207B8" w14:paraId="08B7432C" w14:textId="77777777">
      <w:pPr>
        <w:pStyle w:val="Textodecomentrio"/>
        <w:jc w:val="left"/>
      </w:pPr>
      <w:r>
        <w:t>Jurisprudência relevante citada: TJDFT, Acórdão 2074929, Apelação Cível nº 0714039-94.2025.8.07.0007, Rel. Des. Jose Firmo Reis Soub, 8ª Turma Cível, j. 02/12/2025, DJe 17/12/2025. TJDFT, Acórdão 2069924, Apelação Cível nº 0733054-04.2024.8.07.0001, Rel. Des. Fernando Habibe, 4ª Turma Cível, j. 19/11/2025, DJe 11/12/2025. TJDFT, Acórdão 2067543, Apelação Cível nº 0709685-45.2024.8.07.0012, Rel. Des. Robson Barbosa de Azevedo, 7ª Turma Cível, j. 12/11/2025, DJe 28/11/2025.</w:t>
      </w:r>
    </w:p>
    <w:p w:rsidR="000207B8" w:rsidP="000207B8" w:rsidRDefault="000207B8" w14:paraId="7998A5AE" w14:textId="77777777">
      <w:pPr>
        <w:pStyle w:val="Textodecomentrio"/>
        <w:jc w:val="left"/>
      </w:pPr>
      <w:r>
        <w:rPr>
          <w:highlight w:val="yellow"/>
        </w:rPr>
        <w:t>(Acórdão 2113226, 0701769-50.2025.8.07.0003, Relator(a): SÉRGIO ROCHA, 4ª TURMA CÍVEL, data de julgamento: 08/04/2026, publicado no DJe: 27/04/2026.)</w:t>
      </w:r>
    </w:p>
    <w:p w:rsidR="000207B8" w:rsidP="000207B8" w:rsidRDefault="000207B8" w14:paraId="59D9ADCD" w14:textId="77777777">
      <w:pPr>
        <w:pStyle w:val="Textodecomentrio"/>
        <w:jc w:val="left"/>
      </w:pPr>
      <w:r>
        <w:t>https://jurisdf.tjdft.jus.br/acordaos/d3daffc8-7e7f-42b9-8f0e-476410a96e42</w:t>
      </w:r>
    </w:p>
  </w:comment>
  <w:comment w:initials="MRS" w:author="Marcelo Ribeiro Da Silva - GDSXSR" w:date="2026-09-30T20:16:00Z" w:id="25">
    <w:p w:rsidR="00CB2361" w:rsidP="00CB2361" w:rsidRDefault="00CB2361" w14:paraId="0EED702F" w14:textId="087B02E6">
      <w:r>
        <w:annotationRef/>
      </w:r>
      <w:r>
        <w:t>Decreto-Lei 911/1969</w:t>
      </w:r>
    </w:p>
    <w:p w:rsidR="00CB2361" w:rsidP="00CB2361" w:rsidRDefault="00CB2361" w14:paraId="45F58554" w14:textId="77777777">
      <w:r>
        <w:t>Art. 3º O proprietário fiduciário ou credor poderá, desde que comprovada a mora, na forma estabelecida pelo § 2º do art. 2º, ou o inadimplemento, requerer contra o devedor ou terceiro a busca e apreensão do bem alienado fiduciariamente, a qual será concedida liminarmente, podendo ser apreciada em plantão judiciário. (Redação dada pela Lei nº 13.043, de 2014)</w:t>
      </w:r>
    </w:p>
  </w:comment>
  <w:comment w:initials="MRS" w:author="Marcelo Ribeiro Da Silva - GDSXSR" w:date="2026-09-30T20:16:00Z" w:id="26">
    <w:p w:rsidR="00CB2361" w:rsidP="00CB2361" w:rsidRDefault="00CB2361" w14:paraId="7708C194" w14:textId="77777777">
      <w:r>
        <w:annotationRef/>
      </w:r>
      <w:r>
        <w:t>Tema Repetitivo 1.040/STJ</w:t>
      </w:r>
    </w:p>
    <w:p w:rsidR="00CB2361" w:rsidP="00CB2361" w:rsidRDefault="00CB2361" w14:paraId="25F73158" w14:textId="77777777">
      <w:r>
        <w:t>Órgão julgador: Segunda Seção. Relator: Min. Ricardo Villas Bôas Cueva.</w:t>
      </w:r>
    </w:p>
    <w:p w:rsidR="00CB2361" w:rsidP="00CB2361" w:rsidRDefault="00CB2361" w14:paraId="172CCA13" w14:textId="77777777">
      <w:r>
        <w:t>Processo paradigma: REsp 1.799.367/MG (oriundo de IRDR), julgado em 16/9/2021, DJe de 4/11/2021.</w:t>
      </w:r>
    </w:p>
    <w:p w:rsidR="00CB2361" w:rsidP="00CB2361" w:rsidRDefault="00CB2361" w14:paraId="2C50EADC" w14:textId="77777777">
      <w:r>
        <w:t>Questão submetida a julgamento: momento em que a contestação apresentada na ação de busca e apreensão que tramita sob o rito do Decreto-Lei nº 911/1969 deve ser apreciada pelo órgão julgador.</w:t>
      </w:r>
    </w:p>
    <w:p w:rsidR="00CB2361" w:rsidP="00CB2361" w:rsidRDefault="00CB2361" w14:paraId="374EB6FD" w14:textId="77777777">
      <w:r>
        <w:t>Tese firmada: "Na ação de busca e apreensão de que trata o Decreto-Lei nº 911/1969, a análise da contestação somente deve ocorrer após a execução da medida liminar."</w:t>
      </w:r>
    </w:p>
    <w:p w:rsidR="00CB2361" w:rsidP="00CB2361" w:rsidRDefault="00CB2361" w14:paraId="61CEE32C" w14:textId="77777777">
      <w:r>
        <w:t>Situação: julgado (mérito).</w:t>
      </w:r>
    </w:p>
  </w:comment>
  <w:comment w:initials="MRS" w:author="Marcelo Ribeiro Da Silva - GDSXSR" w:date="2026-09-30T20:16:00Z" w:id="27">
    <w:p w:rsidR="00CB2361" w:rsidP="00CB2361" w:rsidRDefault="00CB2361" w14:paraId="58EDF1F7" w14:textId="77777777">
      <w:r>
        <w:annotationRef/>
      </w:r>
      <w:r>
        <w:t>CPC (Lei 13.105/2015)</w:t>
      </w:r>
    </w:p>
    <w:p w:rsidR="00CB2361" w:rsidP="00CB2361" w:rsidRDefault="00CB2361" w14:paraId="3B68688C" w14:textId="77777777">
      <w:r>
        <w:t>Art. 319. A petição inicial indicará:</w:t>
      </w:r>
    </w:p>
    <w:p w:rsidR="00CB2361" w:rsidP="00CB2361" w:rsidRDefault="00CB2361" w14:paraId="2F7F9834" w14:textId="77777777">
      <w:r>
        <w:t>(...)</w:t>
      </w:r>
    </w:p>
    <w:p w:rsidR="00CB2361" w:rsidP="00CB2361" w:rsidRDefault="00CB2361" w14:paraId="4CFED875" w14:textId="77777777">
      <w:r>
        <w:t>II - os nomes, os prenomes, o estado civil, a existência de união estável, a profissão, o número de inscrição no Cadastro de Pessoas Físicas ou no Cadastro Nacional da Pessoa Jurídica, o endereço eletrônico, o domicílio e a residência do autor e do réu;</w:t>
      </w:r>
    </w:p>
    <w:p w:rsidR="00CB2361" w:rsidP="00CB2361" w:rsidRDefault="00CB2361" w14:paraId="67C2EAFA" w14:textId="77777777">
      <w:r>
        <w:t>(...)</w:t>
      </w:r>
    </w:p>
    <w:p w:rsidR="00CB2361" w:rsidP="00CB2361" w:rsidRDefault="00CB2361" w14:paraId="3BBD56EE" w14:textId="77777777">
      <w:r>
        <w:t>§ 1º Caso não disponha das informações previstas no inciso II, poderá o autor, na petição inicial, requerer ao juiz diligências necessárias a sua obtenção.</w:t>
      </w:r>
    </w:p>
    <w:p w:rsidR="00CB2361" w:rsidP="00CB2361" w:rsidRDefault="00CB2361" w14:paraId="69BCC7B1" w14:textId="77777777">
      <w:r>
        <w:t>§ 2º A petição inicial não será indeferida se, a despeito da falta de informações a que se refere o inciso II, for possível a citação do réu.</w:t>
      </w:r>
    </w:p>
    <w:p w:rsidR="00CB2361" w:rsidP="00CB2361" w:rsidRDefault="00CB2361" w14:paraId="0A45CC56" w14:textId="77777777">
      <w:r>
        <w:t>§ 3º A petição inicial não será indeferida pelo não atendimento ao disposto no inciso II deste artigo se a obtenção de tais informações tornar impossível ou excessivamente oneroso o acesso à justiça.</w:t>
      </w:r>
    </w:p>
  </w:comment>
  <w:comment w:initials="MRS" w:author="Marcelo Ribeiro Da Silva - GDSXSR" w:date="2026-09-30T20:16:00Z" w:id="28">
    <w:p w:rsidR="00CB2361" w:rsidP="00CB2361" w:rsidRDefault="00CB2361" w14:paraId="32BCBC76" w14:textId="77777777">
      <w:r>
        <w:annotationRef/>
      </w:r>
      <w:r>
        <w:t>Decreto-Lei 911/1969</w:t>
      </w:r>
    </w:p>
    <w:p w:rsidR="00CB2361" w:rsidP="00CB2361" w:rsidRDefault="00CB2361" w14:paraId="0D96BDB5" w14:textId="77777777">
      <w:r>
        <w:t>Art. 4º Se o bem alienado fiduciariamente não for encontrado ou não se achar na posse do devedor, fica facultado ao credor requerer, nos mesmos autos, a conversão do pedido de busca e apreensão em ação executiva, na forma prevista no Capítulo II do Livro II da Lei nº 5.869, de 11 de janeiro de 1973 - Código de Processo Civil. (Redação dada pela Lei nº 13.043, de 2014)</w:t>
      </w:r>
    </w:p>
  </w:comment>
  <w:comment w:initials="MRS" w:author="Marcelo Ribeiro Da Silva - GDSXSR" w:date="2026-09-30T20:16:00Z" w:id="29">
    <w:p w:rsidR="00CB2361" w:rsidP="00CB2361" w:rsidRDefault="00CB2361" w14:paraId="6AF87D20" w14:textId="77777777">
      <w:r>
        <w:annotationRef/>
      </w:r>
      <w:r>
        <w:t>CPC (Lei 13.105/2015)</w:t>
      </w:r>
    </w:p>
    <w:p w:rsidR="00CB2361" w:rsidP="00CB2361" w:rsidRDefault="00CB2361" w14:paraId="59E5338D" w14:textId="77777777">
      <w:r>
        <w:t>Art. 4º As partes têm o direito de obter em prazo razoável a solução integral do mérito, incluída a atividade satisfativa.</w:t>
      </w:r>
    </w:p>
    <w:p w:rsidR="00CB2361" w:rsidP="00CB2361" w:rsidRDefault="00CB2361" w14:paraId="48F79D09" w14:textId="77777777"/>
    <w:p w:rsidR="00CB2361" w:rsidP="00CB2361" w:rsidRDefault="00CB2361" w14:paraId="5E5042ED" w14:textId="77777777">
      <w:r>
        <w:t>Art. 6º Todos os sujeitos do processo devem cooperar entre si para que se obtenha, em tempo razoável, decisão de mérito justa e efetiva.</w:t>
      </w:r>
    </w:p>
    <w:p w:rsidR="00CB2361" w:rsidP="00CB2361" w:rsidRDefault="00CB2361" w14:paraId="48246413" w14:textId="77777777"/>
    <w:p w:rsidR="00CB2361" w:rsidP="00CB2361" w:rsidRDefault="00CB2361" w14:paraId="37200EE9" w14:textId="77777777">
      <w:r>
        <w:t>Art. 488. Desde que possível, o juiz resolverá o mérito sempre que a decisão for favorável à parte a quem aproveitaria eventual pronunciamento nos termos do art. 485.</w:t>
      </w:r>
    </w:p>
  </w:comment>
  <w:comment w:initials="MRS" w:author="Marcelo Ribeiro Da Silva - GDSXSR" w:date="2026-09-30T20:16:00Z" w:id="30">
    <w:p w:rsidR="00CB2361" w:rsidP="00CB2361" w:rsidRDefault="00CB2361" w14:paraId="63E8CA99" w14:textId="77777777">
      <w:r>
        <w:annotationRef/>
      </w:r>
      <w:r>
        <w:t>CPC (Lei 13.105/2015)</w:t>
      </w:r>
    </w:p>
    <w:p w:rsidR="00CB2361" w:rsidP="00CB2361" w:rsidRDefault="00CB2361" w14:paraId="74B13422" w14:textId="77777777">
      <w:r>
        <w:t>Art. 485. O juiz não resolverá o mérito quando:</w:t>
      </w:r>
    </w:p>
    <w:p w:rsidR="00CB2361" w:rsidP="00CB2361" w:rsidRDefault="00CB2361" w14:paraId="4D29F36A" w14:textId="77777777">
      <w:r>
        <w:t>(...)</w:t>
      </w:r>
    </w:p>
    <w:p w:rsidR="00CB2361" w:rsidP="00CB2361" w:rsidRDefault="00CB2361" w14:paraId="5D6BF51C" w14:textId="77777777">
      <w:r>
        <w:t>II - o processo ficar parado durante mais de 1 (um) ano por negligência das partes;</w:t>
      </w:r>
    </w:p>
    <w:p w:rsidR="00CB2361" w:rsidP="00CB2361" w:rsidRDefault="00CB2361" w14:paraId="11A71794" w14:textId="77777777">
      <w:r>
        <w:t>III - por não promover os atos e as diligências que lhe incumbir, o autor abandonar a causa por mais de 30 (trinta) dias;</w:t>
      </w:r>
    </w:p>
    <w:p w:rsidR="00CB2361" w:rsidP="00CB2361" w:rsidRDefault="00CB2361" w14:paraId="52404B87" w14:textId="77777777">
      <w:r>
        <w:t>(...)</w:t>
      </w:r>
    </w:p>
    <w:p w:rsidR="00CB2361" w:rsidP="00CB2361" w:rsidRDefault="00CB2361" w14:paraId="079E4DD1" w14:textId="77777777">
      <w:r>
        <w:t>§ 1º Nas hipóteses descritas nos incisos II e III, a parte será intimada pessoalmente para suprir a falta no prazo de 5 (cinco) dias.</w:t>
      </w:r>
    </w:p>
  </w:comment>
  <w:comment w:initials="MRS" w:author="Marcelo Ribeiro Da Silva - GDSXSR" w:date="2026-09-30T20:16:00Z" w:id="31">
    <w:p w:rsidR="00CB2361" w:rsidP="00CB2361" w:rsidRDefault="00CB2361" w14:paraId="5F1C013F" w14:textId="77777777">
      <w:r>
        <w:annotationRef/>
      </w:r>
      <w:r>
        <w:t>Decreto-Lei 911/1969</w:t>
      </w:r>
    </w:p>
    <w:p w:rsidR="00CB2361" w:rsidP="00CB2361" w:rsidRDefault="00CB2361" w14:paraId="5068C22D" w14:textId="77777777">
      <w:r>
        <w:t>Art. 4º Se o bem alienado fiduciariamente não for encontrado ou não se achar na posse do devedor, fica facultado ao credor requerer, nos mesmos autos, a conversão do pedido de busca e apreensão em ação executiva, na forma prevista no Capítulo II do Livro II da Lei nº 5.869, de 11 de janeiro de 1973 - Código de Processo Civil. (Redação dada pela Lei nº 13.043, de 2014)</w:t>
      </w:r>
    </w:p>
  </w:comment>
  <w:comment w:initials="MRS" w:author="Marcelo Ribeiro Da Silva - GDSXSR" w:date="2026-09-30T20:16:00Z" w:id="32">
    <w:p w:rsidR="00CB2361" w:rsidP="00CB2361" w:rsidRDefault="00CB2361" w14:paraId="5DEE0E97" w14:textId="77777777">
      <w:r>
        <w:annotationRef/>
      </w:r>
      <w:r>
        <w:t>Decisão de ID 89748008 (ID 276786693 na origem — 21/05/2026):</w:t>
      </w:r>
    </w:p>
    <w:p w:rsidR="00CB2361" w:rsidP="00CB2361" w:rsidRDefault="00CB2361" w14:paraId="10B29352" w14:textId="77777777">
      <w:r>
        <w:t>"Cabe ao autor, no derradeiro prazo, indicar e provar de onde retirou o último endereço indicado ao id 276242185, sob pena de extinção por ausência de pressuposto processual. Basta de tanta protelação neste processo.</w:t>
      </w:r>
    </w:p>
    <w:p w:rsidR="00CB2361" w:rsidP="00CB2361" w:rsidRDefault="00CB2361" w14:paraId="2DCA69D0" w14:textId="77777777">
      <w:r>
        <w:t>(...)</w:t>
      </w:r>
    </w:p>
    <w:p w:rsidR="00CB2361" w:rsidP="00CB2361" w:rsidRDefault="00CB2361" w14:paraId="494A0CCE" w14:textId="77777777">
      <w:r>
        <w:t>Ante o exposto, indefiro a nova diligência. Confiro o derradeiro prazo de 15 dias para o autor provar de onde retirou o endereço último apresentado (id 276242185), sob pena de extinção por pressuposto processual."</w:t>
      </w:r>
    </w:p>
  </w:comment>
  <w:comment w:initials="MRS" w:author="Marcelo Ribeiro Da Silva - GDSXSR" w:date="2026-09-30T20:16:00Z" w:id="33">
    <w:p w:rsidR="00CB2361" w:rsidP="00CB2361" w:rsidRDefault="00CB2361" w14:paraId="38DA162D" w14:textId="77777777">
      <w:r>
        <w:annotationRef/>
      </w:r>
      <w:r>
        <w:t>Petição do autor de ID 89748003 (18/05/2026), que corresponde ao ID 276242185 da origem:</w:t>
      </w:r>
    </w:p>
    <w:p w:rsidR="00CB2361" w:rsidP="00CB2361" w:rsidRDefault="00CB2361" w14:paraId="21917FEF" w14:textId="77777777">
      <w:r>
        <w:t>"(...) requerer a expedição de Mandado de Busca e Apreensão, para ser cumprido por meio de Oficial de Justiça, no endereço informado abaixo: [endereço]"</w:t>
      </w:r>
    </w:p>
  </w:comment>
  <w:comment w:initials="MRS" w:author="Marcelo Ribeiro Da Silva - GDSXSR" w:date="2026-09-30T20:16:00Z" w:id="34">
    <w:p w:rsidR="00CB2361" w:rsidP="00CB2361" w:rsidRDefault="00CB2361" w14:paraId="65E5C784" w14:textId="77777777">
      <w:r>
        <w:annotationRef/>
      </w:r>
      <w:r>
        <w:t>Petição do autor de ID 89748010 (26/05/2026), que corresponde ao ID 277369981 da origem:</w:t>
      </w:r>
    </w:p>
    <w:p w:rsidR="00CB2361" w:rsidP="00CB2361" w:rsidRDefault="00CB2361" w14:paraId="3B240F09" w14:textId="77777777">
      <w:r>
        <w:t>"Consoante entendimento consolidado, não há qualquer obrigação legal de que o credor apresente a localização exata do bem dado em garantia, até porque a posse direta permanece com o devedor fiduciário, que detém melhores condições de indicar seu paradeiro.</w:t>
      </w:r>
    </w:p>
    <w:p w:rsidR="00CB2361" w:rsidP="00CB2361" w:rsidRDefault="00CB2361" w14:paraId="71619E50" w14:textId="77777777">
      <w:r>
        <w:t>Na legislação vigente, conforme entendimento já pacificado nos Tribunais não há necessidade de juntar aos autos documentos que comprovem a localização do bem no endereço informado." (...)</w:t>
      </w:r>
    </w:p>
    <w:p w:rsidR="00CB2361" w:rsidP="00CB2361" w:rsidRDefault="00CB2361" w14:paraId="49035F4B" w14:textId="77777777">
      <w:r>
        <w:t>Ao final, reiterou o pedido de expedição de mandado para o mesmo endereço.</w:t>
      </w:r>
    </w:p>
  </w:comment>
  <w:comment w:initials="MRS" w:author="Marcelo Ribeiro Da Silva - GDSXSR" w:date="2026-09-30T20:16:00Z" w:id="35">
    <w:p w:rsidR="00CB2361" w:rsidP="00CB2361" w:rsidRDefault="00CB2361" w14:paraId="216BA062" w14:textId="77777777">
      <w:r>
        <w:annotationRef/>
      </w:r>
      <w:r>
        <w:t>CPC (Lei 13.105/2015)</w:t>
      </w:r>
    </w:p>
    <w:p w:rsidR="00CB2361" w:rsidP="00CB2361" w:rsidRDefault="00CB2361" w14:paraId="38F484CD" w14:textId="77777777">
      <w:r>
        <w:t>Art. 6º Todos os sujeitos do processo devem cooperar entre si para que se obtenha, em tempo razoável, decisão de mérito justa e efetiva.</w:t>
      </w:r>
    </w:p>
  </w:comment>
  <w:comment w:initials="MRS" w:author="Marcelo Ribeiro Da Silva - GDSXSR" w:date="2026-09-30T20:16:00Z" w:id="36">
    <w:p w:rsidR="00CB2361" w:rsidP="00CB2361" w:rsidRDefault="00CB2361" w14:paraId="179784F7" w14:textId="77777777">
      <w:r>
        <w:annotationRef/>
      </w:r>
      <w:r>
        <w:t>CPC (Lei 13.105/2015)</w:t>
      </w:r>
    </w:p>
    <w:p w:rsidR="00CB2361" w:rsidP="00CB2361" w:rsidRDefault="00CB2361" w14:paraId="2AD4BF10" w14:textId="77777777">
      <w:r>
        <w:t>Art. 485. O juiz não resolverá o mérito quando:</w:t>
      </w:r>
    </w:p>
    <w:p w:rsidR="00CB2361" w:rsidP="00CB2361" w:rsidRDefault="00CB2361" w14:paraId="3EB29FA8" w14:textId="77777777">
      <w:r>
        <w:t>(...)</w:t>
      </w:r>
    </w:p>
    <w:p w:rsidR="00CB2361" w:rsidP="00CB2361" w:rsidRDefault="00CB2361" w14:paraId="65A3B783" w14:textId="77777777">
      <w:r>
        <w:t>IV - verificar a ausência de pressupostos de constituição e de desenvolvimento válido e regular do processo;</w:t>
      </w:r>
    </w:p>
  </w:comment>
  <w:comment w:initials="MRS" w:author="Marcelo Ribeiro Da Silva - GDSXSR" w:date="2026-09-30T20:16:00Z" w:id="37">
    <w:p w:rsidR="00CB2361" w:rsidP="00CB2361" w:rsidRDefault="00CB2361" w14:paraId="54C4015E" w14:textId="77777777">
      <w:r>
        <w:annotationRef/>
      </w:r>
      <w:r>
        <w:t>Diligências negativas (certidões dos oficiais de justiça):</w:t>
      </w:r>
    </w:p>
    <w:p w:rsidR="00CB2361" w:rsidP="00CB2361" w:rsidRDefault="00CB2361" w14:paraId="7E7558BF" w14:textId="77777777">
      <w:r>
        <w:t>1) ID 89747964 (19/05/2025) — endereço do contrato; imóvel indicado não encontrado e veículo não localizado;</w:t>
      </w:r>
    </w:p>
    <w:p w:rsidR="00CB2361" w:rsidP="00CB2361" w:rsidRDefault="00CB2361" w14:paraId="76DAA346" w14:textId="77777777">
      <w:r>
        <w:t>2) ID 89747971 (06/07/2025) — veículo não localizado; morador informou desconhecer o réu;</w:t>
      </w:r>
    </w:p>
    <w:p w:rsidR="00CB2361" w:rsidP="00CB2361" w:rsidRDefault="00CB2361" w14:paraId="3CB6B96E" w14:textId="77777777">
      <w:r>
        <w:t>3) ID 89747979 (15/10/2025) — veículo não localizado;</w:t>
      </w:r>
    </w:p>
    <w:p w:rsidR="00CB2361" w:rsidP="00CB2361" w:rsidRDefault="00CB2361" w14:paraId="48F47452" w14:textId="77777777">
      <w:r>
        <w:t>4) ID 89747985 (15/11/2025) — dados insuficientes para identificar o local da diligência;</w:t>
      </w:r>
    </w:p>
    <w:p w:rsidR="00CB2361" w:rsidP="00CB2361" w:rsidRDefault="00CB2361" w14:paraId="651F52F1" w14:textId="77777777">
      <w:r>
        <w:t>5) ID 89747992 (10/01/2026) — réu não integra o quadro funcional do local indicado;</w:t>
      </w:r>
    </w:p>
    <w:p w:rsidR="00CB2361" w:rsidP="00CB2361" w:rsidRDefault="00CB2361" w14:paraId="7DBDC9A1" w14:textId="77777777">
      <w:r>
        <w:t>6) ID 89748000 (03/05/2026) — "O VEICULO NÃO FOI ENCONTRADO NO LOCAL E NEM NAS SUAS IMEDIAÇÕES".</w:t>
      </w:r>
    </w:p>
  </w:comment>
  <w:comment w:initials="MRS" w:author="Marcelo Ribeiro Da Silva - GDSXSR" w:date="2026-09-30T20:16:00Z" w:id="38">
    <w:p w:rsidR="00CB2361" w:rsidP="00CB2361" w:rsidRDefault="00CB2361" w14:paraId="74ED1CC5" w14:textId="77777777">
      <w:r>
        <w:annotationRef/>
      </w:r>
      <w:r>
        <w:t>ID 89748008 (ID 276786693 na origem — 21/05/2026): "Cabe ao autor, no derradeiro prazo, indicar e provar de onde retirou o último endereço indicado ao id 276242185, sob pena de extinção por ausência de pressuposto processual. Basta de tanta protelação neste processo." (...) "Ante o exposto, indefiro a nova diligência. Confiro o derradeiro prazo de 15 dias para o autor provar de onde retirou o endereço último apresentado (id 276242185), sob pena de extinção por pressuposto processual."</w:t>
      </w:r>
    </w:p>
    <w:p w:rsidR="00CB2361" w:rsidP="00CB2361" w:rsidRDefault="00CB2361" w14:paraId="4775B85D" w14:textId="77777777">
      <w:r>
        <w:t>Disponibilizada no DJEN em 22/05/2026 (ID 89748009).</w:t>
      </w:r>
    </w:p>
  </w:comment>
  <w:comment w:initials="MRS" w:author="Marcelo Ribeiro Da Silva - GDSXSR" w:date="2026-09-30T20:16:00Z" w:id="39">
    <w:p w:rsidR="00CB2361" w:rsidP="00CB2361" w:rsidRDefault="00CB2361" w14:paraId="0A2E98F0" w14:textId="77777777">
      <w:r>
        <w:annotationRef/>
      </w:r>
      <w:r>
        <w:t>CPC (Lei 13.105/2015)</w:t>
      </w:r>
    </w:p>
    <w:p w:rsidR="00CB2361" w:rsidP="00CB2361" w:rsidRDefault="00CB2361" w14:paraId="38ADD7CD" w14:textId="77777777">
      <w:r>
        <w:t>Art. 6º Todos os sujeitos do processo devem cooperar entre si para que se obtenha, em tempo razoável, decisão de mérito justa e efetiva.</w:t>
      </w:r>
    </w:p>
  </w:comment>
  <w:comment w:initials="MRS" w:author="Marcelo Ribeiro Da Silva - GDSXSR" w:date="2026-09-30T20:16:00Z" w:id="40">
    <w:p w:rsidR="00CB2361" w:rsidRDefault="00CB2361" w14:paraId="003C9830" w14:textId="77777777">
      <w:r>
        <w:annotationRef/>
      </w:r>
      <w:r>
        <w:t>ID 89748010 (26/05/2026): o autor sustentou que "não há qualquer obrigação legal de que o credor apresente a localização exata do bem dado em garantia" e requereu nova expedição de mandado para o mesmo endereço, sem indicar a origem da informação.</w:t>
      </w:r>
    </w:p>
  </w:comment>
  <w:comment w:initials="MRS" w:author="Marcelo Ribeiro Da Silva - GDSXSR" w:date="2026-09-30T20:16:00Z" w:id="41">
    <w:p w:rsidR="00CB2361" w:rsidRDefault="00CB2361" w14:paraId="2FA70C35" w14:textId="77777777">
      <w:r>
        <w:annotationRef/>
      </w:r>
      <w:r>
        <w:t>ID 89747974 (25/08/2025): "Ante o exposto, indefiro o pedido de pesquisas. Determino que seja indicado o endereço do réu ou o paradeiro do veículo em 15 dias, com o recolhimento das custas intermediárias da diligência, ou seja requerida a conversão em execução, sob pena de extinção, por ausência de pressuposto processual."</w:t>
      </w:r>
    </w:p>
  </w:comment>
  <w:comment w:initials="MRS" w:author="Marcelo Ribeiro Da Silva - GDSXSR" w:date="2026-09-30T20:16:00Z" w:id="42">
    <w:p w:rsidR="00CB2361" w:rsidP="00CB2361" w:rsidRDefault="00CB2361" w14:paraId="368C0B86" w14:textId="77777777">
      <w:r>
        <w:annotationRef/>
      </w:r>
      <w:r>
        <w:t>ID 89748008 (ID 276786693 na origem — 21/05/2026): "Cabe ao autor, no derradeiro prazo, indicar e provar de onde retirou o último endereço indicado ao id 276242185, sob pena de extinção por ausência de pressuposto processual. Basta de tanta protelação neste processo." (...) "Ante o exposto, indefiro a nova diligência. Confiro o derradeiro prazo de 15 dias para o autor provar de onde retirou o endereço último apresentado (id 276242185), sob pena de extinção por pressuposto processual."</w:t>
      </w:r>
    </w:p>
    <w:p w:rsidR="00CB2361" w:rsidP="00CB2361" w:rsidRDefault="00CB2361" w14:paraId="35A2D35F" w14:textId="77777777">
      <w:r>
        <w:t>Disponibilizada no DJEN em 22/05/2026 (ID 89748009).</w:t>
      </w:r>
    </w:p>
  </w:comment>
  <w:comment w:initials="MRS" w:author="Marcelo Ribeiro Da Silva - GDSXSR" w:date="2026-09-30T20:16:00Z" w:id="43">
    <w:p w:rsidR="00CB2361" w:rsidP="00CB2361" w:rsidRDefault="00CB2361" w14:paraId="4293A620" w14:textId="77777777">
      <w:r>
        <w:annotationRef/>
      </w:r>
      <w:r>
        <w:t>Tema Repetitivo 1.040/STJ</w:t>
      </w:r>
    </w:p>
    <w:p w:rsidR="00CB2361" w:rsidP="00CB2361" w:rsidRDefault="00CB2361" w14:paraId="3558DF76" w14:textId="77777777">
      <w:r>
        <w:t>Órgão julgador: Segunda Seção. Relator: Min. Ricardo Villas Bôas Cueva.</w:t>
      </w:r>
    </w:p>
    <w:p w:rsidR="00CB2361" w:rsidP="00CB2361" w:rsidRDefault="00CB2361" w14:paraId="2D81706F" w14:textId="77777777">
      <w:r>
        <w:t>Processo paradigma: REsp 1.799.367/MG (oriundo de IRDR), julgado em 16/9/2021, DJe de 4/11/2021.</w:t>
      </w:r>
    </w:p>
    <w:p w:rsidR="00CB2361" w:rsidP="00CB2361" w:rsidRDefault="00CB2361" w14:paraId="59C31F80" w14:textId="77777777">
      <w:r>
        <w:t>Questão submetida a julgamento: momento em que a contestação apresentada na ação de busca e apreensão que tramita sob o rito do Decreto-Lei nº 911/1969 deve ser apreciada pelo órgão julgador.</w:t>
      </w:r>
    </w:p>
    <w:p w:rsidR="00CB2361" w:rsidP="00CB2361" w:rsidRDefault="00CB2361" w14:paraId="2D9C4ECA" w14:textId="77777777">
      <w:r>
        <w:t>Tese firmada: "Na ação de busca e apreensão de que trata o Decreto-Lei nº 911/1969, a análise da contestação somente deve ocorrer após a execução da medida liminar."</w:t>
      </w:r>
    </w:p>
    <w:p w:rsidR="00CB2361" w:rsidP="00CB2361" w:rsidRDefault="00CB2361" w14:paraId="60875454" w14:textId="77777777">
      <w:r>
        <w:t>Situação: julgado (mérito).</w:t>
      </w:r>
    </w:p>
  </w:comment>
  <w:comment w:initials="MRS" w:author="Marcelo Ribeiro Da Silva - GDSXSR" w:date="2026-09-30T20:16:00Z" w:id="44">
    <w:p w:rsidR="00CB2361" w:rsidP="00CB2361" w:rsidRDefault="00CB2361" w14:paraId="42BAF627" w14:textId="77777777">
      <w:r>
        <w:annotationRef/>
      </w:r>
      <w:r>
        <w:t>Decreto-Lei 911/1969</w:t>
      </w:r>
    </w:p>
    <w:p w:rsidR="00CB2361" w:rsidP="00CB2361" w:rsidRDefault="00CB2361" w14:paraId="198215A1" w14:textId="77777777">
      <w:r>
        <w:t>Art. 4º Se o bem alienado fiduciariamente não for encontrado ou não se achar na posse do devedor, fica facultado ao credor requerer, nos mesmos autos, a conversão do pedido de busca e apreensão em ação executiva, na forma prevista no Capítulo II do Livro II da Lei nº 5.869, de 11 de janeiro de 1973 - Código de Processo Civil. (Redação dada pela Lei nº 13.043, de 2014)</w:t>
      </w:r>
    </w:p>
  </w:comment>
  <w:comment w:initials="MRS" w:author="Marcelo Ribeiro Da Silva - GDSXSR" w:date="2026-09-30T20:16:00Z" w:id="45">
    <w:p w:rsidR="00CB2361" w:rsidP="00CB2361" w:rsidRDefault="00CB2361" w14:paraId="2E8484B3" w14:textId="77777777">
      <w:r>
        <w:annotationRef/>
      </w:r>
      <w:r>
        <w:t>CPC (Lei 13.105/2015)</w:t>
      </w:r>
    </w:p>
    <w:p w:rsidR="00CB2361" w:rsidP="00CB2361" w:rsidRDefault="00CB2361" w14:paraId="2CE39E3F" w14:textId="77777777">
      <w:r>
        <w:t>Art. 485. O juiz não resolverá o mérito quando:</w:t>
      </w:r>
    </w:p>
    <w:p w:rsidR="00CB2361" w:rsidP="00CB2361" w:rsidRDefault="00CB2361" w14:paraId="333A9AD9" w14:textId="77777777">
      <w:r>
        <w:t>(...)</w:t>
      </w:r>
    </w:p>
    <w:p w:rsidR="00CB2361" w:rsidP="00CB2361" w:rsidRDefault="00CB2361" w14:paraId="6A534701" w14:textId="77777777">
      <w:r>
        <w:t>VI - verificar ausência de legitimidade ou de interesse processual;</w:t>
      </w:r>
    </w:p>
  </w:comment>
  <w:comment w:initials="MRS" w:author="Marcelo Ribeiro Da Silva - GDSXSR" w:date="2026-09-30T20:16:00Z" w:id="46">
    <w:p w:rsidR="00CB2361" w:rsidP="00CB2361" w:rsidRDefault="00CB2361" w14:paraId="17D7D8D8" w14:textId="77777777">
      <w:r>
        <w:annotationRef/>
      </w:r>
      <w:r>
        <w:t>CPC (Lei 13.105/2015)</w:t>
      </w:r>
    </w:p>
    <w:p w:rsidR="00CB2361" w:rsidP="00CB2361" w:rsidRDefault="00CB2361" w14:paraId="4EA68406" w14:textId="77777777">
      <w:r>
        <w:t>Art. 485. O juiz não resolverá o mérito quando:</w:t>
      </w:r>
    </w:p>
    <w:p w:rsidR="00CB2361" w:rsidP="00CB2361" w:rsidRDefault="00CB2361" w14:paraId="6523C4CD" w14:textId="77777777">
      <w:r>
        <w:t>(...)</w:t>
      </w:r>
    </w:p>
    <w:p w:rsidR="00CB2361" w:rsidP="00CB2361" w:rsidRDefault="00CB2361" w14:paraId="2841D885" w14:textId="77777777">
      <w:r>
        <w:t>II - o processo ficar parado durante mais de 1 (um) ano por negligência das partes;</w:t>
      </w:r>
    </w:p>
    <w:p w:rsidR="00CB2361" w:rsidP="00CB2361" w:rsidRDefault="00CB2361" w14:paraId="011C3D50" w14:textId="77777777">
      <w:r>
        <w:t>III - por não promover os atos e as diligências que lhe incumbir, o autor abandonar a causa por mais de 30 (trinta) dias;</w:t>
      </w:r>
    </w:p>
    <w:p w:rsidR="00CB2361" w:rsidP="00CB2361" w:rsidRDefault="00CB2361" w14:paraId="3368D51E" w14:textId="77777777">
      <w:r>
        <w:t>(...)</w:t>
      </w:r>
    </w:p>
    <w:p w:rsidR="00CB2361" w:rsidP="00CB2361" w:rsidRDefault="00CB2361" w14:paraId="57C4BC6F" w14:textId="77777777">
      <w:r>
        <w:t>§ 1º Nas hipóteses descritas nos incisos II e III, a parte será intimada pessoalmente para suprir a falta no prazo de 5 (cinco) dias.</w:t>
      </w:r>
    </w:p>
  </w:comment>
  <w:comment w:initials="MRS" w:author="Marcelo Ribeiro Da Silva - GDSXSR" w:date="2026-09-30T20:16:00Z" w:id="47">
    <w:p w:rsidR="00CB2361" w:rsidP="00CB2361" w:rsidRDefault="00CB2361" w14:paraId="317DE02E" w14:textId="77777777">
      <w:r>
        <w:annotationRef/>
      </w:r>
      <w:r>
        <w:t>CPC (Lei 13.105/2015)</w:t>
      </w:r>
    </w:p>
    <w:p w:rsidR="00CB2361" w:rsidP="00CB2361" w:rsidRDefault="00CB2361" w14:paraId="450E0B71" w14:textId="77777777">
      <w:r>
        <w:t>Art. 4º As partes têm o direito de obter em prazo razoável a solução integral do mérito, incluída a atividade satisfativa.</w:t>
      </w:r>
    </w:p>
    <w:p w:rsidR="00CB2361" w:rsidP="00CB2361" w:rsidRDefault="00CB2361" w14:paraId="46D9D9DF" w14:textId="77777777"/>
    <w:p w:rsidR="00CB2361" w:rsidP="00CB2361" w:rsidRDefault="00CB2361" w14:paraId="2E882877" w14:textId="77777777">
      <w:r>
        <w:t>Art. 488. Desde que possível, o juiz resolverá o mérito sempre que a decisão for favorável à parte a quem aproveitaria eventual pronunciamento nos termos do art. 485.</w:t>
      </w:r>
    </w:p>
  </w:comment>
  <w:comment w:initials="MRS" w:author="Marcelo Ribeiro Da Silva - GDSXSR" w:date="2026-09-30T20:16:00Z" w:id="48">
    <w:p w:rsidR="00E22AFB" w:rsidP="00E22AFB" w:rsidRDefault="00CB2361" w14:paraId="388518A6" w14:textId="77777777">
      <w:pPr>
        <w:pStyle w:val="Textodecomentrio"/>
        <w:jc w:val="left"/>
      </w:pPr>
      <w:r>
        <w:annotationRef/>
      </w:r>
      <w:r w:rsidR="00E22AFB">
        <w:rPr>
          <w:highlight w:val="yellow"/>
        </w:rPr>
        <w:t>Há entendimento em sentido contrário desta 4ª Turma Cível, colacionado ao final (Acórdão 1229309, Rel. Arnoldo Camanho, j. 5/2/2020):</w:t>
      </w:r>
      <w:r w:rsidR="00E22AFB">
        <w:t xml:space="preserve"> cassação de sentença que condicionou a expedição de mandado à comprovação fotográfica da localização do veículo. Distinção: no caso, não se exigiu prova da localização do bem, mas apenas a indicação da origem do endereço, após seis diligências negativas, com advertência expressa de extinção.</w:t>
      </w:r>
    </w:p>
  </w:comment>
  <w:comment w:id="49" w:author="Assessor GDSXSR" w:initials="RG" w:date="2026-10-31T22:18:26Z">
    <w:p>
      <w:pPr>
        <w:pStyle w:val="CommentText"/>
      </w:pPr>
      <w:r>
        <w:rPr>
          <w:rStyle w:val="CommentReference"/>
        </w:rPr>
        <w:annotationRef/>
      </w:r>
      <w:r>
        <w:t>ASSESSOR GDSXSR — Revisão APC 0701765-77 (Marcelo). Alterações mecânicas, todas em cinza: referências normativas na forma compacta (CPC 485 IV, Decreto-Lei 911/1969 4º) na ementa, no relatório e no voto (C-20); conectivo de ligação entre parágrafos (C-16); "– Grifei" nos três acórdãos transcritos (C-67); título do bloco final em violeta (C-46). A jurisprudência em sentido contrário (Acórdão 1229309, 4ª Turma Cível) segue ao final, em violeta, com o comentário já existente no voto (C-46, C-53). Limitação: os autos não foram recebidos; IDs, datas e valor da causa seguem a minuta e os comentários do assessor, sem conferência no PJe (C-24).</w:t>
      </w:r>
    </w:p>
  </w:comment>
  <w:comment w:id="50" w:author="Assessor GDSXSR" w:initials="RG" w:date="2026-10-31T22:18:26Z">
    <w:p>
      <w:pPr>
        <w:pStyle w:val="CommentText"/>
      </w:pPr>
      <w:r>
        <w:rPr>
          <w:rStyle w:val="CommentReference"/>
        </w:rPr>
        <w:annotationRef/>
      </w:r>
      <w:r>
        <w:t>ASSESSOR GDSXSR — Alterei o item 1 para retirar "pessoa natural" (a parte já é qualificada como devedor fiduciante), nomear o réu pelo nome da autuação e fechar o item com o valor da causa entre parênteses (R$ 23.536,85, da linha de dados do voto), porque a ementa de APC traz só a ação, as partes, o fato e o valor (C-34, C-34A, C-3P b).</w:t>
      </w:r>
    </w:p>
  </w:comment>
  <w:comment w:id="51" w:author="Assessor GDSXSR" w:initials="RG" w:date="2026-10-31T22:18:26Z">
    <w:p>
      <w:pPr>
        <w:pStyle w:val="CommentText"/>
      </w:pPr>
      <w:r>
        <w:rPr>
          <w:rStyle w:val="CommentReference"/>
        </w:rPr>
        <w:annotationRef/>
      </w:r>
      <w:r>
        <w:t>ASSESSOR GDSXSR — Alterei o item 3 para trazer a sentença com o fundamento legal e as razões do apelo, porque o "Caso em exame" da APC reúne a ação, a sentença e as razões do apelo (C-3P b, C-36). Não inclui o pedido de efeito suspensivo, prejudicado pelo julgamento do apelo.</w:t>
      </w:r>
    </w:p>
  </w:comment>
  <w:comment w:id="52" w:author="Assessor GDSXSR" w:initials="RG" w:date="2026-10-31T22:18:26Z">
    <w:p>
      <w:pPr>
        <w:pStyle w:val="CommentText"/>
      </w:pPr>
      <w:r>
        <w:rPr>
          <w:rStyle w:val="CommentReference"/>
        </w:rPr>
        <w:annotationRef/>
      </w:r>
      <w:r>
        <w:t>ASSESSOR GDSXSR — Acrescentei ao item 5 o Tema 1.040/STJ, que o voto enfrenta e que já constava de "Jurisprudência relevante citada"; a ementa espelha o voto (C-33). Retirado o ID das referências e mantida uma ideia por item (C-3G).</w:t>
      </w:r>
    </w:p>
  </w:comment>
  <w:comment w:id="53" w:author="Assessor GDSXSR" w:initials="RG" w:date="2026-10-31T22:18:26Z">
    <w:p>
      <w:pPr>
        <w:pStyle w:val="CommentText"/>
      </w:pPr>
      <w:r>
        <w:rPr>
          <w:rStyle w:val="CommentReference"/>
        </w:rPr>
        <w:annotationRef/>
      </w:r>
      <w:r>
        <w:t>ASSESSOR GDSXSR — Alterei a lista para a identificação completa e na ordem de aparição no voto, sem "TJDFT," e com "Rel. Des." (C-67, C-3G). Conferidos no iajus: Acórdão 2069924 (4ª Turma Cível, Des. Fernando Habibe, j. 19/11/2025; ementa idêntica à transcrita) e Acórdão 1846217 (1ª Turma Cível, Des. Carlos Pires Soares Neto, j. 10/04/2024; itens 1, 1.1, 2 e 4 idênticos aos transcritos). PENDÊNCIA (C-72, C-52): Acórdão 2074929 (8ª Turma Cível, Des. José Firmo Reis Soub, j. 02/12/2025, DJe 17/12/2025) existe no iajus como processo, mas o acórdão não é servido; busca na web também não o localizou. Permanece no corpo e aqui, pela exceção de C-72, sem contrariar a tese do voto; falta conferir a ementa transcrita e o DJe no JurisDF. PENDÊNCIA: Tema 1.040/STJ — o iajus confirma a tese (vigente) e o julgamento em 16/09/2021 (Segunda Seção), mas a minuta e os comentários do assessor indicam REsp 1.799.367/MG, relator Min. Ricardo Villas Bôas Cueva e DJe 04/11/2021, e o iajus registra 1.799.367 apenas como proposta de afetação (relator Min. Paulo de Tarso Sanseverino); fonte secundária indica outro paradigma (REsp 1.892.589/MG). Por isso retirei da ementa e do corpo o REsp, o relator e o DJe, até conferência no site do STJ (C-72, C-60).</w:t>
      </w:r>
    </w:p>
  </w:comment>
  <w:comment w:id="54" w:author="Assessor GDSXSR" w:initials="RG" w:date="2026-10-31T22:18:26Z">
    <w:p>
      <w:pPr>
        <w:pStyle w:val="CommentText"/>
      </w:pPr>
      <w:r>
        <w:rPr>
          <w:rStyle w:val="CommentReference"/>
        </w:rPr>
        <w:annotationRef/>
      </w:r>
      <w:r>
        <w:t>ASSESSOR GDSXSR — Retirei o ID da frase de abertura, porque o ID já consta ao final da transcrição (C-3N, C-20).</w:t>
      </w:r>
    </w:p>
  </w:comment>
  <w:comment w:id="55" w:author="Assessor GDSXSR" w:initials="RG" w:date="2026-10-31T22:18:26Z">
    <w:p>
      <w:pPr>
        <w:pStyle w:val="CommentText"/>
      </w:pPr>
      <w:r>
        <w:rPr>
          <w:rStyle w:val="CommentReference"/>
        </w:rPr>
        <w:annotationRef/>
      </w:r>
      <w:r>
        <w:t>ASSESSOR GDSXSR — Cortei com "(...)" a frase sobre a emenda da inicial, que não interfere no julgamento, e nada mais na transcrição do relatório da sentença (C-02).</w:t>
      </w:r>
    </w:p>
  </w:comment>
  <w:comment w:id="56" w:author="Assessor GDSXSR" w:initials="RG" w:date="2026-10-31T22:18:26Z">
    <w:p>
      <w:pPr>
        <w:pStyle w:val="CommentText"/>
      </w:pPr>
      <w:r>
        <w:rPr>
          <w:rStyle w:val="CommentReference"/>
        </w:rPr>
        <w:annotationRef/>
      </w:r>
      <w:r>
        <w:t>ASSESSOR GDSXSR — PENDÊNCIA (C-22, C-52): a sentença anexada não identifica o magistrado; o nome "Dr. Alex Costa de Oliveira" e a Vara Cível do Guará seguem a minuta e precisam ser conferidos no PJe.</w:t>
      </w:r>
    </w:p>
  </w:comment>
  <w:comment w:id="57" w:author="Assessor GDSXSR" w:initials="RG" w:date="2026-10-31T22:18:26Z">
    <w:p>
      <w:pPr>
        <w:pStyle w:val="CommentText"/>
      </w:pPr>
      <w:r>
        <w:rPr>
          <w:rStyle w:val="CommentReference"/>
        </w:rPr>
        <w:annotationRef/>
      </w:r>
      <w:r>
        <w:t>ASSESSOR GDSXSR — Alterei as referências normativas das alegações para a forma compacta, sem "art." e sem vírgula (C-20). Alegações e ordem preservadas.</w:t>
      </w:r>
    </w:p>
  </w:comment>
  <w:comment w:id="58" w:author="Assessor GDSXSR" w:initials="RG" w:date="2026-10-31T22:18:26Z">
    <w:p>
      <w:pPr>
        <w:pStyle w:val="CommentText"/>
      </w:pPr>
      <w:r>
        <w:rPr>
          <w:rStyle w:val="CommentReference"/>
        </w:rPr>
        <w:annotationRef/>
      </w:r>
      <w:r>
        <w:t>ASSESSOR GDSXSR — Alterei as referências para a forma compacta e acrescentei o ID do apelo ao final do parágrafo das alegações (C-20, C-30, C-3W c).</w:t>
      </w:r>
    </w:p>
  </w:comment>
  <w:comment w:id="59" w:author="Assessor GDSXSR" w:initials="RG" w:date="2026-10-31T22:18:26Z">
    <w:p>
      <w:pPr>
        <w:pStyle w:val="CommentText"/>
      </w:pPr>
      <w:r>
        <w:rPr>
          <w:rStyle w:val="CommentReference"/>
        </w:rPr>
        <w:annotationRef/>
      </w:r>
      <w:r>
        <w:t>ASSESSOR GDSXSR — Cortei com "(...)" o trecho retórico da sentença sobre o "balcão de diligências infinitas" para instituições financeiras, que não sustenta a conclusão, e mantive a parte que decide (C-02, C-66).</w:t>
      </w:r>
    </w:p>
  </w:comment>
  <w:comment w:id="60" w:author="Assessor GDSXSR" w:initials="RG" w:date="2026-10-31T22:18:26Z">
    <w:p>
      <w:pPr>
        <w:pStyle w:val="CommentText"/>
      </w:pPr>
      <w:r>
        <w:rPr>
          <w:rStyle w:val="CommentReference"/>
        </w:rPr>
        <w:annotationRef/>
      </w:r>
      <w:r>
        <w:t>ASSESSOR GDSXSR — Inseri, depois deste parágrafo, o art. 485, IV, VI e § 1º, do CPC em bloco, com o trecho decisivo sublinhado, porque a norma sustenta o capítulo (C-66 a). Texto do Planalto, conferido; o comentário já existente com o texto literal foi mantido.</w:t>
      </w:r>
    </w:p>
  </w:comment>
  <w:comment w:id="61" w:author="Assessor GDSXSR" w:initials="RG" w:date="2026-10-31T22:18:26Z">
    <w:p>
      <w:pPr>
        <w:pStyle w:val="CommentText"/>
      </w:pPr>
      <w:r>
        <w:rPr>
          <w:rStyle w:val="CommentReference"/>
        </w:rPr>
        <w:annotationRef/>
      </w:r>
      <w:r>
        <w:t>ASSESSOR GDSXSR — Acrescentei os IDs das seis certidões negativas (os mesmos do comentário do assessor sobre as diligências) (C-20, C-21). PENDÊNCIA (C-52): "abril de 2025" como data da liminar não consta do material recebido (a primeira certidão é de 19/05/2025); conferir no PJe (ID 89747963).</w:t>
      </w:r>
    </w:p>
  </w:comment>
  <w:comment w:id="62" w:author="Assessor GDSXSR" w:initials="RG" w:date="2026-10-31T22:18:26Z">
    <w:p>
      <w:pPr>
        <w:pStyle w:val="CommentText"/>
      </w:pPr>
      <w:r>
        <w:rPr>
          <w:rStyle w:val="CommentReference"/>
        </w:rPr>
        <w:annotationRef/>
      </w:r>
      <w:r>
        <w:t>ASSESSOR GDSXSR — Inseri, antes deste parágrafo, a tese do Tema Repetitivo 1.040/STJ transcrita literalmente (iajus: tese firmada, vigente, julgado em 16/09/2021, Segunda Seção) e ajustei este parágrafo para aplicá-la ao caso, sem repetir a tese (C-61, C-66 d). O REsp paradigma, o relator e o DJe ficaram de fora até a conferência indicada no comentário da ementa.</w:t>
      </w:r>
    </w:p>
  </w:comment>
  <w:comment w:id="63" w:author="Assessor GDSXSR" w:initials="RG" w:date="2026-10-31T22:18:26Z">
    <w:p>
      <w:pPr>
        <w:pStyle w:val="CommentText"/>
      </w:pPr>
      <w:r>
        <w:rPr>
          <w:rStyle w:val="CommentReference"/>
        </w:rPr>
        <w:annotationRef/>
      </w:r>
      <w:r>
        <w:t>ASSESSOR GDSXSR — Inseri o art. 4º do Decreto-Lei 911/1969 em bloco, com o trecho decisivo sublinhado, e separei a conclusão em parágrafo iniciado por "Contudo," (C-66 a, C-16, C-11). Texto do Planalto (redação da Lei 13.043/2014), conferido.</w:t>
      </w:r>
    </w:p>
  </w:comment>
  <w:comment w:id="64" w:author="Assessor GDSXSR" w:initials="RG" w:date="2026-10-31T22:18:26Z">
    <w:p>
      <w:pPr>
        <w:pStyle w:val="CommentText"/>
      </w:pPr>
      <w:r>
        <w:rPr>
          <w:rStyle w:val="CommentReference"/>
        </w:rPr>
        <w:annotationRef/>
      </w:r>
      <w:r>
        <w:t>ASSESSOR GDSXSR — Alterei a referência a "art. 485, § 1º" para a forma compacta (CPC 485 § 1º), porque o dispositivo já está transcrito no bloco anterior (C-20, C-66).</w:t>
      </w:r>
    </w:p>
  </w:comment>
  <w:comment w:id="65" w:author="Assessor GDSXSR" w:initials="RG" w:date="2026-10-31T22:18:26Z">
    <w:p>
      <w:pPr>
        <w:pStyle w:val="CommentText"/>
      </w:pPr>
      <w:r>
        <w:rPr>
          <w:rStyle w:val="CommentReference"/>
        </w:rPr>
        <w:annotationRef/>
      </w:r>
      <w:r>
        <w:t>ASSESSOR GDSXSR — Alterei a introdução para "Nesse sentido:" (C-67) e acrescentei "– Grifei" aos acórdãos 2069924 e 1846217 (C-67). O acórdão do Relator (2113226) permanece em comentário, como no comentário do assessor (C-67).</w:t>
      </w:r>
    </w:p>
  </w:comment>
  <w:comment w:id="66" w:author="Assessor GDSXSR" w:initials="RG" w:date="2026-10-31T22:18:26Z">
    <w:p>
      <w:pPr>
        <w:pStyle w:val="CommentText"/>
      </w:pPr>
      <w:r>
        <w:rPr>
          <w:rStyle w:val="CommentReference"/>
        </w:rPr>
        <w:annotationRef/>
      </w:r>
      <w:r>
        <w:t>ASSESSOR GDSXSR — Alterei o título do bloco final em violeta para "PRECEDENTES CONTRÁRIOS AO VOTO" (C-46). Acórdão 1229309 conferido no iajus (4ª Turma Cível, Des. Arnoldo Camanho de Assis, j. 05/02/2020).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7763CFA1"/>
  <w15:commentEx w15:done="0" w15:paraId="44EC0B82"/>
  <w15:commentEx w15:done="0" w15:paraId="3EF34D8A"/>
  <w15:commentEx w15:done="0" w15:paraId="6D1766FC"/>
  <w15:commentEx w15:done="0" w15:paraId="7AF9BB2F"/>
  <w15:commentEx w15:done="0" w15:paraId="5EAE2149"/>
  <w15:commentEx w15:done="0" w15:paraId="254329BF"/>
  <w15:commentEx w15:done="0" w15:paraId="184AF6FF"/>
  <w15:commentEx w15:done="0" w15:paraId="23F8B236"/>
  <w15:commentEx w15:done="0" w15:paraId="3C158192"/>
  <w15:commentEx w15:done="0" w15:paraId="471316FB"/>
  <w15:commentEx w15:done="0" w15:paraId="06310F69"/>
  <w15:commentEx w15:done="0" w15:paraId="7495E7E5"/>
  <w15:commentEx w15:done="0" w15:paraId="047F9CD4"/>
  <w15:commentEx w15:done="0" w15:paraId="3C25818B"/>
  <w15:commentEx w15:done="0" w15:paraId="41EEA179"/>
  <w15:commentEx w15:done="0" w15:paraId="1E8BFFEC"/>
  <w15:commentEx w15:done="0" w15:paraId="328F5290"/>
  <w15:commentEx w15:done="0" w15:paraId="51281DF3"/>
  <w15:commentEx w15:done="0" w15:paraId="47720CFD"/>
  <w15:commentEx w15:done="0" w15:paraId="6D86DB13"/>
  <w15:commentEx w15:done="0" w15:paraId="567FADE0"/>
  <w15:commentEx w15:done="0" w15:paraId="7B3E469C"/>
  <w15:commentEx w15:done="0" w15:paraId="59D9ADCD"/>
  <w15:commentEx w15:done="0" w15:paraId="45F58554"/>
  <w15:commentEx w15:done="0" w15:paraId="61CEE32C"/>
  <w15:commentEx w15:done="0" w15:paraId="0A45CC56"/>
  <w15:commentEx w15:done="0" w15:paraId="0D96BDB5"/>
  <w15:commentEx w15:done="0" w15:paraId="37200EE9"/>
  <w15:commentEx w15:done="0" w15:paraId="079E4DD1"/>
  <w15:commentEx w15:done="0" w15:paraId="5068C22D"/>
  <w15:commentEx w15:done="0" w15:paraId="494A0CCE"/>
  <w15:commentEx w15:done="0" w15:paraId="21917FEF"/>
  <w15:commentEx w15:done="0" w15:paraId="49035F4B"/>
  <w15:commentEx w15:done="0" w15:paraId="38F484CD"/>
  <w15:commentEx w15:done="0" w15:paraId="65A3B783"/>
  <w15:commentEx w15:done="0" w15:paraId="7DBDC9A1"/>
  <w15:commentEx w15:done="0" w15:paraId="4775B85D"/>
  <w15:commentEx w15:done="0" w15:paraId="38ADD7CD"/>
  <w15:commentEx w15:done="0" w15:paraId="003C9830"/>
  <w15:commentEx w15:done="0" w15:paraId="2FA70C35"/>
  <w15:commentEx w15:done="0" w15:paraId="35A2D35F"/>
  <w15:commentEx w15:done="0" w15:paraId="60875454"/>
  <w15:commentEx w15:done="0" w15:paraId="198215A1"/>
  <w15:commentEx w15:done="0" w15:paraId="6A534701"/>
  <w15:commentEx w15:done="0" w15:paraId="57C4BC6F"/>
  <w15:commentEx w15:done="0" w15:paraId="2E882877"/>
  <w15:commentEx w15:done="0" w15:paraId="388518A6"/>
</w15:commentsEx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7763CFA1" w16cid:durableId="2DB830C7"/>
  <w16cid:commentId w16cid:paraId="44EC0B82" w16cid:durableId="04FE2BBE"/>
  <w16cid:commentId w16cid:paraId="3EF34D8A" w16cid:durableId="07D79D3D"/>
  <w16cid:commentId w16cid:paraId="6D1766FC" w16cid:durableId="34893E73"/>
  <w16cid:commentId w16cid:paraId="7AF9BB2F" w16cid:durableId="219F3E21"/>
  <w16cid:commentId w16cid:paraId="5EAE2149" w16cid:durableId="102C3FD0"/>
  <w16cid:commentId w16cid:paraId="254329BF" w16cid:durableId="5D434D5A"/>
  <w16cid:commentId w16cid:paraId="184AF6FF" w16cid:durableId="254DA37D"/>
  <w16cid:commentId w16cid:paraId="23F8B236" w16cid:durableId="0B429EA4"/>
  <w16cid:commentId w16cid:paraId="3C158192" w16cid:durableId="406CDB09"/>
  <w16cid:commentId w16cid:paraId="471316FB" w16cid:durableId="23AEB384"/>
  <w16cid:commentId w16cid:paraId="06310F69" w16cid:durableId="213C73B8"/>
  <w16cid:commentId w16cid:paraId="7495E7E5" w16cid:durableId="7007B18E"/>
  <w16cid:commentId w16cid:paraId="047F9CD4" w16cid:durableId="1644C569"/>
  <w16cid:commentId w16cid:paraId="3C25818B" w16cid:durableId="6798EB23"/>
  <w16cid:commentId w16cid:paraId="41EEA179" w16cid:durableId="16A5F619"/>
  <w16cid:commentId w16cid:paraId="1E8BFFEC" w16cid:durableId="45818283"/>
  <w16cid:commentId w16cid:paraId="328F5290" w16cid:durableId="4A7BBE05"/>
  <w16cid:commentId w16cid:paraId="51281DF3" w16cid:durableId="76E20978"/>
  <w16cid:commentId w16cid:paraId="47720CFD" w16cid:durableId="33DB48CD"/>
  <w16cid:commentId w16cid:paraId="6D86DB13" w16cid:durableId="3E7B2D72"/>
  <w16cid:commentId w16cid:paraId="567FADE0" w16cid:durableId="7FAA7E44"/>
  <w16cid:commentId w16cid:paraId="7B3E469C" w16cid:durableId="005CFE99"/>
  <w16cid:commentId w16cid:paraId="59D9ADCD" w16cid:durableId="6EA102E1"/>
  <w16cid:commentId w16cid:paraId="45F58554" w16cid:durableId="259DAF4D"/>
  <w16cid:commentId w16cid:paraId="61CEE32C" w16cid:durableId="2B6EA0D0"/>
  <w16cid:commentId w16cid:paraId="0A45CC56" w16cid:durableId="31987BD8"/>
  <w16cid:commentId w16cid:paraId="0D96BDB5" w16cid:durableId="52CDBDEF"/>
  <w16cid:commentId w16cid:paraId="37200EE9" w16cid:durableId="77077CE3"/>
  <w16cid:commentId w16cid:paraId="079E4DD1" w16cid:durableId="26B3DA9E"/>
  <w16cid:commentId w16cid:paraId="5068C22D" w16cid:durableId="63F077FA"/>
  <w16cid:commentId w16cid:paraId="494A0CCE" w16cid:durableId="621D6D38"/>
  <w16cid:commentId w16cid:paraId="21917FEF" w16cid:durableId="74B3E5D8"/>
  <w16cid:commentId w16cid:paraId="49035F4B" w16cid:durableId="205D0004"/>
  <w16cid:commentId w16cid:paraId="38F484CD" w16cid:durableId="0D49AF73"/>
  <w16cid:commentId w16cid:paraId="65A3B783" w16cid:durableId="5B1B3810"/>
  <w16cid:commentId w16cid:paraId="7DBDC9A1" w16cid:durableId="134B0E7F"/>
  <w16cid:commentId w16cid:paraId="4775B85D" w16cid:durableId="301FB8CF"/>
  <w16cid:commentId w16cid:paraId="38ADD7CD" w16cid:durableId="2629261D"/>
  <w16cid:commentId w16cid:paraId="003C9830" w16cid:durableId="11264F06"/>
  <w16cid:commentId w16cid:paraId="2FA70C35" w16cid:durableId="5E5EBB2E"/>
  <w16cid:commentId w16cid:paraId="35A2D35F" w16cid:durableId="03136A41"/>
  <w16cid:commentId w16cid:paraId="60875454" w16cid:durableId="4AF1645A"/>
  <w16cid:commentId w16cid:paraId="198215A1" w16cid:durableId="4C7E7496"/>
  <w16cid:commentId w16cid:paraId="6A534701" w16cid:durableId="7771349B"/>
  <w16cid:commentId w16cid:paraId="57C4BC6F" w16cid:durableId="1A9198C2"/>
  <w16cid:commentId w16cid:paraId="2E882877" w16cid:durableId="1AB3273B"/>
  <w16cid:commentId w16cid:paraId="388518A6" w16cid:durableId="57A8596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Pr="003614CA" w:rsidR="007638B0" w:rsidRDefault="007638B0" w14:paraId="53942EE4" w14:textId="77777777">
      <w:pPr>
        <w:spacing w:line="240" w:lineRule="auto"/>
      </w:pPr>
      <w:r w:rsidRPr="003614CA">
        <w:separator/>
      </w:r>
    </w:p>
  </w:endnote>
  <w:endnote w:type="continuationSeparator" w:id="0">
    <w:p w:rsidRPr="003614CA" w:rsidR="007638B0" w:rsidRDefault="007638B0" w14:paraId="4BBC93D4" w14:textId="77777777">
      <w:pPr>
        <w:spacing w:line="240" w:lineRule="auto"/>
      </w:pPr>
      <w:r w:rsidRPr="003614C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3614CA" w:rsidR="00E44FAA" w:rsidRDefault="007638B0" w14:paraId="3CA8380C" w14:textId="77777777">
    <w:pPr>
      <w:pStyle w:val="Rodap"/>
      <w:jc w:val="right"/>
    </w:pPr>
    <w:r w:rsidRPr="003614CA">
      <w:rPr>
        <w:sz w:val="20"/>
      </w:rPr>
      <w:fldChar w:fldCharType="begin"/>
    </w:r>
    <w:r w:rsidRPr="003614CA">
      <w:rPr>
        <w:sz w:val="20"/>
      </w:rPr>
      <w:instrText>PAGE</w:instrText>
    </w:r>
    <w:r w:rsidRPr="003614CA" w:rsidR="008C51D1">
      <w:rPr>
        <w:sz w:val="20"/>
      </w:rPr>
      <w:fldChar w:fldCharType="separate"/>
    </w:r>
    <w:r w:rsidRPr="003614CA" w:rsidR="008C51D1">
      <w:rPr>
        <w:sz w:val="20"/>
      </w:rPr>
      <w:t>1</w:t>
    </w:r>
    <w:r w:rsidRPr="003614CA"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Pr="003614CA" w:rsidR="007638B0" w:rsidRDefault="007638B0" w14:paraId="75CDD127" w14:textId="77777777">
      <w:pPr>
        <w:spacing w:line="240" w:lineRule="auto"/>
      </w:pPr>
      <w:r w:rsidRPr="003614CA">
        <w:separator/>
      </w:r>
    </w:p>
  </w:footnote>
  <w:footnote w:type="continuationSeparator" w:id="0">
    <w:p w:rsidRPr="003614CA" w:rsidR="007638B0" w:rsidRDefault="007638B0" w14:paraId="1D656536" w14:textId="77777777">
      <w:pPr>
        <w:spacing w:line="240" w:lineRule="auto"/>
      </w:pPr>
      <w:r w:rsidRPr="003614CA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990749810">
    <w:abstractNumId w:val="8"/>
  </w:num>
  <w:num w:numId="2" w16cid:durableId="230431079">
    <w:abstractNumId w:val="6"/>
  </w:num>
  <w:num w:numId="3" w16cid:durableId="827748339">
    <w:abstractNumId w:val="5"/>
  </w:num>
  <w:num w:numId="4" w16cid:durableId="1967082919">
    <w:abstractNumId w:val="4"/>
  </w:num>
  <w:num w:numId="5" w16cid:durableId="1512916948">
    <w:abstractNumId w:val="7"/>
  </w:num>
  <w:num w:numId="6" w16cid:durableId="240413051">
    <w:abstractNumId w:val="3"/>
  </w:num>
  <w:num w:numId="7" w16cid:durableId="1946034372">
    <w:abstractNumId w:val="2"/>
  </w:num>
  <w:num w:numId="8" w16cid:durableId="1593977035">
    <w:abstractNumId w:val="1"/>
  </w:num>
  <w:num w:numId="9" w16cid:durableId="151234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rcelo Ribeiro Da Silva - GDSXSR">
    <w15:presenceInfo w15:providerId="AD" w15:userId="S::t313207@tjdft.jus.br::d29e2de7-00a4-4621-a031-73d81317b1e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7B8"/>
    <w:rsid w:val="00034616"/>
    <w:rsid w:val="000555BC"/>
    <w:rsid w:val="0006063C"/>
    <w:rsid w:val="000B7221"/>
    <w:rsid w:val="001118A7"/>
    <w:rsid w:val="001230E0"/>
    <w:rsid w:val="0015074B"/>
    <w:rsid w:val="002410A5"/>
    <w:rsid w:val="0029639D"/>
    <w:rsid w:val="002F2FC1"/>
    <w:rsid w:val="00326F90"/>
    <w:rsid w:val="003614CA"/>
    <w:rsid w:val="004015AB"/>
    <w:rsid w:val="00405913"/>
    <w:rsid w:val="005C2ABA"/>
    <w:rsid w:val="00724C14"/>
    <w:rsid w:val="007502B0"/>
    <w:rsid w:val="007638B0"/>
    <w:rsid w:val="007706C6"/>
    <w:rsid w:val="008614EA"/>
    <w:rsid w:val="00880617"/>
    <w:rsid w:val="008864B7"/>
    <w:rsid w:val="008C51D1"/>
    <w:rsid w:val="009A2A29"/>
    <w:rsid w:val="009B344F"/>
    <w:rsid w:val="00AA1D8D"/>
    <w:rsid w:val="00B47730"/>
    <w:rsid w:val="00C936D2"/>
    <w:rsid w:val="00CB0664"/>
    <w:rsid w:val="00CB2361"/>
    <w:rsid w:val="00CB2CC4"/>
    <w:rsid w:val="00E22AFB"/>
    <w:rsid w:val="00E44FAA"/>
    <w:rsid w:val="00F65047"/>
    <w:rsid w:val="00FC693F"/>
    <w:rsid w:val="00FE5D82"/>
    <w:rsid w:val="0D47FE8B"/>
    <w:rsid w:val="28B07B59"/>
    <w:rsid w:val="33B3430B"/>
    <w:rsid w:val="40110858"/>
    <w:rsid w:val="45C41B51"/>
    <w:rsid w:val="4C5A1333"/>
    <w:rsid w:val="5E2DFF57"/>
    <w:rsid w:val="687FED92"/>
    <w:rsid w:val="6E51903C"/>
    <w:rsid w:val="6E68A2D2"/>
    <w:rsid w:val="6EA79A4F"/>
    <w:rsid w:val="6F1B439F"/>
    <w:rsid w:val="7213A70C"/>
    <w:rsid w:val="74990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85A6CF"/>
  <w14:defaultImageDpi w14:val="300"/>
  <w15:docId w15:val="{89B6562B-A1E3-4BFE-82FE-5F6B371A7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spacing w:after="0" w:line="360" w:lineRule="auto"/>
      <w:jc w:val="both"/>
    </w:pPr>
    <w:rPr>
      <w:rFonts w:ascii="Arial" w:hAnsi="Arial" w:eastAsia="Arial"/>
      <w:color w:val="808080"/>
      <w:sz w:val="28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styleId="Ttulo1Char" w:customStyle="1">
    <w:name w:val="Título 1 Char"/>
    <w:basedOn w:val="Fontepargpadro"/>
    <w:link w:val="Ttulo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Ttulo2Char" w:customStyle="1">
    <w:name w:val="Título 2 Char"/>
    <w:basedOn w:val="Fontepargpadro"/>
    <w:link w:val="Ttulo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tulo3Char" w:customStyle="1">
    <w:name w:val="Título 3 Char"/>
    <w:basedOn w:val="Fontepargpadro"/>
    <w:link w:val="Ttulo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tuloChar" w:customStyle="1">
    <w:name w:val="Título Char"/>
    <w:basedOn w:val="Fontepargpadro"/>
    <w:link w:val="Ttulo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tuloChar" w:customStyle="1">
    <w:name w:val="Subtítulo Char"/>
    <w:basedOn w:val="Fontepargpadro"/>
    <w:link w:val="Subttulo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styleId="CorpodetextoChar" w:customStyle="1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styleId="Corpodetexto2Char" w:customStyle="1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Corpodetexto3Char" w:customStyle="1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demacroChar" w:customStyle="1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styleId="CitaoChar" w:customStyle="1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styleId="Ttulo4Char" w:customStyle="1">
    <w:name w:val="Título 4 Char"/>
    <w:basedOn w:val="Fontepargpadro"/>
    <w:link w:val="Ttulo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tulo5Char" w:customStyle="1">
    <w:name w:val="Título 5 Char"/>
    <w:basedOn w:val="Fontepargpadro"/>
    <w:link w:val="Ttulo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Ttulo7Char" w:customStyle="1">
    <w:name w:val="Título 7 Char"/>
    <w:basedOn w:val="Fontepargpadro"/>
    <w:link w:val="Ttulo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tulo8Char" w:customStyle="1">
    <w:name w:val="Título 8 Char"/>
    <w:basedOn w:val="Fontepargpadro"/>
    <w:link w:val="Ttulo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tulo9Char" w:customStyle="1">
    <w:name w:val="Título 9 Char"/>
    <w:basedOn w:val="Fontepargpadro"/>
    <w:link w:val="Ttulo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decomentrio">
    <w:name w:val="annotation text"/>
    <w:basedOn w:val="Normal"/>
    <w:link w:val="TextodecomentrioChar"/>
    <w:uiPriority w:val="99"/>
    <w:unhideWhenUsed/>
    <w:pPr>
      <w:spacing w:line="240" w:lineRule="auto"/>
    </w:pPr>
    <w:rPr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rPr>
      <w:rFonts w:ascii="Arial" w:hAnsi="Arial" w:eastAsia="Arial"/>
      <w:color w:val="808080"/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1/relationships/commentsExtended" Target="commentsExtended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Marcelo Ribeiro Da Silva - GDSXSR</lastModifiedBy>
  <revision>4</revision>
  <dcterms:created xsi:type="dcterms:W3CDTF">2026-09-30T20:32:00.0000000Z</dcterms:created>
  <dcterms:modified xsi:type="dcterms:W3CDTF">2026-10-28T01:30:45.7295189Z</dcterms:modified>
  <category/>
</coreProperties>
</file>