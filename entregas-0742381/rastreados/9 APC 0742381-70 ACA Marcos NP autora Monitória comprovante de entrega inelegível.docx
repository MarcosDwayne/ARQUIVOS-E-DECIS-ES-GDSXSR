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679AFC05">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260B57E1" w:rsidP="679AFC05">
            <w:pPr>
              <w:pStyle w:val="paragraph"/>
              <w:spacing w:before="0" w:beforeAutospacing="0" w:after="0" w:afterAutospacing="0"/>
              <w:ind w:left="255"/>
              <w:jc w:val="both"/>
              <w:textAlignment w:val="baseline"/>
              <w:rPr>
                <w:rFonts w:ascii="Segoe UI" w:hAnsi="Segoe UI" w:cs="Segoe UI"/>
                <w:sz w:val="18"/>
                <w:szCs w:val="18"/>
              </w:rPr>
            </w:pPr>
            <w:r w:rsidRPr="679AFC05">
              <w:rPr>
                <w:rStyle w:val="normaltextrun"/>
                <w:rFonts w:ascii="Calibri" w:hAnsi="Calibri" w:cs="Calibri"/>
                <w:color w:val="595959" w:themeColor="text1" w:themeTint="A6"/>
                <w:sz w:val="20"/>
                <w:szCs w:val="20"/>
              </w:rPr>
              <w:t>Tribunal de Justiça do Distrito Federal e dos Territórios</w:t>
            </w:r>
            <w:r w:rsidRPr="679AFC05">
              <w:rPr>
                <w:rStyle w:val="eop"/>
                <w:rFonts w:ascii="Calibri" w:hAnsi="Calibri" w:cs="Calibri"/>
                <w:color w:val="595959" w:themeColor="text1" w:themeTint="A6"/>
                <w:sz w:val="20"/>
                <w:szCs w:val="20"/>
              </w:rPr>
              <w:t> </w:t>
            </w:r>
          </w:p>
          <w:p w14:paraId="12B71A35"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1D371EE9">
        <w:trPr>
          <w:cantSplit/>
          <w:trHeight w:val="397"/>
        </w:trPr>
        <w:tc>
          <w:tcPr>
            <w:tcW w:w="3686" w:type="dxa"/>
            <w:vAlign w:val="center"/>
          </w:tcPr>
          <w:p w14:paraId="0E990AE5" w14:textId="77777777" w:rsidR="00770E7F" w:rsidRPr="009F36E1" w:rsidRDefault="00770E7F" w:rsidP="00EE6B2B">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2B3F2B" w:rsidP="00EE6B2B">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1D371EE9">
        <w:trPr>
          <w:cantSplit/>
          <w:trHeight w:val="570"/>
        </w:trPr>
        <w:tc>
          <w:tcPr>
            <w:tcW w:w="3686" w:type="dxa"/>
            <w:vAlign w:val="center"/>
          </w:tcPr>
          <w:p w14:paraId="7118EFBD" w14:textId="77777777" w:rsidR="00770E7F" w:rsidRPr="009F36E1" w:rsidRDefault="00770E7F" w:rsidP="00EE6B2B">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EE6B2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1D371EE9">
        <w:trPr>
          <w:cantSplit/>
          <w:trHeight w:val="397"/>
        </w:trPr>
        <w:tc>
          <w:tcPr>
            <w:tcW w:w="3686" w:type="dxa"/>
            <w:vAlign w:val="center"/>
          </w:tcPr>
          <w:p w14:paraId="0E73EC07" w14:textId="77777777" w:rsidR="00770E7F" w:rsidRPr="009F36E1" w:rsidRDefault="00770E7F" w:rsidP="00EE6B2B">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EE6B2B">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6891F8C" w:rsidR="00770E7F" w:rsidRPr="009F36E1" w:rsidRDefault="229142F2" w:rsidP="679AFC05">
            <w:pPr>
              <w:ind w:right="-675"/>
            </w:pPr>
            <w:r w:rsidRPr="1D371EE9">
              <w:rPr>
                <w:rFonts w:ascii="Arial" w:hAnsi="Arial" w:cs="Arial"/>
                <w:sz w:val="28"/>
                <w:szCs w:val="28"/>
              </w:rPr>
              <w:t>0742381-70.2024.8.07.0001</w:t>
            </w:r>
          </w:p>
        </w:tc>
      </w:tr>
      <w:tr w:rsidR="00770E7F" w:rsidRPr="009F36E1" w14:paraId="48ED7BFE" w14:textId="77777777" w:rsidTr="1D371EE9">
        <w:trPr>
          <w:cantSplit/>
          <w:trHeight w:val="397"/>
        </w:trPr>
        <w:tc>
          <w:tcPr>
            <w:tcW w:w="3686" w:type="dxa"/>
            <w:vAlign w:val="center"/>
          </w:tcPr>
          <w:p w14:paraId="272F493B" w14:textId="1AD7452F" w:rsidR="00770E7F" w:rsidRPr="00F63CDB" w:rsidRDefault="002B3F2B" w:rsidP="00EE6B2B">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34A569B" w:rsidR="00770E7F" w:rsidRPr="009F36E1" w:rsidRDefault="7400572F" w:rsidP="100CB99B">
            <w:r w:rsidRPr="1D371EE9">
              <w:rPr>
                <w:rFonts w:ascii="Arial" w:hAnsi="Arial" w:cs="Arial"/>
                <w:sz w:val="28"/>
                <w:szCs w:val="28"/>
              </w:rPr>
              <w:t>Florence Industrial e Comercial Ltda.</w:t>
            </w:r>
            <w:r w:rsidR="11269C2D" w:rsidRPr="1D371EE9">
              <w:rPr>
                <w:rFonts w:ascii="Arial" w:hAnsi="Arial" w:cs="Arial"/>
                <w:sz w:val="28"/>
                <w:szCs w:val="28"/>
              </w:rPr>
              <w:t xml:space="preserve"> </w:t>
            </w:r>
          </w:p>
        </w:tc>
      </w:tr>
      <w:tr w:rsidR="00770E7F" w:rsidRPr="009F36E1" w14:paraId="55763F2D" w14:textId="77777777" w:rsidTr="1D371EE9">
        <w:trPr>
          <w:cantSplit/>
          <w:trHeight w:val="397"/>
        </w:trPr>
        <w:tc>
          <w:tcPr>
            <w:tcW w:w="3686" w:type="dxa"/>
            <w:vAlign w:val="center"/>
          </w:tcPr>
          <w:p w14:paraId="59BAA433" w14:textId="5D3E5176" w:rsidR="00770E7F" w:rsidRPr="009F36E1" w:rsidRDefault="002B3F2B"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74FB642D" w:rsidR="00770E7F" w:rsidRPr="009F36E1" w:rsidRDefault="7EEBA7DC" w:rsidP="00EE6B2B">
            <w:pPr>
              <w:ind w:right="-74"/>
            </w:pPr>
            <w:r w:rsidRPr="1D371EE9">
              <w:rPr>
                <w:rFonts w:ascii="Arial" w:hAnsi="Arial" w:cs="Arial"/>
                <w:sz w:val="28"/>
                <w:szCs w:val="28"/>
              </w:rPr>
              <w:t xml:space="preserve">C. A. S. Apoio Administrativo Ltda. </w:t>
            </w:r>
          </w:p>
        </w:tc>
      </w:tr>
      <w:tr w:rsidR="00770E7F" w:rsidRPr="009F36E1" w14:paraId="640EA867" w14:textId="77777777" w:rsidTr="1D371EE9">
        <w:trPr>
          <w:cantSplit/>
          <w:trHeight w:val="397"/>
        </w:trPr>
        <w:tc>
          <w:tcPr>
            <w:tcW w:w="3686" w:type="dxa"/>
            <w:vAlign w:val="center"/>
          </w:tcPr>
          <w:p w14:paraId="34627CFC" w14:textId="77777777" w:rsidR="00770E7F" w:rsidRPr="009F36E1" w:rsidRDefault="00770E7F" w:rsidP="00EE6B2B">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EE6B2B">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548D4A4B" w:rsidP="37F3EB7D">
            <w:pPr>
              <w:rPr>
                <w:rFonts w:ascii="Arial" w:hAnsi="Arial" w:cs="Arial"/>
                <w:b/>
                <w:bCs/>
                <w:sz w:val="28"/>
                <w:szCs w:val="28"/>
              </w:rPr>
            </w:pPr>
            <w:r w:rsidRPr="1D371EE9">
              <w:rPr>
                <w:rFonts w:ascii="Arial" w:hAnsi="Arial" w:cs="Arial"/>
                <w:b/>
                <w:bCs/>
                <w:sz w:val="28"/>
                <w:szCs w:val="28"/>
              </w:rPr>
              <w:t>Des. Sérgio Rocha</w:t>
            </w:r>
            <w:commentRangeStart w:id="0"/>
            <w:commentRangeStart w:id="1"/>
            <w:commentRangeEnd w:id="0"/>
            <w:r w:rsidRPr="009F36E1">
              <w:rPr>
                <w:rStyle w:val="CommentReference"/>
                <w:rFonts w:ascii="Arial" w:hAnsi="Arial" w:cs="Arial"/>
                <w:b/>
                <w:bCs/>
                <w:sz w:val="28"/>
                <w:szCs w:val="28"/>
              </w:rPr>
              <w:commentReference w:id="0"/>
            </w:r>
            <w:commentRangeEnd w:id="1"/>
            <w:r w:rsidR="00695ED4" w:rsidRPr="009F36E1">
              <w:rPr>
                <w:rStyle w:val="CommentReference"/>
                <w:rFonts w:ascii="Arial" w:hAnsi="Arial" w:cs="Arial"/>
                <w:b/>
                <w:bCs/>
                <w:sz w:val="28"/>
                <w:szCs w:val="28"/>
              </w:rPr>
              <w:commentReference w:id="1"/>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002" w:author="Assessor GDSXSR" w:date="2026-10-29T21:16:42Z">
          <w:pPr>
            <w:spacing w:after="0" w:line="360" w:lineRule="auto"/>
            <w:jc w:val="center"/>
          </w:pPr>
        </w:pPrChange>
      </w:pPr>
      <w:commentRangeStart w:id="23"/>
      <w:r w:rsidRPr="45CC8256">
        <w:rPr>
          <w:rFonts w:ascii="Arial" w:hAnsi="Arial" w:cs="Arial"/>
          <w:b/>
          <w:bCs/>
          <w:sz w:val="28"/>
          <w:szCs w:val="28"/>
        </w:rPr>
        <w:t>EMENTA</w:t>
      </w:r>
      <w:commentRangeEnd w:id="23"/>
      <w:r>
        <w:rPr>
          <w:rStyle w:val="CommentReference"/>
        </w:rPr>
        <w:commentReference w:id="23"/>
      </w:r>
    </w:p>
    <w:p w14:paraId="06BF179A" w14:textId="77777777" w:rsidR="00886ABA" w:rsidRDefault="00886ABA" w:rsidP="3A9A9753">
      <w:pPr>
        <w:spacing w:after="0" w:line="360" w:lineRule="auto"/>
        <w:jc w:val="both"/>
        <w:rPr>
          <w:rFonts w:ascii="Arial" w:eastAsia="Arial" w:hAnsi="Arial" w:cs="Arial"/>
          <w:sz w:val="28"/>
          <w:szCs w:val="28"/>
        </w:rPr>
      </w:pPr>
    </w:p>
    <w:p w14:paraId="6A219347" w14:textId="6CEE614D" w:rsidR="06AFE1EA" w:rsidRDefault="06AFE1EA" w:rsidP="1D371EE9">
      <w:pPr>
        <w:spacing w:after="0" w:line="360" w:lineRule="auto"/>
        <w:jc w:val="both"/>
        <w:rPr>
          <w:rFonts w:ascii="Arial" w:eastAsia="Arial" w:hAnsi="Arial" w:cs="Arial"/>
          <w:sz w:val="28"/>
          <w:szCs w:val="28"/>
        </w:rPr>
      </w:pPr>
      <w:commentRangeStart w:id="2"/>
      <w:r w:rsidRPr="1D371EE9">
        <w:rPr>
          <w:rFonts w:ascii="Arial" w:eastAsia="Arial" w:hAnsi="Arial" w:cs="Arial"/>
          <w:sz w:val="28"/>
          <w:szCs w:val="28"/>
        </w:rPr>
        <w:t>APELAÇÃO</w:t>
      </w:r>
      <w:r w:rsidR="46C9D117" w:rsidRPr="1D371EE9">
        <w:rPr>
          <w:rFonts w:ascii="Arial" w:eastAsia="Arial" w:hAnsi="Arial" w:cs="Arial"/>
          <w:sz w:val="28"/>
          <w:szCs w:val="28"/>
        </w:rPr>
        <w:t xml:space="preserve"> CÍVEL. DIREITO PROCESSUAL CIVIL E EMPRESARIAL. AÇÃO MONITÓRIA. FORNECIMENTO DE MERCADORIAS. PROVA ESCRITA. NOTA FISCAL. COMPROVANTE DE ENTREGA ILEGÍVEL E RASURADO. PAGAMENTO DE OUTRAS DUPLICATAS DA MESMA NOTA FISCAL. INSUFICIÊNCIA. ÔNUS DA PROVA. </w:t>
      </w:r>
      <w:r w:rsidR="00F418B3">
        <w:rPr>
          <w:rFonts w:ascii="Arial" w:eastAsia="Arial" w:hAnsi="Arial" w:cs="Arial"/>
          <w:sz w:val="28"/>
          <w:szCs w:val="28"/>
        </w:rPr>
        <w:t xml:space="preserve">NÃO COMPROVAÇÃO. </w:t>
      </w:r>
      <w:r w:rsidR="46C9D117" w:rsidRPr="1D371EE9">
        <w:rPr>
          <w:rFonts w:ascii="Arial" w:eastAsia="Arial" w:hAnsi="Arial" w:cs="Arial"/>
          <w:sz w:val="28"/>
          <w:szCs w:val="28"/>
        </w:rPr>
        <w:t>BOA-FÉ OBJETIVA. ENRIQUECIMENTO SEM CAUSA. RECURSO NÃO PROVIDO.</w:t>
      </w:r>
      <w:commentRangeEnd w:id="2"/>
      <w:r>
        <w:rPr>
          <w:rStyle w:val="CommentReference"/>
        </w:rPr>
        <w:commentReference w:id="2"/>
      </w:r>
    </w:p>
    <w:p w14:paraId="533A7677" w14:textId="550B874E" w:rsidR="00886ABA" w:rsidRPr="00E87018" w:rsidRDefault="0D67D882" w:rsidP="37F3EB7D">
      <w:pPr>
        <w:spacing w:after="0" w:line="360" w:lineRule="auto"/>
        <w:jc w:val="both"/>
        <w:rPr>
          <w:rFonts w:ascii="Arial" w:eastAsia="Arial" w:hAnsi="Arial" w:cs="Arial"/>
          <w:b/>
          <w:bCs/>
          <w:sz w:val="28"/>
          <w:szCs w:val="28"/>
        </w:rPr>
      </w:pPr>
      <w:r w:rsidRPr="37F3EB7D">
        <w:rPr>
          <w:rFonts w:ascii="Arial" w:eastAsia="Arial" w:hAnsi="Arial" w:cs="Arial"/>
          <w:b/>
          <w:bCs/>
          <w:sz w:val="28"/>
          <w:szCs w:val="28"/>
        </w:rPr>
        <w:t>I. Caso em exame</w:t>
      </w:r>
    </w:p>
    <w:p w14:paraId="21097FE0" w14:textId="39CE6F72" w:rsidR="00886ABA" w:rsidRPr="00E87018" w:rsidRDefault="0D67D882" w:rsidP="1D371EE9">
      <w:pPr>
        <w:spacing w:after="0" w:line="360" w:lineRule="auto"/>
        <w:jc w:val="both"/>
      </w:pPr>
      <w:commentRangeStart w:id="3"/>
      <w:r>
        <w:rPr>
          <w:rFonts w:ascii="Arial" w:eastAsia="Arial" w:hAnsi="Arial" w:cs="Arial"/>
          <w:sz w:val="28"/>
          <w:szCs w:val="28"/>
        </w:rPr>
        <w:t xml:space="preserve">1. </w:t>
      </w:r>
      <w:r>
        <w:rPr>
          <w:rFonts w:ascii="Arial" w:eastAsia="Arial" w:hAnsi="Arial" w:cs="Arial"/>
          <w:sz w:val="28"/>
          <w:szCs w:val="28"/>
        </w:rPr>
        <w:t xml:space="preserve">Ação monitória proposta por Florence Industrial e Comercial Ltda. contra 312 Norte Perfumaria e Cosméticos Eireli – ME e 312 Norte Perfumaria e Cosméticos Ltda. – ME, </w:t>
      </w:r>
      <w:del w:id="1003" w:author="Assessor GDSXSR" w:date="2026-10-29T21:16:42Z">
        <w:r>
          <w:rPr>
            <w:rFonts w:ascii="Arial" w:eastAsia="Arial" w:hAnsi="Arial" w:cs="Arial"/>
            <w:sz w:val="28"/>
            <w:szCs w:val="28"/>
          </w:rPr>
          <w:delText xml:space="preserve">na</w:delText>
        </w:r>
      </w:del>
      <w:ins w:id="1004" w:author="Assessor GDSXSR" w:date="2026-10-29T21:16:42Z">
        <w:r>
          <w:rPr>
            <w:rFonts w:ascii="Arial" w:eastAsia="Arial" w:hAnsi="Arial" w:cs="Arial"/>
            <w:color w:val="808080"/>
            <w:sz w:val="28"/>
            <w:szCs w:val="28"/>
          </w:rPr>
          <w:t xml:space="preserve">para</w:t>
        </w:r>
      </w:ins>
      <w:r>
        <w:rPr>
          <w:rFonts w:ascii="Arial" w:eastAsia="Arial" w:hAnsi="Arial" w:cs="Arial"/>
          <w:sz w:val="28"/>
          <w:szCs w:val="28"/>
        </w:rPr>
        <w:t xml:space="preserve"> </w:t>
      </w:r>
      <w:del w:id="1005" w:author="Assessor GDSXSR" w:date="2026-10-29T21:16:42Z">
        <w:r>
          <w:rPr>
            <w:rFonts w:ascii="Arial" w:eastAsia="Arial" w:hAnsi="Arial" w:cs="Arial"/>
            <w:sz w:val="28"/>
            <w:szCs w:val="28"/>
          </w:rPr>
          <w:delText xml:space="preserve">qual se pleiteia o pagamento de R$ 37.192,27, decorrente do inadimplemento</w:delText>
        </w:r>
      </w:del>
      <w:ins w:id="1006" w:author="Assessor GDSXSR" w:date="2026-10-29T21:16:42Z">
        <w:r>
          <w:rPr>
            <w:rFonts w:ascii="Arial" w:eastAsia="Arial" w:hAnsi="Arial" w:cs="Arial"/>
            <w:color w:val="808080"/>
            <w:sz w:val="28"/>
            <w:szCs w:val="28"/>
          </w:rPr>
          <w:t xml:space="preserve">cobrança</w:t>
        </w:r>
      </w:ins>
      <w:r>
        <w:rPr>
          <w:rFonts w:ascii="Arial" w:eastAsia="Arial" w:hAnsi="Arial" w:cs="Arial"/>
          <w:sz w:val="28"/>
          <w:szCs w:val="28"/>
        </w:rPr>
        <w:t xml:space="preserve"> de notas fiscais</w:t>
      </w:r>
      <w:ins w:id="1007" w:author="Assessor GDSXSR" w:date="2026-10-29T21:16:42Z">
        <w:r>
          <w:rPr>
            <w:rFonts w:ascii="Arial" w:eastAsia="Arial" w:hAnsi="Arial" w:cs="Arial"/>
            <w:color w:val="808080"/>
            <w:sz w:val="28"/>
            <w:szCs w:val="28"/>
          </w:rPr>
          <w:t xml:space="preserve"> inadimplidas</w:t>
        </w:r>
      </w:ins>
      <w:r>
        <w:rPr>
          <w:rFonts w:ascii="Arial" w:eastAsia="Arial" w:hAnsi="Arial" w:cs="Arial"/>
          <w:sz w:val="28"/>
          <w:szCs w:val="28"/>
        </w:rPr>
        <w:t xml:space="preserve"> relativas ao fornecimento de mercadorias</w:t>
      </w:r>
      <w:ins w:id="1008" w:author="Assessor GDSXSR" w:date="2026-10-29T21:16:42Z">
        <w:r>
          <w:rPr>
            <w:rFonts w:ascii="Arial" w:eastAsia="Arial" w:hAnsi="Arial" w:cs="Arial"/>
            <w:color w:val="808080"/>
            <w:sz w:val="28"/>
            <w:szCs w:val="28"/>
          </w:rPr>
          <w:t xml:space="preserve"> (R$ 37</w:t>
        </w:r>
      </w:ins>
      <w:r>
        <w:rPr>
          <w:rFonts w:ascii="Arial" w:eastAsia="Arial" w:hAnsi="Arial" w:cs="Arial"/>
          <w:sz w:val="28"/>
          <w:szCs w:val="28"/>
        </w:rPr>
        <w:t xml:space="preserve">.</w:t>
      </w:r>
      <w:ins w:id="1009" w:author="Assessor GDSXSR" w:date="2026-10-29T21:16:42Z">
        <w:r>
          <w:rPr>
            <w:rFonts w:ascii="Arial" w:eastAsia="Arial" w:hAnsi="Arial" w:cs="Arial"/>
            <w:color w:val="808080"/>
            <w:sz w:val="28"/>
            <w:szCs w:val="28"/>
          </w:rPr>
          <w:t xml:space="preserve">192,27).</w:t>
        </w:r>
      </w:ins>
      <w:commentRangeEnd w:id="3"/>
      <w:r>
        <w:rPr>
          <w:rStyle w:val="CommentReference"/>
        </w:rPr>
        <w:commentReference w:id="3"/>
      </w:r>
    </w:p>
    <w:p w14:paraId="7E3890D9" w14:textId="4E0FB511" w:rsidR="0D67D882" w:rsidRDefault="0D67D882" w:rsidP="1D371EE9">
      <w:pPr>
        <w:spacing w:after="0" w:line="360" w:lineRule="auto"/>
        <w:jc w:val="both"/>
      </w:pPr>
      <w:r w:rsidRPr="1D371EE9">
        <w:rPr>
          <w:rFonts w:ascii="Arial" w:eastAsia="Arial" w:hAnsi="Arial" w:cs="Arial"/>
          <w:sz w:val="28"/>
          <w:szCs w:val="28"/>
        </w:rPr>
        <w:t>2.</w:t>
      </w:r>
      <w:r w:rsidR="12513748" w:rsidRPr="1D371EE9">
        <w:rPr>
          <w:rFonts w:ascii="Arial" w:eastAsia="Arial" w:hAnsi="Arial" w:cs="Arial"/>
          <w:sz w:val="28"/>
          <w:szCs w:val="28"/>
        </w:rPr>
        <w:t xml:space="preserve"> A sentença julgou parcialmente procedente o pedido monitório para excluir da cobrança o valor histórico de R$ 701,50, referente à duplicata nº 04 da Nota Fiscal nº 207285, diante da ausência de prova idônea da entrega das mercadorias. Constituiu título executivo judicial quanto ao remanescente relativo à Nota Fiscal nº 210954 e fixou honorários advocatícios em 10% sobre o débito constituído, já deduzido o montante excluído.</w:t>
      </w:r>
    </w:p>
    <w:p w14:paraId="0009EB9E" w14:textId="5A73151A" w:rsidR="0D67D882" w:rsidRDefault="0D67D882" w:rsidP="1D371EE9">
      <w:pPr>
        <w:spacing w:after="0" w:line="360" w:lineRule="auto"/>
        <w:jc w:val="both"/>
        <w:rPr>
          <w:rFonts w:ascii="Arial" w:eastAsia="Arial" w:hAnsi="Arial" w:cs="Arial"/>
          <w:sz w:val="28"/>
          <w:szCs w:val="28"/>
        </w:rPr>
      </w:pPr>
      <w:r>
        <w:rPr>
          <w:rFonts w:ascii="Arial" w:eastAsia="Arial" w:hAnsi="Arial" w:cs="Arial"/>
          <w:sz w:val="28"/>
          <w:szCs w:val="28"/>
        </w:rPr>
        <w:t xml:space="preserve">3. </w:t>
      </w:r>
      <w:r>
        <w:rPr>
          <w:rFonts w:ascii="Arial" w:eastAsia="Arial" w:hAnsi="Arial" w:cs="Arial"/>
          <w:sz w:val="28"/>
          <w:szCs w:val="28"/>
        </w:rPr>
        <w:t xml:space="preserve">A autora apelou</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s</w:t>
      </w:r>
      <w:r>
        <w:rPr>
          <w:rFonts w:ascii="Arial" w:eastAsia="Arial" w:hAnsi="Arial" w:cs="Arial"/>
          <w:sz w:val="28"/>
          <w:szCs w:val="28"/>
        </w:rPr>
        <w:t xml:space="preserve">ustent</w:t>
      </w:r>
      <w:r>
        <w:rPr>
          <w:rFonts w:ascii="Arial" w:eastAsia="Arial" w:hAnsi="Arial" w:cs="Arial"/>
          <w:sz w:val="28"/>
          <w:szCs w:val="28"/>
        </w:rPr>
        <w:t xml:space="preserve">a</w:t>
      </w:r>
      <w:r>
        <w:rPr>
          <w:rFonts w:ascii="Arial" w:eastAsia="Arial" w:hAnsi="Arial" w:cs="Arial"/>
          <w:sz w:val="28"/>
          <w:szCs w:val="28"/>
        </w:rPr>
        <w:t xml:space="preserve">ndo</w:t>
      </w:r>
      <w:r>
        <w:rPr>
          <w:rFonts w:ascii="Arial" w:eastAsia="Arial" w:hAnsi="Arial" w:cs="Arial"/>
          <w:sz w:val="28"/>
          <w:szCs w:val="28"/>
        </w:rPr>
        <w:t xml:space="preserve"> que o pagamento de três das quatro duplicatas originadas da mesma nota fiscal comprova a operação comercial e a entrega das mercadorias, além de invocar a boa-fé objetiva, a teoria dos atos próprios e a vedação ao enriquecimento sem causa.</w:t>
      </w:r>
      <w:r>
        <w:rPr>
          <w:rFonts w:ascii="Arial" w:eastAsia="Arial" w:hAnsi="Arial" w:cs="Arial"/>
          <w:sz w:val="28"/>
          <w:szCs w:val="28"/>
        </w:rPr>
        <w:t xml:space="preserve"> Requer a inclusão</w:t>
      </w:r>
      <w:ins w:id="1010" w:author="Assessor GDSXSR" w:date="2026-10-29T21:16:42Z">
        <w:r>
          <w:rPr>
            <w:rFonts w:ascii="Arial" w:eastAsia="Arial" w:hAnsi="Arial" w:cs="Arial"/>
            <w:color w:val="808080"/>
            <w:sz w:val="28"/>
            <w:szCs w:val="28"/>
          </w:rPr>
          <w:t xml:space="preserve">,</w:t>
        </w:r>
      </w:ins>
      <w:r>
        <w:rPr>
          <w:rFonts w:ascii="Arial" w:eastAsia="Arial" w:hAnsi="Arial" w:cs="Arial"/>
          <w:sz w:val="28"/>
          <w:szCs w:val="28"/>
        </w:rPr>
        <w:t xml:space="preserve"> </w:t>
      </w:r>
      <w:r>
        <w:rPr>
          <w:rFonts w:ascii="Arial" w:eastAsia="Arial" w:hAnsi="Arial" w:cs="Arial"/>
          <w:sz w:val="28"/>
          <w:szCs w:val="28"/>
        </w:rPr>
        <w:t xml:space="preserve">na condenação</w:t>
      </w:r>
      <w:ins w:id="1011" w:author="Assessor GDSXSR" w:date="2026-10-29T21:16:42Z">
        <w:r>
          <w:rPr>
            <w:rFonts w:ascii="Arial" w:eastAsia="Arial" w:hAnsi="Arial" w:cs="Arial"/>
            <w:color w:val="808080"/>
            <w:sz w:val="28"/>
            <w:szCs w:val="28"/>
          </w:rPr>
          <w:t xml:space="preserve">,</w:t>
        </w:r>
      </w:ins>
      <w:r>
        <w:rPr>
          <w:rFonts w:ascii="Arial" w:eastAsia="Arial" w:hAnsi="Arial" w:cs="Arial"/>
          <w:sz w:val="28"/>
          <w:szCs w:val="28"/>
        </w:rPr>
        <w:t xml:space="preserve"> </w:t>
      </w:r>
      <w:del w:id="1012" w:author="Assessor GDSXSR" w:date="2026-10-29T21:16:42Z">
        <w:r>
          <w:rPr>
            <w:rFonts w:ascii="Arial" w:eastAsia="Arial" w:hAnsi="Arial" w:cs="Arial"/>
            <w:sz w:val="28"/>
            <w:szCs w:val="28"/>
          </w:rPr>
          <w:delText xml:space="preserve">os</w:delText>
        </w:r>
      </w:del>
      <w:ins w:id="1013" w:author="Assessor GDSXSR" w:date="2026-10-29T21:16:42Z">
        <w:r>
          <w:rPr>
            <w:rFonts w:ascii="Arial" w:eastAsia="Arial" w:hAnsi="Arial" w:cs="Arial"/>
            <w:color w:val="808080"/>
            <w:sz w:val="28"/>
            <w:szCs w:val="28"/>
          </w:rPr>
          <w:t xml:space="preserve">dos</w:t>
        </w:r>
      </w:ins>
      <w:r>
        <w:rPr>
          <w:rFonts w:ascii="Arial" w:eastAsia="Arial" w:hAnsi="Arial" w:cs="Arial"/>
          <w:sz w:val="28"/>
          <w:szCs w:val="28"/>
        </w:rPr>
        <w:t xml:space="preserve"> R$ 701,50 correspondentes à duplicata remanescente da Nota Fiscal nº 207285.</w:t>
      </w:r>
    </w:p>
    <w:p w14:paraId="0A7BF631" w14:textId="264B290A" w:rsidR="00886ABA" w:rsidRPr="00E87018" w:rsidRDefault="0D67D882" w:rsidP="37F3EB7D">
      <w:pPr>
        <w:spacing w:after="0" w:line="360" w:lineRule="auto"/>
        <w:jc w:val="both"/>
      </w:pPr>
      <w:r w:rsidRPr="37F3EB7D">
        <w:rPr>
          <w:rFonts w:ascii="Arial" w:eastAsia="Arial" w:hAnsi="Arial" w:cs="Arial"/>
          <w:b/>
          <w:bCs/>
          <w:sz w:val="28"/>
          <w:szCs w:val="28"/>
        </w:rPr>
        <w:t>II. Questão em discussão</w:t>
      </w:r>
    </w:p>
    <w:p w14:paraId="3B8147AA" w14:textId="560278D0" w:rsidR="00886ABA" w:rsidRPr="00E87018" w:rsidRDefault="0D67D882" w:rsidP="1D371EE9">
      <w:pPr>
        <w:spacing w:after="0" w:line="360" w:lineRule="auto"/>
        <w:jc w:val="both"/>
      </w:pPr>
      <w:r w:rsidRPr="1D371EE9">
        <w:rPr>
          <w:rFonts w:ascii="Arial" w:eastAsia="Arial" w:hAnsi="Arial" w:cs="Arial"/>
          <w:sz w:val="28"/>
          <w:szCs w:val="28"/>
        </w:rPr>
        <w:t xml:space="preserve">4. </w:t>
      </w:r>
      <w:r w:rsidR="1C9B3A08" w:rsidRPr="1D371EE9">
        <w:rPr>
          <w:rFonts w:ascii="Arial" w:eastAsia="Arial" w:hAnsi="Arial" w:cs="Arial"/>
          <w:sz w:val="28"/>
          <w:szCs w:val="28"/>
        </w:rPr>
        <w:t>A questão em discussão consiste em saber se o pagamento de outras duplicatas vinculadas à mesma nota fiscal supre a deficiência do comprovante de entrega, ilegível e rasurado, e constitui prova escrita suficiente para exigir, em ação monitória, o crédito de R$ 701,50 correspondente à duplicata remanescente</w:t>
      </w:r>
      <w:r w:rsidRPr="1D371EE9">
        <w:rPr>
          <w:rFonts w:ascii="Arial" w:eastAsia="Arial" w:hAnsi="Arial" w:cs="Arial"/>
          <w:sz w:val="28"/>
          <w:szCs w:val="28"/>
        </w:rPr>
        <w:t>.</w:t>
      </w:r>
    </w:p>
    <w:p w14:paraId="457F6727" w14:textId="5FD0B738" w:rsidR="00886ABA" w:rsidRPr="00E87018" w:rsidRDefault="0D67D882" w:rsidP="37F3EB7D">
      <w:pPr>
        <w:spacing w:after="0" w:line="360" w:lineRule="auto"/>
        <w:jc w:val="both"/>
      </w:pPr>
      <w:r w:rsidRPr="37F3EB7D">
        <w:rPr>
          <w:rFonts w:ascii="Arial" w:eastAsia="Arial" w:hAnsi="Arial" w:cs="Arial"/>
          <w:b/>
          <w:bCs/>
          <w:sz w:val="28"/>
          <w:szCs w:val="28"/>
        </w:rPr>
        <w:t>III. Razões de decidir</w:t>
      </w:r>
    </w:p>
    <w:p w14:paraId="045F62F3" w14:textId="35956D3F" w:rsidR="00886ABA" w:rsidRPr="00E87018" w:rsidRDefault="0D67D882" w:rsidP="1D371EE9">
      <w:pPr>
        <w:spacing w:after="0" w:line="360" w:lineRule="auto"/>
        <w:jc w:val="both"/>
        <w:rPr>
          <w:rFonts w:ascii="Arial" w:eastAsia="Arial" w:hAnsi="Arial" w:cs="Arial"/>
          <w:sz w:val="28"/>
          <w:szCs w:val="28"/>
        </w:rPr>
      </w:pPr>
      <w:r>
        <w:rPr>
          <w:rFonts w:ascii="Arial" w:eastAsia="Arial" w:hAnsi="Arial" w:cs="Arial"/>
          <w:sz w:val="28"/>
          <w:szCs w:val="28"/>
        </w:rPr>
        <w:t xml:space="preserve">5. </w:t>
      </w:r>
      <w:r>
        <w:rPr>
          <w:rFonts w:ascii="Arial" w:eastAsia="Arial" w:hAnsi="Arial" w:cs="Arial"/>
          <w:sz w:val="28"/>
          <w:szCs w:val="28"/>
        </w:rPr>
        <w:t xml:space="preserve">A ação monitória exige prova escrita apta a demonstrar a plausibilidade do crédito</w:t>
      </w:r>
      <w:ins w:id="1014" w:author="Assessor GDSXSR" w:date="2026-10-29T21:16:42Z">
        <w:r>
          <w:rPr>
            <w:rFonts w:ascii="Arial" w:eastAsia="Arial" w:hAnsi="Arial" w:cs="Arial"/>
            <w:color w:val="808080"/>
            <w:sz w:val="28"/>
            <w:szCs w:val="28"/>
          </w:rPr>
          <w:t xml:space="preserve"> (CPC 700)</w:t>
        </w:r>
      </w:ins>
      <w:r>
        <w:rPr>
          <w:rFonts w:ascii="Arial" w:eastAsia="Arial" w:hAnsi="Arial" w:cs="Arial"/>
          <w:sz w:val="28"/>
          <w:szCs w:val="28"/>
        </w:rPr>
        <w:t xml:space="preserve">, e incumbe ao autor comprovar os fatos constitutivos de seu direito</w:t>
      </w:r>
      <w:ins w:id="1015" w:author="Assessor GDSXSR" w:date="2026-10-29T21:16:42Z">
        <w:r>
          <w:rPr>
            <w:rFonts w:ascii="Arial" w:eastAsia="Arial" w:hAnsi="Arial" w:cs="Arial"/>
            <w:color w:val="808080"/>
            <w:sz w:val="28"/>
            <w:szCs w:val="28"/>
          </w:rPr>
          <w:t xml:space="preserve"> (CPC 373 I)</w:t>
        </w:r>
      </w:ins>
      <w:r>
        <w:rPr>
          <w:rFonts w:ascii="Arial" w:eastAsia="Arial" w:hAnsi="Arial" w:cs="Arial"/>
          <w:sz w:val="28"/>
          <w:szCs w:val="28"/>
        </w:rPr>
        <w:t xml:space="preserve">. Comprovante de entrega ilegível e rasurado, incapaz de identificar com segurança o recebedor e confirmar a efetiva entrega das mercadorias, não satisfaz </w:t>
      </w:r>
      <w:del w:id="1016" w:author="Assessor GDSXSR" w:date="2026-10-29T21:16:42Z">
        <w:r>
          <w:rPr>
            <w:rFonts w:ascii="Arial" w:eastAsia="Arial" w:hAnsi="Arial" w:cs="Arial"/>
            <w:sz w:val="28"/>
            <w:szCs w:val="28"/>
          </w:rPr>
          <w:delText xml:space="preserve">a</w:delText>
        </w:r>
      </w:del>
      <w:ins w:id="1017" w:author="Assessor GDSXSR" w:date="2026-10-29T21:16:42Z">
        <w:r>
          <w:rPr>
            <w:rFonts w:ascii="Arial" w:eastAsia="Arial" w:hAnsi="Arial" w:cs="Arial"/>
            <w:color w:val="808080"/>
            <w:sz w:val="28"/>
            <w:szCs w:val="28"/>
          </w:rPr>
          <w:t xml:space="preserve">essa</w:t>
        </w:r>
      </w:ins>
      <w:r>
        <w:rPr>
          <w:rFonts w:ascii="Arial" w:eastAsia="Arial" w:hAnsi="Arial" w:cs="Arial"/>
          <w:sz w:val="28"/>
          <w:szCs w:val="28"/>
        </w:rPr>
        <w:t xml:space="preserve"> exigência</w:t>
      </w:r>
      <w:del w:id="1018" w:author="Assessor GDSXSR" w:date="2026-10-29T21:16:42Z">
        <w:r>
          <w:rPr>
            <w:rFonts w:ascii="Arial" w:eastAsia="Arial" w:hAnsi="Arial" w:cs="Arial"/>
            <w:sz w:val="28"/>
            <w:szCs w:val="28"/>
          </w:rPr>
          <w:delText xml:space="preserve"> probatória do art. 700 do CPC</w:delText>
        </w:r>
      </w:del>
      <w:r>
        <w:rPr>
          <w:rFonts w:ascii="Arial" w:eastAsia="Arial" w:hAnsi="Arial" w:cs="Arial"/>
          <w:sz w:val="28"/>
          <w:szCs w:val="28"/>
        </w:rPr>
        <w:t xml:space="preserve">, sobretudo quando a irregularidade persiste após oportunidade concedida ao credor para apresentar documento legível</w:t>
      </w:r>
      <w:ins w:id="1019" w:author="Assessor GDSXSR" w:date="2026-10-29T21:16:42Z">
        <w:r>
          <w:rPr>
            <w:rFonts w:ascii="Arial" w:eastAsia="Arial" w:hAnsi="Arial" w:cs="Arial"/>
            <w:color w:val="808080"/>
            <w:sz w:val="28"/>
            <w:szCs w:val="28"/>
          </w:rPr>
          <w:t xml:space="preserve"> (CPC 700 § 5º)</w:t>
        </w:r>
      </w:ins>
      <w:r>
        <w:rPr>
          <w:rFonts w:ascii="Arial" w:eastAsia="Arial" w:hAnsi="Arial" w:cs="Arial"/>
          <w:sz w:val="28"/>
          <w:szCs w:val="28"/>
        </w:rPr>
        <w:t xml:space="preserve">.</w:t>
      </w:r>
    </w:p>
    <w:p w14:paraId="18B52EE9" w14:textId="7697AADF" w:rsidR="00886ABA" w:rsidRPr="00E87018" w:rsidRDefault="0D67D882" w:rsidP="1D371EE9">
      <w:pPr>
        <w:spacing w:after="0" w:line="360" w:lineRule="auto"/>
        <w:jc w:val="both"/>
        <w:rPr>
          <w:rFonts w:ascii="Arial" w:eastAsia="Arial" w:hAnsi="Arial" w:cs="Arial"/>
          <w:sz w:val="28"/>
          <w:szCs w:val="28"/>
        </w:rPr>
      </w:pPr>
      <w:r w:rsidRPr="1D371EE9">
        <w:rPr>
          <w:rFonts w:ascii="Arial" w:eastAsia="Arial" w:hAnsi="Arial" w:cs="Arial"/>
          <w:sz w:val="28"/>
          <w:szCs w:val="28"/>
        </w:rPr>
        <w:t xml:space="preserve">6. </w:t>
      </w:r>
      <w:r w:rsidR="454C7F14" w:rsidRPr="1D371EE9">
        <w:rPr>
          <w:rFonts w:ascii="Arial" w:eastAsia="Arial" w:hAnsi="Arial" w:cs="Arial"/>
          <w:sz w:val="28"/>
          <w:szCs w:val="28"/>
        </w:rPr>
        <w:t>O pagamento de outras duplicatas emitidas a partir da mesma nota fiscal constitui indício da relação comercial, mas não supre a ausência de prova do fato constitutivo do crédito especificamente cobrado. O adimplemento de parcelas da mesma operação não permite concluir, por si só, pela efetiva entrega da mercadoria vinculada ao título remanescente quando o documento destinado a comprová-la</w:t>
      </w:r>
      <w:r w:rsidR="0083602C">
        <w:rPr>
          <w:rFonts w:ascii="Arial" w:eastAsia="Arial" w:hAnsi="Arial" w:cs="Arial"/>
          <w:sz w:val="28"/>
          <w:szCs w:val="28"/>
        </w:rPr>
        <w:t xml:space="preserve"> </w:t>
      </w:r>
      <w:r w:rsidR="454C7F14" w:rsidRPr="1D371EE9">
        <w:rPr>
          <w:rFonts w:ascii="Arial" w:eastAsia="Arial" w:hAnsi="Arial" w:cs="Arial"/>
          <w:sz w:val="28"/>
          <w:szCs w:val="28"/>
        </w:rPr>
        <w:t>apresenta vícios que comprometem sua força probatória</w:t>
      </w:r>
      <w:r w:rsidRPr="1D371EE9">
        <w:rPr>
          <w:rFonts w:ascii="Arial" w:eastAsia="Arial" w:hAnsi="Arial" w:cs="Arial"/>
          <w:sz w:val="28"/>
          <w:szCs w:val="28"/>
        </w:rPr>
        <w:t>.</w:t>
      </w:r>
    </w:p>
    <w:p w14:paraId="5FDD6493" w14:textId="24DBC471" w:rsidR="00886ABA" w:rsidRPr="00E87018" w:rsidRDefault="0D67D882" w:rsidP="1D371EE9">
      <w:pPr>
        <w:spacing w:after="0" w:line="360" w:lineRule="auto"/>
        <w:jc w:val="both"/>
        <w:rPr>
          <w:rFonts w:ascii="Arial" w:eastAsia="Arial" w:hAnsi="Arial" w:cs="Arial"/>
          <w:sz w:val="28"/>
          <w:szCs w:val="28"/>
        </w:rPr>
      </w:pPr>
      <w:commentRangeStart w:id="4"/>
      <w:r>
        <w:rPr>
          <w:rFonts w:ascii="Arial" w:eastAsia="Arial" w:hAnsi="Arial" w:cs="Arial"/>
          <w:sz w:val="28"/>
          <w:szCs w:val="28"/>
        </w:rPr>
        <w:t xml:space="preserve">7. </w:t>
      </w:r>
      <w:r>
        <w:rPr>
          <w:rFonts w:ascii="Arial" w:eastAsia="Arial" w:hAnsi="Arial" w:cs="Arial"/>
          <w:sz w:val="28"/>
          <w:szCs w:val="28"/>
        </w:rPr>
        <w:t xml:space="preserve">A exclusão do crédito de R$ 701,50 por insuficiência probatória não viola a boa-fé objetiva </w:t>
      </w:r>
      <w:del w:id="1020" w:author="Assessor GDSXSR" w:date="2026-10-29T21:16:42Z">
        <w:r>
          <w:rPr>
            <w:rFonts w:ascii="Arial" w:eastAsia="Arial" w:hAnsi="Arial" w:cs="Arial"/>
            <w:sz w:val="28"/>
            <w:szCs w:val="28"/>
          </w:rPr>
          <w:delText xml:space="preserve">sequer</w:delText>
        </w:r>
      </w:del>
      <w:ins w:id="1021" w:author="Assessor GDSXSR" w:date="2026-10-29T21:16:42Z">
        <w:r>
          <w:rPr>
            <w:rFonts w:ascii="Arial" w:eastAsia="Arial" w:hAnsi="Arial" w:cs="Arial"/>
            <w:color w:val="808080"/>
            <w:sz w:val="28"/>
            <w:szCs w:val="28"/>
          </w:rPr>
          <w:t xml:space="preserve">nem</w:t>
        </w:r>
      </w:ins>
      <w:r>
        <w:rPr>
          <w:rFonts w:ascii="Arial" w:eastAsia="Arial" w:hAnsi="Arial" w:cs="Arial"/>
          <w:sz w:val="28"/>
          <w:szCs w:val="28"/>
        </w:rPr>
        <w:t xml:space="preserve"> configura comportamento contraditório ou enriquecimento sem causa, pois decorre do descumprimento do ônus probatório atribuído à autora.</w:t>
      </w:r>
      <w:del w:id="1022" w:author="Assessor GDSXSR" w:date="2026-10-29T21:16:42Z">
        <w:r>
          <w:rPr>
            <w:rFonts w:ascii="Arial" w:eastAsia="Arial" w:hAnsi="Arial" w:cs="Arial"/>
            <w:sz w:val="28"/>
            <w:szCs w:val="28"/>
          </w:rPr>
          <w:delText xml:space="preserve"> Precedente fundado na existência de comprovante de entrega apto não se aplica quando o documento apresentado se mostra ilegível e incapaz de comprovar o recebimento da mercadoria</w:delText>
        </w:r>
        <w:r>
          <w:rPr>
            <w:rFonts w:ascii="Arial" w:eastAsia="Arial" w:hAnsi="Arial" w:cs="Arial"/>
            <w:sz w:val="28"/>
            <w:szCs w:val="28"/>
          </w:rPr>
          <w:delText xml:space="preserve">.</w:delText>
        </w:r>
      </w:del>
      <w:commentRangeEnd w:id="4"/>
      <w:r>
        <w:rPr>
          <w:rStyle w:val="CommentReference"/>
        </w:rPr>
        <w:commentReference w:id="4"/>
      </w:r>
    </w:p>
    <w:p w14:paraId="067EA20B" w14:textId="4C6B7BCD" w:rsidR="00886ABA" w:rsidRPr="00E87018" w:rsidRDefault="0D67D882" w:rsidP="37F3EB7D">
      <w:pPr>
        <w:spacing w:after="0" w:line="360" w:lineRule="auto"/>
        <w:jc w:val="both"/>
      </w:pPr>
      <w:r w:rsidRPr="37F3EB7D">
        <w:rPr>
          <w:rFonts w:ascii="Arial" w:eastAsia="Arial" w:hAnsi="Arial" w:cs="Arial"/>
          <w:b/>
          <w:bCs/>
          <w:sz w:val="28"/>
          <w:szCs w:val="28"/>
        </w:rPr>
        <w:t>IV. Dispositivo</w:t>
      </w:r>
    </w:p>
    <w:p w14:paraId="047F0FC2" w14:textId="1B2FD465" w:rsidR="00886ABA" w:rsidRPr="00E87018" w:rsidRDefault="0D67D882" w:rsidP="1D371EE9">
      <w:pPr>
        <w:spacing w:after="0" w:line="360" w:lineRule="auto"/>
        <w:jc w:val="both"/>
        <w:rPr>
          <w:rFonts w:ascii="Arial" w:eastAsia="Arial" w:hAnsi="Arial" w:cs="Arial"/>
          <w:sz w:val="28"/>
          <w:szCs w:val="28"/>
        </w:rPr>
      </w:pPr>
      <w:r w:rsidRPr="1D371EE9">
        <w:rPr>
          <w:rFonts w:ascii="Arial" w:eastAsia="Arial" w:hAnsi="Arial" w:cs="Arial"/>
          <w:sz w:val="28"/>
          <w:szCs w:val="28"/>
        </w:rPr>
        <w:t xml:space="preserve">8. </w:t>
      </w:r>
      <w:r w:rsidR="48FACA3B" w:rsidRPr="1D371EE9">
        <w:rPr>
          <w:rFonts w:ascii="Arial" w:eastAsia="Arial" w:hAnsi="Arial" w:cs="Arial"/>
          <w:sz w:val="28"/>
          <w:szCs w:val="28"/>
        </w:rPr>
        <w:t>Negou-se provimento ao apelo da autora</w:t>
      </w:r>
      <w:r w:rsidRPr="1D371EE9">
        <w:rPr>
          <w:rFonts w:ascii="Arial" w:eastAsia="Arial" w:hAnsi="Arial" w:cs="Arial"/>
          <w:sz w:val="28"/>
          <w:szCs w:val="28"/>
        </w:rPr>
        <w:t>.</w:t>
      </w:r>
    </w:p>
    <w:p w14:paraId="4C4C6D22" w14:textId="30F2D337" w:rsidR="00886ABA" w:rsidRPr="00E87018" w:rsidRDefault="41886F67" w:rsidP="00886ABA">
      <w:pPr>
        <w:spacing w:after="0" w:line="360" w:lineRule="auto"/>
        <w:jc w:val="both"/>
        <w:rPr>
          <w:rFonts w:ascii="Arial" w:eastAsia="Arial" w:hAnsi="Arial" w:cs="Arial"/>
          <w:color w:val="000000" w:themeColor="text1"/>
          <w:sz w:val="28"/>
          <w:szCs w:val="28"/>
        </w:rPr>
      </w:pPr>
      <w:r w:rsidRPr="37F3EB7D">
        <w:rPr>
          <w:rFonts w:ascii="Arial" w:eastAsia="Arial" w:hAnsi="Arial" w:cs="Arial"/>
          <w:b/>
          <w:bCs/>
          <w:sz w:val="28"/>
          <w:szCs w:val="28"/>
        </w:rPr>
        <w:t xml:space="preserve"> </w:t>
      </w:r>
      <w:r w:rsidR="54308C75" w:rsidRPr="37F3EB7D">
        <w:rPr>
          <w:rFonts w:ascii="Arial" w:eastAsia="Arial" w:hAnsi="Arial" w:cs="Arial"/>
          <w:color w:val="000000" w:themeColor="text1"/>
          <w:sz w:val="28"/>
          <w:szCs w:val="28"/>
        </w:rPr>
        <w:t>_______</w:t>
      </w:r>
    </w:p>
    <w:p w14:paraId="1382325E" w14:textId="2398A756" w:rsidR="00886ABA" w:rsidRPr="0059301C" w:rsidRDefault="56D1F2AF" w:rsidP="1D371EE9">
      <w:pPr>
        <w:spacing w:after="0" w:line="360" w:lineRule="auto"/>
        <w:jc w:val="both"/>
        <w:rPr>
          <w:rFonts w:ascii="Arial" w:eastAsia="Arial" w:hAnsi="Arial" w:cs="Arial"/>
          <w:i/>
          <w:iCs/>
          <w:color w:val="000000" w:themeColor="text1"/>
          <w:sz w:val="26"/>
          <w:szCs w:val="26"/>
        </w:rPr>
      </w:pPr>
      <w:commentRangeStart w:id="5"/>
      <w:r>
        <w:rPr>
          <w:rFonts w:ascii="Arial" w:eastAsia="Arial" w:hAnsi="Arial" w:cs="Arial"/>
          <w:i/>
          <w:iCs/>
          <w:color w:val="000000" w:themeColor="text1"/>
          <w:sz w:val="26"/>
          <w:szCs w:val="26"/>
        </w:rPr>
        <w:t xml:space="preserve">Dispositivos relevantes citados:</w:t>
      </w:r>
      <w:r>
        <w:rPr>
          <w:rFonts w:ascii="Arial" w:eastAsia="Arial" w:hAnsi="Arial" w:cs="Arial"/>
          <w:color w:val="000000" w:themeColor="text1"/>
          <w:sz w:val="26"/>
          <w:szCs w:val="26"/>
        </w:rPr>
        <w:t xml:space="preserve"> </w:t>
      </w:r>
      <w:r>
        <w:rPr>
          <w:rFonts w:ascii="Arial" w:eastAsia="Arial" w:hAnsi="Arial" w:cs="Arial"/>
          <w:sz w:val="26"/>
          <w:szCs w:val="26"/>
        </w:rPr>
        <w:t xml:space="preserve">CPC</w:t>
      </w:r>
      <w:del w:id="1023" w:author="Assessor GDSXSR" w:date="2026-10-29T21:16:42Z">
        <w:r>
          <w:rPr>
            <w:rFonts w:ascii="Arial" w:eastAsia="Arial" w:hAnsi="Arial" w:cs="Arial"/>
            <w:sz w:val="26"/>
            <w:szCs w:val="26"/>
          </w:rPr>
          <w:delText xml:space="preserve">, art. 373, I, 700 e</w:delText>
        </w:r>
      </w:del>
      <w:r>
        <w:rPr>
          <w:rFonts w:ascii="Arial" w:eastAsia="Arial" w:hAnsi="Arial" w:cs="Arial"/>
          <w:sz w:val="26"/>
          <w:szCs w:val="26"/>
        </w:rPr>
        <w:t xml:space="preserve"> 85</w:t>
      </w:r>
      <w:del w:id="1024" w:author="Assessor GDSXSR" w:date="2026-10-29T21:16:42Z">
        <w:r>
          <w:rPr>
            <w:rFonts w:ascii="Arial" w:eastAsia="Arial" w:hAnsi="Arial" w:cs="Arial"/>
            <w:sz w:val="26"/>
            <w:szCs w:val="26"/>
          </w:rPr>
          <w:delText xml:space="preserve">,</w:delText>
        </w:r>
      </w:del>
      <w:r>
        <w:rPr>
          <w:rFonts w:ascii="Arial" w:eastAsia="Arial" w:hAnsi="Arial" w:cs="Arial"/>
          <w:sz w:val="26"/>
          <w:szCs w:val="26"/>
        </w:rPr>
        <w:t xml:space="preserve"> § 11</w:t>
      </w:r>
      <w:ins w:id="1025" w:author="Assessor GDSXSR" w:date="2026-10-29T21:16:42Z">
        <w:r>
          <w:rPr>
            <w:rFonts w:ascii="Arial" w:eastAsia="Arial" w:hAnsi="Arial" w:cs="Arial"/>
            <w:color w:val="808080"/>
            <w:sz w:val="26"/>
            <w:szCs w:val="26"/>
          </w:rPr>
          <w:t xml:space="preserve">; 373 I; 700</w:t>
        </w:r>
      </w:ins>
      <w:r>
        <w:rPr>
          <w:rFonts w:ascii="Arial" w:eastAsia="Arial" w:hAnsi="Arial" w:cs="Arial"/>
          <w:sz w:val="26"/>
          <w:szCs w:val="26"/>
        </w:rPr>
        <w:t xml:space="preserve">.</w:t>
      </w:r>
      <w:r>
        <w:rPr>
          <w:rFonts w:ascii="Arial" w:eastAsia="Arial" w:hAnsi="Arial" w:cs="Arial"/>
          <w:i/>
          <w:iCs/>
          <w:color w:val="000000" w:themeColor="text1"/>
          <w:sz w:val="26"/>
          <w:szCs w:val="26"/>
        </w:rPr>
        <w:t xml:space="preserve"> </w:t>
      </w:r>
      <w:commentRangeEnd w:id="5"/>
      <w:r>
        <w:rPr>
          <w:rStyle w:val="CommentReference"/>
        </w:rPr>
        <w:commentReference w:id="5"/>
      </w:r>
    </w:p>
    <w:p w14:paraId="00726750" w14:textId="50703984" w:rsidR="00886ABA" w:rsidRPr="0059301C" w:rsidRDefault="56D1F2AF" w:rsidP="1D371EE9">
      <w:pPr>
        <w:spacing w:after="0" w:line="360" w:lineRule="auto"/>
        <w:jc w:val="both"/>
        <w:rPr>
          <w:sz w:val="26"/>
          <w:szCs w:val="26"/>
        </w:rPr>
      </w:pPr>
      <w:commentRangeStart w:id="6"/>
      <w:r>
        <w:rPr>
          <w:rFonts w:ascii="Arial" w:eastAsia="Arial" w:hAnsi="Arial" w:cs="Arial"/>
          <w:i/>
          <w:iCs/>
          <w:color w:val="000000" w:themeColor="text1"/>
          <w:sz w:val="26"/>
          <w:szCs w:val="26"/>
        </w:rPr>
        <w:t xml:space="preserve">Jurisprudência relevante citada: </w:t>
      </w:r>
      <w:r>
        <w:rPr>
          <w:rFonts w:ascii="Arial" w:eastAsia="Arial" w:hAnsi="Arial" w:cs="Arial"/>
          <w:sz w:val="26"/>
          <w:szCs w:val="26"/>
        </w:rPr>
        <w:t xml:space="preserve">TJDFT, Acórdão 1906820,</w:t>
      </w:r>
      <w:del w:id="1026" w:author="Assessor GDSXSR" w:date="2026-10-29T21:16:42Z">
        <w:r>
          <w:rPr>
            <w:rFonts w:ascii="Arial" w:eastAsia="Arial" w:hAnsi="Arial" w:cs="Arial"/>
            <w:sz w:val="26"/>
            <w:szCs w:val="26"/>
          </w:rPr>
          <w:delText xml:space="preserve"> </w:delText>
        </w:r>
        <w:r>
          <w:rPr>
            <w:rFonts w:ascii="Arial" w:eastAsia="Arial" w:hAnsi="Arial" w:cs="Arial"/>
            <w:sz w:val="26"/>
            <w:szCs w:val="26"/>
          </w:rPr>
          <w:delText xml:space="preserve">APC</w:delText>
        </w:r>
      </w:del>
      <w:r>
        <w:rPr>
          <w:rFonts w:ascii="Arial" w:eastAsia="Arial" w:hAnsi="Arial" w:cs="Arial"/>
          <w:sz w:val="26"/>
          <w:szCs w:val="26"/>
        </w:rPr>
        <w:t xml:space="preserve"> 0719802-59.2023.8.07.0003, Rel. </w:t>
      </w:r>
      <w:r>
        <w:rPr>
          <w:rFonts w:ascii="Arial" w:eastAsia="Arial" w:hAnsi="Arial" w:cs="Arial"/>
          <w:sz w:val="26"/>
          <w:szCs w:val="26"/>
        </w:rPr>
        <w:t xml:space="preserve">Des. </w:t>
      </w:r>
      <w:r>
        <w:rPr>
          <w:rFonts w:ascii="Arial" w:eastAsia="Arial" w:hAnsi="Arial" w:cs="Arial"/>
          <w:sz w:val="26"/>
          <w:szCs w:val="26"/>
        </w:rPr>
        <w:t xml:space="preserve">Leonardo Roscoe Bessa, 6ª Turma Cível, j. 14/08/2024, DJe 27/08/2024</w:t>
      </w:r>
      <w:r>
        <w:rPr>
          <w:rFonts w:ascii="Arial" w:eastAsia="Arial" w:hAnsi="Arial" w:cs="Arial"/>
          <w:sz w:val="26"/>
          <w:szCs w:val="26"/>
        </w:rPr>
        <w:t xml:space="preserve">.</w:t>
      </w:r>
      <w:commentRangeEnd w:id="6"/>
      <w:r>
        <w:rPr>
          <w:rStyle w:val="CommentReference"/>
        </w:rPr>
        <w:commentReference w:id="6"/>
      </w:r>
    </w:p>
    <w:p w14:paraId="2EF17DD8" w14:textId="515C624E" w:rsidR="1D371EE9" w:rsidRDefault="1D371EE9" w:rsidP="1D371EE9">
      <w:pPr>
        <w:spacing w:after="0" w:line="360" w:lineRule="auto"/>
        <w:jc w:val="both"/>
        <w:rPr>
          <w:rFonts w:ascii="Arial" w:eastAsia="Arial" w:hAnsi="Arial" w:cs="Arial"/>
          <w:sz w:val="26"/>
          <w:szCs w:val="26"/>
        </w:rPr>
      </w:pPr>
    </w:p>
    <w:p w14:paraId="638EE4C9" w14:textId="13F9C8BE" w:rsidR="0FB3349F" w:rsidRDefault="0FB3349F" w:rsidP="0FB3349F">
      <w:pPr>
        <w:spacing w:after="0" w:line="360" w:lineRule="auto"/>
        <w:jc w:val="both"/>
        <w:rPr>
          <w:rFonts w:ascii="Arial" w:eastAsia="Arial" w:hAnsi="Arial" w:cs="Arial"/>
          <w:sz w:val="26"/>
          <w:szCs w:val="26"/>
        </w:rPr>
      </w:pPr>
    </w:p>
    <w:p w14:paraId="5E10816D" w14:textId="77777777" w:rsidR="0059301C" w:rsidRDefault="0059301C" w:rsidP="0FB3349F">
      <w:pPr>
        <w:spacing w:after="0" w:line="360" w:lineRule="auto"/>
        <w:jc w:val="both"/>
        <w:rPr>
          <w:rFonts w:ascii="Arial" w:eastAsia="Arial" w:hAnsi="Arial" w:cs="Arial"/>
          <w:sz w:val="26"/>
          <w:szCs w:val="26"/>
        </w:rPr>
      </w:pPr>
    </w:p>
    <w:p w14:paraId="1259FC92" w14:textId="77777777" w:rsidR="0059301C" w:rsidRDefault="0059301C" w:rsidP="0FB3349F">
      <w:pPr>
        <w:spacing w:after="0" w:line="360" w:lineRule="auto"/>
        <w:jc w:val="both"/>
        <w:rPr>
          <w:rFonts w:ascii="Arial" w:eastAsia="Arial" w:hAnsi="Arial" w:cs="Arial"/>
          <w:sz w:val="26"/>
          <w:szCs w:val="26"/>
        </w:rPr>
      </w:pPr>
    </w:p>
    <w:p w14:paraId="752FF00D" w14:textId="77777777" w:rsidR="0059301C" w:rsidRDefault="0059301C" w:rsidP="0FB3349F">
      <w:pPr>
        <w:spacing w:after="0" w:line="360" w:lineRule="auto"/>
        <w:jc w:val="both"/>
        <w:rPr>
          <w:rFonts w:ascii="Arial" w:eastAsia="Arial" w:hAnsi="Arial" w:cs="Arial"/>
          <w:sz w:val="26"/>
          <w:szCs w:val="26"/>
        </w:rPr>
      </w:pPr>
    </w:p>
    <w:p w14:paraId="1E972D43" w14:textId="77777777" w:rsidR="0059301C" w:rsidRDefault="0059301C" w:rsidP="0FB3349F">
      <w:pPr>
        <w:spacing w:after="0" w:line="360" w:lineRule="auto"/>
        <w:jc w:val="both"/>
        <w:rPr>
          <w:rFonts w:ascii="Arial" w:eastAsia="Arial" w:hAnsi="Arial" w:cs="Arial"/>
          <w:sz w:val="26"/>
          <w:szCs w:val="26"/>
        </w:rPr>
      </w:pPr>
    </w:p>
    <w:p w14:paraId="0687C02E" w14:textId="77777777" w:rsidR="0059301C" w:rsidRDefault="0059301C" w:rsidP="0FB3349F">
      <w:pPr>
        <w:spacing w:after="0" w:line="360" w:lineRule="auto"/>
        <w:jc w:val="both"/>
        <w:rPr>
          <w:rFonts w:ascii="Arial" w:eastAsia="Arial" w:hAnsi="Arial" w:cs="Arial"/>
          <w:sz w:val="26"/>
          <w:szCs w:val="26"/>
        </w:rPr>
      </w:pPr>
    </w:p>
    <w:p w14:paraId="71FB67E9" w14:textId="77777777" w:rsidR="0059301C" w:rsidRDefault="0059301C" w:rsidP="0FB3349F">
      <w:pPr>
        <w:spacing w:after="0" w:line="360" w:lineRule="auto"/>
        <w:jc w:val="both"/>
        <w:rPr>
          <w:rFonts w:ascii="Arial" w:eastAsia="Arial" w:hAnsi="Arial" w:cs="Arial"/>
          <w:sz w:val="26"/>
          <w:szCs w:val="26"/>
        </w:rPr>
      </w:pPr>
    </w:p>
    <w:p w14:paraId="0895709E" w14:textId="77777777" w:rsidR="0059301C" w:rsidRDefault="0059301C" w:rsidP="0FB3349F">
      <w:pPr>
        <w:spacing w:after="0" w:line="360" w:lineRule="auto"/>
        <w:jc w:val="both"/>
        <w:rPr>
          <w:rFonts w:ascii="Arial" w:eastAsia="Arial" w:hAnsi="Arial" w:cs="Arial"/>
          <w:sz w:val="26"/>
          <w:szCs w:val="26"/>
        </w:rPr>
      </w:pPr>
    </w:p>
    <w:p w14:paraId="7F25CD7B" w14:textId="77777777" w:rsidR="0059301C" w:rsidRDefault="0059301C" w:rsidP="0FB3349F">
      <w:pPr>
        <w:spacing w:after="0" w:line="360" w:lineRule="auto"/>
        <w:jc w:val="both"/>
        <w:rPr>
          <w:rFonts w:ascii="Arial" w:eastAsia="Arial" w:hAnsi="Arial" w:cs="Arial"/>
          <w:sz w:val="26"/>
          <w:szCs w:val="26"/>
        </w:rPr>
      </w:pPr>
    </w:p>
    <w:p w14:paraId="521408B1" w14:textId="77777777" w:rsidR="0059301C" w:rsidRDefault="0059301C" w:rsidP="0FB3349F">
      <w:pPr>
        <w:spacing w:after="0" w:line="360" w:lineRule="auto"/>
        <w:jc w:val="both"/>
        <w:rPr>
          <w:rFonts w:ascii="Arial" w:eastAsia="Arial" w:hAnsi="Arial" w:cs="Arial"/>
          <w:sz w:val="26"/>
          <w:szCs w:val="26"/>
        </w:rPr>
      </w:pPr>
    </w:p>
    <w:p w14:paraId="0833515C" w14:textId="77777777" w:rsidR="0059301C" w:rsidRDefault="0059301C" w:rsidP="0FB3349F">
      <w:pPr>
        <w:spacing w:after="0" w:line="360" w:lineRule="auto"/>
        <w:jc w:val="both"/>
        <w:rPr>
          <w:ins w:id="1340" w:author="Assessor GDSXSR" w:date="2026-10-29T21:16:42Z"/>
          <w:rFonts w:ascii="Arial" w:eastAsia="Arial" w:hAnsi="Arial" w:cs="Arial"/>
          <w:sz w:val="26"/>
          <w:szCs w:val="26"/>
        </w:rPr>
      </w:pPr>
    </w:p>
    <w:p>
      <w:pPr>
        <w:spacing w:after="0" w:line="360" w:lineRule="auto"/>
        <w:jc w:val="both"/>
        <w:rPr>
          <w:rFonts w:ascii="Arial" w:eastAsia="Arial" w:hAnsi="Arial" w:cs="Arial"/>
          <w:sz w:val="26"/>
          <w:szCs w:val="26"/>
        </w:rPr>
      </w:pPr>
      <w:ins w:id="1341" w:author="Assessor GDSXSR" w:date="2026-10-29T21:16:42Z">
        <w:r>
          <w:rPr>
            <w:rFonts w:ascii="Arial" w:eastAsia="Arial" w:hAnsi="Arial" w:cs="Arial"/>
            <w:color w:val="808080"/>
          </w:rPr>
          <w:t xml:space="preserve"> </w:t>
        </w:r>
      </w:ins>
    </w:p>
    <w:p w14:paraId="38EE80EA" w14:textId="7FA9B914"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RESUMO DA APELAÇÃO</w:t>
      </w:r>
    </w:p>
    <w:p w14:paraId="078EC972" w14:textId="3BE69AF8"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I. RAZÕES RECURSAIS</w:t>
      </w:r>
    </w:p>
    <w:p w14:paraId="0DBF2CE3" w14:textId="4C94805A"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Suficiência do conjunto probatório e reconhecimento da relação comercial</w:t>
      </w:r>
    </w:p>
    <w:p w14:paraId="0BA43D21" w14:textId="64C9B1BE"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A apelante sustenta que a sentença examinou isoladamente o comprovante de entrega referente à Nota Fiscal nº 207285, desconsiderando que a apelada pagou três das quatro duplicatas originadas da mesma operação mercantil, permanecendo inadimplida apenas a duplicata nº 04, no valor histórico de R$ 701,50. Defende que o pagamento das demais parcelas evidencia o reconhecimento da relação comercial e, em conjunto com a nota fiscal, constitui prova escrita suficiente da existência e exigibilidade do crédito em ação monitória, sobretudo diante da ausência de alegação de devolução das mercadorias, vício dos produtos, cancelamento da operação ou quitação do saldo remanescente.</w:t>
      </w:r>
    </w:p>
    <w:p w14:paraId="581D84A7" w14:textId="22EA0F33"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Boa-fé objetiva e vedação ao comportamento contraditório</w:t>
      </w:r>
      <w:r w:rsidR="00AC2083">
        <w:br/>
      </w:r>
      <w:r w:rsidRPr="1D371EE9">
        <w:rPr>
          <w:rFonts w:eastAsiaTheme="minorEastAsia"/>
          <w:color w:val="FF0000"/>
        </w:rPr>
        <w:t xml:space="preserve"> 2. Alega violação à boa-fé objetiva e à teoria dos atos próprios, ao fundamento de que a devedora, após reconhecer a operação comercial mediante o pagamento de três das quatro duplicatas, não poderia afastar o pagamento da parcela remanescente com base apenas na alegada deficiência de legibilidade do comprovante de entrega, sob pena de configuração de venire contra factum proprium.</w:t>
      </w:r>
    </w:p>
    <w:p w14:paraId="47B864A1" w14:textId="4D3BFCDC"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Vedação ao enriquecimento sem causa</w:t>
      </w:r>
      <w:r w:rsidR="00AC2083">
        <w:br/>
      </w:r>
      <w:r w:rsidRPr="1D371EE9">
        <w:rPr>
          <w:rFonts w:eastAsiaTheme="minorEastAsia"/>
          <w:color w:val="FF0000"/>
        </w:rPr>
        <w:t xml:space="preserve"> 3. Argumenta que a exclusão da última duplicata, sem prova de devolução da mercadoria ou de inexigibilidade do débito, proporcionaria enriquecimento sem causa da devedora, que teria recebido os produtos, reconhecido a relação comercial e quitado parte substancial da obrigação.</w:t>
      </w:r>
    </w:p>
    <w:p w14:paraId="7B944FFC" w14:textId="1E4068E4"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II. PEDIDO</w:t>
      </w:r>
    </w:p>
    <w:p w14:paraId="753C195E" w14:textId="40F54C70" w:rsidR="00AC2083" w:rsidRDefault="531490CA" w:rsidP="1D371EE9">
      <w:pPr>
        <w:pStyle w:val="ListParagraph"/>
        <w:numPr>
          <w:ilvl w:val="0"/>
          <w:numId w:val="8"/>
        </w:numPr>
        <w:spacing w:before="210" w:after="210" w:line="300" w:lineRule="auto"/>
        <w:jc w:val="both"/>
        <w:rPr>
          <w:rFonts w:eastAsiaTheme="minorEastAsia"/>
          <w:color w:val="FF0000"/>
        </w:rPr>
      </w:pPr>
      <w:r w:rsidRPr="1D371EE9">
        <w:rPr>
          <w:rFonts w:eastAsiaTheme="minorEastAsia"/>
          <w:color w:val="FF0000"/>
        </w:rPr>
        <w:t>Requer o conhecimento e provimento da apelação, com a reforma parcial da sentença para reconhecer a validade e a exigibilidade da duplicata nº 04 vinculada à Nota Fiscal nº 207285, no valor histórico de R$ 701,50, incluindo-a na condenação e julgando integralmente procedente a ação monitória, com a constituição de título executivo judicial pelo valor integral perseguido na inicial, mantidos os demais termos da sentença. Requer, ainda, o prequestionamento dos arts. 113, 187, 422 e 884 do Código Civil e dos arts. 373, I, 489, § 1º, e 700 do CPC.</w:t>
      </w:r>
    </w:p>
    <w:p w14:paraId="0B3BA90C" w14:textId="77777777" w:rsidR="00AC2083" w:rsidRDefault="00AC2083" w:rsidP="2DA83262">
      <w:pPr>
        <w:spacing w:after="0" w:line="360" w:lineRule="auto"/>
        <w:jc w:val="center"/>
        <w:outlineLvl w:val="0"/>
        <w:rPr>
          <w:rFonts w:ascii="Arial" w:hAnsi="Arial" w:cs="Arial"/>
          <w:b/>
          <w:bCs/>
          <w:sz w:val="28"/>
          <w:szCs w:val="28"/>
        </w:rPr>
      </w:pPr>
    </w:p>
    <w:p w14:paraId="0DE17525" w14:textId="77777777" w:rsidR="00AC2083" w:rsidRDefault="00AC2083" w:rsidP="2DA83262">
      <w:pPr>
        <w:spacing w:after="0" w:line="360" w:lineRule="auto"/>
        <w:jc w:val="center"/>
        <w:outlineLvl w:val="0"/>
        <w:rPr>
          <w:rFonts w:ascii="Arial" w:hAnsi="Arial" w:cs="Arial"/>
          <w:b/>
          <w:bCs/>
          <w:sz w:val="28"/>
          <w:szCs w:val="28"/>
        </w:rPr>
      </w:pPr>
    </w:p>
    <w:p w14:paraId="4D69E983" w14:textId="77777777" w:rsidR="00AC2083" w:rsidRDefault="00AC2083" w:rsidP="2DA83262">
      <w:pPr>
        <w:spacing w:after="0" w:line="360" w:lineRule="auto"/>
        <w:jc w:val="center"/>
        <w:outlineLvl w:val="0"/>
        <w:rPr>
          <w:rFonts w:ascii="Arial" w:hAnsi="Arial" w:cs="Arial"/>
          <w:b/>
          <w:bCs/>
          <w:sz w:val="28"/>
          <w:szCs w:val="28"/>
        </w:rPr>
      </w:pPr>
    </w:p>
    <w:p w14:paraId="1A1C3955" w14:textId="77777777" w:rsidR="00AC2083" w:rsidRDefault="00AC2083" w:rsidP="2DA83262">
      <w:pPr>
        <w:spacing w:after="0" w:line="360" w:lineRule="auto"/>
        <w:jc w:val="center"/>
        <w:outlineLvl w:val="0"/>
        <w:rPr>
          <w:rFonts w:ascii="Arial" w:hAnsi="Arial" w:cs="Arial"/>
          <w:b/>
          <w:bCs/>
          <w:sz w:val="28"/>
          <w:szCs w:val="28"/>
        </w:rPr>
      </w:pPr>
    </w:p>
    <w:p w14:paraId="2F926795" w14:textId="77777777" w:rsidR="0000772B" w:rsidRDefault="0000772B" w:rsidP="00B06A53">
      <w:pPr>
        <w:spacing w:after="0" w:line="360" w:lineRule="auto"/>
        <w:outlineLvl w:val="0"/>
        <w:rPr>
          <w:rFonts w:ascii="Arial" w:hAnsi="Arial" w:cs="Arial"/>
          <w:b/>
          <w:bCs/>
          <w:sz w:val="28"/>
          <w:szCs w:val="28"/>
        </w:rPr>
      </w:pPr>
    </w:p>
    <w:p w14:paraId="76D388B7" w14:textId="77777777" w:rsidR="0000772B" w:rsidRDefault="0000772B" w:rsidP="00355C73">
      <w:pPr>
        <w:spacing w:after="0" w:line="360" w:lineRule="auto"/>
        <w:jc w:val="center"/>
        <w:outlineLvl w:val="0"/>
        <w:rPr>
          <w:ins w:id="1342" w:author="Assessor GDSXSR" w:date="2026-10-29T21:16:42Z"/>
          <w:rFonts w:ascii="Arial" w:hAnsi="Arial" w:cs="Arial"/>
          <w:b/>
          <w:bCs/>
          <w:sz w:val="28"/>
          <w:szCs w:val="28"/>
        </w:rPr>
      </w:pPr>
    </w:p>
    <w:p>
      <w:pPr>
        <w:spacing w:after="0" w:line="360" w:lineRule="auto"/>
        <w:jc w:val="center"/>
        <w:outlineLvl w:val="0"/>
        <w:rPr>
          <w:rFonts w:ascii="Arial" w:hAnsi="Arial" w:cs="Arial"/>
          <w:b/>
          <w:bCs/>
          <w:sz w:val="28"/>
          <w:szCs w:val="28"/>
        </w:rPr>
      </w:pPr>
      <w:ins w:id="1343" w:author="Assessor GDSXSR" w:date="2026-10-29T21:16:42Z">
        <w:r>
          <w:rPr>
            <w:rFonts w:ascii="Arial" w:eastAsia="Arial" w:hAnsi="Arial" w:cs="Arial"/>
            <w:color w:val="808080"/>
          </w:rPr>
          <w:t xml:space="preserve"> </w:t>
        </w:r>
      </w:ins>
    </w:p>
    <w:p w14:paraId="63358632" w14:textId="1E9C8CD5" w:rsidR="00DB1301" w:rsidRDefault="686F4ABB" w:rsidP="00C83A14">
      <w:pPr>
        <w:spacing w:after="0" w:line="360" w:lineRule="auto"/>
        <w:jc w:val="center"/>
        <w:outlineLvl w:val="0"/>
        <w:rPr>
          <w:rFonts w:ascii="Arial" w:hAnsi="Arial" w:cs="Arial"/>
          <w:b/>
          <w:bCs/>
          <w:sz w:val="28"/>
          <w:szCs w:val="28"/>
        </w:rPr>
      </w:pPr>
      <w:r w:rsidRPr="629D9D30">
        <w:rPr>
          <w:rFonts w:ascii="Arial" w:hAnsi="Arial" w:cs="Arial"/>
          <w:b/>
          <w:bCs/>
          <w:sz w:val="28"/>
          <w:szCs w:val="28"/>
        </w:rPr>
        <w:t>RELATÓRIO</w:t>
      </w:r>
    </w:p>
    <w:p w14:paraId="5B804E7F" w14:textId="77777777" w:rsidR="00DB1301" w:rsidRDefault="00DB1301" w:rsidP="00C83A14">
      <w:pPr>
        <w:spacing w:after="0" w:line="360" w:lineRule="auto"/>
        <w:ind w:firstLine="2268"/>
        <w:jc w:val="both"/>
        <w:rPr>
          <w:rFonts w:ascii="Arial" w:hAnsi="Arial" w:cs="Arial"/>
          <w:sz w:val="28"/>
          <w:szCs w:val="28"/>
        </w:rPr>
      </w:pPr>
    </w:p>
    <w:p w14:paraId="354DD0FB" w14:textId="04C87392" w:rsidR="00DB1301" w:rsidRDefault="00F63CDB" w:rsidP="00C83A14">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C83A14">
      <w:pPr>
        <w:spacing w:after="0" w:line="360" w:lineRule="auto"/>
        <w:ind w:firstLine="2268"/>
        <w:jc w:val="both"/>
        <w:rPr>
          <w:rFonts w:ascii="Arial" w:hAnsi="Arial" w:cs="Arial"/>
          <w:sz w:val="28"/>
          <w:szCs w:val="28"/>
        </w:rPr>
      </w:pPr>
    </w:p>
    <w:p w14:paraId="2AA72AEC" w14:textId="58A4E672" w:rsidR="180F0124" w:rsidRDefault="2769D54B" w:rsidP="1D371EE9">
      <w:pPr>
        <w:spacing w:after="0" w:line="360" w:lineRule="auto"/>
        <w:ind w:left="2268" w:firstLine="1134"/>
        <w:jc w:val="both"/>
        <w:rPr>
          <w:rFonts w:ascii="Arial" w:hAnsi="Arial" w:cs="Arial"/>
          <w:i/>
          <w:iCs/>
          <w:sz w:val="26"/>
          <w:szCs w:val="26"/>
        </w:rPr>
      </w:pPr>
      <w:r w:rsidRPr="1D371EE9">
        <w:rPr>
          <w:rFonts w:ascii="Arial" w:hAnsi="Arial" w:cs="Arial"/>
          <w:i/>
          <w:iCs/>
          <w:sz w:val="26"/>
          <w:szCs w:val="26"/>
        </w:rPr>
        <w:t>“</w:t>
      </w:r>
      <w:r w:rsidR="213C966C" w:rsidRPr="1D371EE9">
        <w:rPr>
          <w:rFonts w:ascii="Arial" w:hAnsi="Arial" w:cs="Arial"/>
          <w:i/>
          <w:iCs/>
          <w:sz w:val="26"/>
          <w:szCs w:val="26"/>
        </w:rPr>
        <w:t xml:space="preserve">FLORENCE INDUSTRIAL E COMERCIAL LTDA ajuizou ação monitória em face de 312 NORTE PERFUMARIA E COSMÉTICOS EIRELI – ME e 312 NORTE PERFUMARIA E COSMÉTICOS LTDA – ME, alegando ser credora da quantia de R$ 37.192,27, decorrente do inadimplemento de notas fiscais referentes ao fornecimento de mercadorias, descritas na inicial e instruída com documentos que a autora afirma constituírem prova escrita do crédito (petição inicial – ID 212971377). </w:t>
      </w:r>
    </w:p>
    <w:p w14:paraId="496BD948" w14:textId="6B41BA67" w:rsidR="180F0124" w:rsidRDefault="213C966C" w:rsidP="00CB3F36">
      <w:pPr>
        <w:spacing w:after="0" w:line="360" w:lineRule="auto"/>
        <w:ind w:left="2268" w:firstLine="1134"/>
        <w:jc w:val="both"/>
      </w:pPr>
      <w:r w:rsidRPr="1D371EE9">
        <w:rPr>
          <w:rFonts w:ascii="Arial" w:hAnsi="Arial" w:cs="Arial"/>
          <w:i/>
          <w:iCs/>
          <w:sz w:val="26"/>
          <w:szCs w:val="26"/>
        </w:rPr>
        <w:t xml:space="preserve">Sustentou a autora que as rés deixaram de adimplir as notas fiscais nº 210954, com vencimentos em 11/11/2019, 25/11/2019 e 10/12/2019, e nº 207285, com vencimento em 14/11/2019, cujo valor histórico totalizaria R$ 21.785,97, atualizado para R$ 37.192,27 conforme planilha de débitos judiciais anexada (ID 212975098). Requereu a citação das rés para pagamento ou apresentação de embargos, bem como a conversão do mandado monitório em título executivo judicial em caso de inércia. </w:t>
      </w:r>
    </w:p>
    <w:p w14:paraId="525D26FE" w14:textId="578ED120" w:rsidR="180F0124" w:rsidRDefault="213C966C" w:rsidP="00CB3F36">
      <w:pPr>
        <w:spacing w:after="0" w:line="360" w:lineRule="auto"/>
        <w:ind w:left="2268" w:firstLine="1134"/>
        <w:jc w:val="both"/>
        <w:rPr>
          <w:del w:id="1029" w:author="Assessor GDSXSR" w:date="2026-10-29T21:16:42Z"/>
        </w:rPr>
      </w:pPr>
      <w:del w:id="1027" w:author="Assessor GDSXSR" w:date="2026-10-29T21:16:42Z">
        <w:r w:rsidRPr="1D371EE9">
          <w:rPr>
            <w:rFonts w:ascii="Arial" w:hAnsi="Arial" w:cs="Arial"/>
            <w:i/>
            <w:iCs/>
            <w:sz w:val="26"/>
            <w:szCs w:val="26"/>
          </w:rPr>
          <w:delText>Por decisão de ID 214578546, foi admitido o processamento do feito pelo rito monitório, nos termos dos arts. 700 a 702 do Código de Processo Civil, com a determinação de citação das rés para pagamento ou oposição de embargos no prazo legal</w:delText>
        </w:r>
      </w:del>
      <w:del w:id="1028" w:author="Assessor GDSXSR" w:date="2026-10-29T21:16:42Z">
        <w:r w:rsidR="708572A5" w:rsidRPr="1D371EE9">
          <w:rPr>
            <w:rFonts w:ascii="Arial" w:hAnsi="Arial" w:cs="Arial"/>
            <w:i/>
            <w:iCs/>
            <w:sz w:val="26"/>
            <w:szCs w:val="26"/>
          </w:rPr>
          <w:delText>.</w:delText>
        </w:r>
      </w:del>
    </w:p>
    <w:p w14:paraId="21C4FE53" w14:textId="0B3EBC4D" w:rsidR="180F0124" w:rsidRDefault="213C966C" w:rsidP="00CB3F36">
      <w:pPr>
        <w:spacing w:after="0" w:line="360" w:lineRule="auto"/>
        <w:ind w:left="2268" w:firstLine="1134"/>
        <w:jc w:val="both"/>
        <w:rPr>
          <w:del w:id="1031" w:author="Assessor GDSXSR" w:date="2026-10-29T21:16:42Z"/>
        </w:rPr>
      </w:pPr>
      <w:del w:id="1030" w:author="Assessor GDSXSR" w:date="2026-10-29T21:16:42Z">
        <w:r w:rsidRPr="1D371EE9">
          <w:rPr>
            <w:rFonts w:ascii="Arial" w:hAnsi="Arial" w:cs="Arial"/>
            <w:i/>
            <w:iCs/>
            <w:sz w:val="26"/>
            <w:szCs w:val="26"/>
          </w:rPr>
          <w:delText xml:space="preserve">Frustradas diversas tentativas de citação pessoal das rés, conforme se verifica dos mandados e certidões constantes dos autos (IDs 214587884, 214586641, 215875787, 217331362 e 217331365), foram realizadas pesquisas de endereços pelos sistemas disponíveis, igualmente sem êxito. Diante do esgotamento dos meios de localização, foi deferida a citação por edital da segunda ré, com advertência de nomeação de curadoria especial em caso de revelia (edital – ID 248445572). </w:delText>
        </w:r>
      </w:del>
    </w:p>
    <w:p w14:paraId="442279F2" w14:textId="5E82BA5D" w:rsidR="180F0124" w:rsidRDefault="213C966C" w:rsidP="00CB3F36">
      <w:pPr>
        <w:spacing w:after="0" w:line="360" w:lineRule="auto"/>
        <w:ind w:left="2268" w:firstLine="1134"/>
        <w:jc w:val="both"/>
      </w:pPr>
      <w:commentRangeStart w:id="7"/>
      <w:ins w:id="1032" w:author="Assessor GDSXSR" w:date="2026-10-29T21:16:42Z">
        <w:r>
          <w:rPr>
            <w:rFonts w:ascii="Arial" w:hAnsi="Arial" w:cs="Arial"/>
            <w:i/>
            <w:iCs/>
            <w:color w:val="808080"/>
            <w:sz w:val="26"/>
            <w:szCs w:val="26"/>
          </w:rPr>
          <w:t xml:space="preserve">(...) </w:t>
        </w:r>
      </w:ins>
      <w:r>
        <w:rPr>
          <w:rFonts w:ascii="Arial" w:hAnsi="Arial" w:cs="Arial"/>
          <w:i/>
          <w:iCs/>
          <w:sz w:val="26"/>
          <w:szCs w:val="26"/>
        </w:rPr>
        <w:t xml:space="preserve">Decorrido o prazo do edital sem manifestação, foi nomeada curadoria especial à ré citada por edital (ID 255310297). A Defensoria Pública apresentou embargos à ação monitória (ID 255552680), nos quais alegou, em síntese, a inexistência de prova escrita idônea quanto à entrega das mercadorias referentes à nota fiscal nº 207285, no valor de R$ 701,50, sustentando que apenas a nota fiscal nº 210954 estaria acompanhada de comprovante de entrega adequado. Requereu, assim, a improcedência total da ação ou, subsidiariamente, a exclusão do referido valor. </w:t>
      </w:r>
      <w:commentRangeEnd w:id="7"/>
      <w:r>
        <w:rPr>
          <w:rStyle w:val="CommentReference"/>
        </w:rPr>
        <w:commentReference w:id="7"/>
      </w:r>
    </w:p>
    <w:p w14:paraId="7F405832" w14:textId="7FEAF17F" w:rsidR="180F0124" w:rsidRDefault="213C966C" w:rsidP="00CB3F36">
      <w:pPr>
        <w:spacing w:after="0" w:line="360" w:lineRule="auto"/>
        <w:ind w:left="2268" w:firstLine="1134"/>
        <w:jc w:val="both"/>
      </w:pPr>
      <w:r w:rsidRPr="1D371EE9">
        <w:rPr>
          <w:rFonts w:ascii="Arial" w:hAnsi="Arial" w:cs="Arial"/>
          <w:i/>
          <w:iCs/>
          <w:sz w:val="26"/>
          <w:szCs w:val="26"/>
        </w:rPr>
        <w:t xml:space="preserve">A autora apresentou impugnação aos embargos (ID 257326157), defendendo a suficiência da documentação acostada e a regularidade da cobrança. </w:t>
      </w:r>
    </w:p>
    <w:p w14:paraId="5CA27BF8" w14:textId="407038B2" w:rsidR="180F0124" w:rsidRDefault="213C966C" w:rsidP="00CB3F36">
      <w:pPr>
        <w:spacing w:after="0" w:line="360" w:lineRule="auto"/>
        <w:ind w:left="2268" w:firstLine="1134"/>
        <w:jc w:val="both"/>
      </w:pPr>
      <w:r w:rsidRPr="1D371EE9">
        <w:rPr>
          <w:rFonts w:ascii="Arial" w:hAnsi="Arial" w:cs="Arial"/>
          <w:i/>
          <w:iCs/>
          <w:sz w:val="26"/>
          <w:szCs w:val="26"/>
        </w:rPr>
        <w:t xml:space="preserve">Em decisão de ID 258856103, foi reconhecida a revelia da primeira ré regularmente citada e determinado que a autora juntasse aos autos documento mais legível referente ao comprovante de entrega da nota fiscal nº 207285, oportunizando-se vista à parte embargante. </w:t>
      </w:r>
    </w:p>
    <w:p w14:paraId="2B9E7808" w14:textId="55DF6F46" w:rsidR="180F0124" w:rsidRPr="006B69E4" w:rsidRDefault="213C966C" w:rsidP="0059301C">
      <w:pPr>
        <w:spacing w:after="0" w:line="360" w:lineRule="auto"/>
        <w:ind w:left="2268" w:firstLine="1134"/>
        <w:jc w:val="both"/>
        <w:rPr>
          <w:i/>
          <w:iCs/>
        </w:rPr>
      </w:pPr>
      <w:r w:rsidRPr="1D371EE9">
        <w:rPr>
          <w:rFonts w:ascii="Arial" w:hAnsi="Arial" w:cs="Arial"/>
          <w:i/>
          <w:iCs/>
          <w:sz w:val="26"/>
          <w:szCs w:val="26"/>
        </w:rPr>
        <w:t>A autora acostou novo documento referente à entrega da referida nota fiscal (ID 264824052), tendo sido concedida vista à curadoria especial. A Defensoria Pública, em manifestação subsequente, sustentou que o documento juntado permanecia ilegível e apresentava rasuras que impediriam a confirmação da entrega das mercadorias, reiterando o pedido de exclusão do valor correspondente (ID 265245309)</w:t>
      </w:r>
      <w:r w:rsidR="5FE22C7B" w:rsidRPr="1D371EE9">
        <w:rPr>
          <w:rFonts w:ascii="Arial" w:hAnsi="Arial" w:cs="Arial"/>
          <w:i/>
          <w:iCs/>
          <w:sz w:val="26"/>
          <w:szCs w:val="26"/>
        </w:rPr>
        <w:t xml:space="preserve">. </w:t>
      </w:r>
      <w:r w:rsidR="00CB3F36" w:rsidRPr="006B69E4">
        <w:rPr>
          <w:rFonts w:ascii="Arial" w:hAnsi="Arial" w:cs="Arial"/>
          <w:i/>
          <w:iCs/>
          <w:sz w:val="26"/>
          <w:szCs w:val="26"/>
        </w:rPr>
        <w:t>(…)</w:t>
      </w:r>
      <w:r w:rsidR="3FFEEC43" w:rsidRPr="006B69E4">
        <w:rPr>
          <w:rFonts w:ascii="Arial" w:eastAsia="Arial" w:hAnsi="Arial" w:cs="Arial"/>
          <w:i/>
          <w:iCs/>
          <w:sz w:val="26"/>
          <w:szCs w:val="26"/>
        </w:rPr>
        <w:t>”</w:t>
      </w:r>
      <w:r w:rsidR="180F0124" w:rsidRPr="006B69E4">
        <w:rPr>
          <w:rFonts w:ascii="Arial" w:eastAsia="Arial" w:hAnsi="Arial" w:cs="Arial"/>
          <w:i/>
          <w:iCs/>
          <w:sz w:val="26"/>
          <w:szCs w:val="26"/>
        </w:rPr>
        <w:t>.</w:t>
      </w:r>
      <w:r w:rsidR="0059301C" w:rsidRPr="006B69E4">
        <w:rPr>
          <w:rFonts w:ascii="Arial" w:eastAsia="Arial" w:hAnsi="Arial" w:cs="Arial"/>
          <w:i/>
          <w:iCs/>
          <w:sz w:val="26"/>
          <w:szCs w:val="26"/>
        </w:rPr>
        <w:t xml:space="preserve"> (ID 891086</w:t>
      </w:r>
      <w:r w:rsidR="006B69E4" w:rsidRPr="006B69E4">
        <w:rPr>
          <w:rFonts w:ascii="Arial" w:eastAsia="Arial" w:hAnsi="Arial" w:cs="Arial"/>
          <w:i/>
          <w:iCs/>
          <w:sz w:val="26"/>
          <w:szCs w:val="26"/>
        </w:rPr>
        <w:t>8</w:t>
      </w:r>
      <w:r w:rsidR="00EF10FA">
        <w:rPr>
          <w:rFonts w:ascii="Arial" w:eastAsia="Arial" w:hAnsi="Arial" w:cs="Arial"/>
          <w:i/>
          <w:iCs/>
          <w:sz w:val="26"/>
          <w:szCs w:val="26"/>
        </w:rPr>
        <w:t>4</w:t>
      </w:r>
      <w:r w:rsidR="006B69E4" w:rsidRPr="006B69E4">
        <w:rPr>
          <w:rFonts w:ascii="Arial" w:eastAsia="Arial" w:hAnsi="Arial" w:cs="Arial"/>
          <w:i/>
          <w:iCs/>
          <w:sz w:val="26"/>
          <w:szCs w:val="26"/>
        </w:rPr>
        <w:t>).</w:t>
      </w:r>
    </w:p>
    <w:p w14:paraId="74D2E2BC" w14:textId="65ED7628" w:rsidR="37F3EB7D" w:rsidRDefault="37F3EB7D" w:rsidP="37F3EB7D">
      <w:pPr>
        <w:spacing w:after="0" w:line="360" w:lineRule="auto"/>
        <w:ind w:left="2268" w:firstLine="1134"/>
        <w:jc w:val="both"/>
        <w:rPr>
          <w:rFonts w:ascii="Arial" w:eastAsia="Arial" w:hAnsi="Arial" w:cs="Arial"/>
          <w:i/>
          <w:iCs/>
          <w:sz w:val="26"/>
          <w:szCs w:val="26"/>
        </w:rPr>
      </w:pPr>
    </w:p>
    <w:p w14:paraId="04E520D9" w14:textId="792FFF79" w:rsidR="0061262D" w:rsidRDefault="11C7CBBB" w:rsidP="00C83A14">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O</w:t>
      </w:r>
      <w:r>
        <w:rPr>
          <w:rFonts w:ascii="Arial" w:hAnsi="Arial" w:cs="Arial"/>
          <w:sz w:val="28"/>
          <w:szCs w:val="28"/>
        </w:rPr>
        <w:t xml:space="preserve"> </w:t>
      </w:r>
      <w:r>
        <w:rPr>
          <w:rFonts w:ascii="Arial" w:hAnsi="Arial" w:cs="Arial"/>
          <w:sz w:val="28"/>
          <w:szCs w:val="28"/>
        </w:rPr>
        <w:t xml:space="preserve">MM</w:t>
      </w:r>
      <w:ins w:id="1033" w:author="Assessor GDSXSR" w:date="2026-10-29T21:16:42Z">
        <w:r>
          <w:rPr>
            <w:rFonts w:ascii="Arial" w:hAnsi="Arial" w:cs="Arial"/>
            <w:color w:val="808080"/>
            <w:sz w:val="28"/>
            <w:szCs w:val="28"/>
          </w:rPr>
          <w:t xml:space="preserve">.</w:t>
        </w:r>
      </w:ins>
      <w:r>
        <w:rPr>
          <w:rFonts w:ascii="Arial" w:hAnsi="Arial" w:cs="Arial"/>
          <w:sz w:val="28"/>
          <w:szCs w:val="28"/>
        </w:rPr>
        <w:t xml:space="preserve"> Ju</w:t>
      </w:r>
      <w:r>
        <w:rPr>
          <w:rFonts w:ascii="Arial" w:hAnsi="Arial" w:cs="Arial"/>
          <w:sz w:val="28"/>
          <w:szCs w:val="28"/>
        </w:rPr>
        <w:t xml:space="preserve">i</w:t>
      </w:r>
      <w:r>
        <w:rPr>
          <w:rFonts w:ascii="Arial" w:hAnsi="Arial" w:cs="Arial"/>
          <w:sz w:val="28"/>
          <w:szCs w:val="28"/>
        </w:rPr>
        <w:t xml:space="preserve">z</w:t>
      </w:r>
      <w:r>
        <w:rPr>
          <w:rFonts w:ascii="Arial" w:hAnsi="Arial" w:cs="Arial"/>
          <w:sz w:val="28"/>
          <w:szCs w:val="28"/>
        </w:rPr>
        <w:t xml:space="preserve"> sentenciante</w:t>
      </w:r>
      <w:r>
        <w:rPr>
          <w:rFonts w:ascii="Arial" w:hAnsi="Arial" w:cs="Arial"/>
          <w:sz w:val="28"/>
          <w:szCs w:val="28"/>
        </w:rPr>
        <w:t xml:space="preserve">, Dr. </w:t>
      </w:r>
      <w:r>
        <w:rPr>
          <w:rFonts w:ascii="Arial" w:hAnsi="Arial" w:cs="Arial"/>
          <w:sz w:val="28"/>
          <w:szCs w:val="28"/>
        </w:rPr>
        <w:t xml:space="preserve">Leandro Borges de Figueiredo</w:t>
      </w:r>
      <w:r>
        <w:rPr>
          <w:rFonts w:ascii="Arial" w:hAnsi="Arial" w:cs="Arial"/>
          <w:sz w:val="28"/>
          <w:szCs w:val="28"/>
        </w:rPr>
        <w:t xml:space="preserve">, </w:t>
      </w:r>
      <w:r>
        <w:rPr>
          <w:rFonts w:ascii="Arial" w:hAnsi="Arial" w:cs="Arial"/>
          <w:sz w:val="28"/>
          <w:szCs w:val="28"/>
        </w:rPr>
        <w:t xml:space="preserve">da</w:t>
      </w:r>
      <w:r>
        <w:rPr>
          <w:rFonts w:ascii="Arial" w:hAnsi="Arial" w:cs="Arial"/>
          <w:sz w:val="28"/>
          <w:szCs w:val="28"/>
        </w:rPr>
        <w:t xml:space="preserve"> </w:t>
      </w:r>
      <w:r>
        <w:rPr>
          <w:rFonts w:ascii="Arial" w:hAnsi="Arial" w:cs="Arial"/>
          <w:sz w:val="28"/>
          <w:szCs w:val="28"/>
        </w:rPr>
        <w:t xml:space="preserve">8</w:t>
      </w:r>
      <w:r>
        <w:rPr>
          <w:rFonts w:ascii="Arial" w:hAnsi="Arial" w:cs="Arial"/>
          <w:sz w:val="28"/>
          <w:szCs w:val="28"/>
        </w:rPr>
        <w:t xml:space="preserve">ª Vara Cível d</w:t>
      </w:r>
      <w:r>
        <w:rPr>
          <w:rFonts w:ascii="Arial" w:hAnsi="Arial" w:cs="Arial"/>
          <w:sz w:val="28"/>
          <w:szCs w:val="28"/>
        </w:rPr>
        <w:t xml:space="preserve">e</w:t>
      </w:r>
      <w:r>
        <w:rPr>
          <w:rFonts w:ascii="Arial" w:hAnsi="Arial" w:cs="Arial"/>
          <w:sz w:val="28"/>
          <w:szCs w:val="28"/>
        </w:rPr>
        <w:t xml:space="preserve"> </w:t>
      </w:r>
      <w:r>
        <w:rPr>
          <w:rFonts w:ascii="Arial" w:hAnsi="Arial" w:cs="Arial"/>
          <w:sz w:val="28"/>
          <w:szCs w:val="28"/>
        </w:rPr>
        <w:t xml:space="preserve">Brasília</w:t>
      </w:r>
      <w:r>
        <w:rPr>
          <w:rFonts w:ascii="Arial" w:hAnsi="Arial" w:cs="Arial"/>
          <w:sz w:val="28"/>
          <w:szCs w:val="28"/>
        </w:rPr>
        <w:t xml:space="preserve">, julgou no seguinte sentido:</w:t>
      </w:r>
      <w:commentRangeEnd w:id="8"/>
      <w:r>
        <w:rPr>
          <w:rStyle w:val="CommentReference"/>
        </w:rPr>
        <w:commentReference w:id="8"/>
      </w:r>
    </w:p>
    <w:p w14:paraId="12E5EEA8" w14:textId="77777777" w:rsidR="0061262D" w:rsidRDefault="0061262D" w:rsidP="00C83A14">
      <w:pPr>
        <w:spacing w:after="0" w:line="360" w:lineRule="auto"/>
        <w:ind w:firstLine="2268"/>
        <w:jc w:val="both"/>
        <w:rPr>
          <w:rFonts w:ascii="Arial" w:hAnsi="Arial" w:cs="Arial"/>
          <w:sz w:val="28"/>
          <w:szCs w:val="28"/>
        </w:rPr>
      </w:pPr>
    </w:p>
    <w:p w14:paraId="3FC454DC" w14:textId="3BEB32D7" w:rsidR="0006080C" w:rsidRPr="000A7009" w:rsidRDefault="7478991E" w:rsidP="1D371EE9">
      <w:pPr>
        <w:spacing w:after="0" w:line="360" w:lineRule="auto"/>
        <w:ind w:left="2268" w:firstLine="1134"/>
        <w:jc w:val="both"/>
      </w:pPr>
      <w:r w:rsidRPr="1D371EE9">
        <w:rPr>
          <w:rFonts w:ascii="Arial" w:hAnsi="Arial" w:cs="Arial"/>
          <w:i/>
          <w:iCs/>
          <w:sz w:val="26"/>
          <w:szCs w:val="26"/>
        </w:rPr>
        <w:t>“</w:t>
      </w:r>
      <w:r w:rsidR="29D4157A" w:rsidRPr="1D371EE9">
        <w:rPr>
          <w:rFonts w:ascii="Arial" w:hAnsi="Arial" w:cs="Arial"/>
          <w:i/>
          <w:iCs/>
          <w:sz w:val="26"/>
          <w:szCs w:val="26"/>
        </w:rPr>
        <w:t xml:space="preserve">Ante o exposto, JULGO PARCIALMENTE PROCEDENTE o pedido monitório formulado por FLORENCE INDUSTRIAL E COMERCIAL LTDA e, em consequência, REJEITO PARCIALMENTE os embargos monitórios opostos pela curadoria especial, apenas para excluir da condenação o valor referente à nota fiscal nº 207285, no importe histórico de R$ 701,50. </w:t>
      </w:r>
    </w:p>
    <w:p w14:paraId="167C952A" w14:textId="36A77B39" w:rsidR="0006080C" w:rsidRPr="000A7009" w:rsidRDefault="29D4157A" w:rsidP="1D371EE9">
      <w:pPr>
        <w:spacing w:after="0" w:line="360" w:lineRule="auto"/>
        <w:ind w:left="2268" w:firstLine="1134"/>
        <w:jc w:val="both"/>
      </w:pPr>
      <w:r w:rsidRPr="1D371EE9">
        <w:rPr>
          <w:rFonts w:ascii="Arial" w:hAnsi="Arial" w:cs="Arial"/>
          <w:i/>
          <w:iCs/>
          <w:sz w:val="26"/>
          <w:szCs w:val="26"/>
        </w:rPr>
        <w:t xml:space="preserve">Constituo, de pleno direito, título executivo judicial em favor da autora, nos termos do art. 701 do Código de Processo Civil, relativamente ao saldo remanescente do crédito, correspondente às parcelas da nota fiscal nº 210954, devidamente atualizado conforme critérios constantes da planilha juntada aos autos, descontado o valor excluído. </w:t>
      </w:r>
    </w:p>
    <w:p w14:paraId="7C8C39CA" w14:textId="4146A0FC" w:rsidR="0006080C" w:rsidRPr="000A7009" w:rsidRDefault="29D4157A" w:rsidP="1D371EE9">
      <w:pPr>
        <w:spacing w:after="0" w:line="360" w:lineRule="auto"/>
        <w:ind w:left="2268" w:firstLine="1134"/>
        <w:jc w:val="both"/>
      </w:pPr>
      <w:r w:rsidRPr="1D371EE9">
        <w:rPr>
          <w:rFonts w:ascii="Arial" w:hAnsi="Arial" w:cs="Arial"/>
          <w:i/>
          <w:iCs/>
          <w:sz w:val="26"/>
          <w:szCs w:val="26"/>
        </w:rPr>
        <w:t>Em razão da sucumbência recíproca mínima, condeno as rés ao pagamento de honorários advocatícios em favor do patrono da parte autora, que fixo em 10% (dez por cento) sobre o valor do débito constituído como título executivo judicial, já deduzido o montante excluído relativo à nota fiscal nº 207285, nos termos do art. 85, §§ 2º e 8º, do Código de Processo Civil, considerando a natureza da demanda, o trabalho desenvolvido pelo advogado e o tempo de tramitação do processo.</w:t>
      </w:r>
    </w:p>
    <w:p w14:paraId="41F018EC" w14:textId="44720B99" w:rsidR="0061262D" w:rsidRPr="00695ED4" w:rsidRDefault="29D4157A" w:rsidP="00695ED4">
      <w:pPr>
        <w:spacing w:after="0" w:line="360" w:lineRule="auto"/>
        <w:ind w:left="2268" w:firstLine="1134"/>
        <w:jc w:val="both"/>
        <w:rPr>
          <w:rFonts w:ascii="Arial" w:hAnsi="Arial" w:cs="Arial"/>
          <w:i/>
          <w:iCs/>
          <w:sz w:val="26"/>
          <w:szCs w:val="26"/>
        </w:rPr>
      </w:pPr>
      <w:commentRangeStart w:id="9"/>
      <w:r>
        <w:rPr>
          <w:rFonts w:ascii="Arial" w:hAnsi="Arial" w:cs="Arial"/>
          <w:i/>
          <w:iCs/>
          <w:sz w:val="26"/>
          <w:szCs w:val="26"/>
        </w:rPr>
        <w:t xml:space="preserve">Julgamento com resolução de mérito, na forma do art. 487, I, do CPC.</w:t>
      </w:r>
      <w:r>
        <w:rPr>
          <w:rFonts w:ascii="Arial" w:eastAsia="Arial" w:hAnsi="Arial" w:cs="Arial"/>
          <w:i/>
          <w:iCs/>
          <w:sz w:val="26"/>
          <w:szCs w:val="26"/>
        </w:rPr>
        <w:t xml:space="preserve"> (...)</w:t>
      </w:r>
      <w:r>
        <w:rPr>
          <w:rFonts w:ascii="Arial" w:hAnsi="Arial" w:cs="Arial"/>
          <w:i/>
          <w:iCs/>
          <w:sz w:val="26"/>
          <w:szCs w:val="26"/>
        </w:rPr>
        <w:t xml:space="preserve">”</w:t>
      </w:r>
      <w:ins w:id="1034" w:author="Assessor GDSXSR" w:date="2026-10-29T21:16:42Z">
        <w:r>
          <w:rPr>
            <w:rFonts w:ascii="Arial" w:hAnsi="Arial" w:cs="Arial"/>
            <w:i/>
            <w:iCs/>
            <w:color w:val="808080"/>
            <w:sz w:val="26"/>
            <w:szCs w:val="26"/>
          </w:rPr>
          <w:t xml:space="preserve"> (ID 89108684)</w:t>
        </w:r>
      </w:ins>
      <w:r>
        <w:rPr>
          <w:rFonts w:ascii="Arial" w:hAnsi="Arial" w:cs="Arial"/>
          <w:i/>
          <w:iCs/>
          <w:sz w:val="26"/>
          <w:szCs w:val="26"/>
        </w:rPr>
        <w:t xml:space="preserve">.</w:t>
      </w:r>
      <w:del w:id="1035" w:author="Assessor GDSXSR" w:date="2026-10-29T21:16:42Z">
        <w:r>
          <w:rPr>
            <w:rFonts w:ascii="Arial" w:hAnsi="Arial" w:cs="Arial"/>
            <w:i/>
            <w:iCs/>
            <w:sz w:val="26"/>
            <w:szCs w:val="26"/>
          </w:rPr>
          <w:delText xml:space="preserve"> </w:delText>
        </w:r>
      </w:del>
      <w:commentRangeEnd w:id="9"/>
      <w:r>
        <w:rPr>
          <w:rStyle w:val="CommentReference"/>
        </w:rPr>
        <w:commentReference w:id="9"/>
      </w:r>
    </w:p>
    <w:p w14:paraId="715E6A9B" w14:textId="77777777" w:rsidR="00361793" w:rsidRDefault="00361793" w:rsidP="1D371EE9">
      <w:pPr>
        <w:spacing w:after="0" w:line="360" w:lineRule="auto"/>
        <w:ind w:firstLine="2268"/>
        <w:jc w:val="both"/>
        <w:rPr>
          <w:rFonts w:ascii="Arial" w:eastAsia="Arial" w:hAnsi="Arial" w:cs="Arial"/>
          <w:sz w:val="28"/>
          <w:szCs w:val="28"/>
        </w:rPr>
      </w:pPr>
    </w:p>
    <w:p w14:paraId="25E6D84D" w14:textId="0077C625" w:rsidR="00361793" w:rsidRDefault="00BD1508" w:rsidP="1D371EE9">
      <w:pPr>
        <w:spacing w:after="0" w:line="360" w:lineRule="auto"/>
        <w:ind w:firstLine="2268"/>
        <w:jc w:val="both"/>
        <w:rPr>
          <w:rFonts w:ascii="Arial" w:eastAsia="Arial" w:hAnsi="Arial" w:cs="Arial"/>
          <w:sz w:val="28"/>
          <w:szCs w:val="28"/>
          <w:highlight w:val="yellow"/>
        </w:rPr>
      </w:pPr>
      <w:r>
        <w:rPr>
          <w:rFonts w:ascii="Arial" w:eastAsia="Arial" w:hAnsi="Arial" w:cs="Arial"/>
          <w:sz w:val="28"/>
          <w:szCs w:val="28"/>
        </w:rPr>
        <w:t xml:space="preserve">A autora</w:t>
      </w:r>
      <w:r>
        <w:rPr>
          <w:rFonts w:ascii="Arial" w:eastAsia="Arial" w:hAnsi="Arial" w:cs="Arial"/>
          <w:sz w:val="28"/>
          <w:szCs w:val="28"/>
        </w:rPr>
        <w:t xml:space="preserve">, Florence Industrial e </w:t>
      </w:r>
      <w:del w:id="1036" w:author="Assessor GDSXSR" w:date="2026-10-29T21:16:42Z">
        <w:r>
          <w:rPr>
            <w:rFonts w:ascii="Arial" w:eastAsia="Arial" w:hAnsi="Arial" w:cs="Arial"/>
            <w:sz w:val="28"/>
            <w:szCs w:val="28"/>
          </w:rPr>
          <w:delText xml:space="preserve">Comércio</w:delText>
        </w:r>
      </w:del>
      <w:ins w:id="1037" w:author="Assessor GDSXSR" w:date="2026-10-29T21:16:42Z">
        <w:r>
          <w:rPr>
            <w:rFonts w:ascii="Arial" w:eastAsia="Arial" w:hAnsi="Arial" w:cs="Arial"/>
            <w:color w:val="808080"/>
            <w:sz w:val="28"/>
            <w:szCs w:val="28"/>
          </w:rPr>
          <w:t xml:space="preserve">Comercial</w:t>
        </w:r>
      </w:ins>
      <w:r>
        <w:rPr>
          <w:rFonts w:ascii="Arial" w:eastAsia="Arial" w:hAnsi="Arial" w:cs="Arial"/>
          <w:sz w:val="28"/>
          <w:szCs w:val="28"/>
        </w:rPr>
        <w:t xml:space="preserve"> Ltda.,</w:t>
      </w:r>
      <w:r>
        <w:rPr>
          <w:rFonts w:ascii="Arial" w:eastAsia="Arial" w:hAnsi="Arial" w:cs="Arial"/>
          <w:sz w:val="28"/>
          <w:szCs w:val="28"/>
        </w:rPr>
        <w:t xml:space="preserve"> opôs embargos de declaração</w:t>
      </w:r>
      <w:r>
        <w:rPr>
          <w:rFonts w:ascii="Arial" w:eastAsia="Arial" w:hAnsi="Arial" w:cs="Arial"/>
          <w:sz w:val="28"/>
          <w:szCs w:val="28"/>
        </w:rPr>
        <w:t xml:space="preserve"> (ID</w:t>
      </w:r>
      <w:r>
        <w:rPr>
          <w:rFonts w:ascii="Arial" w:eastAsia="Arial" w:hAnsi="Arial" w:cs="Arial"/>
          <w:sz w:val="28"/>
          <w:szCs w:val="28"/>
        </w:rPr>
        <w:t xml:space="preserve"> 89108687)</w:t>
      </w:r>
      <w:r>
        <w:rPr>
          <w:rFonts w:ascii="Arial" w:eastAsia="Arial" w:hAnsi="Arial" w:cs="Arial"/>
          <w:sz w:val="28"/>
          <w:szCs w:val="28"/>
        </w:rPr>
        <w:t xml:space="preserve">,</w:t>
      </w:r>
      <w:r>
        <w:rPr>
          <w:rFonts w:ascii="Arial" w:eastAsia="Arial" w:hAnsi="Arial" w:cs="Arial"/>
          <w:sz w:val="28"/>
          <w:szCs w:val="28"/>
        </w:rPr>
        <w:t xml:space="preserve"> os quais foram</w:t>
      </w:r>
      <w:r>
        <w:rPr>
          <w:rFonts w:ascii="Arial" w:eastAsia="Arial" w:hAnsi="Arial" w:cs="Arial"/>
          <w:sz w:val="28"/>
          <w:szCs w:val="28"/>
        </w:rPr>
        <w:t xml:space="preserve"> </w:t>
      </w:r>
      <w:r>
        <w:rPr>
          <w:rFonts w:ascii="Arial" w:eastAsia="Arial" w:hAnsi="Arial" w:cs="Arial"/>
          <w:sz w:val="28"/>
          <w:szCs w:val="28"/>
        </w:rPr>
        <w:t xml:space="preserve">rejeitados (ID</w:t>
      </w:r>
      <w:r>
        <w:rPr>
          <w:rFonts w:ascii="Arial" w:eastAsia="Arial" w:hAnsi="Arial" w:cs="Arial"/>
          <w:sz w:val="28"/>
          <w:szCs w:val="28"/>
        </w:rPr>
        <w:t xml:space="preserve"> 89108692)</w:t>
      </w:r>
      <w:r>
        <w:rPr>
          <w:rFonts w:ascii="Arial" w:eastAsia="Arial" w:hAnsi="Arial" w:cs="Arial"/>
          <w:sz w:val="28"/>
          <w:szCs w:val="28"/>
        </w:rPr>
        <w:t xml:space="preserve">.</w:t>
      </w:r>
    </w:p>
    <w:p w14:paraId="526F0623" w14:textId="77777777" w:rsidR="004A39CB" w:rsidRDefault="004A39CB" w:rsidP="1D371EE9">
      <w:pPr>
        <w:spacing w:after="0" w:line="360" w:lineRule="auto"/>
        <w:ind w:firstLine="2268"/>
        <w:jc w:val="both"/>
        <w:rPr>
          <w:rFonts w:ascii="Arial" w:eastAsia="Arial" w:hAnsi="Arial" w:cs="Arial"/>
          <w:sz w:val="28"/>
          <w:szCs w:val="28"/>
        </w:rPr>
      </w:pPr>
    </w:p>
    <w:p w14:paraId="624BD94E" w14:textId="4E2CC0A2" w:rsidR="00870E2E" w:rsidRDefault="5A96769A" w:rsidP="1D371EE9">
      <w:pPr>
        <w:spacing w:after="0" w:line="360" w:lineRule="auto"/>
        <w:ind w:firstLine="2268"/>
        <w:jc w:val="both"/>
      </w:pPr>
      <w:commentRangeStart w:id="10"/>
      <w:r>
        <w:rPr>
          <w:rFonts w:ascii="Arial" w:eastAsia="Arial" w:hAnsi="Arial" w:cs="Arial"/>
          <w:sz w:val="28"/>
          <w:szCs w:val="28"/>
        </w:rPr>
        <w:t xml:space="preserve">Apelo d</w:t>
      </w:r>
      <w:r>
        <w:rPr>
          <w:rFonts w:ascii="Arial" w:eastAsia="Arial" w:hAnsi="Arial" w:cs="Arial"/>
          <w:sz w:val="28"/>
          <w:szCs w:val="28"/>
        </w:rPr>
        <w:t xml:space="preserve">a</w:t>
      </w:r>
      <w:r>
        <w:rPr>
          <w:rFonts w:ascii="Arial" w:eastAsia="Arial" w:hAnsi="Arial" w:cs="Arial"/>
          <w:sz w:val="28"/>
          <w:szCs w:val="28"/>
        </w:rPr>
        <w:t xml:space="preserve"> </w:t>
      </w:r>
      <w:r>
        <w:rPr>
          <w:rFonts w:ascii="Arial" w:eastAsia="Arial" w:hAnsi="Arial" w:cs="Arial"/>
          <w:sz w:val="28"/>
          <w:szCs w:val="28"/>
        </w:rPr>
        <w:t xml:space="preserve">autor</w:t>
      </w:r>
      <w:r>
        <w:rPr>
          <w:rFonts w:ascii="Arial" w:eastAsia="Arial" w:hAnsi="Arial" w:cs="Arial"/>
          <w:sz w:val="28"/>
          <w:szCs w:val="28"/>
        </w:rPr>
        <w:t xml:space="preserve">a</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Florence Industrial e Comercial Ltda.</w:t>
      </w:r>
      <w:r>
        <w:rPr>
          <w:rFonts w:ascii="Arial" w:hAnsi="Arial" w:cs="Arial"/>
          <w:sz w:val="28"/>
          <w:szCs w:val="28"/>
        </w:rPr>
        <w:t xml:space="preserve"> </w:t>
      </w:r>
      <w:r>
        <w:rPr>
          <w:rFonts w:ascii="Arial" w:eastAsia="Arial" w:hAnsi="Arial" w:cs="Arial"/>
          <w:sz w:val="28"/>
          <w:szCs w:val="28"/>
        </w:rPr>
        <w:t xml:space="preserve">(ID</w:t>
      </w:r>
      <w:r>
        <w:rPr>
          <w:rFonts w:ascii="Arial" w:eastAsia="Arial" w:hAnsi="Arial" w:cs="Arial"/>
          <w:sz w:val="28"/>
          <w:szCs w:val="28"/>
        </w:rPr>
        <w:t xml:space="preserve"> </w:t>
      </w:r>
      <w:r>
        <w:rPr>
          <w:rFonts w:ascii="Arial" w:eastAsia="Arial" w:hAnsi="Arial" w:cs="Arial"/>
          <w:sz w:val="28"/>
          <w:szCs w:val="28"/>
        </w:rPr>
        <w:t xml:space="preserve">89108696</w:t>
      </w:r>
      <w:r>
        <w:rPr>
          <w:rFonts w:ascii="Arial" w:eastAsia="Arial" w:hAnsi="Arial" w:cs="Arial"/>
          <w:sz w:val="28"/>
          <w:szCs w:val="28"/>
        </w:rPr>
        <w:t xml:space="preserve">)</w:t>
      </w:r>
      <w:r>
        <w:rPr>
          <w:rFonts w:ascii="Arial" w:eastAsia="Arial" w:hAnsi="Arial" w:cs="Arial"/>
          <w:sz w:val="28"/>
          <w:szCs w:val="28"/>
        </w:rPr>
        <w:t xml:space="preserve">,</w:t>
      </w:r>
      <w:r>
        <w:rPr>
          <w:rFonts w:ascii="Arial" w:eastAsia="Arial" w:hAnsi="Arial" w:cs="Arial"/>
          <w:sz w:val="28"/>
          <w:szCs w:val="28"/>
        </w:rPr>
        <w:t xml:space="preserve"> </w:t>
      </w:r>
      <w:del w:id="1038" w:author="Assessor GDSXSR" w:date="2026-10-29T21:16:42Z">
        <w:r>
          <w:rPr>
            <w:rFonts w:ascii="Arial" w:eastAsia="Arial" w:hAnsi="Arial" w:cs="Arial"/>
            <w:sz w:val="28"/>
            <w:szCs w:val="28"/>
          </w:rPr>
          <w:delText xml:space="preserve">alegando</w:delText>
        </w:r>
      </w:del>
      <w:ins w:id="1039" w:author="Assessor GDSXSR" w:date="2026-10-29T21:16:42Z">
        <w:r>
          <w:rPr>
            <w:rFonts w:ascii="Arial" w:eastAsia="Arial" w:hAnsi="Arial" w:cs="Arial"/>
            <w:color w:val="808080"/>
            <w:sz w:val="28"/>
            <w:szCs w:val="28"/>
          </w:rPr>
          <w:t xml:space="preserve">em que alega</w:t>
        </w:r>
      </w:ins>
      <w:r>
        <w:rPr>
          <w:rFonts w:ascii="Arial" w:eastAsia="Arial" w:hAnsi="Arial" w:cs="Arial"/>
          <w:sz w:val="28"/>
          <w:szCs w:val="28"/>
        </w:rPr>
        <w:t xml:space="preserve">, em síntese,</w:t>
      </w:r>
      <w:r>
        <w:rPr>
          <w:rFonts w:ascii="Arial" w:eastAsia="Arial" w:hAnsi="Arial" w:cs="Arial"/>
          <w:sz w:val="28"/>
          <w:szCs w:val="28"/>
        </w:rPr>
        <w:t xml:space="preserve"> que</w:t>
      </w:r>
      <w:ins w:id="1040" w:author="Assessor GDSXSR" w:date="2026-10-29T21:16:42Z">
        <w:r>
          <w:rPr>
            <w:rFonts w:ascii="Arial" w:eastAsia="Arial" w:hAnsi="Arial" w:cs="Arial"/>
            <w:color w:val="808080"/>
            <w:sz w:val="28"/>
            <w:szCs w:val="28"/>
          </w:rPr>
          <w:t xml:space="preserve">: </w:t>
        </w:r>
        <w:r>
          <w:rPr>
            <w:b/>
            <w:rFonts w:ascii="Arial" w:eastAsia="Arial" w:hAnsi="Arial" w:cs="Arial"/>
            <w:color w:val="808080"/>
            <w:sz w:val="28"/>
            <w:szCs w:val="28"/>
          </w:rPr>
          <w:t xml:space="preserve">1)</w:t>
        </w:r>
      </w:ins>
      <w:r>
        <w:rPr>
          <w:rFonts w:ascii="Arial" w:eastAsia="Arial" w:hAnsi="Arial" w:cs="Arial"/>
          <w:sz w:val="28"/>
          <w:szCs w:val="28"/>
        </w:rPr>
        <w:t xml:space="preserve"> a ré reconheceu a operação comercial ao pagar três das quatro duplicatas da mesma nota fiscal, restando </w:t>
      </w:r>
      <w:ins w:id="1041" w:author="Assessor GDSXSR" w:date="2026-10-29T21:16:42Z">
        <w:r>
          <w:rPr>
            <w:rFonts w:ascii="Arial" w:eastAsia="Arial" w:hAnsi="Arial" w:cs="Arial"/>
            <w:color w:val="808080"/>
            <w:sz w:val="28"/>
            <w:szCs w:val="28"/>
          </w:rPr>
          <w:t xml:space="preserve">em aberto </w:t>
        </w:r>
      </w:ins>
      <w:r>
        <w:rPr>
          <w:rFonts w:ascii="Arial" w:eastAsia="Arial" w:hAnsi="Arial" w:cs="Arial"/>
          <w:sz w:val="28"/>
          <w:szCs w:val="28"/>
        </w:rPr>
        <w:t xml:space="preserve">apenas uma parcela</w:t>
      </w:r>
      <w:del w:id="1042" w:author="Assessor GDSXSR" w:date="2026-10-29T21:16:42Z">
        <w:r>
          <w:rPr>
            <w:rFonts w:ascii="Arial" w:eastAsia="Arial" w:hAnsi="Arial" w:cs="Arial"/>
            <w:sz w:val="28"/>
            <w:szCs w:val="28"/>
          </w:rPr>
          <w:delText xml:space="preserve"> em aberto</w:delText>
        </w:r>
      </w:del>
      <w:r>
        <w:rPr>
          <w:rFonts w:ascii="Arial" w:eastAsia="Arial" w:hAnsi="Arial" w:cs="Arial"/>
          <w:sz w:val="28"/>
          <w:szCs w:val="28"/>
        </w:rPr>
        <w:t xml:space="preserve"> (R$ 701,50)</w:t>
      </w:r>
      <w:del w:id="1043" w:author="Assessor GDSXSR" w:date="2026-10-29T21:16:42Z">
        <w:r>
          <w:rPr>
            <w:rFonts w:ascii="Arial" w:eastAsia="Arial" w:hAnsi="Arial" w:cs="Arial"/>
            <w:sz w:val="28"/>
            <w:szCs w:val="28"/>
          </w:rPr>
          <w:delText xml:space="preserve">.</w:delText>
        </w:r>
      </w:del>
      <w:ins w:id="1044" w:author="Assessor GDSXSR" w:date="2026-10-29T21:16:42Z">
        <w:r>
          <w:rPr>
            <w:rFonts w:ascii="Arial" w:eastAsia="Arial" w:hAnsi="Arial" w:cs="Arial"/>
            <w:color w:val="808080"/>
            <w:sz w:val="28"/>
            <w:szCs w:val="28"/>
          </w:rPr>
          <w:t xml:space="preserve">,</w:t>
        </w:r>
      </w:ins>
      <w:r>
        <w:rPr>
          <w:rFonts w:ascii="Arial" w:eastAsia="Arial" w:hAnsi="Arial" w:cs="Arial"/>
          <w:sz w:val="28"/>
          <w:szCs w:val="28"/>
        </w:rPr>
        <w:t xml:space="preserve"> </w:t>
      </w:r>
      <w:del w:id="1045" w:author="Assessor GDSXSR" w:date="2026-10-29T21:16:42Z">
        <w:r>
          <w:rPr>
            <w:rFonts w:ascii="Arial" w:eastAsia="Arial" w:hAnsi="Arial" w:cs="Arial"/>
            <w:sz w:val="28"/>
            <w:szCs w:val="28"/>
          </w:rPr>
          <w:delText xml:space="preserve">Sustenta que o</w:delText>
        </w:r>
      </w:del>
      <w:ins w:id="1046" w:author="Assessor GDSXSR" w:date="2026-10-29T21:16:42Z">
        <w:r>
          <w:rPr>
            <w:rFonts w:ascii="Arial" w:eastAsia="Arial" w:hAnsi="Arial" w:cs="Arial"/>
            <w:color w:val="808080"/>
            <w:sz w:val="28"/>
            <w:szCs w:val="28"/>
          </w:rPr>
          <w:t xml:space="preserve">cujo</w:t>
        </w:r>
      </w:ins>
      <w:r>
        <w:rPr>
          <w:rFonts w:ascii="Arial" w:eastAsia="Arial" w:hAnsi="Arial" w:cs="Arial"/>
          <w:sz w:val="28"/>
          <w:szCs w:val="28"/>
        </w:rPr>
        <w:t xml:space="preserve"> débito é exigível</w:t>
      </w:r>
      <w:ins w:id="1047" w:author="Assessor GDSXSR" w:date="2026-10-29T21:16:42Z">
        <w:r>
          <w:rPr>
            <w:rFonts w:ascii="Arial" w:eastAsia="Arial" w:hAnsi="Arial" w:cs="Arial"/>
            <w:color w:val="808080"/>
            <w:sz w:val="28"/>
            <w:szCs w:val="28"/>
          </w:rPr>
          <w:t xml:space="preserve">;</w:t>
        </w:r>
      </w:ins>
      <w:r>
        <w:rPr>
          <w:rFonts w:ascii="Arial" w:eastAsia="Arial" w:hAnsi="Arial" w:cs="Arial"/>
          <w:sz w:val="28"/>
          <w:szCs w:val="28"/>
        </w:rPr>
        <w:t xml:space="preserve"> e </w:t>
      </w:r>
      <w:del w:id="1048" w:author="Assessor GDSXSR" w:date="2026-10-29T21:16:42Z">
        <w:r>
          <w:rPr>
            <w:rFonts w:ascii="Arial" w:eastAsia="Arial" w:hAnsi="Arial" w:cs="Arial"/>
            <w:sz w:val="28"/>
            <w:szCs w:val="28"/>
          </w:rPr>
          <w:delText xml:space="preserve">que</w:delText>
        </w:r>
      </w:del>
      <w:ins w:id="1049" w:author="Assessor GDSXSR" w:date="2026-10-29T21:16:42Z">
        <w:r>
          <w:rPr>
            <w:b/>
            <w:rFonts w:ascii="Arial" w:eastAsia="Arial" w:hAnsi="Arial" w:cs="Arial"/>
            <w:color w:val="808080"/>
            <w:sz w:val="28"/>
            <w:szCs w:val="28"/>
          </w:rPr>
          <w:t xml:space="preserve">2)</w:t>
        </w:r>
      </w:ins>
      <w:r>
        <w:rPr>
          <w:rFonts w:ascii="Arial" w:eastAsia="Arial" w:hAnsi="Arial" w:cs="Arial"/>
          <w:sz w:val="28"/>
          <w:szCs w:val="28"/>
        </w:rPr>
        <w:t xml:space="preserve"> </w:t>
      </w:r>
      <w:del w:id="1050" w:author="Assessor GDSXSR" w:date="2026-10-29T21:16:42Z">
        <w:r>
          <w:rPr>
            <w:rFonts w:ascii="Arial" w:eastAsia="Arial" w:hAnsi="Arial" w:cs="Arial"/>
            <w:sz w:val="28"/>
            <w:szCs w:val="28"/>
          </w:rPr>
          <w:delText xml:space="preserve">sua</w:delText>
        </w:r>
      </w:del>
      <w:ins w:id="1051" w:author="Assessor GDSXSR" w:date="2026-10-29T21:16:42Z">
        <w:r>
          <w:rPr>
            <w:rFonts w:ascii="Arial" w:eastAsia="Arial" w:hAnsi="Arial" w:cs="Arial"/>
            <w:color w:val="808080"/>
            <w:sz w:val="28"/>
            <w:szCs w:val="28"/>
          </w:rPr>
          <w:t xml:space="preserve">a</w:t>
        </w:r>
      </w:ins>
      <w:r>
        <w:rPr>
          <w:rFonts w:ascii="Arial" w:eastAsia="Arial" w:hAnsi="Arial" w:cs="Arial"/>
          <w:sz w:val="28"/>
          <w:szCs w:val="28"/>
        </w:rPr>
        <w:t xml:space="preserve"> exclusão</w:t>
      </w:r>
      <w:ins w:id="1052" w:author="Assessor GDSXSR" w:date="2026-10-29T21:16:42Z">
        <w:r>
          <w:rPr>
            <w:rFonts w:ascii="Arial" w:eastAsia="Arial" w:hAnsi="Arial" w:cs="Arial"/>
            <w:color w:val="808080"/>
            <w:sz w:val="28"/>
            <w:szCs w:val="28"/>
          </w:rPr>
          <w:t xml:space="preserve"> do valor</w:t>
        </w:r>
      </w:ins>
      <w:r>
        <w:rPr>
          <w:rFonts w:ascii="Arial" w:eastAsia="Arial" w:hAnsi="Arial" w:cs="Arial"/>
          <w:sz w:val="28"/>
          <w:szCs w:val="28"/>
        </w:rPr>
        <w:t xml:space="preserve"> viola a</w:t>
      </w:r>
      <w:r>
        <w:rPr>
          <w:rFonts w:ascii="Arial" w:eastAsia="Arial" w:hAnsi="Arial" w:cs="Arial"/>
          <w:sz w:val="28"/>
          <w:szCs w:val="28"/>
        </w:rPr>
        <w:t xml:space="preserve"> boa-fé objetiva</w:t>
      </w:r>
      <w:r>
        <w:rPr>
          <w:rFonts w:ascii="Arial" w:eastAsia="Arial" w:hAnsi="Arial" w:cs="Arial"/>
          <w:sz w:val="28"/>
          <w:szCs w:val="28"/>
        </w:rPr>
        <w:t xml:space="preserve"> e</w:t>
      </w:r>
      <w:r>
        <w:rPr>
          <w:rFonts w:ascii="Arial" w:eastAsia="Arial" w:hAnsi="Arial" w:cs="Arial"/>
          <w:sz w:val="28"/>
          <w:szCs w:val="28"/>
        </w:rPr>
        <w:t xml:space="preserve"> </w:t>
      </w:r>
      <w:r>
        <w:rPr>
          <w:rFonts w:ascii="Arial" w:eastAsia="Arial" w:hAnsi="Arial" w:cs="Arial"/>
          <w:sz w:val="28"/>
          <w:szCs w:val="28"/>
        </w:rPr>
        <w:t xml:space="preserve">resulta em</w:t>
      </w:r>
      <w:r>
        <w:rPr>
          <w:rFonts w:ascii="Arial" w:eastAsia="Arial" w:hAnsi="Arial" w:cs="Arial"/>
          <w:sz w:val="28"/>
          <w:szCs w:val="28"/>
        </w:rPr>
        <w:t xml:space="preserve"> enriquecimento sem causa.</w:t>
      </w:r>
      <w:del w:id="1053" w:author="Assessor GDSXSR" w:date="2026-10-29T21:16:42Z">
        <w:r>
          <w:rPr>
            <w:rFonts w:ascii="Arial" w:eastAsia="Arial" w:hAnsi="Arial" w:cs="Arial"/>
            <w:sz w:val="28"/>
            <w:szCs w:val="28"/>
          </w:rPr>
          <w:delText xml:space="preserve"> </w:delText>
        </w:r>
      </w:del>
      <w:commentRangeEnd w:id="10"/>
      <w:r>
        <w:rPr>
          <w:rStyle w:val="CommentReference"/>
        </w:rPr>
        <w:commentReference w:id="10"/>
      </w:r>
    </w:p>
    <w:p w14:paraId="111DE9A3" w14:textId="12DC811F" w:rsidR="314BE35B" w:rsidRDefault="314BE35B" w:rsidP="00C83A14">
      <w:pPr>
        <w:spacing w:after="0" w:line="360" w:lineRule="auto"/>
        <w:ind w:firstLine="2268"/>
        <w:jc w:val="both"/>
        <w:rPr>
          <w:rFonts w:ascii="Arial" w:eastAsia="Arial" w:hAnsi="Arial" w:cs="Arial"/>
          <w:sz w:val="28"/>
          <w:szCs w:val="28"/>
        </w:rPr>
      </w:pPr>
    </w:p>
    <w:p w14:paraId="31A429AC" w14:textId="651D5530" w:rsidR="00C83A14" w:rsidRDefault="3C6A1335" w:rsidP="1D371EE9">
      <w:pPr>
        <w:spacing w:after="0" w:line="360" w:lineRule="auto"/>
        <w:ind w:firstLine="2268"/>
        <w:jc w:val="both"/>
        <w:rPr>
          <w:rFonts w:ascii="Arial" w:eastAsia="Arial" w:hAnsi="Arial" w:cs="Arial"/>
          <w:sz w:val="28"/>
          <w:szCs w:val="28"/>
        </w:rPr>
      </w:pPr>
      <w:r w:rsidRPr="1D371EE9">
        <w:rPr>
          <w:rFonts w:ascii="Arial" w:eastAsia="Arial" w:hAnsi="Arial" w:cs="Arial"/>
          <w:sz w:val="28"/>
          <w:szCs w:val="28"/>
        </w:rPr>
        <w:t>Requer</w:t>
      </w:r>
      <w:r w:rsidR="77AAB89B" w:rsidRPr="1D371EE9">
        <w:rPr>
          <w:rFonts w:ascii="Arial" w:eastAsia="Arial" w:hAnsi="Arial" w:cs="Arial"/>
          <w:sz w:val="28"/>
          <w:szCs w:val="28"/>
        </w:rPr>
        <w:t xml:space="preserve"> </w:t>
      </w:r>
      <w:r w:rsidR="1A5EFBFB" w:rsidRPr="1D371EE9">
        <w:rPr>
          <w:rFonts w:ascii="Arial" w:eastAsia="Arial" w:hAnsi="Arial" w:cs="Arial"/>
          <w:sz w:val="28"/>
          <w:szCs w:val="28"/>
        </w:rPr>
        <w:t>a reforma parcial da sentença para incluir na condenação o valor da duplicata remanescente, julgando-se integralmente procedente a ação monitória.</w:t>
      </w:r>
    </w:p>
    <w:p w14:paraId="0AA96F86" w14:textId="732AE0F3" w:rsidR="00C83A14" w:rsidRDefault="00C83A14" w:rsidP="37F3EB7D">
      <w:pPr>
        <w:spacing w:after="0" w:line="360" w:lineRule="auto"/>
        <w:ind w:firstLine="2268"/>
        <w:jc w:val="both"/>
        <w:rPr>
          <w:rFonts w:ascii="Arial" w:eastAsia="Arial" w:hAnsi="Arial" w:cs="Arial"/>
          <w:sz w:val="28"/>
          <w:szCs w:val="28"/>
        </w:rPr>
      </w:pPr>
    </w:p>
    <w:p w14:paraId="0D3324C0" w14:textId="57B8E8AF" w:rsidR="45E55D93" w:rsidRDefault="45E55D93" w:rsidP="1D371EE9">
      <w:pPr>
        <w:spacing w:after="0" w:line="360" w:lineRule="auto"/>
        <w:ind w:firstLine="2268"/>
        <w:jc w:val="both"/>
        <w:rPr>
          <w:rFonts w:ascii="Arial" w:eastAsia="Arial" w:hAnsi="Arial" w:cs="Arial"/>
          <w:sz w:val="28"/>
          <w:szCs w:val="28"/>
        </w:rPr>
      </w:pPr>
      <w:commentRangeStart w:id="11"/>
      <w:r>
        <w:rPr>
          <w:rFonts w:ascii="Arial" w:eastAsia="Arial" w:hAnsi="Arial" w:cs="Arial"/>
          <w:sz w:val="28"/>
          <w:szCs w:val="28"/>
        </w:rPr>
        <w:t xml:space="preserve">Contrarrazões</w:t>
      </w:r>
      <w:del w:id="1054" w:author="Assessor GDSXSR" w:date="2026-10-29T21:16:42Z">
        <w:r>
          <w:rPr>
            <w:rFonts w:ascii="Arial" w:eastAsia="Arial" w:hAnsi="Arial" w:cs="Arial"/>
            <w:sz w:val="28"/>
            <w:szCs w:val="28"/>
          </w:rPr>
          <w:delText xml:space="preserve">,</w:delText>
        </w:r>
      </w:del>
      <w:r>
        <w:rPr>
          <w:rFonts w:ascii="Arial" w:eastAsia="Arial" w:hAnsi="Arial" w:cs="Arial"/>
          <w:sz w:val="28"/>
          <w:szCs w:val="28"/>
        </w:rPr>
        <w:t xml:space="preserve"> </w:t>
      </w:r>
      <w:del w:id="1055" w:author="Assessor GDSXSR" w:date="2026-10-29T21:16:42Z">
        <w:r>
          <w:rPr>
            <w:rFonts w:ascii="Arial" w:eastAsia="Arial" w:hAnsi="Arial" w:cs="Arial"/>
            <w:sz w:val="28"/>
            <w:szCs w:val="28"/>
          </w:rPr>
          <w:delText xml:space="preserve">em que</w:delText>
        </w:r>
      </w:del>
      <w:ins w:id="1056" w:author="Assessor GDSXSR" w:date="2026-10-29T21:16:42Z">
        <w:r>
          <w:rPr>
            <w:rFonts w:ascii="Arial" w:eastAsia="Arial" w:hAnsi="Arial" w:cs="Arial"/>
            <w:color w:val="808080"/>
            <w:sz w:val="28"/>
            <w:szCs w:val="28"/>
          </w:rPr>
          <w:t xml:space="preserve">da</w:t>
        </w:r>
      </w:ins>
      <w:r>
        <w:rPr>
          <w:rFonts w:ascii="Arial" w:eastAsia="Arial" w:hAnsi="Arial" w:cs="Arial"/>
          <w:sz w:val="28"/>
          <w:szCs w:val="28"/>
        </w:rPr>
        <w:t xml:space="preserve"> </w:t>
      </w:r>
      <w:r>
        <w:rPr>
          <w:rFonts w:ascii="Arial" w:eastAsia="Arial" w:hAnsi="Arial" w:cs="Arial"/>
          <w:sz w:val="28"/>
          <w:szCs w:val="28"/>
        </w:rPr>
        <w:t xml:space="preserve">Curadoria Especial,</w:t>
      </w:r>
      <w:del w:id="1057" w:author="Assessor GDSXSR" w:date="2026-10-29T21:16:42Z">
        <w:r>
          <w:rPr>
            <w:rFonts w:ascii="Arial" w:eastAsia="Arial" w:hAnsi="Arial" w:cs="Arial"/>
            <w:sz w:val="28"/>
            <w:szCs w:val="28"/>
          </w:rPr>
          <w:delText xml:space="preserve"> em </w:delText>
        </w:r>
        <w:r>
          <w:rPr>
            <w:rFonts w:ascii="Arial" w:eastAsia="Arial" w:hAnsi="Arial" w:cs="Arial"/>
            <w:sz w:val="28"/>
            <w:szCs w:val="28"/>
          </w:rPr>
          <w:delText xml:space="preserve">a</w:delText>
        </w:r>
        <w:r>
          <w:rPr>
            <w:rFonts w:ascii="Arial" w:eastAsia="Arial" w:hAnsi="Arial" w:cs="Arial"/>
            <w:sz w:val="28"/>
            <w:szCs w:val="28"/>
          </w:rPr>
          <w:delText xml:space="preserve">tuação como</w:delText>
        </w:r>
      </w:del>
      <w:r>
        <w:rPr>
          <w:rFonts w:ascii="Arial" w:eastAsia="Arial" w:hAnsi="Arial" w:cs="Arial"/>
          <w:sz w:val="28"/>
          <w:szCs w:val="28"/>
        </w:rPr>
        <w:t xml:space="preserve"> representante processual da</w:t>
      </w:r>
      <w:r>
        <w:rPr>
          <w:rFonts w:ascii="Arial" w:eastAsia="Arial" w:hAnsi="Arial" w:cs="Arial"/>
          <w:sz w:val="28"/>
          <w:szCs w:val="28"/>
        </w:rPr>
        <w:t xml:space="preserve"> ré</w:t>
      </w:r>
      <w:del w:id="1058" w:author="Assessor GDSXSR" w:date="2026-10-29T21:16:42Z">
        <w:r>
          <w:rPr>
            <w:rFonts w:ascii="Arial" w:eastAsia="Arial" w:hAnsi="Arial" w:cs="Arial"/>
            <w:sz w:val="28"/>
            <w:szCs w:val="28"/>
          </w:rPr>
          <w:delText xml:space="preserve">,</w:delText>
        </w:r>
      </w:del>
      <w:r>
        <w:rPr>
          <w:rFonts w:ascii="Arial" w:eastAsia="Arial" w:hAnsi="Arial" w:cs="Arial"/>
          <w:sz w:val="28"/>
          <w:szCs w:val="28"/>
        </w:rPr>
        <w:t xml:space="preserve"> </w:t>
      </w:r>
      <w:r>
        <w:rPr>
          <w:rFonts w:ascii="Arial" w:eastAsia="Arial" w:hAnsi="Arial" w:cs="Arial"/>
          <w:sz w:val="28"/>
          <w:szCs w:val="28"/>
        </w:rPr>
        <w:t xml:space="preserve">312 Norte Perfumaria e Cosméticos Ltda.</w:t>
      </w:r>
      <w:del w:id="1059" w:author="Assessor GDSXSR" w:date="2026-10-29T21:16:42Z">
        <w:r>
          <w:rPr>
            <w:rFonts w:ascii="Arial" w:eastAsia="Arial" w:hAnsi="Arial" w:cs="Arial"/>
            <w:sz w:val="28"/>
            <w:szCs w:val="28"/>
          </w:rPr>
          <w:delText xml:space="preserve">-</w:delText>
        </w:r>
      </w:del>
      <w:ins w:id="1060" w:author="Assessor GDSXSR" w:date="2026-10-29T21:16:42Z">
        <w:r>
          <w:rPr>
            <w:rFonts w:ascii="Arial" w:eastAsia="Arial" w:hAnsi="Arial" w:cs="Arial"/>
            <w:color w:val="808080"/>
            <w:sz w:val="28"/>
            <w:szCs w:val="28"/>
          </w:rPr>
          <w:t xml:space="preserve"> – </w:t>
        </w:r>
      </w:ins>
      <w:r>
        <w:rPr>
          <w:rFonts w:ascii="Arial" w:eastAsia="Arial" w:hAnsi="Arial" w:cs="Arial"/>
          <w:sz w:val="28"/>
          <w:szCs w:val="28"/>
        </w:rPr>
        <w:t xml:space="preserve">ME</w:t>
      </w:r>
      <w:r>
        <w:rPr>
          <w:rFonts w:ascii="Arial" w:eastAsia="Arial" w:hAnsi="Arial" w:cs="Arial"/>
          <w:sz w:val="28"/>
          <w:szCs w:val="28"/>
        </w:rPr>
        <w:t xml:space="preserve"> (ID </w:t>
      </w:r>
      <w:r>
        <w:rPr>
          <w:rFonts w:ascii="Arial" w:eastAsia="Arial" w:hAnsi="Arial" w:cs="Arial"/>
          <w:sz w:val="28"/>
          <w:szCs w:val="28"/>
        </w:rPr>
        <w:t xml:space="preserve">89108698</w:t>
      </w:r>
      <w:r>
        <w:rPr>
          <w:rFonts w:ascii="Arial" w:eastAsia="Arial" w:hAnsi="Arial" w:cs="Arial"/>
          <w:sz w:val="28"/>
          <w:szCs w:val="28"/>
        </w:rPr>
        <w:t xml:space="preserve">)</w:t>
      </w:r>
      <w:r>
        <w:rPr>
          <w:rFonts w:ascii="Arial" w:eastAsia="Arial" w:hAnsi="Arial" w:cs="Arial"/>
          <w:sz w:val="28"/>
          <w:szCs w:val="28"/>
        </w:rPr>
        <w:t xml:space="preserve">,</w:t>
      </w:r>
      <w:ins w:id="1061" w:author="Assessor GDSXSR" w:date="2026-10-29T21:16:42Z">
        <w:r>
          <w:rPr>
            <w:rFonts w:ascii="Arial" w:eastAsia="Arial" w:hAnsi="Arial" w:cs="Arial"/>
            <w:color w:val="808080"/>
            <w:sz w:val="28"/>
            <w:szCs w:val="28"/>
          </w:rPr>
          <w:t xml:space="preserve"> em que</w:t>
        </w:r>
      </w:ins>
      <w:r>
        <w:rPr>
          <w:rFonts w:ascii="Arial" w:eastAsia="Arial" w:hAnsi="Arial" w:cs="Arial"/>
          <w:sz w:val="28"/>
          <w:szCs w:val="28"/>
        </w:rPr>
        <w:t xml:space="preserve"> alega</w:t>
      </w:r>
      <w:r>
        <w:rPr>
          <w:rFonts w:ascii="Arial" w:eastAsia="Arial" w:hAnsi="Arial" w:cs="Arial"/>
          <w:sz w:val="28"/>
          <w:szCs w:val="28"/>
        </w:rPr>
        <w:t xml:space="preserve"> que</w:t>
      </w:r>
      <w:r>
        <w:rPr>
          <w:rFonts w:ascii="Arial" w:eastAsia="Arial" w:hAnsi="Arial" w:cs="Arial"/>
          <w:sz w:val="28"/>
          <w:szCs w:val="28"/>
        </w:rPr>
        <w:t xml:space="preserve">: </w:t>
      </w:r>
      <w:r>
        <w:rPr>
          <w:rFonts w:ascii="Arial" w:eastAsia="Arial" w:hAnsi="Arial" w:cs="Arial"/>
          <w:b/>
          <w:bCs/>
          <w:sz w:val="28"/>
          <w:szCs w:val="28"/>
          <w:rPrChange w:id="1313" w:author="Assessor GDSXSR" w:date="2026-10-29T21:16:42Z">
            <w:rPr>
              <w:rFonts w:ascii="Arial" w:eastAsia="Arial" w:hAnsi="Arial" w:cs="Arial"/>
              <w:b/>
              <w:bCs/>
              <w:sz w:val="28"/>
              <w:szCs w:val="28"/>
            </w:rPr>
          </w:rPrChange>
        </w:rPr>
        <w:t xml:space="preserve">1)</w:t>
      </w:r>
      <w:r>
        <w:rPr>
          <w:rFonts w:ascii="Arial" w:eastAsia="Arial" w:hAnsi="Arial" w:cs="Arial"/>
          <w:b/>
          <w:bCs/>
          <w:sz w:val="28"/>
          <w:szCs w:val="28"/>
        </w:rPr>
        <w:t xml:space="preserve"> </w:t>
      </w:r>
      <w:r>
        <w:rPr>
          <w:rFonts w:ascii="Arial" w:eastAsia="Arial" w:hAnsi="Arial" w:cs="Arial"/>
          <w:sz w:val="28"/>
          <w:szCs w:val="28"/>
        </w:rPr>
        <w:t xml:space="preserve">a sentença deve ser mantida, pois a autora não comprovou de forma idônea a entrega das mercadorias referentes à duplicata nº 04 da Nota Fiscal nº 207285, </w:t>
      </w:r>
      <w:del w:id="1062" w:author="Assessor GDSXSR" w:date="2026-10-29T21:16:42Z">
        <w:r>
          <w:rPr>
            <w:rFonts w:ascii="Arial" w:eastAsia="Arial" w:hAnsi="Arial" w:cs="Arial"/>
            <w:sz w:val="28"/>
            <w:szCs w:val="28"/>
          </w:rPr>
          <w:delText xml:space="preserve">pois</w:delText>
        </w:r>
      </w:del>
      <w:ins w:id="1063" w:author="Assessor GDSXSR" w:date="2026-10-29T21:16:42Z">
        <w:r>
          <w:rPr>
            <w:rFonts w:ascii="Arial" w:eastAsia="Arial" w:hAnsi="Arial" w:cs="Arial"/>
            <w:color w:val="808080"/>
            <w:sz w:val="28"/>
            <w:szCs w:val="28"/>
          </w:rPr>
          <w:t xml:space="preserve">já que</w:t>
        </w:r>
      </w:ins>
      <w:r>
        <w:rPr>
          <w:rFonts w:ascii="Arial" w:eastAsia="Arial" w:hAnsi="Arial" w:cs="Arial"/>
          <w:sz w:val="28"/>
          <w:szCs w:val="28"/>
        </w:rPr>
        <w:t xml:space="preserve"> o comprovante apresentado é ilegível e contém rasuras</w:t>
      </w:r>
      <w:r>
        <w:rPr>
          <w:rFonts w:ascii="Arial" w:eastAsia="Arial" w:hAnsi="Arial" w:cs="Arial"/>
          <w:sz w:val="28"/>
          <w:szCs w:val="28"/>
        </w:rPr>
        <w:t xml:space="preserve">;</w:t>
      </w:r>
      <w:r>
        <w:rPr>
          <w:rFonts w:ascii="Arial" w:eastAsia="Arial" w:hAnsi="Arial" w:cs="Arial"/>
          <w:b/>
          <w:bCs/>
          <w:sz w:val="28"/>
          <w:szCs w:val="28"/>
        </w:rPr>
        <w:t xml:space="preserve"> </w:t>
      </w:r>
      <w:r>
        <w:rPr>
          <w:rFonts w:ascii="Arial" w:eastAsia="Arial" w:hAnsi="Arial" w:cs="Arial"/>
          <w:sz w:val="28"/>
          <w:szCs w:val="28"/>
        </w:rPr>
        <w:t xml:space="preserve">e</w:t>
      </w:r>
      <w:r>
        <w:rPr>
          <w:rFonts w:ascii="Arial" w:eastAsia="Arial" w:hAnsi="Arial" w:cs="Arial"/>
          <w:b/>
          <w:bCs/>
          <w:sz w:val="28"/>
          <w:szCs w:val="28"/>
        </w:rPr>
        <w:t xml:space="preserve"> </w:t>
      </w:r>
      <w:r>
        <w:rPr>
          <w:rFonts w:ascii="Arial" w:eastAsia="Arial" w:hAnsi="Arial" w:cs="Arial"/>
          <w:b/>
          <w:bCs/>
          <w:sz w:val="28"/>
          <w:szCs w:val="28"/>
          <w:rPrChange w:id="1314" w:author="Assessor GDSXSR" w:date="2026-10-29T21:16:42Z">
            <w:rPr>
              <w:rFonts w:ascii="Arial" w:eastAsia="Arial" w:hAnsi="Arial" w:cs="Arial"/>
              <w:b/>
              <w:bCs/>
              <w:sz w:val="28"/>
              <w:szCs w:val="28"/>
            </w:rPr>
          </w:rPrChange>
        </w:rPr>
        <w:t xml:space="preserve">2)</w:t>
      </w:r>
      <w:r>
        <w:rPr>
          <w:rFonts w:ascii="Arial" w:eastAsia="Arial" w:hAnsi="Arial" w:cs="Arial"/>
          <w:sz w:val="28"/>
          <w:szCs w:val="28"/>
        </w:rPr>
        <w:t xml:space="preserve"> o pagamento das demais duplicatas não supre a ausência de prova quanto ao título discutido, </w:t>
      </w:r>
      <w:del w:id="1064" w:author="Assessor GDSXSR" w:date="2026-10-29T21:16:42Z">
        <w:r>
          <w:rPr>
            <w:rFonts w:ascii="Arial" w:eastAsia="Arial" w:hAnsi="Arial" w:cs="Arial"/>
            <w:sz w:val="28"/>
            <w:szCs w:val="28"/>
          </w:rPr>
          <w:delText xml:space="preserve">sequer</w:delText>
        </w:r>
      </w:del>
      <w:ins w:id="1065" w:author="Assessor GDSXSR" w:date="2026-10-29T21:16:42Z">
        <w:r>
          <w:rPr>
            <w:rFonts w:ascii="Arial" w:eastAsia="Arial" w:hAnsi="Arial" w:cs="Arial"/>
            <w:color w:val="808080"/>
            <w:sz w:val="28"/>
            <w:szCs w:val="28"/>
          </w:rPr>
          <w:t xml:space="preserve">nem</w:t>
        </w:r>
      </w:ins>
      <w:r>
        <w:rPr>
          <w:rFonts w:ascii="Arial" w:eastAsia="Arial" w:hAnsi="Arial" w:cs="Arial"/>
          <w:sz w:val="28"/>
          <w:szCs w:val="28"/>
        </w:rPr>
        <w:t xml:space="preserve"> caracteriza violação à boa-fé ou enriquecimento sem causa.</w:t>
      </w:r>
      <w:commentRangeEnd w:id="11"/>
      <w:r>
        <w:rPr>
          <w:rStyle w:val="CommentReference"/>
        </w:rPr>
        <w:commentReference w:id="11"/>
      </w:r>
    </w:p>
    <w:p w14:paraId="49ADC35C" w14:textId="2A85EB08" w:rsidR="00C83A14" w:rsidRDefault="00C83A14" w:rsidP="00C83A14">
      <w:pPr>
        <w:spacing w:after="0" w:line="360" w:lineRule="auto"/>
        <w:ind w:firstLine="2268"/>
        <w:jc w:val="both"/>
        <w:rPr>
          <w:del w:id="1066" w:author="Assessor GDSXSR" w:date="2026-10-29T21:16:42Z"/>
          <w:rFonts w:ascii="Arial" w:eastAsia="Arial" w:hAnsi="Arial" w:cs="Arial"/>
          <w:sz w:val="28"/>
          <w:szCs w:val="28"/>
        </w:rPr>
      </w:pPr>
    </w:p>
    <w:p w14:paraId="40B3EECA" w14:textId="3C5CA835" w:rsidR="7310065F" w:rsidRDefault="30F2136E" w:rsidP="00C83A14">
      <w:pPr>
        <w:spacing w:after="0" w:line="360" w:lineRule="auto"/>
        <w:ind w:firstLine="2268"/>
        <w:jc w:val="both"/>
        <w:rPr>
          <w:del w:id="1068" w:author="Assessor GDSXSR" w:date="2026-10-29T21:16:42Z"/>
          <w:rFonts w:ascii="Arial" w:eastAsia="Arial" w:hAnsi="Arial" w:cs="Arial"/>
          <w:b/>
          <w:bCs/>
          <w:sz w:val="28"/>
          <w:szCs w:val="28"/>
        </w:rPr>
      </w:pPr>
      <w:del w:id="1067" w:author="Assessor GDSXSR" w:date="2026-10-29T21:16:42Z">
        <w:r w:rsidRPr="57A6DB39">
          <w:rPr>
            <w:rFonts w:ascii="Arial" w:eastAsia="Arial" w:hAnsi="Arial" w:cs="Arial"/>
            <w:sz w:val="28"/>
            <w:szCs w:val="28"/>
          </w:rPr>
          <w:delText xml:space="preserve">Requer o não provimento do recurso. </w:delText>
        </w:r>
      </w:del>
    </w:p>
    <w:p w14:paraId="36009474" w14:textId="1C2A732E" w:rsidR="00D36B6F" w:rsidRDefault="00D36B6F" w:rsidP="00C83A14">
      <w:pPr>
        <w:spacing w:after="0" w:line="360" w:lineRule="auto"/>
        <w:ind w:firstLine="2268"/>
        <w:jc w:val="both"/>
        <w:rPr>
          <w:rFonts w:ascii="Arial" w:eastAsia="Arial" w:hAnsi="Arial" w:cs="Arial"/>
          <w:sz w:val="28"/>
          <w:szCs w:val="28"/>
        </w:rPr>
      </w:pPr>
    </w:p>
    <w:p w14:paraId="3A89C255" w14:textId="55CAD11A" w:rsidR="00EF0E7C" w:rsidRPr="00D85ED8" w:rsidRDefault="52F0F6E8" w:rsidP="00D85ED8">
      <w:pPr>
        <w:spacing w:after="0" w:line="360" w:lineRule="auto"/>
        <w:ind w:firstLine="2268"/>
        <w:jc w:val="both"/>
      </w:pPr>
      <w:r w:rsidRPr="57A6DB39">
        <w:rPr>
          <w:rFonts w:ascii="Arial" w:hAnsi="Arial" w:cs="Arial"/>
          <w:sz w:val="28"/>
          <w:szCs w:val="28"/>
        </w:rPr>
        <w:t>É o relatório.</w:t>
      </w:r>
    </w:p>
    <w:p w14:paraId="054D25AF" w14:textId="77777777" w:rsidR="00C83A14" w:rsidRDefault="00C83A14" w:rsidP="00DC48BC">
      <w:pPr>
        <w:spacing w:after="0" w:line="360" w:lineRule="auto"/>
        <w:rPr>
          <w:rFonts w:ascii="Arial" w:hAnsi="Arial" w:cs="Arial"/>
          <w:b/>
          <w:bCs/>
          <w:sz w:val="28"/>
          <w:szCs w:val="28"/>
        </w:rPr>
      </w:pPr>
    </w:p>
    <w:p w14:paraId="6A79EAD1" w14:textId="77777777" w:rsidR="00095742" w:rsidRDefault="00095742" w:rsidP="00355C73">
      <w:pPr>
        <w:spacing w:after="0" w:line="360" w:lineRule="auto"/>
        <w:jc w:val="center"/>
        <w:rPr>
          <w:rFonts w:ascii="Arial" w:hAnsi="Arial" w:cs="Arial"/>
          <w:b/>
          <w:bCs/>
          <w:sz w:val="28"/>
          <w:szCs w:val="28"/>
        </w:rPr>
      </w:pPr>
    </w:p>
    <w:p w14:paraId="3C2931D2" w14:textId="77777777" w:rsidR="00095742" w:rsidRDefault="00095742" w:rsidP="00355C73">
      <w:pPr>
        <w:spacing w:after="0" w:line="360" w:lineRule="auto"/>
        <w:jc w:val="center"/>
        <w:rPr>
          <w:rFonts w:ascii="Arial" w:hAnsi="Arial" w:cs="Arial"/>
          <w:b/>
          <w:bCs/>
          <w:sz w:val="28"/>
          <w:szCs w:val="28"/>
        </w:rPr>
      </w:pPr>
    </w:p>
    <w:p w14:paraId="42E78625" w14:textId="77777777" w:rsidR="00095742" w:rsidRDefault="00095742" w:rsidP="00355C73">
      <w:pPr>
        <w:spacing w:after="0" w:line="360" w:lineRule="auto"/>
        <w:jc w:val="center"/>
        <w:rPr>
          <w:rFonts w:ascii="Arial" w:hAnsi="Arial" w:cs="Arial"/>
          <w:b/>
          <w:bCs/>
          <w:sz w:val="28"/>
          <w:szCs w:val="28"/>
        </w:rPr>
      </w:pPr>
    </w:p>
    <w:p w14:paraId="18F0E00F" w14:textId="77777777" w:rsidR="00095742" w:rsidRDefault="00095742" w:rsidP="00355C73">
      <w:pPr>
        <w:spacing w:after="0" w:line="360" w:lineRule="auto"/>
        <w:jc w:val="center"/>
        <w:rPr>
          <w:rFonts w:ascii="Arial" w:hAnsi="Arial" w:cs="Arial"/>
          <w:b/>
          <w:bCs/>
          <w:sz w:val="28"/>
          <w:szCs w:val="28"/>
        </w:rPr>
      </w:pPr>
    </w:p>
    <w:p w14:paraId="33910E2F" w14:textId="77777777" w:rsidR="00095742" w:rsidRDefault="00095742" w:rsidP="00355C73">
      <w:pPr>
        <w:spacing w:after="0" w:line="360" w:lineRule="auto"/>
        <w:jc w:val="center"/>
        <w:rPr>
          <w:rFonts w:ascii="Arial" w:hAnsi="Arial" w:cs="Arial"/>
          <w:b/>
          <w:bCs/>
          <w:sz w:val="28"/>
          <w:szCs w:val="28"/>
        </w:rPr>
      </w:pPr>
    </w:p>
    <w:p w14:paraId="67EF5D8B" w14:textId="77777777" w:rsidR="00095742" w:rsidRDefault="00095742" w:rsidP="00355C73">
      <w:pPr>
        <w:spacing w:after="0" w:line="360" w:lineRule="auto"/>
        <w:jc w:val="center"/>
        <w:rPr>
          <w:rFonts w:ascii="Arial" w:hAnsi="Arial" w:cs="Arial"/>
          <w:b/>
          <w:bCs/>
          <w:sz w:val="28"/>
          <w:szCs w:val="28"/>
        </w:rPr>
      </w:pPr>
    </w:p>
    <w:p w14:paraId="3120F219" w14:textId="77777777" w:rsidR="00095742" w:rsidRDefault="00095742" w:rsidP="00355C73">
      <w:pPr>
        <w:spacing w:after="0" w:line="360" w:lineRule="auto"/>
        <w:jc w:val="center"/>
        <w:rPr>
          <w:rFonts w:ascii="Arial" w:hAnsi="Arial" w:cs="Arial"/>
          <w:b/>
          <w:bCs/>
          <w:sz w:val="28"/>
          <w:szCs w:val="28"/>
        </w:rPr>
      </w:pPr>
    </w:p>
    <w:p w14:paraId="583E8133" w14:textId="77777777" w:rsidR="00095742" w:rsidRDefault="00095742" w:rsidP="00355C73">
      <w:pPr>
        <w:spacing w:after="0" w:line="360" w:lineRule="auto"/>
        <w:jc w:val="center"/>
        <w:rPr>
          <w:del w:id="1344" w:author="Assessor GDSXSR" w:date="2026-10-29T21:16:42Z"/>
          <w:rFonts w:ascii="Arial" w:hAnsi="Arial" w:cs="Arial"/>
          <w:b/>
          <w:bCs/>
          <w:sz w:val="28"/>
          <w:szCs w:val="28"/>
        </w:rPr>
      </w:pPr>
    </w:p>
    <w:p w14:paraId="2DE684E7" w14:textId="77777777" w:rsidR="00095742" w:rsidRDefault="00095742" w:rsidP="00355C73">
      <w:pPr>
        <w:spacing w:after="0" w:line="360" w:lineRule="auto"/>
        <w:jc w:val="center"/>
        <w:rPr>
          <w:del w:id="1345" w:author="Assessor GDSXSR" w:date="2026-10-29T21:16:42Z"/>
          <w:rFonts w:ascii="Arial" w:hAnsi="Arial" w:cs="Arial"/>
          <w:b/>
          <w:bCs/>
          <w:sz w:val="28"/>
          <w:szCs w:val="28"/>
        </w:rPr>
      </w:pPr>
    </w:p>
    <w:p w14:paraId="39C662B4" w14:textId="77777777" w:rsidR="00095742" w:rsidRDefault="00095742" w:rsidP="00355C73">
      <w:pPr>
        <w:spacing w:after="0" w:line="360" w:lineRule="auto"/>
        <w:jc w:val="center"/>
        <w:rPr>
          <w:del w:id="1346" w:author="Assessor GDSXSR" w:date="2026-10-29T21:16:42Z"/>
          <w:rFonts w:ascii="Arial" w:hAnsi="Arial" w:cs="Arial"/>
          <w:b/>
          <w:bCs/>
          <w:sz w:val="28"/>
          <w:szCs w:val="28"/>
        </w:rPr>
      </w:pPr>
    </w:p>
    <w:p w14:paraId="542734A8" w14:textId="77777777" w:rsidR="00095742" w:rsidRDefault="00095742" w:rsidP="00355C73">
      <w:pPr>
        <w:spacing w:after="0" w:line="360" w:lineRule="auto"/>
        <w:jc w:val="center"/>
        <w:rPr>
          <w:del w:id="1347" w:author="Assessor GDSXSR" w:date="2026-10-29T21:16:42Z"/>
          <w:rFonts w:ascii="Arial" w:hAnsi="Arial" w:cs="Arial"/>
          <w:b/>
          <w:bCs/>
          <w:sz w:val="28"/>
          <w:szCs w:val="28"/>
        </w:rPr>
      </w:pPr>
    </w:p>
    <w:p w14:paraId="6C000AD6" w14:textId="77777777" w:rsidR="00095742" w:rsidRDefault="00095742" w:rsidP="00355C73">
      <w:pPr>
        <w:spacing w:after="0" w:line="360" w:lineRule="auto"/>
        <w:jc w:val="center"/>
        <w:rPr>
          <w:del w:id="1348" w:author="Assessor GDSXSR" w:date="2026-10-29T21:16:42Z"/>
          <w:rFonts w:ascii="Arial" w:hAnsi="Arial" w:cs="Arial"/>
          <w:b/>
          <w:bCs/>
          <w:sz w:val="28"/>
          <w:szCs w:val="28"/>
        </w:rPr>
      </w:pPr>
    </w:p>
    <w:p w14:paraId="74FE96F8" w14:textId="77777777" w:rsidR="00095742" w:rsidRDefault="00095742" w:rsidP="00355C73">
      <w:pPr>
        <w:spacing w:after="0" w:line="360" w:lineRule="auto"/>
        <w:jc w:val="center"/>
        <w:rPr>
          <w:del w:id="1349" w:author="Assessor GDSXSR" w:date="2026-10-29T21:16:42Z"/>
          <w:rFonts w:ascii="Arial" w:hAnsi="Arial" w:cs="Arial"/>
          <w:b/>
          <w:bCs/>
          <w:sz w:val="28"/>
          <w:szCs w:val="28"/>
        </w:rPr>
      </w:pPr>
    </w:p>
    <w:p w14:paraId="25FC024A" w14:textId="77777777" w:rsidR="00095742" w:rsidRDefault="00095742" w:rsidP="00355C73">
      <w:pPr>
        <w:spacing w:after="0" w:line="360" w:lineRule="auto"/>
        <w:jc w:val="center"/>
        <w:rPr>
          <w:del w:id="1350" w:author="Assessor GDSXSR" w:date="2026-10-29T21:16:42Z"/>
          <w:rFonts w:ascii="Arial" w:hAnsi="Arial" w:cs="Arial"/>
          <w:b/>
          <w:bCs/>
          <w:sz w:val="28"/>
          <w:szCs w:val="28"/>
        </w:rPr>
      </w:pPr>
    </w:p>
    <w:p w14:paraId="69F9DE4B" w14:textId="77777777" w:rsidR="00695ED4" w:rsidRDefault="00695ED4" w:rsidP="00355C73">
      <w:pPr>
        <w:spacing w:after="0" w:line="360" w:lineRule="auto"/>
        <w:jc w:val="center"/>
        <w:rPr>
          <w:del w:id="1351" w:author="Assessor GDSXSR" w:date="2026-10-29T21:16:42Z"/>
          <w:rFonts w:ascii="Arial" w:hAnsi="Arial" w:cs="Arial"/>
          <w:b/>
          <w:bCs/>
          <w:sz w:val="28"/>
          <w:szCs w:val="28"/>
        </w:rPr>
      </w:pPr>
    </w:p>
    <w:p w14:paraId="50804CBC" w14:textId="77777777" w:rsidR="00095742" w:rsidRDefault="00095742" w:rsidP="0065158B">
      <w:pPr>
        <w:spacing w:after="0" w:line="360" w:lineRule="auto"/>
        <w:rPr>
          <w:del w:id="1352" w:author="Assessor GDSXSR" w:date="2026-10-29T21:16:42Z"/>
          <w:rFonts w:ascii="Arial" w:hAnsi="Arial" w:cs="Arial"/>
          <w:b/>
          <w:bCs/>
          <w:sz w:val="28"/>
          <w:szCs w:val="28"/>
        </w:rPr>
      </w:pPr>
    </w:p>
    <w:p w14:paraId="321F1A18" w14:textId="77777777" w:rsidR="00095742" w:rsidRDefault="00095742" w:rsidP="00355C73">
      <w:pPr>
        <w:spacing w:after="0" w:line="360" w:lineRule="auto"/>
        <w:jc w:val="center"/>
        <w:rPr>
          <w:del w:id="1353" w:author="Assessor GDSXSR" w:date="2026-10-29T21:16:42Z"/>
          <w:rFonts w:ascii="Arial" w:hAnsi="Arial" w:cs="Arial"/>
          <w:b/>
          <w:bCs/>
          <w:sz w:val="28"/>
          <w:szCs w:val="28"/>
        </w:rPr>
      </w:pPr>
    </w:p>
    <w:p w14:paraId="1869B69C" w14:textId="650CAB93"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067181">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067181">
      <w:pPr>
        <w:spacing w:after="0" w:line="360" w:lineRule="auto"/>
        <w:ind w:firstLine="2268"/>
        <w:jc w:val="both"/>
        <w:rPr>
          <w:rFonts w:ascii="Arial" w:hAnsi="Arial" w:cs="Arial"/>
          <w:sz w:val="28"/>
          <w:szCs w:val="28"/>
        </w:rPr>
      </w:pPr>
    </w:p>
    <w:p w14:paraId="1EB4910C" w14:textId="5C24770B" w:rsidR="00923B9F" w:rsidRDefault="1D9B9B13" w:rsidP="00067181">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Ação ajuizada em </w:t>
      </w:r>
      <w:r>
        <w:rPr>
          <w:rFonts w:ascii="Arial" w:hAnsi="Arial" w:cs="Arial"/>
          <w:sz w:val="28"/>
          <w:szCs w:val="28"/>
        </w:rPr>
        <w:t xml:space="preserve">01/10/2024</w:t>
      </w:r>
      <w:r>
        <w:rPr>
          <w:rFonts w:ascii="Arial" w:hAnsi="Arial" w:cs="Arial"/>
          <w:sz w:val="28"/>
          <w:szCs w:val="28"/>
        </w:rPr>
        <w:t xml:space="preserve">. Sentença proferida em </w:t>
      </w:r>
      <w:r>
        <w:rPr>
          <w:rFonts w:ascii="Arial" w:hAnsi="Arial" w:cs="Arial"/>
          <w:sz w:val="28"/>
          <w:szCs w:val="28"/>
        </w:rPr>
        <w:t xml:space="preserve">06/04</w:t>
      </w:r>
      <w:r>
        <w:rPr>
          <w:rFonts w:ascii="Arial" w:hAnsi="Arial" w:cs="Arial"/>
          <w:sz w:val="28"/>
          <w:szCs w:val="28"/>
        </w:rPr>
        <w:t xml:space="preserve">/</w:t>
      </w:r>
      <w:r>
        <w:rPr>
          <w:rFonts w:ascii="Arial" w:hAnsi="Arial" w:cs="Arial"/>
          <w:sz w:val="28"/>
          <w:szCs w:val="28"/>
        </w:rPr>
        <w:t xml:space="preserve">2026</w:t>
      </w:r>
      <w:r>
        <w:rPr>
          <w:rFonts w:ascii="Arial" w:hAnsi="Arial" w:cs="Arial"/>
          <w:sz w:val="28"/>
          <w:szCs w:val="28"/>
        </w:rPr>
        <w:t xml:space="preserve">. Apelo</w:t>
      </w:r>
      <w:r>
        <w:rPr>
          <w:rFonts w:ascii="Arial" w:hAnsi="Arial" w:cs="Arial"/>
          <w:sz w:val="28"/>
          <w:szCs w:val="28"/>
        </w:rPr>
        <w:t xml:space="preserve"> </w:t>
      </w:r>
      <w:del w:id="1069" w:author="Assessor GDSXSR" w:date="2026-10-29T21:16:42Z">
        <w:r>
          <w:rPr>
            <w:rFonts w:ascii="Arial" w:hAnsi="Arial" w:cs="Arial"/>
            <w:sz w:val="28"/>
            <w:szCs w:val="28"/>
          </w:rPr>
          <w:delText xml:space="preserve">do </w:delText>
        </w:r>
        <w:r>
          <w:rPr>
            <w:rFonts w:ascii="Arial" w:hAnsi="Arial" w:cs="Arial"/>
            <w:sz w:val="28"/>
            <w:szCs w:val="28"/>
          </w:rPr>
          <w:delText xml:space="preserve">autor</w:delText>
        </w:r>
        <w:r>
          <w:rPr>
            <w:rFonts w:ascii="Arial" w:hAnsi="Arial" w:cs="Arial"/>
            <w:sz w:val="28"/>
            <w:szCs w:val="28"/>
          </w:rPr>
          <w:delText xml:space="preserve"> </w:delText>
        </w:r>
      </w:del>
      <w:r>
        <w:rPr>
          <w:rFonts w:ascii="Arial" w:hAnsi="Arial" w:cs="Arial"/>
          <w:sz w:val="28"/>
          <w:szCs w:val="28"/>
        </w:rPr>
        <w:t xml:space="preserve">interposto em </w:t>
      </w:r>
      <w:r>
        <w:rPr>
          <w:rFonts w:ascii="Arial" w:hAnsi="Arial" w:cs="Arial"/>
          <w:sz w:val="28"/>
          <w:szCs w:val="28"/>
        </w:rPr>
        <w:t xml:space="preserve">25/06</w:t>
      </w:r>
      <w:r>
        <w:rPr>
          <w:rFonts w:ascii="Arial" w:hAnsi="Arial" w:cs="Arial"/>
          <w:sz w:val="28"/>
          <w:szCs w:val="28"/>
        </w:rPr>
        <w:t xml:space="preserve">/</w:t>
      </w:r>
      <w:r>
        <w:rPr>
          <w:rFonts w:ascii="Arial" w:hAnsi="Arial" w:cs="Arial"/>
          <w:sz w:val="28"/>
          <w:szCs w:val="28"/>
        </w:rPr>
        <w:t xml:space="preserve">202</w:t>
      </w:r>
      <w:r>
        <w:rPr>
          <w:rFonts w:ascii="Arial" w:hAnsi="Arial" w:cs="Arial"/>
          <w:sz w:val="28"/>
          <w:szCs w:val="28"/>
        </w:rPr>
        <w:t xml:space="preserve">6. </w:t>
      </w:r>
      <w:r>
        <w:rPr>
          <w:rFonts w:ascii="Arial" w:hAnsi="Arial" w:cs="Arial"/>
          <w:sz w:val="28"/>
          <w:szCs w:val="28"/>
        </w:rPr>
        <w:t xml:space="preserve">Valor da causa: R$ </w:t>
      </w:r>
      <w:r>
        <w:rPr>
          <w:rFonts w:ascii="Arial" w:hAnsi="Arial" w:cs="Arial"/>
          <w:sz w:val="28"/>
          <w:szCs w:val="28"/>
        </w:rPr>
        <w:t xml:space="preserve">37.192,27</w:t>
      </w:r>
      <w:r>
        <w:rPr>
          <w:rFonts w:ascii="Arial" w:hAnsi="Arial" w:cs="Arial"/>
          <w:sz w:val="28"/>
          <w:szCs w:val="28"/>
        </w:rPr>
        <w:t xml:space="preserve">.</w:t>
      </w:r>
      <w:commentRangeEnd w:id="12"/>
      <w:r>
        <w:rPr>
          <w:rStyle w:val="CommentReference"/>
        </w:rPr>
        <w:commentReference w:id="12"/>
      </w:r>
    </w:p>
    <w:p w14:paraId="58BDE931" w14:textId="77777777" w:rsidR="00355C73" w:rsidRDefault="00355C73" w:rsidP="00067181">
      <w:pPr>
        <w:spacing w:after="0" w:line="360" w:lineRule="auto"/>
        <w:ind w:firstLine="2268"/>
        <w:jc w:val="both"/>
        <w:rPr>
          <w:rFonts w:ascii="Arial" w:hAnsi="Arial" w:cs="Arial"/>
          <w:sz w:val="28"/>
          <w:szCs w:val="28"/>
        </w:rPr>
      </w:pPr>
    </w:p>
    <w:p w14:paraId="2C5A86CD" w14:textId="10C8DDA8" w:rsidR="00355C73" w:rsidRPr="007E1C8C" w:rsidRDefault="1D9B9B13" w:rsidP="00067181">
      <w:pPr>
        <w:spacing w:after="0" w:line="360" w:lineRule="auto"/>
        <w:jc w:val="center"/>
        <w:rPr>
          <w:rFonts w:ascii="Arial" w:hAnsi="Arial" w:cs="Arial"/>
          <w:b/>
          <w:bCs/>
          <w:color w:val="000000" w:themeColor="text1"/>
          <w:sz w:val="28"/>
          <w:szCs w:val="28"/>
        </w:rPr>
      </w:pPr>
      <w:commentRangeStart w:id="13"/>
      <w:r w:rsidRPr="1D371EE9">
        <w:rPr>
          <w:rFonts w:ascii="Arial" w:hAnsi="Arial" w:cs="Arial"/>
          <w:b/>
          <w:bCs/>
          <w:color w:val="000000" w:themeColor="text1"/>
          <w:sz w:val="28"/>
          <w:szCs w:val="28"/>
        </w:rPr>
        <w:t>APELO D</w:t>
      </w:r>
      <w:r w:rsidR="5BA67E8E" w:rsidRPr="1D371EE9">
        <w:rPr>
          <w:rFonts w:ascii="Arial" w:hAnsi="Arial" w:cs="Arial"/>
          <w:b/>
          <w:bCs/>
          <w:color w:val="000000" w:themeColor="text1"/>
          <w:sz w:val="28"/>
          <w:szCs w:val="28"/>
        </w:rPr>
        <w:t>A</w:t>
      </w:r>
      <w:r w:rsidR="5772EF1D" w:rsidRPr="1D371EE9">
        <w:rPr>
          <w:rFonts w:ascii="Arial" w:hAnsi="Arial" w:cs="Arial"/>
          <w:b/>
          <w:bCs/>
          <w:color w:val="000000" w:themeColor="text1"/>
          <w:sz w:val="28"/>
          <w:szCs w:val="28"/>
        </w:rPr>
        <w:t xml:space="preserve"> </w:t>
      </w:r>
      <w:r w:rsidR="4A665D52" w:rsidRPr="1D371EE9">
        <w:rPr>
          <w:rFonts w:ascii="Arial" w:hAnsi="Arial" w:cs="Arial"/>
          <w:b/>
          <w:bCs/>
          <w:color w:val="000000" w:themeColor="text1"/>
          <w:sz w:val="28"/>
          <w:szCs w:val="28"/>
        </w:rPr>
        <w:t>AUTOR</w:t>
      </w:r>
      <w:r w:rsidR="086B0698" w:rsidRPr="1D371EE9">
        <w:rPr>
          <w:rFonts w:ascii="Arial" w:hAnsi="Arial" w:cs="Arial"/>
          <w:b/>
          <w:bCs/>
          <w:color w:val="000000" w:themeColor="text1"/>
          <w:sz w:val="28"/>
          <w:szCs w:val="28"/>
        </w:rPr>
        <w:t>A</w:t>
      </w:r>
      <w:r w:rsidRPr="1D371EE9">
        <w:rPr>
          <w:rFonts w:ascii="Arial" w:hAnsi="Arial" w:cs="Arial"/>
          <w:b/>
          <w:bCs/>
          <w:color w:val="000000" w:themeColor="text1"/>
          <w:sz w:val="28"/>
          <w:szCs w:val="28"/>
        </w:rPr>
        <w:t>,</w:t>
      </w:r>
      <w:r w:rsidR="055C77F8" w:rsidRPr="1D371EE9">
        <w:rPr>
          <w:rFonts w:ascii="Arial" w:hAnsi="Arial" w:cs="Arial"/>
          <w:b/>
          <w:bCs/>
          <w:color w:val="000000" w:themeColor="text1"/>
          <w:sz w:val="28"/>
          <w:szCs w:val="28"/>
        </w:rPr>
        <w:t xml:space="preserve"> </w:t>
      </w:r>
      <w:r w:rsidR="49C6C6FF" w:rsidRPr="1D371EE9">
        <w:rPr>
          <w:rFonts w:ascii="Arial" w:hAnsi="Arial" w:cs="Arial"/>
          <w:b/>
          <w:bCs/>
          <w:color w:val="000000" w:themeColor="text1"/>
          <w:sz w:val="28"/>
          <w:szCs w:val="28"/>
        </w:rPr>
        <w:t>FLORENCE INDUSTRIAL E COMERCIAL LTDA.</w:t>
      </w:r>
      <w:commentRangeEnd w:id="13"/>
      <w:r>
        <w:rPr>
          <w:rStyle w:val="CommentReference"/>
        </w:rPr>
        <w:commentReference w:id="13"/>
      </w:r>
    </w:p>
    <w:p w14:paraId="79107919" w14:textId="628BBF26" w:rsidR="0FB3349F" w:rsidRDefault="0FB3349F" w:rsidP="00067181">
      <w:pPr>
        <w:spacing w:after="0" w:line="360" w:lineRule="auto"/>
        <w:ind w:firstLine="2268"/>
        <w:jc w:val="both"/>
        <w:rPr>
          <w:rFonts w:ascii="Arial" w:hAnsi="Arial" w:cs="Arial"/>
          <w:sz w:val="28"/>
          <w:szCs w:val="28"/>
        </w:rPr>
      </w:pPr>
    </w:p>
    <w:p w14:paraId="2DCE62A7" w14:textId="32FF6AD4" w:rsidR="0FB3349F" w:rsidRDefault="54C8468D" w:rsidP="00067181">
      <w:pPr>
        <w:spacing w:after="0" w:line="360" w:lineRule="auto"/>
        <w:ind w:firstLine="2268"/>
        <w:jc w:val="both"/>
        <w:rPr>
          <w:rFonts w:ascii="Arial" w:hAnsi="Arial" w:cs="Arial"/>
          <w:sz w:val="28"/>
          <w:szCs w:val="28"/>
        </w:rPr>
      </w:pPr>
      <w:r w:rsidRPr="37F3EB7D">
        <w:rPr>
          <w:rFonts w:ascii="Arial" w:hAnsi="Arial" w:cs="Arial"/>
          <w:sz w:val="28"/>
          <w:szCs w:val="28"/>
        </w:rPr>
        <w:t>Presentes os pressupostos de admissibilidade, conheço do apelo interposto.</w:t>
      </w:r>
    </w:p>
    <w:p w14:paraId="4B998D48" w14:textId="42C65E45" w:rsidR="4AEB9E56" w:rsidRDefault="4AEB9E56" w:rsidP="00067181">
      <w:pPr>
        <w:spacing w:after="0" w:line="360" w:lineRule="auto"/>
        <w:ind w:firstLine="2268"/>
        <w:jc w:val="both"/>
        <w:rPr>
          <w:rFonts w:ascii="Arial" w:eastAsia="Arial" w:hAnsi="Arial" w:cs="Arial"/>
          <w:sz w:val="28"/>
          <w:szCs w:val="28"/>
        </w:rPr>
      </w:pPr>
    </w:p>
    <w:p w14:paraId="2A37673B" w14:textId="6FDE403F" w:rsidR="003148FA" w:rsidRPr="00CC656F" w:rsidRDefault="2CF8C58A" w:rsidP="1D371EE9">
      <w:pPr>
        <w:pStyle w:val="Heading3"/>
        <w:spacing w:before="0" w:after="0" w:line="360" w:lineRule="auto"/>
        <w:jc w:val="center"/>
        <w:rPr>
          <w:rFonts w:ascii="Arial" w:eastAsia="Arial" w:hAnsi="Arial" w:cs="Arial"/>
          <w:color w:val="auto"/>
        </w:rPr>
      </w:pPr>
      <w:commentRangeStart w:id="14"/>
      <w:r>
        <w:rPr>
          <w:rFonts w:ascii="Arial" w:eastAsia="Arial" w:hAnsi="Arial" w:cs="Arial"/>
          <w:color w:val="auto"/>
          <w:highlight w:val="yellow"/>
          <w:rPrChange w:id="1080" w:author="Assessor GDSXSR" w:date="2026-10-29T21:16:42Z">
            <w:rPr>
              <w:rFonts w:ascii="Arial" w:eastAsia="Arial" w:hAnsi="Arial" w:cs="Arial"/>
              <w:color w:val="auto"/>
            </w:rPr>
          </w:rPrChange>
        </w:rPr>
        <w:t xml:space="preserve">DA</w:t>
      </w:r>
      <w:r>
        <w:rPr>
          <w:rFonts w:ascii="Arial" w:eastAsia="Arial" w:hAnsi="Arial" w:cs="Arial"/>
          <w:color w:val="auto"/>
          <w:highlight w:val="yellow"/>
          <w:rPrChange w:id="1081" w:author="Assessor GDSXSR" w:date="2026-10-29T21:16:42Z">
            <w:rPr>
              <w:rFonts w:ascii="Arial" w:eastAsia="Arial" w:hAnsi="Arial" w:cs="Arial"/>
              <w:color w:val="auto"/>
            </w:rPr>
          </w:rPrChange>
        </w:rPr>
        <w:t xml:space="preserve"> </w:t>
      </w:r>
      <w:del w:id="1082" w:author="Assessor GDSXSR" w:date="2026-10-29T21:16:42Z">
        <w:r>
          <w:rPr>
            <w:rFonts w:ascii="Arial" w:eastAsia="Arial" w:hAnsi="Arial" w:cs="Arial"/>
            <w:color w:val="auto"/>
            <w:highlight w:val="yellow"/>
          </w:rPr>
          <w:delText xml:space="preserve">I</w:delText>
        </w:r>
        <w:r>
          <w:rPr>
            <w:rFonts w:ascii="Arial" w:eastAsia="Arial" w:hAnsi="Arial" w:cs="Arial"/>
            <w:color w:val="auto"/>
            <w:highlight w:val="yellow"/>
          </w:rPr>
          <w:delText xml:space="preserve">N</w:delText>
        </w:r>
        <w:r>
          <w:rPr>
            <w:rFonts w:ascii="Arial" w:eastAsia="Arial" w:hAnsi="Arial" w:cs="Arial"/>
            <w:color w:val="auto"/>
            <w:highlight w:val="yellow"/>
          </w:rPr>
          <w:delText xml:space="preserve">EXIGIBILIDADE</w:delText>
        </w:r>
      </w:del>
      <w:ins w:id="1083" w:author="Assessor GDSXSR" w:date="2026-10-29T21:16:42Z">
        <w:r>
          <w:rPr>
            <w:rFonts w:ascii="Arial" w:eastAsia="Arial" w:hAnsi="Arial" w:cs="Arial"/>
            <w:color w:val="808080"/>
            <w:highlight w:val="yellow"/>
          </w:rPr>
          <w:t xml:space="preserve">MANUTENÇÃO DA EXCLUSÃO DA DUPLICATA Nº 04</w:t>
        </w:r>
      </w:ins>
      <w:r>
        <w:rPr>
          <w:rFonts w:ascii="Arial" w:eastAsia="Arial" w:hAnsi="Arial" w:cs="Arial"/>
          <w:color w:val="auto"/>
          <w:highlight w:val="yellow"/>
          <w:rPrChange w:id="1084" w:author="Assessor GDSXSR" w:date="2026-10-29T21:16:42Z">
            <w:rPr>
              <w:rFonts w:ascii="Arial" w:eastAsia="Arial" w:hAnsi="Arial" w:cs="Arial"/>
              <w:color w:val="auto"/>
            </w:rPr>
          </w:rPrChange>
        </w:rPr>
        <w:t xml:space="preserve"> DA NOTA FISCAL Nº 207285 </w:t>
      </w:r>
      <w:del w:id="1085" w:author="Assessor GDSXSR" w:date="2026-10-29T21:16:42Z">
        <w:r>
          <w:rPr>
            <w:rFonts w:ascii="Arial" w:eastAsia="Arial" w:hAnsi="Arial" w:cs="Arial"/>
            <w:color w:val="auto"/>
            <w:highlight w:val="yellow"/>
          </w:rPr>
          <w:delText xml:space="preserve">EM</w:delText>
        </w:r>
      </w:del>
      <w:ins w:id="1086" w:author="Assessor GDSXSR" w:date="2026-10-29T21:16:42Z">
        <w:r>
          <w:rPr>
            <w:rFonts w:ascii="Arial" w:eastAsia="Arial" w:hAnsi="Arial" w:cs="Arial"/>
            <w:color w:val="808080"/>
            <w:highlight w:val="yellow"/>
          </w:rPr>
          <w:t xml:space="preserve">POR</w:t>
        </w:r>
      </w:ins>
      <w:r>
        <w:rPr>
          <w:rFonts w:ascii="Arial" w:eastAsia="Arial" w:hAnsi="Arial" w:cs="Arial"/>
          <w:color w:val="auto"/>
          <w:highlight w:val="yellow"/>
          <w:rPrChange w:id="1087" w:author="Assessor GDSXSR" w:date="2026-10-29T21:16:42Z">
            <w:rPr>
              <w:rFonts w:ascii="Arial" w:eastAsia="Arial" w:hAnsi="Arial" w:cs="Arial"/>
              <w:color w:val="auto"/>
            </w:rPr>
          </w:rPrChange>
        </w:rPr>
        <w:t xml:space="preserve"> </w:t>
      </w:r>
      <w:del w:id="1088" w:author="Assessor GDSXSR" w:date="2026-10-29T21:16:42Z">
        <w:r>
          <w:rPr>
            <w:rFonts w:ascii="Arial" w:eastAsia="Arial" w:hAnsi="Arial" w:cs="Arial"/>
            <w:color w:val="auto"/>
            <w:highlight w:val="yellow"/>
          </w:rPr>
          <w:delText xml:space="preserve">RAZÃO </w:delText>
        </w:r>
        <w:r>
          <w:rPr>
            <w:rFonts w:ascii="Arial" w:eastAsia="Arial" w:hAnsi="Arial" w:cs="Arial"/>
            <w:color w:val="auto"/>
            <w:highlight w:val="yellow"/>
          </w:rPr>
          <w:delText xml:space="preserve">DO </w:delText>
        </w:r>
        <w:r>
          <w:rPr>
            <w:rFonts w:ascii="Arial" w:eastAsia="Arial" w:hAnsi="Arial" w:cs="Arial"/>
            <w:color w:val="auto"/>
            <w:highlight w:val="yellow"/>
          </w:rPr>
          <w:delText xml:space="preserve">COMPROVANTE</w:delText>
        </w:r>
      </w:del>
      <w:ins w:id="1089" w:author="Assessor GDSXSR" w:date="2026-10-29T21:16:42Z">
        <w:r>
          <w:rPr>
            <w:rFonts w:ascii="Arial" w:eastAsia="Arial" w:hAnsi="Arial" w:cs="Arial"/>
            <w:color w:val="808080"/>
            <w:highlight w:val="yellow"/>
          </w:rPr>
          <w:t xml:space="preserve">AUSÊNCIA</w:t>
        </w:r>
      </w:ins>
      <w:r>
        <w:rPr>
          <w:rFonts w:ascii="Arial" w:eastAsia="Arial" w:hAnsi="Arial" w:cs="Arial"/>
          <w:color w:val="auto"/>
          <w:highlight w:val="yellow"/>
          <w:rPrChange w:id="1090" w:author="Assessor GDSXSR" w:date="2026-10-29T21:16:42Z">
            <w:rPr>
              <w:rFonts w:ascii="Arial" w:eastAsia="Arial" w:hAnsi="Arial" w:cs="Arial"/>
              <w:color w:val="auto"/>
            </w:rPr>
          </w:rPrChange>
        </w:rPr>
        <w:t xml:space="preserve"> DE </w:t>
      </w:r>
      <w:ins w:id="1091" w:author="Assessor GDSXSR" w:date="2026-10-29T21:16:42Z">
        <w:r>
          <w:rPr>
            <w:rFonts w:ascii="Arial" w:eastAsia="Arial" w:hAnsi="Arial" w:cs="Arial"/>
            <w:color w:val="808080"/>
            <w:highlight w:val="yellow"/>
          </w:rPr>
          <w:t xml:space="preserve">PROVA ESCRITA IDÔNEA DA </w:t>
        </w:r>
      </w:ins>
      <w:r>
        <w:rPr>
          <w:rFonts w:ascii="Arial" w:eastAsia="Arial" w:hAnsi="Arial" w:cs="Arial"/>
          <w:color w:val="auto"/>
          <w:highlight w:val="yellow"/>
          <w:rPrChange w:id="1092" w:author="Assessor GDSXSR" w:date="2026-10-29T21:16:42Z">
            <w:rPr>
              <w:rFonts w:ascii="Arial" w:eastAsia="Arial" w:hAnsi="Arial" w:cs="Arial"/>
              <w:color w:val="auto"/>
            </w:rPr>
          </w:rPrChange>
        </w:rPr>
        <w:t xml:space="preserve">ENTREGA</w:t>
      </w:r>
      <w:del w:id="1093" w:author="Assessor GDSXSR" w:date="2026-10-29T21:16:42Z">
        <w:r>
          <w:rPr>
            <w:rFonts w:ascii="Arial" w:eastAsia="Arial" w:hAnsi="Arial" w:cs="Arial"/>
            <w:color w:val="auto"/>
            <w:highlight w:val="yellow"/>
          </w:rPr>
          <w:delText xml:space="preserve"> SER ILEGÍVEL</w:delText>
        </w:r>
      </w:del>
      <w:commentRangeEnd w:id="14"/>
      <w:r>
        <w:rPr>
          <w:rStyle w:val="CommentReference"/>
        </w:rPr>
        <w:commentReference w:id="14"/>
      </w:r>
    </w:p>
    <w:p w14:paraId="2A80159B" w14:textId="77777777" w:rsidR="003148FA" w:rsidRDefault="003148FA" w:rsidP="003148FA">
      <w:pPr>
        <w:spacing w:after="0" w:line="360" w:lineRule="auto"/>
        <w:ind w:firstLine="2268"/>
        <w:jc w:val="both"/>
        <w:rPr>
          <w:rFonts w:ascii="Arial" w:eastAsia="Arial" w:hAnsi="Arial" w:cs="Arial"/>
          <w:sz w:val="28"/>
          <w:szCs w:val="28"/>
        </w:rPr>
      </w:pPr>
    </w:p>
    <w:p w14:paraId="4B02247F" w14:textId="4855454F" w:rsidR="37F3EB7D" w:rsidRPr="004007F7" w:rsidRDefault="30933685" w:rsidP="1D371EE9">
      <w:pPr>
        <w:spacing w:after="0" w:line="360" w:lineRule="auto"/>
        <w:ind w:firstLine="2268"/>
        <w:jc w:val="both"/>
        <w:rPr>
          <w:rFonts w:ascii="Arial" w:eastAsia="Arial" w:hAnsi="Arial" w:cs="Arial"/>
          <w:color w:val="000000" w:themeColor="text1"/>
          <w:sz w:val="28"/>
          <w:szCs w:val="28"/>
        </w:rPr>
      </w:pPr>
      <w:commentRangeStart w:id="15"/>
      <w:r>
        <w:rPr>
          <w:rFonts w:ascii="Arial" w:eastAsia="Arial" w:hAnsi="Arial" w:cs="Arial"/>
          <w:sz w:val="28"/>
          <w:szCs w:val="28"/>
        </w:rPr>
        <w:t xml:space="preserve">A</w:t>
      </w:r>
      <w:r>
        <w:rPr>
          <w:rFonts w:ascii="Arial" w:eastAsia="Arial" w:hAnsi="Arial" w:cs="Arial"/>
          <w:sz w:val="28"/>
          <w:szCs w:val="28"/>
        </w:rPr>
        <w:t xml:space="preserve"> </w:t>
      </w:r>
      <w:ins w:id="1094" w:author="Assessor GDSXSR" w:date="2026-10-29T21:16:42Z">
        <w:r>
          <w:rPr>
            <w:rFonts w:ascii="Arial" w:eastAsia="Arial" w:hAnsi="Arial" w:cs="Arial"/>
            <w:color w:val="808080"/>
            <w:sz w:val="28"/>
            <w:szCs w:val="28"/>
          </w:rPr>
          <w:t xml:space="preserve">autora/</w:t>
        </w:r>
      </w:ins>
      <w:r>
        <w:rPr>
          <w:rFonts w:ascii="Arial" w:eastAsia="Arial" w:hAnsi="Arial" w:cs="Arial"/>
          <w:sz w:val="28"/>
          <w:szCs w:val="28"/>
        </w:rPr>
        <w:t xml:space="preserve">apelante </w:t>
      </w:r>
      <w:del w:id="1095" w:author="Assessor GDSXSR" w:date="2026-10-29T21:16:42Z">
        <w:r>
          <w:rPr>
            <w:rFonts w:ascii="Arial" w:eastAsia="Arial" w:hAnsi="Arial" w:cs="Arial"/>
            <w:sz w:val="28"/>
            <w:szCs w:val="28"/>
          </w:rPr>
          <w:delText xml:space="preserve">sustenta</w:delText>
        </w:r>
      </w:del>
      <w:ins w:id="1096" w:author="Assessor GDSXSR" w:date="2026-10-29T21:16:42Z">
        <w:r>
          <w:rPr>
            <w:rFonts w:ascii="Arial" w:eastAsia="Arial" w:hAnsi="Arial" w:cs="Arial"/>
            <w:color w:val="808080"/>
            <w:sz w:val="28"/>
            <w:szCs w:val="28"/>
          </w:rPr>
          <w:t xml:space="preserve">alega</w:t>
        </w:r>
      </w:ins>
      <w:r>
        <w:rPr>
          <w:rFonts w:ascii="Arial" w:eastAsia="Arial" w:hAnsi="Arial" w:cs="Arial"/>
          <w:sz w:val="28"/>
          <w:szCs w:val="28"/>
        </w:rPr>
        <w:t xml:space="preserve"> que</w:t>
      </w:r>
      <w:ins w:id="1097" w:author="Assessor GDSXSR" w:date="2026-10-29T21:16:42Z">
        <w:r>
          <w:rPr>
            <w:rFonts w:ascii="Arial" w:eastAsia="Arial" w:hAnsi="Arial" w:cs="Arial"/>
            <w:color w:val="808080"/>
            <w:sz w:val="28"/>
            <w:szCs w:val="28"/>
          </w:rPr>
          <w:t xml:space="preserve">: </w:t>
        </w:r>
        <w:r>
          <w:rPr>
            <w:b/>
            <w:rFonts w:ascii="Arial" w:eastAsia="Arial" w:hAnsi="Arial" w:cs="Arial"/>
            <w:color w:val="808080"/>
            <w:sz w:val="28"/>
            <w:szCs w:val="28"/>
          </w:rPr>
          <w:t xml:space="preserve">1)</w:t>
        </w:r>
      </w:ins>
      <w:r>
        <w:rPr>
          <w:rFonts w:ascii="Arial" w:eastAsia="Arial" w:hAnsi="Arial" w:cs="Arial"/>
          <w:sz w:val="28"/>
          <w:szCs w:val="28"/>
        </w:rPr>
        <w:t xml:space="preserve"> a sentença </w:t>
      </w:r>
      <w:del w:id="1098" w:author="Assessor GDSXSR" w:date="2026-10-29T21:16:42Z">
        <w:r>
          <w:rPr>
            <w:rFonts w:ascii="Arial" w:eastAsia="Arial" w:hAnsi="Arial" w:cs="Arial"/>
            <w:sz w:val="28"/>
            <w:szCs w:val="28"/>
          </w:rPr>
          <w:delText xml:space="preserve">afastou</w:delText>
        </w:r>
      </w:del>
      <w:ins w:id="1099" w:author="Assessor GDSXSR" w:date="2026-10-29T21:16:42Z">
        <w:r>
          <w:rPr>
            <w:rFonts w:ascii="Arial" w:eastAsia="Arial" w:hAnsi="Arial" w:cs="Arial"/>
            <w:color w:val="808080"/>
            <w:sz w:val="28"/>
            <w:szCs w:val="28"/>
          </w:rPr>
          <w:t xml:space="preserve">examinou</w:t>
        </w:r>
      </w:ins>
      <w:r>
        <w:rPr>
          <w:rFonts w:ascii="Arial" w:eastAsia="Arial" w:hAnsi="Arial" w:cs="Arial"/>
          <w:sz w:val="28"/>
          <w:szCs w:val="28"/>
        </w:rPr>
        <w:t xml:space="preserve"> </w:t>
      </w:r>
      <w:del w:id="1100" w:author="Assessor GDSXSR" w:date="2026-10-29T21:16:42Z">
        <w:r>
          <w:rPr>
            <w:rFonts w:ascii="Arial" w:eastAsia="Arial" w:hAnsi="Arial" w:cs="Arial"/>
            <w:sz w:val="28"/>
            <w:szCs w:val="28"/>
          </w:rPr>
          <w:delText xml:space="preserve">indevidamente</w:delText>
        </w:r>
      </w:del>
      <w:ins w:id="1101" w:author="Assessor GDSXSR" w:date="2026-10-29T21:16:42Z">
        <w:r>
          <w:rPr>
            <w:rFonts w:ascii="Arial" w:eastAsia="Arial" w:hAnsi="Arial" w:cs="Arial"/>
            <w:color w:val="808080"/>
            <w:sz w:val="28"/>
            <w:szCs w:val="28"/>
          </w:rPr>
          <w:t xml:space="preserve">isoladamente</w:t>
        </w:r>
      </w:ins>
      <w:r>
        <w:rPr>
          <w:rFonts w:ascii="Arial" w:eastAsia="Arial" w:hAnsi="Arial" w:cs="Arial"/>
          <w:sz w:val="28"/>
          <w:szCs w:val="28"/>
        </w:rPr>
        <w:t xml:space="preserve"> </w:t>
      </w:r>
      <w:del w:id="1102" w:author="Assessor GDSXSR" w:date="2026-10-29T21:16:42Z">
        <w:r>
          <w:rPr>
            <w:rFonts w:ascii="Arial" w:eastAsia="Arial" w:hAnsi="Arial" w:cs="Arial"/>
            <w:sz w:val="28"/>
            <w:szCs w:val="28"/>
          </w:rPr>
          <w:delText xml:space="preserve">a</w:delText>
        </w:r>
      </w:del>
      <w:ins w:id="1103" w:author="Assessor GDSXSR" w:date="2026-10-29T21:16:42Z">
        <w:r>
          <w:rPr>
            <w:rFonts w:ascii="Arial" w:eastAsia="Arial" w:hAnsi="Arial" w:cs="Arial"/>
            <w:color w:val="808080"/>
            <w:sz w:val="28"/>
            <w:szCs w:val="28"/>
          </w:rPr>
          <w:t xml:space="preserve">o</w:t>
        </w:r>
      </w:ins>
      <w:r>
        <w:rPr>
          <w:rFonts w:ascii="Arial" w:eastAsia="Arial" w:hAnsi="Arial" w:cs="Arial"/>
          <w:sz w:val="28"/>
          <w:szCs w:val="28"/>
        </w:rPr>
        <w:t xml:space="preserve"> </w:t>
      </w:r>
      <w:del w:id="1104" w:author="Assessor GDSXSR" w:date="2026-10-29T21:16:42Z">
        <w:r>
          <w:rPr>
            <w:rFonts w:ascii="Arial" w:eastAsia="Arial" w:hAnsi="Arial" w:cs="Arial"/>
            <w:sz w:val="28"/>
            <w:szCs w:val="28"/>
          </w:rPr>
          <w:delText xml:space="preserve">cobrança</w:delText>
        </w:r>
      </w:del>
      <w:ins w:id="1105" w:author="Assessor GDSXSR" w:date="2026-10-29T21:16:42Z">
        <w:r>
          <w:rPr>
            <w:rFonts w:ascii="Arial" w:eastAsia="Arial" w:hAnsi="Arial" w:cs="Arial"/>
            <w:color w:val="808080"/>
            <w:sz w:val="28"/>
            <w:szCs w:val="28"/>
          </w:rPr>
          <w:t xml:space="preserve">comprovante</w:t>
        </w:r>
      </w:ins>
      <w:r>
        <w:rPr>
          <w:rFonts w:ascii="Arial" w:eastAsia="Arial" w:hAnsi="Arial" w:cs="Arial"/>
          <w:sz w:val="28"/>
          <w:szCs w:val="28"/>
        </w:rPr>
        <w:t xml:space="preserve"> </w:t>
      </w:r>
      <w:del w:id="1106" w:author="Assessor GDSXSR" w:date="2026-10-29T21:16:42Z">
        <w:r>
          <w:rPr>
            <w:rFonts w:ascii="Arial" w:eastAsia="Arial" w:hAnsi="Arial" w:cs="Arial"/>
            <w:sz w:val="28"/>
            <w:szCs w:val="28"/>
          </w:rPr>
          <w:delText xml:space="preserve">da</w:delText>
        </w:r>
      </w:del>
      <w:ins w:id="1107" w:author="Assessor GDSXSR" w:date="2026-10-29T21:16:42Z">
        <w:r>
          <w:rPr>
            <w:rFonts w:ascii="Arial" w:eastAsia="Arial" w:hAnsi="Arial" w:cs="Arial"/>
            <w:color w:val="808080"/>
            <w:sz w:val="28"/>
            <w:szCs w:val="28"/>
          </w:rPr>
          <w:t xml:space="preserve">de</w:t>
        </w:r>
      </w:ins>
      <w:r>
        <w:rPr>
          <w:rFonts w:ascii="Arial" w:eastAsia="Arial" w:hAnsi="Arial" w:cs="Arial"/>
          <w:sz w:val="28"/>
          <w:szCs w:val="28"/>
        </w:rPr>
        <w:t xml:space="preserve"> </w:t>
      </w:r>
      <w:del w:id="1108" w:author="Assessor GDSXSR" w:date="2026-10-29T21:16:42Z">
        <w:r>
          <w:rPr>
            <w:rFonts w:ascii="Arial" w:eastAsia="Arial" w:hAnsi="Arial" w:cs="Arial"/>
            <w:sz w:val="28"/>
            <w:szCs w:val="28"/>
          </w:rPr>
          <w:delText xml:space="preserve">duplicata nº 04</w:delText>
        </w:r>
      </w:del>
      <w:ins w:id="1109" w:author="Assessor GDSXSR" w:date="2026-10-29T21:16:42Z">
        <w:r>
          <w:rPr>
            <w:rFonts w:ascii="Arial" w:eastAsia="Arial" w:hAnsi="Arial" w:cs="Arial"/>
            <w:color w:val="808080"/>
            <w:sz w:val="28"/>
            <w:szCs w:val="28"/>
          </w:rPr>
          <w:t xml:space="preserve">entrega</w:t>
        </w:r>
      </w:ins>
      <w:r>
        <w:rPr>
          <w:rFonts w:ascii="Arial" w:eastAsia="Arial" w:hAnsi="Arial" w:cs="Arial"/>
          <w:sz w:val="28"/>
          <w:szCs w:val="28"/>
        </w:rPr>
        <w:t xml:space="preserve"> da Nota Fiscal nº 207285</w:t>
      </w:r>
      <w:ins w:id="1110" w:author="Assessor GDSXSR" w:date="2026-10-29T21:16:42Z">
        <w:r>
          <w:rPr>
            <w:rFonts w:ascii="Arial" w:eastAsia="Arial" w:hAnsi="Arial" w:cs="Arial"/>
            <w:color w:val="808080"/>
            <w:sz w:val="28"/>
            <w:szCs w:val="28"/>
          </w:rPr>
          <w:t xml:space="preserve">,</w:t>
        </w:r>
      </w:ins>
      <w:r>
        <w:rPr>
          <w:rFonts w:ascii="Arial" w:eastAsia="Arial" w:hAnsi="Arial" w:cs="Arial"/>
          <w:sz w:val="28"/>
          <w:szCs w:val="28"/>
        </w:rPr>
        <w:t xml:space="preserve"> </w:t>
      </w:r>
      <w:del w:id="1111" w:author="Assessor GDSXSR" w:date="2026-10-29T21:16:42Z">
        <w:r>
          <w:rPr>
            <w:rFonts w:ascii="Arial" w:eastAsia="Arial" w:hAnsi="Arial" w:cs="Arial"/>
            <w:sz w:val="28"/>
            <w:szCs w:val="28"/>
          </w:rPr>
          <w:delText xml:space="preserve">(R$ 701,50) ao</w:delText>
        </w:r>
      </w:del>
      <w:ins w:id="1112" w:author="Assessor GDSXSR" w:date="2026-10-29T21:16:42Z">
        <w:r>
          <w:rPr>
            <w:rFonts w:ascii="Arial" w:eastAsia="Arial" w:hAnsi="Arial" w:cs="Arial"/>
            <w:color w:val="808080"/>
            <w:sz w:val="28"/>
            <w:szCs w:val="28"/>
          </w:rPr>
          <w:t xml:space="preserve">sem</w:t>
        </w:r>
      </w:ins>
      <w:r>
        <w:rPr>
          <w:rFonts w:ascii="Arial" w:eastAsia="Arial" w:hAnsi="Arial" w:cs="Arial"/>
          <w:sz w:val="28"/>
          <w:szCs w:val="28"/>
        </w:rPr>
        <w:t xml:space="preserve"> considerar</w:t>
      </w:r>
      <w:del w:id="1113" w:author="Assessor GDSXSR" w:date="2026-10-29T21:16:42Z">
        <w:r>
          <w:rPr>
            <w:rFonts w:ascii="Arial" w:eastAsia="Arial" w:hAnsi="Arial" w:cs="Arial"/>
            <w:sz w:val="28"/>
            <w:szCs w:val="28"/>
          </w:rPr>
          <w:delText xml:space="preserve"> ilegível o comprovante de entrega. Argumenta</w:delText>
        </w:r>
      </w:del>
      <w:r>
        <w:rPr>
          <w:rFonts w:ascii="Arial" w:eastAsia="Arial" w:hAnsi="Arial" w:cs="Arial"/>
          <w:sz w:val="28"/>
          <w:szCs w:val="28"/>
        </w:rPr>
        <w:t xml:space="preserve"> que a </w:t>
      </w:r>
      <w:del w:id="1114" w:author="Assessor GDSXSR" w:date="2026-10-29T21:16:42Z">
        <w:r>
          <w:rPr>
            <w:rFonts w:ascii="Arial" w:eastAsia="Arial" w:hAnsi="Arial" w:cs="Arial"/>
            <w:sz w:val="28"/>
            <w:szCs w:val="28"/>
          </w:rPr>
          <w:delText xml:space="preserve">própria</w:delText>
        </w:r>
      </w:del>
      <w:ins w:id="1115" w:author="Assessor GDSXSR" w:date="2026-10-29T21:16:42Z">
        <w:r>
          <w:rPr>
            <w:rFonts w:ascii="Arial" w:eastAsia="Arial" w:hAnsi="Arial" w:cs="Arial"/>
            <w:color w:val="808080"/>
            <w:sz w:val="28"/>
            <w:szCs w:val="28"/>
          </w:rPr>
          <w:t xml:space="preserve">apelada</w:t>
        </w:r>
      </w:ins>
      <w:r>
        <w:rPr>
          <w:rFonts w:ascii="Arial" w:eastAsia="Arial" w:hAnsi="Arial" w:cs="Arial"/>
          <w:sz w:val="28"/>
          <w:szCs w:val="28"/>
        </w:rPr>
        <w:t xml:space="preserve"> </w:t>
      </w:r>
      <w:del w:id="1116" w:author="Assessor GDSXSR" w:date="2026-10-29T21:16:42Z">
        <w:r>
          <w:rPr>
            <w:rFonts w:ascii="Arial" w:eastAsia="Arial" w:hAnsi="Arial" w:cs="Arial"/>
            <w:sz w:val="28"/>
            <w:szCs w:val="28"/>
          </w:rPr>
          <w:delText xml:space="preserve">devedora reconheceu a operação comercial ao pagar</w:delText>
        </w:r>
      </w:del>
      <w:ins w:id="1117" w:author="Assessor GDSXSR" w:date="2026-10-29T21:16:42Z">
        <w:r>
          <w:rPr>
            <w:rFonts w:ascii="Arial" w:eastAsia="Arial" w:hAnsi="Arial" w:cs="Arial"/>
            <w:color w:val="808080"/>
            <w:sz w:val="28"/>
            <w:szCs w:val="28"/>
          </w:rPr>
          <w:t xml:space="preserve">pagou</w:t>
        </w:r>
      </w:ins>
      <w:r>
        <w:rPr>
          <w:rFonts w:ascii="Arial" w:eastAsia="Arial" w:hAnsi="Arial" w:cs="Arial"/>
          <w:sz w:val="28"/>
          <w:szCs w:val="28"/>
        </w:rPr>
        <w:t xml:space="preserve"> três das </w:t>
      </w:r>
      <w:r>
        <w:rPr>
          <w:rFonts w:ascii="Arial" w:eastAsia="Arial" w:hAnsi="Arial" w:cs="Arial"/>
          <w:sz w:val="28"/>
          <w:szCs w:val="28"/>
        </w:rPr>
        <w:t xml:space="preserve">quat</w:t>
      </w:r>
      <w:r>
        <w:rPr>
          <w:rFonts w:ascii="Arial" w:eastAsia="Arial" w:hAnsi="Arial" w:cs="Arial"/>
          <w:color w:val="000000" w:themeColor="text1"/>
          <w:sz w:val="28"/>
          <w:szCs w:val="28"/>
        </w:rPr>
        <w:t xml:space="preserve">ro duplicatas originadas da mesma </w:t>
      </w:r>
      <w:ins w:id="1118" w:author="Assessor GDSXSR" w:date="2026-10-29T21:16:42Z">
        <w:r>
          <w:rPr>
            <w:rFonts w:ascii="Arial" w:eastAsia="Arial" w:hAnsi="Arial" w:cs="Arial"/>
            <w:color w:val="808080"/>
            <w:sz w:val="28"/>
            <w:szCs w:val="28"/>
          </w:rPr>
          <w:t xml:space="preserve">operação, restando inadimplida apenas a duplicata nº 04 (R$ 701,50); </w:t>
        </w:r>
        <w:r>
          <w:rPr>
            <w:b/>
            <w:rFonts w:ascii="Arial" w:eastAsia="Arial" w:hAnsi="Arial" w:cs="Arial"/>
            <w:color w:val="808080"/>
            <w:sz w:val="28"/>
            <w:szCs w:val="28"/>
          </w:rPr>
          <w:t xml:space="preserve">2)</w:t>
        </w:r>
        <w:r>
          <w:rPr>
            <w:rFonts w:ascii="Arial" w:eastAsia="Arial" w:hAnsi="Arial" w:cs="Arial"/>
            <w:color w:val="808080"/>
            <w:sz w:val="28"/>
            <w:szCs w:val="28"/>
          </w:rPr>
          <w:t xml:space="preserve"> o pagamento das demais parcelas evidencia o reconhecimento da relação comercial e, em conjunto com a </w:t>
        </w:r>
      </w:ins>
      <w:r>
        <w:rPr>
          <w:rFonts w:ascii="Arial" w:eastAsia="Arial" w:hAnsi="Arial" w:cs="Arial"/>
          <w:color w:val="000000" w:themeColor="text1"/>
          <w:sz w:val="28"/>
          <w:szCs w:val="28"/>
        </w:rPr>
        <w:t xml:space="preserve">nota fiscal, </w:t>
      </w:r>
      <w:del w:id="1119" w:author="Assessor GDSXSR" w:date="2026-10-29T21:16:42Z">
        <w:r>
          <w:rPr>
            <w:rFonts w:ascii="Arial" w:eastAsia="Arial" w:hAnsi="Arial" w:cs="Arial"/>
            <w:color w:val="000000" w:themeColor="text1"/>
            <w:sz w:val="28"/>
            <w:szCs w:val="28"/>
          </w:rPr>
          <w:delText xml:space="preserve">o</w:delText>
        </w:r>
      </w:del>
      <w:ins w:id="1120" w:author="Assessor GDSXSR" w:date="2026-10-29T21:16:42Z">
        <w:r>
          <w:rPr>
            <w:rFonts w:ascii="Arial" w:eastAsia="Arial" w:hAnsi="Arial" w:cs="Arial"/>
            <w:color w:val="808080"/>
            <w:sz w:val="28"/>
            <w:szCs w:val="28"/>
          </w:rPr>
          <w:t xml:space="preserve">constitui</w:t>
        </w:r>
      </w:ins>
      <w:r>
        <w:rPr>
          <w:rFonts w:ascii="Arial" w:eastAsia="Arial" w:hAnsi="Arial" w:cs="Arial"/>
          <w:color w:val="000000" w:themeColor="text1"/>
          <w:sz w:val="28"/>
          <w:szCs w:val="28"/>
        </w:rPr>
        <w:t xml:space="preserve"> </w:t>
      </w:r>
      <w:del w:id="1121" w:author="Assessor GDSXSR" w:date="2026-10-29T21:16:42Z">
        <w:r>
          <w:rPr>
            <w:rFonts w:ascii="Arial" w:eastAsia="Arial" w:hAnsi="Arial" w:cs="Arial"/>
            <w:color w:val="000000" w:themeColor="text1"/>
            <w:sz w:val="28"/>
            <w:szCs w:val="28"/>
          </w:rPr>
          <w:delText xml:space="preserve">que</w:delText>
        </w:r>
      </w:del>
      <w:ins w:id="1122" w:author="Assessor GDSXSR" w:date="2026-10-29T21:16:42Z">
        <w:r>
          <w:rPr>
            <w:rFonts w:ascii="Arial" w:eastAsia="Arial" w:hAnsi="Arial" w:cs="Arial"/>
            <w:color w:val="808080"/>
            <w:sz w:val="28"/>
            <w:szCs w:val="28"/>
          </w:rPr>
          <w:t xml:space="preserve">prova</w:t>
        </w:r>
      </w:ins>
      <w:r>
        <w:rPr>
          <w:rFonts w:ascii="Arial" w:eastAsia="Arial" w:hAnsi="Arial" w:cs="Arial"/>
          <w:color w:val="000000" w:themeColor="text1"/>
          <w:sz w:val="28"/>
          <w:szCs w:val="28"/>
        </w:rPr>
        <w:t xml:space="preserve"> </w:t>
      </w:r>
      <w:del w:id="1123" w:author="Assessor GDSXSR" w:date="2026-10-29T21:16:42Z">
        <w:r>
          <w:rPr>
            <w:rFonts w:ascii="Arial" w:eastAsia="Arial" w:hAnsi="Arial" w:cs="Arial"/>
            <w:color w:val="000000" w:themeColor="text1"/>
            <w:sz w:val="28"/>
            <w:szCs w:val="28"/>
          </w:rPr>
          <w:delText xml:space="preserve">comprovaria</w:delText>
        </w:r>
      </w:del>
      <w:ins w:id="1124" w:author="Assessor GDSXSR" w:date="2026-10-29T21:16:42Z">
        <w:r>
          <w:rPr>
            <w:rFonts w:ascii="Arial" w:eastAsia="Arial" w:hAnsi="Arial" w:cs="Arial"/>
            <w:color w:val="808080"/>
            <w:sz w:val="28"/>
            <w:szCs w:val="28"/>
          </w:rPr>
          <w:t xml:space="preserve">escrita</w:t>
        </w:r>
      </w:ins>
      <w:r>
        <w:rPr>
          <w:rFonts w:ascii="Arial" w:eastAsia="Arial" w:hAnsi="Arial" w:cs="Arial"/>
          <w:color w:val="000000" w:themeColor="text1"/>
          <w:sz w:val="28"/>
          <w:szCs w:val="28"/>
        </w:rPr>
        <w:t xml:space="preserve"> </w:t>
      </w:r>
      <w:del w:id="1125" w:author="Assessor GDSXSR" w:date="2026-10-29T21:16:42Z">
        <w:r>
          <w:rPr>
            <w:rFonts w:ascii="Arial" w:eastAsia="Arial" w:hAnsi="Arial" w:cs="Arial"/>
            <w:color w:val="000000" w:themeColor="text1"/>
            <w:sz w:val="28"/>
            <w:szCs w:val="28"/>
          </w:rPr>
          <w:delText xml:space="preserve">a</w:delText>
        </w:r>
      </w:del>
      <w:ins w:id="1126" w:author="Assessor GDSXSR" w:date="2026-10-29T21:16:42Z">
        <w:r>
          <w:rPr>
            <w:rFonts w:ascii="Arial" w:eastAsia="Arial" w:hAnsi="Arial" w:cs="Arial"/>
            <w:color w:val="808080"/>
            <w:sz w:val="28"/>
            <w:szCs w:val="28"/>
          </w:rPr>
          <w:t xml:space="preserve">suficiente</w:t>
        </w:r>
      </w:ins>
      <w:r>
        <w:rPr>
          <w:rFonts w:ascii="Arial" w:eastAsia="Arial" w:hAnsi="Arial" w:cs="Arial"/>
          <w:color w:val="000000" w:themeColor="text1"/>
          <w:sz w:val="28"/>
          <w:szCs w:val="28"/>
        </w:rPr>
        <w:t xml:space="preserve"> </w:t>
      </w:r>
      <w:del w:id="1127" w:author="Assessor GDSXSR" w:date="2026-10-29T21:16:42Z">
        <w:r>
          <w:rPr>
            <w:rFonts w:ascii="Arial" w:eastAsia="Arial" w:hAnsi="Arial" w:cs="Arial"/>
            <w:color w:val="000000" w:themeColor="text1"/>
            <w:sz w:val="28"/>
            <w:szCs w:val="28"/>
          </w:rPr>
          <w:delText xml:space="preserve">entrega</w:delText>
        </w:r>
      </w:del>
      <w:ins w:id="1128" w:author="Assessor GDSXSR" w:date="2026-10-29T21:16:42Z">
        <w:r>
          <w:rPr>
            <w:rFonts w:ascii="Arial" w:eastAsia="Arial" w:hAnsi="Arial" w:cs="Arial"/>
            <w:color w:val="808080"/>
            <w:sz w:val="28"/>
            <w:szCs w:val="28"/>
          </w:rPr>
          <w:t xml:space="preserve">do crédito, sobretudo diante da ausência de alegação de devolução</w:t>
        </w:r>
      </w:ins>
      <w:r>
        <w:rPr>
          <w:rFonts w:ascii="Arial" w:eastAsia="Arial" w:hAnsi="Arial" w:cs="Arial"/>
          <w:color w:val="000000" w:themeColor="text1"/>
          <w:sz w:val="28"/>
          <w:szCs w:val="28"/>
        </w:rPr>
        <w:t xml:space="preserve"> das mercadorias</w:t>
      </w:r>
      <w:ins w:id="1129" w:author="Assessor GDSXSR" w:date="2026-10-29T21:16:42Z">
        <w:r>
          <w:rPr>
            <w:rFonts w:ascii="Arial" w:eastAsia="Arial" w:hAnsi="Arial" w:cs="Arial"/>
            <w:color w:val="808080"/>
            <w:sz w:val="28"/>
            <w:szCs w:val="28"/>
          </w:rPr>
          <w:t xml:space="preserve">, vício dos produtos, cancelamento da operação ou quitação do saldo;</w:t>
        </w:r>
      </w:ins>
      <w:r>
        <w:rPr>
          <w:rFonts w:ascii="Arial" w:eastAsia="Arial" w:hAnsi="Arial" w:cs="Arial"/>
          <w:color w:val="000000" w:themeColor="text1"/>
          <w:sz w:val="28"/>
          <w:szCs w:val="28"/>
        </w:rPr>
        <w:t xml:space="preserve"> e </w:t>
      </w:r>
      <w:ins w:id="1130" w:author="Assessor GDSXSR" w:date="2026-10-29T21:16:42Z">
        <w:r>
          <w:rPr>
            <w:b/>
            <w:rFonts w:ascii="Arial" w:eastAsia="Arial" w:hAnsi="Arial" w:cs="Arial"/>
            <w:color w:val="808080"/>
            <w:sz w:val="28"/>
            <w:szCs w:val="28"/>
          </w:rPr>
          <w:t xml:space="preserve">3)</w:t>
        </w:r>
        <w:r>
          <w:rPr>
            <w:rFonts w:ascii="Arial" w:eastAsia="Arial" w:hAnsi="Arial" w:cs="Arial"/>
            <w:color w:val="808080"/>
            <w:sz w:val="28"/>
            <w:szCs w:val="28"/>
          </w:rPr>
          <w:t xml:space="preserve"> </w:t>
        </w:r>
      </w:ins>
      <w:r>
        <w:rPr>
          <w:rFonts w:ascii="Arial" w:eastAsia="Arial" w:hAnsi="Arial" w:cs="Arial"/>
          <w:color w:val="000000" w:themeColor="text1"/>
          <w:sz w:val="28"/>
          <w:szCs w:val="28"/>
        </w:rPr>
        <w:t xml:space="preserve">a </w:t>
      </w:r>
      <w:del w:id="1131" w:author="Assessor GDSXSR" w:date="2026-10-29T21:16:42Z">
        <w:r>
          <w:rPr>
            <w:rFonts w:ascii="Arial" w:eastAsia="Arial" w:hAnsi="Arial" w:cs="Arial"/>
            <w:color w:val="000000" w:themeColor="text1"/>
            <w:sz w:val="28"/>
            <w:szCs w:val="28"/>
          </w:rPr>
          <w:delText xml:space="preserve">existência</w:delText>
        </w:r>
      </w:del>
      <w:ins w:id="1132" w:author="Assessor GDSXSR" w:date="2026-10-29T21:16:42Z">
        <w:r>
          <w:rPr>
            <w:rFonts w:ascii="Arial" w:eastAsia="Arial" w:hAnsi="Arial" w:cs="Arial"/>
            <w:color w:val="808080"/>
            <w:sz w:val="28"/>
            <w:szCs w:val="28"/>
          </w:rPr>
          <w:t xml:space="preserve">exclusão</w:t>
        </w:r>
      </w:ins>
      <w:r>
        <w:rPr>
          <w:rFonts w:ascii="Arial" w:eastAsia="Arial" w:hAnsi="Arial" w:cs="Arial"/>
          <w:color w:val="000000" w:themeColor="text1"/>
          <w:sz w:val="28"/>
          <w:szCs w:val="28"/>
        </w:rPr>
        <w:t xml:space="preserve"> do </w:t>
      </w:r>
      <w:del w:id="1133" w:author="Assessor GDSXSR" w:date="2026-10-29T21:16:42Z">
        <w:r>
          <w:rPr>
            <w:rFonts w:ascii="Arial" w:eastAsia="Arial" w:hAnsi="Arial" w:cs="Arial"/>
            <w:color w:val="000000" w:themeColor="text1"/>
            <w:sz w:val="28"/>
            <w:szCs w:val="28"/>
          </w:rPr>
          <w:delText xml:space="preserve">débito.</w:delText>
        </w:r>
      </w:del>
      <w:ins w:id="1134" w:author="Assessor GDSXSR" w:date="2026-10-29T21:16:42Z">
        <w:r>
          <w:rPr>
            <w:rFonts w:ascii="Arial" w:eastAsia="Arial" w:hAnsi="Arial" w:cs="Arial"/>
            <w:color w:val="808080"/>
            <w:sz w:val="28"/>
            <w:szCs w:val="28"/>
          </w:rPr>
          <w:t xml:space="preserve">valor</w:t>
        </w:r>
      </w:ins>
      <w:r>
        <w:rPr>
          <w:rFonts w:ascii="Arial" w:eastAsia="Arial" w:hAnsi="Arial" w:cs="Arial"/>
          <w:color w:val="000000" w:themeColor="text1"/>
          <w:sz w:val="28"/>
          <w:szCs w:val="28"/>
        </w:rPr>
        <w:t xml:space="preserve"> </w:t>
      </w:r>
      <w:del w:id="1135" w:author="Assessor GDSXSR" w:date="2026-10-29T21:16:42Z">
        <w:r>
          <w:rPr>
            <w:rFonts w:ascii="Arial" w:eastAsia="Arial" w:hAnsi="Arial" w:cs="Arial"/>
            <w:color w:val="000000" w:themeColor="text1"/>
            <w:sz w:val="28"/>
            <w:szCs w:val="28"/>
          </w:rPr>
          <w:delText xml:space="preserve">Alega</w:delText>
        </w:r>
      </w:del>
      <w:ins w:id="1136" w:author="Assessor GDSXSR" w:date="2026-10-29T21:16:42Z">
        <w:r>
          <w:rPr>
            <w:rFonts w:ascii="Arial" w:eastAsia="Arial" w:hAnsi="Arial" w:cs="Arial"/>
            <w:color w:val="808080"/>
            <w:sz w:val="28"/>
            <w:szCs w:val="28"/>
          </w:rPr>
          <w:t xml:space="preserve">viola</w:t>
        </w:r>
      </w:ins>
      <w:r>
        <w:rPr>
          <w:rFonts w:ascii="Arial" w:eastAsia="Arial" w:hAnsi="Arial" w:cs="Arial"/>
          <w:color w:val="000000" w:themeColor="text1"/>
          <w:sz w:val="28"/>
          <w:szCs w:val="28"/>
        </w:rPr>
        <w:t xml:space="preserve"> </w:t>
      </w:r>
      <w:del w:id="1137" w:author="Assessor GDSXSR" w:date="2026-10-29T21:16:42Z">
        <w:r>
          <w:rPr>
            <w:rFonts w:ascii="Arial" w:eastAsia="Arial" w:hAnsi="Arial" w:cs="Arial"/>
            <w:color w:val="000000" w:themeColor="text1"/>
            <w:sz w:val="28"/>
            <w:szCs w:val="28"/>
          </w:rPr>
          <w:delText xml:space="preserve">violação à</w:delText>
        </w:r>
      </w:del>
      <w:ins w:id="1138" w:author="Assessor GDSXSR" w:date="2026-10-29T21:16:42Z">
        <w:r>
          <w:rPr>
            <w:rFonts w:ascii="Arial" w:eastAsia="Arial" w:hAnsi="Arial" w:cs="Arial"/>
            <w:color w:val="808080"/>
            <w:sz w:val="28"/>
            <w:szCs w:val="28"/>
          </w:rPr>
          <w:t xml:space="preserve">a</w:t>
        </w:r>
      </w:ins>
      <w:r>
        <w:rPr>
          <w:rFonts w:ascii="Arial" w:eastAsia="Arial" w:hAnsi="Arial" w:cs="Arial"/>
          <w:color w:val="000000" w:themeColor="text1"/>
          <w:sz w:val="28"/>
          <w:szCs w:val="28"/>
        </w:rPr>
        <w:t xml:space="preserve"> boa-fé objetiva</w:t>
      </w:r>
      <w:del w:id="1139" w:author="Assessor GDSXSR" w:date="2026-10-29T21:16:42Z">
        <w:r>
          <w:rPr>
            <w:rFonts w:ascii="Arial" w:eastAsia="Arial" w:hAnsi="Arial" w:cs="Arial"/>
            <w:color w:val="000000" w:themeColor="text1"/>
            <w:sz w:val="28"/>
            <w:szCs w:val="28"/>
          </w:rPr>
          <w:delText xml:space="preserve">,</w:delText>
        </w:r>
      </w:del>
      <w:r>
        <w:rPr>
          <w:rFonts w:ascii="Arial" w:eastAsia="Arial" w:hAnsi="Arial" w:cs="Arial"/>
          <w:color w:val="000000" w:themeColor="text1"/>
          <w:sz w:val="28"/>
          <w:szCs w:val="28"/>
        </w:rPr>
        <w:t xml:space="preserve"> </w:t>
      </w:r>
      <w:del w:id="1140" w:author="Assessor GDSXSR" w:date="2026-10-29T21:16:42Z">
        <w:r>
          <w:rPr>
            <w:rFonts w:ascii="Arial" w:eastAsia="Arial" w:hAnsi="Arial" w:cs="Arial"/>
            <w:color w:val="000000" w:themeColor="text1"/>
            <w:sz w:val="28"/>
            <w:szCs w:val="28"/>
          </w:rPr>
          <w:delText xml:space="preserve">ocorrência</w:delText>
        </w:r>
      </w:del>
      <w:ins w:id="1141" w:author="Assessor GDSXSR" w:date="2026-10-29T21:16:42Z">
        <w:r>
          <w:rPr>
            <w:rFonts w:ascii="Arial" w:eastAsia="Arial" w:hAnsi="Arial" w:cs="Arial"/>
            <w:color w:val="808080"/>
            <w:sz w:val="28"/>
            <w:szCs w:val="28"/>
          </w:rPr>
          <w:t xml:space="preserve">e</w:t>
        </w:r>
      </w:ins>
      <w:r>
        <w:rPr>
          <w:rFonts w:ascii="Arial" w:eastAsia="Arial" w:hAnsi="Arial" w:cs="Arial"/>
          <w:color w:val="000000" w:themeColor="text1"/>
          <w:sz w:val="28"/>
          <w:szCs w:val="28"/>
        </w:rPr>
        <w:t xml:space="preserve"> </w:t>
      </w:r>
      <w:del w:id="1142" w:author="Assessor GDSXSR" w:date="2026-10-29T21:16:42Z">
        <w:r>
          <w:rPr>
            <w:rFonts w:ascii="Arial" w:eastAsia="Arial" w:hAnsi="Arial" w:cs="Arial"/>
            <w:color w:val="000000" w:themeColor="text1"/>
            <w:sz w:val="28"/>
            <w:szCs w:val="28"/>
          </w:rPr>
          <w:delText xml:space="preserve">de</w:delText>
        </w:r>
      </w:del>
      <w:ins w:id="1143" w:author="Assessor GDSXSR" w:date="2026-10-29T21:16:42Z">
        <w:r>
          <w:rPr>
            <w:rFonts w:ascii="Arial" w:eastAsia="Arial" w:hAnsi="Arial" w:cs="Arial"/>
            <w:color w:val="808080"/>
            <w:sz w:val="28"/>
            <w:szCs w:val="28"/>
          </w:rPr>
          <w:t xml:space="preserve">a teoria dos atos próprios e configura</w:t>
        </w:r>
      </w:ins>
      <w:r>
        <w:rPr>
          <w:rFonts w:ascii="Arial" w:eastAsia="Arial" w:hAnsi="Arial" w:cs="Arial"/>
          <w:color w:val="000000" w:themeColor="text1"/>
          <w:sz w:val="28"/>
          <w:szCs w:val="28"/>
        </w:rPr>
        <w:t xml:space="preserve"> enriquecimento sem causa </w:t>
      </w:r>
      <w:del w:id="1144" w:author="Assessor GDSXSR" w:date="2026-10-29T21:16:42Z">
        <w:r>
          <w:rPr>
            <w:rFonts w:ascii="Arial" w:eastAsia="Arial" w:hAnsi="Arial" w:cs="Arial"/>
            <w:color w:val="000000" w:themeColor="text1"/>
            <w:sz w:val="28"/>
            <w:szCs w:val="28"/>
          </w:rPr>
          <w:delText xml:space="preserve">e</w:delText>
        </w:r>
      </w:del>
      <w:ins w:id="1145" w:author="Assessor GDSXSR" w:date="2026-10-29T21:16:42Z">
        <w:r>
          <w:rPr>
            <w:rFonts w:ascii="Arial" w:eastAsia="Arial" w:hAnsi="Arial" w:cs="Arial"/>
            <w:color w:val="808080"/>
            <w:sz w:val="28"/>
            <w:szCs w:val="28"/>
          </w:rPr>
          <w:t xml:space="preserve">(ID</w:t>
        </w:r>
      </w:ins>
      <w:r>
        <w:rPr>
          <w:rFonts w:ascii="Arial" w:eastAsia="Arial" w:hAnsi="Arial" w:cs="Arial"/>
          <w:color w:val="000000" w:themeColor="text1"/>
          <w:sz w:val="28"/>
          <w:szCs w:val="28"/>
        </w:rPr>
        <w:t xml:space="preserve"> </w:t>
      </w:r>
      <w:del w:id="1146" w:author="Assessor GDSXSR" w:date="2026-10-29T21:16:42Z">
        <w:r>
          <w:rPr>
            <w:rFonts w:ascii="Arial" w:eastAsia="Arial" w:hAnsi="Arial" w:cs="Arial"/>
            <w:color w:val="000000" w:themeColor="text1"/>
            <w:sz w:val="28"/>
            <w:szCs w:val="28"/>
          </w:rPr>
          <w:delText xml:space="preserve">defende que o conjunto probatório é suficiente para amparar a cobrança</w:delText>
        </w:r>
      </w:del>
      <w:ins w:id="1147" w:author="Assessor GDSXSR" w:date="2026-10-29T21:16:42Z">
        <w:r>
          <w:rPr>
            <w:rFonts w:ascii="Arial" w:eastAsia="Arial" w:hAnsi="Arial" w:cs="Arial"/>
            <w:color w:val="808080"/>
            <w:sz w:val="28"/>
            <w:szCs w:val="28"/>
          </w:rPr>
          <w:t xml:space="preserve">89108696)</w:t>
        </w:r>
      </w:ins>
      <w:r>
        <w:rPr>
          <w:rFonts w:ascii="Arial" w:eastAsia="Arial" w:hAnsi="Arial" w:cs="Arial"/>
          <w:color w:val="000000" w:themeColor="text1"/>
          <w:sz w:val="28"/>
          <w:szCs w:val="28"/>
        </w:rPr>
        <w:t xml:space="preserve">.</w:t>
      </w:r>
      <w:del w:id="1148" w:author="Assessor GDSXSR" w:date="2026-10-29T21:16:42Z">
        <w:r>
          <w:rPr>
            <w:rFonts w:ascii="Arial" w:eastAsia="Arial" w:hAnsi="Arial" w:cs="Arial"/>
            <w:color w:val="000000" w:themeColor="text1"/>
            <w:sz w:val="28"/>
            <w:szCs w:val="28"/>
          </w:rPr>
          <w:delText xml:space="preserve"> </w:delText>
        </w:r>
      </w:del>
      <w:commentRangeEnd w:id="15"/>
      <w:r>
        <w:rPr>
          <w:rStyle w:val="CommentReference"/>
        </w:rPr>
        <w:commentReference w:id="15"/>
      </w:r>
    </w:p>
    <w:p w14:paraId="45BB3BB2" w14:textId="020595D8" w:rsidR="1D371EE9" w:rsidRDefault="1D371EE9" w:rsidP="1D371EE9">
      <w:pPr>
        <w:spacing w:after="0" w:line="360" w:lineRule="auto"/>
        <w:ind w:firstLine="2268"/>
        <w:jc w:val="both"/>
        <w:rPr>
          <w:rFonts w:ascii="Arial" w:eastAsia="Arial" w:hAnsi="Arial" w:cs="Arial"/>
          <w:color w:val="000000" w:themeColor="text1"/>
          <w:sz w:val="28"/>
          <w:szCs w:val="28"/>
        </w:rPr>
      </w:pPr>
    </w:p>
    <w:p w14:paraId="677A1877" w14:textId="6B903C3B" w:rsidR="2E27E171" w:rsidRDefault="2E27E171" w:rsidP="1D371EE9">
      <w:pPr>
        <w:spacing w:after="0" w:line="360" w:lineRule="auto"/>
        <w:ind w:firstLine="2268"/>
        <w:jc w:val="both"/>
        <w:rPr>
          <w:rFonts w:ascii="Arial" w:eastAsia="Arial" w:hAnsi="Arial" w:cs="Arial"/>
          <w:color w:val="000000" w:themeColor="text1"/>
          <w:sz w:val="28"/>
          <w:szCs w:val="28"/>
        </w:rPr>
      </w:pPr>
      <w:r>
        <w:rPr>
          <w:rFonts w:ascii="Arial" w:eastAsia="Arial" w:hAnsi="Arial" w:cs="Arial"/>
          <w:color w:val="000000" w:themeColor="text1"/>
          <w:sz w:val="28"/>
          <w:szCs w:val="28"/>
        </w:rPr>
        <w:t xml:space="preserve">Requer</w:t>
      </w:r>
      <w:del w:id="1149" w:author="Assessor GDSXSR" w:date="2026-10-29T21:16:42Z">
        <w:r>
          <w:rPr>
            <w:rFonts w:ascii="Arial" w:eastAsia="Arial" w:hAnsi="Arial" w:cs="Arial"/>
            <w:color w:val="000000" w:themeColor="text1"/>
            <w:sz w:val="28"/>
            <w:szCs w:val="28"/>
          </w:rPr>
          <w:delText xml:space="preserve"> o provimento do recurso com</w:delText>
        </w:r>
      </w:del>
      <w:r>
        <w:rPr>
          <w:rFonts w:ascii="Arial" w:eastAsia="Arial" w:hAnsi="Arial" w:cs="Arial"/>
          <w:color w:val="000000" w:themeColor="text1"/>
          <w:sz w:val="28"/>
          <w:szCs w:val="28"/>
        </w:rPr>
        <w:t xml:space="preserve"> a reforma parcial da</w:t>
      </w:r>
      <w:ins w:id="1150" w:author="Assessor GDSXSR" w:date="2026-10-29T21:16:42Z">
        <w:r>
          <w:rPr>
            <w:rFonts w:ascii="Arial" w:eastAsia="Arial" w:hAnsi="Arial" w:cs="Arial"/>
            <w:color w:val="808080"/>
            <w:sz w:val="28"/>
            <w:szCs w:val="28"/>
          </w:rPr>
          <w:t xml:space="preserve"> r.</w:t>
        </w:r>
      </w:ins>
      <w:r>
        <w:rPr>
          <w:rFonts w:ascii="Arial" w:eastAsia="Arial" w:hAnsi="Arial" w:cs="Arial"/>
          <w:color w:val="000000" w:themeColor="text1"/>
          <w:sz w:val="28"/>
          <w:szCs w:val="28"/>
        </w:rPr>
        <w:t xml:space="preserve"> sentença para incluir na condenação o valor da duplicata remanescente, julgando-se integralmente procedente a ação monitória.</w:t>
      </w:r>
    </w:p>
    <w:p w14:paraId="6AECA15D" w14:textId="77777777" w:rsidR="00BB2FBE" w:rsidRDefault="00BB2FBE" w:rsidP="1D371EE9">
      <w:pPr>
        <w:spacing w:after="0" w:line="360" w:lineRule="auto"/>
        <w:ind w:firstLine="2268"/>
        <w:jc w:val="both"/>
        <w:rPr>
          <w:rFonts w:ascii="Arial" w:eastAsia="Arial" w:hAnsi="Arial" w:cs="Arial"/>
          <w:sz w:val="28"/>
          <w:szCs w:val="28"/>
        </w:rPr>
      </w:pPr>
    </w:p>
    <w:p w14:paraId="2EF253C9" w14:textId="5121687E" w:rsidR="54C8468D" w:rsidRPr="006701E7" w:rsidRDefault="54C8468D" w:rsidP="00067181">
      <w:pPr>
        <w:spacing w:after="0" w:line="360" w:lineRule="auto"/>
        <w:ind w:firstLine="2268"/>
        <w:jc w:val="both"/>
      </w:pPr>
      <w:r>
        <w:rPr>
          <w:rFonts w:ascii="Arial" w:eastAsia="Arial" w:hAnsi="Arial" w:cs="Arial"/>
          <w:sz w:val="28"/>
          <w:szCs w:val="28"/>
          <w:highlight w:val="yellow"/>
          <w:rPrChange w:id="1152" w:author="Assessor GDSXSR" w:date="2026-10-29T21:16:42Z">
            <w:rPr>
              <w:rFonts w:ascii="Arial" w:eastAsia="Arial" w:hAnsi="Arial" w:cs="Arial"/>
              <w:sz w:val="28"/>
              <w:szCs w:val="28"/>
            </w:rPr>
          </w:rPrChange>
        </w:rPr>
        <w:t xml:space="preserve">Sem razão</w:t>
      </w:r>
      <w:del w:id="1153" w:author="Assessor GDSXSR" w:date="2026-10-29T21:16:42Z">
        <w:r>
          <w:rPr>
            <w:rFonts w:ascii="Arial" w:eastAsia="Arial" w:hAnsi="Arial" w:cs="Arial"/>
            <w:sz w:val="28"/>
            <w:szCs w:val="28"/>
          </w:rPr>
          <w:delText xml:space="preserve"> </w:delText>
        </w:r>
        <w:r>
          <w:rPr>
            <w:rFonts w:ascii="Arial" w:eastAsia="Arial" w:hAnsi="Arial" w:cs="Arial"/>
            <w:sz w:val="28"/>
            <w:szCs w:val="28"/>
          </w:rPr>
          <w:delText xml:space="preserve">a</w:delText>
        </w:r>
        <w:r>
          <w:rPr>
            <w:rFonts w:ascii="Arial" w:eastAsia="Arial" w:hAnsi="Arial" w:cs="Arial"/>
            <w:sz w:val="28"/>
            <w:szCs w:val="28"/>
          </w:rPr>
          <w:delText xml:space="preserve"> apelante</w:delText>
        </w:r>
      </w:del>
      <w:r>
        <w:rPr>
          <w:rFonts w:ascii="Arial" w:eastAsia="Arial" w:hAnsi="Arial" w:cs="Arial"/>
          <w:sz w:val="28"/>
          <w:szCs w:val="28"/>
        </w:rPr>
        <w:t xml:space="preserve">.</w:t>
      </w:r>
    </w:p>
    <w:p w14:paraId="41706144" w14:textId="5BE55798" w:rsidR="37F3EB7D" w:rsidRPr="006701E7" w:rsidRDefault="37F3EB7D" w:rsidP="1D371EE9">
      <w:pPr>
        <w:spacing w:after="0" w:line="360" w:lineRule="auto"/>
        <w:ind w:firstLine="2268"/>
        <w:jc w:val="both"/>
        <w:rPr>
          <w:rFonts w:eastAsiaTheme="minorEastAsia"/>
          <w:color w:val="000000" w:themeColor="text1"/>
          <w:sz w:val="28"/>
          <w:szCs w:val="28"/>
        </w:rPr>
      </w:pPr>
    </w:p>
    <w:p w14:paraId="30FAE7A2" w14:textId="6A0CE9F3" w:rsidR="37F3EB7D" w:rsidRPr="006701E7" w:rsidRDefault="541AF614" w:rsidP="1D371EE9">
      <w:pPr>
        <w:spacing w:after="0" w:line="360" w:lineRule="auto"/>
        <w:ind w:firstLine="2268"/>
        <w:jc w:val="both"/>
        <w:rPr>
          <w:ins w:id="1161" w:author="Assessor GDSXSR" w:date="2026-10-29T21:16:42Z"/>
          <w:rFonts w:ascii="Arial" w:eastAsia="Arial" w:hAnsi="Arial" w:cs="Arial"/>
          <w:color w:val="000000" w:themeColor="text1"/>
          <w:sz w:val="28"/>
          <w:szCs w:val="28"/>
        </w:rPr>
      </w:pPr>
      <w:commentRangeStart w:id="16"/>
      <w:del w:id="1154" w:author="Assessor GDSXSR" w:date="2026-10-29T21:16:42Z">
        <w:r>
          <w:rPr>
            <w:rFonts w:ascii="Arial" w:eastAsia="Arial" w:hAnsi="Arial" w:cs="Arial"/>
            <w:color w:val="000000" w:themeColor="text1"/>
            <w:sz w:val="28"/>
            <w:szCs w:val="28"/>
          </w:rPr>
          <w:delText xml:space="preserve">Nos termos do art. 700 do CPC, a ação monitória exige prova escrita apta a demonstrar a plausibilidade do crédito perseguido. Embora não se exija prova exauriente do direito alegado, incumbe ao autor comprovar os fatos constitutivos de seu direito, consoante dispõe</w:delText>
        </w:r>
      </w:del>
      <w:ins w:id="1155" w:author="Assessor GDSXSR" w:date="2026-10-29T21:16:42Z">
        <w:r>
          <w:rPr>
            <w:rFonts w:ascii="Arial" w:eastAsia="Arial" w:hAnsi="Arial" w:cs="Arial"/>
            <w:color w:val="808080"/>
            <w:sz w:val="28"/>
            <w:szCs w:val="28"/>
          </w:rPr>
          <w:t xml:space="preserve">Dispõe</w:t>
        </w:r>
      </w:ins>
      <w:r>
        <w:rPr>
          <w:rFonts w:ascii="Arial" w:eastAsia="Arial" w:hAnsi="Arial" w:cs="Arial"/>
          <w:color w:val="000000" w:themeColor="text1"/>
          <w:sz w:val="28"/>
          <w:szCs w:val="28"/>
        </w:rPr>
        <w:t xml:space="preserve"> o art. </w:t>
      </w:r>
      <w:del w:id="1156" w:author="Assessor GDSXSR" w:date="2026-10-29T21:16:42Z">
        <w:r>
          <w:rPr>
            <w:rFonts w:ascii="Arial" w:eastAsia="Arial" w:hAnsi="Arial" w:cs="Arial"/>
            <w:color w:val="000000" w:themeColor="text1"/>
            <w:sz w:val="28"/>
            <w:szCs w:val="28"/>
          </w:rPr>
          <w:delText xml:space="preserve">373</w:delText>
        </w:r>
      </w:del>
      <w:ins w:id="1157" w:author="Assessor GDSXSR" w:date="2026-10-29T21:16:42Z">
        <w:r>
          <w:rPr>
            <w:rFonts w:ascii="Arial" w:eastAsia="Arial" w:hAnsi="Arial" w:cs="Arial"/>
            <w:color w:val="808080"/>
            <w:sz w:val="28"/>
            <w:szCs w:val="28"/>
          </w:rPr>
          <w:t xml:space="preserve">700, caput</w:t>
        </w:r>
      </w:ins>
      <w:r>
        <w:rPr>
          <w:rFonts w:ascii="Arial" w:eastAsia="Arial" w:hAnsi="Arial" w:cs="Arial"/>
          <w:color w:val="000000" w:themeColor="text1"/>
          <w:sz w:val="28"/>
          <w:szCs w:val="28"/>
        </w:rPr>
        <w:t xml:space="preserve">, I</w:t>
      </w:r>
      <w:ins w:id="1158" w:author="Assessor GDSXSR" w:date="2026-10-29T21:16:42Z">
        <w:r>
          <w:rPr>
            <w:rFonts w:ascii="Arial" w:eastAsia="Arial" w:hAnsi="Arial" w:cs="Arial"/>
            <w:color w:val="808080"/>
            <w:sz w:val="28"/>
            <w:szCs w:val="28"/>
          </w:rPr>
          <w:t xml:space="preserve"> e § 5º</w:t>
        </w:r>
      </w:ins>
      <w:r>
        <w:rPr>
          <w:rFonts w:ascii="Arial" w:eastAsia="Arial" w:hAnsi="Arial" w:cs="Arial"/>
          <w:color w:val="000000" w:themeColor="text1"/>
          <w:sz w:val="28"/>
          <w:szCs w:val="28"/>
        </w:rPr>
        <w:t xml:space="preserve">, do CPC</w:t>
      </w:r>
      <w:del w:id="1159" w:author="Assessor GDSXSR" w:date="2026-10-29T21:16:42Z">
        <w:r>
          <w:rPr>
            <w:rFonts w:ascii="Arial" w:eastAsia="Arial" w:hAnsi="Arial" w:cs="Arial"/>
            <w:color w:val="000000" w:themeColor="text1"/>
            <w:sz w:val="28"/>
            <w:szCs w:val="28"/>
          </w:rPr>
          <w:delText xml:space="preserve">.</w:delText>
        </w:r>
      </w:del>
      <w:ins w:id="1160" w:author="Assessor GDSXSR" w:date="2026-10-29T21:16:42Z">
        <w:r>
          <w:rPr>
            <w:rFonts w:ascii="Arial" w:eastAsia="Arial" w:hAnsi="Arial" w:cs="Arial"/>
            <w:color w:val="808080"/>
            <w:sz w:val="28"/>
            <w:szCs w:val="28"/>
          </w:rPr>
          <w:t xml:space="preserve">:</w:t>
        </w:r>
      </w:ins>
      <w:commentRangeEnd w:id="16"/>
      <w:r>
        <w:rPr>
          <w:rStyle w:val="CommentReference"/>
        </w:rPr>
        <w:commentReference w:id="16"/>
      </w:r>
    </w:p>
    <w:p>
      <w:pPr>
        <w:spacing w:after="0" w:line="360" w:lineRule="auto"/>
        <w:ind w:firstLine="2268"/>
        <w:jc w:val="both"/>
        <w:rPr>
          <w:ins w:id="1162" w:author="Assessor GDSXSR" w:date="2026-10-29T21:16:42Z"/>
          <w:rFonts w:ascii="Arial" w:eastAsia="Arial" w:hAnsi="Arial" w:cs="Arial"/>
          <w:color w:val="000000" w:themeColor="text1"/>
          <w:sz w:val="28"/>
          <w:szCs w:val="28"/>
        </w:rPr>
      </w:pPr>
    </w:p>
    <w:p>
      <w:pPr>
        <w:spacing w:after="0" w:line="360" w:lineRule="auto"/>
        <w:ind w:left="2268" w:firstLine="0"/>
        <w:jc w:val="both"/>
        <w:rPr>
          <w:ins w:id="1164" w:author="Assessor GDSXSR" w:date="2026-10-29T21:16:42Z"/>
          <w:rFonts w:ascii="Arial" w:eastAsia="Arial" w:hAnsi="Arial" w:cs="Arial"/>
          <w:color w:val="000000" w:themeColor="text1"/>
          <w:sz w:val="28"/>
          <w:szCs w:val="28"/>
        </w:rPr>
      </w:pPr>
      <w:ins w:id="1163" w:author="Assessor GDSXSR" w:date="2026-10-29T21:16:42Z">
        <w:r>
          <w:rPr>
            <w:rFonts w:ascii="Arial" w:eastAsia="Arial" w:hAnsi="Arial" w:cs="Arial"/>
            <w:i/>
            <w:color w:val="808080"/>
            <w:sz w:val="26"/>
            <w:szCs w:val="28"/>
          </w:rPr>
          <w:t xml:space="preserve">“Art. 700. A ação monitória pode ser proposta por aquele que afirmar, com base em prova escrita sem eficácia de título executivo, ter direito de exigir do devedor capaz:</w:t>
        </w:r>
      </w:ins>
    </w:p>
    <w:p>
      <w:pPr>
        <w:spacing w:after="0" w:line="360" w:lineRule="auto"/>
        <w:ind w:left="2268" w:firstLine="0"/>
        <w:jc w:val="both"/>
        <w:rPr>
          <w:ins w:id="1166" w:author="Assessor GDSXSR" w:date="2026-10-29T21:16:42Z"/>
          <w:rFonts w:ascii="Arial" w:eastAsia="Arial" w:hAnsi="Arial" w:cs="Arial"/>
          <w:color w:val="000000" w:themeColor="text1"/>
          <w:sz w:val="28"/>
          <w:szCs w:val="28"/>
        </w:rPr>
      </w:pPr>
      <w:ins w:id="1165" w:author="Assessor GDSXSR" w:date="2026-10-29T21:16:42Z">
        <w:r>
          <w:rPr>
            <w:rFonts w:ascii="Arial" w:eastAsia="Arial" w:hAnsi="Arial" w:cs="Arial"/>
            <w:i/>
            <w:color w:val="808080"/>
            <w:sz w:val="26"/>
          </w:rPr>
          <w:t xml:space="preserve">I - o pagamento de quantia em dinheiro;</w:t>
        </w:r>
      </w:ins>
    </w:p>
    <w:p>
      <w:pPr>
        <w:spacing w:after="0" w:line="360" w:lineRule="auto"/>
        <w:ind w:left="2268" w:firstLine="0"/>
        <w:jc w:val="both"/>
        <w:rPr>
          <w:ins w:id="1168" w:author="Assessor GDSXSR" w:date="2026-10-29T21:16:42Z"/>
          <w:rFonts w:ascii="Arial" w:eastAsia="Arial" w:hAnsi="Arial" w:cs="Arial"/>
          <w:color w:val="000000" w:themeColor="text1"/>
          <w:sz w:val="28"/>
          <w:szCs w:val="28"/>
        </w:rPr>
      </w:pPr>
      <w:ins w:id="1167" w:author="Assessor GDSXSR" w:date="2026-10-29T21:16:42Z">
        <w:r>
          <w:rPr>
            <w:rFonts w:ascii="Arial" w:eastAsia="Arial" w:hAnsi="Arial" w:cs="Arial"/>
            <w:i/>
            <w:color w:val="808080"/>
            <w:sz w:val="26"/>
          </w:rPr>
          <w:t xml:space="preserve">(...)</w:t>
        </w:r>
      </w:ins>
    </w:p>
    <w:p>
      <w:pPr>
        <w:spacing w:after="0" w:line="360" w:lineRule="auto"/>
        <w:ind w:left="2268" w:firstLine="0"/>
        <w:jc w:val="both"/>
        <w:rPr>
          <w:ins w:id="1170" w:author="Assessor GDSXSR" w:date="2026-10-29T21:16:42Z"/>
          <w:rFonts w:ascii="Arial" w:eastAsia="Arial" w:hAnsi="Arial" w:cs="Arial"/>
          <w:color w:val="000000" w:themeColor="text1"/>
          <w:sz w:val="28"/>
          <w:szCs w:val="28"/>
        </w:rPr>
      </w:pPr>
      <w:ins w:id="1169" w:author="Assessor GDSXSR" w:date="2026-10-29T21:16:42Z">
        <w:r>
          <w:rPr>
            <w:rFonts w:ascii="Arial" w:eastAsia="Arial" w:hAnsi="Arial" w:cs="Arial"/>
            <w:i/>
            <w:color w:val="808080"/>
            <w:sz w:val="26"/>
          </w:rPr>
          <w:t xml:space="preserve">§ 5º Havendo dúvida quanto à idoneidade de prova documental apresentada pelo autor, o juiz intimá-lo-á para, querendo, emendar a petição inicial, adaptando-a ao procedimento comum.” – Grifei</w:t>
        </w:r>
      </w:ins>
    </w:p>
    <w:p>
      <w:pPr>
        <w:spacing w:after="0" w:line="360" w:lineRule="auto"/>
        <w:ind w:left="2268" w:firstLine="0"/>
        <w:jc w:val="both"/>
        <w:rPr>
          <w:ins w:id="1171" w:author="Assessor GDSXSR" w:date="2026-10-29T21:16:42Z"/>
          <w:rFonts w:ascii="Arial" w:eastAsia="Arial" w:hAnsi="Arial" w:cs="Arial"/>
          <w:color w:val="000000" w:themeColor="text1"/>
          <w:sz w:val="28"/>
          <w:szCs w:val="28"/>
        </w:rPr>
      </w:pPr>
    </w:p>
    <w:p>
      <w:pPr>
        <w:spacing w:after="0" w:line="360" w:lineRule="auto"/>
        <w:ind w:firstLine="2268"/>
        <w:jc w:val="both"/>
        <w:rPr>
          <w:rFonts w:ascii="Arial" w:eastAsia="Arial" w:hAnsi="Arial" w:cs="Arial"/>
          <w:color w:val="000000" w:themeColor="text1"/>
          <w:sz w:val="28"/>
          <w:szCs w:val="28"/>
        </w:rPr>
      </w:pPr>
      <w:ins w:id="1172" w:author="Assessor GDSXSR" w:date="2026-10-29T21:16:42Z">
        <w:r>
          <w:rPr>
            <w:rFonts w:ascii="Arial" w:eastAsia="Arial" w:hAnsi="Arial" w:cs="Arial"/>
            <w:i w:val="0"/>
            <w:color w:val="808080"/>
            <w:sz w:val="28"/>
          </w:rPr>
          <w:t xml:space="preserve">Embora não se exija prova exauriente do direito alegado, incumbe ao autor comprovar os fatos constitutivos de seu direito (CPC 373 I).</w:t>
        </w:r>
      </w:ins>
    </w:p>
    <w:p w14:paraId="4B07E9A7" w14:textId="31B1FB25" w:rsidR="37F3EB7D" w:rsidRPr="006701E7" w:rsidRDefault="37F3EB7D" w:rsidP="1D371EE9">
      <w:pPr>
        <w:spacing w:after="0" w:line="360" w:lineRule="auto"/>
        <w:ind w:firstLine="2268"/>
        <w:jc w:val="both"/>
        <w:rPr>
          <w:rFonts w:ascii="Arial" w:eastAsia="Arial" w:hAnsi="Arial" w:cs="Arial"/>
          <w:color w:val="000000" w:themeColor="text1"/>
          <w:sz w:val="28"/>
          <w:szCs w:val="28"/>
        </w:rPr>
      </w:pPr>
    </w:p>
    <w:p w14:paraId="5748764A" w14:textId="7FB9C63C" w:rsidR="37F3EB7D" w:rsidRPr="006701E7" w:rsidRDefault="541AF614" w:rsidP="1D371EE9">
      <w:pPr>
        <w:spacing w:after="0" w:line="360" w:lineRule="auto"/>
        <w:ind w:firstLine="2268"/>
        <w:jc w:val="both"/>
        <w:rPr>
          <w:ins w:id="1191" w:author="Assessor GDSXSR" w:date="2026-10-29T21:16:42Z"/>
          <w:rFonts w:ascii="Arial" w:eastAsia="Arial" w:hAnsi="Arial" w:cs="Arial"/>
          <w:color w:val="000000" w:themeColor="text1"/>
          <w:sz w:val="28"/>
          <w:szCs w:val="28"/>
        </w:rPr>
      </w:pPr>
      <w:commentRangeStart w:id="17"/>
      <w:r>
        <w:rPr>
          <w:rFonts w:ascii="Arial" w:eastAsia="Arial" w:hAnsi="Arial" w:cs="Arial"/>
          <w:color w:val="000000" w:themeColor="text1"/>
          <w:sz w:val="28"/>
          <w:szCs w:val="28"/>
        </w:rPr>
        <w:t xml:space="preserve">No caso</w:t>
      </w:r>
      <w:del w:id="1173" w:author="Assessor GDSXSR" w:date="2026-10-29T21:16:42Z">
        <w:r>
          <w:rPr>
            <w:rFonts w:ascii="Arial" w:eastAsia="Arial" w:hAnsi="Arial" w:cs="Arial"/>
            <w:color w:val="000000" w:themeColor="text1"/>
            <w:sz w:val="28"/>
            <w:szCs w:val="28"/>
          </w:rPr>
          <w:delText xml:space="preserve"> concreto</w:delText>
        </w:r>
      </w:del>
      <w:r>
        <w:rPr>
          <w:rFonts w:ascii="Arial" w:eastAsia="Arial" w:hAnsi="Arial" w:cs="Arial"/>
          <w:color w:val="000000" w:themeColor="text1"/>
          <w:sz w:val="28"/>
          <w:szCs w:val="28"/>
        </w:rPr>
        <w:t xml:space="preserve">,</w:t>
      </w:r>
      <w:del w:id="1174" w:author="Assessor GDSXSR" w:date="2026-10-29T21:16:42Z">
        <w:r>
          <w:rPr>
            <w:rFonts w:ascii="Arial" w:eastAsia="Arial" w:hAnsi="Arial" w:cs="Arial"/>
            <w:color w:val="000000" w:themeColor="text1"/>
            <w:sz w:val="28"/>
            <w:szCs w:val="28"/>
          </w:rPr>
          <w:delText xml:space="preserve"> o magistrado de origem examinou detidamente</w:delText>
        </w:r>
      </w:del>
      <w:r>
        <w:rPr>
          <w:rFonts w:ascii="Arial" w:eastAsia="Arial" w:hAnsi="Arial" w:cs="Arial"/>
          <w:color w:val="000000" w:themeColor="text1"/>
          <w:sz w:val="28"/>
          <w:szCs w:val="28"/>
        </w:rPr>
        <w:t xml:space="preserve"> a </w:t>
      </w:r>
      <w:del w:id="1175" w:author="Assessor GDSXSR" w:date="2026-10-29T21:16:42Z">
        <w:r>
          <w:rPr>
            <w:rFonts w:ascii="Arial" w:eastAsia="Arial" w:hAnsi="Arial" w:cs="Arial"/>
            <w:color w:val="000000" w:themeColor="text1"/>
            <w:sz w:val="28"/>
            <w:szCs w:val="28"/>
          </w:rPr>
          <w:delText xml:space="preserve">documentação</w:delText>
        </w:r>
      </w:del>
      <w:ins w:id="1176" w:author="Assessor GDSXSR" w:date="2026-10-29T21:16:42Z">
        <w:r>
          <w:rPr>
            <w:rFonts w:ascii="Arial" w:eastAsia="Arial" w:hAnsi="Arial" w:cs="Arial"/>
            <w:color w:val="808080"/>
            <w:sz w:val="28"/>
            <w:szCs w:val="28"/>
          </w:rPr>
          <w:t xml:space="preserve">r.</w:t>
        </w:r>
      </w:ins>
      <w:r>
        <w:rPr>
          <w:rFonts w:ascii="Arial" w:eastAsia="Arial" w:hAnsi="Arial" w:cs="Arial"/>
          <w:color w:val="000000" w:themeColor="text1"/>
          <w:sz w:val="28"/>
          <w:szCs w:val="28"/>
        </w:rPr>
        <w:t xml:space="preserve"> </w:t>
      </w:r>
      <w:del w:id="1177" w:author="Assessor GDSXSR" w:date="2026-10-29T21:16:42Z">
        <w:r>
          <w:rPr>
            <w:rFonts w:ascii="Arial" w:eastAsia="Arial" w:hAnsi="Arial" w:cs="Arial"/>
            <w:color w:val="000000" w:themeColor="text1"/>
            <w:sz w:val="28"/>
            <w:szCs w:val="28"/>
          </w:rPr>
          <w:delText xml:space="preserve">apresentada</w:delText>
        </w:r>
      </w:del>
      <w:ins w:id="1178" w:author="Assessor GDSXSR" w:date="2026-10-29T21:16:42Z">
        <w:r>
          <w:rPr>
            <w:rFonts w:ascii="Arial" w:eastAsia="Arial" w:hAnsi="Arial" w:cs="Arial"/>
            <w:color w:val="808080"/>
            <w:sz w:val="28"/>
            <w:szCs w:val="28"/>
          </w:rPr>
          <w:t xml:space="preserve">sentença,</w:t>
        </w:r>
      </w:ins>
      <w:r>
        <w:rPr>
          <w:rFonts w:ascii="Arial" w:eastAsia="Arial" w:hAnsi="Arial" w:cs="Arial"/>
          <w:color w:val="000000" w:themeColor="text1"/>
          <w:sz w:val="28"/>
          <w:szCs w:val="28"/>
        </w:rPr>
        <w:t xml:space="preserve"> </w:t>
      </w:r>
      <w:del w:id="1179" w:author="Assessor GDSXSR" w:date="2026-10-29T21:16:42Z">
        <w:r>
          <w:rPr>
            <w:rFonts w:ascii="Arial" w:eastAsia="Arial" w:hAnsi="Arial" w:cs="Arial"/>
            <w:color w:val="000000" w:themeColor="text1"/>
            <w:sz w:val="28"/>
            <w:szCs w:val="28"/>
          </w:rPr>
          <w:delText xml:space="preserve">e</w:delText>
        </w:r>
      </w:del>
      <w:ins w:id="1180" w:author="Assessor GDSXSR" w:date="2026-10-29T21:16:42Z">
        <w:r>
          <w:rPr>
            <w:rFonts w:ascii="Arial" w:eastAsia="Arial" w:hAnsi="Arial" w:cs="Arial"/>
            <w:color w:val="808080"/>
            <w:sz w:val="28"/>
            <w:szCs w:val="28"/>
          </w:rPr>
          <w:t xml:space="preserve">cujos</w:t>
        </w:r>
      </w:ins>
      <w:r>
        <w:rPr>
          <w:rFonts w:ascii="Arial" w:eastAsia="Arial" w:hAnsi="Arial" w:cs="Arial"/>
          <w:color w:val="000000" w:themeColor="text1"/>
          <w:sz w:val="28"/>
          <w:szCs w:val="28"/>
        </w:rPr>
        <w:t xml:space="preserve"> </w:t>
      </w:r>
      <w:del w:id="1181" w:author="Assessor GDSXSR" w:date="2026-10-29T21:16:42Z">
        <w:r>
          <w:rPr>
            <w:rFonts w:ascii="Arial" w:eastAsia="Arial" w:hAnsi="Arial" w:cs="Arial"/>
            <w:color w:val="000000" w:themeColor="text1"/>
            <w:sz w:val="28"/>
            <w:szCs w:val="28"/>
          </w:rPr>
          <w:delText xml:space="preserve">concluiu</w:delText>
        </w:r>
      </w:del>
      <w:ins w:id="1182" w:author="Assessor GDSXSR" w:date="2026-10-29T21:16:42Z">
        <w:r>
          <w:rPr>
            <w:rFonts w:ascii="Arial" w:eastAsia="Arial" w:hAnsi="Arial" w:cs="Arial"/>
            <w:color w:val="808080"/>
            <w:sz w:val="28"/>
            <w:szCs w:val="28"/>
          </w:rPr>
          <w:t xml:space="preserve">argumentos</w:t>
        </w:r>
      </w:ins>
      <w:r>
        <w:rPr>
          <w:rFonts w:ascii="Arial" w:eastAsia="Arial" w:hAnsi="Arial" w:cs="Arial"/>
          <w:color w:val="000000" w:themeColor="text1"/>
          <w:sz w:val="28"/>
          <w:szCs w:val="28"/>
        </w:rPr>
        <w:t xml:space="preserve"> </w:t>
      </w:r>
      <w:del w:id="1183" w:author="Assessor GDSXSR" w:date="2026-10-29T21:16:42Z">
        <w:r>
          <w:rPr>
            <w:rFonts w:ascii="Arial" w:eastAsia="Arial" w:hAnsi="Arial" w:cs="Arial"/>
            <w:color w:val="000000" w:themeColor="text1"/>
            <w:sz w:val="28"/>
            <w:szCs w:val="28"/>
          </w:rPr>
          <w:delText xml:space="preserve">que</w:delText>
        </w:r>
      </w:del>
      <w:ins w:id="1184" w:author="Assessor GDSXSR" w:date="2026-10-29T21:16:42Z">
        <w:r>
          <w:rPr>
            <w:rFonts w:ascii="Arial" w:eastAsia="Arial" w:hAnsi="Arial" w:cs="Arial"/>
            <w:color w:val="808080"/>
            <w:sz w:val="28"/>
            <w:szCs w:val="28"/>
          </w:rPr>
          <w:t xml:space="preserve">acolho, examinou</w:t>
        </w:r>
      </w:ins>
      <w:r>
        <w:rPr>
          <w:rFonts w:ascii="Arial" w:eastAsia="Arial" w:hAnsi="Arial" w:cs="Arial"/>
          <w:color w:val="000000" w:themeColor="text1"/>
          <w:sz w:val="28"/>
          <w:szCs w:val="28"/>
        </w:rPr>
        <w:t xml:space="preserve"> o comprovante de entrega </w:t>
      </w:r>
      <w:del w:id="1185" w:author="Assessor GDSXSR" w:date="2026-10-29T21:16:42Z">
        <w:r>
          <w:rPr>
            <w:rFonts w:ascii="Arial" w:eastAsia="Arial" w:hAnsi="Arial" w:cs="Arial"/>
            <w:color w:val="000000" w:themeColor="text1"/>
            <w:sz w:val="28"/>
            <w:szCs w:val="28"/>
          </w:rPr>
          <w:delText xml:space="preserve">vinculado à</w:delText>
        </w:r>
      </w:del>
      <w:ins w:id="1186" w:author="Assessor GDSXSR" w:date="2026-10-29T21:16:42Z">
        <w:r>
          <w:rPr>
            <w:rFonts w:ascii="Arial" w:eastAsia="Arial" w:hAnsi="Arial" w:cs="Arial"/>
            <w:color w:val="808080"/>
            <w:sz w:val="28"/>
            <w:szCs w:val="28"/>
          </w:rPr>
          <w:t xml:space="preserve">da</w:t>
        </w:r>
      </w:ins>
      <w:r>
        <w:rPr>
          <w:rFonts w:ascii="Arial" w:eastAsia="Arial" w:hAnsi="Arial" w:cs="Arial"/>
          <w:color w:val="000000" w:themeColor="text1"/>
          <w:sz w:val="28"/>
          <w:szCs w:val="28"/>
        </w:rPr>
        <w:t xml:space="preserve"> Nota Fiscal nº 207285 </w:t>
      </w:r>
      <w:del w:id="1187" w:author="Assessor GDSXSR" w:date="2026-10-29T21:16:42Z">
        <w:r>
          <w:rPr>
            <w:rFonts w:ascii="Arial" w:eastAsia="Arial" w:hAnsi="Arial" w:cs="Arial"/>
            <w:color w:val="000000" w:themeColor="text1"/>
            <w:sz w:val="28"/>
            <w:szCs w:val="28"/>
          </w:rPr>
          <w:delText xml:space="preserve">permanecia</w:delText>
        </w:r>
      </w:del>
      <w:ins w:id="1188" w:author="Assessor GDSXSR" w:date="2026-10-29T21:16:42Z">
        <w:r>
          <w:rPr>
            <w:rFonts w:ascii="Arial" w:eastAsia="Arial" w:hAnsi="Arial" w:cs="Arial"/>
            <w:color w:val="808080"/>
            <w:sz w:val="28"/>
            <w:szCs w:val="28"/>
          </w:rPr>
          <w:t xml:space="preserve">(ID</w:t>
        </w:r>
      </w:ins>
      <w:r>
        <w:rPr>
          <w:rFonts w:ascii="Arial" w:eastAsia="Arial" w:hAnsi="Arial" w:cs="Arial"/>
          <w:color w:val="000000" w:themeColor="text1"/>
          <w:sz w:val="28"/>
          <w:szCs w:val="28"/>
        </w:rPr>
        <w:t xml:space="preserve"> </w:t>
      </w:r>
      <w:del w:id="1189" w:author="Assessor GDSXSR" w:date="2026-10-29T21:16:42Z">
        <w:r>
          <w:rPr>
            <w:rFonts w:ascii="Arial" w:eastAsia="Arial" w:hAnsi="Arial" w:cs="Arial"/>
            <w:color w:val="000000" w:themeColor="text1"/>
            <w:sz w:val="28"/>
            <w:szCs w:val="28"/>
          </w:rPr>
          <w:delText xml:space="preserve">ilegível e apresentava rasuras que impediam a identificação segura do recebedor e a confirmação da efetiva entrega das mercadorias. Inclusive, foi oportunizada à autora a juntada de documento mais legível, mas a irregularidade persistiu, conforme registrado na sentença.</w:delText>
        </w:r>
      </w:del>
      <w:ins w:id="1190" w:author="Assessor GDSXSR" w:date="2026-10-29T21:16:42Z">
        <w:r>
          <w:rPr>
            <w:rFonts w:ascii="Arial" w:eastAsia="Arial" w:hAnsi="Arial" w:cs="Arial"/>
            <w:color w:val="808080"/>
            <w:sz w:val="28"/>
            <w:szCs w:val="28"/>
          </w:rPr>
          <w:t xml:space="preserve">89108684):</w:t>
        </w:r>
      </w:ins>
      <w:commentRangeEnd w:id="17"/>
      <w:r>
        <w:rPr>
          <w:rStyle w:val="CommentReference"/>
        </w:rPr>
        <w:commentReference w:id="17"/>
      </w:r>
    </w:p>
    <w:p>
      <w:pPr>
        <w:spacing w:after="0" w:line="360" w:lineRule="auto"/>
        <w:ind w:firstLine="2268"/>
        <w:jc w:val="both"/>
        <w:rPr>
          <w:ins w:id="1192" w:author="Assessor GDSXSR" w:date="2026-10-29T21:16:42Z"/>
          <w:rFonts w:ascii="Arial" w:eastAsia="Arial" w:hAnsi="Arial" w:cs="Arial"/>
          <w:color w:val="000000" w:themeColor="text1"/>
          <w:sz w:val="28"/>
          <w:szCs w:val="28"/>
        </w:rPr>
      </w:pPr>
    </w:p>
    <w:p>
      <w:pPr>
        <w:spacing w:after="0" w:line="360" w:lineRule="auto"/>
        <w:ind w:left="2268" w:firstLine="1134"/>
        <w:jc w:val="both"/>
        <w:rPr>
          <w:ins w:id="1194" w:author="Assessor GDSXSR" w:date="2026-10-29T21:16:42Z"/>
          <w:rFonts w:ascii="Arial" w:eastAsia="Arial" w:hAnsi="Arial" w:cs="Arial"/>
          <w:color w:val="000000" w:themeColor="text1"/>
          <w:sz w:val="28"/>
          <w:szCs w:val="28"/>
        </w:rPr>
      </w:pPr>
      <w:ins w:id="1193" w:author="Assessor GDSXSR" w:date="2026-10-29T21:16:42Z">
        <w:r>
          <w:rPr>
            <w:rFonts w:ascii="Arial" w:eastAsia="Arial" w:hAnsi="Arial" w:cs="Arial"/>
            <w:i/>
            <w:color w:val="808080"/>
            <w:sz w:val="26"/>
            <w:szCs w:val="28"/>
          </w:rPr>
          <w:t xml:space="preserve">“Diversa, contudo, é a situação da nota fiscal nº 207285, no valor histórico de R$ 701,50. O documento apresentado inicialmente não permitia a identificação clara do recebedor, e o comprovante posteriormente juntado (ID 264824052), conforme ressaltado pela curadoria especial, apresenta ilegibilidade e rasura, sem possibilitar a confirmação segura da efetiva entrega das mercadorias às rés.” – Grifei</w:t>
        </w:r>
      </w:ins>
    </w:p>
    <w:p>
      <w:pPr>
        <w:spacing w:after="0" w:line="360" w:lineRule="auto"/>
        <w:ind w:left="2268" w:firstLine="1134"/>
        <w:jc w:val="both"/>
        <w:rPr>
          <w:ins w:id="1195" w:author="Assessor GDSXSR" w:date="2026-10-29T21:16:42Z"/>
          <w:rFonts w:ascii="Arial" w:eastAsia="Arial" w:hAnsi="Arial" w:cs="Arial"/>
          <w:color w:val="000000" w:themeColor="text1"/>
          <w:sz w:val="28"/>
          <w:szCs w:val="28"/>
        </w:rPr>
      </w:pPr>
    </w:p>
    <w:p>
      <w:pPr>
        <w:spacing w:after="0" w:line="360" w:lineRule="auto"/>
        <w:ind w:firstLine="2268"/>
        <w:jc w:val="both"/>
        <w:rPr>
          <w:rFonts w:ascii="Arial" w:eastAsia="Arial" w:hAnsi="Arial" w:cs="Arial"/>
          <w:color w:val="000000" w:themeColor="text1"/>
          <w:sz w:val="28"/>
          <w:szCs w:val="28"/>
        </w:rPr>
      </w:pPr>
      <w:ins w:id="1196" w:author="Assessor GDSXSR" w:date="2026-10-29T21:16:42Z">
        <w:r>
          <w:rPr>
            <w:rFonts w:ascii="Arial" w:eastAsia="Arial" w:hAnsi="Arial" w:cs="Arial"/>
            <w:i w:val="0"/>
            <w:color w:val="808080"/>
            <w:sz w:val="28"/>
          </w:rPr>
          <w:t xml:space="preserve">Foi oportunizada à autora a juntada de documento mais legível, mas o novo comprovante permaneceu ilegível e rasurado (CPC 700 § 5º; ID 89108684).</w:t>
        </w:r>
      </w:ins>
    </w:p>
    <w:p w14:paraId="4357C982" w14:textId="4C6C797F" w:rsidR="37F3EB7D" w:rsidRPr="006701E7" w:rsidRDefault="37F3EB7D" w:rsidP="1D371EE9">
      <w:pPr>
        <w:spacing w:after="0" w:line="360" w:lineRule="auto"/>
        <w:ind w:firstLine="2268"/>
        <w:jc w:val="both"/>
        <w:rPr>
          <w:rFonts w:ascii="Arial" w:eastAsia="Arial" w:hAnsi="Arial" w:cs="Arial"/>
          <w:color w:val="000000" w:themeColor="text1"/>
          <w:sz w:val="28"/>
          <w:szCs w:val="28"/>
        </w:rPr>
      </w:pPr>
    </w:p>
    <w:p w14:paraId="38C5D6EB" w14:textId="28EA120C" w:rsidR="37F3EB7D" w:rsidRPr="006701E7" w:rsidRDefault="541AF614" w:rsidP="1D371EE9">
      <w:pPr>
        <w:spacing w:after="0" w:line="360" w:lineRule="auto"/>
        <w:ind w:firstLine="2268"/>
        <w:jc w:val="both"/>
        <w:rPr>
          <w:rFonts w:ascii="Arial" w:eastAsia="Arial" w:hAnsi="Arial" w:cs="Arial"/>
          <w:color w:val="000000" w:themeColor="text1"/>
          <w:sz w:val="28"/>
          <w:szCs w:val="28"/>
        </w:rPr>
      </w:pPr>
      <w:r w:rsidRPr="006701E7">
        <w:rPr>
          <w:rFonts w:ascii="Arial" w:eastAsia="Arial" w:hAnsi="Arial" w:cs="Arial"/>
          <w:color w:val="000000" w:themeColor="text1"/>
          <w:sz w:val="28"/>
          <w:szCs w:val="28"/>
        </w:rPr>
        <w:t>Assim, diante da deficiência da prova documental relativa à duplicata discutida, não se desincumbiu a autora do ônus de demonstrar a efetiva constituição do crédito pretendido.</w:t>
      </w:r>
    </w:p>
    <w:p w14:paraId="6BB442F4" w14:textId="336C1A7B" w:rsidR="37F3EB7D" w:rsidRPr="006701E7" w:rsidRDefault="37F3EB7D" w:rsidP="1D371EE9">
      <w:pPr>
        <w:spacing w:after="0" w:line="360" w:lineRule="auto"/>
        <w:ind w:firstLine="2268"/>
        <w:jc w:val="both"/>
        <w:rPr>
          <w:rFonts w:ascii="Arial" w:eastAsia="Arial" w:hAnsi="Arial" w:cs="Arial"/>
          <w:color w:val="000000" w:themeColor="text1"/>
          <w:sz w:val="28"/>
          <w:szCs w:val="28"/>
        </w:rPr>
      </w:pPr>
    </w:p>
    <w:p w14:paraId="6F7F8B25" w14:textId="59A451F7" w:rsidR="37F3EB7D" w:rsidRDefault="541AF614" w:rsidP="1D371EE9">
      <w:pPr>
        <w:spacing w:after="0" w:line="360" w:lineRule="auto"/>
        <w:ind w:firstLine="2268"/>
        <w:jc w:val="both"/>
        <w:rPr>
          <w:rFonts w:eastAsiaTheme="minorEastAsia"/>
          <w:color w:val="000000" w:themeColor="text1"/>
          <w:sz w:val="28"/>
          <w:szCs w:val="28"/>
        </w:rPr>
      </w:pPr>
      <w:commentRangeStart w:id="18"/>
      <w:r>
        <w:rPr>
          <w:rFonts w:ascii="Arial" w:eastAsia="Arial" w:hAnsi="Arial" w:cs="Arial"/>
          <w:color w:val="000000" w:themeColor="text1"/>
          <w:sz w:val="28"/>
          <w:szCs w:val="28"/>
        </w:rPr>
        <w:t xml:space="preserve">Não procede a alegação de que o pagamento das demais duplicatas emitidas a partir da mesma nota fiscal seria suficiente para suprir a ausência de comprovação da entrega da mercadoria correspondente ao título remanescente.</w:t>
      </w:r>
      <w:del w:id="1197" w:author="Assessor GDSXSR" w:date="2026-10-29T21:16:42Z">
        <w:r>
          <w:rPr>
            <w:rFonts w:ascii="Arial" w:eastAsia="Arial" w:hAnsi="Arial" w:cs="Arial"/>
            <w:color w:val="000000" w:themeColor="text1"/>
            <w:sz w:val="28"/>
            <w:szCs w:val="28"/>
          </w:rPr>
          <w:delText xml:space="preserve"> Ainda que tais pagamentos constituam indício da existência de relação comercial entre as partes, não afastam a necessidade de demonstração do fato constitutivo do crédito especificamente exigido em juízo.</w:delText>
        </w:r>
      </w:del>
      <w:commentRangeEnd w:id="18"/>
      <w:r>
        <w:rPr>
          <w:rStyle w:val="CommentReference"/>
        </w:rPr>
        <w:commentReference w:id="18"/>
      </w:r>
    </w:p>
    <w:p w14:paraId="0DA4CCD1" w14:textId="3BB94F3A" w:rsidR="37F3EB7D" w:rsidRDefault="37F3EB7D" w:rsidP="1D371EE9">
      <w:pPr>
        <w:spacing w:after="0" w:line="360" w:lineRule="auto"/>
        <w:ind w:firstLine="2268"/>
        <w:jc w:val="both"/>
        <w:rPr>
          <w:rFonts w:eastAsiaTheme="minorEastAsia"/>
          <w:color w:val="000000" w:themeColor="text1"/>
          <w:sz w:val="28"/>
          <w:szCs w:val="28"/>
        </w:rPr>
      </w:pPr>
    </w:p>
    <w:p w14:paraId="7874EDC2" w14:textId="5FB3F309" w:rsidR="37F3EB7D" w:rsidRPr="006701E7" w:rsidRDefault="541AF614" w:rsidP="1D371EE9">
      <w:pPr>
        <w:spacing w:after="0" w:line="360" w:lineRule="auto"/>
        <w:ind w:firstLine="2268"/>
        <w:jc w:val="both"/>
        <w:rPr>
          <w:rFonts w:ascii="Arial" w:eastAsiaTheme="minorEastAsia" w:hAnsi="Arial" w:cs="Arial"/>
          <w:color w:val="000000" w:themeColor="text1"/>
          <w:sz w:val="28"/>
          <w:szCs w:val="28"/>
        </w:rPr>
      </w:pPr>
      <w:del w:id="1198" w:author="Assessor GDSXSR" w:date="2026-10-29T21:16:42Z">
        <w:r>
          <w:rPr>
            <w:rFonts w:ascii="Arial" w:eastAsiaTheme="minorEastAsia" w:hAnsi="Arial" w:cs="Arial"/>
            <w:color w:val="000000" w:themeColor="text1"/>
            <w:sz w:val="28"/>
            <w:szCs w:val="28"/>
          </w:rPr>
          <w:delText xml:space="preserve">Com</w:delText>
        </w:r>
      </w:del>
      <w:ins w:id="1199" w:author="Assessor GDSXSR" w:date="2026-10-29T21:16:42Z">
        <w:r>
          <w:rPr>
            <w:rFonts w:ascii="Arial" w:eastAsiaTheme="minorEastAsia" w:hAnsi="Arial" w:cs="Arial"/>
            <w:color w:val="808080"/>
            <w:sz w:val="28"/>
            <w:szCs w:val="28"/>
          </w:rPr>
          <w:t xml:space="preserve">De</w:t>
        </w:r>
      </w:ins>
      <w:r>
        <w:rPr>
          <w:rFonts w:ascii="Arial" w:eastAsiaTheme="minorEastAsia" w:hAnsi="Arial" w:cs="Arial"/>
          <w:color w:val="000000" w:themeColor="text1"/>
          <w:sz w:val="28"/>
          <w:szCs w:val="28"/>
        </w:rPr>
        <w:t xml:space="preserve"> </w:t>
      </w:r>
      <w:del w:id="1200" w:author="Assessor GDSXSR" w:date="2026-10-29T21:16:42Z">
        <w:r>
          <w:rPr>
            <w:rFonts w:ascii="Arial" w:eastAsiaTheme="minorEastAsia" w:hAnsi="Arial" w:cs="Arial"/>
            <w:color w:val="000000" w:themeColor="text1"/>
            <w:sz w:val="28"/>
            <w:szCs w:val="28"/>
          </w:rPr>
          <w:delText xml:space="preserve">efeito</w:delText>
        </w:r>
      </w:del>
      <w:ins w:id="1201" w:author="Assessor GDSXSR" w:date="2026-10-29T21:16:42Z">
        <w:r>
          <w:rPr>
            <w:rFonts w:ascii="Arial" w:eastAsiaTheme="minorEastAsia" w:hAnsi="Arial" w:cs="Arial"/>
            <w:color w:val="808080"/>
            <w:sz w:val="28"/>
            <w:szCs w:val="28"/>
          </w:rPr>
          <w:t xml:space="preserve">fato</w:t>
        </w:r>
      </w:ins>
      <w:r>
        <w:rPr>
          <w:rFonts w:ascii="Arial" w:eastAsiaTheme="minorEastAsia" w:hAnsi="Arial" w:cs="Arial"/>
          <w:color w:val="000000" w:themeColor="text1"/>
          <w:sz w:val="28"/>
          <w:szCs w:val="28"/>
        </w:rPr>
        <w:t xml:space="preserve">,</w:t>
      </w:r>
      <w:ins w:id="1202" w:author="Assessor GDSXSR" w:date="2026-10-29T21:16:42Z">
        <w:r>
          <w:rPr>
            <w:rFonts w:ascii="Arial" w:eastAsiaTheme="minorEastAsia" w:hAnsi="Arial" w:cs="Arial"/>
            <w:color w:val="808080"/>
            <w:sz w:val="28"/>
            <w:szCs w:val="28"/>
          </w:rPr>
          <w:t xml:space="preserve"> ainda que indiquem</w:t>
        </w:r>
      </w:ins>
      <w:r>
        <w:rPr>
          <w:rFonts w:ascii="Arial" w:eastAsiaTheme="minorEastAsia" w:hAnsi="Arial" w:cs="Arial"/>
          <w:color w:val="000000" w:themeColor="text1"/>
          <w:sz w:val="28"/>
          <w:szCs w:val="28"/>
        </w:rPr>
        <w:t xml:space="preserve"> a </w:t>
      </w:r>
      <w:del w:id="1203" w:author="Assessor GDSXSR" w:date="2026-10-29T21:16:42Z">
        <w:r>
          <w:rPr>
            <w:rFonts w:ascii="Arial" w:eastAsiaTheme="minorEastAsia" w:hAnsi="Arial" w:cs="Arial"/>
            <w:color w:val="000000" w:themeColor="text1"/>
            <w:sz w:val="28"/>
            <w:szCs w:val="28"/>
          </w:rPr>
          <w:delText xml:space="preserve">circunstância</w:delText>
        </w:r>
      </w:del>
      <w:ins w:id="1204" w:author="Assessor GDSXSR" w:date="2026-10-29T21:16:42Z">
        <w:r>
          <w:rPr>
            <w:rFonts w:ascii="Arial" w:eastAsiaTheme="minorEastAsia" w:hAnsi="Arial" w:cs="Arial"/>
            <w:color w:val="808080"/>
            <w:sz w:val="28"/>
            <w:szCs w:val="28"/>
          </w:rPr>
          <w:t xml:space="preserve">relação comercial entre as partes, os pagamentos</w:t>
        </w:r>
      </w:ins>
      <w:r>
        <w:rPr>
          <w:rFonts w:ascii="Arial" w:eastAsiaTheme="minorEastAsia" w:hAnsi="Arial" w:cs="Arial"/>
          <w:color w:val="000000" w:themeColor="text1"/>
          <w:sz w:val="28"/>
          <w:szCs w:val="28"/>
        </w:rPr>
        <w:t xml:space="preserve"> de</w:t>
      </w:r>
      <w:del w:id="1205" w:author="Assessor GDSXSR" w:date="2026-10-29T21:16:42Z">
        <w:r>
          <w:rPr>
            <w:rFonts w:ascii="Arial" w:eastAsiaTheme="minorEastAsia" w:hAnsi="Arial" w:cs="Arial"/>
            <w:color w:val="000000" w:themeColor="text1"/>
            <w:sz w:val="28"/>
            <w:szCs w:val="28"/>
          </w:rPr>
          <w:delText xml:space="preserve"> terem sido adimplidas</w:delText>
        </w:r>
      </w:del>
      <w:r>
        <w:rPr>
          <w:rFonts w:ascii="Arial" w:eastAsiaTheme="minorEastAsia" w:hAnsi="Arial" w:cs="Arial"/>
          <w:color w:val="000000" w:themeColor="text1"/>
          <w:sz w:val="28"/>
          <w:szCs w:val="28"/>
        </w:rPr>
        <w:t xml:space="preserve"> outras parcelas da mesma operação não </w:t>
      </w:r>
      <w:del w:id="1206" w:author="Assessor GDSXSR" w:date="2026-10-29T21:16:42Z">
        <w:r>
          <w:rPr>
            <w:rFonts w:ascii="Arial" w:eastAsiaTheme="minorEastAsia" w:hAnsi="Arial" w:cs="Arial"/>
            <w:color w:val="000000" w:themeColor="text1"/>
            <w:sz w:val="28"/>
            <w:szCs w:val="28"/>
          </w:rPr>
          <w:delText xml:space="preserve">autoriza,</w:delText>
        </w:r>
      </w:del>
      <w:ins w:id="1207" w:author="Assessor GDSXSR" w:date="2026-10-29T21:16:42Z">
        <w:r>
          <w:rPr>
            <w:rFonts w:ascii="Arial" w:eastAsiaTheme="minorEastAsia" w:hAnsi="Arial" w:cs="Arial"/>
            <w:color w:val="808080"/>
            <w:sz w:val="28"/>
            <w:szCs w:val="28"/>
          </w:rPr>
          <w:t xml:space="preserve">suprem</w:t>
        </w:r>
      </w:ins>
      <w:r>
        <w:rPr>
          <w:rFonts w:ascii="Arial" w:eastAsiaTheme="minorEastAsia" w:hAnsi="Arial" w:cs="Arial"/>
          <w:color w:val="000000" w:themeColor="text1"/>
          <w:sz w:val="28"/>
          <w:szCs w:val="28"/>
        </w:rPr>
        <w:t xml:space="preserve"> </w:t>
      </w:r>
      <w:del w:id="1208" w:author="Assessor GDSXSR" w:date="2026-10-29T21:16:42Z">
        <w:r>
          <w:rPr>
            <w:rFonts w:ascii="Arial" w:eastAsiaTheme="minorEastAsia" w:hAnsi="Arial" w:cs="Arial"/>
            <w:color w:val="000000" w:themeColor="text1"/>
            <w:sz w:val="28"/>
            <w:szCs w:val="28"/>
          </w:rPr>
          <w:delText xml:space="preserve">por</w:delText>
        </w:r>
      </w:del>
      <w:ins w:id="1209" w:author="Assessor GDSXSR" w:date="2026-10-29T21:16:42Z">
        <w:r>
          <w:rPr>
            <w:rFonts w:ascii="Arial" w:eastAsiaTheme="minorEastAsia" w:hAnsi="Arial" w:cs="Arial"/>
            <w:color w:val="808080"/>
            <w:sz w:val="28"/>
            <w:szCs w:val="28"/>
          </w:rPr>
          <w:t xml:space="preserve">a</w:t>
        </w:r>
      </w:ins>
      <w:r>
        <w:rPr>
          <w:rFonts w:ascii="Arial" w:eastAsiaTheme="minorEastAsia" w:hAnsi="Arial" w:cs="Arial"/>
          <w:color w:val="000000" w:themeColor="text1"/>
          <w:sz w:val="28"/>
          <w:szCs w:val="28"/>
        </w:rPr>
        <w:t xml:space="preserve"> </w:t>
      </w:r>
      <w:del w:id="1210" w:author="Assessor GDSXSR" w:date="2026-10-29T21:16:42Z">
        <w:r>
          <w:rPr>
            <w:rFonts w:ascii="Arial" w:eastAsiaTheme="minorEastAsia" w:hAnsi="Arial" w:cs="Arial"/>
            <w:color w:val="000000" w:themeColor="text1"/>
            <w:sz w:val="28"/>
            <w:szCs w:val="28"/>
          </w:rPr>
          <w:delText xml:space="preserve">si</w:delText>
        </w:r>
      </w:del>
      <w:ins w:id="1211" w:author="Assessor GDSXSR" w:date="2026-10-29T21:16:42Z">
        <w:r>
          <w:rPr>
            <w:rFonts w:ascii="Arial" w:eastAsiaTheme="minorEastAsia" w:hAnsi="Arial" w:cs="Arial"/>
            <w:color w:val="808080"/>
            <w:sz w:val="28"/>
            <w:szCs w:val="28"/>
          </w:rPr>
          <w:t xml:space="preserve">prova</w:t>
        </w:r>
      </w:ins>
      <w:r>
        <w:rPr>
          <w:rFonts w:ascii="Arial" w:eastAsiaTheme="minorEastAsia" w:hAnsi="Arial" w:cs="Arial"/>
          <w:color w:val="000000" w:themeColor="text1"/>
          <w:sz w:val="28"/>
          <w:szCs w:val="28"/>
        </w:rPr>
        <w:t xml:space="preserve"> </w:t>
      </w:r>
      <w:del w:id="1212" w:author="Assessor GDSXSR" w:date="2026-10-29T21:16:42Z">
        <w:r>
          <w:rPr>
            <w:rFonts w:ascii="Arial" w:eastAsiaTheme="minorEastAsia" w:hAnsi="Arial" w:cs="Arial"/>
            <w:color w:val="000000" w:themeColor="text1"/>
            <w:sz w:val="28"/>
            <w:szCs w:val="28"/>
          </w:rPr>
          <w:delText xml:space="preserve">só,</w:delText>
        </w:r>
      </w:del>
      <w:ins w:id="1213" w:author="Assessor GDSXSR" w:date="2026-10-29T21:16:42Z">
        <w:r>
          <w:rPr>
            <w:rFonts w:ascii="Arial" w:eastAsiaTheme="minorEastAsia" w:hAnsi="Arial" w:cs="Arial"/>
            <w:color w:val="808080"/>
            <w:sz w:val="28"/>
            <w:szCs w:val="28"/>
          </w:rPr>
          <w:t xml:space="preserve">do</w:t>
        </w:r>
      </w:ins>
      <w:r>
        <w:rPr>
          <w:rFonts w:ascii="Arial" w:eastAsiaTheme="minorEastAsia" w:hAnsi="Arial" w:cs="Arial"/>
          <w:color w:val="000000" w:themeColor="text1"/>
          <w:sz w:val="28"/>
          <w:szCs w:val="28"/>
        </w:rPr>
        <w:t xml:space="preserve"> </w:t>
      </w:r>
      <w:del w:id="1214" w:author="Assessor GDSXSR" w:date="2026-10-29T21:16:42Z">
        <w:r>
          <w:rPr>
            <w:rFonts w:ascii="Arial" w:eastAsiaTheme="minorEastAsia" w:hAnsi="Arial" w:cs="Arial"/>
            <w:color w:val="000000" w:themeColor="text1"/>
            <w:sz w:val="28"/>
            <w:szCs w:val="28"/>
          </w:rPr>
          <w:delText xml:space="preserve">concluir</w:delText>
        </w:r>
      </w:del>
      <w:ins w:id="1215" w:author="Assessor GDSXSR" w:date="2026-10-29T21:16:42Z">
        <w:r>
          <w:rPr>
            <w:rFonts w:ascii="Arial" w:eastAsiaTheme="minorEastAsia" w:hAnsi="Arial" w:cs="Arial"/>
            <w:color w:val="808080"/>
            <w:sz w:val="28"/>
            <w:szCs w:val="28"/>
          </w:rPr>
          <w:t xml:space="preserve">fato</w:t>
        </w:r>
      </w:ins>
      <w:r>
        <w:rPr>
          <w:rFonts w:ascii="Arial" w:eastAsiaTheme="minorEastAsia" w:hAnsi="Arial" w:cs="Arial"/>
          <w:color w:val="000000" w:themeColor="text1"/>
          <w:sz w:val="28"/>
          <w:szCs w:val="28"/>
        </w:rPr>
        <w:t xml:space="preserve"> </w:t>
      </w:r>
      <w:del w:id="1216" w:author="Assessor GDSXSR" w:date="2026-10-29T21:16:42Z">
        <w:r>
          <w:rPr>
            <w:rFonts w:ascii="Arial" w:eastAsiaTheme="minorEastAsia" w:hAnsi="Arial" w:cs="Arial"/>
            <w:color w:val="000000" w:themeColor="text1"/>
            <w:sz w:val="28"/>
            <w:szCs w:val="28"/>
          </w:rPr>
          <w:delText xml:space="preserve">pela</w:delText>
        </w:r>
      </w:del>
      <w:ins w:id="1217" w:author="Assessor GDSXSR" w:date="2026-10-29T21:16:42Z">
        <w:r>
          <w:rPr>
            <w:rFonts w:ascii="Arial" w:eastAsiaTheme="minorEastAsia" w:hAnsi="Arial" w:cs="Arial"/>
            <w:color w:val="808080"/>
            <w:sz w:val="28"/>
            <w:szCs w:val="28"/>
          </w:rPr>
          <w:t xml:space="preserve">constitutivo</w:t>
        </w:r>
      </w:ins>
      <w:r>
        <w:rPr>
          <w:rFonts w:ascii="Arial" w:eastAsiaTheme="minorEastAsia" w:hAnsi="Arial" w:cs="Arial"/>
          <w:color w:val="000000" w:themeColor="text1"/>
          <w:sz w:val="28"/>
          <w:szCs w:val="28"/>
        </w:rPr>
        <w:t xml:space="preserve"> </w:t>
      </w:r>
      <w:del w:id="1218" w:author="Assessor GDSXSR" w:date="2026-10-29T21:16:42Z">
        <w:r>
          <w:rPr>
            <w:rFonts w:ascii="Arial" w:eastAsiaTheme="minorEastAsia" w:hAnsi="Arial" w:cs="Arial"/>
            <w:color w:val="000000" w:themeColor="text1"/>
            <w:sz w:val="28"/>
            <w:szCs w:val="28"/>
          </w:rPr>
          <w:delText xml:space="preserve">regular</w:delText>
        </w:r>
      </w:del>
      <w:ins w:id="1219" w:author="Assessor GDSXSR" w:date="2026-10-29T21:16:42Z">
        <w:r>
          <w:rPr>
            <w:rFonts w:ascii="Arial" w:eastAsiaTheme="minorEastAsia" w:hAnsi="Arial" w:cs="Arial"/>
            <w:color w:val="808080"/>
            <w:sz w:val="28"/>
            <w:szCs w:val="28"/>
          </w:rPr>
          <w:t xml:space="preserve">do</w:t>
        </w:r>
      </w:ins>
      <w:r>
        <w:rPr>
          <w:rFonts w:ascii="Arial" w:eastAsiaTheme="minorEastAsia" w:hAnsi="Arial" w:cs="Arial"/>
          <w:color w:val="000000" w:themeColor="text1"/>
          <w:sz w:val="28"/>
          <w:szCs w:val="28"/>
        </w:rPr>
        <w:t xml:space="preserve"> </w:t>
      </w:r>
      <w:del w:id="1220" w:author="Assessor GDSXSR" w:date="2026-10-29T21:16:42Z">
        <w:r>
          <w:rPr>
            <w:rFonts w:ascii="Arial" w:eastAsiaTheme="minorEastAsia" w:hAnsi="Arial" w:cs="Arial"/>
            <w:color w:val="000000" w:themeColor="text1"/>
            <w:sz w:val="28"/>
            <w:szCs w:val="28"/>
          </w:rPr>
          <w:delText xml:space="preserve">entrega</w:delText>
        </w:r>
      </w:del>
      <w:ins w:id="1221" w:author="Assessor GDSXSR" w:date="2026-10-29T21:16:42Z">
        <w:r>
          <w:rPr>
            <w:rFonts w:ascii="Arial" w:eastAsiaTheme="minorEastAsia" w:hAnsi="Arial" w:cs="Arial"/>
            <w:color w:val="808080"/>
            <w:sz w:val="28"/>
            <w:szCs w:val="28"/>
          </w:rPr>
          <w:t xml:space="preserve">crédito</w:t>
        </w:r>
      </w:ins>
      <w:r>
        <w:rPr>
          <w:rFonts w:ascii="Arial" w:eastAsiaTheme="minorEastAsia" w:hAnsi="Arial" w:cs="Arial"/>
          <w:color w:val="000000" w:themeColor="text1"/>
          <w:sz w:val="28"/>
          <w:szCs w:val="28"/>
        </w:rPr>
        <w:t xml:space="preserve"> </w:t>
      </w:r>
      <w:del w:id="1222" w:author="Assessor GDSXSR" w:date="2026-10-29T21:16:42Z">
        <w:r>
          <w:rPr>
            <w:rFonts w:ascii="Arial" w:eastAsiaTheme="minorEastAsia" w:hAnsi="Arial" w:cs="Arial"/>
            <w:color w:val="000000" w:themeColor="text1"/>
            <w:sz w:val="28"/>
            <w:szCs w:val="28"/>
          </w:rPr>
          <w:delText xml:space="preserve">da mercadoria vinculada à duplicata objeto da controvérsia</w:delText>
        </w:r>
      </w:del>
      <w:ins w:id="1223" w:author="Assessor GDSXSR" w:date="2026-10-29T21:16:42Z">
        <w:r>
          <w:rPr>
            <w:rFonts w:ascii="Arial" w:eastAsiaTheme="minorEastAsia" w:hAnsi="Arial" w:cs="Arial"/>
            <w:color w:val="808080"/>
            <w:sz w:val="28"/>
            <w:szCs w:val="28"/>
          </w:rPr>
          <w:t xml:space="preserve">exigido</w:t>
        </w:r>
      </w:ins>
      <w:r>
        <w:rPr>
          <w:rFonts w:ascii="Arial" w:eastAsiaTheme="minorEastAsia" w:hAnsi="Arial" w:cs="Arial"/>
          <w:color w:val="000000" w:themeColor="text1"/>
          <w:sz w:val="28"/>
          <w:szCs w:val="28"/>
        </w:rPr>
        <w:t xml:space="preserve">, sobretudo quando o </w:t>
      </w:r>
      <w:del w:id="1224" w:author="Assessor GDSXSR" w:date="2026-10-29T21:16:42Z">
        <w:r>
          <w:rPr>
            <w:rFonts w:ascii="Arial" w:eastAsiaTheme="minorEastAsia" w:hAnsi="Arial" w:cs="Arial"/>
            <w:color w:val="000000" w:themeColor="text1"/>
            <w:sz w:val="28"/>
            <w:szCs w:val="28"/>
          </w:rPr>
          <w:delText xml:space="preserve">documento</w:delText>
        </w:r>
      </w:del>
      <w:ins w:id="1225" w:author="Assessor GDSXSR" w:date="2026-10-29T21:16:42Z">
        <w:r>
          <w:rPr>
            <w:rFonts w:ascii="Arial" w:eastAsiaTheme="minorEastAsia" w:hAnsi="Arial" w:cs="Arial"/>
            <w:color w:val="808080"/>
            <w:sz w:val="28"/>
            <w:szCs w:val="28"/>
          </w:rPr>
          <w:t xml:space="preserve">comprovante</w:t>
        </w:r>
      </w:ins>
      <w:r>
        <w:rPr>
          <w:rFonts w:ascii="Arial" w:eastAsiaTheme="minorEastAsia" w:hAnsi="Arial" w:cs="Arial"/>
          <w:color w:val="000000" w:themeColor="text1"/>
          <w:sz w:val="28"/>
          <w:szCs w:val="28"/>
        </w:rPr>
        <w:t xml:space="preserve"> </w:t>
      </w:r>
      <w:del w:id="1226" w:author="Assessor GDSXSR" w:date="2026-10-29T21:16:42Z">
        <w:r>
          <w:rPr>
            <w:rFonts w:ascii="Arial" w:eastAsiaTheme="minorEastAsia" w:hAnsi="Arial" w:cs="Arial"/>
            <w:color w:val="000000" w:themeColor="text1"/>
            <w:sz w:val="28"/>
            <w:szCs w:val="28"/>
          </w:rPr>
          <w:delText xml:space="preserve">destinado</w:delText>
        </w:r>
      </w:del>
      <w:ins w:id="1227" w:author="Assessor GDSXSR" w:date="2026-10-29T21:16:42Z">
        <w:r>
          <w:rPr>
            <w:rFonts w:ascii="Arial" w:eastAsiaTheme="minorEastAsia" w:hAnsi="Arial" w:cs="Arial"/>
            <w:color w:val="808080"/>
            <w:sz w:val="28"/>
            <w:szCs w:val="28"/>
          </w:rPr>
          <w:t xml:space="preserve">de</w:t>
        </w:r>
      </w:ins>
      <w:r>
        <w:rPr>
          <w:rFonts w:ascii="Arial" w:eastAsiaTheme="minorEastAsia" w:hAnsi="Arial" w:cs="Arial"/>
          <w:color w:val="000000" w:themeColor="text1"/>
          <w:sz w:val="28"/>
          <w:szCs w:val="28"/>
        </w:rPr>
        <w:t xml:space="preserve"> </w:t>
      </w:r>
      <w:del w:id="1228" w:author="Assessor GDSXSR" w:date="2026-10-29T21:16:42Z">
        <w:r>
          <w:rPr>
            <w:rFonts w:ascii="Arial" w:eastAsiaTheme="minorEastAsia" w:hAnsi="Arial" w:cs="Arial"/>
            <w:color w:val="000000" w:themeColor="text1"/>
            <w:sz w:val="28"/>
            <w:szCs w:val="28"/>
          </w:rPr>
          <w:delText xml:space="preserve">justamente a comprovar esse fato</w:delText>
        </w:r>
      </w:del>
      <w:ins w:id="1229" w:author="Assessor GDSXSR" w:date="2026-10-29T21:16:42Z">
        <w:r>
          <w:rPr>
            <w:rFonts w:ascii="Arial" w:eastAsiaTheme="minorEastAsia" w:hAnsi="Arial" w:cs="Arial"/>
            <w:color w:val="808080"/>
            <w:sz w:val="28"/>
            <w:szCs w:val="28"/>
          </w:rPr>
          <w:t xml:space="preserve">entrega</w:t>
        </w:r>
      </w:ins>
      <w:r>
        <w:rPr>
          <w:rFonts w:ascii="Arial" w:eastAsiaTheme="minorEastAsia" w:hAnsi="Arial" w:cs="Arial"/>
          <w:color w:val="000000" w:themeColor="text1"/>
          <w:sz w:val="28"/>
          <w:szCs w:val="28"/>
        </w:rPr>
        <w:t xml:space="preserve"> apresenta vícios que comprometem sua força probatória.</w:t>
      </w:r>
    </w:p>
    <w:p w14:paraId="11150EB8" w14:textId="644951DF" w:rsidR="37F3EB7D" w:rsidRPr="006701E7" w:rsidRDefault="37F3EB7D" w:rsidP="1D371EE9">
      <w:pPr>
        <w:spacing w:after="0" w:line="360" w:lineRule="auto"/>
        <w:ind w:firstLine="2268"/>
        <w:jc w:val="both"/>
        <w:rPr>
          <w:rFonts w:ascii="Arial" w:eastAsiaTheme="minorEastAsia" w:hAnsi="Arial" w:cs="Arial"/>
          <w:color w:val="000000" w:themeColor="text1"/>
          <w:sz w:val="28"/>
          <w:szCs w:val="28"/>
        </w:rPr>
      </w:pPr>
    </w:p>
    <w:p w14:paraId="55FA7D25" w14:textId="3B844F74" w:rsidR="37F3EB7D" w:rsidRPr="006701E7" w:rsidRDefault="19C60827" w:rsidP="1D371EE9">
      <w:pPr>
        <w:spacing w:after="0" w:line="360" w:lineRule="auto"/>
        <w:ind w:firstLine="2268"/>
        <w:jc w:val="both"/>
        <w:rPr>
          <w:rFonts w:ascii="Arial" w:eastAsiaTheme="minorEastAsia" w:hAnsi="Arial" w:cs="Arial"/>
          <w:color w:val="000000" w:themeColor="text1"/>
          <w:sz w:val="28"/>
          <w:szCs w:val="28"/>
        </w:rPr>
      </w:pPr>
      <w:r>
        <w:rPr>
          <w:rFonts w:ascii="Arial" w:eastAsiaTheme="minorEastAsia" w:hAnsi="Arial" w:cs="Arial"/>
          <w:color w:val="000000" w:themeColor="text1"/>
          <w:sz w:val="28"/>
          <w:szCs w:val="28"/>
        </w:rPr>
        <w:t xml:space="preserve">De igual modo, não </w:t>
      </w:r>
      <w:del w:id="1230" w:author="Assessor GDSXSR" w:date="2026-10-29T21:16:42Z">
        <w:r>
          <w:rPr>
            <w:rFonts w:ascii="Arial" w:eastAsiaTheme="minorEastAsia" w:hAnsi="Arial" w:cs="Arial"/>
            <w:color w:val="000000" w:themeColor="text1"/>
            <w:sz w:val="28"/>
            <w:szCs w:val="28"/>
          </w:rPr>
          <w:delText xml:space="preserve">houve</w:delText>
        </w:r>
      </w:del>
      <w:ins w:id="1231" w:author="Assessor GDSXSR" w:date="2026-10-29T21:16:42Z">
        <w:r>
          <w:rPr>
            <w:rFonts w:ascii="Arial" w:eastAsiaTheme="minorEastAsia" w:hAnsi="Arial" w:cs="Arial"/>
            <w:color w:val="808080"/>
            <w:sz w:val="28"/>
            <w:szCs w:val="28"/>
          </w:rPr>
          <w:t xml:space="preserve">há</w:t>
        </w:r>
      </w:ins>
      <w:r>
        <w:rPr>
          <w:rFonts w:ascii="Arial" w:eastAsiaTheme="minorEastAsia" w:hAnsi="Arial" w:cs="Arial"/>
          <w:color w:val="000000" w:themeColor="text1"/>
          <w:sz w:val="28"/>
          <w:szCs w:val="28"/>
        </w:rPr>
        <w:t xml:space="preserve"> violação à boa-fé objetiva </w:t>
      </w:r>
      <w:del w:id="1232" w:author="Assessor GDSXSR" w:date="2026-10-29T21:16:42Z">
        <w:r>
          <w:rPr>
            <w:rFonts w:ascii="Arial" w:eastAsiaTheme="minorEastAsia" w:hAnsi="Arial" w:cs="Arial"/>
            <w:color w:val="000000" w:themeColor="text1"/>
            <w:sz w:val="28"/>
            <w:szCs w:val="28"/>
          </w:rPr>
          <w:delText xml:space="preserve">ou</w:delText>
        </w:r>
      </w:del>
      <w:ins w:id="1233" w:author="Assessor GDSXSR" w:date="2026-10-29T21:16:42Z">
        <w:r>
          <w:rPr>
            <w:rFonts w:ascii="Arial" w:eastAsiaTheme="minorEastAsia" w:hAnsi="Arial" w:cs="Arial"/>
            <w:color w:val="808080"/>
            <w:sz w:val="28"/>
            <w:szCs w:val="28"/>
          </w:rPr>
          <w:t xml:space="preserve">nem</w:t>
        </w:r>
      </w:ins>
      <w:r>
        <w:rPr>
          <w:rFonts w:ascii="Arial" w:eastAsiaTheme="minorEastAsia" w:hAnsi="Arial" w:cs="Arial"/>
          <w:color w:val="000000" w:themeColor="text1"/>
          <w:sz w:val="28"/>
          <w:szCs w:val="28"/>
        </w:rPr>
        <w:t xml:space="preserve"> incidência da teoria dos atos próprios</w:t>
      </w:r>
      <w:del w:id="1234" w:author="Assessor GDSXSR" w:date="2026-10-29T21:16:42Z">
        <w:r>
          <w:rPr>
            <w:rFonts w:ascii="Arial" w:eastAsiaTheme="minorEastAsia" w:hAnsi="Arial" w:cs="Arial"/>
            <w:color w:val="000000" w:themeColor="text1"/>
            <w:sz w:val="28"/>
            <w:szCs w:val="28"/>
          </w:rPr>
          <w:delText xml:space="preserve">.</w:delText>
        </w:r>
      </w:del>
      <w:ins w:id="1235" w:author="Assessor GDSXSR" w:date="2026-10-29T21:16:42Z">
        <w:r>
          <w:rPr>
            <w:rFonts w:ascii="Arial" w:eastAsiaTheme="minorEastAsia" w:hAnsi="Arial" w:cs="Arial"/>
            <w:color w:val="808080"/>
            <w:sz w:val="28"/>
            <w:szCs w:val="28"/>
          </w:rPr>
          <w:t xml:space="preserve">,</w:t>
        </w:r>
      </w:ins>
      <w:r>
        <w:rPr>
          <w:rFonts w:ascii="Arial" w:eastAsiaTheme="minorEastAsia" w:hAnsi="Arial" w:cs="Arial"/>
          <w:color w:val="000000" w:themeColor="text1"/>
          <w:sz w:val="28"/>
          <w:szCs w:val="28"/>
        </w:rPr>
        <w:t xml:space="preserve"> </w:t>
      </w:r>
      <w:del w:id="1236" w:author="Assessor GDSXSR" w:date="2026-10-29T21:16:42Z">
        <w:r>
          <w:rPr>
            <w:rFonts w:ascii="Arial" w:eastAsiaTheme="minorEastAsia" w:hAnsi="Arial" w:cs="Arial"/>
            <w:color w:val="000000" w:themeColor="text1"/>
            <w:sz w:val="28"/>
            <w:szCs w:val="28"/>
          </w:rPr>
          <w:delText xml:space="preserve">A</w:delText>
        </w:r>
      </w:del>
      <w:ins w:id="1237" w:author="Assessor GDSXSR" w:date="2026-10-29T21:16:42Z">
        <w:r>
          <w:rPr>
            <w:rFonts w:ascii="Arial" w:eastAsiaTheme="minorEastAsia" w:hAnsi="Arial" w:cs="Arial"/>
            <w:color w:val="808080"/>
            <w:sz w:val="28"/>
            <w:szCs w:val="28"/>
          </w:rPr>
          <w:t xml:space="preserve">pois a</w:t>
        </w:r>
      </w:ins>
      <w:r>
        <w:rPr>
          <w:rFonts w:ascii="Arial" w:eastAsiaTheme="minorEastAsia" w:hAnsi="Arial" w:cs="Arial"/>
          <w:color w:val="000000" w:themeColor="text1"/>
          <w:sz w:val="28"/>
          <w:szCs w:val="28"/>
        </w:rPr>
        <w:t xml:space="preserve"> discussão</w:t>
      </w:r>
      <w:del w:id="1238" w:author="Assessor GDSXSR" w:date="2026-10-29T21:16:42Z">
        <w:r>
          <w:rPr>
            <w:rFonts w:ascii="Arial" w:eastAsiaTheme="minorEastAsia" w:hAnsi="Arial" w:cs="Arial"/>
            <w:color w:val="000000" w:themeColor="text1"/>
            <w:sz w:val="28"/>
            <w:szCs w:val="28"/>
          </w:rPr>
          <w:delText xml:space="preserve"> instaurada nos autos</w:delText>
        </w:r>
      </w:del>
      <w:r>
        <w:rPr>
          <w:rFonts w:ascii="Arial" w:eastAsiaTheme="minorEastAsia" w:hAnsi="Arial" w:cs="Arial"/>
          <w:color w:val="000000" w:themeColor="text1"/>
          <w:sz w:val="28"/>
          <w:szCs w:val="28"/>
        </w:rPr>
        <w:t xml:space="preserve"> não versa sobre a existência de </w:t>
      </w:r>
      <w:del w:id="1239" w:author="Assessor GDSXSR" w:date="2026-10-29T21:16:42Z">
        <w:r>
          <w:rPr>
            <w:rFonts w:ascii="Arial" w:eastAsiaTheme="minorEastAsia" w:hAnsi="Arial" w:cs="Arial"/>
            <w:color w:val="000000" w:themeColor="text1"/>
            <w:sz w:val="28"/>
            <w:szCs w:val="28"/>
          </w:rPr>
          <w:delText xml:space="preserve">relacionamento</w:delText>
        </w:r>
      </w:del>
      <w:ins w:id="1240" w:author="Assessor GDSXSR" w:date="2026-10-29T21:16:42Z">
        <w:r>
          <w:rPr>
            <w:rFonts w:ascii="Arial" w:eastAsiaTheme="minorEastAsia" w:hAnsi="Arial" w:cs="Arial"/>
            <w:color w:val="808080"/>
            <w:sz w:val="28"/>
            <w:szCs w:val="28"/>
          </w:rPr>
          <w:t xml:space="preserve">relação</w:t>
        </w:r>
      </w:ins>
      <w:r>
        <w:rPr>
          <w:rFonts w:ascii="Arial" w:eastAsiaTheme="minorEastAsia" w:hAnsi="Arial" w:cs="Arial"/>
          <w:color w:val="000000" w:themeColor="text1"/>
          <w:sz w:val="28"/>
          <w:szCs w:val="28"/>
        </w:rPr>
        <w:t xml:space="preserve"> comercial entre as partes, mas sobre a suficiência da prova </w:t>
      </w:r>
      <w:del w:id="1241" w:author="Assessor GDSXSR" w:date="2026-10-29T21:16:42Z">
        <w:r>
          <w:rPr>
            <w:rFonts w:ascii="Arial" w:eastAsiaTheme="minorEastAsia" w:hAnsi="Arial" w:cs="Arial"/>
            <w:color w:val="000000" w:themeColor="text1"/>
            <w:sz w:val="28"/>
            <w:szCs w:val="28"/>
          </w:rPr>
          <w:delText xml:space="preserve">produzida para embasar a cobrança de</w:delText>
        </w:r>
      </w:del>
      <w:ins w:id="1242" w:author="Assessor GDSXSR" w:date="2026-10-29T21:16:42Z">
        <w:r>
          <w:rPr>
            <w:rFonts w:ascii="Arial" w:eastAsiaTheme="minorEastAsia" w:hAnsi="Arial" w:cs="Arial"/>
            <w:color w:val="808080"/>
            <w:sz w:val="28"/>
            <w:szCs w:val="28"/>
          </w:rPr>
          <w:t xml:space="preserve">do</w:t>
        </w:r>
      </w:ins>
      <w:r>
        <w:rPr>
          <w:rFonts w:ascii="Arial" w:eastAsiaTheme="minorEastAsia" w:hAnsi="Arial" w:cs="Arial"/>
          <w:color w:val="000000" w:themeColor="text1"/>
          <w:sz w:val="28"/>
          <w:szCs w:val="28"/>
        </w:rPr>
        <w:t xml:space="preserve"> crédito específico.</w:t>
      </w:r>
      <w:del w:id="1243" w:author="Assessor GDSXSR" w:date="2026-10-29T21:16:42Z">
        <w:r>
          <w:rPr>
            <w:rFonts w:ascii="Arial" w:eastAsiaTheme="minorEastAsia" w:hAnsi="Arial" w:cs="Arial"/>
            <w:color w:val="000000" w:themeColor="text1"/>
            <w:sz w:val="28"/>
            <w:szCs w:val="28"/>
          </w:rPr>
          <w:delText xml:space="preserve"> A exclusão do valor da condenação decorreu exclusivamente da ausência de documento apto a comprovar a entrega da mercadoria correspondente à duplicata nº 04 da Nota Fiscal nº 207285, e não de comportamento contraditório da parte ré.</w:delText>
        </w:r>
      </w:del>
    </w:p>
    <w:p w14:paraId="0DB1F690" w14:textId="17ACB5D7" w:rsidR="37F3EB7D" w:rsidRPr="006701E7" w:rsidRDefault="37F3EB7D" w:rsidP="1D371EE9">
      <w:pPr>
        <w:spacing w:after="0" w:line="360" w:lineRule="auto"/>
        <w:ind w:firstLine="2268"/>
        <w:jc w:val="both"/>
        <w:rPr>
          <w:rFonts w:ascii="Arial" w:eastAsiaTheme="minorEastAsia" w:hAnsi="Arial" w:cs="Arial"/>
          <w:color w:val="000000" w:themeColor="text1"/>
          <w:sz w:val="28"/>
          <w:szCs w:val="28"/>
        </w:rPr>
      </w:pPr>
    </w:p>
    <w:p w14:paraId="0234FD2A" w14:textId="3EFFF36C" w:rsidR="37F3EB7D" w:rsidRPr="006701E7" w:rsidRDefault="541AF614" w:rsidP="1D371EE9">
      <w:pPr>
        <w:spacing w:after="0" w:line="360" w:lineRule="auto"/>
        <w:ind w:firstLine="2268"/>
        <w:jc w:val="both"/>
        <w:rPr>
          <w:rFonts w:ascii="Arial" w:eastAsiaTheme="minorEastAsia" w:hAnsi="Arial" w:cs="Arial"/>
          <w:color w:val="000000" w:themeColor="text1"/>
          <w:sz w:val="28"/>
          <w:szCs w:val="28"/>
        </w:rPr>
      </w:pPr>
      <w:r>
        <w:rPr>
          <w:rFonts w:ascii="Arial" w:eastAsiaTheme="minorEastAsia" w:hAnsi="Arial" w:cs="Arial"/>
          <w:color w:val="000000" w:themeColor="text1"/>
          <w:sz w:val="28"/>
          <w:szCs w:val="28"/>
        </w:rPr>
        <w:t xml:space="preserve">Pela mesma razão, não se configura enriquecimento sem causa</w:t>
      </w:r>
      <w:del w:id="1244" w:author="Assessor GDSXSR" w:date="2026-10-29T21:16:42Z">
        <w:r>
          <w:rPr>
            <w:rFonts w:ascii="Arial" w:eastAsiaTheme="minorEastAsia" w:hAnsi="Arial" w:cs="Arial"/>
            <w:color w:val="000000" w:themeColor="text1"/>
            <w:sz w:val="28"/>
            <w:szCs w:val="28"/>
          </w:rPr>
          <w:delText xml:space="preserve">.</w:delText>
        </w:r>
      </w:del>
      <w:ins w:id="1245" w:author="Assessor GDSXSR" w:date="2026-10-29T21:16:42Z">
        <w:r>
          <w:rPr>
            <w:rFonts w:ascii="Arial" w:eastAsiaTheme="minorEastAsia" w:hAnsi="Arial" w:cs="Arial"/>
            <w:color w:val="808080"/>
            <w:sz w:val="28"/>
            <w:szCs w:val="28"/>
          </w:rPr>
          <w:t xml:space="preserve">,</w:t>
        </w:r>
      </w:ins>
      <w:r>
        <w:rPr>
          <w:rFonts w:ascii="Arial" w:eastAsiaTheme="minorEastAsia" w:hAnsi="Arial" w:cs="Arial"/>
          <w:color w:val="000000" w:themeColor="text1"/>
          <w:sz w:val="28"/>
          <w:szCs w:val="28"/>
        </w:rPr>
        <w:t xml:space="preserve"> </w:t>
      </w:r>
      <w:del w:id="1246" w:author="Assessor GDSXSR" w:date="2026-10-29T21:16:42Z">
        <w:r>
          <w:rPr>
            <w:rFonts w:ascii="Arial" w:eastAsiaTheme="minorEastAsia" w:hAnsi="Arial" w:cs="Arial"/>
            <w:color w:val="000000" w:themeColor="text1"/>
            <w:sz w:val="28"/>
            <w:szCs w:val="28"/>
          </w:rPr>
          <w:delText xml:space="preserve">A</w:delText>
        </w:r>
      </w:del>
      <w:ins w:id="1247" w:author="Assessor GDSXSR" w:date="2026-10-29T21:16:42Z">
        <w:r>
          <w:rPr>
            <w:rFonts w:ascii="Arial" w:eastAsiaTheme="minorEastAsia" w:hAnsi="Arial" w:cs="Arial"/>
            <w:color w:val="808080"/>
            <w:sz w:val="28"/>
            <w:szCs w:val="28"/>
          </w:rPr>
          <w:t xml:space="preserve">pois a</w:t>
        </w:r>
      </w:ins>
      <w:r>
        <w:rPr>
          <w:rFonts w:ascii="Arial" w:eastAsiaTheme="minorEastAsia" w:hAnsi="Arial" w:cs="Arial"/>
          <w:color w:val="000000" w:themeColor="text1"/>
          <w:sz w:val="28"/>
          <w:szCs w:val="28"/>
        </w:rPr>
        <w:t xml:space="preserve"> improcedência parcial </w:t>
      </w:r>
      <w:del w:id="1248" w:author="Assessor GDSXSR" w:date="2026-10-29T21:16:42Z">
        <w:r>
          <w:rPr>
            <w:rFonts w:ascii="Arial" w:eastAsiaTheme="minorEastAsia" w:hAnsi="Arial" w:cs="Arial"/>
            <w:color w:val="000000" w:themeColor="text1"/>
            <w:sz w:val="28"/>
            <w:szCs w:val="28"/>
          </w:rPr>
          <w:delText xml:space="preserve">do pedido resulta</w:delText>
        </w:r>
      </w:del>
      <w:ins w:id="1249" w:author="Assessor GDSXSR" w:date="2026-10-29T21:16:42Z">
        <w:r>
          <w:rPr>
            <w:rFonts w:ascii="Arial" w:eastAsiaTheme="minorEastAsia" w:hAnsi="Arial" w:cs="Arial"/>
            <w:color w:val="808080"/>
            <w:sz w:val="28"/>
            <w:szCs w:val="28"/>
          </w:rPr>
          <w:t xml:space="preserve">decorre</w:t>
        </w:r>
      </w:ins>
      <w:r>
        <w:rPr>
          <w:rFonts w:ascii="Arial" w:eastAsiaTheme="minorEastAsia" w:hAnsi="Arial" w:cs="Arial"/>
          <w:color w:val="000000" w:themeColor="text1"/>
          <w:sz w:val="28"/>
          <w:szCs w:val="28"/>
        </w:rPr>
        <w:t xml:space="preserve"> do não atendimento</w:t>
      </w:r>
      <w:del w:id="1250" w:author="Assessor GDSXSR" w:date="2026-10-29T21:16:42Z">
        <w:r>
          <w:rPr>
            <w:rFonts w:ascii="Arial" w:eastAsiaTheme="minorEastAsia" w:hAnsi="Arial" w:cs="Arial"/>
            <w:color w:val="000000" w:themeColor="text1"/>
            <w:sz w:val="28"/>
            <w:szCs w:val="28"/>
          </w:rPr>
          <w:delText xml:space="preserve">, pela autora,</w:delText>
        </w:r>
      </w:del>
      <w:r>
        <w:rPr>
          <w:rFonts w:ascii="Arial" w:eastAsiaTheme="minorEastAsia" w:hAnsi="Arial" w:cs="Arial"/>
          <w:color w:val="000000" w:themeColor="text1"/>
          <w:sz w:val="28"/>
          <w:szCs w:val="28"/>
        </w:rPr>
        <w:t xml:space="preserve"> do ônus probatório </w:t>
      </w:r>
      <w:del w:id="1251" w:author="Assessor GDSXSR" w:date="2026-10-29T21:16:42Z">
        <w:r>
          <w:rPr>
            <w:rFonts w:ascii="Arial" w:eastAsiaTheme="minorEastAsia" w:hAnsi="Arial" w:cs="Arial"/>
            <w:color w:val="000000" w:themeColor="text1"/>
            <w:sz w:val="28"/>
            <w:szCs w:val="28"/>
          </w:rPr>
          <w:delText xml:space="preserve">que</w:delText>
        </w:r>
      </w:del>
      <w:ins w:id="1252" w:author="Assessor GDSXSR" w:date="2026-10-29T21:16:42Z">
        <w:r>
          <w:rPr>
            <w:rFonts w:ascii="Arial" w:eastAsiaTheme="minorEastAsia" w:hAnsi="Arial" w:cs="Arial"/>
            <w:color w:val="808080"/>
            <w:sz w:val="28"/>
            <w:szCs w:val="28"/>
          </w:rPr>
          <w:t xml:space="preserve">pela</w:t>
        </w:r>
      </w:ins>
      <w:r>
        <w:rPr>
          <w:rFonts w:ascii="Arial" w:eastAsiaTheme="minorEastAsia" w:hAnsi="Arial" w:cs="Arial"/>
          <w:color w:val="000000" w:themeColor="text1"/>
          <w:sz w:val="28"/>
          <w:szCs w:val="28"/>
        </w:rPr>
        <w:t xml:space="preserve"> </w:t>
      </w:r>
      <w:del w:id="1253" w:author="Assessor GDSXSR" w:date="2026-10-29T21:16:42Z">
        <w:r>
          <w:rPr>
            <w:rFonts w:ascii="Arial" w:eastAsiaTheme="minorEastAsia" w:hAnsi="Arial" w:cs="Arial"/>
            <w:color w:val="000000" w:themeColor="text1"/>
            <w:sz w:val="28"/>
            <w:szCs w:val="28"/>
          </w:rPr>
          <w:delText xml:space="preserve">lhe incumbia</w:delText>
        </w:r>
      </w:del>
      <w:ins w:id="1254" w:author="Assessor GDSXSR" w:date="2026-10-29T21:16:42Z">
        <w:r>
          <w:rPr>
            <w:rFonts w:ascii="Arial" w:eastAsiaTheme="minorEastAsia" w:hAnsi="Arial" w:cs="Arial"/>
            <w:color w:val="808080"/>
            <w:sz w:val="28"/>
            <w:szCs w:val="28"/>
          </w:rPr>
          <w:t xml:space="preserve">autora</w:t>
        </w:r>
      </w:ins>
      <w:r>
        <w:rPr>
          <w:rFonts w:ascii="Arial" w:eastAsiaTheme="minorEastAsia" w:hAnsi="Arial" w:cs="Arial"/>
          <w:color w:val="000000" w:themeColor="text1"/>
          <w:sz w:val="28"/>
          <w:szCs w:val="28"/>
        </w:rPr>
        <w:t xml:space="preserve">, </w:t>
      </w:r>
      <w:del w:id="1255" w:author="Assessor GDSXSR" w:date="2026-10-29T21:16:42Z">
        <w:r>
          <w:rPr>
            <w:rFonts w:ascii="Arial" w:eastAsiaTheme="minorEastAsia" w:hAnsi="Arial" w:cs="Arial"/>
            <w:color w:val="000000" w:themeColor="text1"/>
            <w:sz w:val="28"/>
            <w:szCs w:val="28"/>
          </w:rPr>
          <w:delText xml:space="preserve">inexistindo qualquer</w:delText>
        </w:r>
      </w:del>
      <w:ins w:id="1256" w:author="Assessor GDSXSR" w:date="2026-10-29T21:16:42Z">
        <w:r>
          <w:rPr>
            <w:rFonts w:ascii="Arial" w:eastAsiaTheme="minorEastAsia" w:hAnsi="Arial" w:cs="Arial"/>
            <w:color w:val="808080"/>
            <w:sz w:val="28"/>
            <w:szCs w:val="28"/>
          </w:rPr>
          <w:t xml:space="preserve">sem</w:t>
        </w:r>
      </w:ins>
      <w:r>
        <w:rPr>
          <w:rFonts w:ascii="Arial" w:eastAsiaTheme="minorEastAsia" w:hAnsi="Arial" w:cs="Arial"/>
          <w:color w:val="000000" w:themeColor="text1"/>
          <w:sz w:val="28"/>
          <w:szCs w:val="28"/>
        </w:rPr>
        <w:t xml:space="preserve"> vantagem patrimonial indevida </w:t>
      </w:r>
      <w:del w:id="1257" w:author="Assessor GDSXSR" w:date="2026-10-29T21:16:42Z">
        <w:r>
          <w:rPr>
            <w:rFonts w:ascii="Arial" w:eastAsiaTheme="minorEastAsia" w:hAnsi="Arial" w:cs="Arial"/>
            <w:color w:val="000000" w:themeColor="text1"/>
            <w:sz w:val="28"/>
            <w:szCs w:val="28"/>
          </w:rPr>
          <w:delText xml:space="preserve">conferida </w:delText>
        </w:r>
      </w:del>
      <w:r>
        <w:rPr>
          <w:rFonts w:ascii="Arial" w:eastAsiaTheme="minorEastAsia" w:hAnsi="Arial" w:cs="Arial"/>
          <w:color w:val="000000" w:themeColor="text1"/>
          <w:sz w:val="28"/>
          <w:szCs w:val="28"/>
        </w:rPr>
        <w:t xml:space="preserve">à </w:t>
      </w:r>
      <w:del w:id="1258" w:author="Assessor GDSXSR" w:date="2026-10-29T21:16:42Z">
        <w:r>
          <w:rPr>
            <w:rFonts w:ascii="Arial" w:eastAsiaTheme="minorEastAsia" w:hAnsi="Arial" w:cs="Arial"/>
            <w:color w:val="000000" w:themeColor="text1"/>
            <w:sz w:val="28"/>
            <w:szCs w:val="28"/>
          </w:rPr>
          <w:delText xml:space="preserve">parte adversa</w:delText>
        </w:r>
      </w:del>
      <w:ins w:id="1259" w:author="Assessor GDSXSR" w:date="2026-10-29T21:16:42Z">
        <w:r>
          <w:rPr>
            <w:rFonts w:ascii="Arial" w:eastAsiaTheme="minorEastAsia" w:hAnsi="Arial" w:cs="Arial"/>
            <w:color w:val="808080"/>
            <w:sz w:val="28"/>
            <w:szCs w:val="28"/>
          </w:rPr>
          <w:t xml:space="preserve">ré</w:t>
        </w:r>
      </w:ins>
      <w:r>
        <w:rPr>
          <w:rFonts w:ascii="Arial" w:eastAsiaTheme="minorEastAsia" w:hAnsi="Arial" w:cs="Arial"/>
          <w:color w:val="000000" w:themeColor="text1"/>
          <w:sz w:val="28"/>
          <w:szCs w:val="28"/>
        </w:rPr>
        <w:t xml:space="preserve">.</w:t>
      </w:r>
    </w:p>
    <w:p w14:paraId="17E0F50A" w14:textId="383E5555" w:rsidR="37F3EB7D" w:rsidRPr="006701E7" w:rsidRDefault="37F3EB7D" w:rsidP="1D371EE9">
      <w:pPr>
        <w:spacing w:after="0" w:line="360" w:lineRule="auto"/>
        <w:ind w:firstLine="2268"/>
        <w:jc w:val="both"/>
        <w:rPr>
          <w:rFonts w:ascii="Arial" w:eastAsiaTheme="minorEastAsia" w:hAnsi="Arial" w:cs="Arial"/>
          <w:color w:val="000000" w:themeColor="text1"/>
          <w:sz w:val="28"/>
          <w:szCs w:val="28"/>
        </w:rPr>
      </w:pPr>
    </w:p>
    <w:p w14:paraId="375D44DD" w14:textId="4142A2D8" w:rsidR="37F3EB7D" w:rsidRPr="006701E7" w:rsidRDefault="541AF614" w:rsidP="1D371EE9">
      <w:pPr>
        <w:spacing w:after="0" w:line="360" w:lineRule="auto"/>
        <w:ind w:firstLine="2268"/>
        <w:jc w:val="both"/>
        <w:rPr>
          <w:rFonts w:ascii="Arial" w:hAnsi="Arial" w:cs="Arial"/>
        </w:rPr>
      </w:pPr>
      <w:commentRangeStart w:id="19"/>
      <w:del w:id="1260" w:author="Assessor GDSXSR" w:date="2026-10-29T21:16:42Z">
        <w:r>
          <w:rPr>
            <w:rFonts w:ascii="Arial" w:eastAsiaTheme="minorEastAsia" w:hAnsi="Arial" w:cs="Arial"/>
            <w:color w:val="000000" w:themeColor="text1"/>
            <w:sz w:val="28"/>
            <w:szCs w:val="28"/>
          </w:rPr>
          <w:delText xml:space="preserve">Quanto</w:delText>
        </w:r>
      </w:del>
      <w:ins w:id="1261" w:author="Assessor GDSXSR" w:date="2026-10-29T21:16:42Z">
        <w:r>
          <w:rPr>
            <w:rFonts w:ascii="Arial" w:eastAsiaTheme="minorEastAsia" w:hAnsi="Arial" w:cs="Arial"/>
            <w:color w:val="808080"/>
            <w:sz w:val="28"/>
            <w:szCs w:val="28"/>
          </w:rPr>
          <w:t xml:space="preserve">No</w:t>
        </w:r>
      </w:ins>
      <w:r>
        <w:rPr>
          <w:rFonts w:ascii="Arial" w:eastAsiaTheme="minorEastAsia" w:hAnsi="Arial" w:cs="Arial"/>
          <w:color w:val="000000" w:themeColor="text1"/>
          <w:sz w:val="28"/>
          <w:szCs w:val="28"/>
        </w:rPr>
        <w:t xml:space="preserve"> </w:t>
      </w:r>
      <w:del w:id="1262" w:author="Assessor GDSXSR" w:date="2026-10-29T21:16:42Z">
        <w:r>
          <w:rPr>
            <w:rFonts w:ascii="Arial" w:eastAsiaTheme="minorEastAsia" w:hAnsi="Arial" w:cs="Arial"/>
            <w:color w:val="000000" w:themeColor="text1"/>
            <w:sz w:val="28"/>
            <w:szCs w:val="28"/>
          </w:rPr>
          <w:delText xml:space="preserve">ao</w:delText>
        </w:r>
      </w:del>
      <w:ins w:id="1263" w:author="Assessor GDSXSR" w:date="2026-10-29T21:16:42Z">
        <w:r>
          <w:rPr>
            <w:rFonts w:ascii="Arial" w:eastAsiaTheme="minorEastAsia" w:hAnsi="Arial" w:cs="Arial"/>
            <w:color w:val="808080"/>
            <w:sz w:val="28"/>
            <w:szCs w:val="28"/>
          </w:rPr>
          <w:t xml:space="preserve">mais, o</w:t>
        </w:r>
      </w:ins>
      <w:r>
        <w:rPr>
          <w:rFonts w:ascii="Arial" w:eastAsiaTheme="minorEastAsia" w:hAnsi="Arial" w:cs="Arial"/>
          <w:color w:val="000000" w:themeColor="text1"/>
          <w:sz w:val="28"/>
          <w:szCs w:val="28"/>
        </w:rPr>
        <w:t xml:space="preserve"> precedente do </w:t>
      </w:r>
      <w:del w:id="1264" w:author="Assessor GDSXSR" w:date="2026-10-29T21:16:42Z">
        <w:r>
          <w:rPr>
            <w:rFonts w:ascii="Arial" w:eastAsiaTheme="minorEastAsia" w:hAnsi="Arial" w:cs="Arial"/>
            <w:color w:val="000000" w:themeColor="text1"/>
            <w:sz w:val="28"/>
            <w:szCs w:val="28"/>
          </w:rPr>
          <w:delText xml:space="preserve">Superior</w:delText>
        </w:r>
      </w:del>
      <w:ins w:id="1265" w:author="Assessor GDSXSR" w:date="2026-10-29T21:16:42Z">
        <w:r>
          <w:rPr>
            <w:rFonts w:ascii="Arial" w:eastAsiaTheme="minorEastAsia" w:hAnsi="Arial" w:cs="Arial"/>
            <w:color w:val="808080"/>
            <w:sz w:val="28"/>
            <w:szCs w:val="28"/>
          </w:rPr>
          <w:t xml:space="preserve">c.</w:t>
        </w:r>
      </w:ins>
      <w:r>
        <w:rPr>
          <w:rFonts w:ascii="Arial" w:eastAsiaTheme="minorEastAsia" w:hAnsi="Arial" w:cs="Arial"/>
          <w:color w:val="000000" w:themeColor="text1"/>
          <w:sz w:val="28"/>
          <w:szCs w:val="28"/>
        </w:rPr>
        <w:t xml:space="preserve"> </w:t>
      </w:r>
      <w:del w:id="1266" w:author="Assessor GDSXSR" w:date="2026-10-29T21:16:42Z">
        <w:r>
          <w:rPr>
            <w:rFonts w:ascii="Arial" w:eastAsiaTheme="minorEastAsia" w:hAnsi="Arial" w:cs="Arial"/>
            <w:color w:val="000000" w:themeColor="text1"/>
            <w:sz w:val="28"/>
            <w:szCs w:val="28"/>
          </w:rPr>
          <w:delText xml:space="preserve">Tribunal de Justiça</w:delText>
        </w:r>
      </w:del>
      <w:ins w:id="1267" w:author="Assessor GDSXSR" w:date="2026-10-29T21:16:42Z">
        <w:r>
          <w:rPr>
            <w:rFonts w:ascii="Arial" w:eastAsiaTheme="minorEastAsia" w:hAnsi="Arial" w:cs="Arial"/>
            <w:color w:val="808080"/>
            <w:sz w:val="28"/>
            <w:szCs w:val="28"/>
          </w:rPr>
          <w:t xml:space="preserve">STJ</w:t>
        </w:r>
      </w:ins>
      <w:r>
        <w:rPr>
          <w:rFonts w:ascii="Arial" w:eastAsiaTheme="minorEastAsia" w:hAnsi="Arial" w:cs="Arial"/>
          <w:color w:val="000000" w:themeColor="text1"/>
          <w:sz w:val="28"/>
          <w:szCs w:val="28"/>
        </w:rPr>
        <w:t xml:space="preserve"> invocado pela apelante</w:t>
      </w:r>
      <w:ins w:id="1268" w:author="Assessor GDSXSR" w:date="2026-10-29T21:16:42Z">
        <w:r>
          <w:rPr>
            <w:rFonts w:ascii="Arial" w:eastAsiaTheme="minorEastAsia" w:hAnsi="Arial" w:cs="Arial"/>
            <w:color w:val="808080"/>
            <w:sz w:val="28"/>
            <w:szCs w:val="28"/>
          </w:rPr>
          <w:t xml:space="preserve"> não a socorre</w:t>
        </w:r>
      </w:ins>
      <w:r>
        <w:rPr>
          <w:rFonts w:ascii="Arial" w:eastAsiaTheme="minorEastAsia" w:hAnsi="Arial" w:cs="Arial"/>
          <w:color w:val="000000" w:themeColor="text1"/>
          <w:sz w:val="28"/>
          <w:szCs w:val="28"/>
        </w:rPr>
        <w:t xml:space="preserve">, </w:t>
      </w:r>
      <w:del w:id="1269" w:author="Assessor GDSXSR" w:date="2026-10-29T21:16:42Z">
        <w:r>
          <w:rPr>
            <w:rFonts w:ascii="Arial" w:eastAsiaTheme="minorEastAsia" w:hAnsi="Arial" w:cs="Arial"/>
            <w:color w:val="000000" w:themeColor="text1"/>
            <w:sz w:val="28"/>
            <w:szCs w:val="28"/>
          </w:rPr>
          <w:delText xml:space="preserve">verific</w:delText>
        </w:r>
        <w:r>
          <w:rPr>
            <w:rFonts w:ascii="Arial" w:eastAsiaTheme="minorEastAsia" w:hAnsi="Arial" w:cs="Arial"/>
            <w:color w:val="000000" w:themeColor="text1"/>
            <w:sz w:val="28"/>
            <w:szCs w:val="28"/>
          </w:rPr>
          <w:delText xml:space="preserve">o</w:delText>
        </w:r>
      </w:del>
      <w:ins w:id="1270" w:author="Assessor GDSXSR" w:date="2026-10-29T21:16:42Z">
        <w:r>
          <w:rPr>
            <w:rFonts w:ascii="Arial" w:eastAsiaTheme="minorEastAsia" w:hAnsi="Arial" w:cs="Arial"/>
            <w:color w:val="808080"/>
            <w:sz w:val="28"/>
            <w:szCs w:val="28"/>
          </w:rPr>
          <w:t xml:space="preserve">pois tratou de hipótese em</w:t>
        </w:r>
      </w:ins>
      <w:r>
        <w:rPr>
          <w:rFonts w:ascii="Arial" w:eastAsiaTheme="minorEastAsia" w:hAnsi="Arial" w:cs="Arial"/>
          <w:color w:val="000000" w:themeColor="text1"/>
          <w:sz w:val="28"/>
          <w:szCs w:val="28"/>
        </w:rPr>
        <w:t xml:space="preserve"> que </w:t>
      </w:r>
      <w:del w:id="1271" w:author="Assessor GDSXSR" w:date="2026-10-29T21:16:42Z">
        <w:r>
          <w:rPr>
            <w:rFonts w:ascii="Arial" w:eastAsiaTheme="minorEastAsia" w:hAnsi="Arial" w:cs="Arial"/>
            <w:color w:val="000000" w:themeColor="text1"/>
            <w:sz w:val="28"/>
            <w:szCs w:val="28"/>
          </w:rPr>
          <w:delText xml:space="preserve">a hipótese nele examinada não se confunde com a dos presentes autos. Naquele caso, a conclusão acerca da suficiência da prova escrita decorreu da existência de</w:delText>
        </w:r>
      </w:del>
      <w:ins w:id="1272" w:author="Assessor GDSXSR" w:date="2026-10-29T21:16:42Z">
        <w:r>
          <w:rPr>
            <w:rFonts w:ascii="Arial" w:eastAsiaTheme="minorEastAsia" w:hAnsi="Arial" w:cs="Arial"/>
            <w:color w:val="808080"/>
            <w:sz w:val="28"/>
            <w:szCs w:val="28"/>
          </w:rPr>
          <w:t xml:space="preserve">havia</w:t>
        </w:r>
      </w:ins>
      <w:r>
        <w:rPr>
          <w:rFonts w:ascii="Arial" w:eastAsiaTheme="minorEastAsia" w:hAnsi="Arial" w:cs="Arial"/>
          <w:color w:val="000000" w:themeColor="text1"/>
          <w:sz w:val="28"/>
          <w:szCs w:val="28"/>
        </w:rPr>
        <w:t xml:space="preserve"> comprovante de entrega apto</w:t>
      </w:r>
      <w:del w:id="1273" w:author="Assessor GDSXSR" w:date="2026-10-29T21:16:42Z">
        <w:r>
          <w:rPr>
            <w:rFonts w:ascii="Arial" w:eastAsiaTheme="minorEastAsia" w:hAnsi="Arial" w:cs="Arial"/>
            <w:color w:val="000000" w:themeColor="text1"/>
            <w:sz w:val="28"/>
            <w:szCs w:val="28"/>
          </w:rPr>
          <w:delText xml:space="preserve"> a demonstrar</w:delText>
        </w:r>
      </w:del>
      <w:ins w:id="1274" w:author="Assessor GDSXSR" w:date="2026-10-29T21:16:42Z">
        <w:r>
          <w:rPr>
            <w:rFonts w:ascii="Arial" w:eastAsiaTheme="minorEastAsia" w:hAnsi="Arial" w:cs="Arial"/>
            <w:color w:val="808080"/>
            <w:sz w:val="28"/>
            <w:szCs w:val="28"/>
          </w:rPr>
          <w:t xml:space="preserve">,</w:t>
        </w:r>
      </w:ins>
      <w:r>
        <w:rPr>
          <w:rFonts w:ascii="Arial" w:eastAsiaTheme="minorEastAsia" w:hAnsi="Arial" w:cs="Arial"/>
          <w:color w:val="000000" w:themeColor="text1"/>
          <w:sz w:val="28"/>
          <w:szCs w:val="28"/>
        </w:rPr>
        <w:t xml:space="preserve"> o </w:t>
      </w:r>
      <w:del w:id="1275" w:author="Assessor GDSXSR" w:date="2026-10-29T21:16:42Z">
        <w:r>
          <w:rPr>
            <w:rFonts w:ascii="Arial" w:eastAsiaTheme="minorEastAsia" w:hAnsi="Arial" w:cs="Arial"/>
            <w:color w:val="000000" w:themeColor="text1"/>
            <w:sz w:val="28"/>
            <w:szCs w:val="28"/>
          </w:rPr>
          <w:delText xml:space="preserve">recebimento das mercadorias, circunstância</w:delText>
        </w:r>
      </w:del>
      <w:ins w:id="1276" w:author="Assessor GDSXSR" w:date="2026-10-29T21:16:42Z">
        <w:r>
          <w:rPr>
            <w:rFonts w:ascii="Arial" w:eastAsiaTheme="minorEastAsia" w:hAnsi="Arial" w:cs="Arial"/>
            <w:color w:val="808080"/>
            <w:sz w:val="28"/>
            <w:szCs w:val="28"/>
          </w:rPr>
          <w:t xml:space="preserve">que</w:t>
        </w:r>
      </w:ins>
      <w:r>
        <w:rPr>
          <w:rFonts w:ascii="Arial" w:eastAsiaTheme="minorEastAsia" w:hAnsi="Arial" w:cs="Arial"/>
          <w:color w:val="000000" w:themeColor="text1"/>
          <w:sz w:val="28"/>
          <w:szCs w:val="28"/>
        </w:rPr>
        <w:t xml:space="preserve"> não </w:t>
      </w:r>
      <w:del w:id="1277" w:author="Assessor GDSXSR" w:date="2026-10-29T21:16:42Z">
        <w:r>
          <w:rPr>
            <w:rFonts w:ascii="Arial" w:eastAsiaTheme="minorEastAsia" w:hAnsi="Arial" w:cs="Arial"/>
            <w:color w:val="000000" w:themeColor="text1"/>
            <w:sz w:val="28"/>
            <w:szCs w:val="28"/>
          </w:rPr>
          <w:delText xml:space="preserve">verificada</w:delText>
        </w:r>
      </w:del>
      <w:ins w:id="1278" w:author="Assessor GDSXSR" w:date="2026-10-29T21:16:42Z">
        <w:r>
          <w:rPr>
            <w:rFonts w:ascii="Arial" w:eastAsiaTheme="minorEastAsia" w:hAnsi="Arial" w:cs="Arial"/>
            <w:color w:val="808080"/>
            <w:sz w:val="28"/>
            <w:szCs w:val="28"/>
          </w:rPr>
          <w:t xml:space="preserve">se</w:t>
        </w:r>
      </w:ins>
      <w:r>
        <w:rPr>
          <w:rFonts w:ascii="Arial" w:eastAsiaTheme="minorEastAsia" w:hAnsi="Arial" w:cs="Arial"/>
          <w:color w:val="000000" w:themeColor="text1"/>
          <w:sz w:val="28"/>
          <w:szCs w:val="28"/>
        </w:rPr>
        <w:t xml:space="preserve"> </w:t>
      </w:r>
      <w:del w:id="1279" w:author="Assessor GDSXSR" w:date="2026-10-29T21:16:42Z">
        <w:r>
          <w:rPr>
            <w:rFonts w:ascii="Arial" w:eastAsiaTheme="minorEastAsia" w:hAnsi="Arial" w:cs="Arial"/>
            <w:color w:val="000000" w:themeColor="text1"/>
            <w:sz w:val="28"/>
            <w:szCs w:val="28"/>
          </w:rPr>
          <w:delText xml:space="preserve">na</w:delText>
        </w:r>
      </w:del>
      <w:ins w:id="1280" w:author="Assessor GDSXSR" w:date="2026-10-29T21:16:42Z">
        <w:r>
          <w:rPr>
            <w:rFonts w:ascii="Arial" w:eastAsiaTheme="minorEastAsia" w:hAnsi="Arial" w:cs="Arial"/>
            <w:color w:val="808080"/>
            <w:sz w:val="28"/>
            <w:szCs w:val="28"/>
          </w:rPr>
          <w:t xml:space="preserve">verifica</w:t>
        </w:r>
      </w:ins>
      <w:r>
        <w:rPr>
          <w:rFonts w:ascii="Arial" w:eastAsiaTheme="minorEastAsia" w:hAnsi="Arial" w:cs="Arial"/>
          <w:color w:val="000000" w:themeColor="text1"/>
          <w:sz w:val="28"/>
          <w:szCs w:val="28"/>
        </w:rPr>
        <w:t xml:space="preserve"> </w:t>
      </w:r>
      <w:del w:id="1281" w:author="Assessor GDSXSR" w:date="2026-10-29T21:16:42Z">
        <w:r>
          <w:rPr>
            <w:rFonts w:ascii="Arial" w:eastAsiaTheme="minorEastAsia" w:hAnsi="Arial" w:cs="Arial"/>
            <w:color w:val="000000" w:themeColor="text1"/>
            <w:sz w:val="28"/>
            <w:szCs w:val="28"/>
          </w:rPr>
          <w:delText xml:space="preserve">espécie</w:delText>
        </w:r>
      </w:del>
      <w:ins w:id="1282" w:author="Assessor GDSXSR" w:date="2026-10-29T21:16:42Z">
        <w:r>
          <w:rPr>
            <w:rFonts w:ascii="Arial" w:eastAsiaTheme="minorEastAsia" w:hAnsi="Arial" w:cs="Arial"/>
            <w:color w:val="808080"/>
            <w:sz w:val="28"/>
            <w:szCs w:val="28"/>
          </w:rPr>
          <w:t xml:space="preserve">no caso</w:t>
        </w:r>
      </w:ins>
      <w:r>
        <w:rPr>
          <w:rFonts w:ascii="Arial" w:eastAsiaTheme="minorEastAsia" w:hAnsi="Arial" w:cs="Arial"/>
          <w:color w:val="000000" w:themeColor="text1"/>
          <w:sz w:val="28"/>
          <w:szCs w:val="28"/>
        </w:rPr>
        <w:t xml:space="preserve">, em que o </w:t>
      </w:r>
      <w:del w:id="1283" w:author="Assessor GDSXSR" w:date="2026-10-29T21:16:42Z">
        <w:r>
          <w:rPr>
            <w:rFonts w:ascii="Arial" w:eastAsiaTheme="minorEastAsia" w:hAnsi="Arial" w:cs="Arial"/>
            <w:color w:val="000000" w:themeColor="text1"/>
            <w:sz w:val="28"/>
            <w:szCs w:val="28"/>
          </w:rPr>
          <w:delText xml:space="preserve">próprio</w:delText>
        </w:r>
      </w:del>
      <w:ins w:id="1284" w:author="Assessor GDSXSR" w:date="2026-10-29T21:16:42Z">
        <w:r>
          <w:rPr>
            <w:rFonts w:ascii="Arial" w:eastAsiaTheme="minorEastAsia" w:hAnsi="Arial" w:cs="Arial"/>
            <w:color w:val="808080"/>
            <w:sz w:val="28"/>
            <w:szCs w:val="28"/>
          </w:rPr>
          <w:t xml:space="preserve">comprovante</w:t>
        </w:r>
      </w:ins>
      <w:r>
        <w:rPr>
          <w:rFonts w:ascii="Arial" w:eastAsiaTheme="minorEastAsia" w:hAnsi="Arial" w:cs="Arial"/>
          <w:color w:val="000000" w:themeColor="text1"/>
          <w:sz w:val="28"/>
          <w:szCs w:val="28"/>
        </w:rPr>
        <w:t xml:space="preserve"> </w:t>
      </w:r>
      <w:del w:id="1285" w:author="Assessor GDSXSR" w:date="2026-10-29T21:16:42Z">
        <w:r>
          <w:rPr>
            <w:rFonts w:ascii="Arial" w:eastAsiaTheme="minorEastAsia" w:hAnsi="Arial" w:cs="Arial"/>
            <w:color w:val="000000" w:themeColor="text1"/>
            <w:sz w:val="28"/>
            <w:szCs w:val="28"/>
          </w:rPr>
          <w:delText xml:space="preserve">documento apresentado para esse fim foi considerado</w:delText>
        </w:r>
      </w:del>
      <w:ins w:id="1286" w:author="Assessor GDSXSR" w:date="2026-10-29T21:16:42Z">
        <w:r>
          <w:rPr>
            <w:rFonts w:ascii="Arial" w:eastAsiaTheme="minorEastAsia" w:hAnsi="Arial" w:cs="Arial"/>
            <w:color w:val="808080"/>
            <w:sz w:val="28"/>
            <w:szCs w:val="28"/>
          </w:rPr>
          <w:t xml:space="preserve">é</w:t>
        </w:r>
      </w:ins>
      <w:r>
        <w:rPr>
          <w:rFonts w:ascii="Arial" w:eastAsiaTheme="minorEastAsia" w:hAnsi="Arial" w:cs="Arial"/>
          <w:color w:val="000000" w:themeColor="text1"/>
          <w:sz w:val="28"/>
          <w:szCs w:val="28"/>
        </w:rPr>
        <w:t xml:space="preserve"> ilegível e </w:t>
      </w:r>
      <w:del w:id="1287" w:author="Assessor GDSXSR" w:date="2026-10-29T21:16:42Z">
        <w:r>
          <w:rPr>
            <w:rFonts w:ascii="Arial" w:eastAsiaTheme="minorEastAsia" w:hAnsi="Arial" w:cs="Arial"/>
            <w:color w:val="000000" w:themeColor="text1"/>
            <w:sz w:val="28"/>
            <w:szCs w:val="28"/>
          </w:rPr>
          <w:delText xml:space="preserve">incapaz</w:delText>
        </w:r>
      </w:del>
      <w:ins w:id="1288" w:author="Assessor GDSXSR" w:date="2026-10-29T21:16:42Z">
        <w:r>
          <w:rPr>
            <w:rFonts w:ascii="Arial" w:eastAsiaTheme="minorEastAsia" w:hAnsi="Arial" w:cs="Arial"/>
            <w:color w:val="808080"/>
            <w:sz w:val="28"/>
            <w:szCs w:val="28"/>
          </w:rPr>
          <w:t xml:space="preserve">rasurado</w:t>
        </w:r>
      </w:ins>
      <w:r>
        <w:rPr>
          <w:rFonts w:ascii="Arial" w:eastAsiaTheme="minorEastAsia" w:hAnsi="Arial" w:cs="Arial"/>
          <w:color w:val="000000" w:themeColor="text1"/>
          <w:sz w:val="28"/>
          <w:szCs w:val="28"/>
        </w:rPr>
        <w:t xml:space="preserve"> </w:t>
      </w:r>
      <w:del w:id="1289" w:author="Assessor GDSXSR" w:date="2026-10-29T21:16:42Z">
        <w:r>
          <w:rPr>
            <w:rFonts w:ascii="Arial" w:eastAsiaTheme="minorEastAsia" w:hAnsi="Arial" w:cs="Arial"/>
            <w:color w:val="000000" w:themeColor="text1"/>
            <w:sz w:val="28"/>
            <w:szCs w:val="28"/>
          </w:rPr>
          <w:delText xml:space="preserve">de</w:delText>
        </w:r>
      </w:del>
      <w:ins w:id="1290" w:author="Assessor GDSXSR" w:date="2026-10-29T21:16:42Z">
        <w:r>
          <w:rPr>
            <w:rFonts w:ascii="Arial" w:eastAsiaTheme="minorEastAsia" w:hAnsi="Arial" w:cs="Arial"/>
            <w:color w:val="808080"/>
            <w:sz w:val="28"/>
            <w:szCs w:val="28"/>
          </w:rPr>
          <w:t xml:space="preserve">(ID</w:t>
        </w:r>
      </w:ins>
      <w:r>
        <w:rPr>
          <w:rFonts w:ascii="Arial" w:eastAsiaTheme="minorEastAsia" w:hAnsi="Arial" w:cs="Arial"/>
          <w:color w:val="000000" w:themeColor="text1"/>
          <w:sz w:val="28"/>
          <w:szCs w:val="28"/>
        </w:rPr>
        <w:t xml:space="preserve"> </w:t>
      </w:r>
      <w:del w:id="1291" w:author="Assessor GDSXSR" w:date="2026-10-29T21:16:42Z">
        <w:r>
          <w:rPr>
            <w:rFonts w:ascii="Arial" w:eastAsiaTheme="minorEastAsia" w:hAnsi="Arial" w:cs="Arial"/>
            <w:color w:val="000000" w:themeColor="text1"/>
            <w:sz w:val="28"/>
            <w:szCs w:val="28"/>
          </w:rPr>
          <w:delText xml:space="preserve">comprovar</w:delText>
        </w:r>
      </w:del>
      <w:ins w:id="1292" w:author="Assessor GDSXSR" w:date="2026-10-29T21:16:42Z">
        <w:r>
          <w:rPr>
            <w:rFonts w:ascii="Arial" w:eastAsiaTheme="minorEastAsia" w:hAnsi="Arial" w:cs="Arial"/>
            <w:color w:val="808080"/>
            <w:sz w:val="28"/>
            <w:szCs w:val="28"/>
          </w:rPr>
          <w:t xml:space="preserve">89108684</w:t>
        </w:r>
      </w:ins>
      <w:r>
        <w:rPr>
          <w:rFonts w:ascii="Arial" w:eastAsiaTheme="minorEastAsia" w:hAnsi="Arial" w:cs="Arial"/>
          <w:color w:val="000000" w:themeColor="text1"/>
          <w:sz w:val="28"/>
          <w:szCs w:val="28"/>
        </w:rPr>
        <w:t xml:space="preserve"> </w:t>
      </w:r>
      <w:del w:id="1293" w:author="Assessor GDSXSR" w:date="2026-10-29T21:16:42Z">
        <w:r>
          <w:rPr>
            <w:rFonts w:ascii="Arial" w:eastAsiaTheme="minorEastAsia" w:hAnsi="Arial" w:cs="Arial"/>
            <w:color w:val="000000" w:themeColor="text1"/>
            <w:sz w:val="28"/>
            <w:szCs w:val="28"/>
          </w:rPr>
          <w:delText xml:space="preserve">a</w:delText>
        </w:r>
      </w:del>
      <w:ins w:id="1294" w:author="Assessor GDSXSR" w:date="2026-10-29T21:16:42Z">
        <w:r>
          <w:rPr>
            <w:rFonts w:ascii="Arial" w:eastAsiaTheme="minorEastAsia" w:hAnsi="Arial" w:cs="Arial"/>
            <w:color w:val="808080"/>
            <w:sz w:val="28"/>
            <w:szCs w:val="28"/>
          </w:rPr>
          <w:t xml:space="preserve">e</w:t>
        </w:r>
      </w:ins>
      <w:r>
        <w:rPr>
          <w:rFonts w:ascii="Arial" w:eastAsiaTheme="minorEastAsia" w:hAnsi="Arial" w:cs="Arial"/>
          <w:color w:val="000000" w:themeColor="text1"/>
          <w:sz w:val="28"/>
          <w:szCs w:val="28"/>
        </w:rPr>
        <w:t xml:space="preserve"> </w:t>
      </w:r>
      <w:del w:id="1295" w:author="Assessor GDSXSR" w:date="2026-10-29T21:16:42Z">
        <w:r>
          <w:rPr>
            <w:rFonts w:ascii="Arial" w:eastAsiaTheme="minorEastAsia" w:hAnsi="Arial" w:cs="Arial"/>
            <w:color w:val="000000" w:themeColor="text1"/>
            <w:sz w:val="28"/>
            <w:szCs w:val="28"/>
          </w:rPr>
          <w:delText xml:space="preserve">entrega</w:delText>
        </w:r>
      </w:del>
      <w:ins w:id="1296" w:author="Assessor GDSXSR" w:date="2026-10-29T21:16:42Z">
        <w:r>
          <w:rPr>
            <w:rFonts w:ascii="Arial" w:eastAsiaTheme="minorEastAsia" w:hAnsi="Arial" w:cs="Arial"/>
            <w:color w:val="808080"/>
            <w:sz w:val="28"/>
            <w:szCs w:val="28"/>
          </w:rPr>
          <w:t xml:space="preserve">89108696)</w:t>
        </w:r>
      </w:ins>
      <w:r>
        <w:rPr>
          <w:rFonts w:ascii="Arial" w:eastAsiaTheme="minorEastAsia" w:hAnsi="Arial" w:cs="Arial"/>
          <w:color w:val="000000" w:themeColor="text1"/>
          <w:sz w:val="28"/>
          <w:szCs w:val="28"/>
        </w:rPr>
        <w:t xml:space="preserve">.</w:t>
      </w:r>
      <w:commentRangeEnd w:id="19"/>
      <w:r>
        <w:rPr>
          <w:rStyle w:val="CommentReference"/>
        </w:rPr>
        <w:commentReference w:id="19"/>
      </w:r>
    </w:p>
    <w:p w14:paraId="0ED68E65" w14:textId="16B9512E" w:rsidR="37F3EB7D" w:rsidRDefault="37F3EB7D" w:rsidP="1D371EE9">
      <w:pPr>
        <w:spacing w:after="0" w:line="360" w:lineRule="auto"/>
        <w:ind w:firstLine="2268"/>
        <w:jc w:val="both"/>
        <w:rPr>
          <w:rFonts w:ascii="Arial" w:eastAsia="Arial" w:hAnsi="Arial" w:cs="Arial"/>
          <w:color w:val="000000" w:themeColor="text1"/>
          <w:sz w:val="28"/>
          <w:szCs w:val="28"/>
        </w:rPr>
      </w:pPr>
    </w:p>
    <w:p w14:paraId="53C797EA" w14:textId="68205476" w:rsidR="37F3EB7D" w:rsidRDefault="2646721D" w:rsidP="1D371EE9">
      <w:pPr>
        <w:spacing w:after="0" w:line="360" w:lineRule="auto"/>
        <w:ind w:firstLine="2268"/>
        <w:jc w:val="both"/>
        <w:rPr>
          <w:rFonts w:ascii="Arial" w:eastAsia="Arial" w:hAnsi="Arial" w:cs="Arial"/>
          <w:color w:val="000000" w:themeColor="text1"/>
          <w:sz w:val="28"/>
          <w:szCs w:val="28"/>
        </w:rPr>
      </w:pPr>
      <w:commentRangeStart w:id="20"/>
      <w:r>
        <w:rPr>
          <w:rFonts w:ascii="Arial" w:eastAsia="Arial" w:hAnsi="Arial" w:cs="Arial"/>
          <w:color w:val="000000" w:themeColor="text1"/>
          <w:sz w:val="28"/>
          <w:szCs w:val="28"/>
        </w:rPr>
        <w:t xml:space="preserve">Nesse sentido</w:t>
      </w:r>
      <w:del w:id="1297" w:author="Assessor GDSXSR" w:date="2026-10-29T21:16:42Z">
        <w:r>
          <w:rPr>
            <w:rFonts w:ascii="Arial" w:eastAsia="Arial" w:hAnsi="Arial" w:cs="Arial"/>
            <w:color w:val="000000" w:themeColor="text1"/>
            <w:sz w:val="28"/>
            <w:szCs w:val="28"/>
          </w:rPr>
          <w:delText xml:space="preserve">, </w:delText>
        </w:r>
        <w:r>
          <w:rPr>
            <w:rFonts w:ascii="Arial" w:eastAsia="Arial" w:hAnsi="Arial" w:cs="Arial"/>
            <w:color w:val="000000" w:themeColor="text1"/>
            <w:sz w:val="28"/>
            <w:szCs w:val="28"/>
          </w:rPr>
          <w:delText xml:space="preserve">colaciona</w:delText>
        </w:r>
        <w:r>
          <w:rPr>
            <w:rFonts w:ascii="Arial" w:eastAsia="Arial" w:hAnsi="Arial" w:cs="Arial"/>
            <w:color w:val="000000" w:themeColor="text1"/>
            <w:sz w:val="28"/>
            <w:szCs w:val="28"/>
          </w:rPr>
          <w:delText xml:space="preserve">-se a</w:delText>
        </w:r>
        <w:r>
          <w:rPr>
            <w:rFonts w:ascii="Arial" w:eastAsia="Arial" w:hAnsi="Arial" w:cs="Arial"/>
            <w:color w:val="000000" w:themeColor="text1"/>
            <w:sz w:val="28"/>
            <w:szCs w:val="28"/>
          </w:rPr>
          <w:delText xml:space="preserve"> jurisprudência</w:delText>
        </w:r>
        <w:r>
          <w:rPr>
            <w:rFonts w:ascii="Arial" w:eastAsia="Arial" w:hAnsi="Arial" w:cs="Arial"/>
            <w:color w:val="000000" w:themeColor="text1"/>
            <w:sz w:val="28"/>
            <w:szCs w:val="28"/>
          </w:rPr>
          <w:delText xml:space="preserve"> desta egrégia Corte de Justiça</w:delText>
        </w:r>
      </w:del>
      <w:r>
        <w:rPr>
          <w:rFonts w:ascii="Arial" w:eastAsia="Arial" w:hAnsi="Arial" w:cs="Arial"/>
          <w:color w:val="000000" w:themeColor="text1"/>
          <w:sz w:val="28"/>
          <w:szCs w:val="28"/>
        </w:rPr>
        <w:t xml:space="preserve">:</w:t>
      </w:r>
      <w:commentRangeEnd w:id="20"/>
      <w:r>
        <w:rPr>
          <w:rStyle w:val="CommentReference"/>
        </w:rPr>
        <w:commentReference w:id="20"/>
      </w:r>
    </w:p>
    <w:p w14:paraId="3E736BD2" w14:textId="77777777" w:rsidR="00067181" w:rsidRDefault="00067181" w:rsidP="00067181">
      <w:pPr>
        <w:spacing w:after="0" w:line="360" w:lineRule="auto"/>
        <w:ind w:firstLine="2268"/>
      </w:pPr>
    </w:p>
    <w:p w14:paraId="51B3DC79" w14:textId="45A3545F" w:rsidR="2646721D" w:rsidRDefault="2646721D" w:rsidP="1D371EE9">
      <w:pPr>
        <w:spacing w:after="0" w:line="360" w:lineRule="auto"/>
        <w:ind w:left="2268"/>
        <w:jc w:val="both"/>
      </w:pPr>
      <w:r w:rsidRPr="1D371EE9">
        <w:rPr>
          <w:rFonts w:ascii="Arial" w:eastAsia="Arial" w:hAnsi="Arial" w:cs="Arial"/>
          <w:i/>
          <w:iCs/>
          <w:color w:val="000000" w:themeColor="text1"/>
        </w:rPr>
        <w:t>“</w:t>
      </w:r>
      <w:r w:rsidRPr="1D371EE9">
        <w:rPr>
          <w:rFonts w:ascii="Arial" w:eastAsia="Arial" w:hAnsi="Arial" w:cs="Arial"/>
          <w:i/>
          <w:iCs/>
          <w:color w:val="000000" w:themeColor="text1"/>
          <w:sz w:val="26"/>
          <w:szCs w:val="26"/>
        </w:rPr>
        <w:t xml:space="preserve">(…) </w:t>
      </w:r>
      <w:r w:rsidR="4B7B2996" w:rsidRPr="1D371EE9">
        <w:rPr>
          <w:rFonts w:ascii="Arial" w:eastAsia="Arial" w:hAnsi="Arial" w:cs="Arial"/>
          <w:i/>
          <w:iCs/>
          <w:color w:val="000000" w:themeColor="text1"/>
          <w:sz w:val="26"/>
          <w:szCs w:val="26"/>
        </w:rPr>
        <w:t xml:space="preserve">2. </w:t>
      </w:r>
      <w:r w:rsidR="4B7B2996" w:rsidRPr="1D371EE9">
        <w:rPr>
          <w:rFonts w:ascii="Arial" w:eastAsia="Arial" w:hAnsi="Arial" w:cs="Arial"/>
          <w:i/>
          <w:iCs/>
          <w:color w:val="000000" w:themeColor="text1"/>
          <w:sz w:val="26"/>
          <w:szCs w:val="26"/>
          <w:u w:val="single"/>
          <w:rPrChange w:id="1298" w:author="Assessor GDSXSR" w:date="2026-10-29T21:16:42Z">
            <w:rPr>
              <w:rFonts w:ascii="Arial" w:eastAsia="Arial" w:hAnsi="Arial" w:cs="Arial"/>
              <w:i/>
              <w:iCs/>
              <w:color w:val="000000" w:themeColor="text1"/>
              <w:sz w:val="26"/>
              <w:szCs w:val="26"/>
            </w:rPr>
          </w:rPrChange>
        </w:rPr>
        <w:t xml:space="preserve">A autora não se desincumbiu do ônus de demonstrar a legitimidade do documento apresentado.</w:t>
      </w:r>
      <w:r w:rsidR="4B7B2996" w:rsidRPr="1D371EE9">
        <w:rPr>
          <w:rFonts w:ascii="Arial" w:eastAsia="Arial" w:hAnsi="Arial" w:cs="Arial"/>
          <w:i/>
          <w:iCs/>
          <w:color w:val="000000" w:themeColor="text1"/>
          <w:sz w:val="26"/>
          <w:szCs w:val="26"/>
        </w:rPr>
        <w:t xml:space="preserve"> Dentre todas as inconsistências observadas pelo juízo de origem, chama atenção a rasura observada no verso da cártula, onde o banco sacado informa o motivo pelo qual o cheque foi devolvido. Não se pode atestar, com segurança razoável, que as assinaturas apresentadas são fidedignas, o que macula a própria exigibilidade do título. </w:t>
      </w:r>
    </w:p>
    <w:p w14:paraId="57FE8B19" w14:textId="6A22290E" w:rsidR="4B7B2996" w:rsidRDefault="4B7B2996" w:rsidP="1D371EE9">
      <w:pPr>
        <w:spacing w:after="0" w:line="360" w:lineRule="auto"/>
        <w:ind w:left="2268"/>
        <w:jc w:val="both"/>
      </w:pPr>
      <w:commentRangeStart w:id="21"/>
      <w:r>
        <w:rPr>
          <w:rFonts w:ascii="Arial" w:eastAsia="Arial" w:hAnsi="Arial" w:cs="Arial"/>
          <w:i/>
          <w:iCs/>
          <w:color w:val="000000" w:themeColor="text1"/>
          <w:sz w:val="26"/>
          <w:szCs w:val="26"/>
        </w:rPr>
        <w:t xml:space="preserve">3. Não se trata de vícios irrelevantes, de menor importância, que poderiam ser relevados quando se trata de ação monitória. As rasuras e inconsistências, somadas à própria falta de indicação do beneficiário no anverso do documento, </w:t>
      </w:r>
      <w:r>
        <w:rPr>
          <w:rFonts w:ascii="Arial" w:eastAsia="Arial" w:hAnsi="Arial" w:cs="Arial"/>
          <w:i/>
          <w:iCs/>
          <w:color w:val="000000" w:themeColor="text1"/>
          <w:sz w:val="26"/>
          <w:szCs w:val="26"/>
          <w:u w:val="single"/>
          <w:rPrChange w:id="1300" w:author="Assessor GDSXSR" w:date="2026-10-29T21:16:42Z">
            <w:rPr>
              <w:rFonts w:ascii="Arial" w:eastAsia="Arial" w:hAnsi="Arial" w:cs="Arial"/>
              <w:i/>
              <w:iCs/>
              <w:color w:val="000000" w:themeColor="text1"/>
              <w:sz w:val="26"/>
              <w:szCs w:val="26"/>
            </w:rPr>
          </w:rPrChange>
        </w:rPr>
        <w:t xml:space="preserve">fazem com que o documento não preste para fins monitórios</w:t>
      </w:r>
      <w:r>
        <w:rPr>
          <w:rFonts w:ascii="Arial" w:eastAsia="Arial" w:hAnsi="Arial" w:cs="Arial"/>
          <w:i/>
          <w:iCs/>
          <w:color w:val="000000" w:themeColor="text1"/>
          <w:sz w:val="26"/>
          <w:szCs w:val="26"/>
        </w:rPr>
        <w:t xml:space="preserve">, já que o cheque apresentado não pode ser considerado, na hipótese, como “prova escrita” conforme exige o art. 700, do CPC.</w:t>
      </w:r>
      <w:ins w:id="1301" w:author="Assessor GDSXSR" w:date="2026-10-29T21:16:42Z">
        <w:r>
          <w:rPr>
            <w:rFonts w:ascii="Arial" w:eastAsia="Arial" w:hAnsi="Arial" w:cs="Arial"/>
            <w:i/>
            <w:iCs/>
            <w:color w:val="808080"/>
            <w:sz w:val="26"/>
            <w:szCs w:val="26"/>
          </w:rPr>
          <w:t xml:space="preserve">”</w:t>
        </w:r>
      </w:ins>
      <w:r>
        <w:rPr>
          <w:rFonts w:ascii="Arial" w:eastAsia="Arial" w:hAnsi="Arial" w:cs="Arial"/>
          <w:i/>
          <w:iCs/>
          <w:color w:val="000000" w:themeColor="text1"/>
          <w:sz w:val="26"/>
          <w:szCs w:val="26"/>
        </w:rPr>
        <w:t xml:space="preserve"> </w:t>
      </w:r>
      <w:ins w:id="1302" w:author="Assessor GDSXSR" w:date="2026-10-29T21:16:42Z">
        <w:r>
          <w:rPr>
            <w:rFonts w:ascii="Arial" w:eastAsia="Arial" w:hAnsi="Arial" w:cs="Arial"/>
            <w:i/>
            <w:iCs/>
            <w:color w:val="808080"/>
            <w:sz w:val="26"/>
            <w:szCs w:val="26"/>
          </w:rPr>
          <w:t xml:space="preserve">(Acórdão 1906820, 0719802-59.2023.8.07.0003, Relator(a): LEONARDO ROSCOE BESSA, 6ª TURMA CÍVEL, data de julgamento: 14/08/2024, publicado no DJe: 27/08/2024.) – Grifei</w:t>
        </w:r>
      </w:ins>
      <w:commentRangeEnd w:id="21"/>
      <w:r>
        <w:rPr>
          <w:rStyle w:val="CommentReference"/>
        </w:rPr>
        <w:commentReference w:id="21"/>
      </w:r>
    </w:p>
    <w:p w14:paraId="2195C315" w14:textId="715E1A7E" w:rsidR="4B7B2996" w:rsidRDefault="4B7B2996" w:rsidP="000B79B1">
      <w:pPr>
        <w:spacing w:after="0" w:line="360" w:lineRule="auto"/>
        <w:ind w:left="2268"/>
        <w:jc w:val="both"/>
        <w:rPr>
          <w:del w:id="1306" w:author="Assessor GDSXSR" w:date="2026-10-29T21:16:42Z"/>
        </w:rPr>
      </w:pPr>
      <w:del w:id="1303" w:author="Assessor GDSXSR" w:date="2026-10-29T21:16:42Z">
        <w:r w:rsidRPr="1D371EE9">
          <w:rPr>
            <w:rFonts w:ascii="Arial" w:eastAsia="Arial" w:hAnsi="Arial" w:cs="Arial"/>
            <w:i/>
            <w:iCs/>
            <w:color w:val="000000" w:themeColor="text1"/>
            <w:sz w:val="26"/>
            <w:szCs w:val="26"/>
          </w:rPr>
          <w:delText>4. Recurso conhecido e não provido</w:delText>
        </w:r>
      </w:del>
      <w:del w:id="1304" w:author="Assessor GDSXSR" w:date="2026-10-29T21:16:42Z">
        <w:r w:rsidR="000B79B1">
          <w:rPr>
            <w:rFonts w:ascii="Arial" w:eastAsia="Arial" w:hAnsi="Arial" w:cs="Arial"/>
            <w:i/>
            <w:iCs/>
            <w:color w:val="000000" w:themeColor="text1"/>
            <w:sz w:val="26"/>
            <w:szCs w:val="26"/>
          </w:rPr>
          <w:delText xml:space="preserve">.” </w:delText>
        </w:r>
      </w:del>
      <w:del w:id="1305" w:author="Assessor GDSXSR" w:date="2026-10-29T21:16:42Z">
        <w:r w:rsidRPr="1D371EE9">
          <w:rPr>
            <w:rFonts w:ascii="Arial" w:eastAsia="Arial" w:hAnsi="Arial" w:cs="Arial"/>
            <w:i/>
            <w:iCs/>
            <w:color w:val="000000" w:themeColor="text1"/>
            <w:sz w:val="26"/>
            <w:szCs w:val="26"/>
          </w:rPr>
          <w:delText>(Acórdão 1906820, 0719802-59.2023.8.07.0003, Relator(a): LEONARDO ROSCOE BESSA, 6ª TURMA CÍVEL, data de julgamento: 14/08/2024, publicado no DJe: 27/08/2024)</w:delText>
        </w:r>
      </w:del>
    </w:p>
    <w:p w14:paraId="0C4E5A28" w14:textId="7805B261" w:rsidR="1D371EE9" w:rsidRDefault="1D371EE9" w:rsidP="1D371EE9">
      <w:pPr>
        <w:spacing w:after="0" w:line="360" w:lineRule="auto"/>
        <w:ind w:left="2268"/>
        <w:jc w:val="both"/>
        <w:rPr>
          <w:rFonts w:ascii="Arial" w:eastAsia="Arial" w:hAnsi="Arial" w:cs="Arial"/>
          <w:i/>
          <w:iCs/>
          <w:color w:val="000000" w:themeColor="text1"/>
          <w:sz w:val="26"/>
          <w:szCs w:val="26"/>
        </w:rPr>
      </w:pPr>
    </w:p>
    <w:p w14:paraId="72A2F87F" w14:textId="48B4A1ED" w:rsidR="00B73FAD" w:rsidRPr="00D516B2" w:rsidRDefault="00B73FAD" w:rsidP="00067181">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067181">
      <w:pPr>
        <w:spacing w:after="0" w:line="360" w:lineRule="auto"/>
        <w:ind w:firstLine="2268"/>
        <w:jc w:val="both"/>
        <w:rPr>
          <w:rFonts w:ascii="Arial" w:hAnsi="Arial" w:cs="Arial"/>
          <w:sz w:val="28"/>
          <w:szCs w:val="28"/>
        </w:rPr>
      </w:pPr>
    </w:p>
    <w:p w14:paraId="2C2405F2" w14:textId="7EB530D4" w:rsidR="6B58BE21" w:rsidRDefault="2D19BC1D" w:rsidP="00067181">
      <w:pPr>
        <w:spacing w:after="0" w:line="360" w:lineRule="auto"/>
        <w:ind w:firstLine="2268"/>
        <w:jc w:val="both"/>
      </w:pPr>
      <w:r w:rsidRPr="1D371EE9">
        <w:rPr>
          <w:rFonts w:ascii="Arial" w:hAnsi="Arial" w:cs="Arial"/>
          <w:sz w:val="28"/>
          <w:szCs w:val="28"/>
        </w:rPr>
        <w:t xml:space="preserve">Ante o exposto, </w:t>
      </w:r>
      <w:r w:rsidR="0EB71102" w:rsidRPr="1D371EE9">
        <w:rPr>
          <w:rFonts w:ascii="Arial" w:hAnsi="Arial" w:cs="Arial"/>
          <w:b/>
          <w:bCs/>
          <w:sz w:val="28"/>
          <w:szCs w:val="28"/>
        </w:rPr>
        <w:t>nego</w:t>
      </w:r>
      <w:r w:rsidR="2CE0BB7C" w:rsidRPr="1D371EE9">
        <w:rPr>
          <w:rFonts w:ascii="Arial" w:hAnsi="Arial" w:cs="Arial"/>
          <w:b/>
          <w:bCs/>
          <w:sz w:val="28"/>
          <w:szCs w:val="28"/>
        </w:rPr>
        <w:t xml:space="preserve"> provimento</w:t>
      </w:r>
      <w:r w:rsidR="7FF71DD8" w:rsidRPr="1D371EE9">
        <w:rPr>
          <w:rFonts w:ascii="Arial" w:hAnsi="Arial" w:cs="Arial"/>
          <w:sz w:val="28"/>
          <w:szCs w:val="28"/>
        </w:rPr>
        <w:t xml:space="preserve"> ao</w:t>
      </w:r>
      <w:r w:rsidR="60539314" w:rsidRPr="1D371EE9">
        <w:rPr>
          <w:rFonts w:ascii="Arial" w:hAnsi="Arial" w:cs="Arial"/>
          <w:sz w:val="28"/>
          <w:szCs w:val="28"/>
        </w:rPr>
        <w:t xml:space="preserve"> apelo interposto pel</w:t>
      </w:r>
      <w:r w:rsidR="009273BA" w:rsidRPr="1D371EE9">
        <w:rPr>
          <w:rFonts w:ascii="Arial" w:hAnsi="Arial" w:cs="Arial"/>
          <w:sz w:val="28"/>
          <w:szCs w:val="28"/>
        </w:rPr>
        <w:t>a</w:t>
      </w:r>
      <w:r w:rsidR="1B23125D" w:rsidRPr="1D371EE9">
        <w:rPr>
          <w:rFonts w:ascii="Arial" w:hAnsi="Arial" w:cs="Arial"/>
          <w:sz w:val="28"/>
          <w:szCs w:val="28"/>
        </w:rPr>
        <w:t xml:space="preserve"> </w:t>
      </w:r>
      <w:r w:rsidR="65B3C186" w:rsidRPr="1D371EE9">
        <w:rPr>
          <w:rFonts w:ascii="Arial" w:hAnsi="Arial" w:cs="Arial"/>
          <w:sz w:val="28"/>
          <w:szCs w:val="28"/>
        </w:rPr>
        <w:t>autor</w:t>
      </w:r>
      <w:r w:rsidR="434302B9" w:rsidRPr="1D371EE9">
        <w:rPr>
          <w:rFonts w:ascii="Arial" w:hAnsi="Arial" w:cs="Arial"/>
          <w:sz w:val="28"/>
          <w:szCs w:val="28"/>
        </w:rPr>
        <w:t>a</w:t>
      </w:r>
      <w:r w:rsidR="65B3C186" w:rsidRPr="1D371EE9">
        <w:rPr>
          <w:rFonts w:ascii="Arial" w:hAnsi="Arial" w:cs="Arial"/>
          <w:sz w:val="28"/>
          <w:szCs w:val="28"/>
        </w:rPr>
        <w:t xml:space="preserve">, </w:t>
      </w:r>
      <w:r w:rsidR="661C0E63" w:rsidRPr="1D371EE9">
        <w:rPr>
          <w:rFonts w:ascii="Arial" w:hAnsi="Arial" w:cs="Arial"/>
          <w:sz w:val="28"/>
          <w:szCs w:val="28"/>
        </w:rPr>
        <w:t>Florence Industrial e Comercial Ltda</w:t>
      </w:r>
      <w:r w:rsidR="53BF9930" w:rsidRPr="1D371EE9">
        <w:rPr>
          <w:rFonts w:ascii="Arial" w:hAnsi="Arial" w:cs="Arial"/>
          <w:sz w:val="28"/>
          <w:szCs w:val="28"/>
        </w:rPr>
        <w:t>.</w:t>
      </w:r>
    </w:p>
    <w:p w14:paraId="2B86B651" w14:textId="14A120F7" w:rsidR="57A6DB39" w:rsidRDefault="57A6DB39" w:rsidP="00067181">
      <w:pPr>
        <w:spacing w:after="0" w:line="360" w:lineRule="auto"/>
        <w:ind w:firstLine="2268"/>
        <w:jc w:val="both"/>
        <w:rPr>
          <w:rFonts w:ascii="Arial" w:hAnsi="Arial" w:cs="Arial"/>
          <w:sz w:val="28"/>
          <w:szCs w:val="28"/>
        </w:rPr>
      </w:pPr>
    </w:p>
    <w:p w14:paraId="5B0F1D31" w14:textId="0E734764" w:rsidR="5D0E2A10" w:rsidRDefault="1BE6821A" w:rsidP="00067181">
      <w:pPr>
        <w:spacing w:after="0" w:line="360" w:lineRule="auto"/>
        <w:ind w:firstLine="2268"/>
        <w:jc w:val="both"/>
        <w:rPr>
          <w:rFonts w:ascii="Arial" w:hAnsi="Arial" w:cs="Arial"/>
          <w:sz w:val="28"/>
          <w:szCs w:val="28"/>
          <w:highlight w:val="yellow"/>
        </w:rPr>
      </w:pPr>
      <w:commentRangeStart w:id="22"/>
      <w:del w:id="1307" w:author="Assessor GDSXSR" w:date="2026-10-29T21:16:42Z">
        <w:r>
          <w:rPr>
            <w:rFonts w:ascii="Arial" w:hAnsi="Arial" w:cs="Arial"/>
            <w:b/>
            <w:bCs/>
            <w:sz w:val="28"/>
            <w:szCs w:val="28"/>
          </w:rPr>
          <w:delText xml:space="preserve">Condeno</w:delText>
        </w:r>
        <w:r>
          <w:rPr>
            <w:rFonts w:ascii="Arial" w:hAnsi="Arial" w:cs="Arial"/>
            <w:sz w:val="28"/>
            <w:szCs w:val="28"/>
          </w:rPr>
          <w:delText xml:space="preserve"> </w:delText>
        </w:r>
        <w:r>
          <w:rPr>
            <w:rFonts w:ascii="Arial" w:hAnsi="Arial" w:cs="Arial"/>
            <w:sz w:val="28"/>
            <w:szCs w:val="28"/>
          </w:rPr>
          <w:delText xml:space="preserve">a</w:delText>
        </w:r>
        <w:r>
          <w:rPr>
            <w:rFonts w:ascii="Arial" w:hAnsi="Arial" w:cs="Arial"/>
            <w:sz w:val="28"/>
            <w:szCs w:val="28"/>
          </w:rPr>
          <w:delText xml:space="preserve"> autor</w:delText>
        </w:r>
        <w:r>
          <w:rPr>
            <w:rFonts w:ascii="Arial" w:hAnsi="Arial" w:cs="Arial"/>
            <w:sz w:val="28"/>
            <w:szCs w:val="28"/>
          </w:rPr>
          <w:delText xml:space="preserve">a</w:delText>
        </w:r>
        <w:r>
          <w:rPr>
            <w:rFonts w:ascii="Arial" w:hAnsi="Arial" w:cs="Arial"/>
            <w:sz w:val="28"/>
            <w:szCs w:val="28"/>
          </w:rPr>
          <w:delText xml:space="preserve">/apelante ao pagamento de</w:delText>
        </w:r>
      </w:del>
      <w:ins w:id="1308" w:author="Assessor GDSXSR" w:date="2026-10-29T21:16:42Z">
        <w:r>
          <w:rPr>
            <w:rFonts w:ascii="Arial" w:hAnsi="Arial" w:cs="Arial"/>
            <w:b/>
            <w:bCs/>
            <w:color w:val="808080"/>
            <w:sz w:val="28"/>
            <w:szCs w:val="28"/>
          </w:rPr>
          <w:t xml:space="preserve">Sem</w:t>
        </w:r>
      </w:ins>
      <w:r>
        <w:rPr>
          <w:rFonts w:ascii="Arial" w:hAnsi="Arial" w:cs="Arial"/>
          <w:sz w:val="28"/>
          <w:szCs w:val="28"/>
        </w:rPr>
        <w:t xml:space="preserve"> honorários recursais </w:t>
      </w:r>
      <w:del w:id="1309" w:author="Assessor GDSXSR" w:date="2026-10-29T21:16:42Z">
        <w:r>
          <w:rPr>
            <w:rFonts w:ascii="Arial" w:hAnsi="Arial" w:cs="Arial"/>
            <w:sz w:val="28"/>
            <w:szCs w:val="28"/>
          </w:rPr>
          <w:delText xml:space="preserve">que fixo em 2% do valor </w:delText>
        </w:r>
        <w:r>
          <w:rPr>
            <w:rFonts w:ascii="Arial" w:hAnsi="Arial" w:cs="Arial"/>
            <w:sz w:val="28"/>
            <w:szCs w:val="28"/>
          </w:rPr>
          <w:delText xml:space="preserve">atualizado </w:delText>
        </w:r>
        <w:r>
          <w:rPr>
            <w:rFonts w:ascii="Arial" w:hAnsi="Arial" w:cs="Arial"/>
            <w:sz w:val="28"/>
            <w:szCs w:val="28"/>
          </w:rPr>
          <w:delText xml:space="preserve">da causa </w:delText>
        </w:r>
      </w:del>
      <w:r>
        <w:rPr>
          <w:rFonts w:ascii="Arial" w:hAnsi="Arial" w:cs="Arial"/>
          <w:sz w:val="28"/>
          <w:szCs w:val="28"/>
        </w:rPr>
        <w:t xml:space="preserve">(CPC</w:t>
      </w:r>
      <w:del w:id="1310" w:author="Assessor GDSXSR" w:date="2026-10-29T21:16:42Z">
        <w:r>
          <w:rPr>
            <w:rFonts w:ascii="Arial" w:hAnsi="Arial" w:cs="Arial"/>
            <w:sz w:val="28"/>
            <w:szCs w:val="28"/>
          </w:rPr>
          <w:delText xml:space="preserve">/2015</w:delText>
        </w:r>
      </w:del>
      <w:r>
        <w:rPr>
          <w:rFonts w:ascii="Arial" w:hAnsi="Arial" w:cs="Arial"/>
          <w:sz w:val="28"/>
          <w:szCs w:val="28"/>
        </w:rPr>
        <w:t xml:space="preserve"> 85 § 11)</w:t>
      </w:r>
      <w:del w:id="1311" w:author="Assessor GDSXSR" w:date="2026-10-29T21:16:42Z">
        <w:r>
          <w:rPr>
            <w:rFonts w:ascii="Arial" w:hAnsi="Arial" w:cs="Arial"/>
            <w:sz w:val="28"/>
            <w:szCs w:val="28"/>
          </w:rPr>
          <w:delText xml:space="preserve">, </w:delText>
        </w:r>
        <w:r>
          <w:rPr>
            <w:rFonts w:ascii="Arial" w:hAnsi="Arial" w:cs="Arial"/>
            <w:sz w:val="28"/>
            <w:szCs w:val="28"/>
          </w:rPr>
          <w:delText xml:space="preserve">acrescido</w:delText>
        </w:r>
        <w:r>
          <w:rPr>
            <w:rFonts w:ascii="Arial" w:hAnsi="Arial" w:cs="Arial"/>
            <w:sz w:val="28"/>
            <w:szCs w:val="28"/>
          </w:rPr>
          <w:delText xml:space="preserve"> da quantia fixada na </w:delText>
        </w:r>
        <w:r>
          <w:rPr>
            <w:rFonts w:ascii="Arial" w:hAnsi="Arial" w:cs="Arial"/>
            <w:sz w:val="28"/>
            <w:szCs w:val="28"/>
          </w:rPr>
          <w:delText xml:space="preserve">r</w:delText>
        </w:r>
      </w:del>
      <w:r>
        <w:rPr>
          <w:rFonts w:ascii="Arial" w:hAnsi="Arial" w:cs="Arial"/>
          <w:sz w:val="28"/>
          <w:szCs w:val="28"/>
        </w:rPr>
        <w:t xml:space="preserve">.</w:t>
      </w:r>
      <w:del w:id="1312" w:author="Assessor GDSXSR" w:date="2026-10-29T21:16:42Z">
        <w:r>
          <w:rPr>
            <w:rFonts w:ascii="Arial" w:hAnsi="Arial" w:cs="Arial"/>
            <w:sz w:val="28"/>
            <w:szCs w:val="28"/>
          </w:rPr>
          <w:delText xml:space="preserve"> </w:delText>
        </w:r>
        <w:r>
          <w:rPr>
            <w:rFonts w:ascii="Arial" w:hAnsi="Arial" w:cs="Arial"/>
            <w:sz w:val="28"/>
            <w:szCs w:val="28"/>
          </w:rPr>
          <w:delText xml:space="preserve">sentença.</w:delText>
        </w:r>
      </w:del>
      <w:commentRangeEnd w:id="22"/>
      <w:r>
        <w:rPr>
          <w:rStyle w:val="CommentReference"/>
        </w:rPr>
        <w:commentReference w:id="22"/>
      </w:r>
    </w:p>
    <w:p w14:paraId="3604CD39" w14:textId="5B8F6347" w:rsidR="008A4445" w:rsidRDefault="008A4445" w:rsidP="00067181">
      <w:pPr>
        <w:spacing w:after="0" w:line="360" w:lineRule="auto"/>
        <w:ind w:firstLine="2268"/>
        <w:jc w:val="both"/>
        <w:rPr>
          <w:rFonts w:ascii="Arial" w:hAnsi="Arial" w:cs="Arial"/>
          <w:sz w:val="28"/>
          <w:szCs w:val="28"/>
        </w:rPr>
      </w:pPr>
    </w:p>
    <w:p w14:paraId="0DA21613" w14:textId="569A3EA7" w:rsidR="007E1C8C" w:rsidRDefault="007E1C8C" w:rsidP="00067181">
      <w:pPr>
        <w:spacing w:after="0" w:line="360" w:lineRule="auto"/>
        <w:ind w:firstLine="2268"/>
        <w:jc w:val="both"/>
        <w:rPr>
          <w:rFonts w:ascii="Arial" w:hAnsi="Arial" w:cs="Arial"/>
          <w:sz w:val="28"/>
          <w:szCs w:val="28"/>
        </w:rPr>
      </w:pPr>
      <w:r>
        <w:rPr>
          <w:rFonts w:ascii="Arial" w:hAnsi="Arial" w:cs="Arial"/>
          <w:sz w:val="28"/>
          <w:szCs w:val="28"/>
        </w:rPr>
        <w:t>É como voto.</w:t>
      </w:r>
    </w:p>
    <w:p w14:paraId="7FB4661B" w14:textId="77777777" w:rsidR="008B453D" w:rsidRDefault="008B453D" w:rsidP="00067181">
      <w:pPr>
        <w:spacing w:after="0" w:line="360" w:lineRule="auto"/>
        <w:ind w:firstLine="2268"/>
        <w:jc w:val="both"/>
        <w:rPr>
          <w:rFonts w:ascii="Arial" w:hAnsi="Arial" w:cs="Arial"/>
          <w:sz w:val="28"/>
          <w:szCs w:val="28"/>
        </w:rPr>
      </w:pPr>
    </w:p>
    <w:p w14:paraId="070CAA6D" w14:textId="77777777" w:rsidR="008B453D" w:rsidRDefault="008B453D" w:rsidP="00DB1301">
      <w:pPr>
        <w:spacing w:after="0" w:line="360" w:lineRule="auto"/>
        <w:ind w:firstLine="2268"/>
        <w:jc w:val="both"/>
        <w:rPr>
          <w:rFonts w:ascii="Arial" w:hAnsi="Arial" w:cs="Arial"/>
          <w:sz w:val="28"/>
          <w:szCs w:val="28"/>
        </w:rPr>
      </w:pPr>
    </w:p>
    <w:p w14:paraId="6E4ACBCA" w14:textId="77777777" w:rsidR="00C33F51" w:rsidRDefault="00C33F51" w:rsidP="00C33F51">
      <w:pPr>
        <w:rPr>
          <w:rFonts w:ascii="Arial" w:hAnsi="Arial" w:cs="Arial"/>
          <w:sz w:val="28"/>
          <w:szCs w:val="28"/>
        </w:rPr>
      </w:pPr>
    </w:p>
    <w:p w14:paraId="0AA152FF" w14:textId="4D3E6637" w:rsidR="00693B0D" w:rsidRPr="00C33F51" w:rsidRDefault="65A6BF99" w:rsidP="57A6DB39">
      <w:r w:rsidRPr="1D371EE9">
        <w:rPr>
          <w:b/>
          <w:bCs/>
          <w:color w:val="00B050"/>
          <w:rPrChange w:id="1315" w:author="Assessor GDSXSR" w:date="2026-10-29T21:16:42Z">
            <w:rPr>
              <w:b/>
              <w:bCs/>
              <w:color w:val="6FAC47"/>
            </w:rPr>
          </w:rPrChange>
        </w:rPr>
        <w:t xml:space="preserve">SENTENÇA </w:t>
      </w:r>
    </w:p>
    <w:p w14:paraId="527BACC7" w14:textId="64CDBAE5" w:rsidR="51BF87EC" w:rsidRDefault="51BF87EC" w:rsidP="1D371EE9">
      <w:pPr>
        <w:jc w:val="both"/>
      </w:pPr>
      <w:r w:rsidRPr="1D371EE9">
        <w:rPr>
          <w:rFonts w:ascii="Calibri" w:eastAsia="Calibri" w:hAnsi="Calibri" w:cs="Calibri"/>
          <w:color w:val="00B050"/>
          <w:rPrChange w:id="1316" w:author="Assessor GDSXSR" w:date="2026-10-29T21:16:42Z">
            <w:rPr>
              <w:rFonts w:ascii="Calibri" w:eastAsia="Calibri" w:hAnsi="Calibri" w:cs="Calibri"/>
              <w:color w:val="70AD47" w:themeColor="accent6"/>
            </w:rPr>
          </w:rPrChange>
        </w:rPr>
        <w:t xml:space="preserve">FLORENCE INDUSTRIAL E COMERCIAL LTDA ajuizou ação monitória em face de 312 NORTE PERFUMARIA E COSMÉTICOS EIRELI – ME e 312 NORTE PERFUMARIA E COSMÉTICOS LTDA – ME, alegando ser credora da quantia de R$ 37.192,27, decorrente do inadimplemento de notas fiscais referentes ao fornecimento de mercadorias, descritas na inicial e instruída com documentos que a autora afirma constituírem prova escrita do crédito (petição inicial – ID 212971377). </w:t>
      </w:r>
    </w:p>
    <w:p w14:paraId="15C71C62" w14:textId="74847C48" w:rsidR="51BF87EC" w:rsidRDefault="51BF87EC" w:rsidP="1D371EE9">
      <w:pPr>
        <w:jc w:val="both"/>
      </w:pPr>
      <w:r w:rsidRPr="1D371EE9">
        <w:rPr>
          <w:rFonts w:ascii="Calibri" w:eastAsia="Calibri" w:hAnsi="Calibri" w:cs="Calibri"/>
          <w:color w:val="00B050"/>
          <w:rPrChange w:id="1317" w:author="Assessor GDSXSR" w:date="2026-10-29T21:16:42Z">
            <w:rPr>
              <w:rFonts w:ascii="Calibri" w:eastAsia="Calibri" w:hAnsi="Calibri" w:cs="Calibri"/>
              <w:color w:val="70AD47" w:themeColor="accent6"/>
            </w:rPr>
          </w:rPrChange>
        </w:rPr>
        <w:t xml:space="preserve">Sustentou a autora que as rés deixaram de adimplir as notas fiscais nº 210954, com vencimentos em 11/11/2019, 25/11/2019 e 10/12/2019, e nº 207285, com vencimento em 14/11/2019, cujo valor histórico totalizaria R$ 21.785,97, atualizado para R$ 37.192,27 conforme planilha de débitos judiciais anexada (ID 212975098). Requereu a citação das rés para pagamento ou apresentação de embargos, bem como a conversão do mandado monitório em título executivo judicial em caso de inércia. </w:t>
      </w:r>
    </w:p>
    <w:p w14:paraId="723E52EA" w14:textId="0666D8C6" w:rsidR="51BF87EC" w:rsidRDefault="51BF87EC" w:rsidP="1D371EE9">
      <w:pPr>
        <w:jc w:val="both"/>
      </w:pPr>
      <w:r w:rsidRPr="1D371EE9">
        <w:rPr>
          <w:rFonts w:ascii="Calibri" w:eastAsia="Calibri" w:hAnsi="Calibri" w:cs="Calibri"/>
          <w:color w:val="00B050"/>
          <w:rPrChange w:id="1318" w:author="Assessor GDSXSR" w:date="2026-10-29T21:16:42Z">
            <w:rPr>
              <w:rFonts w:ascii="Calibri" w:eastAsia="Calibri" w:hAnsi="Calibri" w:cs="Calibri"/>
              <w:color w:val="70AD47" w:themeColor="accent6"/>
            </w:rPr>
          </w:rPrChange>
        </w:rPr>
        <w:t>Por decisão de ID 214578546, foi admitido o processamento do feito pelo rito monitório, nos termos dos arts. 700 a 702 do Código de Processo Civil, com a determinação de citação das rés para pagamento ou oposição de embargos no prazo legal</w:t>
      </w:r>
      <w:r w:rsidR="31A50ABE" w:rsidRPr="1D371EE9">
        <w:rPr>
          <w:rFonts w:ascii="Calibri" w:eastAsia="Calibri" w:hAnsi="Calibri" w:cs="Calibri"/>
          <w:color w:val="00B050"/>
          <w:rPrChange w:id="1319" w:author="Assessor GDSXSR" w:date="2026-10-29T21:16:42Z">
            <w:rPr>
              <w:rFonts w:ascii="Calibri" w:eastAsia="Calibri" w:hAnsi="Calibri" w:cs="Calibri"/>
              <w:color w:val="70AD47" w:themeColor="accent6"/>
            </w:rPr>
          </w:rPrChange>
        </w:rPr>
        <w:t>.</w:t>
      </w:r>
      <w:r w:rsidRPr="1D371EE9">
        <w:rPr>
          <w:rFonts w:ascii="Calibri" w:eastAsia="Calibri" w:hAnsi="Calibri" w:cs="Calibri"/>
          <w:color w:val="00B050"/>
          <w:rPrChange w:id="1320" w:author="Assessor GDSXSR" w:date="2026-10-29T21:16:42Z">
            <w:rPr>
              <w:rFonts w:ascii="Calibri" w:eastAsia="Calibri" w:hAnsi="Calibri" w:cs="Calibri"/>
              <w:color w:val="70AD47" w:themeColor="accent6"/>
            </w:rPr>
          </w:rPrChange>
        </w:rPr>
        <w:t xml:space="preserve"> </w:t>
      </w:r>
    </w:p>
    <w:p w14:paraId="17F00800" w14:textId="3CABDAD6" w:rsidR="51BF87EC" w:rsidRDefault="51BF87EC" w:rsidP="1D371EE9">
      <w:pPr>
        <w:jc w:val="both"/>
      </w:pPr>
      <w:r w:rsidRPr="1D371EE9">
        <w:rPr>
          <w:rFonts w:ascii="Calibri" w:eastAsia="Calibri" w:hAnsi="Calibri" w:cs="Calibri"/>
          <w:color w:val="00B050"/>
          <w:rPrChange w:id="1321" w:author="Assessor GDSXSR" w:date="2026-10-29T21:16:42Z">
            <w:rPr>
              <w:rFonts w:ascii="Calibri" w:eastAsia="Calibri" w:hAnsi="Calibri" w:cs="Calibri"/>
              <w:color w:val="70AD47" w:themeColor="accent6"/>
            </w:rPr>
          </w:rPrChange>
        </w:rPr>
        <w:t xml:space="preserve">Frustradas diversas tentativas de citação pessoal das rés, conforme se verifica dos mandados e certidões constantes dos autos (IDs 214587884, 214586641, 215875787, 217331362 e 217331365), foram realizadas pesquisas de endereços pelos sistemas disponíveis, igualmente sem êxito. Diante do esgotamento dos meios de localização, foi deferida a citação por edital da segunda ré, com advertência de nomeação de curadoria especial em caso de revelia (edital – ID 248445572). </w:t>
      </w:r>
    </w:p>
    <w:p w14:paraId="7FA57BFB" w14:textId="68EB7146" w:rsidR="51BF87EC" w:rsidRDefault="51BF87EC" w:rsidP="1D371EE9">
      <w:pPr>
        <w:jc w:val="both"/>
      </w:pPr>
      <w:r w:rsidRPr="1D371EE9">
        <w:rPr>
          <w:rFonts w:ascii="Calibri" w:eastAsia="Calibri" w:hAnsi="Calibri" w:cs="Calibri"/>
          <w:color w:val="00B050"/>
          <w:rPrChange w:id="1322" w:author="Assessor GDSXSR" w:date="2026-10-29T21:16:42Z">
            <w:rPr>
              <w:rFonts w:ascii="Calibri" w:eastAsia="Calibri" w:hAnsi="Calibri" w:cs="Calibri"/>
              <w:color w:val="70AD47" w:themeColor="accent6"/>
            </w:rPr>
          </w:rPrChange>
        </w:rPr>
        <w:t xml:space="preserve">Decorrido o prazo do edital sem manifestação, foi nomeada curadoria especial à ré citada por edital (ID 255310297). A Defensoria Pública apresentou embargos à ação monitória (ID 255552680), nos quais alegou, em síntese, a inexistência de prova escrita idônea quanto à entrega das mercadorias referentes à nota fiscal nº 207285, no valor de R$ 701,50, sustentando que apenas a nota fiscal nº 210954 estaria acompanhada de comprovante de entrega adequado. Requereu, assim, a improcedência total da ação ou, subsidiariamente, a exclusão do referido valor. </w:t>
      </w:r>
    </w:p>
    <w:p w14:paraId="6953D3F7" w14:textId="243BD9E3" w:rsidR="51BF87EC" w:rsidRDefault="51BF87EC" w:rsidP="1D371EE9">
      <w:pPr>
        <w:jc w:val="both"/>
      </w:pPr>
      <w:r w:rsidRPr="1D371EE9">
        <w:rPr>
          <w:rFonts w:ascii="Calibri" w:eastAsia="Calibri" w:hAnsi="Calibri" w:cs="Calibri"/>
          <w:color w:val="00B050"/>
          <w:rPrChange w:id="1323" w:author="Assessor GDSXSR" w:date="2026-10-29T21:16:42Z">
            <w:rPr>
              <w:rFonts w:ascii="Calibri" w:eastAsia="Calibri" w:hAnsi="Calibri" w:cs="Calibri"/>
              <w:color w:val="70AD47" w:themeColor="accent6"/>
            </w:rPr>
          </w:rPrChange>
        </w:rPr>
        <w:t xml:space="preserve">A autora apresentou impugnação aos embargos (ID 257326157), defendendo a suficiência da documentação acostada e a regularidade da cobrança. </w:t>
      </w:r>
    </w:p>
    <w:p w14:paraId="70C0D485" w14:textId="524879CD" w:rsidR="51BF87EC" w:rsidRDefault="51BF87EC" w:rsidP="1D371EE9">
      <w:pPr>
        <w:jc w:val="both"/>
      </w:pPr>
      <w:r w:rsidRPr="1D371EE9">
        <w:rPr>
          <w:rFonts w:ascii="Calibri" w:eastAsia="Calibri" w:hAnsi="Calibri" w:cs="Calibri"/>
          <w:color w:val="00B050"/>
          <w:rPrChange w:id="1324" w:author="Assessor GDSXSR" w:date="2026-10-29T21:16:42Z">
            <w:rPr>
              <w:rFonts w:ascii="Calibri" w:eastAsia="Calibri" w:hAnsi="Calibri" w:cs="Calibri"/>
              <w:color w:val="70AD47" w:themeColor="accent6"/>
            </w:rPr>
          </w:rPrChange>
        </w:rPr>
        <w:t>Em decisão de ID 258856103, foi reconhecida a revelia da primeira ré regularmente citada e determinado que a autora juntasse aos autos documento mais legível referente ao comprovante de entrega da nota fiscal nº 207285, oportunizando-se vista à parte embargante.</w:t>
      </w:r>
    </w:p>
    <w:p w14:paraId="7286BBCB" w14:textId="3D8AD6E7" w:rsidR="51BF87EC" w:rsidRDefault="51BF87EC" w:rsidP="1D371EE9">
      <w:pPr>
        <w:jc w:val="both"/>
      </w:pPr>
      <w:r w:rsidRPr="1D371EE9">
        <w:rPr>
          <w:rFonts w:ascii="Calibri" w:eastAsia="Calibri" w:hAnsi="Calibri" w:cs="Calibri"/>
          <w:color w:val="00B050"/>
          <w:rPrChange w:id="1325" w:author="Assessor GDSXSR" w:date="2026-10-29T21:16:42Z">
            <w:rPr>
              <w:rFonts w:ascii="Calibri" w:eastAsia="Calibri" w:hAnsi="Calibri" w:cs="Calibri"/>
              <w:color w:val="70AD47" w:themeColor="accent6"/>
            </w:rPr>
          </w:rPrChange>
        </w:rPr>
        <w:t xml:space="preserve">A autora acostou novo documento referente à entrega da referida nota fiscal (ID 264824052), tendo sido concedida vista à curadoria especial. A Defensoria Pública, em manifestação subsequente, sustentou que o documento juntado permanecia ilegível e apresentava rasuras que impediriam a confirmação da entrega das mercadorias, reiterando o pedido de exclusão do valor correspondente (ID 265245309). </w:t>
      </w:r>
    </w:p>
    <w:p w14:paraId="3C80E074" w14:textId="509CD570" w:rsidR="51BF87EC" w:rsidRDefault="51BF87EC" w:rsidP="1D371EE9">
      <w:pPr>
        <w:jc w:val="both"/>
      </w:pPr>
      <w:r w:rsidRPr="1D371EE9">
        <w:rPr>
          <w:rFonts w:ascii="Calibri" w:eastAsia="Calibri" w:hAnsi="Calibri" w:cs="Calibri"/>
          <w:color w:val="00B050"/>
          <w:rPrChange w:id="1326" w:author="Assessor GDSXSR" w:date="2026-10-29T21:16:42Z">
            <w:rPr>
              <w:rFonts w:ascii="Calibri" w:eastAsia="Calibri" w:hAnsi="Calibri" w:cs="Calibri"/>
              <w:color w:val="70AD47" w:themeColor="accent6"/>
            </w:rPr>
          </w:rPrChange>
        </w:rPr>
        <w:t xml:space="preserve">Encerrada a instrução, os autos vieram conclusos para sentença. </w:t>
      </w:r>
    </w:p>
    <w:p w14:paraId="0BE7FCC4" w14:textId="6771FEF4" w:rsidR="51BF87EC" w:rsidRDefault="51BF87EC" w:rsidP="1D371EE9">
      <w:pPr>
        <w:jc w:val="both"/>
      </w:pPr>
      <w:r w:rsidRPr="1D371EE9">
        <w:rPr>
          <w:rFonts w:ascii="Calibri" w:eastAsia="Calibri" w:hAnsi="Calibri" w:cs="Calibri"/>
          <w:color w:val="00B050"/>
          <w:rPrChange w:id="1327" w:author="Assessor GDSXSR" w:date="2026-10-29T21:16:42Z">
            <w:rPr>
              <w:rFonts w:ascii="Calibri" w:eastAsia="Calibri" w:hAnsi="Calibri" w:cs="Calibri"/>
              <w:color w:val="70AD47" w:themeColor="accent6"/>
            </w:rPr>
          </w:rPrChange>
        </w:rPr>
        <w:t xml:space="preserve">É o relatório. </w:t>
      </w:r>
    </w:p>
    <w:p w14:paraId="02AA4E10" w14:textId="676A0A28" w:rsidR="51BF87EC" w:rsidRDefault="51BF87EC" w:rsidP="1D371EE9">
      <w:pPr>
        <w:jc w:val="both"/>
      </w:pPr>
      <w:r w:rsidRPr="1D371EE9">
        <w:rPr>
          <w:rFonts w:ascii="Calibri" w:eastAsia="Calibri" w:hAnsi="Calibri" w:cs="Calibri"/>
          <w:color w:val="00B050"/>
          <w:rPrChange w:id="1328" w:author="Assessor GDSXSR" w:date="2026-10-29T21:16:42Z">
            <w:rPr>
              <w:rFonts w:ascii="Calibri" w:eastAsia="Calibri" w:hAnsi="Calibri" w:cs="Calibri"/>
              <w:color w:val="70AD47" w:themeColor="accent6"/>
            </w:rPr>
          </w:rPrChange>
        </w:rPr>
        <w:t xml:space="preserve">A ação monitória tem por finalidade permitir ao credor a constituição de título executivo judicial com base em prova escrita sem eficácia executiva, nos termos do art. 700 do Código de Processo Civil. Compete ao autor demonstrar a existência do crédito por meio de documento hábil, incumbindo-lhe o ônus da prova quanto aos fatos constitutivos de seu direito. </w:t>
      </w:r>
    </w:p>
    <w:p w14:paraId="63ED44FF" w14:textId="5A4C7ED3" w:rsidR="51BF87EC" w:rsidRDefault="51BF87EC" w:rsidP="1D371EE9">
      <w:pPr>
        <w:jc w:val="both"/>
      </w:pPr>
      <w:r w:rsidRPr="1D371EE9">
        <w:rPr>
          <w:rFonts w:ascii="Calibri" w:eastAsia="Calibri" w:hAnsi="Calibri" w:cs="Calibri"/>
          <w:color w:val="00B050"/>
          <w:rPrChange w:id="1329" w:author="Assessor GDSXSR" w:date="2026-10-29T21:16:42Z">
            <w:rPr>
              <w:rFonts w:ascii="Calibri" w:eastAsia="Calibri" w:hAnsi="Calibri" w:cs="Calibri"/>
              <w:color w:val="70AD47" w:themeColor="accent6"/>
            </w:rPr>
          </w:rPrChange>
        </w:rPr>
        <w:t>No caso concreto, verifica-se que o crédito perseguido decorre de fornecimento de mercadorias, consubstanciado nas notas fiscais nº 210954 e nº 207285 (IDs 212971388 e 212971390). Em relação às parcelas da nota fiscal nº 210954, constam dos autos comprovantes de entrega assinados, os quais não foram impugnados de forma específica, inclusive pela curadoria especial, sendo suficientes para caracterizar a prova escrita exigida pelo art. 700 do CPC (ID 212971392).</w:t>
      </w:r>
    </w:p>
    <w:p w14:paraId="267D0B68" w14:textId="409C869F" w:rsidR="51BF87EC" w:rsidRDefault="51BF87EC" w:rsidP="1D371EE9">
      <w:pPr>
        <w:jc w:val="both"/>
      </w:pPr>
      <w:r w:rsidRPr="1D371EE9">
        <w:rPr>
          <w:rFonts w:ascii="Calibri" w:eastAsia="Calibri" w:hAnsi="Calibri" w:cs="Calibri"/>
          <w:color w:val="00B050"/>
          <w:rPrChange w:id="1330" w:author="Assessor GDSXSR" w:date="2026-10-29T21:16:42Z">
            <w:rPr>
              <w:rFonts w:ascii="Calibri" w:eastAsia="Calibri" w:hAnsi="Calibri" w:cs="Calibri"/>
              <w:color w:val="70AD47" w:themeColor="accent6"/>
            </w:rPr>
          </w:rPrChange>
        </w:rPr>
        <w:t xml:space="preserve">Diversa, contudo, é a situação da nota fiscal nº 207285, no valor histórico de R$ 701,50. O documento apresentado inicialmente não permitia a identificação clara do recebedor, e o comprovante posteriormente juntado (ID 264824052), conforme ressaltado pela curadoria especial, apresenta ilegibilidade e rasura, sem possibilitar a confirmação segura da efetiva entrega das mercadorias às rés. </w:t>
      </w:r>
    </w:p>
    <w:p w14:paraId="4BFF013B" w14:textId="431A69B9" w:rsidR="51BF87EC" w:rsidRDefault="51BF87EC" w:rsidP="1D371EE9">
      <w:pPr>
        <w:jc w:val="both"/>
      </w:pPr>
      <w:r w:rsidRPr="1D371EE9">
        <w:rPr>
          <w:rFonts w:ascii="Calibri" w:eastAsia="Calibri" w:hAnsi="Calibri" w:cs="Calibri"/>
          <w:color w:val="00B050"/>
          <w:rPrChange w:id="1331" w:author="Assessor GDSXSR" w:date="2026-10-29T21:16:42Z">
            <w:rPr>
              <w:rFonts w:ascii="Calibri" w:eastAsia="Calibri" w:hAnsi="Calibri" w:cs="Calibri"/>
              <w:color w:val="70AD47" w:themeColor="accent6"/>
            </w:rPr>
          </w:rPrChange>
        </w:rPr>
        <w:t xml:space="preserve">Nessa hipótese, ainda que os embargos tenham sido opostos por curadoria especial, o que autoriza a contestação por negativa geral, nos termos do art. 341 do CPC, subsiste o ônus probatório da parte autora quanto à comprovação do fato constitutivo do direito alegado, nos moldes do art. 373, inciso I, do CPC. Não havendo prova escrita idônea da entrega relativa à nota fiscal nº 207285, inviável a constituição do título executivo judicial quanto a esse específico valor. </w:t>
      </w:r>
    </w:p>
    <w:p w14:paraId="5FBEC220" w14:textId="12EFB9DC" w:rsidR="51BF87EC" w:rsidRDefault="51BF87EC" w:rsidP="1D371EE9">
      <w:pPr>
        <w:jc w:val="both"/>
      </w:pPr>
      <w:r w:rsidRPr="1D371EE9">
        <w:rPr>
          <w:rFonts w:ascii="Calibri" w:eastAsia="Calibri" w:hAnsi="Calibri" w:cs="Calibri"/>
          <w:color w:val="00B050"/>
          <w:rPrChange w:id="1332" w:author="Assessor GDSXSR" w:date="2026-10-29T21:16:42Z">
            <w:rPr>
              <w:rFonts w:ascii="Calibri" w:eastAsia="Calibri" w:hAnsi="Calibri" w:cs="Calibri"/>
              <w:color w:val="70AD47" w:themeColor="accent6"/>
            </w:rPr>
          </w:rPrChange>
        </w:rPr>
        <w:t xml:space="preserve">Por outro lado, restou suficientemente comprovado o crédito relativo às parcelas da nota fiscal nº 210954, cujo inadimplemento não foi elidido por prova em sentido contrário, sendo incontroverso o fornecimento das mercadorias e o não pagamento das quantias correspondentes. </w:t>
      </w:r>
    </w:p>
    <w:p w14:paraId="633245C3" w14:textId="36778C59" w:rsidR="51BF87EC" w:rsidRDefault="51BF87EC" w:rsidP="1D371EE9">
      <w:pPr>
        <w:jc w:val="both"/>
      </w:pPr>
      <w:r w:rsidRPr="1D371EE9">
        <w:rPr>
          <w:rFonts w:ascii="Calibri" w:eastAsia="Calibri" w:hAnsi="Calibri" w:cs="Calibri"/>
          <w:color w:val="00B050"/>
          <w:rPrChange w:id="1333" w:author="Assessor GDSXSR" w:date="2026-10-29T21:16:42Z">
            <w:rPr>
              <w:rFonts w:ascii="Calibri" w:eastAsia="Calibri" w:hAnsi="Calibri" w:cs="Calibri"/>
              <w:color w:val="70AD47" w:themeColor="accent6"/>
            </w:rPr>
          </w:rPrChange>
        </w:rPr>
        <w:t>Assim, os embargos à ação monitória merecem acolhimento parcial, apenas para excluir da condenação o valor correspondente à nota fiscal nº 207285, mantendo-se, no mais, a procedência do pedido monitório quanto às demais parcelas devidamente comprovadas.</w:t>
      </w:r>
    </w:p>
    <w:p w14:paraId="4C23AAF0" w14:textId="7A57F997" w:rsidR="51BF87EC" w:rsidRDefault="51BF87EC" w:rsidP="1D371EE9">
      <w:pPr>
        <w:jc w:val="both"/>
      </w:pPr>
      <w:r w:rsidRPr="1D371EE9">
        <w:rPr>
          <w:rFonts w:ascii="Calibri" w:eastAsia="Calibri" w:hAnsi="Calibri" w:cs="Calibri"/>
          <w:color w:val="00B050"/>
          <w:rPrChange w:id="1334" w:author="Assessor GDSXSR" w:date="2026-10-29T21:16:42Z">
            <w:rPr>
              <w:rFonts w:ascii="Calibri" w:eastAsia="Calibri" w:hAnsi="Calibri" w:cs="Calibri"/>
              <w:color w:val="70AD47" w:themeColor="accent6"/>
            </w:rPr>
          </w:rPrChange>
        </w:rPr>
        <w:t xml:space="preserve">DISPOSITIVO </w:t>
      </w:r>
    </w:p>
    <w:p w14:paraId="23BD618C" w14:textId="61BD1284" w:rsidR="51BF87EC" w:rsidRDefault="51BF87EC" w:rsidP="1D371EE9">
      <w:pPr>
        <w:jc w:val="both"/>
      </w:pPr>
      <w:r w:rsidRPr="1D371EE9">
        <w:rPr>
          <w:rFonts w:ascii="Calibri" w:eastAsia="Calibri" w:hAnsi="Calibri" w:cs="Calibri"/>
          <w:color w:val="00B050"/>
          <w:rPrChange w:id="1335" w:author="Assessor GDSXSR" w:date="2026-10-29T21:16:42Z">
            <w:rPr>
              <w:rFonts w:ascii="Calibri" w:eastAsia="Calibri" w:hAnsi="Calibri" w:cs="Calibri"/>
              <w:color w:val="70AD47" w:themeColor="accent6"/>
            </w:rPr>
          </w:rPrChange>
        </w:rPr>
        <w:t xml:space="preserve">Ante o exposto, JULGO PARCIALMENTE PROCEDENTE o pedido monitório formulado por FLORENCE INDUSTRIAL E COMERCIAL LTDA e, em consequência, REJEITO PARCIALMENTE os embargos monitórios opostos pela curadoria especial, apenas para excluir da condenação o valor referente à nota fiscal nº 207285, no importe histórico de R$ 701,50. </w:t>
      </w:r>
    </w:p>
    <w:p w14:paraId="5B58353E" w14:textId="15AF1675" w:rsidR="51BF87EC" w:rsidRDefault="51BF87EC" w:rsidP="1D371EE9">
      <w:pPr>
        <w:jc w:val="both"/>
      </w:pPr>
      <w:r w:rsidRPr="1D371EE9">
        <w:rPr>
          <w:rFonts w:ascii="Calibri" w:eastAsia="Calibri" w:hAnsi="Calibri" w:cs="Calibri"/>
          <w:color w:val="00B050"/>
          <w:rPrChange w:id="1336" w:author="Assessor GDSXSR" w:date="2026-10-29T21:16:42Z">
            <w:rPr>
              <w:rFonts w:ascii="Calibri" w:eastAsia="Calibri" w:hAnsi="Calibri" w:cs="Calibri"/>
              <w:color w:val="70AD47" w:themeColor="accent6"/>
            </w:rPr>
          </w:rPrChange>
        </w:rPr>
        <w:t xml:space="preserve">Constituo, de pleno direito, título executivo judicial em favor da autora, nos termos do art. 701 do Código de Processo Civil, relativamente ao saldo remanescente do crédito, correspondente às parcelas da nota fiscal nº 210954, devidamente atualizado conforme critérios constantes da planilha juntada aos autos, descontado o valor excluído. </w:t>
      </w:r>
    </w:p>
    <w:p w14:paraId="6B1A0C1E" w14:textId="3D0D5F19" w:rsidR="51BF87EC" w:rsidRDefault="51BF87EC" w:rsidP="1D371EE9">
      <w:pPr>
        <w:jc w:val="both"/>
      </w:pPr>
      <w:r w:rsidRPr="1D371EE9">
        <w:rPr>
          <w:rFonts w:ascii="Calibri" w:eastAsia="Calibri" w:hAnsi="Calibri" w:cs="Calibri"/>
          <w:color w:val="00B050"/>
          <w:rPrChange w:id="1337" w:author="Assessor GDSXSR" w:date="2026-10-29T21:16:42Z">
            <w:rPr>
              <w:rFonts w:ascii="Calibri" w:eastAsia="Calibri" w:hAnsi="Calibri" w:cs="Calibri"/>
              <w:color w:val="70AD47" w:themeColor="accent6"/>
            </w:rPr>
          </w:rPrChange>
        </w:rPr>
        <w:t>Em razão da sucumbência recíproca mínima, condeno as rés ao pagamento de honorários advocatícios em favor do patrono da parte autora, que fixo em 10% (dez por cento) sobre o valor do débito constituído como título executivo judicial, já deduzido o montante excluído relativo à nota fiscal nº 207285, nos termos do art. 85, §§ 2º e 8º, do Código de Processo Civil, considerando a natureza da demanda, o trabalho desenvolvido pelo advogado e o tempo de tramitação do processo.</w:t>
      </w:r>
    </w:p>
    <w:p w14:paraId="096DCB45" w14:textId="4FD13CD5" w:rsidR="51BF87EC" w:rsidRDefault="51BF87EC" w:rsidP="1D371EE9">
      <w:pPr>
        <w:jc w:val="both"/>
      </w:pPr>
      <w:r w:rsidRPr="1D371EE9">
        <w:rPr>
          <w:rFonts w:ascii="Calibri" w:eastAsia="Calibri" w:hAnsi="Calibri" w:cs="Calibri"/>
          <w:color w:val="00B050"/>
          <w:rPrChange w:id="1338" w:author="Assessor GDSXSR" w:date="2026-10-29T21:16:42Z">
            <w:rPr>
              <w:rFonts w:ascii="Calibri" w:eastAsia="Calibri" w:hAnsi="Calibri" w:cs="Calibri"/>
              <w:color w:val="70AD47" w:themeColor="accent6"/>
            </w:rPr>
          </w:rPrChange>
        </w:rPr>
        <w:t xml:space="preserve">Julgamento com resolução de mérito, na forma do art. 487, I, do CPC. </w:t>
      </w:r>
    </w:p>
    <w:p w14:paraId="43426A40" w14:textId="086C8B5C" w:rsidR="51BF87EC" w:rsidRDefault="51BF87EC" w:rsidP="1D371EE9">
      <w:pPr>
        <w:jc w:val="both"/>
        <w:rPr>
          <w:rFonts w:ascii="Calibri" w:eastAsia="Calibri" w:hAnsi="Calibri" w:cs="Calibri"/>
          <w:color w:val="70AD47" w:themeColor="accent6"/>
        </w:rPr>
      </w:pPr>
      <w:r w:rsidRPr="1D371EE9">
        <w:rPr>
          <w:rFonts w:ascii="Calibri" w:eastAsia="Calibri" w:hAnsi="Calibri" w:cs="Calibri"/>
          <w:color w:val="00B050"/>
          <w:rPrChange w:id="1339" w:author="Assessor GDSXSR" w:date="2026-10-29T21:16:42Z">
            <w:rPr>
              <w:rFonts w:ascii="Calibri" w:eastAsia="Calibri" w:hAnsi="Calibri" w:cs="Calibri"/>
              <w:color w:val="70AD47" w:themeColor="accent6"/>
            </w:rPr>
          </w:rPrChange>
        </w:rPr>
        <w:t>Publique-se. Registre-se. Intimem-se</w:t>
      </w:r>
    </w:p>
    <w:p w14:paraId="7F7DF384" w14:textId="56F76984" w:rsidR="1D371EE9" w:rsidRDefault="1D371EE9" w:rsidP="1D371EE9">
      <w:pPr>
        <w:jc w:val="both"/>
        <w:rPr>
          <w:rFonts w:ascii="Calibri" w:eastAsia="Calibri" w:hAnsi="Calibri" w:cs="Calibri"/>
          <w:color w:val="70AD47" w:themeColor="accent6"/>
        </w:rPr>
      </w:pPr>
    </w:p>
    <w:sectPr w:rsidR="1D371EE9">
      <w:headerReference w:type="default" r:id="rId1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ajane Silveira - GDACA" w:date="1900-01-01T00:00:00Z" w:initials="MG">
    <w:p w14:paraId="1B7DE93E" w14:textId="585A4AE8" w:rsidR="009E189A" w:rsidRDefault="002B3F2B">
      <w:pPr>
        <w:pStyle w:val="CommentText"/>
      </w:pPr>
      <w:r>
        <w:rPr>
          <w:rStyle w:val="CommentReference"/>
        </w:rPr>
        <w:annotationRef/>
      </w:r>
      <w:r w:rsidRPr="444E2C1B">
        <w:t>Conclusão: 09/09/2026</w:t>
      </w:r>
    </w:p>
    <w:p w14:paraId="71CD2522" w14:textId="0BD16E20" w:rsidR="009E189A" w:rsidRDefault="002B3F2B">
      <w:pPr>
        <w:pStyle w:val="CommentText"/>
      </w:pPr>
      <w:r w:rsidRPr="6148166F">
        <w:t>Entrega: 25/9/2026</w:t>
      </w:r>
    </w:p>
    <w:p w14:paraId="1CFAC2A0" w14:textId="02EA34C5" w:rsidR="009E189A" w:rsidRDefault="002B3F2B">
      <w:pPr>
        <w:pStyle w:val="CommentText"/>
      </w:pPr>
      <w:r w:rsidRPr="1D4957F8">
        <w:t>Certeza: 9</w:t>
      </w:r>
    </w:p>
  </w:comment>
  <w:comment w:id="1" w:author="Marcia Vilela Alves - GDACA" w:date="2026-09-28T17:18:00Z" w:initials="MV">
    <w:p w14:paraId="7786890A" w14:textId="77777777" w:rsidR="00695ED4" w:rsidRDefault="00695ED4" w:rsidP="00695ED4">
      <w:pPr>
        <w:pStyle w:val="CommentText"/>
      </w:pPr>
      <w:r>
        <w:rPr>
          <w:rStyle w:val="CommentReference"/>
        </w:rPr>
        <w:annotationRef/>
      </w:r>
      <w:r>
        <w:t xml:space="preserve"> Corrigido.</w:t>
      </w:r>
    </w:p>
  </w:comment>
  <w:comment w:id="2" w:author="Assessor GDSXSR" w:initials="RG" w:date="2026-10-29T21:16:42Z">
    <w:p>
      <w:pPr>
        <w:pStyle w:val="CommentText"/>
      </w:pPr>
      <w:r>
        <w:rPr>
          <w:rStyle w:val="CommentReference"/>
        </w:rPr>
        <w:annotationRef/>
      </w:r>
      <w:r>
        <w:t>ASSESSOR GDSXSR — Comentário geral: apliquei, em cinza e rastreadas, as correções de forma e de estilo da APC (referências compactas, C-20; grafia, C-28; enumeração das alegações, C-30; relatório sem o pedido do apelado, C-31; item 1 da ementa, C-34; título e abertura do capítulo, C-3W; parágrafos de um período e cortes, C-02 e C-11). Os autos não vieram: os IDs do PJe de 2º grau (89108684, 89108687, 89108692, 89108696, 89108698) e os fatos ficaram como estão na minuta, sem conferência no PJe (C-24, C-52).</w:t>
      </w:r>
    </w:p>
  </w:comment>
  <w:comment w:id="3" w:author="Assessor GDSXSR" w:initials="RG" w:date="2026-10-29T21:16:42Z">
    <w:p>
      <w:pPr>
        <w:pStyle w:val="CommentText"/>
      </w:pPr>
      <w:r>
        <w:rPr>
          <w:rStyle w:val="CommentReference"/>
        </w:rPr>
        <w:annotationRef/>
      </w:r>
      <w:r>
        <w:t>ASSESSOR GDSXSR — Alterei o item 1: nomeei a finalidade da ação (cobrança das notas fiscais) e passei o valor da causa para o fim, entre parênteses; a sentença e o apelo já estão nos itens 2 e 3 (C-34, C-3P).</w:t>
      </w:r>
    </w:p>
  </w:comment>
  <w:comment w:id="4" w:author="Assessor GDSXSR" w:initials="RG" w:date="2026-10-29T21:16:42Z">
    <w:p>
      <w:pPr>
        <w:pStyle w:val="CommentText"/>
      </w:pPr>
      <w:r>
        <w:rPr>
          <w:rStyle w:val="CommentReference"/>
        </w:rPr>
        <w:annotationRef/>
      </w:r>
      <w:r>
        <w:t>ASSESSOR GDSXSR — Retirei do item 7 a frase sobre o precedente do STJ invocado pela apelante: o precedente da parte não entra na ementa (C-53) e o voto o enfrenta em bloco. Troquei “sequer” por “nem” (C-28).</w:t>
      </w:r>
    </w:p>
  </w:comment>
  <w:comment w:id="5" w:author="Assessor GDSXSR" w:initials="RG" w:date="2026-10-29T21:16:42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373, I: “O ônus da prova incumbe: I - ao autor, quanto ao fato constitutivo de seu direito;” (fonte: Planalto, conferido no iajus). O art. 700 está transcrito no corpo do voto (C-66). Forma compacta no rodapé (C-20).</w:t>
      </w:r>
    </w:p>
  </w:comment>
  <w:comment w:id="6" w:author="Assessor GDSXSR" w:initials="RG" w:date="2026-10-29T21:16:42Z">
    <w:p>
      <w:pPr>
        <w:pStyle w:val="CommentText"/>
      </w:pPr>
      <w:r>
        <w:rPr>
          <w:rStyle w:val="CommentReference"/>
        </w:rPr>
        <w:annotationRef/>
      </w:r>
      <w:r>
        <w:t>ASSESSOR GDSXSR — Retirei “APC” do número do processo (C-67). Conferido no iajus: Apelação Cível 0719802-59.2023.8.07.0003, Rel. Des. Leonardo Roscoe Bessa, 6ª Turma Cível, j. 14/08/2024, com a ementa idêntica à transcrita no voto. PENDENTE (C-52): o iajus não devolve o número do acórdão (1906820) nem a data de publicação (DJe 27/08/2024), e uma busca na web não os localizou; conferir no JurisDF.</w:t>
      </w:r>
    </w:p>
  </w:comment>
  <w:comment w:id="7" w:author="Assessor GDSXSR" w:initials="RG" w:date="2026-10-29T21:16:42Z">
    <w:p>
      <w:pPr>
        <w:pStyle w:val="CommentText"/>
      </w:pPr>
      <w:r>
        <w:rPr>
          <w:rStyle w:val="CommentReference"/>
        </w:rPr>
        <w:annotationRef/>
      </w:r>
      <w:r>
        <w:t>ASSESSOR GDSXSR — Cortei da transcrição, com “(...)”, a narrativa das tentativas de citação e do edital, que não interessa às razões do apelo (C-02, C-66). O restante da transcrição permanece literal.</w:t>
      </w:r>
    </w:p>
  </w:comment>
  <w:comment w:id="8" w:author="Assessor GDSXSR" w:initials="RG" w:date="2026-10-29T21:16:42Z">
    <w:p>
      <w:pPr>
        <w:pStyle w:val="CommentText"/>
      </w:pPr>
      <w:r>
        <w:rPr>
          <w:rStyle w:val="CommentReference"/>
        </w:rPr>
        <w:annotationRef/>
      </w:r>
      <w:r>
        <w:t>ASSESSOR GDSXSR — Corrigi “MM” para “MM.” (C-3N). PENDENTE (C-22, C-52): conferir no PJe o nome do juiz sentenciante e a vara, pois a sentença recebida não traz a assinatura.</w:t>
      </w:r>
    </w:p>
  </w:comment>
  <w:comment w:id="9" w:author="Assessor GDSXSR" w:initials="RG" w:date="2026-10-29T21:16:42Z">
    <w:p>
      <w:pPr>
        <w:pStyle w:val="CommentText"/>
      </w:pPr>
      <w:r>
        <w:rPr>
          <w:rStyle w:val="CommentReference"/>
        </w:rPr>
        <w:annotationRef/>
      </w:r>
      <w:r>
        <w:t>ASSESSOR GDSXSR — Acrescentei o ID da sentença ao fim do bloco transcrito (C-3N).</w:t>
      </w:r>
    </w:p>
  </w:comment>
  <w:comment w:id="10" w:author="Assessor GDSXSR" w:initials="RG" w:date="2026-10-29T21:16:42Z">
    <w:p>
      <w:pPr>
        <w:pStyle w:val="CommentText"/>
      </w:pPr>
      <w:r>
        <w:rPr>
          <w:rStyle w:val="CommentReference"/>
        </w:rPr>
        <w:annotationRef/>
      </w:r>
      <w:r>
        <w:t>ASSESSOR GDSXSR — Enumerei as alegações do apelo na fórmula do relatório da APC, com os números em negrito (C-30, C-43). Mantive o ID 89108696 da minuta, sem conferência no PJe (C-52).</w:t>
      </w:r>
    </w:p>
  </w:comment>
  <w:comment w:id="11" w:author="Assessor GDSXSR" w:initials="RG" w:date="2026-10-29T21:16:42Z">
    <w:p>
      <w:pPr>
        <w:pStyle w:val="CommentText"/>
      </w:pPr>
      <w:r>
        <w:rPr>
          <w:rStyle w:val="CommentReference"/>
        </w:rPr>
        <w:annotationRef/>
      </w:r>
      <w:r>
        <w:t>ASSESSOR GDSXSR — Reescrevi as contrarrazões na fórmula do relatório (“Contrarrazões …, em que alega que: 1) …; 2) …”) e suprimi o parágrafo “Requer o não provimento do recurso.” (C-30, C-31).</w:t>
      </w:r>
    </w:p>
  </w:comment>
  <w:comment w:id="12" w:author="Assessor GDSXSR" w:initials="RG" w:date="2026-10-29T21:16:42Z">
    <w:p>
      <w:pPr>
        <w:pStyle w:val="CommentText"/>
      </w:pPr>
      <w:r>
        <w:rPr>
          <w:rStyle w:val="CommentReference"/>
        </w:rPr>
        <w:annotationRef/>
      </w:r>
      <w:r>
        <w:t>ASSESSOR GDSXSR — Na linha de dados, “Apelo interposto em …”, sem o papel da parte, que já consta do título do recurso (perfil APC, C-14).</w:t>
      </w:r>
    </w:p>
  </w:comment>
  <w:comment w:id="13" w:author="Assessor GDSXSR" w:initials="RG" w:date="2026-10-29T21:16:42Z">
    <w:p>
      <w:pPr>
        <w:pStyle w:val="CommentText"/>
      </w:pPr>
      <w:r>
        <w:rPr>
          <w:rStyle w:val="CommentReference"/>
        </w:rPr>
        <w:annotationRef/>
      </w:r>
      <w:r>
        <w:t>ASSESSOR GDSXSR — PENDENTE (C-52): na tabela de autuação o apelado consta como “C. A. S. Apoio Administrativo Ltda.”, mas o relatório e a sentença indicam como réus 312 Norte Perfumaria e Cosméticos Eireli – ME e 312 Norte Perfumaria e Cosméticos Ltda. – ME. Não alterei a autuação (C-04); conferir no PJe.</w:t>
      </w:r>
    </w:p>
  </w:comment>
  <w:comment w:id="14" w:author="Assessor GDSXSR" w:initials="RG" w:date="2026-10-29T21:16:42Z">
    <w:p>
      <w:pPr>
        <w:pStyle w:val="CommentText"/>
      </w:pPr>
      <w:r>
        <w:rPr>
          <w:rStyle w:val="CommentReference"/>
        </w:rPr>
        <w:annotationRef/>
      </w:r>
      <w:r>
        <w:t>ASSESSOR GDSXSR — Alterei o título para dizer a decisão sobre o pedido da apelante (manutenção da exclusão da duplicata), e não só o assunto, e o realcei em amarelo (C-3W, C-42).</w:t>
      </w:r>
    </w:p>
  </w:comment>
  <w:comment w:id="15" w:author="Assessor GDSXSR" w:initials="RG" w:date="2026-10-29T21:16:42Z">
    <w:p>
      <w:pPr>
        <w:pStyle w:val="CommentText"/>
      </w:pPr>
      <w:r>
        <w:rPr>
          <w:rStyle w:val="CommentReference"/>
        </w:rPr>
        <w:annotationRef/>
      </w:r>
      <w:r>
        <w:t>ASSESSOR GDSXSR — Reescrevi a abertura na fórmula “A autora/apelante alega que: 1) …; 2) …; 3) … (ID …)”, com as alegações enumeradas em um só parágrafo; as razões vêm do resumo do apelo que a própria minuta traz (C-3W, C-30).</w:t>
      </w:r>
    </w:p>
  </w:comment>
  <w:comment w:id="16" w:author="Assessor GDSXSR" w:initials="RG" w:date="2026-10-29T21:16:42Z">
    <w:p>
      <w:pPr>
        <w:pStyle w:val="CommentText"/>
      </w:pPr>
      <w:r>
        <w:rPr>
          <w:rStyle w:val="CommentReference"/>
        </w:rPr>
        <w:annotationRef/>
      </w:r>
      <w:r>
        <w:t>ASSESSOR GDSXSR — Transcrevi no corpo o art. 700 do CPC (caput, I e § 5º), que sustenta o capítulo; o § 5º é o fundamento da oportunidade de emenda dada à autora (C-66). Texto conferido no iajus (Planalto). O art. 373, I, do CPC (“O ônus da prova incumbe: I - ao autor, quanto ao fato constitutivo de seu direito;”) fica só neste comentário (C-63, C-66 ponderação).</w:t>
      </w:r>
    </w:p>
  </w:comment>
  <w:comment w:id="17" w:author="Assessor GDSXSR" w:initials="RG" w:date="2026-10-29T21:16:42Z">
    <w:p>
      <w:pPr>
        <w:pStyle w:val="CommentText"/>
      </w:pPr>
      <w:r>
        <w:rPr>
          <w:rStyle w:val="CommentReference"/>
        </w:rPr>
        <w:annotationRef/>
      </w:r>
      <w:r>
        <w:t>ASSESSOR GDSXSR — Troquei a paráfrase da sentença pela transcrição do trecho decisivo, com o ID da sentença no 2º grau (89108684); o ID 264824052 fica só dentro da transcrição, que está literal na sentença anexada ao final do documento (C-66, C-20).</w:t>
      </w:r>
    </w:p>
  </w:comment>
  <w:comment w:id="18" w:author="Assessor GDSXSR" w:initials="RG" w:date="2026-10-29T21:16:42Z">
    <w:p>
      <w:pPr>
        <w:pStyle w:val="CommentText"/>
      </w:pPr>
      <w:r>
        <w:rPr>
          <w:rStyle w:val="CommentReference"/>
        </w:rPr>
        <w:annotationRef/>
      </w:r>
      <w:r>
        <w:t>ASSESSOR GDSXSR — Condensei os parágrafos sobre o pagamento das outras duplicatas, a boa-fé e o enriquecimento sem causa, um período por parágrafo e sem repetir o que o capítulo já diz (C-02, C-11); “Com efeito” virou “De fato”.</w:t>
      </w:r>
    </w:p>
  </w:comment>
  <w:comment w:id="19" w:author="Assessor GDSXSR" w:initials="RG" w:date="2026-10-29T21:16:42Z">
    <w:p>
      <w:pPr>
        <w:pStyle w:val="CommentText"/>
      </w:pPr>
      <w:r>
        <w:rPr>
          <w:rStyle w:val="CommentReference"/>
        </w:rPr>
        <w:annotationRef/>
      </w:r>
      <w:r>
        <w:t>ASSESSOR GDSXSR — PENDENTE (C-52, C-24): a minuta não identifica o precedente do STJ invocado pela apelante, e o resumo do apelo e o relatório também não o citam. Mantive o enfrentamento em bloco, na forma da skill (“No mais, o precedente … não socorre a apelante, pois …”), com o ID do apelo; conferir no apelo (ID 89108696) qual é o julgado e se a distinção descrita corresponde a ele. Se for contrário ao voto, vai ao final em violeta (C-46, C-53).</w:t>
      </w:r>
    </w:p>
  </w:comment>
  <w:comment w:id="20" w:author="Assessor GDSXSR" w:initials="RG" w:date="2026-10-29T21:16:42Z">
    <w:p>
      <w:pPr>
        <w:pStyle w:val="CommentText"/>
      </w:pPr>
      <w:r>
        <w:rPr>
          <w:rStyle w:val="CommentReference"/>
        </w:rPr>
        <w:annotationRef/>
      </w:r>
      <w:r>
        <w:t>ASSESSOR GDSXSR — Voto de acordo com entendimento anterior: Apelação Cível 0731033-55.2024.8.07.0001, Rel. Des. Sérgio Rocha, 4ª Turma Cível, j. 05/03/2026 (conferido no iajus; o número do acórdão e a publicação não vieram): “(...) 4. Em ação monitória, a prova escrita deve ser suficiente para evidenciar a existência do crédito. Notas fiscais e duplicatas emitidas unilateralmente, sem comprovação de entrega das mercadorias ou aceite pelo suposto devedor, não atendem a esse requisito. 5. Mesmo que fosse superado o óbice da inovação recursal, os documentos apresentados em grau recursal são ilegíveis e não demonstram, de forma clara, a existência de vínculo contratual ou a efetiva contratação dos produtos constantes nas notas fiscais. (...)”. O julgado do Relator fica no comentário, e não no corpo (C-67). Troquei a frase de introdução por “Nesse sentido:” (C-67).</w:t>
      </w:r>
    </w:p>
  </w:comment>
  <w:comment w:id="21" w:author="Assessor GDSXSR" w:initials="RG" w:date="2026-10-29T21:16:42Z">
    <w:p>
      <w:pPr>
        <w:pStyle w:val="CommentText"/>
      </w:pPr>
      <w:r>
        <w:rPr>
          <w:rStyle w:val="CommentReference"/>
        </w:rPr>
        <w:annotationRef/>
      </w:r>
      <w:r>
        <w:t>ASSESSOR GDSXSR — Cortei o item 4 da ementa transcrita (“Recurso conhecido e não provido”), irrelevante, sublinhei o trecho decisivo e levei a identificação do julgado para o fim da transcrição, com “– Grifei” (C-62). A pendência do número do acórdão e do DJe está no comentário da ementa.</w:t>
      </w:r>
    </w:p>
  </w:comment>
  <w:comment w:id="22" w:author="Assessor GDSXSR" w:initials="RG" w:date="2026-10-29T21:16:42Z">
    <w:p>
      <w:pPr>
        <w:pStyle w:val="CommentText"/>
      </w:pPr>
      <w:r>
        <w:rPr>
          <w:rStyle w:val="CommentReference"/>
        </w:rPr>
        <w:annotationRef/>
      </w:r>
      <w:r>
        <w:t>ASSESSOR GDSXSR — Alterei a condenação em honorários recursais para “Sem honorários recursais (CPC 85 § 11)”: a r. sentença condenou as rés, em favor do patrono da autora (“condeno as rés ao pagamento de honorários advocatícios em favor do patrono da parte autora”), e não fixou honorários contra a autora/apelante, de modo que não há verba a majorar nem “quantia fixada na r. sentença” a acrescer. CPC, art. 85, § 11: “O tribunal, ao julgar recurso, majorará os honorários fixados anteriormente …”. STJ, REsp 1974795, Rel. Min. Raul Araújo, Quarta Turma, j. 13/10/2025: “… sendo requisito indispensável para a majoração da verba honorária em sede recursal a existência de condenação prévia em honorários advocatícios no Juízo de origem.” STJ, EDcl no REsp 2153703, Rel. Min. João Otávio de Noronha, Quarta Turma, j. 30/06/2026: “Não se aplica o art. 85, § 11, do CPC para majorar honorários recursais quando inexiste prévia fixação de honorários em desfavor do recorrente nas instâncias de origem” (conferidos no iajus). O resultado do apelo não muda (C-51).</w:t>
      </w:r>
    </w:p>
  </w:comment>
  <w:comment w:id="23" w:author="Assessor GDSXSR" w:initials="RG" w:date="2026-10-29T21:16:42Z">
    <w:p>
      <w:pPr>
        <w:pStyle w:val="CommentText"/>
      </w:pPr>
      <w:r>
        <w:rPr>
          <w:rStyle w:val="CommentReference"/>
        </w:rPr>
        <w:annotationRef/>
      </w:r>
      <w:r>
        <w:t>ASSESSOR GDSXSR — Alinhei o título EMENTA à esquerda (C-42).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AC2A0" w15:done="0"/>
  <w15:commentEx w15:paraId="7786890A" w15:paraIdParent="1CFAC2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4D049F" w16cex:dateUtc="2026-09-23T02:32:00Z"/>
  <w16cex:commentExtensible w16cex:durableId="203BBCB3" w16cex:dateUtc="2026-09-28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AC2A0" w16cid:durableId="704D049F"/>
  <w16cid:commentId w16cid:paraId="7786890A" w16cid:durableId="203BBC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A075" w14:textId="77777777" w:rsidR="00B9122D" w:rsidRDefault="00B9122D" w:rsidP="003A42DE">
      <w:pPr>
        <w:spacing w:after="0" w:line="240" w:lineRule="auto"/>
      </w:pPr>
      <w:r>
        <w:separator/>
      </w:r>
    </w:p>
  </w:endnote>
  <w:endnote w:type="continuationSeparator" w:id="0">
    <w:p w14:paraId="7028F52C" w14:textId="77777777" w:rsidR="00B9122D" w:rsidRDefault="00B9122D"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0DE7" w14:textId="77777777" w:rsidR="00B9122D" w:rsidRDefault="00B9122D" w:rsidP="003A42DE">
      <w:pPr>
        <w:spacing w:after="0" w:line="240" w:lineRule="auto"/>
      </w:pPr>
      <w:r>
        <w:separator/>
      </w:r>
    </w:p>
  </w:footnote>
  <w:footnote w:type="continuationSeparator" w:id="0">
    <w:p w14:paraId="5448E51B" w14:textId="77777777" w:rsidR="00B9122D" w:rsidRDefault="00B9122D"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79AFC05" w14:paraId="0700540F" w14:textId="77777777" w:rsidTr="679AFC05">
      <w:trPr>
        <w:trHeight w:val="300"/>
      </w:trPr>
      <w:tc>
        <w:tcPr>
          <w:tcW w:w="2830" w:type="dxa"/>
        </w:tcPr>
        <w:p w14:paraId="7746DF91" w14:textId="59903D09" w:rsidR="679AFC05" w:rsidRDefault="679AFC05" w:rsidP="679AFC05">
          <w:pPr>
            <w:pStyle w:val="Header"/>
            <w:ind w:left="-115"/>
          </w:pPr>
        </w:p>
      </w:tc>
      <w:tc>
        <w:tcPr>
          <w:tcW w:w="2830" w:type="dxa"/>
        </w:tcPr>
        <w:p w14:paraId="7377885A" w14:textId="4A99C3DD" w:rsidR="679AFC05" w:rsidRDefault="679AFC05" w:rsidP="679AFC05">
          <w:pPr>
            <w:pStyle w:val="Header"/>
            <w:jc w:val="center"/>
          </w:pPr>
        </w:p>
      </w:tc>
      <w:tc>
        <w:tcPr>
          <w:tcW w:w="2830" w:type="dxa"/>
        </w:tcPr>
        <w:p w14:paraId="72FEF56F" w14:textId="0B029991" w:rsidR="679AFC05" w:rsidRDefault="679AFC05" w:rsidP="679AFC05">
          <w:pPr>
            <w:pStyle w:val="Header"/>
            <w:ind w:right="-115"/>
            <w:jc w:val="right"/>
          </w:pPr>
        </w:p>
      </w:tc>
    </w:tr>
  </w:tbl>
  <w:p w14:paraId="1CAD354A" w14:textId="09DCE3E8" w:rsidR="679AFC05" w:rsidRDefault="679AFC05" w:rsidP="679AF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915C"/>
    <w:multiLevelType w:val="hybridMultilevel"/>
    <w:tmpl w:val="77882408"/>
    <w:lvl w:ilvl="0" w:tplc="B8A04C2A">
      <w:start w:val="4"/>
      <w:numFmt w:val="decimal"/>
      <w:lvlText w:val="%1."/>
      <w:lvlJc w:val="left"/>
      <w:pPr>
        <w:ind w:left="720" w:hanging="360"/>
      </w:pPr>
    </w:lvl>
    <w:lvl w:ilvl="1" w:tplc="44D04350">
      <w:start w:val="1"/>
      <w:numFmt w:val="lowerLetter"/>
      <w:lvlText w:val="%2."/>
      <w:lvlJc w:val="left"/>
      <w:pPr>
        <w:ind w:left="1440" w:hanging="360"/>
      </w:pPr>
    </w:lvl>
    <w:lvl w:ilvl="2" w:tplc="B516B896">
      <w:start w:val="1"/>
      <w:numFmt w:val="lowerRoman"/>
      <w:lvlText w:val="%3."/>
      <w:lvlJc w:val="right"/>
      <w:pPr>
        <w:ind w:left="2160" w:hanging="180"/>
      </w:pPr>
    </w:lvl>
    <w:lvl w:ilvl="3" w:tplc="F0441650">
      <w:start w:val="1"/>
      <w:numFmt w:val="decimal"/>
      <w:lvlText w:val="%4."/>
      <w:lvlJc w:val="left"/>
      <w:pPr>
        <w:ind w:left="2880" w:hanging="360"/>
      </w:pPr>
    </w:lvl>
    <w:lvl w:ilvl="4" w:tplc="5A54D268">
      <w:start w:val="1"/>
      <w:numFmt w:val="lowerLetter"/>
      <w:lvlText w:val="%5."/>
      <w:lvlJc w:val="left"/>
      <w:pPr>
        <w:ind w:left="3600" w:hanging="360"/>
      </w:pPr>
    </w:lvl>
    <w:lvl w:ilvl="5" w:tplc="5F6C2476">
      <w:start w:val="1"/>
      <w:numFmt w:val="lowerRoman"/>
      <w:lvlText w:val="%6."/>
      <w:lvlJc w:val="right"/>
      <w:pPr>
        <w:ind w:left="4320" w:hanging="180"/>
      </w:pPr>
    </w:lvl>
    <w:lvl w:ilvl="6" w:tplc="2FECF2E8">
      <w:start w:val="1"/>
      <w:numFmt w:val="decimal"/>
      <w:lvlText w:val="%7."/>
      <w:lvlJc w:val="left"/>
      <w:pPr>
        <w:ind w:left="5040" w:hanging="360"/>
      </w:pPr>
    </w:lvl>
    <w:lvl w:ilvl="7" w:tplc="445038BE">
      <w:start w:val="1"/>
      <w:numFmt w:val="lowerLetter"/>
      <w:lvlText w:val="%8."/>
      <w:lvlJc w:val="left"/>
      <w:pPr>
        <w:ind w:left="5760" w:hanging="360"/>
      </w:pPr>
    </w:lvl>
    <w:lvl w:ilvl="8" w:tplc="56406A76">
      <w:start w:val="1"/>
      <w:numFmt w:val="lowerRoman"/>
      <w:lvlText w:val="%9."/>
      <w:lvlJc w:val="right"/>
      <w:pPr>
        <w:ind w:left="6480" w:hanging="180"/>
      </w:pPr>
    </w:lvl>
  </w:abstractNum>
  <w:abstractNum w:abstractNumId="1" w15:restartNumberingAfterBreak="0">
    <w:nsid w:val="0FCA2679"/>
    <w:multiLevelType w:val="hybridMultilevel"/>
    <w:tmpl w:val="20920D1C"/>
    <w:lvl w:ilvl="0" w:tplc="45C02E98">
      <w:start w:val="1"/>
      <w:numFmt w:val="decimal"/>
      <w:lvlText w:val="%1."/>
      <w:lvlJc w:val="left"/>
      <w:pPr>
        <w:ind w:left="720" w:hanging="360"/>
      </w:pPr>
    </w:lvl>
    <w:lvl w:ilvl="1" w:tplc="CAD630DE">
      <w:start w:val="1"/>
      <w:numFmt w:val="lowerLetter"/>
      <w:lvlText w:val="%2."/>
      <w:lvlJc w:val="left"/>
      <w:pPr>
        <w:ind w:left="1440" w:hanging="360"/>
      </w:pPr>
    </w:lvl>
    <w:lvl w:ilvl="2" w:tplc="FA6E1484">
      <w:start w:val="1"/>
      <w:numFmt w:val="lowerRoman"/>
      <w:lvlText w:val="%3."/>
      <w:lvlJc w:val="right"/>
      <w:pPr>
        <w:ind w:left="2160" w:hanging="180"/>
      </w:pPr>
    </w:lvl>
    <w:lvl w:ilvl="3" w:tplc="884C585E">
      <w:start w:val="1"/>
      <w:numFmt w:val="decimal"/>
      <w:lvlText w:val="%4."/>
      <w:lvlJc w:val="left"/>
      <w:pPr>
        <w:ind w:left="2880" w:hanging="360"/>
      </w:pPr>
    </w:lvl>
    <w:lvl w:ilvl="4" w:tplc="69CE7F34">
      <w:start w:val="1"/>
      <w:numFmt w:val="lowerLetter"/>
      <w:lvlText w:val="%5."/>
      <w:lvlJc w:val="left"/>
      <w:pPr>
        <w:ind w:left="3600" w:hanging="360"/>
      </w:pPr>
    </w:lvl>
    <w:lvl w:ilvl="5" w:tplc="7FAE92BA">
      <w:start w:val="1"/>
      <w:numFmt w:val="lowerRoman"/>
      <w:lvlText w:val="%6."/>
      <w:lvlJc w:val="right"/>
      <w:pPr>
        <w:ind w:left="4320" w:hanging="180"/>
      </w:pPr>
    </w:lvl>
    <w:lvl w:ilvl="6" w:tplc="7D14F7F0">
      <w:start w:val="1"/>
      <w:numFmt w:val="decimal"/>
      <w:lvlText w:val="%7."/>
      <w:lvlJc w:val="left"/>
      <w:pPr>
        <w:ind w:left="5040" w:hanging="360"/>
      </w:pPr>
    </w:lvl>
    <w:lvl w:ilvl="7" w:tplc="3C84E196">
      <w:start w:val="1"/>
      <w:numFmt w:val="lowerLetter"/>
      <w:lvlText w:val="%8."/>
      <w:lvlJc w:val="left"/>
      <w:pPr>
        <w:ind w:left="5760" w:hanging="360"/>
      </w:pPr>
    </w:lvl>
    <w:lvl w:ilvl="8" w:tplc="D752FD94">
      <w:start w:val="1"/>
      <w:numFmt w:val="lowerRoman"/>
      <w:lvlText w:val="%9."/>
      <w:lvlJc w:val="right"/>
      <w:pPr>
        <w:ind w:left="6480" w:hanging="180"/>
      </w:pPr>
    </w:lvl>
  </w:abstractNum>
  <w:abstractNum w:abstractNumId="2" w15:restartNumberingAfterBreak="0">
    <w:nsid w:val="1950EF39"/>
    <w:multiLevelType w:val="hybridMultilevel"/>
    <w:tmpl w:val="DE7256E4"/>
    <w:lvl w:ilvl="0" w:tplc="04AC7520">
      <w:start w:val="8"/>
      <w:numFmt w:val="decimal"/>
      <w:lvlText w:val="%1."/>
      <w:lvlJc w:val="left"/>
      <w:pPr>
        <w:ind w:left="720" w:hanging="360"/>
      </w:pPr>
    </w:lvl>
    <w:lvl w:ilvl="1" w:tplc="B292162A">
      <w:start w:val="1"/>
      <w:numFmt w:val="lowerLetter"/>
      <w:lvlText w:val="%2."/>
      <w:lvlJc w:val="left"/>
      <w:pPr>
        <w:ind w:left="1440" w:hanging="360"/>
      </w:pPr>
    </w:lvl>
    <w:lvl w:ilvl="2" w:tplc="95F8C22E">
      <w:start w:val="1"/>
      <w:numFmt w:val="lowerRoman"/>
      <w:lvlText w:val="%3."/>
      <w:lvlJc w:val="right"/>
      <w:pPr>
        <w:ind w:left="2160" w:hanging="180"/>
      </w:pPr>
    </w:lvl>
    <w:lvl w:ilvl="3" w:tplc="078AA528">
      <w:start w:val="1"/>
      <w:numFmt w:val="decimal"/>
      <w:lvlText w:val="%4."/>
      <w:lvlJc w:val="left"/>
      <w:pPr>
        <w:ind w:left="2880" w:hanging="360"/>
      </w:pPr>
    </w:lvl>
    <w:lvl w:ilvl="4" w:tplc="881AC310">
      <w:start w:val="1"/>
      <w:numFmt w:val="lowerLetter"/>
      <w:lvlText w:val="%5."/>
      <w:lvlJc w:val="left"/>
      <w:pPr>
        <w:ind w:left="3600" w:hanging="360"/>
      </w:pPr>
    </w:lvl>
    <w:lvl w:ilvl="5" w:tplc="EEBAFDA4">
      <w:start w:val="1"/>
      <w:numFmt w:val="lowerRoman"/>
      <w:lvlText w:val="%6."/>
      <w:lvlJc w:val="right"/>
      <w:pPr>
        <w:ind w:left="4320" w:hanging="180"/>
      </w:pPr>
    </w:lvl>
    <w:lvl w:ilvl="6" w:tplc="07163E8C">
      <w:start w:val="1"/>
      <w:numFmt w:val="decimal"/>
      <w:lvlText w:val="%7."/>
      <w:lvlJc w:val="left"/>
      <w:pPr>
        <w:ind w:left="5040" w:hanging="360"/>
      </w:pPr>
    </w:lvl>
    <w:lvl w:ilvl="7" w:tplc="0B2293F2">
      <w:start w:val="1"/>
      <w:numFmt w:val="lowerLetter"/>
      <w:lvlText w:val="%8."/>
      <w:lvlJc w:val="left"/>
      <w:pPr>
        <w:ind w:left="5760" w:hanging="360"/>
      </w:pPr>
    </w:lvl>
    <w:lvl w:ilvl="8" w:tplc="56463062">
      <w:start w:val="1"/>
      <w:numFmt w:val="lowerRoman"/>
      <w:lvlText w:val="%9."/>
      <w:lvlJc w:val="right"/>
      <w:pPr>
        <w:ind w:left="6480" w:hanging="180"/>
      </w:pPr>
    </w:lvl>
  </w:abstractNum>
  <w:abstractNum w:abstractNumId="3" w15:restartNumberingAfterBreak="0">
    <w:nsid w:val="201BB18B"/>
    <w:multiLevelType w:val="hybridMultilevel"/>
    <w:tmpl w:val="0FA0BF12"/>
    <w:lvl w:ilvl="0" w:tplc="B8F4F1B4">
      <w:start w:val="1"/>
      <w:numFmt w:val="decimal"/>
      <w:lvlText w:val="%1."/>
      <w:lvlJc w:val="left"/>
      <w:pPr>
        <w:ind w:left="720" w:hanging="360"/>
      </w:pPr>
    </w:lvl>
    <w:lvl w:ilvl="1" w:tplc="126C12AA">
      <w:start w:val="1"/>
      <w:numFmt w:val="lowerLetter"/>
      <w:lvlText w:val="%2."/>
      <w:lvlJc w:val="left"/>
      <w:pPr>
        <w:ind w:left="1440" w:hanging="360"/>
      </w:pPr>
    </w:lvl>
    <w:lvl w:ilvl="2" w:tplc="7AC096E6">
      <w:start w:val="1"/>
      <w:numFmt w:val="lowerRoman"/>
      <w:lvlText w:val="%3."/>
      <w:lvlJc w:val="right"/>
      <w:pPr>
        <w:ind w:left="2160" w:hanging="180"/>
      </w:pPr>
    </w:lvl>
    <w:lvl w:ilvl="3" w:tplc="89D2BB5E">
      <w:start w:val="1"/>
      <w:numFmt w:val="decimal"/>
      <w:lvlText w:val="%4."/>
      <w:lvlJc w:val="left"/>
      <w:pPr>
        <w:ind w:left="2880" w:hanging="360"/>
      </w:pPr>
    </w:lvl>
    <w:lvl w:ilvl="4" w:tplc="BD700E8A">
      <w:start w:val="1"/>
      <w:numFmt w:val="lowerLetter"/>
      <w:lvlText w:val="%5."/>
      <w:lvlJc w:val="left"/>
      <w:pPr>
        <w:ind w:left="3600" w:hanging="360"/>
      </w:pPr>
    </w:lvl>
    <w:lvl w:ilvl="5" w:tplc="08D8C8CE">
      <w:start w:val="1"/>
      <w:numFmt w:val="lowerRoman"/>
      <w:lvlText w:val="%6."/>
      <w:lvlJc w:val="right"/>
      <w:pPr>
        <w:ind w:left="4320" w:hanging="180"/>
      </w:pPr>
    </w:lvl>
    <w:lvl w:ilvl="6" w:tplc="02E0A9EC">
      <w:start w:val="1"/>
      <w:numFmt w:val="decimal"/>
      <w:lvlText w:val="%7."/>
      <w:lvlJc w:val="left"/>
      <w:pPr>
        <w:ind w:left="5040" w:hanging="360"/>
      </w:pPr>
    </w:lvl>
    <w:lvl w:ilvl="7" w:tplc="4316231C">
      <w:start w:val="1"/>
      <w:numFmt w:val="lowerLetter"/>
      <w:lvlText w:val="%8."/>
      <w:lvlJc w:val="left"/>
      <w:pPr>
        <w:ind w:left="5760" w:hanging="360"/>
      </w:pPr>
    </w:lvl>
    <w:lvl w:ilvl="8" w:tplc="3314CCAE">
      <w:start w:val="1"/>
      <w:numFmt w:val="lowerRoman"/>
      <w:lvlText w:val="%9."/>
      <w:lvlJc w:val="right"/>
      <w:pPr>
        <w:ind w:left="6480" w:hanging="180"/>
      </w:pPr>
    </w:lvl>
  </w:abstractNum>
  <w:abstractNum w:abstractNumId="4" w15:restartNumberingAfterBreak="0">
    <w:nsid w:val="2B44395C"/>
    <w:multiLevelType w:val="hybridMultilevel"/>
    <w:tmpl w:val="DB749718"/>
    <w:lvl w:ilvl="0" w:tplc="19762262">
      <w:start w:val="5"/>
      <w:numFmt w:val="decimal"/>
      <w:lvlText w:val="%1."/>
      <w:lvlJc w:val="left"/>
      <w:pPr>
        <w:ind w:left="720" w:hanging="360"/>
      </w:pPr>
    </w:lvl>
    <w:lvl w:ilvl="1" w:tplc="51640090">
      <w:start w:val="1"/>
      <w:numFmt w:val="lowerLetter"/>
      <w:lvlText w:val="%2."/>
      <w:lvlJc w:val="left"/>
      <w:pPr>
        <w:ind w:left="1440" w:hanging="360"/>
      </w:pPr>
    </w:lvl>
    <w:lvl w:ilvl="2" w:tplc="F2A2EFC0">
      <w:start w:val="1"/>
      <w:numFmt w:val="lowerRoman"/>
      <w:lvlText w:val="%3."/>
      <w:lvlJc w:val="right"/>
      <w:pPr>
        <w:ind w:left="2160" w:hanging="180"/>
      </w:pPr>
    </w:lvl>
    <w:lvl w:ilvl="3" w:tplc="4A7CED30">
      <w:start w:val="1"/>
      <w:numFmt w:val="decimal"/>
      <w:lvlText w:val="%4."/>
      <w:lvlJc w:val="left"/>
      <w:pPr>
        <w:ind w:left="2880" w:hanging="360"/>
      </w:pPr>
    </w:lvl>
    <w:lvl w:ilvl="4" w:tplc="F72E5904">
      <w:start w:val="1"/>
      <w:numFmt w:val="lowerLetter"/>
      <w:lvlText w:val="%5."/>
      <w:lvlJc w:val="left"/>
      <w:pPr>
        <w:ind w:left="3600" w:hanging="360"/>
      </w:pPr>
    </w:lvl>
    <w:lvl w:ilvl="5" w:tplc="76C01ECC">
      <w:start w:val="1"/>
      <w:numFmt w:val="lowerRoman"/>
      <w:lvlText w:val="%6."/>
      <w:lvlJc w:val="right"/>
      <w:pPr>
        <w:ind w:left="4320" w:hanging="180"/>
      </w:pPr>
    </w:lvl>
    <w:lvl w:ilvl="6" w:tplc="F092D402">
      <w:start w:val="1"/>
      <w:numFmt w:val="decimal"/>
      <w:lvlText w:val="%7."/>
      <w:lvlJc w:val="left"/>
      <w:pPr>
        <w:ind w:left="5040" w:hanging="360"/>
      </w:pPr>
    </w:lvl>
    <w:lvl w:ilvl="7" w:tplc="00C86DE2">
      <w:start w:val="1"/>
      <w:numFmt w:val="lowerLetter"/>
      <w:lvlText w:val="%8."/>
      <w:lvlJc w:val="left"/>
      <w:pPr>
        <w:ind w:left="5760" w:hanging="360"/>
      </w:pPr>
    </w:lvl>
    <w:lvl w:ilvl="8" w:tplc="F2B223A4">
      <w:start w:val="1"/>
      <w:numFmt w:val="lowerRoman"/>
      <w:lvlText w:val="%9."/>
      <w:lvlJc w:val="right"/>
      <w:pPr>
        <w:ind w:left="6480" w:hanging="180"/>
      </w:pPr>
    </w:lvl>
  </w:abstractNum>
  <w:abstractNum w:abstractNumId="5" w15:restartNumberingAfterBreak="0">
    <w:nsid w:val="392B306E"/>
    <w:multiLevelType w:val="hybridMultilevel"/>
    <w:tmpl w:val="1DC8C4FE"/>
    <w:lvl w:ilvl="0" w:tplc="CB564800">
      <w:start w:val="1"/>
      <w:numFmt w:val="decimal"/>
      <w:lvlText w:val="%1."/>
      <w:lvlJc w:val="left"/>
      <w:pPr>
        <w:ind w:left="720" w:hanging="360"/>
      </w:pPr>
    </w:lvl>
    <w:lvl w:ilvl="1" w:tplc="969C47E8">
      <w:start w:val="1"/>
      <w:numFmt w:val="lowerLetter"/>
      <w:lvlText w:val="%2."/>
      <w:lvlJc w:val="left"/>
      <w:pPr>
        <w:ind w:left="1440" w:hanging="360"/>
      </w:pPr>
    </w:lvl>
    <w:lvl w:ilvl="2" w:tplc="2278CF28">
      <w:start w:val="1"/>
      <w:numFmt w:val="lowerRoman"/>
      <w:lvlText w:val="%3."/>
      <w:lvlJc w:val="right"/>
      <w:pPr>
        <w:ind w:left="2160" w:hanging="180"/>
      </w:pPr>
    </w:lvl>
    <w:lvl w:ilvl="3" w:tplc="D9A09188">
      <w:start w:val="1"/>
      <w:numFmt w:val="decimal"/>
      <w:lvlText w:val="%4."/>
      <w:lvlJc w:val="left"/>
      <w:pPr>
        <w:ind w:left="2880" w:hanging="360"/>
      </w:pPr>
    </w:lvl>
    <w:lvl w:ilvl="4" w:tplc="847CE758">
      <w:start w:val="1"/>
      <w:numFmt w:val="lowerLetter"/>
      <w:lvlText w:val="%5."/>
      <w:lvlJc w:val="left"/>
      <w:pPr>
        <w:ind w:left="3600" w:hanging="360"/>
      </w:pPr>
    </w:lvl>
    <w:lvl w:ilvl="5" w:tplc="C6AA052A">
      <w:start w:val="1"/>
      <w:numFmt w:val="lowerRoman"/>
      <w:lvlText w:val="%6."/>
      <w:lvlJc w:val="right"/>
      <w:pPr>
        <w:ind w:left="4320" w:hanging="180"/>
      </w:pPr>
    </w:lvl>
    <w:lvl w:ilvl="6" w:tplc="6DCCCD56">
      <w:start w:val="1"/>
      <w:numFmt w:val="decimal"/>
      <w:lvlText w:val="%7."/>
      <w:lvlJc w:val="left"/>
      <w:pPr>
        <w:ind w:left="5040" w:hanging="360"/>
      </w:pPr>
    </w:lvl>
    <w:lvl w:ilvl="7" w:tplc="FAAAFB1E">
      <w:start w:val="1"/>
      <w:numFmt w:val="lowerLetter"/>
      <w:lvlText w:val="%8."/>
      <w:lvlJc w:val="left"/>
      <w:pPr>
        <w:ind w:left="5760" w:hanging="360"/>
      </w:pPr>
    </w:lvl>
    <w:lvl w:ilvl="8" w:tplc="7742A1EE">
      <w:start w:val="1"/>
      <w:numFmt w:val="lowerRoman"/>
      <w:lvlText w:val="%9."/>
      <w:lvlJc w:val="right"/>
      <w:pPr>
        <w:ind w:left="6480" w:hanging="180"/>
      </w:pPr>
    </w:lvl>
  </w:abstractNum>
  <w:abstractNum w:abstractNumId="6" w15:restartNumberingAfterBreak="0">
    <w:nsid w:val="47881BFC"/>
    <w:multiLevelType w:val="hybridMultilevel"/>
    <w:tmpl w:val="0E7C0E3C"/>
    <w:lvl w:ilvl="0" w:tplc="9A5A14BA">
      <w:start w:val="4"/>
      <w:numFmt w:val="decimal"/>
      <w:lvlText w:val="%1."/>
      <w:lvlJc w:val="left"/>
      <w:pPr>
        <w:ind w:left="720" w:hanging="360"/>
      </w:pPr>
    </w:lvl>
    <w:lvl w:ilvl="1" w:tplc="705027B8">
      <w:start w:val="1"/>
      <w:numFmt w:val="lowerLetter"/>
      <w:lvlText w:val="%2."/>
      <w:lvlJc w:val="left"/>
      <w:pPr>
        <w:ind w:left="1440" w:hanging="360"/>
      </w:pPr>
    </w:lvl>
    <w:lvl w:ilvl="2" w:tplc="1194A126">
      <w:start w:val="1"/>
      <w:numFmt w:val="lowerRoman"/>
      <w:lvlText w:val="%3."/>
      <w:lvlJc w:val="right"/>
      <w:pPr>
        <w:ind w:left="2160" w:hanging="180"/>
      </w:pPr>
    </w:lvl>
    <w:lvl w:ilvl="3" w:tplc="DB865428">
      <w:start w:val="1"/>
      <w:numFmt w:val="decimal"/>
      <w:lvlText w:val="%4."/>
      <w:lvlJc w:val="left"/>
      <w:pPr>
        <w:ind w:left="2880" w:hanging="360"/>
      </w:pPr>
    </w:lvl>
    <w:lvl w:ilvl="4" w:tplc="F7C4C946">
      <w:start w:val="1"/>
      <w:numFmt w:val="lowerLetter"/>
      <w:lvlText w:val="%5."/>
      <w:lvlJc w:val="left"/>
      <w:pPr>
        <w:ind w:left="3600" w:hanging="360"/>
      </w:pPr>
    </w:lvl>
    <w:lvl w:ilvl="5" w:tplc="3512599E">
      <w:start w:val="1"/>
      <w:numFmt w:val="lowerRoman"/>
      <w:lvlText w:val="%6."/>
      <w:lvlJc w:val="right"/>
      <w:pPr>
        <w:ind w:left="4320" w:hanging="180"/>
      </w:pPr>
    </w:lvl>
    <w:lvl w:ilvl="6" w:tplc="5A6C6E98">
      <w:start w:val="1"/>
      <w:numFmt w:val="decimal"/>
      <w:lvlText w:val="%7."/>
      <w:lvlJc w:val="left"/>
      <w:pPr>
        <w:ind w:left="5040" w:hanging="360"/>
      </w:pPr>
    </w:lvl>
    <w:lvl w:ilvl="7" w:tplc="49E06B16">
      <w:start w:val="1"/>
      <w:numFmt w:val="lowerLetter"/>
      <w:lvlText w:val="%8."/>
      <w:lvlJc w:val="left"/>
      <w:pPr>
        <w:ind w:left="5760" w:hanging="360"/>
      </w:pPr>
    </w:lvl>
    <w:lvl w:ilvl="8" w:tplc="B72CB0C8">
      <w:start w:val="1"/>
      <w:numFmt w:val="lowerRoman"/>
      <w:lvlText w:val="%9."/>
      <w:lvlJc w:val="right"/>
      <w:pPr>
        <w:ind w:left="6480" w:hanging="180"/>
      </w:pPr>
    </w:lvl>
  </w:abstractNum>
  <w:abstractNum w:abstractNumId="7" w15:restartNumberingAfterBreak="0">
    <w:nsid w:val="71767D8B"/>
    <w:multiLevelType w:val="hybridMultilevel"/>
    <w:tmpl w:val="DCE0091C"/>
    <w:lvl w:ilvl="0" w:tplc="DC180B68">
      <w:start w:val="1"/>
      <w:numFmt w:val="decimal"/>
      <w:lvlText w:val="%1."/>
      <w:lvlJc w:val="left"/>
      <w:pPr>
        <w:ind w:left="720" w:hanging="360"/>
      </w:pPr>
    </w:lvl>
    <w:lvl w:ilvl="1" w:tplc="10B2017E">
      <w:start w:val="1"/>
      <w:numFmt w:val="lowerLetter"/>
      <w:lvlText w:val="%2."/>
      <w:lvlJc w:val="left"/>
      <w:pPr>
        <w:ind w:left="1440" w:hanging="360"/>
      </w:pPr>
    </w:lvl>
    <w:lvl w:ilvl="2" w:tplc="B5E6DB9C">
      <w:start w:val="1"/>
      <w:numFmt w:val="lowerRoman"/>
      <w:lvlText w:val="%3."/>
      <w:lvlJc w:val="right"/>
      <w:pPr>
        <w:ind w:left="2160" w:hanging="180"/>
      </w:pPr>
    </w:lvl>
    <w:lvl w:ilvl="3" w:tplc="6EDEC98E">
      <w:start w:val="1"/>
      <w:numFmt w:val="decimal"/>
      <w:lvlText w:val="%4."/>
      <w:lvlJc w:val="left"/>
      <w:pPr>
        <w:ind w:left="2880" w:hanging="360"/>
      </w:pPr>
    </w:lvl>
    <w:lvl w:ilvl="4" w:tplc="D560629C">
      <w:start w:val="1"/>
      <w:numFmt w:val="lowerLetter"/>
      <w:lvlText w:val="%5."/>
      <w:lvlJc w:val="left"/>
      <w:pPr>
        <w:ind w:left="3600" w:hanging="360"/>
      </w:pPr>
    </w:lvl>
    <w:lvl w:ilvl="5" w:tplc="799E492E">
      <w:start w:val="1"/>
      <w:numFmt w:val="lowerRoman"/>
      <w:lvlText w:val="%6."/>
      <w:lvlJc w:val="right"/>
      <w:pPr>
        <w:ind w:left="4320" w:hanging="180"/>
      </w:pPr>
    </w:lvl>
    <w:lvl w:ilvl="6" w:tplc="0172EC7C">
      <w:start w:val="1"/>
      <w:numFmt w:val="decimal"/>
      <w:lvlText w:val="%7."/>
      <w:lvlJc w:val="left"/>
      <w:pPr>
        <w:ind w:left="5040" w:hanging="360"/>
      </w:pPr>
    </w:lvl>
    <w:lvl w:ilvl="7" w:tplc="F606D70E">
      <w:start w:val="1"/>
      <w:numFmt w:val="lowerLetter"/>
      <w:lvlText w:val="%8."/>
      <w:lvlJc w:val="left"/>
      <w:pPr>
        <w:ind w:left="5760" w:hanging="360"/>
      </w:pPr>
    </w:lvl>
    <w:lvl w:ilvl="8" w:tplc="C0226D38">
      <w:start w:val="1"/>
      <w:numFmt w:val="lowerRoman"/>
      <w:lvlText w:val="%9."/>
      <w:lvlJc w:val="right"/>
      <w:pPr>
        <w:ind w:left="6480" w:hanging="180"/>
      </w:pPr>
    </w:lvl>
  </w:abstractNum>
  <w:num w:numId="1" w16cid:durableId="1874490895">
    <w:abstractNumId w:val="7"/>
  </w:num>
  <w:num w:numId="2" w16cid:durableId="260839356">
    <w:abstractNumId w:val="2"/>
  </w:num>
  <w:num w:numId="3" w16cid:durableId="1114178755">
    <w:abstractNumId w:val="4"/>
  </w:num>
  <w:num w:numId="4" w16cid:durableId="1883398703">
    <w:abstractNumId w:val="6"/>
  </w:num>
  <w:num w:numId="5" w16cid:durableId="1975214774">
    <w:abstractNumId w:val="3"/>
  </w:num>
  <w:num w:numId="6" w16cid:durableId="2047827184">
    <w:abstractNumId w:val="0"/>
  </w:num>
  <w:num w:numId="7" w16cid:durableId="932518771">
    <w:abstractNumId w:val="5"/>
  </w:num>
  <w:num w:numId="8" w16cid:durableId="89784629">
    <w:abstractNumId w:val="1"/>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ajane Silveira - GDACA">
    <w15:presenceInfo w15:providerId="AD" w15:userId="S::t316168@tjdft.jus.br::01660c53-2780-494c-9bfa-f7025a059215"/>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8D2"/>
    <w:rsid w:val="00000CE3"/>
    <w:rsid w:val="00002BF2"/>
    <w:rsid w:val="00004C11"/>
    <w:rsid w:val="0000772B"/>
    <w:rsid w:val="00010398"/>
    <w:rsid w:val="0001110E"/>
    <w:rsid w:val="00012123"/>
    <w:rsid w:val="0002188F"/>
    <w:rsid w:val="0002189B"/>
    <w:rsid w:val="0002359F"/>
    <w:rsid w:val="00025710"/>
    <w:rsid w:val="0002738F"/>
    <w:rsid w:val="00033421"/>
    <w:rsid w:val="00033AFD"/>
    <w:rsid w:val="000343E4"/>
    <w:rsid w:val="00035F6D"/>
    <w:rsid w:val="00042C4A"/>
    <w:rsid w:val="00042E8C"/>
    <w:rsid w:val="00045091"/>
    <w:rsid w:val="0004519E"/>
    <w:rsid w:val="0005074D"/>
    <w:rsid w:val="000525FE"/>
    <w:rsid w:val="00052AE3"/>
    <w:rsid w:val="00052D31"/>
    <w:rsid w:val="00055D8A"/>
    <w:rsid w:val="00057A71"/>
    <w:rsid w:val="0006080C"/>
    <w:rsid w:val="000619E0"/>
    <w:rsid w:val="00064301"/>
    <w:rsid w:val="00067181"/>
    <w:rsid w:val="00070B8C"/>
    <w:rsid w:val="00072BFB"/>
    <w:rsid w:val="0007539C"/>
    <w:rsid w:val="00076A84"/>
    <w:rsid w:val="00076D7D"/>
    <w:rsid w:val="00081482"/>
    <w:rsid w:val="00084D6C"/>
    <w:rsid w:val="0009174A"/>
    <w:rsid w:val="00091ABC"/>
    <w:rsid w:val="00095742"/>
    <w:rsid w:val="00097BBF"/>
    <w:rsid w:val="000A3C0A"/>
    <w:rsid w:val="000A49F6"/>
    <w:rsid w:val="000A7009"/>
    <w:rsid w:val="000B06BF"/>
    <w:rsid w:val="000B0FC6"/>
    <w:rsid w:val="000B13EB"/>
    <w:rsid w:val="000B79B1"/>
    <w:rsid w:val="000B7AF7"/>
    <w:rsid w:val="000D2977"/>
    <w:rsid w:val="000D2E62"/>
    <w:rsid w:val="000D4F34"/>
    <w:rsid w:val="000D59B2"/>
    <w:rsid w:val="000D5E9C"/>
    <w:rsid w:val="000D6283"/>
    <w:rsid w:val="000D75AC"/>
    <w:rsid w:val="000D7B36"/>
    <w:rsid w:val="000D7CFC"/>
    <w:rsid w:val="000E51C0"/>
    <w:rsid w:val="000E65F8"/>
    <w:rsid w:val="000F1358"/>
    <w:rsid w:val="000F1817"/>
    <w:rsid w:val="000F512C"/>
    <w:rsid w:val="000F5548"/>
    <w:rsid w:val="000F6570"/>
    <w:rsid w:val="001009CC"/>
    <w:rsid w:val="00102EC2"/>
    <w:rsid w:val="00104C2D"/>
    <w:rsid w:val="00111CF6"/>
    <w:rsid w:val="0011527A"/>
    <w:rsid w:val="00115458"/>
    <w:rsid w:val="00115569"/>
    <w:rsid w:val="0011590A"/>
    <w:rsid w:val="00122133"/>
    <w:rsid w:val="00125329"/>
    <w:rsid w:val="00126492"/>
    <w:rsid w:val="001298F9"/>
    <w:rsid w:val="00130E7E"/>
    <w:rsid w:val="00131A63"/>
    <w:rsid w:val="0013257F"/>
    <w:rsid w:val="00133850"/>
    <w:rsid w:val="0013633C"/>
    <w:rsid w:val="00137147"/>
    <w:rsid w:val="00137A7E"/>
    <w:rsid w:val="0014506A"/>
    <w:rsid w:val="0014F272"/>
    <w:rsid w:val="00151611"/>
    <w:rsid w:val="00154048"/>
    <w:rsid w:val="00161CD2"/>
    <w:rsid w:val="001653B2"/>
    <w:rsid w:val="001676A4"/>
    <w:rsid w:val="00167F3A"/>
    <w:rsid w:val="00173085"/>
    <w:rsid w:val="00177CD4"/>
    <w:rsid w:val="001801E9"/>
    <w:rsid w:val="001839C4"/>
    <w:rsid w:val="00183B77"/>
    <w:rsid w:val="00193115"/>
    <w:rsid w:val="0019527A"/>
    <w:rsid w:val="001954FC"/>
    <w:rsid w:val="001A09B8"/>
    <w:rsid w:val="001A36A8"/>
    <w:rsid w:val="001A695E"/>
    <w:rsid w:val="001B1196"/>
    <w:rsid w:val="001B4910"/>
    <w:rsid w:val="001B4B1C"/>
    <w:rsid w:val="001C466B"/>
    <w:rsid w:val="001D1828"/>
    <w:rsid w:val="001D2162"/>
    <w:rsid w:val="001D5D4D"/>
    <w:rsid w:val="001E0D41"/>
    <w:rsid w:val="001E4974"/>
    <w:rsid w:val="001E5DDC"/>
    <w:rsid w:val="001E78F3"/>
    <w:rsid w:val="001E7903"/>
    <w:rsid w:val="001F12B0"/>
    <w:rsid w:val="00200529"/>
    <w:rsid w:val="00202056"/>
    <w:rsid w:val="00203B1D"/>
    <w:rsid w:val="0020478E"/>
    <w:rsid w:val="00205489"/>
    <w:rsid w:val="00206304"/>
    <w:rsid w:val="00206775"/>
    <w:rsid w:val="00206B86"/>
    <w:rsid w:val="00207617"/>
    <w:rsid w:val="002126F1"/>
    <w:rsid w:val="0021526A"/>
    <w:rsid w:val="00217AFD"/>
    <w:rsid w:val="0022096F"/>
    <w:rsid w:val="0022641B"/>
    <w:rsid w:val="00230F01"/>
    <w:rsid w:val="00232EEB"/>
    <w:rsid w:val="00233CBF"/>
    <w:rsid w:val="00234054"/>
    <w:rsid w:val="00236FDD"/>
    <w:rsid w:val="002437F6"/>
    <w:rsid w:val="00246309"/>
    <w:rsid w:val="002503F6"/>
    <w:rsid w:val="002549F2"/>
    <w:rsid w:val="00254E51"/>
    <w:rsid w:val="00256656"/>
    <w:rsid w:val="002630F1"/>
    <w:rsid w:val="00264107"/>
    <w:rsid w:val="00267BC3"/>
    <w:rsid w:val="002738BA"/>
    <w:rsid w:val="00274644"/>
    <w:rsid w:val="00277029"/>
    <w:rsid w:val="0028319F"/>
    <w:rsid w:val="00284423"/>
    <w:rsid w:val="0028627C"/>
    <w:rsid w:val="0028D965"/>
    <w:rsid w:val="002926F9"/>
    <w:rsid w:val="00292E82"/>
    <w:rsid w:val="00296DAE"/>
    <w:rsid w:val="00296FBA"/>
    <w:rsid w:val="002A2038"/>
    <w:rsid w:val="002A3D11"/>
    <w:rsid w:val="002A5205"/>
    <w:rsid w:val="002B1184"/>
    <w:rsid w:val="002B210E"/>
    <w:rsid w:val="002B3F2B"/>
    <w:rsid w:val="002C2464"/>
    <w:rsid w:val="002C2ED5"/>
    <w:rsid w:val="002C42D2"/>
    <w:rsid w:val="002C4B65"/>
    <w:rsid w:val="002D127E"/>
    <w:rsid w:val="002D2D56"/>
    <w:rsid w:val="002D3A42"/>
    <w:rsid w:val="002D3FF3"/>
    <w:rsid w:val="002D7E70"/>
    <w:rsid w:val="002F13AB"/>
    <w:rsid w:val="002F29B8"/>
    <w:rsid w:val="002F65AB"/>
    <w:rsid w:val="002F7666"/>
    <w:rsid w:val="00302029"/>
    <w:rsid w:val="00303FAE"/>
    <w:rsid w:val="00306823"/>
    <w:rsid w:val="0031063D"/>
    <w:rsid w:val="00312291"/>
    <w:rsid w:val="003140BF"/>
    <w:rsid w:val="003148FA"/>
    <w:rsid w:val="00316B1F"/>
    <w:rsid w:val="00316FCF"/>
    <w:rsid w:val="00321068"/>
    <w:rsid w:val="003215E1"/>
    <w:rsid w:val="0032202A"/>
    <w:rsid w:val="00323779"/>
    <w:rsid w:val="00323D27"/>
    <w:rsid w:val="00327182"/>
    <w:rsid w:val="00334D40"/>
    <w:rsid w:val="0033735F"/>
    <w:rsid w:val="0033763B"/>
    <w:rsid w:val="00341C30"/>
    <w:rsid w:val="0034247B"/>
    <w:rsid w:val="00342EDA"/>
    <w:rsid w:val="0034511C"/>
    <w:rsid w:val="00347818"/>
    <w:rsid w:val="0035068D"/>
    <w:rsid w:val="00351653"/>
    <w:rsid w:val="003517E7"/>
    <w:rsid w:val="003524E5"/>
    <w:rsid w:val="00352D66"/>
    <w:rsid w:val="00354540"/>
    <w:rsid w:val="00354AA2"/>
    <w:rsid w:val="00355C73"/>
    <w:rsid w:val="00357AEC"/>
    <w:rsid w:val="00361793"/>
    <w:rsid w:val="00361A4F"/>
    <w:rsid w:val="003624B4"/>
    <w:rsid w:val="003624CF"/>
    <w:rsid w:val="00362869"/>
    <w:rsid w:val="003634B3"/>
    <w:rsid w:val="003662E2"/>
    <w:rsid w:val="00370C48"/>
    <w:rsid w:val="00371786"/>
    <w:rsid w:val="003717FC"/>
    <w:rsid w:val="00372369"/>
    <w:rsid w:val="00372397"/>
    <w:rsid w:val="003749AB"/>
    <w:rsid w:val="00380194"/>
    <w:rsid w:val="00384C3D"/>
    <w:rsid w:val="00385700"/>
    <w:rsid w:val="003870F8"/>
    <w:rsid w:val="00387A96"/>
    <w:rsid w:val="00394598"/>
    <w:rsid w:val="003A42DE"/>
    <w:rsid w:val="003A4E55"/>
    <w:rsid w:val="003A5317"/>
    <w:rsid w:val="003B1BD4"/>
    <w:rsid w:val="003B2946"/>
    <w:rsid w:val="003B3398"/>
    <w:rsid w:val="003C79C8"/>
    <w:rsid w:val="003D11BE"/>
    <w:rsid w:val="003D3FEE"/>
    <w:rsid w:val="003D72AA"/>
    <w:rsid w:val="003E436D"/>
    <w:rsid w:val="003F1CA2"/>
    <w:rsid w:val="003F7FF5"/>
    <w:rsid w:val="004007F7"/>
    <w:rsid w:val="00400DBE"/>
    <w:rsid w:val="00406C41"/>
    <w:rsid w:val="00406FD3"/>
    <w:rsid w:val="00413928"/>
    <w:rsid w:val="00414345"/>
    <w:rsid w:val="00415A3B"/>
    <w:rsid w:val="0042022C"/>
    <w:rsid w:val="0042083F"/>
    <w:rsid w:val="00423538"/>
    <w:rsid w:val="00425384"/>
    <w:rsid w:val="00427E73"/>
    <w:rsid w:val="00440F83"/>
    <w:rsid w:val="00445ED9"/>
    <w:rsid w:val="0044724E"/>
    <w:rsid w:val="00451594"/>
    <w:rsid w:val="00451A6D"/>
    <w:rsid w:val="00452285"/>
    <w:rsid w:val="00452494"/>
    <w:rsid w:val="00453135"/>
    <w:rsid w:val="00465A25"/>
    <w:rsid w:val="004705C1"/>
    <w:rsid w:val="0047216B"/>
    <w:rsid w:val="00474AA5"/>
    <w:rsid w:val="00474D1E"/>
    <w:rsid w:val="004762F1"/>
    <w:rsid w:val="00480A33"/>
    <w:rsid w:val="00485185"/>
    <w:rsid w:val="0049209C"/>
    <w:rsid w:val="00495A6B"/>
    <w:rsid w:val="00495EB5"/>
    <w:rsid w:val="004963DF"/>
    <w:rsid w:val="00496EB5"/>
    <w:rsid w:val="004A39CB"/>
    <w:rsid w:val="004B2A9C"/>
    <w:rsid w:val="004B63CD"/>
    <w:rsid w:val="004B791E"/>
    <w:rsid w:val="004C0465"/>
    <w:rsid w:val="004C3509"/>
    <w:rsid w:val="004C4740"/>
    <w:rsid w:val="004C4D99"/>
    <w:rsid w:val="004C57A5"/>
    <w:rsid w:val="004C591E"/>
    <w:rsid w:val="004C6357"/>
    <w:rsid w:val="004C7418"/>
    <w:rsid w:val="004D43C5"/>
    <w:rsid w:val="004D61EA"/>
    <w:rsid w:val="004D76E1"/>
    <w:rsid w:val="004E0BC9"/>
    <w:rsid w:val="004F3D68"/>
    <w:rsid w:val="004F58A9"/>
    <w:rsid w:val="00500E23"/>
    <w:rsid w:val="005023EF"/>
    <w:rsid w:val="00503315"/>
    <w:rsid w:val="00504BF5"/>
    <w:rsid w:val="00505D43"/>
    <w:rsid w:val="00506A7D"/>
    <w:rsid w:val="00506D76"/>
    <w:rsid w:val="0051157D"/>
    <w:rsid w:val="00511630"/>
    <w:rsid w:val="00512805"/>
    <w:rsid w:val="0051289A"/>
    <w:rsid w:val="00516F48"/>
    <w:rsid w:val="00517F10"/>
    <w:rsid w:val="005201E7"/>
    <w:rsid w:val="005212CE"/>
    <w:rsid w:val="00525FCB"/>
    <w:rsid w:val="005261F9"/>
    <w:rsid w:val="00530C7C"/>
    <w:rsid w:val="00531A97"/>
    <w:rsid w:val="005343D1"/>
    <w:rsid w:val="00534770"/>
    <w:rsid w:val="005421BF"/>
    <w:rsid w:val="005434ED"/>
    <w:rsid w:val="00545B8E"/>
    <w:rsid w:val="0055172B"/>
    <w:rsid w:val="00557342"/>
    <w:rsid w:val="00560427"/>
    <w:rsid w:val="00562BB2"/>
    <w:rsid w:val="00563C20"/>
    <w:rsid w:val="00565420"/>
    <w:rsid w:val="00566510"/>
    <w:rsid w:val="00567B25"/>
    <w:rsid w:val="00573C5D"/>
    <w:rsid w:val="0057424A"/>
    <w:rsid w:val="00574B45"/>
    <w:rsid w:val="00576A45"/>
    <w:rsid w:val="0057726B"/>
    <w:rsid w:val="00577AD1"/>
    <w:rsid w:val="005816C4"/>
    <w:rsid w:val="00583C9C"/>
    <w:rsid w:val="005867AD"/>
    <w:rsid w:val="00586EB6"/>
    <w:rsid w:val="005925FC"/>
    <w:rsid w:val="0059301C"/>
    <w:rsid w:val="0059689A"/>
    <w:rsid w:val="00597864"/>
    <w:rsid w:val="005A1443"/>
    <w:rsid w:val="005A1AD9"/>
    <w:rsid w:val="005A5A24"/>
    <w:rsid w:val="005A7945"/>
    <w:rsid w:val="005B7851"/>
    <w:rsid w:val="005C31C4"/>
    <w:rsid w:val="005C3353"/>
    <w:rsid w:val="005C33A0"/>
    <w:rsid w:val="005C69F8"/>
    <w:rsid w:val="005D2499"/>
    <w:rsid w:val="005D305E"/>
    <w:rsid w:val="005E3F4E"/>
    <w:rsid w:val="005E5A03"/>
    <w:rsid w:val="005F47F1"/>
    <w:rsid w:val="00600ABD"/>
    <w:rsid w:val="00601B09"/>
    <w:rsid w:val="0060333D"/>
    <w:rsid w:val="00605C37"/>
    <w:rsid w:val="00606A37"/>
    <w:rsid w:val="00607AEE"/>
    <w:rsid w:val="00611216"/>
    <w:rsid w:val="00611EDC"/>
    <w:rsid w:val="0061262D"/>
    <w:rsid w:val="00615051"/>
    <w:rsid w:val="00621A73"/>
    <w:rsid w:val="006226C6"/>
    <w:rsid w:val="006240F8"/>
    <w:rsid w:val="00632EAA"/>
    <w:rsid w:val="00633703"/>
    <w:rsid w:val="0063376A"/>
    <w:rsid w:val="00633B56"/>
    <w:rsid w:val="00635527"/>
    <w:rsid w:val="00641BB6"/>
    <w:rsid w:val="00646040"/>
    <w:rsid w:val="006504C9"/>
    <w:rsid w:val="0065158B"/>
    <w:rsid w:val="006525A3"/>
    <w:rsid w:val="0065513A"/>
    <w:rsid w:val="00661CF3"/>
    <w:rsid w:val="0066296B"/>
    <w:rsid w:val="0066478D"/>
    <w:rsid w:val="006658A2"/>
    <w:rsid w:val="006701E7"/>
    <w:rsid w:val="00672F6E"/>
    <w:rsid w:val="00675D50"/>
    <w:rsid w:val="00682862"/>
    <w:rsid w:val="006836AB"/>
    <w:rsid w:val="006921E1"/>
    <w:rsid w:val="00693599"/>
    <w:rsid w:val="00693B0D"/>
    <w:rsid w:val="00695ED4"/>
    <w:rsid w:val="006A4B0A"/>
    <w:rsid w:val="006B2A89"/>
    <w:rsid w:val="006B3D64"/>
    <w:rsid w:val="006B476E"/>
    <w:rsid w:val="006B555B"/>
    <w:rsid w:val="006B596E"/>
    <w:rsid w:val="006B69E4"/>
    <w:rsid w:val="006B7E8A"/>
    <w:rsid w:val="006C4C12"/>
    <w:rsid w:val="006C5370"/>
    <w:rsid w:val="006C6E29"/>
    <w:rsid w:val="006D0526"/>
    <w:rsid w:val="006D07B9"/>
    <w:rsid w:val="006D0993"/>
    <w:rsid w:val="006D3824"/>
    <w:rsid w:val="006D595E"/>
    <w:rsid w:val="006D5DC8"/>
    <w:rsid w:val="006D8B4B"/>
    <w:rsid w:val="006E1DED"/>
    <w:rsid w:val="006E2630"/>
    <w:rsid w:val="006F651C"/>
    <w:rsid w:val="006F70E1"/>
    <w:rsid w:val="006F725D"/>
    <w:rsid w:val="007043DE"/>
    <w:rsid w:val="007106C3"/>
    <w:rsid w:val="00711FE9"/>
    <w:rsid w:val="00716A6E"/>
    <w:rsid w:val="00726567"/>
    <w:rsid w:val="00730800"/>
    <w:rsid w:val="00744BDF"/>
    <w:rsid w:val="00747176"/>
    <w:rsid w:val="00747222"/>
    <w:rsid w:val="00753011"/>
    <w:rsid w:val="00753EC5"/>
    <w:rsid w:val="00754D85"/>
    <w:rsid w:val="00765709"/>
    <w:rsid w:val="007657FF"/>
    <w:rsid w:val="00770E7F"/>
    <w:rsid w:val="00773D97"/>
    <w:rsid w:val="0077693D"/>
    <w:rsid w:val="0077719E"/>
    <w:rsid w:val="00777221"/>
    <w:rsid w:val="00782446"/>
    <w:rsid w:val="007844F9"/>
    <w:rsid w:val="00785B7B"/>
    <w:rsid w:val="00791D48"/>
    <w:rsid w:val="00795B5D"/>
    <w:rsid w:val="00796C8C"/>
    <w:rsid w:val="007A16F9"/>
    <w:rsid w:val="007A3B5A"/>
    <w:rsid w:val="007A3F4D"/>
    <w:rsid w:val="007B15B3"/>
    <w:rsid w:val="007B265E"/>
    <w:rsid w:val="007B50BE"/>
    <w:rsid w:val="007B6287"/>
    <w:rsid w:val="007C0FEF"/>
    <w:rsid w:val="007C196D"/>
    <w:rsid w:val="007C40B5"/>
    <w:rsid w:val="007C4990"/>
    <w:rsid w:val="007C6232"/>
    <w:rsid w:val="007D00F1"/>
    <w:rsid w:val="007D0175"/>
    <w:rsid w:val="007D27C7"/>
    <w:rsid w:val="007D3BA7"/>
    <w:rsid w:val="007D4432"/>
    <w:rsid w:val="007D60F1"/>
    <w:rsid w:val="007D7E0B"/>
    <w:rsid w:val="007E1C8C"/>
    <w:rsid w:val="007E3BF9"/>
    <w:rsid w:val="007E7072"/>
    <w:rsid w:val="007E7AFF"/>
    <w:rsid w:val="007F0403"/>
    <w:rsid w:val="007F0F43"/>
    <w:rsid w:val="007F4412"/>
    <w:rsid w:val="007F7839"/>
    <w:rsid w:val="00800051"/>
    <w:rsid w:val="00804386"/>
    <w:rsid w:val="008050AC"/>
    <w:rsid w:val="00807751"/>
    <w:rsid w:val="00811184"/>
    <w:rsid w:val="008134CE"/>
    <w:rsid w:val="008151BB"/>
    <w:rsid w:val="008221FC"/>
    <w:rsid w:val="008235A6"/>
    <w:rsid w:val="00825BFF"/>
    <w:rsid w:val="00831641"/>
    <w:rsid w:val="0083602C"/>
    <w:rsid w:val="008400BD"/>
    <w:rsid w:val="00851C3C"/>
    <w:rsid w:val="00853E85"/>
    <w:rsid w:val="0085409A"/>
    <w:rsid w:val="0085425F"/>
    <w:rsid w:val="00857225"/>
    <w:rsid w:val="0086390F"/>
    <w:rsid w:val="00870E2E"/>
    <w:rsid w:val="00871151"/>
    <w:rsid w:val="00872B72"/>
    <w:rsid w:val="00873DE8"/>
    <w:rsid w:val="00877CCC"/>
    <w:rsid w:val="00877F2B"/>
    <w:rsid w:val="008809C2"/>
    <w:rsid w:val="00882188"/>
    <w:rsid w:val="00886ABA"/>
    <w:rsid w:val="008966E3"/>
    <w:rsid w:val="008A01E9"/>
    <w:rsid w:val="008A04F3"/>
    <w:rsid w:val="008A25A3"/>
    <w:rsid w:val="008A4445"/>
    <w:rsid w:val="008A49BC"/>
    <w:rsid w:val="008A56A3"/>
    <w:rsid w:val="008A587C"/>
    <w:rsid w:val="008A5BC3"/>
    <w:rsid w:val="008B453D"/>
    <w:rsid w:val="008B45C4"/>
    <w:rsid w:val="008B62DA"/>
    <w:rsid w:val="008C2784"/>
    <w:rsid w:val="008C29EA"/>
    <w:rsid w:val="008C306F"/>
    <w:rsid w:val="008C34E5"/>
    <w:rsid w:val="008C3990"/>
    <w:rsid w:val="008C4183"/>
    <w:rsid w:val="008C4BB0"/>
    <w:rsid w:val="008C641E"/>
    <w:rsid w:val="008D0C9F"/>
    <w:rsid w:val="008D721A"/>
    <w:rsid w:val="008D76C3"/>
    <w:rsid w:val="008E02A3"/>
    <w:rsid w:val="008E7278"/>
    <w:rsid w:val="008F43F4"/>
    <w:rsid w:val="008F4440"/>
    <w:rsid w:val="008F754A"/>
    <w:rsid w:val="0090125A"/>
    <w:rsid w:val="009018BE"/>
    <w:rsid w:val="00904D1C"/>
    <w:rsid w:val="00911601"/>
    <w:rsid w:val="0091518E"/>
    <w:rsid w:val="00923B9F"/>
    <w:rsid w:val="0092538F"/>
    <w:rsid w:val="00926589"/>
    <w:rsid w:val="009273BA"/>
    <w:rsid w:val="009300C5"/>
    <w:rsid w:val="00933600"/>
    <w:rsid w:val="00937017"/>
    <w:rsid w:val="009431B2"/>
    <w:rsid w:val="00945DCA"/>
    <w:rsid w:val="00946FF7"/>
    <w:rsid w:val="009506E0"/>
    <w:rsid w:val="00951CAD"/>
    <w:rsid w:val="00954A29"/>
    <w:rsid w:val="009554A5"/>
    <w:rsid w:val="0095855A"/>
    <w:rsid w:val="009619BC"/>
    <w:rsid w:val="00962A91"/>
    <w:rsid w:val="009630D2"/>
    <w:rsid w:val="009650F8"/>
    <w:rsid w:val="00966A46"/>
    <w:rsid w:val="009701B2"/>
    <w:rsid w:val="00972EF3"/>
    <w:rsid w:val="00975CB0"/>
    <w:rsid w:val="0097780C"/>
    <w:rsid w:val="00977C21"/>
    <w:rsid w:val="00980E27"/>
    <w:rsid w:val="00986669"/>
    <w:rsid w:val="00986E84"/>
    <w:rsid w:val="00995640"/>
    <w:rsid w:val="0099680F"/>
    <w:rsid w:val="00996A64"/>
    <w:rsid w:val="009A136D"/>
    <w:rsid w:val="009A287D"/>
    <w:rsid w:val="009A37F4"/>
    <w:rsid w:val="009A4537"/>
    <w:rsid w:val="009A69E7"/>
    <w:rsid w:val="009B4905"/>
    <w:rsid w:val="009C0BF9"/>
    <w:rsid w:val="009C1026"/>
    <w:rsid w:val="009C4045"/>
    <w:rsid w:val="009C67AC"/>
    <w:rsid w:val="009C7E92"/>
    <w:rsid w:val="009D0BA0"/>
    <w:rsid w:val="009D1137"/>
    <w:rsid w:val="009D1B91"/>
    <w:rsid w:val="009D7DBB"/>
    <w:rsid w:val="009E132C"/>
    <w:rsid w:val="009E189A"/>
    <w:rsid w:val="009E1D8D"/>
    <w:rsid w:val="009E3373"/>
    <w:rsid w:val="009E3BE9"/>
    <w:rsid w:val="009E4581"/>
    <w:rsid w:val="009F2BB1"/>
    <w:rsid w:val="009F36E1"/>
    <w:rsid w:val="009F684C"/>
    <w:rsid w:val="009F6E10"/>
    <w:rsid w:val="009F759D"/>
    <w:rsid w:val="00A02378"/>
    <w:rsid w:val="00A026B6"/>
    <w:rsid w:val="00A03057"/>
    <w:rsid w:val="00A040CF"/>
    <w:rsid w:val="00A04EC9"/>
    <w:rsid w:val="00A12B6B"/>
    <w:rsid w:val="00A169BD"/>
    <w:rsid w:val="00A25A58"/>
    <w:rsid w:val="00A2661C"/>
    <w:rsid w:val="00A31C13"/>
    <w:rsid w:val="00A32F4D"/>
    <w:rsid w:val="00A330C4"/>
    <w:rsid w:val="00A3595E"/>
    <w:rsid w:val="00A41789"/>
    <w:rsid w:val="00A424A9"/>
    <w:rsid w:val="00A44A87"/>
    <w:rsid w:val="00A45943"/>
    <w:rsid w:val="00A464A2"/>
    <w:rsid w:val="00A57426"/>
    <w:rsid w:val="00A6481B"/>
    <w:rsid w:val="00A66FC3"/>
    <w:rsid w:val="00A72414"/>
    <w:rsid w:val="00A72DF9"/>
    <w:rsid w:val="00A735CC"/>
    <w:rsid w:val="00A773CE"/>
    <w:rsid w:val="00A80091"/>
    <w:rsid w:val="00A8041D"/>
    <w:rsid w:val="00A808E8"/>
    <w:rsid w:val="00A86011"/>
    <w:rsid w:val="00A87227"/>
    <w:rsid w:val="00A914C0"/>
    <w:rsid w:val="00A945D0"/>
    <w:rsid w:val="00A958AF"/>
    <w:rsid w:val="00A96CB3"/>
    <w:rsid w:val="00A97525"/>
    <w:rsid w:val="00A979AB"/>
    <w:rsid w:val="00A97B8E"/>
    <w:rsid w:val="00AA1C23"/>
    <w:rsid w:val="00AA7E81"/>
    <w:rsid w:val="00AB108E"/>
    <w:rsid w:val="00AB118B"/>
    <w:rsid w:val="00AB1DE4"/>
    <w:rsid w:val="00AB7E65"/>
    <w:rsid w:val="00AC2083"/>
    <w:rsid w:val="00AC20E1"/>
    <w:rsid w:val="00AC6B74"/>
    <w:rsid w:val="00AD20CD"/>
    <w:rsid w:val="00AD3FEA"/>
    <w:rsid w:val="00AD7944"/>
    <w:rsid w:val="00AE23B5"/>
    <w:rsid w:val="00AE4EFB"/>
    <w:rsid w:val="00AE7B01"/>
    <w:rsid w:val="00B00F0D"/>
    <w:rsid w:val="00B02D47"/>
    <w:rsid w:val="00B04942"/>
    <w:rsid w:val="00B0631D"/>
    <w:rsid w:val="00B06A53"/>
    <w:rsid w:val="00B10385"/>
    <w:rsid w:val="00B10822"/>
    <w:rsid w:val="00B17310"/>
    <w:rsid w:val="00B30DAE"/>
    <w:rsid w:val="00B31B66"/>
    <w:rsid w:val="00B32502"/>
    <w:rsid w:val="00B34028"/>
    <w:rsid w:val="00B36929"/>
    <w:rsid w:val="00B41866"/>
    <w:rsid w:val="00B41BCB"/>
    <w:rsid w:val="00B44952"/>
    <w:rsid w:val="00B5206F"/>
    <w:rsid w:val="00B5663B"/>
    <w:rsid w:val="00B5A5E4"/>
    <w:rsid w:val="00B606B1"/>
    <w:rsid w:val="00B60851"/>
    <w:rsid w:val="00B65324"/>
    <w:rsid w:val="00B721EA"/>
    <w:rsid w:val="00B72BE7"/>
    <w:rsid w:val="00B73FAD"/>
    <w:rsid w:val="00B74FB6"/>
    <w:rsid w:val="00B75D6D"/>
    <w:rsid w:val="00B80BD2"/>
    <w:rsid w:val="00B815B6"/>
    <w:rsid w:val="00B83B15"/>
    <w:rsid w:val="00B85B95"/>
    <w:rsid w:val="00B9122D"/>
    <w:rsid w:val="00B92533"/>
    <w:rsid w:val="00BA3360"/>
    <w:rsid w:val="00BA52B7"/>
    <w:rsid w:val="00BA5CFA"/>
    <w:rsid w:val="00BA65D0"/>
    <w:rsid w:val="00BA700C"/>
    <w:rsid w:val="00BB206D"/>
    <w:rsid w:val="00BB2608"/>
    <w:rsid w:val="00BB2FBE"/>
    <w:rsid w:val="00BB6749"/>
    <w:rsid w:val="00BB7C0D"/>
    <w:rsid w:val="00BC029D"/>
    <w:rsid w:val="00BC54B1"/>
    <w:rsid w:val="00BD0470"/>
    <w:rsid w:val="00BD1508"/>
    <w:rsid w:val="00BD430D"/>
    <w:rsid w:val="00BE389F"/>
    <w:rsid w:val="00BE4E6C"/>
    <w:rsid w:val="00BE5CAB"/>
    <w:rsid w:val="00BE75D7"/>
    <w:rsid w:val="00BF126C"/>
    <w:rsid w:val="00BF1494"/>
    <w:rsid w:val="00BF173F"/>
    <w:rsid w:val="00BF4676"/>
    <w:rsid w:val="00BF4903"/>
    <w:rsid w:val="00BF7139"/>
    <w:rsid w:val="00C01659"/>
    <w:rsid w:val="00C06CB4"/>
    <w:rsid w:val="00C0721F"/>
    <w:rsid w:val="00C12218"/>
    <w:rsid w:val="00C16E65"/>
    <w:rsid w:val="00C16F26"/>
    <w:rsid w:val="00C214CB"/>
    <w:rsid w:val="00C21B40"/>
    <w:rsid w:val="00C22469"/>
    <w:rsid w:val="00C249B8"/>
    <w:rsid w:val="00C304A5"/>
    <w:rsid w:val="00C33B77"/>
    <w:rsid w:val="00C33F51"/>
    <w:rsid w:val="00C341CF"/>
    <w:rsid w:val="00C3465D"/>
    <w:rsid w:val="00C40A19"/>
    <w:rsid w:val="00C41419"/>
    <w:rsid w:val="00C4378B"/>
    <w:rsid w:val="00C45F22"/>
    <w:rsid w:val="00C50616"/>
    <w:rsid w:val="00C57E17"/>
    <w:rsid w:val="00C63784"/>
    <w:rsid w:val="00C654C4"/>
    <w:rsid w:val="00C66032"/>
    <w:rsid w:val="00C6664A"/>
    <w:rsid w:val="00C71998"/>
    <w:rsid w:val="00C7562C"/>
    <w:rsid w:val="00C829AA"/>
    <w:rsid w:val="00C83A14"/>
    <w:rsid w:val="00C94119"/>
    <w:rsid w:val="00C97FB2"/>
    <w:rsid w:val="00CA125A"/>
    <w:rsid w:val="00CA324E"/>
    <w:rsid w:val="00CB0848"/>
    <w:rsid w:val="00CB1A10"/>
    <w:rsid w:val="00CB3F36"/>
    <w:rsid w:val="00CB4E4C"/>
    <w:rsid w:val="00CB603C"/>
    <w:rsid w:val="00CB6D9B"/>
    <w:rsid w:val="00CB7FF8"/>
    <w:rsid w:val="00CC1981"/>
    <w:rsid w:val="00CC656F"/>
    <w:rsid w:val="00CC7150"/>
    <w:rsid w:val="00CD6EF9"/>
    <w:rsid w:val="00CDD3F9"/>
    <w:rsid w:val="00CE5523"/>
    <w:rsid w:val="00CE6E36"/>
    <w:rsid w:val="00CF0581"/>
    <w:rsid w:val="00CF247F"/>
    <w:rsid w:val="00CF7975"/>
    <w:rsid w:val="00D00BE4"/>
    <w:rsid w:val="00D03479"/>
    <w:rsid w:val="00D04BD8"/>
    <w:rsid w:val="00D07310"/>
    <w:rsid w:val="00D07E30"/>
    <w:rsid w:val="00D07EBD"/>
    <w:rsid w:val="00D101EF"/>
    <w:rsid w:val="00D10505"/>
    <w:rsid w:val="00D1067B"/>
    <w:rsid w:val="00D12D71"/>
    <w:rsid w:val="00D12E7C"/>
    <w:rsid w:val="00D135AB"/>
    <w:rsid w:val="00D14D52"/>
    <w:rsid w:val="00D17E79"/>
    <w:rsid w:val="00D2145B"/>
    <w:rsid w:val="00D21983"/>
    <w:rsid w:val="00D22569"/>
    <w:rsid w:val="00D22CF5"/>
    <w:rsid w:val="00D23E6C"/>
    <w:rsid w:val="00D24E69"/>
    <w:rsid w:val="00D279A7"/>
    <w:rsid w:val="00D308BA"/>
    <w:rsid w:val="00D31D81"/>
    <w:rsid w:val="00D33C22"/>
    <w:rsid w:val="00D34492"/>
    <w:rsid w:val="00D36274"/>
    <w:rsid w:val="00D36B6F"/>
    <w:rsid w:val="00D4030D"/>
    <w:rsid w:val="00D4104B"/>
    <w:rsid w:val="00D42B4A"/>
    <w:rsid w:val="00D516B2"/>
    <w:rsid w:val="00D52E56"/>
    <w:rsid w:val="00D57E55"/>
    <w:rsid w:val="00D70C76"/>
    <w:rsid w:val="00D80EBC"/>
    <w:rsid w:val="00D8190B"/>
    <w:rsid w:val="00D8272E"/>
    <w:rsid w:val="00D8334B"/>
    <w:rsid w:val="00D84490"/>
    <w:rsid w:val="00D85E07"/>
    <w:rsid w:val="00D85ED8"/>
    <w:rsid w:val="00D8777F"/>
    <w:rsid w:val="00D946A8"/>
    <w:rsid w:val="00DA7763"/>
    <w:rsid w:val="00DB1301"/>
    <w:rsid w:val="00DB342D"/>
    <w:rsid w:val="00DC25F4"/>
    <w:rsid w:val="00DC48BC"/>
    <w:rsid w:val="00DC50EE"/>
    <w:rsid w:val="00DC5885"/>
    <w:rsid w:val="00DC6E46"/>
    <w:rsid w:val="00DC71DB"/>
    <w:rsid w:val="00DD1CC8"/>
    <w:rsid w:val="00DDFC11"/>
    <w:rsid w:val="00DE1B48"/>
    <w:rsid w:val="00DE24EF"/>
    <w:rsid w:val="00DE492F"/>
    <w:rsid w:val="00DE5641"/>
    <w:rsid w:val="00DF0654"/>
    <w:rsid w:val="00DF2670"/>
    <w:rsid w:val="00DF2730"/>
    <w:rsid w:val="00DF2C7C"/>
    <w:rsid w:val="00DF403C"/>
    <w:rsid w:val="00DF69B0"/>
    <w:rsid w:val="00DF72DC"/>
    <w:rsid w:val="00E00532"/>
    <w:rsid w:val="00E07B96"/>
    <w:rsid w:val="00E211F5"/>
    <w:rsid w:val="00E26735"/>
    <w:rsid w:val="00E34E20"/>
    <w:rsid w:val="00E40542"/>
    <w:rsid w:val="00E43394"/>
    <w:rsid w:val="00E437CF"/>
    <w:rsid w:val="00E46D9C"/>
    <w:rsid w:val="00E46FFB"/>
    <w:rsid w:val="00E53472"/>
    <w:rsid w:val="00E53CAF"/>
    <w:rsid w:val="00E608A6"/>
    <w:rsid w:val="00E611E9"/>
    <w:rsid w:val="00E633F3"/>
    <w:rsid w:val="00E647A0"/>
    <w:rsid w:val="00E65CCC"/>
    <w:rsid w:val="00E678D1"/>
    <w:rsid w:val="00E75823"/>
    <w:rsid w:val="00E79540"/>
    <w:rsid w:val="00E7C0F9"/>
    <w:rsid w:val="00E806F5"/>
    <w:rsid w:val="00E8154B"/>
    <w:rsid w:val="00E86190"/>
    <w:rsid w:val="00E87018"/>
    <w:rsid w:val="00E87B28"/>
    <w:rsid w:val="00E91CD1"/>
    <w:rsid w:val="00E939DF"/>
    <w:rsid w:val="00E963CE"/>
    <w:rsid w:val="00E96D12"/>
    <w:rsid w:val="00E97CB9"/>
    <w:rsid w:val="00EB3378"/>
    <w:rsid w:val="00EB3F6A"/>
    <w:rsid w:val="00EB54B5"/>
    <w:rsid w:val="00EB7287"/>
    <w:rsid w:val="00EC2D30"/>
    <w:rsid w:val="00EC5732"/>
    <w:rsid w:val="00EC6636"/>
    <w:rsid w:val="00ED0A9E"/>
    <w:rsid w:val="00ED44BA"/>
    <w:rsid w:val="00ED46F1"/>
    <w:rsid w:val="00ED5E8E"/>
    <w:rsid w:val="00EE027D"/>
    <w:rsid w:val="00EE3E97"/>
    <w:rsid w:val="00EE6849"/>
    <w:rsid w:val="00EE6B2B"/>
    <w:rsid w:val="00EE760E"/>
    <w:rsid w:val="00EF0E7C"/>
    <w:rsid w:val="00EF10FA"/>
    <w:rsid w:val="00EF1BBA"/>
    <w:rsid w:val="00EF2715"/>
    <w:rsid w:val="00EF2F83"/>
    <w:rsid w:val="00EF6551"/>
    <w:rsid w:val="00EF69D7"/>
    <w:rsid w:val="00F041BA"/>
    <w:rsid w:val="00F06361"/>
    <w:rsid w:val="00F06B95"/>
    <w:rsid w:val="00F06F59"/>
    <w:rsid w:val="00F07B06"/>
    <w:rsid w:val="00F10D23"/>
    <w:rsid w:val="00F115D8"/>
    <w:rsid w:val="00F12768"/>
    <w:rsid w:val="00F143F5"/>
    <w:rsid w:val="00F15E79"/>
    <w:rsid w:val="00F1627D"/>
    <w:rsid w:val="00F16926"/>
    <w:rsid w:val="00F1CF9A"/>
    <w:rsid w:val="00F208A2"/>
    <w:rsid w:val="00F20A80"/>
    <w:rsid w:val="00F20DC2"/>
    <w:rsid w:val="00F23726"/>
    <w:rsid w:val="00F3251E"/>
    <w:rsid w:val="00F32608"/>
    <w:rsid w:val="00F357D5"/>
    <w:rsid w:val="00F36203"/>
    <w:rsid w:val="00F3644F"/>
    <w:rsid w:val="00F3776A"/>
    <w:rsid w:val="00F418B3"/>
    <w:rsid w:val="00F43DDE"/>
    <w:rsid w:val="00F441C4"/>
    <w:rsid w:val="00F4686F"/>
    <w:rsid w:val="00F482F7"/>
    <w:rsid w:val="00F51BA9"/>
    <w:rsid w:val="00F51F47"/>
    <w:rsid w:val="00F52EFC"/>
    <w:rsid w:val="00F542CD"/>
    <w:rsid w:val="00F54416"/>
    <w:rsid w:val="00F547F1"/>
    <w:rsid w:val="00F63204"/>
    <w:rsid w:val="00F63CDB"/>
    <w:rsid w:val="00F66640"/>
    <w:rsid w:val="00F81478"/>
    <w:rsid w:val="00F84974"/>
    <w:rsid w:val="00F87022"/>
    <w:rsid w:val="00F90DC1"/>
    <w:rsid w:val="00F91A5B"/>
    <w:rsid w:val="00F9351B"/>
    <w:rsid w:val="00F9375E"/>
    <w:rsid w:val="00F97C31"/>
    <w:rsid w:val="00FA43D2"/>
    <w:rsid w:val="00FA720B"/>
    <w:rsid w:val="00FB083D"/>
    <w:rsid w:val="00FB23BC"/>
    <w:rsid w:val="00FB7847"/>
    <w:rsid w:val="00FC0273"/>
    <w:rsid w:val="00FC0C0F"/>
    <w:rsid w:val="00FC2980"/>
    <w:rsid w:val="00FC2DF0"/>
    <w:rsid w:val="00FC613E"/>
    <w:rsid w:val="00FD357D"/>
    <w:rsid w:val="00FD5831"/>
    <w:rsid w:val="00FE2838"/>
    <w:rsid w:val="00FE3588"/>
    <w:rsid w:val="00FE66C4"/>
    <w:rsid w:val="00FE6DB9"/>
    <w:rsid w:val="00FE7B7E"/>
    <w:rsid w:val="00FF1872"/>
    <w:rsid w:val="00FF5783"/>
    <w:rsid w:val="00FF6C15"/>
    <w:rsid w:val="00FF6C39"/>
    <w:rsid w:val="00FF7293"/>
    <w:rsid w:val="0100D07F"/>
    <w:rsid w:val="01061476"/>
    <w:rsid w:val="0115F46E"/>
    <w:rsid w:val="011A443C"/>
    <w:rsid w:val="011AD670"/>
    <w:rsid w:val="011E69FC"/>
    <w:rsid w:val="012B7E23"/>
    <w:rsid w:val="0130DC6F"/>
    <w:rsid w:val="0131492C"/>
    <w:rsid w:val="01373290"/>
    <w:rsid w:val="0141B970"/>
    <w:rsid w:val="01427B94"/>
    <w:rsid w:val="014571A1"/>
    <w:rsid w:val="01459D40"/>
    <w:rsid w:val="01486668"/>
    <w:rsid w:val="014CC8E8"/>
    <w:rsid w:val="015E99B0"/>
    <w:rsid w:val="016B780E"/>
    <w:rsid w:val="01704394"/>
    <w:rsid w:val="01874B29"/>
    <w:rsid w:val="01903291"/>
    <w:rsid w:val="0194EC07"/>
    <w:rsid w:val="01A0A193"/>
    <w:rsid w:val="01A59F61"/>
    <w:rsid w:val="01A65404"/>
    <w:rsid w:val="01A830DD"/>
    <w:rsid w:val="01B04CD3"/>
    <w:rsid w:val="01B323F8"/>
    <w:rsid w:val="01C772C1"/>
    <w:rsid w:val="01CBF3A7"/>
    <w:rsid w:val="01CC4876"/>
    <w:rsid w:val="01E02117"/>
    <w:rsid w:val="01E579C3"/>
    <w:rsid w:val="01EAF7C9"/>
    <w:rsid w:val="01F36650"/>
    <w:rsid w:val="0202925B"/>
    <w:rsid w:val="020D5DB5"/>
    <w:rsid w:val="0226D042"/>
    <w:rsid w:val="023C9C7D"/>
    <w:rsid w:val="02535F51"/>
    <w:rsid w:val="025A0F31"/>
    <w:rsid w:val="0262A14B"/>
    <w:rsid w:val="026E497E"/>
    <w:rsid w:val="0276A85A"/>
    <w:rsid w:val="027ED61A"/>
    <w:rsid w:val="0284671C"/>
    <w:rsid w:val="028CB592"/>
    <w:rsid w:val="028FEF89"/>
    <w:rsid w:val="0292F4EF"/>
    <w:rsid w:val="029E8351"/>
    <w:rsid w:val="02A5FD88"/>
    <w:rsid w:val="02B74233"/>
    <w:rsid w:val="02BAD174"/>
    <w:rsid w:val="02C15E48"/>
    <w:rsid w:val="02C77D86"/>
    <w:rsid w:val="02C7CEF8"/>
    <w:rsid w:val="02D55F07"/>
    <w:rsid w:val="02D8C4EC"/>
    <w:rsid w:val="02F2DC17"/>
    <w:rsid w:val="02FB82DA"/>
    <w:rsid w:val="02FE23B1"/>
    <w:rsid w:val="0325AF12"/>
    <w:rsid w:val="03260205"/>
    <w:rsid w:val="03294E58"/>
    <w:rsid w:val="0339E9D1"/>
    <w:rsid w:val="03471E29"/>
    <w:rsid w:val="03549D14"/>
    <w:rsid w:val="035EEA24"/>
    <w:rsid w:val="038C8020"/>
    <w:rsid w:val="0397D0B5"/>
    <w:rsid w:val="03AF211B"/>
    <w:rsid w:val="03B08B77"/>
    <w:rsid w:val="03BA7D1B"/>
    <w:rsid w:val="03C5183B"/>
    <w:rsid w:val="03C555A8"/>
    <w:rsid w:val="03D2C6EB"/>
    <w:rsid w:val="03FA92AF"/>
    <w:rsid w:val="040575B4"/>
    <w:rsid w:val="0406F2B1"/>
    <w:rsid w:val="0407353C"/>
    <w:rsid w:val="040F7CBB"/>
    <w:rsid w:val="041F9039"/>
    <w:rsid w:val="0427739D"/>
    <w:rsid w:val="04335897"/>
    <w:rsid w:val="04393BA3"/>
    <w:rsid w:val="044A07A5"/>
    <w:rsid w:val="045EB6BD"/>
    <w:rsid w:val="04634893"/>
    <w:rsid w:val="046AEA82"/>
    <w:rsid w:val="0472BCFF"/>
    <w:rsid w:val="0473CFFE"/>
    <w:rsid w:val="04943577"/>
    <w:rsid w:val="0494F11B"/>
    <w:rsid w:val="04993F8B"/>
    <w:rsid w:val="049A13AA"/>
    <w:rsid w:val="04ABED50"/>
    <w:rsid w:val="04C5F4D6"/>
    <w:rsid w:val="04D30075"/>
    <w:rsid w:val="04D9C37E"/>
    <w:rsid w:val="04E63059"/>
    <w:rsid w:val="04EB9BAA"/>
    <w:rsid w:val="04EF7186"/>
    <w:rsid w:val="04FB38B6"/>
    <w:rsid w:val="050F69D9"/>
    <w:rsid w:val="0511295F"/>
    <w:rsid w:val="0515E2AA"/>
    <w:rsid w:val="0515F17C"/>
    <w:rsid w:val="05211A01"/>
    <w:rsid w:val="0523A27E"/>
    <w:rsid w:val="052EFAA5"/>
    <w:rsid w:val="05342348"/>
    <w:rsid w:val="053C8DC2"/>
    <w:rsid w:val="0552F4FA"/>
    <w:rsid w:val="05547A1C"/>
    <w:rsid w:val="055B8610"/>
    <w:rsid w:val="055C77F8"/>
    <w:rsid w:val="055D9E15"/>
    <w:rsid w:val="0568276C"/>
    <w:rsid w:val="056BE592"/>
    <w:rsid w:val="05961E9F"/>
    <w:rsid w:val="059E61A5"/>
    <w:rsid w:val="059F8E3A"/>
    <w:rsid w:val="05A0820C"/>
    <w:rsid w:val="05AAC6D6"/>
    <w:rsid w:val="05C072E5"/>
    <w:rsid w:val="05D60F53"/>
    <w:rsid w:val="05D78370"/>
    <w:rsid w:val="05DE6267"/>
    <w:rsid w:val="05E8E3EF"/>
    <w:rsid w:val="05EB7C10"/>
    <w:rsid w:val="05F90B8B"/>
    <w:rsid w:val="0604E0DA"/>
    <w:rsid w:val="0605A896"/>
    <w:rsid w:val="06120F13"/>
    <w:rsid w:val="06142F34"/>
    <w:rsid w:val="061EE5CE"/>
    <w:rsid w:val="0628319C"/>
    <w:rsid w:val="062A2D9A"/>
    <w:rsid w:val="062D948C"/>
    <w:rsid w:val="062FEBFB"/>
    <w:rsid w:val="06364448"/>
    <w:rsid w:val="064E180D"/>
    <w:rsid w:val="066636ED"/>
    <w:rsid w:val="0670B07E"/>
    <w:rsid w:val="0675E45B"/>
    <w:rsid w:val="068F4C5F"/>
    <w:rsid w:val="06A078C8"/>
    <w:rsid w:val="06A77858"/>
    <w:rsid w:val="06A9615B"/>
    <w:rsid w:val="06AFE1EA"/>
    <w:rsid w:val="06C7F0A9"/>
    <w:rsid w:val="06CE1F68"/>
    <w:rsid w:val="06D5450D"/>
    <w:rsid w:val="06D65826"/>
    <w:rsid w:val="06D6B534"/>
    <w:rsid w:val="06DFC6BB"/>
    <w:rsid w:val="07046A74"/>
    <w:rsid w:val="07100DEC"/>
    <w:rsid w:val="0721E8EA"/>
    <w:rsid w:val="0727C977"/>
    <w:rsid w:val="072F5766"/>
    <w:rsid w:val="07359104"/>
    <w:rsid w:val="0738CE17"/>
    <w:rsid w:val="0741BAA1"/>
    <w:rsid w:val="07430D34"/>
    <w:rsid w:val="07457BB1"/>
    <w:rsid w:val="074854AB"/>
    <w:rsid w:val="0753B93F"/>
    <w:rsid w:val="077A694D"/>
    <w:rsid w:val="0787F6C4"/>
    <w:rsid w:val="07949FA0"/>
    <w:rsid w:val="079F37AD"/>
    <w:rsid w:val="07A2912F"/>
    <w:rsid w:val="07A606AB"/>
    <w:rsid w:val="07B12BAA"/>
    <w:rsid w:val="07BAB62F"/>
    <w:rsid w:val="07C778D0"/>
    <w:rsid w:val="07D44210"/>
    <w:rsid w:val="07E345DE"/>
    <w:rsid w:val="07E79834"/>
    <w:rsid w:val="07EB1E78"/>
    <w:rsid w:val="07EF30D1"/>
    <w:rsid w:val="07F449B2"/>
    <w:rsid w:val="07F81B46"/>
    <w:rsid w:val="07F98F5E"/>
    <w:rsid w:val="07FB7E87"/>
    <w:rsid w:val="07FD6245"/>
    <w:rsid w:val="08044A3F"/>
    <w:rsid w:val="081F4116"/>
    <w:rsid w:val="082A87D9"/>
    <w:rsid w:val="082D9D93"/>
    <w:rsid w:val="08536396"/>
    <w:rsid w:val="0853E08D"/>
    <w:rsid w:val="0855E1FB"/>
    <w:rsid w:val="0857D16C"/>
    <w:rsid w:val="0861C9A4"/>
    <w:rsid w:val="08624999"/>
    <w:rsid w:val="08662526"/>
    <w:rsid w:val="086B0698"/>
    <w:rsid w:val="08748A79"/>
    <w:rsid w:val="087D60A5"/>
    <w:rsid w:val="08895C84"/>
    <w:rsid w:val="08B1284C"/>
    <w:rsid w:val="08BDBA2B"/>
    <w:rsid w:val="08C29C9B"/>
    <w:rsid w:val="08D51992"/>
    <w:rsid w:val="08D7AAB1"/>
    <w:rsid w:val="08EB3641"/>
    <w:rsid w:val="08FB846F"/>
    <w:rsid w:val="08FF3291"/>
    <w:rsid w:val="0913EA8D"/>
    <w:rsid w:val="0924D231"/>
    <w:rsid w:val="09355537"/>
    <w:rsid w:val="09370307"/>
    <w:rsid w:val="093BB859"/>
    <w:rsid w:val="093E67F2"/>
    <w:rsid w:val="0943474D"/>
    <w:rsid w:val="09454B6D"/>
    <w:rsid w:val="09538D6C"/>
    <w:rsid w:val="0956292A"/>
    <w:rsid w:val="095B633C"/>
    <w:rsid w:val="09728D5F"/>
    <w:rsid w:val="09757C11"/>
    <w:rsid w:val="097980B0"/>
    <w:rsid w:val="0999C29F"/>
    <w:rsid w:val="099BDF4E"/>
    <w:rsid w:val="09A899E1"/>
    <w:rsid w:val="09B5B309"/>
    <w:rsid w:val="09D03346"/>
    <w:rsid w:val="09DEA157"/>
    <w:rsid w:val="09F02EF7"/>
    <w:rsid w:val="0A0C1866"/>
    <w:rsid w:val="0A0CB31E"/>
    <w:rsid w:val="0A0F3701"/>
    <w:rsid w:val="0A1DB5F6"/>
    <w:rsid w:val="0A2A0FBF"/>
    <w:rsid w:val="0A2AE44A"/>
    <w:rsid w:val="0A413285"/>
    <w:rsid w:val="0A49CACA"/>
    <w:rsid w:val="0A514AC1"/>
    <w:rsid w:val="0A53BFC8"/>
    <w:rsid w:val="0A59BDD6"/>
    <w:rsid w:val="0A64B16A"/>
    <w:rsid w:val="0A795B63"/>
    <w:rsid w:val="0A79EC23"/>
    <w:rsid w:val="0A7DC339"/>
    <w:rsid w:val="0A832F57"/>
    <w:rsid w:val="0A9AC760"/>
    <w:rsid w:val="0AAA8185"/>
    <w:rsid w:val="0AC747AC"/>
    <w:rsid w:val="0AC91CA0"/>
    <w:rsid w:val="0AE31FAF"/>
    <w:rsid w:val="0AEB43E9"/>
    <w:rsid w:val="0AF1E34F"/>
    <w:rsid w:val="0AF3521E"/>
    <w:rsid w:val="0AFE1FA6"/>
    <w:rsid w:val="0B00A13E"/>
    <w:rsid w:val="0B00CC97"/>
    <w:rsid w:val="0B0FF44A"/>
    <w:rsid w:val="0B14F463"/>
    <w:rsid w:val="0B16FD40"/>
    <w:rsid w:val="0B180E46"/>
    <w:rsid w:val="0B18C5CB"/>
    <w:rsid w:val="0B18EA23"/>
    <w:rsid w:val="0B1BFC21"/>
    <w:rsid w:val="0B1C9AFA"/>
    <w:rsid w:val="0B2079F3"/>
    <w:rsid w:val="0B28066B"/>
    <w:rsid w:val="0B2C029E"/>
    <w:rsid w:val="0B2D0173"/>
    <w:rsid w:val="0B3A38D8"/>
    <w:rsid w:val="0B4A6B7F"/>
    <w:rsid w:val="0B4B89CF"/>
    <w:rsid w:val="0B557DB2"/>
    <w:rsid w:val="0B627FF3"/>
    <w:rsid w:val="0B7308A2"/>
    <w:rsid w:val="0B79AB0C"/>
    <w:rsid w:val="0B7D4049"/>
    <w:rsid w:val="0B80F568"/>
    <w:rsid w:val="0B8DDCC2"/>
    <w:rsid w:val="0B900FF4"/>
    <w:rsid w:val="0B948ABA"/>
    <w:rsid w:val="0B9B895D"/>
    <w:rsid w:val="0BA00111"/>
    <w:rsid w:val="0BA22766"/>
    <w:rsid w:val="0BA397DD"/>
    <w:rsid w:val="0BA57996"/>
    <w:rsid w:val="0BA5AADB"/>
    <w:rsid w:val="0BA75814"/>
    <w:rsid w:val="0BBA0D4F"/>
    <w:rsid w:val="0BD1CC72"/>
    <w:rsid w:val="0BD2B5E1"/>
    <w:rsid w:val="0BD52819"/>
    <w:rsid w:val="0BDB3CD0"/>
    <w:rsid w:val="0BDB764C"/>
    <w:rsid w:val="0BEE6291"/>
    <w:rsid w:val="0BF8DE55"/>
    <w:rsid w:val="0C062BCF"/>
    <w:rsid w:val="0C15A07B"/>
    <w:rsid w:val="0C26EBBC"/>
    <w:rsid w:val="0C3AE986"/>
    <w:rsid w:val="0C4C743A"/>
    <w:rsid w:val="0C4E0369"/>
    <w:rsid w:val="0C50C499"/>
    <w:rsid w:val="0C5413CA"/>
    <w:rsid w:val="0C5ABF71"/>
    <w:rsid w:val="0C629363"/>
    <w:rsid w:val="0C703EEB"/>
    <w:rsid w:val="0C747F8F"/>
    <w:rsid w:val="0C85A6D0"/>
    <w:rsid w:val="0C86CA90"/>
    <w:rsid w:val="0C8F231B"/>
    <w:rsid w:val="0C92794E"/>
    <w:rsid w:val="0CAD1E8B"/>
    <w:rsid w:val="0CB4AC70"/>
    <w:rsid w:val="0CC048E6"/>
    <w:rsid w:val="0CC15F19"/>
    <w:rsid w:val="0CC33323"/>
    <w:rsid w:val="0CCFBC0A"/>
    <w:rsid w:val="0CFFAE66"/>
    <w:rsid w:val="0CFFBB61"/>
    <w:rsid w:val="0D003B5C"/>
    <w:rsid w:val="0D193913"/>
    <w:rsid w:val="0D253AB3"/>
    <w:rsid w:val="0D599B9F"/>
    <w:rsid w:val="0D59DAC2"/>
    <w:rsid w:val="0D67D882"/>
    <w:rsid w:val="0D6922B2"/>
    <w:rsid w:val="0D6C2567"/>
    <w:rsid w:val="0D6C8A10"/>
    <w:rsid w:val="0D74E27B"/>
    <w:rsid w:val="0D78C9C5"/>
    <w:rsid w:val="0D80B5DA"/>
    <w:rsid w:val="0D948B88"/>
    <w:rsid w:val="0DA7B440"/>
    <w:rsid w:val="0DC180DD"/>
    <w:rsid w:val="0DD8B2E5"/>
    <w:rsid w:val="0DE05550"/>
    <w:rsid w:val="0DEB6E8C"/>
    <w:rsid w:val="0DF67EB6"/>
    <w:rsid w:val="0E00F18D"/>
    <w:rsid w:val="0E010F72"/>
    <w:rsid w:val="0E018AF8"/>
    <w:rsid w:val="0E073EDC"/>
    <w:rsid w:val="0E0A72E4"/>
    <w:rsid w:val="0E0DB23A"/>
    <w:rsid w:val="0E18E205"/>
    <w:rsid w:val="0E1B2D73"/>
    <w:rsid w:val="0E1D08C0"/>
    <w:rsid w:val="0E30B3BE"/>
    <w:rsid w:val="0E3FCD45"/>
    <w:rsid w:val="0E479A06"/>
    <w:rsid w:val="0E4928A4"/>
    <w:rsid w:val="0E494CD1"/>
    <w:rsid w:val="0E520795"/>
    <w:rsid w:val="0E6ED6D6"/>
    <w:rsid w:val="0E79046D"/>
    <w:rsid w:val="0E7DD338"/>
    <w:rsid w:val="0E7F999C"/>
    <w:rsid w:val="0E7FBBD4"/>
    <w:rsid w:val="0E85FE63"/>
    <w:rsid w:val="0E8BA17F"/>
    <w:rsid w:val="0E8BE876"/>
    <w:rsid w:val="0E9010C9"/>
    <w:rsid w:val="0E9B469F"/>
    <w:rsid w:val="0E9C58D5"/>
    <w:rsid w:val="0EA75ED2"/>
    <w:rsid w:val="0EB06346"/>
    <w:rsid w:val="0EB0E02C"/>
    <w:rsid w:val="0EB37353"/>
    <w:rsid w:val="0EB54EDD"/>
    <w:rsid w:val="0EB71102"/>
    <w:rsid w:val="0EB7BA53"/>
    <w:rsid w:val="0EC078F0"/>
    <w:rsid w:val="0EC29288"/>
    <w:rsid w:val="0F07FDD3"/>
    <w:rsid w:val="0F08A4A3"/>
    <w:rsid w:val="0F16BAD4"/>
    <w:rsid w:val="0F172F27"/>
    <w:rsid w:val="0F223C7C"/>
    <w:rsid w:val="0F241B69"/>
    <w:rsid w:val="0F2B7270"/>
    <w:rsid w:val="0F34C75D"/>
    <w:rsid w:val="0F3A607D"/>
    <w:rsid w:val="0F49A558"/>
    <w:rsid w:val="0F4C0E73"/>
    <w:rsid w:val="0F4CCC86"/>
    <w:rsid w:val="0F51D3BB"/>
    <w:rsid w:val="0F59F9F5"/>
    <w:rsid w:val="0F5F7DCD"/>
    <w:rsid w:val="0F6252DB"/>
    <w:rsid w:val="0F6355F0"/>
    <w:rsid w:val="0F746B12"/>
    <w:rsid w:val="0F808891"/>
    <w:rsid w:val="0F845D54"/>
    <w:rsid w:val="0F927A79"/>
    <w:rsid w:val="0F95E491"/>
    <w:rsid w:val="0F9C89E5"/>
    <w:rsid w:val="0F9E5388"/>
    <w:rsid w:val="0F9F8F7D"/>
    <w:rsid w:val="0FA1E0BD"/>
    <w:rsid w:val="0FA4C37A"/>
    <w:rsid w:val="0FB08F6C"/>
    <w:rsid w:val="0FB1417D"/>
    <w:rsid w:val="0FB3349F"/>
    <w:rsid w:val="0FB59580"/>
    <w:rsid w:val="0FD1EE85"/>
    <w:rsid w:val="0FDD89B4"/>
    <w:rsid w:val="0FE750A3"/>
    <w:rsid w:val="0FE93734"/>
    <w:rsid w:val="0FEC5828"/>
    <w:rsid w:val="0FF7AE50"/>
    <w:rsid w:val="0FFC0084"/>
    <w:rsid w:val="10031F65"/>
    <w:rsid w:val="100CB99B"/>
    <w:rsid w:val="100F0B38"/>
    <w:rsid w:val="10122CAB"/>
    <w:rsid w:val="101331DC"/>
    <w:rsid w:val="10143924"/>
    <w:rsid w:val="101A14E2"/>
    <w:rsid w:val="101D6504"/>
    <w:rsid w:val="1050EDA1"/>
    <w:rsid w:val="10591D6C"/>
    <w:rsid w:val="106947CE"/>
    <w:rsid w:val="106EB4CA"/>
    <w:rsid w:val="107816D3"/>
    <w:rsid w:val="10801DA4"/>
    <w:rsid w:val="1085D3C1"/>
    <w:rsid w:val="108DC2C4"/>
    <w:rsid w:val="108EE8C2"/>
    <w:rsid w:val="109565A7"/>
    <w:rsid w:val="109B20E1"/>
    <w:rsid w:val="10A22C3A"/>
    <w:rsid w:val="10A42264"/>
    <w:rsid w:val="10A7E20E"/>
    <w:rsid w:val="10A93FBD"/>
    <w:rsid w:val="10AAA0BD"/>
    <w:rsid w:val="10BAB5E1"/>
    <w:rsid w:val="10BED86C"/>
    <w:rsid w:val="10C996B8"/>
    <w:rsid w:val="10E575B9"/>
    <w:rsid w:val="10E5DAE3"/>
    <w:rsid w:val="10E89CE7"/>
    <w:rsid w:val="10E90384"/>
    <w:rsid w:val="10F46DF0"/>
    <w:rsid w:val="11023C9A"/>
    <w:rsid w:val="111922CE"/>
    <w:rsid w:val="111C202B"/>
    <w:rsid w:val="11269C2D"/>
    <w:rsid w:val="11456903"/>
    <w:rsid w:val="1150A3C0"/>
    <w:rsid w:val="1151AF8E"/>
    <w:rsid w:val="11618F0D"/>
    <w:rsid w:val="11631B73"/>
    <w:rsid w:val="118514C3"/>
    <w:rsid w:val="11929D32"/>
    <w:rsid w:val="119DADD4"/>
    <w:rsid w:val="11A0CFD1"/>
    <w:rsid w:val="11AA044B"/>
    <w:rsid w:val="11C7CBBB"/>
    <w:rsid w:val="11C89BBA"/>
    <w:rsid w:val="11C8C5D3"/>
    <w:rsid w:val="11CE1B38"/>
    <w:rsid w:val="11D47460"/>
    <w:rsid w:val="11D9B8BF"/>
    <w:rsid w:val="11DA6EC7"/>
    <w:rsid w:val="11EB47F9"/>
    <w:rsid w:val="11ED70B1"/>
    <w:rsid w:val="12110070"/>
    <w:rsid w:val="121A30CB"/>
    <w:rsid w:val="1220DB2E"/>
    <w:rsid w:val="122A1E7F"/>
    <w:rsid w:val="123137D2"/>
    <w:rsid w:val="124B25FB"/>
    <w:rsid w:val="125072F3"/>
    <w:rsid w:val="12513748"/>
    <w:rsid w:val="1254A800"/>
    <w:rsid w:val="1256F677"/>
    <w:rsid w:val="12633E49"/>
    <w:rsid w:val="1268E0A6"/>
    <w:rsid w:val="1275BBB3"/>
    <w:rsid w:val="1276B056"/>
    <w:rsid w:val="12773365"/>
    <w:rsid w:val="12773F75"/>
    <w:rsid w:val="127A6509"/>
    <w:rsid w:val="127D2477"/>
    <w:rsid w:val="127D8EF9"/>
    <w:rsid w:val="1281461A"/>
    <w:rsid w:val="12894A3A"/>
    <w:rsid w:val="128BDDE8"/>
    <w:rsid w:val="12949482"/>
    <w:rsid w:val="1299DD32"/>
    <w:rsid w:val="129AD250"/>
    <w:rsid w:val="129ED493"/>
    <w:rsid w:val="12BCBC0C"/>
    <w:rsid w:val="12C61265"/>
    <w:rsid w:val="12D14185"/>
    <w:rsid w:val="12D9079F"/>
    <w:rsid w:val="12D95A5E"/>
    <w:rsid w:val="12E0DA5F"/>
    <w:rsid w:val="12E2B4FD"/>
    <w:rsid w:val="12E4BB8F"/>
    <w:rsid w:val="12EA89A0"/>
    <w:rsid w:val="12F78E6B"/>
    <w:rsid w:val="12FE8371"/>
    <w:rsid w:val="1303D938"/>
    <w:rsid w:val="1305BB01"/>
    <w:rsid w:val="130C115A"/>
    <w:rsid w:val="130EEDD9"/>
    <w:rsid w:val="1314DDD2"/>
    <w:rsid w:val="131B1DE7"/>
    <w:rsid w:val="1340EB6B"/>
    <w:rsid w:val="1347F3B7"/>
    <w:rsid w:val="134D17CF"/>
    <w:rsid w:val="13696445"/>
    <w:rsid w:val="1369EE09"/>
    <w:rsid w:val="13727360"/>
    <w:rsid w:val="1373DD63"/>
    <w:rsid w:val="138C0FF3"/>
    <w:rsid w:val="1392F4BA"/>
    <w:rsid w:val="139EE292"/>
    <w:rsid w:val="13A0D7F7"/>
    <w:rsid w:val="13A3EC65"/>
    <w:rsid w:val="13AD3381"/>
    <w:rsid w:val="13AE1230"/>
    <w:rsid w:val="13B88F77"/>
    <w:rsid w:val="13B8B585"/>
    <w:rsid w:val="13C8CD5E"/>
    <w:rsid w:val="13C8F1E9"/>
    <w:rsid w:val="13DC47A9"/>
    <w:rsid w:val="13DDDB75"/>
    <w:rsid w:val="13DF3E1A"/>
    <w:rsid w:val="13E1BE98"/>
    <w:rsid w:val="13F3B89D"/>
    <w:rsid w:val="14075C11"/>
    <w:rsid w:val="143764EE"/>
    <w:rsid w:val="143BCE2B"/>
    <w:rsid w:val="1443C3DF"/>
    <w:rsid w:val="145107D4"/>
    <w:rsid w:val="145DF43B"/>
    <w:rsid w:val="146EF418"/>
    <w:rsid w:val="147288BF"/>
    <w:rsid w:val="1493BC05"/>
    <w:rsid w:val="149A67D1"/>
    <w:rsid w:val="149BD999"/>
    <w:rsid w:val="149CCC67"/>
    <w:rsid w:val="14A171CD"/>
    <w:rsid w:val="14A52754"/>
    <w:rsid w:val="14AD96F6"/>
    <w:rsid w:val="14AF9768"/>
    <w:rsid w:val="14BFCDC4"/>
    <w:rsid w:val="14C2018B"/>
    <w:rsid w:val="14D4F835"/>
    <w:rsid w:val="14D64991"/>
    <w:rsid w:val="14D88E85"/>
    <w:rsid w:val="14DDB8E9"/>
    <w:rsid w:val="14E5067D"/>
    <w:rsid w:val="14E8DB79"/>
    <w:rsid w:val="14ED4227"/>
    <w:rsid w:val="14F0D342"/>
    <w:rsid w:val="1504849A"/>
    <w:rsid w:val="15075F5D"/>
    <w:rsid w:val="15143AB2"/>
    <w:rsid w:val="1522D343"/>
    <w:rsid w:val="1522DC33"/>
    <w:rsid w:val="152864DA"/>
    <w:rsid w:val="15306E45"/>
    <w:rsid w:val="1531ADA2"/>
    <w:rsid w:val="153600B0"/>
    <w:rsid w:val="153E9F0C"/>
    <w:rsid w:val="153F2006"/>
    <w:rsid w:val="1547CE3C"/>
    <w:rsid w:val="155CB1AE"/>
    <w:rsid w:val="1561C817"/>
    <w:rsid w:val="156F2BE5"/>
    <w:rsid w:val="157A73A5"/>
    <w:rsid w:val="1583C174"/>
    <w:rsid w:val="159010E4"/>
    <w:rsid w:val="15C7AE98"/>
    <w:rsid w:val="15D08263"/>
    <w:rsid w:val="15D0A018"/>
    <w:rsid w:val="15DAC4C6"/>
    <w:rsid w:val="15DEBA0B"/>
    <w:rsid w:val="15F2EC94"/>
    <w:rsid w:val="15FBB379"/>
    <w:rsid w:val="1608A50C"/>
    <w:rsid w:val="161220D3"/>
    <w:rsid w:val="161CBBB4"/>
    <w:rsid w:val="161D075D"/>
    <w:rsid w:val="16213B3A"/>
    <w:rsid w:val="16369390"/>
    <w:rsid w:val="163C5D1A"/>
    <w:rsid w:val="165FB008"/>
    <w:rsid w:val="166473F0"/>
    <w:rsid w:val="1664EEE9"/>
    <w:rsid w:val="1665A987"/>
    <w:rsid w:val="16706C3F"/>
    <w:rsid w:val="167C1332"/>
    <w:rsid w:val="167FA184"/>
    <w:rsid w:val="1685D88B"/>
    <w:rsid w:val="1686DCEA"/>
    <w:rsid w:val="16885CCD"/>
    <w:rsid w:val="169D0672"/>
    <w:rsid w:val="16A0A069"/>
    <w:rsid w:val="16AC0853"/>
    <w:rsid w:val="16AFD0FD"/>
    <w:rsid w:val="16CEA6B5"/>
    <w:rsid w:val="16DB21A8"/>
    <w:rsid w:val="16E489F0"/>
    <w:rsid w:val="16E9B60B"/>
    <w:rsid w:val="16EFE7AD"/>
    <w:rsid w:val="16F41D99"/>
    <w:rsid w:val="16FA81E0"/>
    <w:rsid w:val="171495EA"/>
    <w:rsid w:val="171AEE90"/>
    <w:rsid w:val="1722B176"/>
    <w:rsid w:val="173D8907"/>
    <w:rsid w:val="1746FA7E"/>
    <w:rsid w:val="1754F7B4"/>
    <w:rsid w:val="17561BF1"/>
    <w:rsid w:val="17572C51"/>
    <w:rsid w:val="1770429E"/>
    <w:rsid w:val="177153EB"/>
    <w:rsid w:val="17755CEC"/>
    <w:rsid w:val="1775FD36"/>
    <w:rsid w:val="1779B389"/>
    <w:rsid w:val="177E1450"/>
    <w:rsid w:val="177EE6BD"/>
    <w:rsid w:val="178BC6F6"/>
    <w:rsid w:val="178F3872"/>
    <w:rsid w:val="17988468"/>
    <w:rsid w:val="179D68B7"/>
    <w:rsid w:val="179F902B"/>
    <w:rsid w:val="17C2C03A"/>
    <w:rsid w:val="17CC8E41"/>
    <w:rsid w:val="17DA78A4"/>
    <w:rsid w:val="17E9328A"/>
    <w:rsid w:val="17EDA098"/>
    <w:rsid w:val="17EF36F3"/>
    <w:rsid w:val="17F38F39"/>
    <w:rsid w:val="17F416D1"/>
    <w:rsid w:val="1803F630"/>
    <w:rsid w:val="18053C59"/>
    <w:rsid w:val="180F0124"/>
    <w:rsid w:val="18241843"/>
    <w:rsid w:val="182C3406"/>
    <w:rsid w:val="18414919"/>
    <w:rsid w:val="18551A1E"/>
    <w:rsid w:val="18596597"/>
    <w:rsid w:val="185BC025"/>
    <w:rsid w:val="185EA89D"/>
    <w:rsid w:val="1862D009"/>
    <w:rsid w:val="186403E1"/>
    <w:rsid w:val="186611E1"/>
    <w:rsid w:val="187C5CF5"/>
    <w:rsid w:val="187E3091"/>
    <w:rsid w:val="188186F0"/>
    <w:rsid w:val="188548C4"/>
    <w:rsid w:val="1888EC4F"/>
    <w:rsid w:val="188E5F2B"/>
    <w:rsid w:val="1890F6CD"/>
    <w:rsid w:val="189168EE"/>
    <w:rsid w:val="18981D56"/>
    <w:rsid w:val="18A6386C"/>
    <w:rsid w:val="18BB5C20"/>
    <w:rsid w:val="18BBA122"/>
    <w:rsid w:val="18BBA766"/>
    <w:rsid w:val="18C72DAF"/>
    <w:rsid w:val="18D15963"/>
    <w:rsid w:val="18D3572F"/>
    <w:rsid w:val="18E46963"/>
    <w:rsid w:val="18E46AC0"/>
    <w:rsid w:val="19094107"/>
    <w:rsid w:val="19117914"/>
    <w:rsid w:val="19165E59"/>
    <w:rsid w:val="191BEE73"/>
    <w:rsid w:val="191C0F80"/>
    <w:rsid w:val="191F7CDC"/>
    <w:rsid w:val="1928FE3D"/>
    <w:rsid w:val="1929C1AB"/>
    <w:rsid w:val="19307226"/>
    <w:rsid w:val="193677F7"/>
    <w:rsid w:val="194071AB"/>
    <w:rsid w:val="1947B50F"/>
    <w:rsid w:val="19499DF9"/>
    <w:rsid w:val="195A4CEF"/>
    <w:rsid w:val="195B438A"/>
    <w:rsid w:val="1962B179"/>
    <w:rsid w:val="1970A425"/>
    <w:rsid w:val="197E1411"/>
    <w:rsid w:val="198D7D2D"/>
    <w:rsid w:val="198F50DC"/>
    <w:rsid w:val="19993250"/>
    <w:rsid w:val="19A300B9"/>
    <w:rsid w:val="19A3F5A7"/>
    <w:rsid w:val="19AE2398"/>
    <w:rsid w:val="19B42172"/>
    <w:rsid w:val="19B9B846"/>
    <w:rsid w:val="19BBF5B1"/>
    <w:rsid w:val="19C60827"/>
    <w:rsid w:val="19CA7A1A"/>
    <w:rsid w:val="19F394CB"/>
    <w:rsid w:val="19F546FE"/>
    <w:rsid w:val="19FAAF7E"/>
    <w:rsid w:val="19FCA02E"/>
    <w:rsid w:val="1A0335D4"/>
    <w:rsid w:val="1A033900"/>
    <w:rsid w:val="1A057199"/>
    <w:rsid w:val="1A14EA4F"/>
    <w:rsid w:val="1A1A8995"/>
    <w:rsid w:val="1A238DA4"/>
    <w:rsid w:val="1A2EC192"/>
    <w:rsid w:val="1A32E76C"/>
    <w:rsid w:val="1A3663CD"/>
    <w:rsid w:val="1A463233"/>
    <w:rsid w:val="1A469591"/>
    <w:rsid w:val="1A48D0C2"/>
    <w:rsid w:val="1A4A0E73"/>
    <w:rsid w:val="1A5A26A2"/>
    <w:rsid w:val="1A5AD93F"/>
    <w:rsid w:val="1A5E35FA"/>
    <w:rsid w:val="1A5EFBFB"/>
    <w:rsid w:val="1A66F5C1"/>
    <w:rsid w:val="1A709675"/>
    <w:rsid w:val="1A90E5D5"/>
    <w:rsid w:val="1AA54BC4"/>
    <w:rsid w:val="1ABE5736"/>
    <w:rsid w:val="1ABE961A"/>
    <w:rsid w:val="1AC612A9"/>
    <w:rsid w:val="1AC82461"/>
    <w:rsid w:val="1AF4FA79"/>
    <w:rsid w:val="1B04D588"/>
    <w:rsid w:val="1B09F5D8"/>
    <w:rsid w:val="1B1B2942"/>
    <w:rsid w:val="1B23125D"/>
    <w:rsid w:val="1B2DE47F"/>
    <w:rsid w:val="1B334765"/>
    <w:rsid w:val="1B3C4988"/>
    <w:rsid w:val="1B417354"/>
    <w:rsid w:val="1B4184B6"/>
    <w:rsid w:val="1B441430"/>
    <w:rsid w:val="1B4998B0"/>
    <w:rsid w:val="1B507F50"/>
    <w:rsid w:val="1B53F8F5"/>
    <w:rsid w:val="1B66D180"/>
    <w:rsid w:val="1B6EFAAC"/>
    <w:rsid w:val="1B6F7052"/>
    <w:rsid w:val="1B790407"/>
    <w:rsid w:val="1B897297"/>
    <w:rsid w:val="1B8A9B11"/>
    <w:rsid w:val="1B8D8EF2"/>
    <w:rsid w:val="1B91007A"/>
    <w:rsid w:val="1B9A0491"/>
    <w:rsid w:val="1BAA0DBC"/>
    <w:rsid w:val="1BAE3D82"/>
    <w:rsid w:val="1BB0E1F1"/>
    <w:rsid w:val="1BB47D60"/>
    <w:rsid w:val="1BB75380"/>
    <w:rsid w:val="1BBC3BF6"/>
    <w:rsid w:val="1BBDD6EC"/>
    <w:rsid w:val="1BCF7F14"/>
    <w:rsid w:val="1BD743F2"/>
    <w:rsid w:val="1BD7695D"/>
    <w:rsid w:val="1BE23585"/>
    <w:rsid w:val="1BE410D2"/>
    <w:rsid w:val="1BE42F33"/>
    <w:rsid w:val="1BE4BFFB"/>
    <w:rsid w:val="1BE6821A"/>
    <w:rsid w:val="1C012D8D"/>
    <w:rsid w:val="1C097842"/>
    <w:rsid w:val="1C0BEA07"/>
    <w:rsid w:val="1C15E491"/>
    <w:rsid w:val="1C173BD9"/>
    <w:rsid w:val="1C2B9176"/>
    <w:rsid w:val="1C36935F"/>
    <w:rsid w:val="1C3A1783"/>
    <w:rsid w:val="1C41118A"/>
    <w:rsid w:val="1C606F7A"/>
    <w:rsid w:val="1C60DDFE"/>
    <w:rsid w:val="1C666201"/>
    <w:rsid w:val="1C7B2D4C"/>
    <w:rsid w:val="1C7B575B"/>
    <w:rsid w:val="1C7EF6B6"/>
    <w:rsid w:val="1C824E70"/>
    <w:rsid w:val="1C8C4601"/>
    <w:rsid w:val="1C9AEB0C"/>
    <w:rsid w:val="1C9B3A08"/>
    <w:rsid w:val="1CA48CDB"/>
    <w:rsid w:val="1CA84E6D"/>
    <w:rsid w:val="1CB2CB48"/>
    <w:rsid w:val="1CBC6551"/>
    <w:rsid w:val="1CBE734A"/>
    <w:rsid w:val="1CCB47CF"/>
    <w:rsid w:val="1CEB1C02"/>
    <w:rsid w:val="1D1FF867"/>
    <w:rsid w:val="1D2261C3"/>
    <w:rsid w:val="1D2C2C6C"/>
    <w:rsid w:val="1D2C979E"/>
    <w:rsid w:val="1D2F1846"/>
    <w:rsid w:val="1D31864A"/>
    <w:rsid w:val="1D33B407"/>
    <w:rsid w:val="1D371EE9"/>
    <w:rsid w:val="1D4644B8"/>
    <w:rsid w:val="1D530FB7"/>
    <w:rsid w:val="1D56ACE8"/>
    <w:rsid w:val="1D5ED97C"/>
    <w:rsid w:val="1D65B84B"/>
    <w:rsid w:val="1D707972"/>
    <w:rsid w:val="1D70940C"/>
    <w:rsid w:val="1D73FD00"/>
    <w:rsid w:val="1D77FD0A"/>
    <w:rsid w:val="1D7DA155"/>
    <w:rsid w:val="1D8A9227"/>
    <w:rsid w:val="1D9587E5"/>
    <w:rsid w:val="1D980872"/>
    <w:rsid w:val="1D99F332"/>
    <w:rsid w:val="1D9A3220"/>
    <w:rsid w:val="1D9AE7FB"/>
    <w:rsid w:val="1D9B9B13"/>
    <w:rsid w:val="1DA5D569"/>
    <w:rsid w:val="1DB58696"/>
    <w:rsid w:val="1DC0FDE5"/>
    <w:rsid w:val="1DCB177C"/>
    <w:rsid w:val="1DCEE9A8"/>
    <w:rsid w:val="1DD3B345"/>
    <w:rsid w:val="1DE1858D"/>
    <w:rsid w:val="1DE275A0"/>
    <w:rsid w:val="1DEB0F62"/>
    <w:rsid w:val="1DF0E97B"/>
    <w:rsid w:val="1DF99E20"/>
    <w:rsid w:val="1DFC32A7"/>
    <w:rsid w:val="1E033316"/>
    <w:rsid w:val="1E0842D4"/>
    <w:rsid w:val="1E0B6ECE"/>
    <w:rsid w:val="1E1BB626"/>
    <w:rsid w:val="1E1E68DF"/>
    <w:rsid w:val="1E33B319"/>
    <w:rsid w:val="1E3E6500"/>
    <w:rsid w:val="1E49999F"/>
    <w:rsid w:val="1E4C048B"/>
    <w:rsid w:val="1E4C3D0A"/>
    <w:rsid w:val="1E4F33DB"/>
    <w:rsid w:val="1E5B7A3E"/>
    <w:rsid w:val="1E606BBA"/>
    <w:rsid w:val="1E681FD2"/>
    <w:rsid w:val="1E707D2C"/>
    <w:rsid w:val="1E7493C9"/>
    <w:rsid w:val="1E88CC5E"/>
    <w:rsid w:val="1EA76FE4"/>
    <w:rsid w:val="1EAE1E15"/>
    <w:rsid w:val="1EB01030"/>
    <w:rsid w:val="1EC14F23"/>
    <w:rsid w:val="1EC3D523"/>
    <w:rsid w:val="1ED55475"/>
    <w:rsid w:val="1EDBF450"/>
    <w:rsid w:val="1EE0B183"/>
    <w:rsid w:val="1EE9038D"/>
    <w:rsid w:val="1EF45D5B"/>
    <w:rsid w:val="1F010373"/>
    <w:rsid w:val="1F04AC30"/>
    <w:rsid w:val="1F109470"/>
    <w:rsid w:val="1F1776DC"/>
    <w:rsid w:val="1F235668"/>
    <w:rsid w:val="1F2B3F56"/>
    <w:rsid w:val="1F2F4E8B"/>
    <w:rsid w:val="1F2FAC76"/>
    <w:rsid w:val="1F3926E3"/>
    <w:rsid w:val="1F3B1152"/>
    <w:rsid w:val="1F4BEB40"/>
    <w:rsid w:val="1F5836CA"/>
    <w:rsid w:val="1F5E4102"/>
    <w:rsid w:val="1F66EB01"/>
    <w:rsid w:val="1F670FB0"/>
    <w:rsid w:val="1F6E15C2"/>
    <w:rsid w:val="1F794721"/>
    <w:rsid w:val="1FAB9124"/>
    <w:rsid w:val="1FAFCC66"/>
    <w:rsid w:val="1FB56637"/>
    <w:rsid w:val="1FC043A2"/>
    <w:rsid w:val="1FE1F8CC"/>
    <w:rsid w:val="1FE295B4"/>
    <w:rsid w:val="1FE353E3"/>
    <w:rsid w:val="1FE4213A"/>
    <w:rsid w:val="1FE4E64D"/>
    <w:rsid w:val="1FE9E18B"/>
    <w:rsid w:val="1FEB74E2"/>
    <w:rsid w:val="1FEFDCA6"/>
    <w:rsid w:val="201C011F"/>
    <w:rsid w:val="202D3E00"/>
    <w:rsid w:val="202EB5C1"/>
    <w:rsid w:val="203A6DAF"/>
    <w:rsid w:val="20434C07"/>
    <w:rsid w:val="204ABDB7"/>
    <w:rsid w:val="205B83FD"/>
    <w:rsid w:val="206B22FB"/>
    <w:rsid w:val="207BF7D1"/>
    <w:rsid w:val="2083FF22"/>
    <w:rsid w:val="20843AE5"/>
    <w:rsid w:val="208C4217"/>
    <w:rsid w:val="20AC7248"/>
    <w:rsid w:val="20B62C34"/>
    <w:rsid w:val="20BC4DD1"/>
    <w:rsid w:val="20C54E43"/>
    <w:rsid w:val="20D56D6A"/>
    <w:rsid w:val="20EF5200"/>
    <w:rsid w:val="20F5A93C"/>
    <w:rsid w:val="20F82ACE"/>
    <w:rsid w:val="20FA30D7"/>
    <w:rsid w:val="20FB3EFD"/>
    <w:rsid w:val="2108B152"/>
    <w:rsid w:val="211131A6"/>
    <w:rsid w:val="2111B865"/>
    <w:rsid w:val="2112B269"/>
    <w:rsid w:val="212E6374"/>
    <w:rsid w:val="2134D59D"/>
    <w:rsid w:val="213C966C"/>
    <w:rsid w:val="213F8839"/>
    <w:rsid w:val="21480E8D"/>
    <w:rsid w:val="214BE42D"/>
    <w:rsid w:val="214C27B4"/>
    <w:rsid w:val="2151965E"/>
    <w:rsid w:val="21577F50"/>
    <w:rsid w:val="218000E2"/>
    <w:rsid w:val="2185CE96"/>
    <w:rsid w:val="21B203A2"/>
    <w:rsid w:val="21D3B298"/>
    <w:rsid w:val="21D587E4"/>
    <w:rsid w:val="21E019B6"/>
    <w:rsid w:val="2203A9BC"/>
    <w:rsid w:val="22055580"/>
    <w:rsid w:val="22173CF7"/>
    <w:rsid w:val="2222F0CF"/>
    <w:rsid w:val="22242253"/>
    <w:rsid w:val="222561C4"/>
    <w:rsid w:val="223167DB"/>
    <w:rsid w:val="2232D652"/>
    <w:rsid w:val="2236FE63"/>
    <w:rsid w:val="223BC09C"/>
    <w:rsid w:val="224BF26C"/>
    <w:rsid w:val="224E3DF9"/>
    <w:rsid w:val="2256E02C"/>
    <w:rsid w:val="2259356D"/>
    <w:rsid w:val="225F31C9"/>
    <w:rsid w:val="226A14D1"/>
    <w:rsid w:val="2278C834"/>
    <w:rsid w:val="227CA39B"/>
    <w:rsid w:val="228FFA4F"/>
    <w:rsid w:val="229142F2"/>
    <w:rsid w:val="22A47114"/>
    <w:rsid w:val="22A7DBCD"/>
    <w:rsid w:val="22A829F6"/>
    <w:rsid w:val="22DC8283"/>
    <w:rsid w:val="22E0FCE5"/>
    <w:rsid w:val="22E5E82B"/>
    <w:rsid w:val="22E97B2E"/>
    <w:rsid w:val="22ECE1D9"/>
    <w:rsid w:val="22FC328C"/>
    <w:rsid w:val="22FEEA6B"/>
    <w:rsid w:val="23173C5E"/>
    <w:rsid w:val="2325E68A"/>
    <w:rsid w:val="232923D0"/>
    <w:rsid w:val="233095F4"/>
    <w:rsid w:val="23453BC1"/>
    <w:rsid w:val="23459D0C"/>
    <w:rsid w:val="23482E4F"/>
    <w:rsid w:val="234FE2A7"/>
    <w:rsid w:val="2354635F"/>
    <w:rsid w:val="235D746A"/>
    <w:rsid w:val="2364754B"/>
    <w:rsid w:val="23768CC1"/>
    <w:rsid w:val="237BEED9"/>
    <w:rsid w:val="237D625A"/>
    <w:rsid w:val="2395102E"/>
    <w:rsid w:val="239B79EF"/>
    <w:rsid w:val="23A50C40"/>
    <w:rsid w:val="23B08793"/>
    <w:rsid w:val="23B2A0DC"/>
    <w:rsid w:val="23B77B1B"/>
    <w:rsid w:val="23BC8E52"/>
    <w:rsid w:val="23CAB803"/>
    <w:rsid w:val="23D90328"/>
    <w:rsid w:val="23DB0B91"/>
    <w:rsid w:val="23E1D7E2"/>
    <w:rsid w:val="23EEDDE2"/>
    <w:rsid w:val="23EF3147"/>
    <w:rsid w:val="23FA9951"/>
    <w:rsid w:val="24008BD1"/>
    <w:rsid w:val="2400EA5C"/>
    <w:rsid w:val="241054F0"/>
    <w:rsid w:val="24157DBF"/>
    <w:rsid w:val="241C00E9"/>
    <w:rsid w:val="243904BE"/>
    <w:rsid w:val="24398D76"/>
    <w:rsid w:val="243BC0B8"/>
    <w:rsid w:val="2456C3F3"/>
    <w:rsid w:val="24636D0D"/>
    <w:rsid w:val="246811BC"/>
    <w:rsid w:val="2469CAFF"/>
    <w:rsid w:val="246B727D"/>
    <w:rsid w:val="246DE333"/>
    <w:rsid w:val="248A1809"/>
    <w:rsid w:val="248F4127"/>
    <w:rsid w:val="249E222A"/>
    <w:rsid w:val="24C5F090"/>
    <w:rsid w:val="24D19D44"/>
    <w:rsid w:val="24E57E2C"/>
    <w:rsid w:val="24E77DD1"/>
    <w:rsid w:val="250011DD"/>
    <w:rsid w:val="250947A7"/>
    <w:rsid w:val="2515641D"/>
    <w:rsid w:val="2519ED9A"/>
    <w:rsid w:val="2519F7CE"/>
    <w:rsid w:val="252428A3"/>
    <w:rsid w:val="2542BD2D"/>
    <w:rsid w:val="254B2BDE"/>
    <w:rsid w:val="25587A89"/>
    <w:rsid w:val="255A70A0"/>
    <w:rsid w:val="255AEE54"/>
    <w:rsid w:val="255D432D"/>
    <w:rsid w:val="255D455A"/>
    <w:rsid w:val="256925A4"/>
    <w:rsid w:val="256DCA4C"/>
    <w:rsid w:val="2577578D"/>
    <w:rsid w:val="257DDA12"/>
    <w:rsid w:val="25877360"/>
    <w:rsid w:val="258C7682"/>
    <w:rsid w:val="258F239B"/>
    <w:rsid w:val="25944CFF"/>
    <w:rsid w:val="25961FA2"/>
    <w:rsid w:val="2598AA6E"/>
    <w:rsid w:val="25A0CF95"/>
    <w:rsid w:val="25A5201E"/>
    <w:rsid w:val="25AA5576"/>
    <w:rsid w:val="25AC36FE"/>
    <w:rsid w:val="25ACB603"/>
    <w:rsid w:val="25B9328C"/>
    <w:rsid w:val="25C49BFB"/>
    <w:rsid w:val="25CB0F92"/>
    <w:rsid w:val="25DA2D97"/>
    <w:rsid w:val="25F23F7C"/>
    <w:rsid w:val="25F5F3A6"/>
    <w:rsid w:val="25FC7611"/>
    <w:rsid w:val="2606556F"/>
    <w:rsid w:val="260B57E1"/>
    <w:rsid w:val="260D02B3"/>
    <w:rsid w:val="260D8A46"/>
    <w:rsid w:val="26121A7F"/>
    <w:rsid w:val="26181FD7"/>
    <w:rsid w:val="26245285"/>
    <w:rsid w:val="2631A847"/>
    <w:rsid w:val="263B3C27"/>
    <w:rsid w:val="2646721D"/>
    <w:rsid w:val="266EEAA7"/>
    <w:rsid w:val="266F5F93"/>
    <w:rsid w:val="26737BCD"/>
    <w:rsid w:val="26A9A53C"/>
    <w:rsid w:val="26C3CBB7"/>
    <w:rsid w:val="26D64CF2"/>
    <w:rsid w:val="26DEAF76"/>
    <w:rsid w:val="26E4F904"/>
    <w:rsid w:val="26E7584E"/>
    <w:rsid w:val="26EC7262"/>
    <w:rsid w:val="26F328E6"/>
    <w:rsid w:val="270D58A7"/>
    <w:rsid w:val="27166FA2"/>
    <w:rsid w:val="271F83AB"/>
    <w:rsid w:val="2728FFD1"/>
    <w:rsid w:val="272EDF37"/>
    <w:rsid w:val="27518DEC"/>
    <w:rsid w:val="275C95DF"/>
    <w:rsid w:val="275CB8DD"/>
    <w:rsid w:val="27623DE6"/>
    <w:rsid w:val="2769D54B"/>
    <w:rsid w:val="2771258C"/>
    <w:rsid w:val="27804C8F"/>
    <w:rsid w:val="27949614"/>
    <w:rsid w:val="2796B145"/>
    <w:rsid w:val="279E39F0"/>
    <w:rsid w:val="27AA1C3F"/>
    <w:rsid w:val="27ABE54B"/>
    <w:rsid w:val="27B38597"/>
    <w:rsid w:val="27B8D964"/>
    <w:rsid w:val="27CC6F70"/>
    <w:rsid w:val="27D73E49"/>
    <w:rsid w:val="27D84A83"/>
    <w:rsid w:val="27E55F19"/>
    <w:rsid w:val="27ED1EC9"/>
    <w:rsid w:val="2801E17A"/>
    <w:rsid w:val="2809BA33"/>
    <w:rsid w:val="281BA5D4"/>
    <w:rsid w:val="282F3618"/>
    <w:rsid w:val="283E03E9"/>
    <w:rsid w:val="285F0D7A"/>
    <w:rsid w:val="2860AA96"/>
    <w:rsid w:val="28667CDA"/>
    <w:rsid w:val="2867CCE9"/>
    <w:rsid w:val="287ECFFA"/>
    <w:rsid w:val="2882D51E"/>
    <w:rsid w:val="289C069B"/>
    <w:rsid w:val="289C927C"/>
    <w:rsid w:val="289CDF09"/>
    <w:rsid w:val="28B5B964"/>
    <w:rsid w:val="28CA971A"/>
    <w:rsid w:val="28CFB766"/>
    <w:rsid w:val="28D1FF8C"/>
    <w:rsid w:val="28D5E0A1"/>
    <w:rsid w:val="28D7023E"/>
    <w:rsid w:val="28ED746A"/>
    <w:rsid w:val="28F0EAD6"/>
    <w:rsid w:val="28F1C38C"/>
    <w:rsid w:val="28F4DA00"/>
    <w:rsid w:val="28F857C6"/>
    <w:rsid w:val="2903E2D3"/>
    <w:rsid w:val="290565C3"/>
    <w:rsid w:val="290B1B15"/>
    <w:rsid w:val="2911586A"/>
    <w:rsid w:val="291848F7"/>
    <w:rsid w:val="2925DAEF"/>
    <w:rsid w:val="2937E49B"/>
    <w:rsid w:val="2946BE12"/>
    <w:rsid w:val="2949DC27"/>
    <w:rsid w:val="294B3DF8"/>
    <w:rsid w:val="295A4B94"/>
    <w:rsid w:val="295BB409"/>
    <w:rsid w:val="295FF54A"/>
    <w:rsid w:val="29691662"/>
    <w:rsid w:val="29712564"/>
    <w:rsid w:val="2977B89A"/>
    <w:rsid w:val="298B567A"/>
    <w:rsid w:val="298E42D3"/>
    <w:rsid w:val="2993E454"/>
    <w:rsid w:val="29985A41"/>
    <w:rsid w:val="29C30070"/>
    <w:rsid w:val="29CE07FD"/>
    <w:rsid w:val="29D4157A"/>
    <w:rsid w:val="29D93BB8"/>
    <w:rsid w:val="29D95D45"/>
    <w:rsid w:val="29DD7CCB"/>
    <w:rsid w:val="29E33550"/>
    <w:rsid w:val="29F0B0BF"/>
    <w:rsid w:val="29F847EC"/>
    <w:rsid w:val="29FC1AE8"/>
    <w:rsid w:val="2A1D4EEB"/>
    <w:rsid w:val="2A40995B"/>
    <w:rsid w:val="2A4AE4E6"/>
    <w:rsid w:val="2A4E29F2"/>
    <w:rsid w:val="2A6ABBF2"/>
    <w:rsid w:val="2A95A749"/>
    <w:rsid w:val="2AA4D40B"/>
    <w:rsid w:val="2AB0CDE8"/>
    <w:rsid w:val="2AB1B5E6"/>
    <w:rsid w:val="2AB984A4"/>
    <w:rsid w:val="2AD4FBEA"/>
    <w:rsid w:val="2AE1B6B7"/>
    <w:rsid w:val="2AE32FEE"/>
    <w:rsid w:val="2AE3AE1C"/>
    <w:rsid w:val="2AE66CAD"/>
    <w:rsid w:val="2AE79E71"/>
    <w:rsid w:val="2AE8D4C1"/>
    <w:rsid w:val="2AF3BB91"/>
    <w:rsid w:val="2AF5D78B"/>
    <w:rsid w:val="2AF8717A"/>
    <w:rsid w:val="2B0262B2"/>
    <w:rsid w:val="2B06FB92"/>
    <w:rsid w:val="2B0A6CA2"/>
    <w:rsid w:val="2B2085BF"/>
    <w:rsid w:val="2B267108"/>
    <w:rsid w:val="2B39D75B"/>
    <w:rsid w:val="2B3D0F40"/>
    <w:rsid w:val="2B3F00A0"/>
    <w:rsid w:val="2B439A58"/>
    <w:rsid w:val="2B64193E"/>
    <w:rsid w:val="2B668B36"/>
    <w:rsid w:val="2B6AE75F"/>
    <w:rsid w:val="2B6C402A"/>
    <w:rsid w:val="2B7131EA"/>
    <w:rsid w:val="2B735406"/>
    <w:rsid w:val="2B7510AF"/>
    <w:rsid w:val="2B79CC51"/>
    <w:rsid w:val="2B81CB64"/>
    <w:rsid w:val="2B8A34B7"/>
    <w:rsid w:val="2B990B83"/>
    <w:rsid w:val="2B9A0B8C"/>
    <w:rsid w:val="2BAE099C"/>
    <w:rsid w:val="2BB5C5A4"/>
    <w:rsid w:val="2BBD4FB6"/>
    <w:rsid w:val="2BC45EC2"/>
    <w:rsid w:val="2BC678D9"/>
    <w:rsid w:val="2BC7489E"/>
    <w:rsid w:val="2BC76701"/>
    <w:rsid w:val="2BCD5452"/>
    <w:rsid w:val="2BD20940"/>
    <w:rsid w:val="2BD4D046"/>
    <w:rsid w:val="2BDF0338"/>
    <w:rsid w:val="2BE81E0F"/>
    <w:rsid w:val="2BF0E6D7"/>
    <w:rsid w:val="2BF61C61"/>
    <w:rsid w:val="2BF9CD75"/>
    <w:rsid w:val="2C02B1CE"/>
    <w:rsid w:val="2C11D871"/>
    <w:rsid w:val="2C216FB2"/>
    <w:rsid w:val="2C240FBF"/>
    <w:rsid w:val="2C28222F"/>
    <w:rsid w:val="2C2C95AC"/>
    <w:rsid w:val="2C362150"/>
    <w:rsid w:val="2C3BEE31"/>
    <w:rsid w:val="2C46B00E"/>
    <w:rsid w:val="2C5198A7"/>
    <w:rsid w:val="2C53A5AE"/>
    <w:rsid w:val="2C540851"/>
    <w:rsid w:val="2C64F397"/>
    <w:rsid w:val="2C677AD7"/>
    <w:rsid w:val="2C6E272A"/>
    <w:rsid w:val="2C94DD79"/>
    <w:rsid w:val="2C9DCACE"/>
    <w:rsid w:val="2CA07448"/>
    <w:rsid w:val="2CBB2369"/>
    <w:rsid w:val="2CBD638E"/>
    <w:rsid w:val="2CBE9D8F"/>
    <w:rsid w:val="2CC3E9A7"/>
    <w:rsid w:val="2CC3F475"/>
    <w:rsid w:val="2CC868B8"/>
    <w:rsid w:val="2CCA83B3"/>
    <w:rsid w:val="2CD80B40"/>
    <w:rsid w:val="2CD83661"/>
    <w:rsid w:val="2CE043FC"/>
    <w:rsid w:val="2CE0BB7C"/>
    <w:rsid w:val="2CE16D2F"/>
    <w:rsid w:val="2CE4FB1D"/>
    <w:rsid w:val="2CF8C58A"/>
    <w:rsid w:val="2D038E6A"/>
    <w:rsid w:val="2D06A9EA"/>
    <w:rsid w:val="2D15C152"/>
    <w:rsid w:val="2D19BC1D"/>
    <w:rsid w:val="2D2F037D"/>
    <w:rsid w:val="2D325D5C"/>
    <w:rsid w:val="2D37E87C"/>
    <w:rsid w:val="2D43CD4C"/>
    <w:rsid w:val="2D4F0F2F"/>
    <w:rsid w:val="2D5E7013"/>
    <w:rsid w:val="2D741959"/>
    <w:rsid w:val="2D791CFB"/>
    <w:rsid w:val="2D7C9855"/>
    <w:rsid w:val="2D82A94B"/>
    <w:rsid w:val="2D8C2BF4"/>
    <w:rsid w:val="2D926A6F"/>
    <w:rsid w:val="2D93AB61"/>
    <w:rsid w:val="2D98FE61"/>
    <w:rsid w:val="2DA59C98"/>
    <w:rsid w:val="2DA83262"/>
    <w:rsid w:val="2DD602DF"/>
    <w:rsid w:val="2DD61D48"/>
    <w:rsid w:val="2DF08E75"/>
    <w:rsid w:val="2DFB5A8E"/>
    <w:rsid w:val="2E00F4A0"/>
    <w:rsid w:val="2E04952B"/>
    <w:rsid w:val="2E080A0A"/>
    <w:rsid w:val="2E150AC9"/>
    <w:rsid w:val="2E160AC8"/>
    <w:rsid w:val="2E21511D"/>
    <w:rsid w:val="2E22ED74"/>
    <w:rsid w:val="2E27E171"/>
    <w:rsid w:val="2E2D47E0"/>
    <w:rsid w:val="2E389C7C"/>
    <w:rsid w:val="2E395EC4"/>
    <w:rsid w:val="2E3CACB8"/>
    <w:rsid w:val="2E3E730F"/>
    <w:rsid w:val="2E4B40A4"/>
    <w:rsid w:val="2E539ED5"/>
    <w:rsid w:val="2E59724C"/>
    <w:rsid w:val="2E5D45AC"/>
    <w:rsid w:val="2E6394CE"/>
    <w:rsid w:val="2E69A300"/>
    <w:rsid w:val="2E6C83EE"/>
    <w:rsid w:val="2E71921F"/>
    <w:rsid w:val="2E775362"/>
    <w:rsid w:val="2E7E9699"/>
    <w:rsid w:val="2E7F0620"/>
    <w:rsid w:val="2E891094"/>
    <w:rsid w:val="2E8AAA42"/>
    <w:rsid w:val="2E8B84F3"/>
    <w:rsid w:val="2E9247A0"/>
    <w:rsid w:val="2EA37DD9"/>
    <w:rsid w:val="2EA5C116"/>
    <w:rsid w:val="2EA5E9D3"/>
    <w:rsid w:val="2EBB89B3"/>
    <w:rsid w:val="2ED92807"/>
    <w:rsid w:val="2EDC6963"/>
    <w:rsid w:val="2EE22EBD"/>
    <w:rsid w:val="2EF00581"/>
    <w:rsid w:val="2EF03F42"/>
    <w:rsid w:val="2EF5AA48"/>
    <w:rsid w:val="2EFA0182"/>
    <w:rsid w:val="2EFCF464"/>
    <w:rsid w:val="2F0F17CA"/>
    <w:rsid w:val="2F19010F"/>
    <w:rsid w:val="2F1C19A9"/>
    <w:rsid w:val="2F228901"/>
    <w:rsid w:val="2F2769EE"/>
    <w:rsid w:val="2F379381"/>
    <w:rsid w:val="2F3DB313"/>
    <w:rsid w:val="2F501980"/>
    <w:rsid w:val="2F6B7846"/>
    <w:rsid w:val="2F70F681"/>
    <w:rsid w:val="2F81FCE4"/>
    <w:rsid w:val="2F8AA39E"/>
    <w:rsid w:val="2F9E14CA"/>
    <w:rsid w:val="2FAE9911"/>
    <w:rsid w:val="2FAF4294"/>
    <w:rsid w:val="2FC42F7E"/>
    <w:rsid w:val="2FD3EC33"/>
    <w:rsid w:val="2FD52319"/>
    <w:rsid w:val="2FDB708F"/>
    <w:rsid w:val="2FDF55D9"/>
    <w:rsid w:val="2FEFF38C"/>
    <w:rsid w:val="2FF182D0"/>
    <w:rsid w:val="2FFC91B4"/>
    <w:rsid w:val="300AB02E"/>
    <w:rsid w:val="3011D423"/>
    <w:rsid w:val="3013C3DB"/>
    <w:rsid w:val="3032D703"/>
    <w:rsid w:val="303D000C"/>
    <w:rsid w:val="303ED86D"/>
    <w:rsid w:val="30495E61"/>
    <w:rsid w:val="30508782"/>
    <w:rsid w:val="30587508"/>
    <w:rsid w:val="306897F8"/>
    <w:rsid w:val="3069AC48"/>
    <w:rsid w:val="30928002"/>
    <w:rsid w:val="30933685"/>
    <w:rsid w:val="30A1B026"/>
    <w:rsid w:val="30AD7B19"/>
    <w:rsid w:val="30B89525"/>
    <w:rsid w:val="30BD2CC6"/>
    <w:rsid w:val="30C25DC6"/>
    <w:rsid w:val="30CD169A"/>
    <w:rsid w:val="30D290E5"/>
    <w:rsid w:val="30D9B3A2"/>
    <w:rsid w:val="30F2136E"/>
    <w:rsid w:val="30FD3BA2"/>
    <w:rsid w:val="310BB102"/>
    <w:rsid w:val="3112C0DA"/>
    <w:rsid w:val="3119FDD7"/>
    <w:rsid w:val="311C9575"/>
    <w:rsid w:val="31268CAD"/>
    <w:rsid w:val="31272853"/>
    <w:rsid w:val="312AEF01"/>
    <w:rsid w:val="312D9FB7"/>
    <w:rsid w:val="31355772"/>
    <w:rsid w:val="314BE35B"/>
    <w:rsid w:val="3173D0E8"/>
    <w:rsid w:val="31833F04"/>
    <w:rsid w:val="318C0850"/>
    <w:rsid w:val="319120BA"/>
    <w:rsid w:val="31A50ABE"/>
    <w:rsid w:val="31A77C8B"/>
    <w:rsid w:val="31AC88A8"/>
    <w:rsid w:val="31ADF421"/>
    <w:rsid w:val="31AE1325"/>
    <w:rsid w:val="31C61043"/>
    <w:rsid w:val="31D916EA"/>
    <w:rsid w:val="31E89991"/>
    <w:rsid w:val="31E9F3A2"/>
    <w:rsid w:val="31EC57E3"/>
    <w:rsid w:val="31F11C55"/>
    <w:rsid w:val="31FE8369"/>
    <w:rsid w:val="320EEB58"/>
    <w:rsid w:val="321525F6"/>
    <w:rsid w:val="3234C7A9"/>
    <w:rsid w:val="32373DB9"/>
    <w:rsid w:val="323CFA75"/>
    <w:rsid w:val="3264C276"/>
    <w:rsid w:val="326B1A8B"/>
    <w:rsid w:val="326C47CA"/>
    <w:rsid w:val="327740C7"/>
    <w:rsid w:val="32846266"/>
    <w:rsid w:val="3289AF4C"/>
    <w:rsid w:val="328A457E"/>
    <w:rsid w:val="32980985"/>
    <w:rsid w:val="329F0017"/>
    <w:rsid w:val="32A0BC30"/>
    <w:rsid w:val="32A4A8C7"/>
    <w:rsid w:val="32A8AA49"/>
    <w:rsid w:val="32AB715F"/>
    <w:rsid w:val="32B9E431"/>
    <w:rsid w:val="32CAB099"/>
    <w:rsid w:val="32D639C2"/>
    <w:rsid w:val="32E43C52"/>
    <w:rsid w:val="32E4D1C6"/>
    <w:rsid w:val="32F8859A"/>
    <w:rsid w:val="33004E6F"/>
    <w:rsid w:val="33265116"/>
    <w:rsid w:val="3326D5D1"/>
    <w:rsid w:val="332754CA"/>
    <w:rsid w:val="335C6300"/>
    <w:rsid w:val="335CD975"/>
    <w:rsid w:val="3373AF3A"/>
    <w:rsid w:val="33A81379"/>
    <w:rsid w:val="33A82712"/>
    <w:rsid w:val="33C1057F"/>
    <w:rsid w:val="33DB4DB2"/>
    <w:rsid w:val="33EB4588"/>
    <w:rsid w:val="33F561D0"/>
    <w:rsid w:val="3402F7E8"/>
    <w:rsid w:val="340513A1"/>
    <w:rsid w:val="34066C50"/>
    <w:rsid w:val="34079202"/>
    <w:rsid w:val="341CDC5E"/>
    <w:rsid w:val="341FD1E6"/>
    <w:rsid w:val="3421E6E1"/>
    <w:rsid w:val="344198E7"/>
    <w:rsid w:val="3447E354"/>
    <w:rsid w:val="3451DB2A"/>
    <w:rsid w:val="34526CCE"/>
    <w:rsid w:val="346AD3F6"/>
    <w:rsid w:val="3478B07D"/>
    <w:rsid w:val="347E5869"/>
    <w:rsid w:val="348DB4EB"/>
    <w:rsid w:val="34969D49"/>
    <w:rsid w:val="3496DAAE"/>
    <w:rsid w:val="349A2B0B"/>
    <w:rsid w:val="34BE9896"/>
    <w:rsid w:val="34BF9F94"/>
    <w:rsid w:val="34C78BEF"/>
    <w:rsid w:val="34D83522"/>
    <w:rsid w:val="34D88647"/>
    <w:rsid w:val="34E8C9E2"/>
    <w:rsid w:val="34F39B9D"/>
    <w:rsid w:val="34FD9258"/>
    <w:rsid w:val="350DDA84"/>
    <w:rsid w:val="35123EA9"/>
    <w:rsid w:val="351D8AC3"/>
    <w:rsid w:val="35210AC9"/>
    <w:rsid w:val="352EFF57"/>
    <w:rsid w:val="3534C668"/>
    <w:rsid w:val="3557783A"/>
    <w:rsid w:val="355C2389"/>
    <w:rsid w:val="3560E548"/>
    <w:rsid w:val="3578D9F2"/>
    <w:rsid w:val="357B66DD"/>
    <w:rsid w:val="358711A0"/>
    <w:rsid w:val="358806BB"/>
    <w:rsid w:val="358DB3F3"/>
    <w:rsid w:val="359C6166"/>
    <w:rsid w:val="35A0C406"/>
    <w:rsid w:val="35A198EF"/>
    <w:rsid w:val="35A72115"/>
    <w:rsid w:val="35B5A524"/>
    <w:rsid w:val="35C73899"/>
    <w:rsid w:val="35E03700"/>
    <w:rsid w:val="35FE03E4"/>
    <w:rsid w:val="3601BA69"/>
    <w:rsid w:val="360454E5"/>
    <w:rsid w:val="36120BD5"/>
    <w:rsid w:val="3613A9FD"/>
    <w:rsid w:val="36144B36"/>
    <w:rsid w:val="361A1976"/>
    <w:rsid w:val="362DBFBB"/>
    <w:rsid w:val="362FAB9D"/>
    <w:rsid w:val="363E03D7"/>
    <w:rsid w:val="3642877A"/>
    <w:rsid w:val="364A70B8"/>
    <w:rsid w:val="36539538"/>
    <w:rsid w:val="36695B9B"/>
    <w:rsid w:val="36719F80"/>
    <w:rsid w:val="367267F9"/>
    <w:rsid w:val="36917F1C"/>
    <w:rsid w:val="36A1889B"/>
    <w:rsid w:val="36A7054F"/>
    <w:rsid w:val="36BC4F77"/>
    <w:rsid w:val="36C769AC"/>
    <w:rsid w:val="36CA94C4"/>
    <w:rsid w:val="36E27A36"/>
    <w:rsid w:val="36F416DE"/>
    <w:rsid w:val="36FF9E85"/>
    <w:rsid w:val="37096078"/>
    <w:rsid w:val="370B2077"/>
    <w:rsid w:val="370C73D9"/>
    <w:rsid w:val="370D0412"/>
    <w:rsid w:val="37144B93"/>
    <w:rsid w:val="37322292"/>
    <w:rsid w:val="3732B173"/>
    <w:rsid w:val="37408DCC"/>
    <w:rsid w:val="374821E7"/>
    <w:rsid w:val="374A18DD"/>
    <w:rsid w:val="3753FFBA"/>
    <w:rsid w:val="3754734E"/>
    <w:rsid w:val="3757F389"/>
    <w:rsid w:val="37646E16"/>
    <w:rsid w:val="376DB72F"/>
    <w:rsid w:val="377ACF23"/>
    <w:rsid w:val="3780A758"/>
    <w:rsid w:val="378FDDC2"/>
    <w:rsid w:val="378FFD7B"/>
    <w:rsid w:val="37934BD3"/>
    <w:rsid w:val="379791ED"/>
    <w:rsid w:val="3799D822"/>
    <w:rsid w:val="379F53D3"/>
    <w:rsid w:val="37ABE9D0"/>
    <w:rsid w:val="37C5988C"/>
    <w:rsid w:val="37C68E21"/>
    <w:rsid w:val="37D7A9BF"/>
    <w:rsid w:val="37DB7DF2"/>
    <w:rsid w:val="37DFEAA5"/>
    <w:rsid w:val="37E5F629"/>
    <w:rsid w:val="37E6BF4C"/>
    <w:rsid w:val="37E92CA6"/>
    <w:rsid w:val="37EBC240"/>
    <w:rsid w:val="37F3EB7D"/>
    <w:rsid w:val="3803B585"/>
    <w:rsid w:val="381355F8"/>
    <w:rsid w:val="3817BE39"/>
    <w:rsid w:val="383AA979"/>
    <w:rsid w:val="383E8E1A"/>
    <w:rsid w:val="3849DC25"/>
    <w:rsid w:val="38701D9F"/>
    <w:rsid w:val="387B9FA2"/>
    <w:rsid w:val="38874418"/>
    <w:rsid w:val="38949C24"/>
    <w:rsid w:val="389C8879"/>
    <w:rsid w:val="38AE5688"/>
    <w:rsid w:val="38B1167F"/>
    <w:rsid w:val="38B434F7"/>
    <w:rsid w:val="38C4AD24"/>
    <w:rsid w:val="38C7F778"/>
    <w:rsid w:val="38D8F994"/>
    <w:rsid w:val="38DD6A29"/>
    <w:rsid w:val="38EEAB87"/>
    <w:rsid w:val="391BAFB4"/>
    <w:rsid w:val="391EE9A9"/>
    <w:rsid w:val="39224BAC"/>
    <w:rsid w:val="39259A39"/>
    <w:rsid w:val="39261192"/>
    <w:rsid w:val="39266F5A"/>
    <w:rsid w:val="392C698A"/>
    <w:rsid w:val="393B9DC6"/>
    <w:rsid w:val="3948C59F"/>
    <w:rsid w:val="3949B3CD"/>
    <w:rsid w:val="395B40BE"/>
    <w:rsid w:val="3968372E"/>
    <w:rsid w:val="39829C7A"/>
    <w:rsid w:val="3985A94B"/>
    <w:rsid w:val="398804BB"/>
    <w:rsid w:val="398BB003"/>
    <w:rsid w:val="39918B85"/>
    <w:rsid w:val="39AE4A8D"/>
    <w:rsid w:val="39B2CACD"/>
    <w:rsid w:val="39BE5659"/>
    <w:rsid w:val="39CA2B01"/>
    <w:rsid w:val="39CAF099"/>
    <w:rsid w:val="39D7CD1C"/>
    <w:rsid w:val="39DB63E4"/>
    <w:rsid w:val="39FF574E"/>
    <w:rsid w:val="3A17D996"/>
    <w:rsid w:val="3A2201EA"/>
    <w:rsid w:val="3A2D3A2A"/>
    <w:rsid w:val="3A3292FE"/>
    <w:rsid w:val="3A4B8976"/>
    <w:rsid w:val="3A521E47"/>
    <w:rsid w:val="3A64A309"/>
    <w:rsid w:val="3A653663"/>
    <w:rsid w:val="3A75214A"/>
    <w:rsid w:val="3A8939C1"/>
    <w:rsid w:val="3A8A0F52"/>
    <w:rsid w:val="3A8EBC41"/>
    <w:rsid w:val="3A9A9753"/>
    <w:rsid w:val="3AA89AB7"/>
    <w:rsid w:val="3ABA7498"/>
    <w:rsid w:val="3ABC773C"/>
    <w:rsid w:val="3ACCCEEC"/>
    <w:rsid w:val="3ACE2BBA"/>
    <w:rsid w:val="3AD2045E"/>
    <w:rsid w:val="3ADF67D6"/>
    <w:rsid w:val="3ADFFD9E"/>
    <w:rsid w:val="3AE1511A"/>
    <w:rsid w:val="3AE76F4C"/>
    <w:rsid w:val="3AF4EEEB"/>
    <w:rsid w:val="3B086971"/>
    <w:rsid w:val="3B1674DB"/>
    <w:rsid w:val="3B1F5FA0"/>
    <w:rsid w:val="3B20A3CC"/>
    <w:rsid w:val="3B35725E"/>
    <w:rsid w:val="3B4CCDF7"/>
    <w:rsid w:val="3B581495"/>
    <w:rsid w:val="3B66F828"/>
    <w:rsid w:val="3B70AEDE"/>
    <w:rsid w:val="3B8F7E3F"/>
    <w:rsid w:val="3B96919C"/>
    <w:rsid w:val="3B9A2F34"/>
    <w:rsid w:val="3B9A8F3C"/>
    <w:rsid w:val="3B9DD802"/>
    <w:rsid w:val="3BAB964B"/>
    <w:rsid w:val="3BB47562"/>
    <w:rsid w:val="3BB5FA4D"/>
    <w:rsid w:val="3BC3878E"/>
    <w:rsid w:val="3BC90E7E"/>
    <w:rsid w:val="3BCB1889"/>
    <w:rsid w:val="3BCE77D8"/>
    <w:rsid w:val="3BD63728"/>
    <w:rsid w:val="3BE53E70"/>
    <w:rsid w:val="3BEBD8AB"/>
    <w:rsid w:val="3BEDD813"/>
    <w:rsid w:val="3BF2F3D7"/>
    <w:rsid w:val="3BF4EBA4"/>
    <w:rsid w:val="3BFE9579"/>
    <w:rsid w:val="3C009E29"/>
    <w:rsid w:val="3C051B63"/>
    <w:rsid w:val="3C08D921"/>
    <w:rsid w:val="3C0CAF17"/>
    <w:rsid w:val="3C0F00ED"/>
    <w:rsid w:val="3C217F54"/>
    <w:rsid w:val="3C38C15A"/>
    <w:rsid w:val="3C3B4E46"/>
    <w:rsid w:val="3C41DB4E"/>
    <w:rsid w:val="3C48845A"/>
    <w:rsid w:val="3C4932E7"/>
    <w:rsid w:val="3C51976F"/>
    <w:rsid w:val="3C562475"/>
    <w:rsid w:val="3C59A863"/>
    <w:rsid w:val="3C5D9607"/>
    <w:rsid w:val="3C6A1335"/>
    <w:rsid w:val="3C7075CC"/>
    <w:rsid w:val="3C716709"/>
    <w:rsid w:val="3C7F517E"/>
    <w:rsid w:val="3C857F34"/>
    <w:rsid w:val="3C8E0940"/>
    <w:rsid w:val="3C8F9DC3"/>
    <w:rsid w:val="3C9E17ED"/>
    <w:rsid w:val="3CB2C651"/>
    <w:rsid w:val="3CC48450"/>
    <w:rsid w:val="3CCA87A2"/>
    <w:rsid w:val="3CD31617"/>
    <w:rsid w:val="3CDDAD00"/>
    <w:rsid w:val="3CF51EB6"/>
    <w:rsid w:val="3CF6A620"/>
    <w:rsid w:val="3CFDA544"/>
    <w:rsid w:val="3D07318E"/>
    <w:rsid w:val="3D0B6844"/>
    <w:rsid w:val="3D0E4152"/>
    <w:rsid w:val="3D1A2DB7"/>
    <w:rsid w:val="3D27DCDE"/>
    <w:rsid w:val="3D2B6308"/>
    <w:rsid w:val="3D2BBA67"/>
    <w:rsid w:val="3D4E3E61"/>
    <w:rsid w:val="3D52A3FF"/>
    <w:rsid w:val="3D823959"/>
    <w:rsid w:val="3D892A17"/>
    <w:rsid w:val="3D8B8E55"/>
    <w:rsid w:val="3D8FE9EB"/>
    <w:rsid w:val="3D95DB69"/>
    <w:rsid w:val="3D9E3E82"/>
    <w:rsid w:val="3DAD2089"/>
    <w:rsid w:val="3DB211C7"/>
    <w:rsid w:val="3DC2544C"/>
    <w:rsid w:val="3DC7A04B"/>
    <w:rsid w:val="3DD0D668"/>
    <w:rsid w:val="3DD52F0B"/>
    <w:rsid w:val="3DD9F76F"/>
    <w:rsid w:val="3DF4658B"/>
    <w:rsid w:val="3DF68629"/>
    <w:rsid w:val="3DFB4A05"/>
    <w:rsid w:val="3DFFAA89"/>
    <w:rsid w:val="3E023E6D"/>
    <w:rsid w:val="3E126886"/>
    <w:rsid w:val="3E12AC54"/>
    <w:rsid w:val="3E178D93"/>
    <w:rsid w:val="3E2BE76C"/>
    <w:rsid w:val="3E3F1D74"/>
    <w:rsid w:val="3E3FF1B6"/>
    <w:rsid w:val="3E467D21"/>
    <w:rsid w:val="3E4DD4A2"/>
    <w:rsid w:val="3E6EB0BA"/>
    <w:rsid w:val="3E7A8B00"/>
    <w:rsid w:val="3E874EE4"/>
    <w:rsid w:val="3E9344B1"/>
    <w:rsid w:val="3E937B72"/>
    <w:rsid w:val="3E956EF5"/>
    <w:rsid w:val="3EA958DA"/>
    <w:rsid w:val="3EB5D2AD"/>
    <w:rsid w:val="3EBDDD78"/>
    <w:rsid w:val="3EBE611C"/>
    <w:rsid w:val="3EC944FE"/>
    <w:rsid w:val="3EE7F488"/>
    <w:rsid w:val="3F000CE0"/>
    <w:rsid w:val="3F05BF90"/>
    <w:rsid w:val="3F10C6D0"/>
    <w:rsid w:val="3F29DCB7"/>
    <w:rsid w:val="3F2CDD4C"/>
    <w:rsid w:val="3F3A10A6"/>
    <w:rsid w:val="3F3FD2B1"/>
    <w:rsid w:val="3F41727B"/>
    <w:rsid w:val="3F4AE3B7"/>
    <w:rsid w:val="3F512AFD"/>
    <w:rsid w:val="3F62B6F9"/>
    <w:rsid w:val="3F745022"/>
    <w:rsid w:val="3F7B28F9"/>
    <w:rsid w:val="3F80D10D"/>
    <w:rsid w:val="3F83A0B8"/>
    <w:rsid w:val="3F8CC345"/>
    <w:rsid w:val="3F8CF7A9"/>
    <w:rsid w:val="3F9A5E2A"/>
    <w:rsid w:val="3FA528CC"/>
    <w:rsid w:val="3FBD6A61"/>
    <w:rsid w:val="3FCAFBF9"/>
    <w:rsid w:val="3FCF2443"/>
    <w:rsid w:val="3FD06354"/>
    <w:rsid w:val="3FE24389"/>
    <w:rsid w:val="3FE70047"/>
    <w:rsid w:val="3FFE0977"/>
    <w:rsid w:val="3FFE3DCC"/>
    <w:rsid w:val="3FFEEC43"/>
    <w:rsid w:val="4008DA58"/>
    <w:rsid w:val="400A172C"/>
    <w:rsid w:val="401A654F"/>
    <w:rsid w:val="4024F84E"/>
    <w:rsid w:val="402CB0AB"/>
    <w:rsid w:val="40314AB6"/>
    <w:rsid w:val="4040432C"/>
    <w:rsid w:val="40579E6C"/>
    <w:rsid w:val="4061EC49"/>
    <w:rsid w:val="406513FA"/>
    <w:rsid w:val="407FAF24"/>
    <w:rsid w:val="407FF3CE"/>
    <w:rsid w:val="40804315"/>
    <w:rsid w:val="40821F7C"/>
    <w:rsid w:val="408E2E3D"/>
    <w:rsid w:val="409913AD"/>
    <w:rsid w:val="4099EE68"/>
    <w:rsid w:val="40B71999"/>
    <w:rsid w:val="40BD8084"/>
    <w:rsid w:val="40C38008"/>
    <w:rsid w:val="40C6043A"/>
    <w:rsid w:val="40D48285"/>
    <w:rsid w:val="40D629EA"/>
    <w:rsid w:val="40D6F992"/>
    <w:rsid w:val="40DD50E8"/>
    <w:rsid w:val="40DF2A29"/>
    <w:rsid w:val="40E4BF4B"/>
    <w:rsid w:val="40E794F0"/>
    <w:rsid w:val="40EFBF7C"/>
    <w:rsid w:val="40F1F08A"/>
    <w:rsid w:val="40F56079"/>
    <w:rsid w:val="4104F9F1"/>
    <w:rsid w:val="412406F0"/>
    <w:rsid w:val="4137B6F3"/>
    <w:rsid w:val="4138BE96"/>
    <w:rsid w:val="413FE707"/>
    <w:rsid w:val="414D8A77"/>
    <w:rsid w:val="414F59FC"/>
    <w:rsid w:val="416357BB"/>
    <w:rsid w:val="416FE734"/>
    <w:rsid w:val="4170CA8A"/>
    <w:rsid w:val="41733088"/>
    <w:rsid w:val="41815951"/>
    <w:rsid w:val="41865B27"/>
    <w:rsid w:val="41886F67"/>
    <w:rsid w:val="41A43A04"/>
    <w:rsid w:val="41D9D2B1"/>
    <w:rsid w:val="41DBC997"/>
    <w:rsid w:val="41DE9E5C"/>
    <w:rsid w:val="41E1021E"/>
    <w:rsid w:val="41E7F256"/>
    <w:rsid w:val="41EA424F"/>
    <w:rsid w:val="41FCF86A"/>
    <w:rsid w:val="42004F87"/>
    <w:rsid w:val="4200E6C0"/>
    <w:rsid w:val="4206B582"/>
    <w:rsid w:val="420A70F1"/>
    <w:rsid w:val="420D9061"/>
    <w:rsid w:val="4211D7AD"/>
    <w:rsid w:val="42158F5F"/>
    <w:rsid w:val="421C73E5"/>
    <w:rsid w:val="4220E0A4"/>
    <w:rsid w:val="42277E81"/>
    <w:rsid w:val="4228454C"/>
    <w:rsid w:val="42318F96"/>
    <w:rsid w:val="4235B470"/>
    <w:rsid w:val="42382973"/>
    <w:rsid w:val="42473286"/>
    <w:rsid w:val="424A82F9"/>
    <w:rsid w:val="424A9C02"/>
    <w:rsid w:val="4250E7C4"/>
    <w:rsid w:val="4258FE6E"/>
    <w:rsid w:val="425C6390"/>
    <w:rsid w:val="4279D796"/>
    <w:rsid w:val="427C02D4"/>
    <w:rsid w:val="427D990D"/>
    <w:rsid w:val="42870D7F"/>
    <w:rsid w:val="428DD8AE"/>
    <w:rsid w:val="4293A775"/>
    <w:rsid w:val="42993AB7"/>
    <w:rsid w:val="429F8C10"/>
    <w:rsid w:val="42A207C5"/>
    <w:rsid w:val="42A4BFED"/>
    <w:rsid w:val="42A64F0E"/>
    <w:rsid w:val="42B0B20B"/>
    <w:rsid w:val="42BF0FEC"/>
    <w:rsid w:val="42C622C1"/>
    <w:rsid w:val="42D77824"/>
    <w:rsid w:val="42DF6B8F"/>
    <w:rsid w:val="42E59B71"/>
    <w:rsid w:val="42F57D7C"/>
    <w:rsid w:val="42F58BE3"/>
    <w:rsid w:val="42F63EA0"/>
    <w:rsid w:val="42F81C10"/>
    <w:rsid w:val="43004F0D"/>
    <w:rsid w:val="431412DB"/>
    <w:rsid w:val="431CE707"/>
    <w:rsid w:val="4328E8FD"/>
    <w:rsid w:val="433108A9"/>
    <w:rsid w:val="4335E32A"/>
    <w:rsid w:val="433D9EA3"/>
    <w:rsid w:val="434302B9"/>
    <w:rsid w:val="4350AADC"/>
    <w:rsid w:val="436D14BA"/>
    <w:rsid w:val="43798D5E"/>
    <w:rsid w:val="4380C41B"/>
    <w:rsid w:val="438C44AC"/>
    <w:rsid w:val="43993368"/>
    <w:rsid w:val="439A2956"/>
    <w:rsid w:val="43A22E23"/>
    <w:rsid w:val="43A27BC8"/>
    <w:rsid w:val="43A5E759"/>
    <w:rsid w:val="43A63994"/>
    <w:rsid w:val="43A67A0B"/>
    <w:rsid w:val="43A76384"/>
    <w:rsid w:val="43B2E009"/>
    <w:rsid w:val="43B6AE89"/>
    <w:rsid w:val="43B96F2C"/>
    <w:rsid w:val="43CF5092"/>
    <w:rsid w:val="43D0E548"/>
    <w:rsid w:val="43DAF7E7"/>
    <w:rsid w:val="43DCED8E"/>
    <w:rsid w:val="43E565D9"/>
    <w:rsid w:val="43E84757"/>
    <w:rsid w:val="43FC89C0"/>
    <w:rsid w:val="4405C796"/>
    <w:rsid w:val="4413AADE"/>
    <w:rsid w:val="441A38EB"/>
    <w:rsid w:val="44239191"/>
    <w:rsid w:val="442CE75E"/>
    <w:rsid w:val="443AE7E8"/>
    <w:rsid w:val="44595D15"/>
    <w:rsid w:val="445ABE1B"/>
    <w:rsid w:val="445E6C44"/>
    <w:rsid w:val="44688134"/>
    <w:rsid w:val="446C00E6"/>
    <w:rsid w:val="447301A3"/>
    <w:rsid w:val="44779372"/>
    <w:rsid w:val="447D0B02"/>
    <w:rsid w:val="4495E49D"/>
    <w:rsid w:val="44A0DD80"/>
    <w:rsid w:val="44A7A9EB"/>
    <w:rsid w:val="44AF1302"/>
    <w:rsid w:val="44B02326"/>
    <w:rsid w:val="44B2DFB8"/>
    <w:rsid w:val="44B3F236"/>
    <w:rsid w:val="44B7A3D9"/>
    <w:rsid w:val="44D2A813"/>
    <w:rsid w:val="44D4F7A9"/>
    <w:rsid w:val="44F1754D"/>
    <w:rsid w:val="44F20823"/>
    <w:rsid w:val="44F576DA"/>
    <w:rsid w:val="44F9FD1B"/>
    <w:rsid w:val="44FB16D4"/>
    <w:rsid w:val="44FB5E80"/>
    <w:rsid w:val="4504FAC4"/>
    <w:rsid w:val="4506BC6F"/>
    <w:rsid w:val="452A80E6"/>
    <w:rsid w:val="4530D3EF"/>
    <w:rsid w:val="4539A108"/>
    <w:rsid w:val="4539C791"/>
    <w:rsid w:val="453C21C6"/>
    <w:rsid w:val="454C7F14"/>
    <w:rsid w:val="4554310A"/>
    <w:rsid w:val="455C8DFB"/>
    <w:rsid w:val="45897182"/>
    <w:rsid w:val="458A2992"/>
    <w:rsid w:val="458F5AC4"/>
    <w:rsid w:val="459F73E9"/>
    <w:rsid w:val="45A7FFA1"/>
    <w:rsid w:val="45A9521D"/>
    <w:rsid w:val="45BABEF0"/>
    <w:rsid w:val="45CC8256"/>
    <w:rsid w:val="45CD353B"/>
    <w:rsid w:val="45CD35B2"/>
    <w:rsid w:val="45D7D81A"/>
    <w:rsid w:val="45E55D93"/>
    <w:rsid w:val="45EBB5D1"/>
    <w:rsid w:val="45EE95F0"/>
    <w:rsid w:val="45F00BC5"/>
    <w:rsid w:val="45F1137A"/>
    <w:rsid w:val="45F2836D"/>
    <w:rsid w:val="45FDD029"/>
    <w:rsid w:val="4613A812"/>
    <w:rsid w:val="4614B705"/>
    <w:rsid w:val="461F6C76"/>
    <w:rsid w:val="46223337"/>
    <w:rsid w:val="4624C3CB"/>
    <w:rsid w:val="46268E6E"/>
    <w:rsid w:val="4627050D"/>
    <w:rsid w:val="462A2DAC"/>
    <w:rsid w:val="46353ACB"/>
    <w:rsid w:val="463771F4"/>
    <w:rsid w:val="463AD933"/>
    <w:rsid w:val="46439AA6"/>
    <w:rsid w:val="4646089E"/>
    <w:rsid w:val="464845DD"/>
    <w:rsid w:val="46492E19"/>
    <w:rsid w:val="465936B5"/>
    <w:rsid w:val="4660AEDE"/>
    <w:rsid w:val="466F91A8"/>
    <w:rsid w:val="467A7EE2"/>
    <w:rsid w:val="467B48C2"/>
    <w:rsid w:val="46890760"/>
    <w:rsid w:val="469D0051"/>
    <w:rsid w:val="469ED315"/>
    <w:rsid w:val="469F0D06"/>
    <w:rsid w:val="46A53D34"/>
    <w:rsid w:val="46B48302"/>
    <w:rsid w:val="46C7D927"/>
    <w:rsid w:val="46C9D117"/>
    <w:rsid w:val="46CCC568"/>
    <w:rsid w:val="46D5BB30"/>
    <w:rsid w:val="46DE1ACD"/>
    <w:rsid w:val="46DE7701"/>
    <w:rsid w:val="46F0791D"/>
    <w:rsid w:val="46F2C619"/>
    <w:rsid w:val="470AD62D"/>
    <w:rsid w:val="47131784"/>
    <w:rsid w:val="47143E2E"/>
    <w:rsid w:val="471D67EC"/>
    <w:rsid w:val="47242FE8"/>
    <w:rsid w:val="4724CA27"/>
    <w:rsid w:val="4725425A"/>
    <w:rsid w:val="472C4E72"/>
    <w:rsid w:val="47351844"/>
    <w:rsid w:val="473844B9"/>
    <w:rsid w:val="4740BA66"/>
    <w:rsid w:val="47461B0A"/>
    <w:rsid w:val="4750706A"/>
    <w:rsid w:val="47557AA8"/>
    <w:rsid w:val="47561B98"/>
    <w:rsid w:val="475BF602"/>
    <w:rsid w:val="475E3A10"/>
    <w:rsid w:val="476E6423"/>
    <w:rsid w:val="47753F4A"/>
    <w:rsid w:val="478C99BD"/>
    <w:rsid w:val="47940AE1"/>
    <w:rsid w:val="47A2812E"/>
    <w:rsid w:val="47B02DC6"/>
    <w:rsid w:val="47DBB747"/>
    <w:rsid w:val="47DD68A1"/>
    <w:rsid w:val="47EF4620"/>
    <w:rsid w:val="47F3EDD8"/>
    <w:rsid w:val="47F7B65C"/>
    <w:rsid w:val="480CB216"/>
    <w:rsid w:val="4810F253"/>
    <w:rsid w:val="4814D163"/>
    <w:rsid w:val="48159130"/>
    <w:rsid w:val="4828B28E"/>
    <w:rsid w:val="4829C59D"/>
    <w:rsid w:val="4834C54F"/>
    <w:rsid w:val="484D0F46"/>
    <w:rsid w:val="485FF78B"/>
    <w:rsid w:val="486AF03D"/>
    <w:rsid w:val="487EB401"/>
    <w:rsid w:val="4880E49A"/>
    <w:rsid w:val="4881A17B"/>
    <w:rsid w:val="48899F71"/>
    <w:rsid w:val="48903E04"/>
    <w:rsid w:val="4894CF63"/>
    <w:rsid w:val="4899E7DB"/>
    <w:rsid w:val="48B9C34E"/>
    <w:rsid w:val="48C3AA8C"/>
    <w:rsid w:val="48CBB809"/>
    <w:rsid w:val="48D07F37"/>
    <w:rsid w:val="48DE8E01"/>
    <w:rsid w:val="48E2E466"/>
    <w:rsid w:val="48EABC4C"/>
    <w:rsid w:val="48EE46AF"/>
    <w:rsid w:val="48EE849A"/>
    <w:rsid w:val="48F47A77"/>
    <w:rsid w:val="48FACA3B"/>
    <w:rsid w:val="48FE7EC1"/>
    <w:rsid w:val="490B335F"/>
    <w:rsid w:val="490DB3A9"/>
    <w:rsid w:val="490FADC4"/>
    <w:rsid w:val="491CFD89"/>
    <w:rsid w:val="492BDF46"/>
    <w:rsid w:val="49301F85"/>
    <w:rsid w:val="49420DA2"/>
    <w:rsid w:val="4950A93C"/>
    <w:rsid w:val="4957178F"/>
    <w:rsid w:val="4960E7EB"/>
    <w:rsid w:val="4962903A"/>
    <w:rsid w:val="49672C8C"/>
    <w:rsid w:val="49703036"/>
    <w:rsid w:val="497F28C9"/>
    <w:rsid w:val="4982DCA6"/>
    <w:rsid w:val="49852BED"/>
    <w:rsid w:val="4989095F"/>
    <w:rsid w:val="499D1D95"/>
    <w:rsid w:val="49A14A54"/>
    <w:rsid w:val="49A7C4CC"/>
    <w:rsid w:val="49AAD572"/>
    <w:rsid w:val="49AD66F8"/>
    <w:rsid w:val="49B58870"/>
    <w:rsid w:val="49B8A578"/>
    <w:rsid w:val="49BAAE8B"/>
    <w:rsid w:val="49BAEDB6"/>
    <w:rsid w:val="49BF9493"/>
    <w:rsid w:val="49C19B6A"/>
    <w:rsid w:val="49C5A61C"/>
    <w:rsid w:val="49C6C6FF"/>
    <w:rsid w:val="49C77971"/>
    <w:rsid w:val="49D73EF0"/>
    <w:rsid w:val="49DF86A3"/>
    <w:rsid w:val="4A0DA9BF"/>
    <w:rsid w:val="4A1F5041"/>
    <w:rsid w:val="4A2D7916"/>
    <w:rsid w:val="4A3157D0"/>
    <w:rsid w:val="4A324136"/>
    <w:rsid w:val="4A36E1A9"/>
    <w:rsid w:val="4A3B7E2E"/>
    <w:rsid w:val="4A50AE65"/>
    <w:rsid w:val="4A665D52"/>
    <w:rsid w:val="4A6BC99A"/>
    <w:rsid w:val="4A6CD7B6"/>
    <w:rsid w:val="4A6E80A8"/>
    <w:rsid w:val="4A76D1AD"/>
    <w:rsid w:val="4A7B46E4"/>
    <w:rsid w:val="4A90A131"/>
    <w:rsid w:val="4A9C69E2"/>
    <w:rsid w:val="4AA4512A"/>
    <w:rsid w:val="4AAC2BC2"/>
    <w:rsid w:val="4AC26C29"/>
    <w:rsid w:val="4ACB278F"/>
    <w:rsid w:val="4AD04B79"/>
    <w:rsid w:val="4AD1DFAA"/>
    <w:rsid w:val="4AD7B8E8"/>
    <w:rsid w:val="4ADFE226"/>
    <w:rsid w:val="4AEA8385"/>
    <w:rsid w:val="4AEB9E56"/>
    <w:rsid w:val="4AF142D3"/>
    <w:rsid w:val="4AF457DF"/>
    <w:rsid w:val="4AF4758D"/>
    <w:rsid w:val="4B0BB741"/>
    <w:rsid w:val="4B15A100"/>
    <w:rsid w:val="4B1DA4B2"/>
    <w:rsid w:val="4B207A70"/>
    <w:rsid w:val="4B242943"/>
    <w:rsid w:val="4B276D5A"/>
    <w:rsid w:val="4B3D0310"/>
    <w:rsid w:val="4B3E46A1"/>
    <w:rsid w:val="4B409B22"/>
    <w:rsid w:val="4B4307DA"/>
    <w:rsid w:val="4B443E3F"/>
    <w:rsid w:val="4B475A1D"/>
    <w:rsid w:val="4B7B2996"/>
    <w:rsid w:val="4B7B79AC"/>
    <w:rsid w:val="4B7F083D"/>
    <w:rsid w:val="4B8146FE"/>
    <w:rsid w:val="4B877582"/>
    <w:rsid w:val="4B93B4FA"/>
    <w:rsid w:val="4B963581"/>
    <w:rsid w:val="4BA62530"/>
    <w:rsid w:val="4BA7F4A6"/>
    <w:rsid w:val="4BAEF6BF"/>
    <w:rsid w:val="4BC0A7EB"/>
    <w:rsid w:val="4BD62697"/>
    <w:rsid w:val="4BDE35A3"/>
    <w:rsid w:val="4BEA8940"/>
    <w:rsid w:val="4BED7FB0"/>
    <w:rsid w:val="4BEFD39C"/>
    <w:rsid w:val="4BF1843C"/>
    <w:rsid w:val="4BFF6BF8"/>
    <w:rsid w:val="4C0423E7"/>
    <w:rsid w:val="4C08FBCE"/>
    <w:rsid w:val="4C12D653"/>
    <w:rsid w:val="4C1D649A"/>
    <w:rsid w:val="4C2819B5"/>
    <w:rsid w:val="4C3D05D5"/>
    <w:rsid w:val="4C4A8256"/>
    <w:rsid w:val="4C91A527"/>
    <w:rsid w:val="4C997586"/>
    <w:rsid w:val="4CA095C4"/>
    <w:rsid w:val="4CB82F77"/>
    <w:rsid w:val="4CBBB933"/>
    <w:rsid w:val="4CC24661"/>
    <w:rsid w:val="4CC92B1E"/>
    <w:rsid w:val="4CC9E5DB"/>
    <w:rsid w:val="4CD1940A"/>
    <w:rsid w:val="4CD1AD81"/>
    <w:rsid w:val="4CD4C8FF"/>
    <w:rsid w:val="4CD784FA"/>
    <w:rsid w:val="4CE980EA"/>
    <w:rsid w:val="4D16AB89"/>
    <w:rsid w:val="4D1973A5"/>
    <w:rsid w:val="4D26773C"/>
    <w:rsid w:val="4D2F2215"/>
    <w:rsid w:val="4D3433F4"/>
    <w:rsid w:val="4D4474EC"/>
    <w:rsid w:val="4D45AE2A"/>
    <w:rsid w:val="4D4B3575"/>
    <w:rsid w:val="4D51D8BB"/>
    <w:rsid w:val="4D56EB17"/>
    <w:rsid w:val="4D5A9ABD"/>
    <w:rsid w:val="4D618120"/>
    <w:rsid w:val="4D69B91F"/>
    <w:rsid w:val="4D6D53FA"/>
    <w:rsid w:val="4D8C173A"/>
    <w:rsid w:val="4D92685F"/>
    <w:rsid w:val="4D982CC4"/>
    <w:rsid w:val="4DAB24C6"/>
    <w:rsid w:val="4DCA05D8"/>
    <w:rsid w:val="4DCFE147"/>
    <w:rsid w:val="4DD32506"/>
    <w:rsid w:val="4DD4C1FF"/>
    <w:rsid w:val="4DE17E1C"/>
    <w:rsid w:val="4DE4107E"/>
    <w:rsid w:val="4E00BB12"/>
    <w:rsid w:val="4E0742DF"/>
    <w:rsid w:val="4E1BEB68"/>
    <w:rsid w:val="4E1EB014"/>
    <w:rsid w:val="4E2BDEE8"/>
    <w:rsid w:val="4E2F3BBD"/>
    <w:rsid w:val="4E3D9CC3"/>
    <w:rsid w:val="4E4A15E8"/>
    <w:rsid w:val="4E4BD8A6"/>
    <w:rsid w:val="4E4DBFBB"/>
    <w:rsid w:val="4E551708"/>
    <w:rsid w:val="4E64286D"/>
    <w:rsid w:val="4E6495E5"/>
    <w:rsid w:val="4E7642BB"/>
    <w:rsid w:val="4E7C9BD1"/>
    <w:rsid w:val="4E849B96"/>
    <w:rsid w:val="4E8A8643"/>
    <w:rsid w:val="4E926606"/>
    <w:rsid w:val="4E93C943"/>
    <w:rsid w:val="4E985609"/>
    <w:rsid w:val="4EA7A49C"/>
    <w:rsid w:val="4EAAAADF"/>
    <w:rsid w:val="4EAB3A60"/>
    <w:rsid w:val="4EB5970F"/>
    <w:rsid w:val="4EBC177E"/>
    <w:rsid w:val="4EBC3558"/>
    <w:rsid w:val="4EBCB98F"/>
    <w:rsid w:val="4EBDAA8F"/>
    <w:rsid w:val="4EDDB2D6"/>
    <w:rsid w:val="4EDF936A"/>
    <w:rsid w:val="4EFAC53E"/>
    <w:rsid w:val="4EFBDCBF"/>
    <w:rsid w:val="4F04BE7E"/>
    <w:rsid w:val="4F1D925E"/>
    <w:rsid w:val="4F2BFDD2"/>
    <w:rsid w:val="4F3CC75C"/>
    <w:rsid w:val="4F3E7A1F"/>
    <w:rsid w:val="4F4674AD"/>
    <w:rsid w:val="4F5355DA"/>
    <w:rsid w:val="4F74D48A"/>
    <w:rsid w:val="4F769B1D"/>
    <w:rsid w:val="4F78AC27"/>
    <w:rsid w:val="4F7A0939"/>
    <w:rsid w:val="4F7FECAD"/>
    <w:rsid w:val="4F8B7FF8"/>
    <w:rsid w:val="4F92897C"/>
    <w:rsid w:val="4FA57491"/>
    <w:rsid w:val="4FA668BF"/>
    <w:rsid w:val="4FA8ECA7"/>
    <w:rsid w:val="4FC26C30"/>
    <w:rsid w:val="4FC8002D"/>
    <w:rsid w:val="4FD2E00E"/>
    <w:rsid w:val="4FDB66D8"/>
    <w:rsid w:val="4FDBC302"/>
    <w:rsid w:val="4FF00D1D"/>
    <w:rsid w:val="4FFD3291"/>
    <w:rsid w:val="500FA63E"/>
    <w:rsid w:val="500FEA10"/>
    <w:rsid w:val="5014FA85"/>
    <w:rsid w:val="50246A85"/>
    <w:rsid w:val="502B0EB2"/>
    <w:rsid w:val="502C525A"/>
    <w:rsid w:val="50356E7C"/>
    <w:rsid w:val="503FC39C"/>
    <w:rsid w:val="5046E83F"/>
    <w:rsid w:val="50489575"/>
    <w:rsid w:val="504F274A"/>
    <w:rsid w:val="505024BB"/>
    <w:rsid w:val="505B1900"/>
    <w:rsid w:val="505FC862"/>
    <w:rsid w:val="5077D3F9"/>
    <w:rsid w:val="5086F8B8"/>
    <w:rsid w:val="508ABB76"/>
    <w:rsid w:val="50965F70"/>
    <w:rsid w:val="50A31BF7"/>
    <w:rsid w:val="50A333F5"/>
    <w:rsid w:val="50A9ACCC"/>
    <w:rsid w:val="50D1A8C4"/>
    <w:rsid w:val="50D1B392"/>
    <w:rsid w:val="50E0006E"/>
    <w:rsid w:val="50EBD52B"/>
    <w:rsid w:val="50F39C30"/>
    <w:rsid w:val="50FAF824"/>
    <w:rsid w:val="50FF6CCC"/>
    <w:rsid w:val="5103B571"/>
    <w:rsid w:val="510527B0"/>
    <w:rsid w:val="5123EFE0"/>
    <w:rsid w:val="5125BAFB"/>
    <w:rsid w:val="51475CFE"/>
    <w:rsid w:val="514DFCD6"/>
    <w:rsid w:val="515937B3"/>
    <w:rsid w:val="515F5732"/>
    <w:rsid w:val="5160F984"/>
    <w:rsid w:val="51626EA8"/>
    <w:rsid w:val="5170A532"/>
    <w:rsid w:val="5177FBE2"/>
    <w:rsid w:val="517F6134"/>
    <w:rsid w:val="5195232B"/>
    <w:rsid w:val="5196F1BD"/>
    <w:rsid w:val="519A90F8"/>
    <w:rsid w:val="51A37C4B"/>
    <w:rsid w:val="51ABF175"/>
    <w:rsid w:val="51AE0497"/>
    <w:rsid w:val="51B62342"/>
    <w:rsid w:val="51BF87EC"/>
    <w:rsid w:val="51C05013"/>
    <w:rsid w:val="51C6AF2F"/>
    <w:rsid w:val="51D6CCFC"/>
    <w:rsid w:val="51D916FA"/>
    <w:rsid w:val="51E1D20E"/>
    <w:rsid w:val="51E72112"/>
    <w:rsid w:val="51EA5220"/>
    <w:rsid w:val="51EF2398"/>
    <w:rsid w:val="52052D9B"/>
    <w:rsid w:val="5212BFAD"/>
    <w:rsid w:val="524609BA"/>
    <w:rsid w:val="524DEA13"/>
    <w:rsid w:val="525FAD74"/>
    <w:rsid w:val="52609F46"/>
    <w:rsid w:val="52658D8D"/>
    <w:rsid w:val="526F7A15"/>
    <w:rsid w:val="527D78C3"/>
    <w:rsid w:val="5285574F"/>
    <w:rsid w:val="52890ABF"/>
    <w:rsid w:val="528E476E"/>
    <w:rsid w:val="528ED86F"/>
    <w:rsid w:val="52A179DA"/>
    <w:rsid w:val="52A28165"/>
    <w:rsid w:val="52A50365"/>
    <w:rsid w:val="52A68643"/>
    <w:rsid w:val="52B0C5C7"/>
    <w:rsid w:val="52B4A490"/>
    <w:rsid w:val="52BDE79C"/>
    <w:rsid w:val="52C60A71"/>
    <w:rsid w:val="52C83377"/>
    <w:rsid w:val="52C8AC4A"/>
    <w:rsid w:val="52CBECAB"/>
    <w:rsid w:val="52CCE9B3"/>
    <w:rsid w:val="52D840BB"/>
    <w:rsid w:val="52DE83D6"/>
    <w:rsid w:val="52E52664"/>
    <w:rsid w:val="52E5B4E0"/>
    <w:rsid w:val="52ED940A"/>
    <w:rsid w:val="52F0F6E8"/>
    <w:rsid w:val="52F6D26F"/>
    <w:rsid w:val="5306BA81"/>
    <w:rsid w:val="5308E50B"/>
    <w:rsid w:val="531490CA"/>
    <w:rsid w:val="53195304"/>
    <w:rsid w:val="532BBAE0"/>
    <w:rsid w:val="533FA532"/>
    <w:rsid w:val="53424B8A"/>
    <w:rsid w:val="5347D0B1"/>
    <w:rsid w:val="53556C45"/>
    <w:rsid w:val="5355933C"/>
    <w:rsid w:val="536E638E"/>
    <w:rsid w:val="536EB8DD"/>
    <w:rsid w:val="536F7B0B"/>
    <w:rsid w:val="537F1C49"/>
    <w:rsid w:val="5389131B"/>
    <w:rsid w:val="53A37578"/>
    <w:rsid w:val="53A97223"/>
    <w:rsid w:val="53B03C90"/>
    <w:rsid w:val="53BA122A"/>
    <w:rsid w:val="53BA78CB"/>
    <w:rsid w:val="53BC5ACE"/>
    <w:rsid w:val="53BF9930"/>
    <w:rsid w:val="53C954B3"/>
    <w:rsid w:val="53CFC73D"/>
    <w:rsid w:val="53FA6752"/>
    <w:rsid w:val="53FCFBCB"/>
    <w:rsid w:val="541AF614"/>
    <w:rsid w:val="541E900C"/>
    <w:rsid w:val="54308C75"/>
    <w:rsid w:val="5431E82B"/>
    <w:rsid w:val="5438D9F1"/>
    <w:rsid w:val="5445F546"/>
    <w:rsid w:val="54490B1E"/>
    <w:rsid w:val="544C530C"/>
    <w:rsid w:val="544D7C7E"/>
    <w:rsid w:val="5452F02F"/>
    <w:rsid w:val="5454FA8B"/>
    <w:rsid w:val="5464631B"/>
    <w:rsid w:val="546BCDB4"/>
    <w:rsid w:val="546F1B96"/>
    <w:rsid w:val="547042BE"/>
    <w:rsid w:val="547C7083"/>
    <w:rsid w:val="5483B957"/>
    <w:rsid w:val="54849FBC"/>
    <w:rsid w:val="548D4A4B"/>
    <w:rsid w:val="549EE72F"/>
    <w:rsid w:val="549F65CE"/>
    <w:rsid w:val="54A620D4"/>
    <w:rsid w:val="54AAEF1D"/>
    <w:rsid w:val="54B04E3A"/>
    <w:rsid w:val="54B6C9FC"/>
    <w:rsid w:val="54C8468D"/>
    <w:rsid w:val="54CD080A"/>
    <w:rsid w:val="54CF55BB"/>
    <w:rsid w:val="54D99F86"/>
    <w:rsid w:val="54DA0B37"/>
    <w:rsid w:val="54E1F0E6"/>
    <w:rsid w:val="54E77AD7"/>
    <w:rsid w:val="54F0D8E3"/>
    <w:rsid w:val="54FD05C2"/>
    <w:rsid w:val="5503AAAF"/>
    <w:rsid w:val="551387B6"/>
    <w:rsid w:val="551FE4BE"/>
    <w:rsid w:val="5529D1C0"/>
    <w:rsid w:val="553E6387"/>
    <w:rsid w:val="553F6B08"/>
    <w:rsid w:val="554D8FD8"/>
    <w:rsid w:val="55575EBE"/>
    <w:rsid w:val="555D2711"/>
    <w:rsid w:val="556A77A4"/>
    <w:rsid w:val="556D0429"/>
    <w:rsid w:val="557600F4"/>
    <w:rsid w:val="557770E8"/>
    <w:rsid w:val="557B03D0"/>
    <w:rsid w:val="55809539"/>
    <w:rsid w:val="55AC17E7"/>
    <w:rsid w:val="55C8CC10"/>
    <w:rsid w:val="55CA2C70"/>
    <w:rsid w:val="55D52C7F"/>
    <w:rsid w:val="55D5B392"/>
    <w:rsid w:val="55E31292"/>
    <w:rsid w:val="55F12720"/>
    <w:rsid w:val="55F9D69D"/>
    <w:rsid w:val="55FEB25E"/>
    <w:rsid w:val="560D37F0"/>
    <w:rsid w:val="560F4EDA"/>
    <w:rsid w:val="56271438"/>
    <w:rsid w:val="5634D017"/>
    <w:rsid w:val="563CAF58"/>
    <w:rsid w:val="5644299E"/>
    <w:rsid w:val="564C75F9"/>
    <w:rsid w:val="565A5A23"/>
    <w:rsid w:val="56619E9F"/>
    <w:rsid w:val="5662D4DA"/>
    <w:rsid w:val="56673408"/>
    <w:rsid w:val="566A1902"/>
    <w:rsid w:val="56761DE9"/>
    <w:rsid w:val="567BB1E0"/>
    <w:rsid w:val="5696CCCE"/>
    <w:rsid w:val="56A08EB2"/>
    <w:rsid w:val="56A3D3EB"/>
    <w:rsid w:val="56A73F4C"/>
    <w:rsid w:val="56BA7482"/>
    <w:rsid w:val="56CCBAD9"/>
    <w:rsid w:val="56D1F2AF"/>
    <w:rsid w:val="56D459AD"/>
    <w:rsid w:val="56D935B8"/>
    <w:rsid w:val="56DCAC14"/>
    <w:rsid w:val="56F3BE4B"/>
    <w:rsid w:val="5711D2CE"/>
    <w:rsid w:val="5716E0D4"/>
    <w:rsid w:val="571F9451"/>
    <w:rsid w:val="5721CBB9"/>
    <w:rsid w:val="5723A9FF"/>
    <w:rsid w:val="573AE165"/>
    <w:rsid w:val="573C3A9F"/>
    <w:rsid w:val="5742A835"/>
    <w:rsid w:val="574965B8"/>
    <w:rsid w:val="5755731B"/>
    <w:rsid w:val="5759DF9F"/>
    <w:rsid w:val="575AC683"/>
    <w:rsid w:val="57608C97"/>
    <w:rsid w:val="5761668F"/>
    <w:rsid w:val="576C1A5F"/>
    <w:rsid w:val="576DF157"/>
    <w:rsid w:val="5772EF1D"/>
    <w:rsid w:val="5774762B"/>
    <w:rsid w:val="577B9ACD"/>
    <w:rsid w:val="57903CC0"/>
    <w:rsid w:val="57939152"/>
    <w:rsid w:val="5794367A"/>
    <w:rsid w:val="57A2871E"/>
    <w:rsid w:val="57A6DB39"/>
    <w:rsid w:val="57A8C8A0"/>
    <w:rsid w:val="57BAFAF9"/>
    <w:rsid w:val="57BB33C4"/>
    <w:rsid w:val="57BF0B12"/>
    <w:rsid w:val="57CB3D6A"/>
    <w:rsid w:val="57CFF74E"/>
    <w:rsid w:val="57D200D8"/>
    <w:rsid w:val="57D21AB9"/>
    <w:rsid w:val="57DFFA10"/>
    <w:rsid w:val="57F4EC41"/>
    <w:rsid w:val="57F7BDBE"/>
    <w:rsid w:val="57F9DA6D"/>
    <w:rsid w:val="580507BD"/>
    <w:rsid w:val="5809C2A5"/>
    <w:rsid w:val="580E0E8B"/>
    <w:rsid w:val="58100D89"/>
    <w:rsid w:val="58203BB6"/>
    <w:rsid w:val="5821C6FE"/>
    <w:rsid w:val="58269E14"/>
    <w:rsid w:val="58277F7D"/>
    <w:rsid w:val="583EA89C"/>
    <w:rsid w:val="5842223D"/>
    <w:rsid w:val="5846D53D"/>
    <w:rsid w:val="585CE86B"/>
    <w:rsid w:val="5875AD74"/>
    <w:rsid w:val="587CA5F0"/>
    <w:rsid w:val="58855CA0"/>
    <w:rsid w:val="58895487"/>
    <w:rsid w:val="588AB72D"/>
    <w:rsid w:val="588AE328"/>
    <w:rsid w:val="588D5D36"/>
    <w:rsid w:val="58965AB2"/>
    <w:rsid w:val="58995FEB"/>
    <w:rsid w:val="58ABB7E5"/>
    <w:rsid w:val="58BC1B45"/>
    <w:rsid w:val="58C45BB2"/>
    <w:rsid w:val="58C60D3E"/>
    <w:rsid w:val="58C6E1DA"/>
    <w:rsid w:val="58CE911B"/>
    <w:rsid w:val="58D4B7FD"/>
    <w:rsid w:val="58E271A6"/>
    <w:rsid w:val="58EC0462"/>
    <w:rsid w:val="58ED3895"/>
    <w:rsid w:val="58F8F0D0"/>
    <w:rsid w:val="59084E30"/>
    <w:rsid w:val="591B8812"/>
    <w:rsid w:val="592BB1DC"/>
    <w:rsid w:val="5937B6CF"/>
    <w:rsid w:val="5938F167"/>
    <w:rsid w:val="5939B0EF"/>
    <w:rsid w:val="593D651D"/>
    <w:rsid w:val="594740E1"/>
    <w:rsid w:val="595140BA"/>
    <w:rsid w:val="5952DB41"/>
    <w:rsid w:val="59535A6D"/>
    <w:rsid w:val="59574BDB"/>
    <w:rsid w:val="595E9587"/>
    <w:rsid w:val="59634FA6"/>
    <w:rsid w:val="5966287D"/>
    <w:rsid w:val="596A9935"/>
    <w:rsid w:val="598814F9"/>
    <w:rsid w:val="599E22A8"/>
    <w:rsid w:val="59A7187D"/>
    <w:rsid w:val="59AF49FB"/>
    <w:rsid w:val="59B70CB7"/>
    <w:rsid w:val="59C0FAB5"/>
    <w:rsid w:val="59C430FE"/>
    <w:rsid w:val="59C4FDA8"/>
    <w:rsid w:val="59D540DA"/>
    <w:rsid w:val="59E60E6E"/>
    <w:rsid w:val="59EEE62A"/>
    <w:rsid w:val="5A012BAF"/>
    <w:rsid w:val="5A0A544C"/>
    <w:rsid w:val="5A0E7FB8"/>
    <w:rsid w:val="5A1E0188"/>
    <w:rsid w:val="5A226564"/>
    <w:rsid w:val="5A271152"/>
    <w:rsid w:val="5A4E0676"/>
    <w:rsid w:val="5A4E9A4D"/>
    <w:rsid w:val="5A5B1D1B"/>
    <w:rsid w:val="5A664EF4"/>
    <w:rsid w:val="5A67390E"/>
    <w:rsid w:val="5A69E1C6"/>
    <w:rsid w:val="5A6BBBE8"/>
    <w:rsid w:val="5A7CAE38"/>
    <w:rsid w:val="5A7ED3E8"/>
    <w:rsid w:val="5A87AC33"/>
    <w:rsid w:val="5A933E1C"/>
    <w:rsid w:val="5A9492A6"/>
    <w:rsid w:val="5A96769A"/>
    <w:rsid w:val="5A996B09"/>
    <w:rsid w:val="5AB4D572"/>
    <w:rsid w:val="5AB6DE68"/>
    <w:rsid w:val="5AD7F9EA"/>
    <w:rsid w:val="5ADBB261"/>
    <w:rsid w:val="5ADC856F"/>
    <w:rsid w:val="5AEBE57D"/>
    <w:rsid w:val="5AECC190"/>
    <w:rsid w:val="5AF37810"/>
    <w:rsid w:val="5B0921BC"/>
    <w:rsid w:val="5B184D9F"/>
    <w:rsid w:val="5B188E3D"/>
    <w:rsid w:val="5B293138"/>
    <w:rsid w:val="5B336812"/>
    <w:rsid w:val="5B44C2D3"/>
    <w:rsid w:val="5B58FF9D"/>
    <w:rsid w:val="5B60B647"/>
    <w:rsid w:val="5B75E1E6"/>
    <w:rsid w:val="5B8EDA13"/>
    <w:rsid w:val="5B99FC16"/>
    <w:rsid w:val="5B9B3E7F"/>
    <w:rsid w:val="5BA418AE"/>
    <w:rsid w:val="5BA67E8E"/>
    <w:rsid w:val="5BACD2B8"/>
    <w:rsid w:val="5BC4BF39"/>
    <w:rsid w:val="5BC7808C"/>
    <w:rsid w:val="5BE4204A"/>
    <w:rsid w:val="5BEE92A6"/>
    <w:rsid w:val="5C0614C6"/>
    <w:rsid w:val="5C0738A2"/>
    <w:rsid w:val="5C0B49DE"/>
    <w:rsid w:val="5C0BFAF5"/>
    <w:rsid w:val="5C1FB34E"/>
    <w:rsid w:val="5C20DE60"/>
    <w:rsid w:val="5C25351A"/>
    <w:rsid w:val="5C27D9EB"/>
    <w:rsid w:val="5C28D127"/>
    <w:rsid w:val="5C2BE5DB"/>
    <w:rsid w:val="5C30BF33"/>
    <w:rsid w:val="5C488360"/>
    <w:rsid w:val="5C5124B8"/>
    <w:rsid w:val="5C6446D3"/>
    <w:rsid w:val="5C64FCFC"/>
    <w:rsid w:val="5C7823E5"/>
    <w:rsid w:val="5C88A82B"/>
    <w:rsid w:val="5CAB6BD2"/>
    <w:rsid w:val="5CAF6ADB"/>
    <w:rsid w:val="5CBA65D6"/>
    <w:rsid w:val="5CBB465A"/>
    <w:rsid w:val="5CD6A90B"/>
    <w:rsid w:val="5CDCC18A"/>
    <w:rsid w:val="5CE87B8C"/>
    <w:rsid w:val="5CED81AC"/>
    <w:rsid w:val="5CEDD559"/>
    <w:rsid w:val="5CFDEC0F"/>
    <w:rsid w:val="5D00DB6B"/>
    <w:rsid w:val="5D03D9EE"/>
    <w:rsid w:val="5D0E2A10"/>
    <w:rsid w:val="5D149849"/>
    <w:rsid w:val="5D151945"/>
    <w:rsid w:val="5D15373A"/>
    <w:rsid w:val="5D20196F"/>
    <w:rsid w:val="5D24FEE7"/>
    <w:rsid w:val="5D2AE6AD"/>
    <w:rsid w:val="5D2BE7B0"/>
    <w:rsid w:val="5D311D6F"/>
    <w:rsid w:val="5D37D7FE"/>
    <w:rsid w:val="5D3FE07D"/>
    <w:rsid w:val="5D44D9AE"/>
    <w:rsid w:val="5D567DFF"/>
    <w:rsid w:val="5D56E2CC"/>
    <w:rsid w:val="5D712C42"/>
    <w:rsid w:val="5D735C33"/>
    <w:rsid w:val="5D7D64BE"/>
    <w:rsid w:val="5D7FB104"/>
    <w:rsid w:val="5D81996B"/>
    <w:rsid w:val="5D8DD8F4"/>
    <w:rsid w:val="5D953B71"/>
    <w:rsid w:val="5D97CCBC"/>
    <w:rsid w:val="5DAA7E5C"/>
    <w:rsid w:val="5DB3F189"/>
    <w:rsid w:val="5DBFDD7A"/>
    <w:rsid w:val="5DC026D6"/>
    <w:rsid w:val="5DC0DAE8"/>
    <w:rsid w:val="5DC7BB1E"/>
    <w:rsid w:val="5DFBFD7D"/>
    <w:rsid w:val="5DFC79A1"/>
    <w:rsid w:val="5E044D69"/>
    <w:rsid w:val="5E0D0925"/>
    <w:rsid w:val="5E20F280"/>
    <w:rsid w:val="5E22F839"/>
    <w:rsid w:val="5E263975"/>
    <w:rsid w:val="5E27D90B"/>
    <w:rsid w:val="5E37020F"/>
    <w:rsid w:val="5E3CB254"/>
    <w:rsid w:val="5E40C5C6"/>
    <w:rsid w:val="5E41DB03"/>
    <w:rsid w:val="5E48032D"/>
    <w:rsid w:val="5E495BAB"/>
    <w:rsid w:val="5E4E33FF"/>
    <w:rsid w:val="5E6879DC"/>
    <w:rsid w:val="5E6947F9"/>
    <w:rsid w:val="5E69BEF5"/>
    <w:rsid w:val="5E88DC65"/>
    <w:rsid w:val="5EA900E4"/>
    <w:rsid w:val="5EBAB517"/>
    <w:rsid w:val="5ECB7166"/>
    <w:rsid w:val="5EDA69FB"/>
    <w:rsid w:val="5EE47D6F"/>
    <w:rsid w:val="5EE545C3"/>
    <w:rsid w:val="5EE629E3"/>
    <w:rsid w:val="5EF5CAA6"/>
    <w:rsid w:val="5EF71C38"/>
    <w:rsid w:val="5EFA9822"/>
    <w:rsid w:val="5F05E840"/>
    <w:rsid w:val="5F0B78DE"/>
    <w:rsid w:val="5F1409FE"/>
    <w:rsid w:val="5F19E185"/>
    <w:rsid w:val="5F23BA15"/>
    <w:rsid w:val="5F2C3A32"/>
    <w:rsid w:val="5F3E965D"/>
    <w:rsid w:val="5F477F43"/>
    <w:rsid w:val="5F493BF4"/>
    <w:rsid w:val="5F63EB2A"/>
    <w:rsid w:val="5F668D53"/>
    <w:rsid w:val="5F717426"/>
    <w:rsid w:val="5F762BB4"/>
    <w:rsid w:val="5F7BA82F"/>
    <w:rsid w:val="5F8560BB"/>
    <w:rsid w:val="5F94D7E9"/>
    <w:rsid w:val="5FA00E9A"/>
    <w:rsid w:val="5FC62BCE"/>
    <w:rsid w:val="5FCADCE8"/>
    <w:rsid w:val="5FDE1CD4"/>
    <w:rsid w:val="5FDF3FA2"/>
    <w:rsid w:val="5FE22C7B"/>
    <w:rsid w:val="5FE819F2"/>
    <w:rsid w:val="5FEA4B0E"/>
    <w:rsid w:val="5FF03BF5"/>
    <w:rsid w:val="5FFE05E5"/>
    <w:rsid w:val="6000676A"/>
    <w:rsid w:val="600C0D08"/>
    <w:rsid w:val="602136FE"/>
    <w:rsid w:val="6021EFB7"/>
    <w:rsid w:val="602F8EF7"/>
    <w:rsid w:val="603183F3"/>
    <w:rsid w:val="60344DA9"/>
    <w:rsid w:val="6039D9A3"/>
    <w:rsid w:val="604B48C4"/>
    <w:rsid w:val="6051E85E"/>
    <w:rsid w:val="60520F10"/>
    <w:rsid w:val="605229B5"/>
    <w:rsid w:val="60539314"/>
    <w:rsid w:val="60542930"/>
    <w:rsid w:val="606F78C0"/>
    <w:rsid w:val="607321A5"/>
    <w:rsid w:val="607E5636"/>
    <w:rsid w:val="60836C3D"/>
    <w:rsid w:val="6093905A"/>
    <w:rsid w:val="60A2D69D"/>
    <w:rsid w:val="60A87179"/>
    <w:rsid w:val="60A96494"/>
    <w:rsid w:val="60AC3A63"/>
    <w:rsid w:val="60BD95A2"/>
    <w:rsid w:val="60D1B9FC"/>
    <w:rsid w:val="60D42BBA"/>
    <w:rsid w:val="60D66955"/>
    <w:rsid w:val="60D920B7"/>
    <w:rsid w:val="61088F1C"/>
    <w:rsid w:val="610905BF"/>
    <w:rsid w:val="610AA267"/>
    <w:rsid w:val="61108FD1"/>
    <w:rsid w:val="612BE811"/>
    <w:rsid w:val="612F02EE"/>
    <w:rsid w:val="61315D30"/>
    <w:rsid w:val="61391110"/>
    <w:rsid w:val="61405689"/>
    <w:rsid w:val="61415E26"/>
    <w:rsid w:val="61545252"/>
    <w:rsid w:val="617046D8"/>
    <w:rsid w:val="6173BBE8"/>
    <w:rsid w:val="6173CC05"/>
    <w:rsid w:val="61757AFC"/>
    <w:rsid w:val="6177E7E5"/>
    <w:rsid w:val="617827D1"/>
    <w:rsid w:val="61859889"/>
    <w:rsid w:val="618D3CFD"/>
    <w:rsid w:val="618DB7BB"/>
    <w:rsid w:val="619228FE"/>
    <w:rsid w:val="61AEA810"/>
    <w:rsid w:val="61B2700C"/>
    <w:rsid w:val="61B5588A"/>
    <w:rsid w:val="61C2BB86"/>
    <w:rsid w:val="61C5AA6C"/>
    <w:rsid w:val="61CDCDFA"/>
    <w:rsid w:val="61D3BB67"/>
    <w:rsid w:val="61F9F171"/>
    <w:rsid w:val="6204D30B"/>
    <w:rsid w:val="62073E84"/>
    <w:rsid w:val="620B4921"/>
    <w:rsid w:val="621BF1A4"/>
    <w:rsid w:val="62206A9F"/>
    <w:rsid w:val="62232538"/>
    <w:rsid w:val="62458CDB"/>
    <w:rsid w:val="6245D082"/>
    <w:rsid w:val="62470E2B"/>
    <w:rsid w:val="626B6416"/>
    <w:rsid w:val="628B862E"/>
    <w:rsid w:val="628D6928"/>
    <w:rsid w:val="629C2E4D"/>
    <w:rsid w:val="629D9D30"/>
    <w:rsid w:val="62AAAE4B"/>
    <w:rsid w:val="62ABBA87"/>
    <w:rsid w:val="62B1D6F7"/>
    <w:rsid w:val="62B8F368"/>
    <w:rsid w:val="62BBCEEA"/>
    <w:rsid w:val="62BE0A85"/>
    <w:rsid w:val="62C261FF"/>
    <w:rsid w:val="62C8906C"/>
    <w:rsid w:val="62CBE8CA"/>
    <w:rsid w:val="62CCA892"/>
    <w:rsid w:val="62D464E9"/>
    <w:rsid w:val="62D6DE5E"/>
    <w:rsid w:val="62D9DB11"/>
    <w:rsid w:val="62E5ED6D"/>
    <w:rsid w:val="62F27B2A"/>
    <w:rsid w:val="63021AE9"/>
    <w:rsid w:val="63064715"/>
    <w:rsid w:val="630F13D1"/>
    <w:rsid w:val="631B7EF1"/>
    <w:rsid w:val="631F20F9"/>
    <w:rsid w:val="632756A2"/>
    <w:rsid w:val="63342658"/>
    <w:rsid w:val="63364A37"/>
    <w:rsid w:val="633A93C9"/>
    <w:rsid w:val="634805B0"/>
    <w:rsid w:val="6350189E"/>
    <w:rsid w:val="635971B4"/>
    <w:rsid w:val="635FA41C"/>
    <w:rsid w:val="636631C9"/>
    <w:rsid w:val="638CB67B"/>
    <w:rsid w:val="639A4BA7"/>
    <w:rsid w:val="639E29B8"/>
    <w:rsid w:val="63AAEF93"/>
    <w:rsid w:val="63B0CD60"/>
    <w:rsid w:val="63B5C4B3"/>
    <w:rsid w:val="63C11CD1"/>
    <w:rsid w:val="63C2EF9E"/>
    <w:rsid w:val="63C99CDE"/>
    <w:rsid w:val="63DE2061"/>
    <w:rsid w:val="63E40A17"/>
    <w:rsid w:val="63E8BC95"/>
    <w:rsid w:val="63ECF782"/>
    <w:rsid w:val="63F773D5"/>
    <w:rsid w:val="63FCD4DA"/>
    <w:rsid w:val="63FF8A95"/>
    <w:rsid w:val="640A7AF5"/>
    <w:rsid w:val="640E461F"/>
    <w:rsid w:val="641C0575"/>
    <w:rsid w:val="64242DF5"/>
    <w:rsid w:val="642455FD"/>
    <w:rsid w:val="642A2DDA"/>
    <w:rsid w:val="643043B2"/>
    <w:rsid w:val="64355201"/>
    <w:rsid w:val="6439005D"/>
    <w:rsid w:val="644193BC"/>
    <w:rsid w:val="64436D85"/>
    <w:rsid w:val="64592894"/>
    <w:rsid w:val="646079BD"/>
    <w:rsid w:val="64624320"/>
    <w:rsid w:val="64631328"/>
    <w:rsid w:val="6465318A"/>
    <w:rsid w:val="6467570D"/>
    <w:rsid w:val="646BD5CF"/>
    <w:rsid w:val="64751545"/>
    <w:rsid w:val="647C9A5A"/>
    <w:rsid w:val="6487F04E"/>
    <w:rsid w:val="64962C70"/>
    <w:rsid w:val="64971A8F"/>
    <w:rsid w:val="649A7C88"/>
    <w:rsid w:val="64A16816"/>
    <w:rsid w:val="64A4C046"/>
    <w:rsid w:val="64B60017"/>
    <w:rsid w:val="64BEBE7C"/>
    <w:rsid w:val="64C39E75"/>
    <w:rsid w:val="64D1D3F7"/>
    <w:rsid w:val="64E4658A"/>
    <w:rsid w:val="64E63EB0"/>
    <w:rsid w:val="64ED8C5E"/>
    <w:rsid w:val="64F58BF1"/>
    <w:rsid w:val="64F5E304"/>
    <w:rsid w:val="64FBBC8E"/>
    <w:rsid w:val="6514708E"/>
    <w:rsid w:val="651C4DB7"/>
    <w:rsid w:val="652248EF"/>
    <w:rsid w:val="652A490E"/>
    <w:rsid w:val="652D7960"/>
    <w:rsid w:val="653DFE93"/>
    <w:rsid w:val="653F5E2B"/>
    <w:rsid w:val="6542E9E3"/>
    <w:rsid w:val="65469E41"/>
    <w:rsid w:val="65496EC2"/>
    <w:rsid w:val="654DB448"/>
    <w:rsid w:val="6555403E"/>
    <w:rsid w:val="6556966D"/>
    <w:rsid w:val="6558F0D7"/>
    <w:rsid w:val="65612F9E"/>
    <w:rsid w:val="65632146"/>
    <w:rsid w:val="65646C0D"/>
    <w:rsid w:val="656AE6DE"/>
    <w:rsid w:val="656B511E"/>
    <w:rsid w:val="6581E566"/>
    <w:rsid w:val="65A28C7B"/>
    <w:rsid w:val="65A6BF99"/>
    <w:rsid w:val="65AAFE3B"/>
    <w:rsid w:val="65AD34AA"/>
    <w:rsid w:val="65B16AD1"/>
    <w:rsid w:val="65B187B4"/>
    <w:rsid w:val="65B3C186"/>
    <w:rsid w:val="65BC7471"/>
    <w:rsid w:val="65C26DF6"/>
    <w:rsid w:val="65C4E756"/>
    <w:rsid w:val="65C58712"/>
    <w:rsid w:val="65CEA49A"/>
    <w:rsid w:val="65D3B440"/>
    <w:rsid w:val="65EDD5AD"/>
    <w:rsid w:val="65F20F86"/>
    <w:rsid w:val="65F507A7"/>
    <w:rsid w:val="660DF686"/>
    <w:rsid w:val="661C0E63"/>
    <w:rsid w:val="662C34A3"/>
    <w:rsid w:val="662F223C"/>
    <w:rsid w:val="66330CFC"/>
    <w:rsid w:val="6634E3A3"/>
    <w:rsid w:val="663D5590"/>
    <w:rsid w:val="666768FE"/>
    <w:rsid w:val="666DB890"/>
    <w:rsid w:val="666FB38E"/>
    <w:rsid w:val="667AA634"/>
    <w:rsid w:val="6691131C"/>
    <w:rsid w:val="6697072C"/>
    <w:rsid w:val="669CCC5C"/>
    <w:rsid w:val="66A35F9B"/>
    <w:rsid w:val="66A4EC6F"/>
    <w:rsid w:val="66A5AB8D"/>
    <w:rsid w:val="66A65482"/>
    <w:rsid w:val="66A893B7"/>
    <w:rsid w:val="66ADA113"/>
    <w:rsid w:val="66AF5660"/>
    <w:rsid w:val="66BB4CF6"/>
    <w:rsid w:val="66BE51CF"/>
    <w:rsid w:val="66CAD087"/>
    <w:rsid w:val="66CB3474"/>
    <w:rsid w:val="66E0A489"/>
    <w:rsid w:val="66E85DE5"/>
    <w:rsid w:val="66EF7DE6"/>
    <w:rsid w:val="66FA7266"/>
    <w:rsid w:val="66FEC42D"/>
    <w:rsid w:val="670047B0"/>
    <w:rsid w:val="670A8342"/>
    <w:rsid w:val="6718CDF6"/>
    <w:rsid w:val="672DF2A7"/>
    <w:rsid w:val="672E71D7"/>
    <w:rsid w:val="6734FB8F"/>
    <w:rsid w:val="673FD322"/>
    <w:rsid w:val="675A84C2"/>
    <w:rsid w:val="6763F755"/>
    <w:rsid w:val="6776880C"/>
    <w:rsid w:val="677D2CD6"/>
    <w:rsid w:val="67843821"/>
    <w:rsid w:val="6785F744"/>
    <w:rsid w:val="678E18A9"/>
    <w:rsid w:val="679AFC05"/>
    <w:rsid w:val="67CD610C"/>
    <w:rsid w:val="67E6C22F"/>
    <w:rsid w:val="67F12AC1"/>
    <w:rsid w:val="67F1C422"/>
    <w:rsid w:val="67F6D54A"/>
    <w:rsid w:val="67FA80B9"/>
    <w:rsid w:val="67FED8CB"/>
    <w:rsid w:val="68013A6B"/>
    <w:rsid w:val="6804B899"/>
    <w:rsid w:val="6814D2FC"/>
    <w:rsid w:val="681EAFA0"/>
    <w:rsid w:val="681F2948"/>
    <w:rsid w:val="682969F7"/>
    <w:rsid w:val="682EBDE4"/>
    <w:rsid w:val="68304C39"/>
    <w:rsid w:val="68379573"/>
    <w:rsid w:val="6842C398"/>
    <w:rsid w:val="6844E514"/>
    <w:rsid w:val="6847DF0D"/>
    <w:rsid w:val="686E8745"/>
    <w:rsid w:val="686F4ABB"/>
    <w:rsid w:val="6874D04E"/>
    <w:rsid w:val="68806D37"/>
    <w:rsid w:val="688A4A48"/>
    <w:rsid w:val="689A1174"/>
    <w:rsid w:val="68A73CF3"/>
    <w:rsid w:val="68AA8425"/>
    <w:rsid w:val="68AC7692"/>
    <w:rsid w:val="68B73F63"/>
    <w:rsid w:val="68BA55C2"/>
    <w:rsid w:val="68C91E82"/>
    <w:rsid w:val="68CA2226"/>
    <w:rsid w:val="68CD19C8"/>
    <w:rsid w:val="68CECB02"/>
    <w:rsid w:val="68D5365C"/>
    <w:rsid w:val="68D83744"/>
    <w:rsid w:val="68DD4860"/>
    <w:rsid w:val="68E3B7EA"/>
    <w:rsid w:val="69072140"/>
    <w:rsid w:val="690F422B"/>
    <w:rsid w:val="691C6FDD"/>
    <w:rsid w:val="692629FA"/>
    <w:rsid w:val="692A5104"/>
    <w:rsid w:val="6941979D"/>
    <w:rsid w:val="694A3247"/>
    <w:rsid w:val="695A3C4D"/>
    <w:rsid w:val="696F9146"/>
    <w:rsid w:val="6976BEFA"/>
    <w:rsid w:val="697BB450"/>
    <w:rsid w:val="69809C68"/>
    <w:rsid w:val="6981DCBA"/>
    <w:rsid w:val="698C1910"/>
    <w:rsid w:val="69922378"/>
    <w:rsid w:val="69A19B70"/>
    <w:rsid w:val="69BB10D8"/>
    <w:rsid w:val="69BE1D50"/>
    <w:rsid w:val="69C65313"/>
    <w:rsid w:val="69CAEECD"/>
    <w:rsid w:val="69CE1E1F"/>
    <w:rsid w:val="69E6057B"/>
    <w:rsid w:val="69EEE3F6"/>
    <w:rsid w:val="69F60237"/>
    <w:rsid w:val="69F8855D"/>
    <w:rsid w:val="6A03C221"/>
    <w:rsid w:val="6A15FD28"/>
    <w:rsid w:val="6A1CED46"/>
    <w:rsid w:val="6A1F5D50"/>
    <w:rsid w:val="6A2A15AA"/>
    <w:rsid w:val="6A2AE53D"/>
    <w:rsid w:val="6A2D38E3"/>
    <w:rsid w:val="6A2D7A81"/>
    <w:rsid w:val="6A35EEB4"/>
    <w:rsid w:val="6A380753"/>
    <w:rsid w:val="6A452460"/>
    <w:rsid w:val="6A4EA490"/>
    <w:rsid w:val="6A5D8E28"/>
    <w:rsid w:val="6A60A675"/>
    <w:rsid w:val="6A6666C8"/>
    <w:rsid w:val="6A6C668F"/>
    <w:rsid w:val="6A845698"/>
    <w:rsid w:val="6A84CA2B"/>
    <w:rsid w:val="6A8E5AA5"/>
    <w:rsid w:val="6AAE2C75"/>
    <w:rsid w:val="6AB77733"/>
    <w:rsid w:val="6AC13B13"/>
    <w:rsid w:val="6ADECD48"/>
    <w:rsid w:val="6AE6CBF1"/>
    <w:rsid w:val="6AE867FA"/>
    <w:rsid w:val="6AF4B7AD"/>
    <w:rsid w:val="6AF80B38"/>
    <w:rsid w:val="6B011B4F"/>
    <w:rsid w:val="6B027200"/>
    <w:rsid w:val="6B1D5077"/>
    <w:rsid w:val="6B3D2EFE"/>
    <w:rsid w:val="6B48A842"/>
    <w:rsid w:val="6B4AE0B0"/>
    <w:rsid w:val="6B4DA62F"/>
    <w:rsid w:val="6B4FF0EA"/>
    <w:rsid w:val="6B528C57"/>
    <w:rsid w:val="6B566FFE"/>
    <w:rsid w:val="6B579C93"/>
    <w:rsid w:val="6B58BE21"/>
    <w:rsid w:val="6B722CD9"/>
    <w:rsid w:val="6B818DA9"/>
    <w:rsid w:val="6B835A29"/>
    <w:rsid w:val="6B8BB67F"/>
    <w:rsid w:val="6BA7F25A"/>
    <w:rsid w:val="6BAAAB75"/>
    <w:rsid w:val="6BAC9D6C"/>
    <w:rsid w:val="6BAFE131"/>
    <w:rsid w:val="6BB0BF60"/>
    <w:rsid w:val="6BB8BDA7"/>
    <w:rsid w:val="6BC51F58"/>
    <w:rsid w:val="6BCB35B3"/>
    <w:rsid w:val="6BD739B7"/>
    <w:rsid w:val="6BDBEAFD"/>
    <w:rsid w:val="6BDE535F"/>
    <w:rsid w:val="6BEEA669"/>
    <w:rsid w:val="6BF7207E"/>
    <w:rsid w:val="6BFAF5DA"/>
    <w:rsid w:val="6C00D421"/>
    <w:rsid w:val="6C04D3E8"/>
    <w:rsid w:val="6C0F72F4"/>
    <w:rsid w:val="6C1A7E56"/>
    <w:rsid w:val="6C23791D"/>
    <w:rsid w:val="6C2721A8"/>
    <w:rsid w:val="6C27426F"/>
    <w:rsid w:val="6C338A24"/>
    <w:rsid w:val="6C34B58F"/>
    <w:rsid w:val="6C405E4E"/>
    <w:rsid w:val="6C904C92"/>
    <w:rsid w:val="6C930496"/>
    <w:rsid w:val="6CA75EDB"/>
    <w:rsid w:val="6CAA19FA"/>
    <w:rsid w:val="6CACBBAA"/>
    <w:rsid w:val="6CB19CB9"/>
    <w:rsid w:val="6CB7C26E"/>
    <w:rsid w:val="6CB8E6AF"/>
    <w:rsid w:val="6CC1AB26"/>
    <w:rsid w:val="6CCC158C"/>
    <w:rsid w:val="6CCDED69"/>
    <w:rsid w:val="6CD13B10"/>
    <w:rsid w:val="6CD4DFCB"/>
    <w:rsid w:val="6CD56094"/>
    <w:rsid w:val="6CD763B5"/>
    <w:rsid w:val="6CDDC9CB"/>
    <w:rsid w:val="6CE05EBD"/>
    <w:rsid w:val="6CE30EB9"/>
    <w:rsid w:val="6CEF4ED4"/>
    <w:rsid w:val="6CF1EE70"/>
    <w:rsid w:val="6CF2A4BF"/>
    <w:rsid w:val="6CF6C173"/>
    <w:rsid w:val="6CF779AF"/>
    <w:rsid w:val="6CFCA5F4"/>
    <w:rsid w:val="6D059D3A"/>
    <w:rsid w:val="6D09AFC2"/>
    <w:rsid w:val="6D0BB8E9"/>
    <w:rsid w:val="6D11D274"/>
    <w:rsid w:val="6D1E6CD6"/>
    <w:rsid w:val="6D21E7FF"/>
    <w:rsid w:val="6D2A277A"/>
    <w:rsid w:val="6D2F0200"/>
    <w:rsid w:val="6D43CAA0"/>
    <w:rsid w:val="6D445A81"/>
    <w:rsid w:val="6D49DF38"/>
    <w:rsid w:val="6D50AA13"/>
    <w:rsid w:val="6D52AC00"/>
    <w:rsid w:val="6D53E1DA"/>
    <w:rsid w:val="6D56F338"/>
    <w:rsid w:val="6D5B9A63"/>
    <w:rsid w:val="6D5BE279"/>
    <w:rsid w:val="6D5D4916"/>
    <w:rsid w:val="6D61DE1E"/>
    <w:rsid w:val="6D7F9859"/>
    <w:rsid w:val="6D83DE1B"/>
    <w:rsid w:val="6D89F65D"/>
    <w:rsid w:val="6D8A87D9"/>
    <w:rsid w:val="6D991D5C"/>
    <w:rsid w:val="6D9DAD22"/>
    <w:rsid w:val="6DCE0868"/>
    <w:rsid w:val="6DD420A4"/>
    <w:rsid w:val="6DDED18A"/>
    <w:rsid w:val="6DE8DED2"/>
    <w:rsid w:val="6DED7680"/>
    <w:rsid w:val="6E047B8A"/>
    <w:rsid w:val="6E10D88A"/>
    <w:rsid w:val="6E11BCC9"/>
    <w:rsid w:val="6E17932A"/>
    <w:rsid w:val="6E29C06A"/>
    <w:rsid w:val="6E440180"/>
    <w:rsid w:val="6E5028E7"/>
    <w:rsid w:val="6E5CFDF6"/>
    <w:rsid w:val="6E5DA96A"/>
    <w:rsid w:val="6E5EF580"/>
    <w:rsid w:val="6E5FC951"/>
    <w:rsid w:val="6E776DB3"/>
    <w:rsid w:val="6E7E071F"/>
    <w:rsid w:val="6EA5FA7A"/>
    <w:rsid w:val="6EAE6C1A"/>
    <w:rsid w:val="6EC01B34"/>
    <w:rsid w:val="6EC47160"/>
    <w:rsid w:val="6EC51B16"/>
    <w:rsid w:val="6EC7FFBA"/>
    <w:rsid w:val="6EE23C0F"/>
    <w:rsid w:val="6EE9C512"/>
    <w:rsid w:val="6EECBF70"/>
    <w:rsid w:val="6EF5A3CE"/>
    <w:rsid w:val="6EF6271C"/>
    <w:rsid w:val="6F008908"/>
    <w:rsid w:val="6F018406"/>
    <w:rsid w:val="6F0BE763"/>
    <w:rsid w:val="6F1A59B7"/>
    <w:rsid w:val="6F238233"/>
    <w:rsid w:val="6F2E9BFD"/>
    <w:rsid w:val="6F36816A"/>
    <w:rsid w:val="6F38180F"/>
    <w:rsid w:val="6F383266"/>
    <w:rsid w:val="6F3B9977"/>
    <w:rsid w:val="6F531297"/>
    <w:rsid w:val="6F548AA4"/>
    <w:rsid w:val="6F6F0C51"/>
    <w:rsid w:val="6F7C4747"/>
    <w:rsid w:val="6F8C9D33"/>
    <w:rsid w:val="6F978CF4"/>
    <w:rsid w:val="6F9D042F"/>
    <w:rsid w:val="6FA1526A"/>
    <w:rsid w:val="6FAA07C2"/>
    <w:rsid w:val="6FAFBA56"/>
    <w:rsid w:val="6FB44F01"/>
    <w:rsid w:val="6FC14AFB"/>
    <w:rsid w:val="6FC48ACE"/>
    <w:rsid w:val="6FCD1B90"/>
    <w:rsid w:val="6FDB59A5"/>
    <w:rsid w:val="6FE268E2"/>
    <w:rsid w:val="6FEE3F29"/>
    <w:rsid w:val="6FF3275A"/>
    <w:rsid w:val="700C8D11"/>
    <w:rsid w:val="70125987"/>
    <w:rsid w:val="7015D0D5"/>
    <w:rsid w:val="70193327"/>
    <w:rsid w:val="7025A3FD"/>
    <w:rsid w:val="702BED23"/>
    <w:rsid w:val="7044688E"/>
    <w:rsid w:val="704AC1B2"/>
    <w:rsid w:val="704EFD95"/>
    <w:rsid w:val="705142D0"/>
    <w:rsid w:val="705473B5"/>
    <w:rsid w:val="70550A35"/>
    <w:rsid w:val="705882A2"/>
    <w:rsid w:val="706A638B"/>
    <w:rsid w:val="707CB714"/>
    <w:rsid w:val="708572A5"/>
    <w:rsid w:val="708A0E2E"/>
    <w:rsid w:val="708B15D7"/>
    <w:rsid w:val="70A4E5B1"/>
    <w:rsid w:val="70BA1AB0"/>
    <w:rsid w:val="70D11468"/>
    <w:rsid w:val="70DE922A"/>
    <w:rsid w:val="70F2136D"/>
    <w:rsid w:val="70F9FCC9"/>
    <w:rsid w:val="7110FC0A"/>
    <w:rsid w:val="711D5F28"/>
    <w:rsid w:val="71232D01"/>
    <w:rsid w:val="712DA350"/>
    <w:rsid w:val="7133E951"/>
    <w:rsid w:val="713E35AC"/>
    <w:rsid w:val="714B33D8"/>
    <w:rsid w:val="7153330D"/>
    <w:rsid w:val="715A9463"/>
    <w:rsid w:val="715C002D"/>
    <w:rsid w:val="71616697"/>
    <w:rsid w:val="7163B1C2"/>
    <w:rsid w:val="716994EB"/>
    <w:rsid w:val="7170D29C"/>
    <w:rsid w:val="7172747F"/>
    <w:rsid w:val="7175BCF5"/>
    <w:rsid w:val="717C5CF5"/>
    <w:rsid w:val="717E9E91"/>
    <w:rsid w:val="718349D2"/>
    <w:rsid w:val="7185E622"/>
    <w:rsid w:val="718B9F16"/>
    <w:rsid w:val="718BAADC"/>
    <w:rsid w:val="7193A225"/>
    <w:rsid w:val="719BBB6A"/>
    <w:rsid w:val="71A83FA6"/>
    <w:rsid w:val="71B1836D"/>
    <w:rsid w:val="71B4A38F"/>
    <w:rsid w:val="71BD5601"/>
    <w:rsid w:val="71C19588"/>
    <w:rsid w:val="71C52D98"/>
    <w:rsid w:val="71E19E2D"/>
    <w:rsid w:val="71E4EAF9"/>
    <w:rsid w:val="71E89C7D"/>
    <w:rsid w:val="71F26899"/>
    <w:rsid w:val="71F4C3A3"/>
    <w:rsid w:val="71F54F0C"/>
    <w:rsid w:val="71FE7C8C"/>
    <w:rsid w:val="72002C51"/>
    <w:rsid w:val="7203C061"/>
    <w:rsid w:val="7203EE55"/>
    <w:rsid w:val="72061962"/>
    <w:rsid w:val="72091606"/>
    <w:rsid w:val="722458E0"/>
    <w:rsid w:val="722488E2"/>
    <w:rsid w:val="723AAEC4"/>
    <w:rsid w:val="7248B96F"/>
    <w:rsid w:val="72591FD6"/>
    <w:rsid w:val="7264FA3D"/>
    <w:rsid w:val="72675291"/>
    <w:rsid w:val="7270CA60"/>
    <w:rsid w:val="7273DFCC"/>
    <w:rsid w:val="72748A44"/>
    <w:rsid w:val="727C5A55"/>
    <w:rsid w:val="72813F40"/>
    <w:rsid w:val="728DCCF3"/>
    <w:rsid w:val="72915EA8"/>
    <w:rsid w:val="7294DEAB"/>
    <w:rsid w:val="729573F3"/>
    <w:rsid w:val="7297A58D"/>
    <w:rsid w:val="72A55F63"/>
    <w:rsid w:val="72A855CB"/>
    <w:rsid w:val="72AA1BBC"/>
    <w:rsid w:val="72AF1A28"/>
    <w:rsid w:val="72BEAD96"/>
    <w:rsid w:val="72C57686"/>
    <w:rsid w:val="72CA731C"/>
    <w:rsid w:val="72D9C8CE"/>
    <w:rsid w:val="72DCAADC"/>
    <w:rsid w:val="72E6C597"/>
    <w:rsid w:val="72EAE012"/>
    <w:rsid w:val="72ECD061"/>
    <w:rsid w:val="72FC4456"/>
    <w:rsid w:val="72FF8A65"/>
    <w:rsid w:val="7306BEE6"/>
    <w:rsid w:val="7309735D"/>
    <w:rsid w:val="7310065F"/>
    <w:rsid w:val="7316EB53"/>
    <w:rsid w:val="731A42FB"/>
    <w:rsid w:val="731CBF62"/>
    <w:rsid w:val="73214FBA"/>
    <w:rsid w:val="73338179"/>
    <w:rsid w:val="7336D1CC"/>
    <w:rsid w:val="733A0979"/>
    <w:rsid w:val="733E2D14"/>
    <w:rsid w:val="735385CB"/>
    <w:rsid w:val="73619825"/>
    <w:rsid w:val="7378429A"/>
    <w:rsid w:val="737C5EBD"/>
    <w:rsid w:val="739A0CAE"/>
    <w:rsid w:val="739A32DA"/>
    <w:rsid w:val="73B12B49"/>
    <w:rsid w:val="73B6D6E8"/>
    <w:rsid w:val="73B7F723"/>
    <w:rsid w:val="73B862C1"/>
    <w:rsid w:val="73B92232"/>
    <w:rsid w:val="73B94FF9"/>
    <w:rsid w:val="73C64456"/>
    <w:rsid w:val="73C7D1DD"/>
    <w:rsid w:val="73C8F65C"/>
    <w:rsid w:val="73C9AB96"/>
    <w:rsid w:val="73D7F94B"/>
    <w:rsid w:val="73DA50C6"/>
    <w:rsid w:val="73DB9FB1"/>
    <w:rsid w:val="73DC5CD4"/>
    <w:rsid w:val="73F2E117"/>
    <w:rsid w:val="73F4BE6A"/>
    <w:rsid w:val="73FB5711"/>
    <w:rsid w:val="7400572F"/>
    <w:rsid w:val="74134D46"/>
    <w:rsid w:val="7426A988"/>
    <w:rsid w:val="74352581"/>
    <w:rsid w:val="745DFEE6"/>
    <w:rsid w:val="746279D1"/>
    <w:rsid w:val="746CBF70"/>
    <w:rsid w:val="746D10D7"/>
    <w:rsid w:val="7478991E"/>
    <w:rsid w:val="748052A0"/>
    <w:rsid w:val="7480CE48"/>
    <w:rsid w:val="7483C5E2"/>
    <w:rsid w:val="74A9310B"/>
    <w:rsid w:val="74A9D616"/>
    <w:rsid w:val="74AD8F53"/>
    <w:rsid w:val="74B9330C"/>
    <w:rsid w:val="74C27C2E"/>
    <w:rsid w:val="74C87C82"/>
    <w:rsid w:val="74CF6321"/>
    <w:rsid w:val="74E290F3"/>
    <w:rsid w:val="74E305C5"/>
    <w:rsid w:val="74E39EDC"/>
    <w:rsid w:val="74EDDC6B"/>
    <w:rsid w:val="7500C730"/>
    <w:rsid w:val="750135AF"/>
    <w:rsid w:val="7507DE36"/>
    <w:rsid w:val="750C0936"/>
    <w:rsid w:val="752B614A"/>
    <w:rsid w:val="753336D1"/>
    <w:rsid w:val="753B4EC0"/>
    <w:rsid w:val="75535D62"/>
    <w:rsid w:val="7557E461"/>
    <w:rsid w:val="7562322A"/>
    <w:rsid w:val="75628CB0"/>
    <w:rsid w:val="7563AF29"/>
    <w:rsid w:val="756B5B0F"/>
    <w:rsid w:val="756F79F5"/>
    <w:rsid w:val="7578242E"/>
    <w:rsid w:val="75808DEB"/>
    <w:rsid w:val="758630C7"/>
    <w:rsid w:val="758B3989"/>
    <w:rsid w:val="759D4DFF"/>
    <w:rsid w:val="75A4F9CF"/>
    <w:rsid w:val="75AE9102"/>
    <w:rsid w:val="75B04BC4"/>
    <w:rsid w:val="75B68421"/>
    <w:rsid w:val="75BC2AED"/>
    <w:rsid w:val="75C16F01"/>
    <w:rsid w:val="75C29EA3"/>
    <w:rsid w:val="75CC3746"/>
    <w:rsid w:val="75D7805B"/>
    <w:rsid w:val="75DDD9A9"/>
    <w:rsid w:val="75E478AB"/>
    <w:rsid w:val="75F9A2D0"/>
    <w:rsid w:val="75FC5E56"/>
    <w:rsid w:val="75FCA9DA"/>
    <w:rsid w:val="76075E77"/>
    <w:rsid w:val="7607AC2D"/>
    <w:rsid w:val="7608D5E2"/>
    <w:rsid w:val="76273780"/>
    <w:rsid w:val="76276985"/>
    <w:rsid w:val="7628CEF7"/>
    <w:rsid w:val="7628E01D"/>
    <w:rsid w:val="762C8E48"/>
    <w:rsid w:val="7639CB8E"/>
    <w:rsid w:val="763D21C6"/>
    <w:rsid w:val="76482D81"/>
    <w:rsid w:val="764DE905"/>
    <w:rsid w:val="764F00A9"/>
    <w:rsid w:val="765F386A"/>
    <w:rsid w:val="76720D1E"/>
    <w:rsid w:val="76789E79"/>
    <w:rsid w:val="767D920A"/>
    <w:rsid w:val="76845822"/>
    <w:rsid w:val="768D796F"/>
    <w:rsid w:val="7693FB87"/>
    <w:rsid w:val="76A51FEB"/>
    <w:rsid w:val="76A9F038"/>
    <w:rsid w:val="76B5D0BE"/>
    <w:rsid w:val="76BC5E3F"/>
    <w:rsid w:val="76C192D1"/>
    <w:rsid w:val="76C520EC"/>
    <w:rsid w:val="76CC11B8"/>
    <w:rsid w:val="76DD5D75"/>
    <w:rsid w:val="76DEEEF7"/>
    <w:rsid w:val="76F23F2E"/>
    <w:rsid w:val="77061657"/>
    <w:rsid w:val="77120CC9"/>
    <w:rsid w:val="771DA9F2"/>
    <w:rsid w:val="772D2BEE"/>
    <w:rsid w:val="776616D7"/>
    <w:rsid w:val="776C62BD"/>
    <w:rsid w:val="776D569D"/>
    <w:rsid w:val="77785A61"/>
    <w:rsid w:val="7794541E"/>
    <w:rsid w:val="779F5436"/>
    <w:rsid w:val="77A78C2D"/>
    <w:rsid w:val="77AAB89B"/>
    <w:rsid w:val="77BC52E2"/>
    <w:rsid w:val="77BD54B2"/>
    <w:rsid w:val="77BE6183"/>
    <w:rsid w:val="77BFC603"/>
    <w:rsid w:val="77CD9413"/>
    <w:rsid w:val="77D15881"/>
    <w:rsid w:val="77D1E5C9"/>
    <w:rsid w:val="77D389CF"/>
    <w:rsid w:val="77D7D750"/>
    <w:rsid w:val="77DC0E99"/>
    <w:rsid w:val="77E23F74"/>
    <w:rsid w:val="77F6E093"/>
    <w:rsid w:val="78082953"/>
    <w:rsid w:val="781DEC3E"/>
    <w:rsid w:val="782AA067"/>
    <w:rsid w:val="78307D14"/>
    <w:rsid w:val="7834410D"/>
    <w:rsid w:val="7834F57C"/>
    <w:rsid w:val="784667E0"/>
    <w:rsid w:val="7862D29C"/>
    <w:rsid w:val="7863F6DC"/>
    <w:rsid w:val="786A52CC"/>
    <w:rsid w:val="786EB14F"/>
    <w:rsid w:val="78718A32"/>
    <w:rsid w:val="78908885"/>
    <w:rsid w:val="78A19B0B"/>
    <w:rsid w:val="78A3E596"/>
    <w:rsid w:val="78C362D7"/>
    <w:rsid w:val="78DBCE74"/>
    <w:rsid w:val="78DCE8F7"/>
    <w:rsid w:val="78E06136"/>
    <w:rsid w:val="78F15F91"/>
    <w:rsid w:val="78F6DE4F"/>
    <w:rsid w:val="7900E1E6"/>
    <w:rsid w:val="7907588E"/>
    <w:rsid w:val="790B4D48"/>
    <w:rsid w:val="790D5627"/>
    <w:rsid w:val="79143327"/>
    <w:rsid w:val="79169C17"/>
    <w:rsid w:val="791D32AB"/>
    <w:rsid w:val="793D980A"/>
    <w:rsid w:val="7941ED7C"/>
    <w:rsid w:val="79476DF8"/>
    <w:rsid w:val="7947FD3B"/>
    <w:rsid w:val="79603F12"/>
    <w:rsid w:val="79750413"/>
    <w:rsid w:val="797C58CF"/>
    <w:rsid w:val="797D6E72"/>
    <w:rsid w:val="798B2077"/>
    <w:rsid w:val="7999F4A2"/>
    <w:rsid w:val="799A078D"/>
    <w:rsid w:val="79A36F00"/>
    <w:rsid w:val="79BA565A"/>
    <w:rsid w:val="79E30357"/>
    <w:rsid w:val="79E38434"/>
    <w:rsid w:val="79F7ED7F"/>
    <w:rsid w:val="7A1BBB78"/>
    <w:rsid w:val="7A27E0D9"/>
    <w:rsid w:val="7A44B434"/>
    <w:rsid w:val="7A474832"/>
    <w:rsid w:val="7A4B0D15"/>
    <w:rsid w:val="7A607ED5"/>
    <w:rsid w:val="7A616DA3"/>
    <w:rsid w:val="7A628999"/>
    <w:rsid w:val="7A65A27C"/>
    <w:rsid w:val="7A70465D"/>
    <w:rsid w:val="7A7156FE"/>
    <w:rsid w:val="7AAA1C1B"/>
    <w:rsid w:val="7AB24D43"/>
    <w:rsid w:val="7AB25E63"/>
    <w:rsid w:val="7AB34722"/>
    <w:rsid w:val="7AB82CFF"/>
    <w:rsid w:val="7ABEBA6D"/>
    <w:rsid w:val="7AC3FB07"/>
    <w:rsid w:val="7AC9CF28"/>
    <w:rsid w:val="7AD8D0EE"/>
    <w:rsid w:val="7ADF89B1"/>
    <w:rsid w:val="7AE0A27C"/>
    <w:rsid w:val="7B0031BD"/>
    <w:rsid w:val="7B0DAA8A"/>
    <w:rsid w:val="7B103AB5"/>
    <w:rsid w:val="7B2CB05E"/>
    <w:rsid w:val="7B3051D9"/>
    <w:rsid w:val="7B3FCDA8"/>
    <w:rsid w:val="7B432A10"/>
    <w:rsid w:val="7B434CE6"/>
    <w:rsid w:val="7B4C8279"/>
    <w:rsid w:val="7B57EDEE"/>
    <w:rsid w:val="7B5CD41C"/>
    <w:rsid w:val="7B5D6704"/>
    <w:rsid w:val="7B62CBC4"/>
    <w:rsid w:val="7B7013D2"/>
    <w:rsid w:val="7B7D4071"/>
    <w:rsid w:val="7B8DD428"/>
    <w:rsid w:val="7B91F73B"/>
    <w:rsid w:val="7B966981"/>
    <w:rsid w:val="7B9A378F"/>
    <w:rsid w:val="7BAE902F"/>
    <w:rsid w:val="7BBAC98E"/>
    <w:rsid w:val="7BD836B9"/>
    <w:rsid w:val="7BDEF449"/>
    <w:rsid w:val="7BE101AC"/>
    <w:rsid w:val="7BE53955"/>
    <w:rsid w:val="7BEFC9C2"/>
    <w:rsid w:val="7BF802D3"/>
    <w:rsid w:val="7BF86319"/>
    <w:rsid w:val="7C04E22C"/>
    <w:rsid w:val="7C0D5C19"/>
    <w:rsid w:val="7C0E0A40"/>
    <w:rsid w:val="7C156FF4"/>
    <w:rsid w:val="7C2B1B09"/>
    <w:rsid w:val="7C2E400B"/>
    <w:rsid w:val="7C2F1AE9"/>
    <w:rsid w:val="7C310B8E"/>
    <w:rsid w:val="7C321DB0"/>
    <w:rsid w:val="7C3DEA2C"/>
    <w:rsid w:val="7C3E2EEB"/>
    <w:rsid w:val="7C4A213E"/>
    <w:rsid w:val="7C4E38D4"/>
    <w:rsid w:val="7C638A6E"/>
    <w:rsid w:val="7C683B1C"/>
    <w:rsid w:val="7C714399"/>
    <w:rsid w:val="7C79EFB0"/>
    <w:rsid w:val="7C7F7417"/>
    <w:rsid w:val="7C9692E8"/>
    <w:rsid w:val="7C988E75"/>
    <w:rsid w:val="7CA2A749"/>
    <w:rsid w:val="7CA55FC2"/>
    <w:rsid w:val="7CA93D3B"/>
    <w:rsid w:val="7CAAF27D"/>
    <w:rsid w:val="7CC0A5FC"/>
    <w:rsid w:val="7CC41417"/>
    <w:rsid w:val="7CDD81BB"/>
    <w:rsid w:val="7CDFBC59"/>
    <w:rsid w:val="7CF2BC37"/>
    <w:rsid w:val="7CFFE597"/>
    <w:rsid w:val="7D031D33"/>
    <w:rsid w:val="7D128A6A"/>
    <w:rsid w:val="7D1E2804"/>
    <w:rsid w:val="7D24999F"/>
    <w:rsid w:val="7D31FBFF"/>
    <w:rsid w:val="7D3310AB"/>
    <w:rsid w:val="7D38C0B5"/>
    <w:rsid w:val="7D3DB2F5"/>
    <w:rsid w:val="7D402EEB"/>
    <w:rsid w:val="7D562AD0"/>
    <w:rsid w:val="7D5F038C"/>
    <w:rsid w:val="7D61C0DE"/>
    <w:rsid w:val="7D6C5361"/>
    <w:rsid w:val="7D7563CC"/>
    <w:rsid w:val="7D80F3F2"/>
    <w:rsid w:val="7D87BCF5"/>
    <w:rsid w:val="7D8AB999"/>
    <w:rsid w:val="7D8B7C73"/>
    <w:rsid w:val="7D8D4428"/>
    <w:rsid w:val="7D91C58F"/>
    <w:rsid w:val="7D95AB2F"/>
    <w:rsid w:val="7D9701D0"/>
    <w:rsid w:val="7D997E0C"/>
    <w:rsid w:val="7DA2C6FD"/>
    <w:rsid w:val="7DAAECDB"/>
    <w:rsid w:val="7DB09D5F"/>
    <w:rsid w:val="7DC5DF7B"/>
    <w:rsid w:val="7DCF9433"/>
    <w:rsid w:val="7DD28BAA"/>
    <w:rsid w:val="7DDA4807"/>
    <w:rsid w:val="7DEB4FA5"/>
    <w:rsid w:val="7DEDEE02"/>
    <w:rsid w:val="7DF5F66D"/>
    <w:rsid w:val="7DFC5F99"/>
    <w:rsid w:val="7E0BADDB"/>
    <w:rsid w:val="7E2399D5"/>
    <w:rsid w:val="7E272F86"/>
    <w:rsid w:val="7E544C9F"/>
    <w:rsid w:val="7E65F309"/>
    <w:rsid w:val="7E6F263D"/>
    <w:rsid w:val="7E74C83D"/>
    <w:rsid w:val="7E8CA14E"/>
    <w:rsid w:val="7E95262E"/>
    <w:rsid w:val="7E989228"/>
    <w:rsid w:val="7E9EC9DD"/>
    <w:rsid w:val="7EA8F958"/>
    <w:rsid w:val="7EC02BBA"/>
    <w:rsid w:val="7EC44CF0"/>
    <w:rsid w:val="7EE1A386"/>
    <w:rsid w:val="7EE3CB14"/>
    <w:rsid w:val="7EEBA7DC"/>
    <w:rsid w:val="7F023EFE"/>
    <w:rsid w:val="7F0BF9FB"/>
    <w:rsid w:val="7F0C27AC"/>
    <w:rsid w:val="7F1ACFA7"/>
    <w:rsid w:val="7F20B990"/>
    <w:rsid w:val="7F36A8BB"/>
    <w:rsid w:val="7F47F711"/>
    <w:rsid w:val="7F542461"/>
    <w:rsid w:val="7F62DA1E"/>
    <w:rsid w:val="7F794477"/>
    <w:rsid w:val="7F8099AA"/>
    <w:rsid w:val="7F885623"/>
    <w:rsid w:val="7F8BEC82"/>
    <w:rsid w:val="7F925C69"/>
    <w:rsid w:val="7F965D26"/>
    <w:rsid w:val="7FA402A5"/>
    <w:rsid w:val="7FB0E38C"/>
    <w:rsid w:val="7FBAE772"/>
    <w:rsid w:val="7FD2DF78"/>
    <w:rsid w:val="7FDEF6D6"/>
    <w:rsid w:val="7FE890E0"/>
    <w:rsid w:val="7FF71DD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36513596-6902-469C-BD90-1BB711C1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Heading2">
    <w:name w:val="heading 2"/>
    <w:basedOn w:val="Normal"/>
    <w:next w:val="Normal"/>
    <w:uiPriority w:val="9"/>
    <w:unhideWhenUsed/>
    <w:qFormat/>
    <w:rsid w:val="427C0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4AEB9E56"/>
    <w:pPr>
      <w:keepNext/>
      <w:keepLines/>
      <w:spacing w:before="160" w:after="80"/>
      <w:outlineLvl w:val="2"/>
    </w:pPr>
    <w:rPr>
      <w:rFonts w:eastAsiaTheme="majorEastAsia" w:cstheme="majorBidi"/>
      <w:color w:val="2F5496" w:themeColor="accent1" w:themeShade="BF"/>
      <w:sz w:val="28"/>
      <w:szCs w:val="28"/>
    </w:rPr>
  </w:style>
  <w:style w:type="paragraph" w:styleId="Heading6">
    <w:name w:val="heading 6"/>
    <w:basedOn w:val="Normal"/>
    <w:next w:val="Normal"/>
    <w:uiPriority w:val="9"/>
    <w:unhideWhenUsed/>
    <w:qFormat/>
    <w:rsid w:val="1275BBB3"/>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 w:type="character" w:styleId="Mention">
    <w:name w:val="Mention"/>
    <w:basedOn w:val="DefaultParagraphFont"/>
    <w:uiPriority w:val="99"/>
    <w:unhideWhenUsed/>
    <w:rsid w:val="00070B8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A535D"/>
    <w:rsid w:val="001E2AC0"/>
    <w:rsid w:val="00205489"/>
    <w:rsid w:val="00206B86"/>
    <w:rsid w:val="00273F08"/>
    <w:rsid w:val="00277029"/>
    <w:rsid w:val="002E56E9"/>
    <w:rsid w:val="002F13AB"/>
    <w:rsid w:val="00317E92"/>
    <w:rsid w:val="003B38E0"/>
    <w:rsid w:val="00414345"/>
    <w:rsid w:val="004214D0"/>
    <w:rsid w:val="00465A25"/>
    <w:rsid w:val="00474D1E"/>
    <w:rsid w:val="004C591E"/>
    <w:rsid w:val="005023EF"/>
    <w:rsid w:val="00617896"/>
    <w:rsid w:val="006653B7"/>
    <w:rsid w:val="00730800"/>
    <w:rsid w:val="00772ED7"/>
    <w:rsid w:val="0077693D"/>
    <w:rsid w:val="007D5396"/>
    <w:rsid w:val="007E66CB"/>
    <w:rsid w:val="008C4978"/>
    <w:rsid w:val="00962A91"/>
    <w:rsid w:val="009A37F4"/>
    <w:rsid w:val="009C67AC"/>
    <w:rsid w:val="009D03ED"/>
    <w:rsid w:val="00A8041D"/>
    <w:rsid w:val="00D946A8"/>
    <w:rsid w:val="00DF51C9"/>
    <w:rsid w:val="00E87B28"/>
    <w:rsid w:val="00EE0E3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62A8933C-E064-49E7-AD13-E24C6EDB6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3539</Words>
  <Characters>20173</Characters>
  <Application>Microsoft Office Word</Application>
  <DocSecurity>4</DocSecurity>
  <Lines>168</Lines>
  <Paragraphs>47</Paragraphs>
  <ScaleCrop>false</ScaleCrop>
  <Company/>
  <LinksUpToDate>false</LinksUpToDate>
  <CharactersWithSpaces>23665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129</cp:revision>
  <dcterms:created xsi:type="dcterms:W3CDTF">2026-09-12T03:11:00Z</dcterms:created>
  <dcterms:modified xsi:type="dcterms:W3CDTF">2026-09-28T20:25:00Z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