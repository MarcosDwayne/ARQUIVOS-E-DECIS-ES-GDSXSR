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commentReference w:id="1"/>
            </w:r>
            <w:commentRangeEnd w:id="2"/>
            <w: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D70F61"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3BA80805" w:rsidR="00770E7F" w:rsidRPr="009F36E1" w:rsidRDefault="00081965" w:rsidP="00B34ADF">
            <w:pPr>
              <w:ind w:right="-675"/>
              <w:rPr>
                <w:rFonts w:ascii="Arial" w:hAnsi="Arial" w:cs="Arial"/>
                <w:sz w:val="28"/>
                <w:szCs w:val="28"/>
              </w:rPr>
            </w:pPr>
            <w:r w:rsidRPr="00081965">
              <w:rPr>
                <w:rFonts w:ascii="Arial" w:hAnsi="Arial" w:cs="Arial"/>
                <w:sz w:val="28"/>
                <w:szCs w:val="28"/>
              </w:rPr>
              <w:t>0702721-98.2026.8.07.0001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D70F61"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57518585" w:rsidR="00770E7F" w:rsidRPr="009F36E1" w:rsidRDefault="00081965" w:rsidP="00B34ADF">
            <w:pPr>
              <w:rPr>
                <w:rFonts w:ascii="Arial" w:hAnsi="Arial" w:cs="Arial"/>
                <w:sz w:val="28"/>
                <w:szCs w:val="28"/>
              </w:rPr>
            </w:pPr>
            <w:r w:rsidRPr="00081965">
              <w:rPr>
                <w:rFonts w:ascii="Arial" w:hAnsi="Arial" w:cs="Arial"/>
                <w:sz w:val="28"/>
                <w:szCs w:val="28"/>
              </w:rPr>
              <w:t>MASSA FALIDA DE HOSPITAL BOM SAMARITANO S/C LTDA</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D70F61"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2F4415D3" w:rsidR="00770E7F" w:rsidRPr="009F36E1" w:rsidRDefault="00081965" w:rsidP="00B34ADF">
            <w:pPr>
              <w:ind w:right="-74"/>
              <w:rPr>
                <w:rFonts w:ascii="Arial" w:hAnsi="Arial" w:cs="Arial"/>
                <w:sz w:val="28"/>
                <w:szCs w:val="28"/>
              </w:rPr>
            </w:pPr>
            <w:r w:rsidRPr="00081965">
              <w:rPr>
                <w:rFonts w:ascii="Arial" w:hAnsi="Arial" w:cs="Arial"/>
                <w:sz w:val="28"/>
                <w:szCs w:val="28"/>
              </w:rPr>
              <w:t>HOSPITAL MARIA AUXILIADORA S/A</w:t>
            </w:r>
            <w:r>
              <w:rPr>
                <w:rFonts w:ascii="Arial" w:hAnsi="Arial" w:cs="Arial"/>
                <w:sz w:val="28"/>
                <w:szCs w:val="28"/>
              </w:rPr>
              <w:t xml:space="preserve"> E </w:t>
            </w:r>
            <w:r w:rsidRPr="00081965">
              <w:rPr>
                <w:rFonts w:ascii="Arial" w:hAnsi="Arial" w:cs="Arial"/>
                <w:sz w:val="28"/>
                <w:szCs w:val="28"/>
              </w:rPr>
              <w:t>HOSPITAL SANTA LUCIA S/A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59FE186C" w:rsidR="00886ABA" w:rsidRDefault="00886ABA" w:rsidP="00B36D52">
      <w:pPr>
        <w:spacing w:after="0" w:line="360" w:lineRule="auto"/>
        <w:rPr>
          <w:rFonts w:ascii="Arial" w:hAnsi="Arial" w:cs="Arial"/>
          <w:sz w:val="28"/>
          <w:szCs w:val="28"/>
        </w:rPr>
      </w:pPr>
      <w:commentRangeStart w:id="3"/>
      <w:r w:rsidRPr="45CC8256">
        <w:rPr>
          <w:rFonts w:ascii="Arial" w:hAnsi="Arial" w:cs="Arial"/>
          <w:b/>
          <w:bCs/>
          <w:sz w:val="28"/>
          <w:szCs w:val="28"/>
        </w:rPr>
        <w:t>EMENT</w:t>
      </w:r>
      <w:r w:rsidR="0015430D">
        <w:rPr>
          <w:rFonts w:ascii="Arial" w:hAnsi="Arial" w:cs="Arial"/>
          <w:b/>
          <w:bCs/>
          <w:sz w:val="28"/>
          <w:szCs w:val="28"/>
        </w:rPr>
        <w:t>A</w:t>
      </w:r>
      <w:commentRangeEnd w:id="3"/>
      <w:r w:rsidR="0015430D" w:rsidRPr="007E1C8C">
        <w:rPr>
          <w:rStyle w:val="Refdecomentrio"/>
          <w:rFonts w:ascii="Arial" w:hAnsi="Arial" w:cs="Arial"/>
          <w:b/>
          <w:bCs/>
          <w:sz w:val="28"/>
          <w:szCs w:val="28"/>
        </w:rPr>
        <w:commentReference w:id="3"/>
      </w:r>
    </w:p>
    <w:p w14:paraId="7CB63E92" w14:textId="425E33A1" w:rsidR="003161C7" w:rsidRDefault="003161C7" w:rsidP="00886ABA">
      <w:pPr>
        <w:spacing w:after="0" w:line="360" w:lineRule="auto"/>
        <w:jc w:val="both"/>
        <w:rPr>
          <w:rFonts w:ascii="Arial" w:hAnsi="Arial" w:cs="Arial"/>
          <w:sz w:val="28"/>
          <w:szCs w:val="28"/>
        </w:rPr>
      </w:pPr>
      <w:commentRangeStart w:id="4"/>
      <w:r>
        <w:rPr>
          <w:rFonts w:ascii="Arial" w:hAnsi="Arial" w:cs="Arial"/>
          <w:sz w:val="28"/>
          <w:szCs w:val="28"/>
        </w:rPr>
        <w:t xml:space="preserve">APELAÇÃO CÍVEL. DIREITO CIVIL E PROCESSUAL CIVIL. AÇÃO DE COBRANÇA. SERVIÇOS MÉDICO-HOSPITALARES. CONJUNTO PROBATÓRIO SUFICIENTE. PRONTUÁRIOS MÉDICOS. </w:t>
      </w:r>
      <w:r>
        <w:rPr>
          <w:rFonts w:ascii="Arial" w:hAnsi="Arial" w:cs="Arial"/>
          <w:color w:val="808080"/>
          <w:sz w:val="28"/>
          <w:szCs w:val="28"/>
        </w:rPr>
        <w:t>DESNECESSIDADE</w:t>
      </w:r>
      <w:r>
        <w:rPr>
          <w:rFonts w:ascii="Arial" w:hAnsi="Arial" w:cs="Arial"/>
          <w:sz w:val="28"/>
          <w:szCs w:val="28"/>
        </w:rPr>
        <w:t>. E-MAILS. ELEMENTOS DE CORROBORAÇÃO. ÔNUS DA PROVA. RECURSO NÃO PROVIDO.</w:t>
      </w:r>
      <w:commentRangeEnd w:id="4"/>
      <w:r>
        <w:commentReference w:id="4"/>
      </w:r>
    </w:p>
    <w:p w14:paraId="515C6761" w14:textId="536249CE"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65A8A9F3" w:rsidR="00886ABA" w:rsidRDefault="003161C7"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1. Ação de cobrança </w:t>
      </w:r>
      <w:r>
        <w:rPr>
          <w:rFonts w:ascii="Arial" w:hAnsi="Arial" w:cs="Arial"/>
          <w:color w:val="808080"/>
          <w:sz w:val="28"/>
          <w:szCs w:val="28"/>
        </w:rPr>
        <w:t>proposta</w:t>
      </w:r>
      <w:r>
        <w:rPr>
          <w:rFonts w:ascii="Arial" w:hAnsi="Arial" w:cs="Arial"/>
          <w:sz w:val="28"/>
          <w:szCs w:val="28"/>
        </w:rPr>
        <w:t xml:space="preserve"> por Hospital Santa Lúcia S.A. e Hospital Maria Auxiliadora S.A. contra Massa Falida de Hospital Bom Samaritano S/C Ltda., </w:t>
      </w:r>
      <w:r>
        <w:rPr>
          <w:rFonts w:ascii="Arial" w:hAnsi="Arial" w:cs="Arial"/>
          <w:color w:val="808080"/>
          <w:sz w:val="28"/>
          <w:szCs w:val="28"/>
        </w:rPr>
        <w:t>por</w:t>
      </w:r>
      <w:r>
        <w:rPr>
          <w:rFonts w:ascii="Arial" w:hAnsi="Arial" w:cs="Arial"/>
          <w:sz w:val="28"/>
          <w:szCs w:val="28"/>
        </w:rPr>
        <w:t xml:space="preserve"> </w:t>
      </w:r>
      <w:r>
        <w:rPr>
          <w:rFonts w:ascii="Arial" w:hAnsi="Arial" w:cs="Arial"/>
          <w:color w:val="808080"/>
          <w:sz w:val="28"/>
          <w:szCs w:val="28"/>
        </w:rPr>
        <w:t>serviços médico-hospitalares prestados a beneficiários</w:t>
      </w:r>
      <w:r>
        <w:rPr>
          <w:rFonts w:ascii="Arial" w:hAnsi="Arial" w:cs="Arial"/>
          <w:sz w:val="28"/>
          <w:szCs w:val="28"/>
        </w:rPr>
        <w:t xml:space="preserve"> de </w:t>
      </w:r>
      <w:r>
        <w:rPr>
          <w:rFonts w:ascii="Arial" w:hAnsi="Arial" w:cs="Arial"/>
          <w:color w:val="808080"/>
          <w:sz w:val="28"/>
          <w:szCs w:val="28"/>
        </w:rPr>
        <w:t>plano</w:t>
      </w:r>
      <w:r>
        <w:rPr>
          <w:rFonts w:ascii="Arial" w:hAnsi="Arial" w:cs="Arial"/>
          <w:sz w:val="28"/>
          <w:szCs w:val="28"/>
        </w:rPr>
        <w:t xml:space="preserve"> de </w:t>
      </w:r>
      <w:r>
        <w:rPr>
          <w:rFonts w:ascii="Arial" w:hAnsi="Arial" w:cs="Arial"/>
          <w:color w:val="808080"/>
          <w:sz w:val="28"/>
          <w:szCs w:val="28"/>
        </w:rPr>
        <w:t>saúde (</w:t>
      </w:r>
      <w:r>
        <w:rPr>
          <w:rFonts w:ascii="Arial" w:hAnsi="Arial" w:cs="Arial"/>
          <w:sz w:val="28"/>
          <w:szCs w:val="28"/>
        </w:rPr>
        <w:t>R$ 9.134.804,75</w:t>
      </w:r>
      <w:r>
        <w:rPr>
          <w:rFonts w:ascii="Arial" w:hAnsi="Arial" w:cs="Arial"/>
          <w:color w:val="808080"/>
          <w:sz w:val="28"/>
          <w:szCs w:val="28"/>
        </w:rPr>
        <w:t>)</w:t>
      </w:r>
      <w:r>
        <w:rPr>
          <w:rFonts w:ascii="Arial" w:hAnsi="Arial" w:cs="Arial"/>
          <w:sz w:val="28"/>
          <w:szCs w:val="28"/>
        </w:rPr>
        <w:t>.</w:t>
      </w:r>
    </w:p>
    <w:p w14:paraId="7A5E7795" w14:textId="7BC9BA69"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2.</w:t>
      </w:r>
      <w:r>
        <w:t xml:space="preserve"> </w:t>
      </w:r>
      <w:r>
        <w:rPr>
          <w:rFonts w:ascii="Arial" w:hAnsi="Arial" w:cs="Arial"/>
          <w:sz w:val="28"/>
          <w:szCs w:val="28"/>
        </w:rPr>
        <w:t>A sentença julgou procedente o pedido.</w:t>
      </w:r>
    </w:p>
    <w:p w14:paraId="3CC7FA98" w14:textId="6EC78775"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3. A ré apelou alegando insuficiência dos documentos </w:t>
      </w:r>
      <w:r>
        <w:rPr>
          <w:rFonts w:ascii="Arial" w:hAnsi="Arial" w:cs="Arial"/>
          <w:color w:val="808080"/>
          <w:sz w:val="28"/>
          <w:szCs w:val="28"/>
        </w:rPr>
        <w:t>unilaterais</w:t>
      </w:r>
      <w:r>
        <w:rPr>
          <w:rFonts w:ascii="Arial" w:hAnsi="Arial" w:cs="Arial"/>
          <w:sz w:val="28"/>
          <w:szCs w:val="28"/>
        </w:rPr>
        <w:t xml:space="preserve">, inversão do ônus da prova, necessidade de prontuários, ausência de reconhecimento do débito nos e-mails e falta de </w:t>
      </w:r>
      <w:r>
        <w:rPr>
          <w:rFonts w:ascii="Arial" w:hAnsi="Arial" w:cs="Arial"/>
          <w:color w:val="808080"/>
          <w:sz w:val="28"/>
          <w:szCs w:val="28"/>
        </w:rPr>
        <w:t>prova</w:t>
      </w:r>
      <w:r>
        <w:rPr>
          <w:rFonts w:ascii="Arial" w:hAnsi="Arial" w:cs="Arial"/>
          <w:sz w:val="28"/>
          <w:szCs w:val="28"/>
        </w:rPr>
        <w:t xml:space="preserve"> da origem e </w:t>
      </w:r>
      <w:r>
        <w:rPr>
          <w:rFonts w:ascii="Arial" w:hAnsi="Arial" w:cs="Arial"/>
          <w:color w:val="808080"/>
          <w:sz w:val="28"/>
          <w:szCs w:val="28"/>
        </w:rPr>
        <w:t xml:space="preserve">da </w:t>
      </w:r>
      <w:r>
        <w:rPr>
          <w:rFonts w:ascii="Arial" w:hAnsi="Arial" w:cs="Arial"/>
          <w:sz w:val="28"/>
          <w:szCs w:val="28"/>
        </w:rPr>
        <w:t xml:space="preserve">exigibilidade </w:t>
      </w:r>
      <w:r>
        <w:rPr>
          <w:rFonts w:ascii="Arial" w:hAnsi="Arial" w:cs="Arial"/>
          <w:color w:val="808080"/>
          <w:sz w:val="28"/>
          <w:szCs w:val="28"/>
        </w:rPr>
        <w:t>do</w:t>
      </w:r>
      <w:r>
        <w:rPr>
          <w:rFonts w:ascii="Arial" w:hAnsi="Arial" w:cs="Arial"/>
          <w:sz w:val="28"/>
          <w:szCs w:val="28"/>
        </w:rPr>
        <w:t xml:space="preserve"> </w:t>
      </w:r>
      <w:r>
        <w:rPr>
          <w:rFonts w:ascii="Arial" w:hAnsi="Arial" w:cs="Arial"/>
          <w:color w:val="808080"/>
          <w:sz w:val="28"/>
          <w:szCs w:val="28"/>
        </w:rPr>
        <w:t>crédito,</w:t>
      </w:r>
      <w:r>
        <w:rPr>
          <w:rFonts w:ascii="Arial" w:hAnsi="Arial" w:cs="Arial"/>
          <w:sz w:val="28"/>
          <w:szCs w:val="28"/>
        </w:rPr>
        <w:t xml:space="preserve"> </w:t>
      </w:r>
      <w:r>
        <w:rPr>
          <w:rFonts w:ascii="Arial" w:hAnsi="Arial" w:cs="Arial"/>
          <w:color w:val="808080"/>
          <w:sz w:val="28"/>
          <w:szCs w:val="28"/>
        </w:rPr>
        <w:t>e pediu</w:t>
      </w:r>
      <w:r>
        <w:rPr>
          <w:rFonts w:ascii="Arial" w:hAnsi="Arial" w:cs="Arial"/>
          <w:sz w:val="28"/>
          <w:szCs w:val="28"/>
        </w:rPr>
        <w:t xml:space="preserve"> a improcedência.</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lastRenderedPageBreak/>
        <w:t>II. Questão em discussão</w:t>
      </w:r>
    </w:p>
    <w:p w14:paraId="07CFEBF0" w14:textId="6C2A8D75" w:rsidR="003161C7" w:rsidRDefault="00511630" w:rsidP="00886ABA">
      <w:pPr>
        <w:spacing w:after="0" w:line="360" w:lineRule="auto"/>
        <w:jc w:val="both"/>
        <w:rPr>
          <w:rFonts w:ascii="Arial" w:hAnsi="Arial" w:cs="Arial"/>
          <w:sz w:val="28"/>
          <w:szCs w:val="28"/>
        </w:rPr>
      </w:pPr>
      <w:r>
        <w:rPr>
          <w:rFonts w:ascii="Arial" w:hAnsi="Arial" w:cs="Arial"/>
          <w:sz w:val="28"/>
          <w:szCs w:val="28"/>
        </w:rPr>
        <w:t xml:space="preserve">4. Há cinco questões em discussão: (i) saber se </w:t>
      </w:r>
      <w:r>
        <w:rPr>
          <w:rFonts w:ascii="Arial" w:hAnsi="Arial" w:cs="Arial"/>
          <w:color w:val="808080"/>
          <w:sz w:val="28"/>
          <w:szCs w:val="28"/>
        </w:rPr>
        <w:t>os</w:t>
      </w:r>
      <w:r>
        <w:rPr>
          <w:rFonts w:ascii="Arial" w:hAnsi="Arial" w:cs="Arial"/>
          <w:sz w:val="28"/>
          <w:szCs w:val="28"/>
        </w:rPr>
        <w:t xml:space="preserve"> </w:t>
      </w:r>
      <w:r>
        <w:rPr>
          <w:rFonts w:ascii="Arial" w:hAnsi="Arial" w:cs="Arial"/>
          <w:color w:val="808080"/>
          <w:sz w:val="28"/>
          <w:szCs w:val="28"/>
        </w:rPr>
        <w:t>documentos</w:t>
      </w:r>
      <w:r>
        <w:rPr>
          <w:rFonts w:ascii="Arial" w:hAnsi="Arial" w:cs="Arial"/>
          <w:sz w:val="28"/>
          <w:szCs w:val="28"/>
        </w:rPr>
        <w:t xml:space="preserve"> </w:t>
      </w:r>
      <w:r>
        <w:rPr>
          <w:rFonts w:ascii="Arial" w:hAnsi="Arial" w:cs="Arial"/>
          <w:color w:val="808080"/>
          <w:sz w:val="28"/>
          <w:szCs w:val="28"/>
        </w:rPr>
        <w:t>juntados</w:t>
      </w:r>
      <w:r>
        <w:rPr>
          <w:rFonts w:ascii="Arial" w:hAnsi="Arial" w:cs="Arial"/>
          <w:sz w:val="28"/>
          <w:szCs w:val="28"/>
        </w:rPr>
        <w:t xml:space="preserve"> comprovam a prestação dos serviços e o crédito; (</w:t>
      </w:r>
      <w:proofErr w:type="spellStart"/>
      <w:r>
        <w:rPr>
          <w:rFonts w:ascii="Arial" w:hAnsi="Arial" w:cs="Arial"/>
          <w:sz w:val="28"/>
          <w:szCs w:val="28"/>
        </w:rPr>
        <w:t>ii</w:t>
      </w:r>
      <w:proofErr w:type="spellEnd"/>
      <w:r>
        <w:rPr>
          <w:rFonts w:ascii="Arial" w:hAnsi="Arial" w:cs="Arial"/>
          <w:sz w:val="28"/>
          <w:szCs w:val="28"/>
        </w:rPr>
        <w:t xml:space="preserve">) definir se a exigência de impugnação específica </w:t>
      </w:r>
      <w:r>
        <w:rPr>
          <w:rFonts w:ascii="Arial" w:hAnsi="Arial" w:cs="Arial"/>
          <w:color w:val="808080"/>
          <w:sz w:val="28"/>
          <w:szCs w:val="28"/>
        </w:rPr>
        <w:t>inverteu</w:t>
      </w:r>
      <w:r>
        <w:rPr>
          <w:rFonts w:ascii="Arial" w:hAnsi="Arial" w:cs="Arial"/>
          <w:sz w:val="28"/>
          <w:szCs w:val="28"/>
        </w:rPr>
        <w:t xml:space="preserve"> </w:t>
      </w:r>
      <w:r>
        <w:rPr>
          <w:rFonts w:ascii="Arial" w:hAnsi="Arial" w:cs="Arial"/>
          <w:color w:val="808080"/>
          <w:sz w:val="28"/>
          <w:szCs w:val="28"/>
        </w:rPr>
        <w:t>indevidamente</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ônus da prova; (</w:t>
      </w:r>
      <w:proofErr w:type="spellStart"/>
      <w:r>
        <w:rPr>
          <w:rFonts w:ascii="Arial" w:hAnsi="Arial" w:cs="Arial"/>
          <w:sz w:val="28"/>
          <w:szCs w:val="28"/>
        </w:rPr>
        <w:t>iii</w:t>
      </w:r>
      <w:proofErr w:type="spellEnd"/>
      <w:r>
        <w:rPr>
          <w:rFonts w:ascii="Arial" w:hAnsi="Arial" w:cs="Arial"/>
          <w:sz w:val="28"/>
          <w:szCs w:val="28"/>
        </w:rPr>
        <w:t>) analisar se a cobrança exige a apresentação integral dos prontuários; (</w:t>
      </w:r>
      <w:proofErr w:type="spellStart"/>
      <w:r>
        <w:rPr>
          <w:rFonts w:ascii="Arial" w:hAnsi="Arial" w:cs="Arial"/>
          <w:sz w:val="28"/>
          <w:szCs w:val="28"/>
        </w:rPr>
        <w:t>iv</w:t>
      </w:r>
      <w:proofErr w:type="spellEnd"/>
      <w:r>
        <w:rPr>
          <w:rFonts w:ascii="Arial" w:hAnsi="Arial" w:cs="Arial"/>
          <w:sz w:val="28"/>
          <w:szCs w:val="28"/>
        </w:rPr>
        <w:t xml:space="preserve">) estabelecer se os e-mails </w:t>
      </w:r>
      <w:r>
        <w:rPr>
          <w:rFonts w:ascii="Arial" w:hAnsi="Arial" w:cs="Arial"/>
          <w:color w:val="808080"/>
          <w:sz w:val="28"/>
          <w:szCs w:val="28"/>
        </w:rPr>
        <w:t>configuram</w:t>
      </w:r>
      <w:r>
        <w:rPr>
          <w:rFonts w:ascii="Arial" w:hAnsi="Arial" w:cs="Arial"/>
          <w:sz w:val="28"/>
          <w:szCs w:val="28"/>
        </w:rPr>
        <w:t xml:space="preserve"> confissão; e (v) averiguar se a diferença entre o débito </w:t>
      </w:r>
      <w:r>
        <w:rPr>
          <w:rFonts w:ascii="Arial" w:hAnsi="Arial" w:cs="Arial"/>
          <w:color w:val="808080"/>
          <w:sz w:val="28"/>
          <w:szCs w:val="28"/>
        </w:rPr>
        <w:t>da</w:t>
      </w:r>
      <w:r>
        <w:rPr>
          <w:rFonts w:ascii="Arial" w:hAnsi="Arial" w:cs="Arial"/>
          <w:sz w:val="28"/>
          <w:szCs w:val="28"/>
        </w:rPr>
        <w:t xml:space="preserve"> </w:t>
      </w:r>
      <w:r>
        <w:rPr>
          <w:rFonts w:ascii="Arial" w:hAnsi="Arial" w:cs="Arial"/>
          <w:color w:val="808080"/>
          <w:sz w:val="28"/>
          <w:szCs w:val="28"/>
        </w:rPr>
        <w:t>notificação</w:t>
      </w:r>
      <w:r>
        <w:rPr>
          <w:rFonts w:ascii="Arial" w:hAnsi="Arial" w:cs="Arial"/>
          <w:sz w:val="28"/>
          <w:szCs w:val="28"/>
        </w:rPr>
        <w:t xml:space="preserve"> </w:t>
      </w:r>
      <w:r>
        <w:rPr>
          <w:rFonts w:ascii="Arial" w:hAnsi="Arial" w:cs="Arial"/>
          <w:color w:val="808080"/>
          <w:sz w:val="28"/>
          <w:szCs w:val="28"/>
        </w:rPr>
        <w:t>extrajudicial</w:t>
      </w:r>
      <w:r>
        <w:rPr>
          <w:rFonts w:ascii="Arial" w:hAnsi="Arial" w:cs="Arial"/>
          <w:sz w:val="28"/>
          <w:szCs w:val="28"/>
        </w:rPr>
        <w:t xml:space="preserve"> e o valor cobrado demonstra excesso.</w:t>
      </w:r>
    </w:p>
    <w:p w14:paraId="514DEA23" w14:textId="72A38FC8"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1E99916B"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5. A convergência de </w:t>
      </w:r>
      <w:r>
        <w:rPr>
          <w:rFonts w:ascii="Arial" w:hAnsi="Arial" w:cs="Arial"/>
          <w:color w:val="808080"/>
          <w:sz w:val="28"/>
          <w:szCs w:val="28"/>
        </w:rPr>
        <w:t>contratos,</w:t>
      </w:r>
      <w:r>
        <w:rPr>
          <w:rFonts w:ascii="Arial" w:hAnsi="Arial" w:cs="Arial"/>
          <w:sz w:val="28"/>
          <w:szCs w:val="28"/>
        </w:rPr>
        <w:t xml:space="preserve"> </w:t>
      </w:r>
      <w:r>
        <w:rPr>
          <w:rFonts w:ascii="Arial" w:hAnsi="Arial" w:cs="Arial"/>
          <w:color w:val="808080"/>
          <w:sz w:val="28"/>
          <w:szCs w:val="28"/>
        </w:rPr>
        <w:t>planilha</w:t>
      </w:r>
      <w:r>
        <w:rPr>
          <w:rFonts w:ascii="Arial" w:hAnsi="Arial" w:cs="Arial"/>
          <w:sz w:val="28"/>
          <w:szCs w:val="28"/>
        </w:rPr>
        <w:t xml:space="preserve"> </w:t>
      </w:r>
      <w:r>
        <w:rPr>
          <w:rFonts w:ascii="Arial" w:hAnsi="Arial" w:cs="Arial"/>
          <w:color w:val="808080"/>
          <w:sz w:val="28"/>
          <w:szCs w:val="28"/>
        </w:rPr>
        <w:t>analítica</w:t>
      </w:r>
      <w:r>
        <w:rPr>
          <w:rFonts w:ascii="Arial" w:hAnsi="Arial" w:cs="Arial"/>
          <w:sz w:val="28"/>
          <w:szCs w:val="28"/>
        </w:rPr>
        <w:t xml:space="preserve">, contas individualizadas, </w:t>
      </w:r>
      <w:r>
        <w:rPr>
          <w:rFonts w:ascii="Arial" w:hAnsi="Arial" w:cs="Arial"/>
          <w:color w:val="808080"/>
          <w:sz w:val="28"/>
          <w:szCs w:val="28"/>
        </w:rPr>
        <w:t>notas</w:t>
      </w:r>
      <w:r>
        <w:rPr>
          <w:rFonts w:ascii="Arial" w:hAnsi="Arial" w:cs="Arial"/>
          <w:sz w:val="28"/>
          <w:szCs w:val="28"/>
        </w:rPr>
        <w:t xml:space="preserve"> </w:t>
      </w:r>
      <w:r>
        <w:rPr>
          <w:rFonts w:ascii="Arial" w:hAnsi="Arial" w:cs="Arial"/>
          <w:color w:val="808080"/>
          <w:sz w:val="28"/>
          <w:szCs w:val="28"/>
        </w:rPr>
        <w:t>fiscais</w:t>
      </w:r>
      <w:r>
        <w:rPr>
          <w:rFonts w:ascii="Arial" w:hAnsi="Arial" w:cs="Arial"/>
          <w:sz w:val="28"/>
          <w:szCs w:val="28"/>
        </w:rPr>
        <w:t xml:space="preserve"> e </w:t>
      </w:r>
      <w:r>
        <w:rPr>
          <w:rFonts w:ascii="Arial" w:hAnsi="Arial" w:cs="Arial"/>
          <w:color w:val="808080"/>
          <w:sz w:val="28"/>
          <w:szCs w:val="28"/>
        </w:rPr>
        <w:t>comunicações</w:t>
      </w:r>
      <w:r>
        <w:rPr>
          <w:rFonts w:ascii="Arial" w:hAnsi="Arial" w:cs="Arial"/>
          <w:sz w:val="28"/>
          <w:szCs w:val="28"/>
        </w:rPr>
        <w:t xml:space="preserve"> de cobrança forma conjunto probatório apto a demonstrar o crédito</w:t>
      </w:r>
      <w:r>
        <w:rPr>
          <w:rFonts w:ascii="Arial" w:hAnsi="Arial" w:cs="Arial"/>
          <w:color w:val="808080"/>
          <w:sz w:val="28"/>
          <w:szCs w:val="28"/>
        </w:rPr>
        <w:t>, e a alegação genérica de produção unilateral não lhe retira a força probatória quando o devedor não aponta inconsistência específica</w:t>
      </w:r>
      <w:r>
        <w:rPr>
          <w:rFonts w:ascii="Arial" w:hAnsi="Arial" w:cs="Arial"/>
          <w:sz w:val="28"/>
          <w:szCs w:val="28"/>
        </w:rPr>
        <w:t>.</w:t>
      </w:r>
    </w:p>
    <w:p w14:paraId="635B7A1A" w14:textId="4AE11679" w:rsidR="003161C7" w:rsidRDefault="003161C7"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6</w:t>
      </w:r>
      <w:r>
        <w:rPr>
          <w:rFonts w:ascii="Arial" w:hAnsi="Arial" w:cs="Arial"/>
          <w:sz w:val="28"/>
          <w:szCs w:val="28"/>
        </w:rPr>
        <w:t xml:space="preserve">. O credor cumpre o ônus do CPC </w:t>
      </w:r>
      <w:r>
        <w:rPr>
          <w:rFonts w:ascii="Arial" w:hAnsi="Arial" w:cs="Arial"/>
          <w:color w:val="808080"/>
          <w:sz w:val="28"/>
          <w:szCs w:val="28"/>
        </w:rPr>
        <w:t>373</w:t>
      </w:r>
      <w:r>
        <w:rPr>
          <w:rFonts w:ascii="Arial" w:hAnsi="Arial" w:cs="Arial"/>
          <w:sz w:val="28"/>
          <w:szCs w:val="28"/>
        </w:rPr>
        <w:t xml:space="preserve"> </w:t>
      </w:r>
      <w:r>
        <w:rPr>
          <w:rFonts w:ascii="Arial" w:hAnsi="Arial" w:cs="Arial"/>
          <w:color w:val="808080"/>
          <w:sz w:val="28"/>
          <w:szCs w:val="28"/>
        </w:rPr>
        <w:t>I ao comprovar</w:t>
      </w:r>
      <w:r>
        <w:rPr>
          <w:rFonts w:ascii="Arial" w:hAnsi="Arial" w:cs="Arial"/>
          <w:sz w:val="28"/>
          <w:szCs w:val="28"/>
        </w:rPr>
        <w:t xml:space="preserve"> a relação contratual </w:t>
      </w:r>
      <w:r>
        <w:rPr>
          <w:rFonts w:ascii="Arial" w:hAnsi="Arial" w:cs="Arial"/>
          <w:color w:val="808080"/>
          <w:sz w:val="28"/>
          <w:szCs w:val="28"/>
        </w:rPr>
        <w:t>e individualizar</w:t>
      </w:r>
      <w:r>
        <w:rPr>
          <w:rFonts w:ascii="Arial" w:hAnsi="Arial" w:cs="Arial"/>
          <w:sz w:val="28"/>
          <w:szCs w:val="28"/>
        </w:rPr>
        <w:t xml:space="preserve"> os serviços</w:t>
      </w:r>
      <w:r>
        <w:rPr>
          <w:rFonts w:ascii="Arial" w:hAnsi="Arial" w:cs="Arial"/>
          <w:color w:val="808080"/>
          <w:sz w:val="28"/>
          <w:szCs w:val="28"/>
        </w:rPr>
        <w:t>,</w:t>
      </w:r>
      <w:r>
        <w:rPr>
          <w:rFonts w:ascii="Arial" w:hAnsi="Arial" w:cs="Arial"/>
          <w:sz w:val="28"/>
          <w:szCs w:val="28"/>
        </w:rPr>
        <w:t xml:space="preserve"> e </w:t>
      </w:r>
      <w:r>
        <w:rPr>
          <w:rFonts w:ascii="Arial" w:hAnsi="Arial" w:cs="Arial"/>
          <w:color w:val="808080"/>
          <w:sz w:val="28"/>
          <w:szCs w:val="28"/>
        </w:rPr>
        <w:t>a</w:t>
      </w:r>
      <w:r>
        <w:rPr>
          <w:rFonts w:ascii="Arial" w:hAnsi="Arial" w:cs="Arial"/>
          <w:sz w:val="28"/>
          <w:szCs w:val="28"/>
        </w:rPr>
        <w:t xml:space="preserve"> exigência de impugnação específica </w:t>
      </w:r>
      <w:r>
        <w:rPr>
          <w:rFonts w:ascii="Arial" w:hAnsi="Arial" w:cs="Arial"/>
          <w:color w:val="808080"/>
          <w:sz w:val="28"/>
          <w:szCs w:val="28"/>
        </w:rPr>
        <w:t xml:space="preserve">da parte que detém os registros </w:t>
      </w:r>
      <w:r>
        <w:rPr>
          <w:rFonts w:ascii="Arial" w:hAnsi="Arial" w:cs="Arial"/>
          <w:sz w:val="28"/>
          <w:szCs w:val="28"/>
        </w:rPr>
        <w:t xml:space="preserve">não inverte o ônus da prova, </w:t>
      </w:r>
      <w:r>
        <w:rPr>
          <w:rFonts w:ascii="Arial" w:hAnsi="Arial" w:cs="Arial"/>
          <w:color w:val="808080"/>
          <w:sz w:val="28"/>
          <w:szCs w:val="28"/>
        </w:rPr>
        <w:t>pois</w:t>
      </w:r>
      <w:r>
        <w:rPr>
          <w:rFonts w:ascii="Arial" w:hAnsi="Arial" w:cs="Arial"/>
          <w:sz w:val="28"/>
          <w:szCs w:val="28"/>
        </w:rPr>
        <w:t xml:space="preserve"> </w:t>
      </w:r>
      <w:r>
        <w:rPr>
          <w:rFonts w:ascii="Arial" w:hAnsi="Arial" w:cs="Arial"/>
          <w:color w:val="808080"/>
          <w:sz w:val="28"/>
          <w:szCs w:val="28"/>
        </w:rPr>
        <w:t>lhe</w:t>
      </w:r>
      <w:r>
        <w:rPr>
          <w:rFonts w:ascii="Arial" w:hAnsi="Arial" w:cs="Arial"/>
          <w:sz w:val="28"/>
          <w:szCs w:val="28"/>
        </w:rPr>
        <w:t xml:space="preserve"> </w:t>
      </w:r>
      <w:r>
        <w:rPr>
          <w:rFonts w:ascii="Arial" w:hAnsi="Arial" w:cs="Arial"/>
          <w:color w:val="808080"/>
          <w:sz w:val="28"/>
          <w:szCs w:val="28"/>
        </w:rPr>
        <w:t>cabe</w:t>
      </w:r>
      <w:r>
        <w:rPr>
          <w:rFonts w:ascii="Arial" w:hAnsi="Arial" w:cs="Arial"/>
          <w:sz w:val="28"/>
          <w:szCs w:val="28"/>
        </w:rPr>
        <w:t xml:space="preserve"> </w:t>
      </w:r>
      <w:r>
        <w:rPr>
          <w:rFonts w:ascii="Arial" w:hAnsi="Arial" w:cs="Arial"/>
          <w:color w:val="808080"/>
          <w:sz w:val="28"/>
          <w:szCs w:val="28"/>
        </w:rPr>
        <w:t>demonstrar</w:t>
      </w:r>
      <w:r>
        <w:rPr>
          <w:rFonts w:ascii="Arial" w:hAnsi="Arial" w:cs="Arial"/>
          <w:sz w:val="28"/>
          <w:szCs w:val="28"/>
        </w:rPr>
        <w:t xml:space="preserve"> fato impeditivo, modificativo ou extintivo </w:t>
      </w:r>
      <w:r>
        <w:rPr>
          <w:rFonts w:ascii="Arial" w:hAnsi="Arial" w:cs="Arial"/>
          <w:color w:val="808080"/>
          <w:sz w:val="28"/>
          <w:szCs w:val="28"/>
        </w:rPr>
        <w:t>(CPC</w:t>
      </w:r>
      <w:r>
        <w:rPr>
          <w:rFonts w:ascii="Arial" w:hAnsi="Arial" w:cs="Arial"/>
          <w:sz w:val="28"/>
          <w:szCs w:val="28"/>
        </w:rPr>
        <w:t xml:space="preserve"> 373 II</w:t>
      </w:r>
      <w:r>
        <w:rPr>
          <w:rFonts w:ascii="Arial" w:hAnsi="Arial" w:cs="Arial"/>
          <w:color w:val="808080"/>
          <w:sz w:val="28"/>
          <w:szCs w:val="28"/>
        </w:rPr>
        <w:t>)</w:t>
      </w:r>
      <w:r>
        <w:rPr>
          <w:rFonts w:ascii="Arial" w:hAnsi="Arial" w:cs="Arial"/>
          <w:sz w:val="28"/>
          <w:szCs w:val="28"/>
        </w:rPr>
        <w:t>.</w:t>
      </w:r>
    </w:p>
    <w:p w14:paraId="41B4401E" w14:textId="18816337" w:rsidR="003161C7" w:rsidRDefault="003161C7"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7</w:t>
      </w:r>
      <w:r>
        <w:rPr>
          <w:rFonts w:ascii="Arial" w:hAnsi="Arial" w:cs="Arial"/>
          <w:sz w:val="28"/>
          <w:szCs w:val="28"/>
        </w:rPr>
        <w:t xml:space="preserve">. </w:t>
      </w:r>
      <w:r>
        <w:rPr>
          <w:rFonts w:ascii="Arial" w:hAnsi="Arial" w:cs="Arial"/>
          <w:color w:val="808080"/>
          <w:sz w:val="28"/>
          <w:szCs w:val="28"/>
        </w:rPr>
        <w:t>Os</w:t>
      </w:r>
      <w:r>
        <w:rPr>
          <w:rFonts w:ascii="Arial" w:hAnsi="Arial" w:cs="Arial"/>
          <w:sz w:val="28"/>
          <w:szCs w:val="28"/>
        </w:rPr>
        <w:t xml:space="preserve"> </w:t>
      </w:r>
      <w:r>
        <w:rPr>
          <w:rFonts w:ascii="Arial" w:hAnsi="Arial" w:cs="Arial"/>
          <w:color w:val="808080"/>
          <w:sz w:val="28"/>
          <w:szCs w:val="28"/>
        </w:rPr>
        <w:t>prontuários médicos não são indispensáveis na cobrança de serviços hospitalares quando documentos administrativos e financeiros identificam os atendimentos e a devedora não aponta dúvida concreta, o</w:t>
      </w:r>
      <w:r>
        <w:rPr>
          <w:rFonts w:ascii="Arial" w:hAnsi="Arial" w:cs="Arial"/>
          <w:sz w:val="28"/>
          <w:szCs w:val="28"/>
        </w:rPr>
        <w:t xml:space="preserve"> que </w:t>
      </w:r>
      <w:r>
        <w:rPr>
          <w:rFonts w:ascii="Arial" w:hAnsi="Arial" w:cs="Arial"/>
          <w:color w:val="808080"/>
          <w:sz w:val="28"/>
          <w:szCs w:val="28"/>
        </w:rPr>
        <w:t>preserva</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sigilo</w:t>
      </w:r>
      <w:r>
        <w:rPr>
          <w:rFonts w:ascii="Arial" w:hAnsi="Arial" w:cs="Arial"/>
          <w:sz w:val="28"/>
          <w:szCs w:val="28"/>
        </w:rPr>
        <w:t xml:space="preserve"> </w:t>
      </w:r>
      <w:r>
        <w:rPr>
          <w:rFonts w:ascii="Arial" w:hAnsi="Arial" w:cs="Arial"/>
          <w:color w:val="808080"/>
          <w:sz w:val="28"/>
          <w:szCs w:val="28"/>
        </w:rPr>
        <w:t>dos</w:t>
      </w:r>
      <w:r>
        <w:rPr>
          <w:rFonts w:ascii="Arial" w:hAnsi="Arial" w:cs="Arial"/>
          <w:sz w:val="28"/>
          <w:szCs w:val="28"/>
        </w:rPr>
        <w:t xml:space="preserve"> </w:t>
      </w:r>
      <w:r>
        <w:rPr>
          <w:rFonts w:ascii="Arial" w:hAnsi="Arial" w:cs="Arial"/>
          <w:color w:val="808080"/>
          <w:sz w:val="28"/>
          <w:szCs w:val="28"/>
        </w:rPr>
        <w:t>pacientes</w:t>
      </w:r>
      <w:r>
        <w:rPr>
          <w:rFonts w:ascii="Arial" w:hAnsi="Arial" w:cs="Arial"/>
          <w:sz w:val="28"/>
          <w:szCs w:val="28"/>
        </w:rPr>
        <w:t>.</w:t>
      </w:r>
    </w:p>
    <w:p w14:paraId="31FC1656" w14:textId="3F0AE16B" w:rsidR="003161C7" w:rsidRDefault="003161C7"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8</w:t>
      </w:r>
      <w:r>
        <w:rPr>
          <w:rFonts w:ascii="Arial" w:hAnsi="Arial" w:cs="Arial"/>
          <w:sz w:val="28"/>
          <w:szCs w:val="28"/>
        </w:rPr>
        <w:t xml:space="preserve">. </w:t>
      </w:r>
      <w:r>
        <w:rPr>
          <w:rFonts w:ascii="Arial" w:hAnsi="Arial" w:cs="Arial"/>
          <w:color w:val="808080"/>
          <w:sz w:val="28"/>
          <w:szCs w:val="28"/>
        </w:rPr>
        <w:t>Os</w:t>
      </w:r>
      <w:r>
        <w:rPr>
          <w:rFonts w:ascii="Arial" w:hAnsi="Arial" w:cs="Arial"/>
          <w:sz w:val="28"/>
          <w:szCs w:val="28"/>
        </w:rPr>
        <w:t xml:space="preserve"> </w:t>
      </w:r>
      <w:r w:rsidRPr="00B36D52">
        <w:rPr>
          <w:rFonts w:ascii="Arial" w:hAnsi="Arial" w:cs="Arial"/>
          <w:i/>
          <w:iCs/>
          <w:sz w:val="28"/>
          <w:szCs w:val="28"/>
        </w:rPr>
        <w:t>e</w:t>
      </w:r>
      <w:r w:rsidRPr="00B36D52">
        <w:rPr>
          <w:rFonts w:ascii="Arial" w:hAnsi="Arial" w:cs="Arial"/>
          <w:i/>
          <w:iCs/>
          <w:color w:val="808080"/>
          <w:sz w:val="28"/>
          <w:szCs w:val="28"/>
        </w:rPr>
        <w:t>-mails</w:t>
      </w:r>
      <w:r>
        <w:rPr>
          <w:rFonts w:ascii="Arial" w:hAnsi="Arial" w:cs="Arial"/>
          <w:sz w:val="28"/>
          <w:szCs w:val="28"/>
        </w:rPr>
        <w:t xml:space="preserve"> não configuram confissão </w:t>
      </w:r>
      <w:r>
        <w:rPr>
          <w:rFonts w:ascii="Arial" w:hAnsi="Arial" w:cs="Arial"/>
          <w:color w:val="808080"/>
          <w:sz w:val="28"/>
          <w:szCs w:val="28"/>
        </w:rPr>
        <w:t>do</w:t>
      </w:r>
      <w:r>
        <w:rPr>
          <w:rFonts w:ascii="Arial" w:hAnsi="Arial" w:cs="Arial"/>
          <w:sz w:val="28"/>
          <w:szCs w:val="28"/>
        </w:rPr>
        <w:t xml:space="preserve"> </w:t>
      </w:r>
      <w:r>
        <w:rPr>
          <w:rFonts w:ascii="Arial" w:hAnsi="Arial" w:cs="Arial"/>
          <w:color w:val="808080"/>
          <w:sz w:val="28"/>
          <w:szCs w:val="28"/>
        </w:rPr>
        <w:t>débito,</w:t>
      </w:r>
      <w:r>
        <w:rPr>
          <w:rFonts w:ascii="Arial" w:hAnsi="Arial" w:cs="Arial"/>
          <w:sz w:val="28"/>
          <w:szCs w:val="28"/>
        </w:rPr>
        <w:t xml:space="preserve"> </w:t>
      </w:r>
      <w:r>
        <w:rPr>
          <w:rFonts w:ascii="Arial" w:hAnsi="Arial" w:cs="Arial"/>
          <w:color w:val="808080"/>
          <w:sz w:val="28"/>
          <w:szCs w:val="28"/>
        </w:rPr>
        <w:t>mas</w:t>
      </w:r>
      <w:r>
        <w:rPr>
          <w:rFonts w:ascii="Arial" w:hAnsi="Arial" w:cs="Arial"/>
          <w:sz w:val="28"/>
          <w:szCs w:val="28"/>
        </w:rPr>
        <w:t xml:space="preserve"> </w:t>
      </w:r>
      <w:r>
        <w:rPr>
          <w:rFonts w:ascii="Arial" w:hAnsi="Arial" w:cs="Arial"/>
          <w:color w:val="808080"/>
          <w:sz w:val="28"/>
          <w:szCs w:val="28"/>
        </w:rPr>
        <w:t>corroboram</w:t>
      </w:r>
      <w:r>
        <w:rPr>
          <w:rFonts w:ascii="Arial" w:hAnsi="Arial" w:cs="Arial"/>
          <w:sz w:val="28"/>
          <w:szCs w:val="28"/>
        </w:rPr>
        <w:t xml:space="preserve"> a execução contratual</w:t>
      </w:r>
      <w:r>
        <w:rPr>
          <w:rFonts w:ascii="Arial" w:hAnsi="Arial" w:cs="Arial"/>
          <w:color w:val="808080"/>
          <w:sz w:val="28"/>
          <w:szCs w:val="28"/>
        </w:rPr>
        <w:t xml:space="preserve"> e</w:t>
      </w:r>
      <w:r>
        <w:rPr>
          <w:rFonts w:ascii="Arial" w:hAnsi="Arial" w:cs="Arial"/>
          <w:sz w:val="28"/>
          <w:szCs w:val="28"/>
        </w:rPr>
        <w:t xml:space="preserve"> o fluxo de faturamento </w:t>
      </w:r>
      <w:r>
        <w:rPr>
          <w:rFonts w:ascii="Arial" w:hAnsi="Arial" w:cs="Arial"/>
          <w:color w:val="808080"/>
          <w:sz w:val="28"/>
          <w:szCs w:val="28"/>
        </w:rPr>
        <w:t>quando</w:t>
      </w:r>
      <w:r>
        <w:rPr>
          <w:rFonts w:ascii="Arial" w:hAnsi="Arial" w:cs="Arial"/>
          <w:sz w:val="28"/>
          <w:szCs w:val="28"/>
        </w:rPr>
        <w:t xml:space="preserve"> </w:t>
      </w:r>
      <w:r>
        <w:rPr>
          <w:rFonts w:ascii="Arial" w:hAnsi="Arial" w:cs="Arial"/>
          <w:color w:val="808080"/>
          <w:sz w:val="28"/>
          <w:szCs w:val="28"/>
        </w:rPr>
        <w:t>valorados</w:t>
      </w:r>
      <w:r>
        <w:rPr>
          <w:rFonts w:ascii="Arial" w:hAnsi="Arial" w:cs="Arial"/>
          <w:sz w:val="28"/>
          <w:szCs w:val="28"/>
        </w:rPr>
        <w:t xml:space="preserve"> com os demais documentos.</w:t>
      </w:r>
    </w:p>
    <w:p w14:paraId="2521B78F" w14:textId="445E2707" w:rsidR="003161C7" w:rsidRDefault="003161C7"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9</w:t>
      </w:r>
      <w:r>
        <w:rPr>
          <w:rFonts w:ascii="Arial" w:hAnsi="Arial" w:cs="Arial"/>
          <w:sz w:val="28"/>
          <w:szCs w:val="28"/>
        </w:rPr>
        <w:t xml:space="preserve">. A diferença entre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valor</w:t>
      </w:r>
      <w:r>
        <w:rPr>
          <w:rFonts w:ascii="Arial" w:hAnsi="Arial" w:cs="Arial"/>
          <w:sz w:val="28"/>
          <w:szCs w:val="28"/>
        </w:rPr>
        <w:t xml:space="preserve"> </w:t>
      </w:r>
      <w:r>
        <w:rPr>
          <w:rFonts w:ascii="Arial" w:hAnsi="Arial" w:cs="Arial"/>
          <w:color w:val="808080"/>
          <w:sz w:val="28"/>
          <w:szCs w:val="28"/>
        </w:rPr>
        <w:t>da</w:t>
      </w:r>
      <w:r>
        <w:rPr>
          <w:rFonts w:ascii="Arial" w:hAnsi="Arial" w:cs="Arial"/>
          <w:sz w:val="28"/>
          <w:szCs w:val="28"/>
        </w:rPr>
        <w:t xml:space="preserve"> </w:t>
      </w:r>
      <w:r>
        <w:rPr>
          <w:rFonts w:ascii="Arial" w:hAnsi="Arial" w:cs="Arial"/>
          <w:color w:val="808080"/>
          <w:sz w:val="28"/>
          <w:szCs w:val="28"/>
        </w:rPr>
        <w:t>notificação</w:t>
      </w:r>
      <w:r>
        <w:rPr>
          <w:rFonts w:ascii="Arial" w:hAnsi="Arial" w:cs="Arial"/>
          <w:sz w:val="28"/>
          <w:szCs w:val="28"/>
        </w:rPr>
        <w:t xml:space="preserve"> </w:t>
      </w:r>
      <w:r>
        <w:rPr>
          <w:rFonts w:ascii="Arial" w:hAnsi="Arial" w:cs="Arial"/>
          <w:color w:val="808080"/>
          <w:sz w:val="28"/>
          <w:szCs w:val="28"/>
        </w:rPr>
        <w:t>extrajudicial e o cobrado</w:t>
      </w:r>
      <w:r>
        <w:rPr>
          <w:rFonts w:ascii="Arial" w:hAnsi="Arial" w:cs="Arial"/>
          <w:sz w:val="28"/>
          <w:szCs w:val="28"/>
        </w:rPr>
        <w:t xml:space="preserve"> não demonstra excesso quando a cobrança inclui </w:t>
      </w:r>
      <w:r>
        <w:rPr>
          <w:rFonts w:ascii="Arial" w:hAnsi="Arial" w:cs="Arial"/>
          <w:color w:val="808080"/>
          <w:sz w:val="28"/>
          <w:szCs w:val="28"/>
        </w:rPr>
        <w:t>faturas</w:t>
      </w:r>
      <w:r>
        <w:rPr>
          <w:rFonts w:ascii="Arial" w:hAnsi="Arial" w:cs="Arial"/>
          <w:sz w:val="28"/>
          <w:szCs w:val="28"/>
        </w:rPr>
        <w:t xml:space="preserve"> </w:t>
      </w:r>
      <w:r>
        <w:rPr>
          <w:rFonts w:ascii="Arial" w:hAnsi="Arial" w:cs="Arial"/>
          <w:color w:val="808080"/>
          <w:sz w:val="28"/>
          <w:szCs w:val="28"/>
        </w:rPr>
        <w:t>posteriores</w:t>
      </w:r>
      <w:r>
        <w:rPr>
          <w:rFonts w:ascii="Arial" w:hAnsi="Arial" w:cs="Arial"/>
          <w:sz w:val="28"/>
          <w:szCs w:val="28"/>
        </w:rPr>
        <w:t xml:space="preserve"> e atualização </w:t>
      </w:r>
      <w:r>
        <w:rPr>
          <w:rFonts w:ascii="Arial" w:hAnsi="Arial" w:cs="Arial"/>
          <w:color w:val="808080"/>
          <w:sz w:val="28"/>
          <w:szCs w:val="28"/>
        </w:rPr>
        <w:t>monetária,</w:t>
      </w:r>
      <w:r>
        <w:rPr>
          <w:rFonts w:ascii="Arial" w:hAnsi="Arial" w:cs="Arial"/>
          <w:sz w:val="28"/>
          <w:szCs w:val="28"/>
        </w:rPr>
        <w:t xml:space="preserve"> </w:t>
      </w:r>
      <w:r>
        <w:rPr>
          <w:rFonts w:ascii="Arial" w:hAnsi="Arial" w:cs="Arial"/>
          <w:color w:val="808080"/>
          <w:sz w:val="28"/>
          <w:szCs w:val="28"/>
        </w:rPr>
        <w:t>cabendo</w:t>
      </w:r>
      <w:r>
        <w:rPr>
          <w:rFonts w:ascii="Arial" w:hAnsi="Arial" w:cs="Arial"/>
          <w:sz w:val="28"/>
          <w:szCs w:val="28"/>
        </w:rPr>
        <w:t xml:space="preserve"> ao devedor apontar erro concreto.</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lastRenderedPageBreak/>
        <w:t>IV. Dispositivo</w:t>
      </w:r>
    </w:p>
    <w:p w14:paraId="267AB3B2" w14:textId="0D4986CE" w:rsidR="00886ABA" w:rsidRPr="00E87018" w:rsidRDefault="003161C7" w:rsidP="00886ABA">
      <w:pPr>
        <w:spacing w:after="0" w:line="360" w:lineRule="auto"/>
        <w:jc w:val="both"/>
        <w:rPr>
          <w:rFonts w:ascii="Arial" w:eastAsia="Arial" w:hAnsi="Arial" w:cs="Arial"/>
          <w:color w:val="000000" w:themeColor="text1"/>
          <w:sz w:val="28"/>
          <w:szCs w:val="28"/>
        </w:rPr>
      </w:pPr>
      <w:r>
        <w:rPr>
          <w:rFonts w:ascii="Arial" w:hAnsi="Arial" w:cs="Arial"/>
          <w:color w:val="808080"/>
          <w:sz w:val="28"/>
          <w:szCs w:val="28"/>
        </w:rPr>
        <w:t>10</w:t>
      </w:r>
      <w:r>
        <w:rPr>
          <w:rFonts w:ascii="Arial" w:hAnsi="Arial" w:cs="Arial"/>
          <w:sz w:val="28"/>
          <w:szCs w:val="28"/>
        </w:rPr>
        <w:t xml:space="preserve">. </w:t>
      </w:r>
      <w:r>
        <w:rPr>
          <w:rFonts w:ascii="Arial" w:eastAsia="Arial" w:hAnsi="Arial" w:cs="Arial"/>
          <w:color w:val="000000" w:themeColor="text1"/>
          <w:sz w:val="28"/>
          <w:szCs w:val="28"/>
        </w:rPr>
        <w:t>Negou-se provimento ao apelo</w:t>
      </w:r>
      <w:r>
        <w:rPr>
          <w:rFonts w:ascii="Arial" w:eastAsia="Arial" w:hAnsi="Arial" w:cs="Arial"/>
          <w:color w:val="808080"/>
          <w:sz w:val="28"/>
          <w:szCs w:val="28"/>
        </w:rPr>
        <w:t xml:space="preserve"> da ré</w:t>
      </w:r>
      <w:r>
        <w:rPr>
          <w:rFonts w:ascii="Arial" w:eastAsia="Arial" w:hAnsi="Arial" w:cs="Arial"/>
          <w:color w:val="000000" w:themeColor="text1"/>
          <w:sz w:val="28"/>
          <w:szCs w:val="28"/>
        </w:rPr>
        <w:t>.</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2B039768" w14:textId="7F1CA4D6" w:rsidR="00886ABA" w:rsidRPr="006C3ADE" w:rsidRDefault="00886ABA" w:rsidP="67C8E5B9">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CPC, </w:t>
      </w:r>
      <w:proofErr w:type="spellStart"/>
      <w:r>
        <w:rPr>
          <w:rFonts w:ascii="Arial" w:eastAsia="Arial" w:hAnsi="Arial" w:cs="Arial"/>
          <w:color w:val="000000" w:themeColor="text1"/>
          <w:sz w:val="26"/>
          <w:szCs w:val="26"/>
        </w:rPr>
        <w:t>arts</w:t>
      </w:r>
      <w:proofErr w:type="spellEnd"/>
      <w:r>
        <w:rPr>
          <w:rFonts w:ascii="Arial" w:eastAsia="Arial" w:hAnsi="Arial" w:cs="Arial"/>
          <w:color w:val="000000" w:themeColor="text1"/>
          <w:sz w:val="26"/>
          <w:szCs w:val="26"/>
        </w:rPr>
        <w:t xml:space="preserve">. 85, § 11; </w:t>
      </w:r>
      <w:r>
        <w:rPr>
          <w:rFonts w:ascii="Arial" w:eastAsia="Arial" w:hAnsi="Arial" w:cs="Arial"/>
          <w:color w:val="808080"/>
          <w:sz w:val="26"/>
          <w:szCs w:val="26"/>
        </w:rPr>
        <w:t xml:space="preserve">98, § 3º; </w:t>
      </w:r>
      <w:r>
        <w:rPr>
          <w:rFonts w:ascii="Arial" w:eastAsia="Arial" w:hAnsi="Arial" w:cs="Arial"/>
          <w:color w:val="000000" w:themeColor="text1"/>
          <w:sz w:val="26"/>
          <w:szCs w:val="26"/>
        </w:rPr>
        <w:t>373, I e II.</w:t>
      </w:r>
    </w:p>
    <w:p w14:paraId="43D43365" w14:textId="7AB0824F" w:rsidR="00886ABA" w:rsidRPr="006C3ADE"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Acórdão 2167100, 0717587-07.2023.8.07.0005, Rel. Des. Roberval Casemiro Belinati, 4ª Turma Cível, j. 19/08/2026, </w:t>
      </w:r>
      <w:proofErr w:type="spellStart"/>
      <w:r>
        <w:rPr>
          <w:rFonts w:ascii="Arial" w:eastAsia="Arial" w:hAnsi="Arial" w:cs="Arial"/>
          <w:color w:val="000000" w:themeColor="text1"/>
          <w:sz w:val="26"/>
          <w:szCs w:val="26"/>
        </w:rPr>
        <w:t>DJe</w:t>
      </w:r>
      <w:proofErr w:type="spellEnd"/>
      <w:r>
        <w:rPr>
          <w:rFonts w:ascii="Arial" w:eastAsia="Arial" w:hAnsi="Arial" w:cs="Arial"/>
          <w:color w:val="000000" w:themeColor="text1"/>
          <w:sz w:val="26"/>
          <w:szCs w:val="26"/>
        </w:rPr>
        <w:t xml:space="preserve"> 03/09/2026.</w:t>
      </w:r>
    </w:p>
    <w:p w14:paraId="58E96891" w14:textId="77777777" w:rsidR="00886ABA" w:rsidRDefault="00886ABA" w:rsidP="00DB1301">
      <w:pPr>
        <w:spacing w:after="0" w:line="360" w:lineRule="auto"/>
        <w:rPr>
          <w:rFonts w:cstheme="minorHAnsi"/>
          <w:sz w:val="28"/>
          <w:szCs w:val="28"/>
        </w:rPr>
      </w:pPr>
    </w:p>
    <w:p w14:paraId="5B5C84A7" w14:textId="77777777" w:rsidR="00E302D9" w:rsidRPr="00E302D9" w:rsidRDefault="00E302D9" w:rsidP="00DB1301">
      <w:pPr>
        <w:spacing w:after="0" w:line="360" w:lineRule="auto"/>
        <w:rPr>
          <w:rFonts w:cstheme="minorHAnsi"/>
          <w:sz w:val="28"/>
          <w:szCs w:val="28"/>
        </w:rPr>
      </w:pPr>
    </w:p>
    <w:p w14:paraId="2BCDBEF5" w14:textId="77777777" w:rsidR="00821ACD" w:rsidRDefault="00821ACD" w:rsidP="0015430D">
      <w:pPr>
        <w:spacing w:after="0" w:line="240" w:lineRule="auto"/>
        <w:jc w:val="both"/>
        <w:rPr>
          <w:rFonts w:cstheme="minorHAnsi"/>
          <w:b/>
          <w:bCs/>
          <w:color w:val="FF0000"/>
        </w:rPr>
      </w:pPr>
      <w:r w:rsidRPr="00E302D9">
        <w:rPr>
          <w:rFonts w:cstheme="minorHAnsi"/>
          <w:b/>
          <w:bCs/>
          <w:color w:val="FF0000"/>
        </w:rPr>
        <w:t>RESUMO DA APELAÇÃO</w:t>
      </w:r>
    </w:p>
    <w:p w14:paraId="1CC16AD3" w14:textId="77777777" w:rsidR="00E302D9" w:rsidRPr="00E302D9" w:rsidRDefault="00E302D9" w:rsidP="0015430D">
      <w:pPr>
        <w:spacing w:after="0" w:line="240" w:lineRule="auto"/>
        <w:jc w:val="both"/>
        <w:rPr>
          <w:rFonts w:cstheme="minorHAnsi"/>
          <w:b/>
          <w:bCs/>
          <w:color w:val="FF0000"/>
        </w:rPr>
      </w:pPr>
    </w:p>
    <w:p w14:paraId="0F23792D"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I. RAZÕES RECURSAIS</w:t>
      </w:r>
    </w:p>
    <w:p w14:paraId="5EEC615A"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Tempestividade</w:t>
      </w:r>
    </w:p>
    <w:p w14:paraId="2D5FA7C4"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 xml:space="preserve">Sustenta a tempestividade da apelação, pois a decisão que rejeitou os embargos de declaração foi publicada em 7 de julho de 2026, iniciando-se o prazo recursal de 15 dias úteis em 8 de julho de 2026 e encerrando-se em 28 de julho de 2026, nos termos dos </w:t>
      </w:r>
      <w:proofErr w:type="spellStart"/>
      <w:r w:rsidRPr="00E302D9">
        <w:rPr>
          <w:rFonts w:cstheme="minorHAnsi"/>
          <w:color w:val="FF0000"/>
        </w:rPr>
        <w:t>arts</w:t>
      </w:r>
      <w:proofErr w:type="spellEnd"/>
      <w:r w:rsidRPr="00E302D9">
        <w:rPr>
          <w:rFonts w:cstheme="minorHAnsi"/>
          <w:color w:val="FF0000"/>
        </w:rPr>
        <w:t>. 219 e 1.003, § 5º, do Código de Processo Civil.</w:t>
      </w:r>
    </w:p>
    <w:p w14:paraId="49B3DD86"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Inobservância do ônus da prova</w:t>
      </w:r>
    </w:p>
    <w:p w14:paraId="144636EC"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Alega que a sentença aplicou equivocadamente a regra do art. 373, I, do Código de Processo Civil, ao considerar comprovado crédito superior a R$ 9 milhões com fundamento em planilhas, faturas, notas fiscais, relatórios administrativos e comunicações produzidos unilateralmente pelos apelados, dispensando-os da comprovação dos fatos constitutivos de seu direito e transferindo à apelante o ônus de demonstrar a inexistência dos serviços ou da dívida.</w:t>
      </w:r>
    </w:p>
    <w:p w14:paraId="64B5BC05"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Insuficiência dos documentos unilaterais</w:t>
      </w:r>
    </w:p>
    <w:p w14:paraId="2AFB062D"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Defende que planilhas internas, relações de pacientes, demonstrativos financeiros, faturas e demais controles administrativos elaborados pelos próprios credores não possuem presunção de veracidade perante terceiros nem comprovam, isoladamente, a origem do débito, a efetiva prestação dos serviços médico-hospitalares ou a anuência da operadora de saúde quanto aos valores cobrados.</w:t>
      </w:r>
    </w:p>
    <w:p w14:paraId="7B28B793"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Ausência de comprovação individualizada dos serviços</w:t>
      </w:r>
    </w:p>
    <w:p w14:paraId="64176A53"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Afirma que não foi demonstrada, para cada parcela cobrada, a correspondente vinculação entre o beneficiário atendido, a autorização emitida, o procedimento realizado, os registros hospitalares, a auditoria contratualmente prevista, a nota fiscal, a inexistência de glosas e o valor efetivamente inadimplido, circunstância que impediria o reconhecimento da liquidez, certeza e exigibilidade do crédito.</w:t>
      </w:r>
    </w:p>
    <w:p w14:paraId="7156EFF4"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Necessidade de apresentação dos prontuários médicos</w:t>
      </w:r>
    </w:p>
    <w:p w14:paraId="2F4062DF"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Sustenta que os prontuários médicos, fichas de atendimento, autorizações, laudos e documentos equivalentes constituem elementos essenciais para comprovar a realização dos serviços e verificar a correspondência entre os procedimentos executados e os valores faturados, de modo que sua ausência tornaria insuficiente o conjunto probatório apresentado pelos apelados.</w:t>
      </w:r>
    </w:p>
    <w:p w14:paraId="541DC8F9"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Possibilidade de preservação do sigilo dos pacientes</w:t>
      </w:r>
    </w:p>
    <w:p w14:paraId="15B3C8A2"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 xml:space="preserve">Argumenta que o sigilo médico não justificaria a ausência dos prontuários, pois tais documentos poderiam ser apresentados sob segredo de justiça e mediante medidas de proteção dos dados </w:t>
      </w:r>
      <w:r w:rsidRPr="00E302D9">
        <w:rPr>
          <w:rFonts w:cstheme="minorHAnsi"/>
          <w:color w:val="FF0000"/>
        </w:rPr>
        <w:lastRenderedPageBreak/>
        <w:t>sensíveis, permitindo a análise da correspondência entre os atendimentos registrados e os serviços incluídos nas faturas.</w:t>
      </w:r>
    </w:p>
    <w:p w14:paraId="2D24AFF7"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Inexistência de reconhecimento da dívida por e-mails</w:t>
      </w:r>
    </w:p>
    <w:p w14:paraId="737F6AA6"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Aduz que as mensagens eletrônicas trocadas entre as partes tratavam apenas de providências operacionais relacionadas à entrega e ao processamento de faturas, não constituindo confissão, aceite ou reconhecimento do montante integral cobrado, razão pela qual a sentença lhes teria atribuído valor probatório excessivo.</w:t>
      </w:r>
    </w:p>
    <w:p w14:paraId="7A2B4CED"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Insuficiência probatória das notas fiscais</w:t>
      </w:r>
    </w:p>
    <w:p w14:paraId="6A330C38"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Assevera que as notas fiscais representam declarações unilaterais do emitente e mera formalização fiscal das operações, não comprovando, por si sós, que os serviços foram efetivamente prestados, autorizados, auditados e aceitos pela contratante, nem que os valores nelas indicados correspondam a obrigações líquidas e exigíveis.</w:t>
      </w:r>
    </w:p>
    <w:p w14:paraId="43689E61"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Existência do contrato e ausência de prova do crédito</w:t>
      </w:r>
    </w:p>
    <w:p w14:paraId="1F90C782"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Argumenta que a existência da relação contratual entre as partes não comprova automaticamente que todos os serviços posteriormente faturados foram efetivamente realizados, auditados e permaneceram inadimplidos, sendo necessária prova específica da origem, composição e exigibilidade de cada cobrança.</w:t>
      </w:r>
    </w:p>
    <w:p w14:paraId="104278A8"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Fundamentação insuficiente da sentença</w:t>
      </w:r>
    </w:p>
    <w:p w14:paraId="611B81DF"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Sustenta que a sentença se limitou a afirmar genericamente a suficiência dos documentos apresentados, sem analisar individualmente as cobranças nem enfrentar as inconsistências apontadas pela defesa, adotando rigor probatório incompatível com a complexidade da demanda e com a expressiva quantia discutida.</w:t>
      </w:r>
    </w:p>
    <w:p w14:paraId="775234BB"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Proteção do passivo falimentar e segurança jurídica</w:t>
      </w:r>
    </w:p>
    <w:p w14:paraId="27BDD947"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Defende que a condenação da massa falida com base em créditos incertos e documentos produzidos unilateralmente compromete a segurança jurídica, o devido processo legal e a proteção do passivo concursal, especialmente diante da ausência de elementos técnicos que confirmem a efetiva constituição do crédito.</w:t>
      </w:r>
    </w:p>
    <w:p w14:paraId="39454FA3" w14:textId="77777777" w:rsidR="00821ACD" w:rsidRPr="00E302D9" w:rsidRDefault="00821ACD" w:rsidP="0015430D">
      <w:pPr>
        <w:spacing w:after="0" w:line="240" w:lineRule="auto"/>
        <w:jc w:val="both"/>
        <w:rPr>
          <w:rFonts w:cstheme="minorHAnsi"/>
          <w:color w:val="FF0000"/>
        </w:rPr>
      </w:pPr>
      <w:commentRangeStart w:id="5"/>
      <w:r w:rsidRPr="00E302D9">
        <w:rPr>
          <w:rFonts w:cstheme="minorHAnsi"/>
          <w:color w:val="FF0000"/>
        </w:rPr>
        <w:t>II. PEDIDO</w:t>
      </w:r>
      <w:commentRangeEnd w:id="5"/>
      <w:r>
        <w:commentReference w:id="5"/>
      </w:r>
    </w:p>
    <w:p w14:paraId="330CE7B3"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Requer o conhecimento e o provimento da apelação para reformar integralmente a sentença e julgar improcedentes os pedidos formulados na ação de cobrança, com a consequente condenação dos apelados ao pagamento de honorários sucumbenciais, nos termos do art. 85 do Código de Processo Civil.</w:t>
      </w:r>
    </w:p>
    <w:p w14:paraId="62DBD0C3" w14:textId="77777777" w:rsidR="00E302D9" w:rsidRDefault="00E302D9" w:rsidP="00355C73">
      <w:pPr>
        <w:spacing w:after="0" w:line="360" w:lineRule="auto"/>
        <w:jc w:val="center"/>
        <w:outlineLvl w:val="0"/>
        <w:rPr>
          <w:rFonts w:ascii="Arial" w:hAnsi="Arial" w:cs="Arial"/>
          <w:b/>
          <w:bCs/>
          <w:sz w:val="28"/>
          <w:szCs w:val="28"/>
        </w:rPr>
      </w:pPr>
    </w:p>
    <w:p w14:paraId="5304B38F" w14:textId="77777777" w:rsidR="00E302D9" w:rsidRDefault="00E302D9" w:rsidP="00355C73">
      <w:pPr>
        <w:spacing w:after="0" w:line="360" w:lineRule="auto"/>
        <w:jc w:val="center"/>
        <w:outlineLvl w:val="0"/>
        <w:rPr>
          <w:rFonts w:ascii="Arial" w:hAnsi="Arial" w:cs="Arial"/>
          <w:b/>
          <w:bCs/>
          <w:sz w:val="28"/>
          <w:szCs w:val="28"/>
        </w:rPr>
      </w:pPr>
    </w:p>
    <w:p w14:paraId="41034CED" w14:textId="77777777" w:rsidR="00E302D9" w:rsidRDefault="00E302D9" w:rsidP="00355C73">
      <w:pPr>
        <w:spacing w:after="0" w:line="360" w:lineRule="auto"/>
        <w:jc w:val="center"/>
        <w:outlineLvl w:val="0"/>
        <w:rPr>
          <w:rFonts w:ascii="Arial" w:hAnsi="Arial" w:cs="Arial"/>
          <w:b/>
          <w:bCs/>
          <w:sz w:val="28"/>
          <w:szCs w:val="28"/>
        </w:rPr>
      </w:pPr>
    </w:p>
    <w:p w14:paraId="5796C59E" w14:textId="77777777" w:rsidR="00E302D9" w:rsidRDefault="00E302D9" w:rsidP="00355C73">
      <w:pPr>
        <w:spacing w:after="0" w:line="360" w:lineRule="auto"/>
        <w:jc w:val="center"/>
        <w:outlineLvl w:val="0"/>
        <w:rPr>
          <w:rFonts w:ascii="Arial" w:hAnsi="Arial" w:cs="Arial"/>
          <w:b/>
          <w:bCs/>
          <w:sz w:val="28"/>
          <w:szCs w:val="28"/>
        </w:rPr>
      </w:pPr>
    </w:p>
    <w:p w14:paraId="75B4D11E" w14:textId="77777777" w:rsidR="00E302D9" w:rsidRDefault="00E302D9" w:rsidP="00355C73">
      <w:pPr>
        <w:spacing w:after="0" w:line="360" w:lineRule="auto"/>
        <w:jc w:val="center"/>
        <w:outlineLvl w:val="0"/>
        <w:rPr>
          <w:rFonts w:ascii="Arial" w:hAnsi="Arial" w:cs="Arial"/>
          <w:b/>
          <w:bCs/>
          <w:sz w:val="28"/>
          <w:szCs w:val="28"/>
        </w:rPr>
      </w:pPr>
    </w:p>
    <w:p w14:paraId="6259E9E1" w14:textId="77777777" w:rsidR="00E302D9" w:rsidRDefault="00E302D9" w:rsidP="00355C73">
      <w:pPr>
        <w:spacing w:after="0" w:line="360" w:lineRule="auto"/>
        <w:jc w:val="center"/>
        <w:outlineLvl w:val="0"/>
        <w:rPr>
          <w:rFonts w:ascii="Arial" w:hAnsi="Arial" w:cs="Arial"/>
          <w:b/>
          <w:bCs/>
          <w:sz w:val="28"/>
          <w:szCs w:val="28"/>
        </w:rPr>
      </w:pPr>
    </w:p>
    <w:p w14:paraId="57B1A099" w14:textId="77777777" w:rsidR="00E302D9" w:rsidRDefault="00E302D9" w:rsidP="00355C73">
      <w:pPr>
        <w:spacing w:after="0" w:line="360" w:lineRule="auto"/>
        <w:jc w:val="center"/>
        <w:outlineLvl w:val="0"/>
        <w:rPr>
          <w:rFonts w:ascii="Arial" w:hAnsi="Arial" w:cs="Arial"/>
          <w:b/>
          <w:bCs/>
          <w:sz w:val="28"/>
          <w:szCs w:val="28"/>
        </w:rPr>
      </w:pPr>
    </w:p>
    <w:p w14:paraId="246DC9B6" w14:textId="77777777" w:rsidR="00E302D9" w:rsidRDefault="00E302D9" w:rsidP="00355C73">
      <w:pPr>
        <w:spacing w:after="0" w:line="360" w:lineRule="auto"/>
        <w:jc w:val="center"/>
        <w:outlineLvl w:val="0"/>
        <w:rPr>
          <w:rFonts w:ascii="Arial" w:hAnsi="Arial" w:cs="Arial"/>
          <w:b/>
          <w:bCs/>
          <w:sz w:val="28"/>
          <w:szCs w:val="28"/>
        </w:rPr>
      </w:pPr>
    </w:p>
    <w:p w14:paraId="07257429" w14:textId="77777777" w:rsidR="00E302D9" w:rsidRDefault="00E302D9" w:rsidP="00355C73">
      <w:pPr>
        <w:spacing w:after="0" w:line="360" w:lineRule="auto"/>
        <w:jc w:val="center"/>
        <w:outlineLvl w:val="0"/>
        <w:rPr>
          <w:rFonts w:ascii="Arial" w:hAnsi="Arial" w:cs="Arial"/>
          <w:b/>
          <w:bCs/>
          <w:sz w:val="28"/>
          <w:szCs w:val="28"/>
        </w:rPr>
      </w:pPr>
    </w:p>
    <w:p w14:paraId="0C79F567" w14:textId="77777777" w:rsidR="00E302D9" w:rsidRDefault="00E302D9" w:rsidP="00355C73">
      <w:pPr>
        <w:spacing w:after="0" w:line="360" w:lineRule="auto"/>
        <w:jc w:val="center"/>
        <w:outlineLvl w:val="0"/>
        <w:rPr>
          <w:rFonts w:ascii="Arial" w:hAnsi="Arial" w:cs="Arial"/>
          <w:b/>
          <w:bCs/>
          <w:sz w:val="28"/>
          <w:szCs w:val="28"/>
        </w:rPr>
      </w:pPr>
    </w:p>
    <w:p w14:paraId="4229F8F5" w14:textId="77777777" w:rsidR="00E302D9" w:rsidRDefault="00E302D9" w:rsidP="00355C73">
      <w:pPr>
        <w:spacing w:after="0" w:line="360" w:lineRule="auto"/>
        <w:jc w:val="center"/>
        <w:outlineLvl w:val="0"/>
        <w:rPr>
          <w:rFonts w:ascii="Arial" w:hAnsi="Arial" w:cs="Arial"/>
          <w:b/>
          <w:bCs/>
          <w:sz w:val="28"/>
          <w:szCs w:val="28"/>
        </w:rPr>
      </w:pPr>
    </w:p>
    <w:p w14:paraId="4FF6087E" w14:textId="77777777" w:rsidR="00E302D9" w:rsidRDefault="00E302D9" w:rsidP="00355C73">
      <w:pPr>
        <w:spacing w:after="0" w:line="360" w:lineRule="auto"/>
        <w:jc w:val="center"/>
        <w:outlineLvl w:val="0"/>
        <w:rPr>
          <w:rFonts w:ascii="Arial" w:hAnsi="Arial" w:cs="Arial"/>
          <w:b/>
          <w:bCs/>
          <w:sz w:val="28"/>
          <w:szCs w:val="28"/>
        </w:rPr>
      </w:pPr>
    </w:p>
    <w:p w14:paraId="0F73305B" w14:textId="77777777" w:rsidR="00E302D9" w:rsidRDefault="00E302D9" w:rsidP="00355C73">
      <w:pPr>
        <w:spacing w:after="0" w:line="360" w:lineRule="auto"/>
        <w:jc w:val="center"/>
        <w:outlineLvl w:val="0"/>
        <w:rPr>
          <w:rFonts w:ascii="Arial" w:hAnsi="Arial" w:cs="Arial"/>
          <w:b/>
          <w:bCs/>
          <w:sz w:val="28"/>
          <w:szCs w:val="28"/>
        </w:rPr>
      </w:pPr>
    </w:p>
    <w:p w14:paraId="63358632" w14:textId="2CB0A33D" w:rsidR="00DB1301" w:rsidRDefault="00F63CDB" w:rsidP="00355C73">
      <w:pPr>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24B4BEA5" w14:textId="77777777" w:rsidR="00EE6835" w:rsidRPr="00EE6835" w:rsidRDefault="00F63CDB" w:rsidP="00EE6835">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EE6835" w:rsidRPr="00EE6835">
        <w:rPr>
          <w:rFonts w:ascii="Arial" w:hAnsi="Arial" w:cs="Arial"/>
          <w:i/>
          <w:iCs/>
          <w:sz w:val="26"/>
          <w:szCs w:val="26"/>
        </w:rPr>
        <w:t>Trata-se de ação de cobrança ajuizada por HOSPITAL MARIA AUXILIADORA S/A e HOSPITAL SANTA LÚCIA S/A em desfavor de MASSA FALIDA DE HOSPITAL BOM SAMARITANO S/S LTDA.</w:t>
      </w:r>
    </w:p>
    <w:p w14:paraId="0FB8807F"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Alegam os autores, em síntese, que firmaram com a ré Contratos de Prestação de Serviços, por meio dos quais passaram a integrar a rede de hospitais credenciados para atendimento dos beneficiários do plano de saúde operado pela ré (</w:t>
      </w:r>
      <w:proofErr w:type="spellStart"/>
      <w:r w:rsidRPr="00EE6835">
        <w:rPr>
          <w:rFonts w:ascii="Arial" w:hAnsi="Arial" w:cs="Arial"/>
          <w:i/>
          <w:iCs/>
          <w:sz w:val="26"/>
          <w:szCs w:val="26"/>
        </w:rPr>
        <w:t>PlanSaúde</w:t>
      </w:r>
      <w:proofErr w:type="spellEnd"/>
      <w:r w:rsidRPr="00EE6835">
        <w:rPr>
          <w:rFonts w:ascii="Arial" w:hAnsi="Arial" w:cs="Arial"/>
          <w:i/>
          <w:iCs/>
          <w:sz w:val="26"/>
          <w:szCs w:val="26"/>
        </w:rPr>
        <w:t>).</w:t>
      </w:r>
    </w:p>
    <w:p w14:paraId="3987AAAF"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Narram que, a partir de 2021, a ré deixou de auditar e de pagar as contas devidamente faturadas, permanecendo inadimplente quanto às faturas emitidas.</w:t>
      </w:r>
    </w:p>
    <w:p w14:paraId="6C0AD900"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Afirmam que, diante da inércia da ré em responder às solicitações e aos e-mails encaminhados, as contas deixaram de ser auditadas in loco e diversas faturas foram remetidas e emitidas as respectivas notas fiscais sem autorização prévia do plano.</w:t>
      </w:r>
    </w:p>
    <w:p w14:paraId="190E6E82"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Relatam que, em março de 2022, os atendimentos aos beneficiários da ré foram suspensos, conforme notificação extrajudicial, e que qualquer composição amigável restou inviável.</w:t>
      </w:r>
    </w:p>
    <w:p w14:paraId="2292DAED"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lastRenderedPageBreak/>
        <w:t>Informam que a falência da ré foi decretada em 17/12/2024 nos autos do processo n.º 1000493-28.2024.8.26.0354, pela 1ª Vara Regional de Competência Empresarial de Campinas/SP.</w:t>
      </w:r>
    </w:p>
    <w:p w14:paraId="5D3A999A"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Requerem a condenação da ré ao pagamento de R$ 9.134.804,75 (nove milhões, cento e trinta e quatro mil, oitocentos e quatro reais e setenta e cinco centavos), referentes aos serviços hospitalares prestados e não quitados, atualizados monetariamente até a data da falência (17/12/2024), acrescidos de custas processuais e honorários advocatícios.</w:t>
      </w:r>
    </w:p>
    <w:p w14:paraId="6D5C7CA6"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Citada, a ré ofertou contestação (ID 269070309), na qual requereu, preliminarmente, a concessão dos benefícios da justiça gratuita, sustentando que a massa falida não possui condições de arcar com as custas e despesas processuais, e apresentou o Quadro Geral de Credores, indicando passivo verificado de R$ 205.581.498,94.</w:t>
      </w:r>
    </w:p>
    <w:p w14:paraId="3ED659C9"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No mérito, alegou a ausência de comprovação da efetiva prestação dos serviços, argumentando que os documentos apresentados são unilaterais, desacompanhados de prontuários médicos, fichas de atendimento, laudos ou quaisquer registros hospitalares que pudessem demonstrar a realização dos atendimentos.</w:t>
      </w:r>
    </w:p>
    <w:p w14:paraId="586119AB"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Requereu, ao final, a improcedência dos pedidos.</w:t>
      </w:r>
    </w:p>
    <w:p w14:paraId="6C233EE3"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Os autores ofertaram réplica (ID 272229574).</w:t>
      </w:r>
    </w:p>
    <w:p w14:paraId="203CA239"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lastRenderedPageBreak/>
        <w:t>Instadas as partes a especificarem provas (decisão de ID 272840262), ambas informaram não possuir outras provas a produzir e requereram o julgamento antecipado da lide (</w:t>
      </w:r>
      <w:proofErr w:type="spellStart"/>
      <w:r w:rsidRPr="00EE6835">
        <w:rPr>
          <w:rFonts w:ascii="Arial" w:hAnsi="Arial" w:cs="Arial"/>
          <w:i/>
          <w:iCs/>
          <w:sz w:val="26"/>
          <w:szCs w:val="26"/>
        </w:rPr>
        <w:t>IDs</w:t>
      </w:r>
      <w:proofErr w:type="spellEnd"/>
      <w:r w:rsidRPr="00EE6835">
        <w:rPr>
          <w:rFonts w:ascii="Arial" w:hAnsi="Arial" w:cs="Arial"/>
          <w:i/>
          <w:iCs/>
          <w:sz w:val="26"/>
          <w:szCs w:val="26"/>
        </w:rPr>
        <w:t xml:space="preserve"> 274006565 e 274871799).</w:t>
      </w:r>
    </w:p>
    <w:p w14:paraId="2A1367AB" w14:textId="384FAA94" w:rsidR="00F63CDB" w:rsidRPr="000A7009"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 xml:space="preserve">Os autos vieram conclusos para prolação de sentença.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EE6835">
        <w:rPr>
          <w:rFonts w:ascii="Arial" w:hAnsi="Arial" w:cs="Arial"/>
          <w:i/>
          <w:iCs/>
          <w:sz w:val="26"/>
          <w:szCs w:val="26"/>
        </w:rPr>
        <w:t>88628039</w:t>
      </w:r>
      <w:r w:rsidR="0061262D" w:rsidRPr="000A7009">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4D0A36E2" w:rsidR="0061262D" w:rsidRDefault="0061262D" w:rsidP="00DB1301">
      <w:pPr>
        <w:spacing w:after="0" w:line="360" w:lineRule="auto"/>
        <w:ind w:firstLine="2268"/>
        <w:jc w:val="both"/>
        <w:rPr>
          <w:rFonts w:ascii="Arial" w:hAnsi="Arial" w:cs="Arial"/>
          <w:sz w:val="28"/>
          <w:szCs w:val="28"/>
        </w:rPr>
      </w:pPr>
      <w:r>
        <w:rPr>
          <w:rFonts w:ascii="Arial" w:hAnsi="Arial" w:cs="Arial"/>
          <w:sz w:val="28"/>
          <w:szCs w:val="28"/>
        </w:rPr>
        <w:t>O MM. Juiz sentenciante</w:t>
      </w:r>
      <w:r w:rsidR="008235A6" w:rsidRPr="008235A6">
        <w:rPr>
          <w:rFonts w:ascii="Arial" w:hAnsi="Arial" w:cs="Arial"/>
          <w:sz w:val="28"/>
          <w:szCs w:val="28"/>
        </w:rPr>
        <w:t>, Dr.</w:t>
      </w:r>
      <w:r w:rsidR="00EE6835">
        <w:rPr>
          <w:rFonts w:ascii="Arial" w:hAnsi="Arial" w:cs="Arial"/>
          <w:sz w:val="28"/>
          <w:szCs w:val="28"/>
        </w:rPr>
        <w:t xml:space="preserve"> </w:t>
      </w:r>
      <w:r w:rsidR="00EE6835" w:rsidRPr="00EE6835">
        <w:rPr>
          <w:rFonts w:ascii="Arial" w:hAnsi="Arial" w:cs="Arial"/>
          <w:sz w:val="28"/>
          <w:szCs w:val="28"/>
        </w:rPr>
        <w:t>Giordano Resende Costa</w:t>
      </w:r>
      <w:r w:rsidR="00EE6835">
        <w:rPr>
          <w:rFonts w:ascii="Arial" w:hAnsi="Arial" w:cs="Arial"/>
          <w:sz w:val="28"/>
          <w:szCs w:val="28"/>
        </w:rPr>
        <w:t>,</w:t>
      </w:r>
      <w:r w:rsidR="003524E5" w:rsidRPr="003524E5">
        <w:rPr>
          <w:rFonts w:ascii="Arial" w:hAnsi="Arial" w:cs="Arial"/>
          <w:sz w:val="28"/>
          <w:szCs w:val="28"/>
        </w:rPr>
        <w:t xml:space="preserve"> da</w:t>
      </w:r>
      <w:r w:rsidR="0006080C">
        <w:rPr>
          <w:rFonts w:ascii="Arial" w:hAnsi="Arial" w:cs="Arial"/>
          <w:sz w:val="28"/>
          <w:szCs w:val="28"/>
        </w:rPr>
        <w:t xml:space="preserve"> </w:t>
      </w:r>
      <w:r w:rsidR="00EE6835" w:rsidRPr="00EE6835">
        <w:rPr>
          <w:rFonts w:ascii="Arial" w:hAnsi="Arial" w:cs="Arial"/>
          <w:sz w:val="28"/>
          <w:szCs w:val="28"/>
        </w:rPr>
        <w:t>4ª Vara Cível de Brasília</w:t>
      </w:r>
      <w:r w:rsidR="00EE6835">
        <w:rPr>
          <w:rFonts w:ascii="Arial" w:hAnsi="Arial" w:cs="Arial"/>
          <w:sz w:val="28"/>
          <w:szCs w:val="28"/>
        </w:rPr>
        <w:t>,</w:t>
      </w:r>
      <w:r w:rsidR="003524E5" w:rsidRPr="003524E5">
        <w:rPr>
          <w:rFonts w:ascii="Arial" w:hAnsi="Arial" w:cs="Arial"/>
          <w:sz w:val="28"/>
          <w:szCs w:val="28"/>
        </w:rPr>
        <w:t xml:space="preserve">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3CF68C1D" w14:textId="77F12C17" w:rsidR="00EE6835" w:rsidRPr="00EE6835" w:rsidRDefault="0006080C" w:rsidP="00EE6835">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EE6835" w:rsidRPr="00EE6835">
        <w:rPr>
          <w:rFonts w:ascii="Arial" w:hAnsi="Arial" w:cs="Arial"/>
          <w:i/>
          <w:iCs/>
          <w:sz w:val="26"/>
          <w:szCs w:val="26"/>
        </w:rPr>
        <w:t>Ante o exposto, exposto, JULGO PROCEDENTE o pedido formulado na petição inicial e CONDENO a ré ao pagamento de R$ 9.134.804,75 (nove milhões, cento e trinta e quatro mil, oitocentos e quatro reais e setenta e cinco centavos) em favor dos autores, HOSPITAL MARIA AUXILIADORA S/A e HOSPITAL SANTA LÚCIA S/A, referente aos serviços hospitalares e ambulatoriais prestados e não adimplidos, valor atualizado monetariamente até 17/12/2024.</w:t>
      </w:r>
    </w:p>
    <w:p w14:paraId="5969FF2A"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 partir desta data, incidirão correção monetária pelo IPCA e juros de mora, nos termos da Lei 14.905/2024.</w:t>
      </w:r>
    </w:p>
    <w:p w14:paraId="7E80BE71"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Arcará a ré com o pagamento das custas processuais e dos honorários advocatícios, os quais fixo em 10% (dez por cento) sobre o valor da condenação, nos termos do art. 85, § 2.º, do Código de Processo Civil, observada a gratuidade de justiça deferida.</w:t>
      </w:r>
    </w:p>
    <w:p w14:paraId="163354A9" w14:textId="434595BE" w:rsidR="0006080C"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lastRenderedPageBreak/>
        <w:t xml:space="preserve">Registro que, transitada em julgado a presente sentença, o crédito ora reconhecido deverá ser habilitado perante o juízo falimentar competente (processo n.º 1000493-28.2024.8.26.0354, 1ª Vara Regional de Competência Empresarial de Campinas/SP), para fins de classificação e pagamento no âmbito do concurso de credores, nos termos do art. 6.º, § 1.º, da Lei n.º 11.101/2005.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61F59A72" w14:textId="77777777" w:rsidR="0015430D" w:rsidRDefault="0015430D" w:rsidP="00EE6835">
      <w:pPr>
        <w:spacing w:after="0" w:line="360" w:lineRule="auto"/>
        <w:ind w:left="2268" w:firstLine="1134"/>
        <w:jc w:val="both"/>
        <w:rPr>
          <w:rFonts w:ascii="Arial" w:hAnsi="Arial" w:cs="Arial"/>
          <w:i/>
          <w:iCs/>
          <w:sz w:val="26"/>
          <w:szCs w:val="26"/>
        </w:rPr>
      </w:pPr>
    </w:p>
    <w:p w14:paraId="5DC7D771" w14:textId="26B60AEC" w:rsidR="0006080C" w:rsidRDefault="00D70143" w:rsidP="00DB1301">
      <w:pPr>
        <w:spacing w:after="0" w:line="360" w:lineRule="auto"/>
        <w:ind w:firstLine="2268"/>
        <w:jc w:val="both"/>
        <w:rPr>
          <w:rFonts w:ascii="Arial" w:hAnsi="Arial" w:cs="Arial"/>
          <w:sz w:val="28"/>
          <w:szCs w:val="28"/>
        </w:rPr>
      </w:pPr>
      <w:r>
        <w:rPr>
          <w:rFonts w:ascii="Arial" w:hAnsi="Arial" w:cs="Arial"/>
          <w:sz w:val="28"/>
          <w:szCs w:val="28"/>
        </w:rPr>
        <w:t>A ré</w:t>
      </w:r>
      <w:r w:rsidR="009C1026" w:rsidRPr="3F2CDD4C">
        <w:rPr>
          <w:rFonts w:ascii="Arial" w:hAnsi="Arial" w:cs="Arial"/>
          <w:sz w:val="28"/>
          <w:szCs w:val="28"/>
        </w:rPr>
        <w:t xml:space="preserve"> opôs embargos de declaração (ID </w:t>
      </w:r>
      <w:r w:rsidRPr="00D70143">
        <w:rPr>
          <w:rFonts w:ascii="Arial" w:hAnsi="Arial" w:cs="Arial"/>
          <w:sz w:val="28"/>
          <w:szCs w:val="28"/>
        </w:rPr>
        <w:t>88628041</w:t>
      </w:r>
      <w:r w:rsidR="009C1026" w:rsidRPr="3F2CDD4C">
        <w:rPr>
          <w:rFonts w:ascii="Arial" w:hAnsi="Arial" w:cs="Arial"/>
          <w:sz w:val="28"/>
          <w:szCs w:val="28"/>
        </w:rPr>
        <w:t>), os quais foram rejeitados</w:t>
      </w:r>
      <w:r>
        <w:rPr>
          <w:rFonts w:ascii="Arial" w:hAnsi="Arial" w:cs="Arial"/>
          <w:sz w:val="28"/>
          <w:szCs w:val="28"/>
        </w:rPr>
        <w:t xml:space="preserve"> </w:t>
      </w:r>
      <w:r w:rsidR="009C1026" w:rsidRPr="3F2CDD4C">
        <w:rPr>
          <w:rFonts w:ascii="Arial" w:hAnsi="Arial" w:cs="Arial"/>
          <w:sz w:val="28"/>
          <w:szCs w:val="28"/>
        </w:rPr>
        <w:t>(ID</w:t>
      </w:r>
      <w:r>
        <w:rPr>
          <w:rFonts w:ascii="Arial" w:hAnsi="Arial" w:cs="Arial"/>
          <w:sz w:val="28"/>
          <w:szCs w:val="28"/>
        </w:rPr>
        <w:t xml:space="preserve"> </w:t>
      </w:r>
      <w:r w:rsidRPr="00D70143">
        <w:rPr>
          <w:rFonts w:ascii="Arial" w:hAnsi="Arial" w:cs="Arial"/>
          <w:sz w:val="28"/>
          <w:szCs w:val="28"/>
        </w:rPr>
        <w:t>88628045</w:t>
      </w:r>
      <w:r w:rsidR="009C1026" w:rsidRPr="3F2CDD4C">
        <w:rPr>
          <w:rFonts w:ascii="Arial" w:hAnsi="Arial" w:cs="Arial"/>
          <w:sz w:val="28"/>
          <w:szCs w:val="28"/>
        </w:rPr>
        <w:t>).</w:t>
      </w:r>
    </w:p>
    <w:p w14:paraId="7827D2E8" w14:textId="77777777" w:rsidR="0006080C" w:rsidRDefault="0006080C" w:rsidP="00DB1301">
      <w:pPr>
        <w:spacing w:after="0" w:line="360" w:lineRule="auto"/>
        <w:ind w:firstLine="2268"/>
        <w:jc w:val="both"/>
        <w:rPr>
          <w:rFonts w:ascii="Arial" w:hAnsi="Arial" w:cs="Arial"/>
          <w:sz w:val="28"/>
          <w:szCs w:val="28"/>
        </w:rPr>
      </w:pPr>
    </w:p>
    <w:p w14:paraId="07433AD7" w14:textId="7E05B098" w:rsidR="008D583B" w:rsidRDefault="008D583B" w:rsidP="3C0BFB01">
      <w:pPr>
        <w:spacing w:after="0" w:line="360" w:lineRule="auto"/>
        <w:ind w:firstLine="2268"/>
        <w:jc w:val="both"/>
        <w:rPr>
          <w:rFonts w:ascii="Arial" w:hAnsi="Arial" w:cs="Arial"/>
          <w:sz w:val="28"/>
          <w:szCs w:val="28"/>
        </w:rPr>
      </w:pPr>
      <w:r w:rsidRPr="3C0BFB01">
        <w:rPr>
          <w:rFonts w:ascii="Arial" w:hAnsi="Arial" w:cs="Arial"/>
          <w:sz w:val="28"/>
          <w:szCs w:val="28"/>
        </w:rPr>
        <w:t xml:space="preserve">Apelo da ré, Massa Falida de Hospital Bom Samaritano </w:t>
      </w:r>
      <w:r w:rsidR="00AB3928" w:rsidRPr="3C0BFB01">
        <w:rPr>
          <w:rFonts w:ascii="Arial" w:hAnsi="Arial" w:cs="Arial"/>
          <w:sz w:val="28"/>
          <w:szCs w:val="28"/>
        </w:rPr>
        <w:t>S/C</w:t>
      </w:r>
      <w:r w:rsidRPr="3C0BFB01">
        <w:rPr>
          <w:rFonts w:ascii="Arial" w:hAnsi="Arial" w:cs="Arial"/>
          <w:sz w:val="28"/>
          <w:szCs w:val="28"/>
        </w:rPr>
        <w:t xml:space="preserve"> Ltda. (ID 88628047), em que alega, em síntese, que: </w:t>
      </w:r>
      <w:r w:rsidRPr="3C0BFB01">
        <w:rPr>
          <w:rFonts w:ascii="Arial" w:hAnsi="Arial" w:cs="Arial"/>
          <w:b/>
          <w:bCs/>
          <w:sz w:val="28"/>
          <w:szCs w:val="28"/>
        </w:rPr>
        <w:t>1)</w:t>
      </w:r>
      <w:r w:rsidRPr="3C0BFB01">
        <w:rPr>
          <w:rFonts w:ascii="Arial" w:hAnsi="Arial" w:cs="Arial"/>
          <w:sz w:val="28"/>
          <w:szCs w:val="28"/>
        </w:rPr>
        <w:t xml:space="preserve"> os hospitais autores não comprovaram a efetiva prestação dos serviços que fundamentam a cobrança, pois apresentaram apenas </w:t>
      </w:r>
      <w:r w:rsidR="77C0C6BB" w:rsidRPr="3C0BFB01">
        <w:rPr>
          <w:rFonts w:ascii="Arial" w:hAnsi="Arial" w:cs="Arial"/>
          <w:sz w:val="28"/>
          <w:szCs w:val="28"/>
        </w:rPr>
        <w:t>documentos produzidos</w:t>
      </w:r>
      <w:r w:rsidRPr="3C0BFB01">
        <w:rPr>
          <w:rFonts w:ascii="Arial" w:hAnsi="Arial" w:cs="Arial"/>
          <w:sz w:val="28"/>
          <w:szCs w:val="28"/>
        </w:rPr>
        <w:t xml:space="preserve"> unilateralmente; </w:t>
      </w:r>
      <w:r w:rsidRPr="3C0BFB01">
        <w:rPr>
          <w:rFonts w:ascii="Arial" w:hAnsi="Arial" w:cs="Arial"/>
          <w:b/>
          <w:bCs/>
          <w:sz w:val="28"/>
          <w:szCs w:val="28"/>
        </w:rPr>
        <w:t>2)</w:t>
      </w:r>
      <w:r w:rsidRPr="3C0BFB01">
        <w:rPr>
          <w:rFonts w:ascii="Arial" w:hAnsi="Arial" w:cs="Arial"/>
          <w:sz w:val="28"/>
          <w:szCs w:val="28"/>
        </w:rPr>
        <w:t xml:space="preserve"> a sentença distribuiu incorretamente o ônus da prova ao exigir que a apelante demonstrasse a inexistência da dívida; </w:t>
      </w:r>
      <w:r w:rsidRPr="3C0BFB01">
        <w:rPr>
          <w:rFonts w:ascii="Arial" w:hAnsi="Arial" w:cs="Arial"/>
          <w:b/>
          <w:bCs/>
          <w:sz w:val="28"/>
          <w:szCs w:val="28"/>
        </w:rPr>
        <w:t>3)</w:t>
      </w:r>
      <w:r w:rsidRPr="3C0BFB01">
        <w:rPr>
          <w:rFonts w:ascii="Arial" w:hAnsi="Arial" w:cs="Arial"/>
          <w:sz w:val="28"/>
          <w:szCs w:val="28"/>
        </w:rPr>
        <w:t xml:space="preserve"> a ausência de prontuários médicos, fichas de atendimento, autorizações, auditorias e outros documentos equivalentes impede a verificação individualizada dos serviços; </w:t>
      </w:r>
      <w:r w:rsidRPr="3C0BFB01">
        <w:rPr>
          <w:rFonts w:ascii="Arial" w:hAnsi="Arial" w:cs="Arial"/>
          <w:b/>
          <w:bCs/>
          <w:sz w:val="28"/>
          <w:szCs w:val="28"/>
        </w:rPr>
        <w:t>4)</w:t>
      </w:r>
      <w:r w:rsidRPr="3C0BFB01">
        <w:rPr>
          <w:rFonts w:ascii="Arial" w:hAnsi="Arial" w:cs="Arial"/>
          <w:sz w:val="28"/>
          <w:szCs w:val="28"/>
        </w:rPr>
        <w:t xml:space="preserve"> os e-mails trocados entre as partes tratam apenas de procedimentos operacionais para entrega e processamento das contas, sem representar confissão ou reconhecimento do débito</w:t>
      </w:r>
      <w:r w:rsidR="00B900F3" w:rsidRPr="3C0BFB01">
        <w:rPr>
          <w:rFonts w:ascii="Arial" w:hAnsi="Arial" w:cs="Arial"/>
          <w:sz w:val="28"/>
          <w:szCs w:val="28"/>
        </w:rPr>
        <w:t>;</w:t>
      </w:r>
      <w:r w:rsidRPr="3C0BFB01">
        <w:rPr>
          <w:rFonts w:ascii="Arial" w:hAnsi="Arial" w:cs="Arial"/>
          <w:sz w:val="28"/>
          <w:szCs w:val="28"/>
        </w:rPr>
        <w:t xml:space="preserve"> e </w:t>
      </w:r>
      <w:r w:rsidR="001E400D" w:rsidRPr="3C0BFB01">
        <w:rPr>
          <w:rFonts w:ascii="Arial" w:hAnsi="Arial" w:cs="Arial"/>
          <w:b/>
          <w:bCs/>
          <w:sz w:val="28"/>
          <w:szCs w:val="28"/>
        </w:rPr>
        <w:t>5)</w:t>
      </w:r>
      <w:r w:rsidR="001E400D" w:rsidRPr="3C0BFB01">
        <w:rPr>
          <w:rFonts w:ascii="Arial" w:hAnsi="Arial" w:cs="Arial"/>
          <w:sz w:val="28"/>
          <w:szCs w:val="28"/>
        </w:rPr>
        <w:t xml:space="preserve"> </w:t>
      </w:r>
      <w:r w:rsidRPr="3C0BFB01">
        <w:rPr>
          <w:rFonts w:ascii="Arial" w:hAnsi="Arial" w:cs="Arial"/>
          <w:sz w:val="28"/>
          <w:szCs w:val="28"/>
        </w:rPr>
        <w:t xml:space="preserve">as notas fiscais, desacompanhadas de prova externa da prestação e aceitação dos serviços, não demonstram a origem, a liquidez e a exigibilidade da obrigação. </w:t>
      </w:r>
    </w:p>
    <w:p w14:paraId="3F787FBE" w14:textId="77777777" w:rsidR="008D583B" w:rsidRDefault="008D583B" w:rsidP="00882188">
      <w:pPr>
        <w:spacing w:after="0" w:line="360" w:lineRule="auto"/>
        <w:ind w:firstLine="2268"/>
        <w:jc w:val="both"/>
        <w:rPr>
          <w:rFonts w:ascii="Arial" w:hAnsi="Arial" w:cs="Arial"/>
          <w:sz w:val="28"/>
          <w:szCs w:val="28"/>
        </w:rPr>
      </w:pPr>
    </w:p>
    <w:p w14:paraId="39833FCC" w14:textId="3934F3C4" w:rsidR="008D583B" w:rsidRDefault="008D583B" w:rsidP="00882188">
      <w:pPr>
        <w:spacing w:after="0" w:line="360" w:lineRule="auto"/>
        <w:ind w:firstLine="2268"/>
        <w:jc w:val="both"/>
        <w:rPr>
          <w:rFonts w:ascii="Arial" w:hAnsi="Arial" w:cs="Arial"/>
          <w:sz w:val="28"/>
          <w:szCs w:val="28"/>
        </w:rPr>
      </w:pPr>
      <w:r>
        <w:rPr>
          <w:rFonts w:ascii="Arial" w:hAnsi="Arial" w:cs="Arial"/>
          <w:sz w:val="28"/>
          <w:szCs w:val="28"/>
        </w:rPr>
        <w:lastRenderedPageBreak/>
        <w:t>Requer a reforma da r. sentença para julgar integralmente improcedentes os pedidos formulados na inicial e condenar os apelados ao pagamento dos honorários sucumbenciais</w:t>
      </w:r>
      <w:r>
        <w:rPr>
          <w:rFonts w:ascii="Arial" w:hAnsi="Arial" w:cs="Arial"/>
          <w:color w:val="808080"/>
          <w:sz w:val="28"/>
          <w:szCs w:val="28"/>
        </w:rPr>
        <w:t>.</w:t>
      </w:r>
    </w:p>
    <w:p w14:paraId="15BADA6A" w14:textId="77777777" w:rsidR="00882188" w:rsidRDefault="00882188" w:rsidP="00882188">
      <w:pPr>
        <w:spacing w:after="0" w:line="360" w:lineRule="auto"/>
        <w:ind w:firstLine="2268"/>
        <w:jc w:val="both"/>
        <w:rPr>
          <w:rFonts w:ascii="Arial" w:hAnsi="Arial" w:cs="Arial"/>
          <w:sz w:val="28"/>
          <w:szCs w:val="28"/>
        </w:rPr>
      </w:pPr>
    </w:p>
    <w:p w14:paraId="2FA26F14" w14:textId="79DF5EDA" w:rsidR="003C6301" w:rsidRDefault="00EE6835" w:rsidP="00882188">
      <w:pPr>
        <w:spacing w:after="0" w:line="360" w:lineRule="auto"/>
        <w:ind w:firstLine="2268"/>
        <w:jc w:val="both"/>
        <w:rPr>
          <w:rFonts w:ascii="Arial" w:hAnsi="Arial" w:cs="Arial"/>
          <w:sz w:val="28"/>
          <w:szCs w:val="28"/>
        </w:rPr>
      </w:pPr>
      <w:r w:rsidRPr="48CEC447">
        <w:rPr>
          <w:rFonts w:ascii="Arial" w:hAnsi="Arial" w:cs="Arial"/>
          <w:sz w:val="28"/>
          <w:szCs w:val="28"/>
        </w:rPr>
        <w:t>Em contrarrazões</w:t>
      </w:r>
      <w:r w:rsidR="003C6301" w:rsidRPr="48CEC447">
        <w:rPr>
          <w:rFonts w:ascii="Arial" w:hAnsi="Arial" w:cs="Arial"/>
          <w:sz w:val="28"/>
          <w:szCs w:val="28"/>
        </w:rPr>
        <w:t xml:space="preserve"> (ID 88628050)</w:t>
      </w:r>
      <w:r w:rsidRPr="48CEC447">
        <w:rPr>
          <w:rFonts w:ascii="Arial" w:hAnsi="Arial" w:cs="Arial"/>
          <w:sz w:val="28"/>
          <w:szCs w:val="28"/>
        </w:rPr>
        <w:t xml:space="preserve">, </w:t>
      </w:r>
      <w:r w:rsidR="004070F9" w:rsidRPr="48CEC447">
        <w:rPr>
          <w:rFonts w:ascii="Arial" w:hAnsi="Arial" w:cs="Arial"/>
          <w:sz w:val="28"/>
          <w:szCs w:val="28"/>
        </w:rPr>
        <w:t xml:space="preserve">os </w:t>
      </w:r>
      <w:r w:rsidRPr="48CEC447">
        <w:rPr>
          <w:rFonts w:ascii="Arial" w:hAnsi="Arial" w:cs="Arial"/>
          <w:sz w:val="28"/>
          <w:szCs w:val="28"/>
        </w:rPr>
        <w:t>apelados</w:t>
      </w:r>
      <w:r w:rsidR="004070F9" w:rsidRPr="48CEC447">
        <w:rPr>
          <w:rFonts w:ascii="Arial" w:hAnsi="Arial" w:cs="Arial"/>
          <w:sz w:val="28"/>
          <w:szCs w:val="28"/>
        </w:rPr>
        <w:t xml:space="preserve"> </w:t>
      </w:r>
      <w:r w:rsidRPr="48CEC447">
        <w:rPr>
          <w:rFonts w:ascii="Arial" w:hAnsi="Arial" w:cs="Arial"/>
          <w:sz w:val="28"/>
          <w:szCs w:val="28"/>
        </w:rPr>
        <w:t xml:space="preserve">sustentam que: </w:t>
      </w:r>
      <w:r w:rsidRPr="48CEC447">
        <w:rPr>
          <w:rFonts w:ascii="Arial" w:hAnsi="Arial" w:cs="Arial"/>
          <w:b/>
          <w:bCs/>
          <w:sz w:val="28"/>
          <w:szCs w:val="28"/>
        </w:rPr>
        <w:t>1)</w:t>
      </w:r>
      <w:r w:rsidRPr="48CEC447">
        <w:rPr>
          <w:rFonts w:ascii="Arial" w:hAnsi="Arial" w:cs="Arial"/>
          <w:sz w:val="28"/>
          <w:szCs w:val="28"/>
        </w:rPr>
        <w:t xml:space="preserve"> a prestação dos serviços médico-hospitalares foi comprovada pelos contratos, pela planilha detalhada dos atendimentos, pelas faturas, pelas notas fiscais e pelos e-mails trocados entre as partes; </w:t>
      </w:r>
      <w:r w:rsidRPr="48CEC447">
        <w:rPr>
          <w:rFonts w:ascii="Arial" w:hAnsi="Arial" w:cs="Arial"/>
          <w:b/>
          <w:bCs/>
          <w:sz w:val="28"/>
          <w:szCs w:val="28"/>
        </w:rPr>
        <w:t>2)</w:t>
      </w:r>
      <w:r w:rsidRPr="48CEC447">
        <w:rPr>
          <w:rFonts w:ascii="Arial" w:hAnsi="Arial" w:cs="Arial"/>
          <w:sz w:val="28"/>
          <w:szCs w:val="28"/>
        </w:rPr>
        <w:t xml:space="preserve"> as faturas individualizam os beneficiários, as datas dos atendimentos e os serviços, materiais, medicamentos, exames e taxas cobrados, enquanto a </w:t>
      </w:r>
      <w:r w:rsidR="003C6301" w:rsidRPr="48CEC447">
        <w:rPr>
          <w:rFonts w:ascii="Arial" w:hAnsi="Arial" w:cs="Arial"/>
          <w:sz w:val="28"/>
          <w:szCs w:val="28"/>
        </w:rPr>
        <w:t>ré/</w:t>
      </w:r>
      <w:r w:rsidRPr="48CEC447">
        <w:rPr>
          <w:rFonts w:ascii="Arial" w:hAnsi="Arial" w:cs="Arial"/>
          <w:sz w:val="28"/>
          <w:szCs w:val="28"/>
        </w:rPr>
        <w:t xml:space="preserve">apelante não impugnou especificamente os atendimentos e valores, nem comprovou pagamento ou glosa; </w:t>
      </w:r>
      <w:r w:rsidRPr="48CEC447">
        <w:rPr>
          <w:rFonts w:ascii="Arial" w:hAnsi="Arial" w:cs="Arial"/>
          <w:b/>
          <w:bCs/>
          <w:sz w:val="28"/>
          <w:szCs w:val="28"/>
        </w:rPr>
        <w:t>3)</w:t>
      </w:r>
      <w:r w:rsidRPr="48CEC447">
        <w:rPr>
          <w:rFonts w:ascii="Arial" w:hAnsi="Arial" w:cs="Arial"/>
          <w:sz w:val="28"/>
          <w:szCs w:val="28"/>
        </w:rPr>
        <w:t xml:space="preserve"> a apresentação dos prontuários médicos é desnecessária para demonstrar o crédito e implicaria a exposição de informações sigilosas de inúmeros pacientes, sendo suficientes os documentos administrativos e financeiros juntados; </w:t>
      </w:r>
      <w:r w:rsidR="2BA96BC9" w:rsidRPr="48CEC447">
        <w:rPr>
          <w:rFonts w:ascii="Arial" w:hAnsi="Arial" w:cs="Arial"/>
          <w:sz w:val="28"/>
          <w:szCs w:val="28"/>
        </w:rPr>
        <w:t xml:space="preserve">e </w:t>
      </w:r>
      <w:r w:rsidRPr="48CEC447">
        <w:rPr>
          <w:rFonts w:ascii="Arial" w:hAnsi="Arial" w:cs="Arial"/>
          <w:b/>
          <w:bCs/>
          <w:sz w:val="28"/>
          <w:szCs w:val="28"/>
        </w:rPr>
        <w:t>4)</w:t>
      </w:r>
      <w:r w:rsidRPr="48CEC447">
        <w:rPr>
          <w:rFonts w:ascii="Arial" w:hAnsi="Arial" w:cs="Arial"/>
          <w:sz w:val="28"/>
          <w:szCs w:val="28"/>
        </w:rPr>
        <w:t xml:space="preserve"> os e-mails não impugnados demonstram que a apelante autorizou a entrega das contas sem auditoria presencial e permaneceu inerte diante das tentativas de solução administrativa. </w:t>
      </w:r>
    </w:p>
    <w:p w14:paraId="6AE437BE" w14:textId="77777777" w:rsidR="003C6301" w:rsidRDefault="003C6301"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6B2489A9"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AB26AC">
        <w:rPr>
          <w:rFonts w:ascii="Arial" w:hAnsi="Arial" w:cs="Arial"/>
          <w:sz w:val="28"/>
          <w:szCs w:val="28"/>
        </w:rPr>
        <w:t xml:space="preserve">21/1/2026. </w:t>
      </w:r>
      <w:r w:rsidRPr="00A72414">
        <w:rPr>
          <w:rFonts w:ascii="Arial" w:hAnsi="Arial" w:cs="Arial"/>
          <w:sz w:val="28"/>
          <w:szCs w:val="28"/>
        </w:rPr>
        <w:t xml:space="preserve">Sentença proferida em </w:t>
      </w:r>
      <w:r w:rsidR="00AB26AC">
        <w:rPr>
          <w:rFonts w:ascii="Arial" w:hAnsi="Arial" w:cs="Arial"/>
          <w:sz w:val="28"/>
          <w:szCs w:val="28"/>
        </w:rPr>
        <w:t>22/5/2026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AB26AC">
        <w:rPr>
          <w:rFonts w:ascii="Arial" w:hAnsi="Arial" w:cs="Arial"/>
          <w:sz w:val="28"/>
          <w:szCs w:val="28"/>
        </w:rPr>
        <w:t xml:space="preserve">21/7/2026. </w:t>
      </w:r>
      <w:r w:rsidRPr="00A72414">
        <w:rPr>
          <w:rFonts w:ascii="Arial" w:hAnsi="Arial" w:cs="Arial"/>
          <w:sz w:val="28"/>
          <w:szCs w:val="28"/>
        </w:rPr>
        <w:t xml:space="preserve">Valor da causa: R$ </w:t>
      </w:r>
      <w:r w:rsidR="00AB26AC" w:rsidRPr="00AB26AC">
        <w:rPr>
          <w:rFonts w:ascii="Arial" w:hAnsi="Arial" w:cs="Arial"/>
          <w:sz w:val="28"/>
          <w:szCs w:val="28"/>
        </w:rPr>
        <w:t>9.134.804,75</w:t>
      </w:r>
      <w:r w:rsidR="00AB26AC">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53568A71"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3C0A64">
        <w:rPr>
          <w:rFonts w:ascii="Arial" w:hAnsi="Arial" w:cs="Arial"/>
          <w:b/>
          <w:bCs/>
          <w:color w:val="000000" w:themeColor="text1"/>
          <w:sz w:val="28"/>
          <w:szCs w:val="28"/>
        </w:rPr>
        <w:t>A RÉ</w:t>
      </w:r>
      <w:r w:rsidRPr="007E1C8C">
        <w:rPr>
          <w:rFonts w:ascii="Arial" w:hAnsi="Arial" w:cs="Arial"/>
          <w:b/>
          <w:bCs/>
          <w:color w:val="000000" w:themeColor="text1"/>
          <w:sz w:val="28"/>
          <w:szCs w:val="28"/>
        </w:rPr>
        <w:t xml:space="preserve">, </w:t>
      </w:r>
      <w:r w:rsidR="003C0A64" w:rsidRPr="003C0A64">
        <w:rPr>
          <w:rFonts w:ascii="Arial" w:hAnsi="Arial" w:cs="Arial"/>
          <w:b/>
          <w:bCs/>
          <w:color w:val="000000" w:themeColor="text1"/>
          <w:sz w:val="28"/>
          <w:szCs w:val="28"/>
        </w:rPr>
        <w:t>MASSA FALIDA DE HOSPITAL BOM SAMARITANO S/</w:t>
      </w:r>
      <w:r w:rsidR="00AB3928">
        <w:rPr>
          <w:rFonts w:ascii="Arial" w:hAnsi="Arial" w:cs="Arial"/>
          <w:b/>
          <w:bCs/>
          <w:color w:val="000000" w:themeColor="text1"/>
          <w:sz w:val="28"/>
          <w:szCs w:val="28"/>
        </w:rPr>
        <w:t>C</w:t>
      </w:r>
      <w:r w:rsidR="003C0A64" w:rsidRPr="003C0A64">
        <w:rPr>
          <w:rFonts w:ascii="Arial" w:hAnsi="Arial" w:cs="Arial"/>
          <w:b/>
          <w:bCs/>
          <w:color w:val="000000" w:themeColor="text1"/>
          <w:sz w:val="28"/>
          <w:szCs w:val="28"/>
        </w:rPr>
        <w:t xml:space="preserve"> LTDA.</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7284943C"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4AC060DA" w14:textId="0E229305" w:rsidR="00A72414" w:rsidRDefault="003C0A64" w:rsidP="006A623E">
      <w:pPr>
        <w:spacing w:after="0" w:line="360" w:lineRule="auto"/>
        <w:jc w:val="center"/>
        <w:rPr>
          <w:rFonts w:ascii="Arial" w:hAnsi="Arial" w:cs="Arial"/>
          <w:sz w:val="28"/>
          <w:szCs w:val="28"/>
        </w:rPr>
      </w:pPr>
      <w:commentRangeStart w:id="10"/>
      <w:r>
        <w:rPr>
          <w:rFonts w:ascii="Arial" w:hAnsi="Arial" w:cs="Arial"/>
          <w:sz w:val="28"/>
          <w:szCs w:val="28"/>
          <w:highlight w:val="yellow"/>
        </w:rPr>
        <w:t xml:space="preserve">DA </w:t>
      </w:r>
      <w:r>
        <w:rPr>
          <w:rFonts w:ascii="Arial" w:hAnsi="Arial" w:cs="Arial"/>
          <w:color w:val="808080"/>
          <w:sz w:val="28"/>
          <w:szCs w:val="28"/>
          <w:highlight w:val="yellow"/>
        </w:rPr>
        <w:t>MANUTENÇÃO DA CONDENAÇÃO PELA COMPROVAÇÃO</w:t>
      </w:r>
      <w:r>
        <w:rPr>
          <w:rFonts w:ascii="Arial" w:hAnsi="Arial" w:cs="Arial"/>
          <w:sz w:val="28"/>
          <w:szCs w:val="28"/>
          <w:highlight w:val="yellow"/>
        </w:rPr>
        <w:t xml:space="preserve"> DO </w:t>
      </w:r>
      <w:r>
        <w:rPr>
          <w:rFonts w:ascii="Arial" w:hAnsi="Arial" w:cs="Arial"/>
          <w:color w:val="808080"/>
          <w:sz w:val="28"/>
          <w:szCs w:val="28"/>
          <w:highlight w:val="yellow"/>
        </w:rPr>
        <w:t>CRÉDITO</w:t>
      </w:r>
      <w:commentRangeEnd w:id="10"/>
      <w:r>
        <w:rPr>
          <w:rStyle w:val="CommentReference"/>
        </w:rPr>
        <w:commentReference w:id="10"/>
      </w:r>
    </w:p>
    <w:p w14:paraId="3128BED2" w14:textId="77777777" w:rsidR="003C0A64" w:rsidRPr="003C0A64" w:rsidRDefault="003C0A64" w:rsidP="003C0A64">
      <w:pPr>
        <w:spacing w:after="0" w:line="360" w:lineRule="auto"/>
        <w:ind w:firstLine="2268"/>
        <w:jc w:val="both"/>
        <w:rPr>
          <w:rFonts w:ascii="Arial" w:hAnsi="Arial" w:cs="Arial"/>
          <w:sz w:val="28"/>
          <w:szCs w:val="28"/>
        </w:rPr>
      </w:pPr>
    </w:p>
    <w:p w14:paraId="1E897316" w14:textId="7909550C" w:rsidR="00D93EC6" w:rsidRDefault="003C0A64" w:rsidP="003C0A64">
      <w:pPr>
        <w:spacing w:after="0" w:line="360" w:lineRule="auto"/>
        <w:ind w:firstLine="2268"/>
        <w:jc w:val="both"/>
        <w:rPr>
          <w:rFonts w:ascii="Arial" w:hAnsi="Arial" w:cs="Arial"/>
          <w:sz w:val="28"/>
          <w:szCs w:val="28"/>
        </w:rPr>
      </w:pPr>
      <w:r>
        <w:rPr>
          <w:rFonts w:ascii="Arial" w:hAnsi="Arial" w:cs="Arial"/>
          <w:sz w:val="28"/>
          <w:szCs w:val="28"/>
        </w:rPr>
        <w:t xml:space="preserve">A </w:t>
      </w:r>
      <w:r>
        <w:rPr>
          <w:rFonts w:ascii="Arial" w:hAnsi="Arial" w:cs="Arial"/>
          <w:color w:val="808080"/>
          <w:sz w:val="28"/>
          <w:szCs w:val="28"/>
        </w:rPr>
        <w:t xml:space="preserve">ré/</w:t>
      </w:r>
      <w:r>
        <w:rPr>
          <w:rFonts w:ascii="Arial" w:hAnsi="Arial" w:cs="Arial"/>
          <w:sz w:val="28"/>
          <w:szCs w:val="28"/>
        </w:rPr>
        <w:t xml:space="preserve">apelante alega que</w:t>
      </w:r>
      <w:r>
        <w:rPr>
          <w:rFonts w:ascii="Arial" w:hAnsi="Arial" w:cs="Arial"/>
          <w:color w:val="808080"/>
          <w:sz w:val="28"/>
          <w:szCs w:val="28"/>
        </w:rPr>
        <w:t xml:space="preserve">: </w:t>
      </w:r>
      <w:r>
        <w:rPr>
          <w:rFonts w:ascii="Arial" w:hAnsi="Arial" w:cs="Arial"/>
          <w:b/>
          <w:color w:val="808080"/>
          <w:sz w:val="28"/>
          <w:szCs w:val="28"/>
        </w:rPr>
        <w:t xml:space="preserve">1)</w:t>
      </w:r>
      <w:r>
        <w:rPr>
          <w:rFonts w:ascii="Arial" w:hAnsi="Arial" w:cs="Arial"/>
          <w:sz w:val="28"/>
          <w:szCs w:val="28"/>
        </w:rPr>
        <w:t xml:space="preserve"> os </w:t>
      </w:r>
      <w:ins w:id="1010" w:author="Assessor GDSXSR" w:date="2026-10-31T20:21:25Z">
        <w:r>
          <w:rPr>
            <w:rFonts w:ascii="Arial" w:hAnsi="Arial" w:cs="Arial"/>
            <w:color w:val="808080"/>
            <w:sz w:val="28"/>
            <w:szCs w:val="28"/>
          </w:rPr>
          <w:t xml:space="preserve">documentos unilaterais dos </w:t>
        </w:r>
      </w:ins>
      <w:r>
        <w:rPr>
          <w:rFonts w:ascii="Arial" w:hAnsi="Arial" w:cs="Arial"/>
          <w:sz w:val="28"/>
          <w:szCs w:val="28"/>
        </w:rPr>
        <w:t xml:space="preserve">hospitais não </w:t>
      </w:r>
      <w:del w:id="1011" w:author="Assessor GDSXSR" w:date="2026-10-31T20:21:25Z">
        <w:r>
          <w:rPr>
            <w:rFonts w:ascii="Arial" w:hAnsi="Arial" w:cs="Arial"/>
            <w:sz w:val="28"/>
            <w:szCs w:val="28"/>
          </w:rPr>
          <w:delText xml:space="preserve">comprovaram</w:delText>
        </w:r>
      </w:del>
      <w:ins w:id="1012" w:author="Assessor GDSXSR" w:date="2026-10-31T20:21:25Z">
        <w:r>
          <w:rPr>
            <w:rFonts w:ascii="Arial" w:hAnsi="Arial" w:cs="Arial"/>
            <w:color w:val="808080"/>
            <w:sz w:val="28"/>
            <w:szCs w:val="28"/>
          </w:rPr>
          <w:t xml:space="preserve">comprovam</w:t>
        </w:r>
      </w:ins>
      <w:r>
        <w:rPr>
          <w:rFonts w:ascii="Arial" w:hAnsi="Arial" w:cs="Arial"/>
          <w:sz w:val="28"/>
          <w:szCs w:val="28"/>
        </w:rPr>
        <w:t xml:space="preserve"> </w:t>
      </w:r>
      <w:del w:id="1013" w:author="Assessor GDSXSR" w:date="2026-10-31T20:21:25Z">
        <w:r>
          <w:rPr>
            <w:rFonts w:ascii="Arial" w:hAnsi="Arial" w:cs="Arial"/>
            <w:sz w:val="28"/>
            <w:szCs w:val="28"/>
          </w:rPr>
          <w:delText xml:space="preserve">a prestação dos</w:delText>
        </w:r>
      </w:del>
      <w:ins w:id="1014" w:author="Assessor GDSXSR" w:date="2026-10-31T20:21:25Z">
        <w:r>
          <w:rPr>
            <w:rFonts w:ascii="Arial" w:hAnsi="Arial" w:cs="Arial"/>
            <w:color w:val="808080"/>
            <w:sz w:val="28"/>
            <w:szCs w:val="28"/>
          </w:rPr>
          <w:t xml:space="preserve">os</w:t>
        </w:r>
      </w:ins>
      <w:r>
        <w:rPr>
          <w:rFonts w:ascii="Arial" w:hAnsi="Arial" w:cs="Arial"/>
          <w:sz w:val="28"/>
          <w:szCs w:val="28"/>
        </w:rPr>
        <w:t xml:space="preserve"> serviços </w:t>
      </w:r>
      <w:del w:id="1015" w:author="Assessor GDSXSR" w:date="2026-10-31T20:21:25Z">
        <w:r>
          <w:rPr>
            <w:rFonts w:ascii="Arial" w:hAnsi="Arial" w:cs="Arial"/>
            <w:sz w:val="28"/>
            <w:szCs w:val="28"/>
          </w:rPr>
          <w:delText xml:space="preserve">que</w:delText>
        </w:r>
      </w:del>
      <w:ins w:id="1016" w:author="Assessor GDSXSR" w:date="2026-10-31T20:21:25Z">
        <w:r>
          <w:rPr>
            <w:rFonts w:ascii="Arial" w:hAnsi="Arial" w:cs="Arial"/>
            <w:color w:val="808080"/>
            <w:sz w:val="28"/>
            <w:szCs w:val="28"/>
          </w:rPr>
          <w:t xml:space="preserve">cobrados</w:t>
        </w:r>
      </w:ins>
      <w:r>
        <w:rPr>
          <w:rFonts w:ascii="Arial" w:hAnsi="Arial" w:cs="Arial"/>
          <w:sz w:val="28"/>
          <w:szCs w:val="28"/>
        </w:rPr>
        <w:t xml:space="preserve"> </w:t>
      </w:r>
      <w:del w:id="1017" w:author="Assessor GDSXSR" w:date="2026-10-31T20:21:25Z">
        <w:r>
          <w:rPr>
            <w:rFonts w:ascii="Arial" w:hAnsi="Arial" w:cs="Arial"/>
            <w:sz w:val="28"/>
            <w:szCs w:val="28"/>
          </w:rPr>
          <w:delText xml:space="preserve">fundamentam a cobrança de </w:delText>
        </w:r>
      </w:del>
      <w:ins w:id="1018" w:author="Assessor GDSXSR" w:date="2026-10-31T20:21:25Z">
        <w:r>
          <w:rPr>
            <w:rFonts w:ascii="Arial" w:hAnsi="Arial" w:cs="Arial"/>
            <w:color w:val="808080"/>
            <w:sz w:val="28"/>
            <w:szCs w:val="28"/>
          </w:rPr>
          <w:t xml:space="preserve">(</w:t>
        </w:r>
      </w:ins>
      <w:r>
        <w:rPr>
          <w:rFonts w:ascii="Arial" w:hAnsi="Arial" w:cs="Arial"/>
          <w:sz w:val="28"/>
          <w:szCs w:val="28"/>
        </w:rPr>
        <w:t xml:space="preserve">R$ 9.134.804,75</w:t>
      </w:r>
      <w:del w:id="1019" w:author="Assessor GDSXSR" w:date="2026-10-31T20:21:25Z">
        <w:r>
          <w:rPr>
            <w:rFonts w:ascii="Arial" w:hAnsi="Arial" w:cs="Arial"/>
            <w:sz w:val="28"/>
            <w:szCs w:val="28"/>
          </w:rPr>
          <w:delText xml:space="preserve">, pois apresentaram apenas </w:delText>
        </w:r>
        <w:r>
          <w:rPr>
            <w:rFonts w:ascii="Arial" w:hAnsi="Arial" w:cs="Arial"/>
            <w:color w:val="808080"/>
            <w:sz w:val="28"/>
            <w:szCs w:val="28"/>
          </w:rPr>
          <w:delText xml:space="preserve">documentos</w:delText>
        </w:r>
        <w:r>
          <w:rPr>
            <w:rFonts w:ascii="Arial" w:hAnsi="Arial" w:cs="Arial"/>
            <w:sz w:val="28"/>
            <w:szCs w:val="28"/>
          </w:rPr>
          <w:delText xml:space="preserve"> </w:delText>
        </w:r>
        <w:r>
          <w:rPr>
            <w:rFonts w:ascii="Arial" w:hAnsi="Arial" w:cs="Arial"/>
            <w:color w:val="808080"/>
            <w:sz w:val="28"/>
            <w:szCs w:val="28"/>
          </w:rPr>
          <w:delText xml:space="preserve">produzidos</w:delText>
        </w:r>
        <w:r>
          <w:rPr>
            <w:rFonts w:ascii="Arial" w:hAnsi="Arial" w:cs="Arial"/>
            <w:sz w:val="28"/>
            <w:szCs w:val="28"/>
          </w:rPr>
          <w:delText xml:space="preserve"> </w:delText>
        </w:r>
        <w:r>
          <w:rPr>
            <w:rFonts w:ascii="Arial" w:hAnsi="Arial" w:cs="Arial"/>
            <w:color w:val="808080"/>
            <w:sz w:val="28"/>
            <w:szCs w:val="28"/>
          </w:rPr>
          <w:delText xml:space="preserve">unilateralmente</w:delText>
        </w:r>
      </w:del>
      <w:ins w:id="1020" w:author="Assessor GDSXSR" w:date="2026-10-31T20:21:25Z">
        <w:r>
          <w:rPr>
            <w:rFonts w:ascii="Arial" w:hAnsi="Arial" w:cs="Arial"/>
            <w:color w:val="808080"/>
            <w:sz w:val="28"/>
            <w:szCs w:val="28"/>
          </w:rPr>
          <w:t xml:space="preserve">)</w:t>
        </w:r>
      </w:ins>
      <w:r>
        <w:rPr>
          <w:rFonts w:ascii="Arial" w:hAnsi="Arial" w:cs="Arial"/>
          <w:color w:val="808080"/>
          <w:sz w:val="28"/>
          <w:szCs w:val="28"/>
        </w:rPr>
        <w:t xml:space="preserve">; </w:t>
      </w:r>
      <w:r>
        <w:rPr>
          <w:rFonts w:ascii="Arial" w:hAnsi="Arial" w:cs="Arial"/>
          <w:b/>
          <w:color w:val="808080"/>
          <w:sz w:val="28"/>
          <w:szCs w:val="28"/>
        </w:rPr>
        <w:t xml:space="preserve">2)</w:t>
      </w:r>
      <w:r>
        <w:rPr>
          <w:rFonts w:ascii="Arial" w:hAnsi="Arial" w:cs="Arial"/>
          <w:color w:val="808080"/>
          <w:sz w:val="28"/>
          <w:szCs w:val="28"/>
        </w:rPr>
        <w:t xml:space="preserve"> a sentença inverteu indevidamente o ônus da prova</w:t>
      </w:r>
      <w:del w:id="1021" w:author="Assessor GDSXSR" w:date="2026-10-31T20:21:25Z">
        <w:r>
          <w:rPr>
            <w:rFonts w:ascii="Arial" w:hAnsi="Arial" w:cs="Arial"/>
            <w:color w:val="808080"/>
            <w:sz w:val="28"/>
            <w:szCs w:val="28"/>
          </w:rPr>
          <w:delText xml:space="preserve"> ao exigir que a apelante demonstrasse a inexistência da dívida</w:delText>
        </w:r>
      </w:del>
      <w:r>
        <w:rPr>
          <w:rFonts w:ascii="Arial" w:hAnsi="Arial" w:cs="Arial"/>
          <w:color w:val="808080"/>
          <w:sz w:val="28"/>
          <w:szCs w:val="28"/>
        </w:rPr>
        <w:t xml:space="preserve">; </w:t>
      </w:r>
      <w:r>
        <w:rPr>
          <w:rFonts w:ascii="Arial" w:hAnsi="Arial" w:cs="Arial"/>
          <w:b/>
          <w:color w:val="808080"/>
          <w:sz w:val="28"/>
          <w:szCs w:val="28"/>
        </w:rPr>
        <w:t xml:space="preserve">3)</w:t>
      </w:r>
      <w:r>
        <w:rPr>
          <w:rFonts w:ascii="Arial" w:hAnsi="Arial" w:cs="Arial"/>
          <w:color w:val="808080"/>
          <w:sz w:val="28"/>
          <w:szCs w:val="28"/>
        </w:rPr>
        <w:t xml:space="preserve"> a ausência</w:t>
      </w:r>
      <w:r>
        <w:rPr>
          <w:rFonts w:ascii="Arial" w:hAnsi="Arial" w:cs="Arial"/>
          <w:sz w:val="28"/>
          <w:szCs w:val="28"/>
        </w:rPr>
        <w:t xml:space="preserve"> de </w:t>
      </w:r>
      <w:r>
        <w:rPr>
          <w:rFonts w:ascii="Arial" w:hAnsi="Arial" w:cs="Arial"/>
          <w:color w:val="808080"/>
          <w:sz w:val="28"/>
          <w:szCs w:val="28"/>
        </w:rPr>
        <w:t xml:space="preserve">prontuários</w:t>
      </w:r>
      <w:r>
        <w:rPr>
          <w:rFonts w:ascii="Arial" w:hAnsi="Arial" w:cs="Arial"/>
          <w:sz w:val="28"/>
          <w:szCs w:val="28"/>
        </w:rPr>
        <w:t xml:space="preserve"> </w:t>
      </w:r>
      <w:del w:id="1022" w:author="Assessor GDSXSR" w:date="2026-10-31T20:21:25Z">
        <w:r>
          <w:rPr>
            <w:rFonts w:ascii="Arial" w:hAnsi="Arial" w:cs="Arial"/>
            <w:color w:val="808080"/>
            <w:sz w:val="28"/>
            <w:szCs w:val="28"/>
          </w:rPr>
          <w:delText xml:space="preserve">médicos</w:delText>
        </w:r>
        <w:r>
          <w:rPr>
            <w:rFonts w:ascii="Arial" w:hAnsi="Arial" w:cs="Arial"/>
            <w:sz w:val="28"/>
            <w:szCs w:val="28"/>
          </w:rPr>
          <w:delText xml:space="preserve"> </w:delText>
        </w:r>
      </w:del>
      <w:r>
        <w:rPr>
          <w:rFonts w:ascii="Arial" w:hAnsi="Arial" w:cs="Arial"/>
          <w:color w:val="808080"/>
          <w:sz w:val="28"/>
          <w:szCs w:val="28"/>
        </w:rPr>
        <w:t xml:space="preserve">impede a verificação</w:t>
      </w:r>
      <w:del w:id="1023" w:author="Assessor GDSXSR" w:date="2026-10-31T20:21:25Z">
        <w:r>
          <w:rPr>
            <w:rFonts w:ascii="Arial" w:hAnsi="Arial" w:cs="Arial"/>
            <w:color w:val="808080"/>
            <w:sz w:val="28"/>
            <w:szCs w:val="28"/>
          </w:rPr>
          <w:delText xml:space="preserve"> individualizada</w:delText>
        </w:r>
      </w:del>
      <w:r>
        <w:rPr>
          <w:rFonts w:ascii="Arial" w:hAnsi="Arial" w:cs="Arial"/>
          <w:color w:val="808080"/>
          <w:sz w:val="28"/>
          <w:szCs w:val="28"/>
        </w:rPr>
        <w:t xml:space="preserve"> dos serviços; </w:t>
      </w:r>
      <w:r>
        <w:rPr>
          <w:rFonts w:ascii="Arial" w:hAnsi="Arial" w:cs="Arial"/>
          <w:b/>
          <w:color w:val="808080"/>
          <w:sz w:val="28"/>
          <w:szCs w:val="28"/>
        </w:rPr>
        <w:t xml:space="preserve">4)</w:t>
      </w:r>
      <w:r>
        <w:rPr>
          <w:rFonts w:ascii="Arial" w:hAnsi="Arial" w:cs="Arial"/>
          <w:color w:val="808080"/>
          <w:sz w:val="28"/>
          <w:szCs w:val="28"/>
        </w:rPr>
        <w:t xml:space="preserve"> os</w:t>
      </w:r>
      <w:r>
        <w:rPr>
          <w:rFonts w:ascii="Arial" w:hAnsi="Arial" w:cs="Arial"/>
          <w:sz w:val="28"/>
          <w:szCs w:val="28"/>
        </w:rPr>
        <w:t xml:space="preserve"> e</w:t>
      </w:r>
      <w:r>
        <w:rPr>
          <w:rFonts w:ascii="Arial" w:hAnsi="Arial" w:cs="Arial"/>
          <w:color w:val="808080"/>
          <w:sz w:val="28"/>
          <w:szCs w:val="28"/>
        </w:rPr>
        <w:t xml:space="preserve">-mails não </w:t>
      </w:r>
      <w:del w:id="1024" w:author="Assessor GDSXSR" w:date="2026-10-31T20:21:25Z">
        <w:r>
          <w:rPr>
            <w:rFonts w:ascii="Arial" w:hAnsi="Arial" w:cs="Arial"/>
            <w:color w:val="808080"/>
            <w:sz w:val="28"/>
            <w:szCs w:val="28"/>
          </w:rPr>
          <w:delText xml:space="preserve">configuram</w:delText>
        </w:r>
      </w:del>
      <w:ins w:id="1025" w:author="Assessor GDSXSR" w:date="2026-10-31T20:21:25Z">
        <w:r>
          <w:rPr>
            <w:rFonts w:ascii="Arial" w:hAnsi="Arial" w:cs="Arial"/>
            <w:color w:val="808080"/>
            <w:sz w:val="28"/>
            <w:szCs w:val="28"/>
          </w:rPr>
          <w:t xml:space="preserve">reconhecem</w:t>
        </w:r>
      </w:ins>
      <w:r>
        <w:rPr>
          <w:rFonts w:ascii="Arial" w:hAnsi="Arial" w:cs="Arial"/>
          <w:color w:val="808080"/>
          <w:sz w:val="28"/>
          <w:szCs w:val="28"/>
        </w:rPr>
        <w:t xml:space="preserve"> </w:t>
      </w:r>
      <w:del w:id="1026" w:author="Assessor GDSXSR" w:date="2026-10-31T20:21:25Z">
        <w:r>
          <w:rPr>
            <w:rFonts w:ascii="Arial" w:hAnsi="Arial" w:cs="Arial"/>
            <w:color w:val="808080"/>
            <w:sz w:val="28"/>
            <w:szCs w:val="28"/>
          </w:rPr>
          <w:delText xml:space="preserve">confissão ou reconhecimento da</w:delText>
        </w:r>
      </w:del>
      <w:ins w:id="1027" w:author="Assessor GDSXSR" w:date="2026-10-31T20:21:25Z">
        <w:r>
          <w:rPr>
            <w:rFonts w:ascii="Arial" w:hAnsi="Arial" w:cs="Arial"/>
            <w:color w:val="808080"/>
            <w:sz w:val="28"/>
            <w:szCs w:val="28"/>
          </w:rPr>
          <w:t xml:space="preserve">a</w:t>
        </w:r>
      </w:ins>
      <w:r>
        <w:rPr>
          <w:rFonts w:ascii="Arial" w:hAnsi="Arial" w:cs="Arial"/>
          <w:color w:val="808080"/>
          <w:sz w:val="28"/>
          <w:szCs w:val="28"/>
        </w:rPr>
        <w:t xml:space="preserve"> dívida; e </w:t>
      </w:r>
      <w:r>
        <w:rPr>
          <w:rFonts w:ascii="Arial" w:hAnsi="Arial" w:cs="Arial"/>
          <w:b/>
          <w:color w:val="808080"/>
          <w:sz w:val="28"/>
          <w:szCs w:val="28"/>
        </w:rPr>
        <w:t xml:space="preserve">5)</w:t>
      </w:r>
      <w:r>
        <w:rPr>
          <w:rFonts w:ascii="Arial" w:hAnsi="Arial" w:cs="Arial"/>
          <w:color w:val="808080"/>
          <w:sz w:val="28"/>
          <w:szCs w:val="28"/>
        </w:rPr>
        <w:t xml:space="preserve"> as</w:t>
      </w:r>
      <w:r>
        <w:rPr>
          <w:rFonts w:ascii="Arial" w:hAnsi="Arial" w:cs="Arial"/>
          <w:sz w:val="28"/>
          <w:szCs w:val="28"/>
        </w:rPr>
        <w:t xml:space="preserve"> notas fiscais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sem</w:t>
      </w:r>
      <w:r>
        <w:rPr>
          <w:rFonts w:ascii="Arial" w:hAnsi="Arial" w:cs="Arial"/>
          <w:sz w:val="28"/>
          <w:szCs w:val="28"/>
        </w:rPr>
        <w:t xml:space="preserve"> </w:t>
      </w:r>
      <w:r>
        <w:rPr>
          <w:rFonts w:ascii="Arial" w:hAnsi="Arial" w:cs="Arial"/>
          <w:color w:val="808080"/>
          <w:sz w:val="28"/>
          <w:szCs w:val="28"/>
        </w:rPr>
        <w:t xml:space="preserve">prova externa da prestação e da aceitação</w:t>
      </w:r>
      <w:del w:id="1028" w:author="Assessor GDSXSR" w:date="2026-10-31T20:21:25Z">
        <w:r>
          <w:rPr>
            <w:rFonts w:ascii="Arial" w:hAnsi="Arial" w:cs="Arial"/>
            <w:color w:val="808080"/>
            <w:sz w:val="28"/>
            <w:szCs w:val="28"/>
          </w:rPr>
          <w:delText xml:space="preserve"> dos serviços</w:delText>
        </w:r>
      </w:del>
      <w:r>
        <w:rPr>
          <w:rFonts w:ascii="Arial" w:hAnsi="Arial" w:cs="Arial"/>
          <w:color w:val="808080"/>
          <w:sz w:val="28"/>
          <w:szCs w:val="28"/>
        </w:rPr>
        <w:t xml:space="preserve">, não demonstram a origem, a liquidez e a exigibilidade </w:t>
      </w:r>
      <w:del w:id="1029" w:author="Assessor GDSXSR" w:date="2026-10-31T20:21:25Z">
        <w:r>
          <w:rPr>
            <w:rFonts w:ascii="Arial" w:hAnsi="Arial" w:cs="Arial"/>
            <w:color w:val="808080"/>
            <w:sz w:val="28"/>
            <w:szCs w:val="28"/>
          </w:rPr>
          <w:delText xml:space="preserve">da</w:delText>
        </w:r>
      </w:del>
      <w:ins w:id="1030" w:author="Assessor GDSXSR" w:date="2026-10-31T20:21:25Z">
        <w:r>
          <w:rPr>
            <w:rFonts w:ascii="Arial" w:hAnsi="Arial" w:cs="Arial"/>
            <w:color w:val="808080"/>
            <w:sz w:val="28"/>
            <w:szCs w:val="28"/>
          </w:rPr>
          <w:t xml:space="preserve">do</w:t>
        </w:r>
      </w:ins>
      <w:r>
        <w:rPr>
          <w:rFonts w:ascii="Arial" w:hAnsi="Arial" w:cs="Arial"/>
          <w:color w:val="808080"/>
          <w:sz w:val="28"/>
          <w:szCs w:val="28"/>
        </w:rPr>
        <w:t xml:space="preserve"> </w:t>
      </w:r>
      <w:del w:id="1031" w:author="Assessor GDSXSR" w:date="2026-10-31T20:21:25Z">
        <w:r>
          <w:rPr>
            <w:rFonts w:ascii="Arial" w:hAnsi="Arial" w:cs="Arial"/>
            <w:color w:val="808080"/>
            <w:sz w:val="28"/>
            <w:szCs w:val="28"/>
          </w:rPr>
          <w:delText xml:space="preserve">obrigação</w:delText>
        </w:r>
      </w:del>
      <w:ins w:id="1032" w:author="Assessor GDSXSR" w:date="2026-10-31T20:21:25Z">
        <w:r>
          <w:rPr>
            <w:rFonts w:ascii="Arial" w:hAnsi="Arial" w:cs="Arial"/>
            <w:color w:val="808080"/>
            <w:sz w:val="28"/>
            <w:szCs w:val="28"/>
          </w:rPr>
          <w:t xml:space="preserve">crédito</w:t>
        </w:r>
      </w:ins>
      <w:r>
        <w:rPr>
          <w:rFonts w:ascii="Arial" w:hAnsi="Arial" w:cs="Arial"/>
          <w:color w:val="808080"/>
          <w:sz w:val="28"/>
          <w:szCs w:val="28"/>
        </w:rPr>
        <w:t xml:space="preserve"> (ID 8862804</w:t>
      </w:r>
      <w:r>
        <w:rPr>
          <w:rFonts w:ascii="Arial" w:hAnsi="Arial" w:cs="Arial"/>
          <w:b/>
          <w:color w:val="808080"/>
          <w:sz w:val="28"/>
          <w:szCs w:val="28"/>
        </w:rPr>
        <w:t xml:space="preserve">7)</w:t>
      </w:r>
      <w:r>
        <w:rPr>
          <w:rFonts w:ascii="Arial" w:hAnsi="Arial" w:cs="Arial"/>
          <w:sz w:val="28"/>
          <w:szCs w:val="28"/>
        </w:rPr>
        <w:t xml:space="preserve">.</w:t>
      </w:r>
    </w:p>
    <w:p w14:paraId="7C9AE72B" w14:textId="3EC181C0" w:rsidR="003C0A64" w:rsidRPr="003C0A64" w:rsidRDefault="003C0A64" w:rsidP="003C0A64">
      <w:pPr>
        <w:spacing w:after="0" w:line="360" w:lineRule="auto"/>
        <w:ind w:firstLine="2268"/>
        <w:jc w:val="both"/>
        <w:rPr>
          <w:rFonts w:ascii="Arial" w:hAnsi="Arial" w:cs="Arial"/>
          <w:sz w:val="28"/>
          <w:szCs w:val="28"/>
        </w:rPr>
      </w:pPr>
      <w:r w:rsidRPr="003C0A64">
        <w:rPr>
          <w:rFonts w:ascii="Arial" w:hAnsi="Arial" w:cs="Arial"/>
          <w:sz w:val="28"/>
          <w:szCs w:val="28"/>
        </w:rPr>
        <w:t xml:space="preserve"> </w:t>
      </w:r>
    </w:p>
    <w:p w14:paraId="5DA34B84" w14:textId="76D8F524" w:rsidR="003C0A64" w:rsidRPr="003C0A64" w:rsidRDefault="00D93EC6" w:rsidP="003C0A64">
      <w:pPr>
        <w:spacing w:after="0" w:line="360" w:lineRule="auto"/>
        <w:ind w:firstLine="2268"/>
        <w:jc w:val="both"/>
        <w:rPr>
          <w:rFonts w:ascii="Arial" w:hAnsi="Arial" w:cs="Arial"/>
          <w:sz w:val="28"/>
          <w:szCs w:val="28"/>
        </w:rPr>
      </w:pPr>
      <w:r>
        <w:rPr>
          <w:rFonts w:ascii="Arial" w:hAnsi="Arial" w:cs="Arial"/>
          <w:sz w:val="28"/>
          <w:szCs w:val="28"/>
          <w:highlight w:val="yellow"/>
        </w:rPr>
        <w:lastRenderedPageBreak/>
        <w:t>Sem razão</w:t>
      </w:r>
      <w:r w:rsidR="003C0A64" w:rsidRPr="003C0A64">
        <w:rPr>
          <w:rFonts w:ascii="Arial" w:hAnsi="Arial" w:cs="Arial"/>
          <w:sz w:val="28"/>
          <w:szCs w:val="28"/>
          <w:highlight w:val="yellow"/>
        </w:rPr>
        <w:t>.</w:t>
      </w:r>
    </w:p>
    <w:p w14:paraId="5C94F146" w14:textId="77777777" w:rsidR="003C0A64" w:rsidRPr="003C0A64" w:rsidRDefault="003C0A64" w:rsidP="003C0A64">
      <w:pPr>
        <w:spacing w:after="0" w:line="360" w:lineRule="auto"/>
        <w:ind w:firstLine="2268"/>
        <w:jc w:val="both"/>
        <w:rPr>
          <w:rFonts w:ascii="Arial" w:hAnsi="Arial" w:cs="Arial"/>
          <w:sz w:val="28"/>
          <w:szCs w:val="28"/>
        </w:rPr>
      </w:pPr>
    </w:p>
    <w:p w14:paraId="58F900F7" w14:textId="77777777" w:rsidR="003C0A64" w:rsidRPr="003C0A64" w:rsidRDefault="003C0A64" w:rsidP="003C0A64">
      <w:pPr>
        <w:spacing w:after="0" w:line="360" w:lineRule="auto"/>
        <w:ind w:firstLine="2268"/>
        <w:jc w:val="both"/>
        <w:rPr>
          <w:rFonts w:ascii="Arial" w:hAnsi="Arial" w:cs="Arial"/>
          <w:sz w:val="28"/>
          <w:szCs w:val="28"/>
        </w:rPr>
      </w:pPr>
      <w:r>
        <w:rPr>
          <w:rFonts w:ascii="Arial" w:hAnsi="Arial" w:cs="Arial"/>
          <w:sz w:val="28"/>
          <w:szCs w:val="28"/>
        </w:rPr>
        <w:t xml:space="preserve">As notas fiscais e as planilhas </w:t>
      </w:r>
      <w:del w:id="1033" w:author="Assessor GDSXSR" w:date="2026-10-31T20:21:25Z">
        <w:r>
          <w:rPr>
            <w:rFonts w:ascii="Arial" w:hAnsi="Arial" w:cs="Arial"/>
            <w:sz w:val="28"/>
            <w:szCs w:val="28"/>
          </w:rPr>
          <w:delText xml:space="preserve">elaboradas pelo</w:delText>
        </w:r>
      </w:del>
      <w:ins w:id="1034" w:author="Assessor GDSXSR" w:date="2026-10-31T20:21:25Z">
        <w:r>
          <w:rPr>
            <w:rFonts w:ascii="Arial" w:hAnsi="Arial" w:cs="Arial"/>
            <w:color w:val="808080"/>
            <w:sz w:val="28"/>
            <w:szCs w:val="28"/>
          </w:rPr>
          <w:t xml:space="preserve">do</w:t>
        </w:r>
      </w:ins>
      <w:r>
        <w:rPr>
          <w:rFonts w:ascii="Arial" w:hAnsi="Arial" w:cs="Arial"/>
          <w:sz w:val="28"/>
          <w:szCs w:val="28"/>
        </w:rPr>
        <w:t xml:space="preserve"> credor, isoladamente, não </w:t>
      </w:r>
      <w:r>
        <w:rPr>
          <w:rFonts w:ascii="Arial" w:hAnsi="Arial" w:cs="Arial"/>
          <w:color w:val="808080"/>
          <w:sz w:val="28"/>
          <w:szCs w:val="28"/>
        </w:rPr>
        <w:t xml:space="preserve">bastam</w:t>
      </w:r>
      <w:r>
        <w:rPr>
          <w:rFonts w:ascii="Arial" w:hAnsi="Arial" w:cs="Arial"/>
          <w:sz w:val="28"/>
          <w:szCs w:val="28"/>
        </w:rPr>
        <w:t xml:space="preserve"> para demonstrar </w:t>
      </w:r>
      <w:del w:id="1035" w:author="Assessor GDSXSR" w:date="2026-10-31T20:21:25Z">
        <w:r>
          <w:rPr>
            <w:rFonts w:ascii="Arial" w:hAnsi="Arial" w:cs="Arial"/>
            <w:sz w:val="28"/>
            <w:szCs w:val="28"/>
          </w:rPr>
          <w:delText xml:space="preserve">a</w:delText>
        </w:r>
      </w:del>
      <w:ins w:id="1036" w:author="Assessor GDSXSR" w:date="2026-10-31T20:21:25Z">
        <w:r>
          <w:rPr>
            <w:rFonts w:ascii="Arial" w:hAnsi="Arial" w:cs="Arial"/>
            <w:color w:val="808080"/>
            <w:sz w:val="28"/>
            <w:szCs w:val="28"/>
          </w:rPr>
          <w:t xml:space="preserve">o</w:t>
        </w:r>
      </w:ins>
      <w:r>
        <w:rPr>
          <w:rFonts w:ascii="Arial" w:hAnsi="Arial" w:cs="Arial"/>
          <w:sz w:val="28"/>
          <w:szCs w:val="28"/>
        </w:rPr>
        <w:t xml:space="preserve"> </w:t>
      </w:r>
      <w:del w:id="1037" w:author="Assessor GDSXSR" w:date="2026-10-31T20:21:25Z">
        <w:r>
          <w:rPr>
            <w:rFonts w:ascii="Arial" w:hAnsi="Arial" w:cs="Arial"/>
            <w:sz w:val="28"/>
            <w:szCs w:val="28"/>
          </w:rPr>
          <w:delText xml:space="preserve">origem e a exigibilidade da obrigação</w:delText>
        </w:r>
      </w:del>
      <w:ins w:id="1038" w:author="Assessor GDSXSR" w:date="2026-10-31T20:21:25Z">
        <w:r>
          <w:rPr>
            <w:rFonts w:ascii="Arial" w:hAnsi="Arial" w:cs="Arial"/>
            <w:color w:val="808080"/>
            <w:sz w:val="28"/>
            <w:szCs w:val="28"/>
          </w:rPr>
          <w:t xml:space="preserve">crédito</w:t>
        </w:r>
      </w:ins>
      <w:r>
        <w:rPr>
          <w:rFonts w:ascii="Arial" w:hAnsi="Arial" w:cs="Arial"/>
          <w:sz w:val="28"/>
          <w:szCs w:val="28"/>
        </w:rPr>
        <w:t xml:space="preserve">. No caso, entretanto, a cobrança está amparada </w:t>
      </w:r>
      <w:del w:id="1039" w:author="Assessor GDSXSR" w:date="2026-10-31T20:21:25Z">
        <w:r>
          <w:rPr>
            <w:rFonts w:ascii="Arial" w:hAnsi="Arial" w:cs="Arial"/>
            <w:color w:val="808080"/>
            <w:sz w:val="28"/>
            <w:szCs w:val="28"/>
          </w:rPr>
          <w:delText xml:space="preserve">em</w:delText>
        </w:r>
      </w:del>
      <w:ins w:id="1040" w:author="Assessor GDSXSR" w:date="2026-10-31T20:21:25Z">
        <w:r>
          <w:rPr>
            <w:rFonts w:ascii="Arial" w:hAnsi="Arial" w:cs="Arial"/>
            <w:color w:val="808080"/>
            <w:sz w:val="28"/>
            <w:szCs w:val="28"/>
          </w:rPr>
          <w:t xml:space="preserve">na</w:t>
        </w:r>
      </w:ins>
      <w:r>
        <w:rPr>
          <w:rFonts w:ascii="Arial" w:hAnsi="Arial" w:cs="Arial"/>
          <w:sz w:val="28"/>
          <w:szCs w:val="28"/>
        </w:rPr>
        <w:t xml:space="preserve"> </w:t>
      </w:r>
      <w:del w:id="1041" w:author="Assessor GDSXSR" w:date="2026-10-31T20:21:25Z">
        <w:r>
          <w:rPr>
            <w:rFonts w:ascii="Arial" w:hAnsi="Arial" w:cs="Arial"/>
            <w:color w:val="808080"/>
            <w:sz w:val="28"/>
            <w:szCs w:val="28"/>
          </w:rPr>
          <w:delText xml:space="preserve">conjunto</w:delText>
        </w:r>
      </w:del>
      <w:ins w:id="1042" w:author="Assessor GDSXSR" w:date="2026-10-31T20:21:25Z">
        <w:r>
          <w:rPr>
            <w:rFonts w:ascii="Arial" w:hAnsi="Arial" w:cs="Arial"/>
            <w:color w:val="808080"/>
            <w:sz w:val="28"/>
            <w:szCs w:val="28"/>
          </w:rPr>
          <w:t xml:space="preserve">convergência</w:t>
        </w:r>
      </w:ins>
      <w:r>
        <w:rPr>
          <w:rFonts w:ascii="Arial" w:hAnsi="Arial" w:cs="Arial"/>
          <w:sz w:val="28"/>
          <w:szCs w:val="28"/>
        </w:rPr>
        <w:t xml:space="preserve"> </w:t>
      </w:r>
      <w:del w:id="1043" w:author="Assessor GDSXSR" w:date="2026-10-31T20:21:25Z">
        <w:r>
          <w:rPr>
            <w:rFonts w:ascii="Arial" w:hAnsi="Arial" w:cs="Arial"/>
            <w:color w:val="808080"/>
            <w:sz w:val="28"/>
            <w:szCs w:val="28"/>
          </w:rPr>
          <w:delText xml:space="preserve">probatório</w:delText>
        </w:r>
      </w:del>
      <w:ins w:id="1044" w:author="Assessor GDSXSR" w:date="2026-10-31T20:21:25Z">
        <w:r>
          <w:rPr>
            <w:rFonts w:ascii="Arial" w:hAnsi="Arial" w:cs="Arial"/>
            <w:color w:val="808080"/>
            <w:sz w:val="28"/>
            <w:szCs w:val="28"/>
          </w:rPr>
          <w:t xml:space="preserve">de</w:t>
        </w:r>
      </w:ins>
      <w:r>
        <w:rPr>
          <w:rFonts w:ascii="Arial" w:hAnsi="Arial" w:cs="Arial"/>
          <w:color w:val="808080"/>
          <w:sz w:val="28"/>
          <w:szCs w:val="28"/>
        </w:rPr>
        <w:t xml:space="preserve"> </w:t>
      </w:r>
      <w:del w:id="1045" w:author="Assessor GDSXSR" w:date="2026-10-31T20:21:25Z">
        <w:r>
          <w:rPr>
            <w:rFonts w:ascii="Arial" w:hAnsi="Arial" w:cs="Arial"/>
            <w:color w:val="808080"/>
            <w:sz w:val="28"/>
            <w:szCs w:val="28"/>
          </w:rPr>
          <w:delText xml:space="preserve">mais</w:delText>
        </w:r>
      </w:del>
      <w:ins w:id="1046" w:author="Assessor GDSXSR" w:date="2026-10-31T20:21:25Z">
        <w:r>
          <w:rPr>
            <w:rFonts w:ascii="Arial" w:hAnsi="Arial" w:cs="Arial"/>
            <w:color w:val="808080"/>
            <w:sz w:val="28"/>
            <w:szCs w:val="28"/>
          </w:rPr>
          <w:t xml:space="preserve">contratos,</w:t>
        </w:r>
      </w:ins>
      <w:r>
        <w:rPr>
          <w:rFonts w:ascii="Arial" w:hAnsi="Arial" w:cs="Arial"/>
          <w:color w:val="808080"/>
          <w:sz w:val="28"/>
          <w:szCs w:val="28"/>
        </w:rPr>
        <w:t xml:space="preserve"> </w:t>
      </w:r>
      <w:del w:id="1047" w:author="Assessor GDSXSR" w:date="2026-10-31T20:21:25Z">
        <w:r>
          <w:rPr>
            <w:rFonts w:ascii="Arial" w:hAnsi="Arial" w:cs="Arial"/>
            <w:color w:val="808080"/>
            <w:sz w:val="28"/>
            <w:szCs w:val="28"/>
          </w:rPr>
          <w:delText xml:space="preserve">amplo</w:delText>
        </w:r>
      </w:del>
      <w:ins w:id="1048" w:author="Assessor GDSXSR" w:date="2026-10-31T20:21:25Z">
        <w:r>
          <w:rPr>
            <w:rFonts w:ascii="Arial" w:hAnsi="Arial" w:cs="Arial"/>
            <w:color w:val="808080"/>
            <w:sz w:val="28"/>
            <w:szCs w:val="28"/>
          </w:rPr>
          <w:t xml:space="preserve">planilha analítica, notas fiscais e comunicações</w:t>
        </w:r>
      </w:ins>
      <w:r>
        <w:rPr>
          <w:rFonts w:ascii="Arial" w:hAnsi="Arial" w:cs="Arial"/>
          <w:sz w:val="28"/>
          <w:szCs w:val="28"/>
        </w:rPr>
        <w:t xml:space="preserve">.</w:t>
      </w:r>
    </w:p>
    <w:p w14:paraId="63A6EB34" w14:textId="77777777" w:rsidR="003C0A64" w:rsidRPr="003C0A64" w:rsidRDefault="003C0A64" w:rsidP="003C0A64">
      <w:pPr>
        <w:spacing w:after="0" w:line="360" w:lineRule="auto"/>
        <w:ind w:firstLine="2268"/>
        <w:jc w:val="both"/>
        <w:rPr>
          <w:rFonts w:ascii="Arial" w:hAnsi="Arial" w:cs="Arial"/>
          <w:sz w:val="28"/>
          <w:szCs w:val="28"/>
        </w:rPr>
      </w:pPr>
    </w:p>
    <w:p w14:paraId="1912CC64" w14:textId="77777777" w:rsidR="008D4F08" w:rsidRDefault="00D70F61">
      <w:pPr>
        <w:spacing w:after="0" w:line="360" w:lineRule="auto"/>
        <w:ind w:firstLine="2268"/>
        <w:jc w:val="both"/>
      </w:pPr>
      <w:r>
        <w:rPr>
          <w:rFonts w:ascii="Arial" w:hAnsi="Arial" w:cs="Arial"/>
          <w:sz w:val="28"/>
          <w:szCs w:val="28"/>
        </w:rPr>
        <w:t xml:space="preserve">Os autores </w:t>
      </w:r>
      <w:r>
        <w:rPr>
          <w:rFonts w:ascii="Arial" w:hAnsi="Arial" w:cs="Arial"/>
          <w:color w:val="808080"/>
          <w:sz w:val="28"/>
          <w:szCs w:val="28"/>
        </w:rPr>
        <w:t xml:space="preserve">juntaram</w:t>
      </w:r>
      <w:r>
        <w:rPr>
          <w:rFonts w:ascii="Arial" w:hAnsi="Arial" w:cs="Arial"/>
          <w:sz w:val="28"/>
          <w:szCs w:val="28"/>
        </w:rPr>
        <w:t xml:space="preserve"> os contratos </w:t>
      </w:r>
      <w:del w:id="1049" w:author="Assessor GDSXSR" w:date="2026-10-31T20:21:25Z">
        <w:r>
          <w:rPr>
            <w:rFonts w:ascii="Arial" w:hAnsi="Arial" w:cs="Arial"/>
            <w:sz w:val="28"/>
            <w:szCs w:val="28"/>
          </w:rPr>
          <w:delText xml:space="preserve">celebrados em</w:delText>
        </w:r>
      </w:del>
      <w:ins w:id="1050" w:author="Assessor GDSXSR" w:date="2026-10-31T20:21:25Z">
        <w:r>
          <w:rPr>
            <w:rFonts w:ascii="Arial" w:hAnsi="Arial" w:cs="Arial"/>
            <w:color w:val="808080"/>
            <w:sz w:val="28"/>
            <w:szCs w:val="28"/>
          </w:rPr>
          <w:t xml:space="preserve">de</w:t>
        </w:r>
      </w:ins>
      <w:r>
        <w:rPr>
          <w:rFonts w:ascii="Arial" w:hAnsi="Arial" w:cs="Arial"/>
          <w:sz w:val="28"/>
          <w:szCs w:val="28"/>
        </w:rPr>
        <w:t xml:space="preserve"> 2020, </w:t>
      </w:r>
      <w:del w:id="1051" w:author="Assessor GDSXSR" w:date="2026-10-31T20:21:25Z">
        <w:r>
          <w:rPr>
            <w:rFonts w:ascii="Arial" w:hAnsi="Arial" w:cs="Arial"/>
            <w:color w:val="808080"/>
            <w:sz w:val="28"/>
            <w:szCs w:val="28"/>
          </w:rPr>
          <w:delText xml:space="preserve">pelos</w:delText>
        </w:r>
      </w:del>
      <w:ins w:id="1052" w:author="Assessor GDSXSR" w:date="2026-10-31T20:21:25Z">
        <w:r>
          <w:rPr>
            <w:rFonts w:ascii="Arial" w:hAnsi="Arial" w:cs="Arial"/>
            <w:color w:val="808080"/>
            <w:sz w:val="28"/>
            <w:szCs w:val="28"/>
          </w:rPr>
          <w:t xml:space="preserve">cuja</w:t>
        </w:r>
      </w:ins>
      <w:r>
        <w:rPr>
          <w:rFonts w:ascii="Arial" w:hAnsi="Arial" w:cs="Arial"/>
          <w:sz w:val="28"/>
          <w:szCs w:val="28"/>
        </w:rPr>
        <w:t xml:space="preserve"> </w:t>
      </w:r>
      <w:del w:id="1053" w:author="Assessor GDSXSR" w:date="2026-10-31T20:21:25Z">
        <w:r>
          <w:rPr>
            <w:rFonts w:ascii="Arial" w:hAnsi="Arial" w:cs="Arial"/>
            <w:sz w:val="28"/>
            <w:szCs w:val="28"/>
          </w:rPr>
          <w:delText xml:space="preserve">quais</w:delText>
        </w:r>
      </w:del>
      <w:ins w:id="1054" w:author="Assessor GDSXSR" w:date="2026-10-31T20:21:25Z">
        <w:r>
          <w:rPr>
            <w:rFonts w:ascii="Arial" w:hAnsi="Arial" w:cs="Arial"/>
            <w:color w:val="808080"/>
            <w:sz w:val="28"/>
            <w:szCs w:val="28"/>
          </w:rPr>
          <w:t xml:space="preserve">existência</w:t>
        </w:r>
      </w:ins>
      <w:r>
        <w:rPr>
          <w:rFonts w:ascii="Arial" w:hAnsi="Arial" w:cs="Arial"/>
          <w:sz w:val="28"/>
          <w:szCs w:val="28"/>
        </w:rPr>
        <w:t xml:space="preserve"> </w:t>
      </w:r>
      <w:del w:id="1055" w:author="Assessor GDSXSR" w:date="2026-10-31T20:21:25Z">
        <w:r>
          <w:rPr>
            <w:rFonts w:ascii="Arial" w:hAnsi="Arial" w:cs="Arial"/>
            <w:color w:val="808080"/>
            <w:sz w:val="28"/>
            <w:szCs w:val="28"/>
          </w:rPr>
          <w:delText xml:space="preserve">integraram</w:delText>
        </w:r>
      </w:del>
      <w:ins w:id="1056" w:author="Assessor GDSXSR" w:date="2026-10-31T20:21:25Z">
        <w:r>
          <w:rPr>
            <w:rFonts w:ascii="Arial" w:hAnsi="Arial" w:cs="Arial"/>
            <w:color w:val="808080"/>
            <w:sz w:val="28"/>
            <w:szCs w:val="28"/>
          </w:rPr>
          <w:t xml:space="preserve">e validade não foram impugnadas, e</w:t>
        </w:r>
      </w:ins>
      <w:r>
        <w:rPr>
          <w:rFonts w:ascii="Arial" w:hAnsi="Arial" w:cs="Arial"/>
          <w:sz w:val="28"/>
          <w:szCs w:val="28"/>
        </w:rPr>
        <w:t xml:space="preserve"> a </w:t>
      </w:r>
      <w:del w:id="1057" w:author="Assessor GDSXSR" w:date="2026-10-31T20:21:25Z">
        <w:r>
          <w:rPr>
            <w:rFonts w:ascii="Arial" w:hAnsi="Arial" w:cs="Arial"/>
            <w:sz w:val="28"/>
            <w:szCs w:val="28"/>
          </w:rPr>
          <w:delText xml:space="preserve">rede</w:delText>
        </w:r>
      </w:del>
      <w:ins w:id="1058" w:author="Assessor GDSXSR" w:date="2026-10-31T20:21:25Z">
        <w:r>
          <w:rPr>
            <w:rFonts w:ascii="Arial" w:hAnsi="Arial" w:cs="Arial"/>
            <w:color w:val="808080"/>
            <w:sz w:val="28"/>
            <w:szCs w:val="28"/>
          </w:rPr>
          <w:t xml:space="preserve">planilha</w:t>
        </w:r>
      </w:ins>
      <w:r>
        <w:rPr>
          <w:rFonts w:ascii="Arial" w:hAnsi="Arial" w:cs="Arial"/>
          <w:sz w:val="28"/>
          <w:szCs w:val="28"/>
        </w:rPr>
        <w:t xml:space="preserve"> </w:t>
      </w:r>
      <w:del w:id="1059" w:author="Assessor GDSXSR" w:date="2026-10-31T20:21:25Z">
        <w:r>
          <w:rPr>
            <w:rFonts w:ascii="Arial" w:hAnsi="Arial" w:cs="Arial"/>
            <w:sz w:val="28"/>
            <w:szCs w:val="28"/>
          </w:rPr>
          <w:delText xml:space="preserve">credenciada</w:delText>
        </w:r>
      </w:del>
      <w:ins w:id="1060" w:author="Assessor GDSXSR" w:date="2026-10-31T20:21:25Z">
        <w:r>
          <w:rPr>
            <w:rFonts w:ascii="Arial" w:hAnsi="Arial" w:cs="Arial"/>
            <w:color w:val="808080"/>
            <w:sz w:val="28"/>
            <w:szCs w:val="28"/>
          </w:rPr>
          <w:t xml:space="preserve">analítica</w:t>
        </w:r>
      </w:ins>
      <w:r>
        <w:rPr>
          <w:rFonts w:ascii="Arial" w:hAnsi="Arial" w:cs="Arial"/>
          <w:sz w:val="28"/>
          <w:szCs w:val="28"/>
        </w:rPr>
        <w:t xml:space="preserve"> </w:t>
      </w:r>
      <w:del w:id="1061" w:author="Assessor GDSXSR" w:date="2026-10-31T20:21:25Z">
        <w:r>
          <w:rPr>
            <w:rFonts w:ascii="Arial" w:hAnsi="Arial" w:cs="Arial"/>
            <w:sz w:val="28"/>
            <w:szCs w:val="28"/>
          </w:rPr>
          <w:delText xml:space="preserve">do</w:delText>
        </w:r>
      </w:del>
      <w:ins w:id="1062" w:author="Assessor GDSXSR" w:date="2026-10-31T20:21:25Z">
        <w:r>
          <w:rPr>
            <w:rFonts w:ascii="Arial" w:hAnsi="Arial" w:cs="Arial"/>
            <w:color w:val="808080"/>
            <w:sz w:val="28"/>
            <w:szCs w:val="28"/>
          </w:rPr>
          <w:t xml:space="preserve">dos</w:t>
        </w:r>
      </w:ins>
      <w:r>
        <w:rPr>
          <w:rFonts w:ascii="Arial" w:hAnsi="Arial" w:cs="Arial"/>
          <w:sz w:val="28"/>
          <w:szCs w:val="28"/>
        </w:rPr>
        <w:t xml:space="preserve"> </w:t>
      </w:r>
      <w:del w:id="1063" w:author="Assessor GDSXSR" w:date="2026-10-31T20:21:25Z">
        <w:r>
          <w:rPr>
            <w:rFonts w:ascii="Arial" w:hAnsi="Arial" w:cs="Arial"/>
            <w:sz w:val="28"/>
            <w:szCs w:val="28"/>
          </w:rPr>
          <w:delText xml:space="preserve">plano</w:delText>
        </w:r>
      </w:del>
      <w:ins w:id="1064" w:author="Assessor GDSXSR" w:date="2026-10-31T20:21:25Z">
        <w:r>
          <w:rPr>
            <w:rFonts w:ascii="Arial" w:hAnsi="Arial" w:cs="Arial"/>
            <w:color w:val="808080"/>
            <w:sz w:val="28"/>
            <w:szCs w:val="28"/>
          </w:rPr>
          <w:t xml:space="preserve">atendimentos,</w:t>
        </w:r>
      </w:ins>
      <w:r>
        <w:rPr>
          <w:rFonts w:ascii="Arial" w:hAnsi="Arial" w:cs="Arial"/>
          <w:sz w:val="28"/>
          <w:szCs w:val="28"/>
        </w:rPr>
        <w:t xml:space="preserve"> </w:t>
      </w:r>
      <w:del w:id="1065" w:author="Assessor GDSXSR" w:date="2026-10-31T20:21:25Z">
        <w:r>
          <w:rPr>
            <w:rFonts w:ascii="Arial" w:hAnsi="Arial" w:cs="Arial"/>
            <w:sz w:val="28"/>
            <w:szCs w:val="28"/>
          </w:rPr>
          <w:delText xml:space="preserve">de</w:delText>
        </w:r>
      </w:del>
      <w:ins w:id="1066" w:author="Assessor GDSXSR" w:date="2026-10-31T20:21:25Z">
        <w:r>
          <w:rPr>
            <w:rFonts w:ascii="Arial" w:hAnsi="Arial" w:cs="Arial"/>
            <w:color w:val="808080"/>
            <w:sz w:val="28"/>
            <w:szCs w:val="28"/>
          </w:rPr>
          <w:t xml:space="preserve">com</w:t>
        </w:r>
      </w:ins>
      <w:r>
        <w:rPr>
          <w:rFonts w:ascii="Arial" w:hAnsi="Arial" w:cs="Arial"/>
          <w:sz w:val="28"/>
          <w:szCs w:val="28"/>
        </w:rPr>
        <w:t xml:space="preserve"> </w:t>
      </w:r>
      <w:del w:id="1067" w:author="Assessor GDSXSR" w:date="2026-10-31T20:21:25Z">
        <w:r>
          <w:rPr>
            <w:rFonts w:ascii="Arial" w:hAnsi="Arial" w:cs="Arial"/>
            <w:sz w:val="28"/>
            <w:szCs w:val="28"/>
          </w:rPr>
          <w:delText xml:space="preserve">saúde</w:delText>
        </w:r>
      </w:del>
      <w:ins w:id="1068" w:author="Assessor GDSXSR" w:date="2026-10-31T20:21:25Z">
        <w:r>
          <w:rPr>
            <w:rFonts w:ascii="Arial" w:hAnsi="Arial" w:cs="Arial"/>
            <w:color w:val="808080"/>
            <w:sz w:val="28"/>
            <w:szCs w:val="28"/>
          </w:rPr>
          <w:t xml:space="preserve">notas fiscais, beneficiários, contas hospitalares e valores</w:t>
        </w:r>
      </w:ins>
      <w:r>
        <w:rPr>
          <w:rFonts w:ascii="Arial" w:hAnsi="Arial" w:cs="Arial"/>
          <w:sz w:val="28"/>
          <w:szCs w:val="28"/>
        </w:rPr>
        <w:t xml:space="preserve"> (</w:t>
      </w:r>
      <w:r>
        <w:rPr>
          <w:rFonts w:ascii="Arial" w:hAnsi="Arial" w:cs="Arial"/>
          <w:color w:val="808080"/>
          <w:sz w:val="28"/>
          <w:szCs w:val="28"/>
        </w:rPr>
        <w:t xml:space="preserve">ID</w:t>
      </w:r>
      <w:r>
        <w:rPr>
          <w:rFonts w:ascii="Arial" w:hAnsi="Arial" w:cs="Arial"/>
          <w:sz w:val="28"/>
          <w:szCs w:val="28"/>
        </w:rPr>
        <w:t xml:space="preserve"> 88627006</w:t>
      </w:r>
      <w:ins w:id="1069" w:author="Assessor GDSXSR" w:date="2026-10-31T20:21:25Z">
        <w:r>
          <w:rPr>
            <w:rFonts w:ascii="Arial" w:hAnsi="Arial" w:cs="Arial"/>
            <w:color w:val="808080"/>
            <w:sz w:val="28"/>
            <w:szCs w:val="28"/>
          </w:rPr>
          <w:t xml:space="preserve">, 88627007</w:t>
        </w:r>
      </w:ins>
      <w:r>
        <w:rPr>
          <w:rFonts w:ascii="Arial" w:hAnsi="Arial" w:cs="Arial"/>
          <w:sz w:val="28"/>
          <w:szCs w:val="28"/>
        </w:rPr>
        <w:t xml:space="preserve"> e </w:t>
      </w:r>
      <w:del w:id="1070" w:author="Assessor GDSXSR" w:date="2026-10-31T20:21:25Z">
        <w:r>
          <w:rPr>
            <w:rFonts w:ascii="Arial" w:hAnsi="Arial" w:cs="Arial"/>
            <w:sz w:val="28"/>
            <w:szCs w:val="28"/>
          </w:rPr>
          <w:delText xml:space="preserve">88627007</w:delText>
        </w:r>
      </w:del>
      <w:ins w:id="1071" w:author="Assessor GDSXSR" w:date="2026-10-31T20:21:25Z">
        <w:r>
          <w:rPr>
            <w:rFonts w:ascii="Arial" w:hAnsi="Arial" w:cs="Arial"/>
            <w:color w:val="808080"/>
            <w:sz w:val="28"/>
            <w:szCs w:val="28"/>
          </w:rPr>
          <w:t xml:space="preserve">88627008</w:t>
        </w:r>
      </w:ins>
      <w:r>
        <w:rPr>
          <w:rFonts w:ascii="Arial" w:hAnsi="Arial" w:cs="Arial"/>
          <w:sz w:val="28"/>
          <w:szCs w:val="28"/>
        </w:rPr>
        <w:t xml:space="preserve">).</w:t>
      </w:r>
    </w:p>
    <w:p w14:paraId="0137D5EC" w14:textId="77777777" w:rsidR="008D4F08" w:rsidRDefault="008D4F08">
      <w:pPr>
        <w:spacing w:after="0" w:line="360" w:lineRule="auto"/>
        <w:ind w:firstLine="2268"/>
        <w:jc w:val="both"/>
      </w:pPr>
    </w:p>
    <w:p w14:paraId="159A242D" w14:textId="4C855E4E" w:rsidR="003C0A64" w:rsidRPr="003C0A64" w:rsidRDefault="003C0A64" w:rsidP="003C0A64">
      <w:pPr>
        <w:spacing w:after="0" w:line="360" w:lineRule="auto"/>
        <w:ind w:firstLine="2268"/>
        <w:jc w:val="both"/>
        <w:rPr>
          <w:del w:id="1073" w:author="Assessor GDSXSR" w:date="2026-10-31T20:21:25Z"/>
          <w:rFonts w:ascii="Arial" w:hAnsi="Arial" w:cs="Arial"/>
          <w:sz w:val="28"/>
          <w:szCs w:val="28"/>
        </w:rPr>
      </w:pPr>
      <w:del w:id="1072" w:author="Assessor GDSXSR" w:date="2026-10-31T20:21:25Z">
        <w:r>
          <w:rPr>
            <w:rFonts w:ascii="Arial" w:hAnsi="Arial" w:cs="Arial"/>
            <w:color w:val="808080"/>
            <w:sz w:val="28"/>
            <w:szCs w:val="28"/>
          </w:rPr>
          <w:delText>A existência e a validade dos contratos não foram impugnadas, e é incontroverso que os hospitais prestavam atendimento aos beneficiários da operadora.</w:delText>
        </w:r>
      </w:del>
    </w:p>
    <w:p w14:paraId="556A969B" w14:textId="77777777" w:rsidR="003C0A64" w:rsidRPr="003C0A64" w:rsidRDefault="003C0A64" w:rsidP="003C0A64">
      <w:pPr>
        <w:spacing w:after="0" w:line="360" w:lineRule="auto"/>
        <w:ind w:firstLine="2268"/>
        <w:jc w:val="both"/>
        <w:rPr>
          <w:del w:id="1074" w:author="Assessor GDSXSR" w:date="2026-10-31T20:21:25Z"/>
          <w:rFonts w:ascii="Arial" w:hAnsi="Arial" w:cs="Arial"/>
          <w:sz w:val="28"/>
          <w:szCs w:val="28"/>
        </w:rPr>
      </w:pPr>
    </w:p>
    <w:p w14:paraId="56167E0C" w14:textId="77777777" w:rsidR="008D4F08" w:rsidRDefault="00D70F61">
      <w:pPr>
        <w:spacing w:after="0" w:line="360" w:lineRule="auto"/>
        <w:ind w:firstLine="2268"/>
        <w:jc w:val="both"/>
        <w:rPr>
          <w:del w:id="1081" w:author="Assessor GDSXSR" w:date="2026-10-31T20:21:25Z"/>
        </w:rPr>
      </w:pPr>
      <w:del w:id="1075" w:author="Assessor GDSXSR" w:date="2026-10-31T20:21:25Z">
        <w:r>
          <w:rPr>
            <w:rFonts w:ascii="Arial" w:hAnsi="Arial" w:cs="Arial"/>
            <w:sz w:val="28"/>
            <w:szCs w:val="28"/>
          </w:rPr>
          <w:delText xml:space="preserve">Além </w:delText>
        </w:r>
      </w:del>
      <w:del w:id="1076" w:author="Assessor GDSXSR" w:date="2026-10-31T20:21:25Z">
        <w:r>
          <w:rPr>
            <w:rFonts w:ascii="Arial" w:hAnsi="Arial" w:cs="Arial"/>
            <w:color w:val="808080"/>
            <w:sz w:val="28"/>
            <w:szCs w:val="28"/>
          </w:rPr>
          <w:delText>disso</w:delText>
        </w:r>
      </w:del>
      <w:del w:id="1077" w:author="Assessor GDSXSR" w:date="2026-10-31T20:21:25Z">
        <w:r>
          <w:rPr>
            <w:rFonts w:ascii="Arial" w:hAnsi="Arial" w:cs="Arial"/>
            <w:sz w:val="28"/>
            <w:szCs w:val="28"/>
          </w:rPr>
          <w:delText xml:space="preserve">, </w:delText>
        </w:r>
      </w:del>
      <w:del w:id="1078" w:author="Assessor GDSXSR" w:date="2026-10-31T20:21:25Z">
        <w:r>
          <w:rPr>
            <w:rFonts w:ascii="Arial" w:hAnsi="Arial" w:cs="Arial"/>
            <w:color w:val="808080"/>
            <w:sz w:val="28"/>
            <w:szCs w:val="28"/>
          </w:rPr>
          <w:delText>a</w:delText>
        </w:r>
      </w:del>
      <w:del w:id="1079" w:author="Assessor GDSXSR" w:date="2026-10-31T20:21:25Z">
        <w:r>
          <w:rPr>
            <w:rFonts w:ascii="Arial" w:hAnsi="Arial" w:cs="Arial"/>
            <w:sz w:val="28"/>
            <w:szCs w:val="28"/>
          </w:rPr>
          <w:delText xml:space="preserve"> planilha analít</w:delText>
        </w:r>
      </w:del>
      <w:del w:id="1080" w:author="Assessor GDSXSR" w:date="2026-10-31T20:21:25Z">
        <w:r>
          <w:rPr>
            <w:rFonts w:ascii="Arial" w:hAnsi="Arial" w:cs="Arial"/>
            <w:sz w:val="28"/>
            <w:szCs w:val="28"/>
          </w:rPr>
          <w:delText>ica dos serviços inadimplidos identifica notas fiscais, códigos de remessa, beneficiários, atendimentos, contas hospitalares e valores (ID 88627008).</w:delText>
        </w:r>
      </w:del>
    </w:p>
    <w:p w14:paraId="37EE7EDC" w14:textId="77777777" w:rsidR="008D4F08" w:rsidRDefault="008D4F08">
      <w:pPr>
        <w:spacing w:after="0" w:line="360" w:lineRule="auto"/>
        <w:ind w:firstLine="2268"/>
        <w:jc w:val="both"/>
        <w:rPr>
          <w:del w:id="1082" w:author="Assessor GDSXSR" w:date="2026-10-31T20:21:25Z"/>
        </w:rPr>
      </w:pPr>
    </w:p>
    <w:p w14:paraId="4D7DDE37" w14:textId="25B76D9E" w:rsidR="003C0A64" w:rsidRPr="003C0A64" w:rsidRDefault="003C0A64" w:rsidP="003C0A64">
      <w:pPr>
        <w:spacing w:after="0" w:line="360" w:lineRule="auto"/>
        <w:ind w:firstLine="2268"/>
        <w:jc w:val="both"/>
        <w:rPr>
          <w:del w:id="1084" w:author="Assessor GDSXSR" w:date="2026-10-31T20:21:25Z"/>
          <w:rFonts w:ascii="Arial" w:hAnsi="Arial" w:cs="Arial"/>
          <w:sz w:val="28"/>
          <w:szCs w:val="28"/>
        </w:rPr>
      </w:pPr>
      <w:del w:id="1083" w:author="Assessor GDSXSR" w:date="2026-10-31T20:21:25Z">
        <w:r>
          <w:rPr>
            <w:rFonts w:ascii="Arial" w:hAnsi="Arial" w:cs="Arial"/>
            <w:color w:val="808080"/>
            <w:sz w:val="28"/>
            <w:szCs w:val="28"/>
          </w:rPr>
          <w:delText>Esses dados podem ser confrontados entre os documentos, o que confere consistência interna à documentação.</w:delText>
        </w:r>
      </w:del>
    </w:p>
    <w:p w14:paraId="70C2C77C" w14:textId="77777777" w:rsidR="003C0A64" w:rsidRPr="003C0A64" w:rsidRDefault="003C0A64" w:rsidP="003C0A64">
      <w:pPr>
        <w:spacing w:after="0" w:line="360" w:lineRule="auto"/>
        <w:ind w:firstLine="2268"/>
        <w:jc w:val="both"/>
        <w:rPr>
          <w:del w:id="1085" w:author="Assessor GDSXSR" w:date="2026-10-31T20:21:25Z"/>
          <w:rFonts w:ascii="Arial" w:hAnsi="Arial" w:cs="Arial"/>
          <w:sz w:val="28"/>
          <w:szCs w:val="28"/>
        </w:rPr>
      </w:pPr>
    </w:p>
    <w:p w14:paraId="58A3B5CF" w14:textId="77777777" w:rsidR="003C0A64" w:rsidRDefault="003C0A64" w:rsidP="003C0A64">
      <w:pPr>
        <w:spacing w:after="0" w:line="360" w:lineRule="auto"/>
        <w:ind w:firstLine="2268"/>
        <w:jc w:val="both"/>
        <w:rPr>
          <w:del w:id="1091" w:author="Assessor GDSXSR" w:date="2026-10-31T20:21:25Z"/>
          <w:rFonts w:ascii="Arial" w:hAnsi="Arial" w:cs="Arial"/>
          <w:sz w:val="28"/>
          <w:szCs w:val="28"/>
        </w:rPr>
      </w:pPr>
      <w:del w:id="1086" w:author="Assessor GDSXSR" w:date="2026-10-31T20:21:25Z">
        <w:r>
          <w:rPr>
            <w:rFonts w:ascii="Arial" w:hAnsi="Arial" w:cs="Arial"/>
            <w:sz w:val="28"/>
            <w:szCs w:val="28"/>
            <w:highlight w:val="yellow"/>
          </w:rPr>
          <w:delText xml:space="preserve">A prova decorre, </w:delText>
        </w:r>
      </w:del>
      <w:del w:id="1087" w:author="Assessor GDSXSR" w:date="2026-10-31T20:21:25Z">
        <w:r>
          <w:rPr>
            <w:rFonts w:ascii="Arial" w:hAnsi="Arial" w:cs="Arial"/>
            <w:color w:val="808080"/>
            <w:sz w:val="28"/>
            <w:szCs w:val="28"/>
            <w:highlight w:val="yellow"/>
          </w:rPr>
          <w:delText>portanto,</w:delText>
        </w:r>
      </w:del>
      <w:del w:id="1088" w:author="Assessor GDSXSR" w:date="2026-10-31T20:21:25Z">
        <w:r>
          <w:rPr>
            <w:rFonts w:ascii="Arial" w:hAnsi="Arial" w:cs="Arial"/>
            <w:sz w:val="28"/>
            <w:szCs w:val="28"/>
            <w:highlight w:val="yellow"/>
          </w:rPr>
          <w:delText xml:space="preserve"> da convergência entre os contratos, os registros individualizados, os documentos de faturamento, as comunicações </w:delText>
        </w:r>
      </w:del>
      <w:del w:id="1089" w:author="Assessor GDSXSR" w:date="2026-10-31T20:21:25Z">
        <w:r>
          <w:rPr>
            <w:rFonts w:ascii="Arial" w:hAnsi="Arial" w:cs="Arial"/>
            <w:color w:val="808080"/>
            <w:sz w:val="28"/>
            <w:szCs w:val="28"/>
            <w:highlight w:val="yellow"/>
          </w:rPr>
          <w:delText>da</w:delText>
        </w:r>
      </w:del>
      <w:del w:id="1090" w:author="Assessor GDSXSR" w:date="2026-10-31T20:21:25Z">
        <w:r>
          <w:rPr>
            <w:rFonts w:ascii="Arial" w:hAnsi="Arial" w:cs="Arial"/>
            <w:sz w:val="28"/>
            <w:szCs w:val="28"/>
            <w:highlight w:val="yellow"/>
          </w:rPr>
          <w:delText xml:space="preserve"> execução contratual e as providências de cobrança.</w:delText>
        </w:r>
      </w:del>
    </w:p>
    <w:p w14:paraId="14D30151" w14:textId="77777777" w:rsidR="0015430D" w:rsidRDefault="0015430D" w:rsidP="003C0A64">
      <w:pPr>
        <w:spacing w:after="0" w:line="360" w:lineRule="auto"/>
        <w:ind w:firstLine="2268"/>
        <w:jc w:val="both"/>
        <w:rPr>
          <w:del w:id="1092" w:author="Assessor GDSXSR" w:date="2026-10-31T20:21:25Z"/>
          <w:rFonts w:ascii="Arial" w:hAnsi="Arial" w:cs="Arial"/>
          <w:sz w:val="28"/>
          <w:szCs w:val="28"/>
        </w:rPr>
      </w:pPr>
    </w:p>
    <w:p w14:paraId="05841E06" w14:textId="7D9CB6C9" w:rsidR="0015430D" w:rsidRDefault="0015430D" w:rsidP="003C0A64">
      <w:pPr>
        <w:spacing w:after="0" w:line="360" w:lineRule="auto"/>
        <w:ind w:firstLine="2268"/>
        <w:jc w:val="both"/>
        <w:rPr>
          <w:rFonts w:ascii="Arial" w:hAnsi="Arial" w:cs="Arial"/>
          <w:sz w:val="28"/>
          <w:szCs w:val="28"/>
        </w:rPr>
      </w:pPr>
      <w:r>
        <w:rPr>
          <w:rFonts w:ascii="Arial" w:hAnsi="Arial" w:cs="Arial"/>
          <w:color w:val="808080"/>
          <w:sz w:val="28"/>
          <w:szCs w:val="28"/>
        </w:rPr>
        <w:t>Nesse</w:t>
      </w:r>
      <w:commentRangeStart w:id="6"/>
      <w:r>
        <w:rPr>
          <w:rFonts w:ascii="Arial" w:hAnsi="Arial" w:cs="Arial"/>
          <w:sz w:val="28"/>
          <w:szCs w:val="28"/>
        </w:rPr>
        <w:t xml:space="preserve"> </w:t>
      </w:r>
      <w:r>
        <w:rPr>
          <w:rFonts w:ascii="Arial" w:hAnsi="Arial" w:cs="Arial"/>
          <w:color w:val="808080"/>
          <w:sz w:val="28"/>
          <w:szCs w:val="28"/>
        </w:rPr>
        <w:t>sentido</w:t>
      </w:r>
      <w:r>
        <w:rPr>
          <w:rFonts w:ascii="Arial" w:hAnsi="Arial" w:cs="Arial"/>
          <w:sz w:val="28"/>
          <w:szCs w:val="28"/>
        </w:rPr>
        <w:t>:</w:t>
      </w:r>
      <w:commentRangeEnd w:id="6"/>
      <w:r>
        <w:commentReference w:id="6"/>
      </w:r>
    </w:p>
    <w:p w14:paraId="7BA31262" w14:textId="77777777" w:rsidR="0015430D" w:rsidRDefault="0015430D" w:rsidP="003C0A64">
      <w:pPr>
        <w:spacing w:after="0" w:line="360" w:lineRule="auto"/>
        <w:ind w:firstLine="2268"/>
        <w:jc w:val="both"/>
        <w:rPr>
          <w:rFonts w:ascii="Arial" w:hAnsi="Arial" w:cs="Arial"/>
          <w:sz w:val="28"/>
          <w:szCs w:val="28"/>
        </w:rPr>
      </w:pPr>
    </w:p>
    <w:p w14:paraId="3B7A5522" w14:textId="089AA867" w:rsidR="0015430D" w:rsidRPr="0015430D" w:rsidRDefault="0015430D" w:rsidP="00B10877">
      <w:pPr>
        <w:spacing w:after="0" w:line="360" w:lineRule="auto"/>
        <w:ind w:left="2268"/>
        <w:jc w:val="both"/>
        <w:rPr>
          <w:rFonts w:ascii="Arial" w:hAnsi="Arial" w:cs="Arial"/>
          <w:i/>
          <w:iCs/>
          <w:sz w:val="26"/>
          <w:szCs w:val="26"/>
        </w:rPr>
      </w:pPr>
      <w:r>
        <w:rPr>
          <w:rFonts w:ascii="Arial" w:hAnsi="Arial" w:cs="Arial"/>
          <w:i/>
          <w:iCs/>
          <w:sz w:val="26"/>
          <w:szCs w:val="26"/>
        </w:rPr>
        <w:t xml:space="preserve">“(...) </w:t>
      </w:r>
      <w:r>
        <w:rPr>
          <w:rFonts w:ascii="Arial" w:hAnsi="Arial" w:cs="Arial"/>
          <w:i/>
          <w:iCs/>
          <w:color w:val="808080"/>
          <w:sz w:val="26"/>
          <w:szCs w:val="26"/>
        </w:rPr>
        <w:t xml:space="preserve">7</w:t>
      </w:r>
      <w:r>
        <w:rPr>
          <w:rFonts w:ascii="Arial" w:hAnsi="Arial" w:cs="Arial"/>
          <w:i/>
          <w:iCs/>
          <w:sz w:val="26"/>
          <w:szCs w:val="26"/>
        </w:rPr>
        <w:t xml:space="preserve">. A </w:t>
      </w:r>
      <w:r>
        <w:rPr>
          <w:rFonts w:ascii="Arial" w:hAnsi="Arial" w:cs="Arial"/>
          <w:i/>
          <w:iCs/>
          <w:color w:val="808080"/>
          <w:sz w:val="26"/>
          <w:szCs w:val="26"/>
        </w:rPr>
        <w:t xml:space="preserve">condenação</w:t>
      </w:r>
      <w:r>
        <w:rPr>
          <w:rFonts w:ascii="Arial" w:hAnsi="Arial" w:cs="Arial"/>
          <w:i/>
          <w:iCs/>
          <w:sz w:val="26"/>
          <w:szCs w:val="26"/>
        </w:rPr>
        <w:t xml:space="preserve"> </w:t>
      </w:r>
      <w:r>
        <w:rPr>
          <w:rFonts w:ascii="Arial" w:hAnsi="Arial" w:cs="Arial"/>
          <w:i/>
          <w:iCs/>
          <w:color w:val="808080"/>
          <w:sz w:val="26"/>
          <w:szCs w:val="26"/>
        </w:rPr>
        <w:t xml:space="preserve">não</w:t>
      </w:r>
      <w:r>
        <w:rPr>
          <w:rFonts w:ascii="Arial" w:hAnsi="Arial" w:cs="Arial"/>
          <w:i/>
          <w:iCs/>
          <w:sz w:val="26"/>
          <w:szCs w:val="26"/>
        </w:rPr>
        <w:t xml:space="preserve"> </w:t>
      </w:r>
      <w:r>
        <w:rPr>
          <w:rFonts w:ascii="Arial" w:hAnsi="Arial" w:cs="Arial"/>
          <w:i/>
          <w:iCs/>
          <w:color w:val="808080"/>
          <w:sz w:val="26"/>
          <w:szCs w:val="26"/>
        </w:rPr>
        <w:t xml:space="preserve">se</w:t>
      </w:r>
      <w:r>
        <w:rPr>
          <w:rFonts w:ascii="Arial" w:hAnsi="Arial" w:cs="Arial"/>
          <w:i/>
          <w:iCs/>
          <w:sz w:val="26"/>
          <w:szCs w:val="26"/>
        </w:rPr>
        <w:t xml:space="preserve"> </w:t>
      </w:r>
      <w:r>
        <w:rPr>
          <w:rFonts w:ascii="Arial" w:hAnsi="Arial" w:cs="Arial"/>
          <w:i/>
          <w:iCs/>
          <w:color w:val="808080"/>
          <w:sz w:val="26"/>
          <w:szCs w:val="26"/>
        </w:rPr>
        <w:t xml:space="preserve">fundamentou</w:t>
      </w:r>
      <w:r>
        <w:rPr>
          <w:rFonts w:ascii="Arial" w:hAnsi="Arial" w:cs="Arial"/>
          <w:i/>
          <w:iCs/>
          <w:sz w:val="26"/>
          <w:szCs w:val="26"/>
        </w:rPr>
        <w:t xml:space="preserve"> </w:t>
      </w:r>
      <w:r>
        <w:rPr>
          <w:rFonts w:ascii="Arial" w:hAnsi="Arial" w:cs="Arial"/>
          <w:i/>
          <w:iCs/>
          <w:color w:val="808080"/>
          <w:sz w:val="26"/>
          <w:szCs w:val="26"/>
        </w:rPr>
        <w:t xml:space="preserve">exclusivamente</w:t>
      </w:r>
      <w:r>
        <w:rPr>
          <w:rFonts w:ascii="Arial" w:hAnsi="Arial" w:cs="Arial"/>
          <w:i/>
          <w:iCs/>
          <w:sz w:val="26"/>
          <w:szCs w:val="26"/>
        </w:rPr>
        <w:t xml:space="preserve"> </w:t>
      </w:r>
      <w:r>
        <w:rPr>
          <w:rFonts w:ascii="Arial" w:hAnsi="Arial" w:cs="Arial"/>
          <w:i/>
          <w:iCs/>
          <w:color w:val="808080"/>
          <w:sz w:val="26"/>
          <w:szCs w:val="26"/>
        </w:rPr>
        <w:t xml:space="preserve">no</w:t>
      </w:r>
      <w:r>
        <w:rPr>
          <w:rFonts w:ascii="Arial" w:hAnsi="Arial" w:cs="Arial"/>
          <w:i/>
          <w:iCs/>
          <w:sz w:val="26"/>
          <w:szCs w:val="26"/>
        </w:rPr>
        <w:t xml:space="preserve"> TOI</w:t>
      </w:r>
      <w:r>
        <w:rPr>
          <w:rFonts w:ascii="Arial" w:hAnsi="Arial" w:cs="Arial"/>
          <w:i/>
          <w:iCs/>
          <w:color w:val="808080"/>
          <w:sz w:val="26"/>
          <w:szCs w:val="26"/>
        </w:rPr>
        <w:t xml:space="preserve">,</w:t>
      </w:r>
      <w:r>
        <w:rPr>
          <w:rFonts w:ascii="Arial" w:hAnsi="Arial" w:cs="Arial"/>
          <w:i/>
          <w:iCs/>
          <w:sz w:val="26"/>
          <w:szCs w:val="26"/>
        </w:rPr>
        <w:t xml:space="preserve"> </w:t>
      </w:r>
      <w:r>
        <w:rPr>
          <w:rFonts w:ascii="Arial" w:hAnsi="Arial" w:cs="Arial"/>
          <w:i/>
          <w:iCs/>
          <w:color w:val="808080"/>
          <w:sz w:val="26"/>
          <w:szCs w:val="26"/>
        </w:rPr>
        <w:t xml:space="preserve">mas</w:t>
      </w:r>
      <w:r>
        <w:rPr>
          <w:rFonts w:ascii="Arial" w:hAnsi="Arial" w:cs="Arial"/>
          <w:i/>
          <w:iCs/>
          <w:sz w:val="26"/>
          <w:szCs w:val="26"/>
        </w:rPr>
        <w:t xml:space="preserve"> </w:t>
      </w:r>
      <w:r>
        <w:rPr>
          <w:rFonts w:ascii="Arial" w:hAnsi="Arial" w:cs="Arial"/>
          <w:i/>
          <w:iCs/>
          <w:color w:val="808080"/>
          <w:sz w:val="26"/>
          <w:szCs w:val="26"/>
        </w:rPr>
        <w:t xml:space="preserve">em conjunto probatório composto pela documentação administrativa</w:t>
      </w:r>
      <w:r>
        <w:rPr>
          <w:rFonts w:ascii="Arial" w:hAnsi="Arial" w:cs="Arial"/>
          <w:i/>
          <w:iCs/>
          <w:sz w:val="26"/>
          <w:szCs w:val="26"/>
        </w:rPr>
        <w:t xml:space="preserve">,</w:t>
      </w:r>
      <w:r>
        <w:rPr>
          <w:rFonts w:ascii="Arial" w:hAnsi="Arial" w:cs="Arial"/>
          <w:i/>
          <w:iCs/>
          <w:color w:val="808080"/>
          <w:sz w:val="26"/>
          <w:szCs w:val="26"/>
        </w:rPr>
        <w:t xml:space="preserve"> pela</w:t>
      </w:r>
      <w:r>
        <w:rPr>
          <w:rFonts w:ascii="Arial" w:hAnsi="Arial" w:cs="Arial"/>
          <w:i/>
          <w:iCs/>
          <w:sz w:val="26"/>
          <w:szCs w:val="26"/>
        </w:rPr>
        <w:t xml:space="preserve"> fatura de recuperação de consumo e </w:t>
      </w:r>
      <w:r>
        <w:rPr>
          <w:rFonts w:ascii="Arial" w:hAnsi="Arial" w:cs="Arial"/>
          <w:i/>
          <w:iCs/>
          <w:color w:val="808080"/>
          <w:sz w:val="26"/>
          <w:szCs w:val="26"/>
        </w:rPr>
        <w:t xml:space="preserve">pelos</w:t>
      </w:r>
      <w:r>
        <w:rPr>
          <w:rFonts w:ascii="Arial" w:hAnsi="Arial" w:cs="Arial"/>
          <w:i/>
          <w:iCs/>
          <w:sz w:val="26"/>
          <w:szCs w:val="26"/>
        </w:rPr>
        <w:t xml:space="preserve"> </w:t>
      </w:r>
      <w:r>
        <w:rPr>
          <w:rFonts w:ascii="Arial" w:hAnsi="Arial" w:cs="Arial"/>
          <w:i/>
          <w:iCs/>
          <w:color w:val="808080"/>
          <w:sz w:val="26"/>
          <w:szCs w:val="26"/>
        </w:rPr>
        <w:t xml:space="preserve">demonstrativos</w:t>
      </w:r>
      <w:r>
        <w:rPr>
          <w:rFonts w:ascii="Arial" w:hAnsi="Arial" w:cs="Arial"/>
          <w:i/>
          <w:iCs/>
          <w:sz w:val="26"/>
          <w:szCs w:val="26"/>
        </w:rPr>
        <w:t xml:space="preserve"> </w:t>
      </w:r>
      <w:r>
        <w:rPr>
          <w:rFonts w:ascii="Arial" w:hAnsi="Arial" w:cs="Arial"/>
          <w:i/>
          <w:iCs/>
          <w:color w:val="808080"/>
          <w:sz w:val="26"/>
          <w:szCs w:val="26"/>
        </w:rPr>
        <w:t xml:space="preserve">de</w:t>
      </w:r>
      <w:r>
        <w:rPr>
          <w:rFonts w:ascii="Arial" w:hAnsi="Arial" w:cs="Arial"/>
          <w:i/>
          <w:iCs/>
          <w:sz w:val="26"/>
          <w:szCs w:val="26"/>
        </w:rPr>
        <w:t xml:space="preserve"> </w:t>
      </w:r>
      <w:r>
        <w:rPr>
          <w:rFonts w:ascii="Arial" w:hAnsi="Arial" w:cs="Arial"/>
          <w:i/>
          <w:iCs/>
          <w:color w:val="808080"/>
          <w:sz w:val="26"/>
          <w:szCs w:val="26"/>
        </w:rPr>
        <w:t xml:space="preserve">débito</w:t>
      </w:r>
      <w:r>
        <w:rPr>
          <w:rFonts w:ascii="Arial" w:hAnsi="Arial" w:cs="Arial"/>
          <w:i/>
          <w:iCs/>
          <w:sz w:val="26"/>
          <w:szCs w:val="26"/>
        </w:rPr>
        <w:t xml:space="preserve">, </w:t>
      </w:r>
      <w:r>
        <w:rPr>
          <w:rFonts w:ascii="Arial" w:hAnsi="Arial" w:cs="Arial"/>
          <w:i/>
          <w:iCs/>
          <w:color w:val="808080"/>
          <w:sz w:val="26"/>
          <w:szCs w:val="26"/>
        </w:rPr>
        <w:t xml:space="preserve">circunstância</w:t>
      </w:r>
      <w:r>
        <w:rPr>
          <w:rFonts w:ascii="Arial" w:hAnsi="Arial" w:cs="Arial"/>
          <w:i/>
          <w:iCs/>
          <w:sz w:val="26"/>
          <w:szCs w:val="26"/>
        </w:rPr>
        <w:t xml:space="preserve"> </w:t>
      </w:r>
      <w:r>
        <w:rPr>
          <w:rFonts w:ascii="Arial" w:hAnsi="Arial" w:cs="Arial"/>
          <w:i/>
          <w:iCs/>
          <w:color w:val="808080"/>
          <w:sz w:val="26"/>
          <w:szCs w:val="26"/>
        </w:rPr>
        <w:t xml:space="preserve">que</w:t>
      </w:r>
      <w:r>
        <w:rPr>
          <w:rFonts w:ascii="Arial" w:hAnsi="Arial" w:cs="Arial"/>
          <w:i/>
          <w:iCs/>
          <w:sz w:val="26"/>
          <w:szCs w:val="26"/>
        </w:rPr>
        <w:t xml:space="preserve"> </w:t>
      </w:r>
      <w:r>
        <w:rPr>
          <w:rFonts w:ascii="Arial" w:hAnsi="Arial" w:cs="Arial"/>
          <w:i/>
          <w:iCs/>
          <w:color w:val="808080"/>
          <w:sz w:val="26"/>
          <w:szCs w:val="26"/>
        </w:rPr>
        <w:t xml:space="preserve">afasta</w:t>
      </w:r>
      <w:r>
        <w:rPr>
          <w:rFonts w:ascii="Arial" w:hAnsi="Arial" w:cs="Arial"/>
          <w:i/>
          <w:iCs/>
          <w:sz w:val="26"/>
          <w:szCs w:val="26"/>
        </w:rPr>
        <w:t xml:space="preserve"> a </w:t>
      </w:r>
      <w:r>
        <w:rPr>
          <w:rFonts w:ascii="Arial" w:hAnsi="Arial" w:cs="Arial"/>
          <w:i/>
          <w:iCs/>
          <w:color w:val="808080"/>
          <w:sz w:val="26"/>
          <w:szCs w:val="26"/>
        </w:rPr>
        <w:t xml:space="preserve">alegação</w:t>
      </w:r>
      <w:r>
        <w:rPr>
          <w:rFonts w:ascii="Arial" w:hAnsi="Arial" w:cs="Arial"/>
          <w:i/>
          <w:iCs/>
          <w:sz w:val="26"/>
          <w:szCs w:val="26"/>
        </w:rPr>
        <w:t xml:space="preserve"> </w:t>
      </w:r>
      <w:r>
        <w:rPr>
          <w:rFonts w:ascii="Arial" w:hAnsi="Arial" w:cs="Arial"/>
          <w:i/>
          <w:iCs/>
          <w:color w:val="808080"/>
          <w:sz w:val="26"/>
          <w:szCs w:val="26"/>
        </w:rPr>
        <w:t xml:space="preserve">de</w:t>
      </w:r>
      <w:r>
        <w:rPr>
          <w:rFonts w:ascii="Arial" w:hAnsi="Arial" w:cs="Arial"/>
          <w:i/>
          <w:iCs/>
          <w:sz w:val="26"/>
          <w:szCs w:val="26"/>
        </w:rPr>
        <w:t xml:space="preserve"> </w:t>
      </w:r>
      <w:r>
        <w:rPr>
          <w:rFonts w:ascii="Arial" w:hAnsi="Arial" w:cs="Arial"/>
          <w:i/>
          <w:iCs/>
          <w:color w:val="808080"/>
          <w:sz w:val="26"/>
          <w:szCs w:val="26"/>
        </w:rPr>
        <w:t xml:space="preserve">cobrança</w:t>
      </w:r>
      <w:r>
        <w:rPr>
          <w:rFonts w:ascii="Arial" w:hAnsi="Arial" w:cs="Arial"/>
          <w:i/>
          <w:iCs/>
          <w:sz w:val="26"/>
          <w:szCs w:val="26"/>
        </w:rPr>
        <w:t xml:space="preserve"> </w:t>
      </w:r>
      <w:r>
        <w:rPr>
          <w:rFonts w:ascii="Arial" w:hAnsi="Arial" w:cs="Arial"/>
          <w:i/>
          <w:iCs/>
          <w:color w:val="808080"/>
          <w:sz w:val="26"/>
          <w:szCs w:val="26"/>
        </w:rPr>
        <w:t xml:space="preserve">baseada exclusivamente em prova unilateral</w:t>
      </w:r>
      <w:r>
        <w:rPr>
          <w:rFonts w:ascii="Arial" w:hAnsi="Arial" w:cs="Arial"/>
          <w:i/>
          <w:iCs/>
          <w:sz w:val="26"/>
          <w:szCs w:val="26"/>
        </w:rPr>
        <w:t xml:space="preserve">.</w:t>
      </w:r>
      <w:ins w:id="1093" w:author="Assessor GDSXSR" w:date="2026-10-31T20:21:25Z">
        <w:r>
          <w:rPr>
            <w:rFonts w:ascii="Arial" w:hAnsi="Arial" w:cs="Arial"/>
            <w:i/>
            <w:iCs/>
            <w:color w:val="808080"/>
            <w:sz w:val="26"/>
            <w:szCs w:val="26"/>
          </w:rPr>
          <w:t xml:space="preserve"> (...)”</w:t>
        </w:r>
      </w:ins>
    </w:p>
    <w:p w14:paraId="5F20DE6E" w14:textId="6991D166" w:rsidR="0015430D" w:rsidRPr="0015430D" w:rsidRDefault="0015430D" w:rsidP="0015430D">
      <w:pPr>
        <w:spacing w:after="0" w:line="360" w:lineRule="auto"/>
        <w:ind w:left="2268"/>
        <w:jc w:val="both"/>
        <w:rPr>
          <w:del w:id="1097" w:author="Assessor GDSXSR" w:date="2026-10-31T20:21:25Z"/>
          <w:rFonts w:ascii="Arial" w:hAnsi="Arial" w:cs="Arial"/>
          <w:i/>
          <w:iCs/>
          <w:sz w:val="26"/>
          <w:szCs w:val="26"/>
        </w:rPr>
      </w:pPr>
      <w:del w:id="1094" w:author="Assessor GDSXSR" w:date="2026-10-31T20:21:25Z">
        <w:r>
          <w:rPr>
            <w:rFonts w:ascii="Arial" w:hAnsi="Arial" w:cs="Arial"/>
            <w:i/>
            <w:iCs/>
            <w:color w:val="808080"/>
            <w:sz w:val="26"/>
            <w:szCs w:val="26"/>
          </w:rPr>
          <w:delText xml:space="preserve">8. A defesa apresentada pela Curadoria Especial concentrou-se em impugnações genéricas à cobrança e à documentação apresentada, sem demonstração concreta de vício técnico da recuperação de consumo ou dos cálculos elaborados pela concessionária. </w:delText>
        </w:r>
      </w:del>
      <w:del w:id="1095" w:author="Assessor GDSXSR" w:date="2026-10-31T20:21:25Z">
        <w:r>
          <w:rPr>
            <w:rFonts w:ascii="Arial" w:hAnsi="Arial" w:cs="Arial"/>
            <w:i/>
            <w:iCs/>
            <w:sz w:val="26"/>
            <w:szCs w:val="26"/>
          </w:rPr>
          <w:delText>(...)</w:delText>
        </w:r>
      </w:del>
      <w:del w:id="1096" w:author="Assessor GDSXSR" w:date="2026-10-31T20:21:25Z">
        <w:r>
          <w:rPr>
            <w:rFonts w:ascii="Arial" w:hAnsi="Arial" w:cs="Arial"/>
            <w:i/>
            <w:iCs/>
            <w:color w:val="808080"/>
            <w:sz w:val="26"/>
            <w:szCs w:val="26"/>
          </w:rPr>
          <w:delText>”</w:delText>
        </w:r>
      </w:del>
    </w:p>
    <w:p w14:paraId="7038E964" w14:textId="77777777" w:rsidR="0015430D" w:rsidRPr="00D762D5" w:rsidRDefault="0015430D" w:rsidP="0015430D">
      <w:pPr>
        <w:spacing w:after="0" w:line="360" w:lineRule="auto"/>
        <w:ind w:left="2268"/>
        <w:jc w:val="both"/>
        <w:rPr>
          <w:rFonts w:ascii="Arial" w:hAnsi="Arial" w:cs="Arial"/>
          <w:i/>
          <w:iCs/>
          <w:sz w:val="26"/>
          <w:szCs w:val="26"/>
        </w:rPr>
      </w:pPr>
      <w:r>
        <w:rPr>
          <w:rFonts w:ascii="Arial" w:hAnsi="Arial" w:cs="Arial"/>
          <w:i/>
          <w:iCs/>
          <w:sz w:val="26"/>
          <w:szCs w:val="26"/>
        </w:rPr>
        <w:t xml:space="preserve">(Acórdão 2167100, 0717587-07.2023.8.07.0005, Relator(a): ROBERVAL CASEMIRO BELINATI, 4ª TURMA CÍVEL, data de julgamento: 19/08/2026, publicado no </w:t>
      </w:r>
      <w:proofErr w:type="spellStart"/>
      <w:r>
        <w:rPr>
          <w:rFonts w:ascii="Arial" w:hAnsi="Arial" w:cs="Arial"/>
          <w:i/>
          <w:iCs/>
          <w:sz w:val="26"/>
          <w:szCs w:val="26"/>
        </w:rPr>
        <w:t>DJe</w:t>
      </w:r>
      <w:proofErr w:type="spellEnd"/>
      <w:r>
        <w:rPr>
          <w:rFonts w:ascii="Arial" w:hAnsi="Arial" w:cs="Arial"/>
          <w:i/>
          <w:iCs/>
          <w:sz w:val="26"/>
          <w:szCs w:val="26"/>
        </w:rPr>
        <w:t>: 03/09/2026</w:t>
      </w:r>
      <w:r>
        <w:rPr>
          <w:rFonts w:ascii="Arial" w:hAnsi="Arial" w:cs="Arial"/>
          <w:i/>
          <w:iCs/>
          <w:color w:val="808080"/>
          <w:sz w:val="26"/>
          <w:szCs w:val="26"/>
        </w:rPr>
        <w:t>.</w:t>
      </w:r>
      <w:r>
        <w:rPr>
          <w:rFonts w:ascii="Arial" w:hAnsi="Arial" w:cs="Arial"/>
          <w:i/>
          <w:iCs/>
          <w:sz w:val="26"/>
          <w:szCs w:val="26"/>
        </w:rPr>
        <w:t>)</w:t>
      </w:r>
      <w:r>
        <w:rPr>
          <w:rFonts w:ascii="Arial" w:hAnsi="Arial" w:cs="Arial"/>
          <w:i/>
          <w:iCs/>
          <w:color w:val="808080"/>
          <w:sz w:val="26"/>
          <w:szCs w:val="26"/>
        </w:rPr>
        <w:t xml:space="preserve"> – Grifei</w:t>
      </w:r>
    </w:p>
    <w:p w14:paraId="1B82BC83" w14:textId="77777777" w:rsidR="003C0A64" w:rsidRPr="003C0A64" w:rsidRDefault="003C0A64" w:rsidP="003C0A64">
      <w:pPr>
        <w:spacing w:after="0" w:line="360" w:lineRule="auto"/>
        <w:ind w:firstLine="2268"/>
        <w:jc w:val="both"/>
        <w:rPr>
          <w:rFonts w:ascii="Arial" w:hAnsi="Arial" w:cs="Arial"/>
          <w:sz w:val="28"/>
          <w:szCs w:val="28"/>
        </w:rPr>
      </w:pPr>
    </w:p>
    <w:p w14:paraId="0186C02A" w14:textId="5DC7D476" w:rsidR="003C0A64" w:rsidRPr="003C0A64" w:rsidRDefault="003C0A64" w:rsidP="003C0A64">
      <w:pPr>
        <w:spacing w:after="0" w:line="360" w:lineRule="auto"/>
        <w:ind w:firstLine="2268"/>
        <w:jc w:val="both"/>
        <w:rPr>
          <w:del w:id="1107" w:author="Assessor GDSXSR" w:date="2026-10-31T20:21:25Z"/>
          <w:rFonts w:ascii="Arial" w:hAnsi="Arial" w:cs="Arial"/>
          <w:sz w:val="28"/>
          <w:szCs w:val="28"/>
        </w:rPr>
      </w:pPr>
      <w:del w:id="1098" w:author="Assessor GDSXSR" w:date="2026-10-31T20:21:25Z">
        <w:r>
          <w:rPr>
            <w:rFonts w:ascii="Arial" w:hAnsi="Arial" w:cs="Arial"/>
            <w:sz w:val="28"/>
            <w:szCs w:val="28"/>
          </w:rPr>
          <w:delText xml:space="preserve">A notificação extrajudicial </w:delText>
        </w:r>
      </w:del>
      <w:del w:id="1099" w:author="Assessor GDSXSR" w:date="2026-10-31T20:21:25Z">
        <w:r>
          <w:rPr>
            <w:rFonts w:ascii="Arial" w:hAnsi="Arial" w:cs="Arial"/>
            <w:color w:val="808080"/>
            <w:sz w:val="28"/>
            <w:szCs w:val="28"/>
          </w:rPr>
          <w:delText>de</w:delText>
        </w:r>
      </w:del>
      <w:del w:id="1100" w:author="Assessor GDSXSR" w:date="2026-10-31T20:21:25Z">
        <w:r>
          <w:rPr>
            <w:rFonts w:ascii="Arial" w:hAnsi="Arial" w:cs="Arial"/>
            <w:sz w:val="28"/>
            <w:szCs w:val="28"/>
          </w:rPr>
          <w:delText xml:space="preserve"> </w:delText>
        </w:r>
      </w:del>
      <w:del w:id="1101" w:author="Assessor GDSXSR" w:date="2026-10-31T20:21:25Z">
        <w:r>
          <w:rPr>
            <w:rFonts w:ascii="Arial" w:hAnsi="Arial" w:cs="Arial"/>
            <w:color w:val="808080"/>
            <w:sz w:val="28"/>
            <w:szCs w:val="28"/>
          </w:rPr>
          <w:delText>14/3/2022</w:delText>
        </w:r>
      </w:del>
      <w:del w:id="1102" w:author="Assessor GDSXSR" w:date="2026-10-31T20:21:25Z">
        <w:r>
          <w:rPr>
            <w:rFonts w:ascii="Arial" w:hAnsi="Arial" w:cs="Arial"/>
            <w:sz w:val="28"/>
            <w:szCs w:val="28"/>
          </w:rPr>
          <w:delText xml:space="preserve"> demonstra</w:delText>
        </w:r>
      </w:del>
      <w:del w:id="1103" w:author="Assessor GDSXSR" w:date="2026-10-31T20:21:25Z">
        <w:r>
          <w:rPr>
            <w:rFonts w:ascii="Arial" w:hAnsi="Arial" w:cs="Arial"/>
            <w:color w:val="808080"/>
            <w:sz w:val="28"/>
            <w:szCs w:val="28"/>
          </w:rPr>
          <w:delText>, ainda,</w:delText>
        </w:r>
      </w:del>
      <w:del w:id="1104" w:author="Assessor GDSXSR" w:date="2026-10-31T20:21:25Z">
        <w:r>
          <w:rPr>
            <w:rFonts w:ascii="Arial" w:hAnsi="Arial" w:cs="Arial"/>
            <w:sz w:val="28"/>
            <w:szCs w:val="28"/>
          </w:rPr>
          <w:delText xml:space="preserve"> que os hospitais buscaram receber administrativamente os valores e informaram a suspensão dos atendimentos </w:delText>
        </w:r>
      </w:del>
      <w:del w:id="1105" w:author="Assessor GDSXSR" w:date="2026-10-31T20:21:25Z">
        <w:r>
          <w:rPr>
            <w:rFonts w:ascii="Arial" w:hAnsi="Arial" w:cs="Arial"/>
            <w:color w:val="808080"/>
            <w:sz w:val="28"/>
            <w:szCs w:val="28"/>
          </w:rPr>
          <w:delText>por</w:delText>
        </w:r>
      </w:del>
      <w:del w:id="1106" w:author="Assessor GDSXSR" w:date="2026-10-31T20:21:25Z">
        <w:r>
          <w:rPr>
            <w:rFonts w:ascii="Arial" w:hAnsi="Arial" w:cs="Arial"/>
            <w:sz w:val="28"/>
            <w:szCs w:val="28"/>
          </w:rPr>
          <w:delText xml:space="preserve"> inadimplemento (ID 88628010).</w:delText>
        </w:r>
      </w:del>
    </w:p>
    <w:p w14:paraId="2986C52E" w14:textId="77777777" w:rsidR="003C0A64" w:rsidRPr="003C0A64" w:rsidRDefault="003C0A64" w:rsidP="003C0A64">
      <w:pPr>
        <w:spacing w:after="0" w:line="360" w:lineRule="auto"/>
        <w:ind w:firstLine="2268"/>
        <w:jc w:val="both"/>
        <w:rPr>
          <w:del w:id="1108" w:author="Assessor GDSXSR" w:date="2026-10-31T20:21:25Z"/>
          <w:rFonts w:ascii="Arial" w:hAnsi="Arial" w:cs="Arial"/>
          <w:sz w:val="28"/>
          <w:szCs w:val="28"/>
        </w:rPr>
      </w:pPr>
    </w:p>
    <w:p w14:paraId="324738D9" w14:textId="756C2C4F" w:rsidR="003C0A64" w:rsidRPr="003C0A64" w:rsidRDefault="00D762D5" w:rsidP="003C0A64">
      <w:pPr>
        <w:spacing w:after="0" w:line="360" w:lineRule="auto"/>
        <w:ind w:firstLine="2268"/>
        <w:jc w:val="both"/>
        <w:rPr>
          <w:del w:id="1118" w:author="Assessor GDSXSR" w:date="2026-10-31T20:21:25Z"/>
          <w:rFonts w:ascii="Arial" w:hAnsi="Arial" w:cs="Arial"/>
          <w:sz w:val="28"/>
          <w:szCs w:val="28"/>
        </w:rPr>
      </w:pPr>
      <w:del w:id="1109" w:author="Assessor GDSXSR" w:date="2026-10-31T20:21:25Z">
        <w:r>
          <w:rPr>
            <w:rFonts w:ascii="Arial" w:hAnsi="Arial" w:cs="Arial"/>
            <w:sz w:val="28"/>
            <w:szCs w:val="28"/>
          </w:rPr>
          <w:delText>Por sua vez, a apelante não indicou atendimento que não tenha ocorrido</w:delText>
        </w:r>
      </w:del>
      <w:del w:id="1110" w:author="Assessor GDSXSR" w:date="2026-10-31T20:21:25Z">
        <w:r>
          <w:rPr>
            <w:rFonts w:ascii="Arial" w:hAnsi="Arial" w:cs="Arial"/>
            <w:color w:val="808080"/>
            <w:sz w:val="28"/>
            <w:szCs w:val="28"/>
          </w:rPr>
          <w:delText>,</w:delText>
        </w:r>
      </w:del>
      <w:del w:id="1111" w:author="Assessor GDSXSR" w:date="2026-10-31T20:21:25Z">
        <w:r>
          <w:rPr>
            <w:rFonts w:ascii="Arial" w:hAnsi="Arial" w:cs="Arial"/>
            <w:sz w:val="28"/>
            <w:szCs w:val="28"/>
          </w:rPr>
          <w:delText xml:space="preserve"> beneficiário estranho ao plano, cobrança duplicada, procedimento não autorizado</w:delText>
        </w:r>
      </w:del>
      <w:del w:id="1112" w:author="Assessor GDSXSR" w:date="2026-10-31T20:21:25Z">
        <w:r>
          <w:rPr>
            <w:rFonts w:ascii="Arial" w:hAnsi="Arial" w:cs="Arial"/>
            <w:color w:val="808080"/>
            <w:sz w:val="28"/>
            <w:szCs w:val="28"/>
          </w:rPr>
          <w:delText>, pagamento, glosa</w:delText>
        </w:r>
      </w:del>
      <w:del w:id="1113" w:author="Assessor GDSXSR" w:date="2026-10-31T20:21:25Z">
        <w:r>
          <w:rPr>
            <w:rFonts w:ascii="Arial" w:hAnsi="Arial" w:cs="Arial"/>
            <w:sz w:val="28"/>
            <w:szCs w:val="28"/>
          </w:rPr>
          <w:delText xml:space="preserve"> ou valor incompatível com </w:delText>
        </w:r>
      </w:del>
      <w:del w:id="1114" w:author="Assessor GDSXSR" w:date="2026-10-31T20:21:25Z">
        <w:r>
          <w:rPr>
            <w:rFonts w:ascii="Arial" w:hAnsi="Arial" w:cs="Arial"/>
            <w:color w:val="808080"/>
            <w:sz w:val="28"/>
            <w:szCs w:val="28"/>
          </w:rPr>
          <w:delText>o</w:delText>
        </w:r>
      </w:del>
      <w:del w:id="1115" w:author="Assessor GDSXSR" w:date="2026-10-31T20:21:25Z">
        <w:r>
          <w:rPr>
            <w:rFonts w:ascii="Arial" w:hAnsi="Arial" w:cs="Arial"/>
            <w:sz w:val="28"/>
            <w:szCs w:val="28"/>
          </w:rPr>
          <w:delText xml:space="preserve"> </w:delText>
        </w:r>
      </w:del>
      <w:del w:id="1116" w:author="Assessor GDSXSR" w:date="2026-10-31T20:21:25Z">
        <w:r>
          <w:rPr>
            <w:rFonts w:ascii="Arial" w:hAnsi="Arial" w:cs="Arial"/>
            <w:color w:val="808080"/>
            <w:sz w:val="28"/>
            <w:szCs w:val="28"/>
          </w:rPr>
          <w:delText>contrato</w:delText>
        </w:r>
      </w:del>
      <w:del w:id="1117" w:author="Assessor GDSXSR" w:date="2026-10-31T20:21:25Z">
        <w:r>
          <w:rPr>
            <w:rFonts w:ascii="Arial" w:hAnsi="Arial" w:cs="Arial"/>
            <w:sz w:val="28"/>
            <w:szCs w:val="28"/>
          </w:rPr>
          <w:delText>.</w:delText>
        </w:r>
      </w:del>
    </w:p>
    <w:p w14:paraId="715CB894" w14:textId="77777777" w:rsidR="003C0A64" w:rsidRPr="003C0A64" w:rsidRDefault="003C0A64" w:rsidP="003C0A64">
      <w:pPr>
        <w:spacing w:after="0" w:line="360" w:lineRule="auto"/>
        <w:ind w:firstLine="2268"/>
        <w:jc w:val="both"/>
        <w:rPr>
          <w:del w:id="1119" w:author="Assessor GDSXSR" w:date="2026-10-31T20:21:25Z"/>
          <w:rFonts w:ascii="Arial" w:hAnsi="Arial" w:cs="Arial"/>
          <w:sz w:val="28"/>
          <w:szCs w:val="28"/>
        </w:rPr>
      </w:pPr>
    </w:p>
    <w:p w14:paraId="432AF2E8" w14:textId="77777777" w:rsidR="008D4F08" w:rsidRDefault="00D70F61">
      <w:pPr>
        <w:spacing w:after="0" w:line="360" w:lineRule="auto"/>
        <w:ind w:firstLine="2268"/>
        <w:jc w:val="both"/>
      </w:pPr>
      <w:del w:id="1120" w:author="Assessor GDSXSR" w:date="2026-10-31T20:21:25Z">
        <w:r>
          <w:rPr>
            <w:rFonts w:ascii="Arial" w:hAnsi="Arial" w:cs="Arial"/>
            <w:sz w:val="28"/>
            <w:szCs w:val="28"/>
          </w:rPr>
          <w:delText xml:space="preserve">A</w:delText>
        </w:r>
      </w:del>
      <w:ins w:id="1121" w:author="Assessor GDSXSR" w:date="2026-10-31T20:21:25Z">
        <w:r>
          <w:rPr>
            <w:rFonts w:ascii="Arial" w:hAnsi="Arial" w:cs="Arial"/>
            <w:color w:val="808080"/>
            <w:sz w:val="28"/>
            <w:szCs w:val="28"/>
          </w:rPr>
          <w:t xml:space="preserve">De fato, a</w:t>
        </w:r>
      </w:ins>
      <w:r>
        <w:rPr>
          <w:rFonts w:ascii="Arial" w:hAnsi="Arial" w:cs="Arial"/>
          <w:sz w:val="28"/>
          <w:szCs w:val="28"/>
        </w:rPr>
        <w:t xml:space="preserve"> alegação genérica de </w:t>
      </w:r>
      <w:del w:id="1122" w:author="Assessor GDSXSR" w:date="2026-10-31T20:21:25Z">
        <w:r>
          <w:rPr>
            <w:rFonts w:ascii="Arial" w:hAnsi="Arial" w:cs="Arial"/>
            <w:sz w:val="28"/>
            <w:szCs w:val="28"/>
          </w:rPr>
          <w:delText xml:space="preserve">que</w:delText>
        </w:r>
      </w:del>
      <w:ins w:id="1123" w:author="Assessor GDSXSR" w:date="2026-10-31T20:21:25Z">
        <w:r>
          <w:rPr>
            <w:rFonts w:ascii="Arial" w:hAnsi="Arial" w:cs="Arial"/>
            <w:color w:val="808080"/>
            <w:sz w:val="28"/>
            <w:szCs w:val="28"/>
          </w:rPr>
          <w:t xml:space="preserve">produção</w:t>
        </w:r>
      </w:ins>
      <w:r>
        <w:rPr>
          <w:rFonts w:ascii="Arial" w:hAnsi="Arial" w:cs="Arial"/>
          <w:sz w:val="28"/>
          <w:szCs w:val="28"/>
        </w:rPr>
        <w:t xml:space="preserve"> </w:t>
      </w:r>
      <w:del w:id="1124" w:author="Assessor GDSXSR" w:date="2026-10-31T20:21:25Z">
        <w:r>
          <w:rPr>
            <w:rFonts w:ascii="Arial" w:hAnsi="Arial" w:cs="Arial"/>
            <w:sz w:val="28"/>
            <w:szCs w:val="28"/>
          </w:rPr>
          <w:delText xml:space="preserve">os documentos foram produzidos pelos credores</w:delText>
        </w:r>
      </w:del>
      <w:ins w:id="1125" w:author="Assessor GDSXSR" w:date="2026-10-31T20:21:25Z">
        <w:r>
          <w:rPr>
            <w:rFonts w:ascii="Arial" w:hAnsi="Arial" w:cs="Arial"/>
            <w:color w:val="808080"/>
            <w:sz w:val="28"/>
            <w:szCs w:val="28"/>
          </w:rPr>
          <w:t xml:space="preserve">unilateral</w:t>
        </w:r>
      </w:ins>
      <w:r>
        <w:rPr>
          <w:rFonts w:ascii="Arial" w:hAnsi="Arial" w:cs="Arial"/>
          <w:sz w:val="28"/>
          <w:szCs w:val="28"/>
        </w:rPr>
        <w:t xml:space="preserve"> não</w:t>
      </w:r>
      <w:del w:id="1126" w:author="Assessor GDSXSR" w:date="2026-10-31T20:21:25Z">
        <w:r>
          <w:rPr>
            <w:rFonts w:ascii="Arial" w:hAnsi="Arial" w:cs="Arial"/>
            <w:sz w:val="28"/>
            <w:szCs w:val="28"/>
          </w:rPr>
          <w:delText xml:space="preserve"> </w:delText>
        </w:r>
        <w:r>
          <w:rPr>
            <w:rFonts w:ascii="Arial" w:hAnsi="Arial" w:cs="Arial"/>
            <w:color w:val="808080"/>
            <w:sz w:val="28"/>
            <w:szCs w:val="28"/>
          </w:rPr>
          <w:delText xml:space="preserve">lhes</w:delText>
        </w:r>
      </w:del>
      <w:r>
        <w:rPr>
          <w:rFonts w:ascii="Arial" w:hAnsi="Arial" w:cs="Arial"/>
          <w:sz w:val="28"/>
          <w:szCs w:val="28"/>
        </w:rPr>
        <w:t xml:space="preserve"> </w:t>
      </w:r>
      <w:r>
        <w:rPr>
          <w:rFonts w:ascii="Arial" w:hAnsi="Arial" w:cs="Arial"/>
          <w:color w:val="808080"/>
          <w:sz w:val="28"/>
          <w:szCs w:val="28"/>
        </w:rPr>
        <w:t xml:space="preserve">retira</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força probatória</w:t>
      </w:r>
      <w:ins w:id="1127" w:author="Assessor GDSXSR" w:date="2026-10-31T20:21:25Z">
        <w:r>
          <w:rPr>
            <w:rFonts w:ascii="Arial" w:hAnsi="Arial" w:cs="Arial"/>
            <w:color w:val="808080"/>
            <w:sz w:val="28"/>
            <w:szCs w:val="28"/>
          </w:rPr>
          <w:t xml:space="preserve">, pois os documentos são detalhados e coerentes com os contratos e as contas hospitalares</w:t>
        </w:r>
      </w:ins>
      <w:r>
        <w:rPr>
          <w:rFonts w:ascii="Arial" w:hAnsi="Arial" w:cs="Arial"/>
          <w:sz w:val="28"/>
          <w:szCs w:val="28"/>
        </w:rPr>
        <w:t xml:space="preserve">.</w:t>
      </w:r>
    </w:p>
    <w:p w14:paraId="61B57C5B" w14:textId="77777777" w:rsidR="008D4F08" w:rsidRDefault="008D4F08">
      <w:pPr>
        <w:spacing w:after="0" w:line="360" w:lineRule="auto"/>
        <w:ind w:firstLine="2268"/>
        <w:jc w:val="both"/>
      </w:pPr>
    </w:p>
    <w:p w14:paraId="2F929A11" w14:textId="77777777" w:rsidR="003C0A64" w:rsidRDefault="003C0A64" w:rsidP="003C0A64">
      <w:pPr>
        <w:spacing w:after="0" w:line="360" w:lineRule="auto"/>
        <w:ind w:firstLine="2268"/>
        <w:jc w:val="both"/>
        <w:rPr>
          <w:del w:id="1133" w:author="Assessor GDSXSR" w:date="2026-10-31T20:21:25Z"/>
          <w:rFonts w:ascii="Arial" w:hAnsi="Arial" w:cs="Arial"/>
          <w:sz w:val="28"/>
          <w:szCs w:val="28"/>
        </w:rPr>
      </w:pPr>
      <w:del w:id="1128" w:author="Assessor GDSXSR" w:date="2026-10-31T20:21:25Z">
        <w:r>
          <w:rPr>
            <w:rFonts w:ascii="Arial" w:hAnsi="Arial" w:cs="Arial"/>
            <w:sz w:val="28"/>
            <w:szCs w:val="28"/>
          </w:rPr>
          <w:delText xml:space="preserve">Embora </w:delText>
        </w:r>
      </w:del>
      <w:del w:id="1129" w:author="Assessor GDSXSR" w:date="2026-10-31T20:21:25Z">
        <w:r>
          <w:rPr>
            <w:rFonts w:ascii="Arial" w:hAnsi="Arial" w:cs="Arial"/>
            <w:color w:val="808080"/>
            <w:sz w:val="28"/>
            <w:szCs w:val="28"/>
          </w:rPr>
          <w:delText>de</w:delText>
        </w:r>
      </w:del>
      <w:del w:id="1130" w:author="Assessor GDSXSR" w:date="2026-10-31T20:21:25Z">
        <w:r>
          <w:rPr>
            <w:rFonts w:ascii="Arial" w:hAnsi="Arial" w:cs="Arial"/>
            <w:sz w:val="28"/>
            <w:szCs w:val="28"/>
          </w:rPr>
          <w:delText xml:space="preserve"> origem nos prestadores, </w:delText>
        </w:r>
      </w:del>
      <w:del w:id="1131" w:author="Assessor GDSXSR" w:date="2026-10-31T20:21:25Z">
        <w:r>
          <w:rPr>
            <w:rFonts w:ascii="Arial" w:hAnsi="Arial" w:cs="Arial"/>
            <w:color w:val="808080"/>
            <w:sz w:val="28"/>
            <w:szCs w:val="28"/>
          </w:rPr>
          <w:delText>contêm</w:delText>
        </w:r>
      </w:del>
      <w:del w:id="1132" w:author="Assessor GDSXSR" w:date="2026-10-31T20:21:25Z">
        <w:r>
          <w:rPr>
            <w:rFonts w:ascii="Arial" w:hAnsi="Arial" w:cs="Arial"/>
            <w:sz w:val="28"/>
            <w:szCs w:val="28"/>
          </w:rPr>
          <w:delText xml:space="preserve"> informações detalhadas e coerentes, vinculadas aos contratos, às contas hospitalares e às comunicações entre as partes.</w:delText>
        </w:r>
      </w:del>
    </w:p>
    <w:p w14:paraId="3B8EA7ED" w14:textId="77777777" w:rsidR="00DD4E65" w:rsidRDefault="00DD4E65" w:rsidP="003C0A64">
      <w:pPr>
        <w:spacing w:after="0" w:line="360" w:lineRule="auto"/>
        <w:ind w:firstLine="2268"/>
        <w:jc w:val="both"/>
        <w:rPr>
          <w:del w:id="1134" w:author="Assessor GDSXSR" w:date="2026-10-31T20:21:25Z"/>
          <w:rFonts w:ascii="Arial" w:hAnsi="Arial" w:cs="Arial"/>
          <w:sz w:val="28"/>
          <w:szCs w:val="28"/>
        </w:rPr>
      </w:pPr>
    </w:p>
    <w:p w14:paraId="1D2BACC7" w14:textId="77777777" w:rsidR="006A623E" w:rsidRPr="006A623E" w:rsidRDefault="006A623E" w:rsidP="006A623E">
      <w:pPr>
        <w:spacing w:after="0" w:line="360" w:lineRule="auto"/>
        <w:ind w:firstLine="2268"/>
        <w:jc w:val="both"/>
        <w:rPr>
          <w:rFonts w:ascii="Arial" w:hAnsi="Arial" w:cs="Arial"/>
          <w:sz w:val="28"/>
          <w:szCs w:val="28"/>
        </w:rPr>
      </w:pPr>
      <w:commentRangeStart w:id="7"/>
      <w:del w:id="1135" w:author="Assessor GDSXSR" w:date="2026-10-31T20:21:25Z">
        <w:r>
          <w:rPr>
            <w:rFonts w:ascii="Arial" w:hAnsi="Arial" w:cs="Arial"/>
            <w:color w:val="808080"/>
            <w:sz w:val="28"/>
            <w:szCs w:val="28"/>
          </w:rPr>
          <w:delText xml:space="preserve">Quanto</w:delText>
        </w:r>
      </w:del>
      <w:ins w:id="1136" w:author="Assessor GDSXSR" w:date="2026-10-31T20:21:25Z">
        <w:r>
          <w:rPr>
            <w:rFonts w:ascii="Arial" w:hAnsi="Arial" w:cs="Arial"/>
            <w:color w:val="808080"/>
            <w:sz w:val="28"/>
            <w:szCs w:val="28"/>
          </w:rPr>
          <w:t xml:space="preserve">O</w:t>
        </w:r>
      </w:ins>
      <w:r>
        <w:rPr>
          <w:rFonts w:ascii="Arial" w:hAnsi="Arial" w:cs="Arial"/>
          <w:sz w:val="28"/>
          <w:szCs w:val="28"/>
        </w:rPr>
        <w:t xml:space="preserve"> </w:t>
      </w:r>
      <w:del w:id="1137" w:author="Assessor GDSXSR" w:date="2026-10-31T20:21:25Z">
        <w:r>
          <w:rPr>
            <w:rFonts w:ascii="Arial" w:hAnsi="Arial" w:cs="Arial"/>
            <w:sz w:val="28"/>
            <w:szCs w:val="28"/>
          </w:rPr>
          <w:delText xml:space="preserve">ao</w:delText>
        </w:r>
      </w:del>
      <w:ins w:id="1138" w:author="Assessor GDSXSR" w:date="2026-10-31T20:21:25Z">
        <w:r>
          <w:rPr>
            <w:rFonts w:ascii="Arial" w:hAnsi="Arial" w:cs="Arial"/>
            <w:color w:val="808080"/>
            <w:sz w:val="28"/>
            <w:szCs w:val="28"/>
          </w:rPr>
          <w:t xml:space="preserve">CPC distribui o</w:t>
        </w:r>
      </w:ins>
      <w:r>
        <w:rPr>
          <w:rFonts w:ascii="Arial" w:hAnsi="Arial" w:cs="Arial"/>
          <w:sz w:val="28"/>
          <w:szCs w:val="28"/>
        </w:rPr>
        <w:t xml:space="preserve"> </w:t>
      </w:r>
      <w:r>
        <w:rPr>
          <w:rFonts w:ascii="Arial" w:hAnsi="Arial" w:cs="Arial"/>
          <w:color w:val="808080"/>
          <w:sz w:val="28"/>
          <w:szCs w:val="28"/>
        </w:rPr>
        <w:t xml:space="preserve">ônus da prova</w:t>
      </w:r>
      <w:del w:id="1139" w:author="Assessor GDSXSR" w:date="2026-10-31T20:21:25Z">
        <w:r>
          <w:rPr>
            <w:rFonts w:ascii="Arial" w:hAnsi="Arial" w:cs="Arial"/>
            <w:color w:val="808080"/>
            <w:sz w:val="28"/>
            <w:szCs w:val="28"/>
          </w:rPr>
          <w:delText xml:space="preserve">, o CPC o distribui</w:delText>
        </w:r>
      </w:del>
      <w:r>
        <w:rPr>
          <w:rFonts w:ascii="Arial" w:hAnsi="Arial" w:cs="Arial"/>
          <w:color w:val="808080"/>
          <w:sz w:val="28"/>
          <w:szCs w:val="28"/>
        </w:rPr>
        <w:t xml:space="preserve"> entre o </w:t>
      </w:r>
      <w:r>
        <w:rPr>
          <w:rFonts w:ascii="Arial" w:hAnsi="Arial" w:cs="Arial"/>
          <w:sz w:val="28"/>
          <w:szCs w:val="28"/>
        </w:rPr>
        <w:t xml:space="preserve">autor</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quanto</w:t>
      </w:r>
      <w:r>
        <w:rPr>
          <w:rFonts w:ascii="Arial" w:hAnsi="Arial" w:cs="Arial"/>
          <w:sz w:val="28"/>
          <w:szCs w:val="28"/>
        </w:rPr>
        <w:t xml:space="preserve">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fato</w:t>
      </w:r>
      <w:r>
        <w:rPr>
          <w:rFonts w:ascii="Arial" w:hAnsi="Arial" w:cs="Arial"/>
          <w:sz w:val="28"/>
          <w:szCs w:val="28"/>
        </w:rPr>
        <w:t xml:space="preserve"> </w:t>
      </w:r>
      <w:r>
        <w:rPr>
          <w:rFonts w:ascii="Arial" w:hAnsi="Arial" w:cs="Arial"/>
          <w:color w:val="808080"/>
          <w:sz w:val="28"/>
          <w:szCs w:val="28"/>
        </w:rPr>
        <w:t xml:space="preserve">constitutivo</w:t>
      </w:r>
      <w:del w:id="1140" w:author="Assessor GDSXSR" w:date="2026-10-31T20:21:25Z">
        <w:r>
          <w:rPr>
            <w:rFonts w:ascii="Arial" w:hAnsi="Arial" w:cs="Arial"/>
            <w:sz w:val="28"/>
            <w:szCs w:val="28"/>
          </w:rPr>
          <w:delText xml:space="preserve"> de seu direito</w:delText>
        </w:r>
      </w:del>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o réu, quanto</w:t>
      </w:r>
      <w:r>
        <w:rPr>
          <w:rFonts w:ascii="Arial" w:hAnsi="Arial" w:cs="Arial"/>
          <w:sz w:val="28"/>
          <w:szCs w:val="28"/>
        </w:rPr>
        <w:t xml:space="preserve"> ao fato impeditivo, modificativo ou extintivo</w:t>
      </w:r>
      <w:r>
        <w:rPr>
          <w:rFonts w:ascii="Arial" w:hAnsi="Arial" w:cs="Arial"/>
          <w:color w:val="808080"/>
          <w:sz w:val="28"/>
          <w:szCs w:val="28"/>
        </w:rPr>
        <w:t xml:space="preserve">:</w:t>
      </w:r>
      <w:commentRangeEnd w:id="7"/>
      <w:r>
        <w:commentReference w:id="7"/>
      </w:r>
    </w:p>
    <w:p w14:paraId="1BCD5F62" w14:textId="77777777" w:rsidR="008D4F08" w:rsidRDefault="008D4F08">
      <w:pPr>
        <w:spacing w:after="0" w:line="360" w:lineRule="auto"/>
        <w:ind w:firstLine="2268"/>
        <w:jc w:val="both"/>
        <w:rPr>
          <w:rFonts w:ascii="Arial" w:hAnsi="Arial" w:cs="Arial"/>
          <w:sz w:val="28"/>
          <w:szCs w:val="28"/>
        </w:rPr>
      </w:pPr>
    </w:p>
    <w:p w14:paraId="30D0EC5F" w14:textId="77777777" w:rsidR="008D4F08" w:rsidRDefault="00D70F61">
      <w:pPr>
        <w:spacing w:after="0" w:line="360" w:lineRule="auto"/>
        <w:ind w:left="2268"/>
        <w:jc w:val="both"/>
        <w:rPr>
          <w:rFonts w:ascii="Arial" w:hAnsi="Arial" w:cs="Arial"/>
          <w:sz w:val="28"/>
          <w:szCs w:val="28"/>
        </w:rPr>
      </w:pPr>
      <w:r>
        <w:rPr>
          <w:rFonts w:ascii="Arial" w:hAnsi="Arial" w:cs="Arial"/>
          <w:i/>
          <w:color w:val="808080"/>
          <w:sz w:val="26"/>
          <w:szCs w:val="28"/>
        </w:rPr>
        <w:t>“Art. 373. O ônus da prova incumbe:</w:t>
      </w:r>
    </w:p>
    <w:p w14:paraId="5A08D413" w14:textId="77777777" w:rsidR="008D4F08" w:rsidRDefault="00D70F61">
      <w:pPr>
        <w:spacing w:after="0" w:line="360" w:lineRule="auto"/>
        <w:ind w:left="2268"/>
        <w:jc w:val="both"/>
        <w:rPr>
          <w:rFonts w:ascii="Arial" w:hAnsi="Arial" w:cs="Arial"/>
          <w:sz w:val="28"/>
          <w:szCs w:val="28"/>
        </w:rPr>
      </w:pPr>
      <w:r>
        <w:rPr>
          <w:i/>
          <w:color w:val="808080"/>
          <w:sz w:val="26"/>
          <w:u w:val="single"/>
        </w:rPr>
        <w:t xml:space="preserve">I - </w:t>
      </w:r>
      <w:proofErr w:type="gramStart"/>
      <w:r>
        <w:rPr>
          <w:i/>
          <w:color w:val="808080"/>
          <w:sz w:val="26"/>
          <w:u w:val="single"/>
        </w:rPr>
        <w:t>ao</w:t>
      </w:r>
      <w:proofErr w:type="gramEnd"/>
      <w:r>
        <w:rPr>
          <w:i/>
          <w:color w:val="808080"/>
          <w:sz w:val="26"/>
          <w:u w:val="single"/>
        </w:rPr>
        <w:t xml:space="preserve"> autor, quanto ao fato constitutivo de seu direito;</w:t>
      </w:r>
    </w:p>
    <w:p w14:paraId="1FBCB565" w14:textId="77777777" w:rsidR="008D4F08" w:rsidRDefault="00D70F61">
      <w:pPr>
        <w:spacing w:after="0" w:line="360" w:lineRule="auto"/>
        <w:ind w:left="2268"/>
        <w:jc w:val="both"/>
        <w:rPr>
          <w:rFonts w:ascii="Arial" w:hAnsi="Arial" w:cs="Arial"/>
          <w:sz w:val="28"/>
          <w:szCs w:val="28"/>
        </w:rPr>
      </w:pPr>
      <w:r>
        <w:rPr>
          <w:i/>
          <w:color w:val="808080"/>
          <w:sz w:val="26"/>
          <w:u w:val="single"/>
        </w:rPr>
        <w:t xml:space="preserve">II - </w:t>
      </w:r>
      <w:proofErr w:type="gramStart"/>
      <w:r>
        <w:rPr>
          <w:i/>
          <w:color w:val="808080"/>
          <w:sz w:val="26"/>
          <w:u w:val="single"/>
        </w:rPr>
        <w:t>ao</w:t>
      </w:r>
      <w:proofErr w:type="gramEnd"/>
      <w:r>
        <w:rPr>
          <w:i/>
          <w:color w:val="808080"/>
          <w:sz w:val="26"/>
          <w:u w:val="single"/>
        </w:rPr>
        <w:t xml:space="preserve"> réu, quanto à existência de fato impeditivo, modificativo ou extintivo do direito do autor.” – Grifei</w:t>
      </w:r>
    </w:p>
    <w:p w14:paraId="2F9014F4" w14:textId="77777777" w:rsidR="006A623E" w:rsidRPr="006A623E" w:rsidRDefault="006A623E" w:rsidP="006A623E">
      <w:pPr>
        <w:spacing w:after="0" w:line="360" w:lineRule="auto"/>
        <w:ind w:firstLine="2268"/>
        <w:jc w:val="both"/>
        <w:rPr>
          <w:rFonts w:ascii="Arial" w:hAnsi="Arial" w:cs="Arial"/>
          <w:sz w:val="28"/>
          <w:szCs w:val="28"/>
        </w:rPr>
      </w:pPr>
    </w:p>
    <w:p w14:paraId="45809321" w14:textId="77777777" w:rsidR="006A623E" w:rsidRPr="006A623E" w:rsidRDefault="006A623E" w:rsidP="006A623E">
      <w:pPr>
        <w:spacing w:after="0" w:line="360" w:lineRule="auto"/>
        <w:ind w:firstLine="2268"/>
        <w:jc w:val="both"/>
        <w:rPr>
          <w:rFonts w:ascii="Arial" w:hAnsi="Arial" w:cs="Arial"/>
          <w:sz w:val="28"/>
          <w:szCs w:val="28"/>
        </w:rPr>
      </w:pPr>
      <w:r>
        <w:rPr>
          <w:rFonts w:ascii="Arial" w:hAnsi="Arial" w:cs="Arial"/>
          <w:sz w:val="28"/>
          <w:szCs w:val="28"/>
        </w:rPr>
        <w:t xml:space="preserve">Os hospitais</w:t>
      </w:r>
      <w:del w:id="1141" w:author="Assessor GDSXSR" w:date="2026-10-31T20:21:25Z">
        <w:r>
          <w:rPr>
            <w:rFonts w:ascii="Arial" w:hAnsi="Arial" w:cs="Arial"/>
            <w:sz w:val="28"/>
            <w:szCs w:val="28"/>
          </w:rPr>
          <w:delText xml:space="preserve"> não se limitaram a afirmar </w:delText>
        </w:r>
        <w:r>
          <w:rPr>
            <w:rFonts w:ascii="Arial" w:hAnsi="Arial" w:cs="Arial"/>
            <w:color w:val="808080"/>
            <w:sz w:val="28"/>
            <w:szCs w:val="28"/>
          </w:rPr>
          <w:delText xml:space="preserve">a</w:delText>
        </w:r>
        <w:r>
          <w:rPr>
            <w:rFonts w:ascii="Arial" w:hAnsi="Arial" w:cs="Arial"/>
            <w:sz w:val="28"/>
            <w:szCs w:val="28"/>
          </w:rPr>
          <w:delText xml:space="preserve"> </w:delText>
        </w:r>
        <w:r>
          <w:rPr>
            <w:rFonts w:ascii="Arial" w:hAnsi="Arial" w:cs="Arial"/>
            <w:color w:val="808080"/>
            <w:sz w:val="28"/>
            <w:szCs w:val="28"/>
          </w:rPr>
          <w:delText xml:space="preserve">prestação</w:delText>
        </w:r>
        <w:r>
          <w:rPr>
            <w:rFonts w:ascii="Arial" w:hAnsi="Arial" w:cs="Arial"/>
            <w:sz w:val="28"/>
            <w:szCs w:val="28"/>
          </w:rPr>
          <w:delText xml:space="preserve"> </w:delText>
        </w:r>
        <w:r>
          <w:rPr>
            <w:rFonts w:ascii="Arial" w:hAnsi="Arial" w:cs="Arial"/>
            <w:color w:val="808080"/>
            <w:sz w:val="28"/>
            <w:szCs w:val="28"/>
          </w:rPr>
          <w:delText xml:space="preserve">dos</w:delText>
        </w:r>
        <w:r>
          <w:rPr>
            <w:rFonts w:ascii="Arial" w:hAnsi="Arial" w:cs="Arial"/>
            <w:sz w:val="28"/>
            <w:szCs w:val="28"/>
          </w:rPr>
          <w:delText xml:space="preserve"> serviços</w:delText>
        </w:r>
        <w:r>
          <w:rPr>
            <w:rFonts w:ascii="Arial" w:hAnsi="Arial" w:cs="Arial"/>
            <w:color w:val="808080"/>
            <w:sz w:val="28"/>
            <w:szCs w:val="28"/>
          </w:rPr>
          <w:delText xml:space="preserve">:</w:delText>
        </w:r>
      </w:del>
      <w:r>
        <w:rPr>
          <w:rFonts w:ascii="Arial" w:hAnsi="Arial" w:cs="Arial"/>
          <w:sz w:val="28"/>
          <w:szCs w:val="28"/>
        </w:rPr>
        <w:t xml:space="preserve"> demonstraram a relação contratual</w:t>
      </w:r>
      <w:r>
        <w:rPr>
          <w:rFonts w:ascii="Arial" w:hAnsi="Arial" w:cs="Arial"/>
          <w:color w:val="808080"/>
          <w:sz w:val="28"/>
          <w:szCs w:val="28"/>
        </w:rPr>
        <w:t xml:space="preserve"> e</w:t>
      </w:r>
      <w:r>
        <w:rPr>
          <w:rFonts w:ascii="Arial" w:hAnsi="Arial" w:cs="Arial"/>
          <w:sz w:val="28"/>
          <w:szCs w:val="28"/>
        </w:rPr>
        <w:t xml:space="preserve"> </w:t>
      </w:r>
      <w:del w:id="1142" w:author="Assessor GDSXSR" w:date="2026-10-31T20:21:25Z">
        <w:r>
          <w:rPr>
            <w:rFonts w:ascii="Arial" w:hAnsi="Arial" w:cs="Arial"/>
            <w:sz w:val="28"/>
            <w:szCs w:val="28"/>
          </w:rPr>
          <w:delText xml:space="preserve">apresentaram</w:delText>
        </w:r>
      </w:del>
      <w:ins w:id="1143" w:author="Assessor GDSXSR" w:date="2026-10-31T20:21:25Z">
        <w:r>
          <w:rPr>
            <w:rFonts w:ascii="Arial" w:hAnsi="Arial" w:cs="Arial"/>
            <w:color w:val="808080"/>
            <w:sz w:val="28"/>
            <w:szCs w:val="28"/>
          </w:rPr>
          <w:t xml:space="preserve">individualizaram</w:t>
        </w:r>
      </w:ins>
      <w:r>
        <w:rPr>
          <w:rFonts w:ascii="Arial" w:hAnsi="Arial" w:cs="Arial"/>
          <w:sz w:val="28"/>
          <w:szCs w:val="28"/>
        </w:rPr>
        <w:t xml:space="preserve"> </w:t>
      </w:r>
      <w:del w:id="1144" w:author="Assessor GDSXSR" w:date="2026-10-31T20:21:25Z">
        <w:r>
          <w:rPr>
            <w:rFonts w:ascii="Arial" w:hAnsi="Arial" w:cs="Arial"/>
            <w:sz w:val="28"/>
            <w:szCs w:val="28"/>
          </w:rPr>
          <w:delText xml:space="preserve">a relação individualizada dos</w:delText>
        </w:r>
      </w:del>
      <w:ins w:id="1145" w:author="Assessor GDSXSR" w:date="2026-10-31T20:21:25Z">
        <w:r>
          <w:rPr>
            <w:rFonts w:ascii="Arial" w:hAnsi="Arial" w:cs="Arial"/>
            <w:color w:val="808080"/>
            <w:sz w:val="28"/>
            <w:szCs w:val="28"/>
          </w:rPr>
          <w:t xml:space="preserve">os</w:t>
        </w:r>
      </w:ins>
      <w:r>
        <w:rPr>
          <w:rFonts w:ascii="Arial" w:hAnsi="Arial" w:cs="Arial"/>
          <w:sz w:val="28"/>
          <w:szCs w:val="28"/>
        </w:rPr>
        <w:t xml:space="preserve"> atendimentos</w:t>
      </w:r>
      <w:r>
        <w:rPr>
          <w:rFonts w:ascii="Arial" w:hAnsi="Arial" w:cs="Arial"/>
          <w:color w:val="808080"/>
          <w:sz w:val="28"/>
          <w:szCs w:val="28"/>
        </w:rPr>
        <w:t xml:space="preserve">,</w:t>
      </w:r>
      <w:r>
        <w:rPr>
          <w:rFonts w:ascii="Arial" w:hAnsi="Arial" w:cs="Arial"/>
          <w:sz w:val="28"/>
          <w:szCs w:val="28"/>
        </w:rPr>
        <w:t xml:space="preserve"> </w:t>
      </w:r>
      <w:del w:id="1146" w:author="Assessor GDSXSR" w:date="2026-10-31T20:21:25Z">
        <w:r>
          <w:rPr>
            <w:rFonts w:ascii="Arial" w:hAnsi="Arial" w:cs="Arial"/>
            <w:color w:val="808080"/>
            <w:sz w:val="28"/>
            <w:szCs w:val="28"/>
          </w:rPr>
          <w:delText xml:space="preserve">com</w:delText>
        </w:r>
      </w:del>
      <w:ins w:id="1147" w:author="Assessor GDSXSR" w:date="2026-10-31T20:21:25Z">
        <w:r>
          <w:rPr>
            <w:rFonts w:ascii="Arial" w:hAnsi="Arial" w:cs="Arial"/>
            <w:color w:val="808080"/>
            <w:sz w:val="28"/>
            <w:szCs w:val="28"/>
          </w:rPr>
          <w:t xml:space="preserve">o</w:t>
        </w:r>
      </w:ins>
      <w:r>
        <w:rPr>
          <w:rFonts w:ascii="Arial" w:hAnsi="Arial" w:cs="Arial"/>
          <w:sz w:val="28"/>
          <w:szCs w:val="28"/>
        </w:rPr>
        <w:t xml:space="preserve"> </w:t>
      </w:r>
      <w:del w:id="1148" w:author="Assessor GDSXSR" w:date="2026-10-31T20:21:25Z">
        <w:r>
          <w:rPr>
            <w:rFonts w:ascii="Arial" w:hAnsi="Arial" w:cs="Arial"/>
            <w:sz w:val="28"/>
            <w:szCs w:val="28"/>
          </w:rPr>
          <w:delText xml:space="preserve">as</w:delText>
        </w:r>
      </w:del>
      <w:ins w:id="1149" w:author="Assessor GDSXSR" w:date="2026-10-31T20:21:25Z">
        <w:r>
          <w:rPr>
            <w:rFonts w:ascii="Arial" w:hAnsi="Arial" w:cs="Arial"/>
            <w:color w:val="808080"/>
            <w:sz w:val="28"/>
            <w:szCs w:val="28"/>
          </w:rPr>
          <w:t xml:space="preserve">que</w:t>
        </w:r>
      </w:ins>
      <w:r>
        <w:rPr>
          <w:rFonts w:ascii="Arial" w:hAnsi="Arial" w:cs="Arial"/>
          <w:sz w:val="28"/>
          <w:szCs w:val="28"/>
        </w:rPr>
        <w:t xml:space="preserve"> </w:t>
      </w:r>
      <w:del w:id="1150" w:author="Assessor GDSXSR" w:date="2026-10-31T20:21:25Z">
        <w:r>
          <w:rPr>
            <w:rFonts w:ascii="Arial" w:hAnsi="Arial" w:cs="Arial"/>
            <w:sz w:val="28"/>
            <w:szCs w:val="28"/>
          </w:rPr>
          <w:delText xml:space="preserve">respectivas</w:delText>
        </w:r>
      </w:del>
      <w:ins w:id="1151" w:author="Assessor GDSXSR" w:date="2026-10-31T20:21:25Z">
        <w:r>
          <w:rPr>
            <w:rFonts w:ascii="Arial" w:hAnsi="Arial" w:cs="Arial"/>
            <w:color w:val="808080"/>
            <w:sz w:val="28"/>
            <w:szCs w:val="28"/>
          </w:rPr>
          <w:t xml:space="preserve">tornou</w:t>
        </w:r>
      </w:ins>
      <w:r>
        <w:rPr>
          <w:rFonts w:ascii="Arial" w:hAnsi="Arial" w:cs="Arial"/>
          <w:sz w:val="28"/>
          <w:szCs w:val="28"/>
        </w:rPr>
        <w:t xml:space="preserve"> </w:t>
      </w:r>
      <w:del w:id="1152" w:author="Assessor GDSXSR" w:date="2026-10-31T20:21:25Z">
        <w:r>
          <w:rPr>
            <w:rFonts w:ascii="Arial" w:hAnsi="Arial" w:cs="Arial"/>
            <w:sz w:val="28"/>
            <w:szCs w:val="28"/>
          </w:rPr>
          <w:delText xml:space="preserve">contas</w:delText>
        </w:r>
      </w:del>
      <w:ins w:id="1153" w:author="Assessor GDSXSR" w:date="2026-10-31T20:21:25Z">
        <w:r>
          <w:rPr>
            <w:rFonts w:ascii="Arial" w:hAnsi="Arial" w:cs="Arial"/>
            <w:color w:val="808080"/>
            <w:sz w:val="28"/>
            <w:szCs w:val="28"/>
          </w:rPr>
          <w:t xml:space="preserve">exigível da apelante impugnação concreta</w:t>
        </w:r>
      </w:ins>
      <w:r>
        <w:rPr>
          <w:rFonts w:ascii="Arial" w:hAnsi="Arial" w:cs="Arial"/>
          <w:sz w:val="28"/>
          <w:szCs w:val="28"/>
        </w:rPr>
        <w:t xml:space="preserve">, </w:t>
      </w:r>
      <w:del w:id="1154" w:author="Assessor GDSXSR" w:date="2026-10-31T20:21:25Z">
        <w:r>
          <w:rPr>
            <w:rFonts w:ascii="Arial" w:hAnsi="Arial" w:cs="Arial"/>
            <w:sz w:val="28"/>
            <w:szCs w:val="28"/>
          </w:rPr>
          <w:delText xml:space="preserve">notas</w:delText>
        </w:r>
      </w:del>
      <w:ins w:id="1155" w:author="Assessor GDSXSR" w:date="2026-10-31T20:21:25Z">
        <w:r>
          <w:rPr>
            <w:rFonts w:ascii="Arial" w:hAnsi="Arial" w:cs="Arial"/>
            <w:color w:val="808080"/>
            <w:sz w:val="28"/>
            <w:szCs w:val="28"/>
          </w:rPr>
          <w:t xml:space="preserve">sem</w:t>
        </w:r>
      </w:ins>
      <w:r>
        <w:rPr>
          <w:rFonts w:ascii="Arial" w:hAnsi="Arial" w:cs="Arial"/>
          <w:sz w:val="28"/>
          <w:szCs w:val="28"/>
        </w:rPr>
        <w:t xml:space="preserve"> </w:t>
      </w:r>
      <w:del w:id="1156" w:author="Assessor GDSXSR" w:date="2026-10-31T20:21:25Z">
        <w:r>
          <w:rPr>
            <w:rFonts w:ascii="Arial" w:hAnsi="Arial" w:cs="Arial"/>
            <w:sz w:val="28"/>
            <w:szCs w:val="28"/>
          </w:rPr>
          <w:delText xml:space="preserve">fiscais</w:delText>
        </w:r>
      </w:del>
      <w:ins w:id="1157" w:author="Assessor GDSXSR" w:date="2026-10-31T20:21:25Z">
        <w:r>
          <w:rPr>
            <w:rFonts w:ascii="Arial" w:hAnsi="Arial" w:cs="Arial"/>
            <w:color w:val="808080"/>
            <w:sz w:val="28"/>
            <w:szCs w:val="28"/>
          </w:rPr>
          <w:t xml:space="preserve">inverter</w:t>
        </w:r>
      </w:ins>
      <w:r>
        <w:rPr>
          <w:rFonts w:ascii="Arial" w:hAnsi="Arial" w:cs="Arial"/>
          <w:sz w:val="28"/>
          <w:szCs w:val="28"/>
        </w:rPr>
        <w:t xml:space="preserve"> </w:t>
      </w:r>
      <w:del w:id="1158" w:author="Assessor GDSXSR" w:date="2026-10-31T20:21:25Z">
        <w:r>
          <w:rPr>
            <w:rFonts w:ascii="Arial" w:hAnsi="Arial" w:cs="Arial"/>
            <w:sz w:val="28"/>
            <w:szCs w:val="28"/>
          </w:rPr>
          <w:delText xml:space="preserve">e</w:delText>
        </w:r>
      </w:del>
      <w:ins w:id="1159" w:author="Assessor GDSXSR" w:date="2026-10-31T20:21:25Z">
        <w:r>
          <w:rPr>
            <w:rFonts w:ascii="Arial" w:hAnsi="Arial" w:cs="Arial"/>
            <w:color w:val="808080"/>
            <w:sz w:val="28"/>
            <w:szCs w:val="28"/>
          </w:rPr>
          <w:t xml:space="preserve">o</w:t>
        </w:r>
      </w:ins>
      <w:r>
        <w:rPr>
          <w:rFonts w:ascii="Arial" w:hAnsi="Arial" w:cs="Arial"/>
          <w:sz w:val="28"/>
          <w:szCs w:val="28"/>
        </w:rPr>
        <w:t xml:space="preserve"> </w:t>
      </w:r>
      <w:del w:id="1160" w:author="Assessor GDSXSR" w:date="2026-10-31T20:21:25Z">
        <w:r>
          <w:rPr>
            <w:rFonts w:ascii="Arial" w:hAnsi="Arial" w:cs="Arial"/>
            <w:sz w:val="28"/>
            <w:szCs w:val="28"/>
          </w:rPr>
          <w:delText xml:space="preserve">comunicações</w:delText>
        </w:r>
      </w:del>
      <w:ins w:id="1161" w:author="Assessor GDSXSR" w:date="2026-10-31T20:21:25Z">
        <w:r>
          <w:rPr>
            <w:rFonts w:ascii="Arial" w:hAnsi="Arial" w:cs="Arial"/>
            <w:color w:val="808080"/>
            <w:sz w:val="28"/>
            <w:szCs w:val="28"/>
          </w:rPr>
          <w:t xml:space="preserve">ônus</w:t>
        </w:r>
      </w:ins>
      <w:r>
        <w:rPr>
          <w:rFonts w:ascii="Arial" w:hAnsi="Arial" w:cs="Arial"/>
          <w:sz w:val="28"/>
          <w:szCs w:val="28"/>
        </w:rPr>
        <w:t xml:space="preserve"> </w:t>
      </w:r>
      <w:del w:id="1162" w:author="Assessor GDSXSR" w:date="2026-10-31T20:21:25Z">
        <w:r>
          <w:rPr>
            <w:rFonts w:ascii="Arial" w:hAnsi="Arial" w:cs="Arial"/>
            <w:sz w:val="28"/>
            <w:szCs w:val="28"/>
          </w:rPr>
          <w:delText xml:space="preserve">administrativas</w:delText>
        </w:r>
      </w:del>
      <w:ins w:id="1163" w:author="Assessor GDSXSR" w:date="2026-10-31T20:21:25Z">
        <w:r>
          <w:rPr>
            <w:rFonts w:ascii="Arial" w:hAnsi="Arial" w:cs="Arial"/>
            <w:color w:val="808080"/>
            <w:sz w:val="28"/>
            <w:szCs w:val="28"/>
          </w:rPr>
          <w:t xml:space="preserve">da prova</w:t>
        </w:r>
      </w:ins>
      <w:r>
        <w:rPr>
          <w:rFonts w:ascii="Arial" w:hAnsi="Arial" w:cs="Arial"/>
          <w:sz w:val="28"/>
          <w:szCs w:val="28"/>
        </w:rPr>
        <w:t xml:space="preserve">.</w:t>
      </w:r>
    </w:p>
    <w:p w14:paraId="7099458F" w14:textId="77777777" w:rsidR="006A623E" w:rsidRPr="006A623E" w:rsidRDefault="006A623E" w:rsidP="006A623E">
      <w:pPr>
        <w:spacing w:after="0" w:line="360" w:lineRule="auto"/>
        <w:ind w:firstLine="2268"/>
        <w:jc w:val="both"/>
        <w:rPr>
          <w:rFonts w:ascii="Arial" w:hAnsi="Arial" w:cs="Arial"/>
          <w:sz w:val="28"/>
          <w:szCs w:val="28"/>
        </w:rPr>
      </w:pPr>
    </w:p>
    <w:p w14:paraId="430E605B" w14:textId="77777777" w:rsidR="006A623E" w:rsidRPr="006A623E" w:rsidRDefault="006A623E" w:rsidP="006A623E">
      <w:pPr>
        <w:spacing w:after="0" w:line="360" w:lineRule="auto"/>
        <w:ind w:firstLine="2268"/>
        <w:jc w:val="both"/>
        <w:rPr>
          <w:del w:id="1180" w:author="Assessor GDSXSR" w:date="2026-10-31T20:21:25Z"/>
          <w:rFonts w:ascii="Arial" w:hAnsi="Arial" w:cs="Arial"/>
          <w:sz w:val="28"/>
          <w:szCs w:val="28"/>
        </w:rPr>
      </w:pPr>
      <w:del w:id="1164" w:author="Assessor GDSXSR" w:date="2026-10-31T20:21:25Z">
        <w:r>
          <w:rPr>
            <w:rFonts w:ascii="Arial" w:hAnsi="Arial" w:cs="Arial"/>
            <w:color w:val="808080"/>
            <w:sz w:val="28"/>
            <w:szCs w:val="28"/>
          </w:rPr>
          <w:delText>Diante</w:delText>
        </w:r>
      </w:del>
      <w:del w:id="1165" w:author="Assessor GDSXSR" w:date="2026-10-31T20:21:25Z">
        <w:r>
          <w:rPr>
            <w:rFonts w:ascii="Arial" w:hAnsi="Arial" w:cs="Arial"/>
            <w:sz w:val="28"/>
            <w:szCs w:val="28"/>
          </w:rPr>
          <w:delText xml:space="preserve"> desse conjunto</w:delText>
        </w:r>
      </w:del>
      <w:del w:id="1166" w:author="Assessor GDSXSR" w:date="2026-10-31T20:21:25Z">
        <w:r>
          <w:rPr>
            <w:rFonts w:ascii="Arial" w:hAnsi="Arial" w:cs="Arial"/>
            <w:color w:val="808080"/>
            <w:sz w:val="28"/>
            <w:szCs w:val="28"/>
          </w:rPr>
          <w:delText>,</w:delText>
        </w:r>
      </w:del>
      <w:del w:id="1167" w:author="Assessor GDSXSR" w:date="2026-10-31T20:21:25Z">
        <w:r>
          <w:rPr>
            <w:rFonts w:ascii="Arial" w:hAnsi="Arial" w:cs="Arial"/>
            <w:sz w:val="28"/>
            <w:szCs w:val="28"/>
          </w:rPr>
          <w:delText xml:space="preserve"> passou a ser exigível da apelante impugnação concreta</w:delText>
        </w:r>
      </w:del>
      <w:del w:id="1168" w:author="Assessor GDSXSR" w:date="2026-10-31T20:21:25Z">
        <w:r>
          <w:rPr>
            <w:rFonts w:ascii="Arial" w:hAnsi="Arial" w:cs="Arial"/>
            <w:color w:val="808080"/>
            <w:sz w:val="28"/>
            <w:szCs w:val="28"/>
          </w:rPr>
          <w:delText>,</w:delText>
        </w:r>
      </w:del>
      <w:del w:id="1169" w:author="Assessor GDSXSR" w:date="2026-10-31T20:21:25Z">
        <w:r>
          <w:rPr>
            <w:rFonts w:ascii="Arial" w:hAnsi="Arial" w:cs="Arial"/>
            <w:sz w:val="28"/>
            <w:szCs w:val="28"/>
          </w:rPr>
          <w:delText xml:space="preserve"> </w:delText>
        </w:r>
      </w:del>
      <w:del w:id="1170" w:author="Assessor GDSXSR" w:date="2026-10-31T20:21:25Z">
        <w:r>
          <w:rPr>
            <w:rFonts w:ascii="Arial" w:hAnsi="Arial" w:cs="Arial"/>
            <w:color w:val="808080"/>
            <w:sz w:val="28"/>
            <w:szCs w:val="28"/>
          </w:rPr>
          <w:delText>o que</w:delText>
        </w:r>
      </w:del>
      <w:del w:id="1171" w:author="Assessor GDSXSR" w:date="2026-10-31T20:21:25Z">
        <w:r>
          <w:rPr>
            <w:rFonts w:ascii="Arial" w:hAnsi="Arial" w:cs="Arial"/>
            <w:sz w:val="28"/>
            <w:szCs w:val="28"/>
          </w:rPr>
          <w:delText xml:space="preserve"> não </w:delText>
        </w:r>
      </w:del>
      <w:del w:id="1172" w:author="Assessor GDSXSR" w:date="2026-10-31T20:21:25Z">
        <w:r>
          <w:rPr>
            <w:rFonts w:ascii="Arial" w:hAnsi="Arial" w:cs="Arial"/>
            <w:color w:val="808080"/>
            <w:sz w:val="28"/>
            <w:szCs w:val="28"/>
          </w:rPr>
          <w:delText>configura</w:delText>
        </w:r>
      </w:del>
      <w:del w:id="1173" w:author="Assessor GDSXSR" w:date="2026-10-31T20:21:25Z">
        <w:r>
          <w:rPr>
            <w:rFonts w:ascii="Arial" w:hAnsi="Arial" w:cs="Arial"/>
            <w:sz w:val="28"/>
            <w:szCs w:val="28"/>
          </w:rPr>
          <w:delText xml:space="preserve"> </w:delText>
        </w:r>
      </w:del>
      <w:del w:id="1174" w:author="Assessor GDSXSR" w:date="2026-10-31T20:21:25Z">
        <w:r>
          <w:rPr>
            <w:rFonts w:ascii="Arial" w:hAnsi="Arial" w:cs="Arial"/>
            <w:color w:val="808080"/>
            <w:sz w:val="28"/>
            <w:szCs w:val="28"/>
          </w:rPr>
          <w:delText>inversão</w:delText>
        </w:r>
      </w:del>
      <w:del w:id="1175" w:author="Assessor GDSXSR" w:date="2026-10-31T20:21:25Z">
        <w:r>
          <w:rPr>
            <w:rFonts w:ascii="Arial" w:hAnsi="Arial" w:cs="Arial"/>
            <w:sz w:val="28"/>
            <w:szCs w:val="28"/>
          </w:rPr>
          <w:delText xml:space="preserve"> indevida do </w:delText>
        </w:r>
      </w:del>
      <w:del w:id="1176" w:author="Assessor GDSXSR" w:date="2026-10-31T20:21:25Z">
        <w:r>
          <w:rPr>
            <w:rFonts w:ascii="Arial" w:hAnsi="Arial" w:cs="Arial"/>
            <w:color w:val="808080"/>
            <w:sz w:val="28"/>
            <w:szCs w:val="28"/>
          </w:rPr>
          <w:delText>ônus</w:delText>
        </w:r>
      </w:del>
      <w:del w:id="1177" w:author="Assessor GDSXSR" w:date="2026-10-31T20:21:25Z">
        <w:r>
          <w:rPr>
            <w:rFonts w:ascii="Arial" w:hAnsi="Arial" w:cs="Arial"/>
            <w:sz w:val="28"/>
            <w:szCs w:val="28"/>
          </w:rPr>
          <w:delText xml:space="preserve"> </w:delText>
        </w:r>
      </w:del>
      <w:del w:id="1178" w:author="Assessor GDSXSR" w:date="2026-10-31T20:21:25Z">
        <w:r>
          <w:rPr>
            <w:rFonts w:ascii="Arial" w:hAnsi="Arial" w:cs="Arial"/>
            <w:color w:val="808080"/>
            <w:sz w:val="28"/>
            <w:szCs w:val="28"/>
          </w:rPr>
          <w:delText>da prova</w:delText>
        </w:r>
      </w:del>
      <w:del w:id="1179" w:author="Assessor GDSXSR" w:date="2026-10-31T20:21:25Z">
        <w:r>
          <w:rPr>
            <w:rFonts w:ascii="Arial" w:hAnsi="Arial" w:cs="Arial"/>
            <w:sz w:val="28"/>
            <w:szCs w:val="28"/>
          </w:rPr>
          <w:delText>, mas consequência da necessidade de a defesa enfrentar os fatos e os documentos apresentados na inicial.</w:delText>
        </w:r>
      </w:del>
    </w:p>
    <w:p w14:paraId="199361FF" w14:textId="77777777" w:rsidR="006A623E" w:rsidRPr="006A623E" w:rsidRDefault="006A623E" w:rsidP="006A623E">
      <w:pPr>
        <w:spacing w:after="0" w:line="360" w:lineRule="auto"/>
        <w:ind w:firstLine="2268"/>
        <w:jc w:val="both"/>
        <w:rPr>
          <w:del w:id="1181" w:author="Assessor GDSXSR" w:date="2026-10-31T20:21:25Z"/>
          <w:rFonts w:ascii="Arial" w:hAnsi="Arial" w:cs="Arial"/>
          <w:sz w:val="28"/>
          <w:szCs w:val="28"/>
        </w:rPr>
      </w:pPr>
    </w:p>
    <w:p w14:paraId="2587AB06" w14:textId="77777777" w:rsidR="008D4F08" w:rsidRDefault="00D70F61">
      <w:pPr>
        <w:spacing w:after="0" w:line="360" w:lineRule="auto"/>
        <w:ind w:firstLine="2268"/>
        <w:jc w:val="both"/>
      </w:pPr>
      <w:r>
        <w:rPr>
          <w:rFonts w:ascii="Arial" w:hAnsi="Arial" w:cs="Arial"/>
          <w:sz w:val="28"/>
          <w:szCs w:val="28"/>
        </w:rPr>
        <w:t xml:space="preserve">A contestação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contudo,</w:t>
      </w:r>
      <w:r>
        <w:rPr>
          <w:rFonts w:ascii="Arial" w:hAnsi="Arial" w:cs="Arial"/>
          <w:sz w:val="28"/>
          <w:szCs w:val="28"/>
        </w:rPr>
        <w:t xml:space="preserve"> </w:t>
      </w:r>
      <w:r>
        <w:rPr>
          <w:rFonts w:ascii="Arial" w:hAnsi="Arial" w:cs="Arial"/>
          <w:color w:val="808080"/>
          <w:sz w:val="28"/>
          <w:szCs w:val="28"/>
        </w:rPr>
        <w:t xml:space="preserve">limitou</w:t>
      </w:r>
      <w:r>
        <w:rPr>
          <w:rFonts w:ascii="Arial" w:hAnsi="Arial" w:cs="Arial"/>
          <w:sz w:val="28"/>
          <w:szCs w:val="28"/>
        </w:rPr>
        <w:t xml:space="preserve">-se </w:t>
      </w:r>
      <w:r>
        <w:rPr>
          <w:rFonts w:ascii="Arial" w:hAnsi="Arial" w:cs="Arial"/>
          <w:color w:val="808080"/>
          <w:sz w:val="28"/>
          <w:szCs w:val="28"/>
        </w:rPr>
        <w:t xml:space="preserve">à</w:t>
      </w:r>
      <w:r>
        <w:rPr>
          <w:rFonts w:ascii="Arial" w:hAnsi="Arial" w:cs="Arial"/>
          <w:sz w:val="28"/>
          <w:szCs w:val="28"/>
        </w:rPr>
        <w:t xml:space="preserve"> origem unilateral </w:t>
      </w:r>
      <w:r>
        <w:rPr>
          <w:rFonts w:ascii="Arial" w:hAnsi="Arial" w:cs="Arial"/>
          <w:color w:val="808080"/>
          <w:sz w:val="28"/>
          <w:szCs w:val="28"/>
        </w:rPr>
        <w:t xml:space="preserve">dos</w:t>
      </w:r>
      <w:r>
        <w:rPr>
          <w:rFonts w:ascii="Arial" w:hAnsi="Arial" w:cs="Arial"/>
          <w:sz w:val="28"/>
          <w:szCs w:val="28"/>
        </w:rPr>
        <w:t xml:space="preserve"> </w:t>
      </w:r>
      <w:r>
        <w:rPr>
          <w:rFonts w:ascii="Arial" w:hAnsi="Arial" w:cs="Arial"/>
          <w:color w:val="808080"/>
          <w:sz w:val="28"/>
          <w:szCs w:val="28"/>
        </w:rPr>
        <w:t xml:space="preserve">documentos</w:t>
      </w:r>
      <w:r>
        <w:rPr>
          <w:rFonts w:ascii="Arial" w:hAnsi="Arial" w:cs="Arial"/>
          <w:sz w:val="28"/>
          <w:szCs w:val="28"/>
        </w:rPr>
        <w:t xml:space="preserve"> e </w:t>
      </w:r>
      <w:r>
        <w:rPr>
          <w:rFonts w:ascii="Arial" w:hAnsi="Arial" w:cs="Arial"/>
          <w:color w:val="808080"/>
          <w:sz w:val="28"/>
          <w:szCs w:val="28"/>
        </w:rPr>
        <w:t xml:space="preserve">à</w:t>
      </w:r>
      <w:r>
        <w:rPr>
          <w:rFonts w:ascii="Arial" w:hAnsi="Arial" w:cs="Arial"/>
          <w:sz w:val="28"/>
          <w:szCs w:val="28"/>
        </w:rPr>
        <w:t xml:space="preserve"> </w:t>
      </w:r>
      <w:del w:id="1182" w:author="Assessor GDSXSR" w:date="2026-10-31T20:21:25Z">
        <w:r>
          <w:rPr>
            <w:rFonts w:ascii="Arial" w:hAnsi="Arial" w:cs="Arial"/>
            <w:sz w:val="28"/>
            <w:szCs w:val="28"/>
          </w:rPr>
          <w:delText xml:space="preserve">ausência</w:delText>
        </w:r>
      </w:del>
      <w:ins w:id="1183" w:author="Assessor GDSXSR" w:date="2026-10-31T20:21:25Z">
        <w:r>
          <w:rPr>
            <w:rFonts w:ascii="Arial" w:hAnsi="Arial" w:cs="Arial"/>
            <w:color w:val="808080"/>
            <w:sz w:val="28"/>
            <w:szCs w:val="28"/>
          </w:rPr>
          <w:t xml:space="preserve">falta</w:t>
        </w:r>
      </w:ins>
      <w:r>
        <w:rPr>
          <w:rFonts w:ascii="Arial" w:hAnsi="Arial" w:cs="Arial"/>
          <w:sz w:val="28"/>
          <w:szCs w:val="28"/>
        </w:rPr>
        <w:t xml:space="preserve"> de prontuários</w:t>
      </w:r>
      <w:ins w:id="1184" w:author="Assessor GDSXSR" w:date="2026-10-31T20:21:25Z">
        <w:r>
          <w:rPr>
            <w:rFonts w:ascii="Arial" w:hAnsi="Arial" w:cs="Arial"/>
            <w:color w:val="808080"/>
            <w:sz w:val="28"/>
            <w:szCs w:val="28"/>
          </w:rPr>
          <w:t xml:space="preserve">, sem apontar conta indevida, pagamento, glosa ou duplicidade</w:t>
        </w:r>
      </w:ins>
      <w:r>
        <w:rPr>
          <w:rFonts w:ascii="Arial" w:hAnsi="Arial" w:cs="Arial"/>
          <w:sz w:val="28"/>
          <w:szCs w:val="28"/>
        </w:rPr>
        <w:t xml:space="preserve"> </w:t>
      </w:r>
      <w:r>
        <w:rPr>
          <w:rFonts w:ascii="Arial" w:hAnsi="Arial" w:cs="Arial"/>
          <w:color w:val="808080"/>
          <w:sz w:val="28"/>
          <w:szCs w:val="28"/>
        </w:rPr>
        <w:t xml:space="preserve">(ID 88628024)</w:t>
      </w:r>
      <w:r>
        <w:rPr>
          <w:rFonts w:ascii="Arial" w:hAnsi="Arial" w:cs="Arial"/>
          <w:sz w:val="28"/>
          <w:szCs w:val="28"/>
        </w:rPr>
        <w:t xml:space="preserve">.</w:t>
      </w:r>
    </w:p>
    <w:p w14:paraId="60B8DC05" w14:textId="77777777" w:rsidR="008D4F08" w:rsidRDefault="008D4F08">
      <w:pPr>
        <w:spacing w:after="0" w:line="360" w:lineRule="auto"/>
        <w:ind w:firstLine="2268"/>
        <w:jc w:val="both"/>
      </w:pPr>
    </w:p>
    <w:p w14:paraId="46232C6F" w14:textId="0CAF5A33" w:rsidR="006A623E" w:rsidRPr="006A623E" w:rsidRDefault="006A623E" w:rsidP="006A623E">
      <w:pPr>
        <w:spacing w:after="0" w:line="360" w:lineRule="auto"/>
        <w:ind w:firstLine="2268"/>
        <w:jc w:val="both"/>
        <w:rPr>
          <w:del w:id="1203" w:author="Assessor GDSXSR" w:date="2026-10-31T20:21:25Z"/>
          <w:rFonts w:ascii="Arial" w:hAnsi="Arial" w:cs="Arial"/>
          <w:sz w:val="28"/>
          <w:szCs w:val="28"/>
        </w:rPr>
      </w:pPr>
      <w:del w:id="1185" w:author="Assessor GDSXSR" w:date="2026-10-31T20:21:25Z">
        <w:r>
          <w:rPr>
            <w:rFonts w:ascii="Arial" w:hAnsi="Arial" w:cs="Arial"/>
            <w:color w:val="808080"/>
            <w:sz w:val="28"/>
            <w:szCs w:val="28"/>
          </w:rPr>
          <w:lastRenderedPageBreak/>
          <w:delText>A</w:delText>
        </w:r>
      </w:del>
      <w:del w:id="1186" w:author="Assessor GDSXSR" w:date="2026-10-31T20:21:25Z">
        <w:r>
          <w:rPr>
            <w:rFonts w:ascii="Arial" w:hAnsi="Arial" w:cs="Arial"/>
            <w:sz w:val="28"/>
            <w:szCs w:val="28"/>
          </w:rPr>
          <w:delText xml:space="preserve"> </w:delText>
        </w:r>
      </w:del>
      <w:del w:id="1187" w:author="Assessor GDSXSR" w:date="2026-10-31T20:21:25Z">
        <w:r>
          <w:rPr>
            <w:rFonts w:ascii="Arial" w:hAnsi="Arial" w:cs="Arial"/>
            <w:color w:val="808080"/>
            <w:sz w:val="28"/>
            <w:szCs w:val="28"/>
          </w:rPr>
          <w:delText>apelante</w:delText>
        </w:r>
      </w:del>
      <w:del w:id="1188" w:author="Assessor GDSXSR" w:date="2026-10-31T20:21:25Z">
        <w:r>
          <w:rPr>
            <w:rFonts w:ascii="Arial" w:hAnsi="Arial" w:cs="Arial"/>
            <w:sz w:val="28"/>
            <w:szCs w:val="28"/>
          </w:rPr>
          <w:delText xml:space="preserve"> não apontou </w:delText>
        </w:r>
      </w:del>
      <w:del w:id="1189" w:author="Assessor GDSXSR" w:date="2026-10-31T20:21:25Z">
        <w:r>
          <w:rPr>
            <w:rFonts w:ascii="Arial" w:hAnsi="Arial" w:cs="Arial"/>
            <w:color w:val="808080"/>
            <w:sz w:val="28"/>
            <w:szCs w:val="28"/>
          </w:rPr>
          <w:delText>conta</w:delText>
        </w:r>
      </w:del>
      <w:del w:id="1190" w:author="Assessor GDSXSR" w:date="2026-10-31T20:21:25Z">
        <w:r>
          <w:rPr>
            <w:rFonts w:ascii="Arial" w:hAnsi="Arial" w:cs="Arial"/>
            <w:sz w:val="28"/>
            <w:szCs w:val="28"/>
          </w:rPr>
          <w:delText xml:space="preserve"> </w:delText>
        </w:r>
      </w:del>
      <w:del w:id="1191" w:author="Assessor GDSXSR" w:date="2026-10-31T20:21:25Z">
        <w:r>
          <w:rPr>
            <w:rFonts w:ascii="Arial" w:hAnsi="Arial" w:cs="Arial"/>
            <w:color w:val="808080"/>
            <w:sz w:val="28"/>
            <w:szCs w:val="28"/>
          </w:rPr>
          <w:delText>indevida,</w:delText>
        </w:r>
      </w:del>
      <w:del w:id="1192" w:author="Assessor GDSXSR" w:date="2026-10-31T20:21:25Z">
        <w:r>
          <w:rPr>
            <w:rFonts w:ascii="Arial" w:hAnsi="Arial" w:cs="Arial"/>
            <w:sz w:val="28"/>
            <w:szCs w:val="28"/>
          </w:rPr>
          <w:delText xml:space="preserve"> </w:delText>
        </w:r>
      </w:del>
      <w:del w:id="1193" w:author="Assessor GDSXSR" w:date="2026-10-31T20:21:25Z">
        <w:r>
          <w:rPr>
            <w:rFonts w:ascii="Arial" w:hAnsi="Arial" w:cs="Arial"/>
            <w:color w:val="808080"/>
            <w:sz w:val="28"/>
            <w:szCs w:val="28"/>
          </w:rPr>
          <w:delText>valor</w:delText>
        </w:r>
      </w:del>
      <w:del w:id="1194" w:author="Assessor GDSXSR" w:date="2026-10-31T20:21:25Z">
        <w:r>
          <w:rPr>
            <w:rFonts w:ascii="Arial" w:hAnsi="Arial" w:cs="Arial"/>
            <w:sz w:val="28"/>
            <w:szCs w:val="28"/>
          </w:rPr>
          <w:delText xml:space="preserve"> </w:delText>
        </w:r>
      </w:del>
      <w:del w:id="1195" w:author="Assessor GDSXSR" w:date="2026-10-31T20:21:25Z">
        <w:r>
          <w:rPr>
            <w:rFonts w:ascii="Arial" w:hAnsi="Arial" w:cs="Arial"/>
            <w:color w:val="808080"/>
            <w:sz w:val="28"/>
            <w:szCs w:val="28"/>
          </w:rPr>
          <w:delText>incorreto,</w:delText>
        </w:r>
      </w:del>
      <w:del w:id="1196" w:author="Assessor GDSXSR" w:date="2026-10-31T20:21:25Z">
        <w:r>
          <w:rPr>
            <w:rFonts w:ascii="Arial" w:hAnsi="Arial" w:cs="Arial"/>
            <w:sz w:val="28"/>
            <w:szCs w:val="28"/>
          </w:rPr>
          <w:delText xml:space="preserve"> </w:delText>
        </w:r>
      </w:del>
      <w:del w:id="1197" w:author="Assessor GDSXSR" w:date="2026-10-31T20:21:25Z">
        <w:r>
          <w:rPr>
            <w:rFonts w:ascii="Arial" w:hAnsi="Arial" w:cs="Arial"/>
            <w:color w:val="808080"/>
            <w:sz w:val="28"/>
            <w:szCs w:val="28"/>
          </w:rPr>
          <w:delText>procedimento</w:delText>
        </w:r>
      </w:del>
      <w:del w:id="1198" w:author="Assessor GDSXSR" w:date="2026-10-31T20:21:25Z">
        <w:r>
          <w:rPr>
            <w:rFonts w:ascii="Arial" w:hAnsi="Arial" w:cs="Arial"/>
            <w:sz w:val="28"/>
            <w:szCs w:val="28"/>
          </w:rPr>
          <w:delText xml:space="preserve"> </w:delText>
        </w:r>
      </w:del>
      <w:del w:id="1199" w:author="Assessor GDSXSR" w:date="2026-10-31T20:21:25Z">
        <w:r>
          <w:rPr>
            <w:rFonts w:ascii="Arial" w:hAnsi="Arial" w:cs="Arial"/>
            <w:color w:val="808080"/>
            <w:sz w:val="28"/>
            <w:szCs w:val="28"/>
          </w:rPr>
          <w:delText>não</w:delText>
        </w:r>
      </w:del>
      <w:del w:id="1200" w:author="Assessor GDSXSR" w:date="2026-10-31T20:21:25Z">
        <w:r>
          <w:rPr>
            <w:rFonts w:ascii="Arial" w:hAnsi="Arial" w:cs="Arial"/>
            <w:sz w:val="28"/>
            <w:szCs w:val="28"/>
          </w:rPr>
          <w:delText xml:space="preserve"> </w:delText>
        </w:r>
      </w:del>
      <w:del w:id="1201" w:author="Assessor GDSXSR" w:date="2026-10-31T20:21:25Z">
        <w:r>
          <w:rPr>
            <w:rFonts w:ascii="Arial" w:hAnsi="Arial" w:cs="Arial"/>
            <w:color w:val="808080"/>
            <w:sz w:val="28"/>
            <w:szCs w:val="28"/>
          </w:rPr>
          <w:delText>realizado, pagamento, glosa ou duplicidade, embora detivesse registros sobre beneficiários, autorizações, remessas e pagamentos que lhe permitiam fazê-lo</w:delText>
        </w:r>
      </w:del>
      <w:del w:id="1202" w:author="Assessor GDSXSR" w:date="2026-10-31T20:21:25Z">
        <w:r>
          <w:rPr>
            <w:rFonts w:ascii="Arial" w:hAnsi="Arial" w:cs="Arial"/>
            <w:sz w:val="28"/>
            <w:szCs w:val="28"/>
          </w:rPr>
          <w:delText>.</w:delText>
        </w:r>
      </w:del>
    </w:p>
    <w:p w14:paraId="4E6C6C06" w14:textId="77777777" w:rsidR="006A623E" w:rsidRPr="006A623E" w:rsidRDefault="006A623E" w:rsidP="006A623E">
      <w:pPr>
        <w:spacing w:after="0" w:line="360" w:lineRule="auto"/>
        <w:ind w:firstLine="2268"/>
        <w:jc w:val="both"/>
        <w:rPr>
          <w:del w:id="1204" w:author="Assessor GDSXSR" w:date="2026-10-31T20:21:25Z"/>
          <w:rFonts w:ascii="Arial" w:hAnsi="Arial" w:cs="Arial"/>
          <w:sz w:val="28"/>
          <w:szCs w:val="28"/>
        </w:rPr>
      </w:pPr>
    </w:p>
    <w:p w14:paraId="307909E2" w14:textId="77777777" w:rsidR="006A623E" w:rsidRPr="006A623E" w:rsidRDefault="006A623E" w:rsidP="006A623E">
      <w:pPr>
        <w:spacing w:after="0" w:line="360" w:lineRule="auto"/>
        <w:ind w:firstLine="2268"/>
        <w:jc w:val="both"/>
        <w:rPr>
          <w:del w:id="1235" w:author="Assessor GDSXSR" w:date="2026-10-31T20:21:25Z"/>
          <w:rFonts w:ascii="Arial" w:hAnsi="Arial" w:cs="Arial"/>
          <w:sz w:val="28"/>
          <w:szCs w:val="28"/>
        </w:rPr>
      </w:pPr>
      <w:del w:id="1205" w:author="Assessor GDSXSR" w:date="2026-10-31T20:21:25Z">
        <w:r>
          <w:rPr>
            <w:rFonts w:ascii="Arial" w:hAnsi="Arial" w:cs="Arial"/>
            <w:color w:val="808080"/>
            <w:sz w:val="28"/>
            <w:szCs w:val="28"/>
          </w:rPr>
          <w:delText>Não se exigia que a</w:delText>
        </w:r>
      </w:del>
      <w:del w:id="1206" w:author="Assessor GDSXSR" w:date="2026-10-31T20:21:25Z">
        <w:r>
          <w:rPr>
            <w:rFonts w:ascii="Arial" w:hAnsi="Arial" w:cs="Arial"/>
            <w:sz w:val="28"/>
            <w:szCs w:val="28"/>
          </w:rPr>
          <w:delText xml:space="preserve"> apelante </w:delText>
        </w:r>
      </w:del>
      <w:del w:id="1207" w:author="Assessor GDSXSR" w:date="2026-10-31T20:21:25Z">
        <w:r>
          <w:rPr>
            <w:rFonts w:ascii="Arial" w:hAnsi="Arial" w:cs="Arial"/>
            <w:color w:val="808080"/>
            <w:sz w:val="28"/>
            <w:szCs w:val="28"/>
          </w:rPr>
          <w:delText>comprovasse</w:delText>
        </w:r>
      </w:del>
      <w:del w:id="1208" w:author="Assessor GDSXSR" w:date="2026-10-31T20:21:25Z">
        <w:r>
          <w:rPr>
            <w:rFonts w:ascii="Arial" w:hAnsi="Arial" w:cs="Arial"/>
            <w:sz w:val="28"/>
            <w:szCs w:val="28"/>
          </w:rPr>
          <w:delText xml:space="preserve">, </w:delText>
        </w:r>
      </w:del>
      <w:del w:id="1209" w:author="Assessor GDSXSR" w:date="2026-10-31T20:21:25Z">
        <w:r>
          <w:rPr>
            <w:rFonts w:ascii="Arial" w:hAnsi="Arial" w:cs="Arial"/>
            <w:color w:val="808080"/>
            <w:sz w:val="28"/>
            <w:szCs w:val="28"/>
          </w:rPr>
          <w:delText>de</w:delText>
        </w:r>
      </w:del>
      <w:del w:id="1210" w:author="Assessor GDSXSR" w:date="2026-10-31T20:21:25Z">
        <w:r>
          <w:rPr>
            <w:rFonts w:ascii="Arial" w:hAnsi="Arial" w:cs="Arial"/>
            <w:sz w:val="28"/>
            <w:szCs w:val="28"/>
          </w:rPr>
          <w:delText xml:space="preserve"> </w:delText>
        </w:r>
      </w:del>
      <w:del w:id="1211" w:author="Assessor GDSXSR" w:date="2026-10-31T20:21:25Z">
        <w:r>
          <w:rPr>
            <w:rFonts w:ascii="Arial" w:hAnsi="Arial" w:cs="Arial"/>
            <w:color w:val="808080"/>
            <w:sz w:val="28"/>
            <w:szCs w:val="28"/>
          </w:rPr>
          <w:delText>forma</w:delText>
        </w:r>
      </w:del>
      <w:del w:id="1212" w:author="Assessor GDSXSR" w:date="2026-10-31T20:21:25Z">
        <w:r>
          <w:rPr>
            <w:rFonts w:ascii="Arial" w:hAnsi="Arial" w:cs="Arial"/>
            <w:sz w:val="28"/>
            <w:szCs w:val="28"/>
          </w:rPr>
          <w:delText xml:space="preserve"> </w:delText>
        </w:r>
      </w:del>
      <w:del w:id="1213" w:author="Assessor GDSXSR" w:date="2026-10-31T20:21:25Z">
        <w:r>
          <w:rPr>
            <w:rFonts w:ascii="Arial" w:hAnsi="Arial" w:cs="Arial"/>
            <w:color w:val="808080"/>
            <w:sz w:val="28"/>
            <w:szCs w:val="28"/>
          </w:rPr>
          <w:delText>abstrata,</w:delText>
        </w:r>
      </w:del>
      <w:del w:id="1214" w:author="Assessor GDSXSR" w:date="2026-10-31T20:21:25Z">
        <w:r>
          <w:rPr>
            <w:rFonts w:ascii="Arial" w:hAnsi="Arial" w:cs="Arial"/>
            <w:sz w:val="28"/>
            <w:szCs w:val="28"/>
          </w:rPr>
          <w:delText xml:space="preserve"> a </w:delText>
        </w:r>
      </w:del>
      <w:del w:id="1215" w:author="Assessor GDSXSR" w:date="2026-10-31T20:21:25Z">
        <w:r>
          <w:rPr>
            <w:rFonts w:ascii="Arial" w:hAnsi="Arial" w:cs="Arial"/>
            <w:color w:val="808080"/>
            <w:sz w:val="28"/>
            <w:szCs w:val="28"/>
          </w:rPr>
          <w:delText>inexistência</w:delText>
        </w:r>
      </w:del>
      <w:del w:id="1216" w:author="Assessor GDSXSR" w:date="2026-10-31T20:21:25Z">
        <w:r>
          <w:rPr>
            <w:rFonts w:ascii="Arial" w:hAnsi="Arial" w:cs="Arial"/>
            <w:sz w:val="28"/>
            <w:szCs w:val="28"/>
          </w:rPr>
          <w:delText xml:space="preserve"> de </w:delText>
        </w:r>
      </w:del>
      <w:del w:id="1217" w:author="Assessor GDSXSR" w:date="2026-10-31T20:21:25Z">
        <w:r>
          <w:rPr>
            <w:rFonts w:ascii="Arial" w:hAnsi="Arial" w:cs="Arial"/>
            <w:color w:val="808080"/>
            <w:sz w:val="28"/>
            <w:szCs w:val="28"/>
          </w:rPr>
          <w:delText>toda a dívida</w:delText>
        </w:r>
      </w:del>
      <w:del w:id="1218" w:author="Assessor GDSXSR" w:date="2026-10-31T20:21:25Z">
        <w:r>
          <w:rPr>
            <w:rFonts w:ascii="Arial" w:hAnsi="Arial" w:cs="Arial"/>
            <w:sz w:val="28"/>
            <w:szCs w:val="28"/>
          </w:rPr>
          <w:delText xml:space="preserve">, </w:delText>
        </w:r>
      </w:del>
      <w:del w:id="1219" w:author="Assessor GDSXSR" w:date="2026-10-31T20:21:25Z">
        <w:r>
          <w:rPr>
            <w:rFonts w:ascii="Arial" w:hAnsi="Arial" w:cs="Arial"/>
            <w:color w:val="808080"/>
            <w:sz w:val="28"/>
            <w:szCs w:val="28"/>
          </w:rPr>
          <w:delText>mas</w:delText>
        </w:r>
      </w:del>
      <w:del w:id="1220" w:author="Assessor GDSXSR" w:date="2026-10-31T20:21:25Z">
        <w:r>
          <w:rPr>
            <w:rFonts w:ascii="Arial" w:hAnsi="Arial" w:cs="Arial"/>
            <w:sz w:val="28"/>
            <w:szCs w:val="28"/>
          </w:rPr>
          <w:delText xml:space="preserve"> </w:delText>
        </w:r>
      </w:del>
      <w:del w:id="1221" w:author="Assessor GDSXSR" w:date="2026-10-31T20:21:25Z">
        <w:r>
          <w:rPr>
            <w:rFonts w:ascii="Arial" w:hAnsi="Arial" w:cs="Arial"/>
            <w:color w:val="808080"/>
            <w:sz w:val="28"/>
            <w:szCs w:val="28"/>
          </w:rPr>
          <w:delText>apenas</w:delText>
        </w:r>
      </w:del>
      <w:del w:id="1222" w:author="Assessor GDSXSR" w:date="2026-10-31T20:21:25Z">
        <w:r>
          <w:rPr>
            <w:rFonts w:ascii="Arial" w:hAnsi="Arial" w:cs="Arial"/>
            <w:sz w:val="28"/>
            <w:szCs w:val="28"/>
          </w:rPr>
          <w:delText xml:space="preserve"> </w:delText>
        </w:r>
      </w:del>
      <w:del w:id="1223" w:author="Assessor GDSXSR" w:date="2026-10-31T20:21:25Z">
        <w:r>
          <w:rPr>
            <w:rFonts w:ascii="Arial" w:hAnsi="Arial" w:cs="Arial"/>
            <w:color w:val="808080"/>
            <w:sz w:val="28"/>
            <w:szCs w:val="28"/>
          </w:rPr>
          <w:delText>que</w:delText>
        </w:r>
      </w:del>
      <w:del w:id="1224" w:author="Assessor GDSXSR" w:date="2026-10-31T20:21:25Z">
        <w:r>
          <w:rPr>
            <w:rFonts w:ascii="Arial" w:hAnsi="Arial" w:cs="Arial"/>
            <w:sz w:val="28"/>
            <w:szCs w:val="28"/>
          </w:rPr>
          <w:delText xml:space="preserve"> </w:delText>
        </w:r>
      </w:del>
      <w:del w:id="1225" w:author="Assessor GDSXSR" w:date="2026-10-31T20:21:25Z">
        <w:r>
          <w:rPr>
            <w:rFonts w:ascii="Arial" w:hAnsi="Arial" w:cs="Arial"/>
            <w:color w:val="808080"/>
            <w:sz w:val="28"/>
            <w:szCs w:val="28"/>
          </w:rPr>
          <w:delText>indicasse</w:delText>
        </w:r>
      </w:del>
      <w:del w:id="1226" w:author="Assessor GDSXSR" w:date="2026-10-31T20:21:25Z">
        <w:r>
          <w:rPr>
            <w:rFonts w:ascii="Arial" w:hAnsi="Arial" w:cs="Arial"/>
            <w:sz w:val="28"/>
            <w:szCs w:val="28"/>
          </w:rPr>
          <w:delText xml:space="preserve"> </w:delText>
        </w:r>
      </w:del>
      <w:del w:id="1227" w:author="Assessor GDSXSR" w:date="2026-10-31T20:21:25Z">
        <w:r>
          <w:rPr>
            <w:rFonts w:ascii="Arial" w:hAnsi="Arial" w:cs="Arial"/>
            <w:color w:val="808080"/>
            <w:sz w:val="28"/>
            <w:szCs w:val="28"/>
          </w:rPr>
          <w:delText>objetivamente</w:delText>
        </w:r>
      </w:del>
      <w:del w:id="1228" w:author="Assessor GDSXSR" w:date="2026-10-31T20:21:25Z">
        <w:r>
          <w:rPr>
            <w:rFonts w:ascii="Arial" w:hAnsi="Arial" w:cs="Arial"/>
            <w:sz w:val="28"/>
            <w:szCs w:val="28"/>
          </w:rPr>
          <w:delText xml:space="preserve"> </w:delText>
        </w:r>
      </w:del>
      <w:del w:id="1229" w:author="Assessor GDSXSR" w:date="2026-10-31T20:21:25Z">
        <w:r>
          <w:rPr>
            <w:rFonts w:ascii="Arial" w:hAnsi="Arial" w:cs="Arial"/>
            <w:color w:val="808080"/>
            <w:sz w:val="28"/>
            <w:szCs w:val="28"/>
          </w:rPr>
          <w:delText>os</w:delText>
        </w:r>
      </w:del>
      <w:del w:id="1230" w:author="Assessor GDSXSR" w:date="2026-10-31T20:21:25Z">
        <w:r>
          <w:rPr>
            <w:rFonts w:ascii="Arial" w:hAnsi="Arial" w:cs="Arial"/>
            <w:sz w:val="28"/>
            <w:szCs w:val="28"/>
          </w:rPr>
          <w:delText xml:space="preserve"> </w:delText>
        </w:r>
      </w:del>
      <w:del w:id="1231" w:author="Assessor GDSXSR" w:date="2026-10-31T20:21:25Z">
        <w:r>
          <w:rPr>
            <w:rFonts w:ascii="Arial" w:hAnsi="Arial" w:cs="Arial"/>
            <w:color w:val="808080"/>
            <w:sz w:val="28"/>
            <w:szCs w:val="28"/>
          </w:rPr>
          <w:delText>lançamentos</w:delText>
        </w:r>
      </w:del>
      <w:del w:id="1232" w:author="Assessor GDSXSR" w:date="2026-10-31T20:21:25Z">
        <w:r>
          <w:rPr>
            <w:rFonts w:ascii="Arial" w:hAnsi="Arial" w:cs="Arial"/>
            <w:sz w:val="28"/>
            <w:szCs w:val="28"/>
          </w:rPr>
          <w:delText xml:space="preserve"> </w:delText>
        </w:r>
      </w:del>
      <w:del w:id="1233" w:author="Assessor GDSXSR" w:date="2026-10-31T20:21:25Z">
        <w:r>
          <w:rPr>
            <w:rFonts w:ascii="Arial" w:hAnsi="Arial" w:cs="Arial"/>
            <w:color w:val="808080"/>
            <w:sz w:val="28"/>
            <w:szCs w:val="28"/>
          </w:rPr>
          <w:delText>que considerava incorretos</w:delText>
        </w:r>
      </w:del>
      <w:del w:id="1234" w:author="Assessor GDSXSR" w:date="2026-10-31T20:21:25Z">
        <w:r>
          <w:rPr>
            <w:rFonts w:ascii="Arial" w:hAnsi="Arial" w:cs="Arial"/>
            <w:sz w:val="28"/>
            <w:szCs w:val="28"/>
          </w:rPr>
          <w:delText>.</w:delText>
        </w:r>
      </w:del>
    </w:p>
    <w:p w14:paraId="2E7CE590" w14:textId="77777777" w:rsidR="006A623E" w:rsidRPr="006A623E" w:rsidRDefault="006A623E" w:rsidP="006A623E">
      <w:pPr>
        <w:spacing w:after="0" w:line="360" w:lineRule="auto"/>
        <w:ind w:firstLine="2268"/>
        <w:jc w:val="both"/>
        <w:rPr>
          <w:del w:id="1236" w:author="Assessor GDSXSR" w:date="2026-10-31T20:21:25Z"/>
          <w:rFonts w:ascii="Arial" w:hAnsi="Arial" w:cs="Arial"/>
          <w:sz w:val="28"/>
          <w:szCs w:val="28"/>
        </w:rPr>
      </w:pPr>
    </w:p>
    <w:p w14:paraId="10FF9150" w14:textId="0224B776" w:rsidR="006A623E" w:rsidRPr="006A623E" w:rsidRDefault="006A623E" w:rsidP="006A623E">
      <w:pPr>
        <w:spacing w:after="0" w:line="360" w:lineRule="auto"/>
        <w:ind w:firstLine="2268"/>
        <w:jc w:val="both"/>
        <w:rPr>
          <w:rFonts w:ascii="Arial" w:hAnsi="Arial" w:cs="Arial"/>
          <w:sz w:val="28"/>
          <w:szCs w:val="28"/>
        </w:rPr>
      </w:pPr>
      <w:r>
        <w:rPr>
          <w:rFonts w:ascii="Arial" w:hAnsi="Arial" w:cs="Arial"/>
          <w:color w:val="808080"/>
          <w:sz w:val="28"/>
          <w:szCs w:val="28"/>
        </w:rPr>
        <w:t xml:space="preserve">Em</w:t>
      </w:r>
      <w:r>
        <w:rPr>
          <w:rFonts w:ascii="Arial" w:hAnsi="Arial" w:cs="Arial"/>
          <w:sz w:val="28"/>
          <w:szCs w:val="28"/>
        </w:rPr>
        <w:t xml:space="preserve"> réplica,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autores</w:t>
      </w:r>
      <w:r>
        <w:rPr>
          <w:rFonts w:ascii="Arial" w:hAnsi="Arial" w:cs="Arial"/>
          <w:sz w:val="28"/>
          <w:szCs w:val="28"/>
        </w:rPr>
        <w:t xml:space="preserve"> esclareceram a </w:t>
      </w:r>
      <w:del w:id="1237" w:author="Assessor GDSXSR" w:date="2026-10-31T20:21:25Z">
        <w:r>
          <w:rPr>
            <w:rFonts w:ascii="Arial" w:hAnsi="Arial" w:cs="Arial"/>
            <w:sz w:val="28"/>
            <w:szCs w:val="28"/>
          </w:rPr>
          <w:delText xml:space="preserve">forma</w:delText>
        </w:r>
      </w:del>
      <w:ins w:id="1238" w:author="Assessor GDSXSR" w:date="2026-10-31T20:21:25Z">
        <w:r>
          <w:rPr>
            <w:rFonts w:ascii="Arial" w:hAnsi="Arial" w:cs="Arial"/>
            <w:color w:val="808080"/>
            <w:sz w:val="28"/>
            <w:szCs w:val="28"/>
          </w:rPr>
          <w:t xml:space="preserve">discriminação</w:t>
        </w:r>
      </w:ins>
      <w:r>
        <w:rPr>
          <w:rFonts w:ascii="Arial" w:hAnsi="Arial" w:cs="Arial"/>
          <w:sz w:val="28"/>
          <w:szCs w:val="28"/>
        </w:rPr>
        <w:t xml:space="preserve"> </w:t>
      </w:r>
      <w:del w:id="1239" w:author="Assessor GDSXSR" w:date="2026-10-31T20:21:25Z">
        <w:r>
          <w:rPr>
            <w:rFonts w:ascii="Arial" w:hAnsi="Arial" w:cs="Arial"/>
            <w:color w:val="808080"/>
            <w:sz w:val="28"/>
            <w:szCs w:val="28"/>
          </w:rPr>
          <w:delText xml:space="preserve">como</w:delText>
        </w:r>
        <w:r>
          <w:rPr>
            <w:rFonts w:ascii="Arial" w:hAnsi="Arial" w:cs="Arial"/>
            <w:sz w:val="28"/>
            <w:szCs w:val="28"/>
          </w:rPr>
          <w:delText xml:space="preserve"> os</w:delText>
        </w:r>
      </w:del>
      <w:ins w:id="1240" w:author="Assessor GDSXSR" w:date="2026-10-31T20:21:25Z">
        <w:r>
          <w:rPr>
            <w:rFonts w:ascii="Arial" w:hAnsi="Arial" w:cs="Arial"/>
            <w:color w:val="808080"/>
            <w:sz w:val="28"/>
            <w:szCs w:val="28"/>
          </w:rPr>
          <w:t xml:space="preserve">dos</w:t>
        </w:r>
      </w:ins>
      <w:r>
        <w:rPr>
          <w:rFonts w:ascii="Arial" w:hAnsi="Arial" w:cs="Arial"/>
          <w:sz w:val="28"/>
          <w:szCs w:val="28"/>
        </w:rPr>
        <w:t xml:space="preserve"> serviços</w:t>
      </w:r>
      <w:del w:id="1241" w:author="Assessor GDSXSR" w:date="2026-10-31T20:21:25Z">
        <w:r>
          <w:rPr>
            <w:rFonts w:ascii="Arial" w:hAnsi="Arial" w:cs="Arial"/>
            <w:sz w:val="28"/>
            <w:szCs w:val="28"/>
          </w:rPr>
          <w:delText xml:space="preserve"> </w:delText>
        </w:r>
        <w:r>
          <w:rPr>
            <w:rFonts w:ascii="Arial" w:hAnsi="Arial" w:cs="Arial"/>
            <w:color w:val="808080"/>
            <w:sz w:val="28"/>
            <w:szCs w:val="28"/>
          </w:rPr>
          <w:delText xml:space="preserve">foram</w:delText>
        </w:r>
        <w:r>
          <w:rPr>
            <w:rFonts w:ascii="Arial" w:hAnsi="Arial" w:cs="Arial"/>
            <w:sz w:val="28"/>
            <w:szCs w:val="28"/>
          </w:rPr>
          <w:delText xml:space="preserve"> discriminados</w:delText>
        </w:r>
        <w:r>
          <w:rPr>
            <w:rFonts w:ascii="Arial" w:hAnsi="Arial" w:cs="Arial"/>
            <w:color w:val="808080"/>
            <w:sz w:val="28"/>
            <w:szCs w:val="28"/>
          </w:rPr>
          <w:delText xml:space="preserve"> nas faturas e contas juntadas</w:delText>
        </w:r>
      </w:del>
      <w:r>
        <w:rPr>
          <w:rFonts w:ascii="Arial" w:hAnsi="Arial" w:cs="Arial"/>
          <w:sz w:val="28"/>
          <w:szCs w:val="28"/>
        </w:rPr>
        <w:t xml:space="preserve"> (ID 88628032).</w:t>
      </w:r>
    </w:p>
    <w:p w14:paraId="37765BBE" w14:textId="77777777" w:rsidR="006A623E" w:rsidRPr="006A623E" w:rsidRDefault="006A623E" w:rsidP="006A623E">
      <w:pPr>
        <w:spacing w:after="0" w:line="360" w:lineRule="auto"/>
        <w:ind w:firstLine="2268"/>
        <w:jc w:val="both"/>
        <w:rPr>
          <w:rFonts w:ascii="Arial" w:hAnsi="Arial" w:cs="Arial"/>
          <w:sz w:val="28"/>
          <w:szCs w:val="28"/>
        </w:rPr>
      </w:pPr>
    </w:p>
    <w:p w14:paraId="2EDD99AA" w14:textId="77777777" w:rsidR="008D4F08" w:rsidRDefault="00D70F61">
      <w:pPr>
        <w:spacing w:after="0" w:line="360" w:lineRule="auto"/>
        <w:ind w:firstLine="2268"/>
        <w:jc w:val="both"/>
        <w:rPr>
          <w:del w:id="1246" w:author="Assessor GDSXSR" w:date="2026-10-31T20:21:25Z"/>
        </w:rPr>
      </w:pPr>
      <w:del w:id="1242" w:author="Assessor GDSXSR" w:date="2026-10-31T20:21:25Z">
        <w:r>
          <w:rPr>
            <w:rFonts w:ascii="Arial" w:hAnsi="Arial" w:cs="Arial"/>
            <w:color w:val="808080"/>
            <w:sz w:val="28"/>
            <w:szCs w:val="28"/>
          </w:rPr>
          <w:delText>Intimadas</w:delText>
        </w:r>
      </w:del>
      <w:del w:id="1243" w:author="Assessor GDSXSR" w:date="2026-10-31T20:21:25Z">
        <w:r>
          <w:rPr>
            <w:rFonts w:ascii="Arial" w:hAnsi="Arial" w:cs="Arial"/>
            <w:sz w:val="28"/>
            <w:szCs w:val="28"/>
          </w:rPr>
          <w:delText xml:space="preserve"> </w:delText>
        </w:r>
      </w:del>
      <w:del w:id="1244" w:author="Assessor GDSXSR" w:date="2026-10-31T20:21:25Z">
        <w:r>
          <w:rPr>
            <w:rFonts w:ascii="Arial" w:hAnsi="Arial" w:cs="Arial"/>
            <w:color w:val="808080"/>
            <w:sz w:val="28"/>
            <w:szCs w:val="28"/>
          </w:rPr>
          <w:delText>a</w:delText>
        </w:r>
      </w:del>
      <w:del w:id="1245" w:author="Assessor GDSXSR" w:date="2026-10-31T20:21:25Z">
        <w:r>
          <w:rPr>
            <w:rFonts w:ascii="Arial" w:hAnsi="Arial" w:cs="Arial"/>
            <w:sz w:val="28"/>
            <w:szCs w:val="28"/>
          </w:rPr>
          <w:delText xml:space="preserve"> especificar provas, ambas as partes requereram o julgamento antecipado.</w:delText>
        </w:r>
      </w:del>
    </w:p>
    <w:p w14:paraId="065CCD2D" w14:textId="77777777" w:rsidR="008D4F08" w:rsidRDefault="008D4F08">
      <w:pPr>
        <w:spacing w:after="0" w:line="360" w:lineRule="auto"/>
        <w:ind w:firstLine="2268"/>
        <w:jc w:val="both"/>
        <w:rPr>
          <w:del w:id="1247" w:author="Assessor GDSXSR" w:date="2026-10-31T20:21:25Z"/>
        </w:rPr>
      </w:pPr>
    </w:p>
    <w:p w14:paraId="3137F697" w14:textId="77777777" w:rsidR="008D4F08" w:rsidRDefault="00D70F61">
      <w:pPr>
        <w:spacing w:after="0" w:line="360" w:lineRule="auto"/>
        <w:ind w:firstLine="2268"/>
        <w:jc w:val="both"/>
      </w:pPr>
      <w:del w:id="1248" w:author="Assessor GDSXSR" w:date="2026-10-31T20:21:25Z">
        <w:r>
          <w:rPr>
            <w:rFonts w:ascii="Arial" w:hAnsi="Arial" w:cs="Arial"/>
            <w:color w:val="808080"/>
            <w:sz w:val="28"/>
            <w:szCs w:val="28"/>
          </w:rPr>
          <w:delText xml:space="preserve">A</w:delText>
        </w:r>
      </w:del>
      <w:ins w:id="1249" w:author="Assessor GDSXSR" w:date="2026-10-31T20:21:25Z">
        <w:r>
          <w:rPr>
            <w:rFonts w:ascii="Arial" w:hAnsi="Arial" w:cs="Arial"/>
            <w:color w:val="808080"/>
            <w:sz w:val="28"/>
            <w:szCs w:val="28"/>
          </w:rPr>
          <w:t xml:space="preserve">Instada a especificar provas, a</w:t>
        </w:r>
      </w:ins>
      <w:r>
        <w:rPr>
          <w:rFonts w:ascii="Arial" w:hAnsi="Arial" w:cs="Arial"/>
          <w:color w:val="808080"/>
          <w:sz w:val="28"/>
          <w:szCs w:val="28"/>
        </w:rPr>
        <w:t xml:space="preserve"> apelante</w:t>
      </w:r>
      <w:del w:id="1250" w:author="Assessor GDSXSR" w:date="2026-10-31T20:21:25Z">
        <w:r>
          <w:rPr>
            <w:rFonts w:ascii="Arial" w:hAnsi="Arial" w:cs="Arial"/>
            <w:color w:val="808080"/>
            <w:sz w:val="28"/>
            <w:szCs w:val="28"/>
          </w:rPr>
          <w:delText xml:space="preserve">, portanto,</w:delText>
        </w:r>
      </w:del>
      <w:r>
        <w:rPr>
          <w:rFonts w:ascii="Arial" w:hAnsi="Arial" w:cs="Arial"/>
          <w:color w:val="808080"/>
          <w:sz w:val="28"/>
          <w:szCs w:val="28"/>
        </w:rPr>
        <w:t xml:space="preserve"> não pediu perícia contábil, conferência </w:t>
      </w:r>
      <w:del w:id="1251" w:author="Assessor GDSXSR" w:date="2026-10-31T20:21:25Z">
        <w:r>
          <w:rPr>
            <w:rFonts w:ascii="Arial" w:hAnsi="Arial" w:cs="Arial"/>
            <w:color w:val="808080"/>
            <w:sz w:val="28"/>
            <w:szCs w:val="28"/>
          </w:rPr>
          <w:delText xml:space="preserve">técnica </w:delText>
        </w:r>
      </w:del>
      <w:r>
        <w:rPr>
          <w:rFonts w:ascii="Arial" w:hAnsi="Arial" w:cs="Arial"/>
          <w:color w:val="808080"/>
          <w:sz w:val="28"/>
          <w:szCs w:val="28"/>
        </w:rPr>
        <w:t xml:space="preserve">das contas</w:t>
      </w:r>
      <w:del w:id="1252" w:author="Assessor GDSXSR" w:date="2026-10-31T20:21:25Z">
        <w:r>
          <w:rPr>
            <w:rFonts w:ascii="Arial" w:hAnsi="Arial" w:cs="Arial"/>
            <w:color w:val="808080"/>
            <w:sz w:val="28"/>
            <w:szCs w:val="28"/>
          </w:rPr>
          <w:delText xml:space="preserve">,</w:delText>
        </w:r>
      </w:del>
      <w:ins w:id="1253" w:author="Assessor GDSXSR" w:date="2026-10-31T20:21:25Z">
        <w:r>
          <w:rPr>
            <w:rFonts w:ascii="Arial" w:hAnsi="Arial" w:cs="Arial"/>
            <w:color w:val="808080"/>
            <w:sz w:val="28"/>
            <w:szCs w:val="28"/>
          </w:rPr>
          <w:t xml:space="preserve"> ou</w:t>
        </w:r>
      </w:ins>
      <w:r>
        <w:rPr>
          <w:rFonts w:ascii="Arial" w:hAnsi="Arial" w:cs="Arial"/>
          <w:color w:val="808080"/>
          <w:sz w:val="28"/>
          <w:szCs w:val="28"/>
        </w:rPr>
        <w:t xml:space="preserve"> exibição</w:t>
      </w:r>
      <w:del w:id="1254" w:author="Assessor GDSXSR" w:date="2026-10-31T20:21:25Z">
        <w:r>
          <w:rPr>
            <w:rFonts w:ascii="Arial" w:hAnsi="Arial" w:cs="Arial"/>
            <w:color w:val="808080"/>
            <w:sz w:val="28"/>
            <w:szCs w:val="28"/>
          </w:rPr>
          <w:delText xml:space="preserve"> complementar</w:delText>
        </w:r>
      </w:del>
      <w:r>
        <w:rPr>
          <w:rFonts w:ascii="Arial" w:hAnsi="Arial" w:cs="Arial"/>
          <w:color w:val="808080"/>
          <w:sz w:val="28"/>
          <w:szCs w:val="28"/>
        </w:rPr>
        <w:t xml:space="preserve"> de documentos</w:t>
      </w:r>
      <w:ins w:id="1255" w:author="Assessor GDSXSR" w:date="2026-10-31T20:21:25Z">
        <w:r>
          <w:rPr>
            <w:rFonts w:ascii="Arial" w:hAnsi="Arial" w:cs="Arial"/>
            <w:color w:val="808080"/>
            <w:sz w:val="28"/>
            <w:szCs w:val="28"/>
          </w:rPr>
          <w:t xml:space="preserve">,</w:t>
        </w:r>
      </w:ins>
      <w:r>
        <w:rPr>
          <w:rFonts w:ascii="Arial" w:hAnsi="Arial" w:cs="Arial"/>
          <w:color w:val="808080"/>
          <w:sz w:val="28"/>
          <w:szCs w:val="28"/>
        </w:rPr>
        <w:t xml:space="preserve"> </w:t>
      </w:r>
      <w:del w:id="1256" w:author="Assessor GDSXSR" w:date="2026-10-31T20:21:25Z">
        <w:r>
          <w:rPr>
            <w:rFonts w:ascii="Arial" w:hAnsi="Arial" w:cs="Arial"/>
            <w:color w:val="808080"/>
            <w:sz w:val="28"/>
            <w:szCs w:val="28"/>
          </w:rPr>
          <w:delText xml:space="preserve">ou qualquer diligência para verificar os atendimentos</w:delText>
        </w:r>
      </w:del>
      <w:ins w:id="1257" w:author="Assessor GDSXSR" w:date="2026-10-31T20:21:25Z">
        <w:r>
          <w:rPr>
            <w:rFonts w:ascii="Arial" w:hAnsi="Arial" w:cs="Arial"/>
            <w:color w:val="808080"/>
            <w:sz w:val="28"/>
            <w:szCs w:val="28"/>
          </w:rPr>
          <w:t xml:space="preserve">o</w:t>
        </w:r>
      </w:ins>
      <w:r>
        <w:rPr>
          <w:rFonts w:ascii="Arial" w:hAnsi="Arial" w:cs="Arial"/>
          <w:color w:val="808080"/>
          <w:sz w:val="28"/>
          <w:szCs w:val="28"/>
        </w:rPr>
        <w:t xml:space="preserve"> que </w:t>
      </w:r>
      <w:del w:id="1258" w:author="Assessor GDSXSR" w:date="2026-10-31T20:21:25Z">
        <w:r>
          <w:rPr>
            <w:rFonts w:ascii="Arial" w:hAnsi="Arial" w:cs="Arial"/>
            <w:color w:val="808080"/>
            <w:sz w:val="28"/>
            <w:szCs w:val="28"/>
          </w:rPr>
          <w:delText xml:space="preserve">reputava</w:delText>
        </w:r>
      </w:del>
      <w:ins w:id="1259" w:author="Assessor GDSXSR" w:date="2026-10-31T20:21:25Z">
        <w:r>
          <w:rPr>
            <w:rFonts w:ascii="Arial" w:hAnsi="Arial" w:cs="Arial"/>
            <w:color w:val="808080"/>
            <w:sz w:val="28"/>
            <w:szCs w:val="28"/>
          </w:rPr>
          <w:t xml:space="preserve">enfraquece</w:t>
        </w:r>
      </w:ins>
      <w:r>
        <w:rPr>
          <w:rFonts w:ascii="Arial" w:hAnsi="Arial" w:cs="Arial"/>
          <w:color w:val="808080"/>
          <w:sz w:val="28"/>
          <w:szCs w:val="28"/>
        </w:rPr>
        <w:t xml:space="preserve"> </w:t>
      </w:r>
      <w:del w:id="1260" w:author="Assessor GDSXSR" w:date="2026-10-31T20:21:25Z">
        <w:r>
          <w:rPr>
            <w:rFonts w:ascii="Arial" w:hAnsi="Arial" w:cs="Arial"/>
            <w:color w:val="808080"/>
            <w:sz w:val="28"/>
            <w:szCs w:val="28"/>
          </w:rPr>
          <w:delText xml:space="preserve">duvidosos</w:delText>
        </w:r>
      </w:del>
      <w:ins w:id="1261" w:author="Assessor GDSXSR" w:date="2026-10-31T20:21:25Z">
        <w:r>
          <w:rPr>
            <w:rFonts w:ascii="Arial" w:hAnsi="Arial" w:cs="Arial"/>
            <w:color w:val="808080"/>
            <w:sz w:val="28"/>
            <w:szCs w:val="28"/>
          </w:rPr>
          <w:t xml:space="preserve">a alegação de que a causa não poderia ser julgada com a prova existente</w:t>
        </w:r>
      </w:ins>
      <w:r>
        <w:rPr>
          <w:rFonts w:ascii="Arial" w:hAnsi="Arial" w:cs="Arial"/>
          <w:color w:val="808080"/>
          <w:sz w:val="28"/>
          <w:szCs w:val="28"/>
        </w:rPr>
        <w:t xml:space="preserve">.</w:t>
      </w:r>
    </w:p>
    <w:p w14:paraId="4AFBBE05" w14:textId="77777777" w:rsidR="008D4F08" w:rsidRDefault="008D4F08">
      <w:pPr>
        <w:spacing w:after="0" w:line="360" w:lineRule="auto"/>
        <w:ind w:firstLine="2268"/>
        <w:jc w:val="both"/>
      </w:pPr>
    </w:p>
    <w:p w14:paraId="52AA4BE8" w14:textId="77777777" w:rsidR="006A623E" w:rsidRPr="006A623E" w:rsidRDefault="006A623E" w:rsidP="006A623E">
      <w:pPr>
        <w:spacing w:after="0" w:line="360" w:lineRule="auto"/>
        <w:ind w:firstLine="2268"/>
        <w:jc w:val="both"/>
        <w:rPr>
          <w:del w:id="1263" w:author="Assessor GDSXSR" w:date="2026-10-31T20:21:25Z"/>
          <w:rFonts w:ascii="Arial" w:hAnsi="Arial" w:cs="Arial"/>
          <w:sz w:val="28"/>
          <w:szCs w:val="28"/>
        </w:rPr>
      </w:pPr>
      <w:del w:id="1262" w:author="Assessor GDSXSR" w:date="2026-10-31T20:21:25Z">
        <w:r>
          <w:rPr>
            <w:rFonts w:ascii="Arial" w:hAnsi="Arial" w:cs="Arial"/>
            <w:color w:val="808080"/>
            <w:sz w:val="28"/>
            <w:szCs w:val="28"/>
          </w:rPr>
          <w:delText>Isso enfraquece a alegação de que a controvérsia não poderia ser julgada com os documentos disponíveis.</w:delText>
        </w:r>
      </w:del>
    </w:p>
    <w:p w14:paraId="6A2EF2D9" w14:textId="77777777" w:rsidR="006A623E" w:rsidRPr="006A623E" w:rsidRDefault="006A623E" w:rsidP="006A623E">
      <w:pPr>
        <w:spacing w:after="0" w:line="360" w:lineRule="auto"/>
        <w:ind w:firstLine="2268"/>
        <w:jc w:val="both"/>
        <w:rPr>
          <w:del w:id="1264" w:author="Assessor GDSXSR" w:date="2026-10-31T20:21:25Z"/>
          <w:rFonts w:ascii="Arial" w:hAnsi="Arial" w:cs="Arial"/>
          <w:sz w:val="28"/>
          <w:szCs w:val="28"/>
        </w:rPr>
      </w:pPr>
    </w:p>
    <w:p w14:paraId="36B5A460" w14:textId="77777777" w:rsidR="008D4F08" w:rsidRDefault="00D70F61">
      <w:pPr>
        <w:spacing w:after="0" w:line="360" w:lineRule="auto"/>
        <w:ind w:firstLine="2268"/>
        <w:jc w:val="both"/>
      </w:pPr>
      <w:r>
        <w:rPr>
          <w:rFonts w:ascii="Arial" w:hAnsi="Arial" w:cs="Arial"/>
          <w:sz w:val="28"/>
          <w:szCs w:val="28"/>
          <w:highlight w:val="yellow"/>
          <w:rPrChange w:id="1509" w:author="Assessor GDSXSR" w:date="2026-10-31T20:21:25Z">
            <w:rPr>
              <w:rFonts w:ascii="Arial" w:hAnsi="Arial" w:cs="Arial"/>
              <w:sz w:val="28"/>
              <w:szCs w:val="28"/>
            </w:rPr>
          </w:rPrChange>
        </w:rPr>
        <w:t xml:space="preserve">Portanto, os autores cumpriram o ônus </w:t>
      </w:r>
      <w:del w:id="1265" w:author="Assessor GDSXSR" w:date="2026-10-31T20:21:25Z">
        <w:r>
          <w:rPr>
            <w:rFonts w:ascii="Arial" w:hAnsi="Arial" w:cs="Arial"/>
            <w:sz w:val="28"/>
            <w:szCs w:val="28"/>
          </w:rPr>
          <w:delText xml:space="preserve">de comprovar os</w:delText>
        </w:r>
      </w:del>
      <w:ins w:id="1266" w:author="Assessor GDSXSR" w:date="2026-10-31T20:21:25Z">
        <w:r>
          <w:rPr>
            <w:rFonts w:ascii="Arial" w:hAnsi="Arial" w:cs="Arial"/>
            <w:color w:val="808080"/>
            <w:sz w:val="28"/>
            <w:szCs w:val="28"/>
            <w:highlight w:val="yellow"/>
          </w:rPr>
          <w:t xml:space="preserve">dos</w:t>
        </w:r>
      </w:ins>
      <w:r>
        <w:rPr>
          <w:rFonts w:ascii="Arial" w:hAnsi="Arial" w:cs="Arial"/>
          <w:sz w:val="28"/>
          <w:szCs w:val="28"/>
          <w:highlight w:val="yellow"/>
          <w:rPrChange w:id="1510" w:author="Assessor GDSXSR" w:date="2026-10-31T20:21:25Z">
            <w:rPr>
              <w:rFonts w:ascii="Arial" w:hAnsi="Arial" w:cs="Arial"/>
              <w:sz w:val="28"/>
              <w:szCs w:val="28"/>
            </w:rPr>
          </w:rPrChange>
        </w:rPr>
        <w:t xml:space="preserve"> fatos constitutivos</w:t>
      </w:r>
      <w:del w:id="1267" w:author="Assessor GDSXSR" w:date="2026-10-31T20:21:25Z">
        <w:r>
          <w:rPr>
            <w:rFonts w:ascii="Arial" w:hAnsi="Arial" w:cs="Arial"/>
            <w:sz w:val="28"/>
            <w:szCs w:val="28"/>
          </w:rPr>
          <w:delText xml:space="preserve"> de sua pretensão</w:delText>
        </w:r>
      </w:del>
      <w:r>
        <w:rPr>
          <w:rFonts w:ascii="Arial" w:hAnsi="Arial" w:cs="Arial"/>
          <w:color w:val="808080"/>
          <w:sz w:val="28"/>
          <w:szCs w:val="28"/>
          <w:highlight w:val="yellow"/>
          <w:rPrChange w:id="1511" w:author="Assessor GDSXSR" w:date="2026-10-31T20:21:25Z">
            <w:rPr>
              <w:rFonts w:ascii="Arial" w:hAnsi="Arial" w:cs="Arial"/>
              <w:color w:val="808080"/>
              <w:sz w:val="28"/>
              <w:szCs w:val="28"/>
            </w:rPr>
          </w:rPrChange>
        </w:rPr>
        <w:t xml:space="preserve">,</w:t>
      </w:r>
      <w:r>
        <w:rPr>
          <w:rFonts w:ascii="Arial" w:hAnsi="Arial" w:cs="Arial"/>
          <w:sz w:val="28"/>
          <w:szCs w:val="28"/>
          <w:highlight w:val="yellow"/>
          <w:rPrChange w:id="1512" w:author="Assessor GDSXSR" w:date="2026-10-31T20:21:25Z">
            <w:rPr>
              <w:rFonts w:ascii="Arial" w:hAnsi="Arial" w:cs="Arial"/>
              <w:sz w:val="28"/>
              <w:szCs w:val="28"/>
            </w:rPr>
          </w:rPrChange>
        </w:rPr>
        <w:t xml:space="preserve"> </w:t>
      </w:r>
      <w:r>
        <w:rPr>
          <w:rFonts w:ascii="Arial" w:hAnsi="Arial" w:cs="Arial"/>
          <w:color w:val="808080"/>
          <w:sz w:val="28"/>
          <w:szCs w:val="28"/>
          <w:highlight w:val="yellow"/>
          <w:rPrChange w:id="1513" w:author="Assessor GDSXSR" w:date="2026-10-31T20:21:25Z">
            <w:rPr>
              <w:rFonts w:ascii="Arial" w:hAnsi="Arial" w:cs="Arial"/>
              <w:color w:val="808080"/>
              <w:sz w:val="28"/>
              <w:szCs w:val="28"/>
            </w:rPr>
          </w:rPrChange>
        </w:rPr>
        <w:t xml:space="preserve">e a</w:t>
      </w:r>
      <w:r>
        <w:rPr>
          <w:rFonts w:ascii="Arial" w:hAnsi="Arial" w:cs="Arial"/>
          <w:sz w:val="28"/>
          <w:szCs w:val="28"/>
          <w:highlight w:val="yellow"/>
          <w:rPrChange w:id="1514" w:author="Assessor GDSXSR" w:date="2026-10-31T20:21:25Z">
            <w:rPr>
              <w:rFonts w:ascii="Arial" w:hAnsi="Arial" w:cs="Arial"/>
              <w:sz w:val="28"/>
              <w:szCs w:val="28"/>
            </w:rPr>
          </w:rPrChange>
        </w:rPr>
        <w:t xml:space="preserve"> apelante não demonstrou pagamento, glosa, duplicidade ou outro fato impeditivo, modificativo ou extintivo.</w:t>
      </w:r>
    </w:p>
    <w:p w14:paraId="716FD98E" w14:textId="77777777" w:rsidR="008D4F08" w:rsidRDefault="008D4F08">
      <w:pPr>
        <w:spacing w:after="0" w:line="360" w:lineRule="auto"/>
        <w:ind w:firstLine="2268"/>
        <w:jc w:val="both"/>
      </w:pPr>
    </w:p>
    <w:p w14:paraId="5D506FF9" w14:textId="14C4FCB4" w:rsidR="006A623E" w:rsidRDefault="006A623E" w:rsidP="006A623E">
      <w:pPr>
        <w:spacing w:after="0" w:line="360" w:lineRule="auto"/>
        <w:ind w:firstLine="2268"/>
        <w:jc w:val="both"/>
        <w:rPr>
          <w:del w:id="1273" w:author="Assessor GDSXSR" w:date="2026-10-31T20:21:25Z"/>
          <w:rFonts w:ascii="Arial" w:hAnsi="Arial" w:cs="Arial"/>
          <w:sz w:val="28"/>
          <w:szCs w:val="28"/>
        </w:rPr>
      </w:pPr>
      <w:del w:id="1268" w:author="Assessor GDSXSR" w:date="2026-10-31T20:21:25Z">
        <w:r>
          <w:rPr>
            <w:rFonts w:ascii="Arial" w:hAnsi="Arial" w:cs="Arial"/>
            <w:sz w:val="28"/>
            <w:szCs w:val="28"/>
            <w:highlight w:val="yellow"/>
          </w:rPr>
          <w:lastRenderedPageBreak/>
          <w:delText xml:space="preserve">A referência à falta de impugnação específica apenas reforça a conclusão extraída </w:delText>
        </w:r>
      </w:del>
      <w:del w:id="1269" w:author="Assessor GDSXSR" w:date="2026-10-31T20:21:25Z">
        <w:r>
          <w:rPr>
            <w:rFonts w:ascii="Arial" w:hAnsi="Arial" w:cs="Arial"/>
            <w:color w:val="808080"/>
            <w:sz w:val="28"/>
            <w:szCs w:val="28"/>
            <w:highlight w:val="yellow"/>
          </w:rPr>
          <w:delText>dos</w:delText>
        </w:r>
      </w:del>
      <w:del w:id="1270" w:author="Assessor GDSXSR" w:date="2026-10-31T20:21:25Z">
        <w:r>
          <w:rPr>
            <w:rFonts w:ascii="Arial" w:hAnsi="Arial" w:cs="Arial"/>
            <w:sz w:val="28"/>
            <w:szCs w:val="28"/>
            <w:highlight w:val="yellow"/>
          </w:rPr>
          <w:delText xml:space="preserve"> </w:delText>
        </w:r>
      </w:del>
      <w:del w:id="1271" w:author="Assessor GDSXSR" w:date="2026-10-31T20:21:25Z">
        <w:r>
          <w:rPr>
            <w:rFonts w:ascii="Arial" w:hAnsi="Arial" w:cs="Arial"/>
            <w:color w:val="808080"/>
            <w:sz w:val="28"/>
            <w:szCs w:val="28"/>
            <w:highlight w:val="yellow"/>
          </w:rPr>
          <w:delText>documentos</w:delText>
        </w:r>
      </w:del>
      <w:del w:id="1272" w:author="Assessor GDSXSR" w:date="2026-10-31T20:21:25Z">
        <w:r>
          <w:rPr>
            <w:rFonts w:ascii="Arial" w:hAnsi="Arial" w:cs="Arial"/>
            <w:sz w:val="28"/>
            <w:szCs w:val="28"/>
            <w:highlight w:val="yellow"/>
          </w:rPr>
          <w:delText>.</w:delText>
        </w:r>
      </w:del>
    </w:p>
    <w:p w14:paraId="1E901A68" w14:textId="77777777" w:rsidR="006A623E" w:rsidRDefault="006A623E" w:rsidP="006A623E">
      <w:pPr>
        <w:spacing w:after="0" w:line="360" w:lineRule="auto"/>
        <w:ind w:firstLine="2268"/>
        <w:jc w:val="both"/>
        <w:rPr>
          <w:del w:id="1274" w:author="Assessor GDSXSR" w:date="2026-10-31T20:21:25Z"/>
          <w:rFonts w:ascii="Arial" w:hAnsi="Arial" w:cs="Arial"/>
          <w:sz w:val="28"/>
          <w:szCs w:val="28"/>
        </w:rPr>
      </w:pPr>
    </w:p>
    <w:p w14:paraId="6AF9FEE4" w14:textId="77777777" w:rsidR="008D4F08" w:rsidRDefault="00D70F61">
      <w:pPr>
        <w:spacing w:after="0" w:line="360" w:lineRule="auto"/>
        <w:ind w:firstLine="2268"/>
        <w:jc w:val="both"/>
      </w:pPr>
      <w:r>
        <w:rPr>
          <w:rFonts w:ascii="Arial" w:hAnsi="Arial" w:cs="Arial"/>
          <w:color w:val="808080"/>
          <w:sz w:val="28"/>
          <w:szCs w:val="28"/>
          <w:rPrChange w:id="1564" w:author="Assessor GDSXSR" w:date="2026-10-31T20:21:25Z">
            <w:rPr>
              <w:rFonts w:ascii="Arial" w:hAnsi="Arial" w:cs="Arial"/>
              <w:color w:val="808080"/>
              <w:sz w:val="28"/>
              <w:szCs w:val="28"/>
              <w:highlight w:val="yellow"/>
            </w:rPr>
          </w:rPrChange>
        </w:rPr>
        <w:t xml:space="preserve">Por outro lado, o</w:t>
      </w:r>
      <w:r>
        <w:rPr>
          <w:rFonts w:ascii="Arial" w:hAnsi="Arial" w:cs="Arial"/>
          <w:sz w:val="28"/>
          <w:szCs w:val="28"/>
          <w:rPrChange w:id="1565" w:author="Assessor GDSXSR" w:date="2026-10-31T20:21:25Z">
            <w:rPr>
              <w:rFonts w:ascii="Arial" w:hAnsi="Arial" w:cs="Arial"/>
              <w:sz w:val="28"/>
              <w:szCs w:val="28"/>
              <w:highlight w:val="yellow"/>
            </w:rPr>
          </w:rPrChange>
        </w:rPr>
        <w:t xml:space="preserve"> prontuário médico</w:t>
      </w:r>
      <w:del w:id="1275" w:author="Assessor GDSXSR" w:date="2026-10-31T20:21:25Z">
        <w:r>
          <w:rPr>
            <w:rFonts w:ascii="Arial" w:hAnsi="Arial" w:cs="Arial"/>
            <w:sz w:val="28"/>
            <w:szCs w:val="28"/>
            <w:highlight w:val="yellow"/>
          </w:rPr>
          <w:delText xml:space="preserve"> </w:delText>
        </w:r>
        <w:r>
          <w:rPr>
            <w:rFonts w:ascii="Arial" w:hAnsi="Arial" w:cs="Arial"/>
            <w:color w:val="808080"/>
            <w:sz w:val="28"/>
            <w:szCs w:val="28"/>
            <w:highlight w:val="yellow"/>
          </w:rPr>
          <w:delText xml:space="preserve">é</w:delText>
        </w:r>
        <w:r>
          <w:rPr>
            <w:rFonts w:ascii="Arial" w:hAnsi="Arial" w:cs="Arial"/>
            <w:sz w:val="28"/>
            <w:szCs w:val="28"/>
            <w:highlight w:val="yellow"/>
          </w:rPr>
          <w:delText xml:space="preserve"> meio relevante de </w:delText>
        </w:r>
        <w:r>
          <w:rPr>
            <w:rFonts w:ascii="Arial" w:hAnsi="Arial" w:cs="Arial"/>
            <w:color w:val="808080"/>
            <w:sz w:val="28"/>
            <w:szCs w:val="28"/>
            <w:highlight w:val="yellow"/>
          </w:rPr>
          <w:delText xml:space="preserve">prova</w:delText>
        </w:r>
        <w:r>
          <w:rPr>
            <w:rFonts w:ascii="Arial" w:hAnsi="Arial" w:cs="Arial"/>
            <w:sz w:val="28"/>
            <w:szCs w:val="28"/>
            <w:highlight w:val="yellow"/>
          </w:rPr>
          <w:delText xml:space="preserve">, </w:delText>
        </w:r>
        <w:r>
          <w:rPr>
            <w:rFonts w:ascii="Arial" w:hAnsi="Arial" w:cs="Arial"/>
            <w:color w:val="808080"/>
            <w:sz w:val="28"/>
            <w:szCs w:val="28"/>
            <w:highlight w:val="yellow"/>
          </w:rPr>
          <w:delText xml:space="preserve">mas</w:delText>
        </w:r>
      </w:del>
      <w:r>
        <w:rPr>
          <w:rFonts w:ascii="Arial" w:hAnsi="Arial" w:cs="Arial"/>
          <w:sz w:val="28"/>
          <w:szCs w:val="28"/>
          <w:rPrChange w:id="1566" w:author="Assessor GDSXSR" w:date="2026-10-31T20:21:25Z">
            <w:rPr>
              <w:rFonts w:ascii="Arial" w:hAnsi="Arial" w:cs="Arial"/>
              <w:sz w:val="28"/>
              <w:szCs w:val="28"/>
              <w:highlight w:val="yellow"/>
            </w:rPr>
          </w:rPrChange>
        </w:rPr>
        <w:t xml:space="preserve"> não é indispensável em toda ação de cobrança </w:t>
      </w:r>
      <w:del w:id="1276" w:author="Assessor GDSXSR" w:date="2026-10-31T20:21:25Z">
        <w:r>
          <w:rPr>
            <w:rFonts w:ascii="Arial" w:hAnsi="Arial" w:cs="Arial"/>
            <w:sz w:val="28"/>
            <w:szCs w:val="28"/>
            <w:highlight w:val="yellow"/>
          </w:rPr>
          <w:delText xml:space="preserve">ajuizada </w:delText>
        </w:r>
      </w:del>
      <w:r>
        <w:rPr>
          <w:rFonts w:ascii="Arial" w:hAnsi="Arial" w:cs="Arial"/>
          <w:sz w:val="28"/>
          <w:szCs w:val="28"/>
          <w:rPrChange w:id="1567" w:author="Assessor GDSXSR" w:date="2026-10-31T20:21:25Z">
            <w:rPr>
              <w:rFonts w:ascii="Arial" w:hAnsi="Arial" w:cs="Arial"/>
              <w:sz w:val="28"/>
              <w:szCs w:val="28"/>
              <w:highlight w:val="yellow"/>
            </w:rPr>
          </w:rPrChange>
        </w:rPr>
        <w:t xml:space="preserve">contra operadora de plano de saúde</w:t>
      </w:r>
      <w:ins w:id="1277" w:author="Assessor GDSXSR" w:date="2026-10-31T20:21:25Z">
        <w:r>
          <w:rPr>
            <w:rFonts w:ascii="Arial" w:hAnsi="Arial" w:cs="Arial"/>
            <w:color w:val="808080"/>
            <w:sz w:val="28"/>
            <w:szCs w:val="28"/>
          </w:rPr>
          <w:t xml:space="preserve">, pois sua necessidade depende da natureza da controvérsia e das demais provas</w:t>
        </w:r>
      </w:ins>
      <w:r>
        <w:rPr>
          <w:rFonts w:ascii="Arial" w:hAnsi="Arial" w:cs="Arial"/>
          <w:sz w:val="28"/>
          <w:szCs w:val="28"/>
          <w:rPrChange w:id="1568" w:author="Assessor GDSXSR" w:date="2026-10-31T20:21:25Z">
            <w:rPr>
              <w:rFonts w:ascii="Arial" w:hAnsi="Arial" w:cs="Arial"/>
              <w:sz w:val="28"/>
              <w:szCs w:val="28"/>
              <w:highlight w:val="yellow"/>
            </w:rPr>
          </w:rPrChange>
        </w:rPr>
        <w:t xml:space="preserve">.</w:t>
      </w:r>
    </w:p>
    <w:p w14:paraId="13B456A9" w14:textId="77777777" w:rsidR="008D4F08" w:rsidRDefault="008D4F08">
      <w:pPr>
        <w:spacing w:after="0" w:line="360" w:lineRule="auto"/>
        <w:ind w:firstLine="2268"/>
        <w:jc w:val="both"/>
      </w:pPr>
    </w:p>
    <w:p w14:paraId="49C525D8" w14:textId="77777777" w:rsidR="006A623E" w:rsidRPr="006A623E" w:rsidRDefault="006A623E" w:rsidP="006A623E">
      <w:pPr>
        <w:spacing w:after="0" w:line="360" w:lineRule="auto"/>
        <w:ind w:firstLine="2268"/>
        <w:jc w:val="both"/>
        <w:rPr>
          <w:del w:id="1279" w:author="Assessor GDSXSR" w:date="2026-10-31T20:21:25Z"/>
          <w:rFonts w:ascii="Arial" w:hAnsi="Arial" w:cs="Arial"/>
          <w:sz w:val="28"/>
          <w:szCs w:val="28"/>
        </w:rPr>
      </w:pPr>
      <w:del w:id="1278" w:author="Assessor GDSXSR" w:date="2026-10-31T20:21:25Z">
        <w:r>
          <w:rPr>
            <w:rFonts w:ascii="Arial" w:hAnsi="Arial" w:cs="Arial"/>
            <w:color w:val="808080"/>
            <w:sz w:val="28"/>
            <w:szCs w:val="28"/>
          </w:rPr>
          <w:delText>Sua necessidade depende da natureza da controvérsia e das demais provas.</w:delText>
        </w:r>
      </w:del>
    </w:p>
    <w:p w14:paraId="2B49A318" w14:textId="77777777" w:rsidR="006A623E" w:rsidRPr="006A623E" w:rsidRDefault="006A623E" w:rsidP="006A623E">
      <w:pPr>
        <w:spacing w:after="0" w:line="360" w:lineRule="auto"/>
        <w:ind w:firstLine="2268"/>
        <w:jc w:val="both"/>
        <w:rPr>
          <w:del w:id="1280" w:author="Assessor GDSXSR" w:date="2026-10-31T20:21:25Z"/>
          <w:rFonts w:ascii="Arial" w:hAnsi="Arial" w:cs="Arial"/>
          <w:sz w:val="28"/>
          <w:szCs w:val="28"/>
        </w:rPr>
      </w:pPr>
    </w:p>
    <w:p w14:paraId="086D3F2E" w14:textId="77777777" w:rsidR="008D4F08" w:rsidRDefault="00D70F61">
      <w:pPr>
        <w:spacing w:after="0" w:line="360" w:lineRule="auto"/>
        <w:ind w:firstLine="2268"/>
        <w:jc w:val="both"/>
        <w:rPr>
          <w:del w:id="1286" w:author="Assessor GDSXSR" w:date="2026-10-31T20:21:25Z"/>
        </w:rPr>
      </w:pPr>
      <w:del w:id="1281" w:author="Assessor GDSXSR" w:date="2026-10-31T20:21:25Z">
        <w:r>
          <w:rPr>
            <w:rFonts w:ascii="Arial" w:hAnsi="Arial" w:cs="Arial"/>
            <w:color w:val="808080"/>
            <w:sz w:val="28"/>
            <w:szCs w:val="28"/>
          </w:rPr>
          <w:delText>No caso</w:delText>
        </w:r>
      </w:del>
      <w:del w:id="1282" w:author="Assessor GDSXSR" w:date="2026-10-31T20:21:25Z">
        <w:r>
          <w:rPr>
            <w:rFonts w:ascii="Arial" w:hAnsi="Arial" w:cs="Arial"/>
            <w:sz w:val="28"/>
            <w:szCs w:val="28"/>
          </w:rPr>
          <w:delText xml:space="preserve">, a controvérsia versa sobre o pagamento </w:delText>
        </w:r>
      </w:del>
      <w:del w:id="1283" w:author="Assessor GDSXSR" w:date="2026-10-31T20:21:25Z">
        <w:r>
          <w:rPr>
            <w:rFonts w:ascii="Arial" w:hAnsi="Arial" w:cs="Arial"/>
            <w:color w:val="808080"/>
            <w:sz w:val="28"/>
            <w:szCs w:val="28"/>
          </w:rPr>
          <w:delText>de</w:delText>
        </w:r>
      </w:del>
      <w:del w:id="1284" w:author="Assessor GDSXSR" w:date="2026-10-31T20:21:25Z">
        <w:r>
          <w:rPr>
            <w:rFonts w:ascii="Arial" w:hAnsi="Arial" w:cs="Arial"/>
            <w:sz w:val="28"/>
            <w:szCs w:val="28"/>
          </w:rPr>
          <w:delText xml:space="preserve"> serviços prestados por hospitais da red</w:delText>
        </w:r>
      </w:del>
      <w:del w:id="1285" w:author="Assessor GDSXSR" w:date="2026-10-31T20:21:25Z">
        <w:r>
          <w:rPr>
            <w:rFonts w:ascii="Arial" w:hAnsi="Arial" w:cs="Arial"/>
            <w:sz w:val="28"/>
            <w:szCs w:val="28"/>
          </w:rPr>
          <w:delText>e credenciada.</w:delText>
        </w:r>
      </w:del>
    </w:p>
    <w:p w14:paraId="621D7A83" w14:textId="77777777" w:rsidR="008D4F08" w:rsidRDefault="008D4F08">
      <w:pPr>
        <w:spacing w:after="0" w:line="360" w:lineRule="auto"/>
        <w:ind w:firstLine="2268"/>
        <w:jc w:val="both"/>
        <w:rPr>
          <w:del w:id="1287" w:author="Assessor GDSXSR" w:date="2026-10-31T20:21:25Z"/>
        </w:rPr>
      </w:pPr>
    </w:p>
    <w:p w14:paraId="27B33DC0" w14:textId="0C51E707" w:rsidR="006A623E" w:rsidRPr="006A623E" w:rsidRDefault="006A623E" w:rsidP="006A623E">
      <w:pPr>
        <w:spacing w:after="0" w:line="360" w:lineRule="auto"/>
        <w:ind w:firstLine="2268"/>
        <w:jc w:val="both"/>
        <w:rPr>
          <w:rFonts w:ascii="Arial" w:hAnsi="Arial" w:cs="Arial"/>
          <w:sz w:val="28"/>
          <w:szCs w:val="28"/>
        </w:rPr>
      </w:pPr>
      <w:del w:id="1288" w:author="Assessor GDSXSR" w:date="2026-10-31T20:21:25Z">
        <w:r>
          <w:rPr>
            <w:rFonts w:ascii="Arial" w:hAnsi="Arial" w:cs="Arial"/>
            <w:sz w:val="28"/>
            <w:szCs w:val="28"/>
          </w:rPr>
          <w:delText xml:space="preserve">Os</w:delText>
        </w:r>
      </w:del>
      <w:ins w:id="1289" w:author="Assessor GDSXSR" w:date="2026-10-31T20:21:25Z">
        <w:r>
          <w:rPr>
            <w:rFonts w:ascii="Arial" w:hAnsi="Arial" w:cs="Arial"/>
            <w:color w:val="808080"/>
            <w:sz w:val="28"/>
            <w:szCs w:val="28"/>
          </w:rPr>
          <w:t xml:space="preserve">No caso, os</w:t>
        </w:r>
      </w:ins>
      <w:r>
        <w:rPr>
          <w:rFonts w:ascii="Arial" w:hAnsi="Arial" w:cs="Arial"/>
          <w:sz w:val="28"/>
          <w:szCs w:val="28"/>
        </w:rPr>
        <w:t xml:space="preserve"> autores apresentaram documentos administrativos e financeiros que identificam </w:t>
      </w:r>
      <w:del w:id="1290" w:author="Assessor GDSXSR" w:date="2026-10-31T20:21:25Z">
        <w:r>
          <w:rPr>
            <w:rFonts w:ascii="Arial" w:hAnsi="Arial" w:cs="Arial"/>
            <w:sz w:val="28"/>
            <w:szCs w:val="28"/>
          </w:rPr>
          <w:delText xml:space="preserve">os </w:delText>
        </w:r>
      </w:del>
      <w:r>
        <w:rPr>
          <w:rFonts w:ascii="Arial" w:hAnsi="Arial" w:cs="Arial"/>
          <w:sz w:val="28"/>
          <w:szCs w:val="28"/>
        </w:rPr>
        <w:t xml:space="preserve">pacientes,</w:t>
      </w:r>
      <w:del w:id="1291" w:author="Assessor GDSXSR" w:date="2026-10-31T20:21:25Z">
        <w:r>
          <w:rPr>
            <w:rFonts w:ascii="Arial" w:hAnsi="Arial" w:cs="Arial"/>
            <w:sz w:val="28"/>
            <w:szCs w:val="28"/>
          </w:rPr>
          <w:delText xml:space="preserve"> as</w:delText>
        </w:r>
      </w:del>
      <w:r>
        <w:rPr>
          <w:rFonts w:ascii="Arial" w:hAnsi="Arial" w:cs="Arial"/>
          <w:sz w:val="28"/>
          <w:szCs w:val="28"/>
        </w:rPr>
        <w:t xml:space="preserve"> datas e</w:t>
      </w:r>
      <w:del w:id="1292" w:author="Assessor GDSXSR" w:date="2026-10-31T20:21:25Z">
        <w:r>
          <w:rPr>
            <w:rFonts w:ascii="Arial" w:hAnsi="Arial" w:cs="Arial"/>
            <w:sz w:val="28"/>
            <w:szCs w:val="28"/>
          </w:rPr>
          <w:delText xml:space="preserve"> os</w:delText>
        </w:r>
      </w:del>
      <w:r>
        <w:rPr>
          <w:rFonts w:ascii="Arial" w:hAnsi="Arial" w:cs="Arial"/>
          <w:sz w:val="28"/>
          <w:szCs w:val="28"/>
        </w:rPr>
        <w:t xml:space="preserve"> números dos atendimentos, </w:t>
      </w:r>
      <w:del w:id="1293" w:author="Assessor GDSXSR" w:date="2026-10-31T20:21:25Z">
        <w:r>
          <w:rPr>
            <w:rFonts w:ascii="Arial" w:hAnsi="Arial" w:cs="Arial"/>
            <w:sz w:val="28"/>
            <w:szCs w:val="28"/>
          </w:rPr>
          <w:delText xml:space="preserve">os códigos de remessa</w:delText>
        </w:r>
      </w:del>
      <w:ins w:id="1294" w:author="Assessor GDSXSR" w:date="2026-10-31T20:21:25Z">
        <w:r>
          <w:rPr>
            <w:rFonts w:ascii="Arial" w:hAnsi="Arial" w:cs="Arial"/>
            <w:color w:val="808080"/>
            <w:sz w:val="28"/>
            <w:szCs w:val="28"/>
          </w:rPr>
          <w:t xml:space="preserve">remessas</w:t>
        </w:r>
      </w:ins>
      <w:r>
        <w:rPr>
          <w:rFonts w:ascii="Arial" w:hAnsi="Arial" w:cs="Arial"/>
          <w:sz w:val="28"/>
          <w:szCs w:val="28"/>
        </w:rPr>
        <w:t xml:space="preserve">,</w:t>
      </w:r>
      <w:del w:id="1295" w:author="Assessor GDSXSR" w:date="2026-10-31T20:21:25Z">
        <w:r>
          <w:rPr>
            <w:rFonts w:ascii="Arial" w:hAnsi="Arial" w:cs="Arial"/>
            <w:sz w:val="28"/>
            <w:szCs w:val="28"/>
          </w:rPr>
          <w:delText xml:space="preserve"> as</w:delText>
        </w:r>
      </w:del>
      <w:r>
        <w:rPr>
          <w:rFonts w:ascii="Arial" w:hAnsi="Arial" w:cs="Arial"/>
          <w:sz w:val="28"/>
          <w:szCs w:val="28"/>
        </w:rPr>
        <w:t xml:space="preserve"> contas,</w:t>
      </w:r>
      <w:del w:id="1296" w:author="Assessor GDSXSR" w:date="2026-10-31T20:21:25Z">
        <w:r>
          <w:rPr>
            <w:rFonts w:ascii="Arial" w:hAnsi="Arial" w:cs="Arial"/>
            <w:sz w:val="28"/>
            <w:szCs w:val="28"/>
          </w:rPr>
          <w:delText xml:space="preserve"> as</w:delText>
        </w:r>
      </w:del>
      <w:r>
        <w:rPr>
          <w:rFonts w:ascii="Arial" w:hAnsi="Arial" w:cs="Arial"/>
          <w:sz w:val="28"/>
          <w:szCs w:val="28"/>
        </w:rPr>
        <w:t xml:space="preserve"> notas fiscais e </w:t>
      </w:r>
      <w:del w:id="1297" w:author="Assessor GDSXSR" w:date="2026-10-31T20:21:25Z">
        <w:r>
          <w:rPr>
            <w:rFonts w:ascii="Arial" w:hAnsi="Arial" w:cs="Arial"/>
            <w:sz w:val="28"/>
            <w:szCs w:val="28"/>
          </w:rPr>
          <w:delText xml:space="preserve">os </w:delText>
        </w:r>
      </w:del>
      <w:r>
        <w:rPr>
          <w:rFonts w:ascii="Arial" w:hAnsi="Arial" w:cs="Arial"/>
          <w:sz w:val="28"/>
          <w:szCs w:val="28"/>
        </w:rPr>
        <w:t xml:space="preserve">valores</w:t>
      </w:r>
      <w:del w:id="1298" w:author="Assessor GDSXSR" w:date="2026-10-31T20:21:25Z">
        <w:r>
          <w:rPr>
            <w:rFonts w:ascii="Arial" w:hAnsi="Arial" w:cs="Arial"/>
            <w:sz w:val="28"/>
            <w:szCs w:val="28"/>
          </w:rPr>
          <w:delText xml:space="preserve"> cobrados</w:delText>
        </w:r>
      </w:del>
      <w:r>
        <w:rPr>
          <w:rFonts w:ascii="Arial" w:hAnsi="Arial" w:cs="Arial"/>
          <w:sz w:val="28"/>
          <w:szCs w:val="28"/>
        </w:rPr>
        <w:t xml:space="preserve"> (ID 88627008).</w:t>
      </w:r>
    </w:p>
    <w:p w14:paraId="2254ABD2" w14:textId="77777777" w:rsidR="006A623E" w:rsidRPr="006A623E" w:rsidRDefault="006A623E" w:rsidP="006A623E">
      <w:pPr>
        <w:spacing w:after="0" w:line="360" w:lineRule="auto"/>
        <w:ind w:firstLine="2268"/>
        <w:jc w:val="both"/>
        <w:rPr>
          <w:rFonts w:ascii="Arial" w:hAnsi="Arial" w:cs="Arial"/>
          <w:sz w:val="28"/>
          <w:szCs w:val="28"/>
        </w:rPr>
      </w:pPr>
    </w:p>
    <w:p w14:paraId="3487D0B0" w14:textId="77777777" w:rsidR="006A623E" w:rsidRPr="006A623E" w:rsidRDefault="006A623E" w:rsidP="006A623E">
      <w:pPr>
        <w:spacing w:after="0" w:line="360" w:lineRule="auto"/>
        <w:ind w:firstLine="2268"/>
        <w:jc w:val="both"/>
        <w:rPr>
          <w:del w:id="1306" w:author="Assessor GDSXSR" w:date="2026-10-31T20:21:25Z"/>
          <w:rFonts w:ascii="Arial" w:hAnsi="Arial" w:cs="Arial"/>
          <w:sz w:val="28"/>
          <w:szCs w:val="28"/>
        </w:rPr>
      </w:pPr>
      <w:del w:id="1299" w:author="Assessor GDSXSR" w:date="2026-10-31T20:21:25Z">
        <w:r>
          <w:rPr>
            <w:rFonts w:ascii="Arial" w:hAnsi="Arial" w:cs="Arial"/>
            <w:sz w:val="28"/>
            <w:szCs w:val="28"/>
          </w:rPr>
          <w:delText xml:space="preserve">Esses elementos permitem verificar a origem da cobrança sem </w:delText>
        </w:r>
      </w:del>
      <w:del w:id="1300" w:author="Assessor GDSXSR" w:date="2026-10-31T20:21:25Z">
        <w:r>
          <w:rPr>
            <w:rFonts w:ascii="Arial" w:hAnsi="Arial" w:cs="Arial"/>
            <w:color w:val="808080"/>
            <w:sz w:val="28"/>
            <w:szCs w:val="28"/>
          </w:rPr>
          <w:delText>expor</w:delText>
        </w:r>
      </w:del>
      <w:del w:id="1301" w:author="Assessor GDSXSR" w:date="2026-10-31T20:21:25Z">
        <w:r>
          <w:rPr>
            <w:rFonts w:ascii="Arial" w:hAnsi="Arial" w:cs="Arial"/>
            <w:sz w:val="28"/>
            <w:szCs w:val="28"/>
          </w:rPr>
          <w:delText xml:space="preserve"> </w:delText>
        </w:r>
      </w:del>
      <w:del w:id="1302" w:author="Assessor GDSXSR" w:date="2026-10-31T20:21:25Z">
        <w:r>
          <w:rPr>
            <w:rFonts w:ascii="Arial" w:hAnsi="Arial" w:cs="Arial"/>
            <w:color w:val="808080"/>
            <w:sz w:val="28"/>
            <w:szCs w:val="28"/>
          </w:rPr>
          <w:delText>as</w:delText>
        </w:r>
      </w:del>
      <w:del w:id="1303" w:author="Assessor GDSXSR" w:date="2026-10-31T20:21:25Z">
        <w:r>
          <w:rPr>
            <w:rFonts w:ascii="Arial" w:hAnsi="Arial" w:cs="Arial"/>
            <w:sz w:val="28"/>
            <w:szCs w:val="28"/>
          </w:rPr>
          <w:delText xml:space="preserve"> informações clínicas dos pacientes</w:delText>
        </w:r>
      </w:del>
      <w:del w:id="1304" w:author="Assessor GDSXSR" w:date="2026-10-31T20:21:25Z">
        <w:r>
          <w:rPr>
            <w:rFonts w:ascii="Arial" w:hAnsi="Arial" w:cs="Arial"/>
            <w:color w:val="808080"/>
            <w:sz w:val="28"/>
            <w:szCs w:val="28"/>
          </w:rPr>
          <w:delText>, que ultrapassam o objeto da demanda</w:delText>
        </w:r>
      </w:del>
      <w:del w:id="1305" w:author="Assessor GDSXSR" w:date="2026-10-31T20:21:25Z">
        <w:r>
          <w:rPr>
            <w:rFonts w:ascii="Arial" w:hAnsi="Arial" w:cs="Arial"/>
            <w:sz w:val="28"/>
            <w:szCs w:val="28"/>
          </w:rPr>
          <w:delText>.</w:delText>
        </w:r>
      </w:del>
    </w:p>
    <w:p w14:paraId="595DC548" w14:textId="77777777" w:rsidR="006A623E" w:rsidRPr="006A623E" w:rsidRDefault="006A623E" w:rsidP="006A623E">
      <w:pPr>
        <w:spacing w:after="0" w:line="360" w:lineRule="auto"/>
        <w:ind w:firstLine="2268"/>
        <w:jc w:val="both"/>
        <w:rPr>
          <w:del w:id="1307" w:author="Assessor GDSXSR" w:date="2026-10-31T20:21:25Z"/>
          <w:rFonts w:ascii="Arial" w:hAnsi="Arial" w:cs="Arial"/>
          <w:sz w:val="28"/>
          <w:szCs w:val="28"/>
        </w:rPr>
      </w:pPr>
    </w:p>
    <w:p w14:paraId="7D6630B9" w14:textId="2CF97B6F" w:rsidR="006A623E" w:rsidRPr="006A623E" w:rsidRDefault="00F2673C" w:rsidP="006A623E">
      <w:pPr>
        <w:spacing w:after="0" w:line="360" w:lineRule="auto"/>
        <w:ind w:firstLine="2268"/>
        <w:jc w:val="both"/>
        <w:rPr>
          <w:del w:id="1340" w:author="Assessor GDSXSR" w:date="2026-10-31T20:21:25Z"/>
          <w:rFonts w:ascii="Arial" w:hAnsi="Arial" w:cs="Arial"/>
          <w:sz w:val="28"/>
          <w:szCs w:val="28"/>
        </w:rPr>
      </w:pPr>
      <w:del w:id="1308" w:author="Assessor GDSXSR" w:date="2026-10-31T20:21:25Z">
        <w:r>
          <w:rPr>
            <w:rFonts w:ascii="Arial" w:hAnsi="Arial" w:cs="Arial"/>
            <w:color w:val="808080"/>
            <w:sz w:val="28"/>
            <w:szCs w:val="28"/>
          </w:rPr>
          <w:delText>Não</w:delText>
        </w:r>
      </w:del>
      <w:del w:id="1309" w:author="Assessor GDSXSR" w:date="2026-10-31T20:21:25Z">
        <w:r>
          <w:rPr>
            <w:rFonts w:ascii="Arial" w:hAnsi="Arial" w:cs="Arial"/>
            <w:sz w:val="28"/>
            <w:szCs w:val="28"/>
          </w:rPr>
          <w:delText xml:space="preserve"> </w:delText>
        </w:r>
      </w:del>
      <w:del w:id="1310" w:author="Assessor GDSXSR" w:date="2026-10-31T20:21:25Z">
        <w:r>
          <w:rPr>
            <w:rFonts w:ascii="Arial" w:hAnsi="Arial" w:cs="Arial"/>
            <w:color w:val="808080"/>
            <w:sz w:val="28"/>
            <w:szCs w:val="28"/>
          </w:rPr>
          <w:delText>é proporcional exigir</w:delText>
        </w:r>
      </w:del>
      <w:del w:id="1311" w:author="Assessor GDSXSR" w:date="2026-10-31T20:21:25Z">
        <w:r>
          <w:rPr>
            <w:rFonts w:ascii="Arial" w:hAnsi="Arial" w:cs="Arial"/>
            <w:sz w:val="28"/>
            <w:szCs w:val="28"/>
          </w:rPr>
          <w:delText xml:space="preserve"> a </w:delText>
        </w:r>
      </w:del>
      <w:del w:id="1312" w:author="Assessor GDSXSR" w:date="2026-10-31T20:21:25Z">
        <w:r>
          <w:rPr>
            <w:rFonts w:ascii="Arial" w:hAnsi="Arial" w:cs="Arial"/>
            <w:color w:val="808080"/>
            <w:sz w:val="28"/>
            <w:szCs w:val="28"/>
          </w:rPr>
          <w:delText>juntada</w:delText>
        </w:r>
      </w:del>
      <w:del w:id="1313" w:author="Assessor GDSXSR" w:date="2026-10-31T20:21:25Z">
        <w:r>
          <w:rPr>
            <w:rFonts w:ascii="Arial" w:hAnsi="Arial" w:cs="Arial"/>
            <w:sz w:val="28"/>
            <w:szCs w:val="28"/>
          </w:rPr>
          <w:delText xml:space="preserve"> </w:delText>
        </w:r>
      </w:del>
      <w:del w:id="1314" w:author="Assessor GDSXSR" w:date="2026-10-31T20:21:25Z">
        <w:r>
          <w:rPr>
            <w:rFonts w:ascii="Arial" w:hAnsi="Arial" w:cs="Arial"/>
            <w:color w:val="808080"/>
            <w:sz w:val="28"/>
            <w:szCs w:val="28"/>
          </w:rPr>
          <w:delText>indistinta</w:delText>
        </w:r>
      </w:del>
      <w:del w:id="1315" w:author="Assessor GDSXSR" w:date="2026-10-31T20:21:25Z">
        <w:r>
          <w:rPr>
            <w:rFonts w:ascii="Arial" w:hAnsi="Arial" w:cs="Arial"/>
            <w:sz w:val="28"/>
            <w:szCs w:val="28"/>
          </w:rPr>
          <w:delText xml:space="preserve"> de </w:delText>
        </w:r>
      </w:del>
      <w:del w:id="1316" w:author="Assessor GDSXSR" w:date="2026-10-31T20:21:25Z">
        <w:r>
          <w:rPr>
            <w:rFonts w:ascii="Arial" w:hAnsi="Arial" w:cs="Arial"/>
            <w:color w:val="808080"/>
            <w:sz w:val="28"/>
            <w:szCs w:val="28"/>
          </w:rPr>
          <w:delText>prontuários</w:delText>
        </w:r>
      </w:del>
      <w:del w:id="1317" w:author="Assessor GDSXSR" w:date="2026-10-31T20:21:25Z">
        <w:r>
          <w:rPr>
            <w:rFonts w:ascii="Arial" w:hAnsi="Arial" w:cs="Arial"/>
            <w:sz w:val="28"/>
            <w:szCs w:val="28"/>
          </w:rPr>
          <w:delText xml:space="preserve"> </w:delText>
        </w:r>
      </w:del>
      <w:del w:id="1318" w:author="Assessor GDSXSR" w:date="2026-10-31T20:21:25Z">
        <w:r>
          <w:rPr>
            <w:rFonts w:ascii="Arial" w:hAnsi="Arial" w:cs="Arial"/>
            <w:color w:val="808080"/>
            <w:sz w:val="28"/>
            <w:szCs w:val="28"/>
          </w:rPr>
          <w:delText>de</w:delText>
        </w:r>
      </w:del>
      <w:del w:id="1319" w:author="Assessor GDSXSR" w:date="2026-10-31T20:21:25Z">
        <w:r>
          <w:rPr>
            <w:rFonts w:ascii="Arial" w:hAnsi="Arial" w:cs="Arial"/>
            <w:sz w:val="28"/>
            <w:szCs w:val="28"/>
          </w:rPr>
          <w:delText xml:space="preserve"> </w:delText>
        </w:r>
      </w:del>
      <w:del w:id="1320" w:author="Assessor GDSXSR" w:date="2026-10-31T20:21:25Z">
        <w:r>
          <w:rPr>
            <w:rFonts w:ascii="Arial" w:hAnsi="Arial" w:cs="Arial"/>
            <w:color w:val="808080"/>
            <w:sz w:val="28"/>
            <w:szCs w:val="28"/>
          </w:rPr>
          <w:delText>elevado</w:delText>
        </w:r>
      </w:del>
      <w:del w:id="1321" w:author="Assessor GDSXSR" w:date="2026-10-31T20:21:25Z">
        <w:r>
          <w:rPr>
            <w:rFonts w:ascii="Arial" w:hAnsi="Arial" w:cs="Arial"/>
            <w:sz w:val="28"/>
            <w:szCs w:val="28"/>
          </w:rPr>
          <w:delText xml:space="preserve"> </w:delText>
        </w:r>
      </w:del>
      <w:del w:id="1322" w:author="Assessor GDSXSR" w:date="2026-10-31T20:21:25Z">
        <w:r>
          <w:rPr>
            <w:rFonts w:ascii="Arial" w:hAnsi="Arial" w:cs="Arial"/>
            <w:color w:val="808080"/>
            <w:sz w:val="28"/>
            <w:szCs w:val="28"/>
          </w:rPr>
          <w:delText>número</w:delText>
        </w:r>
      </w:del>
      <w:del w:id="1323" w:author="Assessor GDSXSR" w:date="2026-10-31T20:21:25Z">
        <w:r>
          <w:rPr>
            <w:rFonts w:ascii="Arial" w:hAnsi="Arial" w:cs="Arial"/>
            <w:sz w:val="28"/>
            <w:szCs w:val="28"/>
          </w:rPr>
          <w:delText xml:space="preserve"> </w:delText>
        </w:r>
      </w:del>
      <w:del w:id="1324" w:author="Assessor GDSXSR" w:date="2026-10-31T20:21:25Z">
        <w:r>
          <w:rPr>
            <w:rFonts w:ascii="Arial" w:hAnsi="Arial" w:cs="Arial"/>
            <w:color w:val="808080"/>
            <w:sz w:val="28"/>
            <w:szCs w:val="28"/>
          </w:rPr>
          <w:delText>de beneficiários quando</w:delText>
        </w:r>
      </w:del>
      <w:del w:id="1325" w:author="Assessor GDSXSR" w:date="2026-10-31T20:21:25Z">
        <w:r>
          <w:rPr>
            <w:rFonts w:ascii="Arial" w:hAnsi="Arial" w:cs="Arial"/>
            <w:sz w:val="28"/>
            <w:szCs w:val="28"/>
          </w:rPr>
          <w:delText xml:space="preserve"> a </w:delText>
        </w:r>
      </w:del>
      <w:del w:id="1326" w:author="Assessor GDSXSR" w:date="2026-10-31T20:21:25Z">
        <w:r>
          <w:rPr>
            <w:rFonts w:ascii="Arial" w:hAnsi="Arial" w:cs="Arial"/>
            <w:color w:val="808080"/>
            <w:sz w:val="28"/>
            <w:szCs w:val="28"/>
          </w:rPr>
          <w:delText>apelante</w:delText>
        </w:r>
      </w:del>
      <w:del w:id="1327" w:author="Assessor GDSXSR" w:date="2026-10-31T20:21:25Z">
        <w:r>
          <w:rPr>
            <w:rFonts w:ascii="Arial" w:hAnsi="Arial" w:cs="Arial"/>
            <w:sz w:val="28"/>
            <w:szCs w:val="28"/>
          </w:rPr>
          <w:delText xml:space="preserve"> não </w:delText>
        </w:r>
      </w:del>
      <w:del w:id="1328" w:author="Assessor GDSXSR" w:date="2026-10-31T20:21:25Z">
        <w:r>
          <w:rPr>
            <w:rFonts w:ascii="Arial" w:hAnsi="Arial" w:cs="Arial"/>
            <w:color w:val="808080"/>
            <w:sz w:val="28"/>
            <w:szCs w:val="28"/>
          </w:rPr>
          <w:delText>apontou</w:delText>
        </w:r>
      </w:del>
      <w:del w:id="1329" w:author="Assessor GDSXSR" w:date="2026-10-31T20:21:25Z">
        <w:r>
          <w:rPr>
            <w:rFonts w:ascii="Arial" w:hAnsi="Arial" w:cs="Arial"/>
            <w:sz w:val="28"/>
            <w:szCs w:val="28"/>
          </w:rPr>
          <w:delText xml:space="preserve"> </w:delText>
        </w:r>
      </w:del>
      <w:del w:id="1330" w:author="Assessor GDSXSR" w:date="2026-10-31T20:21:25Z">
        <w:r>
          <w:rPr>
            <w:rFonts w:ascii="Arial" w:hAnsi="Arial" w:cs="Arial"/>
            <w:color w:val="808080"/>
            <w:sz w:val="28"/>
            <w:szCs w:val="28"/>
          </w:rPr>
          <w:delText>dúvida</w:delText>
        </w:r>
      </w:del>
      <w:del w:id="1331" w:author="Assessor GDSXSR" w:date="2026-10-31T20:21:25Z">
        <w:r>
          <w:rPr>
            <w:rFonts w:ascii="Arial" w:hAnsi="Arial" w:cs="Arial"/>
            <w:sz w:val="28"/>
            <w:szCs w:val="28"/>
          </w:rPr>
          <w:delText xml:space="preserve"> </w:delText>
        </w:r>
      </w:del>
      <w:del w:id="1332" w:author="Assessor GDSXSR" w:date="2026-10-31T20:21:25Z">
        <w:r>
          <w:rPr>
            <w:rFonts w:ascii="Arial" w:hAnsi="Arial" w:cs="Arial"/>
            <w:color w:val="808080"/>
            <w:sz w:val="28"/>
            <w:szCs w:val="28"/>
          </w:rPr>
          <w:delText>concreta</w:delText>
        </w:r>
      </w:del>
      <w:del w:id="1333" w:author="Assessor GDSXSR" w:date="2026-10-31T20:21:25Z">
        <w:r>
          <w:rPr>
            <w:rFonts w:ascii="Arial" w:hAnsi="Arial" w:cs="Arial"/>
            <w:sz w:val="28"/>
            <w:szCs w:val="28"/>
          </w:rPr>
          <w:delText xml:space="preserve"> </w:delText>
        </w:r>
      </w:del>
      <w:del w:id="1334" w:author="Assessor GDSXSR" w:date="2026-10-31T20:21:25Z">
        <w:r>
          <w:rPr>
            <w:rFonts w:ascii="Arial" w:hAnsi="Arial" w:cs="Arial"/>
            <w:color w:val="808080"/>
            <w:sz w:val="28"/>
            <w:szCs w:val="28"/>
          </w:rPr>
          <w:delText>sobre</w:delText>
        </w:r>
      </w:del>
      <w:del w:id="1335" w:author="Assessor GDSXSR" w:date="2026-10-31T20:21:25Z">
        <w:r>
          <w:rPr>
            <w:rFonts w:ascii="Arial" w:hAnsi="Arial" w:cs="Arial"/>
            <w:sz w:val="28"/>
            <w:szCs w:val="28"/>
          </w:rPr>
          <w:delText xml:space="preserve"> </w:delText>
        </w:r>
      </w:del>
      <w:del w:id="1336" w:author="Assessor GDSXSR" w:date="2026-10-31T20:21:25Z">
        <w:r>
          <w:rPr>
            <w:rFonts w:ascii="Arial" w:hAnsi="Arial" w:cs="Arial"/>
            <w:color w:val="808080"/>
            <w:sz w:val="28"/>
            <w:szCs w:val="28"/>
          </w:rPr>
          <w:delText>atendimento</w:delText>
        </w:r>
      </w:del>
      <w:del w:id="1337" w:author="Assessor GDSXSR" w:date="2026-10-31T20:21:25Z">
        <w:r>
          <w:rPr>
            <w:rFonts w:ascii="Arial" w:hAnsi="Arial" w:cs="Arial"/>
            <w:sz w:val="28"/>
            <w:szCs w:val="28"/>
          </w:rPr>
          <w:delText xml:space="preserve"> </w:delText>
        </w:r>
      </w:del>
      <w:del w:id="1338" w:author="Assessor GDSXSR" w:date="2026-10-31T20:21:25Z">
        <w:r>
          <w:rPr>
            <w:rFonts w:ascii="Arial" w:hAnsi="Arial" w:cs="Arial"/>
            <w:color w:val="808080"/>
            <w:sz w:val="28"/>
            <w:szCs w:val="28"/>
          </w:rPr>
          <w:delText>determinado</w:delText>
        </w:r>
      </w:del>
      <w:del w:id="1339" w:author="Assessor GDSXSR" w:date="2026-10-31T20:21:25Z">
        <w:r>
          <w:rPr>
            <w:rFonts w:ascii="Arial" w:hAnsi="Arial" w:cs="Arial"/>
            <w:sz w:val="28"/>
            <w:szCs w:val="28"/>
          </w:rPr>
          <w:delText>.</w:delText>
        </w:r>
      </w:del>
    </w:p>
    <w:p w14:paraId="546813AE" w14:textId="77777777" w:rsidR="006A623E" w:rsidRPr="006A623E" w:rsidRDefault="006A623E" w:rsidP="006A623E">
      <w:pPr>
        <w:spacing w:after="0" w:line="360" w:lineRule="auto"/>
        <w:ind w:firstLine="2268"/>
        <w:jc w:val="both"/>
        <w:rPr>
          <w:del w:id="1341" w:author="Assessor GDSXSR" w:date="2026-10-31T20:21:25Z"/>
          <w:rFonts w:ascii="Arial" w:hAnsi="Arial" w:cs="Arial"/>
          <w:sz w:val="28"/>
          <w:szCs w:val="28"/>
        </w:rPr>
      </w:pPr>
    </w:p>
    <w:p w14:paraId="1FF1D347" w14:textId="77777777" w:rsidR="008D4F08" w:rsidRDefault="00D70F61">
      <w:pPr>
        <w:spacing w:after="0" w:line="360" w:lineRule="auto"/>
        <w:ind w:firstLine="2268"/>
        <w:jc w:val="both"/>
        <w:rPr>
          <w:del w:id="1350" w:author="Assessor GDSXSR" w:date="2026-10-31T20:21:25Z"/>
        </w:rPr>
      </w:pPr>
      <w:del w:id="1342" w:author="Assessor GDSXSR" w:date="2026-10-31T20:21:25Z">
        <w:r>
          <w:rPr>
            <w:rFonts w:ascii="Arial" w:hAnsi="Arial" w:cs="Arial"/>
            <w:color w:val="808080"/>
            <w:sz w:val="28"/>
            <w:szCs w:val="28"/>
          </w:rPr>
          <w:delText>Se</w:delText>
        </w:r>
      </w:del>
      <w:del w:id="1343" w:author="Assessor GDSXSR" w:date="2026-10-31T20:21:25Z">
        <w:r>
          <w:rPr>
            <w:rFonts w:ascii="Arial" w:hAnsi="Arial" w:cs="Arial"/>
            <w:sz w:val="28"/>
            <w:szCs w:val="28"/>
          </w:rPr>
          <w:delText xml:space="preserve"> a apelante tivesse indicado que determinado procedimento não ocorreu, que certo beneficiário não integrava o </w:delText>
        </w:r>
      </w:del>
      <w:del w:id="1344" w:author="Assessor GDSXSR" w:date="2026-10-31T20:21:25Z">
        <w:r>
          <w:rPr>
            <w:rFonts w:ascii="Arial" w:hAnsi="Arial" w:cs="Arial"/>
            <w:sz w:val="28"/>
            <w:szCs w:val="28"/>
          </w:rPr>
          <w:lastRenderedPageBreak/>
          <w:delText xml:space="preserve">plano ou que uma internação não </w:delText>
        </w:r>
      </w:del>
      <w:del w:id="1345" w:author="Assessor GDSXSR" w:date="2026-10-31T20:21:25Z">
        <w:r>
          <w:rPr>
            <w:rFonts w:ascii="Arial" w:hAnsi="Arial" w:cs="Arial"/>
            <w:color w:val="808080"/>
            <w:sz w:val="28"/>
            <w:szCs w:val="28"/>
          </w:rPr>
          <w:delText>foi</w:delText>
        </w:r>
      </w:del>
      <w:del w:id="1346" w:author="Assessor GDSXSR" w:date="2026-10-31T20:21:25Z">
        <w:r>
          <w:rPr>
            <w:rFonts w:ascii="Arial" w:hAnsi="Arial" w:cs="Arial"/>
            <w:sz w:val="28"/>
            <w:szCs w:val="28"/>
          </w:rPr>
          <w:delText xml:space="preserve"> autorizada, poderia ser necessária documentação complementar</w:delText>
        </w:r>
      </w:del>
      <w:del w:id="1347" w:author="Assessor GDSXSR" w:date="2026-10-31T20:21:25Z">
        <w:r>
          <w:rPr>
            <w:rFonts w:ascii="Arial" w:hAnsi="Arial" w:cs="Arial"/>
            <w:sz w:val="28"/>
            <w:szCs w:val="28"/>
          </w:rPr>
          <w:delText xml:space="preserve"> </w:delText>
        </w:r>
      </w:del>
      <w:del w:id="1348" w:author="Assessor GDSXSR" w:date="2026-10-31T20:21:25Z">
        <w:r>
          <w:rPr>
            <w:rFonts w:ascii="Arial" w:hAnsi="Arial" w:cs="Arial"/>
            <w:color w:val="808080"/>
            <w:sz w:val="28"/>
            <w:szCs w:val="28"/>
          </w:rPr>
          <w:delText>daquele</w:delText>
        </w:r>
      </w:del>
      <w:del w:id="1349" w:author="Assessor GDSXSR" w:date="2026-10-31T20:21:25Z">
        <w:r>
          <w:rPr>
            <w:rFonts w:ascii="Arial" w:hAnsi="Arial" w:cs="Arial"/>
            <w:sz w:val="28"/>
            <w:szCs w:val="28"/>
          </w:rPr>
          <w:delText xml:space="preserve"> atendimento.</w:delText>
        </w:r>
      </w:del>
    </w:p>
    <w:p w14:paraId="1B42FC8C" w14:textId="77777777" w:rsidR="008D4F08" w:rsidRDefault="008D4F08">
      <w:pPr>
        <w:spacing w:after="0" w:line="360" w:lineRule="auto"/>
        <w:ind w:firstLine="2268"/>
        <w:jc w:val="both"/>
        <w:rPr>
          <w:del w:id="1351" w:author="Assessor GDSXSR" w:date="2026-10-31T20:21:25Z"/>
        </w:rPr>
      </w:pPr>
    </w:p>
    <w:p w14:paraId="1BEEA1BE" w14:textId="77777777" w:rsidR="006A623E" w:rsidRPr="006A623E" w:rsidRDefault="006A623E" w:rsidP="006A623E">
      <w:pPr>
        <w:spacing w:after="0" w:line="360" w:lineRule="auto"/>
        <w:ind w:firstLine="2268"/>
        <w:jc w:val="both"/>
        <w:rPr>
          <w:del w:id="1358" w:author="Assessor GDSXSR" w:date="2026-10-31T20:21:25Z"/>
          <w:rFonts w:ascii="Arial" w:hAnsi="Arial" w:cs="Arial"/>
          <w:sz w:val="28"/>
          <w:szCs w:val="28"/>
        </w:rPr>
      </w:pPr>
      <w:del w:id="1352" w:author="Assessor GDSXSR" w:date="2026-10-31T20:21:25Z">
        <w:r>
          <w:rPr>
            <w:rFonts w:ascii="Arial" w:hAnsi="Arial" w:cs="Arial"/>
            <w:color w:val="808080"/>
            <w:sz w:val="28"/>
            <w:szCs w:val="28"/>
          </w:rPr>
          <w:delText>A</w:delText>
        </w:r>
      </w:del>
      <w:del w:id="1353" w:author="Assessor GDSXSR" w:date="2026-10-31T20:21:25Z">
        <w:r>
          <w:rPr>
            <w:rFonts w:ascii="Arial" w:hAnsi="Arial" w:cs="Arial"/>
            <w:sz w:val="28"/>
            <w:szCs w:val="28"/>
          </w:rPr>
          <w:delText xml:space="preserve"> </w:delText>
        </w:r>
      </w:del>
      <w:del w:id="1354" w:author="Assessor GDSXSR" w:date="2026-10-31T20:21:25Z">
        <w:r>
          <w:rPr>
            <w:rFonts w:ascii="Arial" w:hAnsi="Arial" w:cs="Arial"/>
            <w:color w:val="808080"/>
            <w:sz w:val="28"/>
            <w:szCs w:val="28"/>
          </w:rPr>
          <w:delText>contestação</w:delText>
        </w:r>
      </w:del>
      <w:del w:id="1355" w:author="Assessor GDSXSR" w:date="2026-10-31T20:21:25Z">
        <w:r>
          <w:rPr>
            <w:rFonts w:ascii="Arial" w:hAnsi="Arial" w:cs="Arial"/>
            <w:sz w:val="28"/>
            <w:szCs w:val="28"/>
          </w:rPr>
          <w:delText xml:space="preserve">, </w:delText>
        </w:r>
      </w:del>
      <w:del w:id="1356" w:author="Assessor GDSXSR" w:date="2026-10-31T20:21:25Z">
        <w:r>
          <w:rPr>
            <w:rFonts w:ascii="Arial" w:hAnsi="Arial" w:cs="Arial"/>
            <w:color w:val="808080"/>
            <w:sz w:val="28"/>
            <w:szCs w:val="28"/>
          </w:rPr>
          <w:delText>contudo,</w:delText>
        </w:r>
      </w:del>
      <w:del w:id="1357" w:author="Assessor GDSXSR" w:date="2026-10-31T20:21:25Z">
        <w:r>
          <w:rPr>
            <w:rFonts w:ascii="Arial" w:hAnsi="Arial" w:cs="Arial"/>
            <w:sz w:val="28"/>
            <w:szCs w:val="28"/>
          </w:rPr>
          <w:delText xml:space="preserve"> formulou objeção genérica.</w:delText>
        </w:r>
      </w:del>
    </w:p>
    <w:p w14:paraId="2CBFB39E" w14:textId="77777777" w:rsidR="006A623E" w:rsidRPr="006A623E" w:rsidRDefault="006A623E" w:rsidP="006A623E">
      <w:pPr>
        <w:spacing w:after="0" w:line="360" w:lineRule="auto"/>
        <w:ind w:firstLine="2268"/>
        <w:jc w:val="both"/>
        <w:rPr>
          <w:del w:id="1359" w:author="Assessor GDSXSR" w:date="2026-10-31T20:21:25Z"/>
          <w:rFonts w:ascii="Arial" w:hAnsi="Arial" w:cs="Arial"/>
          <w:sz w:val="28"/>
          <w:szCs w:val="28"/>
        </w:rPr>
      </w:pPr>
    </w:p>
    <w:p w14:paraId="515A73B6" w14:textId="77777777" w:rsidR="006A623E" w:rsidRPr="006A623E" w:rsidRDefault="006A623E" w:rsidP="006A623E">
      <w:pPr>
        <w:spacing w:after="0" w:line="360" w:lineRule="auto"/>
        <w:ind w:firstLine="2268"/>
        <w:jc w:val="both"/>
        <w:rPr>
          <w:rFonts w:ascii="Arial" w:hAnsi="Arial" w:cs="Arial"/>
          <w:sz w:val="28"/>
          <w:szCs w:val="28"/>
        </w:rPr>
      </w:pPr>
      <w:r>
        <w:rPr>
          <w:rFonts w:ascii="Arial" w:hAnsi="Arial" w:cs="Arial"/>
          <w:sz w:val="28"/>
          <w:szCs w:val="28"/>
        </w:rPr>
        <w:t xml:space="preserve">Além disso, os hospitais </w:t>
      </w:r>
      <w:del w:id="1360" w:author="Assessor GDSXSR" w:date="2026-10-31T20:21:25Z">
        <w:r>
          <w:rPr>
            <w:rFonts w:ascii="Arial" w:hAnsi="Arial" w:cs="Arial"/>
            <w:sz w:val="28"/>
            <w:szCs w:val="28"/>
          </w:rPr>
          <w:delText xml:space="preserve">afirmaram</w:delText>
        </w:r>
        <w:r>
          <w:rPr>
            <w:rFonts w:ascii="Arial" w:hAnsi="Arial" w:cs="Arial"/>
            <w:color w:val="808080"/>
            <w:sz w:val="28"/>
            <w:szCs w:val="28"/>
          </w:rPr>
          <w:delText xml:space="preserve">,</w:delText>
        </w:r>
      </w:del>
      <w:ins w:id="1361" w:author="Assessor GDSXSR" w:date="2026-10-31T20:21:25Z">
        <w:r>
          <w:rPr>
            <w:rFonts w:ascii="Arial" w:hAnsi="Arial" w:cs="Arial"/>
            <w:color w:val="808080"/>
            <w:sz w:val="28"/>
            <w:szCs w:val="28"/>
          </w:rPr>
          <w:t xml:space="preserve">se</w:t>
        </w:r>
      </w:ins>
      <w:r>
        <w:rPr>
          <w:rFonts w:ascii="Arial" w:hAnsi="Arial" w:cs="Arial"/>
          <w:color w:val="808080"/>
          <w:sz w:val="28"/>
          <w:szCs w:val="28"/>
        </w:rPr>
        <w:t xml:space="preserve"> </w:t>
      </w:r>
      <w:del w:id="1362" w:author="Assessor GDSXSR" w:date="2026-10-31T20:21:25Z">
        <w:r>
          <w:rPr>
            <w:rFonts w:ascii="Arial" w:hAnsi="Arial" w:cs="Arial"/>
            <w:color w:val="808080"/>
            <w:sz w:val="28"/>
            <w:szCs w:val="28"/>
          </w:rPr>
          <w:delText xml:space="preserve">ao</w:delText>
        </w:r>
      </w:del>
      <w:ins w:id="1363" w:author="Assessor GDSXSR" w:date="2026-10-31T20:21:25Z">
        <w:r>
          <w:rPr>
            <w:rFonts w:ascii="Arial" w:hAnsi="Arial" w:cs="Arial"/>
            <w:color w:val="808080"/>
            <w:sz w:val="28"/>
            <w:szCs w:val="28"/>
          </w:rPr>
          <w:t xml:space="preserve">dispuseram</w:t>
        </w:r>
      </w:ins>
      <w:r>
        <w:rPr>
          <w:rFonts w:ascii="Arial" w:hAnsi="Arial" w:cs="Arial"/>
          <w:color w:val="808080"/>
          <w:sz w:val="28"/>
          <w:szCs w:val="28"/>
        </w:rPr>
        <w:t xml:space="preserve"> </w:t>
      </w:r>
      <w:del w:id="1364" w:author="Assessor GDSXSR" w:date="2026-10-31T20:21:25Z">
        <w:r>
          <w:rPr>
            <w:rFonts w:ascii="Arial" w:hAnsi="Arial" w:cs="Arial"/>
            <w:color w:val="808080"/>
            <w:sz w:val="28"/>
            <w:szCs w:val="28"/>
          </w:rPr>
          <w:delText xml:space="preserve">especificar provas,</w:delText>
        </w:r>
        <w:r>
          <w:rPr>
            <w:rFonts w:ascii="Arial" w:hAnsi="Arial" w:cs="Arial"/>
            <w:sz w:val="28"/>
            <w:szCs w:val="28"/>
          </w:rPr>
          <w:delText xml:space="preserve"> que poderiam</w:delText>
        </w:r>
      </w:del>
      <w:ins w:id="1365" w:author="Assessor GDSXSR" w:date="2026-10-31T20:21:25Z">
        <w:r>
          <w:rPr>
            <w:rFonts w:ascii="Arial" w:hAnsi="Arial" w:cs="Arial"/>
            <w:color w:val="808080"/>
            <w:sz w:val="28"/>
            <w:szCs w:val="28"/>
          </w:rPr>
          <w:t xml:space="preserve">a</w:t>
        </w:r>
      </w:ins>
      <w:r>
        <w:rPr>
          <w:rFonts w:ascii="Arial" w:hAnsi="Arial" w:cs="Arial"/>
          <w:sz w:val="28"/>
          <w:szCs w:val="28"/>
        </w:rPr>
        <w:t xml:space="preserve"> apresentar os prontuários sob as cautelas adequadas, </w:t>
      </w:r>
      <w:r>
        <w:rPr>
          <w:rFonts w:ascii="Arial" w:hAnsi="Arial" w:cs="Arial"/>
          <w:color w:val="808080"/>
          <w:sz w:val="28"/>
          <w:szCs w:val="28"/>
        </w:rPr>
        <w:t xml:space="preserve">se</w:t>
      </w:r>
      <w:r>
        <w:rPr>
          <w:rFonts w:ascii="Arial" w:hAnsi="Arial" w:cs="Arial"/>
          <w:sz w:val="28"/>
          <w:szCs w:val="28"/>
        </w:rPr>
        <w:t xml:space="preserve"> o juízo entendesse </w:t>
      </w:r>
      <w:r>
        <w:rPr>
          <w:rFonts w:ascii="Arial" w:hAnsi="Arial" w:cs="Arial"/>
          <w:color w:val="808080"/>
          <w:sz w:val="28"/>
          <w:szCs w:val="28"/>
        </w:rPr>
        <w:t xml:space="preserve">necessário,</w:t>
      </w:r>
      <w:r>
        <w:rPr>
          <w:rFonts w:ascii="Arial" w:hAnsi="Arial" w:cs="Arial"/>
          <w:sz w:val="28"/>
          <w:szCs w:val="28"/>
        </w:rPr>
        <w:t xml:space="preserve"> </w:t>
      </w:r>
      <w:del w:id="1366" w:author="Assessor GDSXSR" w:date="2026-10-31T20:21:25Z">
        <w:r>
          <w:rPr>
            <w:rFonts w:ascii="Arial" w:hAnsi="Arial" w:cs="Arial"/>
            <w:color w:val="808080"/>
            <w:sz w:val="28"/>
            <w:szCs w:val="28"/>
          </w:rPr>
          <w:delText xml:space="preserve">de</w:delText>
        </w:r>
        <w:r>
          <w:rPr>
            <w:rFonts w:ascii="Arial" w:hAnsi="Arial" w:cs="Arial"/>
            <w:sz w:val="28"/>
            <w:szCs w:val="28"/>
          </w:rPr>
          <w:delText xml:space="preserve"> </w:delText>
        </w:r>
        <w:r>
          <w:rPr>
            <w:rFonts w:ascii="Arial" w:hAnsi="Arial" w:cs="Arial"/>
            <w:color w:val="808080"/>
            <w:sz w:val="28"/>
            <w:szCs w:val="28"/>
          </w:rPr>
          <w:delText xml:space="preserve">modo</w:delText>
        </w:r>
        <w:r>
          <w:rPr>
            <w:rFonts w:ascii="Arial" w:hAnsi="Arial" w:cs="Arial"/>
            <w:sz w:val="28"/>
            <w:szCs w:val="28"/>
          </w:rPr>
          <w:delText xml:space="preserve"> </w:delText>
        </w:r>
        <w:r>
          <w:rPr>
            <w:rFonts w:ascii="Arial" w:hAnsi="Arial" w:cs="Arial"/>
            <w:color w:val="808080"/>
            <w:sz w:val="28"/>
            <w:szCs w:val="28"/>
          </w:rPr>
          <w:delText xml:space="preserve">que</w:delText>
        </w:r>
        <w:r>
          <w:rPr>
            <w:rFonts w:ascii="Arial" w:hAnsi="Arial" w:cs="Arial"/>
            <w:sz w:val="28"/>
            <w:szCs w:val="28"/>
          </w:rPr>
          <w:delText xml:space="preserve"> </w:delText>
        </w:r>
      </w:del>
      <w:r>
        <w:rPr>
          <w:rFonts w:ascii="Arial" w:hAnsi="Arial" w:cs="Arial"/>
          <w:sz w:val="28"/>
          <w:szCs w:val="28"/>
        </w:rPr>
        <w:t xml:space="preserve">não </w:t>
      </w:r>
      <w:del w:id="1367" w:author="Assessor GDSXSR" w:date="2026-10-31T20:21:25Z">
        <w:r>
          <w:rPr>
            <w:rFonts w:ascii="Arial" w:hAnsi="Arial" w:cs="Arial"/>
            <w:sz w:val="28"/>
            <w:szCs w:val="28"/>
          </w:rPr>
          <w:delText xml:space="preserve">houve</w:delText>
        </w:r>
      </w:del>
      <w:ins w:id="1368" w:author="Assessor GDSXSR" w:date="2026-10-31T20:21:25Z">
        <w:r>
          <w:rPr>
            <w:rFonts w:ascii="Arial" w:hAnsi="Arial" w:cs="Arial"/>
            <w:color w:val="808080"/>
            <w:sz w:val="28"/>
            <w:szCs w:val="28"/>
          </w:rPr>
          <w:t xml:space="preserve">havendo</w:t>
        </w:r>
      </w:ins>
      <w:r>
        <w:rPr>
          <w:rFonts w:ascii="Arial" w:hAnsi="Arial" w:cs="Arial"/>
          <w:sz w:val="28"/>
          <w:szCs w:val="28"/>
        </w:rPr>
        <w:t xml:space="preserve"> recusa à exibição.</w:t>
      </w:r>
    </w:p>
    <w:p w14:paraId="1615F99E" w14:textId="77777777" w:rsidR="006A623E" w:rsidRPr="006A623E" w:rsidRDefault="006A623E" w:rsidP="006A623E">
      <w:pPr>
        <w:spacing w:after="0" w:line="360" w:lineRule="auto"/>
        <w:ind w:firstLine="2268"/>
        <w:jc w:val="both"/>
        <w:rPr>
          <w:rFonts w:ascii="Arial" w:hAnsi="Arial" w:cs="Arial"/>
          <w:sz w:val="28"/>
          <w:szCs w:val="28"/>
        </w:rPr>
      </w:pPr>
    </w:p>
    <w:p w14:paraId="6415D679" w14:textId="14CA7457" w:rsidR="006A623E" w:rsidRPr="006A623E" w:rsidRDefault="00AA5240" w:rsidP="006A623E">
      <w:pPr>
        <w:spacing w:after="0" w:line="360" w:lineRule="auto"/>
        <w:ind w:firstLine="2268"/>
        <w:jc w:val="both"/>
        <w:rPr>
          <w:del w:id="1373" w:author="Assessor GDSXSR" w:date="2026-10-31T20:21:25Z"/>
          <w:rFonts w:ascii="Arial" w:hAnsi="Arial" w:cs="Arial"/>
          <w:sz w:val="28"/>
          <w:szCs w:val="28"/>
        </w:rPr>
      </w:pPr>
      <w:del w:id="1369" w:author="Assessor GDSXSR" w:date="2026-10-31T20:21:25Z">
        <w:r>
          <w:rPr>
            <w:rFonts w:ascii="Arial" w:hAnsi="Arial" w:cs="Arial"/>
            <w:color w:val="808080"/>
            <w:sz w:val="28"/>
            <w:szCs w:val="28"/>
          </w:rPr>
          <w:delText>A apelante, por</w:delText>
        </w:r>
      </w:del>
      <w:del w:id="1370" w:author="Assessor GDSXSR" w:date="2026-10-31T20:21:25Z">
        <w:r>
          <w:rPr>
            <w:rFonts w:ascii="Arial" w:hAnsi="Arial" w:cs="Arial"/>
            <w:sz w:val="28"/>
            <w:szCs w:val="28"/>
          </w:rPr>
          <w:delText xml:space="preserve"> sua vez, não requereu prontuários específicos</w:delText>
        </w:r>
      </w:del>
      <w:del w:id="1371" w:author="Assessor GDSXSR" w:date="2026-10-31T20:21:25Z">
        <w:r>
          <w:rPr>
            <w:rFonts w:ascii="Arial" w:hAnsi="Arial" w:cs="Arial"/>
            <w:color w:val="808080"/>
            <w:sz w:val="28"/>
            <w:szCs w:val="28"/>
          </w:rPr>
          <w:delText>,</w:delText>
        </w:r>
      </w:del>
      <w:del w:id="1372" w:author="Assessor GDSXSR" w:date="2026-10-31T20:21:25Z">
        <w:r>
          <w:rPr>
            <w:rFonts w:ascii="Arial" w:hAnsi="Arial" w:cs="Arial"/>
            <w:sz w:val="28"/>
            <w:szCs w:val="28"/>
          </w:rPr>
          <w:delText xml:space="preserve"> perícia ou auditoria por amostragem.</w:delText>
        </w:r>
      </w:del>
    </w:p>
    <w:p w14:paraId="34D1C303" w14:textId="77777777" w:rsidR="006A623E" w:rsidRPr="006A623E" w:rsidRDefault="006A623E" w:rsidP="006A623E">
      <w:pPr>
        <w:spacing w:after="0" w:line="360" w:lineRule="auto"/>
        <w:ind w:firstLine="2268"/>
        <w:jc w:val="both"/>
        <w:rPr>
          <w:del w:id="1374" w:author="Assessor GDSXSR" w:date="2026-10-31T20:21:25Z"/>
          <w:rFonts w:ascii="Arial" w:hAnsi="Arial" w:cs="Arial"/>
          <w:sz w:val="28"/>
          <w:szCs w:val="28"/>
        </w:rPr>
      </w:pPr>
    </w:p>
    <w:p w14:paraId="6EC38AF3" w14:textId="40938EA6" w:rsidR="006A623E" w:rsidRDefault="00D7102B" w:rsidP="006A623E">
      <w:pPr>
        <w:spacing w:after="0" w:line="360" w:lineRule="auto"/>
        <w:ind w:firstLine="2268"/>
        <w:jc w:val="both"/>
        <w:rPr>
          <w:rFonts w:ascii="Arial" w:hAnsi="Arial" w:cs="Arial"/>
          <w:sz w:val="28"/>
          <w:szCs w:val="28"/>
        </w:rPr>
      </w:pPr>
      <w:r>
        <w:rPr>
          <w:rFonts w:ascii="Arial" w:hAnsi="Arial" w:cs="Arial"/>
          <w:color w:val="808080"/>
          <w:sz w:val="28"/>
          <w:szCs w:val="28"/>
          <w:highlight w:val="yellow"/>
          <w:rPrChange w:id="1515" w:author="Assessor GDSXSR" w:date="2026-10-31T20:21:25Z">
            <w:rPr>
              <w:rFonts w:ascii="Arial" w:hAnsi="Arial" w:cs="Arial"/>
              <w:color w:val="808080"/>
              <w:sz w:val="28"/>
              <w:szCs w:val="28"/>
              <w:highlight w:val="yellow"/>
            </w:rPr>
          </w:rPrChange>
        </w:rPr>
        <w:t xml:space="preserve">Assim</w:t>
      </w:r>
      <w:r>
        <w:rPr>
          <w:rFonts w:ascii="Arial" w:hAnsi="Arial" w:cs="Arial"/>
          <w:sz w:val="28"/>
          <w:szCs w:val="28"/>
          <w:highlight w:val="yellow"/>
          <w:rPrChange w:id="1516" w:author="Assessor GDSXSR" w:date="2026-10-31T20:21:25Z">
            <w:rPr>
              <w:rFonts w:ascii="Arial" w:hAnsi="Arial" w:cs="Arial"/>
              <w:sz w:val="28"/>
              <w:szCs w:val="28"/>
              <w:highlight w:val="yellow"/>
            </w:rPr>
          </w:rPrChange>
        </w:rPr>
        <w:t xml:space="preserve">, a ausência dos prontuários</w:t>
      </w:r>
      <w:del w:id="1375" w:author="Assessor GDSXSR" w:date="2026-10-31T20:21:25Z">
        <w:r>
          <w:rPr>
            <w:rFonts w:ascii="Arial" w:hAnsi="Arial" w:cs="Arial"/>
            <w:sz w:val="28"/>
            <w:szCs w:val="28"/>
            <w:highlight w:val="yellow"/>
          </w:rPr>
          <w:delText xml:space="preserve"> completos</w:delText>
        </w:r>
      </w:del>
      <w:r>
        <w:rPr>
          <w:rFonts w:ascii="Arial" w:hAnsi="Arial" w:cs="Arial"/>
          <w:sz w:val="28"/>
          <w:szCs w:val="28"/>
          <w:highlight w:val="yellow"/>
          <w:rPrChange w:id="1517" w:author="Assessor GDSXSR" w:date="2026-10-31T20:21:25Z">
            <w:rPr>
              <w:rFonts w:ascii="Arial" w:hAnsi="Arial" w:cs="Arial"/>
              <w:sz w:val="28"/>
              <w:szCs w:val="28"/>
              <w:highlight w:val="yellow"/>
            </w:rPr>
          </w:rPrChange>
        </w:rPr>
        <w:t xml:space="preserve"> não compromete a prova da cobrança</w:t>
      </w:r>
      <w:r>
        <w:rPr>
          <w:rFonts w:ascii="Arial" w:hAnsi="Arial" w:cs="Arial"/>
          <w:color w:val="808080"/>
          <w:sz w:val="28"/>
          <w:szCs w:val="28"/>
          <w:highlight w:val="yellow"/>
          <w:rPrChange w:id="1518" w:author="Assessor GDSXSR" w:date="2026-10-31T20:21:25Z">
            <w:rPr>
              <w:rFonts w:ascii="Arial" w:hAnsi="Arial" w:cs="Arial"/>
              <w:color w:val="808080"/>
              <w:sz w:val="28"/>
              <w:szCs w:val="28"/>
              <w:highlight w:val="yellow"/>
            </w:rPr>
          </w:rPrChange>
        </w:rPr>
        <w:t xml:space="preserve">,</w:t>
      </w:r>
      <w:r>
        <w:rPr>
          <w:rFonts w:ascii="Arial" w:hAnsi="Arial" w:cs="Arial"/>
          <w:sz w:val="28"/>
          <w:szCs w:val="28"/>
          <w:highlight w:val="yellow"/>
          <w:rPrChange w:id="1519" w:author="Assessor GDSXSR" w:date="2026-10-31T20:21:25Z">
            <w:rPr>
              <w:rFonts w:ascii="Arial" w:hAnsi="Arial" w:cs="Arial"/>
              <w:sz w:val="28"/>
              <w:szCs w:val="28"/>
              <w:highlight w:val="yellow"/>
            </w:rPr>
          </w:rPrChange>
        </w:rPr>
        <w:t xml:space="preserve"> </w:t>
      </w:r>
      <w:r>
        <w:rPr>
          <w:rFonts w:ascii="Arial" w:hAnsi="Arial" w:cs="Arial"/>
          <w:color w:val="808080"/>
          <w:sz w:val="28"/>
          <w:szCs w:val="28"/>
          <w:highlight w:val="yellow"/>
          <w:rPrChange w:id="1520" w:author="Assessor GDSXSR" w:date="2026-10-31T20:21:25Z">
            <w:rPr>
              <w:rFonts w:ascii="Arial" w:hAnsi="Arial" w:cs="Arial"/>
              <w:color w:val="808080"/>
              <w:sz w:val="28"/>
              <w:szCs w:val="28"/>
              <w:highlight w:val="yellow"/>
            </w:rPr>
          </w:rPrChange>
        </w:rPr>
        <w:t xml:space="preserve">pois </w:t>
      </w:r>
      <w:ins w:id="1376" w:author="Assessor GDSXSR" w:date="2026-10-31T20:21:25Z">
        <w:r>
          <w:rPr>
            <w:rFonts w:ascii="Arial" w:hAnsi="Arial" w:cs="Arial"/>
            <w:color w:val="808080"/>
            <w:sz w:val="28"/>
            <w:szCs w:val="28"/>
            <w:highlight w:val="yellow"/>
          </w:rPr>
          <w:t xml:space="preserve">a apelante não apontou dúvida concreta sobre atendimento determinado e </w:t>
        </w:r>
      </w:ins>
      <w:r>
        <w:rPr>
          <w:rFonts w:ascii="Arial" w:hAnsi="Arial" w:cs="Arial"/>
          <w:color w:val="808080"/>
          <w:sz w:val="28"/>
          <w:szCs w:val="28"/>
          <w:highlight w:val="yellow"/>
          <w:rPrChange w:id="1521" w:author="Assessor GDSXSR" w:date="2026-10-31T20:21:25Z">
            <w:rPr>
              <w:rFonts w:ascii="Arial" w:hAnsi="Arial" w:cs="Arial"/>
              <w:color w:val="808080"/>
              <w:sz w:val="28"/>
              <w:szCs w:val="28"/>
              <w:highlight w:val="yellow"/>
            </w:rPr>
          </w:rPrChange>
        </w:rPr>
        <w:t xml:space="preserve">os</w:t>
      </w:r>
      <w:r>
        <w:rPr>
          <w:rFonts w:ascii="Arial" w:hAnsi="Arial" w:cs="Arial"/>
          <w:sz w:val="28"/>
          <w:szCs w:val="28"/>
          <w:highlight w:val="yellow"/>
          <w:rPrChange w:id="1522" w:author="Assessor GDSXSR" w:date="2026-10-31T20:21:25Z">
            <w:rPr>
              <w:rFonts w:ascii="Arial" w:hAnsi="Arial" w:cs="Arial"/>
              <w:sz w:val="28"/>
              <w:szCs w:val="28"/>
              <w:highlight w:val="yellow"/>
            </w:rPr>
          </w:rPrChange>
        </w:rPr>
        <w:t xml:space="preserve"> documentos juntados </w:t>
      </w:r>
      <w:r>
        <w:rPr>
          <w:rFonts w:ascii="Arial" w:hAnsi="Arial" w:cs="Arial"/>
          <w:color w:val="808080"/>
          <w:sz w:val="28"/>
          <w:szCs w:val="28"/>
          <w:highlight w:val="yellow"/>
          <w:rPrChange w:id="1523" w:author="Assessor GDSXSR" w:date="2026-10-31T20:21:25Z">
            <w:rPr>
              <w:rFonts w:ascii="Arial" w:hAnsi="Arial" w:cs="Arial"/>
              <w:color w:val="808080"/>
              <w:sz w:val="28"/>
              <w:szCs w:val="28"/>
              <w:highlight w:val="yellow"/>
            </w:rPr>
          </w:rPrChange>
        </w:rPr>
        <w:t xml:space="preserve">identificam</w:t>
      </w:r>
      <w:r>
        <w:rPr>
          <w:rFonts w:ascii="Arial" w:hAnsi="Arial" w:cs="Arial"/>
          <w:sz w:val="28"/>
          <w:szCs w:val="28"/>
          <w:highlight w:val="yellow"/>
          <w:rPrChange w:id="1524" w:author="Assessor GDSXSR" w:date="2026-10-31T20:21:25Z">
            <w:rPr>
              <w:rFonts w:ascii="Arial" w:hAnsi="Arial" w:cs="Arial"/>
              <w:sz w:val="28"/>
              <w:szCs w:val="28"/>
              <w:highlight w:val="yellow"/>
            </w:rPr>
          </w:rPrChange>
        </w:rPr>
        <w:t xml:space="preserve"> os serviços </w:t>
      </w:r>
      <w:del w:id="1377" w:author="Assessor GDSXSR" w:date="2026-10-31T20:21:25Z">
        <w:r>
          <w:rPr>
            <w:rFonts w:ascii="Arial" w:hAnsi="Arial" w:cs="Arial"/>
            <w:sz w:val="28"/>
            <w:szCs w:val="28"/>
            <w:highlight w:val="yellow"/>
          </w:rPr>
          <w:delText xml:space="preserve">prestados </w:delText>
        </w:r>
      </w:del>
      <w:r>
        <w:rPr>
          <w:rFonts w:ascii="Arial" w:hAnsi="Arial" w:cs="Arial"/>
          <w:sz w:val="28"/>
          <w:szCs w:val="28"/>
          <w:highlight w:val="yellow"/>
          <w:rPrChange w:id="1525" w:author="Assessor GDSXSR" w:date="2026-10-31T20:21:25Z">
            <w:rPr>
              <w:rFonts w:ascii="Arial" w:hAnsi="Arial" w:cs="Arial"/>
              <w:sz w:val="28"/>
              <w:szCs w:val="28"/>
              <w:highlight w:val="yellow"/>
            </w:rPr>
          </w:rPrChange>
        </w:rPr>
        <w:t xml:space="preserve">sem divulgar informações clínicas</w:t>
      </w:r>
      <w:del w:id="1378" w:author="Assessor GDSXSR" w:date="2026-10-31T20:21:25Z">
        <w:r>
          <w:rPr>
            <w:rFonts w:ascii="Arial" w:hAnsi="Arial" w:cs="Arial"/>
            <w:sz w:val="28"/>
            <w:szCs w:val="28"/>
            <w:highlight w:val="yellow"/>
          </w:rPr>
          <w:delText xml:space="preserve"> </w:delText>
        </w:r>
        <w:r>
          <w:rPr>
            <w:rFonts w:ascii="Arial" w:hAnsi="Arial" w:cs="Arial"/>
            <w:color w:val="808080"/>
            <w:sz w:val="28"/>
            <w:szCs w:val="28"/>
            <w:highlight w:val="yellow"/>
          </w:rPr>
          <w:delText xml:space="preserve">alheias</w:delText>
        </w:r>
        <w:r>
          <w:rPr>
            <w:rFonts w:ascii="Arial" w:hAnsi="Arial" w:cs="Arial"/>
            <w:sz w:val="28"/>
            <w:szCs w:val="28"/>
            <w:highlight w:val="yellow"/>
          </w:rPr>
          <w:delText xml:space="preserve"> </w:delText>
        </w:r>
        <w:r>
          <w:rPr>
            <w:rFonts w:ascii="Arial" w:hAnsi="Arial" w:cs="Arial"/>
            <w:color w:val="808080"/>
            <w:sz w:val="28"/>
            <w:szCs w:val="28"/>
            <w:highlight w:val="yellow"/>
          </w:rPr>
          <w:delText xml:space="preserve">ao</w:delText>
        </w:r>
        <w:r>
          <w:rPr>
            <w:rFonts w:ascii="Arial" w:hAnsi="Arial" w:cs="Arial"/>
            <w:sz w:val="28"/>
            <w:szCs w:val="28"/>
            <w:highlight w:val="yellow"/>
          </w:rPr>
          <w:delText xml:space="preserve"> objeto da demanda</w:delText>
        </w:r>
      </w:del>
      <w:r>
        <w:rPr>
          <w:rFonts w:ascii="Arial" w:hAnsi="Arial" w:cs="Arial"/>
          <w:sz w:val="28"/>
          <w:szCs w:val="28"/>
          <w:highlight w:val="yellow"/>
          <w:rPrChange w:id="1526" w:author="Assessor GDSXSR" w:date="2026-10-31T20:21:25Z">
            <w:rPr>
              <w:rFonts w:ascii="Arial" w:hAnsi="Arial" w:cs="Arial"/>
              <w:sz w:val="28"/>
              <w:szCs w:val="28"/>
              <w:highlight w:val="yellow"/>
            </w:rPr>
          </w:rPrChange>
        </w:rPr>
        <w:t xml:space="preserve">.</w:t>
      </w:r>
    </w:p>
    <w:p w14:paraId="3C5CE37C" w14:textId="77777777" w:rsidR="006A623E" w:rsidRDefault="006A623E" w:rsidP="003C0A64">
      <w:pPr>
        <w:spacing w:after="0" w:line="360" w:lineRule="auto"/>
        <w:ind w:firstLine="2268"/>
        <w:jc w:val="both"/>
        <w:rPr>
          <w:rFonts w:ascii="Arial" w:hAnsi="Arial" w:cs="Arial"/>
          <w:sz w:val="28"/>
          <w:szCs w:val="28"/>
        </w:rPr>
      </w:pPr>
    </w:p>
    <w:p w14:paraId="73DF51B6" w14:textId="77777777" w:rsidR="008D4F08" w:rsidRDefault="00D70F61">
      <w:pPr>
        <w:spacing w:after="0" w:line="360" w:lineRule="auto"/>
        <w:ind w:firstLine="2268"/>
        <w:jc w:val="both"/>
      </w:pPr>
      <w:r>
        <w:rPr>
          <w:rFonts w:ascii="Arial" w:hAnsi="Arial" w:cs="Arial"/>
          <w:color w:val="808080"/>
          <w:sz w:val="28"/>
          <w:szCs w:val="28"/>
        </w:rPr>
        <w:t xml:space="preserve">No tocante</w:t>
      </w:r>
      <w:r>
        <w:rPr>
          <w:rFonts w:ascii="Arial" w:hAnsi="Arial" w:cs="Arial"/>
          <w:color w:val="808080"/>
          <w:sz w:val="28"/>
          <w:szCs w:val="28"/>
        </w:rPr>
        <w:t xml:space="preserve"> aos</w:t>
      </w:r>
      <w:r>
        <w:rPr>
          <w:rFonts w:ascii="Arial" w:hAnsi="Arial" w:cs="Arial"/>
          <w:sz w:val="28"/>
          <w:szCs w:val="28"/>
        </w:rPr>
        <w:t xml:space="preserve"> e-mails</w:t>
      </w:r>
      <w:r>
        <w:rPr>
          <w:rFonts w:ascii="Arial" w:hAnsi="Arial" w:cs="Arial"/>
          <w:color w:val="808080"/>
          <w:sz w:val="28"/>
          <w:szCs w:val="28"/>
        </w:rPr>
        <w:t xml:space="preserve">,</w:t>
      </w:r>
      <w:r>
        <w:rPr>
          <w:rFonts w:ascii="Arial" w:hAnsi="Arial" w:cs="Arial"/>
          <w:sz w:val="28"/>
          <w:szCs w:val="28"/>
        </w:rPr>
        <w:t xml:space="preserve"> não </w:t>
      </w:r>
      <w:r>
        <w:rPr>
          <w:rFonts w:ascii="Arial" w:hAnsi="Arial" w:cs="Arial"/>
          <w:color w:val="808080"/>
          <w:sz w:val="28"/>
          <w:szCs w:val="28"/>
        </w:rPr>
        <w:t xml:space="preserve">configuram</w:t>
      </w:r>
      <w:del w:id="1379" w:author="Assessor GDSXSR" w:date="2026-10-31T20:21:25Z">
        <w:r>
          <w:rPr>
            <w:rFonts w:ascii="Arial" w:hAnsi="Arial" w:cs="Arial"/>
            <w:sz w:val="28"/>
            <w:szCs w:val="28"/>
          </w:rPr>
          <w:delText xml:space="preserve">, de fato,</w:delText>
        </w:r>
      </w:del>
      <w:r>
        <w:rPr>
          <w:rFonts w:ascii="Arial" w:hAnsi="Arial" w:cs="Arial"/>
          <w:sz w:val="28"/>
          <w:szCs w:val="28"/>
        </w:rPr>
        <w:t xml:space="preserve"> confissão</w:t>
      </w:r>
      <w:del w:id="1380" w:author="Assessor GDSXSR" w:date="2026-10-31T20:21:25Z">
        <w:r>
          <w:rPr>
            <w:rFonts w:ascii="Arial" w:hAnsi="Arial" w:cs="Arial"/>
            <w:sz w:val="28"/>
            <w:szCs w:val="28"/>
          </w:rPr>
          <w:delText xml:space="preserve"> expressa e</w:delText>
        </w:r>
      </w:del>
      <w:r>
        <w:rPr>
          <w:rFonts w:ascii="Arial" w:hAnsi="Arial" w:cs="Arial"/>
          <w:sz w:val="28"/>
          <w:szCs w:val="28"/>
        </w:rPr>
        <w:t xml:space="preserve"> integral da dívida</w:t>
      </w:r>
      <w:ins w:id="1381" w:author="Assessor GDSXSR" w:date="2026-10-31T20:21:25Z">
        <w:r>
          <w:rPr>
            <w:rFonts w:ascii="Arial" w:hAnsi="Arial" w:cs="Arial"/>
            <w:color w:val="808080"/>
            <w:sz w:val="28"/>
            <w:szCs w:val="28"/>
          </w:rPr>
          <w:t xml:space="preserve">, pois a autorização para encaminhar contas sem auditoria presencial não equivale à aceitação de todos os valores</w:t>
        </w:r>
      </w:ins>
      <w:r>
        <w:rPr>
          <w:rFonts w:ascii="Arial" w:hAnsi="Arial" w:cs="Arial"/>
          <w:sz w:val="28"/>
          <w:szCs w:val="28"/>
        </w:rPr>
        <w:t xml:space="preserve">.</w:t>
      </w:r>
    </w:p>
    <w:p w14:paraId="594E9E90" w14:textId="77777777" w:rsidR="008D4F08" w:rsidRDefault="008D4F08">
      <w:pPr>
        <w:spacing w:after="0" w:line="360" w:lineRule="auto"/>
        <w:ind w:firstLine="2268"/>
        <w:jc w:val="both"/>
      </w:pPr>
    </w:p>
    <w:p w14:paraId="0CF9646D" w14:textId="77777777" w:rsidR="001E400D" w:rsidRPr="001E400D" w:rsidRDefault="001E400D" w:rsidP="001E400D">
      <w:pPr>
        <w:spacing w:after="0" w:line="360" w:lineRule="auto"/>
        <w:ind w:firstLine="2268"/>
        <w:jc w:val="both"/>
        <w:rPr>
          <w:del w:id="1383" w:author="Assessor GDSXSR" w:date="2026-10-31T20:21:25Z"/>
          <w:rFonts w:ascii="Arial" w:hAnsi="Arial" w:cs="Arial"/>
          <w:sz w:val="28"/>
          <w:szCs w:val="28"/>
        </w:rPr>
      </w:pPr>
      <w:del w:id="1382" w:author="Assessor GDSXSR" w:date="2026-10-31T20:21:25Z">
        <w:r>
          <w:rPr>
            <w:rFonts w:ascii="Arial" w:hAnsi="Arial" w:cs="Arial"/>
            <w:sz w:val="28"/>
            <w:szCs w:val="28"/>
          </w:rPr>
          <w:delText>A autorização para encaminhar contas sem auditoria presencial ou arquivos eletrônicos não equivale à aceitação de todos os atendimentos e valores cobrados.</w:delText>
        </w:r>
      </w:del>
    </w:p>
    <w:p w14:paraId="568E5115" w14:textId="77777777" w:rsidR="001E400D" w:rsidRPr="001E400D" w:rsidRDefault="001E400D" w:rsidP="001E400D">
      <w:pPr>
        <w:spacing w:after="0" w:line="360" w:lineRule="auto"/>
        <w:ind w:firstLine="2268"/>
        <w:jc w:val="both"/>
        <w:rPr>
          <w:del w:id="1384" w:author="Assessor GDSXSR" w:date="2026-10-31T20:21:25Z"/>
          <w:rFonts w:ascii="Arial" w:hAnsi="Arial" w:cs="Arial"/>
          <w:sz w:val="28"/>
          <w:szCs w:val="28"/>
        </w:rPr>
      </w:pPr>
    </w:p>
    <w:p w14:paraId="3825E66F" w14:textId="77777777" w:rsidR="008D4F08" w:rsidRDefault="00D70F61">
      <w:pPr>
        <w:spacing w:after="0" w:line="360" w:lineRule="auto"/>
        <w:ind w:firstLine="2268"/>
        <w:jc w:val="both"/>
      </w:pPr>
      <w:r>
        <w:rPr>
          <w:rFonts w:ascii="Arial" w:hAnsi="Arial" w:cs="Arial"/>
          <w:color w:val="808080"/>
          <w:sz w:val="28"/>
          <w:szCs w:val="28"/>
        </w:rPr>
        <w:t xml:space="preserve">Valoradas</w:t>
      </w:r>
      <w:r>
        <w:rPr>
          <w:rFonts w:ascii="Arial" w:hAnsi="Arial" w:cs="Arial"/>
          <w:sz w:val="28"/>
          <w:szCs w:val="28"/>
        </w:rPr>
        <w:t xml:space="preserve"> em conju</w:t>
      </w:r>
      <w:r>
        <w:rPr>
          <w:rFonts w:ascii="Arial" w:hAnsi="Arial" w:cs="Arial"/>
          <w:sz w:val="28"/>
          <w:szCs w:val="28"/>
        </w:rPr>
        <w:t xml:space="preserve">nto com os demais documentos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as mensagens</w:t>
      </w:r>
      <w:r>
        <w:rPr>
          <w:rFonts w:ascii="Arial" w:hAnsi="Arial" w:cs="Arial"/>
          <w:sz w:val="28"/>
          <w:szCs w:val="28"/>
        </w:rPr>
        <w:t xml:space="preserve"> demonstram a execução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contrato</w:t>
      </w:r>
      <w:ins w:id="1385" w:author="Assessor GDSXSR" w:date="2026-10-31T20:21:25Z">
        <w:r>
          <w:rPr>
            <w:rFonts w:ascii="Arial" w:hAnsi="Arial" w:cs="Arial"/>
            <w:color w:val="808080"/>
            <w:sz w:val="28"/>
            <w:szCs w:val="28"/>
          </w:rPr>
          <w:t xml:space="preserve">,</w:t>
        </w:r>
      </w:ins>
      <w:r>
        <w:rPr>
          <w:rFonts w:ascii="Arial" w:hAnsi="Arial" w:cs="Arial"/>
          <w:sz w:val="28"/>
          <w:szCs w:val="28"/>
        </w:rPr>
        <w:t xml:space="preserve"> </w:t>
      </w:r>
      <w:del w:id="1386" w:author="Assessor GDSXSR" w:date="2026-10-31T20:21:25Z">
        <w:r>
          <w:rPr>
            <w:rFonts w:ascii="Arial" w:hAnsi="Arial" w:cs="Arial"/>
            <w:color w:val="808080"/>
            <w:sz w:val="28"/>
            <w:szCs w:val="28"/>
          </w:rPr>
          <w:delText xml:space="preserve">e</w:delText>
        </w:r>
        <w:r>
          <w:rPr>
            <w:rFonts w:ascii="Arial" w:hAnsi="Arial" w:cs="Arial"/>
            <w:sz w:val="28"/>
            <w:szCs w:val="28"/>
          </w:rPr>
          <w:delText xml:space="preserve"> a existência de</w:delText>
        </w:r>
      </w:del>
      <w:ins w:id="1387" w:author="Assessor GDSXSR" w:date="2026-10-31T20:21:25Z">
        <w:r>
          <w:rPr>
            <w:rFonts w:ascii="Arial" w:hAnsi="Arial" w:cs="Arial"/>
            <w:color w:val="808080"/>
            <w:sz w:val="28"/>
            <w:szCs w:val="28"/>
          </w:rPr>
          <w:t xml:space="preserve">as</w:t>
        </w:r>
      </w:ins>
      <w:r>
        <w:rPr>
          <w:rFonts w:ascii="Arial" w:hAnsi="Arial" w:cs="Arial"/>
          <w:sz w:val="28"/>
          <w:szCs w:val="28"/>
        </w:rPr>
        <w:t xml:space="preserve"> contas em processamento </w:t>
      </w:r>
      <w:ins w:id="1388" w:author="Assessor GDSXSR" w:date="2026-10-31T20:21:25Z">
        <w:r>
          <w:rPr>
            <w:rFonts w:ascii="Arial" w:hAnsi="Arial" w:cs="Arial"/>
            <w:color w:val="808080"/>
            <w:sz w:val="28"/>
            <w:szCs w:val="28"/>
          </w:rPr>
          <w:t xml:space="preserve">e as tentativas dos hospitais de solucionar o inadimplemento </w:t>
        </w:r>
      </w:ins>
      <w:r>
        <w:rPr>
          <w:rFonts w:ascii="Arial" w:hAnsi="Arial" w:cs="Arial"/>
          <w:color w:val="808080"/>
          <w:sz w:val="28"/>
          <w:szCs w:val="28"/>
        </w:rPr>
        <w:t xml:space="preserve">(ID 88628009).</w:t>
      </w:r>
    </w:p>
    <w:p w14:paraId="21060E49" w14:textId="77777777" w:rsidR="008D4F08" w:rsidRDefault="008D4F08">
      <w:pPr>
        <w:spacing w:after="0" w:line="360" w:lineRule="auto"/>
        <w:ind w:firstLine="2268"/>
        <w:jc w:val="both"/>
      </w:pPr>
    </w:p>
    <w:p w14:paraId="4AA2C487" w14:textId="77777777" w:rsidR="001E400D" w:rsidRPr="001E400D" w:rsidRDefault="001E400D" w:rsidP="001E400D">
      <w:pPr>
        <w:spacing w:after="0" w:line="360" w:lineRule="auto"/>
        <w:ind w:firstLine="2268"/>
        <w:jc w:val="both"/>
        <w:rPr>
          <w:del w:id="1411" w:author="Assessor GDSXSR" w:date="2026-10-31T20:21:25Z"/>
          <w:rFonts w:ascii="Arial" w:hAnsi="Arial" w:cs="Arial"/>
          <w:sz w:val="28"/>
          <w:szCs w:val="28"/>
        </w:rPr>
      </w:pPr>
      <w:del w:id="1389" w:author="Assessor GDSXSR" w:date="2026-10-31T20:21:25Z">
        <w:r>
          <w:rPr>
            <w:rFonts w:ascii="Arial" w:hAnsi="Arial" w:cs="Arial"/>
            <w:color w:val="808080"/>
            <w:sz w:val="28"/>
            <w:szCs w:val="28"/>
          </w:rPr>
          <w:delText xml:space="preserve">Registram, ainda, a concordância da operadora com o envio por procedimento alternativo </w:delText>
        </w:r>
      </w:del>
      <w:del w:id="1390" w:author="Assessor GDSXSR" w:date="2026-10-31T20:21:25Z">
        <w:r>
          <w:rPr>
            <w:rFonts w:ascii="Arial" w:hAnsi="Arial" w:cs="Arial"/>
            <w:sz w:val="28"/>
            <w:szCs w:val="28"/>
          </w:rPr>
          <w:delText xml:space="preserve">e as </w:delText>
        </w:r>
      </w:del>
      <w:del w:id="1391" w:author="Assessor GDSXSR" w:date="2026-10-31T20:21:25Z">
        <w:r>
          <w:rPr>
            <w:rFonts w:ascii="Arial" w:hAnsi="Arial" w:cs="Arial"/>
            <w:color w:val="808080"/>
            <w:sz w:val="28"/>
            <w:szCs w:val="28"/>
          </w:rPr>
          <w:delText>tentativas</w:delText>
        </w:r>
      </w:del>
      <w:del w:id="1392" w:author="Assessor GDSXSR" w:date="2026-10-31T20:21:25Z">
        <w:r>
          <w:rPr>
            <w:rFonts w:ascii="Arial" w:hAnsi="Arial" w:cs="Arial"/>
            <w:sz w:val="28"/>
            <w:szCs w:val="28"/>
          </w:rPr>
          <w:delText xml:space="preserve"> </w:delText>
        </w:r>
      </w:del>
      <w:del w:id="1393" w:author="Assessor GDSXSR" w:date="2026-10-31T20:21:25Z">
        <w:r>
          <w:rPr>
            <w:rFonts w:ascii="Arial" w:hAnsi="Arial" w:cs="Arial"/>
            <w:color w:val="808080"/>
            <w:sz w:val="28"/>
            <w:szCs w:val="28"/>
          </w:rPr>
          <w:delText>dos</w:delText>
        </w:r>
      </w:del>
      <w:del w:id="1394" w:author="Assessor GDSXSR" w:date="2026-10-31T20:21:25Z">
        <w:r>
          <w:rPr>
            <w:rFonts w:ascii="Arial" w:hAnsi="Arial" w:cs="Arial"/>
            <w:sz w:val="28"/>
            <w:szCs w:val="28"/>
          </w:rPr>
          <w:delText xml:space="preserve"> </w:delText>
        </w:r>
      </w:del>
      <w:del w:id="1395" w:author="Assessor GDSXSR" w:date="2026-10-31T20:21:25Z">
        <w:r>
          <w:rPr>
            <w:rFonts w:ascii="Arial" w:hAnsi="Arial" w:cs="Arial"/>
            <w:color w:val="808080"/>
            <w:sz w:val="28"/>
            <w:szCs w:val="28"/>
          </w:rPr>
          <w:delText>hospitais</w:delText>
        </w:r>
      </w:del>
      <w:del w:id="1396" w:author="Assessor GDSXSR" w:date="2026-10-31T20:21:25Z">
        <w:r>
          <w:rPr>
            <w:rFonts w:ascii="Arial" w:hAnsi="Arial" w:cs="Arial"/>
            <w:sz w:val="28"/>
            <w:szCs w:val="28"/>
          </w:rPr>
          <w:delText xml:space="preserve"> de </w:delText>
        </w:r>
      </w:del>
      <w:del w:id="1397" w:author="Assessor GDSXSR" w:date="2026-10-31T20:21:25Z">
        <w:r>
          <w:rPr>
            <w:rFonts w:ascii="Arial" w:hAnsi="Arial" w:cs="Arial"/>
            <w:color w:val="808080"/>
            <w:sz w:val="28"/>
            <w:szCs w:val="28"/>
          </w:rPr>
          <w:delText>obter</w:delText>
        </w:r>
      </w:del>
      <w:del w:id="1398" w:author="Assessor GDSXSR" w:date="2026-10-31T20:21:25Z">
        <w:r>
          <w:rPr>
            <w:rFonts w:ascii="Arial" w:hAnsi="Arial" w:cs="Arial"/>
            <w:sz w:val="28"/>
            <w:szCs w:val="28"/>
          </w:rPr>
          <w:delText xml:space="preserve"> </w:delText>
        </w:r>
      </w:del>
      <w:del w:id="1399" w:author="Assessor GDSXSR" w:date="2026-10-31T20:21:25Z">
        <w:r>
          <w:rPr>
            <w:rFonts w:ascii="Arial" w:hAnsi="Arial" w:cs="Arial"/>
            <w:color w:val="808080"/>
            <w:sz w:val="28"/>
            <w:szCs w:val="28"/>
          </w:rPr>
          <w:delText>resposta</w:delText>
        </w:r>
      </w:del>
      <w:del w:id="1400" w:author="Assessor GDSXSR" w:date="2026-10-31T20:21:25Z">
        <w:r>
          <w:rPr>
            <w:rFonts w:ascii="Arial" w:hAnsi="Arial" w:cs="Arial"/>
            <w:sz w:val="28"/>
            <w:szCs w:val="28"/>
          </w:rPr>
          <w:delText xml:space="preserve"> </w:delText>
        </w:r>
      </w:del>
      <w:del w:id="1401" w:author="Assessor GDSXSR" w:date="2026-10-31T20:21:25Z">
        <w:r>
          <w:rPr>
            <w:rFonts w:ascii="Arial" w:hAnsi="Arial" w:cs="Arial"/>
            <w:color w:val="808080"/>
            <w:sz w:val="28"/>
            <w:szCs w:val="28"/>
          </w:rPr>
          <w:delText>e</w:delText>
        </w:r>
      </w:del>
      <w:del w:id="1402" w:author="Assessor GDSXSR" w:date="2026-10-31T20:21:25Z">
        <w:r>
          <w:rPr>
            <w:rFonts w:ascii="Arial" w:hAnsi="Arial" w:cs="Arial"/>
            <w:sz w:val="28"/>
            <w:szCs w:val="28"/>
          </w:rPr>
          <w:delText xml:space="preserve"> </w:delText>
        </w:r>
      </w:del>
      <w:del w:id="1403" w:author="Assessor GDSXSR" w:date="2026-10-31T20:21:25Z">
        <w:r>
          <w:rPr>
            <w:rFonts w:ascii="Arial" w:hAnsi="Arial" w:cs="Arial"/>
            <w:color w:val="808080"/>
            <w:sz w:val="28"/>
            <w:szCs w:val="28"/>
          </w:rPr>
          <w:delText>solucionar</w:delText>
        </w:r>
      </w:del>
      <w:del w:id="1404" w:author="Assessor GDSXSR" w:date="2026-10-31T20:21:25Z">
        <w:r>
          <w:rPr>
            <w:rFonts w:ascii="Arial" w:hAnsi="Arial" w:cs="Arial"/>
            <w:sz w:val="28"/>
            <w:szCs w:val="28"/>
          </w:rPr>
          <w:delText xml:space="preserve"> </w:delText>
        </w:r>
      </w:del>
      <w:del w:id="1405" w:author="Assessor GDSXSR" w:date="2026-10-31T20:21:25Z">
        <w:r>
          <w:rPr>
            <w:rFonts w:ascii="Arial" w:hAnsi="Arial" w:cs="Arial"/>
            <w:color w:val="808080"/>
            <w:sz w:val="28"/>
            <w:szCs w:val="28"/>
          </w:rPr>
          <w:delText>administrativamente</w:delText>
        </w:r>
      </w:del>
      <w:del w:id="1406" w:author="Assessor GDSXSR" w:date="2026-10-31T20:21:25Z">
        <w:r>
          <w:rPr>
            <w:rFonts w:ascii="Arial" w:hAnsi="Arial" w:cs="Arial"/>
            <w:sz w:val="28"/>
            <w:szCs w:val="28"/>
          </w:rPr>
          <w:delText xml:space="preserve"> </w:delText>
        </w:r>
      </w:del>
      <w:del w:id="1407" w:author="Assessor GDSXSR" w:date="2026-10-31T20:21:25Z">
        <w:r>
          <w:rPr>
            <w:rFonts w:ascii="Arial" w:hAnsi="Arial" w:cs="Arial"/>
            <w:color w:val="808080"/>
            <w:sz w:val="28"/>
            <w:szCs w:val="28"/>
          </w:rPr>
          <w:delText>o</w:delText>
        </w:r>
      </w:del>
      <w:del w:id="1408" w:author="Assessor GDSXSR" w:date="2026-10-31T20:21:25Z">
        <w:r>
          <w:rPr>
            <w:rFonts w:ascii="Arial" w:hAnsi="Arial" w:cs="Arial"/>
            <w:sz w:val="28"/>
            <w:szCs w:val="28"/>
          </w:rPr>
          <w:delText xml:space="preserve"> </w:delText>
        </w:r>
      </w:del>
      <w:del w:id="1409" w:author="Assessor GDSXSR" w:date="2026-10-31T20:21:25Z">
        <w:r>
          <w:rPr>
            <w:rFonts w:ascii="Arial" w:hAnsi="Arial" w:cs="Arial"/>
            <w:color w:val="808080"/>
            <w:sz w:val="28"/>
            <w:szCs w:val="28"/>
          </w:rPr>
          <w:delText>inadimplemento</w:delText>
        </w:r>
      </w:del>
      <w:del w:id="1410" w:author="Assessor GDSXSR" w:date="2026-10-31T20:21:25Z">
        <w:r>
          <w:rPr>
            <w:rFonts w:ascii="Arial" w:hAnsi="Arial" w:cs="Arial"/>
            <w:sz w:val="28"/>
            <w:szCs w:val="28"/>
          </w:rPr>
          <w:delText>.</w:delText>
        </w:r>
      </w:del>
    </w:p>
    <w:p w14:paraId="615A552B" w14:textId="77777777" w:rsidR="001E400D" w:rsidRPr="001E400D" w:rsidRDefault="001E400D" w:rsidP="001E400D">
      <w:pPr>
        <w:spacing w:after="0" w:line="360" w:lineRule="auto"/>
        <w:ind w:firstLine="2268"/>
        <w:jc w:val="both"/>
        <w:rPr>
          <w:del w:id="1412" w:author="Assessor GDSXSR" w:date="2026-10-31T20:21:25Z"/>
          <w:rFonts w:ascii="Arial" w:hAnsi="Arial" w:cs="Arial"/>
          <w:sz w:val="28"/>
          <w:szCs w:val="28"/>
        </w:rPr>
      </w:pPr>
    </w:p>
    <w:p w14:paraId="6BE0AD55" w14:textId="77777777" w:rsidR="001E400D" w:rsidRPr="001E400D" w:rsidRDefault="001E400D" w:rsidP="001E400D">
      <w:pPr>
        <w:spacing w:after="0" w:line="360" w:lineRule="auto"/>
        <w:ind w:firstLine="2268"/>
        <w:jc w:val="both"/>
        <w:rPr>
          <w:del w:id="1414" w:author="Assessor GDSXSR" w:date="2026-10-31T20:21:25Z"/>
          <w:rFonts w:ascii="Arial" w:hAnsi="Arial" w:cs="Arial"/>
          <w:sz w:val="28"/>
          <w:szCs w:val="28"/>
        </w:rPr>
      </w:pPr>
      <w:del w:id="1413" w:author="Assessor GDSXSR" w:date="2026-10-31T20:21:25Z">
        <w:r>
          <w:rPr>
            <w:rFonts w:ascii="Arial" w:hAnsi="Arial" w:cs="Arial"/>
            <w:sz w:val="28"/>
            <w:szCs w:val="28"/>
          </w:rPr>
          <w:delText>A ausência de impugnação específica do conteúdo das mensagens não as transforma em confissão.</w:delText>
        </w:r>
      </w:del>
    </w:p>
    <w:p w14:paraId="25668167" w14:textId="77777777" w:rsidR="001E400D" w:rsidRPr="001E400D" w:rsidRDefault="001E400D" w:rsidP="001E400D">
      <w:pPr>
        <w:spacing w:after="0" w:line="360" w:lineRule="auto"/>
        <w:ind w:firstLine="2268"/>
        <w:jc w:val="both"/>
        <w:rPr>
          <w:del w:id="1415" w:author="Assessor GDSXSR" w:date="2026-10-31T20:21:25Z"/>
          <w:rFonts w:ascii="Arial" w:hAnsi="Arial" w:cs="Arial"/>
          <w:sz w:val="28"/>
          <w:szCs w:val="28"/>
        </w:rPr>
      </w:pPr>
    </w:p>
    <w:p w14:paraId="2D427EAA" w14:textId="687F1911" w:rsidR="001E400D" w:rsidRDefault="001E400D" w:rsidP="001E400D">
      <w:pPr>
        <w:spacing w:after="0" w:line="360" w:lineRule="auto"/>
        <w:ind w:firstLine="2268"/>
        <w:jc w:val="both"/>
        <w:rPr>
          <w:rFonts w:ascii="Arial" w:hAnsi="Arial" w:cs="Arial"/>
          <w:sz w:val="28"/>
          <w:szCs w:val="28"/>
        </w:rPr>
      </w:pPr>
      <w:r>
        <w:rPr>
          <w:rFonts w:ascii="Arial" w:hAnsi="Arial" w:cs="Arial"/>
          <w:color w:val="808080"/>
          <w:sz w:val="28"/>
          <w:szCs w:val="28"/>
          <w:highlight w:val="yellow"/>
          <w:rPrChange w:id="1527" w:author="Assessor GDSXSR" w:date="2026-10-31T20:21:25Z">
            <w:rPr>
              <w:rFonts w:ascii="Arial" w:hAnsi="Arial" w:cs="Arial"/>
              <w:color w:val="808080"/>
              <w:sz w:val="28"/>
              <w:szCs w:val="28"/>
              <w:highlight w:val="yellow"/>
            </w:rPr>
          </w:rPrChange>
        </w:rPr>
        <w:t xml:space="preserve">De todo</w:t>
      </w:r>
      <w:r>
        <w:rPr>
          <w:rFonts w:ascii="Arial" w:hAnsi="Arial" w:cs="Arial"/>
          <w:sz w:val="28"/>
          <w:szCs w:val="28"/>
          <w:highlight w:val="yellow"/>
          <w:rPrChange w:id="1528" w:author="Assessor GDSXSR" w:date="2026-10-31T20:21:25Z">
            <w:rPr>
              <w:rFonts w:ascii="Arial" w:hAnsi="Arial" w:cs="Arial"/>
              <w:sz w:val="28"/>
              <w:szCs w:val="28"/>
              <w:highlight w:val="yellow"/>
            </w:rPr>
          </w:rPrChange>
        </w:rPr>
        <w:t xml:space="preserve"> modo, embora</w:t>
      </w:r>
      <w:r>
        <w:rPr>
          <w:rFonts w:ascii="Arial" w:hAnsi="Arial" w:cs="Arial"/>
          <w:color w:val="808080"/>
          <w:sz w:val="28"/>
          <w:szCs w:val="28"/>
          <w:highlight w:val="yellow"/>
          <w:rPrChange w:id="1529" w:author="Assessor GDSXSR" w:date="2026-10-31T20:21:25Z">
            <w:rPr>
              <w:rFonts w:ascii="Arial" w:hAnsi="Arial" w:cs="Arial"/>
              <w:color w:val="808080"/>
              <w:sz w:val="28"/>
              <w:szCs w:val="28"/>
              <w:highlight w:val="yellow"/>
            </w:rPr>
          </w:rPrChange>
        </w:rPr>
        <w:t xml:space="preserve"> não confirmem integralmente o débito,</w:t>
      </w:r>
      <w:r>
        <w:rPr>
          <w:rFonts w:ascii="Arial" w:hAnsi="Arial" w:cs="Arial"/>
          <w:sz w:val="28"/>
          <w:szCs w:val="28"/>
          <w:highlight w:val="yellow"/>
          <w:rPrChange w:id="1530" w:author="Assessor GDSXSR" w:date="2026-10-31T20:21:25Z">
            <w:rPr>
              <w:rFonts w:ascii="Arial" w:hAnsi="Arial" w:cs="Arial"/>
              <w:sz w:val="28"/>
              <w:szCs w:val="28"/>
              <w:highlight w:val="yellow"/>
            </w:rPr>
          </w:rPrChange>
        </w:rPr>
        <w:t xml:space="preserve"> os e-mails </w:t>
      </w:r>
      <w:r>
        <w:rPr>
          <w:rFonts w:ascii="Arial" w:hAnsi="Arial" w:cs="Arial"/>
          <w:color w:val="808080"/>
          <w:sz w:val="28"/>
          <w:szCs w:val="28"/>
          <w:highlight w:val="yellow"/>
          <w:rPrChange w:id="1531" w:author="Assessor GDSXSR" w:date="2026-10-31T20:21:25Z">
            <w:rPr>
              <w:rFonts w:ascii="Arial" w:hAnsi="Arial" w:cs="Arial"/>
              <w:color w:val="808080"/>
              <w:sz w:val="28"/>
              <w:szCs w:val="28"/>
              <w:highlight w:val="yellow"/>
            </w:rPr>
          </w:rPrChange>
        </w:rPr>
        <w:t xml:space="preserve">corroboram</w:t>
      </w:r>
      <w:r>
        <w:rPr>
          <w:rFonts w:ascii="Arial" w:hAnsi="Arial" w:cs="Arial"/>
          <w:sz w:val="28"/>
          <w:szCs w:val="28"/>
          <w:highlight w:val="yellow"/>
          <w:rPrChange w:id="1532" w:author="Assessor GDSXSR" w:date="2026-10-31T20:21:25Z">
            <w:rPr>
              <w:rFonts w:ascii="Arial" w:hAnsi="Arial" w:cs="Arial"/>
              <w:sz w:val="28"/>
              <w:szCs w:val="28"/>
              <w:highlight w:val="yellow"/>
            </w:rPr>
          </w:rPrChange>
        </w:rPr>
        <w:t xml:space="preserve"> </w:t>
      </w:r>
      <w:del w:id="1416" w:author="Assessor GDSXSR" w:date="2026-10-31T20:21:25Z">
        <w:r>
          <w:rPr>
            <w:rFonts w:ascii="Arial" w:hAnsi="Arial" w:cs="Arial"/>
            <w:sz w:val="28"/>
            <w:szCs w:val="28"/>
            <w:highlight w:val="yellow"/>
          </w:rPr>
          <w:delText xml:space="preserve">a dinâmica de apresentação das contas, a interrupção da auditoria presencial e </w:delText>
        </w:r>
      </w:del>
      <w:r>
        <w:rPr>
          <w:rFonts w:ascii="Arial" w:hAnsi="Arial" w:cs="Arial"/>
          <w:sz w:val="28"/>
          <w:szCs w:val="28"/>
          <w:highlight w:val="yellow"/>
          <w:rPrChange w:id="1533" w:author="Assessor GDSXSR" w:date="2026-10-31T20:21:25Z">
            <w:rPr>
              <w:rFonts w:ascii="Arial" w:hAnsi="Arial" w:cs="Arial"/>
              <w:sz w:val="28"/>
              <w:szCs w:val="28"/>
              <w:highlight w:val="yellow"/>
            </w:rPr>
          </w:rPrChange>
        </w:rPr>
        <w:t xml:space="preserve">as </w:t>
      </w:r>
      <w:del w:id="1417" w:author="Assessor GDSXSR" w:date="2026-10-31T20:21:25Z">
        <w:r>
          <w:rPr>
            <w:rFonts w:ascii="Arial" w:hAnsi="Arial" w:cs="Arial"/>
            <w:sz w:val="28"/>
            <w:szCs w:val="28"/>
            <w:highlight w:val="yellow"/>
          </w:rPr>
          <w:delText xml:space="preserve">tentativas</w:delText>
        </w:r>
      </w:del>
      <w:ins w:id="1418" w:author="Assessor GDSXSR" w:date="2026-10-31T20:21:25Z">
        <w:r>
          <w:rPr>
            <w:rFonts w:ascii="Arial" w:hAnsi="Arial" w:cs="Arial"/>
            <w:color w:val="808080"/>
            <w:sz w:val="28"/>
            <w:szCs w:val="28"/>
            <w:highlight w:val="yellow"/>
          </w:rPr>
          <w:t xml:space="preserve">demais</w:t>
        </w:r>
      </w:ins>
      <w:r>
        <w:rPr>
          <w:rFonts w:ascii="Arial" w:hAnsi="Arial" w:cs="Arial"/>
          <w:sz w:val="28"/>
          <w:szCs w:val="28"/>
          <w:highlight w:val="yellow"/>
          <w:rPrChange w:id="1534" w:author="Assessor GDSXSR" w:date="2026-10-31T20:21:25Z">
            <w:rPr>
              <w:rFonts w:ascii="Arial" w:hAnsi="Arial" w:cs="Arial"/>
              <w:sz w:val="28"/>
              <w:szCs w:val="28"/>
              <w:highlight w:val="yellow"/>
            </w:rPr>
          </w:rPrChange>
        </w:rPr>
        <w:t xml:space="preserve"> </w:t>
      </w:r>
      <w:del w:id="1419" w:author="Assessor GDSXSR" w:date="2026-10-31T20:21:25Z">
        <w:r>
          <w:rPr>
            <w:rFonts w:ascii="Arial" w:hAnsi="Arial" w:cs="Arial"/>
            <w:sz w:val="28"/>
            <w:szCs w:val="28"/>
            <w:highlight w:val="yellow"/>
          </w:rPr>
          <w:delText xml:space="preserve">de recebimento</w:delText>
        </w:r>
      </w:del>
      <w:ins w:id="1420" w:author="Assessor GDSXSR" w:date="2026-10-31T20:21:25Z">
        <w:r>
          <w:rPr>
            <w:rFonts w:ascii="Arial" w:hAnsi="Arial" w:cs="Arial"/>
            <w:color w:val="808080"/>
            <w:sz w:val="28"/>
            <w:szCs w:val="28"/>
            <w:highlight w:val="yellow"/>
          </w:rPr>
          <w:t xml:space="preserve">provas</w:t>
        </w:r>
      </w:ins>
      <w:r>
        <w:rPr>
          <w:rFonts w:ascii="Arial" w:hAnsi="Arial" w:cs="Arial"/>
          <w:sz w:val="28"/>
          <w:szCs w:val="28"/>
          <w:highlight w:val="yellow"/>
          <w:rPrChange w:id="1535" w:author="Assessor GDSXSR" w:date="2026-10-31T20:21:25Z">
            <w:rPr>
              <w:rFonts w:ascii="Arial" w:hAnsi="Arial" w:cs="Arial"/>
              <w:sz w:val="28"/>
              <w:szCs w:val="28"/>
              <w:highlight w:val="yellow"/>
            </w:rPr>
          </w:rPrChange>
        </w:rPr>
        <w:t xml:space="preserve">.</w:t>
      </w:r>
    </w:p>
    <w:p w14:paraId="5EA31771" w14:textId="77777777" w:rsidR="006F04C5" w:rsidRDefault="006F04C5" w:rsidP="001E400D">
      <w:pPr>
        <w:spacing w:after="0" w:line="360" w:lineRule="auto"/>
        <w:ind w:firstLine="2268"/>
        <w:jc w:val="both"/>
        <w:rPr>
          <w:rFonts w:ascii="Arial" w:hAnsi="Arial" w:cs="Arial"/>
          <w:sz w:val="28"/>
          <w:szCs w:val="28"/>
        </w:rPr>
      </w:pPr>
    </w:p>
    <w:p w14:paraId="02A4C32A" w14:textId="77777777" w:rsidR="005E3FDC" w:rsidRPr="005E3FDC" w:rsidRDefault="005E3FDC" w:rsidP="005E3FDC">
      <w:pPr>
        <w:spacing w:after="0" w:line="360" w:lineRule="auto"/>
        <w:ind w:firstLine="2268"/>
        <w:jc w:val="both"/>
        <w:rPr>
          <w:rFonts w:ascii="Arial" w:hAnsi="Arial" w:cs="Arial"/>
          <w:sz w:val="28"/>
          <w:szCs w:val="28"/>
        </w:rPr>
      </w:pPr>
      <w:r>
        <w:rPr>
          <w:rFonts w:ascii="Arial" w:hAnsi="Arial" w:cs="Arial"/>
          <w:color w:val="808080"/>
          <w:sz w:val="28"/>
          <w:szCs w:val="28"/>
        </w:rPr>
        <w:t xml:space="preserve">Quanto</w:t>
      </w:r>
      <w:r>
        <w:rPr>
          <w:rFonts w:ascii="Arial" w:hAnsi="Arial" w:cs="Arial"/>
          <w:sz w:val="28"/>
          <w:szCs w:val="28"/>
        </w:rPr>
        <w:t xml:space="preserve"> </w:t>
      </w:r>
      <w:r>
        <w:rPr>
          <w:rFonts w:ascii="Arial" w:hAnsi="Arial" w:cs="Arial"/>
          <w:color w:val="808080"/>
          <w:sz w:val="28"/>
          <w:szCs w:val="28"/>
        </w:rPr>
        <w:t xml:space="preserve">à alegada inconsistência do débito, o</w:t>
      </w:r>
      <w:r>
        <w:rPr>
          <w:rFonts w:ascii="Arial" w:hAnsi="Arial" w:cs="Arial"/>
          <w:sz w:val="28"/>
          <w:szCs w:val="28"/>
        </w:rPr>
        <w:t xml:space="preserve"> elevado</w:t>
      </w:r>
      <w:r>
        <w:rPr>
          <w:rFonts w:ascii="Arial" w:hAnsi="Arial" w:cs="Arial"/>
          <w:color w:val="808080"/>
          <w:sz w:val="28"/>
          <w:szCs w:val="28"/>
        </w:rPr>
        <w:t xml:space="preserve"> valor</w:t>
      </w:r>
      <w:r>
        <w:rPr>
          <w:rFonts w:ascii="Arial" w:hAnsi="Arial" w:cs="Arial"/>
          <w:sz w:val="28"/>
          <w:szCs w:val="28"/>
        </w:rPr>
        <w:t xml:space="preserve"> </w:t>
      </w:r>
      <w:del w:id="1421" w:author="Assessor GDSXSR" w:date="2026-10-31T20:21:25Z">
        <w:r>
          <w:rPr>
            <w:rFonts w:ascii="Arial" w:hAnsi="Arial" w:cs="Arial"/>
            <w:sz w:val="28"/>
            <w:szCs w:val="28"/>
          </w:rPr>
          <w:delText xml:space="preserve">da cobrança exige exame cuidadoso, mas </w:delText>
        </w:r>
      </w:del>
      <w:r>
        <w:rPr>
          <w:rFonts w:ascii="Arial" w:hAnsi="Arial" w:cs="Arial"/>
          <w:sz w:val="28"/>
          <w:szCs w:val="28"/>
        </w:rPr>
        <w:t xml:space="preserve">não </w:t>
      </w:r>
      <w:r>
        <w:rPr>
          <w:rFonts w:ascii="Arial" w:hAnsi="Arial" w:cs="Arial"/>
          <w:color w:val="808080"/>
          <w:sz w:val="28"/>
          <w:szCs w:val="28"/>
        </w:rPr>
        <w:t xml:space="preserve">altera</w:t>
      </w:r>
      <w:r>
        <w:rPr>
          <w:rFonts w:ascii="Arial" w:hAnsi="Arial" w:cs="Arial"/>
          <w:sz w:val="28"/>
          <w:szCs w:val="28"/>
        </w:rPr>
        <w:t xml:space="preserve"> o critério de valoração da prova</w:t>
      </w:r>
      <w:ins w:id="1422" w:author="Assessor GDSXSR" w:date="2026-10-31T20:21:25Z">
        <w:r>
          <w:rPr>
            <w:rFonts w:ascii="Arial" w:hAnsi="Arial" w:cs="Arial"/>
            <w:color w:val="808080"/>
            <w:sz w:val="28"/>
            <w:szCs w:val="28"/>
          </w:rPr>
          <w:t xml:space="preserve">, e a apelante não indicou erro de cálculo, atualização indevida, fatura paga ou duplicidade (ID 88627008)</w:t>
        </w:r>
      </w:ins>
      <w:r>
        <w:rPr>
          <w:rFonts w:ascii="Arial" w:hAnsi="Arial" w:cs="Arial"/>
          <w:sz w:val="28"/>
          <w:szCs w:val="28"/>
        </w:rPr>
        <w:t xml:space="preserve">.</w:t>
      </w:r>
    </w:p>
    <w:p w14:paraId="05DFCF98" w14:textId="77777777" w:rsidR="005E3FDC" w:rsidRPr="005E3FDC" w:rsidRDefault="005E3FDC" w:rsidP="005E3FDC">
      <w:pPr>
        <w:spacing w:after="0" w:line="360" w:lineRule="auto"/>
        <w:ind w:firstLine="2268"/>
        <w:jc w:val="both"/>
        <w:rPr>
          <w:rFonts w:ascii="Arial" w:hAnsi="Arial" w:cs="Arial"/>
          <w:sz w:val="28"/>
          <w:szCs w:val="28"/>
        </w:rPr>
      </w:pPr>
    </w:p>
    <w:p w14:paraId="762BA993" w14:textId="77777777" w:rsidR="005E3FDC" w:rsidRPr="005E3FDC" w:rsidRDefault="005E3FDC" w:rsidP="005E3FDC">
      <w:pPr>
        <w:spacing w:after="0" w:line="360" w:lineRule="auto"/>
        <w:ind w:firstLine="2268"/>
        <w:jc w:val="both"/>
        <w:rPr>
          <w:del w:id="1438" w:author="Assessor GDSXSR" w:date="2026-10-31T20:21:25Z"/>
          <w:rFonts w:ascii="Arial" w:hAnsi="Arial" w:cs="Arial"/>
          <w:sz w:val="28"/>
          <w:szCs w:val="28"/>
        </w:rPr>
      </w:pPr>
      <w:del w:id="1423" w:author="Assessor GDSXSR" w:date="2026-10-31T20:21:25Z">
        <w:r>
          <w:rPr>
            <w:rFonts w:ascii="Arial" w:hAnsi="Arial" w:cs="Arial"/>
            <w:sz w:val="28"/>
            <w:szCs w:val="28"/>
          </w:rPr>
          <w:delText xml:space="preserve">No caso, </w:delText>
        </w:r>
      </w:del>
      <w:del w:id="1424" w:author="Assessor GDSXSR" w:date="2026-10-31T20:21:25Z">
        <w:r>
          <w:rPr>
            <w:rFonts w:ascii="Arial" w:hAnsi="Arial" w:cs="Arial"/>
            <w:color w:val="808080"/>
            <w:sz w:val="28"/>
            <w:szCs w:val="28"/>
          </w:rPr>
          <w:delText>o</w:delText>
        </w:r>
      </w:del>
      <w:del w:id="1425" w:author="Assessor GDSXSR" w:date="2026-10-31T20:21:25Z">
        <w:r>
          <w:rPr>
            <w:rFonts w:ascii="Arial" w:hAnsi="Arial" w:cs="Arial"/>
            <w:sz w:val="28"/>
            <w:szCs w:val="28"/>
          </w:rPr>
          <w:delText xml:space="preserve"> </w:delText>
        </w:r>
      </w:del>
      <w:del w:id="1426" w:author="Assessor GDSXSR" w:date="2026-10-31T20:21:25Z">
        <w:r>
          <w:rPr>
            <w:rFonts w:ascii="Arial" w:hAnsi="Arial" w:cs="Arial"/>
            <w:color w:val="808080"/>
            <w:sz w:val="28"/>
            <w:szCs w:val="28"/>
          </w:rPr>
          <w:delText>valor</w:delText>
        </w:r>
      </w:del>
      <w:del w:id="1427" w:author="Assessor GDSXSR" w:date="2026-10-31T20:21:25Z">
        <w:r>
          <w:rPr>
            <w:rFonts w:ascii="Arial" w:hAnsi="Arial" w:cs="Arial"/>
            <w:sz w:val="28"/>
            <w:szCs w:val="28"/>
          </w:rPr>
          <w:delText xml:space="preserve"> </w:delText>
        </w:r>
      </w:del>
      <w:del w:id="1428" w:author="Assessor GDSXSR" w:date="2026-10-31T20:21:25Z">
        <w:r>
          <w:rPr>
            <w:rFonts w:ascii="Arial" w:hAnsi="Arial" w:cs="Arial"/>
            <w:color w:val="808080"/>
            <w:sz w:val="28"/>
            <w:szCs w:val="28"/>
          </w:rPr>
          <w:delText>global</w:delText>
        </w:r>
      </w:del>
      <w:del w:id="1429" w:author="Assessor GDSXSR" w:date="2026-10-31T20:21:25Z">
        <w:r>
          <w:rPr>
            <w:rFonts w:ascii="Arial" w:hAnsi="Arial" w:cs="Arial"/>
            <w:sz w:val="28"/>
            <w:szCs w:val="28"/>
          </w:rPr>
          <w:delText xml:space="preserve"> decorre de numerosos atendimentos prestados </w:delText>
        </w:r>
      </w:del>
      <w:del w:id="1430" w:author="Assessor GDSXSR" w:date="2026-10-31T20:21:25Z">
        <w:r>
          <w:rPr>
            <w:rFonts w:ascii="Arial" w:hAnsi="Arial" w:cs="Arial"/>
            <w:color w:val="808080"/>
            <w:sz w:val="28"/>
            <w:szCs w:val="28"/>
          </w:rPr>
          <w:delText>na</w:delText>
        </w:r>
      </w:del>
      <w:del w:id="1431" w:author="Assessor GDSXSR" w:date="2026-10-31T20:21:25Z">
        <w:r>
          <w:rPr>
            <w:rFonts w:ascii="Arial" w:hAnsi="Arial" w:cs="Arial"/>
            <w:sz w:val="28"/>
            <w:szCs w:val="28"/>
          </w:rPr>
          <w:delText xml:space="preserve"> execução continuada dos contratos </w:delText>
        </w:r>
      </w:del>
      <w:del w:id="1432" w:author="Assessor GDSXSR" w:date="2026-10-31T20:21:25Z">
        <w:r>
          <w:rPr>
            <w:rFonts w:ascii="Arial" w:hAnsi="Arial" w:cs="Arial"/>
            <w:color w:val="808080"/>
            <w:sz w:val="28"/>
            <w:szCs w:val="28"/>
          </w:rPr>
          <w:delText>e</w:delText>
        </w:r>
      </w:del>
      <w:del w:id="1433" w:author="Assessor GDSXSR" w:date="2026-10-31T20:21:25Z">
        <w:r>
          <w:rPr>
            <w:rFonts w:ascii="Arial" w:hAnsi="Arial" w:cs="Arial"/>
            <w:sz w:val="28"/>
            <w:szCs w:val="28"/>
          </w:rPr>
          <w:delText xml:space="preserve"> é formado pela reunião das contas e notas fiscais relacionadas na documentação juntada </w:delText>
        </w:r>
      </w:del>
      <w:del w:id="1434" w:author="Assessor GDSXSR" w:date="2026-10-31T20:21:25Z">
        <w:r>
          <w:rPr>
            <w:rFonts w:ascii="Arial" w:hAnsi="Arial" w:cs="Arial"/>
            <w:color w:val="808080"/>
            <w:sz w:val="28"/>
            <w:szCs w:val="28"/>
          </w:rPr>
          <w:delText>(ID</w:delText>
        </w:r>
      </w:del>
      <w:del w:id="1435" w:author="Assessor GDSXSR" w:date="2026-10-31T20:21:25Z">
        <w:r>
          <w:rPr>
            <w:rFonts w:ascii="Arial" w:hAnsi="Arial" w:cs="Arial"/>
            <w:sz w:val="28"/>
            <w:szCs w:val="28"/>
          </w:rPr>
          <w:delText xml:space="preserve"> </w:delText>
        </w:r>
      </w:del>
      <w:del w:id="1436" w:author="Assessor GDSXSR" w:date="2026-10-31T20:21:25Z">
        <w:r>
          <w:rPr>
            <w:rFonts w:ascii="Arial" w:hAnsi="Arial" w:cs="Arial"/>
            <w:color w:val="808080"/>
            <w:sz w:val="28"/>
            <w:szCs w:val="28"/>
          </w:rPr>
          <w:delText>88627008)</w:delText>
        </w:r>
      </w:del>
      <w:del w:id="1437" w:author="Assessor GDSXSR" w:date="2026-10-31T20:21:25Z">
        <w:r>
          <w:rPr>
            <w:rFonts w:ascii="Arial" w:hAnsi="Arial" w:cs="Arial"/>
            <w:sz w:val="28"/>
            <w:szCs w:val="28"/>
          </w:rPr>
          <w:delText>.</w:delText>
        </w:r>
      </w:del>
    </w:p>
    <w:p w14:paraId="04155572" w14:textId="77777777" w:rsidR="005E3FDC" w:rsidRPr="005E3FDC" w:rsidRDefault="005E3FDC" w:rsidP="005E3FDC">
      <w:pPr>
        <w:spacing w:after="0" w:line="360" w:lineRule="auto"/>
        <w:ind w:firstLine="2268"/>
        <w:jc w:val="both"/>
        <w:rPr>
          <w:del w:id="1439" w:author="Assessor GDSXSR" w:date="2026-10-31T20:21:25Z"/>
          <w:rFonts w:ascii="Arial" w:hAnsi="Arial" w:cs="Arial"/>
          <w:sz w:val="28"/>
          <w:szCs w:val="28"/>
        </w:rPr>
      </w:pPr>
    </w:p>
    <w:p w14:paraId="56DE8605" w14:textId="77777777" w:rsidR="005E3FDC" w:rsidRPr="005E3FDC" w:rsidRDefault="005E3FDC" w:rsidP="005E3FDC">
      <w:pPr>
        <w:spacing w:after="0" w:line="360" w:lineRule="auto"/>
        <w:ind w:firstLine="2268"/>
        <w:jc w:val="both"/>
        <w:rPr>
          <w:del w:id="1459" w:author="Assessor GDSXSR" w:date="2026-10-31T20:21:25Z"/>
          <w:rFonts w:ascii="Arial" w:hAnsi="Arial" w:cs="Arial"/>
          <w:sz w:val="28"/>
          <w:szCs w:val="28"/>
        </w:rPr>
      </w:pPr>
      <w:del w:id="1440" w:author="Assessor GDSXSR" w:date="2026-10-31T20:21:25Z">
        <w:r>
          <w:rPr>
            <w:rFonts w:ascii="Arial" w:hAnsi="Arial" w:cs="Arial"/>
            <w:sz w:val="28"/>
            <w:szCs w:val="28"/>
          </w:rPr>
          <w:delText>A apelante não apresentou impugnação matemática à composição do débito</w:delText>
        </w:r>
      </w:del>
      <w:del w:id="1441" w:author="Assessor GDSXSR" w:date="2026-10-31T20:21:25Z">
        <w:r>
          <w:rPr>
            <w:rFonts w:ascii="Arial" w:hAnsi="Arial" w:cs="Arial"/>
            <w:color w:val="808080"/>
            <w:sz w:val="28"/>
            <w:szCs w:val="28"/>
          </w:rPr>
          <w:delText>:</w:delText>
        </w:r>
      </w:del>
      <w:del w:id="1442" w:author="Assessor GDSXSR" w:date="2026-10-31T20:21:25Z">
        <w:r>
          <w:rPr>
            <w:rFonts w:ascii="Arial" w:hAnsi="Arial" w:cs="Arial"/>
            <w:sz w:val="28"/>
            <w:szCs w:val="28"/>
          </w:rPr>
          <w:delText xml:space="preserve"> </w:delText>
        </w:r>
      </w:del>
      <w:del w:id="1443" w:author="Assessor GDSXSR" w:date="2026-10-31T20:21:25Z">
        <w:r>
          <w:rPr>
            <w:rFonts w:ascii="Arial" w:hAnsi="Arial" w:cs="Arial"/>
            <w:color w:val="808080"/>
            <w:sz w:val="28"/>
            <w:szCs w:val="28"/>
          </w:rPr>
          <w:delText>não</w:delText>
        </w:r>
      </w:del>
      <w:del w:id="1444" w:author="Assessor GDSXSR" w:date="2026-10-31T20:21:25Z">
        <w:r>
          <w:rPr>
            <w:rFonts w:ascii="Arial" w:hAnsi="Arial" w:cs="Arial"/>
            <w:sz w:val="28"/>
            <w:szCs w:val="28"/>
          </w:rPr>
          <w:delText xml:space="preserve"> indicou erro </w:delText>
        </w:r>
      </w:del>
      <w:del w:id="1445" w:author="Assessor GDSXSR" w:date="2026-10-31T20:21:25Z">
        <w:r>
          <w:rPr>
            <w:rFonts w:ascii="Arial" w:hAnsi="Arial" w:cs="Arial"/>
            <w:color w:val="808080"/>
            <w:sz w:val="28"/>
            <w:szCs w:val="28"/>
          </w:rPr>
          <w:delText>de</w:delText>
        </w:r>
      </w:del>
      <w:del w:id="1446" w:author="Assessor GDSXSR" w:date="2026-10-31T20:21:25Z">
        <w:r>
          <w:rPr>
            <w:rFonts w:ascii="Arial" w:hAnsi="Arial" w:cs="Arial"/>
            <w:sz w:val="28"/>
            <w:szCs w:val="28"/>
          </w:rPr>
          <w:delText xml:space="preserve"> </w:delText>
        </w:r>
      </w:del>
      <w:del w:id="1447" w:author="Assessor GDSXSR" w:date="2026-10-31T20:21:25Z">
        <w:r>
          <w:rPr>
            <w:rFonts w:ascii="Arial" w:hAnsi="Arial" w:cs="Arial"/>
            <w:color w:val="808080"/>
            <w:sz w:val="28"/>
            <w:szCs w:val="28"/>
          </w:rPr>
          <w:delText>cálculo</w:delText>
        </w:r>
      </w:del>
      <w:del w:id="1448" w:author="Assessor GDSXSR" w:date="2026-10-31T20:21:25Z">
        <w:r>
          <w:rPr>
            <w:rFonts w:ascii="Arial" w:hAnsi="Arial" w:cs="Arial"/>
            <w:sz w:val="28"/>
            <w:szCs w:val="28"/>
          </w:rPr>
          <w:delText xml:space="preserve">, </w:delText>
        </w:r>
      </w:del>
      <w:del w:id="1449" w:author="Assessor GDSXSR" w:date="2026-10-31T20:21:25Z">
        <w:r>
          <w:rPr>
            <w:rFonts w:ascii="Arial" w:hAnsi="Arial" w:cs="Arial"/>
            <w:color w:val="808080"/>
            <w:sz w:val="28"/>
            <w:szCs w:val="28"/>
          </w:rPr>
          <w:delText>atualização</w:delText>
        </w:r>
      </w:del>
      <w:del w:id="1450" w:author="Assessor GDSXSR" w:date="2026-10-31T20:21:25Z">
        <w:r>
          <w:rPr>
            <w:rFonts w:ascii="Arial" w:hAnsi="Arial" w:cs="Arial"/>
            <w:sz w:val="28"/>
            <w:szCs w:val="28"/>
          </w:rPr>
          <w:delText xml:space="preserve"> indevida, fatura paga ou duplicidade</w:delText>
        </w:r>
      </w:del>
      <w:del w:id="1451" w:author="Assessor GDSXSR" w:date="2026-10-31T20:21:25Z">
        <w:r>
          <w:rPr>
            <w:rFonts w:ascii="Arial" w:hAnsi="Arial" w:cs="Arial"/>
            <w:color w:val="808080"/>
            <w:sz w:val="28"/>
            <w:szCs w:val="28"/>
          </w:rPr>
          <w:delText>,</w:delText>
        </w:r>
      </w:del>
      <w:del w:id="1452" w:author="Assessor GDSXSR" w:date="2026-10-31T20:21:25Z">
        <w:r>
          <w:rPr>
            <w:rFonts w:ascii="Arial" w:hAnsi="Arial" w:cs="Arial"/>
            <w:sz w:val="28"/>
            <w:szCs w:val="28"/>
          </w:rPr>
          <w:delText xml:space="preserve"> </w:delText>
        </w:r>
      </w:del>
      <w:del w:id="1453" w:author="Assessor GDSXSR" w:date="2026-10-31T20:21:25Z">
        <w:r>
          <w:rPr>
            <w:rFonts w:ascii="Arial" w:hAnsi="Arial" w:cs="Arial"/>
            <w:color w:val="808080"/>
            <w:sz w:val="28"/>
            <w:szCs w:val="28"/>
          </w:rPr>
          <w:delText>nem</w:delText>
        </w:r>
      </w:del>
      <w:del w:id="1454" w:author="Assessor GDSXSR" w:date="2026-10-31T20:21:25Z">
        <w:r>
          <w:rPr>
            <w:rFonts w:ascii="Arial" w:hAnsi="Arial" w:cs="Arial"/>
            <w:sz w:val="28"/>
            <w:szCs w:val="28"/>
          </w:rPr>
          <w:delText xml:space="preserve"> </w:delText>
        </w:r>
      </w:del>
      <w:del w:id="1455" w:author="Assessor GDSXSR" w:date="2026-10-31T20:21:25Z">
        <w:r>
          <w:rPr>
            <w:rFonts w:ascii="Arial" w:hAnsi="Arial" w:cs="Arial"/>
            <w:color w:val="808080"/>
            <w:sz w:val="28"/>
            <w:szCs w:val="28"/>
          </w:rPr>
          <w:delText>as</w:delText>
        </w:r>
      </w:del>
      <w:del w:id="1456" w:author="Assessor GDSXSR" w:date="2026-10-31T20:21:25Z">
        <w:r>
          <w:rPr>
            <w:rFonts w:ascii="Arial" w:hAnsi="Arial" w:cs="Arial"/>
            <w:sz w:val="28"/>
            <w:szCs w:val="28"/>
          </w:rPr>
          <w:delText xml:space="preserve"> parcelas</w:delText>
        </w:r>
      </w:del>
      <w:del w:id="1457" w:author="Assessor GDSXSR" w:date="2026-10-31T20:21:25Z">
        <w:r>
          <w:rPr>
            <w:rFonts w:ascii="Arial" w:hAnsi="Arial" w:cs="Arial"/>
            <w:color w:val="808080"/>
            <w:sz w:val="28"/>
            <w:szCs w:val="28"/>
          </w:rPr>
          <w:delText xml:space="preserve"> que</w:delText>
        </w:r>
      </w:del>
      <w:del w:id="1458" w:author="Assessor GDSXSR" w:date="2026-10-31T20:21:25Z">
        <w:r>
          <w:rPr>
            <w:rFonts w:ascii="Arial" w:hAnsi="Arial" w:cs="Arial"/>
            <w:sz w:val="28"/>
            <w:szCs w:val="28"/>
          </w:rPr>
          <w:delText xml:space="preserve"> deveriam ser excluídas.</w:delText>
        </w:r>
      </w:del>
    </w:p>
    <w:p w14:paraId="31C848A1" w14:textId="77777777" w:rsidR="005E3FDC" w:rsidRPr="005E3FDC" w:rsidRDefault="005E3FDC" w:rsidP="005E3FDC">
      <w:pPr>
        <w:spacing w:after="0" w:line="360" w:lineRule="auto"/>
        <w:ind w:firstLine="2268"/>
        <w:jc w:val="both"/>
        <w:rPr>
          <w:del w:id="1460" w:author="Assessor GDSXSR" w:date="2026-10-31T20:21:25Z"/>
          <w:rFonts w:ascii="Arial" w:hAnsi="Arial" w:cs="Arial"/>
          <w:sz w:val="28"/>
          <w:szCs w:val="28"/>
        </w:rPr>
      </w:pPr>
    </w:p>
    <w:p w14:paraId="6169F4AA" w14:textId="407626E7" w:rsidR="005E3FDC" w:rsidRPr="005E3FDC" w:rsidRDefault="005E3FDC" w:rsidP="005E3FDC">
      <w:pPr>
        <w:spacing w:after="0" w:line="360" w:lineRule="auto"/>
        <w:ind w:firstLine="2268"/>
        <w:jc w:val="both"/>
        <w:rPr>
          <w:rFonts w:ascii="Arial" w:hAnsi="Arial" w:cs="Arial"/>
          <w:sz w:val="28"/>
          <w:szCs w:val="28"/>
        </w:rPr>
      </w:pPr>
      <w:r>
        <w:rPr>
          <w:rFonts w:ascii="Arial" w:hAnsi="Arial" w:cs="Arial"/>
          <w:sz w:val="28"/>
          <w:szCs w:val="28"/>
        </w:rPr>
        <w:lastRenderedPageBreak/>
        <w:t>A notificação extrajudicial de 14</w:t>
      </w:r>
      <w:r>
        <w:rPr>
          <w:rFonts w:ascii="Arial" w:hAnsi="Arial" w:cs="Arial"/>
          <w:color w:val="808080"/>
          <w:sz w:val="28"/>
          <w:szCs w:val="28"/>
        </w:rPr>
        <w:t>/3/</w:t>
      </w:r>
      <w:r>
        <w:rPr>
          <w:rFonts w:ascii="Arial" w:hAnsi="Arial" w:cs="Arial"/>
          <w:sz w:val="28"/>
          <w:szCs w:val="28"/>
        </w:rPr>
        <w:t xml:space="preserve">2022 registrou dívida </w:t>
      </w:r>
      <w:r>
        <w:rPr>
          <w:rFonts w:ascii="Arial" w:hAnsi="Arial" w:cs="Arial"/>
          <w:color w:val="808080"/>
          <w:sz w:val="28"/>
          <w:szCs w:val="28"/>
        </w:rPr>
        <w:t>de</w:t>
      </w:r>
      <w:r>
        <w:rPr>
          <w:rFonts w:ascii="Arial" w:hAnsi="Arial" w:cs="Arial"/>
          <w:sz w:val="28"/>
          <w:szCs w:val="28"/>
        </w:rPr>
        <w:t xml:space="preserve"> R$ 3.475.389,93, sendo R$ 211.387,84 </w:t>
      </w:r>
      <w:r>
        <w:rPr>
          <w:rFonts w:ascii="Arial" w:hAnsi="Arial" w:cs="Arial"/>
          <w:color w:val="808080"/>
          <w:sz w:val="28"/>
          <w:szCs w:val="28"/>
        </w:rPr>
        <w:t>do</w:t>
      </w:r>
      <w:r>
        <w:rPr>
          <w:rFonts w:ascii="Arial" w:hAnsi="Arial" w:cs="Arial"/>
          <w:sz w:val="28"/>
          <w:szCs w:val="28"/>
        </w:rPr>
        <w:t xml:space="preserve"> Hospital Santa Lúcia de Taguatinga e R$ 3.264.002,09 </w:t>
      </w:r>
      <w:r>
        <w:rPr>
          <w:rFonts w:ascii="Arial" w:hAnsi="Arial" w:cs="Arial"/>
          <w:color w:val="808080"/>
          <w:sz w:val="28"/>
          <w:szCs w:val="28"/>
        </w:rPr>
        <w:t>do</w:t>
      </w:r>
      <w:r>
        <w:rPr>
          <w:rFonts w:ascii="Arial" w:hAnsi="Arial" w:cs="Arial"/>
          <w:sz w:val="28"/>
          <w:szCs w:val="28"/>
        </w:rPr>
        <w:t xml:space="preserve"> Hospital Maria Auxiliadora (ID 88628010).</w:t>
      </w:r>
    </w:p>
    <w:p w14:paraId="38DC1665" w14:textId="77777777" w:rsidR="005E3FDC" w:rsidRPr="005E3FDC" w:rsidRDefault="005E3FDC" w:rsidP="005E3FDC">
      <w:pPr>
        <w:spacing w:after="0" w:line="360" w:lineRule="auto"/>
        <w:ind w:firstLine="2268"/>
        <w:jc w:val="both"/>
        <w:rPr>
          <w:rFonts w:ascii="Arial" w:hAnsi="Arial" w:cs="Arial"/>
          <w:sz w:val="28"/>
          <w:szCs w:val="28"/>
        </w:rPr>
      </w:pPr>
    </w:p>
    <w:p w14:paraId="005ED7D2" w14:textId="77777777" w:rsidR="008D4F08" w:rsidRDefault="00D70F61">
      <w:pPr>
        <w:spacing w:after="0" w:line="360" w:lineRule="auto"/>
        <w:ind w:firstLine="2268"/>
        <w:jc w:val="both"/>
      </w:pPr>
      <w:r>
        <w:rPr>
          <w:rFonts w:ascii="Arial" w:hAnsi="Arial" w:cs="Arial"/>
          <w:sz w:val="28"/>
          <w:szCs w:val="28"/>
          <w:highlight w:val="yellow"/>
          <w:rPrChange w:id="1536" w:author="Assessor GDSXSR" w:date="2026-10-31T20:21:25Z">
            <w:rPr>
              <w:rFonts w:ascii="Arial" w:hAnsi="Arial" w:cs="Arial"/>
              <w:sz w:val="28"/>
              <w:szCs w:val="28"/>
            </w:rPr>
          </w:rPrChange>
        </w:rPr>
        <w:t xml:space="preserve">A cobrança judicial </w:t>
      </w:r>
      <w:del w:id="1461" w:author="Assessor GDSXSR" w:date="2026-10-31T20:21:25Z">
        <w:r>
          <w:rPr>
            <w:rFonts w:ascii="Arial" w:hAnsi="Arial" w:cs="Arial"/>
            <w:sz w:val="28"/>
            <w:szCs w:val="28"/>
          </w:rPr>
          <w:delText xml:space="preserve">abrange</w:delText>
        </w:r>
      </w:del>
      <w:ins w:id="1462" w:author="Assessor GDSXSR" w:date="2026-10-31T20:21:25Z">
        <w:r>
          <w:rPr>
            <w:rFonts w:ascii="Arial" w:hAnsi="Arial" w:cs="Arial"/>
            <w:color w:val="808080"/>
            <w:sz w:val="28"/>
            <w:szCs w:val="28"/>
            <w:highlight w:val="yellow"/>
          </w:rPr>
          <w:t xml:space="preserve">inclui</w:t>
        </w:r>
      </w:ins>
      <w:r>
        <w:rPr>
          <w:rFonts w:ascii="Arial" w:hAnsi="Arial" w:cs="Arial"/>
          <w:sz w:val="28"/>
          <w:szCs w:val="28"/>
          <w:highlight w:val="yellow"/>
          <w:rPrChange w:id="1537" w:author="Assessor GDSXSR" w:date="2026-10-31T20:21:25Z">
            <w:rPr>
              <w:rFonts w:ascii="Arial" w:hAnsi="Arial" w:cs="Arial"/>
              <w:sz w:val="28"/>
              <w:szCs w:val="28"/>
            </w:rPr>
          </w:rPrChange>
        </w:rPr>
        <w:t xml:space="preserve"> faturas </w:t>
      </w:r>
      <w:del w:id="1463" w:author="Assessor GDSXSR" w:date="2026-10-31T20:21:25Z">
        <w:r>
          <w:rPr>
            <w:rFonts w:ascii="Arial" w:hAnsi="Arial" w:cs="Arial"/>
            <w:sz w:val="28"/>
            <w:szCs w:val="28"/>
          </w:rPr>
          <w:delText xml:space="preserve">emitidas </w:delText>
        </w:r>
        <w:r>
          <w:rPr>
            <w:rFonts w:ascii="Arial" w:hAnsi="Arial" w:cs="Arial"/>
            <w:color w:val="808080"/>
            <w:sz w:val="28"/>
            <w:szCs w:val="28"/>
          </w:rPr>
          <w:delText xml:space="preserve">depois</w:delText>
        </w:r>
        <w:r>
          <w:rPr>
            <w:rFonts w:ascii="Arial" w:hAnsi="Arial" w:cs="Arial"/>
            <w:sz w:val="28"/>
            <w:szCs w:val="28"/>
          </w:rPr>
          <w:delText xml:space="preserve"> </w:delText>
        </w:r>
        <w:r>
          <w:rPr>
            <w:rFonts w:ascii="Arial" w:hAnsi="Arial" w:cs="Arial"/>
            <w:color w:val="808080"/>
            <w:sz w:val="28"/>
            <w:szCs w:val="28"/>
          </w:rPr>
          <w:delText xml:space="preserve">da</w:delText>
        </w:r>
        <w:r>
          <w:rPr>
            <w:rFonts w:ascii="Arial" w:hAnsi="Arial" w:cs="Arial"/>
            <w:sz w:val="28"/>
            <w:szCs w:val="28"/>
          </w:rPr>
          <w:delText xml:space="preserve"> notificação</w:delText>
        </w:r>
      </w:del>
      <w:ins w:id="1464" w:author="Assessor GDSXSR" w:date="2026-10-31T20:21:25Z">
        <w:r>
          <w:rPr>
            <w:rFonts w:ascii="Arial" w:hAnsi="Arial" w:cs="Arial"/>
            <w:color w:val="808080"/>
            <w:sz w:val="28"/>
            <w:szCs w:val="28"/>
            <w:highlight w:val="yellow"/>
          </w:rPr>
          <w:t xml:space="preserve">posteriores</w:t>
        </w:r>
      </w:ins>
      <w:r>
        <w:rPr>
          <w:rFonts w:ascii="Arial" w:hAnsi="Arial" w:cs="Arial"/>
          <w:sz w:val="28"/>
          <w:szCs w:val="28"/>
          <w:highlight w:val="yellow"/>
          <w:rPrChange w:id="1538" w:author="Assessor GDSXSR" w:date="2026-10-31T20:21:25Z">
            <w:rPr>
              <w:rFonts w:ascii="Arial" w:hAnsi="Arial" w:cs="Arial"/>
              <w:sz w:val="28"/>
              <w:szCs w:val="28"/>
            </w:rPr>
          </w:rPrChange>
        </w:rPr>
        <w:t xml:space="preserve">,</w:t>
      </w:r>
      <w:del w:id="1465" w:author="Assessor GDSXSR" w:date="2026-10-31T20:21:25Z">
        <w:r>
          <w:rPr>
            <w:rFonts w:ascii="Arial" w:hAnsi="Arial" w:cs="Arial"/>
            <w:sz w:val="28"/>
            <w:szCs w:val="28"/>
          </w:rPr>
          <w:delText xml:space="preserve"> inclusive</w:delText>
        </w:r>
      </w:del>
      <w:r>
        <w:rPr>
          <w:rFonts w:ascii="Arial" w:hAnsi="Arial" w:cs="Arial"/>
          <w:sz w:val="28"/>
          <w:szCs w:val="28"/>
          <w:highlight w:val="yellow"/>
          <w:rPrChange w:id="1539" w:author="Assessor GDSXSR" w:date="2026-10-31T20:21:25Z">
            <w:rPr>
              <w:rFonts w:ascii="Arial" w:hAnsi="Arial" w:cs="Arial"/>
              <w:sz w:val="28"/>
              <w:szCs w:val="28"/>
            </w:rPr>
          </w:rPrChange>
        </w:rPr>
        <w:t xml:space="preserve"> notas fiscais de junho</w:t>
      </w:r>
      <w:del w:id="1466" w:author="Assessor GDSXSR" w:date="2026-10-31T20:21:25Z">
        <w:r>
          <w:rPr>
            <w:rFonts w:ascii="Arial" w:hAnsi="Arial" w:cs="Arial"/>
            <w:sz w:val="28"/>
            <w:szCs w:val="28"/>
          </w:rPr>
          <w:delText xml:space="preserve">,</w:delText>
        </w:r>
      </w:del>
      <w:r>
        <w:rPr>
          <w:rFonts w:ascii="Arial" w:hAnsi="Arial" w:cs="Arial"/>
          <w:sz w:val="28"/>
          <w:szCs w:val="28"/>
          <w:highlight w:val="yellow"/>
          <w:rPrChange w:id="1540" w:author="Assessor GDSXSR" w:date="2026-10-31T20:21:25Z">
            <w:rPr>
              <w:rFonts w:ascii="Arial" w:hAnsi="Arial" w:cs="Arial"/>
              <w:sz w:val="28"/>
              <w:szCs w:val="28"/>
            </w:rPr>
          </w:rPrChange>
        </w:rPr>
        <w:t xml:space="preserve"> </w:t>
      </w:r>
      <w:del w:id="1467" w:author="Assessor GDSXSR" w:date="2026-10-31T20:21:25Z">
        <w:r>
          <w:rPr>
            <w:rFonts w:ascii="Arial" w:hAnsi="Arial" w:cs="Arial"/>
            <w:sz w:val="28"/>
            <w:szCs w:val="28"/>
          </w:rPr>
          <w:delText xml:space="preserve">julho e</w:delText>
        </w:r>
      </w:del>
      <w:ins w:id="1468" w:author="Assessor GDSXSR" w:date="2026-10-31T20:21:25Z">
        <w:r>
          <w:rPr>
            <w:rFonts w:ascii="Arial" w:hAnsi="Arial" w:cs="Arial"/>
            <w:color w:val="808080"/>
            <w:sz w:val="28"/>
            <w:szCs w:val="28"/>
            <w:highlight w:val="yellow"/>
          </w:rPr>
          <w:t xml:space="preserve">a</w:t>
        </w:r>
      </w:ins>
      <w:r>
        <w:rPr>
          <w:rFonts w:ascii="Arial" w:hAnsi="Arial" w:cs="Arial"/>
          <w:sz w:val="28"/>
          <w:szCs w:val="28"/>
          <w:highlight w:val="yellow"/>
          <w:rPrChange w:id="1541" w:author="Assessor GDSXSR" w:date="2026-10-31T20:21:25Z">
            <w:rPr>
              <w:rFonts w:ascii="Arial" w:hAnsi="Arial" w:cs="Arial"/>
              <w:sz w:val="28"/>
              <w:szCs w:val="28"/>
            </w:rPr>
          </w:rPrChange>
        </w:rPr>
        <w:t xml:space="preserve"> agosto de 2022</w:t>
      </w:r>
      <w:ins w:id="1469" w:author="Assessor GDSXSR" w:date="2026-10-31T20:21:25Z">
        <w:r>
          <w:rPr>
            <w:rFonts w:ascii="Arial" w:hAnsi="Arial" w:cs="Arial"/>
            <w:color w:val="808080"/>
            <w:sz w:val="28"/>
            <w:szCs w:val="28"/>
            <w:highlight w:val="yellow"/>
          </w:rPr>
          <w:t xml:space="preserve"> e a atualização até 17/12/2024, data da decretação da falência, o que explica a diferença nominal</w:t>
        </w:r>
      </w:ins>
      <w:r>
        <w:rPr>
          <w:rFonts w:ascii="Arial" w:hAnsi="Arial" w:cs="Arial"/>
          <w:sz w:val="28"/>
          <w:szCs w:val="28"/>
          <w:highlight w:val="yellow"/>
          <w:rPrChange w:id="1542" w:author="Assessor GDSXSR" w:date="2026-10-31T20:21:25Z">
            <w:rPr>
              <w:rFonts w:ascii="Arial" w:hAnsi="Arial" w:cs="Arial"/>
              <w:sz w:val="28"/>
              <w:szCs w:val="28"/>
            </w:rPr>
          </w:rPrChange>
        </w:rPr>
        <w:t xml:space="preserve">.</w:t>
      </w:r>
    </w:p>
    <w:p w14:paraId="518A49D6" w14:textId="77777777" w:rsidR="008D4F08" w:rsidRDefault="008D4F08">
      <w:pPr>
        <w:spacing w:after="0" w:line="360" w:lineRule="auto"/>
        <w:ind w:firstLine="2268"/>
        <w:jc w:val="both"/>
      </w:pPr>
    </w:p>
    <w:p w14:paraId="6E53E519" w14:textId="77777777" w:rsidR="005E3FDC" w:rsidRPr="005E3FDC" w:rsidRDefault="005E3FDC" w:rsidP="005E3FDC">
      <w:pPr>
        <w:spacing w:after="0" w:line="360" w:lineRule="auto"/>
        <w:ind w:firstLine="2268"/>
        <w:jc w:val="both"/>
        <w:rPr>
          <w:del w:id="1478" w:author="Assessor GDSXSR" w:date="2026-10-31T20:21:25Z"/>
          <w:rFonts w:ascii="Arial" w:hAnsi="Arial" w:cs="Arial"/>
          <w:sz w:val="28"/>
          <w:szCs w:val="28"/>
        </w:rPr>
      </w:pPr>
      <w:del w:id="1470" w:author="Assessor GDSXSR" w:date="2026-10-31T20:21:25Z">
        <w:r>
          <w:rPr>
            <w:rFonts w:ascii="Arial" w:hAnsi="Arial" w:cs="Arial"/>
            <w:color w:val="808080"/>
            <w:sz w:val="28"/>
            <w:szCs w:val="28"/>
          </w:rPr>
          <w:delText>Abrange</w:delText>
        </w:r>
      </w:del>
      <w:del w:id="1471" w:author="Assessor GDSXSR" w:date="2026-10-31T20:21:25Z">
        <w:r>
          <w:rPr>
            <w:rFonts w:ascii="Arial" w:hAnsi="Arial" w:cs="Arial"/>
            <w:sz w:val="28"/>
            <w:szCs w:val="28"/>
          </w:rPr>
          <w:delText xml:space="preserve"> </w:delText>
        </w:r>
      </w:del>
      <w:del w:id="1472" w:author="Assessor GDSXSR" w:date="2026-10-31T20:21:25Z">
        <w:r>
          <w:rPr>
            <w:rFonts w:ascii="Arial" w:hAnsi="Arial" w:cs="Arial"/>
            <w:color w:val="808080"/>
            <w:sz w:val="28"/>
            <w:szCs w:val="28"/>
          </w:rPr>
          <w:delText>também</w:delText>
        </w:r>
      </w:del>
      <w:del w:id="1473" w:author="Assessor GDSXSR" w:date="2026-10-31T20:21:25Z">
        <w:r>
          <w:rPr>
            <w:rFonts w:ascii="Arial" w:hAnsi="Arial" w:cs="Arial"/>
            <w:sz w:val="28"/>
            <w:szCs w:val="28"/>
          </w:rPr>
          <w:delText xml:space="preserve"> a atualização monetária de cada obrigação até 17</w:delText>
        </w:r>
      </w:del>
      <w:del w:id="1474" w:author="Assessor GDSXSR" w:date="2026-10-31T20:21:25Z">
        <w:r>
          <w:rPr>
            <w:rFonts w:ascii="Arial" w:hAnsi="Arial" w:cs="Arial"/>
            <w:color w:val="808080"/>
            <w:sz w:val="28"/>
            <w:szCs w:val="28"/>
          </w:rPr>
          <w:delText>/12/</w:delText>
        </w:r>
      </w:del>
      <w:del w:id="1475" w:author="Assessor GDSXSR" w:date="2026-10-31T20:21:25Z">
        <w:r>
          <w:rPr>
            <w:rFonts w:ascii="Arial" w:hAnsi="Arial" w:cs="Arial"/>
            <w:sz w:val="28"/>
            <w:szCs w:val="28"/>
          </w:rPr>
          <w:delText xml:space="preserve">2024, data da decretação da falência, conforme os demonstrativos </w:delText>
        </w:r>
      </w:del>
      <w:del w:id="1476" w:author="Assessor GDSXSR" w:date="2026-10-31T20:21:25Z">
        <w:r>
          <w:rPr>
            <w:rFonts w:ascii="Arial" w:hAnsi="Arial" w:cs="Arial"/>
            <w:color w:val="808080"/>
            <w:sz w:val="28"/>
            <w:szCs w:val="28"/>
          </w:rPr>
          <w:delText>da</w:delText>
        </w:r>
      </w:del>
      <w:del w:id="1477" w:author="Assessor GDSXSR" w:date="2026-10-31T20:21:25Z">
        <w:r>
          <w:rPr>
            <w:rFonts w:ascii="Arial" w:hAnsi="Arial" w:cs="Arial"/>
            <w:sz w:val="28"/>
            <w:szCs w:val="28"/>
          </w:rPr>
          <w:delText xml:space="preserve"> inicial.</w:delText>
        </w:r>
      </w:del>
    </w:p>
    <w:p w14:paraId="2388EA11" w14:textId="77777777" w:rsidR="005E3FDC" w:rsidRPr="005E3FDC" w:rsidRDefault="005E3FDC" w:rsidP="005E3FDC">
      <w:pPr>
        <w:spacing w:after="0" w:line="360" w:lineRule="auto"/>
        <w:ind w:firstLine="2268"/>
        <w:jc w:val="both"/>
        <w:rPr>
          <w:del w:id="1479" w:author="Assessor GDSXSR" w:date="2026-10-31T20:21:25Z"/>
          <w:rFonts w:ascii="Arial" w:hAnsi="Arial" w:cs="Arial"/>
          <w:sz w:val="28"/>
          <w:szCs w:val="28"/>
        </w:rPr>
      </w:pPr>
    </w:p>
    <w:p w14:paraId="56885CED" w14:textId="7B6317B3" w:rsidR="005E3FDC" w:rsidRPr="005E3FDC" w:rsidRDefault="005E3FDC" w:rsidP="005E3FDC">
      <w:pPr>
        <w:spacing w:after="0" w:line="360" w:lineRule="auto"/>
        <w:ind w:firstLine="2268"/>
        <w:jc w:val="both"/>
        <w:rPr>
          <w:del w:id="1495" w:author="Assessor GDSXSR" w:date="2026-10-31T20:21:25Z"/>
          <w:rFonts w:ascii="Arial" w:hAnsi="Arial" w:cs="Arial"/>
          <w:sz w:val="28"/>
          <w:szCs w:val="28"/>
        </w:rPr>
      </w:pPr>
      <w:del w:id="1480" w:author="Assessor GDSXSR" w:date="2026-10-31T20:21:25Z">
        <w:r>
          <w:rPr>
            <w:rFonts w:ascii="Arial" w:hAnsi="Arial" w:cs="Arial"/>
            <w:sz w:val="28"/>
            <w:szCs w:val="28"/>
            <w:highlight w:val="yellow"/>
          </w:rPr>
          <w:delText xml:space="preserve">O valor de R$ 9.134.804,75 não </w:delText>
        </w:r>
      </w:del>
      <w:del w:id="1481" w:author="Assessor GDSXSR" w:date="2026-10-31T20:21:25Z">
        <w:r>
          <w:rPr>
            <w:rFonts w:ascii="Arial" w:hAnsi="Arial" w:cs="Arial"/>
            <w:color w:val="808080"/>
            <w:sz w:val="28"/>
            <w:szCs w:val="28"/>
            <w:highlight w:val="yellow"/>
          </w:rPr>
          <w:delText>é</w:delText>
        </w:r>
      </w:del>
      <w:del w:id="1482" w:author="Assessor GDSXSR" w:date="2026-10-31T20:21:25Z">
        <w:r>
          <w:rPr>
            <w:rFonts w:ascii="Arial" w:hAnsi="Arial" w:cs="Arial"/>
            <w:sz w:val="28"/>
            <w:szCs w:val="28"/>
            <w:highlight w:val="yellow"/>
          </w:rPr>
          <w:delText xml:space="preserve">, portanto, mera atualização do saldo </w:delText>
        </w:r>
      </w:del>
      <w:del w:id="1483" w:author="Assessor GDSXSR" w:date="2026-10-31T20:21:25Z">
        <w:r>
          <w:rPr>
            <w:rFonts w:ascii="Arial" w:hAnsi="Arial" w:cs="Arial"/>
            <w:color w:val="808080"/>
            <w:sz w:val="28"/>
            <w:szCs w:val="28"/>
            <w:highlight w:val="yellow"/>
          </w:rPr>
          <w:delText>de</w:delText>
        </w:r>
      </w:del>
      <w:del w:id="1484" w:author="Assessor GDSXSR" w:date="2026-10-31T20:21:25Z">
        <w:r>
          <w:rPr>
            <w:rFonts w:ascii="Arial" w:hAnsi="Arial" w:cs="Arial"/>
            <w:sz w:val="28"/>
            <w:szCs w:val="28"/>
            <w:highlight w:val="yellow"/>
          </w:rPr>
          <w:delText xml:space="preserve"> março de 2022</w:delText>
        </w:r>
      </w:del>
      <w:del w:id="1485" w:author="Assessor GDSXSR" w:date="2026-10-31T20:21:25Z">
        <w:r>
          <w:rPr>
            <w:rFonts w:ascii="Arial" w:hAnsi="Arial" w:cs="Arial"/>
            <w:color w:val="808080"/>
            <w:sz w:val="28"/>
            <w:szCs w:val="28"/>
            <w:highlight w:val="yellow"/>
          </w:rPr>
          <w:delText>,</w:delText>
        </w:r>
      </w:del>
      <w:del w:id="1486" w:author="Assessor GDSXSR" w:date="2026-10-31T20:21:25Z">
        <w:r>
          <w:rPr>
            <w:rFonts w:ascii="Arial" w:hAnsi="Arial" w:cs="Arial"/>
            <w:sz w:val="28"/>
            <w:szCs w:val="28"/>
            <w:highlight w:val="yellow"/>
          </w:rPr>
          <w:delText xml:space="preserve"> </w:delText>
        </w:r>
      </w:del>
      <w:del w:id="1487" w:author="Assessor GDSXSR" w:date="2026-10-31T20:21:25Z">
        <w:r>
          <w:rPr>
            <w:rFonts w:ascii="Arial" w:hAnsi="Arial" w:cs="Arial"/>
            <w:color w:val="808080"/>
            <w:sz w:val="28"/>
            <w:szCs w:val="28"/>
            <w:highlight w:val="yellow"/>
          </w:rPr>
          <w:delText>e</w:delText>
        </w:r>
      </w:del>
      <w:del w:id="1488" w:author="Assessor GDSXSR" w:date="2026-10-31T20:21:25Z">
        <w:r>
          <w:rPr>
            <w:rFonts w:ascii="Arial" w:hAnsi="Arial" w:cs="Arial"/>
            <w:sz w:val="28"/>
            <w:szCs w:val="28"/>
            <w:highlight w:val="yellow"/>
          </w:rPr>
          <w:delText xml:space="preserve"> </w:delText>
        </w:r>
      </w:del>
      <w:del w:id="1489" w:author="Assessor GDSXSR" w:date="2026-10-31T20:21:25Z">
        <w:r>
          <w:rPr>
            <w:rFonts w:ascii="Arial" w:hAnsi="Arial" w:cs="Arial"/>
            <w:color w:val="808080"/>
            <w:sz w:val="28"/>
            <w:szCs w:val="28"/>
            <w:highlight w:val="yellow"/>
          </w:rPr>
          <w:delText>a</w:delText>
        </w:r>
      </w:del>
      <w:del w:id="1490" w:author="Assessor GDSXSR" w:date="2026-10-31T20:21:25Z">
        <w:r>
          <w:rPr>
            <w:rFonts w:ascii="Arial" w:hAnsi="Arial" w:cs="Arial"/>
            <w:sz w:val="28"/>
            <w:szCs w:val="28"/>
            <w:highlight w:val="yellow"/>
          </w:rPr>
          <w:delText xml:space="preserve"> </w:delText>
        </w:r>
      </w:del>
      <w:del w:id="1491" w:author="Assessor GDSXSR" w:date="2026-10-31T20:21:25Z">
        <w:r>
          <w:rPr>
            <w:rFonts w:ascii="Arial" w:hAnsi="Arial" w:cs="Arial"/>
            <w:color w:val="808080"/>
            <w:sz w:val="28"/>
            <w:szCs w:val="28"/>
            <w:highlight w:val="yellow"/>
          </w:rPr>
          <w:delText>diferença nominal entre valores apurados em momentos distintos não demonstra excesso</w:delText>
        </w:r>
      </w:del>
      <w:del w:id="1492" w:author="Assessor GDSXSR" w:date="2026-10-31T20:21:25Z">
        <w:r>
          <w:rPr>
            <w:rFonts w:ascii="Arial" w:hAnsi="Arial" w:cs="Arial"/>
            <w:sz w:val="28"/>
            <w:szCs w:val="28"/>
            <w:highlight w:val="yellow"/>
          </w:rPr>
          <w:delText xml:space="preserve"> de </w:delText>
        </w:r>
      </w:del>
      <w:del w:id="1493" w:author="Assessor GDSXSR" w:date="2026-10-31T20:21:25Z">
        <w:r>
          <w:rPr>
            <w:rFonts w:ascii="Arial" w:hAnsi="Arial" w:cs="Arial"/>
            <w:color w:val="808080"/>
            <w:sz w:val="28"/>
            <w:szCs w:val="28"/>
            <w:highlight w:val="yellow"/>
          </w:rPr>
          <w:delText>cobrança</w:delText>
        </w:r>
      </w:del>
      <w:del w:id="1494" w:author="Assessor GDSXSR" w:date="2026-10-31T20:21:25Z">
        <w:r>
          <w:rPr>
            <w:rFonts w:ascii="Arial" w:hAnsi="Arial" w:cs="Arial"/>
            <w:sz w:val="28"/>
            <w:szCs w:val="28"/>
            <w:highlight w:val="yellow"/>
          </w:rPr>
          <w:delText>.</w:delText>
        </w:r>
      </w:del>
    </w:p>
    <w:p w14:paraId="4861C644" w14:textId="77777777" w:rsidR="005E3FDC" w:rsidRPr="005E3FDC" w:rsidRDefault="005E3FDC" w:rsidP="005E3FDC">
      <w:pPr>
        <w:spacing w:after="0" w:line="360" w:lineRule="auto"/>
        <w:ind w:firstLine="2268"/>
        <w:jc w:val="both"/>
        <w:rPr>
          <w:del w:id="1496" w:author="Assessor GDSXSR" w:date="2026-10-31T20:21:25Z"/>
          <w:rFonts w:ascii="Arial" w:hAnsi="Arial" w:cs="Arial"/>
          <w:sz w:val="28"/>
          <w:szCs w:val="28"/>
        </w:rPr>
      </w:pPr>
    </w:p>
    <w:p w14:paraId="350E535A" w14:textId="77777777" w:rsidR="005E3FDC" w:rsidRPr="005E3FDC" w:rsidRDefault="005E3FDC" w:rsidP="005E3FDC">
      <w:pPr>
        <w:spacing w:after="0" w:line="360" w:lineRule="auto"/>
        <w:ind w:firstLine="2268"/>
        <w:jc w:val="both"/>
        <w:rPr>
          <w:del w:id="1498" w:author="Assessor GDSXSR" w:date="2026-10-31T20:21:25Z"/>
          <w:rFonts w:ascii="Arial" w:hAnsi="Arial" w:cs="Arial"/>
          <w:sz w:val="28"/>
          <w:szCs w:val="28"/>
        </w:rPr>
      </w:pPr>
      <w:del w:id="1497" w:author="Assessor GDSXSR" w:date="2026-10-31T20:21:25Z">
        <w:r w:rsidRPr="005E3FDC">
          <w:rPr>
            <w:rFonts w:ascii="Arial" w:hAnsi="Arial" w:cs="Arial"/>
            <w:sz w:val="28"/>
            <w:szCs w:val="28"/>
          </w:rPr>
          <w:delText>Sem a identificação de erro concreto nos cálculos ou nos documentos, não há fundamento para afastar ou reduzir a condenação.</w:delText>
        </w:r>
      </w:del>
    </w:p>
    <w:p w14:paraId="01A0828F" w14:textId="77777777" w:rsidR="005E3FDC" w:rsidRPr="005E3FDC" w:rsidRDefault="005E3FDC" w:rsidP="005E3FDC">
      <w:pPr>
        <w:spacing w:after="0" w:line="360" w:lineRule="auto"/>
        <w:ind w:firstLine="2268"/>
        <w:jc w:val="both"/>
        <w:rPr>
          <w:del w:id="1499" w:author="Assessor GDSXSR" w:date="2026-10-31T20:21:25Z"/>
          <w:rFonts w:ascii="Arial" w:hAnsi="Arial" w:cs="Arial"/>
          <w:sz w:val="28"/>
          <w:szCs w:val="28"/>
        </w:rPr>
      </w:pPr>
    </w:p>
    <w:p w14:paraId="39D0B47E" w14:textId="0146C05D" w:rsidR="005E3FDC" w:rsidRDefault="005E3FDC" w:rsidP="005E3FDC">
      <w:pPr>
        <w:spacing w:after="0" w:line="360" w:lineRule="auto"/>
        <w:ind w:firstLine="2268"/>
        <w:jc w:val="both"/>
        <w:rPr>
          <w:rFonts w:ascii="Arial" w:hAnsi="Arial" w:cs="Arial"/>
          <w:sz w:val="28"/>
          <w:szCs w:val="28"/>
        </w:rPr>
      </w:pPr>
      <w:r>
        <w:rPr>
          <w:rFonts w:ascii="Arial" w:hAnsi="Arial" w:cs="Arial"/>
          <w:color w:val="808080"/>
          <w:sz w:val="28"/>
          <w:szCs w:val="28"/>
          <w:highlight w:val="yellow"/>
          <w:rPrChange w:id="1543" w:author="Assessor GDSXSR" w:date="2026-10-31T20:21:25Z">
            <w:rPr>
              <w:rFonts w:ascii="Arial" w:hAnsi="Arial" w:cs="Arial"/>
              <w:color w:val="808080"/>
              <w:sz w:val="28"/>
              <w:szCs w:val="28"/>
              <w:highlight w:val="yellow"/>
            </w:rPr>
          </w:rPrChange>
        </w:rPr>
        <w:t xml:space="preserve">Por</w:t>
      </w:r>
      <w:r>
        <w:rPr>
          <w:rFonts w:ascii="Arial" w:hAnsi="Arial" w:cs="Arial"/>
          <w:sz w:val="28"/>
          <w:szCs w:val="28"/>
          <w:highlight w:val="yellow"/>
          <w:rPrChange w:id="1544" w:author="Assessor GDSXSR" w:date="2026-10-31T20:21:25Z">
            <w:rPr>
              <w:rFonts w:ascii="Arial" w:hAnsi="Arial" w:cs="Arial"/>
              <w:sz w:val="28"/>
              <w:szCs w:val="28"/>
              <w:highlight w:val="yellow"/>
            </w:rPr>
          </w:rPrChange>
        </w:rPr>
        <w:t xml:space="preserve"> </w:t>
      </w:r>
      <w:r>
        <w:rPr>
          <w:rFonts w:ascii="Arial" w:hAnsi="Arial" w:cs="Arial"/>
          <w:color w:val="808080"/>
          <w:sz w:val="28"/>
          <w:szCs w:val="28"/>
          <w:highlight w:val="yellow"/>
          <w:rPrChange w:id="1545" w:author="Assessor GDSXSR" w:date="2026-10-31T20:21:25Z">
            <w:rPr>
              <w:rFonts w:ascii="Arial" w:hAnsi="Arial" w:cs="Arial"/>
              <w:color w:val="808080"/>
              <w:sz w:val="28"/>
              <w:szCs w:val="28"/>
              <w:highlight w:val="yellow"/>
            </w:rPr>
          </w:rPrChange>
        </w:rPr>
        <w:t xml:space="preserve">fim,</w:t>
      </w:r>
      <w:r>
        <w:rPr>
          <w:rFonts w:ascii="Arial" w:hAnsi="Arial" w:cs="Arial"/>
          <w:sz w:val="28"/>
          <w:szCs w:val="28"/>
          <w:highlight w:val="yellow"/>
          <w:rPrChange w:id="1546" w:author="Assessor GDSXSR" w:date="2026-10-31T20:21:25Z">
            <w:rPr>
              <w:rFonts w:ascii="Arial" w:hAnsi="Arial" w:cs="Arial"/>
              <w:sz w:val="28"/>
              <w:szCs w:val="28"/>
              <w:highlight w:val="yellow"/>
            </w:rPr>
          </w:rPrChange>
        </w:rPr>
        <w:t xml:space="preserve"> a </w:t>
      </w:r>
      <w:r>
        <w:rPr>
          <w:rFonts w:ascii="Arial" w:hAnsi="Arial" w:cs="Arial"/>
          <w:color w:val="808080"/>
          <w:sz w:val="28"/>
          <w:szCs w:val="28"/>
          <w:highlight w:val="yellow"/>
          <w:rPrChange w:id="1547" w:author="Assessor GDSXSR" w:date="2026-10-31T20:21:25Z">
            <w:rPr>
              <w:rFonts w:ascii="Arial" w:hAnsi="Arial" w:cs="Arial"/>
              <w:color w:val="808080"/>
              <w:sz w:val="28"/>
              <w:szCs w:val="28"/>
              <w:highlight w:val="yellow"/>
            </w:rPr>
          </w:rPrChange>
        </w:rPr>
        <w:t xml:space="preserve">sentença</w:t>
      </w:r>
      <w:r>
        <w:rPr>
          <w:rFonts w:ascii="Arial" w:hAnsi="Arial" w:cs="Arial"/>
          <w:sz w:val="28"/>
          <w:szCs w:val="28"/>
          <w:highlight w:val="yellow"/>
          <w:rPrChange w:id="1548" w:author="Assessor GDSXSR" w:date="2026-10-31T20:21:25Z">
            <w:rPr>
              <w:rFonts w:ascii="Arial" w:hAnsi="Arial" w:cs="Arial"/>
              <w:sz w:val="28"/>
              <w:szCs w:val="28"/>
              <w:highlight w:val="yellow"/>
            </w:rPr>
          </w:rPrChange>
        </w:rPr>
        <w:t xml:space="preserve"> deve ser </w:t>
      </w:r>
      <w:r>
        <w:rPr>
          <w:rFonts w:ascii="Arial" w:hAnsi="Arial" w:cs="Arial"/>
          <w:color w:val="808080"/>
          <w:sz w:val="28"/>
          <w:szCs w:val="28"/>
          <w:highlight w:val="yellow"/>
          <w:rPrChange w:id="1549" w:author="Assessor GDSXSR" w:date="2026-10-31T20:21:25Z">
            <w:rPr>
              <w:rFonts w:ascii="Arial" w:hAnsi="Arial" w:cs="Arial"/>
              <w:color w:val="808080"/>
              <w:sz w:val="28"/>
              <w:szCs w:val="28"/>
              <w:highlight w:val="yellow"/>
            </w:rPr>
          </w:rPrChange>
        </w:rPr>
        <w:t xml:space="preserve">mantida,</w:t>
      </w:r>
      <w:r>
        <w:rPr>
          <w:rFonts w:ascii="Arial" w:hAnsi="Arial" w:cs="Arial"/>
          <w:sz w:val="28"/>
          <w:szCs w:val="28"/>
          <w:highlight w:val="yellow"/>
          <w:rPrChange w:id="1550" w:author="Assessor GDSXSR" w:date="2026-10-31T20:21:25Z">
            <w:rPr>
              <w:rFonts w:ascii="Arial" w:hAnsi="Arial" w:cs="Arial"/>
              <w:sz w:val="28"/>
              <w:szCs w:val="28"/>
              <w:highlight w:val="yellow"/>
            </w:rPr>
          </w:rPrChange>
        </w:rPr>
        <w:t xml:space="preserve"> </w:t>
      </w:r>
      <w:r>
        <w:rPr>
          <w:rFonts w:ascii="Arial" w:hAnsi="Arial" w:cs="Arial"/>
          <w:color w:val="808080"/>
          <w:sz w:val="28"/>
          <w:szCs w:val="28"/>
          <w:highlight w:val="yellow"/>
          <w:rPrChange w:id="1551" w:author="Assessor GDSXSR" w:date="2026-10-31T20:21:25Z">
            <w:rPr>
              <w:rFonts w:ascii="Arial" w:hAnsi="Arial" w:cs="Arial"/>
              <w:color w:val="808080"/>
              <w:sz w:val="28"/>
              <w:szCs w:val="28"/>
              <w:highlight w:val="yellow"/>
            </w:rPr>
          </w:rPrChange>
        </w:rPr>
        <w:t xml:space="preserve">com</w:t>
      </w:r>
      <w:r>
        <w:rPr>
          <w:rFonts w:ascii="Arial" w:hAnsi="Arial" w:cs="Arial"/>
          <w:sz w:val="28"/>
          <w:szCs w:val="28"/>
          <w:highlight w:val="yellow"/>
          <w:rPrChange w:id="1552" w:author="Assessor GDSXSR" w:date="2026-10-31T20:21:25Z">
            <w:rPr>
              <w:rFonts w:ascii="Arial" w:hAnsi="Arial" w:cs="Arial"/>
              <w:sz w:val="28"/>
              <w:szCs w:val="28"/>
              <w:highlight w:val="yellow"/>
            </w:rPr>
          </w:rPrChange>
        </w:rPr>
        <w:t xml:space="preserve"> </w:t>
      </w:r>
      <w:r>
        <w:rPr>
          <w:rFonts w:ascii="Arial" w:hAnsi="Arial" w:cs="Arial"/>
          <w:color w:val="808080"/>
          <w:sz w:val="28"/>
          <w:szCs w:val="28"/>
          <w:highlight w:val="yellow"/>
          <w:rPrChange w:id="1553" w:author="Assessor GDSXSR" w:date="2026-10-31T20:21:25Z">
            <w:rPr>
              <w:rFonts w:ascii="Arial" w:hAnsi="Arial" w:cs="Arial"/>
              <w:color w:val="808080"/>
              <w:sz w:val="28"/>
              <w:szCs w:val="28"/>
              <w:highlight w:val="yellow"/>
            </w:rPr>
          </w:rPrChange>
        </w:rPr>
        <w:t xml:space="preserve">o</w:t>
      </w:r>
      <w:r>
        <w:rPr>
          <w:rFonts w:ascii="Arial" w:hAnsi="Arial" w:cs="Arial"/>
          <w:sz w:val="28"/>
          <w:szCs w:val="28"/>
          <w:highlight w:val="yellow"/>
          <w:rPrChange w:id="1554" w:author="Assessor GDSXSR" w:date="2026-10-31T20:21:25Z">
            <w:rPr>
              <w:rFonts w:ascii="Arial" w:hAnsi="Arial" w:cs="Arial"/>
              <w:sz w:val="28"/>
              <w:szCs w:val="28"/>
              <w:highlight w:val="yellow"/>
            </w:rPr>
          </w:rPrChange>
        </w:rPr>
        <w:t xml:space="preserve"> </w:t>
      </w:r>
      <w:r>
        <w:rPr>
          <w:rFonts w:ascii="Arial" w:hAnsi="Arial" w:cs="Arial"/>
          <w:color w:val="808080"/>
          <w:sz w:val="28"/>
          <w:szCs w:val="28"/>
          <w:highlight w:val="yellow"/>
          <w:rPrChange w:id="1555" w:author="Assessor GDSXSR" w:date="2026-10-31T20:21:25Z">
            <w:rPr>
              <w:rFonts w:ascii="Arial" w:hAnsi="Arial" w:cs="Arial"/>
              <w:color w:val="808080"/>
              <w:sz w:val="28"/>
              <w:szCs w:val="28"/>
              <w:highlight w:val="yellow"/>
            </w:rPr>
          </w:rPrChange>
        </w:rPr>
        <w:t xml:space="preserve">esclarecimento de</w:t>
      </w:r>
      <w:r>
        <w:rPr>
          <w:rFonts w:ascii="Arial" w:hAnsi="Arial" w:cs="Arial"/>
          <w:sz w:val="28"/>
          <w:szCs w:val="28"/>
          <w:highlight w:val="yellow"/>
          <w:rPrChange w:id="1556" w:author="Assessor GDSXSR" w:date="2026-10-31T20:21:25Z">
            <w:rPr>
              <w:rFonts w:ascii="Arial" w:hAnsi="Arial" w:cs="Arial"/>
              <w:sz w:val="28"/>
              <w:szCs w:val="28"/>
              <w:highlight w:val="yellow"/>
            </w:rPr>
          </w:rPrChange>
        </w:rPr>
        <w:t xml:space="preserve"> que os e-mails </w:t>
      </w:r>
      <w:del w:id="1500" w:author="Assessor GDSXSR" w:date="2026-10-31T20:21:25Z">
        <w:r>
          <w:rPr>
            <w:rFonts w:ascii="Arial" w:hAnsi="Arial" w:cs="Arial"/>
            <w:sz w:val="28"/>
            <w:szCs w:val="28"/>
            <w:highlight w:val="yellow"/>
          </w:rPr>
          <w:delText xml:space="preserve">não </w:delText>
        </w:r>
        <w:r>
          <w:rPr>
            <w:rFonts w:ascii="Arial" w:hAnsi="Arial" w:cs="Arial"/>
            <w:color w:val="808080"/>
            <w:sz w:val="28"/>
            <w:szCs w:val="28"/>
            <w:highlight w:val="yellow"/>
          </w:rPr>
          <w:delText xml:space="preserve">confirmam</w:delText>
        </w:r>
        <w:r>
          <w:rPr>
            <w:rFonts w:ascii="Arial" w:hAnsi="Arial" w:cs="Arial"/>
            <w:sz w:val="28"/>
            <w:szCs w:val="28"/>
            <w:highlight w:val="yellow"/>
          </w:rPr>
          <w:delText xml:space="preserve"> </w:delText>
        </w:r>
        <w:r>
          <w:rPr>
            <w:rFonts w:ascii="Arial" w:hAnsi="Arial" w:cs="Arial"/>
            <w:color w:val="808080"/>
            <w:sz w:val="28"/>
            <w:szCs w:val="28"/>
            <w:highlight w:val="yellow"/>
          </w:rPr>
          <w:delText xml:space="preserve">integralmente</w:delText>
        </w:r>
        <w:r>
          <w:rPr>
            <w:rFonts w:ascii="Arial" w:hAnsi="Arial" w:cs="Arial"/>
            <w:sz w:val="28"/>
            <w:szCs w:val="28"/>
            <w:highlight w:val="yellow"/>
          </w:rPr>
          <w:delText xml:space="preserve"> </w:delText>
        </w:r>
        <w:r>
          <w:rPr>
            <w:rFonts w:ascii="Arial" w:hAnsi="Arial" w:cs="Arial"/>
            <w:color w:val="808080"/>
            <w:sz w:val="28"/>
            <w:szCs w:val="28"/>
            <w:highlight w:val="yellow"/>
          </w:rPr>
          <w:delText xml:space="preserve">a</w:delText>
        </w:r>
        <w:r>
          <w:rPr>
            <w:rFonts w:ascii="Arial" w:hAnsi="Arial" w:cs="Arial"/>
            <w:sz w:val="28"/>
            <w:szCs w:val="28"/>
            <w:highlight w:val="yellow"/>
          </w:rPr>
          <w:delText xml:space="preserve"> dívida, mas </w:delText>
        </w:r>
      </w:del>
      <w:r>
        <w:rPr>
          <w:rFonts w:ascii="Arial" w:hAnsi="Arial" w:cs="Arial"/>
          <w:sz w:val="28"/>
          <w:szCs w:val="28"/>
          <w:highlight w:val="yellow"/>
          <w:rPrChange w:id="1557" w:author="Assessor GDSXSR" w:date="2026-10-31T20:21:25Z">
            <w:rPr>
              <w:rFonts w:ascii="Arial" w:hAnsi="Arial" w:cs="Arial"/>
              <w:sz w:val="28"/>
              <w:szCs w:val="28"/>
              <w:highlight w:val="yellow"/>
            </w:rPr>
          </w:rPrChange>
        </w:rPr>
        <w:t xml:space="preserve">corroboram as demais provas</w:t>
      </w:r>
      <w:r>
        <w:rPr>
          <w:rFonts w:ascii="Arial" w:hAnsi="Arial" w:cs="Arial"/>
          <w:color w:val="808080"/>
          <w:sz w:val="28"/>
          <w:szCs w:val="28"/>
          <w:highlight w:val="yellow"/>
          <w:rPrChange w:id="1558" w:author="Assessor GDSXSR" w:date="2026-10-31T20:21:25Z">
            <w:rPr>
              <w:rFonts w:ascii="Arial" w:hAnsi="Arial" w:cs="Arial"/>
              <w:color w:val="808080"/>
              <w:sz w:val="28"/>
              <w:szCs w:val="28"/>
              <w:highlight w:val="yellow"/>
            </w:rPr>
          </w:rPrChange>
        </w:rPr>
        <w:t xml:space="preserve">,</w:t>
      </w:r>
      <w:r>
        <w:rPr>
          <w:rFonts w:ascii="Arial" w:hAnsi="Arial" w:cs="Arial"/>
          <w:sz w:val="28"/>
          <w:szCs w:val="28"/>
          <w:highlight w:val="yellow"/>
          <w:rPrChange w:id="1559" w:author="Assessor GDSXSR" w:date="2026-10-31T20:21:25Z">
            <w:rPr>
              <w:rFonts w:ascii="Arial" w:hAnsi="Arial" w:cs="Arial"/>
              <w:sz w:val="28"/>
              <w:szCs w:val="28"/>
              <w:highlight w:val="yellow"/>
            </w:rPr>
          </w:rPrChange>
        </w:rPr>
        <w:t xml:space="preserve"> </w:t>
      </w:r>
      <w:del w:id="1501" w:author="Assessor GDSXSR" w:date="2026-10-31T20:21:25Z">
        <w:r>
          <w:rPr>
            <w:rFonts w:ascii="Arial" w:hAnsi="Arial" w:cs="Arial"/>
            <w:color w:val="808080"/>
            <w:sz w:val="28"/>
            <w:szCs w:val="28"/>
            <w:highlight w:val="yellow"/>
          </w:rPr>
          <w:delText xml:space="preserve">o</w:delText>
        </w:r>
      </w:del>
      <w:ins w:id="1502" w:author="Assessor GDSXSR" w:date="2026-10-31T20:21:25Z">
        <w:r>
          <w:rPr>
            <w:rFonts w:ascii="Arial" w:hAnsi="Arial" w:cs="Arial"/>
            <w:color w:val="808080"/>
            <w:sz w:val="28"/>
            <w:szCs w:val="28"/>
            <w:highlight w:val="yellow"/>
          </w:rPr>
          <w:t xml:space="preserve">sem</w:t>
        </w:r>
      </w:ins>
      <w:r>
        <w:rPr>
          <w:rFonts w:ascii="Arial" w:hAnsi="Arial" w:cs="Arial"/>
          <w:sz w:val="28"/>
          <w:szCs w:val="28"/>
          <w:highlight w:val="yellow"/>
          <w:rPrChange w:id="1560" w:author="Assessor GDSXSR" w:date="2026-10-31T20:21:25Z">
            <w:rPr>
              <w:rFonts w:ascii="Arial" w:hAnsi="Arial" w:cs="Arial"/>
              <w:sz w:val="28"/>
              <w:szCs w:val="28"/>
              <w:highlight w:val="yellow"/>
            </w:rPr>
          </w:rPrChange>
        </w:rPr>
        <w:t xml:space="preserve"> </w:t>
      </w:r>
      <w:del w:id="1503" w:author="Assessor GDSXSR" w:date="2026-10-31T20:21:25Z">
        <w:r>
          <w:rPr>
            <w:rFonts w:ascii="Arial" w:hAnsi="Arial" w:cs="Arial"/>
            <w:color w:val="808080"/>
            <w:sz w:val="28"/>
            <w:szCs w:val="28"/>
            <w:highlight w:val="yellow"/>
          </w:rPr>
          <w:delText xml:space="preserve">que</w:delText>
        </w:r>
      </w:del>
      <w:ins w:id="1504" w:author="Assessor GDSXSR" w:date="2026-10-31T20:21:25Z">
        <w:r>
          <w:rPr>
            <w:rFonts w:ascii="Arial" w:hAnsi="Arial" w:cs="Arial"/>
            <w:color w:val="808080"/>
            <w:sz w:val="28"/>
            <w:szCs w:val="28"/>
            <w:highlight w:val="yellow"/>
          </w:rPr>
          <w:t xml:space="preserve">confirmar</w:t>
        </w:r>
      </w:ins>
      <w:r>
        <w:rPr>
          <w:rFonts w:ascii="Arial" w:hAnsi="Arial" w:cs="Arial"/>
          <w:sz w:val="28"/>
          <w:szCs w:val="28"/>
          <w:highlight w:val="yellow"/>
          <w:rPrChange w:id="1561" w:author="Assessor GDSXSR" w:date="2026-10-31T20:21:25Z">
            <w:rPr>
              <w:rFonts w:ascii="Arial" w:hAnsi="Arial" w:cs="Arial"/>
              <w:sz w:val="28"/>
              <w:szCs w:val="28"/>
              <w:highlight w:val="yellow"/>
            </w:rPr>
          </w:rPrChange>
        </w:rPr>
        <w:t xml:space="preserve"> </w:t>
      </w:r>
      <w:del w:id="1505" w:author="Assessor GDSXSR" w:date="2026-10-31T20:21:25Z">
        <w:r>
          <w:rPr>
            <w:rFonts w:ascii="Arial" w:hAnsi="Arial" w:cs="Arial"/>
            <w:sz w:val="28"/>
            <w:szCs w:val="28"/>
            <w:highlight w:val="yellow"/>
          </w:rPr>
          <w:delText xml:space="preserve">não modifica</w:delText>
        </w:r>
      </w:del>
      <w:ins w:id="1506" w:author="Assessor GDSXSR" w:date="2026-10-31T20:21:25Z">
        <w:r>
          <w:rPr>
            <w:rFonts w:ascii="Arial" w:hAnsi="Arial" w:cs="Arial"/>
            <w:color w:val="808080"/>
            <w:sz w:val="28"/>
            <w:szCs w:val="28"/>
            <w:highlight w:val="yellow"/>
          </w:rPr>
          <w:t xml:space="preserve">integralmente</w:t>
        </w:r>
      </w:ins>
      <w:r>
        <w:rPr>
          <w:rFonts w:ascii="Arial" w:hAnsi="Arial" w:cs="Arial"/>
          <w:sz w:val="28"/>
          <w:szCs w:val="28"/>
          <w:highlight w:val="yellow"/>
          <w:rPrChange w:id="1562" w:author="Assessor GDSXSR" w:date="2026-10-31T20:21:25Z">
            <w:rPr>
              <w:rFonts w:ascii="Arial" w:hAnsi="Arial" w:cs="Arial"/>
              <w:sz w:val="28"/>
              <w:szCs w:val="28"/>
              <w:highlight w:val="yellow"/>
            </w:rPr>
          </w:rPrChange>
        </w:rPr>
        <w:t xml:space="preserve"> a </w:t>
      </w:r>
      <w:del w:id="1507" w:author="Assessor GDSXSR" w:date="2026-10-31T20:21:25Z">
        <w:r>
          <w:rPr>
            <w:rFonts w:ascii="Arial" w:hAnsi="Arial" w:cs="Arial"/>
            <w:sz w:val="28"/>
            <w:szCs w:val="28"/>
            <w:highlight w:val="yellow"/>
          </w:rPr>
          <w:delText xml:space="preserve">conclusão adotada</w:delText>
        </w:r>
      </w:del>
      <w:ins w:id="1508" w:author="Assessor GDSXSR" w:date="2026-10-31T20:21:25Z">
        <w:r>
          <w:rPr>
            <w:rFonts w:ascii="Arial" w:hAnsi="Arial" w:cs="Arial"/>
            <w:color w:val="808080"/>
            <w:sz w:val="28"/>
            <w:szCs w:val="28"/>
            <w:highlight w:val="yellow"/>
          </w:rPr>
          <w:t xml:space="preserve">dívida</w:t>
        </w:r>
      </w:ins>
      <w:r>
        <w:rPr>
          <w:rFonts w:ascii="Arial" w:hAnsi="Arial" w:cs="Arial"/>
          <w:sz w:val="28"/>
          <w:szCs w:val="28"/>
          <w:highlight w:val="yellow"/>
          <w:rPrChange w:id="1563" w:author="Assessor GDSXSR" w:date="2026-10-31T20:21:25Z">
            <w:rPr>
              <w:rFonts w:ascii="Arial" w:hAnsi="Arial" w:cs="Arial"/>
              <w:sz w:val="28"/>
              <w:szCs w:val="28"/>
              <w:highlight w:val="yellow"/>
            </w:rPr>
          </w:rPrChange>
        </w:rPr>
        <w:t xml:space="preserve">.</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4F44AE5C" w:rsidR="008A4445" w:rsidRDefault="00D516B2" w:rsidP="00DB1301">
      <w:pPr>
        <w:spacing w:after="0" w:line="360" w:lineRule="auto"/>
        <w:ind w:firstLine="2268"/>
        <w:jc w:val="both"/>
        <w:rPr>
          <w:rFonts w:ascii="Arial" w:hAnsi="Arial" w:cs="Arial"/>
          <w:sz w:val="28"/>
          <w:szCs w:val="28"/>
        </w:rPr>
      </w:pPr>
      <w:r w:rsidRPr="66A65482">
        <w:rPr>
          <w:rFonts w:ascii="Arial" w:hAnsi="Arial" w:cs="Arial"/>
          <w:sz w:val="28"/>
          <w:szCs w:val="28"/>
        </w:rPr>
        <w:lastRenderedPageBreak/>
        <w:t xml:space="preserve">Ante o exposto, </w:t>
      </w:r>
      <w:r w:rsidR="005B26EB" w:rsidRPr="00D928E1">
        <w:rPr>
          <w:rFonts w:ascii="Arial" w:hAnsi="Arial" w:cs="Arial"/>
          <w:b/>
          <w:bCs/>
          <w:sz w:val="28"/>
          <w:szCs w:val="28"/>
        </w:rPr>
        <w:t>nego provimento</w:t>
      </w:r>
      <w:r w:rsidR="00D21983" w:rsidRPr="66A65482">
        <w:rPr>
          <w:rFonts w:ascii="Arial" w:hAnsi="Arial" w:cs="Arial"/>
          <w:sz w:val="28"/>
          <w:szCs w:val="28"/>
        </w:rPr>
        <w:t xml:space="preserve"> ao apelo d</w:t>
      </w:r>
      <w:r w:rsidR="005B26EB">
        <w:rPr>
          <w:rFonts w:ascii="Arial" w:hAnsi="Arial" w:cs="Arial"/>
          <w:sz w:val="28"/>
          <w:szCs w:val="28"/>
        </w:rPr>
        <w:t>a ré</w:t>
      </w:r>
      <w:r w:rsidR="00635527" w:rsidRPr="66A65482">
        <w:rPr>
          <w:rFonts w:ascii="Arial" w:hAnsi="Arial" w:cs="Arial"/>
          <w:sz w:val="28"/>
          <w:szCs w:val="28"/>
        </w:rPr>
        <w:t>,</w:t>
      </w:r>
      <w:r w:rsidR="005B26EB" w:rsidRPr="005B26EB">
        <w:rPr>
          <w:rFonts w:ascii="Arial" w:hAnsi="Arial" w:cs="Arial"/>
          <w:sz w:val="28"/>
          <w:szCs w:val="28"/>
        </w:rPr>
        <w:t xml:space="preserve"> </w:t>
      </w:r>
      <w:r w:rsidR="005B26EB" w:rsidRPr="008D583B">
        <w:rPr>
          <w:rFonts w:ascii="Arial" w:hAnsi="Arial" w:cs="Arial"/>
          <w:sz w:val="28"/>
          <w:szCs w:val="28"/>
        </w:rPr>
        <w:t>Massa Falida de Hospital Bom Samaritano S/</w:t>
      </w:r>
      <w:r w:rsidR="00AB3928">
        <w:rPr>
          <w:rFonts w:ascii="Arial" w:hAnsi="Arial" w:cs="Arial"/>
          <w:sz w:val="28"/>
          <w:szCs w:val="28"/>
        </w:rPr>
        <w:t xml:space="preserve">C </w:t>
      </w:r>
      <w:r w:rsidR="005B26EB" w:rsidRPr="008D583B">
        <w:rPr>
          <w:rFonts w:ascii="Arial" w:hAnsi="Arial" w:cs="Arial"/>
          <w:sz w:val="28"/>
          <w:szCs w:val="28"/>
        </w:rPr>
        <w:t>Ltda</w:t>
      </w:r>
      <w:r w:rsidR="00AB3928">
        <w:rPr>
          <w:rFonts w:ascii="Arial" w:hAnsi="Arial" w:cs="Arial"/>
          <w:sz w:val="28"/>
          <w:szCs w:val="28"/>
        </w:rPr>
        <w:t>.</w:t>
      </w:r>
    </w:p>
    <w:p w14:paraId="38E9A44F" w14:textId="77777777" w:rsidR="008A4445" w:rsidRDefault="008A4445" w:rsidP="00DB1301">
      <w:pPr>
        <w:spacing w:after="0" w:line="360" w:lineRule="auto"/>
        <w:ind w:firstLine="2268"/>
        <w:jc w:val="both"/>
        <w:rPr>
          <w:rFonts w:ascii="Arial" w:hAnsi="Arial" w:cs="Arial"/>
          <w:sz w:val="28"/>
          <w:szCs w:val="28"/>
        </w:rPr>
      </w:pPr>
    </w:p>
    <w:p w14:paraId="4BB4AF11" w14:textId="3D286C84" w:rsidR="00635527" w:rsidRDefault="00480A33" w:rsidP="00DB1301">
      <w:pPr>
        <w:spacing w:after="0" w:line="360" w:lineRule="auto"/>
        <w:ind w:firstLine="2268"/>
        <w:jc w:val="both"/>
        <w:rPr>
          <w:rFonts w:ascii="Arial" w:hAnsi="Arial" w:cs="Arial"/>
          <w:sz w:val="28"/>
          <w:szCs w:val="28"/>
        </w:rPr>
      </w:pPr>
      <w:commentRangeStart w:id="8"/>
      <w:commentRangeStart w:id="9"/>
      <w:r>
        <w:rPr>
          <w:rFonts w:ascii="Arial" w:hAnsi="Arial" w:cs="Arial"/>
          <w:b/>
          <w:bCs/>
          <w:sz w:val="28"/>
          <w:szCs w:val="28"/>
        </w:rPr>
        <w:t>Condeno</w:t>
      </w:r>
      <w:r>
        <w:rPr>
          <w:rFonts w:ascii="Arial" w:hAnsi="Arial" w:cs="Arial"/>
          <w:sz w:val="28"/>
          <w:szCs w:val="28"/>
        </w:rPr>
        <w:t xml:space="preserve"> a ré/apelante ao pagamento de honorários recursais</w:t>
      </w:r>
      <w:r>
        <w:rPr>
          <w:rFonts w:ascii="Arial" w:hAnsi="Arial" w:cs="Arial"/>
          <w:color w:val="808080"/>
          <w:sz w:val="28"/>
          <w:szCs w:val="28"/>
        </w:rPr>
        <w:t>,</w:t>
      </w:r>
      <w:r>
        <w:rPr>
          <w:rFonts w:ascii="Arial" w:hAnsi="Arial" w:cs="Arial"/>
          <w:sz w:val="28"/>
          <w:szCs w:val="28"/>
        </w:rPr>
        <w:t xml:space="preserve"> que fixo em 1% </w:t>
      </w:r>
      <w:r>
        <w:rPr>
          <w:rFonts w:ascii="Arial" w:hAnsi="Arial" w:cs="Arial"/>
          <w:color w:val="808080"/>
          <w:sz w:val="28"/>
          <w:szCs w:val="28"/>
        </w:rPr>
        <w:t>sobre o</w:t>
      </w:r>
      <w:r>
        <w:rPr>
          <w:rFonts w:ascii="Arial" w:hAnsi="Arial" w:cs="Arial"/>
          <w:sz w:val="28"/>
          <w:szCs w:val="28"/>
        </w:rPr>
        <w:t xml:space="preserve"> valor da condenação (CPC 85 § 11), acrescido da quantia fixada na r. sentença, </w:t>
      </w:r>
      <w:r>
        <w:rPr>
          <w:rFonts w:ascii="Arial" w:hAnsi="Arial" w:cs="Arial"/>
          <w:color w:val="808080"/>
          <w:sz w:val="28"/>
          <w:szCs w:val="28"/>
        </w:rPr>
        <w:t>com</w:t>
      </w:r>
      <w:r>
        <w:rPr>
          <w:rFonts w:ascii="Arial" w:hAnsi="Arial" w:cs="Arial"/>
          <w:sz w:val="28"/>
          <w:szCs w:val="28"/>
        </w:rPr>
        <w:t xml:space="preserve"> </w:t>
      </w:r>
      <w:r>
        <w:rPr>
          <w:rFonts w:ascii="Arial" w:hAnsi="Arial" w:cs="Arial"/>
          <w:color w:val="808080"/>
          <w:sz w:val="28"/>
          <w:szCs w:val="28"/>
        </w:rPr>
        <w:t>suspensão da exigibilidade pela concessão da</w:t>
      </w:r>
      <w:r>
        <w:rPr>
          <w:rFonts w:ascii="Arial" w:hAnsi="Arial" w:cs="Arial"/>
          <w:sz w:val="28"/>
          <w:szCs w:val="28"/>
        </w:rPr>
        <w:t xml:space="preserve"> gratuidade de justiça (CPC 98 § 3º).</w:t>
      </w:r>
      <w:commentRangeEnd w:id="8"/>
      <w:r>
        <w:commentReference w:id="8"/>
      </w:r>
      <w:commentRangeEnd w:id="9"/>
      <w:r>
        <w:commentReference w:id="9"/>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PargrafodaLista"/>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6034AA4F" w14:textId="77777777" w:rsidR="00EE6835" w:rsidRPr="00EE6835" w:rsidRDefault="00EE6835" w:rsidP="00EE6835">
      <w:pPr>
        <w:ind w:right="-96"/>
        <w:jc w:val="both"/>
        <w:rPr>
          <w:b/>
          <w:color w:val="008000"/>
        </w:rPr>
      </w:pPr>
      <w:r w:rsidRPr="00EE6835">
        <w:rPr>
          <w:b/>
          <w:color w:val="008000"/>
        </w:rPr>
        <w:t>Trata-se de ação de cobrança ajuizada por HOSPITAL MARIA AUXILIADORA S/A e HOSPITAL SANTA LÚCIA S/A em desfavor de MASSA FALIDA DE HOSPITAL BOM SAMARITANO S/S LTDA.</w:t>
      </w:r>
    </w:p>
    <w:p w14:paraId="6275F75E" w14:textId="77777777" w:rsidR="00EE6835" w:rsidRPr="00EE6835" w:rsidRDefault="00EE6835" w:rsidP="00EE6835">
      <w:pPr>
        <w:ind w:right="-96"/>
        <w:jc w:val="both"/>
        <w:rPr>
          <w:b/>
          <w:color w:val="008000"/>
        </w:rPr>
      </w:pPr>
      <w:r w:rsidRPr="00EE6835">
        <w:rPr>
          <w:b/>
          <w:color w:val="008000"/>
        </w:rPr>
        <w:t>Alegam os autores, em síntese, que firmaram com a ré Contratos de Prestação de Serviços, por meio dos quais passaram a integrar a rede de hospitais credenciados para atendimento dos beneficiários do plano de saúde operado pela ré (</w:t>
      </w:r>
      <w:proofErr w:type="spellStart"/>
      <w:r w:rsidRPr="00EE6835">
        <w:rPr>
          <w:b/>
          <w:color w:val="008000"/>
        </w:rPr>
        <w:t>PlanSaúde</w:t>
      </w:r>
      <w:proofErr w:type="spellEnd"/>
      <w:r w:rsidRPr="00EE6835">
        <w:rPr>
          <w:b/>
          <w:color w:val="008000"/>
        </w:rPr>
        <w:t>).</w:t>
      </w:r>
    </w:p>
    <w:p w14:paraId="22F97760" w14:textId="77777777" w:rsidR="00EE6835" w:rsidRPr="00EE6835" w:rsidRDefault="00EE6835" w:rsidP="00EE6835">
      <w:pPr>
        <w:ind w:right="-96"/>
        <w:jc w:val="both"/>
        <w:rPr>
          <w:b/>
          <w:color w:val="008000"/>
        </w:rPr>
      </w:pPr>
      <w:r w:rsidRPr="00EE6835">
        <w:rPr>
          <w:b/>
          <w:color w:val="008000"/>
        </w:rPr>
        <w:t>Narram que, a partir de 2021, a ré deixou de auditar e de pagar as contas devidamente faturadas, permanecendo inadimplente quanto às faturas emitidas.</w:t>
      </w:r>
    </w:p>
    <w:p w14:paraId="69B74446" w14:textId="77777777" w:rsidR="00EE6835" w:rsidRPr="00EE6835" w:rsidRDefault="00EE6835" w:rsidP="00EE6835">
      <w:pPr>
        <w:ind w:right="-96"/>
        <w:jc w:val="both"/>
        <w:rPr>
          <w:b/>
          <w:color w:val="008000"/>
        </w:rPr>
      </w:pPr>
      <w:r w:rsidRPr="00EE6835">
        <w:rPr>
          <w:b/>
          <w:color w:val="008000"/>
        </w:rPr>
        <w:t>Afirmam que, diante da inércia da ré em responder às solicitações e aos e-mails encaminhados, as contas deixaram de ser auditadas in loco e diversas faturas foram remetidas e emitidas as respectivas notas fiscais sem autorização prévia do plano.</w:t>
      </w:r>
    </w:p>
    <w:p w14:paraId="74E198BC" w14:textId="77777777" w:rsidR="00EE6835" w:rsidRPr="00EE6835" w:rsidRDefault="00EE6835" w:rsidP="00EE6835">
      <w:pPr>
        <w:ind w:right="-96"/>
        <w:jc w:val="both"/>
        <w:rPr>
          <w:b/>
          <w:color w:val="008000"/>
        </w:rPr>
      </w:pPr>
      <w:r w:rsidRPr="00EE6835">
        <w:rPr>
          <w:b/>
          <w:color w:val="008000"/>
        </w:rPr>
        <w:t>Relatam que, em março de 2022, os atendimentos aos beneficiários da ré foram suspensos, conforme notificação extrajudicial, e que qualquer composição amigável restou inviável.</w:t>
      </w:r>
    </w:p>
    <w:p w14:paraId="4D3DB38B" w14:textId="77777777" w:rsidR="00EE6835" w:rsidRPr="00EE6835" w:rsidRDefault="00EE6835" w:rsidP="00EE6835">
      <w:pPr>
        <w:ind w:right="-96"/>
        <w:jc w:val="both"/>
        <w:rPr>
          <w:b/>
          <w:color w:val="008000"/>
        </w:rPr>
      </w:pPr>
      <w:r w:rsidRPr="00EE6835">
        <w:rPr>
          <w:b/>
          <w:color w:val="008000"/>
        </w:rPr>
        <w:t>Informam que a falência da ré foi decretada em 17/12/2024 nos autos do processo n.º 1000493-28.2024.8.26.0354, pela 1ª Vara Regional de Competência Empresarial de Campinas/SP.</w:t>
      </w:r>
    </w:p>
    <w:p w14:paraId="36B6CAEC" w14:textId="77777777" w:rsidR="00EE6835" w:rsidRPr="00EE6835" w:rsidRDefault="00EE6835" w:rsidP="00EE6835">
      <w:pPr>
        <w:ind w:right="-96"/>
        <w:jc w:val="both"/>
        <w:rPr>
          <w:b/>
          <w:color w:val="008000"/>
        </w:rPr>
      </w:pPr>
      <w:r w:rsidRPr="00EE6835">
        <w:rPr>
          <w:b/>
          <w:color w:val="008000"/>
        </w:rPr>
        <w:t>Requerem a condenação da ré ao pagamento de R$ 9.134.804,75 (nove milhões, cento e trinta e quatro mil, oitocentos e quatro reais e setenta e cinco centavos), referentes aos serviços hospitalares prestados e não quitados, atualizados monetariamente até a data da falência (17/12/2024), acrescidos de custas processuais e honorários advocatícios.</w:t>
      </w:r>
    </w:p>
    <w:p w14:paraId="41A59784" w14:textId="77777777" w:rsidR="00EE6835" w:rsidRPr="00EE6835" w:rsidRDefault="00EE6835" w:rsidP="00EE6835">
      <w:pPr>
        <w:ind w:right="-96"/>
        <w:jc w:val="both"/>
        <w:rPr>
          <w:b/>
          <w:color w:val="008000"/>
        </w:rPr>
      </w:pPr>
      <w:r w:rsidRPr="00EE6835">
        <w:rPr>
          <w:b/>
          <w:color w:val="008000"/>
        </w:rPr>
        <w:t>Citada, a ré ofertou contestação (ID 269070309), na qual requereu, preliminarmente, a concessão dos benefícios da justiça gratuita, sustentando que a massa falida não possui condições de arcar com as custas e despesas processuais, e apresentou o Quadro Geral de Credores, indicando passivo verificado de R$ 205.581.498,94.</w:t>
      </w:r>
    </w:p>
    <w:p w14:paraId="417034AB" w14:textId="77777777" w:rsidR="00EE6835" w:rsidRPr="00EE6835" w:rsidRDefault="00EE6835" w:rsidP="00EE6835">
      <w:pPr>
        <w:ind w:right="-96"/>
        <w:jc w:val="both"/>
        <w:rPr>
          <w:b/>
          <w:color w:val="008000"/>
        </w:rPr>
      </w:pPr>
      <w:r w:rsidRPr="00EE6835">
        <w:rPr>
          <w:b/>
          <w:color w:val="008000"/>
        </w:rPr>
        <w:t>No mérito, alegou a ausência de comprovação da efetiva prestação dos serviços, argumentando que os documentos apresentados são unilaterais, desacompanhados de prontuários médicos, fichas de atendimento, laudos ou quaisquer registros hospitalares que pudessem demonstrar a realização dos atendimentos.</w:t>
      </w:r>
    </w:p>
    <w:p w14:paraId="338A01ED" w14:textId="77777777" w:rsidR="00EE6835" w:rsidRPr="00EE6835" w:rsidRDefault="00EE6835" w:rsidP="00EE6835">
      <w:pPr>
        <w:ind w:right="-96"/>
        <w:jc w:val="both"/>
        <w:rPr>
          <w:b/>
          <w:color w:val="008000"/>
        </w:rPr>
      </w:pPr>
      <w:r w:rsidRPr="00EE6835">
        <w:rPr>
          <w:b/>
          <w:color w:val="008000"/>
        </w:rPr>
        <w:t>Requereu, ao final, a improcedência dos pedidos.</w:t>
      </w:r>
    </w:p>
    <w:p w14:paraId="4077D414" w14:textId="77777777" w:rsidR="00EE6835" w:rsidRPr="00EE6835" w:rsidRDefault="00EE6835" w:rsidP="00EE6835">
      <w:pPr>
        <w:ind w:right="-96"/>
        <w:jc w:val="both"/>
        <w:rPr>
          <w:b/>
          <w:color w:val="008000"/>
        </w:rPr>
      </w:pPr>
      <w:r w:rsidRPr="00EE6835">
        <w:rPr>
          <w:b/>
          <w:color w:val="008000"/>
        </w:rPr>
        <w:t>Os autores ofertaram réplica (ID 272229574).</w:t>
      </w:r>
    </w:p>
    <w:p w14:paraId="0B434AC0" w14:textId="77777777" w:rsidR="00EE6835" w:rsidRPr="00EE6835" w:rsidRDefault="00EE6835" w:rsidP="00EE6835">
      <w:pPr>
        <w:ind w:right="-96"/>
        <w:jc w:val="both"/>
        <w:rPr>
          <w:b/>
          <w:color w:val="008000"/>
        </w:rPr>
      </w:pPr>
      <w:r w:rsidRPr="00EE6835">
        <w:rPr>
          <w:b/>
          <w:color w:val="008000"/>
        </w:rPr>
        <w:t>Instadas as partes a especificarem provas (decisão de ID 272840262), ambas informaram não possuir outras provas a produzir e requereram o julgamento antecipado da lide (</w:t>
      </w:r>
      <w:proofErr w:type="spellStart"/>
      <w:r w:rsidRPr="00EE6835">
        <w:rPr>
          <w:b/>
          <w:color w:val="008000"/>
        </w:rPr>
        <w:t>IDs</w:t>
      </w:r>
      <w:proofErr w:type="spellEnd"/>
      <w:r w:rsidRPr="00EE6835">
        <w:rPr>
          <w:b/>
          <w:color w:val="008000"/>
        </w:rPr>
        <w:t xml:space="preserve"> 274006565 e 274871799).</w:t>
      </w:r>
    </w:p>
    <w:p w14:paraId="5FA44E6F" w14:textId="77777777" w:rsidR="00EE6835" w:rsidRPr="00EE6835" w:rsidRDefault="00EE6835" w:rsidP="00EE6835">
      <w:pPr>
        <w:ind w:right="-96"/>
        <w:jc w:val="both"/>
        <w:rPr>
          <w:b/>
          <w:color w:val="008000"/>
        </w:rPr>
      </w:pPr>
      <w:r w:rsidRPr="00EE6835">
        <w:rPr>
          <w:b/>
          <w:color w:val="008000"/>
        </w:rPr>
        <w:t>Os autos vieram conclusos para prolação de sentença.</w:t>
      </w:r>
    </w:p>
    <w:p w14:paraId="03F35B2A" w14:textId="77777777" w:rsidR="00EE6835" w:rsidRPr="00EE6835" w:rsidRDefault="00EE6835" w:rsidP="00EE6835">
      <w:pPr>
        <w:ind w:right="-96"/>
        <w:jc w:val="both"/>
        <w:rPr>
          <w:b/>
          <w:color w:val="008000"/>
        </w:rPr>
      </w:pPr>
      <w:r w:rsidRPr="00EE6835">
        <w:rPr>
          <w:b/>
          <w:color w:val="008000"/>
        </w:rPr>
        <w:t>É o breve relatório. DECIDO.</w:t>
      </w:r>
    </w:p>
    <w:p w14:paraId="47935DC8" w14:textId="77777777" w:rsidR="00EE6835" w:rsidRPr="00EE6835" w:rsidRDefault="00EE6835" w:rsidP="00EE6835">
      <w:pPr>
        <w:ind w:right="-96"/>
        <w:jc w:val="both"/>
        <w:rPr>
          <w:b/>
          <w:color w:val="008000"/>
        </w:rPr>
      </w:pPr>
      <w:r w:rsidRPr="00EE6835">
        <w:rPr>
          <w:b/>
          <w:color w:val="008000"/>
        </w:rPr>
        <w:t>Versando a presente ação sobre matéria de direito e de fato e sendo a prova exclusivamente documental, com ambas as partes requerendo o julgamento antecipado da lide, toma assento o julgamento nos termos do art. 355, I, do Código de Processo Civil.</w:t>
      </w:r>
    </w:p>
    <w:p w14:paraId="3908A859" w14:textId="77777777" w:rsidR="00EE6835" w:rsidRPr="00EE6835" w:rsidRDefault="00EE6835" w:rsidP="00EE6835">
      <w:pPr>
        <w:ind w:right="-96"/>
        <w:jc w:val="both"/>
        <w:rPr>
          <w:b/>
          <w:color w:val="008000"/>
        </w:rPr>
      </w:pPr>
      <w:r w:rsidRPr="00EE6835">
        <w:rPr>
          <w:b/>
          <w:color w:val="008000"/>
        </w:rPr>
        <w:lastRenderedPageBreak/>
        <w:t>Preliminarmente, analiso o pedido de gratuidade de justiça formulado pela ré.</w:t>
      </w:r>
    </w:p>
    <w:p w14:paraId="5AB2FFD8" w14:textId="77777777" w:rsidR="00EE6835" w:rsidRPr="00EE6835" w:rsidRDefault="00EE6835" w:rsidP="00EE6835">
      <w:pPr>
        <w:ind w:right="-96"/>
        <w:jc w:val="both"/>
        <w:rPr>
          <w:b/>
          <w:color w:val="008000"/>
        </w:rPr>
      </w:pPr>
      <w:r w:rsidRPr="00EE6835">
        <w:rPr>
          <w:b/>
          <w:color w:val="008000"/>
        </w:rPr>
        <w:t>Nos termos do art. 98 do Código de Processo Civil, a pessoa jurídica com insuficiência de recursos para pagar as custas, as despesas processuais e os honorários advocatícios tem direito à gratuidade da justiça, na forma da lei.</w:t>
      </w:r>
    </w:p>
    <w:p w14:paraId="516C174C" w14:textId="77777777" w:rsidR="00EE6835" w:rsidRPr="00EE6835" w:rsidRDefault="00EE6835" w:rsidP="00EE6835">
      <w:pPr>
        <w:ind w:right="-96"/>
        <w:jc w:val="both"/>
        <w:rPr>
          <w:b/>
          <w:color w:val="008000"/>
        </w:rPr>
      </w:pPr>
      <w:r w:rsidRPr="00EE6835">
        <w:rPr>
          <w:b/>
          <w:color w:val="008000"/>
        </w:rPr>
        <w:t>Todavia, conforme o art. 99, § 3.º, do Código de Processo Civil, a presunção de veracidade da alegação de hipossuficiência aproveita apenas a pessoa natural.</w:t>
      </w:r>
    </w:p>
    <w:p w14:paraId="71D2EE6D" w14:textId="77777777" w:rsidR="00EE6835" w:rsidRPr="00EE6835" w:rsidRDefault="00EE6835" w:rsidP="00EE6835">
      <w:pPr>
        <w:ind w:right="-96"/>
        <w:jc w:val="both"/>
        <w:rPr>
          <w:b/>
          <w:color w:val="008000"/>
        </w:rPr>
      </w:pPr>
      <w:r w:rsidRPr="00EE6835">
        <w:rPr>
          <w:b/>
          <w:color w:val="008000"/>
        </w:rPr>
        <w:t>Tratando-se de pessoa jurídica, é necessária a demonstração inequívoca da impossibilidade de arcar com os encargos processuais, nos termos da Súmula 481 do Superior Tribunal de Justiça.</w:t>
      </w:r>
    </w:p>
    <w:p w14:paraId="7900D203" w14:textId="77777777" w:rsidR="00EE6835" w:rsidRPr="00EE6835" w:rsidRDefault="00EE6835" w:rsidP="00EE6835">
      <w:pPr>
        <w:ind w:right="-96"/>
        <w:jc w:val="both"/>
        <w:rPr>
          <w:b/>
          <w:color w:val="008000"/>
        </w:rPr>
      </w:pPr>
      <w:r w:rsidRPr="00EE6835">
        <w:rPr>
          <w:b/>
          <w:color w:val="008000"/>
        </w:rPr>
        <w:t>No caso dos autos, a ré juntou o Quadro Geral de Credores (ID 269070316), no qual consta passivo verificado de R$ 205.581.498,94, valor muito superior a qualquer ativo arrecadado nos autos da falência.</w:t>
      </w:r>
    </w:p>
    <w:p w14:paraId="35B67ADB" w14:textId="77777777" w:rsidR="00EE6835" w:rsidRPr="00EE6835" w:rsidRDefault="00EE6835" w:rsidP="00EE6835">
      <w:pPr>
        <w:ind w:right="-96"/>
        <w:jc w:val="both"/>
        <w:rPr>
          <w:b/>
          <w:color w:val="008000"/>
        </w:rPr>
      </w:pPr>
      <w:r w:rsidRPr="00EE6835">
        <w:rPr>
          <w:b/>
          <w:color w:val="008000"/>
        </w:rPr>
        <w:t>A sentença de decretação da falência (ID 262546344) consignou que o passivo da falida excede a importância dos bens, restando evidente a situação de insolvência.</w:t>
      </w:r>
    </w:p>
    <w:p w14:paraId="2DDA134E" w14:textId="77777777" w:rsidR="00EE6835" w:rsidRPr="00EE6835" w:rsidRDefault="00EE6835" w:rsidP="00EE6835">
      <w:pPr>
        <w:ind w:right="-96"/>
        <w:jc w:val="both"/>
        <w:rPr>
          <w:b/>
          <w:color w:val="008000"/>
        </w:rPr>
      </w:pPr>
      <w:r w:rsidRPr="00EE6835">
        <w:rPr>
          <w:b/>
          <w:color w:val="008000"/>
        </w:rPr>
        <w:t>Tais elementos são suficientes para demonstrar a incapacidade econômica da massa falida para arcar com os encargos processuais, razão pela qual defiro o pedido de gratuidade de justiça em favor da ré.</w:t>
      </w:r>
    </w:p>
    <w:p w14:paraId="40F6A858" w14:textId="77777777" w:rsidR="00EE6835" w:rsidRPr="00EE6835" w:rsidRDefault="00EE6835" w:rsidP="00EE6835">
      <w:pPr>
        <w:ind w:right="-96"/>
        <w:jc w:val="both"/>
        <w:rPr>
          <w:b/>
          <w:color w:val="008000"/>
        </w:rPr>
      </w:pPr>
      <w:r w:rsidRPr="00EE6835">
        <w:rPr>
          <w:b/>
          <w:color w:val="008000"/>
        </w:rPr>
        <w:t>Não verifico a existência de nenhum vício que macule o andamento do feito e compreendo estarem presentes os pressupostos processuais de existência e validade da relação processual e as condições da ação.</w:t>
      </w:r>
    </w:p>
    <w:p w14:paraId="4483A58D" w14:textId="77777777" w:rsidR="00EE6835" w:rsidRPr="00EE6835" w:rsidRDefault="00EE6835" w:rsidP="00EE6835">
      <w:pPr>
        <w:ind w:right="-96"/>
        <w:jc w:val="both"/>
        <w:rPr>
          <w:b/>
          <w:color w:val="008000"/>
        </w:rPr>
      </w:pPr>
      <w:r w:rsidRPr="00EE6835">
        <w:rPr>
          <w:b/>
          <w:color w:val="008000"/>
        </w:rPr>
        <w:t>Adentro a análise da questão meritória.</w:t>
      </w:r>
    </w:p>
    <w:p w14:paraId="1B0D3A02" w14:textId="77777777" w:rsidR="00EE6835" w:rsidRPr="00EE6835" w:rsidRDefault="00EE6835" w:rsidP="00EE6835">
      <w:pPr>
        <w:ind w:right="-96"/>
        <w:jc w:val="both"/>
        <w:rPr>
          <w:b/>
          <w:color w:val="008000"/>
        </w:rPr>
      </w:pPr>
      <w:r w:rsidRPr="00EE6835">
        <w:rPr>
          <w:b/>
          <w:color w:val="008000"/>
        </w:rPr>
        <w:t>Cinge-se a controvérsia em torno da existência e exigibilidade do crédito cobrado pelos autores a título de serviços hospitalares e ambulatoriais prestados a beneficiários do plano de saúde operado pela ré (</w:t>
      </w:r>
      <w:proofErr w:type="spellStart"/>
      <w:r w:rsidRPr="00EE6835">
        <w:rPr>
          <w:b/>
          <w:color w:val="008000"/>
        </w:rPr>
        <w:t>PlanSaúde</w:t>
      </w:r>
      <w:proofErr w:type="spellEnd"/>
      <w:r w:rsidRPr="00EE6835">
        <w:rPr>
          <w:b/>
          <w:color w:val="008000"/>
        </w:rPr>
        <w:t>), no âmbito dos Contratos de Prestação de Serviços firmados entre as partes.</w:t>
      </w:r>
    </w:p>
    <w:p w14:paraId="28C20FDC" w14:textId="77777777" w:rsidR="00EE6835" w:rsidRPr="00EE6835" w:rsidRDefault="00EE6835" w:rsidP="00EE6835">
      <w:pPr>
        <w:ind w:right="-96"/>
        <w:jc w:val="both"/>
        <w:rPr>
          <w:b/>
          <w:color w:val="008000"/>
        </w:rPr>
      </w:pPr>
      <w:r w:rsidRPr="00EE6835">
        <w:rPr>
          <w:b/>
          <w:color w:val="008000"/>
        </w:rPr>
        <w:t>A existência da relação contratual entre as partes é incontroversa. Os autores juntaram os contratos celebrados em 2020 (DOC.5 – ID 262548345 e DOC.6 – ID 262548346), por meio dos quais passaram a integrar a rede credenciada para atendimento dos beneficiários do plano de saúde operado pela ré.</w:t>
      </w:r>
    </w:p>
    <w:p w14:paraId="3BADBC63" w14:textId="77777777" w:rsidR="00EE6835" w:rsidRPr="00EE6835" w:rsidRDefault="00EE6835" w:rsidP="00EE6835">
      <w:pPr>
        <w:ind w:right="-96"/>
        <w:jc w:val="both"/>
        <w:rPr>
          <w:b/>
          <w:color w:val="008000"/>
        </w:rPr>
      </w:pPr>
      <w:r w:rsidRPr="00EE6835">
        <w:rPr>
          <w:b/>
          <w:color w:val="008000"/>
        </w:rPr>
        <w:t>A ré, em contestação, não impugnou a validade ou a existência dos referidos instrumentos contratuais, tampouco questionou a relação jurídica que vinculava as partes, limitando-se a alegar a insuficiência das provas da efetiva prestação dos serviços.</w:t>
      </w:r>
    </w:p>
    <w:p w14:paraId="72468C91" w14:textId="77777777" w:rsidR="00EE6835" w:rsidRPr="00EE6835" w:rsidRDefault="00EE6835" w:rsidP="00EE6835">
      <w:pPr>
        <w:ind w:right="-96"/>
        <w:jc w:val="both"/>
        <w:rPr>
          <w:b/>
          <w:color w:val="008000"/>
        </w:rPr>
      </w:pPr>
      <w:r w:rsidRPr="00EE6835">
        <w:rPr>
          <w:b/>
          <w:color w:val="008000"/>
        </w:rPr>
        <w:t>Passo, então, à análise do conjunto probatório.</w:t>
      </w:r>
    </w:p>
    <w:p w14:paraId="60397224" w14:textId="77777777" w:rsidR="00EE6835" w:rsidRPr="00EE6835" w:rsidRDefault="00EE6835" w:rsidP="00EE6835">
      <w:pPr>
        <w:ind w:right="-96"/>
        <w:jc w:val="both"/>
        <w:rPr>
          <w:b/>
          <w:color w:val="008000"/>
        </w:rPr>
      </w:pPr>
      <w:r w:rsidRPr="00EE6835">
        <w:rPr>
          <w:b/>
          <w:color w:val="008000"/>
        </w:rPr>
        <w:t>O sistema contratual erigido pelo Código Civil é calcado no princípio da obrigatoriedade e faculta ao contratante a exigência do cumprimento forçado do contrato, no caso de inadimplência imputável ao outro contratante, nos termos do art. 475 do Código Civil.</w:t>
      </w:r>
    </w:p>
    <w:p w14:paraId="2F7BF52B" w14:textId="77777777" w:rsidR="00EE6835" w:rsidRPr="00EE6835" w:rsidRDefault="00EE6835" w:rsidP="00EE6835">
      <w:pPr>
        <w:ind w:right="-96"/>
        <w:jc w:val="both"/>
        <w:rPr>
          <w:b/>
          <w:color w:val="008000"/>
        </w:rPr>
      </w:pPr>
      <w:r w:rsidRPr="00EE6835">
        <w:rPr>
          <w:b/>
          <w:color w:val="008000"/>
        </w:rPr>
        <w:t>De igual modo, o art. 389 do Código Civil estabelece que, não cumprida a obrigação, responde o devedor por perdas e danos, mais juros e atualização monetária segundo índices oficiais.</w:t>
      </w:r>
    </w:p>
    <w:p w14:paraId="612A2E12" w14:textId="77777777" w:rsidR="00EE6835" w:rsidRPr="00EE6835" w:rsidRDefault="00EE6835" w:rsidP="00EE6835">
      <w:pPr>
        <w:ind w:right="-96"/>
        <w:jc w:val="both"/>
        <w:rPr>
          <w:b/>
          <w:color w:val="008000"/>
        </w:rPr>
      </w:pPr>
      <w:r w:rsidRPr="00EE6835">
        <w:rPr>
          <w:b/>
          <w:color w:val="008000"/>
        </w:rPr>
        <w:t>No caso em apreço, os autores instruíram a petição inicial com farto conjunto documental apto a demonstrar a efetiva prestação dos serviços hospitalares e ambulatoriais.</w:t>
      </w:r>
    </w:p>
    <w:p w14:paraId="7F5DEC3E" w14:textId="77777777" w:rsidR="00EE6835" w:rsidRPr="00EE6835" w:rsidRDefault="00EE6835" w:rsidP="00EE6835">
      <w:pPr>
        <w:ind w:right="-96"/>
        <w:jc w:val="both"/>
        <w:rPr>
          <w:b/>
          <w:color w:val="008000"/>
        </w:rPr>
      </w:pPr>
      <w:r w:rsidRPr="00EE6835">
        <w:rPr>
          <w:b/>
          <w:color w:val="008000"/>
        </w:rPr>
        <w:lastRenderedPageBreak/>
        <w:t>Juntaram: (a) os Contratos de Prestação de Serviços firmados com a ré (DOC.5 e DOC.6); (b) planilha detalhada de todos os atendimentos inadimplidos (DOC.7 – ID 262548347), contendo o número da nota fiscal, o código de remessa, o nome dos pacientes/beneficiários, o número e a data do atendimento e os respectivos valores; (c) a íntegra dos e-mails trocados entre as equipes de faturamento dos autores e da ré (DOC.8 – ID 262548348), nos quais ficou demonstrada a reiterada tentativa de solução administrativa e a total inércia da ré em auditar e receber as contas; (d) a notificação extrajudicial de suspensão dos serviços (DOC.9 – ID 262548349); (e) as notas fiscais e a documentação referente a cada atendimento agrupada (DOC.10 – ID 262548350).</w:t>
      </w:r>
    </w:p>
    <w:p w14:paraId="2C044D15" w14:textId="77777777" w:rsidR="00EE6835" w:rsidRPr="00EE6835" w:rsidRDefault="00EE6835" w:rsidP="00EE6835">
      <w:pPr>
        <w:ind w:right="-96"/>
        <w:jc w:val="both"/>
        <w:rPr>
          <w:b/>
          <w:color w:val="008000"/>
        </w:rPr>
      </w:pPr>
      <w:r w:rsidRPr="00EE6835">
        <w:rPr>
          <w:b/>
          <w:color w:val="008000"/>
        </w:rPr>
        <w:t>A defesa da ré centrou-se exclusivamente na alegação de que os documentos seriam unilaterais e insuficientes para comprovar a efetiva prestação dos serviços, sustentando a necessidade de apresentação de prontuários médicos. Ocorre que tal argumento não merece acolhida, por múltiplas razões.</w:t>
      </w:r>
    </w:p>
    <w:p w14:paraId="7C082789" w14:textId="77777777" w:rsidR="00EE6835" w:rsidRPr="00EE6835" w:rsidRDefault="00EE6835" w:rsidP="00EE6835">
      <w:pPr>
        <w:ind w:right="-96"/>
        <w:jc w:val="both"/>
        <w:rPr>
          <w:b/>
          <w:color w:val="008000"/>
        </w:rPr>
      </w:pPr>
      <w:r w:rsidRPr="00EE6835">
        <w:rPr>
          <w:b/>
          <w:color w:val="008000"/>
        </w:rPr>
        <w:t>Em primeiro lugar, ao contrário do que afirmou a ré em contestação, as notas fiscais foram efetivamente juntadas aos autos, conforme ID 262548350, acompanhadas da documentação referente a cada atendimento agrupada. A alegação de que "os referidos documentos não foram efetivamente colacionados" não corresponde à realidade processual e revela mera estratégia defensiva genérica.</w:t>
      </w:r>
    </w:p>
    <w:p w14:paraId="6D79D035" w14:textId="77777777" w:rsidR="00EE6835" w:rsidRPr="00EE6835" w:rsidRDefault="00EE6835" w:rsidP="00EE6835">
      <w:pPr>
        <w:ind w:right="-96"/>
        <w:jc w:val="both"/>
        <w:rPr>
          <w:b/>
          <w:color w:val="008000"/>
        </w:rPr>
      </w:pPr>
      <w:r w:rsidRPr="00EE6835">
        <w:rPr>
          <w:b/>
          <w:color w:val="008000"/>
        </w:rPr>
        <w:t>Em segundo lugar, os e-mails juntados aos autos (DOC.8 – ID 262548348) constituem prova robusta e não impugnada da prestação dos serviços e do inadimplemento da ré.</w:t>
      </w:r>
    </w:p>
    <w:p w14:paraId="2077DA0B" w14:textId="77777777" w:rsidR="00EE6835" w:rsidRPr="00EE6835" w:rsidRDefault="00EE6835" w:rsidP="00EE6835">
      <w:pPr>
        <w:ind w:right="-96"/>
        <w:jc w:val="both"/>
        <w:rPr>
          <w:b/>
          <w:color w:val="008000"/>
        </w:rPr>
      </w:pPr>
      <w:r w:rsidRPr="00EE6835">
        <w:rPr>
          <w:b/>
          <w:color w:val="008000"/>
        </w:rPr>
        <w:t xml:space="preserve">Da leitura da cadeia de mensagens eletrônicas, extrai-se que a própria ré, por meio de sua gerente Ana Luiza </w:t>
      </w:r>
      <w:proofErr w:type="spellStart"/>
      <w:r w:rsidRPr="00EE6835">
        <w:rPr>
          <w:b/>
          <w:color w:val="008000"/>
        </w:rPr>
        <w:t>Feitoza</w:t>
      </w:r>
      <w:proofErr w:type="spellEnd"/>
      <w:r w:rsidRPr="00EE6835">
        <w:rPr>
          <w:b/>
          <w:color w:val="008000"/>
        </w:rPr>
        <w:t>, autorizou a entrega das contas sem auditoria in loco, reconhecendo a existência dos atendimentos.</w:t>
      </w:r>
    </w:p>
    <w:p w14:paraId="34184A48" w14:textId="77777777" w:rsidR="00EE6835" w:rsidRPr="00EE6835" w:rsidRDefault="00EE6835" w:rsidP="00EE6835">
      <w:pPr>
        <w:ind w:right="-96"/>
        <w:jc w:val="both"/>
        <w:rPr>
          <w:b/>
          <w:color w:val="008000"/>
        </w:rPr>
      </w:pPr>
      <w:r w:rsidRPr="00EE6835">
        <w:rPr>
          <w:b/>
          <w:color w:val="008000"/>
        </w:rPr>
        <w:t>Verifica-se, ainda, que a ré deixou de responder às reiteradas solicitações dos autores, fechou sua sede em Brasília/DF e permaneceu totalmente inerte a partir de abril de 2022.</w:t>
      </w:r>
    </w:p>
    <w:p w14:paraId="7DA73C39" w14:textId="77777777" w:rsidR="00EE6835" w:rsidRPr="00EE6835" w:rsidRDefault="00EE6835" w:rsidP="00EE6835">
      <w:pPr>
        <w:ind w:right="-96"/>
        <w:jc w:val="both"/>
        <w:rPr>
          <w:b/>
          <w:color w:val="008000"/>
        </w:rPr>
      </w:pPr>
      <w:r w:rsidRPr="00EE6835">
        <w:rPr>
          <w:b/>
          <w:color w:val="008000"/>
        </w:rPr>
        <w:t>A ré não impugnou o conteúdo dos e-mails, o que torna incontroversa a dinâmica fática neles retratada, nos termos do art. 341, caput, do Código de Processo Civil.</w:t>
      </w:r>
    </w:p>
    <w:p w14:paraId="080D7AEA" w14:textId="77777777" w:rsidR="00EE6835" w:rsidRPr="00EE6835" w:rsidRDefault="00EE6835" w:rsidP="00EE6835">
      <w:pPr>
        <w:ind w:right="-96"/>
        <w:jc w:val="both"/>
        <w:rPr>
          <w:b/>
          <w:color w:val="008000"/>
        </w:rPr>
      </w:pPr>
      <w:r w:rsidRPr="00EE6835">
        <w:rPr>
          <w:b/>
          <w:color w:val="008000"/>
        </w:rPr>
        <w:t>Acresça-se a isso que as notas fiscais, o contrato de credenciamento e as faturas discriminadas constituem prova hábil a embasar ação de cobrança de serviços médico-hospitalares, sendo prescindível a juntada de prontuários médicos para tal finalidade.</w:t>
      </w:r>
    </w:p>
    <w:p w14:paraId="5BEB1F3B" w14:textId="77777777" w:rsidR="00EE6835" w:rsidRPr="00EE6835" w:rsidRDefault="00EE6835" w:rsidP="00EE6835">
      <w:pPr>
        <w:ind w:right="-96"/>
        <w:jc w:val="both"/>
        <w:rPr>
          <w:b/>
          <w:color w:val="008000"/>
        </w:rPr>
      </w:pPr>
      <w:r w:rsidRPr="00EE6835">
        <w:rPr>
          <w:b/>
          <w:color w:val="008000"/>
        </w:rPr>
        <w:t>Nesse contexto, cabe destacar que os hospitais autores são os detentores dos prontuários médicos, documentos de natureza sigilosa que pertencem aos pacientes, nos termos da Resolução n.º 1.638/2002 do Conselho Federal de Medicina.</w:t>
      </w:r>
    </w:p>
    <w:p w14:paraId="0CCB5275" w14:textId="77777777" w:rsidR="00EE6835" w:rsidRPr="00EE6835" w:rsidRDefault="00EE6835" w:rsidP="00EE6835">
      <w:pPr>
        <w:ind w:right="-96"/>
        <w:jc w:val="both"/>
        <w:rPr>
          <w:b/>
          <w:color w:val="008000"/>
        </w:rPr>
      </w:pPr>
      <w:r w:rsidRPr="00EE6835">
        <w:rPr>
          <w:b/>
          <w:color w:val="008000"/>
        </w:rPr>
        <w:t>A exigência de juntada indiscriminada de prontuários, além de desnecessária para a comprovação do crédito, implicaria violação ao sigilo médico de centenas de pacientes, sem qualquer proveito para o deslinde da controvérsia, que se circunscreve ao inadimplemento contratual.</w:t>
      </w:r>
    </w:p>
    <w:p w14:paraId="49B541FB" w14:textId="77777777" w:rsidR="00EE6835" w:rsidRPr="00EE6835" w:rsidRDefault="00EE6835" w:rsidP="00EE6835">
      <w:pPr>
        <w:ind w:right="-96"/>
        <w:jc w:val="both"/>
        <w:rPr>
          <w:b/>
          <w:color w:val="008000"/>
        </w:rPr>
      </w:pPr>
      <w:r w:rsidRPr="00EE6835">
        <w:rPr>
          <w:b/>
          <w:color w:val="008000"/>
        </w:rPr>
        <w:t>É importante observar, ainda, que a ré não impugnou especificamente nenhum dos atendimentos listados na planilha, não apontou divergência em qualquer valor cobrado, não indicou pagamento parcial ou total das faturas, tampouco apresentou qualquer documento que pudesse infirmar as alegações dos autores.</w:t>
      </w:r>
    </w:p>
    <w:p w14:paraId="2A5CB037" w14:textId="77777777" w:rsidR="00EE6835" w:rsidRPr="00EE6835" w:rsidRDefault="00EE6835" w:rsidP="00EE6835">
      <w:pPr>
        <w:ind w:right="-96"/>
        <w:jc w:val="both"/>
        <w:rPr>
          <w:b/>
          <w:color w:val="008000"/>
        </w:rPr>
      </w:pPr>
      <w:r w:rsidRPr="00EE6835">
        <w:rPr>
          <w:b/>
          <w:color w:val="008000"/>
        </w:rPr>
        <w:lastRenderedPageBreak/>
        <w:t>A contestação limitou-se a uma defesa genérica de insuficiência probatória, sem atacar pontualmente qualquer dos elementos de prova apresentados.</w:t>
      </w:r>
    </w:p>
    <w:p w14:paraId="100D81F8" w14:textId="77777777" w:rsidR="00EE6835" w:rsidRPr="00EE6835" w:rsidRDefault="00EE6835" w:rsidP="00EE6835">
      <w:pPr>
        <w:ind w:right="-96"/>
        <w:jc w:val="both"/>
        <w:rPr>
          <w:b/>
          <w:color w:val="008000"/>
        </w:rPr>
      </w:pPr>
      <w:r w:rsidRPr="00EE6835">
        <w:rPr>
          <w:b/>
          <w:color w:val="008000"/>
        </w:rPr>
        <w:t>Nos termos do art. 341 do Código de Processo Civil, presumem-se verdadeiros os fatos não impugnados especificamente pelo réu, excetuadas as hipóteses ali previstas, nenhuma das quais se verifica no caso dos autos.</w:t>
      </w:r>
    </w:p>
    <w:p w14:paraId="37076C24" w14:textId="77777777" w:rsidR="00EE6835" w:rsidRPr="00EE6835" w:rsidRDefault="00EE6835" w:rsidP="00EE6835">
      <w:pPr>
        <w:ind w:right="-96"/>
        <w:jc w:val="both"/>
        <w:rPr>
          <w:b/>
          <w:color w:val="008000"/>
        </w:rPr>
      </w:pPr>
      <w:r w:rsidRPr="00EE6835">
        <w:rPr>
          <w:b/>
          <w:color w:val="008000"/>
        </w:rPr>
        <w:t>Assim, diante da existência de contratos válidos entre as partes, da comprovação documental da efetiva prestação dos serviços hospitalares e ambulatoriais mediante notas fiscais, faturas discriminadas, planilha detalhada e e-mails não impugnados, bem como da ausência de qualquer prova de pagamento por parte da ré, resta configurado o inadimplemento contratual e, consequentemente, o dever de pagamento do valor cobrado.</w:t>
      </w:r>
    </w:p>
    <w:p w14:paraId="672776FA" w14:textId="77777777" w:rsidR="00EE6835" w:rsidRPr="00EE6835" w:rsidRDefault="00EE6835" w:rsidP="00EE6835">
      <w:pPr>
        <w:ind w:right="-96"/>
        <w:jc w:val="both"/>
        <w:rPr>
          <w:b/>
          <w:color w:val="008000"/>
        </w:rPr>
      </w:pPr>
      <w:r w:rsidRPr="00EE6835">
        <w:rPr>
          <w:b/>
          <w:color w:val="008000"/>
        </w:rPr>
        <w:t>Por tudo isso, a procedência dos pedidos é medida que se impõe.</w:t>
      </w:r>
    </w:p>
    <w:p w14:paraId="2F5FE0C6" w14:textId="77777777" w:rsidR="00EE6835" w:rsidRPr="00EE6835" w:rsidRDefault="00EE6835" w:rsidP="00EE6835">
      <w:pPr>
        <w:ind w:right="-96"/>
        <w:jc w:val="both"/>
        <w:rPr>
          <w:b/>
          <w:color w:val="008000"/>
        </w:rPr>
      </w:pPr>
      <w:r w:rsidRPr="00EE6835">
        <w:rPr>
          <w:b/>
          <w:color w:val="008000"/>
        </w:rPr>
        <w:t>DO DISPOSITIVO</w:t>
      </w:r>
    </w:p>
    <w:p w14:paraId="61EAE04B" w14:textId="77777777" w:rsidR="00EE6835" w:rsidRPr="00EE6835" w:rsidRDefault="00EE6835" w:rsidP="00EE6835">
      <w:pPr>
        <w:ind w:right="-96"/>
        <w:jc w:val="both"/>
        <w:rPr>
          <w:b/>
          <w:color w:val="008000"/>
        </w:rPr>
      </w:pPr>
      <w:r w:rsidRPr="00EE6835">
        <w:rPr>
          <w:b/>
          <w:color w:val="008000"/>
        </w:rPr>
        <w:t>Ante o exposto, exposto, JULGO PROCEDENTE o pedido formulado na petição inicial e CONDENO a ré ao pagamento de R$ 9.134.804,75 (nove milhões, cento e trinta e quatro mil, oitocentos e quatro reais e setenta e cinco centavos) em favor dos autores, HOSPITAL MARIA AUXILIADORA S/A e HOSPITAL SANTA LÚCIA S/A, referente aos serviços hospitalares e ambulatoriais prestados e não adimplidos, valor atualizado monetariamente até 17/12/2024.</w:t>
      </w:r>
    </w:p>
    <w:p w14:paraId="6ED65ABB" w14:textId="77777777" w:rsidR="00EE6835" w:rsidRPr="00EE6835" w:rsidRDefault="00EE6835" w:rsidP="00EE6835">
      <w:pPr>
        <w:ind w:right="-96"/>
        <w:jc w:val="both"/>
        <w:rPr>
          <w:b/>
          <w:color w:val="008000"/>
        </w:rPr>
      </w:pPr>
      <w:r w:rsidRPr="00EE6835">
        <w:rPr>
          <w:b/>
          <w:color w:val="008000"/>
        </w:rPr>
        <w:t>A partir desta data, incidirão correção monetária pelo IPCA e juros de mora, nos termos da Lei 14.905/2024.</w:t>
      </w:r>
    </w:p>
    <w:p w14:paraId="7AECBBDB" w14:textId="77777777" w:rsidR="00EE6835" w:rsidRPr="00EE6835" w:rsidRDefault="00EE6835" w:rsidP="00EE6835">
      <w:pPr>
        <w:ind w:right="-96"/>
        <w:jc w:val="both"/>
        <w:rPr>
          <w:b/>
          <w:color w:val="008000"/>
        </w:rPr>
      </w:pPr>
      <w:r w:rsidRPr="00EE6835">
        <w:rPr>
          <w:b/>
          <w:color w:val="008000"/>
        </w:rPr>
        <w:t>Arcará a ré com o pagamento das custas processuais e dos honorários advocatícios, os quais fixo em 10% (dez por cento) sobre o valor da condenação, nos termos do art. 85, § 2.º, do Código de Processo Civil, observada a gratuidade de justiça deferida.</w:t>
      </w:r>
    </w:p>
    <w:p w14:paraId="186397C3" w14:textId="77777777" w:rsidR="00EE6835" w:rsidRPr="00EE6835" w:rsidRDefault="00EE6835" w:rsidP="00EE6835">
      <w:pPr>
        <w:ind w:right="-96"/>
        <w:jc w:val="both"/>
        <w:rPr>
          <w:b/>
          <w:color w:val="008000"/>
        </w:rPr>
      </w:pPr>
      <w:r w:rsidRPr="00EE6835">
        <w:rPr>
          <w:b/>
          <w:color w:val="008000"/>
        </w:rPr>
        <w:t>Registro que, transitada em julgado a presente sentença, o crédito ora reconhecido deverá ser habilitado perante o juízo falimentar competente (processo n.º 1000493-28.2024.8.26.0354, 1ª Vara Regional de Competência Empresarial de Campinas/SP), para fins de classificação e pagamento no âmbito do concurso de credores, nos termos do art. 6.º, § 1.º, da Lei n.º 11.101/2005.</w:t>
      </w:r>
    </w:p>
    <w:p w14:paraId="0A66C4D0" w14:textId="77777777" w:rsidR="00EE6835" w:rsidRPr="00EE6835" w:rsidRDefault="00EE6835" w:rsidP="00EE6835">
      <w:pPr>
        <w:ind w:right="-96"/>
        <w:jc w:val="both"/>
        <w:rPr>
          <w:b/>
          <w:color w:val="008000"/>
        </w:rPr>
      </w:pPr>
      <w:r w:rsidRPr="00EE6835">
        <w:rPr>
          <w:b/>
          <w:color w:val="008000"/>
        </w:rPr>
        <w:t>Após o trânsito em julgado, remetam-se os autos ao arquivo e dê-se baixa na Distribuição.</w:t>
      </w:r>
    </w:p>
    <w:sectPr w:rsidR="00EE6835" w:rsidRPr="00EE6835">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9-10T17:07:00Z" w:initials="RN">
    <w:p w14:paraId="61628AAE" w14:textId="77777777" w:rsidR="00C57A39" w:rsidRDefault="00C57A39" w:rsidP="00C57A39">
      <w:pPr>
        <w:pStyle w:val="Textodecomentrio"/>
      </w:pPr>
      <w:r>
        <w:rPr>
          <w:rStyle w:val="Refdecomentrio"/>
        </w:rPr>
        <w:annotationRef/>
      </w:r>
      <w:r>
        <w:t>Conclusão: 01/09/2026</w:t>
      </w:r>
    </w:p>
    <w:p w14:paraId="1C6F1CEA" w14:textId="77777777" w:rsidR="00C57A39" w:rsidRDefault="00C57A39" w:rsidP="00C57A39">
      <w:pPr>
        <w:pStyle w:val="Textodecomentrio"/>
      </w:pPr>
      <w:r>
        <w:t>Entrega: 10/09/2026</w:t>
      </w:r>
    </w:p>
    <w:p w14:paraId="1FA9337E" w14:textId="77777777" w:rsidR="00C57A39" w:rsidRDefault="00C57A39" w:rsidP="00C57A39">
      <w:pPr>
        <w:pStyle w:val="Textodecomentrio"/>
      </w:pPr>
      <w:r>
        <w:t>Certeza: 9</w:t>
      </w:r>
    </w:p>
  </w:comment>
  <w:comment w:id="2" w:author="Marcia Vilela Alves - GDACA" w:date="2026-09-15T18:51:00Z" w:initials="MV">
    <w:p w14:paraId="7A671E42" w14:textId="77777777" w:rsidR="00A7597A" w:rsidRDefault="00A7597A" w:rsidP="00A7597A">
      <w:pPr>
        <w:pStyle w:val="Textodecomentrio"/>
      </w:pPr>
      <w:r>
        <w:rPr>
          <w:rStyle w:val="Refdecomentrio"/>
        </w:rPr>
        <w:annotationRef/>
      </w:r>
      <w:r>
        <w:t>Corrigido.</w:t>
      </w:r>
    </w:p>
  </w:comment>
  <w:comment w:id="3" w:author="Raphael Nogueira Kato - GDACA" w:date="2026-09-10T16:36:00Z" w:initials="RN">
    <w:p w14:paraId="3D5653F1" w14:textId="77777777" w:rsidR="0015430D" w:rsidRDefault="0015430D" w:rsidP="0015430D">
      <w:pPr>
        <w:pStyle w:val="Textodecomentrio"/>
      </w:pPr>
      <w:r>
        <w:rPr>
          <w:rStyle w:val="Refdecomentrio"/>
        </w:rPr>
        <w:annotationRef/>
      </w:r>
      <w:r>
        <w:t>Usei como referência o acórdão 1979809. Apesar de não tratar exatamente do mesmo tema, a ementa estabelece que "A apresentação de faturas emitidas unilateralmente pelo banco não comprova a relação contratual, sendo necessária a juntada de contrato assinado ou de outro elemento apto a robustecer a alegação do vínculo jurídico". No caso, entendi que há outros elementos capazes de robustecer o conjunto probatório.</w:t>
      </w:r>
    </w:p>
  </w:comment>
  <w:comment w:id="4" w:author="Assessor GDSXSR" w:date="2026-10-31T19:45:00Z" w:initials="RG">
    <w:p w14:paraId="71A06217" w14:textId="77777777" w:rsidR="008D4F08" w:rsidRDefault="00D70F61">
      <w:r>
        <w:annotationRef/>
      </w:r>
      <w:r>
        <w:t>ASSESSOR GDSXSR — Enxugamento a pedido de</w:t>
      </w:r>
      <w:r>
        <w:t xml:space="preserve"> Marcos (minuta ACA, C-02): ementa de 573 para cerca de 415 palavras (−28%) e fundamentação do voto de 2.628 para cerca de 1.430 (−45%; a ementa colada de 314 palavras entra na conta). Foram preservados todos os </w:t>
      </w:r>
      <w:proofErr w:type="spellStart"/>
      <w:r>
        <w:t>IDs</w:t>
      </w:r>
      <w:proofErr w:type="spellEnd"/>
      <w:r>
        <w:t>, valores, datas, a norma (CPC 373) e o p</w:t>
      </w:r>
      <w:r>
        <w:t xml:space="preserve">recedente; os cinco capítulos viraram um só, com as alegações 1) a 5) enumeradas, porque tratam do mesmo pedido de improcedência (C-3W, C-3V, C-30); título passou a dizer a decisão (C-3W b). Ementa: item 1 sem data de ajuizamento e com o valor da causa no </w:t>
      </w:r>
      <w:r>
        <w:t>fim (C-34), itens de razões fundidos por tese (C-3G), dispositivo nomeando o apelo (C-3P), rodapé com o CPC 98 § 3º e identificação do acórdão sem a sigla da classe (C-67). Relatório: só ponto final no 'Requer' da apelante e supressão da fórmula das contra</w:t>
      </w:r>
      <w:r>
        <w:t>rrazões (C-31).</w:t>
      </w:r>
    </w:p>
  </w:comment>
  <w:comment w:id="5" w:author="Assessor GDSXSR" w:date="2026-10-31T19:45:00Z" w:initials="RG">
    <w:p w14:paraId="30E0127A" w14:textId="77777777" w:rsidR="008D4F08" w:rsidRDefault="00D70F61">
      <w:r>
        <w:annotationRef/>
      </w:r>
      <w:r>
        <w:t>ASSESSOR GDSXSR — Excluí o parágrafo 'Critérios de redação adotados' e o texto que o seguia: nota interna de redação, que não integra o resumo (C-39, C-54).</w:t>
      </w:r>
    </w:p>
  </w:comment>
  <w:comment w:id="6" w:author="Assessor GDSXSR" w:date="2026-10-31T19:45:00Z" w:initials="RG">
    <w:p w14:paraId="1F31B18E" w14:textId="77777777" w:rsidR="008D4F08" w:rsidRDefault="00D70F61">
      <w:r>
        <w:annotationRef/>
      </w:r>
      <w:r>
        <w:t>ASSESSOR GDSXSR — Pendência (C-52, C-72): o Acórdão 2167100 (0717587-07.2023.8.07</w:t>
      </w:r>
      <w:r>
        <w:t xml:space="preserve">.0005, Des. Roberval Casemiro Belinati, 4ª Turma Cível, j. 19/08/2026, </w:t>
      </w:r>
      <w:proofErr w:type="spellStart"/>
      <w:r>
        <w:t>DJe</w:t>
      </w:r>
      <w:proofErr w:type="spellEnd"/>
      <w:r>
        <w:t xml:space="preserve"> 03/09/2026) não foi localizado no </w:t>
      </w:r>
      <w:proofErr w:type="spellStart"/>
      <w:r>
        <w:t>iajus</w:t>
      </w:r>
      <w:proofErr w:type="spellEnd"/>
      <w:r>
        <w:t xml:space="preserve"> (busca por CNJ, por frase exata dos itens 7 e 8 e híbrida na 4ª Turma/2026) nem na web (uma tentativa). A identificação veio da própria minut</w:t>
      </w:r>
      <w:r>
        <w:t xml:space="preserve">a e foi mantida; conferir no </w:t>
      </w:r>
      <w:proofErr w:type="spellStart"/>
      <w:r>
        <w:t>JurisDF</w:t>
      </w:r>
      <w:proofErr w:type="spellEnd"/>
      <w:r>
        <w:t xml:space="preserve"> o número, a data, o </w:t>
      </w:r>
      <w:proofErr w:type="spellStart"/>
      <w:r>
        <w:t>DJe</w:t>
      </w:r>
      <w:proofErr w:type="spellEnd"/>
      <w:r>
        <w:t xml:space="preserve"> e os itens 7 e 8. O julgado trata de TOI de energia elétrica em ação monitória e só serve à ideia de que o conjunto probatório afasta a alegação de prova unilateral. Aplicado C-62: tirei os itens</w:t>
      </w:r>
      <w:r>
        <w:t xml:space="preserve"> 4, 6, 10 e 12, específicos da ANEEL, e o rodapé da ementa colada, que citava os Acórdãos 1600576 e 2109965 e o </w:t>
      </w:r>
      <w:proofErr w:type="spellStart"/>
      <w:r>
        <w:t>REsp</w:t>
      </w:r>
      <w:proofErr w:type="spellEnd"/>
      <w:r>
        <w:t xml:space="preserve"> 1.605.703/SP, não usados no voto.</w:t>
      </w:r>
    </w:p>
  </w:comment>
  <w:comment w:id="7" w:author="Assessor GDSXSR" w:date="2026-10-31T19:45:00Z" w:initials="RG">
    <w:p w14:paraId="50756941" w14:textId="77777777" w:rsidR="008D4F08" w:rsidRDefault="00D70F61">
      <w:r>
        <w:annotationRef/>
      </w:r>
      <w:r>
        <w:t>ASSESSOR GDSXSR — Troquei a paráfrase do CPC 373 pela transcrição do caput e dos incisos I e II no corpo</w:t>
      </w:r>
      <w:r>
        <w:t>, por sustentar o capítulo (C-66 a). Texto conferido no Planalto: 'Art. 373. O ônus da prova incumbe: I - ao autor, quanto ao fato constitutivo de seu direito; II - ao réu, quanto à existência de fato impeditivo, modificativo ou extintivo do direito do aut</w:t>
      </w:r>
      <w:r>
        <w:t>or.' (fonte: Planalto, Lei 13.105/2015).</w:t>
      </w:r>
    </w:p>
  </w:comment>
  <w:comment w:id="8" w:author="Assessor GDSXSR" w:date="2026-10-31T19:45:00Z" w:initials="RG">
    <w:p w14:paraId="4353C631" w14:textId="77777777" w:rsidR="008D4F08" w:rsidRDefault="00D70F61">
      <w:r>
        <w:annotationRef/>
      </w:r>
      <w:r>
        <w:t xml:space="preserve">ASSESSOR GDSXSR — Honorários recursais (C-51): base 'valor da condenação' de R$ 9.134.804,75 (ID 88628039, atualizado até 17/12/2024). A r. sentença fixou: 'Arcará a ré com o pagamento das custas processuais e dos </w:t>
      </w:r>
      <w:r>
        <w:t>honorários advocatícios, os quais fixo em 10% (dez por cento) sobre o valor da condenação, nos termos do art. 85, § 2.º, do Código de Processo Civil, observada a gratuidade de justiça deferida.' Troquei 'CPC/2015 85 § 11' por 'CPC 85 § 11' e nomeei a gratu</w:t>
      </w:r>
      <w:r>
        <w:t>idade na suspensão (C-51). O percentual de 1% é decisão do Relator.</w:t>
      </w:r>
    </w:p>
  </w:comment>
  <w:comment w:id="9" w:author="Assessor GDSXSR" w:date="2026-10-31T19:45:00Z" w:initials="RG">
    <w:p w14:paraId="7FE72EFF" w14:textId="77777777" w:rsidR="008D4F08" w:rsidRDefault="00D70F61">
      <w:r>
        <w:annotationRef/>
      </w:r>
      <w:r>
        <w:t>ASSESSOR GDSXSR — Texto literal (C-63): CPC, art. 85, § 11: “O tribunal, ao julgar recurso, majorará os honorários fixados anteriormente levando em conta o trabalho adicional realizado em</w:t>
      </w:r>
      <w:r>
        <w:t xml:space="preserve"> grau recursal, observando, conforme o caso, o disposto nos §§ 2º a 6º, sendo vedado ao tribunal, no cômputo geral da fixação de honorários devidos ao advogado do vencedor, ultrapassar os respectivos limites estabelecidos nos §§ 2º e 3º para a fase de conh</w:t>
      </w:r>
      <w:r>
        <w:t>ecimento.” (fonte: Planalto). CPC, art. 98, § 3º: “Vencido o beneficiário, as obrigações decorrentes de sua sucumbência ficarão sob condição suspensiva de exigibilidade e somente poderão ser executadas se, nos 5 (cinco) anos subsequentes ao trânsito em jul</w:t>
      </w:r>
      <w:r>
        <w:t>gado da decisão que as certificou, o credor demonstrar que deixou de existir a situação de insuficiência de recursos que justificou a concessão de gratuidade, extinguindo-se, passado esse prazo, tais obrigações do beneficiário.” (fonte: Planalto).</w:t>
      </w:r>
    </w:p>
  </w:comment>
  <w:comment w:id="10" w:author="Assessor GDSXSR" w:initials="RG" w:date="2026-10-31T20:21:25Z">
    <w:p>
      <w:pPr>
        <w:pStyle w:val="CommentText"/>
      </w:pPr>
      <w:r>
        <w:rPr>
          <w:rStyle w:val="CommentReference"/>
        </w:rPr>
        <w:annotationRef/>
      </w:r>
      <w:r>
        <w:t>ASSESSOR GDSXSR — Segundo enxugamento a pedido de Marcos, sobre a versão já revisada por ele: fundamentação do voto de 1.432 para cerca de 790 palavras (−45%). Mantive todos os IDs, valores e datas, o CPC 373 transcrito, os itens 7 e 8 do acórdão colado e todos os fundamentos que sustentam o resultado (prova documental convergente, ônus da prova, desnecessidade dos prontuários, valor dos e-mails e composição do débito). Cortei repetições entre parágrafos (contratos, planilha, ausência de impugnação específica), fundi os parágrafos que diziam a mesma coisa e deixei só os conectores necessários (C-02, C-16). A ementa não mudou: nenhum fundamento do voto saiu (C-33).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8DA02E" w15:done="0"/>
  <w15:commentEx w15:paraId="1FA9337E" w15:paraIdParent="448DA02E" w15:done="0"/>
  <w15:commentEx w15:paraId="7A671E42" w15:paraIdParent="448DA02E" w15:done="0"/>
  <w15:commentEx w15:paraId="3D5653F1" w15:done="0"/>
  <w15:commentEx w15:paraId="71A06217" w15:done="0"/>
  <w15:commentEx w15:paraId="30E0127A" w15:done="0"/>
  <w15:commentEx w15:paraId="1F31B18E" w15:done="0"/>
  <w15:commentEx w15:paraId="50756941" w15:done="0"/>
  <w15:commentEx w15:paraId="4353C631" w15:done="0"/>
  <w15:commentEx w15:paraId="7FE72E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CC4A47" w16cex:dateUtc="2025-09-01T16:19:00Z"/>
  <w16cex:commentExtensible w16cex:durableId="469B1AA9" w16cex:dateUtc="2026-09-10T20:07:00Z"/>
  <w16cex:commentExtensible w16cex:durableId="474739FB" w16cex:dateUtc="2026-09-15T21:51:00Z"/>
  <w16cex:commentExtensible w16cex:durableId="02D5AF90" w16cex:dateUtc="2026-09-10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8DA02E" w16cid:durableId="22CC4A47"/>
  <w16cid:commentId w16cid:paraId="1FA9337E" w16cid:durableId="469B1AA9"/>
  <w16cid:commentId w16cid:paraId="7A671E42" w16cid:durableId="474739FB"/>
  <w16cid:commentId w16cid:paraId="3D5653F1" w16cid:durableId="02D5AF90"/>
  <w16cid:commentId w16cid:paraId="71A06217" w16cid:durableId="2E90A0AD"/>
  <w16cid:commentId w16cid:paraId="30E0127A" w16cid:durableId="2E90A0AE"/>
  <w16cid:commentId w16cid:paraId="1F31B18E" w16cid:durableId="2E90A0AF"/>
  <w16cid:commentId w16cid:paraId="50756941" w16cid:durableId="2E90A0B0"/>
  <w16cid:commentId w16cid:paraId="4353C631" w16cid:durableId="2E90A0B1"/>
  <w16cid:commentId w16cid:paraId="7FE72EFF" w16cid:durableId="2E90A0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A6B3B" w14:textId="77777777" w:rsidR="00D70F61" w:rsidRDefault="00D70F61" w:rsidP="003A42DE">
      <w:pPr>
        <w:spacing w:after="0" w:line="240" w:lineRule="auto"/>
      </w:pPr>
      <w:r>
        <w:separator/>
      </w:r>
    </w:p>
  </w:endnote>
  <w:endnote w:type="continuationSeparator" w:id="0">
    <w:p w14:paraId="1FEAFD5E" w14:textId="77777777" w:rsidR="00D70F61" w:rsidRDefault="00D70F61"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12B1B" w14:textId="77777777" w:rsidR="00D70F61" w:rsidRDefault="00D70F61" w:rsidP="003A42DE">
      <w:pPr>
        <w:spacing w:after="0" w:line="240" w:lineRule="auto"/>
      </w:pPr>
      <w:r>
        <w:separator/>
      </w:r>
    </w:p>
  </w:footnote>
  <w:footnote w:type="continuationSeparator" w:id="0">
    <w:p w14:paraId="3FB3C810" w14:textId="77777777" w:rsidR="00D70F61" w:rsidRDefault="00D70F61"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3421"/>
    <w:rsid w:val="00033AFD"/>
    <w:rsid w:val="00052AE3"/>
    <w:rsid w:val="000604E9"/>
    <w:rsid w:val="0006080C"/>
    <w:rsid w:val="000619E0"/>
    <w:rsid w:val="00064301"/>
    <w:rsid w:val="00076D7D"/>
    <w:rsid w:val="00081965"/>
    <w:rsid w:val="0009174A"/>
    <w:rsid w:val="00091ABC"/>
    <w:rsid w:val="00097BBF"/>
    <w:rsid w:val="000A7009"/>
    <w:rsid w:val="000A7C0F"/>
    <w:rsid w:val="000B0FC6"/>
    <w:rsid w:val="000B7AF7"/>
    <w:rsid w:val="000C1C14"/>
    <w:rsid w:val="000D2E62"/>
    <w:rsid w:val="000D59B2"/>
    <w:rsid w:val="000F1358"/>
    <w:rsid w:val="000F1817"/>
    <w:rsid w:val="000F6570"/>
    <w:rsid w:val="001009CC"/>
    <w:rsid w:val="0011527A"/>
    <w:rsid w:val="00115458"/>
    <w:rsid w:val="00115569"/>
    <w:rsid w:val="00122133"/>
    <w:rsid w:val="00125329"/>
    <w:rsid w:val="00126492"/>
    <w:rsid w:val="00131A63"/>
    <w:rsid w:val="00137A7E"/>
    <w:rsid w:val="00145F1E"/>
    <w:rsid w:val="00151611"/>
    <w:rsid w:val="0015430D"/>
    <w:rsid w:val="00156EE5"/>
    <w:rsid w:val="00161CD2"/>
    <w:rsid w:val="001676A4"/>
    <w:rsid w:val="00167F3A"/>
    <w:rsid w:val="001801E9"/>
    <w:rsid w:val="00183B77"/>
    <w:rsid w:val="001A09B8"/>
    <w:rsid w:val="001C466B"/>
    <w:rsid w:val="001D2162"/>
    <w:rsid w:val="001E0D41"/>
    <w:rsid w:val="001E400D"/>
    <w:rsid w:val="001E4537"/>
    <w:rsid w:val="001E4974"/>
    <w:rsid w:val="001E7903"/>
    <w:rsid w:val="001F3CD4"/>
    <w:rsid w:val="00203B1D"/>
    <w:rsid w:val="0020478E"/>
    <w:rsid w:val="00206304"/>
    <w:rsid w:val="002126F1"/>
    <w:rsid w:val="0021526A"/>
    <w:rsid w:val="00215CF3"/>
    <w:rsid w:val="002203DC"/>
    <w:rsid w:val="00232EEB"/>
    <w:rsid w:val="002437F6"/>
    <w:rsid w:val="00254E51"/>
    <w:rsid w:val="00264107"/>
    <w:rsid w:val="00274644"/>
    <w:rsid w:val="00277029"/>
    <w:rsid w:val="0028319F"/>
    <w:rsid w:val="002926F9"/>
    <w:rsid w:val="00292E82"/>
    <w:rsid w:val="00296DAE"/>
    <w:rsid w:val="002A2038"/>
    <w:rsid w:val="002A3D11"/>
    <w:rsid w:val="002A5205"/>
    <w:rsid w:val="002B1184"/>
    <w:rsid w:val="002B210E"/>
    <w:rsid w:val="002C2464"/>
    <w:rsid w:val="002C42D2"/>
    <w:rsid w:val="002D127E"/>
    <w:rsid w:val="002D2D56"/>
    <w:rsid w:val="002D3FF3"/>
    <w:rsid w:val="002F13AB"/>
    <w:rsid w:val="002F5348"/>
    <w:rsid w:val="002F7666"/>
    <w:rsid w:val="00302029"/>
    <w:rsid w:val="00303FAE"/>
    <w:rsid w:val="0031063D"/>
    <w:rsid w:val="00312291"/>
    <w:rsid w:val="003161C7"/>
    <w:rsid w:val="00316B1F"/>
    <w:rsid w:val="00321068"/>
    <w:rsid w:val="00323779"/>
    <w:rsid w:val="00323D27"/>
    <w:rsid w:val="0033735F"/>
    <w:rsid w:val="0034247B"/>
    <w:rsid w:val="0034511C"/>
    <w:rsid w:val="00347818"/>
    <w:rsid w:val="00351653"/>
    <w:rsid w:val="003524E5"/>
    <w:rsid w:val="00352D66"/>
    <w:rsid w:val="00354AA2"/>
    <w:rsid w:val="00355C73"/>
    <w:rsid w:val="003624B4"/>
    <w:rsid w:val="00370C48"/>
    <w:rsid w:val="003717FC"/>
    <w:rsid w:val="003749AB"/>
    <w:rsid w:val="003A42DE"/>
    <w:rsid w:val="003A4E55"/>
    <w:rsid w:val="003B3398"/>
    <w:rsid w:val="003C0A64"/>
    <w:rsid w:val="003C6301"/>
    <w:rsid w:val="003D11BE"/>
    <w:rsid w:val="003D26AB"/>
    <w:rsid w:val="003D3FEE"/>
    <w:rsid w:val="003E436D"/>
    <w:rsid w:val="004070F9"/>
    <w:rsid w:val="00413928"/>
    <w:rsid w:val="00423538"/>
    <w:rsid w:val="00445ED9"/>
    <w:rsid w:val="00451A6D"/>
    <w:rsid w:val="004553BF"/>
    <w:rsid w:val="00465A25"/>
    <w:rsid w:val="0047216B"/>
    <w:rsid w:val="004762F1"/>
    <w:rsid w:val="00480A33"/>
    <w:rsid w:val="00485185"/>
    <w:rsid w:val="004865A9"/>
    <w:rsid w:val="004948A9"/>
    <w:rsid w:val="00495EB5"/>
    <w:rsid w:val="00496860"/>
    <w:rsid w:val="00496EB5"/>
    <w:rsid w:val="004B2374"/>
    <w:rsid w:val="004B2A9C"/>
    <w:rsid w:val="004C0465"/>
    <w:rsid w:val="004C591E"/>
    <w:rsid w:val="004C7418"/>
    <w:rsid w:val="00506A7D"/>
    <w:rsid w:val="00506D76"/>
    <w:rsid w:val="00511630"/>
    <w:rsid w:val="00516B04"/>
    <w:rsid w:val="00517F10"/>
    <w:rsid w:val="00525FCB"/>
    <w:rsid w:val="00530C7C"/>
    <w:rsid w:val="0053148D"/>
    <w:rsid w:val="00535A88"/>
    <w:rsid w:val="0055172B"/>
    <w:rsid w:val="00552C0F"/>
    <w:rsid w:val="00557342"/>
    <w:rsid w:val="00560427"/>
    <w:rsid w:val="00573C5D"/>
    <w:rsid w:val="00576A45"/>
    <w:rsid w:val="0057726B"/>
    <w:rsid w:val="00586EB6"/>
    <w:rsid w:val="00590B39"/>
    <w:rsid w:val="005925FC"/>
    <w:rsid w:val="0059689A"/>
    <w:rsid w:val="00597864"/>
    <w:rsid w:val="005A1443"/>
    <w:rsid w:val="005A1AD9"/>
    <w:rsid w:val="005B15A2"/>
    <w:rsid w:val="005B26EB"/>
    <w:rsid w:val="005B7851"/>
    <w:rsid w:val="005C31C4"/>
    <w:rsid w:val="005C69F8"/>
    <w:rsid w:val="005D305E"/>
    <w:rsid w:val="005E3F4E"/>
    <w:rsid w:val="005E3FDC"/>
    <w:rsid w:val="005E5A03"/>
    <w:rsid w:val="005E5EF8"/>
    <w:rsid w:val="00601B09"/>
    <w:rsid w:val="0060333D"/>
    <w:rsid w:val="00611216"/>
    <w:rsid w:val="0061262D"/>
    <w:rsid w:val="00615051"/>
    <w:rsid w:val="006226C6"/>
    <w:rsid w:val="00632EAA"/>
    <w:rsid w:val="00633703"/>
    <w:rsid w:val="0063376A"/>
    <w:rsid w:val="00635527"/>
    <w:rsid w:val="00641BB6"/>
    <w:rsid w:val="00661CF3"/>
    <w:rsid w:val="006658A2"/>
    <w:rsid w:val="006921E1"/>
    <w:rsid w:val="00693B0D"/>
    <w:rsid w:val="006A623E"/>
    <w:rsid w:val="006B2A89"/>
    <w:rsid w:val="006B555B"/>
    <w:rsid w:val="006C3ADE"/>
    <w:rsid w:val="006C6E29"/>
    <w:rsid w:val="006D07B9"/>
    <w:rsid w:val="006D0993"/>
    <w:rsid w:val="006D3824"/>
    <w:rsid w:val="006D595E"/>
    <w:rsid w:val="006F04C5"/>
    <w:rsid w:val="006F725D"/>
    <w:rsid w:val="00711FE9"/>
    <w:rsid w:val="00726567"/>
    <w:rsid w:val="00730800"/>
    <w:rsid w:val="00744BDF"/>
    <w:rsid w:val="00747176"/>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3BA7"/>
    <w:rsid w:val="007D4432"/>
    <w:rsid w:val="007E1C8C"/>
    <w:rsid w:val="007E3BF9"/>
    <w:rsid w:val="007F0F43"/>
    <w:rsid w:val="007F4412"/>
    <w:rsid w:val="007F7839"/>
    <w:rsid w:val="00800051"/>
    <w:rsid w:val="00804386"/>
    <w:rsid w:val="008134CE"/>
    <w:rsid w:val="008151BB"/>
    <w:rsid w:val="00821ACD"/>
    <w:rsid w:val="008235A6"/>
    <w:rsid w:val="00825BFF"/>
    <w:rsid w:val="0085425F"/>
    <w:rsid w:val="0086390F"/>
    <w:rsid w:val="00877CCC"/>
    <w:rsid w:val="00877F2B"/>
    <w:rsid w:val="008809C2"/>
    <w:rsid w:val="00882188"/>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4F08"/>
    <w:rsid w:val="008D583B"/>
    <w:rsid w:val="008D721A"/>
    <w:rsid w:val="008F43F4"/>
    <w:rsid w:val="008F4440"/>
    <w:rsid w:val="00902D31"/>
    <w:rsid w:val="00911601"/>
    <w:rsid w:val="0092538F"/>
    <w:rsid w:val="009300C5"/>
    <w:rsid w:val="00933600"/>
    <w:rsid w:val="00937017"/>
    <w:rsid w:val="009431B2"/>
    <w:rsid w:val="00945DCA"/>
    <w:rsid w:val="00946FF7"/>
    <w:rsid w:val="009506E0"/>
    <w:rsid w:val="00951CAD"/>
    <w:rsid w:val="00962A91"/>
    <w:rsid w:val="00966A46"/>
    <w:rsid w:val="00972EF3"/>
    <w:rsid w:val="0097780C"/>
    <w:rsid w:val="0099680F"/>
    <w:rsid w:val="009A136D"/>
    <w:rsid w:val="009A37F4"/>
    <w:rsid w:val="009A4C07"/>
    <w:rsid w:val="009C1026"/>
    <w:rsid w:val="009C4045"/>
    <w:rsid w:val="009D0BA0"/>
    <w:rsid w:val="009D1137"/>
    <w:rsid w:val="009E1D8D"/>
    <w:rsid w:val="009E3373"/>
    <w:rsid w:val="009E3BE9"/>
    <w:rsid w:val="009F2BB1"/>
    <w:rsid w:val="009F36E1"/>
    <w:rsid w:val="009F684C"/>
    <w:rsid w:val="009F759D"/>
    <w:rsid w:val="00A03057"/>
    <w:rsid w:val="00A2661C"/>
    <w:rsid w:val="00A31C13"/>
    <w:rsid w:val="00A330C4"/>
    <w:rsid w:val="00A3595E"/>
    <w:rsid w:val="00A36DE5"/>
    <w:rsid w:val="00A44A87"/>
    <w:rsid w:val="00A6481B"/>
    <w:rsid w:val="00A72414"/>
    <w:rsid w:val="00A7597A"/>
    <w:rsid w:val="00A773CE"/>
    <w:rsid w:val="00A80091"/>
    <w:rsid w:val="00A87227"/>
    <w:rsid w:val="00A958AF"/>
    <w:rsid w:val="00A96CB3"/>
    <w:rsid w:val="00A97525"/>
    <w:rsid w:val="00AA1C23"/>
    <w:rsid w:val="00AA5240"/>
    <w:rsid w:val="00AA7E81"/>
    <w:rsid w:val="00AB1DE4"/>
    <w:rsid w:val="00AB26AC"/>
    <w:rsid w:val="00AB3928"/>
    <w:rsid w:val="00AB7E65"/>
    <w:rsid w:val="00AC20E1"/>
    <w:rsid w:val="00AD1B03"/>
    <w:rsid w:val="00AD397F"/>
    <w:rsid w:val="00B04942"/>
    <w:rsid w:val="00B10877"/>
    <w:rsid w:val="00B17310"/>
    <w:rsid w:val="00B30DAE"/>
    <w:rsid w:val="00B36D52"/>
    <w:rsid w:val="00B41866"/>
    <w:rsid w:val="00B5663B"/>
    <w:rsid w:val="00B606B1"/>
    <w:rsid w:val="00B60851"/>
    <w:rsid w:val="00B73FAD"/>
    <w:rsid w:val="00B74FB6"/>
    <w:rsid w:val="00B75D6D"/>
    <w:rsid w:val="00B80016"/>
    <w:rsid w:val="00B900F3"/>
    <w:rsid w:val="00BA3360"/>
    <w:rsid w:val="00BA65D0"/>
    <w:rsid w:val="00BA700C"/>
    <w:rsid w:val="00BB2608"/>
    <w:rsid w:val="00BB6749"/>
    <w:rsid w:val="00BC5C68"/>
    <w:rsid w:val="00BE75D7"/>
    <w:rsid w:val="00BF1494"/>
    <w:rsid w:val="00BF173F"/>
    <w:rsid w:val="00BF4903"/>
    <w:rsid w:val="00BF7139"/>
    <w:rsid w:val="00C01659"/>
    <w:rsid w:val="00C12218"/>
    <w:rsid w:val="00C21B40"/>
    <w:rsid w:val="00C22469"/>
    <w:rsid w:val="00C249B8"/>
    <w:rsid w:val="00C33B77"/>
    <w:rsid w:val="00C341CF"/>
    <w:rsid w:val="00C40A19"/>
    <w:rsid w:val="00C4378B"/>
    <w:rsid w:val="00C57A39"/>
    <w:rsid w:val="00C57E17"/>
    <w:rsid w:val="00C6664A"/>
    <w:rsid w:val="00C94119"/>
    <w:rsid w:val="00CA324E"/>
    <w:rsid w:val="00CB0848"/>
    <w:rsid w:val="00CB4E4C"/>
    <w:rsid w:val="00CB7FF8"/>
    <w:rsid w:val="00CC7150"/>
    <w:rsid w:val="00CE2CE0"/>
    <w:rsid w:val="00CF0581"/>
    <w:rsid w:val="00CF247F"/>
    <w:rsid w:val="00D04BD8"/>
    <w:rsid w:val="00D07310"/>
    <w:rsid w:val="00D101EF"/>
    <w:rsid w:val="00D1067B"/>
    <w:rsid w:val="00D12D71"/>
    <w:rsid w:val="00D135AB"/>
    <w:rsid w:val="00D14D52"/>
    <w:rsid w:val="00D17E79"/>
    <w:rsid w:val="00D21983"/>
    <w:rsid w:val="00D34492"/>
    <w:rsid w:val="00D4104B"/>
    <w:rsid w:val="00D42B4A"/>
    <w:rsid w:val="00D516B2"/>
    <w:rsid w:val="00D52E56"/>
    <w:rsid w:val="00D57E55"/>
    <w:rsid w:val="00D70143"/>
    <w:rsid w:val="00D70F61"/>
    <w:rsid w:val="00D7102B"/>
    <w:rsid w:val="00D762D5"/>
    <w:rsid w:val="00D80EBC"/>
    <w:rsid w:val="00D8334B"/>
    <w:rsid w:val="00D84490"/>
    <w:rsid w:val="00D85E07"/>
    <w:rsid w:val="00D928E1"/>
    <w:rsid w:val="00D93EC6"/>
    <w:rsid w:val="00D974A6"/>
    <w:rsid w:val="00DB1301"/>
    <w:rsid w:val="00DB342D"/>
    <w:rsid w:val="00DC71DB"/>
    <w:rsid w:val="00DD4E65"/>
    <w:rsid w:val="00DF0654"/>
    <w:rsid w:val="00DF2670"/>
    <w:rsid w:val="00DF2730"/>
    <w:rsid w:val="00E07B96"/>
    <w:rsid w:val="00E10452"/>
    <w:rsid w:val="00E211F5"/>
    <w:rsid w:val="00E26735"/>
    <w:rsid w:val="00E302D9"/>
    <w:rsid w:val="00E437CF"/>
    <w:rsid w:val="00E53472"/>
    <w:rsid w:val="00E53CAF"/>
    <w:rsid w:val="00E611E9"/>
    <w:rsid w:val="00E62C00"/>
    <w:rsid w:val="00E647A0"/>
    <w:rsid w:val="00E806F5"/>
    <w:rsid w:val="00E86190"/>
    <w:rsid w:val="00E87018"/>
    <w:rsid w:val="00E87B28"/>
    <w:rsid w:val="00E91CD1"/>
    <w:rsid w:val="00E963CE"/>
    <w:rsid w:val="00E96D12"/>
    <w:rsid w:val="00E97CB9"/>
    <w:rsid w:val="00EB2E9C"/>
    <w:rsid w:val="00EB3378"/>
    <w:rsid w:val="00EB3F6A"/>
    <w:rsid w:val="00EB54B5"/>
    <w:rsid w:val="00EC31F6"/>
    <w:rsid w:val="00EC5732"/>
    <w:rsid w:val="00ED0A9E"/>
    <w:rsid w:val="00ED44BA"/>
    <w:rsid w:val="00ED5E8E"/>
    <w:rsid w:val="00EE027D"/>
    <w:rsid w:val="00EE6835"/>
    <w:rsid w:val="00EE760E"/>
    <w:rsid w:val="00EF2715"/>
    <w:rsid w:val="00F041BA"/>
    <w:rsid w:val="00F07B06"/>
    <w:rsid w:val="00F10D23"/>
    <w:rsid w:val="00F12768"/>
    <w:rsid w:val="00F143F5"/>
    <w:rsid w:val="00F1627D"/>
    <w:rsid w:val="00F20A80"/>
    <w:rsid w:val="00F2673C"/>
    <w:rsid w:val="00F3251E"/>
    <w:rsid w:val="00F32608"/>
    <w:rsid w:val="00F3776A"/>
    <w:rsid w:val="00F43DDE"/>
    <w:rsid w:val="00F51BA9"/>
    <w:rsid w:val="00F51F47"/>
    <w:rsid w:val="00F520AF"/>
    <w:rsid w:val="00F547F1"/>
    <w:rsid w:val="00F63CDB"/>
    <w:rsid w:val="00F66640"/>
    <w:rsid w:val="00F84974"/>
    <w:rsid w:val="00F87022"/>
    <w:rsid w:val="00F90DC1"/>
    <w:rsid w:val="00F9351B"/>
    <w:rsid w:val="00FC0273"/>
    <w:rsid w:val="00FC0C0F"/>
    <w:rsid w:val="00FC2DF0"/>
    <w:rsid w:val="00FC613E"/>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A96BC9"/>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0BFB01"/>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8CEC447"/>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B9E034E"/>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8E5B9"/>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7C0C6BB"/>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0A7C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0A7C0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8601F"/>
    <w:rsid w:val="000C1C14"/>
    <w:rsid w:val="0012395D"/>
    <w:rsid w:val="00145F1E"/>
    <w:rsid w:val="001C649A"/>
    <w:rsid w:val="001E2AC0"/>
    <w:rsid w:val="00277029"/>
    <w:rsid w:val="002F13AB"/>
    <w:rsid w:val="003B38E0"/>
    <w:rsid w:val="004214D0"/>
    <w:rsid w:val="00465A25"/>
    <w:rsid w:val="004C591E"/>
    <w:rsid w:val="005F7022"/>
    <w:rsid w:val="00617896"/>
    <w:rsid w:val="00730800"/>
    <w:rsid w:val="0077693D"/>
    <w:rsid w:val="007D5396"/>
    <w:rsid w:val="007E66CB"/>
    <w:rsid w:val="008C4978"/>
    <w:rsid w:val="00962A91"/>
    <w:rsid w:val="009A37F4"/>
    <w:rsid w:val="00B640F0"/>
    <w:rsid w:val="00DF51C9"/>
    <w:rsid w:val="00E87B28"/>
    <w:rsid w:val="00EC31F6"/>
    <w:rsid w:val="00F752A7"/>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7DD67901-8B0F-49B1-A522-58F7870C4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4.xml><?xml version="1.0" encoding="utf-8"?>
<ds:datastoreItem xmlns:ds="http://schemas.openxmlformats.org/officeDocument/2006/customXml" ds:itemID="{0894F196-CAF1-4089-8F0D-5BA565BB0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5450</Words>
  <Characters>29432</Characters>
  <Application>Microsoft Office Word</Application>
  <DocSecurity>0</DocSecurity>
  <Lines>245</Lines>
  <Paragraphs>69</Paragraphs>
  <ScaleCrop>false</ScaleCrop>
  <Company/>
  <LinksUpToDate>false</LinksUpToDate>
  <CharactersWithSpaces>34813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33</cp:revision>
  <dcterms:created xsi:type="dcterms:W3CDTF">2026-09-10T20:06:00Z</dcterms:created>
  <dcterms:modified xsi:type="dcterms:W3CDTF">2026-10-31T20:17:00Z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