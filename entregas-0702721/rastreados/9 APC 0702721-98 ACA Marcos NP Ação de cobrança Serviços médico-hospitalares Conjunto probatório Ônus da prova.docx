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4F3CC75C" w14:paraId="4680266B" w14:textId="77777777">
        <w:tc>
          <w:tcPr>
            <w:tcW w:w="2822" w:type="dxa"/>
            <w:tcBorders>
              <w:top w:val="nil"/>
              <w:left w:val="nil"/>
              <w:bottom w:val="nil"/>
              <w:right w:val="nil"/>
            </w:tcBorders>
            <w:hideMark/>
          </w:tcPr>
          <w:p w:rsidR="00264107" w:rsidP="4F3CC75C" w:rsidRDefault="00264107" w14:paraId="6DE29C9C" w14:textId="7A7CF8CF">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rsidR="00264107" w:rsidP="00FD470E"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64107" w:rsidP="62C261FF"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Pr="62C261FF" w:rsidR="00370C48">
              <w:rPr>
                <w:rStyle w:val="Refdecomentrio"/>
                <w:rFonts w:ascii="Calibri" w:hAnsi="Calibri" w:cs="Calibri"/>
                <w:color w:val="595959" w:themeColor="text1" w:themeTint="A6"/>
                <w:sz w:val="20"/>
                <w:szCs w:val="20"/>
              </w:rPr>
              <w:commentReference w:id="0"/>
            </w:r>
            <w:commentRangeEnd w:id="1"/>
            <w:r>
              <w:rPr>
                <w:rStyle w:val="CommentReference"/>
              </w:rPr>
              <w:commentReference w:id="1"/>
            </w:r>
            <w:commentRangeEnd w:id="2"/>
            <w:r>
              <w:rPr>
                <w:rStyle w:val="CommentReference"/>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rsidR="00264107" w:rsidP="00FD470E"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21E019B6" w14:paraId="39579C6E" w14:textId="77777777">
        <w:trPr>
          <w:cantSplit/>
          <w:trHeight w:val="397"/>
        </w:trPr>
        <w:tc>
          <w:tcPr>
            <w:tcW w:w="3686" w:type="dxa"/>
            <w:vAlign w:val="center"/>
          </w:tcPr>
          <w:p w:rsidRPr="009F36E1" w:rsidR="00770E7F" w:rsidP="00B34ADF" w:rsidRDefault="00770E7F" w14:paraId="0E990AE5" w14:textId="77777777">
            <w:pPr>
              <w:rPr>
                <w:rFonts w:ascii="Arial" w:hAnsi="Arial" w:cs="Arial"/>
                <w:sz w:val="28"/>
                <w:szCs w:val="28"/>
              </w:rPr>
            </w:pPr>
            <w:r w:rsidRPr="009F36E1">
              <w:rPr>
                <w:rFonts w:ascii="Arial" w:hAnsi="Arial" w:cs="Arial"/>
                <w:sz w:val="28"/>
                <w:szCs w:val="28"/>
              </w:rPr>
              <w:t>Órgão</w:t>
            </w:r>
          </w:p>
        </w:tc>
        <w:tc>
          <w:tcPr>
            <w:tcW w:w="447" w:type="dxa"/>
            <w:vAlign w:val="center"/>
          </w:tcPr>
          <w:p w:rsidRPr="009F36E1" w:rsidR="00770E7F" w:rsidP="00B34AD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B34AD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21E019B6" w14:paraId="1234CB9C" w14:textId="77777777">
        <w:trPr>
          <w:cantSplit/>
          <w:trHeight w:val="570"/>
        </w:trPr>
        <w:tc>
          <w:tcPr>
            <w:tcW w:w="3686" w:type="dxa"/>
            <w:vAlign w:val="center"/>
          </w:tcPr>
          <w:p w:rsidRPr="009F36E1" w:rsidR="00770E7F" w:rsidP="00B34AD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vAlign w:val="center"/>
          </w:tcPr>
          <w:p w:rsidRPr="009F36E1" w:rsidR="00770E7F" w:rsidP="00B34AD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rsidRPr="009F36E1" w:rsidR="00770E7F" w:rsidP="00B34ADF" w:rsidRDefault="00F63CDB" w14:paraId="2174A042" w14:textId="4BD4FA6E">
                <w:pPr>
                  <w:pStyle w:val="Citao"/>
                  <w:ind w:left="0" w:firstLine="0"/>
                  <w:jc w:val="both"/>
                  <w:rPr>
                    <w:rFonts w:cs="Arial"/>
                    <w:i w:val="0"/>
                    <w:iCs w:val="0"/>
                    <w:sz w:val="28"/>
                    <w:szCs w:val="28"/>
                  </w:rPr>
                </w:pPr>
                <w:r>
                  <w:rPr>
                    <w:rFonts w:cs="Arial"/>
                    <w:i w:val="0"/>
                    <w:iCs w:val="0"/>
                    <w:sz w:val="28"/>
                    <w:szCs w:val="28"/>
                  </w:rPr>
                  <w:t>Apelação Cível</w:t>
                </w:r>
              </w:p>
            </w:sdtContent>
          </w:sdt>
        </w:tc>
      </w:tr>
      <w:tr w:rsidRPr="009F36E1" w:rsidR="00770E7F" w:rsidTr="21E019B6" w14:paraId="32B00EA9" w14:textId="77777777">
        <w:trPr>
          <w:cantSplit/>
          <w:trHeight w:val="397"/>
        </w:trPr>
        <w:tc>
          <w:tcPr>
            <w:tcW w:w="3686" w:type="dxa"/>
            <w:vAlign w:val="center"/>
          </w:tcPr>
          <w:p w:rsidRPr="009F36E1" w:rsidR="00770E7F" w:rsidP="00B34AD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vAlign w:val="center"/>
          </w:tcPr>
          <w:p w:rsidRPr="009F36E1" w:rsidR="00770E7F" w:rsidP="00B34ADF" w:rsidRDefault="00770E7F" w14:paraId="10327F8B" w14:textId="5A82C08D">
            <w:pPr>
              <w:rPr>
                <w:rFonts w:ascii="Arial" w:hAnsi="Arial" w:cs="Arial"/>
                <w:sz w:val="28"/>
                <w:szCs w:val="28"/>
              </w:rPr>
            </w:pPr>
            <w:r w:rsidRPr="20EF5200">
              <w:rPr>
                <w:rFonts w:ascii="Arial" w:hAnsi="Arial" w:cs="Arial"/>
                <w:sz w:val="28"/>
                <w:szCs w:val="28"/>
              </w:rPr>
              <w:t>:</w:t>
            </w:r>
            <w:r w:rsidRPr="20EF5200" w:rsidR="3757F389">
              <w:rPr>
                <w:rFonts w:ascii="Arial" w:hAnsi="Arial" w:cs="Arial"/>
                <w:sz w:val="28"/>
                <w:szCs w:val="28"/>
              </w:rPr>
              <w:t xml:space="preserve"> </w:t>
            </w:r>
          </w:p>
        </w:tc>
        <w:tc>
          <w:tcPr>
            <w:tcW w:w="4590" w:type="dxa"/>
            <w:vAlign w:val="center"/>
          </w:tcPr>
          <w:p w:rsidRPr="009F36E1" w:rsidR="00770E7F" w:rsidP="00B34ADF" w:rsidRDefault="00081965" w14:paraId="7C53B768" w14:textId="3BA80805">
            <w:pPr>
              <w:ind w:right="-675"/>
              <w:rPr>
                <w:rFonts w:ascii="Arial" w:hAnsi="Arial" w:cs="Arial"/>
                <w:sz w:val="28"/>
                <w:szCs w:val="28"/>
              </w:rPr>
            </w:pPr>
            <w:r w:rsidRPr="00081965">
              <w:rPr>
                <w:rFonts w:ascii="Arial" w:hAnsi="Arial" w:cs="Arial"/>
                <w:sz w:val="28"/>
                <w:szCs w:val="28"/>
              </w:rPr>
              <w:t>0702721-98.2026.8.07.0001</w:t>
            </w:r>
          </w:p>
        </w:tc>
      </w:tr>
      <w:tr w:rsidRPr="009F36E1" w:rsidR="00770E7F" w:rsidTr="21E019B6" w14:paraId="48ED7BFE" w14:textId="77777777">
        <w:trPr>
          <w:cantSplit/>
          <w:trHeight w:val="397"/>
        </w:trPr>
        <w:tc>
          <w:tcPr>
            <w:tcW w:w="3686" w:type="dxa"/>
            <w:vAlign w:val="center"/>
          </w:tcPr>
          <w:p w:rsidRPr="00F63CDB" w:rsidR="00770E7F" w:rsidP="00B34AD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Apelante</w:t>
                </w:r>
              </w:sdtContent>
            </w:sdt>
            <w:r w:rsidRPr="00F63CDB" w:rsidR="00770E7F">
              <w:rPr>
                <w:rFonts w:ascii="Arial" w:hAnsi="Arial" w:cs="Arial"/>
                <w:sz w:val="28"/>
                <w:szCs w:val="28"/>
              </w:rPr>
              <w:t xml:space="preserve"> (s)</w:t>
            </w:r>
          </w:p>
        </w:tc>
        <w:tc>
          <w:tcPr>
            <w:tcW w:w="447" w:type="dxa"/>
            <w:vAlign w:val="center"/>
          </w:tcPr>
          <w:p w:rsidRPr="009F36E1" w:rsidR="00770E7F" w:rsidP="00B34AD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B34ADF" w:rsidRDefault="00081965" w14:paraId="4A58BA3C" w14:textId="57518585">
            <w:pPr>
              <w:rPr>
                <w:rFonts w:ascii="Arial" w:hAnsi="Arial" w:cs="Arial"/>
                <w:sz w:val="28"/>
                <w:szCs w:val="28"/>
              </w:rPr>
            </w:pPr>
            <w:r w:rsidRPr="00081965">
              <w:rPr>
                <w:rFonts w:ascii="Arial" w:hAnsi="Arial" w:cs="Arial"/>
                <w:sz w:val="28"/>
                <w:szCs w:val="28"/>
              </w:rPr>
              <w:t>MASSA FALIDA DE HOSPITAL BOM SAMARITANO S/C LTDA</w:t>
            </w:r>
          </w:p>
        </w:tc>
      </w:tr>
      <w:tr w:rsidRPr="009F36E1" w:rsidR="00770E7F" w:rsidTr="21E019B6" w14:paraId="55763F2D" w14:textId="77777777">
        <w:trPr>
          <w:cantSplit/>
          <w:trHeight w:val="397"/>
        </w:trPr>
        <w:tc>
          <w:tcPr>
            <w:tcW w:w="3686" w:type="dxa"/>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Apelado</w:t>
                </w:r>
              </w:sdtContent>
            </w:sdt>
            <w:r w:rsidRPr="009F36E1" w:rsidR="00770E7F">
              <w:rPr>
                <w:rFonts w:ascii="Arial" w:hAnsi="Arial" w:cs="Arial"/>
                <w:sz w:val="28"/>
                <w:szCs w:val="28"/>
              </w:rPr>
              <w:t xml:space="preserve"> </w:t>
            </w:r>
            <w:r w:rsidR="009F36E1">
              <w:rPr>
                <w:rFonts w:ascii="Arial" w:hAnsi="Arial" w:cs="Arial"/>
                <w:sz w:val="28"/>
                <w:szCs w:val="28"/>
              </w:rPr>
              <w:t>(</w:t>
            </w:r>
            <w:r w:rsidRPr="009F36E1" w:rsidR="00770E7F">
              <w:rPr>
                <w:rFonts w:ascii="Arial" w:hAnsi="Arial" w:cs="Arial"/>
                <w:sz w:val="28"/>
                <w:szCs w:val="28"/>
              </w:rPr>
              <w:t>a)(s)</w:t>
            </w:r>
          </w:p>
        </w:tc>
        <w:tc>
          <w:tcPr>
            <w:tcW w:w="447" w:type="dxa"/>
            <w:vAlign w:val="center"/>
          </w:tcPr>
          <w:p w:rsidRPr="009F36E1" w:rsidR="00770E7F" w:rsidP="00B34AD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B34ADF" w:rsidRDefault="00081965" w14:paraId="1AB96577" w14:textId="2F4415D3">
            <w:pPr>
              <w:ind w:right="-74"/>
              <w:rPr>
                <w:rFonts w:ascii="Arial" w:hAnsi="Arial" w:cs="Arial"/>
                <w:sz w:val="28"/>
                <w:szCs w:val="28"/>
              </w:rPr>
            </w:pPr>
            <w:r w:rsidRPr="00081965">
              <w:rPr>
                <w:rFonts w:ascii="Arial" w:hAnsi="Arial" w:cs="Arial"/>
                <w:sz w:val="28"/>
                <w:szCs w:val="28"/>
              </w:rPr>
              <w:t>HOSPITAL MARIA AUXILIADORA S/A</w:t>
            </w:r>
            <w:r>
              <w:rPr>
                <w:rFonts w:ascii="Arial" w:hAnsi="Arial" w:cs="Arial"/>
                <w:sz w:val="28"/>
                <w:szCs w:val="28"/>
              </w:rPr>
              <w:t xml:space="preserve"> E </w:t>
            </w:r>
            <w:r w:rsidRPr="00081965">
              <w:rPr>
                <w:rFonts w:ascii="Arial" w:hAnsi="Arial" w:cs="Arial"/>
                <w:sz w:val="28"/>
                <w:szCs w:val="28"/>
              </w:rPr>
              <w:t>HOSPITAL SANTA LUCIA S/A</w:t>
            </w:r>
          </w:p>
        </w:tc>
      </w:tr>
      <w:tr w:rsidRPr="009F36E1" w:rsidR="00770E7F" w:rsidTr="21E019B6" w14:paraId="640EA867" w14:textId="77777777">
        <w:trPr>
          <w:cantSplit/>
          <w:trHeight w:val="397"/>
        </w:trPr>
        <w:tc>
          <w:tcPr>
            <w:tcW w:w="3686" w:type="dxa"/>
            <w:vAlign w:val="center"/>
          </w:tcPr>
          <w:p w:rsidRPr="009F36E1" w:rsidR="00770E7F" w:rsidP="00B34AD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vAlign w:val="center"/>
          </w:tcPr>
          <w:p w:rsidRPr="009F36E1" w:rsidR="00770E7F" w:rsidP="00B34AD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B34AD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886ABA" w:rsidP="00886ABA" w:rsidRDefault="00886ABA" w14:paraId="638734C5" w14:textId="77777777">
      <w:pPr>
        <w:spacing w:after="0" w:line="360" w:lineRule="auto"/>
        <w:jc w:val="both"/>
        <w:rPr>
          <w:rFonts w:ascii="Arial" w:hAnsi="Arial" w:cs="Arial"/>
          <w:sz w:val="28"/>
          <w:szCs w:val="28"/>
        </w:rPr>
      </w:pPr>
    </w:p>
    <w:p w:rsidRPr="007E1C8C" w:rsidR="00886ABA" w:rsidP="00886ABA" w:rsidRDefault="00886ABA" w14:paraId="55004760" w14:textId="00905D42">
      <w:pPr>
        <w:spacing w:after="0" w:line="360" w:lineRule="auto"/>
        <w:jc w:val="left"/>
        <w:rPr>
          <w:rFonts w:ascii="Arial" w:hAnsi="Arial" w:cs="Arial"/>
          <w:b/>
          <w:bCs/>
          <w:sz w:val="28"/>
          <w:szCs w:val="28"/>
        </w:rPr>
        <w:pPrChange w:id="1004" w:author="Assessor GDSXSR" w:date="2026-10-31T19:45:16Z">
          <w:pPr>
            <w:spacing w:after="0" w:line="360" w:lineRule="auto"/>
            <w:jc w:val="center"/>
          </w:pPr>
        </w:pPrChange>
      </w:pPr>
      <w:commentRangeStart w:id="3"/>
      <w:r w:rsidRPr="45CC8256">
        <w:rPr>
          <w:rFonts w:ascii="Arial" w:hAnsi="Arial" w:cs="Arial"/>
          <w:b/>
          <w:bCs/>
          <w:sz w:val="28"/>
          <w:szCs w:val="28"/>
        </w:rPr>
        <w:t>EMENT</w:t>
      </w:r>
      <w:r w:rsidR="0015430D">
        <w:rPr>
          <w:rFonts w:ascii="Arial" w:hAnsi="Arial" w:cs="Arial"/>
          <w:b/>
          <w:bCs/>
          <w:sz w:val="28"/>
          <w:szCs w:val="28"/>
        </w:rPr>
        <w:t>A</w:t>
      </w:r>
      <w:commentRangeEnd w:id="3"/>
      <w:r w:rsidRPr="007E1C8C" w:rsidR="0015430D">
        <w:rPr>
          <w:rStyle w:val="Refdecomentrio"/>
          <w:rFonts w:ascii="Arial" w:hAnsi="Arial" w:cs="Arial"/>
          <w:b/>
          <w:bCs/>
          <w:sz w:val="28"/>
          <w:szCs w:val="28"/>
        </w:rPr>
        <w:commentReference w:id="3"/>
      </w:r>
    </w:p>
    <w:p w:rsidR="00886ABA" w:rsidP="00886ABA" w:rsidRDefault="00886ABA" w14:paraId="06BF179A" w14:textId="77777777">
      <w:pPr>
        <w:spacing w:after="0" w:line="360" w:lineRule="auto"/>
        <w:jc w:val="both"/>
        <w:rPr>
          <w:rFonts w:ascii="Arial" w:hAnsi="Arial" w:cs="Arial"/>
          <w:sz w:val="28"/>
          <w:szCs w:val="28"/>
        </w:rPr>
      </w:pPr>
    </w:p>
    <w:p w:rsidR="003161C7" w:rsidP="00886ABA" w:rsidRDefault="003161C7" w14:paraId="7CB63E92" w14:textId="425E33A1">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E PROCESSUAL CIVIL. AÇÃO DE COBRANÇA. SERVIÇOS MÉDICO-HOSPITALARES</w:t>
      </w:r>
      <w:r>
        <w:rPr>
          <w:rFonts w:ascii="Arial" w:hAnsi="Arial" w:cs="Arial"/>
          <w:sz w:val="28"/>
          <w:szCs w:val="28"/>
        </w:rPr>
        <w:t xml:space="preserve">. </w:t>
      </w:r>
      <w:r>
        <w:rPr>
          <w:rFonts w:ascii="Arial" w:hAnsi="Arial" w:cs="Arial"/>
          <w:sz w:val="28"/>
          <w:szCs w:val="28"/>
        </w:rPr>
        <w:t xml:space="preserve">CONJUNTO PROBATÓRIO SUFICIENTE. PRONTUÁRIOS MÉDICOS. </w:t>
      </w:r>
      <w:del w:id="1005" w:author="Assessor GDSXSR" w:date="2026-10-31T19:45:16Z">
        <w:r>
          <w:rPr>
            <w:rFonts w:ascii="Arial" w:hAnsi="Arial" w:cs="Arial"/>
            <w:sz w:val="28"/>
            <w:szCs w:val="28"/>
          </w:rPr>
          <w:delText xml:space="preserve">APRESENTAÇÃO INTEGRAL DESNECESSÁRIA</w:delText>
        </w:r>
      </w:del>
      <w:ins w:id="1006" w:author="Assessor GDSXSR" w:date="2026-10-31T19:45:16Z">
        <w:r>
          <w:rPr>
            <w:rFonts w:ascii="Arial" w:hAnsi="Arial" w:cs="Arial"/>
            <w:color w:val="808080"/>
            <w:sz w:val="28"/>
            <w:szCs w:val="28"/>
          </w:rPr>
          <w:t xml:space="preserve">DESNECESSIDADE</w:t>
        </w:r>
      </w:ins>
      <w:r>
        <w:rPr>
          <w:rFonts w:ascii="Arial" w:hAnsi="Arial" w:cs="Arial"/>
          <w:sz w:val="28"/>
          <w:szCs w:val="28"/>
        </w:rPr>
        <w:t xml:space="preserve">. E-MAILS. ELEMENTOS DE CORROBORAÇÃO. </w:t>
      </w:r>
      <w:del w:id="1007" w:author="Assessor GDSXSR" w:date="2026-10-31T19:45:16Z">
        <w:r>
          <w:rPr>
            <w:rFonts w:ascii="Arial" w:hAnsi="Arial" w:cs="Arial"/>
            <w:sz w:val="28"/>
            <w:szCs w:val="28"/>
          </w:rPr>
          <w:delText xml:space="preserve">AUSÊNCIA DE CONFISSÃO INTEGRAL DA DÍVIDA. </w:delText>
        </w:r>
      </w:del>
      <w:r>
        <w:rPr>
          <w:rFonts w:ascii="Arial" w:hAnsi="Arial" w:cs="Arial"/>
          <w:sz w:val="28"/>
          <w:szCs w:val="28"/>
        </w:rPr>
        <w:t xml:space="preserve">ÔNUS DA PROVA</w:t>
      </w:r>
      <w:del w:id="1008" w:author="Assessor GDSXSR" w:date="2026-10-31T19:45:16Z">
        <w:r>
          <w:rPr>
            <w:rFonts w:ascii="Arial" w:hAnsi="Arial" w:cs="Arial"/>
            <w:sz w:val="28"/>
            <w:szCs w:val="28"/>
          </w:rPr>
          <w:delText xml:space="preserve"> CORRETAMENTE DISTRIBUÍDO</w:delText>
        </w:r>
      </w:del>
      <w:r>
        <w:rPr>
          <w:rFonts w:ascii="Arial" w:hAnsi="Arial" w:cs="Arial"/>
          <w:sz w:val="28"/>
          <w:szCs w:val="28"/>
        </w:rPr>
        <w:t xml:space="preserve">. </w:t>
      </w:r>
      <w:r>
        <w:rPr>
          <w:rFonts w:ascii="Arial" w:hAnsi="Arial" w:cs="Arial"/>
          <w:sz w:val="28"/>
          <w:szCs w:val="28"/>
        </w:rPr>
        <w:t xml:space="preserve">RECURSO NÃO PROVIDO.</w:t>
      </w:r>
      <w:commentRangeEnd w:id="4"/>
      <w:r>
        <w:rPr>
          <w:rStyle w:val="CommentReference"/>
        </w:rPr>
        <w:commentReference w:id="4"/>
      </w:r>
    </w:p>
    <w:p w:rsidRPr="0034247B" w:rsidR="00886ABA" w:rsidP="00886ABA" w:rsidRDefault="00886ABA" w14:paraId="515C6761" w14:textId="536249CE">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rsidR="00886ABA" w:rsidP="00886ABA" w:rsidRDefault="003161C7" w14:paraId="60F6C53C" w14:textId="65A8A9F3">
      <w:pPr>
        <w:pStyle w:val="PargrafodaLista"/>
        <w:spacing w:after="0" w:line="360" w:lineRule="auto"/>
        <w:ind w:left="0"/>
        <w:jc w:val="both"/>
        <w:rPr>
          <w:rFonts w:ascii="Arial" w:hAnsi="Arial" w:cs="Arial"/>
          <w:sz w:val="28"/>
          <w:szCs w:val="28"/>
        </w:rPr>
      </w:pPr>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Ação de cobrança </w:t>
      </w:r>
      <w:del w:id="1009" w:author="Assessor GDSXSR" w:date="2026-10-31T19:45:16Z">
        <w:r>
          <w:rPr>
            <w:rFonts w:ascii="Arial" w:hAnsi="Arial" w:cs="Arial"/>
            <w:sz w:val="28"/>
            <w:szCs w:val="28"/>
          </w:rPr>
          <w:delText xml:space="preserve">ajuizada em 21/01/2026</w:delText>
        </w:r>
      </w:del>
      <w:ins w:id="1010" w:author="Assessor GDSXSR" w:date="2026-10-31T19:45:16Z">
        <w:r>
          <w:rPr>
            <w:rFonts w:ascii="Arial" w:hAnsi="Arial" w:cs="Arial"/>
            <w:color w:val="808080"/>
            <w:sz w:val="28"/>
            <w:szCs w:val="28"/>
          </w:rPr>
          <w:t xml:space="preserve">proposta</w:t>
        </w:r>
      </w:ins>
      <w:r>
        <w:rPr>
          <w:rFonts w:ascii="Arial" w:hAnsi="Arial" w:cs="Arial"/>
          <w:sz w:val="28"/>
          <w:szCs w:val="28"/>
        </w:rPr>
        <w:t xml:space="preserve"> por Hospital Santa Lúcia S.A. e Hospital Maria Auxiliadora S.A. contra Massa Falida de Hospital Bom Samaritano S/C Ltda., </w:t>
      </w:r>
      <w:del w:id="1011" w:author="Assessor GDSXSR" w:date="2026-10-31T19:45:16Z">
        <w:r>
          <w:rPr>
            <w:rFonts w:ascii="Arial" w:hAnsi="Arial" w:cs="Arial"/>
            <w:sz w:val="28"/>
            <w:szCs w:val="28"/>
          </w:rPr>
          <w:delText xml:space="preserve">com</w:delText>
        </w:r>
      </w:del>
      <w:ins w:id="1012" w:author="Assessor GDSXSR" w:date="2026-10-31T19:45:16Z">
        <w:r>
          <w:rPr>
            <w:rFonts w:ascii="Arial" w:hAnsi="Arial" w:cs="Arial"/>
            <w:color w:val="808080"/>
            <w:sz w:val="28"/>
            <w:szCs w:val="28"/>
          </w:rPr>
          <w:t xml:space="preserve">por</w:t>
        </w:r>
      </w:ins>
      <w:r>
        <w:rPr>
          <w:rFonts w:ascii="Arial" w:hAnsi="Arial" w:cs="Arial"/>
          <w:sz w:val="28"/>
          <w:szCs w:val="28"/>
        </w:rPr>
        <w:t xml:space="preserve"> </w:t>
      </w:r>
      <w:del w:id="1013" w:author="Assessor GDSXSR" w:date="2026-10-31T19:45:16Z">
        <w:r>
          <w:rPr>
            <w:rFonts w:ascii="Arial" w:hAnsi="Arial" w:cs="Arial"/>
            <w:sz w:val="28"/>
            <w:szCs w:val="28"/>
          </w:rPr>
          <w:delText xml:space="preserve">pedido</w:delText>
        </w:r>
      </w:del>
      <w:ins w:id="1014" w:author="Assessor GDSXSR" w:date="2026-10-31T19:45:16Z">
        <w:r>
          <w:rPr>
            <w:rFonts w:ascii="Arial" w:hAnsi="Arial" w:cs="Arial"/>
            <w:color w:val="808080"/>
            <w:sz w:val="28"/>
            <w:szCs w:val="28"/>
          </w:rPr>
          <w:t xml:space="preserve">serviços médico-hospitalares prestados a beneficiários</w:t>
        </w:r>
      </w:ins>
      <w:r>
        <w:rPr>
          <w:rFonts w:ascii="Arial" w:hAnsi="Arial" w:cs="Arial"/>
          <w:sz w:val="28"/>
          <w:szCs w:val="28"/>
        </w:rPr>
        <w:t xml:space="preserve"> de </w:t>
      </w:r>
      <w:del w:id="1015" w:author="Assessor GDSXSR" w:date="2026-10-31T19:45:16Z">
        <w:r>
          <w:rPr>
            <w:rFonts w:ascii="Arial" w:hAnsi="Arial" w:cs="Arial"/>
            <w:sz w:val="28"/>
            <w:szCs w:val="28"/>
          </w:rPr>
          <w:delText xml:space="preserve">pagamento</w:delText>
        </w:r>
      </w:del>
      <w:ins w:id="1016" w:author="Assessor GDSXSR" w:date="2026-10-31T19:45:16Z">
        <w:r>
          <w:rPr>
            <w:rFonts w:ascii="Arial" w:hAnsi="Arial" w:cs="Arial"/>
            <w:color w:val="808080"/>
            <w:sz w:val="28"/>
            <w:szCs w:val="28"/>
          </w:rPr>
          <w:t xml:space="preserve">plano</w:t>
        </w:r>
      </w:ins>
      <w:r>
        <w:rPr>
          <w:rFonts w:ascii="Arial" w:hAnsi="Arial" w:cs="Arial"/>
          <w:sz w:val="28"/>
          <w:szCs w:val="28"/>
        </w:rPr>
        <w:t xml:space="preserve"> de </w:t>
      </w:r>
      <w:ins w:id="1017" w:author="Assessor GDSXSR" w:date="2026-10-31T19:45:16Z">
        <w:r>
          <w:rPr>
            <w:rFonts w:ascii="Arial" w:hAnsi="Arial" w:cs="Arial"/>
            <w:color w:val="808080"/>
            <w:sz w:val="28"/>
            <w:szCs w:val="28"/>
          </w:rPr>
          <w:t xml:space="preserve">saúde (</w:t>
        </w:r>
      </w:ins>
      <w:r>
        <w:rPr>
          <w:rFonts w:ascii="Arial" w:hAnsi="Arial" w:cs="Arial"/>
          <w:sz w:val="28"/>
          <w:szCs w:val="28"/>
        </w:rPr>
        <w:t xml:space="preserve">R$ 9.134.804,75</w:t>
      </w:r>
      <w:del w:id="1018" w:author="Assessor GDSXSR" w:date="2026-10-31T19:45:16Z">
        <w:r>
          <w:rPr>
            <w:rFonts w:ascii="Arial" w:hAnsi="Arial" w:cs="Arial"/>
            <w:sz w:val="28"/>
            <w:szCs w:val="28"/>
          </w:rPr>
          <w:delText xml:space="preserve"> por serviços médico-hospitalares prestados aos beneficiários da operadora de plano de saúde</w:delText>
        </w:r>
      </w:del>
      <w:ins w:id="1019" w:author="Assessor GDSXSR" w:date="2026-10-31T19:45:16Z">
        <w:r>
          <w:rPr>
            <w:rFonts w:ascii="Arial" w:hAnsi="Arial" w:cs="Arial"/>
            <w:color w:val="808080"/>
            <w:sz w:val="28"/>
            <w:szCs w:val="28"/>
          </w:rPr>
          <w:t xml:space="preserve">)</w:t>
        </w:r>
      </w:ins>
      <w:r>
        <w:rPr>
          <w:rFonts w:ascii="Arial" w:hAnsi="Arial" w:cs="Arial"/>
          <w:sz w:val="28"/>
          <w:szCs w:val="28"/>
        </w:rPr>
        <w:t xml:space="preserve">.</w:t>
      </w:r>
    </w:p>
    <w:p w:rsidR="00511630" w:rsidP="00886ABA" w:rsidRDefault="00511630" w14:paraId="7A5E7795" w14:textId="7BC9BA69">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t xml:space="preserve"> </w:t>
      </w:r>
      <w:r>
        <w:rPr>
          <w:rFonts w:ascii="Arial" w:hAnsi="Arial" w:cs="Arial"/>
          <w:sz w:val="28"/>
          <w:szCs w:val="28"/>
        </w:rPr>
        <w:t xml:space="preserve">A sentença</w:t>
      </w:r>
      <w:r>
        <w:rPr>
          <w:rFonts w:ascii="Arial" w:hAnsi="Arial" w:cs="Arial"/>
          <w:sz w:val="28"/>
          <w:szCs w:val="28"/>
        </w:rPr>
        <w:t xml:space="preserve"> </w:t>
      </w:r>
      <w:r>
        <w:rPr>
          <w:rFonts w:ascii="Arial" w:hAnsi="Arial" w:cs="Arial"/>
          <w:sz w:val="28"/>
          <w:szCs w:val="28"/>
        </w:rPr>
        <w:t xml:space="preserve">julgou procedente o pedido</w:t>
      </w:r>
      <w:del w:id="1020" w:author="Assessor GDSXSR" w:date="2026-10-31T19:45:16Z">
        <w:r>
          <w:rPr>
            <w:rFonts w:ascii="Arial" w:hAnsi="Arial" w:cs="Arial"/>
            <w:sz w:val="28"/>
            <w:szCs w:val="28"/>
          </w:rPr>
          <w:delText xml:space="preserve"> de cobrança e reconheceu a exigibilidade do crédito de R$ 9</w:delText>
        </w:r>
      </w:del>
      <w:r>
        <w:rPr>
          <w:rFonts w:ascii="Arial" w:hAnsi="Arial" w:cs="Arial"/>
          <w:sz w:val="28"/>
          <w:szCs w:val="28"/>
        </w:rPr>
        <w:t xml:space="preserve">.</w:t>
      </w:r>
      <w:del w:id="1021" w:author="Assessor GDSXSR" w:date="2026-10-31T19:45:16Z">
        <w:r>
          <w:rPr>
            <w:rFonts w:ascii="Arial" w:hAnsi="Arial" w:cs="Arial"/>
            <w:sz w:val="28"/>
            <w:szCs w:val="28"/>
          </w:rPr>
          <w:delText xml:space="preserve">134.804,75.</w:delText>
        </w:r>
      </w:del>
    </w:p>
    <w:p w:rsidR="00511630" w:rsidP="00886ABA" w:rsidRDefault="00511630" w14:paraId="3CC7FA98" w14:textId="6EC78775">
      <w:pPr>
        <w:pStyle w:val="PargrafodaLista"/>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A ré apelou </w:t>
      </w:r>
      <w:r>
        <w:rPr>
          <w:rFonts w:ascii="Arial" w:hAnsi="Arial" w:cs="Arial"/>
          <w:sz w:val="28"/>
          <w:szCs w:val="28"/>
        </w:rPr>
        <w:t xml:space="preserve">a</w:t>
      </w:r>
      <w:r>
        <w:rPr>
          <w:rFonts w:ascii="Arial" w:hAnsi="Arial" w:cs="Arial"/>
          <w:sz w:val="28"/>
          <w:szCs w:val="28"/>
        </w:rPr>
        <w:t xml:space="preserve">leg</w:t>
      </w:r>
      <w:r>
        <w:rPr>
          <w:rFonts w:ascii="Arial" w:hAnsi="Arial" w:cs="Arial"/>
          <w:sz w:val="28"/>
          <w:szCs w:val="28"/>
        </w:rPr>
        <w:t xml:space="preserve">ando</w:t>
      </w:r>
      <w:r>
        <w:rPr>
          <w:rFonts w:ascii="Arial" w:hAnsi="Arial" w:cs="Arial"/>
          <w:sz w:val="28"/>
          <w:szCs w:val="28"/>
        </w:rPr>
        <w:t xml:space="preserve"> insuficiência dos documentos </w:t>
      </w:r>
      <w:del w:id="1022" w:author="Assessor GDSXSR" w:date="2026-10-31T19:45:16Z">
        <w:r>
          <w:rPr>
            <w:rFonts w:ascii="Arial" w:hAnsi="Arial" w:cs="Arial"/>
            <w:sz w:val="28"/>
            <w:szCs w:val="28"/>
          </w:rPr>
          <w:delText xml:space="preserve">apresentados pelos hospitais</w:delText>
        </w:r>
      </w:del>
      <w:ins w:id="1023" w:author="Assessor GDSXSR" w:date="2026-10-31T19:45:16Z">
        <w:r>
          <w:rPr>
            <w:rFonts w:ascii="Arial" w:hAnsi="Arial" w:cs="Arial"/>
            <w:color w:val="808080"/>
            <w:sz w:val="28"/>
            <w:szCs w:val="28"/>
          </w:rPr>
          <w:t xml:space="preserve">unilaterais</w:t>
        </w:r>
      </w:ins>
      <w:r>
        <w:rPr>
          <w:rFonts w:ascii="Arial" w:hAnsi="Arial" w:cs="Arial"/>
          <w:sz w:val="28"/>
          <w:szCs w:val="28"/>
        </w:rPr>
        <w:t xml:space="preserve">, inversão</w:t>
      </w:r>
      <w:del w:id="1024" w:author="Assessor GDSXSR" w:date="2026-10-31T19:45:16Z">
        <w:r>
          <w:rPr>
            <w:rFonts w:ascii="Arial" w:hAnsi="Arial" w:cs="Arial"/>
            <w:sz w:val="28"/>
            <w:szCs w:val="28"/>
          </w:rPr>
          <w:delText xml:space="preserve"> indevida</w:delText>
        </w:r>
      </w:del>
      <w:r>
        <w:rPr>
          <w:rFonts w:ascii="Arial" w:hAnsi="Arial" w:cs="Arial"/>
          <w:sz w:val="28"/>
          <w:szCs w:val="28"/>
        </w:rPr>
        <w:t xml:space="preserve"> do ônus da prova, necessidade de prontuários</w:t>
      </w:r>
      <w:del w:id="1025" w:author="Assessor GDSXSR" w:date="2026-10-31T19:45:16Z">
        <w:r>
          <w:rPr>
            <w:rFonts w:ascii="Arial" w:hAnsi="Arial" w:cs="Arial"/>
            <w:sz w:val="28"/>
            <w:szCs w:val="28"/>
          </w:rPr>
          <w:delText xml:space="preserve"> médicos</w:delText>
        </w:r>
      </w:del>
      <w:r>
        <w:rPr>
          <w:rFonts w:ascii="Arial" w:hAnsi="Arial" w:cs="Arial"/>
          <w:sz w:val="28"/>
          <w:szCs w:val="28"/>
        </w:rPr>
        <w:t xml:space="preserve">, ausência de reconhecimento do débito nos e-mails e falta de </w:t>
      </w:r>
      <w:del w:id="1026" w:author="Assessor GDSXSR" w:date="2026-10-31T19:45:16Z">
        <w:r>
          <w:rPr>
            <w:rFonts w:ascii="Arial" w:hAnsi="Arial" w:cs="Arial"/>
            <w:sz w:val="28"/>
            <w:szCs w:val="28"/>
          </w:rPr>
          <w:delText xml:space="preserve">demonstração</w:delText>
        </w:r>
      </w:del>
      <w:ins w:id="1027" w:author="Assessor GDSXSR" w:date="2026-10-31T19:45:16Z">
        <w:r>
          <w:rPr>
            <w:rFonts w:ascii="Arial" w:hAnsi="Arial" w:cs="Arial"/>
            <w:color w:val="808080"/>
            <w:sz w:val="28"/>
            <w:szCs w:val="28"/>
          </w:rPr>
          <w:t xml:space="preserve">prova</w:t>
        </w:r>
      </w:ins>
      <w:r>
        <w:rPr>
          <w:rFonts w:ascii="Arial" w:hAnsi="Arial" w:cs="Arial"/>
          <w:sz w:val="28"/>
          <w:szCs w:val="28"/>
        </w:rPr>
        <w:t xml:space="preserve"> da origem</w:t>
      </w:r>
      <w:del w:id="1028" w:author="Assessor GDSXSR" w:date="2026-10-31T19:45:16Z">
        <w:r>
          <w:rPr>
            <w:rFonts w:ascii="Arial" w:hAnsi="Arial" w:cs="Arial"/>
            <w:sz w:val="28"/>
            <w:szCs w:val="28"/>
          </w:rPr>
          <w:delText xml:space="preserve">, liquidez</w:delText>
        </w:r>
      </w:del>
      <w:r>
        <w:rPr>
          <w:rFonts w:ascii="Arial" w:hAnsi="Arial" w:cs="Arial"/>
          <w:sz w:val="28"/>
          <w:szCs w:val="28"/>
        </w:rPr>
        <w:t xml:space="preserve"> e </w:t>
      </w:r>
      <w:ins w:id="1029" w:author="Assessor GDSXSR" w:date="2026-10-31T19:45:16Z">
        <w:r>
          <w:rPr>
            <w:rFonts w:ascii="Arial" w:hAnsi="Arial" w:cs="Arial"/>
            <w:color w:val="808080"/>
            <w:sz w:val="28"/>
            <w:szCs w:val="28"/>
          </w:rPr>
          <w:t xml:space="preserve">da </w:t>
        </w:r>
      </w:ins>
      <w:r>
        <w:rPr>
          <w:rFonts w:ascii="Arial" w:hAnsi="Arial" w:cs="Arial"/>
          <w:sz w:val="28"/>
          <w:szCs w:val="28"/>
        </w:rPr>
        <w:t xml:space="preserve">exigibilidade </w:t>
      </w:r>
      <w:del w:id="1030" w:author="Assessor GDSXSR" w:date="2026-10-31T19:45:16Z">
        <w:r>
          <w:rPr>
            <w:rFonts w:ascii="Arial" w:hAnsi="Arial" w:cs="Arial"/>
            <w:sz w:val="28"/>
            <w:szCs w:val="28"/>
          </w:rPr>
          <w:delText xml:space="preserve">da</w:delText>
        </w:r>
      </w:del>
      <w:ins w:id="1031" w:author="Assessor GDSXSR" w:date="2026-10-31T19:45:16Z">
        <w:r>
          <w:rPr>
            <w:rFonts w:ascii="Arial" w:hAnsi="Arial" w:cs="Arial"/>
            <w:color w:val="808080"/>
            <w:sz w:val="28"/>
            <w:szCs w:val="28"/>
          </w:rPr>
          <w:t xml:space="preserve">do</w:t>
        </w:r>
      </w:ins>
      <w:r>
        <w:rPr>
          <w:rFonts w:ascii="Arial" w:hAnsi="Arial" w:cs="Arial"/>
          <w:sz w:val="28"/>
          <w:szCs w:val="28"/>
        </w:rPr>
        <w:t xml:space="preserve"> </w:t>
      </w:r>
      <w:del w:id="1032" w:author="Assessor GDSXSR" w:date="2026-10-31T19:45:16Z">
        <w:r>
          <w:rPr>
            <w:rFonts w:ascii="Arial" w:hAnsi="Arial" w:cs="Arial"/>
            <w:sz w:val="28"/>
            <w:szCs w:val="28"/>
          </w:rPr>
          <w:delText xml:space="preserve">obrigação.</w:delText>
        </w:r>
      </w:del>
      <w:ins w:id="1033" w:author="Assessor GDSXSR" w:date="2026-10-31T19:45:16Z">
        <w:r>
          <w:rPr>
            <w:rFonts w:ascii="Arial" w:hAnsi="Arial" w:cs="Arial"/>
            <w:color w:val="808080"/>
            <w:sz w:val="28"/>
            <w:szCs w:val="28"/>
          </w:rPr>
          <w:t xml:space="preserve">crédito,</w:t>
        </w:r>
      </w:ins>
      <w:r>
        <w:rPr>
          <w:rFonts w:ascii="Arial" w:hAnsi="Arial" w:cs="Arial"/>
          <w:sz w:val="28"/>
          <w:szCs w:val="28"/>
        </w:rPr>
        <w:t xml:space="preserve"> </w:t>
      </w:r>
      <w:del w:id="1034" w:author="Assessor GDSXSR" w:date="2026-10-31T19:45:16Z">
        <w:r>
          <w:rPr>
            <w:rFonts w:ascii="Arial" w:hAnsi="Arial" w:cs="Arial"/>
            <w:sz w:val="28"/>
            <w:szCs w:val="28"/>
          </w:rPr>
          <w:delText xml:space="preserve">Pediu</w:delText>
        </w:r>
      </w:del>
      <w:ins w:id="1035" w:author="Assessor GDSXSR" w:date="2026-10-31T19:45:16Z">
        <w:r>
          <w:rPr>
            <w:rFonts w:ascii="Arial" w:hAnsi="Arial" w:cs="Arial"/>
            <w:color w:val="808080"/>
            <w:sz w:val="28"/>
            <w:szCs w:val="28"/>
          </w:rPr>
          <w:t xml:space="preserve">e pediu</w:t>
        </w:r>
      </w:ins>
      <w:r>
        <w:rPr>
          <w:rFonts w:ascii="Arial" w:hAnsi="Arial" w:cs="Arial"/>
          <w:sz w:val="28"/>
          <w:szCs w:val="28"/>
        </w:rPr>
        <w:t xml:space="preserve"> a improcedência</w:t>
      </w:r>
      <w:del w:id="1036" w:author="Assessor GDSXSR" w:date="2026-10-31T19:45:16Z">
        <w:r>
          <w:rPr>
            <w:rFonts w:ascii="Arial" w:hAnsi="Arial" w:cs="Arial"/>
            <w:sz w:val="28"/>
            <w:szCs w:val="28"/>
          </w:rPr>
          <w:delText xml:space="preserve"> integral dos pedidos</w:delText>
        </w:r>
      </w:del>
      <w:r>
        <w:rPr>
          <w:rFonts w:ascii="Arial" w:hAnsi="Arial" w:cs="Arial"/>
          <w:sz w:val="28"/>
          <w:szCs w:val="28"/>
        </w:rPr>
        <w:t xml:space="preserve">.</w:t>
      </w:r>
    </w:p>
    <w:p w:rsidRPr="0034247B" w:rsidR="00886ABA" w:rsidP="00886ABA" w:rsidRDefault="00886ABA" w14:paraId="75F97632" w14:textId="77777777">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rsidR="003161C7" w:rsidP="00886ABA" w:rsidRDefault="00511630" w14:paraId="07CFEBF0" w14:textId="6C2A8D75">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cinco questões em discussão: (i) saber se </w:t>
      </w:r>
      <w:del w:id="1037" w:author="Assessor GDSXSR" w:date="2026-10-31T19:45:16Z">
        <w:r>
          <w:rPr>
            <w:rFonts w:ascii="Arial" w:hAnsi="Arial" w:cs="Arial"/>
            <w:sz w:val="28"/>
            <w:szCs w:val="28"/>
          </w:rPr>
          <w:delText xml:space="preserve">contratos,</w:delText>
        </w:r>
      </w:del>
      <w:ins w:id="1038" w:author="Assessor GDSXSR" w:date="2026-10-31T19:45:16Z">
        <w:r>
          <w:rPr>
            <w:rFonts w:ascii="Arial" w:hAnsi="Arial" w:cs="Arial"/>
            <w:color w:val="808080"/>
            <w:sz w:val="28"/>
            <w:szCs w:val="28"/>
          </w:rPr>
          <w:t xml:space="preserve">os</w:t>
        </w:r>
      </w:ins>
      <w:r>
        <w:rPr>
          <w:rFonts w:ascii="Arial" w:hAnsi="Arial" w:cs="Arial"/>
          <w:sz w:val="28"/>
          <w:szCs w:val="28"/>
        </w:rPr>
        <w:t xml:space="preserve"> </w:t>
      </w:r>
      <w:del w:id="1039" w:author="Assessor GDSXSR" w:date="2026-10-31T19:45:16Z">
        <w:r>
          <w:rPr>
            <w:rFonts w:ascii="Arial" w:hAnsi="Arial" w:cs="Arial"/>
            <w:sz w:val="28"/>
            <w:szCs w:val="28"/>
          </w:rPr>
          <w:delText xml:space="preserve">planilha</w:delText>
        </w:r>
      </w:del>
      <w:ins w:id="1040" w:author="Assessor GDSXSR" w:date="2026-10-31T19:45:16Z">
        <w:r>
          <w:rPr>
            <w:rFonts w:ascii="Arial" w:hAnsi="Arial" w:cs="Arial"/>
            <w:color w:val="808080"/>
            <w:sz w:val="28"/>
            <w:szCs w:val="28"/>
          </w:rPr>
          <w:t xml:space="preserve">documentos</w:t>
        </w:r>
      </w:ins>
      <w:r>
        <w:rPr>
          <w:rFonts w:ascii="Arial" w:hAnsi="Arial" w:cs="Arial"/>
          <w:sz w:val="28"/>
          <w:szCs w:val="28"/>
        </w:rPr>
        <w:t xml:space="preserve"> </w:t>
      </w:r>
      <w:del w:id="1041" w:author="Assessor GDSXSR" w:date="2026-10-31T19:45:16Z">
        <w:r>
          <w:rPr>
            <w:rFonts w:ascii="Arial" w:hAnsi="Arial" w:cs="Arial"/>
            <w:sz w:val="28"/>
            <w:szCs w:val="28"/>
          </w:rPr>
          <w:delText xml:space="preserve">analítica, contas hospitalares, notas fiscais, e-mails e notificação extrajudicial</w:delText>
        </w:r>
      </w:del>
      <w:ins w:id="1042" w:author="Assessor GDSXSR" w:date="2026-10-31T19:45:16Z">
        <w:r>
          <w:rPr>
            <w:rFonts w:ascii="Arial" w:hAnsi="Arial" w:cs="Arial"/>
            <w:color w:val="808080"/>
            <w:sz w:val="28"/>
            <w:szCs w:val="28"/>
          </w:rPr>
          <w:t xml:space="preserve">juntados</w:t>
        </w:r>
      </w:ins>
      <w:r>
        <w:rPr>
          <w:rFonts w:ascii="Arial" w:hAnsi="Arial" w:cs="Arial"/>
          <w:sz w:val="28"/>
          <w:szCs w:val="28"/>
        </w:rPr>
        <w:t xml:space="preserve"> comprovam a prestação dos serviços e o crédito</w:t>
      </w:r>
      <w:del w:id="1043" w:author="Assessor GDSXSR" w:date="2026-10-31T19:45:16Z">
        <w:r>
          <w:rPr>
            <w:rFonts w:ascii="Arial" w:hAnsi="Arial" w:cs="Arial"/>
            <w:sz w:val="28"/>
            <w:szCs w:val="28"/>
          </w:rPr>
          <w:delText xml:space="preserve"> de R$ 9.134.804,75</w:delText>
        </w:r>
      </w:del>
      <w:r>
        <w:rPr>
          <w:rFonts w:ascii="Arial" w:hAnsi="Arial" w:cs="Arial"/>
          <w:sz w:val="28"/>
          <w:szCs w:val="28"/>
        </w:rPr>
        <w:t xml:space="preserve">; (ii) </w:t>
      </w:r>
      <w:r>
        <w:rPr>
          <w:rFonts w:ascii="Arial" w:hAnsi="Arial" w:cs="Arial"/>
          <w:sz w:val="28"/>
          <w:szCs w:val="28"/>
        </w:rPr>
        <w:t xml:space="preserve">definir</w:t>
      </w:r>
      <w:r>
        <w:rPr>
          <w:rFonts w:ascii="Arial" w:hAnsi="Arial" w:cs="Arial"/>
          <w:sz w:val="28"/>
          <w:szCs w:val="28"/>
        </w:rPr>
        <w:t xml:space="preserve"> se a exigência de impugnação específica </w:t>
      </w:r>
      <w:del w:id="1044" w:author="Assessor GDSXSR" w:date="2026-10-31T19:45:16Z">
        <w:r>
          <w:rPr>
            <w:rFonts w:ascii="Arial" w:hAnsi="Arial" w:cs="Arial"/>
            <w:sz w:val="28"/>
            <w:szCs w:val="28"/>
          </w:rPr>
          <w:delText xml:space="preserve">pela</w:delText>
        </w:r>
      </w:del>
      <w:ins w:id="1045" w:author="Assessor GDSXSR" w:date="2026-10-31T19:45:16Z">
        <w:r>
          <w:rPr>
            <w:rFonts w:ascii="Arial" w:hAnsi="Arial" w:cs="Arial"/>
            <w:color w:val="808080"/>
            <w:sz w:val="28"/>
            <w:szCs w:val="28"/>
          </w:rPr>
          <w:t xml:space="preserve">inverteu</w:t>
        </w:r>
      </w:ins>
      <w:r>
        <w:rPr>
          <w:rFonts w:ascii="Arial" w:hAnsi="Arial" w:cs="Arial"/>
          <w:sz w:val="28"/>
          <w:szCs w:val="28"/>
        </w:rPr>
        <w:t xml:space="preserve"> </w:t>
      </w:r>
      <w:del w:id="1046" w:author="Assessor GDSXSR" w:date="2026-10-31T19:45:16Z">
        <w:r>
          <w:rPr>
            <w:rFonts w:ascii="Arial" w:hAnsi="Arial" w:cs="Arial"/>
            <w:sz w:val="28"/>
            <w:szCs w:val="28"/>
          </w:rPr>
          <w:delText xml:space="preserve">ré</w:delText>
        </w:r>
      </w:del>
      <w:ins w:id="1047" w:author="Assessor GDSXSR" w:date="2026-10-31T19:45:16Z">
        <w:r>
          <w:rPr>
            <w:rFonts w:ascii="Arial" w:hAnsi="Arial" w:cs="Arial"/>
            <w:color w:val="808080"/>
            <w:sz w:val="28"/>
            <w:szCs w:val="28"/>
          </w:rPr>
          <w:t xml:space="preserve">indevidamente</w:t>
        </w:r>
      </w:ins>
      <w:r>
        <w:rPr>
          <w:rFonts w:ascii="Arial" w:hAnsi="Arial" w:cs="Arial"/>
          <w:sz w:val="28"/>
          <w:szCs w:val="28"/>
        </w:rPr>
        <w:t xml:space="preserve"> </w:t>
      </w:r>
      <w:del w:id="1048" w:author="Assessor GDSXSR" w:date="2026-10-31T19:45:16Z">
        <w:r>
          <w:rPr>
            <w:rFonts w:ascii="Arial" w:hAnsi="Arial" w:cs="Arial"/>
            <w:sz w:val="28"/>
            <w:szCs w:val="28"/>
          </w:rPr>
          <w:delText xml:space="preserve">configura inversão indevida do</w:delText>
        </w:r>
      </w:del>
      <w:ins w:id="1049" w:author="Assessor GDSXSR" w:date="2026-10-31T19:45:16Z">
        <w:r>
          <w:rPr>
            <w:rFonts w:ascii="Arial" w:hAnsi="Arial" w:cs="Arial"/>
            <w:color w:val="808080"/>
            <w:sz w:val="28"/>
            <w:szCs w:val="28"/>
          </w:rPr>
          <w:t xml:space="preserve">o</w:t>
        </w:r>
      </w:ins>
      <w:r>
        <w:rPr>
          <w:rFonts w:ascii="Arial" w:hAnsi="Arial" w:cs="Arial"/>
          <w:sz w:val="28"/>
          <w:szCs w:val="28"/>
        </w:rPr>
        <w:t xml:space="preserve"> ônus da prova; (iii) </w:t>
      </w:r>
      <w:r>
        <w:rPr>
          <w:rFonts w:ascii="Arial" w:hAnsi="Arial" w:cs="Arial"/>
          <w:sz w:val="28"/>
          <w:szCs w:val="28"/>
        </w:rPr>
        <w:t xml:space="preserve">analisar</w:t>
      </w:r>
      <w:r>
        <w:rPr>
          <w:rFonts w:ascii="Arial" w:hAnsi="Arial" w:cs="Arial"/>
          <w:sz w:val="28"/>
          <w:szCs w:val="28"/>
        </w:rPr>
        <w:t xml:space="preserve"> se a cobrança exige a apresentação integral dos prontuários</w:t>
      </w:r>
      <w:del w:id="1050" w:author="Assessor GDSXSR" w:date="2026-10-31T19:45:16Z">
        <w:r>
          <w:rPr>
            <w:rFonts w:ascii="Arial" w:hAnsi="Arial" w:cs="Arial"/>
            <w:sz w:val="28"/>
            <w:szCs w:val="28"/>
          </w:rPr>
          <w:delText xml:space="preserve"> médicos</w:delText>
        </w:r>
      </w:del>
      <w:r>
        <w:rPr>
          <w:rFonts w:ascii="Arial" w:hAnsi="Arial" w:cs="Arial"/>
          <w:sz w:val="28"/>
          <w:szCs w:val="28"/>
        </w:rPr>
        <w:t xml:space="preserve">; (iv) </w:t>
      </w:r>
      <w:r>
        <w:rPr>
          <w:rFonts w:ascii="Arial" w:hAnsi="Arial" w:cs="Arial"/>
          <w:sz w:val="28"/>
          <w:szCs w:val="28"/>
        </w:rPr>
        <w:t xml:space="preserve">estabelecer</w:t>
      </w:r>
      <w:r>
        <w:rPr>
          <w:rFonts w:ascii="Arial" w:hAnsi="Arial" w:cs="Arial"/>
          <w:sz w:val="28"/>
          <w:szCs w:val="28"/>
        </w:rPr>
        <w:t xml:space="preserve"> se os e-mails </w:t>
      </w:r>
      <w:del w:id="1051" w:author="Assessor GDSXSR" w:date="2026-10-31T19:45:16Z">
        <w:r>
          <w:rPr>
            <w:rFonts w:ascii="Arial" w:hAnsi="Arial" w:cs="Arial"/>
            <w:sz w:val="28"/>
            <w:szCs w:val="28"/>
          </w:rPr>
          <w:delText xml:space="preserve">constituem</w:delText>
        </w:r>
      </w:del>
      <w:ins w:id="1052" w:author="Assessor GDSXSR" w:date="2026-10-31T19:45:16Z">
        <w:r>
          <w:rPr>
            <w:rFonts w:ascii="Arial" w:hAnsi="Arial" w:cs="Arial"/>
            <w:color w:val="808080"/>
            <w:sz w:val="28"/>
            <w:szCs w:val="28"/>
          </w:rPr>
          <w:t xml:space="preserve">configuram</w:t>
        </w:r>
      </w:ins>
      <w:r>
        <w:rPr>
          <w:rFonts w:ascii="Arial" w:hAnsi="Arial" w:cs="Arial"/>
          <w:sz w:val="28"/>
          <w:szCs w:val="28"/>
        </w:rPr>
        <w:t xml:space="preserve"> confissão</w:t>
      </w:r>
      <w:del w:id="1053" w:author="Assessor GDSXSR" w:date="2026-10-31T19:45:16Z">
        <w:r>
          <w:rPr>
            <w:rFonts w:ascii="Arial" w:hAnsi="Arial" w:cs="Arial"/>
            <w:sz w:val="28"/>
            <w:szCs w:val="28"/>
          </w:rPr>
          <w:delText xml:space="preserve"> ou apenas corroboram os demais documentos</w:delText>
        </w:r>
      </w:del>
      <w:r>
        <w:rPr>
          <w:rFonts w:ascii="Arial" w:hAnsi="Arial" w:cs="Arial"/>
          <w:sz w:val="28"/>
          <w:szCs w:val="28"/>
        </w:rPr>
        <w:t xml:space="preserve">; e (v) </w:t>
      </w:r>
      <w:r>
        <w:rPr>
          <w:rFonts w:ascii="Arial" w:hAnsi="Arial" w:cs="Arial"/>
          <w:sz w:val="28"/>
          <w:szCs w:val="28"/>
        </w:rPr>
        <w:t xml:space="preserve">averiguar</w:t>
      </w:r>
      <w:r>
        <w:rPr>
          <w:rFonts w:ascii="Arial" w:hAnsi="Arial" w:cs="Arial"/>
          <w:sz w:val="28"/>
          <w:szCs w:val="28"/>
        </w:rPr>
        <w:t xml:space="preserve"> se a diferença entre o débito </w:t>
      </w:r>
      <w:del w:id="1054" w:author="Assessor GDSXSR" w:date="2026-10-31T19:45:16Z">
        <w:r>
          <w:rPr>
            <w:rFonts w:ascii="Arial" w:hAnsi="Arial" w:cs="Arial"/>
            <w:sz w:val="28"/>
            <w:szCs w:val="28"/>
          </w:rPr>
          <w:delText xml:space="preserve">de</w:delText>
        </w:r>
      </w:del>
      <w:ins w:id="1055" w:author="Assessor GDSXSR" w:date="2026-10-31T19:45:16Z">
        <w:r>
          <w:rPr>
            <w:rFonts w:ascii="Arial" w:hAnsi="Arial" w:cs="Arial"/>
            <w:color w:val="808080"/>
            <w:sz w:val="28"/>
            <w:szCs w:val="28"/>
          </w:rPr>
          <w:t xml:space="preserve">da</w:t>
        </w:r>
      </w:ins>
      <w:r>
        <w:rPr>
          <w:rFonts w:ascii="Arial" w:hAnsi="Arial" w:cs="Arial"/>
          <w:sz w:val="28"/>
          <w:szCs w:val="28"/>
        </w:rPr>
        <w:t xml:space="preserve"> </w:t>
      </w:r>
      <w:del w:id="1056" w:author="Assessor GDSXSR" w:date="2026-10-31T19:45:16Z">
        <w:r>
          <w:rPr>
            <w:rFonts w:ascii="Arial" w:hAnsi="Arial" w:cs="Arial"/>
            <w:sz w:val="28"/>
            <w:szCs w:val="28"/>
          </w:rPr>
          <w:delText xml:space="preserve">R$</w:delText>
        </w:r>
      </w:del>
      <w:ins w:id="1057" w:author="Assessor GDSXSR" w:date="2026-10-31T19:45:16Z">
        <w:r>
          <w:rPr>
            <w:rFonts w:ascii="Arial" w:hAnsi="Arial" w:cs="Arial"/>
            <w:color w:val="808080"/>
            <w:sz w:val="28"/>
            <w:szCs w:val="28"/>
          </w:rPr>
          <w:t xml:space="preserve">notificação</w:t>
        </w:r>
      </w:ins>
      <w:r>
        <w:rPr>
          <w:rFonts w:ascii="Arial" w:hAnsi="Arial" w:cs="Arial"/>
          <w:sz w:val="28"/>
          <w:szCs w:val="28"/>
        </w:rPr>
        <w:t xml:space="preserve"> </w:t>
      </w:r>
      <w:del w:id="1058" w:author="Assessor GDSXSR" w:date="2026-10-31T19:45:16Z">
        <w:r>
          <w:rPr>
            <w:rFonts w:ascii="Arial" w:hAnsi="Arial" w:cs="Arial"/>
            <w:sz w:val="28"/>
            <w:szCs w:val="28"/>
          </w:rPr>
          <w:delText xml:space="preserve">3.475.389,93, apurado em 14/03/2022,</w:delText>
        </w:r>
      </w:del>
      <w:ins w:id="1059" w:author="Assessor GDSXSR" w:date="2026-10-31T19:45:16Z">
        <w:r>
          <w:rPr>
            <w:rFonts w:ascii="Arial" w:hAnsi="Arial" w:cs="Arial"/>
            <w:color w:val="808080"/>
            <w:sz w:val="28"/>
            <w:szCs w:val="28"/>
          </w:rPr>
          <w:t xml:space="preserve">extrajudicial</w:t>
        </w:r>
      </w:ins>
      <w:r>
        <w:rPr>
          <w:rFonts w:ascii="Arial" w:hAnsi="Arial" w:cs="Arial"/>
          <w:sz w:val="28"/>
          <w:szCs w:val="28"/>
        </w:rPr>
        <w:t xml:space="preserve"> e o valor cobrado </w:t>
      </w:r>
      <w:del w:id="1060" w:author="Assessor GDSXSR" w:date="2026-10-31T19:45:16Z">
        <w:r>
          <w:rPr>
            <w:rFonts w:ascii="Arial" w:hAnsi="Arial" w:cs="Arial"/>
            <w:sz w:val="28"/>
            <w:szCs w:val="28"/>
          </w:rPr>
          <w:delText xml:space="preserve">judicialmente </w:delText>
        </w:r>
      </w:del>
      <w:r>
        <w:rPr>
          <w:rFonts w:ascii="Arial" w:hAnsi="Arial" w:cs="Arial"/>
          <w:sz w:val="28"/>
          <w:szCs w:val="28"/>
        </w:rPr>
        <w:t xml:space="preserve">demonstra</w:t>
      </w:r>
      <w:del w:id="1061" w:author="Assessor GDSXSR" w:date="2026-10-31T19:45:16Z">
        <w:r>
          <w:rPr>
            <w:rFonts w:ascii="Arial" w:hAnsi="Arial" w:cs="Arial"/>
            <w:sz w:val="28"/>
            <w:szCs w:val="28"/>
          </w:rPr>
          <w:delText xml:space="preserve"> inconsistência ou</w:delText>
        </w:r>
      </w:del>
      <w:r>
        <w:rPr>
          <w:rFonts w:ascii="Arial" w:hAnsi="Arial" w:cs="Arial"/>
          <w:sz w:val="28"/>
          <w:szCs w:val="28"/>
        </w:rPr>
        <w:t xml:space="preserve"> excesso.</w:t>
      </w:r>
    </w:p>
    <w:p w:rsidRPr="0034247B" w:rsidR="00886ABA" w:rsidP="00886ABA" w:rsidRDefault="00886ABA" w14:paraId="514DEA23" w14:textId="72A38FC8">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rsidR="00886ABA" w:rsidP="00886ABA" w:rsidRDefault="00511630" w14:paraId="351C336E" w14:textId="1E99916B">
      <w:pPr>
        <w:pStyle w:val="PargrafodaLista"/>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convergência </w:t>
      </w:r>
      <w:r>
        <w:rPr>
          <w:rFonts w:ascii="Arial" w:hAnsi="Arial" w:cs="Arial"/>
          <w:sz w:val="28"/>
          <w:szCs w:val="28"/>
        </w:rPr>
        <w:t xml:space="preserve">de </w:t>
      </w:r>
      <w:del w:id="1062" w:author="Assessor GDSXSR" w:date="2026-10-31T19:45:16Z">
        <w:r>
          <w:rPr>
            <w:rFonts w:ascii="Arial" w:hAnsi="Arial" w:cs="Arial"/>
            <w:sz w:val="28"/>
            <w:szCs w:val="28"/>
          </w:rPr>
          <w:delText xml:space="preserve">notas</w:delText>
        </w:r>
      </w:del>
      <w:ins w:id="1063" w:author="Assessor GDSXSR" w:date="2026-10-31T19:45:16Z">
        <w:r>
          <w:rPr>
            <w:rFonts w:ascii="Arial" w:hAnsi="Arial" w:cs="Arial"/>
            <w:color w:val="808080"/>
            <w:sz w:val="28"/>
            <w:szCs w:val="28"/>
          </w:rPr>
          <w:t xml:space="preserve">contratos,</w:t>
        </w:r>
      </w:ins>
      <w:r>
        <w:rPr>
          <w:rFonts w:ascii="Arial" w:hAnsi="Arial" w:cs="Arial"/>
          <w:sz w:val="28"/>
          <w:szCs w:val="28"/>
        </w:rPr>
        <w:t xml:space="preserve"> </w:t>
      </w:r>
      <w:del w:id="1064" w:author="Assessor GDSXSR" w:date="2026-10-31T19:45:16Z">
        <w:r>
          <w:rPr>
            <w:rFonts w:ascii="Arial" w:hAnsi="Arial" w:cs="Arial"/>
            <w:sz w:val="28"/>
            <w:szCs w:val="28"/>
          </w:rPr>
          <w:delText xml:space="preserve">fiscais</w:delText>
        </w:r>
      </w:del>
      <w:ins w:id="1065" w:author="Assessor GDSXSR" w:date="2026-10-31T19:45:16Z">
        <w:r>
          <w:rPr>
            <w:rFonts w:ascii="Arial" w:hAnsi="Arial" w:cs="Arial"/>
            <w:color w:val="808080"/>
            <w:sz w:val="28"/>
            <w:szCs w:val="28"/>
          </w:rPr>
          <w:t xml:space="preserve">planilha</w:t>
        </w:r>
      </w:ins>
      <w:r>
        <w:rPr>
          <w:rFonts w:ascii="Arial" w:hAnsi="Arial" w:cs="Arial"/>
          <w:sz w:val="28"/>
          <w:szCs w:val="28"/>
        </w:rPr>
        <w:t xml:space="preserve"> </w:t>
      </w:r>
      <w:del w:id="1066" w:author="Assessor GDSXSR" w:date="2026-10-31T19:45:16Z">
        <w:r>
          <w:rPr>
            <w:rFonts w:ascii="Arial" w:hAnsi="Arial" w:cs="Arial"/>
            <w:sz w:val="28"/>
            <w:szCs w:val="28"/>
          </w:rPr>
          <w:delText xml:space="preserve">e planilhas</w:delText>
        </w:r>
        <w:r>
          <w:rPr>
            <w:rFonts w:ascii="Arial" w:hAnsi="Arial" w:cs="Arial"/>
            <w:sz w:val="28"/>
            <w:szCs w:val="28"/>
          </w:rPr>
          <w:delText xml:space="preserve"> com contratos</w:delText>
        </w:r>
      </w:del>
      <w:ins w:id="1067" w:author="Assessor GDSXSR" w:date="2026-10-31T19:45:16Z">
        <w:r>
          <w:rPr>
            <w:rFonts w:ascii="Arial" w:hAnsi="Arial" w:cs="Arial"/>
            <w:color w:val="808080"/>
            <w:sz w:val="28"/>
            <w:szCs w:val="28"/>
          </w:rPr>
          <w:t xml:space="preserve">analítica</w:t>
        </w:r>
      </w:ins>
      <w:r>
        <w:rPr>
          <w:rFonts w:ascii="Arial" w:hAnsi="Arial" w:cs="Arial"/>
          <w:sz w:val="28"/>
          <w:szCs w:val="28"/>
        </w:rPr>
        <w:t xml:space="preserve">, contas individualizadas, </w:t>
      </w:r>
      <w:del w:id="1068" w:author="Assessor GDSXSR" w:date="2026-10-31T19:45:16Z">
        <w:r>
          <w:rPr>
            <w:rFonts w:ascii="Arial" w:hAnsi="Arial" w:cs="Arial"/>
            <w:sz w:val="28"/>
            <w:szCs w:val="28"/>
          </w:rPr>
          <w:delText xml:space="preserve">registros</w:delText>
        </w:r>
      </w:del>
      <w:ins w:id="1069" w:author="Assessor GDSXSR" w:date="2026-10-31T19:45:16Z">
        <w:r>
          <w:rPr>
            <w:rFonts w:ascii="Arial" w:hAnsi="Arial" w:cs="Arial"/>
            <w:color w:val="808080"/>
            <w:sz w:val="28"/>
            <w:szCs w:val="28"/>
          </w:rPr>
          <w:t xml:space="preserve">notas</w:t>
        </w:r>
      </w:ins>
      <w:r>
        <w:rPr>
          <w:rFonts w:ascii="Arial" w:hAnsi="Arial" w:cs="Arial"/>
          <w:sz w:val="28"/>
          <w:szCs w:val="28"/>
        </w:rPr>
        <w:t xml:space="preserve"> </w:t>
      </w:r>
      <w:del w:id="1070" w:author="Assessor GDSXSR" w:date="2026-10-31T19:45:16Z">
        <w:r>
          <w:rPr>
            <w:rFonts w:ascii="Arial" w:hAnsi="Arial" w:cs="Arial"/>
            <w:sz w:val="28"/>
            <w:szCs w:val="28"/>
          </w:rPr>
          <w:delText xml:space="preserve">de faturamento, comunicações relativas à execução contratual</w:delText>
        </w:r>
      </w:del>
      <w:ins w:id="1071" w:author="Assessor GDSXSR" w:date="2026-10-31T19:45:16Z">
        <w:r>
          <w:rPr>
            <w:rFonts w:ascii="Arial" w:hAnsi="Arial" w:cs="Arial"/>
            <w:color w:val="808080"/>
            <w:sz w:val="28"/>
            <w:szCs w:val="28"/>
          </w:rPr>
          <w:t xml:space="preserve">fiscais</w:t>
        </w:r>
      </w:ins>
      <w:r>
        <w:rPr>
          <w:rFonts w:ascii="Arial" w:hAnsi="Arial" w:cs="Arial"/>
          <w:sz w:val="28"/>
          <w:szCs w:val="28"/>
        </w:rPr>
        <w:t xml:space="preserve"> e </w:t>
      </w:r>
      <w:del w:id="1072" w:author="Assessor GDSXSR" w:date="2026-10-31T19:45:16Z">
        <w:r>
          <w:rPr>
            <w:rFonts w:ascii="Arial" w:hAnsi="Arial" w:cs="Arial"/>
            <w:sz w:val="28"/>
            <w:szCs w:val="28"/>
          </w:rPr>
          <w:delText xml:space="preserve">providências administrativas</w:delText>
        </w:r>
      </w:del>
      <w:ins w:id="1073" w:author="Assessor GDSXSR" w:date="2026-10-31T19:45:16Z">
        <w:r>
          <w:rPr>
            <w:rFonts w:ascii="Arial" w:hAnsi="Arial" w:cs="Arial"/>
            <w:color w:val="808080"/>
            <w:sz w:val="28"/>
            <w:szCs w:val="28"/>
          </w:rPr>
          <w:t xml:space="preserve">comunicações</w:t>
        </w:r>
      </w:ins>
      <w:r>
        <w:rPr>
          <w:rFonts w:ascii="Arial" w:hAnsi="Arial" w:cs="Arial"/>
          <w:sz w:val="28"/>
          <w:szCs w:val="28"/>
        </w:rPr>
        <w:t xml:space="preserve"> de cobrança</w:t>
      </w:r>
      <w:del w:id="1074" w:author="Assessor GDSXSR" w:date="2026-10-31T19:45:16Z">
        <w:r>
          <w:rPr>
            <w:rFonts w:ascii="Arial" w:hAnsi="Arial" w:cs="Arial"/>
            <w:sz w:val="28"/>
            <w:szCs w:val="28"/>
          </w:rPr>
          <w:delText xml:space="preserve">,</w:delText>
        </w:r>
      </w:del>
      <w:r>
        <w:rPr>
          <w:rFonts w:ascii="Arial" w:hAnsi="Arial" w:cs="Arial"/>
          <w:sz w:val="28"/>
          <w:szCs w:val="28"/>
        </w:rPr>
        <w:t xml:space="preserve"> forma conjunto probatório apto a demonstrar o crédito</w:t>
      </w:r>
      <w:ins w:id="1075" w:author="Assessor GDSXSR" w:date="2026-10-31T19:45:16Z">
        <w:r>
          <w:rPr>
            <w:rFonts w:ascii="Arial" w:hAnsi="Arial" w:cs="Arial"/>
            <w:color w:val="808080"/>
            <w:sz w:val="28"/>
            <w:szCs w:val="28"/>
          </w:rPr>
          <w:t xml:space="preserve">, e a alegação genérica de produção unilateral não lhe retira a força probatória quando o devedor não aponta inconsistência específica</w:t>
        </w:r>
      </w:ins>
      <w:r>
        <w:rPr>
          <w:rFonts w:ascii="Arial" w:hAnsi="Arial" w:cs="Arial"/>
          <w:sz w:val="28"/>
          <w:szCs w:val="28"/>
        </w:rPr>
        <w:t xml:space="preserve">.</w:t>
      </w:r>
    </w:p>
    <w:p w:rsidR="003161C7" w:rsidP="00886ABA" w:rsidRDefault="00511630" w14:paraId="382804E3" w14:textId="77777777">
      <w:pPr>
        <w:pStyle w:val="PargrafodaLista"/>
        <w:spacing w:after="0" w:line="360" w:lineRule="auto"/>
        <w:ind w:left="0"/>
        <w:jc w:val="both"/>
        <w:rPr>
          <w:del w:id="1080" w:author="Assessor GDSXSR" w:date="2026-10-31T19:45:16Z"/>
          <w:rFonts w:ascii="Arial" w:hAnsi="Arial" w:cs="Arial"/>
          <w:sz w:val="28"/>
          <w:szCs w:val="28"/>
        </w:rPr>
      </w:pPr>
      <w:del w:id="1076" w:author="Assessor GDSXSR" w:date="2026-10-31T19:45:16Z">
        <w:r>
          <w:rPr>
            <w:rFonts w:ascii="Arial" w:hAnsi="Arial" w:cs="Arial"/>
            <w:sz w:val="28"/>
            <w:szCs w:val="28"/>
          </w:rPr>
          <w:delText>6</w:delText>
        </w:r>
      </w:del>
      <w:del w:id="1077" w:author="Assessor GDSXSR" w:date="2026-10-31T19:45:16Z">
        <w:r w:rsidR="00886ABA">
          <w:rPr>
            <w:rFonts w:ascii="Arial" w:hAnsi="Arial" w:cs="Arial"/>
            <w:sz w:val="28"/>
            <w:szCs w:val="28"/>
          </w:rPr>
          <w:delText>.</w:delText>
        </w:r>
      </w:del>
      <w:del w:id="1078" w:author="Assessor GDSXSR" w:date="2026-10-31T19:45:16Z">
        <w:r w:rsidR="003161C7">
          <w:rPr>
            <w:rFonts w:ascii="Arial" w:hAnsi="Arial" w:cs="Arial"/>
            <w:sz w:val="28"/>
            <w:szCs w:val="28"/>
          </w:rPr>
          <w:delText xml:space="preserve"> </w:delText>
        </w:r>
      </w:del>
      <w:del w:id="1079" w:author="Assessor GDSXSR" w:date="2026-10-31T19:45:16Z">
        <w:r w:rsidRPr="003161C7" w:rsidR="003161C7">
          <w:rPr>
            <w:rFonts w:ascii="Arial" w:hAnsi="Arial" w:cs="Arial"/>
            <w:sz w:val="28"/>
            <w:szCs w:val="28"/>
          </w:rPr>
          <w:delText>A alegação genérica de produção unilateral dos documentos não lhes retira a força probatória quando a parte contrária deixa de apontar inconsistência específica ou apresentar elemento concreto capaz de infirmar sua eficácia probatória</w:delText>
        </w:r>
      </w:del>
    </w:p>
    <w:p w:rsidR="003161C7" w:rsidP="00886ABA" w:rsidRDefault="003161C7" w14:paraId="635B7A1A" w14:textId="4AE11679">
      <w:pPr>
        <w:pStyle w:val="PargrafodaLista"/>
        <w:spacing w:after="0" w:line="360" w:lineRule="auto"/>
        <w:ind w:left="0"/>
        <w:jc w:val="both"/>
        <w:rPr>
          <w:rFonts w:ascii="Arial" w:hAnsi="Arial" w:cs="Arial"/>
          <w:sz w:val="28"/>
          <w:szCs w:val="28"/>
        </w:rPr>
      </w:pPr>
      <w:del w:id="1081" w:author="Assessor GDSXSR" w:date="2026-10-31T19:45:16Z">
        <w:r>
          <w:rPr>
            <w:rFonts w:ascii="Arial" w:hAnsi="Arial" w:cs="Arial"/>
            <w:sz w:val="28"/>
            <w:szCs w:val="28"/>
          </w:rPr>
          <w:delText xml:space="preserve">7</w:delText>
        </w:r>
      </w:del>
      <w:ins w:id="1082" w:author="Assessor GDSXSR" w:date="2026-10-31T19:45:16Z">
        <w:r>
          <w:rPr>
            <w:rFonts w:ascii="Arial" w:hAnsi="Arial" w:cs="Arial"/>
            <w:color w:val="808080"/>
            <w:sz w:val="28"/>
            <w:szCs w:val="28"/>
          </w:rPr>
          <w:t xml:space="preserve">6</w:t>
        </w:r>
      </w:ins>
      <w:r>
        <w:rPr>
          <w:rFonts w:ascii="Arial" w:hAnsi="Arial" w:cs="Arial"/>
          <w:sz w:val="28"/>
          <w:szCs w:val="28"/>
        </w:rPr>
        <w:t xml:space="preserve">. </w:t>
      </w:r>
      <w:r>
        <w:rPr>
          <w:rFonts w:ascii="Arial" w:hAnsi="Arial" w:cs="Arial"/>
          <w:sz w:val="28"/>
          <w:szCs w:val="28"/>
        </w:rPr>
        <w:t xml:space="preserve">O credor cumpre o ônus </w:t>
      </w:r>
      <w:del w:id="1083" w:author="Assessor GDSXSR" w:date="2026-10-31T19:45:16Z">
        <w:r>
          <w:rPr>
            <w:rFonts w:ascii="Arial" w:hAnsi="Arial" w:cs="Arial"/>
            <w:sz w:val="28"/>
            <w:szCs w:val="28"/>
          </w:rPr>
          <w:delText xml:space="preserve">previsto no art. 373, I, </w:delText>
        </w:r>
      </w:del>
      <w:r>
        <w:rPr>
          <w:rFonts w:ascii="Arial" w:hAnsi="Arial" w:cs="Arial"/>
          <w:sz w:val="28"/>
          <w:szCs w:val="28"/>
        </w:rPr>
        <w:t xml:space="preserve">do CPC </w:t>
      </w:r>
      <w:del w:id="1084" w:author="Assessor GDSXSR" w:date="2026-10-31T19:45:16Z">
        <w:r>
          <w:rPr>
            <w:rFonts w:ascii="Arial" w:hAnsi="Arial" w:cs="Arial"/>
            <w:sz w:val="28"/>
            <w:szCs w:val="28"/>
          </w:rPr>
          <w:delText xml:space="preserve">quando</w:delText>
        </w:r>
      </w:del>
      <w:ins w:id="1085" w:author="Assessor GDSXSR" w:date="2026-10-31T19:45:16Z">
        <w:r>
          <w:rPr>
            <w:rFonts w:ascii="Arial" w:hAnsi="Arial" w:cs="Arial"/>
            <w:color w:val="808080"/>
            <w:sz w:val="28"/>
            <w:szCs w:val="28"/>
          </w:rPr>
          <w:t xml:space="preserve">373</w:t>
        </w:r>
      </w:ins>
      <w:r>
        <w:rPr>
          <w:rFonts w:ascii="Arial" w:hAnsi="Arial" w:cs="Arial"/>
          <w:sz w:val="28"/>
          <w:szCs w:val="28"/>
        </w:rPr>
        <w:t xml:space="preserve"> </w:t>
      </w:r>
      <w:del w:id="1086" w:author="Assessor GDSXSR" w:date="2026-10-31T19:45:16Z">
        <w:r>
          <w:rPr>
            <w:rFonts w:ascii="Arial" w:hAnsi="Arial" w:cs="Arial"/>
            <w:sz w:val="28"/>
            <w:szCs w:val="28"/>
          </w:rPr>
          <w:delText xml:space="preserve">comprova</w:delText>
        </w:r>
      </w:del>
      <w:ins w:id="1087" w:author="Assessor GDSXSR" w:date="2026-10-31T19:45:16Z">
        <w:r>
          <w:rPr>
            <w:rFonts w:ascii="Arial" w:hAnsi="Arial" w:cs="Arial"/>
            <w:color w:val="808080"/>
            <w:sz w:val="28"/>
            <w:szCs w:val="28"/>
          </w:rPr>
          <w:t xml:space="preserve">I ao comprovar</w:t>
        </w:r>
      </w:ins>
      <w:r>
        <w:rPr>
          <w:rFonts w:ascii="Arial" w:hAnsi="Arial" w:cs="Arial"/>
          <w:sz w:val="28"/>
          <w:szCs w:val="28"/>
        </w:rPr>
        <w:t xml:space="preserve"> a relação contratual</w:t>
      </w:r>
      <w:del w:id="1088" w:author="Assessor GDSXSR" w:date="2026-10-31T19:45:16Z">
        <w:r>
          <w:rPr>
            <w:rFonts w:ascii="Arial" w:hAnsi="Arial" w:cs="Arial"/>
            <w:sz w:val="28"/>
            <w:szCs w:val="28"/>
          </w:rPr>
          <w:delText xml:space="preserve">,</w:delText>
        </w:r>
      </w:del>
      <w:r>
        <w:rPr>
          <w:rFonts w:ascii="Arial" w:hAnsi="Arial" w:cs="Arial"/>
          <w:sz w:val="28"/>
          <w:szCs w:val="28"/>
        </w:rPr>
        <w:t xml:space="preserve"> </w:t>
      </w:r>
      <w:del w:id="1089" w:author="Assessor GDSXSR" w:date="2026-10-31T19:45:16Z">
        <w:r>
          <w:rPr>
            <w:rFonts w:ascii="Arial" w:hAnsi="Arial" w:cs="Arial"/>
            <w:sz w:val="28"/>
            <w:szCs w:val="28"/>
          </w:rPr>
          <w:delText xml:space="preserve">individualiza</w:delText>
        </w:r>
      </w:del>
      <w:ins w:id="1090" w:author="Assessor GDSXSR" w:date="2026-10-31T19:45:16Z">
        <w:r>
          <w:rPr>
            <w:rFonts w:ascii="Arial" w:hAnsi="Arial" w:cs="Arial"/>
            <w:color w:val="808080"/>
            <w:sz w:val="28"/>
            <w:szCs w:val="28"/>
          </w:rPr>
          <w:t xml:space="preserve">e individualizar</w:t>
        </w:r>
      </w:ins>
      <w:r>
        <w:rPr>
          <w:rFonts w:ascii="Arial" w:hAnsi="Arial" w:cs="Arial"/>
          <w:sz w:val="28"/>
          <w:szCs w:val="28"/>
        </w:rPr>
        <w:t xml:space="preserve"> os serviços</w:t>
      </w:r>
      <w:ins w:id="1091" w:author="Assessor GDSXSR" w:date="2026-10-31T19:45:16Z">
        <w:r>
          <w:rPr>
            <w:rFonts w:ascii="Arial" w:hAnsi="Arial" w:cs="Arial"/>
            <w:color w:val="808080"/>
            <w:sz w:val="28"/>
            <w:szCs w:val="28"/>
          </w:rPr>
          <w:t xml:space="preserve">,</w:t>
        </w:r>
      </w:ins>
      <w:r>
        <w:rPr>
          <w:rFonts w:ascii="Arial" w:hAnsi="Arial" w:cs="Arial"/>
          <w:sz w:val="28"/>
          <w:szCs w:val="28"/>
        </w:rPr>
        <w:t xml:space="preserve"> e </w:t>
      </w:r>
      <w:del w:id="1092" w:author="Assessor GDSXSR" w:date="2026-10-31T19:45:16Z">
        <w:r>
          <w:rPr>
            <w:rFonts w:ascii="Arial" w:hAnsi="Arial" w:cs="Arial"/>
            <w:sz w:val="28"/>
            <w:szCs w:val="28"/>
          </w:rPr>
          <w:delText xml:space="preserve">apresenta </w:delText>
        </w:r>
        <w:r>
          <w:rPr>
            <w:rFonts w:ascii="Arial" w:hAnsi="Arial" w:cs="Arial"/>
            <w:sz w:val="28"/>
            <w:szCs w:val="28"/>
          </w:rPr>
          <w:delText xml:space="preserve">os documentos correspondentes de faturamento. A</w:delText>
        </w:r>
      </w:del>
      <w:ins w:id="1093" w:author="Assessor GDSXSR" w:date="2026-10-31T19:45:16Z">
        <w:r>
          <w:rPr>
            <w:rFonts w:ascii="Arial" w:hAnsi="Arial" w:cs="Arial"/>
            <w:color w:val="808080"/>
            <w:sz w:val="28"/>
            <w:szCs w:val="28"/>
          </w:rPr>
          <w:t xml:space="preserve">a</w:t>
        </w:r>
      </w:ins>
      <w:r>
        <w:rPr>
          <w:rFonts w:ascii="Arial" w:hAnsi="Arial" w:cs="Arial"/>
          <w:sz w:val="28"/>
          <w:szCs w:val="28"/>
        </w:rPr>
        <w:t xml:space="preserve"> exigência de impugnação específica </w:t>
      </w:r>
      <w:ins w:id="1094" w:author="Assessor GDSXSR" w:date="2026-10-31T19:45:16Z">
        <w:r>
          <w:rPr>
            <w:rFonts w:ascii="Arial" w:hAnsi="Arial" w:cs="Arial"/>
            <w:color w:val="808080"/>
            <w:sz w:val="28"/>
            <w:szCs w:val="28"/>
          </w:rPr>
          <w:t xml:space="preserve">da parte que detém os registros </w:t>
        </w:r>
      </w:ins>
      <w:r>
        <w:rPr>
          <w:rFonts w:ascii="Arial" w:hAnsi="Arial" w:cs="Arial"/>
          <w:sz w:val="28"/>
          <w:szCs w:val="28"/>
        </w:rPr>
        <w:t xml:space="preserve">não inverte</w:t>
      </w:r>
      <w:del w:id="1095" w:author="Assessor GDSXSR" w:date="2026-10-31T19:45:16Z">
        <w:r>
          <w:rPr>
            <w:rFonts w:ascii="Arial" w:hAnsi="Arial" w:cs="Arial"/>
            <w:sz w:val="28"/>
            <w:szCs w:val="28"/>
          </w:rPr>
          <w:delText xml:space="preserve"> indevidamente</w:delText>
        </w:r>
      </w:del>
      <w:r>
        <w:rPr>
          <w:rFonts w:ascii="Arial" w:hAnsi="Arial" w:cs="Arial"/>
          <w:sz w:val="28"/>
          <w:szCs w:val="28"/>
        </w:rPr>
        <w:t xml:space="preserve"> o ônus da prova, </w:t>
      </w:r>
      <w:del w:id="1096" w:author="Assessor GDSXSR" w:date="2026-10-31T19:45:16Z">
        <w:r>
          <w:rPr>
            <w:rFonts w:ascii="Arial" w:hAnsi="Arial" w:cs="Arial"/>
            <w:sz w:val="28"/>
            <w:szCs w:val="28"/>
          </w:rPr>
          <w:delText xml:space="preserve">mas</w:delText>
        </w:r>
      </w:del>
      <w:ins w:id="1097" w:author="Assessor GDSXSR" w:date="2026-10-31T19:45:16Z">
        <w:r>
          <w:rPr>
            <w:rFonts w:ascii="Arial" w:hAnsi="Arial" w:cs="Arial"/>
            <w:color w:val="808080"/>
            <w:sz w:val="28"/>
            <w:szCs w:val="28"/>
          </w:rPr>
          <w:t xml:space="preserve">pois</w:t>
        </w:r>
      </w:ins>
      <w:r>
        <w:rPr>
          <w:rFonts w:ascii="Arial" w:hAnsi="Arial" w:cs="Arial"/>
          <w:sz w:val="28"/>
          <w:szCs w:val="28"/>
        </w:rPr>
        <w:t xml:space="preserve"> </w:t>
      </w:r>
      <w:del w:id="1098" w:author="Assessor GDSXSR" w:date="2026-10-31T19:45:16Z">
        <w:r>
          <w:rPr>
            <w:rFonts w:ascii="Arial" w:hAnsi="Arial" w:cs="Arial"/>
            <w:sz w:val="28"/>
            <w:szCs w:val="28"/>
          </w:rPr>
          <w:delText xml:space="preserve">atribui</w:delText>
        </w:r>
      </w:del>
      <w:ins w:id="1099" w:author="Assessor GDSXSR" w:date="2026-10-31T19:45:16Z">
        <w:r>
          <w:rPr>
            <w:rFonts w:ascii="Arial" w:hAnsi="Arial" w:cs="Arial"/>
            <w:color w:val="808080"/>
            <w:sz w:val="28"/>
            <w:szCs w:val="28"/>
          </w:rPr>
          <w:t xml:space="preserve">lhe</w:t>
        </w:r>
      </w:ins>
      <w:r>
        <w:rPr>
          <w:rFonts w:ascii="Arial" w:hAnsi="Arial" w:cs="Arial"/>
          <w:sz w:val="28"/>
          <w:szCs w:val="28"/>
        </w:rPr>
        <w:t xml:space="preserve"> </w:t>
      </w:r>
      <w:del w:id="1100" w:author="Assessor GDSXSR" w:date="2026-10-31T19:45:16Z">
        <w:r>
          <w:rPr>
            <w:rFonts w:ascii="Arial" w:hAnsi="Arial" w:cs="Arial"/>
            <w:sz w:val="28"/>
            <w:szCs w:val="28"/>
          </w:rPr>
          <w:delText xml:space="preserve">ao</w:delText>
        </w:r>
      </w:del>
      <w:ins w:id="1101" w:author="Assessor GDSXSR" w:date="2026-10-31T19:45:16Z">
        <w:r>
          <w:rPr>
            <w:rFonts w:ascii="Arial" w:hAnsi="Arial" w:cs="Arial"/>
            <w:color w:val="808080"/>
            <w:sz w:val="28"/>
            <w:szCs w:val="28"/>
          </w:rPr>
          <w:t xml:space="preserve">cabe</w:t>
        </w:r>
      </w:ins>
      <w:r>
        <w:rPr>
          <w:rFonts w:ascii="Arial" w:hAnsi="Arial" w:cs="Arial"/>
          <w:sz w:val="28"/>
          <w:szCs w:val="28"/>
        </w:rPr>
        <w:t xml:space="preserve"> </w:t>
      </w:r>
      <w:del w:id="1102" w:author="Assessor GDSXSR" w:date="2026-10-31T19:45:16Z">
        <w:r>
          <w:rPr>
            <w:rFonts w:ascii="Arial" w:hAnsi="Arial" w:cs="Arial"/>
            <w:sz w:val="28"/>
            <w:szCs w:val="28"/>
          </w:rPr>
          <w:delText xml:space="preserve">devedor a demonstração de</w:delText>
        </w:r>
      </w:del>
      <w:ins w:id="1103" w:author="Assessor GDSXSR" w:date="2026-10-31T19:45:16Z">
        <w:r>
          <w:rPr>
            <w:rFonts w:ascii="Arial" w:hAnsi="Arial" w:cs="Arial"/>
            <w:color w:val="808080"/>
            <w:sz w:val="28"/>
            <w:szCs w:val="28"/>
          </w:rPr>
          <w:t xml:space="preserve">demonstrar</w:t>
        </w:r>
      </w:ins>
      <w:r>
        <w:rPr>
          <w:rFonts w:ascii="Arial" w:hAnsi="Arial" w:cs="Arial"/>
          <w:sz w:val="28"/>
          <w:szCs w:val="28"/>
        </w:rPr>
        <w:t xml:space="preserve"> fato impeditivo, modificativo ou extintivo </w:t>
      </w:r>
      <w:del w:id="1104" w:author="Assessor GDSXSR" w:date="2026-10-31T19:45:16Z">
        <w:r>
          <w:rPr>
            <w:rFonts w:ascii="Arial" w:hAnsi="Arial" w:cs="Arial"/>
            <w:sz w:val="28"/>
            <w:szCs w:val="28"/>
          </w:rPr>
          <w:delText xml:space="preserve">do direito, conforme o art.</w:delText>
        </w:r>
      </w:del>
      <w:ins w:id="1105" w:author="Assessor GDSXSR" w:date="2026-10-31T19:45:16Z">
        <w:r>
          <w:rPr>
            <w:rFonts w:ascii="Arial" w:hAnsi="Arial" w:cs="Arial"/>
            <w:color w:val="808080"/>
            <w:sz w:val="28"/>
            <w:szCs w:val="28"/>
          </w:rPr>
          <w:t xml:space="preserve">(CPC</w:t>
        </w:r>
      </w:ins>
      <w:r>
        <w:rPr>
          <w:rFonts w:ascii="Arial" w:hAnsi="Arial" w:cs="Arial"/>
          <w:sz w:val="28"/>
          <w:szCs w:val="28"/>
        </w:rPr>
        <w:t xml:space="preserve"> 373</w:t>
      </w:r>
      <w:del w:id="1106" w:author="Assessor GDSXSR" w:date="2026-10-31T19:45:16Z">
        <w:r>
          <w:rPr>
            <w:rFonts w:ascii="Arial" w:hAnsi="Arial" w:cs="Arial"/>
            <w:sz w:val="28"/>
            <w:szCs w:val="28"/>
          </w:rPr>
          <w:delText xml:space="preserve">,</w:delText>
        </w:r>
      </w:del>
      <w:r>
        <w:rPr>
          <w:rFonts w:ascii="Arial" w:hAnsi="Arial" w:cs="Arial"/>
          <w:sz w:val="28"/>
          <w:szCs w:val="28"/>
        </w:rPr>
        <w:t xml:space="preserve"> II</w:t>
      </w:r>
      <w:del w:id="1107" w:author="Assessor GDSXSR" w:date="2026-10-31T19:45:16Z">
        <w:r>
          <w:rPr>
            <w:rFonts w:ascii="Arial" w:hAnsi="Arial" w:cs="Arial"/>
            <w:sz w:val="28"/>
            <w:szCs w:val="28"/>
          </w:rPr>
          <w:delText xml:space="preserve">, do CPC</w:delText>
        </w:r>
      </w:del>
      <w:ins w:id="1108" w:author="Assessor GDSXSR" w:date="2026-10-31T19:45:16Z">
        <w:r>
          <w:rPr>
            <w:rFonts w:ascii="Arial" w:hAnsi="Arial" w:cs="Arial"/>
            <w:color w:val="808080"/>
            <w:sz w:val="28"/>
            <w:szCs w:val="28"/>
          </w:rPr>
          <w:t xml:space="preserve">)</w:t>
        </w:r>
      </w:ins>
      <w:r>
        <w:rPr>
          <w:rFonts w:ascii="Arial" w:hAnsi="Arial" w:cs="Arial"/>
          <w:sz w:val="28"/>
          <w:szCs w:val="28"/>
        </w:rPr>
        <w:t xml:space="preserve">.</w:t>
      </w:r>
    </w:p>
    <w:p w:rsidR="003161C7" w:rsidP="00886ABA" w:rsidRDefault="003161C7" w14:paraId="41B4401E" w14:textId="18816337">
      <w:pPr>
        <w:pStyle w:val="PargrafodaLista"/>
        <w:spacing w:after="0" w:line="360" w:lineRule="auto"/>
        <w:ind w:left="0"/>
        <w:jc w:val="both"/>
        <w:rPr>
          <w:rFonts w:ascii="Arial" w:hAnsi="Arial" w:cs="Arial"/>
          <w:sz w:val="28"/>
          <w:szCs w:val="28"/>
        </w:rPr>
      </w:pPr>
      <w:del w:id="1109" w:author="Assessor GDSXSR" w:date="2026-10-31T19:45:16Z">
        <w:r>
          <w:rPr>
            <w:rFonts w:ascii="Arial" w:hAnsi="Arial" w:cs="Arial"/>
            <w:sz w:val="28"/>
            <w:szCs w:val="28"/>
          </w:rPr>
          <w:delText xml:space="preserve">8</w:delText>
        </w:r>
      </w:del>
      <w:ins w:id="1110" w:author="Assessor GDSXSR" w:date="2026-10-31T19:45:16Z">
        <w:r>
          <w:rPr>
            <w:rFonts w:ascii="Arial" w:hAnsi="Arial" w:cs="Arial"/>
            <w:color w:val="808080"/>
            <w:sz w:val="28"/>
            <w:szCs w:val="28"/>
          </w:rPr>
          <w:t xml:space="preserve">7</w:t>
        </w:r>
      </w:ins>
      <w:r>
        <w:rPr>
          <w:rFonts w:ascii="Arial" w:hAnsi="Arial" w:cs="Arial"/>
          <w:sz w:val="28"/>
          <w:szCs w:val="28"/>
        </w:rPr>
        <w:t xml:space="preserve">. </w:t>
      </w:r>
      <w:del w:id="1111" w:author="Assessor GDSXSR" w:date="2026-10-31T19:45:16Z">
        <w:r>
          <w:rPr>
            <w:rFonts w:ascii="Arial" w:hAnsi="Arial" w:cs="Arial"/>
            <w:sz w:val="28"/>
            <w:szCs w:val="28"/>
          </w:rPr>
          <w:delText xml:space="preserve">A</w:delText>
        </w:r>
      </w:del>
      <w:ins w:id="1112" w:author="Assessor GDSXSR" w:date="2026-10-31T19:45:16Z">
        <w:r>
          <w:rPr>
            <w:rFonts w:ascii="Arial" w:hAnsi="Arial" w:cs="Arial"/>
            <w:color w:val="808080"/>
            <w:sz w:val="28"/>
            <w:szCs w:val="28"/>
          </w:rPr>
          <w:t xml:space="preserve">Os</w:t>
        </w:r>
      </w:ins>
      <w:r>
        <w:rPr>
          <w:rFonts w:ascii="Arial" w:hAnsi="Arial" w:cs="Arial"/>
          <w:sz w:val="28"/>
          <w:szCs w:val="28"/>
        </w:rPr>
        <w:t xml:space="preserve"> </w:t>
      </w:r>
      <w:del w:id="1113" w:author="Assessor GDSXSR" w:date="2026-10-31T19:45:16Z">
        <w:r>
          <w:rPr>
            <w:rFonts w:ascii="Arial" w:hAnsi="Arial" w:cs="Arial"/>
            <w:sz w:val="28"/>
            <w:szCs w:val="28"/>
          </w:rPr>
          <w:delText xml:space="preserve">parte</w:delText>
        </w:r>
      </w:del>
      <w:ins w:id="1114" w:author="Assessor GDSXSR" w:date="2026-10-31T19:45:16Z">
        <w:r>
          <w:rPr>
            <w:rFonts w:ascii="Arial" w:hAnsi="Arial" w:cs="Arial"/>
            <w:color w:val="808080"/>
            <w:sz w:val="28"/>
            <w:szCs w:val="28"/>
          </w:rPr>
          <w:t xml:space="preserve">prontuários médicos não são indispensáveis na cobrança de serviços hospitalares quando documentos administrativos e financeiros identificam os atendimentos e a devedora não aponta dúvida concreta, o</w:t>
        </w:r>
      </w:ins>
      <w:r>
        <w:rPr>
          <w:rFonts w:ascii="Arial" w:hAnsi="Arial" w:cs="Arial"/>
          <w:sz w:val="28"/>
          <w:szCs w:val="28"/>
        </w:rPr>
        <w:t xml:space="preserve"> que </w:t>
      </w:r>
      <w:del w:id="1115" w:author="Assessor GDSXSR" w:date="2026-10-31T19:45:16Z">
        <w:r>
          <w:rPr>
            <w:rFonts w:ascii="Arial" w:hAnsi="Arial" w:cs="Arial"/>
            <w:sz w:val="28"/>
            <w:szCs w:val="28"/>
          </w:rPr>
          <w:delText xml:space="preserve">detém</w:delText>
        </w:r>
      </w:del>
      <w:ins w:id="1116" w:author="Assessor GDSXSR" w:date="2026-10-31T19:45:16Z">
        <w:r>
          <w:rPr>
            <w:rFonts w:ascii="Arial" w:hAnsi="Arial" w:cs="Arial"/>
            <w:color w:val="808080"/>
            <w:sz w:val="28"/>
            <w:szCs w:val="28"/>
          </w:rPr>
          <w:t xml:space="preserve">preserva</w:t>
        </w:r>
      </w:ins>
      <w:r>
        <w:rPr>
          <w:rFonts w:ascii="Arial" w:hAnsi="Arial" w:cs="Arial"/>
          <w:sz w:val="28"/>
          <w:szCs w:val="28"/>
        </w:rPr>
        <w:t xml:space="preserve"> </w:t>
      </w:r>
      <w:del w:id="1117" w:author="Assessor GDSXSR" w:date="2026-10-31T19:45:16Z">
        <w:r>
          <w:rPr>
            <w:rFonts w:ascii="Arial" w:hAnsi="Arial" w:cs="Arial"/>
            <w:sz w:val="28"/>
            <w:szCs w:val="28"/>
          </w:rPr>
          <w:delText xml:space="preserve">registros</w:delText>
        </w:r>
      </w:del>
      <w:ins w:id="1118" w:author="Assessor GDSXSR" w:date="2026-10-31T19:45:16Z">
        <w:r>
          <w:rPr>
            <w:rFonts w:ascii="Arial" w:hAnsi="Arial" w:cs="Arial"/>
            <w:color w:val="808080"/>
            <w:sz w:val="28"/>
            <w:szCs w:val="28"/>
          </w:rPr>
          <w:t xml:space="preserve">o</w:t>
        </w:r>
      </w:ins>
      <w:r>
        <w:rPr>
          <w:rFonts w:ascii="Arial" w:hAnsi="Arial" w:cs="Arial"/>
          <w:sz w:val="28"/>
          <w:szCs w:val="28"/>
        </w:rPr>
        <w:t xml:space="preserve"> </w:t>
      </w:r>
      <w:del w:id="1119" w:author="Assessor GDSXSR" w:date="2026-10-31T19:45:16Z">
        <w:r>
          <w:rPr>
            <w:rFonts w:ascii="Arial" w:hAnsi="Arial" w:cs="Arial"/>
            <w:sz w:val="28"/>
            <w:szCs w:val="28"/>
          </w:rPr>
          <w:delText xml:space="preserve">sobre</w:delText>
        </w:r>
      </w:del>
      <w:ins w:id="1120" w:author="Assessor GDSXSR" w:date="2026-10-31T19:45:16Z">
        <w:r>
          <w:rPr>
            <w:rFonts w:ascii="Arial" w:hAnsi="Arial" w:cs="Arial"/>
            <w:color w:val="808080"/>
            <w:sz w:val="28"/>
            <w:szCs w:val="28"/>
          </w:rPr>
          <w:t xml:space="preserve">sigilo</w:t>
        </w:r>
      </w:ins>
      <w:r>
        <w:rPr>
          <w:rFonts w:ascii="Arial" w:hAnsi="Arial" w:cs="Arial"/>
          <w:sz w:val="28"/>
          <w:szCs w:val="28"/>
        </w:rPr>
        <w:t xml:space="preserve"> </w:t>
      </w:r>
      <w:del w:id="1121" w:author="Assessor GDSXSR" w:date="2026-10-31T19:45:16Z">
        <w:r>
          <w:rPr>
            <w:rFonts w:ascii="Arial" w:hAnsi="Arial" w:cs="Arial"/>
            <w:sz w:val="28"/>
            <w:szCs w:val="28"/>
          </w:rPr>
          <w:delText xml:space="preserve">beneficiários,</w:delText>
        </w:r>
      </w:del>
      <w:ins w:id="1122" w:author="Assessor GDSXSR" w:date="2026-10-31T19:45:16Z">
        <w:r>
          <w:rPr>
            <w:rFonts w:ascii="Arial" w:hAnsi="Arial" w:cs="Arial"/>
            <w:color w:val="808080"/>
            <w:sz w:val="28"/>
            <w:szCs w:val="28"/>
          </w:rPr>
          <w:t xml:space="preserve">dos</w:t>
        </w:r>
      </w:ins>
      <w:r>
        <w:rPr>
          <w:rFonts w:ascii="Arial" w:hAnsi="Arial" w:cs="Arial"/>
          <w:sz w:val="28"/>
          <w:szCs w:val="28"/>
        </w:rPr>
        <w:t xml:space="preserve"> </w:t>
      </w:r>
      <w:del w:id="1123" w:author="Assessor GDSXSR" w:date="2026-10-31T19:45:16Z">
        <w:r>
          <w:rPr>
            <w:rFonts w:ascii="Arial" w:hAnsi="Arial" w:cs="Arial"/>
            <w:sz w:val="28"/>
            <w:szCs w:val="28"/>
          </w:rPr>
          <w:delText xml:space="preserve">autorizações, remessas, pagamentos e glosas deve indicar objetivamente os lançamentos impugnados e apresentar os elementos sob sua guarda capazes de infirmá-los</w:delText>
        </w:r>
      </w:del>
      <w:ins w:id="1124" w:author="Assessor GDSXSR" w:date="2026-10-31T19:45:16Z">
        <w:r>
          <w:rPr>
            <w:rFonts w:ascii="Arial" w:hAnsi="Arial" w:cs="Arial"/>
            <w:color w:val="808080"/>
            <w:sz w:val="28"/>
            <w:szCs w:val="28"/>
          </w:rPr>
          <w:t xml:space="preserve">pacientes</w:t>
        </w:r>
      </w:ins>
      <w:r>
        <w:rPr>
          <w:rFonts w:ascii="Arial" w:hAnsi="Arial" w:cs="Arial"/>
          <w:sz w:val="28"/>
          <w:szCs w:val="28"/>
        </w:rPr>
        <w:t xml:space="preserve">.</w:t>
      </w:r>
      <w:del w:id="1125" w:author="Assessor GDSXSR" w:date="2026-10-31T19:45:16Z">
        <w:r>
          <w:rPr>
            <w:rFonts w:ascii="Arial" w:hAnsi="Arial" w:cs="Arial"/>
            <w:sz w:val="28"/>
            <w:szCs w:val="28"/>
          </w:rPr>
          <w:delText xml:space="preserve"> A contestação genérica, desacompanhada da identificação de erro, pagamento, glosa, duplicidade ou divergência, não prevalece sobre documentação individualizada e coerente.</w:delText>
        </w:r>
      </w:del>
    </w:p>
    <w:p w:rsidR="003161C7" w:rsidP="00886ABA" w:rsidRDefault="003161C7" w14:paraId="31FC1656" w14:textId="3F0AE16B">
      <w:pPr>
        <w:pStyle w:val="PargrafodaLista"/>
        <w:spacing w:after="0" w:line="360" w:lineRule="auto"/>
        <w:ind w:left="0"/>
        <w:jc w:val="both"/>
        <w:rPr>
          <w:rFonts w:ascii="Arial" w:hAnsi="Arial" w:cs="Arial"/>
          <w:sz w:val="28"/>
          <w:szCs w:val="28"/>
        </w:rPr>
      </w:pPr>
      <w:del w:id="1126" w:author="Assessor GDSXSR" w:date="2026-10-31T19:45:16Z">
        <w:r>
          <w:rPr>
            <w:rFonts w:ascii="Arial" w:hAnsi="Arial" w:cs="Arial"/>
            <w:sz w:val="28"/>
            <w:szCs w:val="28"/>
          </w:rPr>
          <w:delText xml:space="preserve">9</w:delText>
        </w:r>
      </w:del>
      <w:ins w:id="1127" w:author="Assessor GDSXSR" w:date="2026-10-31T19:45:16Z">
        <w:r>
          <w:rPr>
            <w:rFonts w:ascii="Arial" w:hAnsi="Arial" w:cs="Arial"/>
            <w:color w:val="808080"/>
            <w:sz w:val="28"/>
            <w:szCs w:val="28"/>
          </w:rPr>
          <w:t xml:space="preserve">8</w:t>
        </w:r>
      </w:ins>
      <w:r>
        <w:rPr>
          <w:rFonts w:ascii="Arial" w:hAnsi="Arial" w:cs="Arial"/>
          <w:sz w:val="28"/>
          <w:szCs w:val="28"/>
        </w:rPr>
        <w:t xml:space="preserve">. </w:t>
      </w:r>
      <w:del w:id="1128" w:author="Assessor GDSXSR" w:date="2026-10-31T19:45:16Z">
        <w:r>
          <w:rPr>
            <w:rFonts w:ascii="Arial" w:hAnsi="Arial" w:cs="Arial"/>
            <w:sz w:val="28"/>
            <w:szCs w:val="28"/>
          </w:rPr>
          <w:delText xml:space="preserve">Comunicações eletrônicas relativas ao encaminhamento</w:delText>
        </w:r>
      </w:del>
      <w:ins w:id="1129" w:author="Assessor GDSXSR" w:date="2026-10-31T19:45:16Z">
        <w:r>
          <w:rPr>
            <w:rFonts w:ascii="Arial" w:hAnsi="Arial" w:cs="Arial"/>
            <w:color w:val="808080"/>
            <w:sz w:val="28"/>
            <w:szCs w:val="28"/>
          </w:rPr>
          <w:t xml:space="preserve">Os</w:t>
        </w:r>
      </w:ins>
      <w:r>
        <w:rPr>
          <w:rFonts w:ascii="Arial" w:hAnsi="Arial" w:cs="Arial"/>
          <w:sz w:val="28"/>
          <w:szCs w:val="28"/>
        </w:rPr>
        <w:t xml:space="preserve"> e</w:t>
      </w:r>
      <w:del w:id="1130" w:author="Assessor GDSXSR" w:date="2026-10-31T19:45:16Z">
        <w:r>
          <w:rPr>
            <w:rFonts w:ascii="Arial" w:hAnsi="Arial" w:cs="Arial"/>
            <w:sz w:val="28"/>
            <w:szCs w:val="28"/>
          </w:rPr>
          <w:delText xml:space="preserve"> ao processamento de contas</w:delText>
        </w:r>
      </w:del>
      <w:ins w:id="1131" w:author="Assessor GDSXSR" w:date="2026-10-31T19:45:16Z">
        <w:r>
          <w:rPr>
            <w:rFonts w:ascii="Arial" w:hAnsi="Arial" w:cs="Arial"/>
            <w:color w:val="808080"/>
            <w:sz w:val="28"/>
            <w:szCs w:val="28"/>
          </w:rPr>
          <w:t xml:space="preserve">-mails</w:t>
        </w:r>
      </w:ins>
      <w:r>
        <w:rPr>
          <w:rFonts w:ascii="Arial" w:hAnsi="Arial" w:cs="Arial"/>
          <w:sz w:val="28"/>
          <w:szCs w:val="28"/>
        </w:rPr>
        <w:t xml:space="preserve"> não configuram</w:t>
      </w:r>
      <w:del w:id="1132" w:author="Assessor GDSXSR" w:date="2026-10-31T19:45:16Z">
        <w:r>
          <w:rPr>
            <w:rFonts w:ascii="Arial" w:hAnsi="Arial" w:cs="Arial"/>
            <w:sz w:val="28"/>
            <w:szCs w:val="28"/>
          </w:rPr>
          <w:delText xml:space="preserve">, por si sós,</w:delText>
        </w:r>
      </w:del>
      <w:r>
        <w:rPr>
          <w:rFonts w:ascii="Arial" w:hAnsi="Arial" w:cs="Arial"/>
          <w:sz w:val="28"/>
          <w:szCs w:val="28"/>
        </w:rPr>
        <w:t xml:space="preserve"> confissão </w:t>
      </w:r>
      <w:del w:id="1133" w:author="Assessor GDSXSR" w:date="2026-10-31T19:45:16Z">
        <w:r>
          <w:rPr>
            <w:rFonts w:ascii="Arial" w:hAnsi="Arial" w:cs="Arial"/>
            <w:sz w:val="28"/>
            <w:szCs w:val="28"/>
          </w:rPr>
          <w:delText xml:space="preserve">expressa</w:delText>
        </w:r>
      </w:del>
      <w:ins w:id="1134" w:author="Assessor GDSXSR" w:date="2026-10-31T19:45:16Z">
        <w:r>
          <w:rPr>
            <w:rFonts w:ascii="Arial" w:hAnsi="Arial" w:cs="Arial"/>
            <w:color w:val="808080"/>
            <w:sz w:val="28"/>
            <w:szCs w:val="28"/>
          </w:rPr>
          <w:t xml:space="preserve">do</w:t>
        </w:r>
      </w:ins>
      <w:r>
        <w:rPr>
          <w:rFonts w:ascii="Arial" w:hAnsi="Arial" w:cs="Arial"/>
          <w:sz w:val="28"/>
          <w:szCs w:val="28"/>
        </w:rPr>
        <w:t xml:space="preserve"> </w:t>
      </w:r>
      <w:del w:id="1135" w:author="Assessor GDSXSR" w:date="2026-10-31T19:45:16Z">
        <w:r>
          <w:rPr>
            <w:rFonts w:ascii="Arial" w:hAnsi="Arial" w:cs="Arial"/>
            <w:sz w:val="28"/>
            <w:szCs w:val="28"/>
          </w:rPr>
          <w:delText xml:space="preserve">ou</w:delText>
        </w:r>
      </w:del>
      <w:ins w:id="1136" w:author="Assessor GDSXSR" w:date="2026-10-31T19:45:16Z">
        <w:r>
          <w:rPr>
            <w:rFonts w:ascii="Arial" w:hAnsi="Arial" w:cs="Arial"/>
            <w:color w:val="808080"/>
            <w:sz w:val="28"/>
            <w:szCs w:val="28"/>
          </w:rPr>
          <w:t xml:space="preserve">débito,</w:t>
        </w:r>
      </w:ins>
      <w:r>
        <w:rPr>
          <w:rFonts w:ascii="Arial" w:hAnsi="Arial" w:cs="Arial"/>
          <w:sz w:val="28"/>
          <w:szCs w:val="28"/>
        </w:rPr>
        <w:t xml:space="preserve"> </w:t>
      </w:r>
      <w:del w:id="1137" w:author="Assessor GDSXSR" w:date="2026-10-31T19:45:16Z">
        <w:r>
          <w:rPr>
            <w:rFonts w:ascii="Arial" w:hAnsi="Arial" w:cs="Arial"/>
            <w:sz w:val="28"/>
            <w:szCs w:val="28"/>
          </w:rPr>
          <w:delText xml:space="preserve">reconhecimento</w:delText>
        </w:r>
      </w:del>
      <w:ins w:id="1138" w:author="Assessor GDSXSR" w:date="2026-10-31T19:45:16Z">
        <w:r>
          <w:rPr>
            <w:rFonts w:ascii="Arial" w:hAnsi="Arial" w:cs="Arial"/>
            <w:color w:val="808080"/>
            <w:sz w:val="28"/>
            <w:szCs w:val="28"/>
          </w:rPr>
          <w:t xml:space="preserve">mas</w:t>
        </w:r>
      </w:ins>
      <w:r>
        <w:rPr>
          <w:rFonts w:ascii="Arial" w:hAnsi="Arial" w:cs="Arial"/>
          <w:sz w:val="28"/>
          <w:szCs w:val="28"/>
        </w:rPr>
        <w:t xml:space="preserve"> </w:t>
      </w:r>
      <w:del w:id="1139" w:author="Assessor GDSXSR" w:date="2026-10-31T19:45:16Z">
        <w:r>
          <w:rPr>
            <w:rFonts w:ascii="Arial" w:hAnsi="Arial" w:cs="Arial"/>
            <w:sz w:val="28"/>
            <w:szCs w:val="28"/>
          </w:rPr>
          <w:delText xml:space="preserve">integral da dívida. Tais mensagens podem corroborar</w:delText>
        </w:r>
      </w:del>
      <w:ins w:id="1140" w:author="Assessor GDSXSR" w:date="2026-10-31T19:45:16Z">
        <w:r>
          <w:rPr>
            <w:rFonts w:ascii="Arial" w:hAnsi="Arial" w:cs="Arial"/>
            <w:color w:val="808080"/>
            <w:sz w:val="28"/>
            <w:szCs w:val="28"/>
          </w:rPr>
          <w:t xml:space="preserve">corroboram</w:t>
        </w:r>
      </w:ins>
      <w:r>
        <w:rPr>
          <w:rFonts w:ascii="Arial" w:hAnsi="Arial" w:cs="Arial"/>
          <w:sz w:val="28"/>
          <w:szCs w:val="28"/>
        </w:rPr>
        <w:t xml:space="preserve"> a execução contratual</w:t>
      </w:r>
      <w:del w:id="1141" w:author="Assessor GDSXSR" w:date="2026-10-31T19:45:16Z">
        <w:r>
          <w:rPr>
            <w:rFonts w:ascii="Arial" w:hAnsi="Arial" w:cs="Arial"/>
            <w:sz w:val="28"/>
            <w:szCs w:val="28"/>
          </w:rPr>
          <w:delText xml:space="preserve">,</w:delText>
        </w:r>
      </w:del>
      <w:ins w:id="1142" w:author="Assessor GDSXSR" w:date="2026-10-31T19:45:16Z">
        <w:r>
          <w:rPr>
            <w:rFonts w:ascii="Arial" w:hAnsi="Arial" w:cs="Arial"/>
            <w:color w:val="808080"/>
            <w:sz w:val="28"/>
            <w:szCs w:val="28"/>
          </w:rPr>
          <w:t xml:space="preserve"> e</w:t>
        </w:r>
      </w:ins>
      <w:r>
        <w:rPr>
          <w:rFonts w:ascii="Arial" w:hAnsi="Arial" w:cs="Arial"/>
          <w:sz w:val="28"/>
          <w:szCs w:val="28"/>
        </w:rPr>
        <w:t xml:space="preserve"> o fluxo de faturamento</w:t>
      </w:r>
      <w:del w:id="1143" w:author="Assessor GDSXSR" w:date="2026-10-31T19:45:16Z">
        <w:r>
          <w:rPr>
            <w:rFonts w:ascii="Arial" w:hAnsi="Arial" w:cs="Arial"/>
            <w:sz w:val="28"/>
            <w:szCs w:val="28"/>
          </w:rPr>
          <w:delText xml:space="preserve">,</w:delText>
        </w:r>
      </w:del>
      <w:r>
        <w:rPr>
          <w:rFonts w:ascii="Arial" w:hAnsi="Arial" w:cs="Arial"/>
          <w:sz w:val="28"/>
          <w:szCs w:val="28"/>
        </w:rPr>
        <w:t xml:space="preserve"> </w:t>
      </w:r>
      <w:del w:id="1144" w:author="Assessor GDSXSR" w:date="2026-10-31T19:45:16Z">
        <w:r>
          <w:rPr>
            <w:rFonts w:ascii="Arial" w:hAnsi="Arial" w:cs="Arial"/>
            <w:sz w:val="28"/>
            <w:szCs w:val="28"/>
          </w:rPr>
          <w:delText xml:space="preserve">a</w:delText>
        </w:r>
      </w:del>
      <w:ins w:id="1145" w:author="Assessor GDSXSR" w:date="2026-10-31T19:45:16Z">
        <w:r>
          <w:rPr>
            <w:rFonts w:ascii="Arial" w:hAnsi="Arial" w:cs="Arial"/>
            <w:color w:val="808080"/>
            <w:sz w:val="28"/>
            <w:szCs w:val="28"/>
          </w:rPr>
          <w:t xml:space="preserve">quando</w:t>
        </w:r>
      </w:ins>
      <w:r>
        <w:rPr>
          <w:rFonts w:ascii="Arial" w:hAnsi="Arial" w:cs="Arial"/>
          <w:sz w:val="28"/>
          <w:szCs w:val="28"/>
        </w:rPr>
        <w:t xml:space="preserve"> </w:t>
      </w:r>
      <w:del w:id="1146" w:author="Assessor GDSXSR" w:date="2026-10-31T19:45:16Z">
        <w:r>
          <w:rPr>
            <w:rFonts w:ascii="Arial" w:hAnsi="Arial" w:cs="Arial"/>
            <w:sz w:val="28"/>
            <w:szCs w:val="28"/>
          </w:rPr>
          <w:delText xml:space="preserve">adoção de procedimentos alternativos de remessa e as tentativas administrativas de recebimento, desde que valoradas em conjunto</w:delText>
        </w:r>
      </w:del>
      <w:ins w:id="1147" w:author="Assessor GDSXSR" w:date="2026-10-31T19:45:16Z">
        <w:r>
          <w:rPr>
            <w:rFonts w:ascii="Arial" w:hAnsi="Arial" w:cs="Arial"/>
            <w:color w:val="808080"/>
            <w:sz w:val="28"/>
            <w:szCs w:val="28"/>
          </w:rPr>
          <w:t xml:space="preserve">valorados</w:t>
        </w:r>
      </w:ins>
      <w:r>
        <w:rPr>
          <w:rFonts w:ascii="Arial" w:hAnsi="Arial" w:cs="Arial"/>
          <w:sz w:val="28"/>
          <w:szCs w:val="28"/>
        </w:rPr>
        <w:t xml:space="preserve"> com os demais documentos.</w:t>
      </w:r>
    </w:p>
    <w:p w:rsidR="003161C7" w:rsidP="00886ABA" w:rsidRDefault="003161C7" w14:paraId="2521B78F" w14:textId="445E2707">
      <w:pPr>
        <w:pStyle w:val="PargrafodaLista"/>
        <w:spacing w:after="0" w:line="360" w:lineRule="auto"/>
        <w:ind w:left="0"/>
        <w:jc w:val="both"/>
        <w:rPr>
          <w:rFonts w:ascii="Arial" w:hAnsi="Arial" w:cs="Arial"/>
          <w:sz w:val="28"/>
          <w:szCs w:val="28"/>
        </w:rPr>
      </w:pPr>
      <w:del w:id="1148" w:author="Assessor GDSXSR" w:date="2026-10-31T19:45:16Z">
        <w:r>
          <w:rPr>
            <w:rFonts w:ascii="Arial" w:hAnsi="Arial" w:cs="Arial"/>
            <w:sz w:val="28"/>
            <w:szCs w:val="28"/>
          </w:rPr>
          <w:delText xml:space="preserve">10</w:delText>
        </w:r>
      </w:del>
      <w:ins w:id="1149" w:author="Assessor GDSXSR" w:date="2026-10-31T19:45:16Z">
        <w:r>
          <w:rPr>
            <w:rFonts w:ascii="Arial" w:hAnsi="Arial" w:cs="Arial"/>
            <w:color w:val="808080"/>
            <w:sz w:val="28"/>
            <w:szCs w:val="28"/>
          </w:rPr>
          <w:t xml:space="preserve">9</w:t>
        </w:r>
      </w:ins>
      <w:r>
        <w:rPr>
          <w:rFonts w:ascii="Arial" w:hAnsi="Arial" w:cs="Arial"/>
          <w:sz w:val="28"/>
          <w:szCs w:val="28"/>
        </w:rPr>
        <w:t xml:space="preserve">. </w:t>
      </w:r>
      <w:r>
        <w:rPr>
          <w:rFonts w:ascii="Arial" w:hAnsi="Arial" w:cs="Arial"/>
          <w:sz w:val="28"/>
          <w:szCs w:val="28"/>
        </w:rPr>
        <w:t xml:space="preserve">A diferença </w:t>
      </w:r>
      <w:del w:id="1150" w:author="Assessor GDSXSR" w:date="2026-10-31T19:45:16Z">
        <w:r>
          <w:rPr>
            <w:rFonts w:ascii="Arial" w:hAnsi="Arial" w:cs="Arial"/>
            <w:sz w:val="28"/>
            <w:szCs w:val="28"/>
          </w:rPr>
          <w:delText xml:space="preserve">nominal </w:delText>
        </w:r>
      </w:del>
      <w:r>
        <w:rPr>
          <w:rFonts w:ascii="Arial" w:hAnsi="Arial" w:cs="Arial"/>
          <w:sz w:val="28"/>
          <w:szCs w:val="28"/>
        </w:rPr>
        <w:t xml:space="preserve">entre </w:t>
      </w:r>
      <w:del w:id="1151" w:author="Assessor GDSXSR" w:date="2026-10-31T19:45:16Z">
        <w:r>
          <w:rPr>
            <w:rFonts w:ascii="Arial" w:hAnsi="Arial" w:cs="Arial"/>
            <w:sz w:val="28"/>
            <w:szCs w:val="28"/>
          </w:rPr>
          <w:delText xml:space="preserve">valores</w:delText>
        </w:r>
      </w:del>
      <w:ins w:id="1152" w:author="Assessor GDSXSR" w:date="2026-10-31T19:45:16Z">
        <w:r>
          <w:rPr>
            <w:rFonts w:ascii="Arial" w:hAnsi="Arial" w:cs="Arial"/>
            <w:color w:val="808080"/>
            <w:sz w:val="28"/>
            <w:szCs w:val="28"/>
          </w:rPr>
          <w:t xml:space="preserve">o</w:t>
        </w:r>
      </w:ins>
      <w:r>
        <w:rPr>
          <w:rFonts w:ascii="Arial" w:hAnsi="Arial" w:cs="Arial"/>
          <w:sz w:val="28"/>
          <w:szCs w:val="28"/>
        </w:rPr>
        <w:t xml:space="preserve"> </w:t>
      </w:r>
      <w:del w:id="1153" w:author="Assessor GDSXSR" w:date="2026-10-31T19:45:16Z">
        <w:r>
          <w:rPr>
            <w:rFonts w:ascii="Arial" w:hAnsi="Arial" w:cs="Arial"/>
            <w:sz w:val="28"/>
            <w:szCs w:val="28"/>
          </w:rPr>
          <w:delText xml:space="preserve">apurados</w:delText>
        </w:r>
      </w:del>
      <w:ins w:id="1154" w:author="Assessor GDSXSR" w:date="2026-10-31T19:45:16Z">
        <w:r>
          <w:rPr>
            <w:rFonts w:ascii="Arial" w:hAnsi="Arial" w:cs="Arial"/>
            <w:color w:val="808080"/>
            <w:sz w:val="28"/>
            <w:szCs w:val="28"/>
          </w:rPr>
          <w:t xml:space="preserve">valor</w:t>
        </w:r>
      </w:ins>
      <w:r>
        <w:rPr>
          <w:rFonts w:ascii="Arial" w:hAnsi="Arial" w:cs="Arial"/>
          <w:sz w:val="28"/>
          <w:szCs w:val="28"/>
        </w:rPr>
        <w:t xml:space="preserve"> </w:t>
      </w:r>
      <w:del w:id="1155" w:author="Assessor GDSXSR" w:date="2026-10-31T19:45:16Z">
        <w:r>
          <w:rPr>
            <w:rFonts w:ascii="Arial" w:hAnsi="Arial" w:cs="Arial"/>
            <w:sz w:val="28"/>
            <w:szCs w:val="28"/>
          </w:rPr>
          <w:delText xml:space="preserve">em</w:delText>
        </w:r>
      </w:del>
      <w:ins w:id="1156" w:author="Assessor GDSXSR" w:date="2026-10-31T19:45:16Z">
        <w:r>
          <w:rPr>
            <w:rFonts w:ascii="Arial" w:hAnsi="Arial" w:cs="Arial"/>
            <w:color w:val="808080"/>
            <w:sz w:val="28"/>
            <w:szCs w:val="28"/>
          </w:rPr>
          <w:t xml:space="preserve">da</w:t>
        </w:r>
      </w:ins>
      <w:r>
        <w:rPr>
          <w:rFonts w:ascii="Arial" w:hAnsi="Arial" w:cs="Arial"/>
          <w:sz w:val="28"/>
          <w:szCs w:val="28"/>
        </w:rPr>
        <w:t xml:space="preserve"> </w:t>
      </w:r>
      <w:del w:id="1157" w:author="Assessor GDSXSR" w:date="2026-10-31T19:45:16Z">
        <w:r>
          <w:rPr>
            <w:rFonts w:ascii="Arial" w:hAnsi="Arial" w:cs="Arial"/>
            <w:sz w:val="28"/>
            <w:szCs w:val="28"/>
          </w:rPr>
          <w:delText xml:space="preserve">datas</w:delText>
        </w:r>
      </w:del>
      <w:ins w:id="1158" w:author="Assessor GDSXSR" w:date="2026-10-31T19:45:16Z">
        <w:r>
          <w:rPr>
            <w:rFonts w:ascii="Arial" w:hAnsi="Arial" w:cs="Arial"/>
            <w:color w:val="808080"/>
            <w:sz w:val="28"/>
            <w:szCs w:val="28"/>
          </w:rPr>
          <w:t xml:space="preserve">notificação</w:t>
        </w:r>
      </w:ins>
      <w:r>
        <w:rPr>
          <w:rFonts w:ascii="Arial" w:hAnsi="Arial" w:cs="Arial"/>
          <w:sz w:val="28"/>
          <w:szCs w:val="28"/>
        </w:rPr>
        <w:t xml:space="preserve"> </w:t>
      </w:r>
      <w:del w:id="1159" w:author="Assessor GDSXSR" w:date="2026-10-31T19:45:16Z">
        <w:r>
          <w:rPr>
            <w:rFonts w:ascii="Arial" w:hAnsi="Arial" w:cs="Arial"/>
            <w:sz w:val="28"/>
            <w:szCs w:val="28"/>
          </w:rPr>
          <w:delText xml:space="preserve">distintas</w:delText>
        </w:r>
      </w:del>
      <w:ins w:id="1160" w:author="Assessor GDSXSR" w:date="2026-10-31T19:45:16Z">
        <w:r>
          <w:rPr>
            <w:rFonts w:ascii="Arial" w:hAnsi="Arial" w:cs="Arial"/>
            <w:color w:val="808080"/>
            <w:sz w:val="28"/>
            <w:szCs w:val="28"/>
          </w:rPr>
          <w:t xml:space="preserve">extrajudicial e o cobrado</w:t>
        </w:r>
      </w:ins>
      <w:r>
        <w:rPr>
          <w:rFonts w:ascii="Arial" w:hAnsi="Arial" w:cs="Arial"/>
          <w:sz w:val="28"/>
          <w:szCs w:val="28"/>
        </w:rPr>
        <w:t xml:space="preserve"> não demonstra excesso </w:t>
      </w:r>
      <w:del w:id="1161" w:author="Assessor GDSXSR" w:date="2026-10-31T19:45:16Z">
        <w:r>
          <w:rPr>
            <w:rFonts w:ascii="Arial" w:hAnsi="Arial" w:cs="Arial"/>
            <w:sz w:val="28"/>
            <w:szCs w:val="28"/>
          </w:rPr>
          <w:delText xml:space="preserve">ou inconsistência </w:delText>
        </w:r>
      </w:del>
      <w:r>
        <w:rPr>
          <w:rFonts w:ascii="Arial" w:hAnsi="Arial" w:cs="Arial"/>
          <w:sz w:val="28"/>
          <w:szCs w:val="28"/>
        </w:rPr>
        <w:t xml:space="preserve">quando a cobrança </w:t>
      </w:r>
      <w:del w:id="1162" w:author="Assessor GDSXSR" w:date="2026-10-31T19:45:16Z">
        <w:r>
          <w:rPr>
            <w:rFonts w:ascii="Arial" w:hAnsi="Arial" w:cs="Arial"/>
            <w:sz w:val="28"/>
            <w:szCs w:val="28"/>
          </w:rPr>
          <w:delText xml:space="preserve">posterior </w:delText>
        </w:r>
      </w:del>
      <w:r>
        <w:rPr>
          <w:rFonts w:ascii="Arial" w:hAnsi="Arial" w:cs="Arial"/>
          <w:sz w:val="28"/>
          <w:szCs w:val="28"/>
        </w:rPr>
        <w:t xml:space="preserve">inclui </w:t>
      </w:r>
      <w:del w:id="1163" w:author="Assessor GDSXSR" w:date="2026-10-31T19:45:16Z">
        <w:r>
          <w:rPr>
            <w:rFonts w:ascii="Arial" w:hAnsi="Arial" w:cs="Arial"/>
            <w:sz w:val="28"/>
            <w:szCs w:val="28"/>
          </w:rPr>
          <w:delText xml:space="preserve">novas</w:delText>
        </w:r>
      </w:del>
      <w:ins w:id="1164" w:author="Assessor GDSXSR" w:date="2026-10-31T19:45:16Z">
        <w:r>
          <w:rPr>
            <w:rFonts w:ascii="Arial" w:hAnsi="Arial" w:cs="Arial"/>
            <w:color w:val="808080"/>
            <w:sz w:val="28"/>
            <w:szCs w:val="28"/>
          </w:rPr>
          <w:t xml:space="preserve">faturas</w:t>
        </w:r>
      </w:ins>
      <w:r>
        <w:rPr>
          <w:rFonts w:ascii="Arial" w:hAnsi="Arial" w:cs="Arial"/>
          <w:sz w:val="28"/>
          <w:szCs w:val="28"/>
        </w:rPr>
        <w:t xml:space="preserve"> </w:t>
      </w:r>
      <w:del w:id="1165" w:author="Assessor GDSXSR" w:date="2026-10-31T19:45:16Z">
        <w:r>
          <w:rPr>
            <w:rFonts w:ascii="Arial" w:hAnsi="Arial" w:cs="Arial"/>
            <w:sz w:val="28"/>
            <w:szCs w:val="28"/>
          </w:rPr>
          <w:delText xml:space="preserve">faturas</w:delText>
        </w:r>
      </w:del>
      <w:ins w:id="1166" w:author="Assessor GDSXSR" w:date="2026-10-31T19:45:16Z">
        <w:r>
          <w:rPr>
            <w:rFonts w:ascii="Arial" w:hAnsi="Arial" w:cs="Arial"/>
            <w:color w:val="808080"/>
            <w:sz w:val="28"/>
            <w:szCs w:val="28"/>
          </w:rPr>
          <w:t xml:space="preserve">posteriores</w:t>
        </w:r>
      </w:ins>
      <w:r>
        <w:rPr>
          <w:rFonts w:ascii="Arial" w:hAnsi="Arial" w:cs="Arial"/>
          <w:sz w:val="28"/>
          <w:szCs w:val="28"/>
        </w:rPr>
        <w:t xml:space="preserve"> e atualização </w:t>
      </w:r>
      <w:del w:id="1167" w:author="Assessor GDSXSR" w:date="2026-10-31T19:45:16Z">
        <w:r>
          <w:rPr>
            <w:rFonts w:ascii="Arial" w:hAnsi="Arial" w:cs="Arial"/>
            <w:sz w:val="28"/>
            <w:szCs w:val="28"/>
          </w:rPr>
          <w:delText xml:space="preserve">dos</w:delText>
        </w:r>
      </w:del>
      <w:ins w:id="1168" w:author="Assessor GDSXSR" w:date="2026-10-31T19:45:16Z">
        <w:r>
          <w:rPr>
            <w:rFonts w:ascii="Arial" w:hAnsi="Arial" w:cs="Arial"/>
            <w:color w:val="808080"/>
            <w:sz w:val="28"/>
            <w:szCs w:val="28"/>
          </w:rPr>
          <w:t xml:space="preserve">monetária,</w:t>
        </w:r>
      </w:ins>
      <w:r>
        <w:rPr>
          <w:rFonts w:ascii="Arial" w:hAnsi="Arial" w:cs="Arial"/>
          <w:sz w:val="28"/>
          <w:szCs w:val="28"/>
        </w:rPr>
        <w:t xml:space="preserve"> </w:t>
      </w:r>
      <w:del w:id="1169" w:author="Assessor GDSXSR" w:date="2026-10-31T19:45:16Z">
        <w:r>
          <w:rPr>
            <w:rFonts w:ascii="Arial" w:hAnsi="Arial" w:cs="Arial"/>
            <w:sz w:val="28"/>
            <w:szCs w:val="28"/>
          </w:rPr>
          <w:delText xml:space="preserve">débitos. Incumbe</w:delText>
        </w:r>
      </w:del>
      <w:ins w:id="1170" w:author="Assessor GDSXSR" w:date="2026-10-31T19:45:16Z">
        <w:r>
          <w:rPr>
            <w:rFonts w:ascii="Arial" w:hAnsi="Arial" w:cs="Arial"/>
            <w:color w:val="808080"/>
            <w:sz w:val="28"/>
            <w:szCs w:val="28"/>
          </w:rPr>
          <w:t xml:space="preserve">cabendo</w:t>
        </w:r>
      </w:ins>
      <w:r>
        <w:rPr>
          <w:rFonts w:ascii="Arial" w:hAnsi="Arial" w:cs="Arial"/>
          <w:sz w:val="28"/>
          <w:szCs w:val="28"/>
        </w:rPr>
        <w:t xml:space="preserve"> ao devedor apontar erro </w:t>
      </w:r>
      <w:del w:id="1171" w:author="Assessor GDSXSR" w:date="2026-10-31T19:45:16Z">
        <w:r>
          <w:rPr>
            <w:rFonts w:ascii="Arial" w:hAnsi="Arial" w:cs="Arial"/>
            <w:sz w:val="28"/>
            <w:szCs w:val="28"/>
          </w:rPr>
          <w:delText xml:space="preserve">matemático, parcela paga, duplicidade, lançamento indevido ou outro vício </w:delText>
        </w:r>
      </w:del>
      <w:r>
        <w:rPr>
          <w:rFonts w:ascii="Arial" w:hAnsi="Arial" w:cs="Arial"/>
          <w:sz w:val="28"/>
          <w:szCs w:val="28"/>
        </w:rPr>
        <w:t xml:space="preserve">concreto</w:t>
      </w:r>
      <w:del w:id="1172" w:author="Assessor GDSXSR" w:date="2026-10-31T19:45:16Z">
        <w:r>
          <w:rPr>
            <w:rFonts w:ascii="Arial" w:hAnsi="Arial" w:cs="Arial"/>
            <w:sz w:val="28"/>
            <w:szCs w:val="28"/>
          </w:rPr>
          <w:delText xml:space="preserve"> na composição da obrigação</w:delText>
        </w:r>
      </w:del>
      <w:r>
        <w:rPr>
          <w:rFonts w:ascii="Arial" w:hAnsi="Arial" w:cs="Arial"/>
          <w:sz w:val="28"/>
          <w:szCs w:val="28"/>
        </w:rPr>
        <w:t xml:space="preserve">.</w:t>
      </w:r>
    </w:p>
    <w:p w:rsidRPr="0034247B" w:rsidR="00886ABA" w:rsidP="00886ABA" w:rsidRDefault="00886ABA" w14:paraId="61C39010" w14:textId="77777777">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rsidRPr="00E87018" w:rsidR="00886ABA" w:rsidP="00886ABA" w:rsidRDefault="003161C7" w14:paraId="267AB3B2" w14:textId="0D4986CE">
      <w:pPr>
        <w:spacing w:after="0" w:line="360" w:lineRule="auto"/>
        <w:jc w:val="both"/>
        <w:rPr>
          <w:rFonts w:ascii="Arial" w:hAnsi="Arial" w:eastAsia="Arial" w:cs="Arial"/>
          <w:color w:val="000000" w:themeColor="text1"/>
          <w:sz w:val="28"/>
          <w:szCs w:val="28"/>
        </w:rPr>
      </w:pPr>
      <w:del w:id="1173" w:author="Assessor GDSXSR" w:date="2026-10-31T19:45:16Z">
        <w:r>
          <w:rPr>
            <w:rFonts w:ascii="Arial" w:hAnsi="Arial" w:cs="Arial"/>
            <w:sz w:val="28"/>
            <w:szCs w:val="28"/>
          </w:rPr>
          <w:delText xml:space="preserve">11</w:delText>
        </w:r>
      </w:del>
      <w:ins w:id="1174" w:author="Assessor GDSXSR" w:date="2026-10-31T19:45:16Z">
        <w:r>
          <w:rPr>
            <w:rFonts w:ascii="Arial" w:hAnsi="Arial" w:cs="Arial"/>
            <w:color w:val="808080"/>
            <w:sz w:val="28"/>
            <w:szCs w:val="28"/>
          </w:rPr>
          <w:t xml:space="preserve">10</w:t>
        </w:r>
      </w:ins>
      <w:r>
        <w:rPr>
          <w:rFonts w:ascii="Arial" w:hAnsi="Arial" w:cs="Arial"/>
          <w:sz w:val="28"/>
          <w:szCs w:val="28"/>
        </w:rPr>
        <w:t xml:space="preserve">. </w:t>
      </w:r>
      <w:r>
        <w:rPr>
          <w:rFonts w:ascii="Arial" w:hAnsi="Arial" w:eastAsia="Arial" w:cs="Arial"/>
          <w:color w:val="000000" w:themeColor="text1"/>
          <w:sz w:val="28"/>
          <w:szCs w:val="28"/>
        </w:rPr>
        <w:t xml:space="preserve">Negou-se provimento ao apelo</w:t>
      </w:r>
      <w:ins w:id="1175" w:author="Assessor GDSXSR" w:date="2026-10-31T19:45:16Z">
        <w:r>
          <w:rPr>
            <w:rFonts w:ascii="Arial" w:hAnsi="Arial" w:eastAsia="Arial" w:cs="Arial"/>
            <w:color w:val="808080"/>
            <w:sz w:val="28"/>
            <w:szCs w:val="28"/>
          </w:rPr>
          <w:t xml:space="preserve"> da ré</w:t>
        </w:r>
      </w:ins>
      <w:r>
        <w:rPr>
          <w:rFonts w:ascii="Arial" w:hAnsi="Arial" w:eastAsia="Arial" w:cs="Arial"/>
          <w:color w:val="000000" w:themeColor="text1"/>
          <w:sz w:val="28"/>
          <w:szCs w:val="28"/>
        </w:rPr>
        <w:t xml:space="preserve">.</w:t>
      </w:r>
      <w:del w:id="1176" w:author="Assessor GDSXSR" w:date="2026-10-31T19:45:16Z">
        <w:r>
          <w:rPr>
            <w:rFonts w:ascii="Arial" w:hAnsi="Arial" w:eastAsia="Arial" w:cs="Arial"/>
            <w:color w:val="000000" w:themeColor="text1"/>
            <w:sz w:val="28"/>
            <w:szCs w:val="28"/>
          </w:rPr>
          <w:delText xml:space="preserve"> </w:delText>
        </w:r>
      </w:del>
    </w:p>
    <w:p w:rsidRPr="00E87018" w:rsidR="00886ABA" w:rsidP="00886ABA" w:rsidRDefault="008B62DA" w14:paraId="4C4C6D22" w14:textId="4AF1698F">
      <w:pPr>
        <w:spacing w:after="0" w:line="360" w:lineRule="auto"/>
        <w:jc w:val="both"/>
        <w:rPr>
          <w:rFonts w:ascii="Arial" w:hAnsi="Arial" w:eastAsia="Arial" w:cs="Arial"/>
          <w:color w:val="000000" w:themeColor="text1"/>
          <w:sz w:val="28"/>
          <w:szCs w:val="28"/>
        </w:rPr>
      </w:pPr>
      <w:r>
        <w:rPr>
          <w:rFonts w:ascii="Arial" w:hAnsi="Arial" w:eastAsia="Arial" w:cs="Arial"/>
          <w:color w:val="000000" w:themeColor="text1"/>
          <w:sz w:val="28"/>
          <w:szCs w:val="28"/>
        </w:rPr>
        <w:t>_______</w:t>
      </w:r>
    </w:p>
    <w:p w:rsidRPr="006C3ADE" w:rsidR="00886ABA" w:rsidP="67C8E5B9" w:rsidRDefault="00886ABA" w14:paraId="2B039768" w14:textId="7F1CA4D6">
      <w:pPr>
        <w:spacing w:after="0" w:line="360" w:lineRule="auto"/>
        <w:jc w:val="both"/>
        <w:rPr>
          <w:rFonts w:ascii="Arial" w:hAnsi="Arial" w:eastAsia="Arial" w:cs="Arial"/>
          <w:color w:val="000000" w:themeColor="text1"/>
          <w:sz w:val="26"/>
          <w:szCs w:val="26"/>
        </w:rPr>
      </w:pPr>
      <w:r>
        <w:rPr>
          <w:rFonts w:ascii="Arial" w:hAnsi="Arial" w:eastAsia="Arial" w:cs="Arial"/>
          <w:i/>
          <w:iCs/>
          <w:color w:val="000000" w:themeColor="text1"/>
          <w:sz w:val="26"/>
          <w:szCs w:val="26"/>
        </w:rPr>
        <w:t xml:space="preserve">Dispositivos relevantes citados: </w:t>
      </w:r>
      <w:r>
        <w:rPr>
          <w:rFonts w:ascii="Arial" w:hAnsi="Arial" w:eastAsia="Arial" w:cs="Arial"/>
          <w:color w:val="000000" w:themeColor="text1"/>
          <w:sz w:val="26"/>
          <w:szCs w:val="26"/>
        </w:rPr>
        <w:t xml:space="preserve">CPC, arts.</w:t>
      </w:r>
      <w:r>
        <w:rPr>
          <w:rFonts w:ascii="Arial" w:hAnsi="Arial" w:eastAsia="Arial" w:cs="Arial"/>
          <w:color w:val="000000" w:themeColor="text1"/>
          <w:sz w:val="26"/>
          <w:szCs w:val="26"/>
        </w:rPr>
        <w:t xml:space="preserve"> 85, § 11;</w:t>
      </w:r>
      <w:r>
        <w:rPr>
          <w:rFonts w:ascii="Arial" w:hAnsi="Arial" w:eastAsia="Arial" w:cs="Arial"/>
          <w:color w:val="000000" w:themeColor="text1"/>
          <w:sz w:val="26"/>
          <w:szCs w:val="26"/>
        </w:rPr>
        <w:t xml:space="preserve"> </w:t>
      </w:r>
      <w:ins w:id="1177" w:author="Assessor GDSXSR" w:date="2026-10-31T19:45:16Z">
        <w:r>
          <w:rPr>
            <w:rFonts w:ascii="Arial" w:hAnsi="Arial" w:eastAsia="Arial" w:cs="Arial"/>
            <w:color w:val="808080"/>
            <w:sz w:val="26"/>
            <w:szCs w:val="26"/>
          </w:rPr>
          <w:t xml:space="preserve">98, § 3º; </w:t>
        </w:r>
      </w:ins>
      <w:r>
        <w:rPr>
          <w:rFonts w:ascii="Arial" w:hAnsi="Arial" w:eastAsia="Arial" w:cs="Arial"/>
          <w:color w:val="000000" w:themeColor="text1"/>
          <w:sz w:val="26"/>
          <w:szCs w:val="26"/>
        </w:rPr>
        <w:t xml:space="preserve">373, I e II.</w:t>
      </w:r>
    </w:p>
    <w:p w:rsidRPr="006C3ADE" w:rsidR="00886ABA" w:rsidP="00886ABA" w:rsidRDefault="00886ABA" w14:paraId="43D43365" w14:textId="7AB0824F">
      <w:pPr>
        <w:spacing w:after="0" w:line="360" w:lineRule="auto"/>
        <w:jc w:val="both"/>
        <w:rPr>
          <w:rFonts w:ascii="Arial" w:hAnsi="Arial" w:eastAsia="Arial" w:cs="Arial"/>
          <w:color w:val="000000" w:themeColor="text1"/>
          <w:sz w:val="26"/>
          <w:szCs w:val="26"/>
        </w:rPr>
      </w:pPr>
      <w:r>
        <w:rPr>
          <w:rFonts w:ascii="Arial" w:hAnsi="Arial" w:eastAsia="Arial" w:cs="Arial"/>
          <w:i/>
          <w:iCs/>
          <w:color w:val="000000" w:themeColor="text1"/>
          <w:sz w:val="26"/>
          <w:szCs w:val="26"/>
        </w:rPr>
        <w:t xml:space="preserve">Jurisprudência relevante citada: </w:t>
      </w:r>
      <w:del w:id="1178" w:author="Assessor GDSXSR" w:date="2026-10-31T19:45:16Z">
        <w:r>
          <w:rPr>
            <w:rFonts w:ascii="Arial" w:hAnsi="Arial" w:eastAsia="Arial" w:cs="Arial"/>
            <w:color w:val="000000" w:themeColor="text1"/>
            <w:sz w:val="26"/>
            <w:szCs w:val="26"/>
          </w:rPr>
          <w:delText xml:space="preserve">TJDFT, </w:delText>
        </w:r>
      </w:del>
      <w:r>
        <w:rPr>
          <w:rFonts w:ascii="Arial" w:hAnsi="Arial" w:eastAsia="Arial" w:cs="Arial"/>
          <w:color w:val="000000" w:themeColor="text1"/>
          <w:sz w:val="26"/>
          <w:szCs w:val="26"/>
        </w:rPr>
        <w:t xml:space="preserve">Acórdão 2167100,</w:t>
      </w:r>
      <w:del w:id="1179" w:author="Assessor GDSXSR" w:date="2026-10-31T19:45:16Z">
        <w:r>
          <w:rPr>
            <w:rFonts w:ascii="Arial" w:hAnsi="Arial" w:eastAsia="Arial" w:cs="Arial"/>
            <w:color w:val="000000" w:themeColor="text1"/>
            <w:sz w:val="26"/>
            <w:szCs w:val="26"/>
          </w:rPr>
          <w:delText xml:space="preserve"> </w:delText>
        </w:r>
        <w:r>
          <w:rPr>
            <w:rFonts w:ascii="Arial" w:hAnsi="Arial" w:eastAsia="Arial" w:cs="Arial"/>
            <w:color w:val="000000" w:themeColor="text1"/>
            <w:sz w:val="26"/>
            <w:szCs w:val="26"/>
          </w:rPr>
          <w:delText xml:space="preserve">APC</w:delText>
        </w:r>
      </w:del>
      <w:r>
        <w:rPr>
          <w:rFonts w:ascii="Arial" w:hAnsi="Arial" w:eastAsia="Arial" w:cs="Arial"/>
          <w:color w:val="000000" w:themeColor="text1"/>
          <w:sz w:val="26"/>
          <w:szCs w:val="26"/>
        </w:rPr>
        <w:t xml:space="preserve"> 0717587-07.2023.8.07.0005, Rel. Des. Roberval Casemiro Belinati, 4ª Turma Cível, j. 19/08/2026, DJe 03/09/2026.</w:t>
      </w:r>
    </w:p>
    <w:p w:rsidR="00886ABA" w:rsidP="00DB1301" w:rsidRDefault="00886ABA" w14:paraId="58E96891" w14:textId="77777777">
      <w:pPr>
        <w:spacing w:after="0" w:line="360" w:lineRule="auto"/>
        <w:rPr>
          <w:rFonts w:cstheme="minorHAnsi"/>
          <w:sz w:val="28"/>
          <w:szCs w:val="28"/>
        </w:rPr>
      </w:pPr>
    </w:p>
    <w:p w:rsidRPr="00E302D9" w:rsidR="00E302D9" w:rsidP="00DB1301" w:rsidRDefault="00E302D9" w14:paraId="5B5C84A7" w14:textId="77777777">
      <w:pPr>
        <w:spacing w:after="0" w:line="360" w:lineRule="auto"/>
        <w:rPr>
          <w:rFonts w:cstheme="minorHAnsi"/>
          <w:sz w:val="28"/>
          <w:szCs w:val="28"/>
        </w:rPr>
      </w:pPr>
    </w:p>
    <w:p w:rsidR="00821ACD" w:rsidP="0015430D" w:rsidRDefault="00821ACD" w14:paraId="2BCDBEF5" w14:textId="77777777">
      <w:pPr>
        <w:spacing w:after="0" w:line="240" w:lineRule="auto"/>
        <w:jc w:val="both"/>
        <w:rPr>
          <w:rFonts w:cstheme="minorHAnsi"/>
          <w:b/>
          <w:bCs/>
          <w:color w:val="FF0000"/>
        </w:rPr>
      </w:pPr>
      <w:r w:rsidRPr="00E302D9">
        <w:rPr>
          <w:rFonts w:cstheme="minorHAnsi"/>
          <w:b/>
          <w:bCs/>
          <w:color w:val="FF0000"/>
        </w:rPr>
        <w:t>RESUMO DA APELAÇÃO</w:t>
      </w:r>
    </w:p>
    <w:p w:rsidRPr="00E302D9" w:rsidR="00E302D9" w:rsidP="0015430D" w:rsidRDefault="00E302D9" w14:paraId="1CC16AD3" w14:textId="77777777">
      <w:pPr>
        <w:spacing w:after="0" w:line="240" w:lineRule="auto"/>
        <w:jc w:val="both"/>
        <w:rPr>
          <w:rFonts w:cstheme="minorHAnsi"/>
          <w:b/>
          <w:bCs/>
          <w:color w:val="FF0000"/>
        </w:rPr>
      </w:pPr>
    </w:p>
    <w:p w:rsidRPr="00E302D9" w:rsidR="00821ACD" w:rsidP="0015430D" w:rsidRDefault="00821ACD" w14:paraId="0F23792D" w14:textId="77777777">
      <w:pPr>
        <w:spacing w:after="0" w:line="240" w:lineRule="auto"/>
        <w:jc w:val="both"/>
        <w:rPr>
          <w:rFonts w:cstheme="minorHAnsi"/>
          <w:color w:val="FF0000"/>
        </w:rPr>
      </w:pPr>
      <w:r w:rsidRPr="00E302D9">
        <w:rPr>
          <w:rFonts w:cstheme="minorHAnsi"/>
          <w:color w:val="FF0000"/>
        </w:rPr>
        <w:t>I. RAZÕES RECURSAIS</w:t>
      </w:r>
    </w:p>
    <w:p w:rsidRPr="00E302D9" w:rsidR="00821ACD" w:rsidP="0015430D" w:rsidRDefault="00821ACD" w14:paraId="5EEC615A" w14:textId="77777777">
      <w:pPr>
        <w:spacing w:after="0" w:line="240" w:lineRule="auto"/>
        <w:jc w:val="both"/>
        <w:rPr>
          <w:rFonts w:cstheme="minorHAnsi"/>
          <w:color w:val="FF0000"/>
        </w:rPr>
      </w:pPr>
      <w:r w:rsidRPr="00E302D9">
        <w:rPr>
          <w:rFonts w:cstheme="minorHAnsi"/>
          <w:color w:val="FF0000"/>
        </w:rPr>
        <w:t>Tempestividade</w:t>
      </w:r>
    </w:p>
    <w:p w:rsidRPr="00E302D9" w:rsidR="00821ACD" w:rsidP="0015430D" w:rsidRDefault="00821ACD" w14:paraId="2D5FA7C4" w14:textId="77777777">
      <w:pPr>
        <w:spacing w:after="0" w:line="240" w:lineRule="auto"/>
        <w:jc w:val="both"/>
        <w:rPr>
          <w:rFonts w:cstheme="minorHAnsi"/>
          <w:color w:val="FF0000"/>
        </w:rPr>
      </w:pPr>
      <w:r w:rsidRPr="00E302D9">
        <w:rPr>
          <w:rFonts w:cstheme="minorHAnsi"/>
          <w:color w:val="FF0000"/>
        </w:rPr>
        <w:t>Sustenta a tempestividade da apelação, pois a decisão que rejeitou os embargos de declaração foi publicada em 7 de julho de 2026, iniciando-se o prazo recursal de 15 dias úteis em 8 de julho de 2026 e encerrando-se em 28 de julho de 2026, nos termos dos arts. 219 e 1.003, § 5º, do Código de Processo Civil.</w:t>
      </w:r>
    </w:p>
    <w:p w:rsidRPr="00E302D9" w:rsidR="00821ACD" w:rsidP="0015430D" w:rsidRDefault="00821ACD" w14:paraId="49B3DD86" w14:textId="77777777">
      <w:pPr>
        <w:spacing w:after="0" w:line="240" w:lineRule="auto"/>
        <w:jc w:val="both"/>
        <w:rPr>
          <w:rFonts w:cstheme="minorHAnsi"/>
          <w:color w:val="FF0000"/>
        </w:rPr>
      </w:pPr>
      <w:r w:rsidRPr="00E302D9">
        <w:rPr>
          <w:rFonts w:cstheme="minorHAnsi"/>
          <w:color w:val="FF0000"/>
        </w:rPr>
        <w:t>Inobservância do ônus da prova</w:t>
      </w:r>
    </w:p>
    <w:p w:rsidRPr="00E302D9" w:rsidR="00821ACD" w:rsidP="0015430D" w:rsidRDefault="00821ACD" w14:paraId="144636EC" w14:textId="77777777">
      <w:pPr>
        <w:spacing w:after="0" w:line="240" w:lineRule="auto"/>
        <w:jc w:val="both"/>
        <w:rPr>
          <w:rFonts w:cstheme="minorHAnsi"/>
          <w:color w:val="FF0000"/>
        </w:rPr>
      </w:pPr>
      <w:r w:rsidRPr="00E302D9">
        <w:rPr>
          <w:rFonts w:cstheme="minorHAnsi"/>
          <w:color w:val="FF0000"/>
        </w:rPr>
        <w:t>Alega que a sentença aplicou equivocadamente a regra do art. 373, I, do Código de Processo Civil, ao considerar comprovado crédito superior a R$ 9 milhões com fundamento em planilhas, faturas, notas fiscais, relatórios administrativos e comunicações produzidos unilateralmente pelos apelados, dispensando-os da comprovação dos fatos constitutivos de seu direito e transferindo à apelante o ônus de demonstrar a inexistência dos serviços ou da dívida.</w:t>
      </w:r>
    </w:p>
    <w:p w:rsidRPr="00E302D9" w:rsidR="00821ACD" w:rsidP="0015430D" w:rsidRDefault="00821ACD" w14:paraId="64B5BC05" w14:textId="77777777">
      <w:pPr>
        <w:spacing w:after="0" w:line="240" w:lineRule="auto"/>
        <w:jc w:val="both"/>
        <w:rPr>
          <w:rFonts w:cstheme="minorHAnsi"/>
          <w:color w:val="FF0000"/>
        </w:rPr>
      </w:pPr>
      <w:r w:rsidRPr="00E302D9">
        <w:rPr>
          <w:rFonts w:cstheme="minorHAnsi"/>
          <w:color w:val="FF0000"/>
        </w:rPr>
        <w:t>Insuficiência dos documentos unilaterais</w:t>
      </w:r>
    </w:p>
    <w:p w:rsidRPr="00E302D9" w:rsidR="00821ACD" w:rsidP="0015430D" w:rsidRDefault="00821ACD" w14:paraId="2AFB062D" w14:textId="77777777">
      <w:pPr>
        <w:spacing w:after="0" w:line="240" w:lineRule="auto"/>
        <w:jc w:val="both"/>
        <w:rPr>
          <w:rFonts w:cstheme="minorHAnsi"/>
          <w:color w:val="FF0000"/>
        </w:rPr>
      </w:pPr>
      <w:r w:rsidRPr="00E302D9">
        <w:rPr>
          <w:rFonts w:cstheme="minorHAnsi"/>
          <w:color w:val="FF0000"/>
        </w:rPr>
        <w:t>Defende que planilhas internas, relações de pacientes, demonstrativos financeiros, faturas e demais controles administrativos elaborados pelos próprios credores não possuem presunção de veracidade perante terceiros nem comprovam, isoladamente, a origem do débito, a efetiva prestação dos serviços médico-hospitalares ou a anuência da operadora de saúde quanto aos valores cobrados.</w:t>
      </w:r>
    </w:p>
    <w:p w:rsidRPr="00E302D9" w:rsidR="00821ACD" w:rsidP="0015430D" w:rsidRDefault="00821ACD" w14:paraId="7B28B793" w14:textId="77777777">
      <w:pPr>
        <w:spacing w:after="0" w:line="240" w:lineRule="auto"/>
        <w:jc w:val="both"/>
        <w:rPr>
          <w:rFonts w:cstheme="minorHAnsi"/>
          <w:color w:val="FF0000"/>
        </w:rPr>
      </w:pPr>
      <w:r w:rsidRPr="00E302D9">
        <w:rPr>
          <w:rFonts w:cstheme="minorHAnsi"/>
          <w:color w:val="FF0000"/>
        </w:rPr>
        <w:t>Ausência de comprovação individualizada dos serviços</w:t>
      </w:r>
    </w:p>
    <w:p w:rsidRPr="00E302D9" w:rsidR="00821ACD" w:rsidP="0015430D" w:rsidRDefault="00821ACD" w14:paraId="64176A53" w14:textId="77777777">
      <w:pPr>
        <w:spacing w:after="0" w:line="240" w:lineRule="auto"/>
        <w:jc w:val="both"/>
        <w:rPr>
          <w:rFonts w:cstheme="minorHAnsi"/>
          <w:color w:val="FF0000"/>
        </w:rPr>
      </w:pPr>
      <w:r w:rsidRPr="00E302D9">
        <w:rPr>
          <w:rFonts w:cstheme="minorHAnsi"/>
          <w:color w:val="FF0000"/>
        </w:rPr>
        <w:t>Afirma que não foi demonstrada, para cada parcela cobrada, a correspondente vinculação entre o beneficiário atendido, a autorização emitida, o procedimento realizado, os registros hospitalares, a auditoria contratualmente prevista, a nota fiscal, a inexistência de glosas e o valor efetivamente inadimplido, circunstância que impediria o reconhecimento da liquidez, certeza e exigibilidade do crédito.</w:t>
      </w:r>
    </w:p>
    <w:p w:rsidRPr="00E302D9" w:rsidR="00821ACD" w:rsidP="0015430D" w:rsidRDefault="00821ACD" w14:paraId="7156EFF4" w14:textId="77777777">
      <w:pPr>
        <w:spacing w:after="0" w:line="240" w:lineRule="auto"/>
        <w:jc w:val="both"/>
        <w:rPr>
          <w:rFonts w:cstheme="minorHAnsi"/>
          <w:color w:val="FF0000"/>
        </w:rPr>
      </w:pPr>
      <w:r w:rsidRPr="00E302D9">
        <w:rPr>
          <w:rFonts w:cstheme="minorHAnsi"/>
          <w:color w:val="FF0000"/>
        </w:rPr>
        <w:t>Necessidade de apresentação dos prontuários médicos</w:t>
      </w:r>
    </w:p>
    <w:p w:rsidRPr="00E302D9" w:rsidR="00821ACD" w:rsidP="0015430D" w:rsidRDefault="00821ACD" w14:paraId="2F4062DF" w14:textId="77777777">
      <w:pPr>
        <w:spacing w:after="0" w:line="240" w:lineRule="auto"/>
        <w:jc w:val="both"/>
        <w:rPr>
          <w:rFonts w:cstheme="minorHAnsi"/>
          <w:color w:val="FF0000"/>
        </w:rPr>
      </w:pPr>
      <w:r w:rsidRPr="00E302D9">
        <w:rPr>
          <w:rFonts w:cstheme="minorHAnsi"/>
          <w:color w:val="FF0000"/>
        </w:rPr>
        <w:t>Sustenta que os prontuários médicos, fichas de atendimento, autorizações, laudos e documentos equivalentes constituem elementos essenciais para comprovar a realização dos serviços e verificar a correspondência entre os procedimentos executados e os valores faturados, de modo que sua ausência tornaria insuficiente o conjunto probatório apresentado pelos apelados.</w:t>
      </w:r>
    </w:p>
    <w:p w:rsidRPr="00E302D9" w:rsidR="00821ACD" w:rsidP="0015430D" w:rsidRDefault="00821ACD" w14:paraId="541DC8F9" w14:textId="77777777">
      <w:pPr>
        <w:spacing w:after="0" w:line="240" w:lineRule="auto"/>
        <w:jc w:val="both"/>
        <w:rPr>
          <w:rFonts w:cstheme="minorHAnsi"/>
          <w:color w:val="FF0000"/>
        </w:rPr>
      </w:pPr>
      <w:r w:rsidRPr="00E302D9">
        <w:rPr>
          <w:rFonts w:cstheme="minorHAnsi"/>
          <w:color w:val="FF0000"/>
        </w:rPr>
        <w:t>Possibilidade de preservação do sigilo dos pacientes</w:t>
      </w:r>
    </w:p>
    <w:p w:rsidRPr="00E302D9" w:rsidR="00821ACD" w:rsidP="0015430D" w:rsidRDefault="00821ACD" w14:paraId="15B3C8A2" w14:textId="77777777">
      <w:pPr>
        <w:spacing w:after="0" w:line="240" w:lineRule="auto"/>
        <w:jc w:val="both"/>
        <w:rPr>
          <w:rFonts w:cstheme="minorHAnsi"/>
          <w:color w:val="FF0000"/>
        </w:rPr>
      </w:pPr>
      <w:r w:rsidRPr="00E302D9">
        <w:rPr>
          <w:rFonts w:cstheme="minorHAnsi"/>
          <w:color w:val="FF0000"/>
        </w:rPr>
        <w:t>Argumenta que o sigilo médico não justificaria a ausência dos prontuários, pois tais documentos poderiam ser apresentados sob segredo de justiça e mediante medidas de proteção dos dados sensíveis, permitindo a análise da correspondência entre os atendimentos registrados e os serviços incluídos nas faturas.</w:t>
      </w:r>
    </w:p>
    <w:p w:rsidRPr="00E302D9" w:rsidR="00821ACD" w:rsidP="0015430D" w:rsidRDefault="00821ACD" w14:paraId="2D24AFF7" w14:textId="77777777">
      <w:pPr>
        <w:spacing w:after="0" w:line="240" w:lineRule="auto"/>
        <w:jc w:val="both"/>
        <w:rPr>
          <w:rFonts w:cstheme="minorHAnsi"/>
          <w:color w:val="FF0000"/>
        </w:rPr>
      </w:pPr>
      <w:r w:rsidRPr="00E302D9">
        <w:rPr>
          <w:rFonts w:cstheme="minorHAnsi"/>
          <w:color w:val="FF0000"/>
        </w:rPr>
        <w:t>Inexistência de reconhecimento da dívida por e-mails</w:t>
      </w:r>
    </w:p>
    <w:p w:rsidRPr="00E302D9" w:rsidR="00821ACD" w:rsidP="0015430D" w:rsidRDefault="00821ACD" w14:paraId="737F6AA6" w14:textId="77777777">
      <w:pPr>
        <w:spacing w:after="0" w:line="240" w:lineRule="auto"/>
        <w:jc w:val="both"/>
        <w:rPr>
          <w:rFonts w:cstheme="minorHAnsi"/>
          <w:color w:val="FF0000"/>
        </w:rPr>
      </w:pPr>
      <w:r w:rsidRPr="00E302D9">
        <w:rPr>
          <w:rFonts w:cstheme="minorHAnsi"/>
          <w:color w:val="FF0000"/>
        </w:rPr>
        <w:t>Aduz que as mensagens eletrônicas trocadas entre as partes tratavam apenas de providências operacionais relacionadas à entrega e ao processamento de faturas, não constituindo confissão, aceite ou reconhecimento do montante integral cobrado, razão pela qual a sentença lhes teria atribuído valor probatório excessivo.</w:t>
      </w:r>
    </w:p>
    <w:p w:rsidRPr="00E302D9" w:rsidR="00821ACD" w:rsidP="0015430D" w:rsidRDefault="00821ACD" w14:paraId="7A2B4CED" w14:textId="77777777">
      <w:pPr>
        <w:spacing w:after="0" w:line="240" w:lineRule="auto"/>
        <w:jc w:val="both"/>
        <w:rPr>
          <w:rFonts w:cstheme="minorHAnsi"/>
          <w:color w:val="FF0000"/>
        </w:rPr>
      </w:pPr>
      <w:r w:rsidRPr="00E302D9">
        <w:rPr>
          <w:rFonts w:cstheme="minorHAnsi"/>
          <w:color w:val="FF0000"/>
        </w:rPr>
        <w:t>Insuficiência probatória das notas fiscais</w:t>
      </w:r>
    </w:p>
    <w:p w:rsidRPr="00E302D9" w:rsidR="00821ACD" w:rsidP="0015430D" w:rsidRDefault="00821ACD" w14:paraId="6A330C38" w14:textId="77777777">
      <w:pPr>
        <w:spacing w:after="0" w:line="240" w:lineRule="auto"/>
        <w:jc w:val="both"/>
        <w:rPr>
          <w:rFonts w:cstheme="minorHAnsi"/>
          <w:color w:val="FF0000"/>
        </w:rPr>
      </w:pPr>
      <w:r w:rsidRPr="00E302D9">
        <w:rPr>
          <w:rFonts w:cstheme="minorHAnsi"/>
          <w:color w:val="FF0000"/>
        </w:rPr>
        <w:lastRenderedPageBreak/>
        <w:t>Assevera que as notas fiscais representam declarações unilaterais do emitente e mera formalização fiscal das operações, não comprovando, por si sós, que os serviços foram efetivamente prestados, autorizados, auditados e aceitos pela contratante, nem que os valores nelas indicados correspondam a obrigações líquidas e exigíveis.</w:t>
      </w:r>
    </w:p>
    <w:p w:rsidRPr="00E302D9" w:rsidR="00821ACD" w:rsidP="0015430D" w:rsidRDefault="00821ACD" w14:paraId="43689E61" w14:textId="77777777">
      <w:pPr>
        <w:spacing w:after="0" w:line="240" w:lineRule="auto"/>
        <w:jc w:val="both"/>
        <w:rPr>
          <w:rFonts w:cstheme="minorHAnsi"/>
          <w:color w:val="FF0000"/>
        </w:rPr>
      </w:pPr>
      <w:r w:rsidRPr="00E302D9">
        <w:rPr>
          <w:rFonts w:cstheme="minorHAnsi"/>
          <w:color w:val="FF0000"/>
        </w:rPr>
        <w:t>Existência do contrato e ausência de prova do crédito</w:t>
      </w:r>
    </w:p>
    <w:p w:rsidRPr="00E302D9" w:rsidR="00821ACD" w:rsidP="0015430D" w:rsidRDefault="00821ACD" w14:paraId="1F90C782" w14:textId="77777777">
      <w:pPr>
        <w:spacing w:after="0" w:line="240" w:lineRule="auto"/>
        <w:jc w:val="both"/>
        <w:rPr>
          <w:rFonts w:cstheme="minorHAnsi"/>
          <w:color w:val="FF0000"/>
        </w:rPr>
      </w:pPr>
      <w:r w:rsidRPr="00E302D9">
        <w:rPr>
          <w:rFonts w:cstheme="minorHAnsi"/>
          <w:color w:val="FF0000"/>
        </w:rPr>
        <w:t>Argumenta que a existência da relação contratual entre as partes não comprova automaticamente que todos os serviços posteriormente faturados foram efetivamente realizados, auditados e permaneceram inadimplidos, sendo necessária prova específica da origem, composição e exigibilidade de cada cobrança.</w:t>
      </w:r>
    </w:p>
    <w:p w:rsidRPr="00E302D9" w:rsidR="00821ACD" w:rsidP="0015430D" w:rsidRDefault="00821ACD" w14:paraId="104278A8" w14:textId="77777777">
      <w:pPr>
        <w:spacing w:after="0" w:line="240" w:lineRule="auto"/>
        <w:jc w:val="both"/>
        <w:rPr>
          <w:rFonts w:cstheme="minorHAnsi"/>
          <w:color w:val="FF0000"/>
        </w:rPr>
      </w:pPr>
      <w:r w:rsidRPr="00E302D9">
        <w:rPr>
          <w:rFonts w:cstheme="minorHAnsi"/>
          <w:color w:val="FF0000"/>
        </w:rPr>
        <w:t>Fundamentação insuficiente da sentença</w:t>
      </w:r>
    </w:p>
    <w:p w:rsidRPr="00E302D9" w:rsidR="00821ACD" w:rsidP="0015430D" w:rsidRDefault="00821ACD" w14:paraId="611B81DF" w14:textId="77777777">
      <w:pPr>
        <w:spacing w:after="0" w:line="240" w:lineRule="auto"/>
        <w:jc w:val="both"/>
        <w:rPr>
          <w:rFonts w:cstheme="minorHAnsi"/>
          <w:color w:val="FF0000"/>
        </w:rPr>
      </w:pPr>
      <w:r w:rsidRPr="00E302D9">
        <w:rPr>
          <w:rFonts w:cstheme="minorHAnsi"/>
          <w:color w:val="FF0000"/>
        </w:rPr>
        <w:t>Sustenta que a sentença se limitou a afirmar genericamente a suficiência dos documentos apresentados, sem analisar individualmente as cobranças nem enfrentar as inconsistências apontadas pela defesa, adotando rigor probatório incompatível com a complexidade da demanda e com a expressiva quantia discutida.</w:t>
      </w:r>
    </w:p>
    <w:p w:rsidRPr="00E302D9" w:rsidR="00821ACD" w:rsidP="0015430D" w:rsidRDefault="00821ACD" w14:paraId="775234BB" w14:textId="77777777">
      <w:pPr>
        <w:spacing w:after="0" w:line="240" w:lineRule="auto"/>
        <w:jc w:val="both"/>
        <w:rPr>
          <w:rFonts w:cstheme="minorHAnsi"/>
          <w:color w:val="FF0000"/>
        </w:rPr>
      </w:pPr>
      <w:r w:rsidRPr="00E302D9">
        <w:rPr>
          <w:rFonts w:cstheme="minorHAnsi"/>
          <w:color w:val="FF0000"/>
        </w:rPr>
        <w:t>Proteção do passivo falimentar e segurança jurídica</w:t>
      </w:r>
    </w:p>
    <w:p w:rsidRPr="00E302D9" w:rsidR="00821ACD" w:rsidP="0015430D" w:rsidRDefault="00821ACD" w14:paraId="27BDD947" w14:textId="77777777">
      <w:pPr>
        <w:spacing w:after="0" w:line="240" w:lineRule="auto"/>
        <w:jc w:val="both"/>
        <w:rPr>
          <w:rFonts w:cstheme="minorHAnsi"/>
          <w:color w:val="FF0000"/>
        </w:rPr>
      </w:pPr>
      <w:r w:rsidRPr="00E302D9">
        <w:rPr>
          <w:rFonts w:cstheme="minorHAnsi"/>
          <w:color w:val="FF0000"/>
        </w:rPr>
        <w:t>Defende que a condenação da massa falida com base em créditos incertos e documentos produzidos unilateralmente compromete a segurança jurídica, o devido processo legal e a proteção do passivo concursal, especialmente diante da ausência de elementos técnicos que confirmem a efetiva constituição do crédito.</w:t>
      </w:r>
    </w:p>
    <w:p w:rsidRPr="00E302D9" w:rsidR="00821ACD" w:rsidP="0015430D" w:rsidRDefault="00821ACD" w14:paraId="39454FA3" w14:textId="77777777">
      <w:pPr>
        <w:spacing w:after="0" w:line="240" w:lineRule="auto"/>
        <w:jc w:val="both"/>
        <w:rPr>
          <w:rFonts w:cstheme="minorHAnsi"/>
          <w:color w:val="FF0000"/>
        </w:rPr>
      </w:pPr>
      <w:commentRangeStart w:id="5"/>
      <w:r w:rsidRPr="00E302D9">
        <w:rPr>
          <w:rFonts w:cstheme="minorHAnsi"/>
          <w:color w:val="FF0000"/>
        </w:rPr>
        <w:t>II. PEDIDO</w:t>
      </w:r>
      <w:commentRangeEnd w:id="5"/>
      <w:r>
        <w:rPr>
          <w:rStyle w:val="CommentReference"/>
        </w:rPr>
        <w:commentReference w:id="5"/>
      </w:r>
    </w:p>
    <w:p w:rsidRPr="00E302D9" w:rsidR="00821ACD" w:rsidP="0015430D" w:rsidRDefault="00821ACD" w14:paraId="330CE7B3" w14:textId="77777777">
      <w:pPr>
        <w:spacing w:after="0" w:line="240" w:lineRule="auto"/>
        <w:jc w:val="both"/>
        <w:rPr>
          <w:rFonts w:cstheme="minorHAnsi"/>
          <w:color w:val="FF0000"/>
        </w:rPr>
      </w:pPr>
      <w:r w:rsidRPr="00E302D9">
        <w:rPr>
          <w:rFonts w:cstheme="minorHAnsi"/>
          <w:color w:val="FF0000"/>
        </w:rPr>
        <w:t>Requer o conhecimento e o provimento da apelação para reformar integralmente a sentença e julgar improcedentes os pedidos formulados na ação de cobrança, com a consequente condenação dos apelados ao pagamento de honorários sucumbenciais, nos termos do art. 85 do Código de Processo Civil.</w:t>
      </w:r>
    </w:p>
    <w:p w:rsidRPr="00E302D9" w:rsidR="00821ACD" w:rsidP="0015430D" w:rsidRDefault="00821ACD" w14:paraId="11217C72" w14:textId="77777777">
      <w:pPr>
        <w:spacing w:after="0" w:line="240" w:lineRule="auto"/>
        <w:jc w:val="both"/>
        <w:rPr>
          <w:del w:id="1181" w:author="Assessor GDSXSR" w:date="2026-10-31T19:45:16Z"/>
          <w:rFonts w:cstheme="minorHAnsi"/>
          <w:color w:val="FF0000"/>
        </w:rPr>
      </w:pPr>
      <w:del w:id="1180" w:author="Assessor GDSXSR" w:date="2026-10-31T19:45:16Z">
        <w:r w:rsidRPr="00E302D9">
          <w:rPr>
            <w:rFonts w:cstheme="minorHAnsi"/>
            <w:color w:val="FF0000"/>
          </w:rPr>
          <w:delText>Critérios de redação adotados</w:delText>
        </w:r>
      </w:del>
    </w:p>
    <w:p w:rsidRPr="00E302D9" w:rsidR="00E87018" w:rsidP="0015430D" w:rsidRDefault="00821ACD" w14:paraId="08F96DB0" w14:textId="4CAFE0A7">
      <w:pPr>
        <w:spacing w:after="0" w:line="240" w:lineRule="auto"/>
        <w:jc w:val="both"/>
        <w:rPr>
          <w:del w:id="1183" w:author="Assessor GDSXSR" w:date="2026-10-31T19:45:16Z"/>
          <w:rFonts w:cstheme="minorHAnsi"/>
        </w:rPr>
      </w:pPr>
      <w:del w:id="1182" w:author="Assessor GDSXSR" w:date="2026-10-31T19:45:16Z">
        <w:r w:rsidRPr="00E302D9">
          <w:rPr>
            <w:rFonts w:cstheme="minorHAnsi"/>
            <w:color w:val="FF0000"/>
          </w:rPr>
          <w:delText>O resumo reorganiza as alegações por temas jurídicos autônomos, elimina repetições e preserva a distinção entre insuficiência dos documentos unilaterais, ausência de prova individualizada, necessidade dos prontuários e falta de liquidez do crédito. O pedido foi apresentado separadamente e sem antecipar qualquer avaliação sobre o mérito da apelação.</w:delText>
        </w:r>
      </w:del>
    </w:p>
    <w:p w:rsidRPr="00E302D9" w:rsidR="00886ABA" w:rsidP="00DB1301" w:rsidRDefault="00886ABA" w14:paraId="5350F300" w14:textId="77777777">
      <w:pPr>
        <w:spacing w:after="0" w:line="360" w:lineRule="auto"/>
        <w:rPr>
          <w:del w:id="1184" w:author="Assessor GDSXSR" w:date="2026-10-31T19:45:16Z"/>
          <w:rFonts w:cstheme="minorHAnsi"/>
          <w:sz w:val="28"/>
          <w:szCs w:val="28"/>
        </w:rPr>
      </w:pPr>
    </w:p>
    <w:p w:rsidR="00E302D9" w:rsidP="00355C73" w:rsidRDefault="00E302D9" w14:paraId="62DBD0C3" w14:textId="77777777">
      <w:pPr>
        <w:spacing w:after="0" w:line="360" w:lineRule="auto"/>
        <w:jc w:val="center"/>
        <w:outlineLvl w:val="0"/>
        <w:rPr>
          <w:rFonts w:ascii="Arial" w:hAnsi="Arial" w:cs="Arial"/>
          <w:b/>
          <w:bCs/>
          <w:sz w:val="28"/>
          <w:szCs w:val="28"/>
        </w:rPr>
      </w:pPr>
    </w:p>
    <w:p w:rsidR="00E302D9" w:rsidP="00355C73" w:rsidRDefault="00E302D9" w14:paraId="5304B38F" w14:textId="77777777">
      <w:pPr>
        <w:spacing w:after="0" w:line="360" w:lineRule="auto"/>
        <w:jc w:val="center"/>
        <w:outlineLvl w:val="0"/>
        <w:rPr>
          <w:rFonts w:ascii="Arial" w:hAnsi="Arial" w:cs="Arial"/>
          <w:b/>
          <w:bCs/>
          <w:sz w:val="28"/>
          <w:szCs w:val="28"/>
        </w:rPr>
      </w:pPr>
    </w:p>
    <w:p w:rsidR="00E302D9" w:rsidP="00355C73" w:rsidRDefault="00E302D9" w14:paraId="41034CED" w14:textId="77777777">
      <w:pPr>
        <w:spacing w:after="0" w:line="360" w:lineRule="auto"/>
        <w:jc w:val="center"/>
        <w:outlineLvl w:val="0"/>
        <w:rPr>
          <w:rFonts w:ascii="Arial" w:hAnsi="Arial" w:cs="Arial"/>
          <w:b/>
          <w:bCs/>
          <w:sz w:val="28"/>
          <w:szCs w:val="28"/>
        </w:rPr>
      </w:pPr>
    </w:p>
    <w:p w:rsidR="00E302D9" w:rsidP="00355C73" w:rsidRDefault="00E302D9" w14:paraId="5796C59E" w14:textId="77777777">
      <w:pPr>
        <w:spacing w:after="0" w:line="360" w:lineRule="auto"/>
        <w:jc w:val="center"/>
        <w:outlineLvl w:val="0"/>
        <w:rPr>
          <w:rFonts w:ascii="Arial" w:hAnsi="Arial" w:cs="Arial"/>
          <w:b/>
          <w:bCs/>
          <w:sz w:val="28"/>
          <w:szCs w:val="28"/>
        </w:rPr>
      </w:pPr>
    </w:p>
    <w:p w:rsidR="00E302D9" w:rsidP="00355C73" w:rsidRDefault="00E302D9" w14:paraId="75B4D11E" w14:textId="77777777">
      <w:pPr>
        <w:spacing w:after="0" w:line="360" w:lineRule="auto"/>
        <w:jc w:val="center"/>
        <w:outlineLvl w:val="0"/>
        <w:rPr>
          <w:rFonts w:ascii="Arial" w:hAnsi="Arial" w:cs="Arial"/>
          <w:b/>
          <w:bCs/>
          <w:sz w:val="28"/>
          <w:szCs w:val="28"/>
        </w:rPr>
      </w:pPr>
    </w:p>
    <w:p w:rsidR="00E302D9" w:rsidP="00355C73" w:rsidRDefault="00E302D9" w14:paraId="6259E9E1" w14:textId="77777777">
      <w:pPr>
        <w:spacing w:after="0" w:line="360" w:lineRule="auto"/>
        <w:jc w:val="center"/>
        <w:outlineLvl w:val="0"/>
        <w:rPr>
          <w:rFonts w:ascii="Arial" w:hAnsi="Arial" w:cs="Arial"/>
          <w:b/>
          <w:bCs/>
          <w:sz w:val="28"/>
          <w:szCs w:val="28"/>
        </w:rPr>
      </w:pPr>
    </w:p>
    <w:p w:rsidR="00E302D9" w:rsidP="00355C73" w:rsidRDefault="00E302D9" w14:paraId="57B1A099" w14:textId="77777777">
      <w:pPr>
        <w:spacing w:after="0" w:line="360" w:lineRule="auto"/>
        <w:jc w:val="center"/>
        <w:outlineLvl w:val="0"/>
        <w:rPr>
          <w:rFonts w:ascii="Arial" w:hAnsi="Arial" w:cs="Arial"/>
          <w:b/>
          <w:bCs/>
          <w:sz w:val="28"/>
          <w:szCs w:val="28"/>
        </w:rPr>
      </w:pPr>
    </w:p>
    <w:p w:rsidR="00E302D9" w:rsidP="00355C73" w:rsidRDefault="00E302D9" w14:paraId="246DC9B6" w14:textId="77777777">
      <w:pPr>
        <w:spacing w:after="0" w:line="360" w:lineRule="auto"/>
        <w:jc w:val="center"/>
        <w:outlineLvl w:val="0"/>
        <w:rPr>
          <w:rFonts w:ascii="Arial" w:hAnsi="Arial" w:cs="Arial"/>
          <w:b/>
          <w:bCs/>
          <w:sz w:val="28"/>
          <w:szCs w:val="28"/>
        </w:rPr>
      </w:pPr>
    </w:p>
    <w:p w:rsidR="00E302D9" w:rsidP="00355C73" w:rsidRDefault="00E302D9" w14:paraId="07257429" w14:textId="77777777">
      <w:pPr>
        <w:spacing w:after="0" w:line="360" w:lineRule="auto"/>
        <w:jc w:val="center"/>
        <w:outlineLvl w:val="0"/>
        <w:rPr>
          <w:rFonts w:ascii="Arial" w:hAnsi="Arial" w:cs="Arial"/>
          <w:b/>
          <w:bCs/>
          <w:sz w:val="28"/>
          <w:szCs w:val="28"/>
        </w:rPr>
      </w:pPr>
    </w:p>
    <w:p w:rsidR="00E302D9" w:rsidP="00355C73" w:rsidRDefault="00E302D9" w14:paraId="0C79F567" w14:textId="77777777">
      <w:pPr>
        <w:spacing w:after="0" w:line="360" w:lineRule="auto"/>
        <w:jc w:val="center"/>
        <w:outlineLvl w:val="0"/>
        <w:rPr>
          <w:rFonts w:ascii="Arial" w:hAnsi="Arial" w:cs="Arial"/>
          <w:b/>
          <w:bCs/>
          <w:sz w:val="28"/>
          <w:szCs w:val="28"/>
        </w:rPr>
      </w:pPr>
    </w:p>
    <w:p w:rsidR="00E302D9" w:rsidP="00355C73" w:rsidRDefault="00E302D9" w14:paraId="4229F8F5" w14:textId="77777777">
      <w:pPr>
        <w:spacing w:after="0" w:line="360" w:lineRule="auto"/>
        <w:jc w:val="center"/>
        <w:outlineLvl w:val="0"/>
        <w:rPr>
          <w:rFonts w:ascii="Arial" w:hAnsi="Arial" w:cs="Arial"/>
          <w:b/>
          <w:bCs/>
          <w:sz w:val="28"/>
          <w:szCs w:val="28"/>
        </w:rPr>
      </w:pPr>
    </w:p>
    <w:p w:rsidR="00E302D9" w:rsidP="00355C73" w:rsidRDefault="00E302D9" w14:paraId="4FF6087E" w14:textId="77777777">
      <w:pPr>
        <w:spacing w:after="0" w:line="360" w:lineRule="auto"/>
        <w:jc w:val="center"/>
        <w:outlineLvl w:val="0"/>
        <w:rPr>
          <w:rFonts w:ascii="Arial" w:hAnsi="Arial" w:cs="Arial"/>
          <w:b/>
          <w:bCs/>
          <w:sz w:val="28"/>
          <w:szCs w:val="28"/>
        </w:rPr>
      </w:pPr>
    </w:p>
    <w:p w:rsidR="00E302D9" w:rsidP="00355C73" w:rsidRDefault="00E302D9" w14:paraId="0F73305B" w14:textId="77777777">
      <w:pPr>
        <w:spacing w:after="0" w:line="360" w:lineRule="auto"/>
        <w:jc w:val="center"/>
        <w:outlineLvl w:val="0"/>
        <w:rPr>
          <w:rFonts w:ascii="Arial" w:hAnsi="Arial" w:cs="Arial"/>
          <w:b/>
          <w:bCs/>
          <w:sz w:val="28"/>
          <w:szCs w:val="28"/>
        </w:rPr>
      </w:pPr>
    </w:p>
    <w:p w:rsidR="00DB1301" w:rsidP="00355C73" w:rsidRDefault="00F63CDB" w14:paraId="63358632" w14:textId="2CB0A33D">
      <w:pPr>
        <w:spacing w:after="0" w:line="360" w:lineRule="auto"/>
        <w:jc w:val="center"/>
        <w:outlineLvl w:val="0"/>
        <w:rPr>
          <w:rFonts w:ascii="Arial" w:hAnsi="Arial" w:cs="Arial"/>
          <w:b/>
          <w:bCs/>
          <w:sz w:val="28"/>
          <w:szCs w:val="28"/>
        </w:rPr>
      </w:pPr>
      <w:r>
        <w:rPr>
          <w:rFonts w:ascii="Arial" w:hAnsi="Arial" w:cs="Arial"/>
          <w:b/>
          <w:bCs/>
          <w:sz w:val="28"/>
          <w:szCs w:val="28"/>
        </w:rPr>
        <w:t>RELATÓRIO</w:t>
      </w:r>
    </w:p>
    <w:p w:rsidR="00DB1301" w:rsidP="00DB1301" w:rsidRDefault="00DB1301" w14:paraId="5B804E7F" w14:textId="77777777">
      <w:pPr>
        <w:spacing w:after="0" w:line="360" w:lineRule="auto"/>
        <w:ind w:firstLine="2268"/>
        <w:jc w:val="both"/>
        <w:rPr>
          <w:rFonts w:ascii="Arial" w:hAnsi="Arial" w:cs="Arial"/>
          <w:sz w:val="28"/>
          <w:szCs w:val="28"/>
        </w:rPr>
      </w:pPr>
    </w:p>
    <w:p w:rsidR="00DB1301" w:rsidP="00DB1301" w:rsidRDefault="00F63CDB" w14:paraId="354DD0FB" w14:textId="04C87392">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rsidR="00167F3A" w:rsidP="00DB1301" w:rsidRDefault="00167F3A" w14:paraId="21AD02C0" w14:textId="77777777">
      <w:pPr>
        <w:spacing w:after="0" w:line="360" w:lineRule="auto"/>
        <w:ind w:firstLine="2268"/>
        <w:jc w:val="both"/>
        <w:rPr>
          <w:rFonts w:ascii="Arial" w:hAnsi="Arial" w:cs="Arial"/>
          <w:sz w:val="28"/>
          <w:szCs w:val="28"/>
        </w:rPr>
      </w:pPr>
    </w:p>
    <w:p w:rsidRPr="00EE6835" w:rsidR="00EE6835" w:rsidP="00EE6835" w:rsidRDefault="00F63CDB" w14:paraId="24B4BEA5" w14:textId="77777777">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Pr="00EE6835" w:rsidR="00EE6835">
        <w:rPr>
          <w:rFonts w:ascii="Arial" w:hAnsi="Arial" w:cs="Arial"/>
          <w:i/>
          <w:iCs/>
          <w:sz w:val="26"/>
          <w:szCs w:val="26"/>
        </w:rPr>
        <w:t>Trata-se de ação de cobrança ajuizada por HOSPITAL MARIA AUXILIADORA S/A e HOSPITAL SANTA LÚCIA S/A em desfavor de MASSA FALIDA DE HOSPITAL BOM SAMARITANO S/S LTDA.</w:t>
      </w:r>
    </w:p>
    <w:p w:rsidRPr="00EE6835" w:rsidR="00EE6835" w:rsidP="00EE6835" w:rsidRDefault="00EE6835" w14:paraId="0FB8807F"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Alegam os autores, em síntese, que firmaram com a ré Contratos de Prestação de Serviços, por meio dos quais passaram a integrar a rede de hospitais credenciados para atendimento dos beneficiários do plano de saúde operado pela ré (PlanSaúde).</w:t>
      </w:r>
    </w:p>
    <w:p w:rsidRPr="00EE6835" w:rsidR="00EE6835" w:rsidP="00EE6835" w:rsidRDefault="00EE6835" w14:paraId="3987AAAF"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Narram que, a partir de 2021, a ré deixou de auditar e de pagar as contas devidamente faturadas, permanecendo inadimplente quanto às faturas emitidas.</w:t>
      </w:r>
    </w:p>
    <w:p w:rsidRPr="00EE6835" w:rsidR="00EE6835" w:rsidP="00EE6835" w:rsidRDefault="00EE6835" w14:paraId="6C0AD900"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Afirmam que, diante da inércia da ré em responder às solicitações e aos e-mails encaminhados, as contas deixaram de ser auditadas in loco e diversas faturas foram remetidas e emitidas as respectivas notas fiscais sem autorização prévia do plano.</w:t>
      </w:r>
    </w:p>
    <w:p w:rsidRPr="00EE6835" w:rsidR="00EE6835" w:rsidP="00EE6835" w:rsidRDefault="00EE6835" w14:paraId="190E6E82"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Relatam que, em março de 2022, os atendimentos aos beneficiários da ré foram suspensos, conforme notificação extrajudicial, e que qualquer composição amigável restou inviável.</w:t>
      </w:r>
    </w:p>
    <w:p w:rsidRPr="00EE6835" w:rsidR="00EE6835" w:rsidP="00EE6835" w:rsidRDefault="00EE6835" w14:paraId="2292DAED"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Informam que a falência da ré foi decretada em 17/12/2024 nos autos do processo n.º 1000493-</w:t>
      </w:r>
      <w:r w:rsidRPr="00EE6835">
        <w:rPr>
          <w:rFonts w:ascii="Arial" w:hAnsi="Arial" w:cs="Arial"/>
          <w:i/>
          <w:iCs/>
          <w:sz w:val="26"/>
          <w:szCs w:val="26"/>
        </w:rPr>
        <w:lastRenderedPageBreak/>
        <w:t>28.2024.8.26.0354, pela 1ª Vara Regional de Competência Empresarial de Campinas/SP.</w:t>
      </w:r>
    </w:p>
    <w:p w:rsidRPr="00EE6835" w:rsidR="00EE6835" w:rsidP="00EE6835" w:rsidRDefault="00EE6835" w14:paraId="5D3A999A"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Requerem a condenação da ré ao pagamento de R$ 9.134.804,75 (nove milhões, cento e trinta e quatro mil, oitocentos e quatro reais e setenta e cinco centavos), referentes aos serviços hospitalares prestados e não quitados, atualizados monetariamente até a data da falência (17/12/2024), acrescidos de custas processuais e honorários advocatícios.</w:t>
      </w:r>
    </w:p>
    <w:p w:rsidRPr="00EE6835" w:rsidR="00EE6835" w:rsidP="00EE6835" w:rsidRDefault="00EE6835" w14:paraId="6D5C7CA6"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Citada, a ré ofertou contestação (ID 269070309), na qual requereu, preliminarmente, a concessão dos benefícios da justiça gratuita, sustentando que a massa falida não possui condições de arcar com as custas e despesas processuais, e apresentou o Quadro Geral de Credores, indicando passivo verificado de R$ 205.581.498,94.</w:t>
      </w:r>
    </w:p>
    <w:p w:rsidRPr="00EE6835" w:rsidR="00EE6835" w:rsidP="00EE6835" w:rsidRDefault="00EE6835" w14:paraId="3ED659C9"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No mérito, alegou a ausência de comprovação da efetiva prestação dos serviços, argumentando que os documentos apresentados são unilaterais, desacompanhados de prontuários médicos, fichas de atendimento, laudos ou quaisquer registros hospitalares que pudessem demonstrar a realização dos atendimentos.</w:t>
      </w:r>
    </w:p>
    <w:p w:rsidRPr="00EE6835" w:rsidR="00EE6835" w:rsidP="00EE6835" w:rsidRDefault="00EE6835" w14:paraId="586119AB"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Requereu, ao final, a improcedência dos pedidos.</w:t>
      </w:r>
    </w:p>
    <w:p w:rsidRPr="00EE6835" w:rsidR="00EE6835" w:rsidP="00EE6835" w:rsidRDefault="00EE6835" w14:paraId="6C233EE3"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Os autores ofertaram réplica (ID 272229574).</w:t>
      </w:r>
    </w:p>
    <w:p w:rsidRPr="00EE6835" w:rsidR="00EE6835" w:rsidP="00EE6835" w:rsidRDefault="00EE6835" w14:paraId="203CA239"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 xml:space="preserve">Instadas as partes a especificarem provas (decisão de ID 272840262), ambas informaram não possuir outras provas a produzir e requereram o </w:t>
      </w:r>
      <w:r w:rsidRPr="00EE6835">
        <w:rPr>
          <w:rFonts w:ascii="Arial" w:hAnsi="Arial" w:cs="Arial"/>
          <w:i/>
          <w:iCs/>
          <w:sz w:val="26"/>
          <w:szCs w:val="26"/>
        </w:rPr>
        <w:lastRenderedPageBreak/>
        <w:t>julgamento antecipado da lide (IDs 274006565 e 274871799).</w:t>
      </w:r>
    </w:p>
    <w:p w:rsidRPr="000A7009" w:rsidR="00F63CDB" w:rsidP="00EE6835" w:rsidRDefault="00EE6835" w14:paraId="2A1367AB" w14:textId="384FAA94">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 xml:space="preserve">Os autos vieram conclusos para prolação de sentença. </w:t>
      </w:r>
      <w:r w:rsidRPr="000A7009" w:rsidR="00BA700C">
        <w:rPr>
          <w:rFonts w:ascii="Arial" w:hAnsi="Arial" w:cs="Arial"/>
          <w:i/>
          <w:iCs/>
          <w:sz w:val="26"/>
          <w:szCs w:val="26"/>
        </w:rPr>
        <w:t>(...)</w:t>
      </w:r>
      <w:r w:rsidRPr="000A7009" w:rsidR="0061262D">
        <w:rPr>
          <w:rFonts w:ascii="Arial" w:hAnsi="Arial" w:cs="Arial"/>
          <w:i/>
          <w:iCs/>
          <w:sz w:val="26"/>
          <w:szCs w:val="26"/>
        </w:rPr>
        <w:t xml:space="preserve">” (ID </w:t>
      </w:r>
      <w:r w:rsidRPr="00EE6835">
        <w:rPr>
          <w:rFonts w:ascii="Arial" w:hAnsi="Arial" w:cs="Arial"/>
          <w:i/>
          <w:iCs/>
          <w:sz w:val="26"/>
          <w:szCs w:val="26"/>
        </w:rPr>
        <w:t>88628039</w:t>
      </w:r>
      <w:r w:rsidRPr="000A7009" w:rsidR="0061262D">
        <w:rPr>
          <w:rFonts w:ascii="Arial" w:hAnsi="Arial" w:cs="Arial"/>
          <w:i/>
          <w:iCs/>
          <w:sz w:val="26"/>
          <w:szCs w:val="26"/>
        </w:rPr>
        <w:t>).</w:t>
      </w:r>
    </w:p>
    <w:p w:rsidR="00F63CDB" w:rsidP="00DB1301" w:rsidRDefault="00F63CDB" w14:paraId="62321101" w14:textId="77777777">
      <w:pPr>
        <w:spacing w:after="0" w:line="360" w:lineRule="auto"/>
        <w:ind w:firstLine="2268"/>
        <w:jc w:val="both"/>
        <w:rPr>
          <w:rFonts w:ascii="Arial" w:hAnsi="Arial" w:cs="Arial"/>
          <w:sz w:val="28"/>
          <w:szCs w:val="28"/>
        </w:rPr>
      </w:pPr>
    </w:p>
    <w:p w:rsidR="0061262D" w:rsidP="00DB1301" w:rsidRDefault="0061262D" w14:paraId="04E520D9" w14:textId="4D0A36E2">
      <w:pPr>
        <w:spacing w:after="0" w:line="360" w:lineRule="auto"/>
        <w:ind w:firstLine="2268"/>
        <w:jc w:val="both"/>
        <w:rPr>
          <w:rFonts w:ascii="Arial" w:hAnsi="Arial" w:cs="Arial"/>
          <w:sz w:val="28"/>
          <w:szCs w:val="28"/>
        </w:rPr>
      </w:pPr>
      <w:r>
        <w:rPr>
          <w:rFonts w:ascii="Arial" w:hAnsi="Arial" w:cs="Arial"/>
          <w:sz w:val="28"/>
          <w:szCs w:val="28"/>
        </w:rPr>
        <w:t>O MM. Juiz sentenciante</w:t>
      </w:r>
      <w:r w:rsidRPr="008235A6" w:rsidR="008235A6">
        <w:rPr>
          <w:rFonts w:ascii="Arial" w:hAnsi="Arial" w:cs="Arial"/>
          <w:sz w:val="28"/>
          <w:szCs w:val="28"/>
        </w:rPr>
        <w:t>, Dr.</w:t>
      </w:r>
      <w:r w:rsidR="00EE6835">
        <w:rPr>
          <w:rFonts w:ascii="Arial" w:hAnsi="Arial" w:cs="Arial"/>
          <w:sz w:val="28"/>
          <w:szCs w:val="28"/>
        </w:rPr>
        <w:t xml:space="preserve"> </w:t>
      </w:r>
      <w:r w:rsidRPr="00EE6835" w:rsidR="00EE6835">
        <w:rPr>
          <w:rFonts w:ascii="Arial" w:hAnsi="Arial" w:cs="Arial"/>
          <w:sz w:val="28"/>
          <w:szCs w:val="28"/>
        </w:rPr>
        <w:t>Giordano Resende Costa</w:t>
      </w:r>
      <w:r w:rsidR="00EE6835">
        <w:rPr>
          <w:rFonts w:ascii="Arial" w:hAnsi="Arial" w:cs="Arial"/>
          <w:sz w:val="28"/>
          <w:szCs w:val="28"/>
        </w:rPr>
        <w:t>,</w:t>
      </w:r>
      <w:r w:rsidRPr="003524E5" w:rsidR="003524E5">
        <w:rPr>
          <w:rFonts w:ascii="Arial" w:hAnsi="Arial" w:cs="Arial"/>
          <w:sz w:val="28"/>
          <w:szCs w:val="28"/>
        </w:rPr>
        <w:t xml:space="preserve"> da</w:t>
      </w:r>
      <w:r w:rsidR="0006080C">
        <w:rPr>
          <w:rFonts w:ascii="Arial" w:hAnsi="Arial" w:cs="Arial"/>
          <w:sz w:val="28"/>
          <w:szCs w:val="28"/>
        </w:rPr>
        <w:t xml:space="preserve"> </w:t>
      </w:r>
      <w:r w:rsidRPr="00EE6835" w:rsidR="00EE6835">
        <w:rPr>
          <w:rFonts w:ascii="Arial" w:hAnsi="Arial" w:cs="Arial"/>
          <w:sz w:val="28"/>
          <w:szCs w:val="28"/>
        </w:rPr>
        <w:t>4ª Vara Cível de Brasília</w:t>
      </w:r>
      <w:r w:rsidR="00EE6835">
        <w:rPr>
          <w:rFonts w:ascii="Arial" w:hAnsi="Arial" w:cs="Arial"/>
          <w:sz w:val="28"/>
          <w:szCs w:val="28"/>
        </w:rPr>
        <w:t>,</w:t>
      </w:r>
      <w:r w:rsidRPr="003524E5" w:rsidR="003524E5">
        <w:rPr>
          <w:rFonts w:ascii="Arial" w:hAnsi="Arial" w:cs="Arial"/>
          <w:sz w:val="28"/>
          <w:szCs w:val="28"/>
        </w:rPr>
        <w:t xml:space="preserve"> julgou no seguinte sentido:</w:t>
      </w:r>
    </w:p>
    <w:p w:rsidR="0061262D" w:rsidP="00DB1301" w:rsidRDefault="0061262D" w14:paraId="12E5EEA8" w14:textId="77777777">
      <w:pPr>
        <w:spacing w:after="0" w:line="360" w:lineRule="auto"/>
        <w:ind w:firstLine="2268"/>
        <w:jc w:val="both"/>
        <w:rPr>
          <w:rFonts w:ascii="Arial" w:hAnsi="Arial" w:cs="Arial"/>
          <w:sz w:val="28"/>
          <w:szCs w:val="28"/>
        </w:rPr>
      </w:pPr>
    </w:p>
    <w:p w:rsidRPr="00EE6835" w:rsidR="00EE6835" w:rsidP="00EE6835" w:rsidRDefault="0006080C" w14:paraId="3CF68C1D" w14:textId="77F12C17">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Pr="00EE6835" w:rsidR="00EE6835">
        <w:rPr>
          <w:rFonts w:ascii="Arial" w:hAnsi="Arial" w:cs="Arial"/>
          <w:i/>
          <w:iCs/>
          <w:sz w:val="26"/>
          <w:szCs w:val="26"/>
        </w:rPr>
        <w:t>Ante o exposto, exposto, JULGO PROCEDENTE o pedido formulado na petição inicial e CONDENO a ré ao pagamento de R$ 9.134.804,75 (nove milhões, cento e trinta e quatro mil, oitocentos e quatro reais e setenta e cinco centavos) em favor dos autores, HOSPITAL MARIA AUXILIADORA S/A e HOSPITAL SANTA LÚCIA S/A, referente aos serviços hospitalares e ambulatoriais prestados e não adimplidos, valor atualizado monetariamente até 17/12/2024.</w:t>
      </w:r>
    </w:p>
    <w:p w:rsidRPr="00EE6835" w:rsidR="00EE6835" w:rsidP="00EE6835" w:rsidRDefault="00EE6835" w14:paraId="5969FF2A"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 partir desta data, incidirão correção monetária pelo IPCA e juros de mora, nos termos da Lei 14.905/2024.</w:t>
      </w:r>
    </w:p>
    <w:p w:rsidRPr="00EE6835" w:rsidR="00EE6835" w:rsidP="00EE6835" w:rsidRDefault="00EE6835" w14:paraId="7E80BE71"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Arcará a ré com o pagamento das custas processuais e dos honorários advocatícios, os quais fixo em 10% (dez por cento) sobre o valor da condenação, nos termos do art. 85, § 2.º, do Código de Processo Civil, observada a gratuidade de justiça deferida.</w:t>
      </w:r>
    </w:p>
    <w:p w:rsidR="0006080C" w:rsidP="00EE6835" w:rsidRDefault="00EE6835" w14:paraId="163354A9" w14:textId="434595BE">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 xml:space="preserve">Registro que, transitada em julgado a presente sentença, o crédito ora reconhecido deverá ser habilitado perante o juízo falimentar competente (processo n.º 1000493-28.2024.8.26.0354, 1ª Vara </w:t>
      </w:r>
      <w:r w:rsidRPr="00EE6835">
        <w:rPr>
          <w:rFonts w:ascii="Arial" w:hAnsi="Arial" w:cs="Arial"/>
          <w:i/>
          <w:iCs/>
          <w:sz w:val="26"/>
          <w:szCs w:val="26"/>
        </w:rPr>
        <w:lastRenderedPageBreak/>
        <w:t xml:space="preserve">Regional de Competência Empresarial de Campinas/SP), para fins de classificação e pagamento no âmbito do concurso de credores, nos termos do art. 6.º, § 1.º, da Lei n.º 11.101/2005. </w:t>
      </w:r>
      <w:r w:rsidRPr="000A7009" w:rsidR="0006080C">
        <w:rPr>
          <w:rFonts w:ascii="Arial" w:hAnsi="Arial" w:cs="Arial"/>
          <w:i/>
          <w:iCs/>
          <w:sz w:val="26"/>
          <w:szCs w:val="26"/>
        </w:rPr>
        <w:t>(...)</w:t>
      </w:r>
      <w:r w:rsidR="00274644">
        <w:rPr>
          <w:rFonts w:ascii="Arial" w:hAnsi="Arial" w:cs="Arial"/>
          <w:i/>
          <w:iCs/>
          <w:sz w:val="26"/>
          <w:szCs w:val="26"/>
        </w:rPr>
        <w:t>.</w:t>
      </w:r>
      <w:r w:rsidRPr="000A7009" w:rsidR="0006080C">
        <w:rPr>
          <w:rFonts w:ascii="Arial" w:hAnsi="Arial" w:cs="Arial"/>
          <w:i/>
          <w:iCs/>
          <w:sz w:val="26"/>
          <w:szCs w:val="26"/>
        </w:rPr>
        <w:t>”</w:t>
      </w:r>
    </w:p>
    <w:p w:rsidR="0015430D" w:rsidP="00EE6835" w:rsidRDefault="0015430D" w14:paraId="61F59A72" w14:textId="77777777">
      <w:pPr>
        <w:spacing w:after="0" w:line="360" w:lineRule="auto"/>
        <w:ind w:left="2268" w:firstLine="1134"/>
        <w:jc w:val="both"/>
        <w:rPr>
          <w:rFonts w:ascii="Arial" w:hAnsi="Arial" w:cs="Arial"/>
          <w:i/>
          <w:iCs/>
          <w:sz w:val="26"/>
          <w:szCs w:val="26"/>
        </w:rPr>
      </w:pPr>
    </w:p>
    <w:p w:rsidR="0006080C" w:rsidP="00DB1301" w:rsidRDefault="00D70143" w14:paraId="5DC7D771" w14:textId="26B60AEC">
      <w:pPr>
        <w:spacing w:after="0" w:line="360" w:lineRule="auto"/>
        <w:ind w:firstLine="2268"/>
        <w:jc w:val="both"/>
        <w:rPr>
          <w:rFonts w:ascii="Arial" w:hAnsi="Arial" w:cs="Arial"/>
          <w:sz w:val="28"/>
          <w:szCs w:val="28"/>
        </w:rPr>
      </w:pPr>
      <w:r>
        <w:rPr>
          <w:rFonts w:ascii="Arial" w:hAnsi="Arial" w:cs="Arial"/>
          <w:sz w:val="28"/>
          <w:szCs w:val="28"/>
        </w:rPr>
        <w:t>A ré</w:t>
      </w:r>
      <w:r w:rsidRPr="3F2CDD4C" w:rsidR="009C1026">
        <w:rPr>
          <w:rFonts w:ascii="Arial" w:hAnsi="Arial" w:cs="Arial"/>
          <w:sz w:val="28"/>
          <w:szCs w:val="28"/>
        </w:rPr>
        <w:t xml:space="preserve"> opôs embargos de declaração (ID </w:t>
      </w:r>
      <w:r w:rsidRPr="00D70143">
        <w:rPr>
          <w:rFonts w:ascii="Arial" w:hAnsi="Arial" w:cs="Arial"/>
          <w:sz w:val="28"/>
          <w:szCs w:val="28"/>
        </w:rPr>
        <w:t>88628041</w:t>
      </w:r>
      <w:r w:rsidRPr="3F2CDD4C" w:rsidR="009C1026">
        <w:rPr>
          <w:rFonts w:ascii="Arial" w:hAnsi="Arial" w:cs="Arial"/>
          <w:sz w:val="28"/>
          <w:szCs w:val="28"/>
        </w:rPr>
        <w:t>), os quais foram rejeitados</w:t>
      </w:r>
      <w:r>
        <w:rPr>
          <w:rFonts w:ascii="Arial" w:hAnsi="Arial" w:cs="Arial"/>
          <w:sz w:val="28"/>
          <w:szCs w:val="28"/>
        </w:rPr>
        <w:t xml:space="preserve"> </w:t>
      </w:r>
      <w:r w:rsidRPr="3F2CDD4C" w:rsidR="009C1026">
        <w:rPr>
          <w:rFonts w:ascii="Arial" w:hAnsi="Arial" w:cs="Arial"/>
          <w:sz w:val="28"/>
          <w:szCs w:val="28"/>
        </w:rPr>
        <w:t>(ID</w:t>
      </w:r>
      <w:r>
        <w:rPr>
          <w:rFonts w:ascii="Arial" w:hAnsi="Arial" w:cs="Arial"/>
          <w:sz w:val="28"/>
          <w:szCs w:val="28"/>
        </w:rPr>
        <w:t xml:space="preserve"> </w:t>
      </w:r>
      <w:r w:rsidRPr="00D70143">
        <w:rPr>
          <w:rFonts w:ascii="Arial" w:hAnsi="Arial" w:cs="Arial"/>
          <w:sz w:val="28"/>
          <w:szCs w:val="28"/>
        </w:rPr>
        <w:t>88628045</w:t>
      </w:r>
      <w:r w:rsidRPr="3F2CDD4C" w:rsidR="009C1026">
        <w:rPr>
          <w:rFonts w:ascii="Arial" w:hAnsi="Arial" w:cs="Arial"/>
          <w:sz w:val="28"/>
          <w:szCs w:val="28"/>
        </w:rPr>
        <w:t>).</w:t>
      </w:r>
    </w:p>
    <w:p w:rsidR="0006080C" w:rsidP="00DB1301" w:rsidRDefault="0006080C" w14:paraId="7827D2E8" w14:textId="77777777">
      <w:pPr>
        <w:spacing w:after="0" w:line="360" w:lineRule="auto"/>
        <w:ind w:firstLine="2268"/>
        <w:jc w:val="both"/>
        <w:rPr>
          <w:rFonts w:ascii="Arial" w:hAnsi="Arial" w:cs="Arial"/>
          <w:sz w:val="28"/>
          <w:szCs w:val="28"/>
        </w:rPr>
      </w:pPr>
    </w:p>
    <w:p w:rsidR="008D583B" w:rsidP="3C0BFB01" w:rsidRDefault="008D583B" w14:paraId="07433AD7" w14:textId="7E05B098">
      <w:pPr>
        <w:spacing w:after="0" w:line="360" w:lineRule="auto"/>
        <w:ind w:firstLine="2268"/>
        <w:jc w:val="both"/>
        <w:rPr>
          <w:rFonts w:ascii="Arial" w:hAnsi="Arial" w:cs="Arial"/>
          <w:sz w:val="28"/>
          <w:szCs w:val="28"/>
        </w:rPr>
      </w:pPr>
      <w:r w:rsidRPr="3C0BFB01">
        <w:rPr>
          <w:rFonts w:ascii="Arial" w:hAnsi="Arial" w:cs="Arial"/>
          <w:sz w:val="28"/>
          <w:szCs w:val="28"/>
        </w:rPr>
        <w:t xml:space="preserve">Apelo da ré, Massa Falida de Hospital Bom Samaritano </w:t>
      </w:r>
      <w:r w:rsidRPr="3C0BFB01" w:rsidR="00AB3928">
        <w:rPr>
          <w:rFonts w:ascii="Arial" w:hAnsi="Arial" w:cs="Arial"/>
          <w:sz w:val="28"/>
          <w:szCs w:val="28"/>
        </w:rPr>
        <w:t>S/C</w:t>
      </w:r>
      <w:r w:rsidRPr="3C0BFB01">
        <w:rPr>
          <w:rFonts w:ascii="Arial" w:hAnsi="Arial" w:cs="Arial"/>
          <w:sz w:val="28"/>
          <w:szCs w:val="28"/>
        </w:rPr>
        <w:t xml:space="preserve"> Ltda. (ID 88628047), em que alega, em síntese, que: </w:t>
      </w:r>
      <w:r w:rsidRPr="3C0BFB01">
        <w:rPr>
          <w:rFonts w:ascii="Arial" w:hAnsi="Arial" w:cs="Arial"/>
          <w:b/>
          <w:bCs/>
          <w:sz w:val="28"/>
          <w:szCs w:val="28"/>
        </w:rPr>
        <w:t>1)</w:t>
      </w:r>
      <w:r w:rsidRPr="3C0BFB01">
        <w:rPr>
          <w:rFonts w:ascii="Arial" w:hAnsi="Arial" w:cs="Arial"/>
          <w:sz w:val="28"/>
          <w:szCs w:val="28"/>
        </w:rPr>
        <w:t xml:space="preserve"> os hospitais autores não comprovaram a efetiva prestação dos serviços que fundamentam a cobrança, pois apresentaram apenas </w:t>
      </w:r>
      <w:r w:rsidRPr="3C0BFB01" w:rsidR="77C0C6BB">
        <w:rPr>
          <w:rFonts w:ascii="Arial" w:hAnsi="Arial" w:cs="Arial"/>
          <w:sz w:val="28"/>
          <w:szCs w:val="28"/>
        </w:rPr>
        <w:t>documentos produzidos</w:t>
      </w:r>
      <w:r w:rsidRPr="3C0BFB01">
        <w:rPr>
          <w:rFonts w:ascii="Arial" w:hAnsi="Arial" w:cs="Arial"/>
          <w:sz w:val="28"/>
          <w:szCs w:val="28"/>
        </w:rPr>
        <w:t xml:space="preserve"> unilateralmente; </w:t>
      </w:r>
      <w:r w:rsidRPr="3C0BFB01">
        <w:rPr>
          <w:rFonts w:ascii="Arial" w:hAnsi="Arial" w:cs="Arial"/>
          <w:b/>
          <w:bCs/>
          <w:sz w:val="28"/>
          <w:szCs w:val="28"/>
        </w:rPr>
        <w:t>2)</w:t>
      </w:r>
      <w:r w:rsidRPr="3C0BFB01">
        <w:rPr>
          <w:rFonts w:ascii="Arial" w:hAnsi="Arial" w:cs="Arial"/>
          <w:sz w:val="28"/>
          <w:szCs w:val="28"/>
        </w:rPr>
        <w:t xml:space="preserve"> a sentença distribuiu incorretamente o ônus da prova ao exigir que a apelante demonstrasse a inexistência da dívida; </w:t>
      </w:r>
      <w:r w:rsidRPr="3C0BFB01">
        <w:rPr>
          <w:rFonts w:ascii="Arial" w:hAnsi="Arial" w:cs="Arial"/>
          <w:b/>
          <w:bCs/>
          <w:sz w:val="28"/>
          <w:szCs w:val="28"/>
        </w:rPr>
        <w:t>3)</w:t>
      </w:r>
      <w:r w:rsidRPr="3C0BFB01">
        <w:rPr>
          <w:rFonts w:ascii="Arial" w:hAnsi="Arial" w:cs="Arial"/>
          <w:sz w:val="28"/>
          <w:szCs w:val="28"/>
        </w:rPr>
        <w:t xml:space="preserve"> a ausência de prontuários médicos, fichas de atendimento, autorizações, auditorias e outros documentos equivalentes impede a verificação individualizada dos serviços; </w:t>
      </w:r>
      <w:r w:rsidRPr="3C0BFB01">
        <w:rPr>
          <w:rFonts w:ascii="Arial" w:hAnsi="Arial" w:cs="Arial"/>
          <w:b/>
          <w:bCs/>
          <w:sz w:val="28"/>
          <w:szCs w:val="28"/>
        </w:rPr>
        <w:t>4)</w:t>
      </w:r>
      <w:r w:rsidRPr="3C0BFB01">
        <w:rPr>
          <w:rFonts w:ascii="Arial" w:hAnsi="Arial" w:cs="Arial"/>
          <w:sz w:val="28"/>
          <w:szCs w:val="28"/>
        </w:rPr>
        <w:t xml:space="preserve"> os e-mails trocados entre as partes tratam apenas de procedimentos operacionais para entrega e processamento das contas, sem representar confissão ou reconhecimento do débito</w:t>
      </w:r>
      <w:r w:rsidRPr="3C0BFB01" w:rsidR="00B900F3">
        <w:rPr>
          <w:rFonts w:ascii="Arial" w:hAnsi="Arial" w:cs="Arial"/>
          <w:sz w:val="28"/>
          <w:szCs w:val="28"/>
        </w:rPr>
        <w:t>;</w:t>
      </w:r>
      <w:r w:rsidRPr="3C0BFB01">
        <w:rPr>
          <w:rFonts w:ascii="Arial" w:hAnsi="Arial" w:cs="Arial"/>
          <w:sz w:val="28"/>
          <w:szCs w:val="28"/>
        </w:rPr>
        <w:t xml:space="preserve"> e </w:t>
      </w:r>
      <w:r w:rsidRPr="3C0BFB01" w:rsidR="001E400D">
        <w:rPr>
          <w:rFonts w:ascii="Arial" w:hAnsi="Arial" w:cs="Arial"/>
          <w:b/>
          <w:bCs/>
          <w:sz w:val="28"/>
          <w:szCs w:val="28"/>
        </w:rPr>
        <w:t>5)</w:t>
      </w:r>
      <w:r w:rsidRPr="3C0BFB01" w:rsidR="001E400D">
        <w:rPr>
          <w:rFonts w:ascii="Arial" w:hAnsi="Arial" w:cs="Arial"/>
          <w:sz w:val="28"/>
          <w:szCs w:val="28"/>
        </w:rPr>
        <w:t xml:space="preserve"> </w:t>
      </w:r>
      <w:r w:rsidRPr="3C0BFB01">
        <w:rPr>
          <w:rFonts w:ascii="Arial" w:hAnsi="Arial" w:cs="Arial"/>
          <w:sz w:val="28"/>
          <w:szCs w:val="28"/>
        </w:rPr>
        <w:t xml:space="preserve">as notas fiscais, desacompanhadas de prova externa da prestação e aceitação dos serviços, não demonstram a origem, a liquidez e a exigibilidade da obrigação. </w:t>
      </w:r>
    </w:p>
    <w:p w:rsidR="008D583B" w:rsidP="00882188" w:rsidRDefault="008D583B" w14:paraId="3F787FBE" w14:textId="77777777">
      <w:pPr>
        <w:spacing w:after="0" w:line="360" w:lineRule="auto"/>
        <w:ind w:firstLine="2268"/>
        <w:jc w:val="both"/>
        <w:rPr>
          <w:rFonts w:ascii="Arial" w:hAnsi="Arial" w:cs="Arial"/>
          <w:sz w:val="28"/>
          <w:szCs w:val="28"/>
        </w:rPr>
      </w:pPr>
    </w:p>
    <w:p w:rsidR="008D583B" w:rsidP="00882188" w:rsidRDefault="008D583B" w14:paraId="39833FCC" w14:textId="3934F3C4">
      <w:pPr>
        <w:spacing w:after="0" w:line="360" w:lineRule="auto"/>
        <w:ind w:firstLine="2268"/>
        <w:jc w:val="both"/>
        <w:rPr>
          <w:rFonts w:ascii="Arial" w:hAnsi="Arial" w:cs="Arial"/>
          <w:sz w:val="28"/>
          <w:szCs w:val="28"/>
        </w:rPr>
      </w:pPr>
      <w:r>
        <w:rPr>
          <w:rFonts w:ascii="Arial" w:hAnsi="Arial" w:cs="Arial"/>
          <w:sz w:val="28"/>
          <w:szCs w:val="28"/>
        </w:rPr>
        <w:t xml:space="preserve">Requer a reforma da r. sentença para julgar integralmente improcedentes os pedidos formulados na inicial e condenar os apelados ao pagamento dos honorários sucumbenciais</w:t>
      </w:r>
      <w:ins w:id="1185" w:author="Assessor GDSXSR" w:date="2026-10-31T19:45:16Z">
        <w:r>
          <w:rPr>
            <w:rFonts w:ascii="Arial" w:hAnsi="Arial" w:cs="Arial"/>
            <w:color w:val="808080"/>
            <w:sz w:val="28"/>
            <w:szCs w:val="28"/>
          </w:rPr>
          <w:t xml:space="preserve">.</w:t>
        </w:r>
      </w:ins>
    </w:p>
    <w:p w:rsidR="00882188" w:rsidP="00882188" w:rsidRDefault="00882188" w14:paraId="15BADA6A" w14:textId="77777777">
      <w:pPr>
        <w:spacing w:after="0" w:line="360" w:lineRule="auto"/>
        <w:ind w:firstLine="2268"/>
        <w:jc w:val="both"/>
        <w:rPr>
          <w:rFonts w:ascii="Arial" w:hAnsi="Arial" w:cs="Arial"/>
          <w:sz w:val="28"/>
          <w:szCs w:val="28"/>
        </w:rPr>
      </w:pPr>
    </w:p>
    <w:p w:rsidR="003C6301" w:rsidP="00882188" w:rsidRDefault="00EE6835" w14:paraId="2FA26F14" w14:textId="79DF5EDA">
      <w:pPr>
        <w:spacing w:after="0" w:line="360" w:lineRule="auto"/>
        <w:ind w:firstLine="2268"/>
        <w:jc w:val="both"/>
        <w:rPr>
          <w:rFonts w:ascii="Arial" w:hAnsi="Arial" w:cs="Arial"/>
          <w:sz w:val="28"/>
          <w:szCs w:val="28"/>
        </w:rPr>
      </w:pPr>
      <w:r w:rsidRPr="48CEC447" w:rsidR="00EE6835">
        <w:rPr>
          <w:rFonts w:ascii="Arial" w:hAnsi="Arial" w:cs="Arial"/>
          <w:sz w:val="28"/>
          <w:szCs w:val="28"/>
        </w:rPr>
        <w:t>Em contrarrazões</w:t>
      </w:r>
      <w:r w:rsidRPr="48CEC447" w:rsidR="003C6301">
        <w:rPr>
          <w:rFonts w:ascii="Arial" w:hAnsi="Arial" w:cs="Arial"/>
          <w:sz w:val="28"/>
          <w:szCs w:val="28"/>
        </w:rPr>
        <w:t xml:space="preserve"> </w:t>
      </w:r>
      <w:r w:rsidRPr="48CEC447" w:rsidR="003C6301">
        <w:rPr>
          <w:rFonts w:ascii="Arial" w:hAnsi="Arial" w:cs="Arial"/>
          <w:sz w:val="28"/>
          <w:szCs w:val="28"/>
        </w:rPr>
        <w:t xml:space="preserve">(ID </w:t>
      </w:r>
      <w:r w:rsidRPr="48CEC447" w:rsidR="003C6301">
        <w:rPr>
          <w:rFonts w:ascii="Arial" w:hAnsi="Arial" w:cs="Arial"/>
          <w:sz w:val="28"/>
          <w:szCs w:val="28"/>
        </w:rPr>
        <w:t>88628050</w:t>
      </w:r>
      <w:r w:rsidRPr="48CEC447" w:rsidR="003C6301">
        <w:rPr>
          <w:rFonts w:ascii="Arial" w:hAnsi="Arial" w:cs="Arial"/>
          <w:sz w:val="28"/>
          <w:szCs w:val="28"/>
        </w:rPr>
        <w:t>)</w:t>
      </w:r>
      <w:r w:rsidRPr="48CEC447" w:rsidR="00EE6835">
        <w:rPr>
          <w:rFonts w:ascii="Arial" w:hAnsi="Arial" w:cs="Arial"/>
          <w:sz w:val="28"/>
          <w:szCs w:val="28"/>
        </w:rPr>
        <w:t xml:space="preserve">, </w:t>
      </w:r>
      <w:r w:rsidRPr="48CEC447" w:rsidR="004070F9">
        <w:rPr>
          <w:rFonts w:ascii="Arial" w:hAnsi="Arial" w:cs="Arial"/>
          <w:sz w:val="28"/>
          <w:szCs w:val="28"/>
        </w:rPr>
        <w:t xml:space="preserve">os </w:t>
      </w:r>
      <w:r w:rsidRPr="48CEC447" w:rsidR="00EE6835">
        <w:rPr>
          <w:rFonts w:ascii="Arial" w:hAnsi="Arial" w:cs="Arial"/>
          <w:sz w:val="28"/>
          <w:szCs w:val="28"/>
        </w:rPr>
        <w:t>apelados</w:t>
      </w:r>
      <w:r w:rsidRPr="48CEC447" w:rsidR="004070F9">
        <w:rPr>
          <w:rFonts w:ascii="Arial" w:hAnsi="Arial" w:cs="Arial"/>
          <w:sz w:val="28"/>
          <w:szCs w:val="28"/>
        </w:rPr>
        <w:t xml:space="preserve"> </w:t>
      </w:r>
      <w:r w:rsidRPr="48CEC447" w:rsidR="00EE6835">
        <w:rPr>
          <w:rFonts w:ascii="Arial" w:hAnsi="Arial" w:cs="Arial"/>
          <w:sz w:val="28"/>
          <w:szCs w:val="28"/>
        </w:rPr>
        <w:t xml:space="preserve">sustentam que: </w:t>
      </w:r>
      <w:r w:rsidRPr="48CEC447" w:rsidR="00EE6835">
        <w:rPr>
          <w:rFonts w:ascii="Arial" w:hAnsi="Arial" w:cs="Arial"/>
          <w:b w:val="1"/>
          <w:bCs w:val="1"/>
          <w:sz w:val="28"/>
          <w:szCs w:val="28"/>
        </w:rPr>
        <w:t>1)</w:t>
      </w:r>
      <w:r w:rsidRPr="48CEC447" w:rsidR="00EE6835">
        <w:rPr>
          <w:rFonts w:ascii="Arial" w:hAnsi="Arial" w:cs="Arial"/>
          <w:sz w:val="28"/>
          <w:szCs w:val="28"/>
        </w:rPr>
        <w:t xml:space="preserve"> a prestação dos serviços médico-hospitalares foi comprovada pelos contratos, pela planilha detalhada dos atendimentos, pelas faturas, pelas notas fiscais e pelos e-mails trocados entre as partes; </w:t>
      </w:r>
      <w:r w:rsidRPr="48CEC447" w:rsidR="00EE6835">
        <w:rPr>
          <w:rFonts w:ascii="Arial" w:hAnsi="Arial" w:cs="Arial"/>
          <w:b w:val="1"/>
          <w:bCs w:val="1"/>
          <w:sz w:val="28"/>
          <w:szCs w:val="28"/>
        </w:rPr>
        <w:t>2)</w:t>
      </w:r>
      <w:r w:rsidRPr="48CEC447" w:rsidR="00EE6835">
        <w:rPr>
          <w:rFonts w:ascii="Arial" w:hAnsi="Arial" w:cs="Arial"/>
          <w:sz w:val="28"/>
          <w:szCs w:val="28"/>
        </w:rPr>
        <w:t xml:space="preserve"> as faturas individualizam os beneficiários, as datas dos atendimentos e os serviços, materiais, medicamentos, exames e taxas cobrados, enquanto a </w:t>
      </w:r>
      <w:r w:rsidRPr="48CEC447" w:rsidR="003C6301">
        <w:rPr>
          <w:rFonts w:ascii="Arial" w:hAnsi="Arial" w:cs="Arial"/>
          <w:sz w:val="28"/>
          <w:szCs w:val="28"/>
        </w:rPr>
        <w:t>ré/</w:t>
      </w:r>
      <w:r w:rsidRPr="48CEC447" w:rsidR="00EE6835">
        <w:rPr>
          <w:rFonts w:ascii="Arial" w:hAnsi="Arial" w:cs="Arial"/>
          <w:sz w:val="28"/>
          <w:szCs w:val="28"/>
        </w:rPr>
        <w:t xml:space="preserve">apelante não impugnou especificamente os atendimentos e valores, nem comprovou pagamento ou glosa; </w:t>
      </w:r>
      <w:r w:rsidRPr="48CEC447" w:rsidR="00EE6835">
        <w:rPr>
          <w:rFonts w:ascii="Arial" w:hAnsi="Arial" w:cs="Arial"/>
          <w:b w:val="1"/>
          <w:bCs w:val="1"/>
          <w:sz w:val="28"/>
          <w:szCs w:val="28"/>
        </w:rPr>
        <w:t>3)</w:t>
      </w:r>
      <w:r w:rsidRPr="48CEC447" w:rsidR="00EE6835">
        <w:rPr>
          <w:rFonts w:ascii="Arial" w:hAnsi="Arial" w:cs="Arial"/>
          <w:sz w:val="28"/>
          <w:szCs w:val="28"/>
        </w:rPr>
        <w:t xml:space="preserve"> a apresentação dos prontuários médicos é desnecessária para demonstrar o crédito e implicaria a exposição de informações sigilosas de inúmeros pacientes, sendo suficientes os documentos administrativos e financeiros juntados; </w:t>
      </w:r>
      <w:r w:rsidRPr="48CEC447" w:rsidR="2BA96BC9">
        <w:rPr>
          <w:rFonts w:ascii="Arial" w:hAnsi="Arial" w:cs="Arial"/>
          <w:sz w:val="28"/>
          <w:szCs w:val="28"/>
        </w:rPr>
        <w:t xml:space="preserve">e </w:t>
      </w:r>
      <w:r w:rsidRPr="48CEC447" w:rsidR="00EE6835">
        <w:rPr>
          <w:rFonts w:ascii="Arial" w:hAnsi="Arial" w:cs="Arial"/>
          <w:b w:val="1"/>
          <w:bCs w:val="1"/>
          <w:sz w:val="28"/>
          <w:szCs w:val="28"/>
        </w:rPr>
        <w:t>4)</w:t>
      </w:r>
      <w:r w:rsidRPr="48CEC447" w:rsidR="00EE6835">
        <w:rPr>
          <w:rFonts w:ascii="Arial" w:hAnsi="Arial" w:cs="Arial"/>
          <w:sz w:val="28"/>
          <w:szCs w:val="28"/>
        </w:rPr>
        <w:t xml:space="preserve"> os e-mails não impugnados demonstram que a apelante autorizou a entrega das contas sem auditoria presencial e permaneceu inerte diante das tentativas de solução administrativa. </w:t>
      </w:r>
    </w:p>
    <w:p w:rsidR="003C6301" w:rsidP="00882188" w:rsidRDefault="003C6301" w14:paraId="6AE437BE" w14:textId="77777777">
      <w:pPr>
        <w:spacing w:after="0" w:line="360" w:lineRule="auto"/>
        <w:ind w:firstLine="2268"/>
        <w:jc w:val="both"/>
        <w:rPr>
          <w:rFonts w:ascii="Arial" w:hAnsi="Arial" w:cs="Arial"/>
          <w:sz w:val="28"/>
          <w:szCs w:val="28"/>
        </w:rPr>
      </w:pPr>
    </w:p>
    <w:p w:rsidR="00EE6835" w:rsidP="00882188" w:rsidRDefault="00EE6835" w14:paraId="27A2DAC1" w14:textId="4E54BEC4">
      <w:pPr>
        <w:spacing w:after="0" w:line="360" w:lineRule="auto"/>
        <w:ind w:firstLine="2268"/>
        <w:jc w:val="both"/>
        <w:rPr>
          <w:del w:id="1189" w:author="Assessor GDSXSR" w:date="2026-10-31T19:45:16Z"/>
          <w:rFonts w:ascii="Arial" w:hAnsi="Arial" w:cs="Arial"/>
          <w:sz w:val="28"/>
          <w:szCs w:val="28"/>
        </w:rPr>
      </w:pPr>
      <w:del w:id="1186" w:author="Assessor GDSXSR" w:date="2026-10-31T19:45:16Z">
        <w:r w:rsidRPr="00EE6835">
          <w:rPr>
            <w:rFonts w:ascii="Arial" w:hAnsi="Arial" w:cs="Arial"/>
            <w:sz w:val="28"/>
            <w:szCs w:val="28"/>
          </w:rPr>
          <w:delText>Requerem o desprovimento do recurso e a manutenção integral da r. sentença</w:delText>
        </w:r>
      </w:del>
      <w:del w:id="1187" w:author="Assessor GDSXSR" w:date="2026-10-31T19:45:16Z">
        <w:r w:rsidR="003C6301">
          <w:rPr>
            <w:rFonts w:ascii="Arial" w:hAnsi="Arial" w:cs="Arial"/>
            <w:sz w:val="28"/>
            <w:szCs w:val="28"/>
          </w:rPr>
          <w:delText>.</w:delText>
        </w:r>
      </w:del>
      <w:del w:id="1188" w:author="Assessor GDSXSR" w:date="2026-10-31T19:45:16Z">
        <w:r w:rsidRPr="00EE6835">
          <w:rPr>
            <w:rFonts w:ascii="Arial" w:hAnsi="Arial" w:cs="Arial"/>
            <w:sz w:val="28"/>
            <w:szCs w:val="28"/>
          </w:rPr>
          <w:delText xml:space="preserve"> </w:delText>
        </w:r>
      </w:del>
    </w:p>
    <w:p w:rsidRPr="00882188" w:rsidR="00882188" w:rsidP="00882188" w:rsidRDefault="00882188" w14:paraId="6EEF5CB3" w14:textId="77777777">
      <w:pPr>
        <w:spacing w:after="0" w:line="360" w:lineRule="auto"/>
        <w:ind w:firstLine="2268"/>
        <w:jc w:val="both"/>
        <w:rPr>
          <w:del w:id="1190" w:author="Assessor GDSXSR" w:date="2026-10-31T19:45:16Z"/>
          <w:rFonts w:ascii="Arial" w:hAnsi="Arial" w:cs="Arial"/>
          <w:sz w:val="28"/>
          <w:szCs w:val="28"/>
        </w:rPr>
      </w:pPr>
    </w:p>
    <w:p w:rsidR="00F63CDB" w:rsidP="00882188" w:rsidRDefault="00882188" w14:paraId="1F0E0E82" w14:textId="6FC4357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rsidR="00882188" w:rsidP="00DB1301" w:rsidRDefault="00882188" w14:paraId="2D9FEE41" w14:textId="77777777">
      <w:pPr>
        <w:spacing w:after="0" w:line="360" w:lineRule="auto"/>
        <w:ind w:firstLine="2268"/>
        <w:jc w:val="both"/>
        <w:rPr>
          <w:rFonts w:ascii="Arial" w:hAnsi="Arial" w:cs="Arial"/>
          <w:sz w:val="28"/>
          <w:szCs w:val="28"/>
        </w:rPr>
      </w:pPr>
    </w:p>
    <w:p w:rsidR="00355C73" w:rsidRDefault="00355C73" w14:paraId="42AEDC34" w14:textId="55B9F799">
      <w:pPr>
        <w:rPr>
          <w:rFonts w:ascii="Arial" w:hAnsi="Arial" w:cs="Arial"/>
          <w:sz w:val="28"/>
          <w:szCs w:val="28"/>
        </w:rPr>
      </w:pPr>
      <w:r>
        <w:rPr>
          <w:rFonts w:ascii="Arial" w:hAnsi="Arial" w:cs="Arial"/>
          <w:sz w:val="28"/>
          <w:szCs w:val="28"/>
        </w:rPr>
        <w:br w:type="page"/>
      </w:r>
    </w:p>
    <w:p w:rsidR="00882188" w:rsidP="00DB1301" w:rsidRDefault="00882188" w14:paraId="5A5C960D" w14:textId="77777777">
      <w:pPr>
        <w:spacing w:after="0" w:line="360" w:lineRule="auto"/>
        <w:ind w:firstLine="2268"/>
        <w:jc w:val="both"/>
        <w:rPr>
          <w:rFonts w:ascii="Arial" w:hAnsi="Arial" w:cs="Arial"/>
          <w:sz w:val="28"/>
          <w:szCs w:val="28"/>
        </w:rPr>
      </w:pPr>
    </w:p>
    <w:p w:rsidRPr="00355C73" w:rsidR="00882188" w:rsidP="00355C73" w:rsidRDefault="00355C73" w14:paraId="1869B69C" w14:textId="7A25C947">
      <w:pPr>
        <w:spacing w:after="0" w:line="360" w:lineRule="auto"/>
        <w:jc w:val="center"/>
        <w:rPr>
          <w:rFonts w:ascii="Arial" w:hAnsi="Arial" w:cs="Arial"/>
          <w:b/>
          <w:bCs/>
          <w:sz w:val="28"/>
          <w:szCs w:val="28"/>
        </w:rPr>
      </w:pPr>
      <w:r w:rsidRPr="00355C73">
        <w:rPr>
          <w:rFonts w:ascii="Arial" w:hAnsi="Arial" w:cs="Arial"/>
          <w:b/>
          <w:bCs/>
          <w:sz w:val="28"/>
          <w:szCs w:val="28"/>
        </w:rPr>
        <w:t>VOTO</w:t>
      </w:r>
    </w:p>
    <w:p w:rsidR="00882188" w:rsidP="00DB1301" w:rsidRDefault="00882188" w14:paraId="5518CFBB" w14:textId="77777777">
      <w:pPr>
        <w:spacing w:after="0" w:line="360" w:lineRule="auto"/>
        <w:ind w:firstLine="2268"/>
        <w:jc w:val="both"/>
        <w:rPr>
          <w:rFonts w:ascii="Arial" w:hAnsi="Arial" w:cs="Arial"/>
          <w:sz w:val="28"/>
          <w:szCs w:val="28"/>
        </w:rPr>
      </w:pPr>
    </w:p>
    <w:p w:rsidRPr="00355C73" w:rsidR="00355C73" w:rsidP="00355C73" w:rsidRDefault="00355C73" w14:paraId="39B1C8E2" w14:textId="1BE1B14E">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rsidR="00355C73" w:rsidP="00DB1301" w:rsidRDefault="00355C73" w14:paraId="2F38563C" w14:textId="77777777">
      <w:pPr>
        <w:spacing w:after="0" w:line="360" w:lineRule="auto"/>
        <w:ind w:firstLine="2268"/>
        <w:jc w:val="both"/>
        <w:rPr>
          <w:rFonts w:ascii="Arial" w:hAnsi="Arial" w:cs="Arial"/>
          <w:sz w:val="28"/>
          <w:szCs w:val="28"/>
        </w:rPr>
      </w:pPr>
    </w:p>
    <w:p w:rsidR="00355C73" w:rsidP="00DB1301" w:rsidRDefault="00A72414" w14:paraId="61AE6B8E" w14:textId="6B2489A9">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AB26AC">
        <w:rPr>
          <w:rFonts w:ascii="Arial" w:hAnsi="Arial" w:cs="Arial"/>
          <w:sz w:val="28"/>
          <w:szCs w:val="28"/>
        </w:rPr>
        <w:t xml:space="preserve">21/1/2026. </w:t>
      </w:r>
      <w:r w:rsidRPr="00A72414">
        <w:rPr>
          <w:rFonts w:ascii="Arial" w:hAnsi="Arial" w:cs="Arial"/>
          <w:sz w:val="28"/>
          <w:szCs w:val="28"/>
        </w:rPr>
        <w:t xml:space="preserve">Sentença proferida em </w:t>
      </w:r>
      <w:r w:rsidR="00AB26AC">
        <w:rPr>
          <w:rFonts w:ascii="Arial" w:hAnsi="Arial" w:cs="Arial"/>
          <w:sz w:val="28"/>
          <w:szCs w:val="28"/>
        </w:rPr>
        <w:t>22/5/2026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AB26AC">
        <w:rPr>
          <w:rFonts w:ascii="Arial" w:hAnsi="Arial" w:cs="Arial"/>
          <w:sz w:val="28"/>
          <w:szCs w:val="28"/>
        </w:rPr>
        <w:t xml:space="preserve">21/7/2026. </w:t>
      </w:r>
      <w:r w:rsidRPr="00A72414">
        <w:rPr>
          <w:rFonts w:ascii="Arial" w:hAnsi="Arial" w:cs="Arial"/>
          <w:sz w:val="28"/>
          <w:szCs w:val="28"/>
        </w:rPr>
        <w:t xml:space="preserve">Valor da causa: R$ </w:t>
      </w:r>
      <w:r w:rsidRPr="00AB26AC" w:rsidR="00AB26AC">
        <w:rPr>
          <w:rFonts w:ascii="Arial" w:hAnsi="Arial" w:cs="Arial"/>
          <w:sz w:val="28"/>
          <w:szCs w:val="28"/>
        </w:rPr>
        <w:t>9.134.804,75</w:t>
      </w:r>
      <w:r w:rsidR="00AB26AC">
        <w:rPr>
          <w:rFonts w:ascii="Arial" w:hAnsi="Arial" w:cs="Arial"/>
          <w:sz w:val="28"/>
          <w:szCs w:val="28"/>
        </w:rPr>
        <w:t>.</w:t>
      </w:r>
    </w:p>
    <w:p w:rsidR="00355C73" w:rsidP="00DB1301" w:rsidRDefault="00355C73" w14:paraId="58BDE931" w14:textId="77777777">
      <w:pPr>
        <w:spacing w:after="0" w:line="360" w:lineRule="auto"/>
        <w:ind w:firstLine="2268"/>
        <w:jc w:val="both"/>
        <w:rPr>
          <w:rFonts w:ascii="Arial" w:hAnsi="Arial" w:cs="Arial"/>
          <w:sz w:val="28"/>
          <w:szCs w:val="28"/>
        </w:rPr>
      </w:pPr>
    </w:p>
    <w:p w:rsidRPr="007E1C8C" w:rsidR="00355C73" w:rsidP="00A72414" w:rsidRDefault="00A72414" w14:paraId="2C5A86CD" w14:textId="53568A71">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3C0A64">
        <w:rPr>
          <w:rFonts w:ascii="Arial" w:hAnsi="Arial" w:cs="Arial"/>
          <w:b/>
          <w:bCs/>
          <w:color w:val="000000" w:themeColor="text1"/>
          <w:sz w:val="28"/>
          <w:szCs w:val="28"/>
        </w:rPr>
        <w:t>A RÉ</w:t>
      </w:r>
      <w:r w:rsidRPr="007E1C8C">
        <w:rPr>
          <w:rFonts w:ascii="Arial" w:hAnsi="Arial" w:cs="Arial"/>
          <w:b/>
          <w:bCs/>
          <w:color w:val="000000" w:themeColor="text1"/>
          <w:sz w:val="28"/>
          <w:szCs w:val="28"/>
        </w:rPr>
        <w:t xml:space="preserve">, </w:t>
      </w:r>
      <w:r w:rsidRPr="003C0A64" w:rsidR="003C0A64">
        <w:rPr>
          <w:rFonts w:ascii="Arial" w:hAnsi="Arial" w:cs="Arial"/>
          <w:b/>
          <w:bCs/>
          <w:color w:val="000000" w:themeColor="text1"/>
          <w:sz w:val="28"/>
          <w:szCs w:val="28"/>
        </w:rPr>
        <w:t>MASSA FALIDA DE HOSPITAL BOM SAMARITANO S/</w:t>
      </w:r>
      <w:r w:rsidR="00AB3928">
        <w:rPr>
          <w:rFonts w:ascii="Arial" w:hAnsi="Arial" w:cs="Arial"/>
          <w:b/>
          <w:bCs/>
          <w:color w:val="000000" w:themeColor="text1"/>
          <w:sz w:val="28"/>
          <w:szCs w:val="28"/>
        </w:rPr>
        <w:t>C</w:t>
      </w:r>
      <w:r w:rsidRPr="003C0A64" w:rsidR="003C0A64">
        <w:rPr>
          <w:rFonts w:ascii="Arial" w:hAnsi="Arial" w:cs="Arial"/>
          <w:b/>
          <w:bCs/>
          <w:color w:val="000000" w:themeColor="text1"/>
          <w:sz w:val="28"/>
          <w:szCs w:val="28"/>
        </w:rPr>
        <w:t xml:space="preserve"> LTDA.</w:t>
      </w:r>
    </w:p>
    <w:p w:rsidRPr="007E1C8C" w:rsidR="00A72414" w:rsidP="00DB1301" w:rsidRDefault="00A72414" w14:paraId="187A5EFC" w14:textId="77777777">
      <w:pPr>
        <w:spacing w:after="0" w:line="360" w:lineRule="auto"/>
        <w:ind w:firstLine="2268"/>
        <w:jc w:val="both"/>
        <w:rPr>
          <w:rFonts w:ascii="Arial" w:hAnsi="Arial" w:cs="Arial"/>
          <w:color w:val="000000" w:themeColor="text1"/>
          <w:sz w:val="28"/>
          <w:szCs w:val="28"/>
        </w:rPr>
      </w:pPr>
    </w:p>
    <w:p w:rsidRPr="007E1C8C" w:rsidR="00A72414" w:rsidP="00DB1301" w:rsidRDefault="00A958AF" w14:paraId="2E63BFE0" w14:textId="7284943C">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rsidR="00A72414" w:rsidP="00DB1301" w:rsidRDefault="00A72414" w14:paraId="6DD4E06C" w14:textId="77777777">
      <w:pPr>
        <w:spacing w:after="0" w:line="360" w:lineRule="auto"/>
        <w:ind w:firstLine="2268"/>
        <w:jc w:val="both"/>
        <w:rPr>
          <w:rFonts w:ascii="Arial" w:hAnsi="Arial" w:cs="Arial"/>
          <w:sz w:val="28"/>
          <w:szCs w:val="28"/>
        </w:rPr>
      </w:pPr>
    </w:p>
    <w:p w:rsidR="00A72414" w:rsidP="006A623E" w:rsidRDefault="003C0A64" w14:paraId="4AC060DA" w14:textId="0E229305">
      <w:pPr>
        <w:spacing w:after="0" w:line="360" w:lineRule="auto"/>
        <w:jc w:val="center"/>
        <w:rPr>
          <w:rFonts w:ascii="Arial" w:hAnsi="Arial" w:cs="Arial"/>
          <w:sz w:val="28"/>
          <w:szCs w:val="28"/>
        </w:rPr>
      </w:pPr>
      <w:r>
        <w:rPr>
          <w:rFonts w:ascii="Arial" w:hAnsi="Arial" w:cs="Arial"/>
          <w:sz w:val="28"/>
          <w:szCs w:val="28"/>
          <w:highlight w:val="yellow"/>
          <w:rPrChange w:id="1931" w:author="Assessor GDSXSR" w:date="2026-10-31T19:45:16Z">
            <w:rPr>
              <w:rFonts w:ascii="Arial" w:hAnsi="Arial" w:cs="Arial"/>
              <w:sz w:val="28"/>
              <w:szCs w:val="28"/>
            </w:rPr>
          </w:rPrChange>
        </w:rPr>
        <w:t xml:space="preserve">DA </w:t>
      </w:r>
      <w:del w:id="1191" w:author="Assessor GDSXSR" w:date="2026-10-31T19:45:16Z">
        <w:r>
          <w:rPr>
            <w:rFonts w:ascii="Arial" w:hAnsi="Arial" w:cs="Arial"/>
            <w:sz w:val="28"/>
            <w:szCs w:val="28"/>
          </w:rPr>
          <w:delText xml:space="preserve">SUFICIÊNCIA</w:delText>
        </w:r>
      </w:del>
      <w:ins w:id="1192" w:author="Assessor GDSXSR" w:date="2026-10-31T19:45:16Z">
        <w:r>
          <w:rPr>
            <w:rFonts w:ascii="Arial" w:hAnsi="Arial" w:cs="Arial"/>
            <w:color w:val="808080"/>
            <w:sz w:val="28"/>
            <w:szCs w:val="28"/>
            <w:highlight w:val="yellow"/>
          </w:rPr>
          <w:t xml:space="preserve">MANUTENÇÃO DA CONDENAÇÃO PELA COMPROVAÇÃO</w:t>
        </w:r>
      </w:ins>
      <w:r>
        <w:rPr>
          <w:rFonts w:ascii="Arial" w:hAnsi="Arial" w:cs="Arial"/>
          <w:sz w:val="28"/>
          <w:szCs w:val="28"/>
          <w:highlight w:val="yellow"/>
          <w:rPrChange w:id="1932" w:author="Assessor GDSXSR" w:date="2026-10-31T19:45:16Z">
            <w:rPr>
              <w:rFonts w:ascii="Arial" w:hAnsi="Arial" w:cs="Arial"/>
              <w:sz w:val="28"/>
              <w:szCs w:val="28"/>
            </w:rPr>
          </w:rPrChange>
        </w:rPr>
        <w:t xml:space="preserve"> DO </w:t>
      </w:r>
      <w:del w:id="1193" w:author="Assessor GDSXSR" w:date="2026-10-31T19:45:16Z">
        <w:r>
          <w:rPr>
            <w:rFonts w:ascii="Arial" w:hAnsi="Arial" w:cs="Arial"/>
            <w:sz w:val="28"/>
            <w:szCs w:val="28"/>
          </w:rPr>
          <w:delText xml:space="preserve">CONJUNTO PROBATÓRIO </w:delText>
        </w:r>
      </w:del>
      <w:ins w:id="1194" w:author="Assessor GDSXSR" w:date="2026-10-31T19:45:16Z">
        <w:r>
          <w:rPr>
            <w:rFonts w:ascii="Arial" w:hAnsi="Arial" w:cs="Arial"/>
            <w:color w:val="808080"/>
            <w:sz w:val="28"/>
            <w:szCs w:val="28"/>
            <w:highlight w:val="yellow"/>
          </w:rPr>
          <w:t xml:space="preserve">CRÉDITO</w:t>
        </w:r>
      </w:ins>
    </w:p>
    <w:p w:rsidRPr="003C0A64" w:rsidR="003C0A64" w:rsidP="003C0A64" w:rsidRDefault="003C0A64" w14:paraId="3128BED2" w14:textId="77777777">
      <w:pPr>
        <w:spacing w:after="0" w:line="360" w:lineRule="auto"/>
        <w:ind w:firstLine="2268"/>
        <w:jc w:val="both"/>
        <w:rPr>
          <w:rFonts w:ascii="Arial" w:hAnsi="Arial" w:cs="Arial"/>
          <w:sz w:val="28"/>
          <w:szCs w:val="28"/>
        </w:rPr>
      </w:pPr>
    </w:p>
    <w:p w:rsidR="00D93EC6" w:rsidP="003C0A64" w:rsidRDefault="003C0A64" w14:paraId="1E897316" w14:textId="7909550C">
      <w:pPr>
        <w:spacing w:after="0" w:line="360" w:lineRule="auto"/>
        <w:ind w:firstLine="2268"/>
        <w:jc w:val="both"/>
        <w:rPr>
          <w:rFonts w:ascii="Arial" w:hAnsi="Arial" w:cs="Arial"/>
          <w:sz w:val="28"/>
          <w:szCs w:val="28"/>
        </w:rPr>
      </w:pPr>
      <w:r>
        <w:rPr>
          <w:rFonts w:ascii="Arial" w:hAnsi="Arial" w:cs="Arial"/>
          <w:sz w:val="28"/>
          <w:szCs w:val="28"/>
        </w:rPr>
        <w:t xml:space="preserve">A </w:t>
      </w:r>
      <w:ins w:id="1195" w:author="Assessor GDSXSR" w:date="2026-10-31T19:45:16Z">
        <w:r>
          <w:rPr>
            <w:rFonts w:ascii="Arial" w:hAnsi="Arial" w:cs="Arial"/>
            <w:color w:val="808080"/>
            <w:sz w:val="28"/>
            <w:szCs w:val="28"/>
          </w:rPr>
          <w:t xml:space="preserve">ré/</w:t>
        </w:r>
      </w:ins>
      <w:r>
        <w:rPr>
          <w:rFonts w:ascii="Arial" w:hAnsi="Arial" w:cs="Arial"/>
          <w:sz w:val="28"/>
          <w:szCs w:val="28"/>
        </w:rPr>
        <w:t xml:space="preserve">apelante</w:t>
      </w:r>
      <w:r>
        <w:rPr>
          <w:rFonts w:ascii="Arial" w:hAnsi="Arial" w:cs="Arial"/>
          <w:sz w:val="28"/>
          <w:szCs w:val="28"/>
        </w:rPr>
        <w:t xml:space="preserve"> alega que</w:t>
      </w:r>
      <w:ins w:id="1196" w:author="Assessor GDSXSR" w:date="2026-10-31T19:45:16Z">
        <w:r>
          <w:rPr>
            <w:rFonts w:ascii="Arial" w:hAnsi="Arial" w:cs="Arial"/>
            <w:color w:val="808080"/>
            <w:sz w:val="28"/>
            <w:szCs w:val="28"/>
          </w:rPr>
          <w:t xml:space="preserve">: </w:t>
        </w:r>
        <w:r>
          <w:rPr>
            <w:rFonts w:ascii="Arial" w:hAnsi="Arial" w:cs="Arial"/>
            <w:b/>
            <w:color w:val="808080"/>
            <w:sz w:val="28"/>
            <w:szCs w:val="28"/>
          </w:rPr>
          <w:t xml:space="preserve">1)</w:t>
        </w:r>
      </w:ins>
      <w:r>
        <w:rPr>
          <w:rFonts w:ascii="Arial" w:hAnsi="Arial" w:cs="Arial"/>
          <w:sz w:val="28"/>
          <w:szCs w:val="28"/>
        </w:rPr>
        <w:t xml:space="preserve"> </w:t>
      </w:r>
      <w:r>
        <w:rPr>
          <w:rFonts w:ascii="Arial" w:hAnsi="Arial" w:cs="Arial"/>
          <w:sz w:val="28"/>
          <w:szCs w:val="28"/>
        </w:rPr>
        <w:t xml:space="preserve">os hospitais</w:t>
      </w:r>
      <w:del w:id="1197" w:author="Assessor GDSXSR" w:date="2026-10-31T19:45:16Z">
        <w:r>
          <w:rPr>
            <w:rFonts w:ascii="Arial" w:hAnsi="Arial" w:cs="Arial"/>
            <w:sz w:val="28"/>
            <w:szCs w:val="28"/>
          </w:rPr>
          <w:delText xml:space="preserve"> </w:delText>
        </w:r>
        <w:r>
          <w:rPr>
            <w:rFonts w:ascii="Arial" w:hAnsi="Arial" w:cs="Arial"/>
            <w:sz w:val="28"/>
            <w:szCs w:val="28"/>
          </w:rPr>
          <w:delText xml:space="preserve">apelados</w:delText>
        </w:r>
      </w:del>
      <w:r>
        <w:rPr>
          <w:rFonts w:ascii="Arial" w:hAnsi="Arial" w:cs="Arial"/>
          <w:sz w:val="28"/>
          <w:szCs w:val="28"/>
        </w:rPr>
        <w:t xml:space="preserve"> não comprovaram a</w:t>
      </w:r>
      <w:del w:id="1198" w:author="Assessor GDSXSR" w:date="2026-10-31T19:45:16Z">
        <w:r>
          <w:rPr>
            <w:rFonts w:ascii="Arial" w:hAnsi="Arial" w:cs="Arial"/>
            <w:sz w:val="28"/>
            <w:szCs w:val="28"/>
          </w:rPr>
          <w:delText xml:space="preserve"> efetiva</w:delText>
        </w:r>
      </w:del>
      <w:r>
        <w:rPr>
          <w:rFonts w:ascii="Arial" w:hAnsi="Arial" w:cs="Arial"/>
          <w:sz w:val="28"/>
          <w:szCs w:val="28"/>
        </w:rPr>
        <w:t xml:space="preserve"> prestação dos serviços que fundamentam a cobrança de R$ 9.134.804,75</w:t>
      </w:r>
      <w:del w:id="1199" w:author="Assessor GDSXSR" w:date="2026-10-31T19:45:16Z">
        <w:r>
          <w:rPr>
            <w:rFonts w:ascii="Arial" w:hAnsi="Arial" w:cs="Arial"/>
            <w:sz w:val="28"/>
            <w:szCs w:val="28"/>
          </w:rPr>
          <w:delText xml:space="preserve"> (nove milhões e cento e trinta e quatro mil e oitocentos e quatro reais e setenta e cinco centavos)</w:delText>
        </w:r>
      </w:del>
      <w:r>
        <w:rPr>
          <w:rFonts w:ascii="Arial" w:hAnsi="Arial" w:cs="Arial"/>
          <w:sz w:val="28"/>
          <w:szCs w:val="28"/>
        </w:rPr>
        <w:t xml:space="preserve">, pois apresentaram apenas </w:t>
      </w:r>
      <w:del w:id="1200" w:author="Assessor GDSXSR" w:date="2026-10-31T19:45:16Z">
        <w:r>
          <w:rPr>
            <w:rFonts w:ascii="Arial" w:hAnsi="Arial" w:cs="Arial"/>
            <w:sz w:val="28"/>
            <w:szCs w:val="28"/>
          </w:rPr>
          <w:delText xml:space="preserve">planilhas</w:delText>
        </w:r>
      </w:del>
      <w:ins w:id="1201" w:author="Assessor GDSXSR" w:date="2026-10-31T19:45:16Z">
        <w:r>
          <w:rPr>
            <w:rFonts w:ascii="Arial" w:hAnsi="Arial" w:cs="Arial"/>
            <w:color w:val="808080"/>
            <w:sz w:val="28"/>
            <w:szCs w:val="28"/>
          </w:rPr>
          <w:t xml:space="preserve">documentos</w:t>
        </w:r>
      </w:ins>
      <w:r>
        <w:rPr>
          <w:rFonts w:ascii="Arial" w:hAnsi="Arial" w:cs="Arial"/>
          <w:sz w:val="28"/>
          <w:szCs w:val="28"/>
        </w:rPr>
        <w:t xml:space="preserve"> </w:t>
      </w:r>
      <w:del w:id="1202" w:author="Assessor GDSXSR" w:date="2026-10-31T19:45:16Z">
        <w:r>
          <w:rPr>
            <w:rFonts w:ascii="Arial" w:hAnsi="Arial" w:cs="Arial"/>
            <w:sz w:val="28"/>
            <w:szCs w:val="28"/>
          </w:rPr>
          <w:delText xml:space="preserve">internas,</w:delText>
        </w:r>
      </w:del>
      <w:ins w:id="1203" w:author="Assessor GDSXSR" w:date="2026-10-31T19:45:16Z">
        <w:r>
          <w:rPr>
            <w:rFonts w:ascii="Arial" w:hAnsi="Arial" w:cs="Arial"/>
            <w:color w:val="808080"/>
            <w:sz w:val="28"/>
            <w:szCs w:val="28"/>
          </w:rPr>
          <w:t xml:space="preserve">produzidos</w:t>
        </w:r>
      </w:ins>
      <w:r>
        <w:rPr>
          <w:rFonts w:ascii="Arial" w:hAnsi="Arial" w:cs="Arial"/>
          <w:sz w:val="28"/>
          <w:szCs w:val="28"/>
        </w:rPr>
        <w:t xml:space="preserve"> </w:t>
      </w:r>
      <w:del w:id="1204" w:author="Assessor GDSXSR" w:date="2026-10-31T19:45:16Z">
        <w:r>
          <w:rPr>
            <w:rFonts w:ascii="Arial" w:hAnsi="Arial" w:cs="Arial"/>
            <w:sz w:val="28"/>
            <w:szCs w:val="28"/>
          </w:rPr>
          <w:delText xml:space="preserve">relações</w:delText>
        </w:r>
      </w:del>
      <w:ins w:id="1205" w:author="Assessor GDSXSR" w:date="2026-10-31T19:45:16Z">
        <w:r>
          <w:rPr>
            <w:rFonts w:ascii="Arial" w:hAnsi="Arial" w:cs="Arial"/>
            <w:color w:val="808080"/>
            <w:sz w:val="28"/>
            <w:szCs w:val="28"/>
          </w:rPr>
          <w:t xml:space="preserve">unilateralmente; </w:t>
        </w:r>
        <w:r>
          <w:rPr>
            <w:rFonts w:ascii="Arial" w:hAnsi="Arial" w:cs="Arial"/>
            <w:b/>
            <w:color w:val="808080"/>
            <w:sz w:val="28"/>
            <w:szCs w:val="28"/>
          </w:rPr>
          <w:t xml:space="preserve">2)</w:t>
        </w:r>
        <w:r>
          <w:rPr>
            <w:rFonts w:ascii="Arial" w:hAnsi="Arial" w:cs="Arial"/>
            <w:color w:val="808080"/>
            <w:sz w:val="28"/>
            <w:szCs w:val="28"/>
          </w:rPr>
          <w:t xml:space="preserve"> a sentença inverteu indevidamente o ônus da prova ao exigir que a apelante demonstrasse a inexistência da dívida; </w:t>
        </w:r>
        <w:r>
          <w:rPr>
            <w:rFonts w:ascii="Arial" w:hAnsi="Arial" w:cs="Arial"/>
            <w:b/>
            <w:color w:val="808080"/>
            <w:sz w:val="28"/>
            <w:szCs w:val="28"/>
          </w:rPr>
          <w:t xml:space="preserve">3)</w:t>
        </w:r>
        <w:r>
          <w:rPr>
            <w:rFonts w:ascii="Arial" w:hAnsi="Arial" w:cs="Arial"/>
            <w:color w:val="808080"/>
            <w:sz w:val="28"/>
            <w:szCs w:val="28"/>
          </w:rPr>
          <w:t xml:space="preserve"> a ausência</w:t>
        </w:r>
      </w:ins>
      <w:r>
        <w:rPr>
          <w:rFonts w:ascii="Arial" w:hAnsi="Arial" w:cs="Arial"/>
          <w:sz w:val="28"/>
          <w:szCs w:val="28"/>
        </w:rPr>
        <w:t xml:space="preserve"> de </w:t>
      </w:r>
      <w:del w:id="1206" w:author="Assessor GDSXSR" w:date="2026-10-31T19:45:16Z">
        <w:r>
          <w:rPr>
            <w:rFonts w:ascii="Arial" w:hAnsi="Arial" w:cs="Arial"/>
            <w:sz w:val="28"/>
            <w:szCs w:val="28"/>
          </w:rPr>
          <w:delText xml:space="preserve">pacientes,</w:delText>
        </w:r>
      </w:del>
      <w:ins w:id="1207" w:author="Assessor GDSXSR" w:date="2026-10-31T19:45:16Z">
        <w:r>
          <w:rPr>
            <w:rFonts w:ascii="Arial" w:hAnsi="Arial" w:cs="Arial"/>
            <w:color w:val="808080"/>
            <w:sz w:val="28"/>
            <w:szCs w:val="28"/>
          </w:rPr>
          <w:t xml:space="preserve">prontuários</w:t>
        </w:r>
      </w:ins>
      <w:r>
        <w:rPr>
          <w:rFonts w:ascii="Arial" w:hAnsi="Arial" w:cs="Arial"/>
          <w:sz w:val="28"/>
          <w:szCs w:val="28"/>
        </w:rPr>
        <w:t xml:space="preserve"> </w:t>
      </w:r>
      <w:del w:id="1208" w:author="Assessor GDSXSR" w:date="2026-10-31T19:45:16Z">
        <w:r>
          <w:rPr>
            <w:rFonts w:ascii="Arial" w:hAnsi="Arial" w:cs="Arial"/>
            <w:sz w:val="28"/>
            <w:szCs w:val="28"/>
          </w:rPr>
          <w:delText xml:space="preserve">comunicações</w:delText>
        </w:r>
      </w:del>
      <w:ins w:id="1209" w:author="Assessor GDSXSR" w:date="2026-10-31T19:45:16Z">
        <w:r>
          <w:rPr>
            <w:rFonts w:ascii="Arial" w:hAnsi="Arial" w:cs="Arial"/>
            <w:color w:val="808080"/>
            <w:sz w:val="28"/>
            <w:szCs w:val="28"/>
          </w:rPr>
          <w:t xml:space="preserve">médicos</w:t>
        </w:r>
      </w:ins>
      <w:r>
        <w:rPr>
          <w:rFonts w:ascii="Arial" w:hAnsi="Arial" w:cs="Arial"/>
          <w:sz w:val="28"/>
          <w:szCs w:val="28"/>
        </w:rPr>
        <w:t xml:space="preserve"> </w:t>
      </w:r>
      <w:del w:id="1210" w:author="Assessor GDSXSR" w:date="2026-10-31T19:45:16Z">
        <w:r>
          <w:rPr>
            <w:rFonts w:ascii="Arial" w:hAnsi="Arial" w:cs="Arial"/>
            <w:sz w:val="28"/>
            <w:szCs w:val="28"/>
          </w:rPr>
          <w:delText xml:space="preserve">administrativas</w:delText>
        </w:r>
      </w:del>
      <w:ins w:id="1211" w:author="Assessor GDSXSR" w:date="2026-10-31T19:45:16Z">
        <w:r>
          <w:rPr>
            <w:rFonts w:ascii="Arial" w:hAnsi="Arial" w:cs="Arial"/>
            <w:color w:val="808080"/>
            <w:sz w:val="28"/>
            <w:szCs w:val="28"/>
          </w:rPr>
          <w:t xml:space="preserve">impede a verificação individualizada dos serviços; </w:t>
        </w:r>
        <w:r>
          <w:rPr>
            <w:rFonts w:ascii="Arial" w:hAnsi="Arial" w:cs="Arial"/>
            <w:b/>
            <w:color w:val="808080"/>
            <w:sz w:val="28"/>
            <w:szCs w:val="28"/>
          </w:rPr>
          <w:t xml:space="preserve">4)</w:t>
        </w:r>
        <w:r>
          <w:rPr>
            <w:rFonts w:ascii="Arial" w:hAnsi="Arial" w:cs="Arial"/>
            <w:color w:val="808080"/>
            <w:sz w:val="28"/>
            <w:szCs w:val="28"/>
          </w:rPr>
          <w:t xml:space="preserve"> os</w:t>
        </w:r>
      </w:ins>
      <w:r>
        <w:rPr>
          <w:rFonts w:ascii="Arial" w:hAnsi="Arial" w:cs="Arial"/>
          <w:sz w:val="28"/>
          <w:szCs w:val="28"/>
        </w:rPr>
        <w:t xml:space="preserve"> e</w:t>
      </w:r>
      <w:ins w:id="1212" w:author="Assessor GDSXSR" w:date="2026-10-31T19:45:16Z">
        <w:r>
          <w:rPr>
            <w:rFonts w:ascii="Arial" w:hAnsi="Arial" w:cs="Arial"/>
            <w:color w:val="808080"/>
            <w:sz w:val="28"/>
            <w:szCs w:val="28"/>
          </w:rPr>
          <w:t xml:space="preserve">-mails não configuram confissão ou reconhecimento da dívida; e </w:t>
        </w:r>
        <w:r>
          <w:rPr>
            <w:rFonts w:ascii="Arial" w:hAnsi="Arial" w:cs="Arial"/>
            <w:b/>
            <w:color w:val="808080"/>
            <w:sz w:val="28"/>
            <w:szCs w:val="28"/>
          </w:rPr>
          <w:t xml:space="preserve">5)</w:t>
        </w:r>
        <w:r>
          <w:rPr>
            <w:rFonts w:ascii="Arial" w:hAnsi="Arial" w:cs="Arial"/>
            <w:color w:val="808080"/>
            <w:sz w:val="28"/>
            <w:szCs w:val="28"/>
          </w:rPr>
          <w:t xml:space="preserve"> as</w:t>
        </w:r>
      </w:ins>
      <w:r>
        <w:rPr>
          <w:rFonts w:ascii="Arial" w:hAnsi="Arial" w:cs="Arial"/>
          <w:sz w:val="28"/>
          <w:szCs w:val="28"/>
        </w:rPr>
        <w:t xml:space="preserve"> notas fiscais</w:t>
      </w:r>
      <w:ins w:id="1213" w:author="Assessor GDSXSR" w:date="2026-10-31T19:45:16Z">
        <w:r>
          <w:rPr>
            <w:rFonts w:ascii="Arial" w:hAnsi="Arial" w:cs="Arial"/>
            <w:color w:val="808080"/>
            <w:sz w:val="28"/>
            <w:szCs w:val="28"/>
          </w:rPr>
          <w:t xml:space="preserve">,</w:t>
        </w:r>
      </w:ins>
      <w:r>
        <w:rPr>
          <w:rFonts w:ascii="Arial" w:hAnsi="Arial" w:cs="Arial"/>
          <w:sz w:val="28"/>
          <w:szCs w:val="28"/>
        </w:rPr>
        <w:t xml:space="preserve"> </w:t>
      </w:r>
      <w:del w:id="1214" w:author="Assessor GDSXSR" w:date="2026-10-31T19:45:16Z">
        <w:r>
          <w:rPr>
            <w:rFonts w:ascii="Arial" w:hAnsi="Arial" w:cs="Arial"/>
            <w:sz w:val="28"/>
            <w:szCs w:val="28"/>
          </w:rPr>
          <w:delText xml:space="preserve">produzidas</w:delText>
        </w:r>
      </w:del>
      <w:ins w:id="1215" w:author="Assessor GDSXSR" w:date="2026-10-31T19:45:16Z">
        <w:r>
          <w:rPr>
            <w:rFonts w:ascii="Arial" w:hAnsi="Arial" w:cs="Arial"/>
            <w:color w:val="808080"/>
            <w:sz w:val="28"/>
            <w:szCs w:val="28"/>
          </w:rPr>
          <w:t xml:space="preserve">sem</w:t>
        </w:r>
      </w:ins>
      <w:r>
        <w:rPr>
          <w:rFonts w:ascii="Arial" w:hAnsi="Arial" w:cs="Arial"/>
          <w:sz w:val="28"/>
          <w:szCs w:val="28"/>
        </w:rPr>
        <w:t xml:space="preserve"> </w:t>
      </w:r>
      <w:del w:id="1216" w:author="Assessor GDSXSR" w:date="2026-10-31T19:45:16Z">
        <w:r>
          <w:rPr>
            <w:rFonts w:ascii="Arial" w:hAnsi="Arial" w:cs="Arial"/>
            <w:sz w:val="28"/>
            <w:szCs w:val="28"/>
          </w:rPr>
          <w:delText xml:space="preserve">unilateralmente</w:delText>
        </w:r>
      </w:del>
      <w:ins w:id="1217" w:author="Assessor GDSXSR" w:date="2026-10-31T19:45:16Z">
        <w:r>
          <w:rPr>
            <w:rFonts w:ascii="Arial" w:hAnsi="Arial" w:cs="Arial"/>
            <w:color w:val="808080"/>
            <w:sz w:val="28"/>
            <w:szCs w:val="28"/>
          </w:rPr>
          <w:t xml:space="preserve">prova externa da prestação e da aceitação dos serviços, não demonstram a origem, a liquidez e a exigibilidade da obrigação (ID 8862804</w:t>
        </w:r>
        <w:r>
          <w:rPr>
            <w:rFonts w:ascii="Arial" w:hAnsi="Arial" w:cs="Arial"/>
            <w:b/>
            <w:color w:val="808080"/>
            <w:sz w:val="28"/>
            <w:szCs w:val="28"/>
          </w:rPr>
          <w:t xml:space="preserve">7)</w:t>
        </w:r>
      </w:ins>
      <w:r>
        <w:rPr>
          <w:rFonts w:ascii="Arial" w:hAnsi="Arial" w:cs="Arial"/>
          <w:sz w:val="28"/>
          <w:szCs w:val="28"/>
        </w:rPr>
        <w:t xml:space="preserve">.</w:t>
      </w:r>
    </w:p>
    <w:p w:rsidRPr="003C0A64" w:rsidR="003C0A64" w:rsidP="003C0A64" w:rsidRDefault="003C0A64" w14:paraId="7C9AE72B" w14:textId="3EC181C0">
      <w:pPr>
        <w:spacing w:after="0" w:line="360" w:lineRule="auto"/>
        <w:ind w:firstLine="2268"/>
        <w:jc w:val="both"/>
        <w:rPr>
          <w:rFonts w:ascii="Arial" w:hAnsi="Arial" w:cs="Arial"/>
          <w:sz w:val="28"/>
          <w:szCs w:val="28"/>
        </w:rPr>
      </w:pPr>
      <w:r w:rsidRPr="003C0A64">
        <w:rPr>
          <w:rFonts w:ascii="Arial" w:hAnsi="Arial" w:cs="Arial"/>
          <w:sz w:val="28"/>
          <w:szCs w:val="28"/>
        </w:rPr>
        <w:t xml:space="preserve"> </w:t>
      </w:r>
    </w:p>
    <w:p w:rsidRPr="003C0A64" w:rsidR="003C0A64" w:rsidP="003C0A64" w:rsidRDefault="00D93EC6" w14:paraId="5DA34B84" w14:textId="76D8F524">
      <w:pPr>
        <w:spacing w:after="0" w:line="360" w:lineRule="auto"/>
        <w:ind w:firstLine="2268"/>
        <w:jc w:val="both"/>
        <w:rPr>
          <w:rFonts w:ascii="Arial" w:hAnsi="Arial" w:cs="Arial"/>
          <w:sz w:val="28"/>
          <w:szCs w:val="28"/>
        </w:rPr>
      </w:pPr>
      <w:r>
        <w:rPr>
          <w:rFonts w:ascii="Arial" w:hAnsi="Arial" w:cs="Arial"/>
          <w:sz w:val="28"/>
          <w:szCs w:val="28"/>
          <w:highlight w:val="yellow"/>
          <w:rPrChange w:id="1933" w:author="Assessor GDSXSR" w:date="2026-10-31T19:45:16Z">
            <w:rPr>
              <w:rFonts w:ascii="Arial" w:hAnsi="Arial" w:cs="Arial"/>
              <w:sz w:val="28"/>
              <w:szCs w:val="28"/>
            </w:rPr>
          </w:rPrChange>
        </w:rPr>
        <w:t>Sem razão</w:t>
      </w:r>
      <w:r w:rsidRPr="003C0A64" w:rsidR="003C0A64">
        <w:rPr>
          <w:rFonts w:ascii="Arial" w:hAnsi="Arial" w:cs="Arial"/>
          <w:sz w:val="28"/>
          <w:szCs w:val="28"/>
          <w:highlight w:val="yellow"/>
          <w:rPrChange w:id="1934" w:author="Assessor GDSXSR" w:date="2026-10-31T19:45:16Z">
            <w:rPr>
              <w:rFonts w:ascii="Arial" w:hAnsi="Arial" w:cs="Arial"/>
              <w:sz w:val="28"/>
              <w:szCs w:val="28"/>
            </w:rPr>
          </w:rPrChange>
        </w:rPr>
        <w:t>.</w:t>
      </w:r>
    </w:p>
    <w:p w:rsidRPr="003C0A64" w:rsidR="003C0A64" w:rsidP="003C0A64" w:rsidRDefault="003C0A64" w14:paraId="5C94F146" w14:textId="77777777">
      <w:pPr>
        <w:spacing w:after="0" w:line="360" w:lineRule="auto"/>
        <w:ind w:firstLine="2268"/>
        <w:jc w:val="both"/>
        <w:rPr>
          <w:rFonts w:ascii="Arial" w:hAnsi="Arial" w:cs="Arial"/>
          <w:sz w:val="28"/>
          <w:szCs w:val="28"/>
        </w:rPr>
      </w:pPr>
    </w:p>
    <w:p w:rsidRPr="003C0A64" w:rsidR="003C0A64" w:rsidP="003C0A64" w:rsidRDefault="003C0A64" w14:paraId="58F900F7" w14:textId="77777777">
      <w:pPr>
        <w:spacing w:after="0" w:line="360" w:lineRule="auto"/>
        <w:ind w:firstLine="2268"/>
        <w:jc w:val="both"/>
        <w:rPr>
          <w:rFonts w:ascii="Arial" w:hAnsi="Arial" w:cs="Arial"/>
          <w:sz w:val="28"/>
          <w:szCs w:val="28"/>
        </w:rPr>
      </w:pPr>
      <w:r>
        <w:rPr>
          <w:rFonts w:ascii="Arial" w:hAnsi="Arial" w:cs="Arial"/>
          <w:sz w:val="28"/>
          <w:szCs w:val="28"/>
        </w:rPr>
        <w:t xml:space="preserve">As notas fiscais e as planilhas elaboradas pelo credor, </w:t>
      </w:r>
      <w:del w:id="1218" w:author="Assessor GDSXSR" w:date="2026-10-31T19:45:16Z">
        <w:r>
          <w:rPr>
            <w:rFonts w:ascii="Arial" w:hAnsi="Arial" w:cs="Arial"/>
            <w:sz w:val="28"/>
            <w:szCs w:val="28"/>
          </w:rPr>
          <w:delText xml:space="preserve">quando examinadas </w:delText>
        </w:r>
      </w:del>
      <w:r>
        <w:rPr>
          <w:rFonts w:ascii="Arial" w:hAnsi="Arial" w:cs="Arial"/>
          <w:sz w:val="28"/>
          <w:szCs w:val="28"/>
        </w:rPr>
        <w:t xml:space="preserve">isoladamente, não </w:t>
      </w:r>
      <w:del w:id="1219" w:author="Assessor GDSXSR" w:date="2026-10-31T19:45:16Z">
        <w:r>
          <w:rPr>
            <w:rFonts w:ascii="Arial" w:hAnsi="Arial" w:cs="Arial"/>
            <w:sz w:val="28"/>
            <w:szCs w:val="28"/>
          </w:rPr>
          <w:delText xml:space="preserve">são suficientes</w:delText>
        </w:r>
      </w:del>
      <w:ins w:id="1220" w:author="Assessor GDSXSR" w:date="2026-10-31T19:45:16Z">
        <w:r>
          <w:rPr>
            <w:rFonts w:ascii="Arial" w:hAnsi="Arial" w:cs="Arial"/>
            <w:color w:val="808080"/>
            <w:sz w:val="28"/>
            <w:szCs w:val="28"/>
          </w:rPr>
          <w:t xml:space="preserve">bastam</w:t>
        </w:r>
      </w:ins>
      <w:r>
        <w:rPr>
          <w:rFonts w:ascii="Arial" w:hAnsi="Arial" w:cs="Arial"/>
          <w:sz w:val="28"/>
          <w:szCs w:val="28"/>
        </w:rPr>
        <w:t xml:space="preserve"> para </w:t>
      </w:r>
      <w:r>
        <w:rPr>
          <w:rFonts w:ascii="Arial" w:hAnsi="Arial" w:cs="Arial"/>
          <w:sz w:val="28"/>
          <w:szCs w:val="28"/>
        </w:rPr>
        <w:t xml:space="preserve">demonstrar a origem e a exigibilidade da obrigação. No caso, entretanto, a cobrança </w:t>
      </w:r>
      <w:del w:id="1221" w:author="Assessor GDSXSR" w:date="2026-10-31T19:45:16Z">
        <w:r>
          <w:rPr>
            <w:rFonts w:ascii="Arial" w:hAnsi="Arial" w:cs="Arial"/>
            <w:sz w:val="28"/>
            <w:szCs w:val="28"/>
          </w:rPr>
          <w:delText xml:space="preserve">não </w:delText>
        </w:r>
      </w:del>
      <w:r>
        <w:rPr>
          <w:rFonts w:ascii="Arial" w:hAnsi="Arial" w:cs="Arial"/>
          <w:sz w:val="28"/>
          <w:szCs w:val="28"/>
        </w:rPr>
        <w:t xml:space="preserve">está amparada </w:t>
      </w:r>
      <w:del w:id="1222" w:author="Assessor GDSXSR" w:date="2026-10-31T19:45:16Z">
        <w:r>
          <w:rPr>
            <w:rFonts w:ascii="Arial" w:hAnsi="Arial" w:cs="Arial"/>
            <w:sz w:val="28"/>
            <w:szCs w:val="28"/>
          </w:rPr>
          <w:delText xml:space="preserve">apenas</w:delText>
        </w:r>
      </w:del>
      <w:ins w:id="1223" w:author="Assessor GDSXSR" w:date="2026-10-31T19:45:16Z">
        <w:r>
          <w:rPr>
            <w:rFonts w:ascii="Arial" w:hAnsi="Arial" w:cs="Arial"/>
            <w:color w:val="808080"/>
            <w:sz w:val="28"/>
            <w:szCs w:val="28"/>
          </w:rPr>
          <w:t xml:space="preserve">em</w:t>
        </w:r>
      </w:ins>
      <w:r>
        <w:rPr>
          <w:rFonts w:ascii="Arial" w:hAnsi="Arial" w:cs="Arial"/>
          <w:sz w:val="28"/>
          <w:szCs w:val="28"/>
        </w:rPr>
        <w:t xml:space="preserve"> </w:t>
      </w:r>
      <w:del w:id="1224" w:author="Assessor GDSXSR" w:date="2026-10-31T19:45:16Z">
        <w:r>
          <w:rPr>
            <w:rFonts w:ascii="Arial" w:hAnsi="Arial" w:cs="Arial"/>
            <w:sz w:val="28"/>
            <w:szCs w:val="28"/>
          </w:rPr>
          <w:delText xml:space="preserve">nesses</w:delText>
        </w:r>
      </w:del>
      <w:ins w:id="1225" w:author="Assessor GDSXSR" w:date="2026-10-31T19:45:16Z">
        <w:r>
          <w:rPr>
            <w:rFonts w:ascii="Arial" w:hAnsi="Arial" w:cs="Arial"/>
            <w:color w:val="808080"/>
            <w:sz w:val="28"/>
            <w:szCs w:val="28"/>
          </w:rPr>
          <w:t xml:space="preserve">conjunto</w:t>
        </w:r>
      </w:ins>
      <w:r>
        <w:rPr>
          <w:rFonts w:ascii="Arial" w:hAnsi="Arial" w:cs="Arial"/>
          <w:sz w:val="28"/>
          <w:szCs w:val="28"/>
        </w:rPr>
        <w:t xml:space="preserve"> </w:t>
      </w:r>
      <w:del w:id="1226" w:author="Assessor GDSXSR" w:date="2026-10-31T19:45:16Z">
        <w:r>
          <w:rPr>
            <w:rFonts w:ascii="Arial" w:hAnsi="Arial" w:cs="Arial"/>
            <w:sz w:val="28"/>
            <w:szCs w:val="28"/>
          </w:rPr>
          <w:delText xml:space="preserve">documentos</w:delText>
        </w:r>
      </w:del>
      <w:ins w:id="1227" w:author="Assessor GDSXSR" w:date="2026-10-31T19:45:16Z">
        <w:r>
          <w:rPr>
            <w:rFonts w:ascii="Arial" w:hAnsi="Arial" w:cs="Arial"/>
            <w:color w:val="808080"/>
            <w:sz w:val="28"/>
            <w:szCs w:val="28"/>
          </w:rPr>
          <w:t xml:space="preserve">probatório mais amplo</w:t>
        </w:r>
      </w:ins>
      <w:r>
        <w:rPr>
          <w:rFonts w:ascii="Arial" w:hAnsi="Arial" w:cs="Arial"/>
          <w:sz w:val="28"/>
          <w:szCs w:val="28"/>
        </w:rPr>
        <w:t xml:space="preserve">.</w:t>
      </w:r>
    </w:p>
    <w:p w:rsidRPr="003C0A64" w:rsidR="003C0A64" w:rsidP="003C0A64" w:rsidRDefault="003C0A64" w14:paraId="63A6EB34" w14:textId="77777777">
      <w:pPr>
        <w:spacing w:after="0" w:line="360" w:lineRule="auto"/>
        <w:ind w:firstLine="2268"/>
        <w:jc w:val="both"/>
        <w:rPr>
          <w:rFonts w:ascii="Arial" w:hAnsi="Arial" w:cs="Arial"/>
          <w:sz w:val="28"/>
          <w:szCs w:val="28"/>
        </w:rPr>
      </w:pPr>
    </w:p>
    <w:p>
      <w:pPr>
        <w:spacing w:after="0" w:line="360" w:lineRule="auto"/>
        <w:ind w:firstLine="2268"/>
        <w:jc w:val="both"/>
        <w:rPr>
          <w:ins w:id="1239" w:author="Assessor GDSXSR" w:date="2026-10-31T19:45:16Z"/>
        </w:rPr>
      </w:pPr>
      <w:r>
        <w:rPr>
          <w:rFonts w:ascii="Arial" w:hAnsi="Arial" w:cs="Arial"/>
          <w:sz w:val="28"/>
          <w:szCs w:val="28"/>
        </w:rPr>
        <w:t xml:space="preserve">Os autores </w:t>
      </w:r>
      <w:del w:id="1228" w:author="Assessor GDSXSR" w:date="2026-10-31T19:45:16Z">
        <w:r>
          <w:rPr>
            <w:rFonts w:ascii="Arial" w:hAnsi="Arial" w:cs="Arial"/>
            <w:sz w:val="28"/>
            <w:szCs w:val="28"/>
          </w:rPr>
          <w:delText xml:space="preserve">apresentaram</w:delText>
        </w:r>
      </w:del>
      <w:ins w:id="1229" w:author="Assessor GDSXSR" w:date="2026-10-31T19:45:16Z">
        <w:r>
          <w:rPr>
            <w:rFonts w:ascii="Arial" w:hAnsi="Arial" w:cs="Arial"/>
            <w:color w:val="808080"/>
            <w:sz w:val="28"/>
            <w:szCs w:val="28"/>
          </w:rPr>
          <w:t xml:space="preserve">juntaram</w:t>
        </w:r>
      </w:ins>
      <w:r>
        <w:rPr>
          <w:rFonts w:ascii="Arial" w:hAnsi="Arial" w:cs="Arial"/>
          <w:sz w:val="28"/>
          <w:szCs w:val="28"/>
        </w:rPr>
        <w:t xml:space="preserve"> os contratos celebrados </w:t>
      </w:r>
      <w:del w:id="1230" w:author="Assessor GDSXSR" w:date="2026-10-31T19:45:16Z">
        <w:r>
          <w:rPr>
            <w:rFonts w:ascii="Arial" w:hAnsi="Arial" w:cs="Arial"/>
            <w:sz w:val="28"/>
            <w:szCs w:val="28"/>
          </w:rPr>
          <w:delText xml:space="preserve">com a operadora </w:delText>
        </w:r>
      </w:del>
      <w:r>
        <w:rPr>
          <w:rFonts w:ascii="Arial" w:hAnsi="Arial" w:cs="Arial"/>
          <w:sz w:val="28"/>
          <w:szCs w:val="28"/>
        </w:rPr>
        <w:t xml:space="preserve">em 2020, </w:t>
      </w:r>
      <w:del w:id="1231" w:author="Assessor GDSXSR" w:date="2026-10-31T19:45:16Z">
        <w:r>
          <w:rPr>
            <w:rFonts w:ascii="Arial" w:hAnsi="Arial" w:cs="Arial"/>
            <w:sz w:val="28"/>
            <w:szCs w:val="28"/>
          </w:rPr>
          <w:delText xml:space="preserve">por meio dos</w:delText>
        </w:r>
      </w:del>
      <w:ins w:id="1232" w:author="Assessor GDSXSR" w:date="2026-10-31T19:45:16Z">
        <w:r>
          <w:rPr>
            <w:rFonts w:ascii="Arial" w:hAnsi="Arial" w:cs="Arial"/>
            <w:color w:val="808080"/>
            <w:sz w:val="28"/>
            <w:szCs w:val="28"/>
          </w:rPr>
          <w:t xml:space="preserve">pelos</w:t>
        </w:r>
      </w:ins>
      <w:r>
        <w:rPr>
          <w:rFonts w:ascii="Arial" w:hAnsi="Arial" w:cs="Arial"/>
          <w:sz w:val="28"/>
          <w:szCs w:val="28"/>
        </w:rPr>
        <w:t xml:space="preserve"> quais </w:t>
      </w:r>
      <w:del w:id="1233" w:author="Assessor GDSXSR" w:date="2026-10-31T19:45:16Z">
        <w:r>
          <w:rPr>
            <w:rFonts w:ascii="Arial" w:hAnsi="Arial" w:cs="Arial"/>
            <w:sz w:val="28"/>
            <w:szCs w:val="28"/>
          </w:rPr>
          <w:delText xml:space="preserve">passaram a integrar</w:delText>
        </w:r>
      </w:del>
      <w:ins w:id="1234" w:author="Assessor GDSXSR" w:date="2026-10-31T19:45:16Z">
        <w:r>
          <w:rPr>
            <w:rFonts w:ascii="Arial" w:hAnsi="Arial" w:cs="Arial"/>
            <w:color w:val="808080"/>
            <w:sz w:val="28"/>
            <w:szCs w:val="28"/>
          </w:rPr>
          <w:t xml:space="preserve">integraram</w:t>
        </w:r>
      </w:ins>
      <w:r>
        <w:rPr>
          <w:rFonts w:ascii="Arial" w:hAnsi="Arial" w:cs="Arial"/>
          <w:sz w:val="28"/>
          <w:szCs w:val="28"/>
        </w:rPr>
        <w:t xml:space="preserve"> a rede credenciada do plano de saúde</w:t>
      </w:r>
      <w:del w:id="1235" w:author="Assessor GDSXSR" w:date="2026-10-31T19:45:16Z">
        <w:r>
          <w:rPr>
            <w:rFonts w:ascii="Arial" w:hAnsi="Arial" w:cs="Arial"/>
            <w:sz w:val="28"/>
            <w:szCs w:val="28"/>
          </w:rPr>
          <w:delText xml:space="preserve">. Os instrumentos disciplinam a prestação de serviços hospitalares aos respectivos beneficiários e demonstram a origem da relação jurídica entre as partes</w:delText>
        </w:r>
      </w:del>
      <w:r>
        <w:rPr>
          <w:rFonts w:ascii="Arial" w:hAnsi="Arial" w:cs="Arial"/>
          <w:sz w:val="28"/>
          <w:szCs w:val="28"/>
        </w:rPr>
        <w:t xml:space="preserve"> (</w:t>
      </w:r>
      <w:del w:id="1236" w:author="Assessor GDSXSR" w:date="2026-10-31T19:45:16Z">
        <w:r>
          <w:rPr>
            <w:rFonts w:ascii="Arial" w:hAnsi="Arial" w:cs="Arial"/>
            <w:sz w:val="28"/>
            <w:szCs w:val="28"/>
          </w:rPr>
          <w:delText xml:space="preserve">IDs</w:delText>
        </w:r>
      </w:del>
      <w:ins w:id="1237" w:author="Assessor GDSXSR" w:date="2026-10-31T19:45:16Z">
        <w:r>
          <w:rPr>
            <w:rFonts w:ascii="Arial" w:hAnsi="Arial" w:cs="Arial"/>
            <w:color w:val="808080"/>
            <w:sz w:val="28"/>
            <w:szCs w:val="28"/>
          </w:rPr>
          <w:t xml:space="preserve">ID</w:t>
        </w:r>
      </w:ins>
      <w:r>
        <w:rPr>
          <w:rFonts w:ascii="Arial" w:hAnsi="Arial" w:cs="Arial"/>
          <w:sz w:val="28"/>
          <w:szCs w:val="28"/>
        </w:rPr>
        <w:t xml:space="preserve"> </w:t>
      </w:r>
      <w:r>
        <w:rPr>
          <w:rFonts w:ascii="Arial" w:hAnsi="Arial" w:cs="Arial"/>
          <w:sz w:val="28"/>
          <w:szCs w:val="28"/>
        </w:rPr>
        <w:t xml:space="preserve">88627006</w:t>
      </w:r>
      <w:r>
        <w:rPr>
          <w:rFonts w:ascii="Arial" w:hAnsi="Arial" w:cs="Arial"/>
          <w:sz w:val="28"/>
          <w:szCs w:val="28"/>
        </w:rPr>
        <w:t xml:space="preserve"> </w:t>
      </w:r>
      <w:r>
        <w:rPr>
          <w:rFonts w:ascii="Arial" w:hAnsi="Arial" w:cs="Arial"/>
          <w:sz w:val="28"/>
          <w:szCs w:val="28"/>
        </w:rPr>
        <w:t xml:space="preserve">e </w:t>
      </w:r>
      <w:r>
        <w:rPr>
          <w:rFonts w:ascii="Arial" w:hAnsi="Arial" w:cs="Arial"/>
          <w:sz w:val="28"/>
          <w:szCs w:val="28"/>
        </w:rPr>
        <w:t xml:space="preserve">88627007</w:t>
      </w:r>
      <w:r>
        <w:rPr>
          <w:rFonts w:ascii="Arial" w:hAnsi="Arial" w:cs="Arial"/>
          <w:sz w:val="28"/>
          <w:szCs w:val="28"/>
        </w:rPr>
        <w:t xml:space="preserve">).</w:t>
      </w:r>
    </w:p>
    <w:p>
      <w:pPr>
        <w:spacing w:after="0" w:line="360" w:lineRule="auto"/>
        <w:ind w:firstLine="2268"/>
        <w:jc w:val="both"/>
        <w:rPr>
          <w:ins w:id="1240" w:author="Assessor GDSXSR" w:date="2026-10-31T19:45:16Z"/>
        </w:rPr>
      </w:pPr>
    </w:p>
    <w:p w:rsidRPr="003C0A64" w:rsidR="003C0A64" w:rsidP="003C0A64" w:rsidRDefault="003C0A64" w14:paraId="159A242D" w14:textId="4C855E4E">
      <w:pPr>
        <w:spacing w:after="0" w:line="360" w:lineRule="auto"/>
        <w:ind w:firstLine="2268"/>
        <w:jc w:val="both"/>
        <w:rPr>
          <w:rFonts w:ascii="Arial" w:hAnsi="Arial" w:cs="Arial"/>
          <w:sz w:val="28"/>
          <w:szCs w:val="28"/>
        </w:rPr>
      </w:pPr>
      <w:ins w:id="1238" w:author="Assessor GDSXSR" w:date="2026-10-31T19:45:16Z">
        <w:r>
          <w:rPr>
            <w:rFonts w:ascii="Arial" w:hAnsi="Arial" w:cs="Arial"/>
            <w:color w:val="808080"/>
            <w:sz w:val="28"/>
            <w:szCs w:val="28"/>
          </w:rPr>
          <w:t xml:space="preserve">A existência e a validade dos contratos não foram impugnadas, e é incontroverso que os hospitais prestavam atendimento aos beneficiários da operadora.</w:t>
        </w:r>
      </w:ins>
    </w:p>
    <w:p w:rsidRPr="003C0A64" w:rsidR="003C0A64" w:rsidP="003C0A64" w:rsidRDefault="003C0A64" w14:paraId="556A969B" w14:textId="77777777">
      <w:pPr>
        <w:spacing w:after="0" w:line="360" w:lineRule="auto"/>
        <w:ind w:firstLine="2268"/>
        <w:jc w:val="both"/>
        <w:rPr>
          <w:rFonts w:ascii="Arial" w:hAnsi="Arial" w:cs="Arial"/>
          <w:sz w:val="28"/>
          <w:szCs w:val="28"/>
        </w:rPr>
      </w:pPr>
    </w:p>
    <w:p w:rsidRPr="003C0A64" w:rsidR="003C0A64" w:rsidP="003C0A64" w:rsidRDefault="003C0A64" w14:paraId="7520A45A" w14:textId="77777777">
      <w:pPr>
        <w:spacing w:after="0" w:line="360" w:lineRule="auto"/>
        <w:ind w:firstLine="2268"/>
        <w:jc w:val="both"/>
        <w:rPr>
          <w:del w:id="1242" w:author="Assessor GDSXSR" w:date="2026-10-31T19:45:16Z"/>
          <w:rFonts w:ascii="Arial" w:hAnsi="Arial" w:cs="Arial"/>
          <w:sz w:val="28"/>
          <w:szCs w:val="28"/>
        </w:rPr>
      </w:pPr>
      <w:del w:id="1241" w:author="Assessor GDSXSR" w:date="2026-10-31T19:45:16Z">
        <w:r w:rsidRPr="003C0A64">
          <w:rPr>
            <w:rFonts w:ascii="Arial" w:hAnsi="Arial" w:cs="Arial"/>
            <w:sz w:val="28"/>
            <w:szCs w:val="28"/>
          </w:rPr>
          <w:delText>A existência e a validade dos contratos não foram impugnadas. Tampouco há controvérsia quanto ao fato de que os hospitais efetivamente integravam a rede credenciada e prestavam atendimento aos beneficiários da operadora.</w:delText>
        </w:r>
      </w:del>
    </w:p>
    <w:p w:rsidRPr="003C0A64" w:rsidR="003C0A64" w:rsidP="003C0A64" w:rsidRDefault="003C0A64" w14:paraId="004E0E0E" w14:textId="77777777">
      <w:pPr>
        <w:spacing w:after="0" w:line="360" w:lineRule="auto"/>
        <w:ind w:firstLine="2268"/>
        <w:jc w:val="both"/>
        <w:rPr>
          <w:del w:id="1243" w:author="Assessor GDSXSR" w:date="2026-10-31T19:45:16Z"/>
          <w:rFonts w:ascii="Arial" w:hAnsi="Arial" w:cs="Arial"/>
          <w:sz w:val="28"/>
          <w:szCs w:val="28"/>
        </w:rPr>
      </w:pPr>
    </w:p>
    <w:p>
      <w:pPr>
        <w:spacing w:after="0" w:line="360" w:lineRule="auto"/>
        <w:ind w:firstLine="2268"/>
        <w:jc w:val="both"/>
        <w:rPr>
          <w:ins w:id="1257" w:author="Assessor GDSXSR" w:date="2026-10-31T19:45:16Z"/>
        </w:rPr>
      </w:pPr>
      <w:r>
        <w:rPr>
          <w:rFonts w:ascii="Arial" w:hAnsi="Arial" w:cs="Arial"/>
          <w:sz w:val="28"/>
          <w:szCs w:val="28"/>
        </w:rPr>
        <w:t xml:space="preserve">Além </w:t>
      </w:r>
      <w:del w:id="1244" w:author="Assessor GDSXSR" w:date="2026-10-31T19:45:16Z">
        <w:r>
          <w:rPr>
            <w:rFonts w:ascii="Arial" w:hAnsi="Arial" w:cs="Arial"/>
            <w:sz w:val="28"/>
            <w:szCs w:val="28"/>
          </w:rPr>
          <w:delText xml:space="preserve">dos contratos</w:delText>
        </w:r>
      </w:del>
      <w:ins w:id="1245" w:author="Assessor GDSXSR" w:date="2026-10-31T19:45:16Z">
        <w:r>
          <w:rPr>
            <w:rFonts w:ascii="Arial" w:hAnsi="Arial" w:cs="Arial"/>
            <w:color w:val="808080"/>
            <w:sz w:val="28"/>
            <w:szCs w:val="28"/>
          </w:rPr>
          <w:t xml:space="preserve">disso</w:t>
        </w:r>
      </w:ins>
      <w:r>
        <w:rPr>
          <w:rFonts w:ascii="Arial" w:hAnsi="Arial" w:cs="Arial"/>
          <w:sz w:val="28"/>
          <w:szCs w:val="28"/>
        </w:rPr>
        <w:t xml:space="preserve">, </w:t>
      </w:r>
      <w:del w:id="1246" w:author="Assessor GDSXSR" w:date="2026-10-31T19:45:16Z">
        <w:r>
          <w:rPr>
            <w:rFonts w:ascii="Arial" w:hAnsi="Arial" w:cs="Arial"/>
            <w:sz w:val="28"/>
            <w:szCs w:val="28"/>
          </w:rPr>
          <w:delText xml:space="preserve">foi juntada</w:delText>
        </w:r>
      </w:del>
      <w:ins w:id="1247" w:author="Assessor GDSXSR" w:date="2026-10-31T19:45:16Z">
        <w:r>
          <w:rPr>
            <w:rFonts w:ascii="Arial" w:hAnsi="Arial" w:cs="Arial"/>
            <w:color w:val="808080"/>
            <w:sz w:val="28"/>
            <w:szCs w:val="28"/>
          </w:rPr>
          <w:t xml:space="preserve">a</w:t>
        </w:r>
      </w:ins>
      <w:r>
        <w:rPr>
          <w:rFonts w:ascii="Arial" w:hAnsi="Arial" w:cs="Arial"/>
          <w:sz w:val="28"/>
          <w:szCs w:val="28"/>
        </w:rPr>
        <w:t xml:space="preserve"> planilha analítica dos serviços inadimplidos</w:t>
      </w:r>
      <w:del w:id="1248" w:author="Assessor GDSXSR" w:date="2026-10-31T19:45:16Z">
        <w:r>
          <w:rPr>
            <w:rFonts w:ascii="Arial" w:hAnsi="Arial" w:cs="Arial"/>
            <w:sz w:val="28"/>
            <w:szCs w:val="28"/>
          </w:rPr>
          <w:delText xml:space="preserve">. O documento</w:delText>
        </w:r>
      </w:del>
      <w:r>
        <w:rPr>
          <w:rFonts w:ascii="Arial" w:hAnsi="Arial" w:cs="Arial"/>
          <w:sz w:val="28"/>
          <w:szCs w:val="28"/>
        </w:rPr>
        <w:t xml:space="preserve"> identifica</w:t>
      </w:r>
      <w:del w:id="1249" w:author="Assessor GDSXSR" w:date="2026-10-31T19:45:16Z">
        <w:r>
          <w:rPr>
            <w:rFonts w:ascii="Arial" w:hAnsi="Arial" w:cs="Arial"/>
            <w:sz w:val="28"/>
            <w:szCs w:val="28"/>
          </w:rPr>
          <w:delText xml:space="preserve"> as</w:delText>
        </w:r>
      </w:del>
      <w:r>
        <w:rPr>
          <w:rFonts w:ascii="Arial" w:hAnsi="Arial" w:cs="Arial"/>
          <w:sz w:val="28"/>
          <w:szCs w:val="28"/>
        </w:rPr>
        <w:t xml:space="preserve"> notas fiscais,</w:t>
      </w:r>
      <w:del w:id="1250" w:author="Assessor GDSXSR" w:date="2026-10-31T19:45:16Z">
        <w:r>
          <w:rPr>
            <w:rFonts w:ascii="Arial" w:hAnsi="Arial" w:cs="Arial"/>
            <w:sz w:val="28"/>
            <w:szCs w:val="28"/>
          </w:rPr>
          <w:delText xml:space="preserve"> os</w:delText>
        </w:r>
      </w:del>
      <w:r>
        <w:rPr>
          <w:rFonts w:ascii="Arial" w:hAnsi="Arial" w:cs="Arial"/>
          <w:sz w:val="28"/>
          <w:szCs w:val="28"/>
        </w:rPr>
        <w:t xml:space="preserve"> códigos de remessa, </w:t>
      </w:r>
      <w:del w:id="1251" w:author="Assessor GDSXSR" w:date="2026-10-31T19:45:16Z">
        <w:r>
          <w:rPr>
            <w:rFonts w:ascii="Arial" w:hAnsi="Arial" w:cs="Arial"/>
            <w:sz w:val="28"/>
            <w:szCs w:val="28"/>
          </w:rPr>
          <w:delText xml:space="preserve">os </w:delText>
        </w:r>
      </w:del>
      <w:r>
        <w:rPr>
          <w:rFonts w:ascii="Arial" w:hAnsi="Arial" w:cs="Arial"/>
          <w:sz w:val="28"/>
          <w:szCs w:val="28"/>
        </w:rPr>
        <w:t xml:space="preserve">beneficiários,</w:t>
      </w:r>
      <w:del w:id="1252" w:author="Assessor GDSXSR" w:date="2026-10-31T19:45:16Z">
        <w:r>
          <w:rPr>
            <w:rFonts w:ascii="Arial" w:hAnsi="Arial" w:cs="Arial"/>
            <w:sz w:val="28"/>
            <w:szCs w:val="28"/>
          </w:rPr>
          <w:delText xml:space="preserve"> os números e as datas dos</w:delText>
        </w:r>
      </w:del>
      <w:r>
        <w:rPr>
          <w:rFonts w:ascii="Arial" w:hAnsi="Arial" w:cs="Arial"/>
          <w:sz w:val="28"/>
          <w:szCs w:val="28"/>
        </w:rPr>
        <w:t xml:space="preserve"> atendimentos, </w:t>
      </w:r>
      <w:del w:id="1253" w:author="Assessor GDSXSR" w:date="2026-10-31T19:45:16Z">
        <w:r>
          <w:rPr>
            <w:rFonts w:ascii="Arial" w:hAnsi="Arial" w:cs="Arial"/>
            <w:sz w:val="28"/>
            <w:szCs w:val="28"/>
          </w:rPr>
          <w:delText xml:space="preserve">as </w:delText>
        </w:r>
      </w:del>
      <w:r>
        <w:rPr>
          <w:rFonts w:ascii="Arial" w:hAnsi="Arial" w:cs="Arial"/>
          <w:sz w:val="28"/>
          <w:szCs w:val="28"/>
        </w:rPr>
        <w:t xml:space="preserve">contas hospitalares</w:t>
      </w:r>
      <w:del w:id="1254" w:author="Assessor GDSXSR" w:date="2026-10-31T19:45:16Z">
        <w:r>
          <w:rPr>
            <w:rFonts w:ascii="Arial" w:hAnsi="Arial" w:cs="Arial"/>
            <w:sz w:val="28"/>
            <w:szCs w:val="28"/>
          </w:rPr>
          <w:delText xml:space="preserve">, a modalidade dos serviços</w:delText>
        </w:r>
      </w:del>
      <w:r>
        <w:rPr>
          <w:rFonts w:ascii="Arial" w:hAnsi="Arial" w:cs="Arial"/>
          <w:sz w:val="28"/>
          <w:szCs w:val="28"/>
        </w:rPr>
        <w:t xml:space="preserve"> e</w:t>
      </w:r>
      <w:del w:id="1255" w:author="Assessor GDSXSR" w:date="2026-10-31T19:45:16Z">
        <w:r>
          <w:rPr>
            <w:rFonts w:ascii="Arial" w:hAnsi="Arial" w:cs="Arial"/>
            <w:sz w:val="28"/>
            <w:szCs w:val="28"/>
          </w:rPr>
          <w:delText xml:space="preserve"> os respectivos</w:delText>
        </w:r>
      </w:del>
      <w:r>
        <w:rPr>
          <w:rFonts w:ascii="Arial" w:hAnsi="Arial" w:cs="Arial"/>
          <w:sz w:val="28"/>
          <w:szCs w:val="28"/>
        </w:rPr>
        <w:t xml:space="preserve"> valores (ID </w:t>
      </w:r>
      <w:r>
        <w:rPr>
          <w:rFonts w:ascii="Arial" w:hAnsi="Arial" w:cs="Arial"/>
          <w:sz w:val="28"/>
          <w:szCs w:val="28"/>
        </w:rPr>
        <w:t xml:space="preserve">88627008</w:t>
      </w:r>
      <w:r>
        <w:rPr>
          <w:rFonts w:ascii="Arial" w:hAnsi="Arial" w:cs="Arial"/>
          <w:sz w:val="28"/>
          <w:szCs w:val="28"/>
        </w:rPr>
        <w:t xml:space="preserve">).</w:t>
      </w:r>
    </w:p>
    <w:p>
      <w:pPr>
        <w:spacing w:after="0" w:line="360" w:lineRule="auto"/>
        <w:ind w:firstLine="2268"/>
        <w:jc w:val="both"/>
        <w:rPr>
          <w:ins w:id="1258" w:author="Assessor GDSXSR" w:date="2026-10-31T19:45:16Z"/>
        </w:rPr>
      </w:pPr>
    </w:p>
    <w:p w:rsidRPr="003C0A64" w:rsidR="003C0A64" w:rsidP="003C0A64" w:rsidRDefault="003C0A64" w14:paraId="4D7DDE37" w14:textId="25B76D9E">
      <w:pPr>
        <w:spacing w:after="0" w:line="360" w:lineRule="auto"/>
        <w:ind w:firstLine="2268"/>
        <w:jc w:val="both"/>
        <w:rPr>
          <w:rFonts w:ascii="Arial" w:hAnsi="Arial" w:cs="Arial"/>
          <w:sz w:val="28"/>
          <w:szCs w:val="28"/>
        </w:rPr>
      </w:pPr>
      <w:ins w:id="1256" w:author="Assessor GDSXSR" w:date="2026-10-31T19:45:16Z">
        <w:r>
          <w:rPr>
            <w:rFonts w:ascii="Arial" w:hAnsi="Arial" w:cs="Arial"/>
            <w:color w:val="808080"/>
            <w:sz w:val="28"/>
            <w:szCs w:val="28"/>
          </w:rPr>
          <w:t xml:space="preserve">Esses dados podem ser confrontados entre os documentos, o que confere consistência interna à documentação.</w:t>
        </w:r>
      </w:ins>
    </w:p>
    <w:p w:rsidRPr="003C0A64" w:rsidR="003C0A64" w:rsidP="003C0A64" w:rsidRDefault="003C0A64" w14:paraId="70C2C77C" w14:textId="77777777">
      <w:pPr>
        <w:spacing w:after="0" w:line="360" w:lineRule="auto"/>
        <w:ind w:firstLine="2268"/>
        <w:jc w:val="both"/>
        <w:rPr>
          <w:rFonts w:ascii="Arial" w:hAnsi="Arial" w:cs="Arial"/>
          <w:sz w:val="28"/>
          <w:szCs w:val="28"/>
        </w:rPr>
      </w:pPr>
    </w:p>
    <w:p w:rsidRPr="003C0A64" w:rsidR="003C0A64" w:rsidP="003C0A64" w:rsidRDefault="003C0A64" w14:paraId="7B6BD0A9" w14:textId="39FCB3C9">
      <w:pPr>
        <w:spacing w:after="0" w:line="360" w:lineRule="auto"/>
        <w:ind w:firstLine="2268"/>
        <w:jc w:val="both"/>
        <w:rPr>
          <w:del w:id="1260" w:author="Assessor GDSXSR" w:date="2026-10-31T19:45:16Z"/>
          <w:rFonts w:ascii="Arial" w:hAnsi="Arial" w:cs="Arial"/>
          <w:sz w:val="28"/>
          <w:szCs w:val="28"/>
        </w:rPr>
      </w:pPr>
      <w:del w:id="1259" w:author="Assessor GDSXSR" w:date="2026-10-31T19:45:16Z">
        <w:r w:rsidRPr="003C0A64">
          <w:rPr>
            <w:rFonts w:ascii="Arial" w:hAnsi="Arial" w:cs="Arial"/>
            <w:sz w:val="28"/>
            <w:szCs w:val="28"/>
          </w:rPr>
          <w:delText>Os números das notas fiscais, os beneficiários, os atendimentos e os valores podem ser confrontados entre os documentos. Essa correspondência confere consistência interna à documentação apresentada.</w:delText>
        </w:r>
      </w:del>
    </w:p>
    <w:p w:rsidRPr="003C0A64" w:rsidR="003C0A64" w:rsidP="003C0A64" w:rsidRDefault="003C0A64" w14:paraId="7230E3E5" w14:textId="77777777">
      <w:pPr>
        <w:spacing w:after="0" w:line="360" w:lineRule="auto"/>
        <w:ind w:firstLine="2268"/>
        <w:jc w:val="both"/>
        <w:rPr>
          <w:del w:id="1261" w:author="Assessor GDSXSR" w:date="2026-10-31T19:45:16Z"/>
          <w:rFonts w:ascii="Arial" w:hAnsi="Arial" w:cs="Arial"/>
          <w:sz w:val="28"/>
          <w:szCs w:val="28"/>
        </w:rPr>
      </w:pPr>
    </w:p>
    <w:p w:rsidR="003C0A64" w:rsidP="003C0A64" w:rsidRDefault="003C0A64" w14:paraId="58A3B5CF" w14:textId="77777777">
      <w:pPr>
        <w:spacing w:after="0" w:line="360" w:lineRule="auto"/>
        <w:ind w:firstLine="2268"/>
        <w:jc w:val="both"/>
        <w:rPr>
          <w:rFonts w:ascii="Arial" w:hAnsi="Arial" w:cs="Arial"/>
          <w:sz w:val="28"/>
          <w:szCs w:val="28"/>
        </w:rPr>
      </w:pPr>
      <w:del w:id="1262" w:author="Assessor GDSXSR" w:date="2026-10-31T19:45:16Z">
        <w:r>
          <w:rPr>
            <w:rFonts w:ascii="Arial" w:hAnsi="Arial" w:cs="Arial"/>
            <w:sz w:val="28"/>
            <w:szCs w:val="28"/>
          </w:rPr>
          <w:delText xml:space="preserve">O conjunto deve ser examinado em sua totalidade. </w:delText>
        </w:r>
      </w:del>
      <w:r>
        <w:rPr>
          <w:rFonts w:ascii="Arial" w:hAnsi="Arial" w:cs="Arial"/>
          <w:sz w:val="28"/>
          <w:szCs w:val="28"/>
          <w:highlight w:val="yellow"/>
          <w:rPrChange w:id="1935" w:author="Assessor GDSXSR" w:date="2026-10-31T19:45:16Z">
            <w:rPr>
              <w:rFonts w:ascii="Arial" w:hAnsi="Arial" w:cs="Arial"/>
              <w:sz w:val="28"/>
              <w:szCs w:val="28"/>
            </w:rPr>
          </w:rPrChange>
        </w:rPr>
        <w:t xml:space="preserve">A prova </w:t>
      </w:r>
      <w:del w:id="1263" w:author="Assessor GDSXSR" w:date="2026-10-31T19:45:16Z">
        <w:r>
          <w:rPr>
            <w:rFonts w:ascii="Arial" w:hAnsi="Arial" w:cs="Arial"/>
            <w:sz w:val="28"/>
            <w:szCs w:val="28"/>
          </w:rPr>
          <w:delText xml:space="preserve">não </w:delText>
        </w:r>
      </w:del>
      <w:r>
        <w:rPr>
          <w:rFonts w:ascii="Arial" w:hAnsi="Arial" w:cs="Arial"/>
          <w:sz w:val="28"/>
          <w:szCs w:val="28"/>
          <w:highlight w:val="yellow"/>
          <w:rPrChange w:id="1936" w:author="Assessor GDSXSR" w:date="2026-10-31T19:45:16Z">
            <w:rPr>
              <w:rFonts w:ascii="Arial" w:hAnsi="Arial" w:cs="Arial"/>
              <w:sz w:val="28"/>
              <w:szCs w:val="28"/>
            </w:rPr>
          </w:rPrChange>
        </w:rPr>
        <w:t xml:space="preserve">decorre</w:t>
      </w:r>
      <w:del w:id="1264" w:author="Assessor GDSXSR" w:date="2026-10-31T19:45:16Z">
        <w:r>
          <w:rPr>
            <w:rFonts w:ascii="Arial" w:hAnsi="Arial" w:cs="Arial"/>
            <w:sz w:val="28"/>
            <w:szCs w:val="28"/>
          </w:rPr>
          <w:delText xml:space="preserve"> apenas das planilhas ou das notas fiscais </w:delText>
        </w:r>
        <w:r>
          <w:rPr>
            <w:rFonts w:ascii="Arial" w:hAnsi="Arial" w:cs="Arial"/>
            <w:sz w:val="28"/>
            <w:szCs w:val="28"/>
          </w:rPr>
          <w:delText xml:space="preserve">consideradas isoladamente</w:delText>
        </w:r>
      </w:del>
      <w:r>
        <w:rPr>
          <w:rFonts w:ascii="Arial" w:hAnsi="Arial" w:cs="Arial"/>
          <w:sz w:val="28"/>
          <w:szCs w:val="28"/>
          <w:highlight w:val="yellow"/>
          <w:rPrChange w:id="1937" w:author="Assessor GDSXSR" w:date="2026-10-31T19:45:16Z">
            <w:rPr>
              <w:rFonts w:ascii="Arial" w:hAnsi="Arial" w:cs="Arial"/>
              <w:sz w:val="28"/>
              <w:szCs w:val="28"/>
            </w:rPr>
          </w:rPrChange>
        </w:rPr>
        <w:t xml:space="preserve">, </w:t>
      </w:r>
      <w:del w:id="1265" w:author="Assessor GDSXSR" w:date="2026-10-31T19:45:16Z">
        <w:r>
          <w:rPr>
            <w:rFonts w:ascii="Arial" w:hAnsi="Arial" w:cs="Arial"/>
            <w:sz w:val="28"/>
            <w:szCs w:val="28"/>
          </w:rPr>
          <w:delText xml:space="preserve">mas</w:delText>
        </w:r>
      </w:del>
      <w:ins w:id="1266" w:author="Assessor GDSXSR" w:date="2026-10-31T19:45:16Z">
        <w:r>
          <w:rPr>
            <w:rFonts w:ascii="Arial" w:hAnsi="Arial" w:cs="Arial"/>
            <w:color w:val="808080"/>
            <w:sz w:val="28"/>
            <w:szCs w:val="28"/>
            <w:highlight w:val="yellow"/>
          </w:rPr>
          <w:t xml:space="preserve">portanto,</w:t>
        </w:r>
      </w:ins>
      <w:r>
        <w:rPr>
          <w:rFonts w:ascii="Arial" w:hAnsi="Arial" w:cs="Arial"/>
          <w:sz w:val="28"/>
          <w:szCs w:val="28"/>
          <w:highlight w:val="yellow"/>
          <w:rPrChange w:id="1938" w:author="Assessor GDSXSR" w:date="2026-10-31T19:45:16Z">
            <w:rPr>
              <w:rFonts w:ascii="Arial" w:hAnsi="Arial" w:cs="Arial"/>
              <w:sz w:val="28"/>
              <w:szCs w:val="28"/>
            </w:rPr>
          </w:rPrChange>
        </w:rPr>
        <w:t xml:space="preserve"> da convergência entre os contratos, os registros individualizados, os documentos de faturamento, as comunicações </w:t>
      </w:r>
      <w:del w:id="1267" w:author="Assessor GDSXSR" w:date="2026-10-31T19:45:16Z">
        <w:r>
          <w:rPr>
            <w:rFonts w:ascii="Arial" w:hAnsi="Arial" w:cs="Arial"/>
            <w:sz w:val="28"/>
            <w:szCs w:val="28"/>
          </w:rPr>
          <w:delText xml:space="preserve">mantidas durante a</w:delText>
        </w:r>
      </w:del>
      <w:ins w:id="1268" w:author="Assessor GDSXSR" w:date="2026-10-31T19:45:16Z">
        <w:r>
          <w:rPr>
            <w:rFonts w:ascii="Arial" w:hAnsi="Arial" w:cs="Arial"/>
            <w:color w:val="808080"/>
            <w:sz w:val="28"/>
            <w:szCs w:val="28"/>
            <w:highlight w:val="yellow"/>
          </w:rPr>
          <w:t xml:space="preserve">da</w:t>
        </w:r>
      </w:ins>
      <w:r>
        <w:rPr>
          <w:rFonts w:ascii="Arial" w:hAnsi="Arial" w:cs="Arial"/>
          <w:sz w:val="28"/>
          <w:szCs w:val="28"/>
          <w:highlight w:val="yellow"/>
          <w:rPrChange w:id="1939" w:author="Assessor GDSXSR" w:date="2026-10-31T19:45:16Z">
            <w:rPr>
              <w:rFonts w:ascii="Arial" w:hAnsi="Arial" w:cs="Arial"/>
              <w:sz w:val="28"/>
              <w:szCs w:val="28"/>
            </w:rPr>
          </w:rPrChange>
        </w:rPr>
        <w:t xml:space="preserve"> execução contratual e as providências </w:t>
      </w:r>
      <w:del w:id="1269" w:author="Assessor GDSXSR" w:date="2026-10-31T19:45:16Z">
        <w:r>
          <w:rPr>
            <w:rFonts w:ascii="Arial" w:hAnsi="Arial" w:cs="Arial"/>
            <w:sz w:val="28"/>
            <w:szCs w:val="28"/>
          </w:rPr>
          <w:delText xml:space="preserve">administrativas </w:delText>
        </w:r>
      </w:del>
      <w:r>
        <w:rPr>
          <w:rFonts w:ascii="Arial" w:hAnsi="Arial" w:cs="Arial"/>
          <w:sz w:val="28"/>
          <w:szCs w:val="28"/>
          <w:highlight w:val="yellow"/>
          <w:rPrChange w:id="1940" w:author="Assessor GDSXSR" w:date="2026-10-31T19:45:16Z">
            <w:rPr>
              <w:rFonts w:ascii="Arial" w:hAnsi="Arial" w:cs="Arial"/>
              <w:sz w:val="28"/>
              <w:szCs w:val="28"/>
            </w:rPr>
          </w:rPrChange>
        </w:rPr>
        <w:t xml:space="preserve">de cobrança.</w:t>
      </w:r>
    </w:p>
    <w:p w:rsidR="0015430D" w:rsidP="003C0A64" w:rsidRDefault="0015430D" w14:paraId="14D30151" w14:textId="77777777">
      <w:pPr>
        <w:spacing w:after="0" w:line="360" w:lineRule="auto"/>
        <w:ind w:firstLine="2268"/>
        <w:jc w:val="both"/>
        <w:rPr>
          <w:rFonts w:ascii="Arial" w:hAnsi="Arial" w:cs="Arial"/>
          <w:sz w:val="28"/>
          <w:szCs w:val="28"/>
        </w:rPr>
      </w:pPr>
    </w:p>
    <w:p w:rsidR="0015430D" w:rsidP="003C0A64" w:rsidRDefault="0015430D" w14:paraId="05841E06" w14:textId="7D9CB6C9">
      <w:pPr>
        <w:spacing w:after="0" w:line="360" w:lineRule="auto"/>
        <w:ind w:firstLine="2268"/>
        <w:jc w:val="both"/>
        <w:rPr>
          <w:rFonts w:ascii="Arial" w:hAnsi="Arial" w:cs="Arial"/>
          <w:sz w:val="28"/>
          <w:szCs w:val="28"/>
        </w:rPr>
      </w:pPr>
      <w:del w:id="1270" w:author="Assessor GDSXSR" w:date="2026-10-31T19:45:16Z">
        <w:r>
          <w:rPr>
            <w:rFonts w:ascii="Arial" w:hAnsi="Arial" w:cs="Arial"/>
            <w:sz w:val="28"/>
            <w:szCs w:val="28"/>
          </w:rPr>
          <w:delText xml:space="preserve">A</w:delText>
        </w:r>
      </w:del>
      <w:ins w:id="1271" w:author="Assessor GDSXSR" w:date="2026-10-31T19:45:16Z">
        <w:r>
          <w:rPr>
            <w:rFonts w:ascii="Arial" w:hAnsi="Arial" w:cs="Arial"/>
            <w:color w:val="808080"/>
            <w:sz w:val="28"/>
            <w:szCs w:val="28"/>
          </w:rPr>
          <w:t xml:space="preserve">Nesse</w:t>
        </w:r>
      </w:ins>
      <w:commentRangeStart w:id="6"/>
      <w:r>
        <w:rPr>
          <w:rFonts w:ascii="Arial" w:hAnsi="Arial" w:cs="Arial"/>
          <w:sz w:val="28"/>
          <w:szCs w:val="28"/>
        </w:rPr>
        <w:t xml:space="preserve"> </w:t>
      </w:r>
      <w:del w:id="1272" w:author="Assessor GDSXSR" w:date="2026-10-31T19:45:16Z">
        <w:r>
          <w:rPr>
            <w:rFonts w:ascii="Arial" w:hAnsi="Arial" w:cs="Arial"/>
            <w:sz w:val="28"/>
            <w:szCs w:val="28"/>
          </w:rPr>
          <w:delText xml:space="preserve">propósito, veja-se o seguinte precedente deste Tribuna de Justiça</w:delText>
        </w:r>
      </w:del>
      <w:ins w:id="1273" w:author="Assessor GDSXSR" w:date="2026-10-31T19:45:16Z">
        <w:r>
          <w:rPr>
            <w:rFonts w:ascii="Arial" w:hAnsi="Arial" w:cs="Arial"/>
            <w:color w:val="808080"/>
            <w:sz w:val="28"/>
            <w:szCs w:val="28"/>
          </w:rPr>
          <w:t xml:space="preserve">sentido</w:t>
        </w:r>
      </w:ins>
      <w:r>
        <w:rPr>
          <w:rFonts w:ascii="Arial" w:hAnsi="Arial" w:cs="Arial"/>
          <w:sz w:val="28"/>
          <w:szCs w:val="28"/>
        </w:rPr>
        <w:t xml:space="preserve">:</w:t>
      </w:r>
      <w:commentRangeEnd w:id="6"/>
      <w:r>
        <w:rPr>
          <w:rStyle w:val="CommentReference"/>
        </w:rPr>
        <w:commentReference w:id="6"/>
      </w:r>
    </w:p>
    <w:p w:rsidR="0015430D" w:rsidP="003C0A64" w:rsidRDefault="0015430D" w14:paraId="7BA31262" w14:textId="77777777">
      <w:pPr>
        <w:spacing w:after="0" w:line="360" w:lineRule="auto"/>
        <w:ind w:firstLine="2268"/>
        <w:jc w:val="both"/>
        <w:rPr>
          <w:rFonts w:ascii="Arial" w:hAnsi="Arial" w:cs="Arial"/>
          <w:sz w:val="28"/>
          <w:szCs w:val="28"/>
        </w:rPr>
      </w:pPr>
    </w:p>
    <w:p w:rsidRPr="0015430D" w:rsidR="0015430D" w:rsidP="00B10877" w:rsidRDefault="0015430D" w14:paraId="3B7A5522" w14:textId="089AA867">
      <w:pPr>
        <w:spacing w:after="0" w:line="360" w:lineRule="auto"/>
        <w:ind w:left="2268"/>
        <w:jc w:val="both"/>
        <w:rPr>
          <w:rFonts w:ascii="Arial" w:hAnsi="Arial" w:cs="Arial"/>
          <w:i/>
          <w:iCs/>
          <w:sz w:val="26"/>
          <w:szCs w:val="26"/>
        </w:rPr>
      </w:pP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sz w:val="26"/>
          <w:szCs w:val="26"/>
        </w:rPr>
        <w:t xml:space="preserve"> </w:t>
      </w:r>
      <w:del w:id="1274" w:author="Assessor GDSXSR" w:date="2026-10-31T19:45:16Z">
        <w:r>
          <w:rPr>
            <w:rFonts w:ascii="Arial" w:hAnsi="Arial" w:cs="Arial"/>
            <w:i/>
            <w:iCs/>
            <w:sz w:val="26"/>
            <w:szCs w:val="26"/>
          </w:rPr>
          <w:delText xml:space="preserve">4</w:delText>
        </w:r>
      </w:del>
      <w:ins w:id="1275" w:author="Assessor GDSXSR" w:date="2026-10-31T19:45:16Z">
        <w:r>
          <w:rPr>
            <w:rFonts w:ascii="Arial" w:hAnsi="Arial" w:cs="Arial"/>
            <w:i/>
            <w:iCs/>
            <w:color w:val="808080"/>
            <w:sz w:val="26"/>
            <w:szCs w:val="26"/>
          </w:rPr>
          <w:t xml:space="preserve">7</w:t>
        </w:r>
      </w:ins>
      <w:r>
        <w:rPr>
          <w:rFonts w:ascii="Arial" w:hAnsi="Arial" w:cs="Arial"/>
          <w:i/>
          <w:iCs/>
          <w:sz w:val="26"/>
          <w:szCs w:val="26"/>
        </w:rPr>
        <w:t xml:space="preserve">. A </w:t>
      </w:r>
      <w:del w:id="1276" w:author="Assessor GDSXSR" w:date="2026-10-31T19:45:16Z">
        <w:r>
          <w:rPr>
            <w:rFonts w:ascii="Arial" w:hAnsi="Arial" w:cs="Arial"/>
            <w:i/>
            <w:iCs/>
            <w:sz w:val="26"/>
            <w:szCs w:val="26"/>
          </w:rPr>
          <w:delText xml:space="preserve">inicial</w:delText>
        </w:r>
      </w:del>
      <w:ins w:id="1277" w:author="Assessor GDSXSR" w:date="2026-10-31T19:45:16Z">
        <w:r>
          <w:rPr>
            <w:rFonts w:ascii="Arial" w:hAnsi="Arial" w:cs="Arial"/>
            <w:i/>
            <w:iCs/>
            <w:color w:val="808080"/>
            <w:sz w:val="26"/>
            <w:szCs w:val="26"/>
          </w:rPr>
          <w:t xml:space="preserve">condenação</w:t>
        </w:r>
      </w:ins>
      <w:r>
        <w:rPr>
          <w:rFonts w:ascii="Arial" w:hAnsi="Arial" w:cs="Arial"/>
          <w:i/>
          <w:iCs/>
          <w:sz w:val="26"/>
          <w:szCs w:val="26"/>
        </w:rPr>
        <w:t xml:space="preserve"> </w:t>
      </w:r>
      <w:del w:id="1278" w:author="Assessor GDSXSR" w:date="2026-10-31T19:45:16Z">
        <w:r>
          <w:rPr>
            <w:rFonts w:ascii="Arial" w:hAnsi="Arial" w:cs="Arial"/>
            <w:i/>
            <w:iCs/>
            <w:sz w:val="26"/>
            <w:szCs w:val="26"/>
          </w:rPr>
          <w:delText xml:space="preserve">foi</w:delText>
        </w:r>
      </w:del>
      <w:ins w:id="1279" w:author="Assessor GDSXSR" w:date="2026-10-31T19:45:16Z">
        <w:r>
          <w:rPr>
            <w:rFonts w:ascii="Arial" w:hAnsi="Arial" w:cs="Arial"/>
            <w:i/>
            <w:iCs/>
            <w:color w:val="808080"/>
            <w:sz w:val="26"/>
            <w:szCs w:val="26"/>
          </w:rPr>
          <w:t xml:space="preserve">não</w:t>
        </w:r>
      </w:ins>
      <w:r>
        <w:rPr>
          <w:rFonts w:ascii="Arial" w:hAnsi="Arial" w:cs="Arial"/>
          <w:i/>
          <w:iCs/>
          <w:sz w:val="26"/>
          <w:szCs w:val="26"/>
        </w:rPr>
        <w:t xml:space="preserve"> </w:t>
      </w:r>
      <w:del w:id="1280" w:author="Assessor GDSXSR" w:date="2026-10-31T19:45:16Z">
        <w:r>
          <w:rPr>
            <w:rFonts w:ascii="Arial" w:hAnsi="Arial" w:cs="Arial"/>
            <w:i/>
            <w:iCs/>
            <w:sz w:val="26"/>
            <w:szCs w:val="26"/>
          </w:rPr>
          <w:delText xml:space="preserve">instruída</w:delText>
        </w:r>
      </w:del>
      <w:ins w:id="1281" w:author="Assessor GDSXSR" w:date="2026-10-31T19:45:16Z">
        <w:r>
          <w:rPr>
            <w:rFonts w:ascii="Arial" w:hAnsi="Arial" w:cs="Arial"/>
            <w:i/>
            <w:iCs/>
            <w:color w:val="808080"/>
            <w:sz w:val="26"/>
            <w:szCs w:val="26"/>
          </w:rPr>
          <w:t xml:space="preserve">se</w:t>
        </w:r>
      </w:ins>
      <w:r>
        <w:rPr>
          <w:rFonts w:ascii="Arial" w:hAnsi="Arial" w:cs="Arial"/>
          <w:i/>
          <w:iCs/>
          <w:sz w:val="26"/>
          <w:szCs w:val="26"/>
        </w:rPr>
        <w:t xml:space="preserve"> </w:t>
      </w:r>
      <w:del w:id="1282" w:author="Assessor GDSXSR" w:date="2026-10-31T19:45:16Z">
        <w:r>
          <w:rPr>
            <w:rFonts w:ascii="Arial" w:hAnsi="Arial" w:cs="Arial"/>
            <w:i/>
            <w:iCs/>
            <w:sz w:val="26"/>
            <w:szCs w:val="26"/>
          </w:rPr>
          <w:delText xml:space="preserve">com</w:delText>
        </w:r>
      </w:del>
      <w:ins w:id="1283" w:author="Assessor GDSXSR" w:date="2026-10-31T19:45:16Z">
        <w:r>
          <w:rPr>
            <w:rFonts w:ascii="Arial" w:hAnsi="Arial" w:cs="Arial"/>
            <w:i/>
            <w:iCs/>
            <w:color w:val="808080"/>
            <w:sz w:val="26"/>
            <w:szCs w:val="26"/>
          </w:rPr>
          <w:t xml:space="preserve">fundamentou</w:t>
        </w:r>
      </w:ins>
      <w:r>
        <w:rPr>
          <w:rFonts w:ascii="Arial" w:hAnsi="Arial" w:cs="Arial"/>
          <w:i/>
          <w:iCs/>
          <w:sz w:val="26"/>
          <w:szCs w:val="26"/>
        </w:rPr>
        <w:t xml:space="preserve"> </w:t>
      </w:r>
      <w:del w:id="1284" w:author="Assessor GDSXSR" w:date="2026-10-31T19:45:16Z">
        <w:r>
          <w:rPr>
            <w:rFonts w:ascii="Arial" w:hAnsi="Arial" w:cs="Arial"/>
            <w:i/>
            <w:iCs/>
            <w:sz w:val="26"/>
            <w:szCs w:val="26"/>
          </w:rPr>
          <w:delText xml:space="preserve">o</w:delText>
        </w:r>
      </w:del>
      <w:ins w:id="1285" w:author="Assessor GDSXSR" w:date="2026-10-31T19:45:16Z">
        <w:r>
          <w:rPr>
            <w:rFonts w:ascii="Arial" w:hAnsi="Arial" w:cs="Arial"/>
            <w:i/>
            <w:iCs/>
            <w:color w:val="808080"/>
            <w:sz w:val="26"/>
            <w:szCs w:val="26"/>
          </w:rPr>
          <w:t xml:space="preserve">exclusivamente</w:t>
        </w:r>
      </w:ins>
      <w:r>
        <w:rPr>
          <w:rFonts w:ascii="Arial" w:hAnsi="Arial" w:cs="Arial"/>
          <w:i/>
          <w:iCs/>
          <w:sz w:val="26"/>
          <w:szCs w:val="26"/>
        </w:rPr>
        <w:t xml:space="preserve"> </w:t>
      </w:r>
      <w:del w:id="1286" w:author="Assessor GDSXSR" w:date="2026-10-31T19:45:16Z">
        <w:r>
          <w:rPr>
            <w:rFonts w:ascii="Arial" w:hAnsi="Arial" w:cs="Arial"/>
            <w:i/>
            <w:iCs/>
            <w:sz w:val="26"/>
            <w:szCs w:val="26"/>
          </w:rPr>
          <w:delText xml:space="preserve">Termo de Ocorrência e Inspeção –</w:delText>
        </w:r>
      </w:del>
      <w:ins w:id="1287" w:author="Assessor GDSXSR" w:date="2026-10-31T19:45:16Z">
        <w:r>
          <w:rPr>
            <w:rFonts w:ascii="Arial" w:hAnsi="Arial" w:cs="Arial"/>
            <w:i/>
            <w:iCs/>
            <w:color w:val="808080"/>
            <w:sz w:val="26"/>
            <w:szCs w:val="26"/>
          </w:rPr>
          <w:t xml:space="preserve">no</w:t>
        </w:r>
      </w:ins>
      <w:r>
        <w:rPr>
          <w:rFonts w:ascii="Arial" w:hAnsi="Arial" w:cs="Arial"/>
          <w:i/>
          <w:iCs/>
          <w:sz w:val="26"/>
          <w:szCs w:val="26"/>
        </w:rPr>
        <w:t xml:space="preserve"> TOI</w:t>
      </w:r>
      <w:ins w:id="1288" w:author="Assessor GDSXSR" w:date="2026-10-31T19:45:16Z">
        <w:r>
          <w:rPr>
            <w:rFonts w:ascii="Arial" w:hAnsi="Arial" w:cs="Arial"/>
            <w:i/>
            <w:iCs/>
            <w:color w:val="808080"/>
            <w:sz w:val="26"/>
            <w:szCs w:val="26"/>
          </w:rPr>
          <w:t xml:space="preserve">,</w:t>
        </w:r>
      </w:ins>
      <w:r>
        <w:rPr>
          <w:rFonts w:ascii="Arial" w:hAnsi="Arial" w:cs="Arial"/>
          <w:i/>
          <w:iCs/>
          <w:sz w:val="26"/>
          <w:szCs w:val="26"/>
        </w:rPr>
        <w:t xml:space="preserve"> </w:t>
      </w:r>
      <w:del w:id="1289" w:author="Assessor GDSXSR" w:date="2026-10-31T19:45:16Z">
        <w:r>
          <w:rPr>
            <w:rFonts w:ascii="Arial" w:hAnsi="Arial" w:cs="Arial"/>
            <w:i/>
            <w:iCs/>
            <w:sz w:val="26"/>
            <w:szCs w:val="26"/>
          </w:rPr>
          <w:delText xml:space="preserve">nº</w:delText>
        </w:r>
      </w:del>
      <w:ins w:id="1290" w:author="Assessor GDSXSR" w:date="2026-10-31T19:45:16Z">
        <w:r>
          <w:rPr>
            <w:rFonts w:ascii="Arial" w:hAnsi="Arial" w:cs="Arial"/>
            <w:i/>
            <w:iCs/>
            <w:color w:val="808080"/>
            <w:sz w:val="26"/>
            <w:szCs w:val="26"/>
          </w:rPr>
          <w:t xml:space="preserve">mas</w:t>
        </w:r>
      </w:ins>
      <w:r>
        <w:rPr>
          <w:rFonts w:ascii="Arial" w:hAnsi="Arial" w:cs="Arial"/>
          <w:i/>
          <w:iCs/>
          <w:sz w:val="26"/>
          <w:szCs w:val="26"/>
        </w:rPr>
        <w:t xml:space="preserve"> </w:t>
      </w:r>
      <w:del w:id="1291" w:author="Assessor GDSXSR" w:date="2026-10-31T19:45:16Z">
        <w:r>
          <w:rPr>
            <w:rFonts w:ascii="Arial" w:hAnsi="Arial" w:cs="Arial"/>
            <w:i/>
            <w:iCs/>
            <w:sz w:val="26"/>
            <w:szCs w:val="26"/>
          </w:rPr>
          <w:delText xml:space="preserve">164354</w:delText>
        </w:r>
      </w:del>
      <w:ins w:id="1292" w:author="Assessor GDSXSR" w:date="2026-10-31T19:45:16Z">
        <w:r>
          <w:rPr>
            <w:rFonts w:ascii="Arial" w:hAnsi="Arial" w:cs="Arial"/>
            <w:i/>
            <w:iCs/>
            <w:color w:val="808080"/>
            <w:sz w:val="26"/>
            <w:szCs w:val="26"/>
          </w:rPr>
          <w:t xml:space="preserve">em conjunto probatório composto pela documentação administrativa</w:t>
        </w:r>
      </w:ins>
      <w:r>
        <w:rPr>
          <w:rFonts w:ascii="Arial" w:hAnsi="Arial" w:cs="Arial"/>
          <w:i/>
          <w:iCs/>
          <w:sz w:val="26"/>
          <w:szCs w:val="26"/>
        </w:rPr>
        <w:t xml:space="preserve">,</w:t>
      </w:r>
      <w:ins w:id="1293" w:author="Assessor GDSXSR" w:date="2026-10-31T19:45:16Z">
        <w:r>
          <w:rPr>
            <w:rFonts w:ascii="Arial" w:hAnsi="Arial" w:cs="Arial"/>
            <w:i/>
            <w:iCs/>
            <w:color w:val="808080"/>
            <w:sz w:val="26"/>
            <w:szCs w:val="26"/>
          </w:rPr>
          <w:t xml:space="preserve"> pela</w:t>
        </w:r>
      </w:ins>
      <w:r>
        <w:rPr>
          <w:rFonts w:ascii="Arial" w:hAnsi="Arial" w:cs="Arial"/>
          <w:i/>
          <w:iCs/>
          <w:sz w:val="26"/>
          <w:szCs w:val="26"/>
        </w:rPr>
        <w:t xml:space="preserve"> fatura de recuperação de consumo</w:t>
      </w:r>
      <w:del w:id="1294" w:author="Assessor GDSXSR" w:date="2026-10-31T19:45:16Z">
        <w:r>
          <w:rPr>
            <w:rFonts w:ascii="Arial" w:hAnsi="Arial" w:cs="Arial"/>
            <w:i/>
            <w:iCs/>
            <w:sz w:val="26"/>
            <w:szCs w:val="26"/>
          </w:rPr>
          <w:delText xml:space="preserve">, demonstrativo atualizado do débito</w:delText>
        </w:r>
      </w:del>
      <w:r>
        <w:rPr>
          <w:rFonts w:ascii="Arial" w:hAnsi="Arial" w:cs="Arial"/>
          <w:i/>
          <w:iCs/>
          <w:sz w:val="26"/>
          <w:szCs w:val="26"/>
        </w:rPr>
        <w:t xml:space="preserve"> e </w:t>
      </w:r>
      <w:del w:id="1295" w:author="Assessor GDSXSR" w:date="2026-10-31T19:45:16Z">
        <w:r>
          <w:rPr>
            <w:rFonts w:ascii="Arial" w:hAnsi="Arial" w:cs="Arial"/>
            <w:i/>
            <w:iCs/>
            <w:sz w:val="26"/>
            <w:szCs w:val="26"/>
          </w:rPr>
          <w:delText xml:space="preserve">demais</w:delText>
        </w:r>
      </w:del>
      <w:ins w:id="1296" w:author="Assessor GDSXSR" w:date="2026-10-31T19:45:16Z">
        <w:r>
          <w:rPr>
            <w:rFonts w:ascii="Arial" w:hAnsi="Arial" w:cs="Arial"/>
            <w:i/>
            <w:iCs/>
            <w:color w:val="808080"/>
            <w:sz w:val="26"/>
            <w:szCs w:val="26"/>
          </w:rPr>
          <w:t xml:space="preserve">pelos</w:t>
        </w:r>
      </w:ins>
      <w:r>
        <w:rPr>
          <w:rFonts w:ascii="Arial" w:hAnsi="Arial" w:cs="Arial"/>
          <w:i/>
          <w:iCs/>
          <w:sz w:val="26"/>
          <w:szCs w:val="26"/>
        </w:rPr>
        <w:t xml:space="preserve"> </w:t>
      </w:r>
      <w:del w:id="1297" w:author="Assessor GDSXSR" w:date="2026-10-31T19:45:16Z">
        <w:r>
          <w:rPr>
            <w:rFonts w:ascii="Arial" w:hAnsi="Arial" w:cs="Arial"/>
            <w:i/>
            <w:iCs/>
            <w:sz w:val="26"/>
            <w:szCs w:val="26"/>
          </w:rPr>
          <w:delText xml:space="preserve">documentos</w:delText>
        </w:r>
      </w:del>
      <w:ins w:id="1298" w:author="Assessor GDSXSR" w:date="2026-10-31T19:45:16Z">
        <w:r>
          <w:rPr>
            <w:rFonts w:ascii="Arial" w:hAnsi="Arial" w:cs="Arial"/>
            <w:i/>
            <w:iCs/>
            <w:color w:val="808080"/>
            <w:sz w:val="26"/>
            <w:szCs w:val="26"/>
          </w:rPr>
          <w:t xml:space="preserve">demonstrativos</w:t>
        </w:r>
      </w:ins>
      <w:r>
        <w:rPr>
          <w:rFonts w:ascii="Arial" w:hAnsi="Arial" w:cs="Arial"/>
          <w:i/>
          <w:iCs/>
          <w:sz w:val="26"/>
          <w:szCs w:val="26"/>
        </w:rPr>
        <w:t xml:space="preserve"> </w:t>
      </w:r>
      <w:del w:id="1299" w:author="Assessor GDSXSR" w:date="2026-10-31T19:45:16Z">
        <w:r>
          <w:rPr>
            <w:rFonts w:ascii="Arial" w:hAnsi="Arial" w:cs="Arial"/>
            <w:i/>
            <w:iCs/>
            <w:sz w:val="26"/>
            <w:szCs w:val="26"/>
          </w:rPr>
          <w:delText xml:space="preserve">produzidos</w:delText>
        </w:r>
      </w:del>
      <w:ins w:id="1300" w:author="Assessor GDSXSR" w:date="2026-10-31T19:45:16Z">
        <w:r>
          <w:rPr>
            <w:rFonts w:ascii="Arial" w:hAnsi="Arial" w:cs="Arial"/>
            <w:i/>
            <w:iCs/>
            <w:color w:val="808080"/>
            <w:sz w:val="26"/>
            <w:szCs w:val="26"/>
          </w:rPr>
          <w:t xml:space="preserve">de</w:t>
        </w:r>
      </w:ins>
      <w:r>
        <w:rPr>
          <w:rFonts w:ascii="Arial" w:hAnsi="Arial" w:cs="Arial"/>
          <w:i/>
          <w:iCs/>
          <w:sz w:val="26"/>
          <w:szCs w:val="26"/>
        </w:rPr>
        <w:t xml:space="preserve"> </w:t>
      </w:r>
      <w:del w:id="1301" w:author="Assessor GDSXSR" w:date="2026-10-31T19:45:16Z">
        <w:r>
          <w:rPr>
            <w:rFonts w:ascii="Arial" w:hAnsi="Arial" w:cs="Arial"/>
            <w:i/>
            <w:iCs/>
            <w:sz w:val="26"/>
            <w:szCs w:val="26"/>
          </w:rPr>
          <w:delText xml:space="preserve">no âmbito do procedimento administrativo</w:delText>
        </w:r>
      </w:del>
      <w:ins w:id="1302" w:author="Assessor GDSXSR" w:date="2026-10-31T19:45:16Z">
        <w:r>
          <w:rPr>
            <w:rFonts w:ascii="Arial" w:hAnsi="Arial" w:cs="Arial"/>
            <w:i/>
            <w:iCs/>
            <w:color w:val="808080"/>
            <w:sz w:val="26"/>
            <w:szCs w:val="26"/>
          </w:rPr>
          <w:t xml:space="preserve">débito</w:t>
        </w:r>
      </w:ins>
      <w:r>
        <w:rPr>
          <w:rFonts w:ascii="Arial" w:hAnsi="Arial" w:cs="Arial"/>
          <w:i/>
          <w:iCs/>
          <w:sz w:val="26"/>
          <w:szCs w:val="26"/>
        </w:rPr>
        <w:t xml:space="preserve">, </w:t>
      </w:r>
      <w:del w:id="1303" w:author="Assessor GDSXSR" w:date="2026-10-31T19:45:16Z">
        <w:r>
          <w:rPr>
            <w:rFonts w:ascii="Arial" w:hAnsi="Arial" w:cs="Arial"/>
            <w:i/>
            <w:iCs/>
            <w:sz w:val="26"/>
            <w:szCs w:val="26"/>
          </w:rPr>
          <w:delText xml:space="preserve">formando</w:delText>
        </w:r>
      </w:del>
      <w:ins w:id="1304" w:author="Assessor GDSXSR" w:date="2026-10-31T19:45:16Z">
        <w:r>
          <w:rPr>
            <w:rFonts w:ascii="Arial" w:hAnsi="Arial" w:cs="Arial"/>
            <w:i/>
            <w:iCs/>
            <w:color w:val="808080"/>
            <w:sz w:val="26"/>
            <w:szCs w:val="26"/>
          </w:rPr>
          <w:t xml:space="preserve">circunstância</w:t>
        </w:r>
      </w:ins>
      <w:r>
        <w:rPr>
          <w:rFonts w:ascii="Arial" w:hAnsi="Arial" w:cs="Arial"/>
          <w:i/>
          <w:iCs/>
          <w:sz w:val="26"/>
          <w:szCs w:val="26"/>
        </w:rPr>
        <w:t xml:space="preserve"> </w:t>
      </w:r>
      <w:del w:id="1305" w:author="Assessor GDSXSR" w:date="2026-10-31T19:45:16Z">
        <w:r>
          <w:rPr>
            <w:rFonts w:ascii="Arial" w:hAnsi="Arial" w:cs="Arial"/>
            <w:i/>
            <w:iCs/>
            <w:sz w:val="26"/>
            <w:szCs w:val="26"/>
          </w:rPr>
          <w:delText xml:space="preserve">conjunto</w:delText>
        </w:r>
      </w:del>
      <w:ins w:id="1306" w:author="Assessor GDSXSR" w:date="2026-10-31T19:45:16Z">
        <w:r>
          <w:rPr>
            <w:rFonts w:ascii="Arial" w:hAnsi="Arial" w:cs="Arial"/>
            <w:i/>
            <w:iCs/>
            <w:color w:val="808080"/>
            <w:sz w:val="26"/>
            <w:szCs w:val="26"/>
          </w:rPr>
          <w:t xml:space="preserve">que</w:t>
        </w:r>
      </w:ins>
      <w:r>
        <w:rPr>
          <w:rFonts w:ascii="Arial" w:hAnsi="Arial" w:cs="Arial"/>
          <w:i/>
          <w:iCs/>
          <w:sz w:val="26"/>
          <w:szCs w:val="26"/>
        </w:rPr>
        <w:t xml:space="preserve"> </w:t>
      </w:r>
      <w:del w:id="1307" w:author="Assessor GDSXSR" w:date="2026-10-31T19:45:16Z">
        <w:r>
          <w:rPr>
            <w:rFonts w:ascii="Arial" w:hAnsi="Arial" w:cs="Arial"/>
            <w:i/>
            <w:iCs/>
            <w:sz w:val="26"/>
            <w:szCs w:val="26"/>
          </w:rPr>
          <w:delText xml:space="preserve">documental apto</w:delText>
        </w:r>
      </w:del>
      <w:ins w:id="1308" w:author="Assessor GDSXSR" w:date="2026-10-31T19:45:16Z">
        <w:r>
          <w:rPr>
            <w:rFonts w:ascii="Arial" w:hAnsi="Arial" w:cs="Arial"/>
            <w:i/>
            <w:iCs/>
            <w:color w:val="808080"/>
            <w:sz w:val="26"/>
            <w:szCs w:val="26"/>
          </w:rPr>
          <w:t xml:space="preserve">afasta</w:t>
        </w:r>
      </w:ins>
      <w:r>
        <w:rPr>
          <w:rFonts w:ascii="Arial" w:hAnsi="Arial" w:cs="Arial"/>
          <w:i/>
          <w:iCs/>
          <w:sz w:val="26"/>
          <w:szCs w:val="26"/>
        </w:rPr>
        <w:t xml:space="preserve"> a </w:t>
      </w:r>
      <w:del w:id="1309" w:author="Assessor GDSXSR" w:date="2026-10-31T19:45:16Z">
        <w:r>
          <w:rPr>
            <w:rFonts w:ascii="Arial" w:hAnsi="Arial" w:cs="Arial"/>
            <w:i/>
            <w:iCs/>
            <w:sz w:val="26"/>
            <w:szCs w:val="26"/>
          </w:rPr>
          <w:delText xml:space="preserve">amparar</w:delText>
        </w:r>
      </w:del>
      <w:ins w:id="1310" w:author="Assessor GDSXSR" w:date="2026-10-31T19:45:16Z">
        <w:r>
          <w:rPr>
            <w:rFonts w:ascii="Arial" w:hAnsi="Arial" w:cs="Arial"/>
            <w:i/>
            <w:iCs/>
            <w:color w:val="808080"/>
            <w:sz w:val="26"/>
            <w:szCs w:val="26"/>
          </w:rPr>
          <w:t xml:space="preserve">alegação</w:t>
        </w:r>
      </w:ins>
      <w:r>
        <w:rPr>
          <w:rFonts w:ascii="Arial" w:hAnsi="Arial" w:cs="Arial"/>
          <w:i/>
          <w:iCs/>
          <w:sz w:val="26"/>
          <w:szCs w:val="26"/>
        </w:rPr>
        <w:t xml:space="preserve"> </w:t>
      </w:r>
      <w:del w:id="1311" w:author="Assessor GDSXSR" w:date="2026-10-31T19:45:16Z">
        <w:r>
          <w:rPr>
            <w:rFonts w:ascii="Arial" w:hAnsi="Arial" w:cs="Arial"/>
            <w:i/>
            <w:iCs/>
            <w:sz w:val="26"/>
            <w:szCs w:val="26"/>
          </w:rPr>
          <w:delText xml:space="preserve">a</w:delText>
        </w:r>
      </w:del>
      <w:ins w:id="1312" w:author="Assessor GDSXSR" w:date="2026-10-31T19:45:16Z">
        <w:r>
          <w:rPr>
            <w:rFonts w:ascii="Arial" w:hAnsi="Arial" w:cs="Arial"/>
            <w:i/>
            <w:iCs/>
            <w:color w:val="808080"/>
            <w:sz w:val="26"/>
            <w:szCs w:val="26"/>
          </w:rPr>
          <w:t xml:space="preserve">de</w:t>
        </w:r>
      </w:ins>
      <w:r>
        <w:rPr>
          <w:rFonts w:ascii="Arial" w:hAnsi="Arial" w:cs="Arial"/>
          <w:i/>
          <w:iCs/>
          <w:sz w:val="26"/>
          <w:szCs w:val="26"/>
        </w:rPr>
        <w:t xml:space="preserve"> </w:t>
      </w:r>
      <w:del w:id="1313" w:author="Assessor GDSXSR" w:date="2026-10-31T19:45:16Z">
        <w:r>
          <w:rPr>
            <w:rFonts w:ascii="Arial" w:hAnsi="Arial" w:cs="Arial"/>
            <w:i/>
            <w:iCs/>
            <w:sz w:val="26"/>
            <w:szCs w:val="26"/>
          </w:rPr>
          <w:delText xml:space="preserve">pretensão</w:delText>
        </w:r>
      </w:del>
      <w:ins w:id="1314" w:author="Assessor GDSXSR" w:date="2026-10-31T19:45:16Z">
        <w:r>
          <w:rPr>
            <w:rFonts w:ascii="Arial" w:hAnsi="Arial" w:cs="Arial"/>
            <w:i/>
            <w:iCs/>
            <w:color w:val="808080"/>
            <w:sz w:val="26"/>
            <w:szCs w:val="26"/>
          </w:rPr>
          <w:t xml:space="preserve">cobrança</w:t>
        </w:r>
      </w:ins>
      <w:r>
        <w:rPr>
          <w:rFonts w:ascii="Arial" w:hAnsi="Arial" w:cs="Arial"/>
          <w:i/>
          <w:iCs/>
          <w:sz w:val="26"/>
          <w:szCs w:val="26"/>
        </w:rPr>
        <w:t xml:space="preserve"> </w:t>
      </w:r>
      <w:del w:id="1315" w:author="Assessor GDSXSR" w:date="2026-10-31T19:45:16Z">
        <w:r>
          <w:rPr>
            <w:rFonts w:ascii="Arial" w:hAnsi="Arial" w:cs="Arial"/>
            <w:i/>
            <w:iCs/>
            <w:sz w:val="26"/>
            <w:szCs w:val="26"/>
          </w:rPr>
          <w:delText xml:space="preserve">monitória</w:delText>
        </w:r>
      </w:del>
      <w:ins w:id="1316" w:author="Assessor GDSXSR" w:date="2026-10-31T19:45:16Z">
        <w:r>
          <w:rPr>
            <w:rFonts w:ascii="Arial" w:hAnsi="Arial" w:cs="Arial"/>
            <w:i/>
            <w:iCs/>
            <w:color w:val="808080"/>
            <w:sz w:val="26"/>
            <w:szCs w:val="26"/>
          </w:rPr>
          <w:t xml:space="preserve">baseada exclusivamente em prova unilateral</w:t>
        </w:r>
      </w:ins>
      <w:r>
        <w:rPr>
          <w:rFonts w:ascii="Arial" w:hAnsi="Arial" w:cs="Arial"/>
          <w:i/>
          <w:iCs/>
          <w:sz w:val="26"/>
          <w:szCs w:val="26"/>
        </w:rPr>
        <w:t xml:space="preserve">.</w:t>
      </w:r>
    </w:p>
    <w:p w:rsidRPr="0015430D" w:rsidR="0015430D" w:rsidP="0015430D" w:rsidRDefault="0015430D" w14:paraId="5F20DE6E" w14:textId="6991D166">
      <w:pPr>
        <w:spacing w:after="0" w:line="360" w:lineRule="auto"/>
        <w:ind w:left="2268"/>
        <w:jc w:val="both"/>
        <w:rPr>
          <w:rFonts w:ascii="Arial" w:hAnsi="Arial" w:cs="Arial"/>
          <w:i/>
          <w:iCs/>
          <w:sz w:val="26"/>
          <w:szCs w:val="26"/>
        </w:rPr>
      </w:pPr>
      <w:ins w:id="1317" w:author="Assessor GDSXSR" w:date="2026-10-31T19:45:16Z">
        <w:r>
          <w:rPr>
            <w:rFonts w:ascii="Arial" w:hAnsi="Arial" w:cs="Arial"/>
            <w:i/>
            <w:iCs/>
            <w:color w:val="808080"/>
            <w:sz w:val="26"/>
            <w:szCs w:val="26"/>
          </w:rPr>
          <w:t xml:space="preserve">8. A defesa apresentada pela Curadoria Especial concentrou-se em impugnações genéricas à cobrança e à documentação apresentada, sem demonstração concreta de vício técnico da recuperação de consumo ou dos cálculos elaborados pela concessionária. </w:t>
        </w:r>
      </w:ins>
      <w:r>
        <w:rPr>
          <w:rFonts w:ascii="Arial" w:hAnsi="Arial" w:cs="Arial"/>
          <w:i/>
          <w:iCs/>
          <w:sz w:val="26"/>
          <w:szCs w:val="26"/>
        </w:rPr>
        <w:t xml:space="preserve">(...)</w:t>
      </w:r>
      <w:ins w:id="1318" w:author="Assessor GDSXSR" w:date="2026-10-31T19:45:16Z">
        <w:r>
          <w:rPr>
            <w:rFonts w:ascii="Arial" w:hAnsi="Arial" w:cs="Arial"/>
            <w:i/>
            <w:iCs/>
            <w:color w:val="808080"/>
            <w:sz w:val="26"/>
            <w:szCs w:val="26"/>
          </w:rPr>
          <w:t xml:space="preserve">”</w:t>
        </w:r>
      </w:ins>
    </w:p>
    <w:p w:rsidRPr="0015430D" w:rsidR="0015430D" w:rsidP="0015430D" w:rsidRDefault="0015430D" w14:paraId="0B01FD14" w14:textId="77777777">
      <w:pPr>
        <w:spacing w:after="0" w:line="360" w:lineRule="auto"/>
        <w:ind w:left="2268"/>
        <w:jc w:val="both"/>
        <w:rPr>
          <w:del w:id="1320" w:author="Assessor GDSXSR" w:date="2026-10-31T19:45:16Z"/>
          <w:rFonts w:ascii="Arial" w:hAnsi="Arial" w:cs="Arial"/>
          <w:i/>
          <w:iCs/>
          <w:sz w:val="26"/>
          <w:szCs w:val="26"/>
        </w:rPr>
      </w:pPr>
      <w:del w:id="1319" w:author="Assessor GDSXSR" w:date="2026-10-31T19:45:16Z">
        <w:r w:rsidRPr="0015430D">
          <w:rPr>
            <w:rFonts w:ascii="Arial" w:hAnsi="Arial" w:cs="Arial"/>
            <w:i/>
            <w:iCs/>
            <w:sz w:val="26"/>
            <w:szCs w:val="26"/>
          </w:rPr>
          <w:delText>6. O TOI juntado aos autos contém informações acerca da irregularidade constatada, dos meios de impugnação administrativa e da possibilidade de requerimento de perícia técnica, inexistindo demonstração concreta de violação às garantias procedimentais previstas na Resolução Normativa ANEEL nº 1.000/2021.</w:delText>
        </w:r>
      </w:del>
    </w:p>
    <w:p w:rsidRPr="0015430D" w:rsidR="0015430D" w:rsidP="0015430D" w:rsidRDefault="0015430D" w14:paraId="665696F2" w14:textId="77777777">
      <w:pPr>
        <w:spacing w:after="0" w:line="360" w:lineRule="auto"/>
        <w:ind w:left="2268"/>
        <w:jc w:val="both"/>
        <w:rPr>
          <w:del w:id="1322" w:author="Assessor GDSXSR" w:date="2026-10-31T19:45:16Z"/>
          <w:rFonts w:ascii="Arial" w:hAnsi="Arial" w:cs="Arial"/>
          <w:i/>
          <w:iCs/>
          <w:sz w:val="26"/>
          <w:szCs w:val="26"/>
        </w:rPr>
      </w:pPr>
      <w:del w:id="1321" w:author="Assessor GDSXSR" w:date="2026-10-31T19:45:16Z">
        <w:r w:rsidRPr="0015430D">
          <w:rPr>
            <w:rFonts w:ascii="Arial" w:hAnsi="Arial" w:cs="Arial"/>
            <w:i/>
            <w:iCs/>
            <w:sz w:val="26"/>
            <w:szCs w:val="26"/>
          </w:rPr>
          <w:delText>7. A condenação não se fundamentou exclusivamente no TOI, mas em conjunto probatório composto pela documentação administrativa, pela fatura de recuperação de consumo e pelos demonstrativos de débito, circunstância que afasta a alegação de cobrança baseada exclusivamente em prova unilateral.</w:delText>
        </w:r>
      </w:del>
    </w:p>
    <w:p w:rsidRPr="0015430D" w:rsidR="0015430D" w:rsidP="0015430D" w:rsidRDefault="0015430D" w14:paraId="22E9A1F9" w14:textId="77777777">
      <w:pPr>
        <w:spacing w:after="0" w:line="360" w:lineRule="auto"/>
        <w:ind w:left="2268"/>
        <w:jc w:val="both"/>
        <w:rPr>
          <w:del w:id="1324" w:author="Assessor GDSXSR" w:date="2026-10-31T19:45:16Z"/>
          <w:rFonts w:ascii="Arial" w:hAnsi="Arial" w:cs="Arial"/>
          <w:i/>
          <w:iCs/>
          <w:sz w:val="26"/>
          <w:szCs w:val="26"/>
        </w:rPr>
      </w:pPr>
      <w:del w:id="1323" w:author="Assessor GDSXSR" w:date="2026-10-31T19:45:16Z">
        <w:r w:rsidRPr="0015430D">
          <w:rPr>
            <w:rFonts w:ascii="Arial" w:hAnsi="Arial" w:cs="Arial"/>
            <w:i/>
            <w:iCs/>
            <w:sz w:val="26"/>
            <w:szCs w:val="26"/>
          </w:rPr>
          <w:lastRenderedPageBreak/>
          <w:delText>8. A defesa apresentada pela Curadoria Especial concentrou-se em impugnações genéricas à cobrança e à documentação apresentada, sem demonstração concreta de vício técnico da recuperação de consumo ou dos cálculos elaborados pela concessionária.</w:delText>
        </w:r>
      </w:del>
    </w:p>
    <w:p w:rsidRPr="0015430D" w:rsidR="0015430D" w:rsidP="0015430D" w:rsidRDefault="0015430D" w14:paraId="77F7A20C" w14:textId="1FF843D8">
      <w:pPr>
        <w:spacing w:after="0" w:line="360" w:lineRule="auto"/>
        <w:ind w:left="2268"/>
        <w:jc w:val="both"/>
        <w:rPr>
          <w:del w:id="1326" w:author="Assessor GDSXSR" w:date="2026-10-31T19:45:16Z"/>
          <w:rFonts w:ascii="Arial" w:hAnsi="Arial" w:cs="Arial"/>
          <w:i/>
          <w:iCs/>
          <w:sz w:val="26"/>
          <w:szCs w:val="26"/>
        </w:rPr>
      </w:pPr>
      <w:del w:id="1325" w:author="Assessor GDSXSR" w:date="2026-10-31T19:45:16Z">
        <w:r>
          <w:rPr>
            <w:rFonts w:ascii="Arial" w:hAnsi="Arial" w:cs="Arial"/>
            <w:i/>
            <w:iCs/>
            <w:sz w:val="26"/>
            <w:szCs w:val="26"/>
          </w:rPr>
          <w:delText>(...)</w:delText>
        </w:r>
      </w:del>
    </w:p>
    <w:p w:rsidRPr="0015430D" w:rsidR="0015430D" w:rsidP="0015430D" w:rsidRDefault="0015430D" w14:paraId="7210A955" w14:textId="77777777">
      <w:pPr>
        <w:spacing w:after="0" w:line="360" w:lineRule="auto"/>
        <w:ind w:left="2268"/>
        <w:jc w:val="both"/>
        <w:rPr>
          <w:del w:id="1328" w:author="Assessor GDSXSR" w:date="2026-10-31T19:45:16Z"/>
          <w:rFonts w:ascii="Arial" w:hAnsi="Arial" w:cs="Arial"/>
          <w:i/>
          <w:iCs/>
          <w:sz w:val="26"/>
          <w:szCs w:val="26"/>
        </w:rPr>
      </w:pPr>
      <w:del w:id="1327" w:author="Assessor GDSXSR" w:date="2026-10-31T19:45:16Z">
        <w:r w:rsidRPr="0015430D">
          <w:rPr>
            <w:rFonts w:ascii="Arial" w:hAnsi="Arial" w:cs="Arial"/>
            <w:i/>
            <w:iCs/>
            <w:sz w:val="26"/>
            <w:szCs w:val="26"/>
          </w:rPr>
          <w:delText>10. A memória de cálculo foi juntada aos autos e não houve demonstração de erro objetivo ou incorreção específica na metodologia utilizada para apuração do débito.</w:delText>
        </w:r>
      </w:del>
    </w:p>
    <w:p w:rsidRPr="0015430D" w:rsidR="0015430D" w:rsidP="0015430D" w:rsidRDefault="0015430D" w14:paraId="043D0F34" w14:textId="09666279">
      <w:pPr>
        <w:spacing w:after="0" w:line="360" w:lineRule="auto"/>
        <w:ind w:left="2268"/>
        <w:jc w:val="both"/>
        <w:rPr>
          <w:del w:id="1330" w:author="Assessor GDSXSR" w:date="2026-10-31T19:45:16Z"/>
          <w:rFonts w:ascii="Arial" w:hAnsi="Arial" w:cs="Arial"/>
          <w:i/>
          <w:iCs/>
          <w:sz w:val="26"/>
          <w:szCs w:val="26"/>
        </w:rPr>
      </w:pPr>
      <w:del w:id="1329" w:author="Assessor GDSXSR" w:date="2026-10-31T19:45:16Z">
        <w:r>
          <w:rPr>
            <w:rFonts w:ascii="Arial" w:hAnsi="Arial" w:cs="Arial"/>
            <w:i/>
            <w:iCs/>
            <w:sz w:val="26"/>
            <w:szCs w:val="26"/>
          </w:rPr>
          <w:delText>(...)</w:delText>
        </w:r>
      </w:del>
    </w:p>
    <w:p w:rsidRPr="0015430D" w:rsidR="0015430D" w:rsidP="0015430D" w:rsidRDefault="0015430D" w14:paraId="357CF1F7" w14:textId="77777777">
      <w:pPr>
        <w:spacing w:after="0" w:line="360" w:lineRule="auto"/>
        <w:ind w:left="2268"/>
        <w:jc w:val="both"/>
        <w:rPr>
          <w:del w:id="1332" w:author="Assessor GDSXSR" w:date="2026-10-31T19:45:16Z"/>
          <w:rFonts w:ascii="Arial" w:hAnsi="Arial" w:cs="Arial"/>
          <w:i/>
          <w:iCs/>
          <w:sz w:val="26"/>
          <w:szCs w:val="26"/>
        </w:rPr>
      </w:pPr>
      <w:del w:id="1331" w:author="Assessor GDSXSR" w:date="2026-10-31T19:45:16Z">
        <w:r w:rsidRPr="0015430D">
          <w:rPr>
            <w:rFonts w:ascii="Arial" w:hAnsi="Arial" w:cs="Arial"/>
            <w:i/>
            <w:iCs/>
            <w:sz w:val="26"/>
            <w:szCs w:val="26"/>
          </w:rPr>
          <w:delText>IV – DISPOSITIVO E TESE</w:delText>
        </w:r>
      </w:del>
    </w:p>
    <w:p w:rsidRPr="0015430D" w:rsidR="0015430D" w:rsidP="0015430D" w:rsidRDefault="0015430D" w14:paraId="155B73CA" w14:textId="77777777">
      <w:pPr>
        <w:spacing w:after="0" w:line="360" w:lineRule="auto"/>
        <w:ind w:left="2268"/>
        <w:jc w:val="both"/>
        <w:rPr>
          <w:del w:id="1334" w:author="Assessor GDSXSR" w:date="2026-10-31T19:45:16Z"/>
          <w:rFonts w:ascii="Arial" w:hAnsi="Arial" w:cs="Arial"/>
          <w:i/>
          <w:iCs/>
          <w:sz w:val="26"/>
          <w:szCs w:val="26"/>
        </w:rPr>
      </w:pPr>
      <w:del w:id="1333" w:author="Assessor GDSXSR" w:date="2026-10-31T19:45:16Z">
        <w:r w:rsidRPr="0015430D">
          <w:rPr>
            <w:rFonts w:ascii="Arial" w:hAnsi="Arial" w:cs="Arial"/>
            <w:i/>
            <w:iCs/>
            <w:sz w:val="26"/>
            <w:szCs w:val="26"/>
          </w:rPr>
          <w:delText>12. Recurso conhecido e não provido, com majoração de honorários advocatícios de sucumbência.</w:delText>
        </w:r>
      </w:del>
    </w:p>
    <w:p w:rsidRPr="0015430D" w:rsidR="0015430D" w:rsidP="0015430D" w:rsidRDefault="0015430D" w14:paraId="7075C4CD" w14:textId="1BA619E6">
      <w:pPr>
        <w:spacing w:after="0" w:line="360" w:lineRule="auto"/>
        <w:ind w:left="2268"/>
        <w:jc w:val="both"/>
        <w:rPr>
          <w:del w:id="1336" w:author="Assessor GDSXSR" w:date="2026-10-31T19:45:16Z"/>
          <w:rFonts w:ascii="Arial" w:hAnsi="Arial" w:cs="Arial"/>
          <w:i/>
          <w:iCs/>
          <w:sz w:val="26"/>
          <w:szCs w:val="26"/>
        </w:rPr>
      </w:pPr>
      <w:del w:id="1335" w:author="Assessor GDSXSR" w:date="2026-10-31T19:45:16Z">
        <w:r>
          <w:rPr>
            <w:rFonts w:ascii="Arial" w:hAnsi="Arial" w:cs="Arial"/>
            <w:i/>
            <w:iCs/>
            <w:sz w:val="26"/>
            <w:szCs w:val="26"/>
          </w:rPr>
          <w:delText>(...)</w:delText>
        </w:r>
      </w:del>
    </w:p>
    <w:p w:rsidRPr="0015430D" w:rsidR="0015430D" w:rsidP="0015430D" w:rsidRDefault="0015430D" w14:paraId="710BE40E" w14:textId="77777777">
      <w:pPr>
        <w:spacing w:after="0" w:line="360" w:lineRule="auto"/>
        <w:ind w:left="2268"/>
        <w:jc w:val="both"/>
        <w:rPr>
          <w:del w:id="1338" w:author="Assessor GDSXSR" w:date="2026-10-31T19:45:16Z"/>
          <w:rFonts w:ascii="Arial" w:hAnsi="Arial" w:cs="Arial"/>
          <w:i/>
          <w:iCs/>
          <w:sz w:val="26"/>
          <w:szCs w:val="26"/>
        </w:rPr>
      </w:pPr>
      <w:del w:id="1337" w:author="Assessor GDSXSR" w:date="2026-10-31T19:45:16Z">
        <w:r w:rsidRPr="0015430D">
          <w:rPr>
            <w:rFonts w:ascii="Arial" w:hAnsi="Arial" w:cs="Arial"/>
            <w:i/>
            <w:iCs/>
            <w:sz w:val="26"/>
            <w:szCs w:val="26"/>
          </w:rPr>
          <w:delText>Dispositivos relevantes citados: CPC, arts. 355, I, 370, parágrafo único, 373, I, 700 e 701; Código de Defesa do Consumidor, arts. 6º, III, e 14; Resolução Normativa ANEEL nº 1.000/2021, arts. 590 a 598.</w:delText>
        </w:r>
      </w:del>
    </w:p>
    <w:p w:rsidRPr="00D762D5" w:rsidR="0015430D" w:rsidP="0015430D" w:rsidRDefault="0015430D" w14:paraId="7038E964" w14:textId="77777777">
      <w:pPr>
        <w:spacing w:after="0" w:line="360" w:lineRule="auto"/>
        <w:ind w:left="2268"/>
        <w:jc w:val="both"/>
        <w:rPr>
          <w:rFonts w:ascii="Arial" w:hAnsi="Arial" w:cs="Arial"/>
          <w:i/>
          <w:iCs/>
          <w:sz w:val="26"/>
          <w:szCs w:val="26"/>
        </w:rPr>
      </w:pPr>
      <w:del w:id="1339" w:author="Assessor GDSXSR" w:date="2026-10-31T19:45:16Z">
        <w:r>
          <w:rPr>
            <w:rFonts w:ascii="Arial" w:hAnsi="Arial" w:cs="Arial"/>
            <w:i/>
            <w:iCs/>
            <w:sz w:val="26"/>
            <w:szCs w:val="26"/>
          </w:rPr>
          <w:delText xml:space="preserve">Jurisprudência relevante citada: STJ, REsp 1.605.703/SP, Rel. Min. Herman Benjamin, Segunda Turma, julgado em 08/11/2016; TJDFT, Acórdão 1600576, 0731944-72.2021.8.07.0001, Rel. Des. Lucimeire Maria da Silva, 4ª Turma Cível, julgado em 28/07/2022; TJDFT, Acórdão 2109965, 0706599-96.2024.8.07.0002, Rel. Des. Robson Barbosa de Azevedo, 7ª Turma Cível, julgado em 08/04/2026” </w:delText>
        </w:r>
      </w:del>
      <w:r>
        <w:rPr>
          <w:rFonts w:ascii="Arial" w:hAnsi="Arial" w:cs="Arial"/>
          <w:i/>
          <w:iCs/>
          <w:sz w:val="26"/>
          <w:szCs w:val="26"/>
        </w:rPr>
        <w:t xml:space="preserve">(Acórdão 2167100, 0717587-07.2023.8.07.0005, Relator(a): ROBERVAL CASEMIRO BELINATI, 4ª TURMA CÍVEL, data de julgamento: 19/08/2026, publicado no DJe: 03/09/2026</w:t>
      </w:r>
      <w:ins w:id="1340" w:author="Assessor GDSXSR" w:date="2026-10-31T19:45:16Z">
        <w:r>
          <w:rPr>
            <w:rFonts w:ascii="Arial" w:hAnsi="Arial" w:cs="Arial"/>
            <w:i/>
            <w:iCs/>
            <w:color w:val="808080"/>
            <w:sz w:val="26"/>
            <w:szCs w:val="26"/>
          </w:rPr>
          <w:t xml:space="preserve">.</w:t>
        </w:r>
      </w:ins>
      <w:r>
        <w:rPr>
          <w:rFonts w:ascii="Arial" w:hAnsi="Arial" w:cs="Arial"/>
          <w:i/>
          <w:iCs/>
          <w:sz w:val="26"/>
          <w:szCs w:val="26"/>
        </w:rPr>
        <w:t xml:space="preserve">)</w:t>
      </w:r>
      <w:del w:id="1341" w:author="Assessor GDSXSR" w:date="2026-10-31T19:45:16Z">
        <w:r>
          <w:rPr>
            <w:rFonts w:ascii="Arial" w:hAnsi="Arial" w:cs="Arial"/>
            <w:i/>
            <w:iCs/>
            <w:sz w:val="26"/>
            <w:szCs w:val="26"/>
          </w:rPr>
          <w:delText xml:space="preserve">.</w:delText>
        </w:r>
      </w:del>
      <w:ins w:id="1342" w:author="Assessor GDSXSR" w:date="2026-10-31T19:45:16Z">
        <w:r>
          <w:rPr>
            <w:rFonts w:ascii="Arial" w:hAnsi="Arial" w:cs="Arial"/>
            <w:i/>
            <w:iCs/>
            <w:color w:val="808080"/>
            <w:sz w:val="26"/>
            <w:szCs w:val="26"/>
          </w:rPr>
          <w:t xml:space="preserve"> – Grifei</w:t>
        </w:r>
      </w:ins>
    </w:p>
    <w:p w:rsidRPr="003C0A64" w:rsidR="003C0A64" w:rsidP="003C0A64" w:rsidRDefault="003C0A64" w14:paraId="1B82BC83" w14:textId="77777777">
      <w:pPr>
        <w:spacing w:after="0" w:line="360" w:lineRule="auto"/>
        <w:ind w:firstLine="2268"/>
        <w:jc w:val="both"/>
        <w:rPr>
          <w:rFonts w:ascii="Arial" w:hAnsi="Arial" w:cs="Arial"/>
          <w:sz w:val="28"/>
          <w:szCs w:val="28"/>
        </w:rPr>
      </w:pPr>
    </w:p>
    <w:p w:rsidRPr="003C0A64" w:rsidR="003C0A64" w:rsidP="003C0A64" w:rsidRDefault="003C0A64" w14:paraId="0186C02A" w14:textId="5DC7D476">
      <w:pPr>
        <w:spacing w:after="0" w:line="360" w:lineRule="auto"/>
        <w:ind w:firstLine="2268"/>
        <w:jc w:val="both"/>
        <w:rPr>
          <w:rFonts w:ascii="Arial" w:hAnsi="Arial" w:cs="Arial"/>
          <w:sz w:val="28"/>
          <w:szCs w:val="28"/>
        </w:rPr>
      </w:pPr>
      <w:r>
        <w:rPr>
          <w:rFonts w:ascii="Arial" w:hAnsi="Arial" w:cs="Arial"/>
          <w:sz w:val="28"/>
          <w:szCs w:val="28"/>
        </w:rPr>
        <w:t xml:space="preserve">A notificação extrajudicial </w:t>
      </w:r>
      <w:del w:id="1343" w:author="Assessor GDSXSR" w:date="2026-10-31T19:45:16Z">
        <w:r>
          <w:rPr>
            <w:rFonts w:ascii="Arial" w:hAnsi="Arial" w:cs="Arial"/>
            <w:sz w:val="28"/>
            <w:szCs w:val="28"/>
          </w:rPr>
          <w:delText xml:space="preserve">encaminhada</w:delText>
        </w:r>
      </w:del>
      <w:ins w:id="1344" w:author="Assessor GDSXSR" w:date="2026-10-31T19:45:16Z">
        <w:r>
          <w:rPr>
            <w:rFonts w:ascii="Arial" w:hAnsi="Arial" w:cs="Arial"/>
            <w:color w:val="808080"/>
            <w:sz w:val="28"/>
            <w:szCs w:val="28"/>
          </w:rPr>
          <w:t xml:space="preserve">de</w:t>
        </w:r>
      </w:ins>
      <w:r>
        <w:rPr>
          <w:rFonts w:ascii="Arial" w:hAnsi="Arial" w:cs="Arial"/>
          <w:sz w:val="28"/>
          <w:szCs w:val="28"/>
        </w:rPr>
        <w:t xml:space="preserve"> </w:t>
      </w:r>
      <w:del w:id="1345" w:author="Assessor GDSXSR" w:date="2026-10-31T19:45:16Z">
        <w:r>
          <w:rPr>
            <w:rFonts w:ascii="Arial" w:hAnsi="Arial" w:cs="Arial"/>
            <w:sz w:val="28"/>
            <w:szCs w:val="28"/>
          </w:rPr>
          <w:delText xml:space="preserve">à operadora também</w:delText>
        </w:r>
      </w:del>
      <w:ins w:id="1346" w:author="Assessor GDSXSR" w:date="2026-10-31T19:45:16Z">
        <w:r>
          <w:rPr>
            <w:rFonts w:ascii="Arial" w:hAnsi="Arial" w:cs="Arial"/>
            <w:color w:val="808080"/>
            <w:sz w:val="28"/>
            <w:szCs w:val="28"/>
          </w:rPr>
          <w:t xml:space="preserve">14/3/2022</w:t>
        </w:r>
      </w:ins>
      <w:r>
        <w:rPr>
          <w:rFonts w:ascii="Arial" w:hAnsi="Arial" w:cs="Arial"/>
          <w:sz w:val="28"/>
          <w:szCs w:val="28"/>
        </w:rPr>
        <w:t xml:space="preserve"> demonstra</w:t>
      </w:r>
      <w:ins w:id="1347" w:author="Assessor GDSXSR" w:date="2026-10-31T19:45:16Z">
        <w:r>
          <w:rPr>
            <w:rFonts w:ascii="Arial" w:hAnsi="Arial" w:cs="Arial"/>
            <w:color w:val="808080"/>
            <w:sz w:val="28"/>
            <w:szCs w:val="28"/>
          </w:rPr>
          <w:t xml:space="preserve">, ainda,</w:t>
        </w:r>
      </w:ins>
      <w:r>
        <w:rPr>
          <w:rFonts w:ascii="Arial" w:hAnsi="Arial" w:cs="Arial"/>
          <w:sz w:val="28"/>
          <w:szCs w:val="28"/>
        </w:rPr>
        <w:t xml:space="preserve"> que os hospitais buscaram receber administrativamente os valores e informaram </w:t>
      </w:r>
      <w:del w:id="1348" w:author="Assessor GDSXSR" w:date="2026-10-31T19:45:16Z">
        <w:r>
          <w:rPr>
            <w:rFonts w:ascii="Arial" w:hAnsi="Arial" w:cs="Arial"/>
            <w:sz w:val="28"/>
            <w:szCs w:val="28"/>
          </w:rPr>
          <w:delText xml:space="preserve">previamente </w:delText>
        </w:r>
      </w:del>
      <w:r>
        <w:rPr>
          <w:rFonts w:ascii="Arial" w:hAnsi="Arial" w:cs="Arial"/>
          <w:sz w:val="28"/>
          <w:szCs w:val="28"/>
        </w:rPr>
        <w:t xml:space="preserve">a suspensão dos atendimentos </w:t>
      </w:r>
      <w:del w:id="1349" w:author="Assessor GDSXSR" w:date="2026-10-31T19:45:16Z">
        <w:r>
          <w:rPr>
            <w:rFonts w:ascii="Arial" w:hAnsi="Arial" w:cs="Arial"/>
            <w:sz w:val="28"/>
            <w:szCs w:val="28"/>
          </w:rPr>
          <w:delText xml:space="preserve">em razão do</w:delText>
        </w:r>
      </w:del>
      <w:ins w:id="1350" w:author="Assessor GDSXSR" w:date="2026-10-31T19:45:16Z">
        <w:r>
          <w:rPr>
            <w:rFonts w:ascii="Arial" w:hAnsi="Arial" w:cs="Arial"/>
            <w:color w:val="808080"/>
            <w:sz w:val="28"/>
            <w:szCs w:val="28"/>
          </w:rPr>
          <w:t xml:space="preserve">por</w:t>
        </w:r>
      </w:ins>
      <w:r>
        <w:rPr>
          <w:rFonts w:ascii="Arial" w:hAnsi="Arial" w:cs="Arial"/>
          <w:sz w:val="28"/>
          <w:szCs w:val="28"/>
        </w:rPr>
        <w:t xml:space="preserve"> inadimplemento (ID </w:t>
      </w:r>
      <w:r>
        <w:rPr>
          <w:rFonts w:ascii="Arial" w:hAnsi="Arial" w:cs="Arial"/>
          <w:sz w:val="28"/>
          <w:szCs w:val="28"/>
        </w:rPr>
        <w:t xml:space="preserve">88628010</w:t>
      </w:r>
      <w:r>
        <w:rPr>
          <w:rFonts w:ascii="Arial" w:hAnsi="Arial" w:cs="Arial"/>
          <w:sz w:val="28"/>
          <w:szCs w:val="28"/>
        </w:rPr>
        <w:t xml:space="preserve">).</w:t>
      </w:r>
    </w:p>
    <w:p w:rsidRPr="003C0A64" w:rsidR="003C0A64" w:rsidP="003C0A64" w:rsidRDefault="003C0A64" w14:paraId="2986C52E" w14:textId="77777777">
      <w:pPr>
        <w:spacing w:after="0" w:line="360" w:lineRule="auto"/>
        <w:ind w:firstLine="2268"/>
        <w:jc w:val="both"/>
        <w:rPr>
          <w:rFonts w:ascii="Arial" w:hAnsi="Arial" w:cs="Arial"/>
          <w:sz w:val="28"/>
          <w:szCs w:val="28"/>
        </w:rPr>
      </w:pPr>
    </w:p>
    <w:p w:rsidRPr="003C0A64" w:rsidR="003C0A64" w:rsidP="003C0A64" w:rsidRDefault="00D762D5" w14:paraId="324738D9" w14:textId="756C2C4F">
      <w:pPr>
        <w:spacing w:after="0" w:line="360" w:lineRule="auto"/>
        <w:ind w:firstLine="2268"/>
        <w:jc w:val="both"/>
        <w:rPr>
          <w:rFonts w:ascii="Arial" w:hAnsi="Arial" w:cs="Arial"/>
          <w:sz w:val="28"/>
          <w:szCs w:val="28"/>
        </w:rPr>
      </w:pPr>
      <w:r>
        <w:rPr>
          <w:rFonts w:ascii="Arial" w:hAnsi="Arial" w:cs="Arial"/>
          <w:sz w:val="28"/>
          <w:szCs w:val="28"/>
        </w:rPr>
        <w:t xml:space="preserve">Por sua vez, a</w:t>
      </w:r>
      <w:r>
        <w:rPr>
          <w:rFonts w:ascii="Arial" w:hAnsi="Arial" w:cs="Arial"/>
          <w:sz w:val="28"/>
          <w:szCs w:val="28"/>
        </w:rPr>
        <w:t xml:space="preserve"> apelante</w:t>
      </w:r>
      <w:r>
        <w:rPr>
          <w:rFonts w:ascii="Arial" w:hAnsi="Arial" w:cs="Arial"/>
          <w:sz w:val="28"/>
          <w:szCs w:val="28"/>
        </w:rPr>
        <w:t xml:space="preserve"> </w:t>
      </w:r>
      <w:r>
        <w:rPr>
          <w:rFonts w:ascii="Arial" w:hAnsi="Arial" w:cs="Arial"/>
          <w:sz w:val="28"/>
          <w:szCs w:val="28"/>
        </w:rPr>
        <w:t xml:space="preserve">não indicou </w:t>
      </w:r>
      <w:del w:id="1351" w:author="Assessor GDSXSR" w:date="2026-10-31T19:45:16Z">
        <w:r>
          <w:rPr>
            <w:rFonts w:ascii="Arial" w:hAnsi="Arial" w:cs="Arial"/>
            <w:sz w:val="28"/>
            <w:szCs w:val="28"/>
          </w:rPr>
          <w:delText xml:space="preserve">nenhum </w:delText>
        </w:r>
      </w:del>
      <w:r>
        <w:rPr>
          <w:rFonts w:ascii="Arial" w:hAnsi="Arial" w:cs="Arial"/>
          <w:sz w:val="28"/>
          <w:szCs w:val="28"/>
        </w:rPr>
        <w:t xml:space="preserve">atendimento que não tenha ocorrido</w:t>
      </w:r>
      <w:del w:id="1352" w:author="Assessor GDSXSR" w:date="2026-10-31T19:45:16Z">
        <w:r>
          <w:rPr>
            <w:rFonts w:ascii="Arial" w:hAnsi="Arial" w:cs="Arial"/>
            <w:sz w:val="28"/>
            <w:szCs w:val="28"/>
          </w:rPr>
          <w:delText xml:space="preserve">. Também não apontou</w:delText>
        </w:r>
      </w:del>
      <w:ins w:id="1353" w:author="Assessor GDSXSR" w:date="2026-10-31T19:45:16Z">
        <w:r>
          <w:rPr>
            <w:rFonts w:ascii="Arial" w:hAnsi="Arial" w:cs="Arial"/>
            <w:color w:val="808080"/>
            <w:sz w:val="28"/>
            <w:szCs w:val="28"/>
          </w:rPr>
          <w:t xml:space="preserve">,</w:t>
        </w:r>
      </w:ins>
      <w:r>
        <w:rPr>
          <w:rFonts w:ascii="Arial" w:hAnsi="Arial" w:cs="Arial"/>
          <w:sz w:val="28"/>
          <w:szCs w:val="28"/>
        </w:rPr>
        <w:t xml:space="preserve"> beneficiário estranho ao plano, cobrança duplicada, procedimento não autorizado</w:t>
      </w:r>
      <w:ins w:id="1354" w:author="Assessor GDSXSR" w:date="2026-10-31T19:45:16Z">
        <w:r>
          <w:rPr>
            <w:rFonts w:ascii="Arial" w:hAnsi="Arial" w:cs="Arial"/>
            <w:color w:val="808080"/>
            <w:sz w:val="28"/>
            <w:szCs w:val="28"/>
          </w:rPr>
          <w:t xml:space="preserve">, pagamento, glosa</w:t>
        </w:r>
      </w:ins>
      <w:r>
        <w:rPr>
          <w:rFonts w:ascii="Arial" w:hAnsi="Arial" w:cs="Arial"/>
          <w:sz w:val="28"/>
          <w:szCs w:val="28"/>
        </w:rPr>
        <w:t xml:space="preserve"> ou valor incompatível com </w:t>
      </w:r>
      <w:del w:id="1355" w:author="Assessor GDSXSR" w:date="2026-10-31T19:45:16Z">
        <w:r>
          <w:rPr>
            <w:rFonts w:ascii="Arial" w:hAnsi="Arial" w:cs="Arial"/>
            <w:sz w:val="28"/>
            <w:szCs w:val="28"/>
          </w:rPr>
          <w:delText xml:space="preserve">as</w:delText>
        </w:r>
      </w:del>
      <w:ins w:id="1356" w:author="Assessor GDSXSR" w:date="2026-10-31T19:45:16Z">
        <w:r>
          <w:rPr>
            <w:rFonts w:ascii="Arial" w:hAnsi="Arial" w:cs="Arial"/>
            <w:color w:val="808080"/>
            <w:sz w:val="28"/>
            <w:szCs w:val="28"/>
          </w:rPr>
          <w:t xml:space="preserve">o</w:t>
        </w:r>
      </w:ins>
      <w:r>
        <w:rPr>
          <w:rFonts w:ascii="Arial" w:hAnsi="Arial" w:cs="Arial"/>
          <w:sz w:val="28"/>
          <w:szCs w:val="28"/>
        </w:rPr>
        <w:t xml:space="preserve"> </w:t>
      </w:r>
      <w:del w:id="1357" w:author="Assessor GDSXSR" w:date="2026-10-31T19:45:16Z">
        <w:r>
          <w:rPr>
            <w:rFonts w:ascii="Arial" w:hAnsi="Arial" w:cs="Arial"/>
            <w:sz w:val="28"/>
            <w:szCs w:val="28"/>
          </w:rPr>
          <w:delText xml:space="preserve">condições contratuais</w:delText>
        </w:r>
      </w:del>
      <w:ins w:id="1358" w:author="Assessor GDSXSR" w:date="2026-10-31T19:45:16Z">
        <w:r>
          <w:rPr>
            <w:rFonts w:ascii="Arial" w:hAnsi="Arial" w:cs="Arial"/>
            <w:color w:val="808080"/>
            <w:sz w:val="28"/>
            <w:szCs w:val="28"/>
          </w:rPr>
          <w:t xml:space="preserve">contrato</w:t>
        </w:r>
      </w:ins>
      <w:r>
        <w:rPr>
          <w:rFonts w:ascii="Arial" w:hAnsi="Arial" w:cs="Arial"/>
          <w:sz w:val="28"/>
          <w:szCs w:val="28"/>
        </w:rPr>
        <w:t xml:space="preserve">.</w:t>
      </w:r>
    </w:p>
    <w:p w:rsidRPr="003C0A64" w:rsidR="003C0A64" w:rsidP="003C0A64" w:rsidRDefault="003C0A64" w14:paraId="715CB894" w14:textId="77777777">
      <w:pPr>
        <w:spacing w:after="0" w:line="360" w:lineRule="auto"/>
        <w:ind w:firstLine="2268"/>
        <w:jc w:val="both"/>
        <w:rPr>
          <w:rFonts w:ascii="Arial" w:hAnsi="Arial" w:cs="Arial"/>
          <w:sz w:val="28"/>
          <w:szCs w:val="28"/>
        </w:rPr>
      </w:pPr>
    </w:p>
    <w:p w:rsidRPr="003C0A64" w:rsidR="003C0A64" w:rsidP="003C0A64" w:rsidRDefault="003C0A64" w14:paraId="0D2202DD" w14:textId="77777777">
      <w:pPr>
        <w:spacing w:after="0" w:line="360" w:lineRule="auto"/>
        <w:ind w:firstLine="2268"/>
        <w:jc w:val="both"/>
        <w:rPr>
          <w:del w:id="1360" w:author="Assessor GDSXSR" w:date="2026-10-31T19:45:16Z"/>
          <w:rFonts w:ascii="Arial" w:hAnsi="Arial" w:cs="Arial"/>
          <w:sz w:val="28"/>
          <w:szCs w:val="28"/>
        </w:rPr>
      </w:pPr>
      <w:del w:id="1359" w:author="Assessor GDSXSR" w:date="2026-10-31T19:45:16Z">
        <w:r w:rsidRPr="003C0A64">
          <w:rPr>
            <w:rFonts w:ascii="Arial" w:hAnsi="Arial" w:cs="Arial"/>
            <w:sz w:val="28"/>
            <w:szCs w:val="28"/>
          </w:rPr>
          <w:delText>Não houve, ainda, a demonstração de pagamento, total ou parcial, de qualquer fatura incluída no montante cobrado. A apelante igualmente não apresentou comprovante de glosa nem documento de sua própria operação capaz de infirmar os registros trazidos pelos hospitais.</w:delText>
        </w:r>
      </w:del>
    </w:p>
    <w:p w:rsidRPr="003C0A64" w:rsidR="003C0A64" w:rsidP="003C0A64" w:rsidRDefault="003C0A64" w14:paraId="6CD4822B" w14:textId="77777777">
      <w:pPr>
        <w:spacing w:after="0" w:line="360" w:lineRule="auto"/>
        <w:ind w:firstLine="2268"/>
        <w:jc w:val="both"/>
        <w:rPr>
          <w:del w:id="1361" w:author="Assessor GDSXSR" w:date="2026-10-31T19:45:16Z"/>
          <w:rFonts w:ascii="Arial" w:hAnsi="Arial" w:cs="Arial"/>
          <w:sz w:val="28"/>
          <w:szCs w:val="28"/>
        </w:rPr>
      </w:pPr>
    </w:p>
    <w:p>
      <w:pPr>
        <w:spacing w:after="0" w:line="360" w:lineRule="auto"/>
        <w:ind w:firstLine="2268"/>
        <w:jc w:val="both"/>
        <w:rPr>
          <w:ins w:id="1375" w:author="Assessor GDSXSR" w:date="2026-10-31T19:45:16Z"/>
        </w:rPr>
      </w:pPr>
      <w:r>
        <w:rPr>
          <w:rFonts w:ascii="Arial" w:hAnsi="Arial" w:cs="Arial"/>
          <w:sz w:val="28"/>
          <w:szCs w:val="28"/>
        </w:rPr>
        <w:t xml:space="preserve">A alegação genérica de que os documentos foram produzidos pelos credores não </w:t>
      </w:r>
      <w:del w:id="1362" w:author="Assessor GDSXSR" w:date="2026-10-31T19:45:16Z">
        <w:r>
          <w:rPr>
            <w:rFonts w:ascii="Arial" w:hAnsi="Arial" w:cs="Arial"/>
            <w:sz w:val="28"/>
            <w:szCs w:val="28"/>
          </w:rPr>
          <w:delText xml:space="preserve">basta</w:delText>
        </w:r>
      </w:del>
      <w:ins w:id="1363" w:author="Assessor GDSXSR" w:date="2026-10-31T19:45:16Z">
        <w:r>
          <w:rPr>
            <w:rFonts w:ascii="Arial" w:hAnsi="Arial" w:cs="Arial"/>
            <w:color w:val="808080"/>
            <w:sz w:val="28"/>
            <w:szCs w:val="28"/>
          </w:rPr>
          <w:t xml:space="preserve">lhes</w:t>
        </w:r>
      </w:ins>
      <w:r>
        <w:rPr>
          <w:rFonts w:ascii="Arial" w:hAnsi="Arial" w:cs="Arial"/>
          <w:sz w:val="28"/>
          <w:szCs w:val="28"/>
        </w:rPr>
        <w:t xml:space="preserve"> </w:t>
      </w:r>
      <w:del w:id="1364" w:author="Assessor GDSXSR" w:date="2026-10-31T19:45:16Z">
        <w:r>
          <w:rPr>
            <w:rFonts w:ascii="Arial" w:hAnsi="Arial" w:cs="Arial"/>
            <w:sz w:val="28"/>
            <w:szCs w:val="28"/>
          </w:rPr>
          <w:delText xml:space="preserve">para</w:delText>
        </w:r>
      </w:del>
      <w:ins w:id="1365" w:author="Assessor GDSXSR" w:date="2026-10-31T19:45:16Z">
        <w:r>
          <w:rPr>
            <w:rFonts w:ascii="Arial" w:hAnsi="Arial" w:cs="Arial"/>
            <w:color w:val="808080"/>
            <w:sz w:val="28"/>
            <w:szCs w:val="28"/>
          </w:rPr>
          <w:t xml:space="preserve">retira</w:t>
        </w:r>
      </w:ins>
      <w:r>
        <w:rPr>
          <w:rFonts w:ascii="Arial" w:hAnsi="Arial" w:cs="Arial"/>
          <w:sz w:val="28"/>
          <w:szCs w:val="28"/>
        </w:rPr>
        <w:t xml:space="preserve"> </w:t>
      </w:r>
      <w:del w:id="1366" w:author="Assessor GDSXSR" w:date="2026-10-31T19:45:16Z">
        <w:r>
          <w:rPr>
            <w:rFonts w:ascii="Arial" w:hAnsi="Arial" w:cs="Arial"/>
            <w:sz w:val="28"/>
            <w:szCs w:val="28"/>
          </w:rPr>
          <w:delText xml:space="preserve">retirar sua</w:delText>
        </w:r>
      </w:del>
      <w:ins w:id="1367" w:author="Assessor GDSXSR" w:date="2026-10-31T19:45:16Z">
        <w:r>
          <w:rPr>
            <w:rFonts w:ascii="Arial" w:hAnsi="Arial" w:cs="Arial"/>
            <w:color w:val="808080"/>
            <w:sz w:val="28"/>
            <w:szCs w:val="28"/>
          </w:rPr>
          <w:t xml:space="preserve">a</w:t>
        </w:r>
      </w:ins>
      <w:r>
        <w:rPr>
          <w:rFonts w:ascii="Arial" w:hAnsi="Arial" w:cs="Arial"/>
          <w:sz w:val="28"/>
          <w:szCs w:val="28"/>
        </w:rPr>
        <w:t xml:space="preserve"> força probatória.</w:t>
      </w:r>
      <w:del w:id="1368" w:author="Assessor GDSXSR" w:date="2026-10-31T19:45:16Z">
        <w:r>
          <w:rPr>
            <w:rFonts w:ascii="Arial" w:hAnsi="Arial" w:cs="Arial"/>
            <w:sz w:val="28"/>
            <w:szCs w:val="28"/>
          </w:rPr>
          <w:delText xml:space="preserve"> </w:delText>
        </w:r>
      </w:del>
    </w:p>
    <w:p>
      <w:pPr>
        <w:spacing w:after="0" w:line="360" w:lineRule="auto"/>
        <w:ind w:firstLine="2268"/>
        <w:jc w:val="both"/>
        <w:rPr>
          <w:ins w:id="1376" w:author="Assessor GDSXSR" w:date="2026-10-31T19:45:16Z"/>
        </w:rPr>
      </w:pPr>
    </w:p>
    <w:p w:rsidR="003C0A64" w:rsidP="003C0A64" w:rsidRDefault="003C0A64" w14:paraId="2F929A11" w14:textId="77777777">
      <w:pPr>
        <w:spacing w:after="0" w:line="360" w:lineRule="auto"/>
        <w:ind w:firstLine="2268"/>
        <w:jc w:val="both"/>
        <w:rPr>
          <w:rFonts w:ascii="Arial" w:hAnsi="Arial" w:cs="Arial"/>
          <w:sz w:val="28"/>
          <w:szCs w:val="28"/>
        </w:rPr>
      </w:pPr>
      <w:r>
        <w:rPr>
          <w:rFonts w:ascii="Arial" w:hAnsi="Arial" w:cs="Arial"/>
          <w:sz w:val="28"/>
          <w:szCs w:val="28"/>
        </w:rPr>
        <w:t xml:space="preserve">Embora </w:t>
      </w:r>
      <w:del w:id="1369" w:author="Assessor GDSXSR" w:date="2026-10-31T19:45:16Z">
        <w:r>
          <w:rPr>
            <w:rFonts w:ascii="Arial" w:hAnsi="Arial" w:cs="Arial"/>
            <w:sz w:val="28"/>
            <w:szCs w:val="28"/>
          </w:rPr>
          <w:delText xml:space="preserve">parte da documentação tenha</w:delText>
        </w:r>
      </w:del>
      <w:ins w:id="1370" w:author="Assessor GDSXSR" w:date="2026-10-31T19:45:16Z">
        <w:r>
          <w:rPr>
            <w:rFonts w:ascii="Arial" w:hAnsi="Arial" w:cs="Arial"/>
            <w:color w:val="808080"/>
            <w:sz w:val="28"/>
            <w:szCs w:val="28"/>
          </w:rPr>
          <w:t xml:space="preserve">de</w:t>
        </w:r>
      </w:ins>
      <w:r>
        <w:rPr>
          <w:rFonts w:ascii="Arial" w:hAnsi="Arial" w:cs="Arial"/>
          <w:sz w:val="28"/>
          <w:szCs w:val="28"/>
        </w:rPr>
        <w:t xml:space="preserve"> origem nos </w:t>
      </w:r>
      <w:del w:id="1371" w:author="Assessor GDSXSR" w:date="2026-10-31T19:45:16Z">
        <w:r>
          <w:rPr>
            <w:rFonts w:ascii="Arial" w:hAnsi="Arial" w:cs="Arial"/>
            <w:sz w:val="28"/>
            <w:szCs w:val="28"/>
          </w:rPr>
          <w:delText xml:space="preserve">próprios </w:delText>
        </w:r>
      </w:del>
      <w:r>
        <w:rPr>
          <w:rFonts w:ascii="Arial" w:hAnsi="Arial" w:cs="Arial"/>
          <w:sz w:val="28"/>
          <w:szCs w:val="28"/>
        </w:rPr>
        <w:t xml:space="preserve">prestadores, </w:t>
      </w:r>
      <w:del w:id="1372" w:author="Assessor GDSXSR" w:date="2026-10-31T19:45:16Z">
        <w:r>
          <w:rPr>
            <w:rFonts w:ascii="Arial" w:hAnsi="Arial" w:cs="Arial"/>
            <w:sz w:val="28"/>
            <w:szCs w:val="28"/>
          </w:rPr>
          <w:delText xml:space="preserve">ela contém</w:delText>
        </w:r>
      </w:del>
      <w:ins w:id="1373" w:author="Assessor GDSXSR" w:date="2026-10-31T19:45:16Z">
        <w:r>
          <w:rPr>
            <w:rFonts w:ascii="Arial" w:hAnsi="Arial" w:cs="Arial"/>
            <w:color w:val="808080"/>
            <w:sz w:val="28"/>
            <w:szCs w:val="28"/>
          </w:rPr>
          <w:t xml:space="preserve">contêm</w:t>
        </w:r>
      </w:ins>
      <w:r>
        <w:rPr>
          <w:rFonts w:ascii="Arial" w:hAnsi="Arial" w:cs="Arial"/>
          <w:sz w:val="28"/>
          <w:szCs w:val="28"/>
        </w:rPr>
        <w:t xml:space="preserve"> informações detalhadas e coerentes, vinculadas aos contratos, às contas hospitalares e às comunicações </w:t>
      </w:r>
      <w:del w:id="1374" w:author="Assessor GDSXSR" w:date="2026-10-31T19:45:16Z">
        <w:r>
          <w:rPr>
            <w:rFonts w:ascii="Arial" w:hAnsi="Arial" w:cs="Arial"/>
            <w:sz w:val="28"/>
            <w:szCs w:val="28"/>
          </w:rPr>
          <w:delText xml:space="preserve">trocadas </w:delText>
        </w:r>
      </w:del>
      <w:r>
        <w:rPr>
          <w:rFonts w:ascii="Arial" w:hAnsi="Arial" w:cs="Arial"/>
          <w:sz w:val="28"/>
          <w:szCs w:val="28"/>
        </w:rPr>
        <w:t xml:space="preserve">entre as partes.</w:t>
      </w:r>
    </w:p>
    <w:p w:rsidR="00DD4E65" w:rsidP="003C0A64" w:rsidRDefault="00DD4E65" w14:paraId="3B8EA7ED" w14:textId="77777777">
      <w:pPr>
        <w:spacing w:after="0" w:line="360" w:lineRule="auto"/>
        <w:ind w:firstLine="2268"/>
        <w:jc w:val="both"/>
        <w:rPr>
          <w:rFonts w:ascii="Arial" w:hAnsi="Arial" w:cs="Arial"/>
          <w:sz w:val="28"/>
          <w:szCs w:val="28"/>
        </w:rPr>
      </w:pPr>
    </w:p>
    <w:p w:rsidRPr="003C0A64" w:rsidR="00DD4E65" w:rsidP="003C0A64" w:rsidRDefault="00DD4E65" w14:paraId="563BB81A" w14:textId="4C129795">
      <w:pPr>
        <w:spacing w:after="0" w:line="360" w:lineRule="auto"/>
        <w:ind w:firstLine="2268"/>
        <w:jc w:val="both"/>
        <w:rPr>
          <w:del w:id="1378" w:author="Assessor GDSXSR" w:date="2026-10-31T19:45:16Z"/>
          <w:rFonts w:ascii="Arial" w:hAnsi="Arial" w:cs="Arial"/>
          <w:sz w:val="28"/>
          <w:szCs w:val="28"/>
        </w:rPr>
      </w:pPr>
      <w:del w:id="1377" w:author="Assessor GDSXSR" w:date="2026-10-31T19:45:16Z">
        <w:r w:rsidRPr="007E1C8C">
          <w:rPr>
            <w:rFonts w:ascii="Arial" w:hAnsi="Arial" w:cs="Arial"/>
            <w:color w:val="000000" w:themeColor="text1"/>
            <w:sz w:val="28"/>
            <w:szCs w:val="28"/>
            <w:u w:val="single"/>
          </w:rPr>
          <w:delText>Assim, nego provimento ao apelo nesse ponto</w:delText>
        </w:r>
      </w:del>
    </w:p>
    <w:p w:rsidR="003C0A64" w:rsidP="003C0A64" w:rsidRDefault="003C0A64" w14:paraId="262D4E20" w14:textId="77777777">
      <w:pPr>
        <w:spacing w:after="0" w:line="360" w:lineRule="auto"/>
        <w:ind w:firstLine="2268"/>
        <w:jc w:val="both"/>
        <w:rPr>
          <w:del w:id="1379" w:author="Assessor GDSXSR" w:date="2026-10-31T19:45:16Z"/>
          <w:rFonts w:ascii="Arial" w:hAnsi="Arial" w:cs="Arial"/>
          <w:sz w:val="28"/>
          <w:szCs w:val="28"/>
        </w:rPr>
      </w:pPr>
    </w:p>
    <w:p w:rsidR="00DD4E65" w:rsidP="006A623E" w:rsidRDefault="006A623E" w14:paraId="5CED3345" w14:textId="3AA231DC">
      <w:pPr>
        <w:spacing w:after="0" w:line="360" w:lineRule="auto"/>
        <w:jc w:val="center"/>
        <w:rPr>
          <w:del w:id="1381" w:author="Assessor GDSXSR" w:date="2026-10-31T19:45:16Z"/>
          <w:rFonts w:ascii="Arial" w:hAnsi="Arial" w:cs="Arial"/>
          <w:sz w:val="28"/>
          <w:szCs w:val="28"/>
        </w:rPr>
      </w:pPr>
      <w:del w:id="1380" w:author="Assessor GDSXSR" w:date="2026-10-31T19:45:16Z">
        <w:r w:rsidRPr="00C81D5E">
          <w:rPr>
            <w:rFonts w:ascii="Arial" w:hAnsi="Arial" w:cs="Arial"/>
            <w:sz w:val="28"/>
            <w:szCs w:val="28"/>
          </w:rPr>
          <w:delText>DA AUSÊNCIA DE INVERSÃO INDEVIDA DO ÔNUS DA PROVA</w:delText>
        </w:r>
      </w:del>
    </w:p>
    <w:p w:rsidR="006A623E" w:rsidP="003C0A64" w:rsidRDefault="006A623E" w14:paraId="53A86A44" w14:textId="77777777">
      <w:pPr>
        <w:spacing w:after="0" w:line="360" w:lineRule="auto"/>
        <w:ind w:firstLine="2268"/>
        <w:jc w:val="both"/>
        <w:rPr>
          <w:del w:id="1382" w:author="Assessor GDSXSR" w:date="2026-10-31T19:45:16Z"/>
          <w:rFonts w:ascii="Arial" w:hAnsi="Arial" w:cs="Arial"/>
          <w:sz w:val="28"/>
          <w:szCs w:val="28"/>
        </w:rPr>
      </w:pPr>
    </w:p>
    <w:p w:rsidR="00DD4E65" w:rsidP="003C0A64" w:rsidRDefault="00DD4E65" w14:paraId="06C263E5" w14:textId="29938BDD">
      <w:pPr>
        <w:spacing w:after="0" w:line="360" w:lineRule="auto"/>
        <w:ind w:firstLine="2268"/>
        <w:jc w:val="both"/>
        <w:rPr>
          <w:del w:id="1388" w:author="Assessor GDSXSR" w:date="2026-10-31T19:45:16Z"/>
          <w:rFonts w:ascii="Arial" w:hAnsi="Arial" w:cs="Arial"/>
          <w:sz w:val="28"/>
          <w:szCs w:val="28"/>
        </w:rPr>
      </w:pPr>
      <w:del w:id="1383" w:author="Assessor GDSXSR" w:date="2026-10-31T19:45:16Z">
        <w:r>
          <w:rPr>
            <w:rFonts w:ascii="Arial" w:hAnsi="Arial" w:cs="Arial"/>
            <w:sz w:val="28"/>
            <w:szCs w:val="28"/>
          </w:rPr>
          <w:lastRenderedPageBreak/>
          <w:delText xml:space="preserve">A ré alega que </w:delText>
        </w:r>
      </w:del>
      <w:del w:id="1384" w:author="Assessor GDSXSR" w:date="2026-10-31T19:45:16Z">
        <w:r w:rsidRPr="006A623E" w:rsidR="006A623E">
          <w:rPr>
            <w:rFonts w:ascii="Arial" w:hAnsi="Arial" w:cs="Arial"/>
            <w:sz w:val="28"/>
            <w:szCs w:val="28"/>
          </w:rPr>
          <w:delText xml:space="preserve">a sentença distribuiu incorretamente o ônus da prova ao exigir que </w:delText>
        </w:r>
      </w:del>
      <w:del w:id="1385" w:author="Assessor GDSXSR" w:date="2026-10-31T19:45:16Z">
        <w:r w:rsidR="0053148D">
          <w:rPr>
            <w:rFonts w:ascii="Arial" w:hAnsi="Arial" w:cs="Arial"/>
            <w:sz w:val="28"/>
            <w:szCs w:val="28"/>
          </w:rPr>
          <w:delText>ela</w:delText>
        </w:r>
      </w:del>
      <w:del w:id="1386" w:author="Assessor GDSXSR" w:date="2026-10-31T19:45:16Z">
        <w:r w:rsidRPr="006A623E" w:rsidR="006A623E">
          <w:rPr>
            <w:rFonts w:ascii="Arial" w:hAnsi="Arial" w:cs="Arial"/>
            <w:sz w:val="28"/>
            <w:szCs w:val="28"/>
          </w:rPr>
          <w:delText xml:space="preserve"> demonstrasse a inexistência da dívida, embora coubesse aos autores comprovar os fatos constitutivos da pretensão</w:delText>
        </w:r>
      </w:del>
      <w:del w:id="1387" w:author="Assessor GDSXSR" w:date="2026-10-31T19:45:16Z">
        <w:r w:rsidR="006A623E">
          <w:rPr>
            <w:rFonts w:ascii="Arial" w:hAnsi="Arial" w:cs="Arial"/>
            <w:sz w:val="28"/>
            <w:szCs w:val="28"/>
          </w:rPr>
          <w:delText>.</w:delText>
        </w:r>
      </w:del>
    </w:p>
    <w:p w:rsidR="006A623E" w:rsidP="003C0A64" w:rsidRDefault="006A623E" w14:paraId="56808005" w14:textId="77777777">
      <w:pPr>
        <w:spacing w:after="0" w:line="360" w:lineRule="auto"/>
        <w:ind w:firstLine="2268"/>
        <w:jc w:val="both"/>
        <w:rPr>
          <w:del w:id="1389" w:author="Assessor GDSXSR" w:date="2026-10-31T19:45:16Z"/>
          <w:rFonts w:ascii="Arial" w:hAnsi="Arial" w:cs="Arial"/>
          <w:sz w:val="28"/>
          <w:szCs w:val="28"/>
        </w:rPr>
      </w:pPr>
    </w:p>
    <w:p w:rsidR="006A623E" w:rsidP="003C0A64" w:rsidRDefault="006A623E" w14:paraId="3D4532CC" w14:textId="3C13B28C">
      <w:pPr>
        <w:spacing w:after="0" w:line="360" w:lineRule="auto"/>
        <w:ind w:firstLine="2268"/>
        <w:jc w:val="both"/>
        <w:rPr>
          <w:del w:id="1392" w:author="Assessor GDSXSR" w:date="2026-10-31T19:45:16Z"/>
          <w:rFonts w:ascii="Arial" w:hAnsi="Arial" w:cs="Arial"/>
          <w:color w:val="000000" w:themeColor="text1"/>
          <w:sz w:val="28"/>
          <w:szCs w:val="28"/>
        </w:rPr>
      </w:pPr>
      <w:del w:id="1390" w:author="Assessor GDSXSR" w:date="2026-10-31T19:45:16Z">
        <w:r w:rsidRPr="007E1C8C">
          <w:rPr>
            <w:rFonts w:ascii="Arial" w:hAnsi="Arial" w:cs="Arial"/>
            <w:color w:val="000000" w:themeColor="text1"/>
            <w:sz w:val="28"/>
            <w:szCs w:val="28"/>
          </w:rPr>
          <w:delText>Sem razão</w:delText>
        </w:r>
      </w:del>
      <w:del w:id="1391" w:author="Assessor GDSXSR" w:date="2026-10-31T19:45:16Z">
        <w:r>
          <w:rPr>
            <w:rFonts w:ascii="Arial" w:hAnsi="Arial" w:cs="Arial"/>
            <w:color w:val="000000" w:themeColor="text1"/>
            <w:sz w:val="28"/>
            <w:szCs w:val="28"/>
          </w:rPr>
          <w:delText xml:space="preserve"> a apelante.</w:delText>
        </w:r>
      </w:del>
    </w:p>
    <w:p w:rsidR="006A623E" w:rsidP="003C0A64" w:rsidRDefault="006A623E" w14:paraId="7E2C7D52" w14:textId="77777777">
      <w:pPr>
        <w:spacing w:after="0" w:line="360" w:lineRule="auto"/>
        <w:ind w:firstLine="2268"/>
        <w:jc w:val="both"/>
        <w:rPr>
          <w:del w:id="1393" w:author="Assessor GDSXSR" w:date="2026-10-31T19:45:16Z"/>
          <w:rFonts w:ascii="Arial" w:hAnsi="Arial" w:cs="Arial"/>
          <w:color w:val="000000" w:themeColor="text1"/>
          <w:sz w:val="28"/>
          <w:szCs w:val="28"/>
        </w:rPr>
      </w:pPr>
    </w:p>
    <w:p w:rsidRPr="006A623E" w:rsidR="006A623E" w:rsidP="006A623E" w:rsidRDefault="006A623E" w14:paraId="1D2BACC7" w14:textId="77777777">
      <w:pPr>
        <w:spacing w:after="0" w:line="360" w:lineRule="auto"/>
        <w:ind w:firstLine="2268"/>
        <w:jc w:val="both"/>
        <w:rPr>
          <w:ins w:id="1924" w:author="Assessor GDSXSR" w:date="2026-10-31T19:45:16Z"/>
          <w:rFonts w:ascii="Arial" w:hAnsi="Arial" w:cs="Arial"/>
          <w:sz w:val="28"/>
          <w:szCs w:val="28"/>
        </w:rPr>
      </w:pPr>
      <w:del w:id="1394" w:author="Assessor GDSXSR" w:date="2026-10-31T19:45:16Z">
        <w:r>
          <w:rPr>
            <w:rFonts w:ascii="Arial" w:hAnsi="Arial" w:cs="Arial"/>
            <w:sz w:val="28"/>
            <w:szCs w:val="28"/>
          </w:rPr>
          <w:delText xml:space="preserve">Nos termos do art. 373, incisos I e II, do Código de Processo Civil, incumbe</w:delText>
        </w:r>
      </w:del>
      <w:ins w:id="1395" w:author="Assessor GDSXSR" w:date="2026-10-31T19:45:16Z">
        <w:r>
          <w:rPr>
            <w:rFonts w:ascii="Arial" w:hAnsi="Arial" w:cs="Arial"/>
            <w:color w:val="808080"/>
            <w:sz w:val="28"/>
            <w:szCs w:val="28"/>
          </w:rPr>
          <w:t xml:space="preserve">Quanto</w:t>
        </w:r>
      </w:ins>
      <w:commentRangeStart w:id="7"/>
      <w:r>
        <w:rPr>
          <w:rFonts w:ascii="Arial" w:hAnsi="Arial" w:cs="Arial"/>
          <w:sz w:val="28"/>
          <w:szCs w:val="28"/>
        </w:rPr>
        <w:t xml:space="preserve"> ao </w:t>
      </w:r>
      <w:ins w:id="1396" w:author="Assessor GDSXSR" w:date="2026-10-31T19:45:16Z">
        <w:r>
          <w:rPr>
            <w:rFonts w:ascii="Arial" w:hAnsi="Arial" w:cs="Arial"/>
            <w:color w:val="808080"/>
            <w:sz w:val="28"/>
            <w:szCs w:val="28"/>
          </w:rPr>
          <w:t xml:space="preserve">ônus da prova, o CPC o distribui entre o </w:t>
        </w:r>
      </w:ins>
      <w:r>
        <w:rPr>
          <w:rFonts w:ascii="Arial" w:hAnsi="Arial" w:cs="Arial"/>
          <w:sz w:val="28"/>
          <w:szCs w:val="28"/>
        </w:rPr>
        <w:t xml:space="preserve">autor</w:t>
      </w:r>
      <w:ins w:id="1397" w:author="Assessor GDSXSR" w:date="2026-10-31T19:45:16Z">
        <w:r>
          <w:rPr>
            <w:rFonts w:ascii="Arial" w:hAnsi="Arial" w:cs="Arial"/>
            <w:color w:val="808080"/>
            <w:sz w:val="28"/>
            <w:szCs w:val="28"/>
          </w:rPr>
          <w:t xml:space="preserve">,</w:t>
        </w:r>
      </w:ins>
      <w:r>
        <w:rPr>
          <w:rFonts w:ascii="Arial" w:hAnsi="Arial" w:cs="Arial"/>
          <w:sz w:val="28"/>
          <w:szCs w:val="28"/>
        </w:rPr>
        <w:t xml:space="preserve"> </w:t>
      </w:r>
      <w:del w:id="1398" w:author="Assessor GDSXSR" w:date="2026-10-31T19:45:16Z">
        <w:r>
          <w:rPr>
            <w:rFonts w:ascii="Arial" w:hAnsi="Arial" w:cs="Arial"/>
            <w:sz w:val="28"/>
            <w:szCs w:val="28"/>
          </w:rPr>
          <w:delText xml:space="preserve">comprovar</w:delText>
        </w:r>
      </w:del>
      <w:ins w:id="1399" w:author="Assessor GDSXSR" w:date="2026-10-31T19:45:16Z">
        <w:r>
          <w:rPr>
            <w:rFonts w:ascii="Arial" w:hAnsi="Arial" w:cs="Arial"/>
            <w:color w:val="808080"/>
            <w:sz w:val="28"/>
            <w:szCs w:val="28"/>
          </w:rPr>
          <w:t xml:space="preserve">quanto</w:t>
        </w:r>
      </w:ins>
      <w:r>
        <w:rPr>
          <w:rFonts w:ascii="Arial" w:hAnsi="Arial" w:cs="Arial"/>
          <w:sz w:val="28"/>
          <w:szCs w:val="28"/>
        </w:rPr>
        <w:t xml:space="preserve"> </w:t>
      </w:r>
      <w:del w:id="1400" w:author="Assessor GDSXSR" w:date="2026-10-31T19:45:16Z">
        <w:r>
          <w:rPr>
            <w:rFonts w:ascii="Arial" w:hAnsi="Arial" w:cs="Arial"/>
            <w:sz w:val="28"/>
            <w:szCs w:val="28"/>
          </w:rPr>
          <w:delText xml:space="preserve">os</w:delText>
        </w:r>
      </w:del>
      <w:ins w:id="1401" w:author="Assessor GDSXSR" w:date="2026-10-31T19:45:16Z">
        <w:r>
          <w:rPr>
            <w:rFonts w:ascii="Arial" w:hAnsi="Arial" w:cs="Arial"/>
            <w:color w:val="808080"/>
            <w:sz w:val="28"/>
            <w:szCs w:val="28"/>
          </w:rPr>
          <w:t xml:space="preserve">ao</w:t>
        </w:r>
      </w:ins>
      <w:r>
        <w:rPr>
          <w:rFonts w:ascii="Arial" w:hAnsi="Arial" w:cs="Arial"/>
          <w:sz w:val="28"/>
          <w:szCs w:val="28"/>
        </w:rPr>
        <w:t xml:space="preserve"> </w:t>
      </w:r>
      <w:del w:id="1402" w:author="Assessor GDSXSR" w:date="2026-10-31T19:45:16Z">
        <w:r>
          <w:rPr>
            <w:rFonts w:ascii="Arial" w:hAnsi="Arial" w:cs="Arial"/>
            <w:sz w:val="28"/>
            <w:szCs w:val="28"/>
          </w:rPr>
          <w:delText xml:space="preserve">fatos</w:delText>
        </w:r>
      </w:del>
      <w:ins w:id="1403" w:author="Assessor GDSXSR" w:date="2026-10-31T19:45:16Z">
        <w:r>
          <w:rPr>
            <w:rFonts w:ascii="Arial" w:hAnsi="Arial" w:cs="Arial"/>
            <w:color w:val="808080"/>
            <w:sz w:val="28"/>
            <w:szCs w:val="28"/>
          </w:rPr>
          <w:t xml:space="preserve">fato</w:t>
        </w:r>
      </w:ins>
      <w:r>
        <w:rPr>
          <w:rFonts w:ascii="Arial" w:hAnsi="Arial" w:cs="Arial"/>
          <w:sz w:val="28"/>
          <w:szCs w:val="28"/>
        </w:rPr>
        <w:t xml:space="preserve"> </w:t>
      </w:r>
      <w:del w:id="1404" w:author="Assessor GDSXSR" w:date="2026-10-31T19:45:16Z">
        <w:r>
          <w:rPr>
            <w:rFonts w:ascii="Arial" w:hAnsi="Arial" w:cs="Arial"/>
            <w:sz w:val="28"/>
            <w:szCs w:val="28"/>
          </w:rPr>
          <w:delText xml:space="preserve">constitutivos</w:delText>
        </w:r>
      </w:del>
      <w:ins w:id="1405" w:author="Assessor GDSXSR" w:date="2026-10-31T19:45:16Z">
        <w:r>
          <w:rPr>
            <w:rFonts w:ascii="Arial" w:hAnsi="Arial" w:cs="Arial"/>
            <w:color w:val="808080"/>
            <w:sz w:val="28"/>
            <w:szCs w:val="28"/>
          </w:rPr>
          <w:t xml:space="preserve">constitutivo</w:t>
        </w:r>
      </w:ins>
      <w:r>
        <w:rPr>
          <w:rFonts w:ascii="Arial" w:hAnsi="Arial" w:cs="Arial"/>
          <w:sz w:val="28"/>
          <w:szCs w:val="28"/>
        </w:rPr>
        <w:t xml:space="preserve"> de seu direito, </w:t>
      </w:r>
      <w:del w:id="1406" w:author="Assessor GDSXSR" w:date="2026-10-31T19:45:16Z">
        <w:r>
          <w:rPr>
            <w:rFonts w:ascii="Arial" w:hAnsi="Arial" w:cs="Arial"/>
            <w:sz w:val="28"/>
            <w:szCs w:val="28"/>
          </w:rPr>
          <w:delText xml:space="preserve">enquanto</w:delText>
        </w:r>
      </w:del>
      <w:ins w:id="1407" w:author="Assessor GDSXSR" w:date="2026-10-31T19:45:16Z">
        <w:r>
          <w:rPr>
            <w:rFonts w:ascii="Arial" w:hAnsi="Arial" w:cs="Arial"/>
            <w:color w:val="808080"/>
            <w:sz w:val="28"/>
            <w:szCs w:val="28"/>
          </w:rPr>
          <w:t xml:space="preserve">e</w:t>
        </w:r>
      </w:ins>
      <w:r>
        <w:rPr>
          <w:rFonts w:ascii="Arial" w:hAnsi="Arial" w:cs="Arial"/>
          <w:sz w:val="28"/>
          <w:szCs w:val="28"/>
        </w:rPr>
        <w:t xml:space="preserve"> </w:t>
      </w:r>
      <w:del w:id="1408" w:author="Assessor GDSXSR" w:date="2026-10-31T19:45:16Z">
        <w:r>
          <w:rPr>
            <w:rFonts w:ascii="Arial" w:hAnsi="Arial" w:cs="Arial"/>
            <w:sz w:val="28"/>
            <w:szCs w:val="28"/>
          </w:rPr>
          <w:delText xml:space="preserve">cabe</w:delText>
        </w:r>
      </w:del>
      <w:ins w:id="1409" w:author="Assessor GDSXSR" w:date="2026-10-31T19:45:16Z">
        <w:r>
          <w:rPr>
            <w:rFonts w:ascii="Arial" w:hAnsi="Arial" w:cs="Arial"/>
            <w:color w:val="808080"/>
            <w:sz w:val="28"/>
            <w:szCs w:val="28"/>
          </w:rPr>
          <w:t xml:space="preserve">o réu, quanto</w:t>
        </w:r>
      </w:ins>
      <w:r>
        <w:rPr>
          <w:rFonts w:ascii="Arial" w:hAnsi="Arial" w:cs="Arial"/>
          <w:sz w:val="28"/>
          <w:szCs w:val="28"/>
        </w:rPr>
        <w:t xml:space="preserve"> ao</w:t>
      </w:r>
      <w:del w:id="1410" w:author="Assessor GDSXSR" w:date="2026-10-31T19:45:16Z">
        <w:r>
          <w:rPr>
            <w:rFonts w:ascii="Arial" w:hAnsi="Arial" w:cs="Arial"/>
            <w:sz w:val="28"/>
            <w:szCs w:val="28"/>
          </w:rPr>
          <w:delText xml:space="preserve"> réu demonstrar a existência de</w:delText>
        </w:r>
      </w:del>
      <w:r>
        <w:rPr>
          <w:rFonts w:ascii="Arial" w:hAnsi="Arial" w:cs="Arial"/>
          <w:sz w:val="28"/>
          <w:szCs w:val="28"/>
        </w:rPr>
        <w:t xml:space="preserve"> fato impeditivo, modificativo ou extintivo</w:t>
      </w:r>
      <w:commentRangeEnd w:id="7"/>
      <w:r>
        <w:rPr>
          <w:rStyle w:val="CommentReference"/>
        </w:rPr>
        <w:commentReference w:id="7"/>
      </w:r>
      <w:del w:id="1411" w:author="Assessor GDSXSR" w:date="2026-10-31T19:45:16Z">
        <w:r>
          <w:rPr>
            <w:rFonts w:ascii="Arial" w:hAnsi="Arial" w:cs="Arial"/>
            <w:sz w:val="28"/>
            <w:szCs w:val="28"/>
          </w:rPr>
          <w:delText xml:space="preserve"> da pretensão deduzida.</w:delText>
        </w:r>
      </w:del>
      <w:ins w:id="1412" w:author="Assessor GDSXSR" w:date="2026-10-31T19:45:16Z">
        <w:r>
          <w:rPr>
            <w:rFonts w:ascii="Arial" w:hAnsi="Arial" w:cs="Arial"/>
            <w:color w:val="808080"/>
            <w:sz w:val="28"/>
            <w:szCs w:val="28"/>
          </w:rPr>
          <w:t xml:space="preserve">:</w:t>
        </w:r>
      </w:ins>
    </w:p>
    <w:p>
      <w:pPr>
        <w:spacing w:after="0" w:line="360" w:lineRule="auto"/>
        <w:ind w:firstLine="2268"/>
        <w:jc w:val="both"/>
        <w:rPr>
          <w:ins w:id="1925" w:author="Assessor GDSXSR" w:date="2026-10-31T19:45:16Z"/>
          <w:rFonts w:ascii="Arial" w:hAnsi="Arial" w:cs="Arial"/>
          <w:sz w:val="28"/>
          <w:szCs w:val="28"/>
        </w:rPr>
      </w:pPr>
    </w:p>
    <w:p>
      <w:pPr>
        <w:spacing w:after="0" w:line="360" w:lineRule="auto"/>
        <w:ind w:left="2268" w:firstLine="0"/>
        <w:jc w:val="both"/>
        <w:rPr>
          <w:ins w:id="1927" w:author="Assessor GDSXSR" w:date="2026-10-31T19:45:16Z"/>
          <w:rFonts w:ascii="Arial" w:hAnsi="Arial" w:cs="Arial"/>
          <w:sz w:val="28"/>
          <w:szCs w:val="28"/>
        </w:rPr>
      </w:pPr>
      <w:ins w:id="1926" w:author="Assessor GDSXSR" w:date="2026-10-31T19:45:16Z">
        <w:r>
          <w:rPr>
            <w:rFonts w:ascii="Arial" w:hAnsi="Arial" w:cs="Arial"/>
            <w:i/>
            <w:color w:val="808080"/>
            <w:sz w:val="26"/>
            <w:szCs w:val="28"/>
          </w:rPr>
          <w:t xml:space="preserve">“Art. 373. O ônus da prova incumbe:</w:t>
        </w:r>
      </w:ins>
    </w:p>
    <w:p>
      <w:pPr>
        <w:spacing w:after="0" w:line="360" w:lineRule="auto"/>
        <w:ind w:left="2268" w:firstLine="0"/>
        <w:jc w:val="both"/>
        <w:rPr>
          <w:ins w:id="1929" w:author="Assessor GDSXSR" w:date="2026-10-31T19:45:16Z"/>
          <w:rFonts w:ascii="Arial" w:hAnsi="Arial" w:cs="Arial"/>
          <w:sz w:val="28"/>
          <w:szCs w:val="28"/>
        </w:rPr>
      </w:pPr>
      <w:ins w:id="1928" w:author="Assessor GDSXSR" w:date="2026-10-31T19:45:16Z">
        <w:r>
          <w:rPr>
            <w:i/>
            <w:color w:val="808080"/>
            <w:sz w:val="26"/>
            <w:u w:val="single"/>
          </w:rPr>
          <w:t xml:space="preserve">I - ao autor, quanto ao fato constitutivo de seu direito;</w:t>
        </w:r>
      </w:ins>
    </w:p>
    <w:p>
      <w:pPr>
        <w:spacing w:after="0" w:line="360" w:lineRule="auto"/>
        <w:ind w:left="2268" w:firstLine="0"/>
        <w:jc w:val="both"/>
        <w:rPr>
          <w:rFonts w:ascii="Arial" w:hAnsi="Arial" w:cs="Arial"/>
          <w:sz w:val="28"/>
          <w:szCs w:val="28"/>
        </w:rPr>
      </w:pPr>
      <w:ins w:id="1930" w:author="Assessor GDSXSR" w:date="2026-10-31T19:45:16Z">
        <w:r>
          <w:rPr>
            <w:i/>
            <w:color w:val="808080"/>
            <w:sz w:val="26"/>
            <w:u w:val="single"/>
          </w:rPr>
          <w:t xml:space="preserve">II - ao réu, quanto à existência de fato impeditivo, modificativo ou extintivo do direito do autor.” – Grifei</w:t>
        </w:r>
      </w:ins>
    </w:p>
    <w:p w:rsidRPr="006A623E" w:rsidR="006A623E" w:rsidP="006A623E" w:rsidRDefault="006A623E" w14:paraId="2F9014F4" w14:textId="77777777">
      <w:pPr>
        <w:spacing w:after="0" w:line="360" w:lineRule="auto"/>
        <w:ind w:firstLine="2268"/>
        <w:jc w:val="both"/>
        <w:rPr>
          <w:rFonts w:ascii="Arial" w:hAnsi="Arial" w:cs="Arial"/>
          <w:sz w:val="28"/>
          <w:szCs w:val="28"/>
        </w:rPr>
      </w:pPr>
    </w:p>
    <w:p w:rsidRPr="006A623E" w:rsidR="006A623E" w:rsidP="006A623E" w:rsidRDefault="006A623E" w14:paraId="45809321" w14:textId="77777777">
      <w:pPr>
        <w:spacing w:after="0" w:line="360" w:lineRule="auto"/>
        <w:ind w:firstLine="2268"/>
        <w:jc w:val="both"/>
        <w:rPr>
          <w:rFonts w:ascii="Arial" w:hAnsi="Arial" w:cs="Arial"/>
          <w:sz w:val="28"/>
          <w:szCs w:val="28"/>
        </w:rPr>
      </w:pPr>
      <w:r>
        <w:rPr>
          <w:rFonts w:ascii="Arial" w:hAnsi="Arial" w:cs="Arial"/>
          <w:sz w:val="28"/>
          <w:szCs w:val="28"/>
        </w:rPr>
        <w:t xml:space="preserve">Os hospitais não se limitaram a afirmar </w:t>
      </w:r>
      <w:del w:id="1413" w:author="Assessor GDSXSR" w:date="2026-10-31T19:45:16Z">
        <w:r>
          <w:rPr>
            <w:rFonts w:ascii="Arial" w:hAnsi="Arial" w:cs="Arial"/>
            <w:sz w:val="28"/>
            <w:szCs w:val="28"/>
          </w:rPr>
          <w:delText xml:space="preserve">que</w:delText>
        </w:r>
      </w:del>
      <w:ins w:id="1414" w:author="Assessor GDSXSR" w:date="2026-10-31T19:45:16Z">
        <w:r>
          <w:rPr>
            <w:rFonts w:ascii="Arial" w:hAnsi="Arial" w:cs="Arial"/>
            <w:color w:val="808080"/>
            <w:sz w:val="28"/>
            <w:szCs w:val="28"/>
          </w:rPr>
          <w:t xml:space="preserve">a</w:t>
        </w:r>
      </w:ins>
      <w:r>
        <w:rPr>
          <w:rFonts w:ascii="Arial" w:hAnsi="Arial" w:cs="Arial"/>
          <w:sz w:val="28"/>
          <w:szCs w:val="28"/>
        </w:rPr>
        <w:t xml:space="preserve"> </w:t>
      </w:r>
      <w:del w:id="1415" w:author="Assessor GDSXSR" w:date="2026-10-31T19:45:16Z">
        <w:r>
          <w:rPr>
            <w:rFonts w:ascii="Arial" w:hAnsi="Arial" w:cs="Arial"/>
            <w:sz w:val="28"/>
            <w:szCs w:val="28"/>
          </w:rPr>
          <w:delText xml:space="preserve">prestaram</w:delText>
        </w:r>
      </w:del>
      <w:ins w:id="1416" w:author="Assessor GDSXSR" w:date="2026-10-31T19:45:16Z">
        <w:r>
          <w:rPr>
            <w:rFonts w:ascii="Arial" w:hAnsi="Arial" w:cs="Arial"/>
            <w:color w:val="808080"/>
            <w:sz w:val="28"/>
            <w:szCs w:val="28"/>
          </w:rPr>
          <w:t xml:space="preserve">prestação</w:t>
        </w:r>
      </w:ins>
      <w:r>
        <w:rPr>
          <w:rFonts w:ascii="Arial" w:hAnsi="Arial" w:cs="Arial"/>
          <w:sz w:val="28"/>
          <w:szCs w:val="28"/>
        </w:rPr>
        <w:t xml:space="preserve"> </w:t>
      </w:r>
      <w:del w:id="1417" w:author="Assessor GDSXSR" w:date="2026-10-31T19:45:16Z">
        <w:r>
          <w:rPr>
            <w:rFonts w:ascii="Arial" w:hAnsi="Arial" w:cs="Arial"/>
            <w:sz w:val="28"/>
            <w:szCs w:val="28"/>
          </w:rPr>
          <w:delText xml:space="preserve">os</w:delText>
        </w:r>
      </w:del>
      <w:ins w:id="1418" w:author="Assessor GDSXSR" w:date="2026-10-31T19:45:16Z">
        <w:r>
          <w:rPr>
            <w:rFonts w:ascii="Arial" w:hAnsi="Arial" w:cs="Arial"/>
            <w:color w:val="808080"/>
            <w:sz w:val="28"/>
            <w:szCs w:val="28"/>
          </w:rPr>
          <w:t xml:space="preserve">dos</w:t>
        </w:r>
      </w:ins>
      <w:r>
        <w:rPr>
          <w:rFonts w:ascii="Arial" w:hAnsi="Arial" w:cs="Arial"/>
          <w:sz w:val="28"/>
          <w:szCs w:val="28"/>
        </w:rPr>
        <w:t xml:space="preserve"> serviços</w:t>
      </w:r>
      <w:del w:id="1419" w:author="Assessor GDSXSR" w:date="2026-10-31T19:45:16Z">
        <w:r>
          <w:rPr>
            <w:rFonts w:ascii="Arial" w:hAnsi="Arial" w:cs="Arial"/>
            <w:sz w:val="28"/>
            <w:szCs w:val="28"/>
          </w:rPr>
          <w:delText xml:space="preserve">. Eles</w:delText>
        </w:r>
      </w:del>
      <w:ins w:id="1420" w:author="Assessor GDSXSR" w:date="2026-10-31T19:45:16Z">
        <w:r>
          <w:rPr>
            <w:rFonts w:ascii="Arial" w:hAnsi="Arial" w:cs="Arial"/>
            <w:color w:val="808080"/>
            <w:sz w:val="28"/>
            <w:szCs w:val="28"/>
          </w:rPr>
          <w:t xml:space="preserve">:</w:t>
        </w:r>
      </w:ins>
      <w:r>
        <w:rPr>
          <w:rFonts w:ascii="Arial" w:hAnsi="Arial" w:cs="Arial"/>
          <w:sz w:val="28"/>
          <w:szCs w:val="28"/>
        </w:rPr>
        <w:t xml:space="preserve"> demonstraram a relação contratual</w:t>
      </w:r>
      <w:del w:id="1421" w:author="Assessor GDSXSR" w:date="2026-10-31T19:45:16Z">
        <w:r>
          <w:rPr>
            <w:rFonts w:ascii="Arial" w:hAnsi="Arial" w:cs="Arial"/>
            <w:sz w:val="28"/>
            <w:szCs w:val="28"/>
          </w:rPr>
          <w:delText xml:space="preserve">,</w:delText>
        </w:r>
      </w:del>
      <w:ins w:id="1422" w:author="Assessor GDSXSR" w:date="2026-10-31T19:45:16Z">
        <w:r>
          <w:rPr>
            <w:rFonts w:ascii="Arial" w:hAnsi="Arial" w:cs="Arial"/>
            <w:color w:val="808080"/>
            <w:sz w:val="28"/>
            <w:szCs w:val="28"/>
          </w:rPr>
          <w:t xml:space="preserve"> e</w:t>
        </w:r>
      </w:ins>
      <w:r>
        <w:rPr>
          <w:rFonts w:ascii="Arial" w:hAnsi="Arial" w:cs="Arial"/>
          <w:sz w:val="28"/>
          <w:szCs w:val="28"/>
        </w:rPr>
        <w:t xml:space="preserve"> apresentaram a relação individualizada dos atendimentos</w:t>
      </w:r>
      <w:ins w:id="1423" w:author="Assessor GDSXSR" w:date="2026-10-31T19:45:16Z">
        <w:r>
          <w:rPr>
            <w:rFonts w:ascii="Arial" w:hAnsi="Arial" w:cs="Arial"/>
            <w:color w:val="808080"/>
            <w:sz w:val="28"/>
            <w:szCs w:val="28"/>
          </w:rPr>
          <w:t xml:space="preserve">,</w:t>
        </w:r>
      </w:ins>
      <w:r>
        <w:rPr>
          <w:rFonts w:ascii="Arial" w:hAnsi="Arial" w:cs="Arial"/>
          <w:sz w:val="28"/>
          <w:szCs w:val="28"/>
        </w:rPr>
        <w:t xml:space="preserve"> </w:t>
      </w:r>
      <w:del w:id="1424" w:author="Assessor GDSXSR" w:date="2026-10-31T19:45:16Z">
        <w:r>
          <w:rPr>
            <w:rFonts w:ascii="Arial" w:hAnsi="Arial" w:cs="Arial"/>
            <w:sz w:val="28"/>
            <w:szCs w:val="28"/>
          </w:rPr>
          <w:delText xml:space="preserve">e juntaram</w:delText>
        </w:r>
      </w:del>
      <w:ins w:id="1425" w:author="Assessor GDSXSR" w:date="2026-10-31T19:45:16Z">
        <w:r>
          <w:rPr>
            <w:rFonts w:ascii="Arial" w:hAnsi="Arial" w:cs="Arial"/>
            <w:color w:val="808080"/>
            <w:sz w:val="28"/>
            <w:szCs w:val="28"/>
          </w:rPr>
          <w:t xml:space="preserve">com</w:t>
        </w:r>
      </w:ins>
      <w:r>
        <w:rPr>
          <w:rFonts w:ascii="Arial" w:hAnsi="Arial" w:cs="Arial"/>
          <w:sz w:val="28"/>
          <w:szCs w:val="28"/>
        </w:rPr>
        <w:t xml:space="preserve"> as respectivas contas, notas fiscais e comunicações administrativas.</w:t>
      </w:r>
    </w:p>
    <w:p w:rsidRPr="006A623E" w:rsidR="006A623E" w:rsidP="006A623E" w:rsidRDefault="006A623E" w14:paraId="7099458F" w14:textId="77777777">
      <w:pPr>
        <w:spacing w:after="0" w:line="360" w:lineRule="auto"/>
        <w:ind w:firstLine="2268"/>
        <w:jc w:val="both"/>
        <w:rPr>
          <w:rFonts w:ascii="Arial" w:hAnsi="Arial" w:cs="Arial"/>
          <w:sz w:val="28"/>
          <w:szCs w:val="28"/>
        </w:rPr>
      </w:pPr>
    </w:p>
    <w:p w:rsidRPr="006A623E" w:rsidR="006A623E" w:rsidP="006A623E" w:rsidRDefault="006A623E" w14:paraId="430E605B" w14:textId="77777777">
      <w:pPr>
        <w:spacing w:after="0" w:line="360" w:lineRule="auto"/>
        <w:ind w:firstLine="2268"/>
        <w:jc w:val="both"/>
        <w:rPr>
          <w:rFonts w:ascii="Arial" w:hAnsi="Arial" w:cs="Arial"/>
          <w:sz w:val="28"/>
          <w:szCs w:val="28"/>
        </w:rPr>
      </w:pPr>
      <w:del w:id="1426" w:author="Assessor GDSXSR" w:date="2026-10-31T19:45:16Z">
        <w:r>
          <w:rPr>
            <w:rFonts w:ascii="Arial" w:hAnsi="Arial" w:cs="Arial"/>
            <w:sz w:val="28"/>
            <w:szCs w:val="28"/>
          </w:rPr>
          <w:delText xml:space="preserve">Somente após a apresentação</w:delText>
        </w:r>
      </w:del>
      <w:ins w:id="1427" w:author="Assessor GDSXSR" w:date="2026-10-31T19:45:16Z">
        <w:r>
          <w:rPr>
            <w:rFonts w:ascii="Arial" w:hAnsi="Arial" w:cs="Arial"/>
            <w:color w:val="808080"/>
            <w:sz w:val="28"/>
            <w:szCs w:val="28"/>
          </w:rPr>
          <w:t xml:space="preserve">Diante</w:t>
        </w:r>
      </w:ins>
      <w:r>
        <w:rPr>
          <w:rFonts w:ascii="Arial" w:hAnsi="Arial" w:cs="Arial"/>
          <w:sz w:val="28"/>
          <w:szCs w:val="28"/>
        </w:rPr>
        <w:t xml:space="preserve"> desse conjunto</w:t>
      </w:r>
      <w:del w:id="1428" w:author="Assessor GDSXSR" w:date="2026-10-31T19:45:16Z">
        <w:r>
          <w:rPr>
            <w:rFonts w:ascii="Arial" w:hAnsi="Arial" w:cs="Arial"/>
            <w:sz w:val="28"/>
            <w:szCs w:val="28"/>
          </w:rPr>
          <w:delText xml:space="preserve"> probatório</w:delText>
        </w:r>
      </w:del>
      <w:ins w:id="1429" w:author="Assessor GDSXSR" w:date="2026-10-31T19:45:16Z">
        <w:r>
          <w:rPr>
            <w:rFonts w:ascii="Arial" w:hAnsi="Arial" w:cs="Arial"/>
            <w:color w:val="808080"/>
            <w:sz w:val="28"/>
            <w:szCs w:val="28"/>
          </w:rPr>
          <w:t xml:space="preserve">,</w:t>
        </w:r>
      </w:ins>
      <w:r>
        <w:rPr>
          <w:rFonts w:ascii="Arial" w:hAnsi="Arial" w:cs="Arial"/>
          <w:sz w:val="28"/>
          <w:szCs w:val="28"/>
        </w:rPr>
        <w:t xml:space="preserve"> passou a ser exigível da apelante </w:t>
      </w:r>
      <w:del w:id="1430" w:author="Assessor GDSXSR" w:date="2026-10-31T19:45:16Z">
        <w:r>
          <w:rPr>
            <w:rFonts w:ascii="Arial" w:hAnsi="Arial" w:cs="Arial"/>
            <w:sz w:val="28"/>
            <w:szCs w:val="28"/>
          </w:rPr>
          <w:delText xml:space="preserve">uma </w:delText>
        </w:r>
      </w:del>
      <w:r>
        <w:rPr>
          <w:rFonts w:ascii="Arial" w:hAnsi="Arial" w:cs="Arial"/>
          <w:sz w:val="28"/>
          <w:szCs w:val="28"/>
        </w:rPr>
        <w:t xml:space="preserve">impugnação concreta</w:t>
      </w:r>
      <w:del w:id="1431" w:author="Assessor GDSXSR" w:date="2026-10-31T19:45:16Z">
        <w:r>
          <w:rPr>
            <w:rFonts w:ascii="Arial" w:hAnsi="Arial" w:cs="Arial"/>
            <w:sz w:val="28"/>
            <w:szCs w:val="28"/>
          </w:rPr>
          <w:delText xml:space="preserve">.</w:delText>
        </w:r>
      </w:del>
      <w:ins w:id="1432" w:author="Assessor GDSXSR" w:date="2026-10-31T19:45:16Z">
        <w:r>
          <w:rPr>
            <w:rFonts w:ascii="Arial" w:hAnsi="Arial" w:cs="Arial"/>
            <w:color w:val="808080"/>
            <w:sz w:val="28"/>
            <w:szCs w:val="28"/>
          </w:rPr>
          <w:t xml:space="preserve">,</w:t>
        </w:r>
      </w:ins>
      <w:r>
        <w:rPr>
          <w:rFonts w:ascii="Arial" w:hAnsi="Arial" w:cs="Arial"/>
          <w:sz w:val="28"/>
          <w:szCs w:val="28"/>
        </w:rPr>
        <w:t xml:space="preserve"> </w:t>
      </w:r>
      <w:del w:id="1433" w:author="Assessor GDSXSR" w:date="2026-10-31T19:45:16Z">
        <w:r>
          <w:rPr>
            <w:rFonts w:ascii="Arial" w:hAnsi="Arial" w:cs="Arial"/>
            <w:sz w:val="28"/>
            <w:szCs w:val="28"/>
          </w:rPr>
          <w:delText xml:space="preserve">Isso</w:delText>
        </w:r>
      </w:del>
      <w:ins w:id="1434" w:author="Assessor GDSXSR" w:date="2026-10-31T19:45:16Z">
        <w:r>
          <w:rPr>
            <w:rFonts w:ascii="Arial" w:hAnsi="Arial" w:cs="Arial"/>
            <w:color w:val="808080"/>
            <w:sz w:val="28"/>
            <w:szCs w:val="28"/>
          </w:rPr>
          <w:t xml:space="preserve">o que</w:t>
        </w:r>
      </w:ins>
      <w:r>
        <w:rPr>
          <w:rFonts w:ascii="Arial" w:hAnsi="Arial" w:cs="Arial"/>
          <w:sz w:val="28"/>
          <w:szCs w:val="28"/>
        </w:rPr>
        <w:t xml:space="preserve"> não </w:t>
      </w:r>
      <w:del w:id="1435" w:author="Assessor GDSXSR" w:date="2026-10-31T19:45:16Z">
        <w:r>
          <w:rPr>
            <w:rFonts w:ascii="Arial" w:hAnsi="Arial" w:cs="Arial"/>
            <w:sz w:val="28"/>
            <w:szCs w:val="28"/>
          </w:rPr>
          <w:delText xml:space="preserve">representa</w:delText>
        </w:r>
      </w:del>
      <w:ins w:id="1436" w:author="Assessor GDSXSR" w:date="2026-10-31T19:45:16Z">
        <w:r>
          <w:rPr>
            <w:rFonts w:ascii="Arial" w:hAnsi="Arial" w:cs="Arial"/>
            <w:color w:val="808080"/>
            <w:sz w:val="28"/>
            <w:szCs w:val="28"/>
          </w:rPr>
          <w:t xml:space="preserve">configura</w:t>
        </w:r>
      </w:ins>
      <w:r>
        <w:rPr>
          <w:rFonts w:ascii="Arial" w:hAnsi="Arial" w:cs="Arial"/>
          <w:sz w:val="28"/>
          <w:szCs w:val="28"/>
        </w:rPr>
        <w:t xml:space="preserve"> </w:t>
      </w:r>
      <w:del w:id="1437" w:author="Assessor GDSXSR" w:date="2026-10-31T19:45:16Z">
        <w:r>
          <w:rPr>
            <w:rFonts w:ascii="Arial" w:hAnsi="Arial" w:cs="Arial"/>
            <w:sz w:val="28"/>
            <w:szCs w:val="28"/>
          </w:rPr>
          <w:delText xml:space="preserve">transferência</w:delText>
        </w:r>
      </w:del>
      <w:ins w:id="1438" w:author="Assessor GDSXSR" w:date="2026-10-31T19:45:16Z">
        <w:r>
          <w:rPr>
            <w:rFonts w:ascii="Arial" w:hAnsi="Arial" w:cs="Arial"/>
            <w:color w:val="808080"/>
            <w:sz w:val="28"/>
            <w:szCs w:val="28"/>
          </w:rPr>
          <w:t xml:space="preserve">inversão</w:t>
        </w:r>
      </w:ins>
      <w:r>
        <w:rPr>
          <w:rFonts w:ascii="Arial" w:hAnsi="Arial" w:cs="Arial"/>
          <w:sz w:val="28"/>
          <w:szCs w:val="28"/>
        </w:rPr>
        <w:t xml:space="preserve"> indevida do </w:t>
      </w:r>
      <w:del w:id="1439" w:author="Assessor GDSXSR" w:date="2026-10-31T19:45:16Z">
        <w:r>
          <w:rPr>
            <w:rFonts w:ascii="Arial" w:hAnsi="Arial" w:cs="Arial"/>
            <w:sz w:val="28"/>
            <w:szCs w:val="28"/>
          </w:rPr>
          <w:delText xml:space="preserve">encargo</w:delText>
        </w:r>
      </w:del>
      <w:ins w:id="1440" w:author="Assessor GDSXSR" w:date="2026-10-31T19:45:16Z">
        <w:r>
          <w:rPr>
            <w:rFonts w:ascii="Arial" w:hAnsi="Arial" w:cs="Arial"/>
            <w:color w:val="808080"/>
            <w:sz w:val="28"/>
            <w:szCs w:val="28"/>
          </w:rPr>
          <w:t xml:space="preserve">ônus</w:t>
        </w:r>
      </w:ins>
      <w:r>
        <w:rPr>
          <w:rFonts w:ascii="Arial" w:hAnsi="Arial" w:cs="Arial"/>
          <w:sz w:val="28"/>
          <w:szCs w:val="28"/>
        </w:rPr>
        <w:t xml:space="preserve"> </w:t>
      </w:r>
      <w:del w:id="1441" w:author="Assessor GDSXSR" w:date="2026-10-31T19:45:16Z">
        <w:r>
          <w:rPr>
            <w:rFonts w:ascii="Arial" w:hAnsi="Arial" w:cs="Arial"/>
            <w:sz w:val="28"/>
            <w:szCs w:val="28"/>
          </w:rPr>
          <w:delText xml:space="preserve">probatório</w:delText>
        </w:r>
      </w:del>
      <w:ins w:id="1442" w:author="Assessor GDSXSR" w:date="2026-10-31T19:45:16Z">
        <w:r>
          <w:rPr>
            <w:rFonts w:ascii="Arial" w:hAnsi="Arial" w:cs="Arial"/>
            <w:color w:val="808080"/>
            <w:sz w:val="28"/>
            <w:szCs w:val="28"/>
          </w:rPr>
          <w:t xml:space="preserve">da prova</w:t>
        </w:r>
      </w:ins>
      <w:r>
        <w:rPr>
          <w:rFonts w:ascii="Arial" w:hAnsi="Arial" w:cs="Arial"/>
          <w:sz w:val="28"/>
          <w:szCs w:val="28"/>
        </w:rPr>
        <w:t xml:space="preserve">, mas consequência da necessidade de a defesa enfrentar </w:t>
      </w:r>
      <w:del w:id="1443" w:author="Assessor GDSXSR" w:date="2026-10-31T19:45:16Z">
        <w:r>
          <w:rPr>
            <w:rFonts w:ascii="Arial" w:hAnsi="Arial" w:cs="Arial"/>
            <w:sz w:val="28"/>
            <w:szCs w:val="28"/>
          </w:rPr>
          <w:delText xml:space="preserve">especificamente </w:delText>
        </w:r>
      </w:del>
      <w:r>
        <w:rPr>
          <w:rFonts w:ascii="Arial" w:hAnsi="Arial" w:cs="Arial"/>
          <w:sz w:val="28"/>
          <w:szCs w:val="28"/>
        </w:rPr>
        <w:t xml:space="preserve">os fatos e os documentos apresentados na inicial.</w:t>
      </w:r>
    </w:p>
    <w:p w:rsidRPr="006A623E" w:rsidR="006A623E" w:rsidP="006A623E" w:rsidRDefault="006A623E" w14:paraId="199361FF" w14:textId="77777777">
      <w:pPr>
        <w:spacing w:after="0" w:line="360" w:lineRule="auto"/>
        <w:ind w:firstLine="2268"/>
        <w:jc w:val="both"/>
        <w:rPr>
          <w:rFonts w:ascii="Arial" w:hAnsi="Arial" w:cs="Arial"/>
          <w:sz w:val="28"/>
          <w:szCs w:val="28"/>
        </w:rPr>
      </w:pPr>
    </w:p>
    <w:p>
      <w:pPr>
        <w:spacing w:after="0" w:line="360" w:lineRule="auto"/>
        <w:ind w:firstLine="2268"/>
        <w:jc w:val="both"/>
        <w:rPr>
          <w:ins w:id="1476" w:author="Assessor GDSXSR" w:date="2026-10-31T19:45:16Z"/>
        </w:rPr>
      </w:pPr>
      <w:r>
        <w:rPr>
          <w:rFonts w:ascii="Arial" w:hAnsi="Arial" w:cs="Arial"/>
          <w:sz w:val="28"/>
          <w:szCs w:val="28"/>
        </w:rPr>
        <w:t xml:space="preserve">A contestação</w:t>
      </w:r>
      <w:ins w:id="1444" w:author="Assessor GDSXSR" w:date="2026-10-31T19:45:16Z">
        <w:r>
          <w:rPr>
            <w:rFonts w:ascii="Arial" w:hAnsi="Arial" w:cs="Arial"/>
            <w:color w:val="808080"/>
            <w:sz w:val="28"/>
            <w:szCs w:val="28"/>
          </w:rPr>
          <w:t xml:space="preserve">,</w:t>
        </w:r>
      </w:ins>
      <w:r>
        <w:rPr>
          <w:rFonts w:ascii="Arial" w:hAnsi="Arial" w:cs="Arial"/>
          <w:sz w:val="28"/>
          <w:szCs w:val="28"/>
        </w:rPr>
        <w:t xml:space="preserve"> </w:t>
      </w:r>
      <w:del w:id="1445" w:author="Assessor GDSXSR" w:date="2026-10-31T19:45:16Z">
        <w:r>
          <w:rPr>
            <w:rFonts w:ascii="Arial" w:hAnsi="Arial" w:cs="Arial"/>
            <w:sz w:val="28"/>
            <w:szCs w:val="28"/>
          </w:rPr>
          <w:delText xml:space="preserve">(</w:delText>
        </w:r>
        <w:r>
          <w:rPr>
            <w:rFonts w:ascii="Arial" w:hAnsi="Arial" w:cs="Arial"/>
            <w:sz w:val="28"/>
            <w:szCs w:val="28"/>
          </w:rPr>
          <w:delText xml:space="preserve">ID</w:delText>
        </w:r>
      </w:del>
      <w:ins w:id="1446" w:author="Assessor GDSXSR" w:date="2026-10-31T19:45:16Z">
        <w:r>
          <w:rPr>
            <w:rFonts w:ascii="Arial" w:hAnsi="Arial" w:cs="Arial"/>
            <w:color w:val="808080"/>
            <w:sz w:val="28"/>
            <w:szCs w:val="28"/>
          </w:rPr>
          <w:t xml:space="preserve">contudo,</w:t>
        </w:r>
      </w:ins>
      <w:r>
        <w:rPr>
          <w:rFonts w:ascii="Arial" w:hAnsi="Arial" w:cs="Arial"/>
          <w:sz w:val="28"/>
          <w:szCs w:val="28"/>
        </w:rPr>
        <w:t xml:space="preserve"> </w:t>
      </w:r>
      <w:del w:id="1447" w:author="Assessor GDSXSR" w:date="2026-10-31T19:45:16Z">
        <w:r>
          <w:rPr>
            <w:rFonts w:ascii="Arial" w:hAnsi="Arial" w:cs="Arial"/>
            <w:sz w:val="28"/>
            <w:szCs w:val="28"/>
          </w:rPr>
          <w:delText xml:space="preserve">88628024</w:delText>
        </w:r>
        <w:r>
          <w:rPr>
            <w:rFonts w:ascii="Arial" w:hAnsi="Arial" w:cs="Arial"/>
            <w:sz w:val="28"/>
            <w:szCs w:val="28"/>
          </w:rPr>
          <w:delText xml:space="preserve">) </w:delText>
        </w:r>
        <w:r>
          <w:rPr>
            <w:rFonts w:ascii="Arial" w:hAnsi="Arial" w:cs="Arial"/>
            <w:sz w:val="28"/>
            <w:szCs w:val="28"/>
          </w:rPr>
          <w:delText xml:space="preserve">concentrou</w:delText>
        </w:r>
      </w:del>
      <w:ins w:id="1448" w:author="Assessor GDSXSR" w:date="2026-10-31T19:45:16Z">
        <w:r>
          <w:rPr>
            <w:rFonts w:ascii="Arial" w:hAnsi="Arial" w:cs="Arial"/>
            <w:color w:val="808080"/>
            <w:sz w:val="28"/>
            <w:szCs w:val="28"/>
          </w:rPr>
          <w:t xml:space="preserve">limitou</w:t>
        </w:r>
      </w:ins>
      <w:r>
        <w:rPr>
          <w:rFonts w:ascii="Arial" w:hAnsi="Arial" w:cs="Arial"/>
          <w:sz w:val="28"/>
          <w:szCs w:val="28"/>
        </w:rPr>
        <w:t xml:space="preserve">-se </w:t>
      </w:r>
      <w:del w:id="1449" w:author="Assessor GDSXSR" w:date="2026-10-31T19:45:16Z">
        <w:r>
          <w:rPr>
            <w:rFonts w:ascii="Arial" w:hAnsi="Arial" w:cs="Arial"/>
            <w:sz w:val="28"/>
            <w:szCs w:val="28"/>
          </w:rPr>
          <w:delText xml:space="preserve">na</w:delText>
        </w:r>
      </w:del>
      <w:ins w:id="1450" w:author="Assessor GDSXSR" w:date="2026-10-31T19:45:16Z">
        <w:r>
          <w:rPr>
            <w:rFonts w:ascii="Arial" w:hAnsi="Arial" w:cs="Arial"/>
            <w:color w:val="808080"/>
            <w:sz w:val="28"/>
            <w:szCs w:val="28"/>
          </w:rPr>
          <w:t xml:space="preserve">à</w:t>
        </w:r>
      </w:ins>
      <w:r>
        <w:rPr>
          <w:rFonts w:ascii="Arial" w:hAnsi="Arial" w:cs="Arial"/>
          <w:sz w:val="28"/>
          <w:szCs w:val="28"/>
        </w:rPr>
        <w:t xml:space="preserve"> origem unilateral </w:t>
      </w:r>
      <w:del w:id="1451" w:author="Assessor GDSXSR" w:date="2026-10-31T19:45:16Z">
        <w:r>
          <w:rPr>
            <w:rFonts w:ascii="Arial" w:hAnsi="Arial" w:cs="Arial"/>
            <w:sz w:val="28"/>
            <w:szCs w:val="28"/>
          </w:rPr>
          <w:delText xml:space="preserve">da</w:delText>
        </w:r>
      </w:del>
      <w:ins w:id="1452" w:author="Assessor GDSXSR" w:date="2026-10-31T19:45:16Z">
        <w:r>
          <w:rPr>
            <w:rFonts w:ascii="Arial" w:hAnsi="Arial" w:cs="Arial"/>
            <w:color w:val="808080"/>
            <w:sz w:val="28"/>
            <w:szCs w:val="28"/>
          </w:rPr>
          <w:t xml:space="preserve">dos</w:t>
        </w:r>
      </w:ins>
      <w:r>
        <w:rPr>
          <w:rFonts w:ascii="Arial" w:hAnsi="Arial" w:cs="Arial"/>
          <w:sz w:val="28"/>
          <w:szCs w:val="28"/>
        </w:rPr>
        <w:t xml:space="preserve"> </w:t>
      </w:r>
      <w:del w:id="1453" w:author="Assessor GDSXSR" w:date="2026-10-31T19:45:16Z">
        <w:r>
          <w:rPr>
            <w:rFonts w:ascii="Arial" w:hAnsi="Arial" w:cs="Arial"/>
            <w:sz w:val="28"/>
            <w:szCs w:val="28"/>
          </w:rPr>
          <w:delText xml:space="preserve">documentação</w:delText>
        </w:r>
      </w:del>
      <w:ins w:id="1454" w:author="Assessor GDSXSR" w:date="2026-10-31T19:45:16Z">
        <w:r>
          <w:rPr>
            <w:rFonts w:ascii="Arial" w:hAnsi="Arial" w:cs="Arial"/>
            <w:color w:val="808080"/>
            <w:sz w:val="28"/>
            <w:szCs w:val="28"/>
          </w:rPr>
          <w:t xml:space="preserve">documentos</w:t>
        </w:r>
      </w:ins>
      <w:r>
        <w:rPr>
          <w:rFonts w:ascii="Arial" w:hAnsi="Arial" w:cs="Arial"/>
          <w:sz w:val="28"/>
          <w:szCs w:val="28"/>
        </w:rPr>
        <w:t xml:space="preserve"> e </w:t>
      </w:r>
      <w:del w:id="1455" w:author="Assessor GDSXSR" w:date="2026-10-31T19:45:16Z">
        <w:r>
          <w:rPr>
            <w:rFonts w:ascii="Arial" w:hAnsi="Arial" w:cs="Arial"/>
            <w:sz w:val="28"/>
            <w:szCs w:val="28"/>
          </w:rPr>
          <w:delText xml:space="preserve">na</w:delText>
        </w:r>
      </w:del>
      <w:ins w:id="1456" w:author="Assessor GDSXSR" w:date="2026-10-31T19:45:16Z">
        <w:r>
          <w:rPr>
            <w:rFonts w:ascii="Arial" w:hAnsi="Arial" w:cs="Arial"/>
            <w:color w:val="808080"/>
            <w:sz w:val="28"/>
            <w:szCs w:val="28"/>
          </w:rPr>
          <w:t xml:space="preserve">à</w:t>
        </w:r>
      </w:ins>
      <w:r>
        <w:rPr>
          <w:rFonts w:ascii="Arial" w:hAnsi="Arial" w:cs="Arial"/>
          <w:sz w:val="28"/>
          <w:szCs w:val="28"/>
        </w:rPr>
        <w:t xml:space="preserve"> ausência de prontuários </w:t>
      </w:r>
      <w:del w:id="1457" w:author="Assessor GDSXSR" w:date="2026-10-31T19:45:16Z">
        <w:r>
          <w:rPr>
            <w:rFonts w:ascii="Arial" w:hAnsi="Arial" w:cs="Arial"/>
            <w:sz w:val="28"/>
            <w:szCs w:val="28"/>
          </w:rPr>
          <w:delText xml:space="preserve">médicos</w:delText>
        </w:r>
      </w:del>
      <w:ins w:id="1458" w:author="Assessor GDSXSR" w:date="2026-10-31T19:45:16Z">
        <w:r>
          <w:rPr>
            <w:rFonts w:ascii="Arial" w:hAnsi="Arial" w:cs="Arial"/>
            <w:color w:val="808080"/>
            <w:sz w:val="28"/>
            <w:szCs w:val="28"/>
          </w:rPr>
          <w:t xml:space="preserve">(ID 88628024)</w:t>
        </w:r>
      </w:ins>
      <w:r>
        <w:rPr>
          <w:rFonts w:ascii="Arial" w:hAnsi="Arial" w:cs="Arial"/>
          <w:sz w:val="28"/>
          <w:szCs w:val="28"/>
        </w:rPr>
        <w:t xml:space="preserve">.</w:t>
      </w:r>
    </w:p>
    <w:p>
      <w:pPr>
        <w:spacing w:after="0" w:line="360" w:lineRule="auto"/>
        <w:ind w:firstLine="2268"/>
        <w:jc w:val="both"/>
        <w:rPr>
          <w:ins w:id="1477" w:author="Assessor GDSXSR" w:date="2026-10-31T19:45:16Z"/>
        </w:rPr>
      </w:pPr>
    </w:p>
    <w:p w:rsidRPr="006A623E" w:rsidR="006A623E" w:rsidP="006A623E" w:rsidRDefault="006A623E" w14:paraId="46232C6F" w14:textId="0CAF5A33">
      <w:pPr>
        <w:spacing w:after="0" w:line="360" w:lineRule="auto"/>
        <w:ind w:firstLine="2268"/>
        <w:jc w:val="both"/>
        <w:rPr>
          <w:rFonts w:ascii="Arial" w:hAnsi="Arial" w:cs="Arial"/>
          <w:sz w:val="28"/>
          <w:szCs w:val="28"/>
        </w:rPr>
      </w:pPr>
      <w:ins w:id="1459" w:author="Assessor GDSXSR" w:date="2026-10-31T19:45:16Z">
        <w:r>
          <w:rPr>
            <w:rFonts w:ascii="Arial" w:hAnsi="Arial" w:cs="Arial"/>
            <w:color w:val="808080"/>
            <w:sz w:val="28"/>
            <w:szCs w:val="28"/>
          </w:rPr>
          <w:t xml:space="preserve">A</w:t>
        </w:r>
      </w:ins>
      <w:r>
        <w:rPr>
          <w:rFonts w:ascii="Arial" w:hAnsi="Arial" w:cs="Arial"/>
          <w:sz w:val="28"/>
          <w:szCs w:val="28"/>
        </w:rPr>
        <w:t xml:space="preserve"> </w:t>
      </w:r>
      <w:del w:id="1460" w:author="Assessor GDSXSR" w:date="2026-10-31T19:45:16Z">
        <w:r>
          <w:rPr>
            <w:rFonts w:ascii="Arial" w:hAnsi="Arial" w:cs="Arial"/>
            <w:sz w:val="28"/>
            <w:szCs w:val="28"/>
          </w:rPr>
          <w:delText xml:space="preserve">Contudo,</w:delText>
        </w:r>
      </w:del>
      <w:ins w:id="1461" w:author="Assessor GDSXSR" w:date="2026-10-31T19:45:16Z">
        <w:r>
          <w:rPr>
            <w:rFonts w:ascii="Arial" w:hAnsi="Arial" w:cs="Arial"/>
            <w:color w:val="808080"/>
            <w:sz w:val="28"/>
            <w:szCs w:val="28"/>
          </w:rPr>
          <w:t xml:space="preserve">apelante</w:t>
        </w:r>
      </w:ins>
      <w:r>
        <w:rPr>
          <w:rFonts w:ascii="Arial" w:hAnsi="Arial" w:cs="Arial"/>
          <w:sz w:val="28"/>
          <w:szCs w:val="28"/>
        </w:rPr>
        <w:t xml:space="preserve"> não apontou </w:t>
      </w:r>
      <w:del w:id="1462" w:author="Assessor GDSXSR" w:date="2026-10-31T19:45:16Z">
        <w:r>
          <w:rPr>
            <w:rFonts w:ascii="Arial" w:hAnsi="Arial" w:cs="Arial"/>
            <w:sz w:val="28"/>
            <w:szCs w:val="28"/>
          </w:rPr>
          <w:delText xml:space="preserve">irregularidade</w:delText>
        </w:r>
      </w:del>
      <w:ins w:id="1463" w:author="Assessor GDSXSR" w:date="2026-10-31T19:45:16Z">
        <w:r>
          <w:rPr>
            <w:rFonts w:ascii="Arial" w:hAnsi="Arial" w:cs="Arial"/>
            <w:color w:val="808080"/>
            <w:sz w:val="28"/>
            <w:szCs w:val="28"/>
          </w:rPr>
          <w:t xml:space="preserve">conta</w:t>
        </w:r>
      </w:ins>
      <w:r>
        <w:rPr>
          <w:rFonts w:ascii="Arial" w:hAnsi="Arial" w:cs="Arial"/>
          <w:sz w:val="28"/>
          <w:szCs w:val="28"/>
        </w:rPr>
        <w:t xml:space="preserve"> </w:t>
      </w:r>
      <w:del w:id="1464" w:author="Assessor GDSXSR" w:date="2026-10-31T19:45:16Z">
        <w:r>
          <w:rPr>
            <w:rFonts w:ascii="Arial" w:hAnsi="Arial" w:cs="Arial"/>
            <w:sz w:val="28"/>
            <w:szCs w:val="28"/>
          </w:rPr>
          <w:delText xml:space="preserve">concreta</w:delText>
        </w:r>
      </w:del>
      <w:ins w:id="1465" w:author="Assessor GDSXSR" w:date="2026-10-31T19:45:16Z">
        <w:r>
          <w:rPr>
            <w:rFonts w:ascii="Arial" w:hAnsi="Arial" w:cs="Arial"/>
            <w:color w:val="808080"/>
            <w:sz w:val="28"/>
            <w:szCs w:val="28"/>
          </w:rPr>
          <w:t xml:space="preserve">indevida,</w:t>
        </w:r>
      </w:ins>
      <w:r>
        <w:rPr>
          <w:rFonts w:ascii="Arial" w:hAnsi="Arial" w:cs="Arial"/>
          <w:sz w:val="28"/>
          <w:szCs w:val="28"/>
        </w:rPr>
        <w:t xml:space="preserve"> </w:t>
      </w:r>
      <w:del w:id="1466" w:author="Assessor GDSXSR" w:date="2026-10-31T19:45:16Z">
        <w:r>
          <w:rPr>
            <w:rFonts w:ascii="Arial" w:hAnsi="Arial" w:cs="Arial"/>
            <w:sz w:val="28"/>
            <w:szCs w:val="28"/>
          </w:rPr>
          <w:delText xml:space="preserve">em</w:delText>
        </w:r>
      </w:del>
      <w:ins w:id="1467" w:author="Assessor GDSXSR" w:date="2026-10-31T19:45:16Z">
        <w:r>
          <w:rPr>
            <w:rFonts w:ascii="Arial" w:hAnsi="Arial" w:cs="Arial"/>
            <w:color w:val="808080"/>
            <w:sz w:val="28"/>
            <w:szCs w:val="28"/>
          </w:rPr>
          <w:t xml:space="preserve">valor</w:t>
        </w:r>
      </w:ins>
      <w:r>
        <w:rPr>
          <w:rFonts w:ascii="Arial" w:hAnsi="Arial" w:cs="Arial"/>
          <w:sz w:val="28"/>
          <w:szCs w:val="28"/>
        </w:rPr>
        <w:t xml:space="preserve"> </w:t>
      </w:r>
      <w:del w:id="1468" w:author="Assessor GDSXSR" w:date="2026-10-31T19:45:16Z">
        <w:r>
          <w:rPr>
            <w:rFonts w:ascii="Arial" w:hAnsi="Arial" w:cs="Arial"/>
            <w:sz w:val="28"/>
            <w:szCs w:val="28"/>
          </w:rPr>
          <w:delText xml:space="preserve">nenhum</w:delText>
        </w:r>
      </w:del>
      <w:ins w:id="1469" w:author="Assessor GDSXSR" w:date="2026-10-31T19:45:16Z">
        <w:r>
          <w:rPr>
            <w:rFonts w:ascii="Arial" w:hAnsi="Arial" w:cs="Arial"/>
            <w:color w:val="808080"/>
            <w:sz w:val="28"/>
            <w:szCs w:val="28"/>
          </w:rPr>
          <w:t xml:space="preserve">incorreto,</w:t>
        </w:r>
      </w:ins>
      <w:r>
        <w:rPr>
          <w:rFonts w:ascii="Arial" w:hAnsi="Arial" w:cs="Arial"/>
          <w:sz w:val="28"/>
          <w:szCs w:val="28"/>
        </w:rPr>
        <w:t xml:space="preserve"> </w:t>
      </w:r>
      <w:del w:id="1470" w:author="Assessor GDSXSR" w:date="2026-10-31T19:45:16Z">
        <w:r>
          <w:rPr>
            <w:rFonts w:ascii="Arial" w:hAnsi="Arial" w:cs="Arial"/>
            <w:sz w:val="28"/>
            <w:szCs w:val="28"/>
          </w:rPr>
          <w:delText xml:space="preserve">dos</w:delText>
        </w:r>
      </w:del>
      <w:ins w:id="1471" w:author="Assessor GDSXSR" w:date="2026-10-31T19:45:16Z">
        <w:r>
          <w:rPr>
            <w:rFonts w:ascii="Arial" w:hAnsi="Arial" w:cs="Arial"/>
            <w:color w:val="808080"/>
            <w:sz w:val="28"/>
            <w:szCs w:val="28"/>
          </w:rPr>
          <w:t xml:space="preserve">procedimento</w:t>
        </w:r>
      </w:ins>
      <w:r>
        <w:rPr>
          <w:rFonts w:ascii="Arial" w:hAnsi="Arial" w:cs="Arial"/>
          <w:sz w:val="28"/>
          <w:szCs w:val="28"/>
        </w:rPr>
        <w:t xml:space="preserve"> </w:t>
      </w:r>
      <w:del w:id="1472" w:author="Assessor GDSXSR" w:date="2026-10-31T19:45:16Z">
        <w:r>
          <w:rPr>
            <w:rFonts w:ascii="Arial" w:hAnsi="Arial" w:cs="Arial"/>
            <w:sz w:val="28"/>
            <w:szCs w:val="28"/>
          </w:rPr>
          <w:delText xml:space="preserve">atendimentos</w:delText>
        </w:r>
      </w:del>
      <w:ins w:id="1473" w:author="Assessor GDSXSR" w:date="2026-10-31T19:45:16Z">
        <w:r>
          <w:rPr>
            <w:rFonts w:ascii="Arial" w:hAnsi="Arial" w:cs="Arial"/>
            <w:color w:val="808080"/>
            <w:sz w:val="28"/>
            <w:szCs w:val="28"/>
          </w:rPr>
          <w:t xml:space="preserve">não</w:t>
        </w:r>
      </w:ins>
      <w:r>
        <w:rPr>
          <w:rFonts w:ascii="Arial" w:hAnsi="Arial" w:cs="Arial"/>
          <w:sz w:val="28"/>
          <w:szCs w:val="28"/>
        </w:rPr>
        <w:t xml:space="preserve"> </w:t>
      </w:r>
      <w:del w:id="1474" w:author="Assessor GDSXSR" w:date="2026-10-31T19:45:16Z">
        <w:r>
          <w:rPr>
            <w:rFonts w:ascii="Arial" w:hAnsi="Arial" w:cs="Arial"/>
            <w:sz w:val="28"/>
            <w:szCs w:val="28"/>
          </w:rPr>
          <w:delText xml:space="preserve">relacionados</w:delText>
        </w:r>
      </w:del>
      <w:ins w:id="1475" w:author="Assessor GDSXSR" w:date="2026-10-31T19:45:16Z">
        <w:r>
          <w:rPr>
            <w:rFonts w:ascii="Arial" w:hAnsi="Arial" w:cs="Arial"/>
            <w:color w:val="808080"/>
            <w:sz w:val="28"/>
            <w:szCs w:val="28"/>
          </w:rPr>
          <w:t xml:space="preserve">realizado, pagamento, glosa ou duplicidade, embora detivesse registros sobre beneficiários, autorizações, remessas e pagamentos que lhe permitiam fazê-lo</w:t>
        </w:r>
      </w:ins>
      <w:r>
        <w:rPr>
          <w:rFonts w:ascii="Arial" w:hAnsi="Arial" w:cs="Arial"/>
          <w:sz w:val="28"/>
          <w:szCs w:val="28"/>
        </w:rPr>
        <w:t xml:space="preserve">.</w:t>
      </w:r>
    </w:p>
    <w:p w:rsidRPr="006A623E" w:rsidR="006A623E" w:rsidP="006A623E" w:rsidRDefault="006A623E" w14:paraId="4E6C6C06" w14:textId="77777777">
      <w:pPr>
        <w:spacing w:after="0" w:line="360" w:lineRule="auto"/>
        <w:ind w:firstLine="2268"/>
        <w:jc w:val="both"/>
        <w:rPr>
          <w:rFonts w:ascii="Arial" w:hAnsi="Arial" w:cs="Arial"/>
          <w:sz w:val="28"/>
          <w:szCs w:val="28"/>
        </w:rPr>
      </w:pPr>
    </w:p>
    <w:p w:rsidRPr="006A623E" w:rsidR="006A623E" w:rsidP="006A623E" w:rsidRDefault="006A623E" w14:paraId="307909E2" w14:textId="77777777">
      <w:pPr>
        <w:spacing w:after="0" w:line="360" w:lineRule="auto"/>
        <w:ind w:firstLine="2268"/>
        <w:jc w:val="both"/>
        <w:rPr>
          <w:rFonts w:ascii="Arial" w:hAnsi="Arial" w:cs="Arial"/>
          <w:sz w:val="28"/>
          <w:szCs w:val="28"/>
        </w:rPr>
      </w:pPr>
      <w:del w:id="1478" w:author="Assessor GDSXSR" w:date="2026-10-31T19:45:16Z">
        <w:r>
          <w:rPr>
            <w:rFonts w:ascii="Arial" w:hAnsi="Arial" w:cs="Arial"/>
            <w:sz w:val="28"/>
            <w:szCs w:val="28"/>
          </w:rPr>
          <w:delText xml:space="preserve">A</w:delText>
        </w:r>
      </w:del>
      <w:ins w:id="1479" w:author="Assessor GDSXSR" w:date="2026-10-31T19:45:16Z">
        <w:r>
          <w:rPr>
            <w:rFonts w:ascii="Arial" w:hAnsi="Arial" w:cs="Arial"/>
            <w:color w:val="808080"/>
            <w:sz w:val="28"/>
            <w:szCs w:val="28"/>
          </w:rPr>
          <w:t xml:space="preserve">Não se exigia que a</w:t>
        </w:r>
      </w:ins>
      <w:r>
        <w:rPr>
          <w:rFonts w:ascii="Arial" w:hAnsi="Arial" w:cs="Arial"/>
          <w:sz w:val="28"/>
          <w:szCs w:val="28"/>
        </w:rPr>
        <w:t xml:space="preserve"> apelante </w:t>
      </w:r>
      <w:del w:id="1480" w:author="Assessor GDSXSR" w:date="2026-10-31T19:45:16Z">
        <w:r>
          <w:rPr>
            <w:rFonts w:ascii="Arial" w:hAnsi="Arial" w:cs="Arial"/>
            <w:sz w:val="28"/>
            <w:szCs w:val="28"/>
          </w:rPr>
          <w:delText xml:space="preserve">não esclareceu quais contas seriam indevidas</w:delText>
        </w:r>
      </w:del>
      <w:ins w:id="1481" w:author="Assessor GDSXSR" w:date="2026-10-31T19:45:16Z">
        <w:r>
          <w:rPr>
            <w:rFonts w:ascii="Arial" w:hAnsi="Arial" w:cs="Arial"/>
            <w:color w:val="808080"/>
            <w:sz w:val="28"/>
            <w:szCs w:val="28"/>
          </w:rPr>
          <w:t xml:space="preserve">comprovasse</w:t>
        </w:r>
      </w:ins>
      <w:r>
        <w:rPr>
          <w:rFonts w:ascii="Arial" w:hAnsi="Arial" w:cs="Arial"/>
          <w:sz w:val="28"/>
          <w:szCs w:val="28"/>
        </w:rPr>
        <w:t xml:space="preserve">, </w:t>
      </w:r>
      <w:del w:id="1482" w:author="Assessor GDSXSR" w:date="2026-10-31T19:45:16Z">
        <w:r>
          <w:rPr>
            <w:rFonts w:ascii="Arial" w:hAnsi="Arial" w:cs="Arial"/>
            <w:sz w:val="28"/>
            <w:szCs w:val="28"/>
          </w:rPr>
          <w:delText xml:space="preserve">quais</w:delText>
        </w:r>
      </w:del>
      <w:ins w:id="1483" w:author="Assessor GDSXSR" w:date="2026-10-31T19:45:16Z">
        <w:r>
          <w:rPr>
            <w:rFonts w:ascii="Arial" w:hAnsi="Arial" w:cs="Arial"/>
            <w:color w:val="808080"/>
            <w:sz w:val="28"/>
            <w:szCs w:val="28"/>
          </w:rPr>
          <w:t xml:space="preserve">de</w:t>
        </w:r>
      </w:ins>
      <w:r>
        <w:rPr>
          <w:rFonts w:ascii="Arial" w:hAnsi="Arial" w:cs="Arial"/>
          <w:sz w:val="28"/>
          <w:szCs w:val="28"/>
        </w:rPr>
        <w:t xml:space="preserve"> </w:t>
      </w:r>
      <w:del w:id="1484" w:author="Assessor GDSXSR" w:date="2026-10-31T19:45:16Z">
        <w:r>
          <w:rPr>
            <w:rFonts w:ascii="Arial" w:hAnsi="Arial" w:cs="Arial"/>
            <w:sz w:val="28"/>
            <w:szCs w:val="28"/>
          </w:rPr>
          <w:delText xml:space="preserve">valores</w:delText>
        </w:r>
      </w:del>
      <w:ins w:id="1485" w:author="Assessor GDSXSR" w:date="2026-10-31T19:45:16Z">
        <w:r>
          <w:rPr>
            <w:rFonts w:ascii="Arial" w:hAnsi="Arial" w:cs="Arial"/>
            <w:color w:val="808080"/>
            <w:sz w:val="28"/>
            <w:szCs w:val="28"/>
          </w:rPr>
          <w:t xml:space="preserve">forma</w:t>
        </w:r>
      </w:ins>
      <w:r>
        <w:rPr>
          <w:rFonts w:ascii="Arial" w:hAnsi="Arial" w:cs="Arial"/>
          <w:sz w:val="28"/>
          <w:szCs w:val="28"/>
        </w:rPr>
        <w:t xml:space="preserve"> </w:t>
      </w:r>
      <w:del w:id="1486" w:author="Assessor GDSXSR" w:date="2026-10-31T19:45:16Z">
        <w:r>
          <w:rPr>
            <w:rFonts w:ascii="Arial" w:hAnsi="Arial" w:cs="Arial"/>
            <w:sz w:val="28"/>
            <w:szCs w:val="28"/>
          </w:rPr>
          <w:delText xml:space="preserve">estariam incorretos ou quais procedimentos não teriam sido realizados. Também não demonstrou</w:delText>
        </w:r>
      </w:del>
      <w:ins w:id="1487" w:author="Assessor GDSXSR" w:date="2026-10-31T19:45:16Z">
        <w:r>
          <w:rPr>
            <w:rFonts w:ascii="Arial" w:hAnsi="Arial" w:cs="Arial"/>
            <w:color w:val="808080"/>
            <w:sz w:val="28"/>
            <w:szCs w:val="28"/>
          </w:rPr>
          <w:t xml:space="preserve">abstrata,</w:t>
        </w:r>
      </w:ins>
      <w:r>
        <w:rPr>
          <w:rFonts w:ascii="Arial" w:hAnsi="Arial" w:cs="Arial"/>
          <w:sz w:val="28"/>
          <w:szCs w:val="28"/>
        </w:rPr>
        <w:t xml:space="preserve"> a </w:t>
      </w:r>
      <w:del w:id="1488" w:author="Assessor GDSXSR" w:date="2026-10-31T19:45:16Z">
        <w:r>
          <w:rPr>
            <w:rFonts w:ascii="Arial" w:hAnsi="Arial" w:cs="Arial"/>
            <w:sz w:val="28"/>
            <w:szCs w:val="28"/>
          </w:rPr>
          <w:delText xml:space="preserve">existência</w:delText>
        </w:r>
      </w:del>
      <w:ins w:id="1489" w:author="Assessor GDSXSR" w:date="2026-10-31T19:45:16Z">
        <w:r>
          <w:rPr>
            <w:rFonts w:ascii="Arial" w:hAnsi="Arial" w:cs="Arial"/>
            <w:color w:val="808080"/>
            <w:sz w:val="28"/>
            <w:szCs w:val="28"/>
          </w:rPr>
          <w:t xml:space="preserve">inexistência</w:t>
        </w:r>
      </w:ins>
      <w:r>
        <w:rPr>
          <w:rFonts w:ascii="Arial" w:hAnsi="Arial" w:cs="Arial"/>
          <w:sz w:val="28"/>
          <w:szCs w:val="28"/>
        </w:rPr>
        <w:t xml:space="preserve"> de </w:t>
      </w:r>
      <w:del w:id="1490" w:author="Assessor GDSXSR" w:date="2026-10-31T19:45:16Z">
        <w:r>
          <w:rPr>
            <w:rFonts w:ascii="Arial" w:hAnsi="Arial" w:cs="Arial"/>
            <w:sz w:val="28"/>
            <w:szCs w:val="28"/>
          </w:rPr>
          <w:delText xml:space="preserve">pagamentos</w:delText>
        </w:r>
      </w:del>
      <w:ins w:id="1491" w:author="Assessor GDSXSR" w:date="2026-10-31T19:45:16Z">
        <w:r>
          <w:rPr>
            <w:rFonts w:ascii="Arial" w:hAnsi="Arial" w:cs="Arial"/>
            <w:color w:val="808080"/>
            <w:sz w:val="28"/>
            <w:szCs w:val="28"/>
          </w:rPr>
          <w:t xml:space="preserve">toda a dívida</w:t>
        </w:r>
      </w:ins>
      <w:r>
        <w:rPr>
          <w:rFonts w:ascii="Arial" w:hAnsi="Arial" w:cs="Arial"/>
          <w:sz w:val="28"/>
          <w:szCs w:val="28"/>
        </w:rPr>
        <w:t xml:space="preserve">, </w:t>
      </w:r>
      <w:del w:id="1492" w:author="Assessor GDSXSR" w:date="2026-10-31T19:45:16Z">
        <w:r>
          <w:rPr>
            <w:rFonts w:ascii="Arial" w:hAnsi="Arial" w:cs="Arial"/>
            <w:sz w:val="28"/>
            <w:szCs w:val="28"/>
          </w:rPr>
          <w:delText xml:space="preserve">glosas,</w:delText>
        </w:r>
      </w:del>
      <w:ins w:id="1493" w:author="Assessor GDSXSR" w:date="2026-10-31T19:45:16Z">
        <w:r>
          <w:rPr>
            <w:rFonts w:ascii="Arial" w:hAnsi="Arial" w:cs="Arial"/>
            <w:color w:val="808080"/>
            <w:sz w:val="28"/>
            <w:szCs w:val="28"/>
          </w:rPr>
          <w:t xml:space="preserve">mas</w:t>
        </w:r>
      </w:ins>
      <w:r>
        <w:rPr>
          <w:rFonts w:ascii="Arial" w:hAnsi="Arial" w:cs="Arial"/>
          <w:sz w:val="28"/>
          <w:szCs w:val="28"/>
        </w:rPr>
        <w:t xml:space="preserve"> </w:t>
      </w:r>
      <w:del w:id="1494" w:author="Assessor GDSXSR" w:date="2026-10-31T19:45:16Z">
        <w:r>
          <w:rPr>
            <w:rFonts w:ascii="Arial" w:hAnsi="Arial" w:cs="Arial"/>
            <w:sz w:val="28"/>
            <w:szCs w:val="28"/>
          </w:rPr>
          <w:delText xml:space="preserve">duplicidades</w:delText>
        </w:r>
      </w:del>
      <w:ins w:id="1495" w:author="Assessor GDSXSR" w:date="2026-10-31T19:45:16Z">
        <w:r>
          <w:rPr>
            <w:rFonts w:ascii="Arial" w:hAnsi="Arial" w:cs="Arial"/>
            <w:color w:val="808080"/>
            <w:sz w:val="28"/>
            <w:szCs w:val="28"/>
          </w:rPr>
          <w:t xml:space="preserve">apenas</w:t>
        </w:r>
      </w:ins>
      <w:r>
        <w:rPr>
          <w:rFonts w:ascii="Arial" w:hAnsi="Arial" w:cs="Arial"/>
          <w:sz w:val="28"/>
          <w:szCs w:val="28"/>
        </w:rPr>
        <w:t xml:space="preserve"> </w:t>
      </w:r>
      <w:del w:id="1496" w:author="Assessor GDSXSR" w:date="2026-10-31T19:45:16Z">
        <w:r>
          <w:rPr>
            <w:rFonts w:ascii="Arial" w:hAnsi="Arial" w:cs="Arial"/>
            <w:sz w:val="28"/>
            <w:szCs w:val="28"/>
          </w:rPr>
          <w:delText xml:space="preserve">ou</w:delText>
        </w:r>
      </w:del>
      <w:ins w:id="1497" w:author="Assessor GDSXSR" w:date="2026-10-31T19:45:16Z">
        <w:r>
          <w:rPr>
            <w:rFonts w:ascii="Arial" w:hAnsi="Arial" w:cs="Arial"/>
            <w:color w:val="808080"/>
            <w:sz w:val="28"/>
            <w:szCs w:val="28"/>
          </w:rPr>
          <w:t xml:space="preserve">que</w:t>
        </w:r>
      </w:ins>
      <w:r>
        <w:rPr>
          <w:rFonts w:ascii="Arial" w:hAnsi="Arial" w:cs="Arial"/>
          <w:sz w:val="28"/>
          <w:szCs w:val="28"/>
        </w:rPr>
        <w:t xml:space="preserve"> </w:t>
      </w:r>
      <w:del w:id="1498" w:author="Assessor GDSXSR" w:date="2026-10-31T19:45:16Z">
        <w:r>
          <w:rPr>
            <w:rFonts w:ascii="Arial" w:hAnsi="Arial" w:cs="Arial"/>
            <w:sz w:val="28"/>
            <w:szCs w:val="28"/>
          </w:rPr>
          <w:delText xml:space="preserve">divergências</w:delText>
        </w:r>
      </w:del>
      <w:ins w:id="1499" w:author="Assessor GDSXSR" w:date="2026-10-31T19:45:16Z">
        <w:r>
          <w:rPr>
            <w:rFonts w:ascii="Arial" w:hAnsi="Arial" w:cs="Arial"/>
            <w:color w:val="808080"/>
            <w:sz w:val="28"/>
            <w:szCs w:val="28"/>
          </w:rPr>
          <w:t xml:space="preserve">indicasse</w:t>
        </w:r>
      </w:ins>
      <w:r>
        <w:rPr>
          <w:rFonts w:ascii="Arial" w:hAnsi="Arial" w:cs="Arial"/>
          <w:sz w:val="28"/>
          <w:szCs w:val="28"/>
        </w:rPr>
        <w:t xml:space="preserve"> </w:t>
      </w:r>
      <w:del w:id="1500" w:author="Assessor GDSXSR" w:date="2026-10-31T19:45:16Z">
        <w:r>
          <w:rPr>
            <w:rFonts w:ascii="Arial" w:hAnsi="Arial" w:cs="Arial"/>
            <w:sz w:val="28"/>
            <w:szCs w:val="28"/>
          </w:rPr>
          <w:delText xml:space="preserve">relativas</w:delText>
        </w:r>
      </w:del>
      <w:ins w:id="1501" w:author="Assessor GDSXSR" w:date="2026-10-31T19:45:16Z">
        <w:r>
          <w:rPr>
            <w:rFonts w:ascii="Arial" w:hAnsi="Arial" w:cs="Arial"/>
            <w:color w:val="808080"/>
            <w:sz w:val="28"/>
            <w:szCs w:val="28"/>
          </w:rPr>
          <w:t xml:space="preserve">objetivamente</w:t>
        </w:r>
      </w:ins>
      <w:r>
        <w:rPr>
          <w:rFonts w:ascii="Arial" w:hAnsi="Arial" w:cs="Arial"/>
          <w:sz w:val="28"/>
          <w:szCs w:val="28"/>
        </w:rPr>
        <w:t xml:space="preserve"> </w:t>
      </w:r>
      <w:del w:id="1502" w:author="Assessor GDSXSR" w:date="2026-10-31T19:45:16Z">
        <w:r>
          <w:rPr>
            <w:rFonts w:ascii="Arial" w:hAnsi="Arial" w:cs="Arial"/>
            <w:sz w:val="28"/>
            <w:szCs w:val="28"/>
          </w:rPr>
          <w:delText xml:space="preserve">aos</w:delText>
        </w:r>
      </w:del>
      <w:ins w:id="1503" w:author="Assessor GDSXSR" w:date="2026-10-31T19:45:16Z">
        <w:r>
          <w:rPr>
            <w:rFonts w:ascii="Arial" w:hAnsi="Arial" w:cs="Arial"/>
            <w:color w:val="808080"/>
            <w:sz w:val="28"/>
            <w:szCs w:val="28"/>
          </w:rPr>
          <w:t xml:space="preserve">os</w:t>
        </w:r>
      </w:ins>
      <w:r>
        <w:rPr>
          <w:rFonts w:ascii="Arial" w:hAnsi="Arial" w:cs="Arial"/>
          <w:sz w:val="28"/>
          <w:szCs w:val="28"/>
        </w:rPr>
        <w:t xml:space="preserve"> </w:t>
      </w:r>
      <w:del w:id="1504" w:author="Assessor GDSXSR" w:date="2026-10-31T19:45:16Z">
        <w:r>
          <w:rPr>
            <w:rFonts w:ascii="Arial" w:hAnsi="Arial" w:cs="Arial"/>
            <w:sz w:val="28"/>
            <w:szCs w:val="28"/>
          </w:rPr>
          <w:delText xml:space="preserve">beneficiários</w:delText>
        </w:r>
      </w:del>
      <w:ins w:id="1505" w:author="Assessor GDSXSR" w:date="2026-10-31T19:45:16Z">
        <w:r>
          <w:rPr>
            <w:rFonts w:ascii="Arial" w:hAnsi="Arial" w:cs="Arial"/>
            <w:color w:val="808080"/>
            <w:sz w:val="28"/>
            <w:szCs w:val="28"/>
          </w:rPr>
          <w:t xml:space="preserve">lançamentos</w:t>
        </w:r>
      </w:ins>
      <w:r>
        <w:rPr>
          <w:rFonts w:ascii="Arial" w:hAnsi="Arial" w:cs="Arial"/>
          <w:sz w:val="28"/>
          <w:szCs w:val="28"/>
        </w:rPr>
        <w:t xml:space="preserve"> </w:t>
      </w:r>
      <w:del w:id="1506" w:author="Assessor GDSXSR" w:date="2026-10-31T19:45:16Z">
        <w:r>
          <w:rPr>
            <w:rFonts w:ascii="Arial" w:hAnsi="Arial" w:cs="Arial"/>
            <w:sz w:val="28"/>
            <w:szCs w:val="28"/>
          </w:rPr>
          <w:delText xml:space="preserve">atendidos</w:delText>
        </w:r>
      </w:del>
      <w:ins w:id="1507" w:author="Assessor GDSXSR" w:date="2026-10-31T19:45:16Z">
        <w:r>
          <w:rPr>
            <w:rFonts w:ascii="Arial" w:hAnsi="Arial" w:cs="Arial"/>
            <w:color w:val="808080"/>
            <w:sz w:val="28"/>
            <w:szCs w:val="28"/>
          </w:rPr>
          <w:t xml:space="preserve">que considerava incorretos</w:t>
        </w:r>
      </w:ins>
      <w:r>
        <w:rPr>
          <w:rFonts w:ascii="Arial" w:hAnsi="Arial" w:cs="Arial"/>
          <w:sz w:val="28"/>
          <w:szCs w:val="28"/>
        </w:rPr>
        <w:t xml:space="preserve">.</w:t>
      </w:r>
    </w:p>
    <w:p w:rsidRPr="006A623E" w:rsidR="006A623E" w:rsidP="006A623E" w:rsidRDefault="006A623E" w14:paraId="2E7CE590" w14:textId="77777777">
      <w:pPr>
        <w:spacing w:after="0" w:line="360" w:lineRule="auto"/>
        <w:ind w:firstLine="2268"/>
        <w:jc w:val="both"/>
        <w:rPr>
          <w:rFonts w:ascii="Arial" w:hAnsi="Arial" w:cs="Arial"/>
          <w:sz w:val="28"/>
          <w:szCs w:val="28"/>
        </w:rPr>
      </w:pPr>
    </w:p>
    <w:p w:rsidRPr="006A623E" w:rsidR="006A623E" w:rsidP="006A623E" w:rsidRDefault="006A623E" w14:paraId="087FA393" w14:textId="77777777">
      <w:pPr>
        <w:spacing w:after="0" w:line="360" w:lineRule="auto"/>
        <w:ind w:firstLine="2268"/>
        <w:jc w:val="both"/>
        <w:rPr>
          <w:del w:id="1509" w:author="Assessor GDSXSR" w:date="2026-10-31T19:45:16Z"/>
          <w:rFonts w:ascii="Arial" w:hAnsi="Arial" w:cs="Arial"/>
          <w:sz w:val="28"/>
          <w:szCs w:val="28"/>
        </w:rPr>
      </w:pPr>
      <w:del w:id="1508" w:author="Assessor GDSXSR" w:date="2026-10-31T19:45:16Z">
        <w:r w:rsidRPr="006A623E">
          <w:rPr>
            <w:rFonts w:ascii="Arial" w:hAnsi="Arial" w:cs="Arial"/>
            <w:sz w:val="28"/>
            <w:szCs w:val="28"/>
          </w:rPr>
          <w:delText>Não se exigia que a apelante comprovasse, de forma abstrata, a inexistência de toda a dívida. Esperava-se apenas que, diante da documentação individualizada, indicasse objetivamente os lançamentos que considerava incorretos e apresentasse os registros sob sua guarda capazes de infirmá-los.</w:delText>
        </w:r>
      </w:del>
    </w:p>
    <w:p w:rsidRPr="006A623E" w:rsidR="006A623E" w:rsidP="006A623E" w:rsidRDefault="006A623E" w14:paraId="23B30536" w14:textId="77777777">
      <w:pPr>
        <w:spacing w:after="0" w:line="360" w:lineRule="auto"/>
        <w:ind w:firstLine="2268"/>
        <w:jc w:val="both"/>
        <w:rPr>
          <w:del w:id="1510" w:author="Assessor GDSXSR" w:date="2026-10-31T19:45:16Z"/>
          <w:rFonts w:ascii="Arial" w:hAnsi="Arial" w:cs="Arial"/>
          <w:sz w:val="28"/>
          <w:szCs w:val="28"/>
        </w:rPr>
      </w:pPr>
    </w:p>
    <w:p w:rsidRPr="006A623E" w:rsidR="006A623E" w:rsidP="006A623E" w:rsidRDefault="006A623E" w14:paraId="25DBB50C" w14:textId="77777777">
      <w:pPr>
        <w:spacing w:after="0" w:line="360" w:lineRule="auto"/>
        <w:ind w:firstLine="2268"/>
        <w:jc w:val="both"/>
        <w:rPr>
          <w:del w:id="1512" w:author="Assessor GDSXSR" w:date="2026-10-31T19:45:16Z"/>
          <w:rFonts w:ascii="Arial" w:hAnsi="Arial" w:cs="Arial"/>
          <w:sz w:val="28"/>
          <w:szCs w:val="28"/>
        </w:rPr>
      </w:pPr>
      <w:del w:id="1511" w:author="Assessor GDSXSR" w:date="2026-10-31T19:45:16Z">
        <w:r w:rsidRPr="006A623E">
          <w:rPr>
            <w:rFonts w:ascii="Arial" w:hAnsi="Arial" w:cs="Arial"/>
            <w:sz w:val="28"/>
            <w:szCs w:val="28"/>
          </w:rPr>
          <w:delText>Essa providência era possível, pois a própria operadora deveria manter informações sobre seus beneficiários, autorizações, remessas, pagamentos e eventuais glosas. Ainda assim, nenhuma divergência concreta foi apresentada.</w:delText>
        </w:r>
      </w:del>
    </w:p>
    <w:p w:rsidRPr="006A623E" w:rsidR="006A623E" w:rsidP="006A623E" w:rsidRDefault="006A623E" w14:paraId="78BD4B52" w14:textId="77777777">
      <w:pPr>
        <w:spacing w:after="0" w:line="360" w:lineRule="auto"/>
        <w:ind w:firstLine="2268"/>
        <w:jc w:val="both"/>
        <w:rPr>
          <w:del w:id="1513" w:author="Assessor GDSXSR" w:date="2026-10-31T19:45:16Z"/>
          <w:rFonts w:ascii="Arial" w:hAnsi="Arial" w:cs="Arial"/>
          <w:sz w:val="28"/>
          <w:szCs w:val="28"/>
        </w:rPr>
      </w:pPr>
    </w:p>
    <w:p w:rsidRPr="006A623E" w:rsidR="006A623E" w:rsidP="006A623E" w:rsidRDefault="006A623E" w14:paraId="10FF9150" w14:textId="0224B776">
      <w:pPr>
        <w:spacing w:after="0" w:line="360" w:lineRule="auto"/>
        <w:ind w:firstLine="2268"/>
        <w:jc w:val="both"/>
        <w:rPr>
          <w:rFonts w:ascii="Arial" w:hAnsi="Arial" w:cs="Arial"/>
          <w:sz w:val="28"/>
          <w:szCs w:val="28"/>
        </w:rPr>
      </w:pPr>
      <w:del w:id="1514" w:author="Assessor GDSXSR" w:date="2026-10-31T19:45:16Z">
        <w:r>
          <w:rPr>
            <w:rFonts w:ascii="Arial" w:hAnsi="Arial" w:cs="Arial"/>
            <w:sz w:val="28"/>
            <w:szCs w:val="28"/>
          </w:rPr>
          <w:delText xml:space="preserve">Os autores, em</w:delText>
        </w:r>
      </w:del>
      <w:ins w:id="1515" w:author="Assessor GDSXSR" w:date="2026-10-31T19:45:16Z">
        <w:r>
          <w:rPr>
            <w:rFonts w:ascii="Arial" w:hAnsi="Arial" w:cs="Arial"/>
            <w:color w:val="808080"/>
            <w:sz w:val="28"/>
            <w:szCs w:val="28"/>
          </w:rPr>
          <w:t xml:space="preserve">Em</w:t>
        </w:r>
      </w:ins>
      <w:r>
        <w:rPr>
          <w:rFonts w:ascii="Arial" w:hAnsi="Arial" w:cs="Arial"/>
          <w:sz w:val="28"/>
          <w:szCs w:val="28"/>
        </w:rPr>
        <w:t xml:space="preserve"> réplica, </w:t>
      </w:r>
      <w:del w:id="1516" w:author="Assessor GDSXSR" w:date="2026-10-31T19:45:16Z">
        <w:r>
          <w:rPr>
            <w:rFonts w:ascii="Arial" w:hAnsi="Arial" w:cs="Arial"/>
            <w:sz w:val="28"/>
            <w:szCs w:val="28"/>
          </w:rPr>
          <w:delText xml:space="preserve">reiteraram</w:delText>
        </w:r>
      </w:del>
      <w:ins w:id="1517" w:author="Assessor GDSXSR" w:date="2026-10-31T19:45:16Z">
        <w:r>
          <w:rPr>
            <w:rFonts w:ascii="Arial" w:hAnsi="Arial" w:cs="Arial"/>
            <w:color w:val="808080"/>
            <w:sz w:val="28"/>
            <w:szCs w:val="28"/>
          </w:rPr>
          <w:t xml:space="preserve">os</w:t>
        </w:r>
      </w:ins>
      <w:r>
        <w:rPr>
          <w:rFonts w:ascii="Arial" w:hAnsi="Arial" w:cs="Arial"/>
          <w:sz w:val="28"/>
          <w:szCs w:val="28"/>
        </w:rPr>
        <w:t xml:space="preserve"> </w:t>
      </w:r>
      <w:del w:id="1518" w:author="Assessor GDSXSR" w:date="2026-10-31T19:45:16Z">
        <w:r>
          <w:rPr>
            <w:rFonts w:ascii="Arial" w:hAnsi="Arial" w:cs="Arial"/>
            <w:sz w:val="28"/>
            <w:szCs w:val="28"/>
          </w:rPr>
          <w:delText xml:space="preserve">que as faturas e as contas correspondentes estavam juntadas ao processo e</w:delText>
        </w:r>
      </w:del>
      <w:ins w:id="1519" w:author="Assessor GDSXSR" w:date="2026-10-31T19:45:16Z">
        <w:r>
          <w:rPr>
            <w:rFonts w:ascii="Arial" w:hAnsi="Arial" w:cs="Arial"/>
            <w:color w:val="808080"/>
            <w:sz w:val="28"/>
            <w:szCs w:val="28"/>
          </w:rPr>
          <w:t xml:space="preserve">autores</w:t>
        </w:r>
      </w:ins>
      <w:r>
        <w:rPr>
          <w:rFonts w:ascii="Arial" w:hAnsi="Arial" w:cs="Arial"/>
          <w:sz w:val="28"/>
          <w:szCs w:val="28"/>
        </w:rPr>
        <w:t xml:space="preserve"> esclareceram a forma </w:t>
      </w:r>
      <w:del w:id="1520" w:author="Assessor GDSXSR" w:date="2026-10-31T19:45:16Z">
        <w:r>
          <w:rPr>
            <w:rFonts w:ascii="Arial" w:hAnsi="Arial" w:cs="Arial"/>
            <w:sz w:val="28"/>
            <w:szCs w:val="28"/>
          </w:rPr>
          <w:delText xml:space="preserve">pela qual</w:delText>
        </w:r>
      </w:del>
      <w:ins w:id="1521" w:author="Assessor GDSXSR" w:date="2026-10-31T19:45:16Z">
        <w:r>
          <w:rPr>
            <w:rFonts w:ascii="Arial" w:hAnsi="Arial" w:cs="Arial"/>
            <w:color w:val="808080"/>
            <w:sz w:val="28"/>
            <w:szCs w:val="28"/>
          </w:rPr>
          <w:t xml:space="preserve">como</w:t>
        </w:r>
      </w:ins>
      <w:r>
        <w:rPr>
          <w:rFonts w:ascii="Arial" w:hAnsi="Arial" w:cs="Arial"/>
          <w:sz w:val="28"/>
          <w:szCs w:val="28"/>
        </w:rPr>
        <w:t xml:space="preserve"> os serviços </w:t>
      </w:r>
      <w:del w:id="1522" w:author="Assessor GDSXSR" w:date="2026-10-31T19:45:16Z">
        <w:r>
          <w:rPr>
            <w:rFonts w:ascii="Arial" w:hAnsi="Arial" w:cs="Arial"/>
            <w:sz w:val="28"/>
            <w:szCs w:val="28"/>
          </w:rPr>
          <w:delText xml:space="preserve">haviam sido</w:delText>
        </w:r>
      </w:del>
      <w:ins w:id="1523" w:author="Assessor GDSXSR" w:date="2026-10-31T19:45:16Z">
        <w:r>
          <w:rPr>
            <w:rFonts w:ascii="Arial" w:hAnsi="Arial" w:cs="Arial"/>
            <w:color w:val="808080"/>
            <w:sz w:val="28"/>
            <w:szCs w:val="28"/>
          </w:rPr>
          <w:t xml:space="preserve">foram</w:t>
        </w:r>
      </w:ins>
      <w:r>
        <w:rPr>
          <w:rFonts w:ascii="Arial" w:hAnsi="Arial" w:cs="Arial"/>
          <w:sz w:val="28"/>
          <w:szCs w:val="28"/>
        </w:rPr>
        <w:t xml:space="preserve"> discriminados</w:t>
      </w:r>
      <w:ins w:id="1524" w:author="Assessor GDSXSR" w:date="2026-10-31T19:45:16Z">
        <w:r>
          <w:rPr>
            <w:rFonts w:ascii="Arial" w:hAnsi="Arial" w:cs="Arial"/>
            <w:color w:val="808080"/>
            <w:sz w:val="28"/>
            <w:szCs w:val="28"/>
          </w:rPr>
          <w:t xml:space="preserve"> nas faturas e contas juntadas</w:t>
        </w:r>
      </w:ins>
      <w:r>
        <w:rPr>
          <w:rFonts w:ascii="Arial" w:hAnsi="Arial" w:cs="Arial"/>
          <w:sz w:val="28"/>
          <w:szCs w:val="28"/>
        </w:rPr>
        <w:t xml:space="preserve"> (ID 88628032).</w:t>
      </w:r>
    </w:p>
    <w:p w:rsidRPr="006A623E" w:rsidR="006A623E" w:rsidP="006A623E" w:rsidRDefault="006A623E" w14:paraId="37765BBE" w14:textId="77777777">
      <w:pPr>
        <w:spacing w:after="0" w:line="360" w:lineRule="auto"/>
        <w:ind w:firstLine="2268"/>
        <w:jc w:val="both"/>
        <w:rPr>
          <w:rFonts w:ascii="Arial" w:hAnsi="Arial" w:cs="Arial"/>
          <w:sz w:val="28"/>
          <w:szCs w:val="28"/>
        </w:rPr>
      </w:pPr>
    </w:p>
    <w:p>
      <w:pPr>
        <w:spacing w:after="0" w:line="360" w:lineRule="auto"/>
        <w:ind w:firstLine="2268"/>
        <w:jc w:val="both"/>
        <w:rPr>
          <w:ins w:id="1534" w:author="Assessor GDSXSR" w:date="2026-10-31T19:45:16Z"/>
        </w:rPr>
      </w:pPr>
      <w:del w:id="1525" w:author="Assessor GDSXSR" w:date="2026-10-31T19:45:16Z">
        <w:r>
          <w:rPr>
            <w:rFonts w:ascii="Arial" w:hAnsi="Arial" w:cs="Arial"/>
            <w:sz w:val="28"/>
            <w:szCs w:val="28"/>
          </w:rPr>
          <w:delText xml:space="preserve">Há,</w:delText>
        </w:r>
      </w:del>
      <w:ins w:id="1526" w:author="Assessor GDSXSR" w:date="2026-10-31T19:45:16Z">
        <w:r>
          <w:rPr>
            <w:rFonts w:ascii="Arial" w:hAnsi="Arial" w:cs="Arial"/>
            <w:color w:val="808080"/>
            <w:sz w:val="28"/>
            <w:szCs w:val="28"/>
          </w:rPr>
          <w:t xml:space="preserve">Intimadas</w:t>
        </w:r>
      </w:ins>
      <w:r>
        <w:rPr>
          <w:rFonts w:ascii="Arial" w:hAnsi="Arial" w:cs="Arial"/>
          <w:sz w:val="28"/>
          <w:szCs w:val="28"/>
        </w:rPr>
        <w:t xml:space="preserve"> </w:t>
      </w:r>
      <w:del w:id="1527" w:author="Assessor GDSXSR" w:date="2026-10-31T19:45:16Z">
        <w:r>
          <w:rPr>
            <w:rFonts w:ascii="Arial" w:hAnsi="Arial" w:cs="Arial"/>
            <w:sz w:val="28"/>
            <w:szCs w:val="28"/>
          </w:rPr>
          <w:delText xml:space="preserve">ainda, uma circunstância processual relevante. Após serem intimadas para</w:delText>
        </w:r>
      </w:del>
      <w:ins w:id="1528" w:author="Assessor GDSXSR" w:date="2026-10-31T19:45:16Z">
        <w:r>
          <w:rPr>
            <w:rFonts w:ascii="Arial" w:hAnsi="Arial" w:cs="Arial"/>
            <w:color w:val="808080"/>
            <w:sz w:val="28"/>
            <w:szCs w:val="28"/>
          </w:rPr>
          <w:t xml:space="preserve">a</w:t>
        </w:r>
      </w:ins>
      <w:r>
        <w:rPr>
          <w:rFonts w:ascii="Arial" w:hAnsi="Arial" w:cs="Arial"/>
          <w:sz w:val="28"/>
          <w:szCs w:val="28"/>
        </w:rPr>
        <w:t xml:space="preserve"> especificar </w:t>
      </w:r>
      <w:del w:id="1529" w:author="Assessor GDSXSR" w:date="2026-10-31T19:45:16Z">
        <w:r>
          <w:rPr>
            <w:rFonts w:ascii="Arial" w:hAnsi="Arial" w:cs="Arial"/>
            <w:sz w:val="28"/>
            <w:szCs w:val="28"/>
          </w:rPr>
          <w:delText xml:space="preserve">as </w:delText>
        </w:r>
      </w:del>
      <w:r>
        <w:rPr>
          <w:rFonts w:ascii="Arial" w:hAnsi="Arial" w:cs="Arial"/>
          <w:sz w:val="28"/>
          <w:szCs w:val="28"/>
        </w:rPr>
        <w:t xml:space="preserve">provas</w:t>
      </w:r>
      <w:del w:id="1530" w:author="Assessor GDSXSR" w:date="2026-10-31T19:45:16Z">
        <w:r>
          <w:rPr>
            <w:rFonts w:ascii="Arial" w:hAnsi="Arial" w:cs="Arial"/>
            <w:sz w:val="28"/>
            <w:szCs w:val="28"/>
          </w:rPr>
          <w:delText xml:space="preserve"> que pretendiam produzir</w:delText>
        </w:r>
      </w:del>
      <w:r>
        <w:rPr>
          <w:rFonts w:ascii="Arial" w:hAnsi="Arial" w:cs="Arial"/>
          <w:sz w:val="28"/>
          <w:szCs w:val="28"/>
        </w:rPr>
        <w:t xml:space="preserve">, ambas as partes</w:t>
      </w:r>
      <w:del w:id="1531" w:author="Assessor GDSXSR" w:date="2026-10-31T19:45:16Z">
        <w:r>
          <w:rPr>
            <w:rFonts w:ascii="Arial" w:hAnsi="Arial" w:cs="Arial"/>
            <w:sz w:val="28"/>
            <w:szCs w:val="28"/>
          </w:rPr>
          <w:delText xml:space="preserve"> informaram que não desejavam ampliar a instrução e</w:delText>
        </w:r>
      </w:del>
      <w:r>
        <w:rPr>
          <w:rFonts w:ascii="Arial" w:hAnsi="Arial" w:cs="Arial"/>
          <w:sz w:val="28"/>
          <w:szCs w:val="28"/>
        </w:rPr>
        <w:t xml:space="preserve"> requereram o julgamento antecipado.</w:t>
      </w:r>
    </w:p>
    <w:p>
      <w:pPr>
        <w:spacing w:after="0" w:line="360" w:lineRule="auto"/>
        <w:ind w:firstLine="2268"/>
        <w:jc w:val="both"/>
        <w:rPr>
          <w:ins w:id="1535" w:author="Assessor GDSXSR" w:date="2026-10-31T19:45:16Z"/>
        </w:rPr>
      </w:pPr>
    </w:p>
    <w:p>
      <w:pPr>
        <w:spacing w:after="0" w:line="360" w:lineRule="auto"/>
        <w:ind w:firstLine="2268"/>
        <w:jc w:val="both"/>
        <w:rPr>
          <w:ins w:id="1536" w:author="Assessor GDSXSR" w:date="2026-10-31T19:45:16Z"/>
        </w:rPr>
      </w:pPr>
      <w:ins w:id="1532" w:author="Assessor GDSXSR" w:date="2026-10-31T19:45:16Z">
        <w:r>
          <w:rPr>
            <w:rFonts w:ascii="Arial" w:hAnsi="Arial" w:cs="Arial"/>
            <w:color w:val="808080"/>
            <w:sz w:val="28"/>
            <w:szCs w:val="28"/>
          </w:rPr>
          <w:t xml:space="preserve">A apelante, portanto, não pediu perícia contábil, conferência técnica das contas, exibição complementar de documentos ou qualquer diligência para verificar os atendimentos que reputava duvidosos.</w:t>
        </w:r>
      </w:ins>
    </w:p>
    <w:p>
      <w:pPr>
        <w:spacing w:after="0" w:line="360" w:lineRule="auto"/>
        <w:ind w:firstLine="2268"/>
        <w:jc w:val="both"/>
        <w:rPr>
          <w:ins w:id="1537" w:author="Assessor GDSXSR" w:date="2026-10-31T19:45:16Z"/>
        </w:rPr>
      </w:pPr>
    </w:p>
    <w:p w:rsidRPr="006A623E" w:rsidR="006A623E" w:rsidP="006A623E" w:rsidRDefault="006A623E" w14:paraId="52AA4BE8" w14:textId="77777777">
      <w:pPr>
        <w:spacing w:after="0" w:line="360" w:lineRule="auto"/>
        <w:ind w:firstLine="2268"/>
        <w:jc w:val="both"/>
        <w:rPr>
          <w:rFonts w:ascii="Arial" w:hAnsi="Arial" w:cs="Arial"/>
          <w:sz w:val="28"/>
          <w:szCs w:val="28"/>
        </w:rPr>
      </w:pPr>
      <w:ins w:id="1533" w:author="Assessor GDSXSR" w:date="2026-10-31T19:45:16Z">
        <w:r>
          <w:rPr>
            <w:rFonts w:ascii="Arial" w:hAnsi="Arial" w:cs="Arial"/>
            <w:color w:val="808080"/>
            <w:sz w:val="28"/>
            <w:szCs w:val="28"/>
          </w:rPr>
          <w:t xml:space="preserve">Isso enfraquece a alegação de que a controvérsia não poderia ser julgada com os documentos disponíveis.</w:t>
        </w:r>
      </w:ins>
    </w:p>
    <w:p w:rsidRPr="006A623E" w:rsidR="006A623E" w:rsidP="006A623E" w:rsidRDefault="006A623E" w14:paraId="6A2EF2D9" w14:textId="77777777">
      <w:pPr>
        <w:spacing w:after="0" w:line="360" w:lineRule="auto"/>
        <w:ind w:firstLine="2268"/>
        <w:jc w:val="both"/>
        <w:rPr>
          <w:rFonts w:ascii="Arial" w:hAnsi="Arial" w:cs="Arial"/>
          <w:sz w:val="28"/>
          <w:szCs w:val="28"/>
        </w:rPr>
      </w:pPr>
    </w:p>
    <w:p w:rsidRPr="006A623E" w:rsidR="006A623E" w:rsidP="006A623E" w:rsidRDefault="006A623E" w14:paraId="26275A6E" w14:textId="77777777">
      <w:pPr>
        <w:spacing w:after="0" w:line="360" w:lineRule="auto"/>
        <w:ind w:firstLine="2268"/>
        <w:jc w:val="both"/>
        <w:rPr>
          <w:del w:id="1539" w:author="Assessor GDSXSR" w:date="2026-10-31T19:45:16Z"/>
          <w:rFonts w:ascii="Arial" w:hAnsi="Arial" w:cs="Arial"/>
          <w:sz w:val="28"/>
          <w:szCs w:val="28"/>
        </w:rPr>
      </w:pPr>
      <w:del w:id="1538" w:author="Assessor GDSXSR" w:date="2026-10-31T19:45:16Z">
        <w:r w:rsidRPr="006A623E">
          <w:rPr>
            <w:rFonts w:ascii="Arial" w:hAnsi="Arial" w:cs="Arial"/>
            <w:sz w:val="28"/>
            <w:szCs w:val="28"/>
          </w:rPr>
          <w:lastRenderedPageBreak/>
          <w:delText>A apelante não requereu perícia contábil, conferência técnica das contas, exibição complementar de documentos ou qualquer outra providência destinada a verificar os atendimentos que considerava duvidosos. A ausência desses requerimentos enfraquece a alegação recursal de que a controvérsia não poderia ter sido julgada com os documentos disponíveis.</w:delText>
        </w:r>
      </w:del>
    </w:p>
    <w:p w:rsidRPr="006A623E" w:rsidR="006A623E" w:rsidP="006A623E" w:rsidRDefault="006A623E" w14:paraId="4EC50181" w14:textId="77777777">
      <w:pPr>
        <w:spacing w:after="0" w:line="360" w:lineRule="auto"/>
        <w:ind w:firstLine="2268"/>
        <w:jc w:val="both"/>
        <w:rPr>
          <w:del w:id="1540" w:author="Assessor GDSXSR" w:date="2026-10-31T19:45:16Z"/>
          <w:rFonts w:ascii="Arial" w:hAnsi="Arial" w:cs="Arial"/>
          <w:sz w:val="28"/>
          <w:szCs w:val="28"/>
        </w:rPr>
      </w:pPr>
    </w:p>
    <w:p>
      <w:pPr>
        <w:spacing w:after="0" w:line="360" w:lineRule="auto"/>
        <w:ind w:firstLine="2268"/>
        <w:jc w:val="both"/>
        <w:rPr>
          <w:ins w:id="1553" w:author="Assessor GDSXSR" w:date="2026-10-31T19:45:16Z"/>
        </w:rPr>
      </w:pPr>
      <w:r>
        <w:rPr>
          <w:rFonts w:ascii="Arial" w:hAnsi="Arial" w:cs="Arial"/>
          <w:sz w:val="28"/>
          <w:szCs w:val="28"/>
        </w:rPr>
        <w:t xml:space="preserve">Portanto, os autores cumpriram o ônus de comprovar os fatos constitutivos de sua pretensão</w:t>
      </w:r>
      <w:del w:id="1541" w:author="Assessor GDSXSR" w:date="2026-10-31T19:45:16Z">
        <w:r>
          <w:rPr>
            <w:rFonts w:ascii="Arial" w:hAnsi="Arial" w:cs="Arial"/>
            <w:sz w:val="28"/>
            <w:szCs w:val="28"/>
          </w:rPr>
          <w:delText xml:space="preserve">.</w:delText>
        </w:r>
      </w:del>
      <w:ins w:id="1542" w:author="Assessor GDSXSR" w:date="2026-10-31T19:45:16Z">
        <w:r>
          <w:rPr>
            <w:rFonts w:ascii="Arial" w:hAnsi="Arial" w:cs="Arial"/>
            <w:color w:val="808080"/>
            <w:sz w:val="28"/>
            <w:szCs w:val="28"/>
          </w:rPr>
          <w:t xml:space="preserve">,</w:t>
        </w:r>
      </w:ins>
      <w:r>
        <w:rPr>
          <w:rFonts w:ascii="Arial" w:hAnsi="Arial" w:cs="Arial"/>
          <w:sz w:val="28"/>
          <w:szCs w:val="28"/>
        </w:rPr>
        <w:t xml:space="preserve"> </w:t>
      </w:r>
      <w:del w:id="1543" w:author="Assessor GDSXSR" w:date="2026-10-31T19:45:16Z">
        <w:r>
          <w:rPr>
            <w:rFonts w:ascii="Arial" w:hAnsi="Arial" w:cs="Arial"/>
            <w:sz w:val="28"/>
            <w:szCs w:val="28"/>
          </w:rPr>
          <w:delText xml:space="preserve">A</w:delText>
        </w:r>
      </w:del>
      <w:ins w:id="1544" w:author="Assessor GDSXSR" w:date="2026-10-31T19:45:16Z">
        <w:r>
          <w:rPr>
            <w:rFonts w:ascii="Arial" w:hAnsi="Arial" w:cs="Arial"/>
            <w:color w:val="808080"/>
            <w:sz w:val="28"/>
            <w:szCs w:val="28"/>
          </w:rPr>
          <w:t xml:space="preserve">e a</w:t>
        </w:r>
      </w:ins>
      <w:r>
        <w:rPr>
          <w:rFonts w:ascii="Arial" w:hAnsi="Arial" w:cs="Arial"/>
          <w:sz w:val="28"/>
          <w:szCs w:val="28"/>
        </w:rPr>
        <w:t xml:space="preserve"> apelante</w:t>
      </w:r>
      <w:del w:id="1545" w:author="Assessor GDSXSR" w:date="2026-10-31T19:45:16Z">
        <w:r>
          <w:rPr>
            <w:rFonts w:ascii="Arial" w:hAnsi="Arial" w:cs="Arial"/>
            <w:sz w:val="28"/>
            <w:szCs w:val="28"/>
          </w:rPr>
          <w:delText xml:space="preserve">, por sua vez,</w:delText>
        </w:r>
      </w:del>
      <w:r>
        <w:rPr>
          <w:rFonts w:ascii="Arial" w:hAnsi="Arial" w:cs="Arial"/>
          <w:sz w:val="28"/>
          <w:szCs w:val="28"/>
        </w:rPr>
        <w:t xml:space="preserve"> não demonstrou pagamento, glosa, duplicidade ou </w:t>
      </w:r>
      <w:del w:id="1546" w:author="Assessor GDSXSR" w:date="2026-10-31T19:45:16Z">
        <w:r>
          <w:rPr>
            <w:rFonts w:ascii="Arial" w:hAnsi="Arial" w:cs="Arial"/>
            <w:sz w:val="28"/>
            <w:szCs w:val="28"/>
          </w:rPr>
          <w:delText xml:space="preserve">qualquer </w:delText>
        </w:r>
      </w:del>
      <w:r>
        <w:rPr>
          <w:rFonts w:ascii="Arial" w:hAnsi="Arial" w:cs="Arial"/>
          <w:sz w:val="28"/>
          <w:szCs w:val="28"/>
        </w:rPr>
        <w:t xml:space="preserve">outro fato impeditivo, modificativo ou extintivo</w:t>
      </w:r>
      <w:del w:id="1547" w:author="Assessor GDSXSR" w:date="2026-10-31T19:45:16Z">
        <w:r>
          <w:rPr>
            <w:rFonts w:ascii="Arial" w:hAnsi="Arial" w:cs="Arial"/>
            <w:sz w:val="28"/>
            <w:szCs w:val="28"/>
          </w:rPr>
          <w:delText xml:space="preserve"> do direito reconhecido na sentença</w:delText>
        </w:r>
      </w:del>
      <w:r>
        <w:rPr>
          <w:rFonts w:ascii="Arial" w:hAnsi="Arial" w:cs="Arial"/>
          <w:sz w:val="28"/>
          <w:szCs w:val="28"/>
        </w:rPr>
        <w:t xml:space="preserve">.</w:t>
      </w:r>
      <w:del w:id="1548" w:author="Assessor GDSXSR" w:date="2026-10-31T19:45:16Z">
        <w:r>
          <w:rPr>
            <w:rFonts w:ascii="Arial" w:hAnsi="Arial" w:cs="Arial"/>
            <w:sz w:val="28"/>
            <w:szCs w:val="28"/>
          </w:rPr>
          <w:delText xml:space="preserve"> </w:delText>
        </w:r>
      </w:del>
    </w:p>
    <w:p>
      <w:pPr>
        <w:spacing w:after="0" w:line="360" w:lineRule="auto"/>
        <w:ind w:firstLine="2268"/>
        <w:jc w:val="both"/>
        <w:rPr>
          <w:ins w:id="1554" w:author="Assessor GDSXSR" w:date="2026-10-31T19:45:16Z"/>
        </w:rPr>
      </w:pPr>
    </w:p>
    <w:p w:rsidR="006A623E" w:rsidP="006A623E" w:rsidRDefault="006A623E" w14:paraId="5D506FF9" w14:textId="14C4FCB4">
      <w:pPr>
        <w:spacing w:after="0" w:line="360" w:lineRule="auto"/>
        <w:ind w:firstLine="2268"/>
        <w:jc w:val="both"/>
        <w:rPr>
          <w:rFonts w:ascii="Arial" w:hAnsi="Arial" w:cs="Arial"/>
          <w:sz w:val="28"/>
          <w:szCs w:val="28"/>
        </w:rPr>
      </w:pPr>
      <w:r>
        <w:rPr>
          <w:rFonts w:ascii="Arial" w:hAnsi="Arial" w:cs="Arial"/>
          <w:sz w:val="28"/>
          <w:szCs w:val="28"/>
          <w:highlight w:val="yellow"/>
          <w:rPrChange w:id="1980" w:author="Assessor GDSXSR" w:date="2026-10-31T19:45:16Z">
            <w:rPr>
              <w:rFonts w:ascii="Arial" w:hAnsi="Arial" w:cs="Arial"/>
              <w:sz w:val="28"/>
              <w:szCs w:val="28"/>
            </w:rPr>
          </w:rPrChange>
        </w:rPr>
        <w:t xml:space="preserve">A referência à falta de impugnação específica apenas reforça a conclusão extraída </w:t>
      </w:r>
      <w:del w:id="1549" w:author="Assessor GDSXSR" w:date="2026-10-31T19:45:16Z">
        <w:r>
          <w:rPr>
            <w:rFonts w:ascii="Arial" w:hAnsi="Arial" w:cs="Arial"/>
            <w:sz w:val="28"/>
            <w:szCs w:val="28"/>
          </w:rPr>
          <w:delText xml:space="preserve">do</w:delText>
        </w:r>
      </w:del>
      <w:ins w:id="1550" w:author="Assessor GDSXSR" w:date="2026-10-31T19:45:16Z">
        <w:r>
          <w:rPr>
            <w:rFonts w:ascii="Arial" w:hAnsi="Arial" w:cs="Arial"/>
            <w:color w:val="808080"/>
            <w:sz w:val="28"/>
            <w:szCs w:val="28"/>
            <w:highlight w:val="yellow"/>
          </w:rPr>
          <w:t xml:space="preserve">dos</w:t>
        </w:r>
      </w:ins>
      <w:r>
        <w:rPr>
          <w:rFonts w:ascii="Arial" w:hAnsi="Arial" w:cs="Arial"/>
          <w:sz w:val="28"/>
          <w:szCs w:val="28"/>
          <w:highlight w:val="yellow"/>
          <w:rPrChange w:id="1981" w:author="Assessor GDSXSR" w:date="2026-10-31T19:45:16Z">
            <w:rPr>
              <w:rFonts w:ascii="Arial" w:hAnsi="Arial" w:cs="Arial"/>
              <w:sz w:val="28"/>
              <w:szCs w:val="28"/>
            </w:rPr>
          </w:rPrChange>
        </w:rPr>
        <w:t xml:space="preserve"> </w:t>
      </w:r>
      <w:del w:id="1551" w:author="Assessor GDSXSR" w:date="2026-10-31T19:45:16Z">
        <w:r>
          <w:rPr>
            <w:rFonts w:ascii="Arial" w:hAnsi="Arial" w:cs="Arial"/>
            <w:sz w:val="28"/>
            <w:szCs w:val="28"/>
          </w:rPr>
          <w:delText xml:space="preserve">conjunto documental e não representa indevida inversão do ônus da prova</w:delText>
        </w:r>
      </w:del>
      <w:ins w:id="1552" w:author="Assessor GDSXSR" w:date="2026-10-31T19:45:16Z">
        <w:r>
          <w:rPr>
            <w:rFonts w:ascii="Arial" w:hAnsi="Arial" w:cs="Arial"/>
            <w:color w:val="808080"/>
            <w:sz w:val="28"/>
            <w:szCs w:val="28"/>
            <w:highlight w:val="yellow"/>
          </w:rPr>
          <w:t xml:space="preserve">documentos</w:t>
        </w:r>
      </w:ins>
      <w:r>
        <w:rPr>
          <w:rFonts w:ascii="Arial" w:hAnsi="Arial" w:cs="Arial"/>
          <w:sz w:val="28"/>
          <w:szCs w:val="28"/>
          <w:highlight w:val="yellow"/>
          <w:rPrChange w:id="1982" w:author="Assessor GDSXSR" w:date="2026-10-31T19:45:16Z">
            <w:rPr>
              <w:rFonts w:ascii="Arial" w:hAnsi="Arial" w:cs="Arial"/>
              <w:sz w:val="28"/>
              <w:szCs w:val="28"/>
            </w:rPr>
          </w:rPrChange>
        </w:rPr>
        <w:t xml:space="preserve">.</w:t>
      </w:r>
    </w:p>
    <w:p w:rsidR="006A623E" w:rsidP="006A623E" w:rsidRDefault="006A623E" w14:paraId="1E901A68" w14:textId="77777777">
      <w:pPr>
        <w:spacing w:after="0" w:line="360" w:lineRule="auto"/>
        <w:ind w:firstLine="2268"/>
        <w:jc w:val="both"/>
        <w:rPr>
          <w:rFonts w:ascii="Arial" w:hAnsi="Arial" w:cs="Arial"/>
          <w:sz w:val="28"/>
          <w:szCs w:val="28"/>
        </w:rPr>
      </w:pPr>
    </w:p>
    <w:p w:rsidR="006A623E" w:rsidP="006A623E" w:rsidRDefault="006A623E" w14:paraId="72190729" w14:textId="62ADAB53">
      <w:pPr>
        <w:spacing w:after="0" w:line="360" w:lineRule="auto"/>
        <w:ind w:firstLine="2268"/>
        <w:jc w:val="both"/>
        <w:rPr>
          <w:del w:id="1557" w:author="Assessor GDSXSR" w:date="2026-10-31T19:45:16Z"/>
          <w:rFonts w:ascii="Arial" w:hAnsi="Arial" w:cs="Arial"/>
          <w:color w:val="000000" w:themeColor="text1"/>
          <w:sz w:val="28"/>
          <w:szCs w:val="28"/>
          <w:u w:val="single"/>
        </w:rPr>
      </w:pPr>
      <w:del w:id="1555" w:author="Assessor GDSXSR" w:date="2026-10-31T19:45:16Z">
        <w:r w:rsidRPr="007E1C8C">
          <w:rPr>
            <w:rFonts w:ascii="Arial" w:hAnsi="Arial" w:cs="Arial"/>
            <w:color w:val="000000" w:themeColor="text1"/>
            <w:sz w:val="28"/>
            <w:szCs w:val="28"/>
            <w:u w:val="single"/>
          </w:rPr>
          <w:delText>Assim, nego provimento ao apelo nesse ponto</w:delText>
        </w:r>
      </w:del>
      <w:del w:id="1556" w:author="Assessor GDSXSR" w:date="2026-10-31T19:45:16Z">
        <w:r>
          <w:rPr>
            <w:rFonts w:ascii="Arial" w:hAnsi="Arial" w:cs="Arial"/>
            <w:color w:val="000000" w:themeColor="text1"/>
            <w:sz w:val="28"/>
            <w:szCs w:val="28"/>
            <w:u w:val="single"/>
          </w:rPr>
          <w:delText>.</w:delText>
        </w:r>
      </w:del>
    </w:p>
    <w:p w:rsidR="006A623E" w:rsidP="006A623E" w:rsidRDefault="006A623E" w14:paraId="7C98D582" w14:textId="77777777">
      <w:pPr>
        <w:spacing w:after="0" w:line="360" w:lineRule="auto"/>
        <w:ind w:firstLine="2268"/>
        <w:jc w:val="both"/>
        <w:rPr>
          <w:del w:id="1558" w:author="Assessor GDSXSR" w:date="2026-10-31T19:45:16Z"/>
          <w:rFonts w:ascii="Arial" w:hAnsi="Arial" w:cs="Arial"/>
          <w:color w:val="000000" w:themeColor="text1"/>
          <w:sz w:val="28"/>
          <w:szCs w:val="28"/>
          <w:u w:val="single"/>
        </w:rPr>
      </w:pPr>
    </w:p>
    <w:p w:rsidR="006A623E" w:rsidP="006A623E" w:rsidRDefault="006A623E" w14:paraId="5C8338AC" w14:textId="204EAF3C">
      <w:pPr>
        <w:spacing w:after="0" w:line="360" w:lineRule="auto"/>
        <w:jc w:val="center"/>
        <w:rPr>
          <w:del w:id="1560" w:author="Assessor GDSXSR" w:date="2026-10-31T19:45:16Z"/>
          <w:rFonts w:ascii="Arial" w:hAnsi="Arial" w:cs="Arial"/>
          <w:color w:val="000000" w:themeColor="text1"/>
          <w:sz w:val="28"/>
          <w:szCs w:val="28"/>
          <w:u w:val="single"/>
        </w:rPr>
      </w:pPr>
      <w:del w:id="1559" w:author="Assessor GDSXSR" w:date="2026-10-31T19:45:16Z">
        <w:r w:rsidRPr="00C81D5E">
          <w:rPr>
            <w:rFonts w:ascii="Arial" w:hAnsi="Arial" w:cs="Arial"/>
            <w:sz w:val="28"/>
            <w:szCs w:val="28"/>
          </w:rPr>
          <w:delText>DA DESNECESSIDADE DE APRESENTAÇÃO INTEGRAL DOS PRONTUÁRIOS MÉDICOS</w:delText>
        </w:r>
      </w:del>
    </w:p>
    <w:p w:rsidRPr="006A623E" w:rsidR="006A623E" w:rsidP="006A623E" w:rsidRDefault="006A623E" w14:paraId="01096544" w14:textId="77777777">
      <w:pPr>
        <w:spacing w:after="0" w:line="360" w:lineRule="auto"/>
        <w:ind w:firstLine="2268"/>
        <w:jc w:val="both"/>
        <w:rPr>
          <w:del w:id="1561" w:author="Assessor GDSXSR" w:date="2026-10-31T19:45:16Z"/>
          <w:rFonts w:ascii="Arial" w:hAnsi="Arial" w:cs="Arial"/>
          <w:sz w:val="28"/>
          <w:szCs w:val="28"/>
        </w:rPr>
      </w:pPr>
    </w:p>
    <w:p w:rsidR="006A623E" w:rsidP="003C0A64" w:rsidRDefault="006A623E" w14:paraId="6C732D4C" w14:textId="50A98B70">
      <w:pPr>
        <w:spacing w:after="0" w:line="360" w:lineRule="auto"/>
        <w:ind w:firstLine="2268"/>
        <w:jc w:val="both"/>
        <w:rPr>
          <w:del w:id="1565" w:author="Assessor GDSXSR" w:date="2026-10-31T19:45:16Z"/>
          <w:rFonts w:ascii="Arial" w:hAnsi="Arial" w:cs="Arial"/>
          <w:sz w:val="28"/>
          <w:szCs w:val="28"/>
        </w:rPr>
      </w:pPr>
      <w:del w:id="1562" w:author="Assessor GDSXSR" w:date="2026-10-31T19:45:16Z">
        <w:r>
          <w:rPr>
            <w:rFonts w:ascii="Arial" w:hAnsi="Arial" w:cs="Arial"/>
            <w:sz w:val="28"/>
            <w:szCs w:val="28"/>
          </w:rPr>
          <w:delText xml:space="preserve">A apelante alega que </w:delText>
        </w:r>
      </w:del>
      <w:del w:id="1563" w:author="Assessor GDSXSR" w:date="2026-10-31T19:45:16Z">
        <w:r w:rsidRPr="008D583B" w:rsidR="00B900F3">
          <w:rPr>
            <w:rFonts w:ascii="Arial" w:hAnsi="Arial" w:cs="Arial"/>
            <w:sz w:val="28"/>
            <w:szCs w:val="28"/>
          </w:rPr>
          <w:delText>a ausência de prontuários médicos, fichas de atendimento, autorizações, auditorias e outros documentos equivalentes impede a verificação individualizada dos serviços, não constituindo o sigilo dos pacientes justificativa para a falta de apresentação desses registros, que poderiam ser juntados sob segredo de justiça</w:delText>
        </w:r>
      </w:del>
      <w:del w:id="1564" w:author="Assessor GDSXSR" w:date="2026-10-31T19:45:16Z">
        <w:r>
          <w:rPr>
            <w:rFonts w:ascii="Arial" w:hAnsi="Arial" w:cs="Arial"/>
            <w:sz w:val="28"/>
            <w:szCs w:val="28"/>
          </w:rPr>
          <w:delText>.</w:delText>
        </w:r>
      </w:del>
    </w:p>
    <w:p w:rsidR="006A623E" w:rsidP="003C0A64" w:rsidRDefault="006A623E" w14:paraId="5352EA08" w14:textId="77777777">
      <w:pPr>
        <w:spacing w:after="0" w:line="360" w:lineRule="auto"/>
        <w:ind w:firstLine="2268"/>
        <w:jc w:val="both"/>
        <w:rPr>
          <w:del w:id="1566" w:author="Assessor GDSXSR" w:date="2026-10-31T19:45:16Z"/>
          <w:rFonts w:ascii="Arial" w:hAnsi="Arial" w:cs="Arial"/>
          <w:sz w:val="28"/>
          <w:szCs w:val="28"/>
        </w:rPr>
      </w:pPr>
    </w:p>
    <w:p w:rsidR="006A623E" w:rsidP="003C0A64" w:rsidRDefault="006A623E" w14:paraId="48F646C9" w14:textId="0974CD7A">
      <w:pPr>
        <w:spacing w:after="0" w:line="360" w:lineRule="auto"/>
        <w:ind w:firstLine="2268"/>
        <w:jc w:val="both"/>
        <w:rPr>
          <w:del w:id="1569" w:author="Assessor GDSXSR" w:date="2026-10-31T19:45:16Z"/>
          <w:rFonts w:ascii="Arial" w:hAnsi="Arial" w:cs="Arial"/>
          <w:sz w:val="28"/>
          <w:szCs w:val="28"/>
        </w:rPr>
      </w:pPr>
      <w:del w:id="1567" w:author="Assessor GDSXSR" w:date="2026-10-31T19:45:16Z">
        <w:r>
          <w:rPr>
            <w:rFonts w:ascii="Arial" w:hAnsi="Arial" w:cs="Arial"/>
            <w:sz w:val="28"/>
            <w:szCs w:val="28"/>
          </w:rPr>
          <w:delText>Sem razão</w:delText>
        </w:r>
      </w:del>
      <w:del w:id="1568" w:author="Assessor GDSXSR" w:date="2026-10-31T19:45:16Z">
        <w:r w:rsidRPr="006A623E">
          <w:rPr>
            <w:rFonts w:ascii="Arial" w:hAnsi="Arial" w:cs="Arial"/>
            <w:sz w:val="28"/>
            <w:szCs w:val="28"/>
          </w:rPr>
          <w:delText>.</w:delText>
        </w:r>
      </w:del>
    </w:p>
    <w:p w:rsidR="006A623E" w:rsidP="003C0A64" w:rsidRDefault="006A623E" w14:paraId="29D9ABA8" w14:textId="77777777">
      <w:pPr>
        <w:spacing w:after="0" w:line="360" w:lineRule="auto"/>
        <w:ind w:firstLine="2268"/>
        <w:jc w:val="both"/>
        <w:rPr>
          <w:del w:id="1570" w:author="Assessor GDSXSR" w:date="2026-10-31T19:45:16Z"/>
          <w:rFonts w:ascii="Arial" w:hAnsi="Arial" w:cs="Arial"/>
          <w:sz w:val="28"/>
          <w:szCs w:val="28"/>
        </w:rPr>
      </w:pPr>
    </w:p>
    <w:p>
      <w:pPr>
        <w:spacing w:after="0" w:line="360" w:lineRule="auto"/>
        <w:ind w:firstLine="2268"/>
        <w:jc w:val="both"/>
        <w:rPr>
          <w:ins w:id="1581" w:author="Assessor GDSXSR" w:date="2026-10-31T19:45:16Z"/>
        </w:rPr>
      </w:pPr>
      <w:del w:id="1571" w:author="Assessor GDSXSR" w:date="2026-10-31T19:45:16Z">
        <w:r>
          <w:rPr>
            <w:rFonts w:ascii="Arial" w:hAnsi="Arial" w:cs="Arial"/>
            <w:sz w:val="28"/>
            <w:szCs w:val="28"/>
          </w:rPr>
          <w:delText xml:space="preserve">O</w:delText>
        </w:r>
      </w:del>
      <w:ins w:id="1572" w:author="Assessor GDSXSR" w:date="2026-10-31T19:45:16Z">
        <w:r>
          <w:rPr>
            <w:rFonts w:ascii="Arial" w:hAnsi="Arial" w:cs="Arial"/>
            <w:color w:val="808080"/>
            <w:sz w:val="28"/>
            <w:szCs w:val="28"/>
            <w:highlight w:val="yellow"/>
          </w:rPr>
          <w:t xml:space="preserve">Por outro lado, o</w:t>
        </w:r>
      </w:ins>
      <w:r>
        <w:rPr>
          <w:rFonts w:ascii="Arial" w:hAnsi="Arial" w:cs="Arial"/>
          <w:sz w:val="28"/>
          <w:szCs w:val="28"/>
          <w:highlight w:val="yellow"/>
          <w:rPrChange w:id="1983" w:author="Assessor GDSXSR" w:date="2026-10-31T19:45:16Z">
            <w:rPr>
              <w:rFonts w:ascii="Arial" w:hAnsi="Arial" w:cs="Arial"/>
              <w:sz w:val="28"/>
              <w:szCs w:val="28"/>
            </w:rPr>
          </w:rPrChange>
        </w:rPr>
        <w:t xml:space="preserve"> prontuário médico </w:t>
      </w:r>
      <w:del w:id="1573" w:author="Assessor GDSXSR" w:date="2026-10-31T19:45:16Z">
        <w:r>
          <w:rPr>
            <w:rFonts w:ascii="Arial" w:hAnsi="Arial" w:cs="Arial"/>
            <w:sz w:val="28"/>
            <w:szCs w:val="28"/>
          </w:rPr>
          <w:delText xml:space="preserve">constitui</w:delText>
        </w:r>
      </w:del>
      <w:ins w:id="1574" w:author="Assessor GDSXSR" w:date="2026-10-31T19:45:16Z">
        <w:r>
          <w:rPr>
            <w:rFonts w:ascii="Arial" w:hAnsi="Arial" w:cs="Arial"/>
            <w:color w:val="808080"/>
            <w:sz w:val="28"/>
            <w:szCs w:val="28"/>
            <w:highlight w:val="yellow"/>
          </w:rPr>
          <w:t xml:space="preserve">é</w:t>
        </w:r>
      </w:ins>
      <w:r>
        <w:rPr>
          <w:rFonts w:ascii="Arial" w:hAnsi="Arial" w:cs="Arial"/>
          <w:sz w:val="28"/>
          <w:szCs w:val="28"/>
          <w:highlight w:val="yellow"/>
          <w:rPrChange w:id="1984" w:author="Assessor GDSXSR" w:date="2026-10-31T19:45:16Z">
            <w:rPr>
              <w:rFonts w:ascii="Arial" w:hAnsi="Arial" w:cs="Arial"/>
              <w:sz w:val="28"/>
              <w:szCs w:val="28"/>
            </w:rPr>
          </w:rPrChange>
        </w:rPr>
        <w:t xml:space="preserve"> meio relevante de </w:t>
      </w:r>
      <w:del w:id="1575" w:author="Assessor GDSXSR" w:date="2026-10-31T19:45:16Z">
        <w:r>
          <w:rPr>
            <w:rFonts w:ascii="Arial" w:hAnsi="Arial" w:cs="Arial"/>
            <w:sz w:val="28"/>
            <w:szCs w:val="28"/>
          </w:rPr>
          <w:delText xml:space="preserve">comprovação da prestação de serviços hospitalares. Sua apresentação</w:delText>
        </w:r>
      </w:del>
      <w:ins w:id="1576" w:author="Assessor GDSXSR" w:date="2026-10-31T19:45:16Z">
        <w:r>
          <w:rPr>
            <w:rFonts w:ascii="Arial" w:hAnsi="Arial" w:cs="Arial"/>
            <w:color w:val="808080"/>
            <w:sz w:val="28"/>
            <w:szCs w:val="28"/>
            <w:highlight w:val="yellow"/>
          </w:rPr>
          <w:t xml:space="preserve">prova</w:t>
        </w:r>
      </w:ins>
      <w:r>
        <w:rPr>
          <w:rFonts w:ascii="Arial" w:hAnsi="Arial" w:cs="Arial"/>
          <w:sz w:val="28"/>
          <w:szCs w:val="28"/>
          <w:highlight w:val="yellow"/>
          <w:rPrChange w:id="1985" w:author="Assessor GDSXSR" w:date="2026-10-31T19:45:16Z">
            <w:rPr>
              <w:rFonts w:ascii="Arial" w:hAnsi="Arial" w:cs="Arial"/>
              <w:sz w:val="28"/>
              <w:szCs w:val="28"/>
            </w:rPr>
          </w:rPrChange>
        </w:rPr>
        <w:t xml:space="preserve">, </w:t>
      </w:r>
      <w:del w:id="1577" w:author="Assessor GDSXSR" w:date="2026-10-31T19:45:16Z">
        <w:r>
          <w:rPr>
            <w:rFonts w:ascii="Arial" w:hAnsi="Arial" w:cs="Arial"/>
            <w:sz w:val="28"/>
            <w:szCs w:val="28"/>
          </w:rPr>
          <w:delText xml:space="preserve">contudo,</w:delText>
        </w:r>
      </w:del>
      <w:ins w:id="1578" w:author="Assessor GDSXSR" w:date="2026-10-31T19:45:16Z">
        <w:r>
          <w:rPr>
            <w:rFonts w:ascii="Arial" w:hAnsi="Arial" w:cs="Arial"/>
            <w:color w:val="808080"/>
            <w:sz w:val="28"/>
            <w:szCs w:val="28"/>
            <w:highlight w:val="yellow"/>
          </w:rPr>
          <w:t xml:space="preserve">mas</w:t>
        </w:r>
      </w:ins>
      <w:r>
        <w:rPr>
          <w:rFonts w:ascii="Arial" w:hAnsi="Arial" w:cs="Arial"/>
          <w:sz w:val="28"/>
          <w:szCs w:val="28"/>
          <w:highlight w:val="yellow"/>
          <w:rPrChange w:id="1986" w:author="Assessor GDSXSR" w:date="2026-10-31T19:45:16Z">
            <w:rPr>
              <w:rFonts w:ascii="Arial" w:hAnsi="Arial" w:cs="Arial"/>
              <w:sz w:val="28"/>
              <w:szCs w:val="28"/>
            </w:rPr>
          </w:rPrChange>
        </w:rPr>
        <w:t xml:space="preserve"> não é indispensável em toda ação de cobrança ajuizada contra </w:t>
      </w:r>
      <w:del w:id="1579" w:author="Assessor GDSXSR" w:date="2026-10-31T19:45:16Z">
        <w:r>
          <w:rPr>
            <w:rFonts w:ascii="Arial" w:hAnsi="Arial" w:cs="Arial"/>
            <w:sz w:val="28"/>
            <w:szCs w:val="28"/>
          </w:rPr>
          <w:delText xml:space="preserve">uma </w:delText>
        </w:r>
      </w:del>
      <w:r>
        <w:rPr>
          <w:rFonts w:ascii="Arial" w:hAnsi="Arial" w:cs="Arial"/>
          <w:sz w:val="28"/>
          <w:szCs w:val="28"/>
          <w:highlight w:val="yellow"/>
          <w:rPrChange w:id="1987" w:author="Assessor GDSXSR" w:date="2026-10-31T19:45:16Z">
            <w:rPr>
              <w:rFonts w:ascii="Arial" w:hAnsi="Arial" w:cs="Arial"/>
              <w:sz w:val="28"/>
              <w:szCs w:val="28"/>
            </w:rPr>
          </w:rPrChange>
        </w:rPr>
        <w:t xml:space="preserve">operadora de plano de saúde.</w:t>
      </w:r>
    </w:p>
    <w:p>
      <w:pPr>
        <w:spacing w:after="0" w:line="360" w:lineRule="auto"/>
        <w:ind w:firstLine="2268"/>
        <w:jc w:val="both"/>
        <w:rPr>
          <w:ins w:id="1582" w:author="Assessor GDSXSR" w:date="2026-10-31T19:45:16Z"/>
        </w:rPr>
      </w:pPr>
    </w:p>
    <w:p w:rsidRPr="006A623E" w:rsidR="006A623E" w:rsidP="006A623E" w:rsidRDefault="006A623E" w14:paraId="49C525D8" w14:textId="77777777">
      <w:pPr>
        <w:spacing w:after="0" w:line="360" w:lineRule="auto"/>
        <w:ind w:firstLine="2268"/>
        <w:jc w:val="both"/>
        <w:rPr>
          <w:rFonts w:ascii="Arial" w:hAnsi="Arial" w:cs="Arial"/>
          <w:sz w:val="28"/>
          <w:szCs w:val="28"/>
        </w:rPr>
      </w:pPr>
      <w:ins w:id="1580" w:author="Assessor GDSXSR" w:date="2026-10-31T19:45:16Z">
        <w:r>
          <w:rPr>
            <w:rFonts w:ascii="Arial" w:hAnsi="Arial" w:cs="Arial"/>
            <w:color w:val="808080"/>
            <w:sz w:val="28"/>
            <w:szCs w:val="28"/>
          </w:rPr>
          <w:t xml:space="preserve">Sua necessidade depende da natureza da controvérsia e das demais provas.</w:t>
        </w:r>
      </w:ins>
    </w:p>
    <w:p w:rsidRPr="006A623E" w:rsidR="006A623E" w:rsidP="006A623E" w:rsidRDefault="006A623E" w14:paraId="2B49A318" w14:textId="77777777">
      <w:pPr>
        <w:spacing w:after="0" w:line="360" w:lineRule="auto"/>
        <w:ind w:firstLine="2268"/>
        <w:jc w:val="both"/>
        <w:rPr>
          <w:rFonts w:ascii="Arial" w:hAnsi="Arial" w:cs="Arial"/>
          <w:sz w:val="28"/>
          <w:szCs w:val="28"/>
        </w:rPr>
      </w:pPr>
    </w:p>
    <w:p w:rsidRPr="006A623E" w:rsidR="006A623E" w:rsidP="006A623E" w:rsidRDefault="006A623E" w14:paraId="43028F1C" w14:textId="77777777">
      <w:pPr>
        <w:spacing w:after="0" w:line="360" w:lineRule="auto"/>
        <w:ind w:firstLine="2268"/>
        <w:jc w:val="both"/>
        <w:rPr>
          <w:del w:id="1584" w:author="Assessor GDSXSR" w:date="2026-10-31T19:45:16Z"/>
          <w:rFonts w:ascii="Arial" w:hAnsi="Arial" w:cs="Arial"/>
          <w:sz w:val="28"/>
          <w:szCs w:val="28"/>
        </w:rPr>
      </w:pPr>
      <w:del w:id="1583" w:author="Assessor GDSXSR" w:date="2026-10-31T19:45:16Z">
        <w:r w:rsidRPr="006A623E">
          <w:rPr>
            <w:rFonts w:ascii="Arial" w:hAnsi="Arial" w:cs="Arial"/>
            <w:sz w:val="28"/>
            <w:szCs w:val="28"/>
          </w:rPr>
          <w:delText>A necessidade desse documento depende da natureza da controvérsia e do conteúdo das demais provas. Se a discussão envolver a realização de determinado procedimento, a condição clínica do paciente ou a adequação do tratamento, o prontuário poderá ser necessário para o esclarecimento dos fatos.</w:delText>
        </w:r>
      </w:del>
    </w:p>
    <w:p w:rsidRPr="006A623E" w:rsidR="006A623E" w:rsidP="006A623E" w:rsidRDefault="006A623E" w14:paraId="5438F246" w14:textId="77777777">
      <w:pPr>
        <w:spacing w:after="0" w:line="360" w:lineRule="auto"/>
        <w:ind w:firstLine="2268"/>
        <w:jc w:val="both"/>
        <w:rPr>
          <w:del w:id="1585" w:author="Assessor GDSXSR" w:date="2026-10-31T19:45:16Z"/>
          <w:rFonts w:ascii="Arial" w:hAnsi="Arial" w:cs="Arial"/>
          <w:sz w:val="28"/>
          <w:szCs w:val="28"/>
        </w:rPr>
      </w:pPr>
    </w:p>
    <w:p>
      <w:pPr>
        <w:spacing w:after="0" w:line="360" w:lineRule="auto"/>
        <w:ind w:firstLine="2268"/>
        <w:jc w:val="both"/>
        <w:rPr>
          <w:ins w:id="1595" w:author="Assessor GDSXSR" w:date="2026-10-31T19:45:16Z"/>
        </w:rPr>
      </w:pPr>
      <w:del w:id="1586" w:author="Assessor GDSXSR" w:date="2026-10-31T19:45:16Z">
        <w:r>
          <w:rPr>
            <w:rFonts w:ascii="Arial" w:hAnsi="Arial" w:cs="Arial"/>
            <w:sz w:val="28"/>
            <w:szCs w:val="28"/>
          </w:rPr>
          <w:delText xml:space="preserve">Entretanto</w:delText>
        </w:r>
      </w:del>
      <w:ins w:id="1587" w:author="Assessor GDSXSR" w:date="2026-10-31T19:45:16Z">
        <w:r>
          <w:rPr>
            <w:rFonts w:ascii="Arial" w:hAnsi="Arial" w:cs="Arial"/>
            <w:color w:val="808080"/>
            <w:sz w:val="28"/>
            <w:szCs w:val="28"/>
          </w:rPr>
          <w:t xml:space="preserve">No caso</w:t>
        </w:r>
      </w:ins>
      <w:r>
        <w:rPr>
          <w:rFonts w:ascii="Arial" w:hAnsi="Arial" w:cs="Arial"/>
          <w:sz w:val="28"/>
          <w:szCs w:val="28"/>
        </w:rPr>
        <w:t xml:space="preserve">, </w:t>
      </w:r>
      <w:del w:id="1588" w:author="Assessor GDSXSR" w:date="2026-10-31T19:45:16Z">
        <w:r>
          <w:rPr>
            <w:rFonts w:ascii="Arial" w:hAnsi="Arial" w:cs="Arial"/>
            <w:sz w:val="28"/>
            <w:szCs w:val="28"/>
          </w:rPr>
          <w:delText xml:space="preserve">não é essa </w:delText>
        </w:r>
      </w:del>
      <w:r>
        <w:rPr>
          <w:rFonts w:ascii="Arial" w:hAnsi="Arial" w:cs="Arial"/>
          <w:sz w:val="28"/>
          <w:szCs w:val="28"/>
        </w:rPr>
        <w:t xml:space="preserve">a</w:t>
      </w:r>
      <w:del w:id="1589" w:author="Assessor GDSXSR" w:date="2026-10-31T19:45:16Z">
        <w:r>
          <w:rPr>
            <w:rFonts w:ascii="Arial" w:hAnsi="Arial" w:cs="Arial"/>
            <w:sz w:val="28"/>
            <w:szCs w:val="28"/>
          </w:rPr>
          <w:delText xml:space="preserve"> situação dos autos. A</w:delText>
        </w:r>
      </w:del>
      <w:r>
        <w:rPr>
          <w:rFonts w:ascii="Arial" w:hAnsi="Arial" w:cs="Arial"/>
          <w:sz w:val="28"/>
          <w:szCs w:val="28"/>
        </w:rPr>
        <w:t xml:space="preserve"> controvérsia versa sobre o pagamento </w:t>
      </w:r>
      <w:del w:id="1590" w:author="Assessor GDSXSR" w:date="2026-10-31T19:45:16Z">
        <w:r>
          <w:rPr>
            <w:rFonts w:ascii="Arial" w:hAnsi="Arial" w:cs="Arial"/>
            <w:sz w:val="28"/>
            <w:szCs w:val="28"/>
          </w:rPr>
          <w:delText xml:space="preserve">dos</w:delText>
        </w:r>
      </w:del>
      <w:ins w:id="1591" w:author="Assessor GDSXSR" w:date="2026-10-31T19:45:16Z">
        <w:r>
          <w:rPr>
            <w:rFonts w:ascii="Arial" w:hAnsi="Arial" w:cs="Arial"/>
            <w:color w:val="808080"/>
            <w:sz w:val="28"/>
            <w:szCs w:val="28"/>
          </w:rPr>
          <w:t xml:space="preserve">de</w:t>
        </w:r>
      </w:ins>
      <w:r>
        <w:rPr>
          <w:rFonts w:ascii="Arial" w:hAnsi="Arial" w:cs="Arial"/>
          <w:sz w:val="28"/>
          <w:szCs w:val="28"/>
        </w:rPr>
        <w:t xml:space="preserve"> serviços prestados por hospitais </w:t>
      </w:r>
      <w:del w:id="1592" w:author="Assessor GDSXSR" w:date="2026-10-31T19:45:16Z">
        <w:r>
          <w:rPr>
            <w:rFonts w:ascii="Arial" w:hAnsi="Arial" w:cs="Arial"/>
            <w:sz w:val="28"/>
            <w:szCs w:val="28"/>
          </w:rPr>
          <w:delText xml:space="preserve">integrantes </w:delText>
        </w:r>
      </w:del>
      <w:r>
        <w:rPr>
          <w:rFonts w:ascii="Arial" w:hAnsi="Arial" w:cs="Arial"/>
          <w:sz w:val="28"/>
          <w:szCs w:val="28"/>
        </w:rPr>
        <w:t xml:space="preserve">da rede credenciada.</w:t>
      </w:r>
      <w:del w:id="1593" w:author="Assessor GDSXSR" w:date="2026-10-31T19:45:16Z">
        <w:r>
          <w:rPr>
            <w:rFonts w:ascii="Arial" w:hAnsi="Arial" w:cs="Arial"/>
            <w:sz w:val="28"/>
            <w:szCs w:val="28"/>
          </w:rPr>
          <w:delText xml:space="preserve"> </w:delText>
        </w:r>
      </w:del>
    </w:p>
    <w:p>
      <w:pPr>
        <w:spacing w:after="0" w:line="360" w:lineRule="auto"/>
        <w:ind w:firstLine="2268"/>
        <w:jc w:val="both"/>
        <w:rPr>
          <w:ins w:id="1596" w:author="Assessor GDSXSR" w:date="2026-10-31T19:45:16Z"/>
        </w:rPr>
      </w:pPr>
    </w:p>
    <w:p w:rsidRPr="006A623E" w:rsidR="006A623E" w:rsidP="006A623E" w:rsidRDefault="006A623E" w14:paraId="27B33DC0" w14:textId="0C51E707">
      <w:pPr>
        <w:spacing w:after="0" w:line="360" w:lineRule="auto"/>
        <w:ind w:firstLine="2268"/>
        <w:jc w:val="both"/>
        <w:rPr>
          <w:rFonts w:ascii="Arial" w:hAnsi="Arial" w:cs="Arial"/>
          <w:sz w:val="28"/>
          <w:szCs w:val="28"/>
        </w:rPr>
      </w:pPr>
      <w:r>
        <w:rPr>
          <w:rFonts w:ascii="Arial" w:hAnsi="Arial" w:cs="Arial"/>
          <w:sz w:val="28"/>
          <w:szCs w:val="28"/>
        </w:rPr>
        <w:t xml:space="preserve">Os autores apresentaram documentos administrativos e financeiros que identificam os pacientes, as datas e os números dos atendimentos, os códigos de remessa, as contas</w:t>
      </w:r>
      <w:del w:id="1594" w:author="Assessor GDSXSR" w:date="2026-10-31T19:45:16Z">
        <w:r>
          <w:rPr>
            <w:rFonts w:ascii="Arial" w:hAnsi="Arial" w:cs="Arial"/>
            <w:sz w:val="28"/>
            <w:szCs w:val="28"/>
          </w:rPr>
          <w:delText xml:space="preserve"> hospitalares</w:delText>
        </w:r>
      </w:del>
      <w:r>
        <w:rPr>
          <w:rFonts w:ascii="Arial" w:hAnsi="Arial" w:cs="Arial"/>
          <w:sz w:val="28"/>
          <w:szCs w:val="28"/>
        </w:rPr>
        <w:t xml:space="preserve">, as notas fiscais</w:t>
      </w:r>
      <w:r>
        <w:rPr>
          <w:rFonts w:ascii="Arial" w:hAnsi="Arial" w:cs="Arial"/>
          <w:sz w:val="28"/>
          <w:szCs w:val="28"/>
        </w:rPr>
        <w:t xml:space="preserve"> e</w:t>
      </w:r>
      <w:r>
        <w:rPr>
          <w:rFonts w:ascii="Arial" w:hAnsi="Arial" w:cs="Arial"/>
          <w:sz w:val="28"/>
          <w:szCs w:val="28"/>
        </w:rPr>
        <w:t xml:space="preserve"> os valores cobrados (ID </w:t>
      </w:r>
      <w:r>
        <w:rPr>
          <w:rFonts w:ascii="Arial" w:hAnsi="Arial" w:cs="Arial"/>
          <w:sz w:val="28"/>
          <w:szCs w:val="28"/>
        </w:rPr>
        <w:t xml:space="preserve">88627008</w:t>
      </w:r>
      <w:r>
        <w:rPr>
          <w:rFonts w:ascii="Arial" w:hAnsi="Arial" w:cs="Arial"/>
          <w:sz w:val="28"/>
          <w:szCs w:val="28"/>
        </w:rPr>
        <w:t xml:space="preserve">).</w:t>
      </w:r>
    </w:p>
    <w:p w:rsidRPr="006A623E" w:rsidR="006A623E" w:rsidP="006A623E" w:rsidRDefault="006A623E" w14:paraId="2254ABD2" w14:textId="77777777">
      <w:pPr>
        <w:spacing w:after="0" w:line="360" w:lineRule="auto"/>
        <w:ind w:firstLine="2268"/>
        <w:jc w:val="both"/>
        <w:rPr>
          <w:rFonts w:ascii="Arial" w:hAnsi="Arial" w:cs="Arial"/>
          <w:sz w:val="28"/>
          <w:szCs w:val="28"/>
        </w:rPr>
      </w:pPr>
    </w:p>
    <w:p w:rsidRPr="006A623E" w:rsidR="006A623E" w:rsidP="006A623E" w:rsidRDefault="006A623E" w14:paraId="3487D0B0" w14:textId="77777777">
      <w:pPr>
        <w:spacing w:after="0" w:line="360" w:lineRule="auto"/>
        <w:ind w:firstLine="2268"/>
        <w:jc w:val="both"/>
        <w:rPr>
          <w:rFonts w:ascii="Arial" w:hAnsi="Arial" w:cs="Arial"/>
          <w:sz w:val="28"/>
          <w:szCs w:val="28"/>
        </w:rPr>
      </w:pPr>
      <w:r>
        <w:rPr>
          <w:rFonts w:ascii="Arial" w:hAnsi="Arial" w:cs="Arial"/>
          <w:sz w:val="28"/>
          <w:szCs w:val="28"/>
        </w:rPr>
        <w:t xml:space="preserve">Esses elementos permitem verificar a origem da cobrança sem </w:t>
      </w:r>
      <w:del w:id="1597" w:author="Assessor GDSXSR" w:date="2026-10-31T19:45:16Z">
        <w:r>
          <w:rPr>
            <w:rFonts w:ascii="Arial" w:hAnsi="Arial" w:cs="Arial"/>
            <w:sz w:val="28"/>
            <w:szCs w:val="28"/>
          </w:rPr>
          <w:delText xml:space="preserve">a</w:delText>
        </w:r>
      </w:del>
      <w:ins w:id="1598" w:author="Assessor GDSXSR" w:date="2026-10-31T19:45:16Z">
        <w:r>
          <w:rPr>
            <w:rFonts w:ascii="Arial" w:hAnsi="Arial" w:cs="Arial"/>
            <w:color w:val="808080"/>
            <w:sz w:val="28"/>
            <w:szCs w:val="28"/>
          </w:rPr>
          <w:t xml:space="preserve">expor</w:t>
        </w:r>
      </w:ins>
      <w:r>
        <w:rPr>
          <w:rFonts w:ascii="Arial" w:hAnsi="Arial" w:cs="Arial"/>
          <w:sz w:val="28"/>
          <w:szCs w:val="28"/>
        </w:rPr>
        <w:t xml:space="preserve"> </w:t>
      </w:r>
      <w:del w:id="1599" w:author="Assessor GDSXSR" w:date="2026-10-31T19:45:16Z">
        <w:r>
          <w:rPr>
            <w:rFonts w:ascii="Arial" w:hAnsi="Arial" w:cs="Arial"/>
            <w:sz w:val="28"/>
            <w:szCs w:val="28"/>
          </w:rPr>
          <w:delText xml:space="preserve">exposição integral das</w:delText>
        </w:r>
      </w:del>
      <w:ins w:id="1600" w:author="Assessor GDSXSR" w:date="2026-10-31T19:45:16Z">
        <w:r>
          <w:rPr>
            <w:rFonts w:ascii="Arial" w:hAnsi="Arial" w:cs="Arial"/>
            <w:color w:val="808080"/>
            <w:sz w:val="28"/>
            <w:szCs w:val="28"/>
          </w:rPr>
          <w:t xml:space="preserve">as</w:t>
        </w:r>
      </w:ins>
      <w:r>
        <w:rPr>
          <w:rFonts w:ascii="Arial" w:hAnsi="Arial" w:cs="Arial"/>
          <w:sz w:val="28"/>
          <w:szCs w:val="28"/>
        </w:rPr>
        <w:t xml:space="preserve"> informações clínicas dos pacientes</w:t>
      </w:r>
      <w:ins w:id="1601" w:author="Assessor GDSXSR" w:date="2026-10-31T19:45:16Z">
        <w:r>
          <w:rPr>
            <w:rFonts w:ascii="Arial" w:hAnsi="Arial" w:cs="Arial"/>
            <w:color w:val="808080"/>
            <w:sz w:val="28"/>
            <w:szCs w:val="28"/>
          </w:rPr>
          <w:t xml:space="preserve">, que ultrapassam o objeto da demanda</w:t>
        </w:r>
      </w:ins>
      <w:r>
        <w:rPr>
          <w:rFonts w:ascii="Arial" w:hAnsi="Arial" w:cs="Arial"/>
          <w:sz w:val="28"/>
          <w:szCs w:val="28"/>
        </w:rPr>
        <w:t xml:space="preserve">.</w:t>
      </w:r>
      <w:del w:id="1602" w:author="Assessor GDSXSR" w:date="2026-10-31T19:45:16Z">
        <w:r>
          <w:rPr>
            <w:rFonts w:ascii="Arial" w:hAnsi="Arial" w:cs="Arial"/>
            <w:sz w:val="28"/>
            <w:szCs w:val="28"/>
          </w:rPr>
          <w:delText xml:space="preserve"> Não se mostra proporcional exigir a juntada indistinta de prontuários pertencentes a elevado número de beneficiários quando a apelante não apontou dúvida concreta quanto a atendimento determinado.</w:delText>
        </w:r>
      </w:del>
    </w:p>
    <w:p w:rsidRPr="006A623E" w:rsidR="006A623E" w:rsidP="006A623E" w:rsidRDefault="006A623E" w14:paraId="595DC548" w14:textId="77777777">
      <w:pPr>
        <w:spacing w:after="0" w:line="360" w:lineRule="auto"/>
        <w:ind w:firstLine="2268"/>
        <w:jc w:val="both"/>
        <w:rPr>
          <w:rFonts w:ascii="Arial" w:hAnsi="Arial" w:cs="Arial"/>
          <w:sz w:val="28"/>
          <w:szCs w:val="28"/>
        </w:rPr>
      </w:pPr>
    </w:p>
    <w:p w:rsidRPr="006A623E" w:rsidR="006A623E" w:rsidP="006A623E" w:rsidRDefault="00F2673C" w14:paraId="7D6630B9" w14:textId="2CF97B6F">
      <w:pPr>
        <w:spacing w:after="0" w:line="360" w:lineRule="auto"/>
        <w:ind w:firstLine="2268"/>
        <w:jc w:val="both"/>
        <w:rPr>
          <w:rFonts w:ascii="Arial" w:hAnsi="Arial" w:cs="Arial"/>
          <w:sz w:val="28"/>
          <w:szCs w:val="28"/>
        </w:rPr>
      </w:pPr>
      <w:del w:id="1603" w:author="Assessor GDSXSR" w:date="2026-10-31T19:45:16Z">
        <w:r>
          <w:rPr>
            <w:rFonts w:ascii="Arial" w:hAnsi="Arial" w:cs="Arial"/>
            <w:sz w:val="28"/>
            <w:szCs w:val="28"/>
          </w:rPr>
          <w:delText xml:space="preserve">Além</w:delText>
        </w:r>
      </w:del>
      <w:ins w:id="1604" w:author="Assessor GDSXSR" w:date="2026-10-31T19:45:16Z">
        <w:r>
          <w:rPr>
            <w:rFonts w:ascii="Arial" w:hAnsi="Arial" w:cs="Arial"/>
            <w:color w:val="808080"/>
            <w:sz w:val="28"/>
            <w:szCs w:val="28"/>
          </w:rPr>
          <w:t xml:space="preserve">Não</w:t>
        </w:r>
      </w:ins>
      <w:r>
        <w:rPr>
          <w:rFonts w:ascii="Arial" w:hAnsi="Arial" w:cs="Arial"/>
          <w:sz w:val="28"/>
          <w:szCs w:val="28"/>
        </w:rPr>
        <w:t xml:space="preserve"> </w:t>
      </w:r>
      <w:del w:id="1605" w:author="Assessor GDSXSR" w:date="2026-10-31T19:45:16Z">
        <w:r>
          <w:rPr>
            <w:rFonts w:ascii="Arial" w:hAnsi="Arial" w:cs="Arial"/>
            <w:sz w:val="28"/>
            <w:szCs w:val="28"/>
          </w:rPr>
          <w:delText xml:space="preserve">disso</w:delText>
        </w:r>
        <w:r>
          <w:rPr>
            <w:rFonts w:ascii="Arial" w:hAnsi="Arial" w:cs="Arial"/>
            <w:sz w:val="28"/>
            <w:szCs w:val="28"/>
          </w:rPr>
          <w:delText xml:space="preserve">,</w:delText>
        </w:r>
      </w:del>
      <w:ins w:id="1606" w:author="Assessor GDSXSR" w:date="2026-10-31T19:45:16Z">
        <w:r>
          <w:rPr>
            <w:rFonts w:ascii="Arial" w:hAnsi="Arial" w:cs="Arial"/>
            <w:color w:val="808080"/>
            <w:sz w:val="28"/>
            <w:szCs w:val="28"/>
          </w:rPr>
          <w:t xml:space="preserve">é proporcional exigir</w:t>
        </w:r>
      </w:ins>
      <w:r>
        <w:rPr>
          <w:rFonts w:ascii="Arial" w:hAnsi="Arial" w:cs="Arial"/>
          <w:sz w:val="28"/>
          <w:szCs w:val="28"/>
        </w:rPr>
        <w:t xml:space="preserve"> a </w:t>
      </w:r>
      <w:del w:id="1607" w:author="Assessor GDSXSR" w:date="2026-10-31T19:45:16Z">
        <w:r>
          <w:rPr>
            <w:rFonts w:ascii="Arial" w:hAnsi="Arial" w:cs="Arial"/>
            <w:sz w:val="28"/>
            <w:szCs w:val="28"/>
          </w:rPr>
          <w:delText xml:space="preserve">necessidade</w:delText>
        </w:r>
      </w:del>
      <w:ins w:id="1608" w:author="Assessor GDSXSR" w:date="2026-10-31T19:45:16Z">
        <w:r>
          <w:rPr>
            <w:rFonts w:ascii="Arial" w:hAnsi="Arial" w:cs="Arial"/>
            <w:color w:val="808080"/>
            <w:sz w:val="28"/>
            <w:szCs w:val="28"/>
          </w:rPr>
          <w:t xml:space="preserve">juntada</w:t>
        </w:r>
      </w:ins>
      <w:r>
        <w:rPr>
          <w:rFonts w:ascii="Arial" w:hAnsi="Arial" w:cs="Arial"/>
          <w:sz w:val="28"/>
          <w:szCs w:val="28"/>
        </w:rPr>
        <w:t xml:space="preserve"> </w:t>
      </w:r>
      <w:del w:id="1609" w:author="Assessor GDSXSR" w:date="2026-10-31T19:45:16Z">
        <w:r>
          <w:rPr>
            <w:rFonts w:ascii="Arial" w:hAnsi="Arial" w:cs="Arial"/>
            <w:sz w:val="28"/>
            <w:szCs w:val="28"/>
          </w:rPr>
          <w:delText xml:space="preserve">da prova deve ser aferida</w:delText>
        </w:r>
      </w:del>
      <w:ins w:id="1610" w:author="Assessor GDSXSR" w:date="2026-10-31T19:45:16Z">
        <w:r>
          <w:rPr>
            <w:rFonts w:ascii="Arial" w:hAnsi="Arial" w:cs="Arial"/>
            <w:color w:val="808080"/>
            <w:sz w:val="28"/>
            <w:szCs w:val="28"/>
          </w:rPr>
          <w:t xml:space="preserve">indistinta</w:t>
        </w:r>
      </w:ins>
      <w:r>
        <w:rPr>
          <w:rFonts w:ascii="Arial" w:hAnsi="Arial" w:cs="Arial"/>
          <w:sz w:val="28"/>
          <w:szCs w:val="28"/>
        </w:rPr>
        <w:t xml:space="preserve"> de </w:t>
      </w:r>
      <w:del w:id="1611" w:author="Assessor GDSXSR" w:date="2026-10-31T19:45:16Z">
        <w:r>
          <w:rPr>
            <w:rFonts w:ascii="Arial" w:hAnsi="Arial" w:cs="Arial"/>
            <w:sz w:val="28"/>
            <w:szCs w:val="28"/>
          </w:rPr>
          <w:delText xml:space="preserve">acordo</w:delText>
        </w:r>
      </w:del>
      <w:ins w:id="1612" w:author="Assessor GDSXSR" w:date="2026-10-31T19:45:16Z">
        <w:r>
          <w:rPr>
            <w:rFonts w:ascii="Arial" w:hAnsi="Arial" w:cs="Arial"/>
            <w:color w:val="808080"/>
            <w:sz w:val="28"/>
            <w:szCs w:val="28"/>
          </w:rPr>
          <w:t xml:space="preserve">prontuários</w:t>
        </w:r>
      </w:ins>
      <w:r>
        <w:rPr>
          <w:rFonts w:ascii="Arial" w:hAnsi="Arial" w:cs="Arial"/>
          <w:sz w:val="28"/>
          <w:szCs w:val="28"/>
        </w:rPr>
        <w:t xml:space="preserve"> </w:t>
      </w:r>
      <w:del w:id="1613" w:author="Assessor GDSXSR" w:date="2026-10-31T19:45:16Z">
        <w:r>
          <w:rPr>
            <w:rFonts w:ascii="Arial" w:hAnsi="Arial" w:cs="Arial"/>
            <w:sz w:val="28"/>
            <w:szCs w:val="28"/>
          </w:rPr>
          <w:delText xml:space="preserve">com</w:delText>
        </w:r>
      </w:del>
      <w:ins w:id="1614" w:author="Assessor GDSXSR" w:date="2026-10-31T19:45:16Z">
        <w:r>
          <w:rPr>
            <w:rFonts w:ascii="Arial" w:hAnsi="Arial" w:cs="Arial"/>
            <w:color w:val="808080"/>
            <w:sz w:val="28"/>
            <w:szCs w:val="28"/>
          </w:rPr>
          <w:t xml:space="preserve">de</w:t>
        </w:r>
      </w:ins>
      <w:r>
        <w:rPr>
          <w:rFonts w:ascii="Arial" w:hAnsi="Arial" w:cs="Arial"/>
          <w:sz w:val="28"/>
          <w:szCs w:val="28"/>
        </w:rPr>
        <w:t xml:space="preserve"> </w:t>
      </w:r>
      <w:del w:id="1615" w:author="Assessor GDSXSR" w:date="2026-10-31T19:45:16Z">
        <w:r>
          <w:rPr>
            <w:rFonts w:ascii="Arial" w:hAnsi="Arial" w:cs="Arial"/>
            <w:sz w:val="28"/>
            <w:szCs w:val="28"/>
          </w:rPr>
          <w:delText xml:space="preserve">sua</w:delText>
        </w:r>
      </w:del>
      <w:ins w:id="1616" w:author="Assessor GDSXSR" w:date="2026-10-31T19:45:16Z">
        <w:r>
          <w:rPr>
            <w:rFonts w:ascii="Arial" w:hAnsi="Arial" w:cs="Arial"/>
            <w:color w:val="808080"/>
            <w:sz w:val="28"/>
            <w:szCs w:val="28"/>
          </w:rPr>
          <w:t xml:space="preserve">elevado</w:t>
        </w:r>
      </w:ins>
      <w:r>
        <w:rPr>
          <w:rFonts w:ascii="Arial" w:hAnsi="Arial" w:cs="Arial"/>
          <w:sz w:val="28"/>
          <w:szCs w:val="28"/>
        </w:rPr>
        <w:t xml:space="preserve"> </w:t>
      </w:r>
      <w:del w:id="1617" w:author="Assessor GDSXSR" w:date="2026-10-31T19:45:16Z">
        <w:r>
          <w:rPr>
            <w:rFonts w:ascii="Arial" w:hAnsi="Arial" w:cs="Arial"/>
            <w:sz w:val="28"/>
            <w:szCs w:val="28"/>
          </w:rPr>
          <w:delText xml:space="preserve">utilidade</w:delText>
        </w:r>
      </w:del>
      <w:ins w:id="1618" w:author="Assessor GDSXSR" w:date="2026-10-31T19:45:16Z">
        <w:r>
          <w:rPr>
            <w:rFonts w:ascii="Arial" w:hAnsi="Arial" w:cs="Arial"/>
            <w:color w:val="808080"/>
            <w:sz w:val="28"/>
            <w:szCs w:val="28"/>
          </w:rPr>
          <w:t xml:space="preserve">número</w:t>
        </w:r>
      </w:ins>
      <w:r>
        <w:rPr>
          <w:rFonts w:ascii="Arial" w:hAnsi="Arial" w:cs="Arial"/>
          <w:sz w:val="28"/>
          <w:szCs w:val="28"/>
        </w:rPr>
        <w:t xml:space="preserve"> </w:t>
      </w:r>
      <w:del w:id="1619" w:author="Assessor GDSXSR" w:date="2026-10-31T19:45:16Z">
        <w:r>
          <w:rPr>
            <w:rFonts w:ascii="Arial" w:hAnsi="Arial" w:cs="Arial"/>
            <w:sz w:val="28"/>
            <w:szCs w:val="28"/>
          </w:rPr>
          <w:delText xml:space="preserve">para</w:delText>
        </w:r>
      </w:del>
      <w:ins w:id="1620" w:author="Assessor GDSXSR" w:date="2026-10-31T19:45:16Z">
        <w:r>
          <w:rPr>
            <w:rFonts w:ascii="Arial" w:hAnsi="Arial" w:cs="Arial"/>
            <w:color w:val="808080"/>
            <w:sz w:val="28"/>
            <w:szCs w:val="28"/>
          </w:rPr>
          <w:t xml:space="preserve">de beneficiários quando</w:t>
        </w:r>
      </w:ins>
      <w:r>
        <w:rPr>
          <w:rFonts w:ascii="Arial" w:hAnsi="Arial" w:cs="Arial"/>
          <w:sz w:val="28"/>
          <w:szCs w:val="28"/>
        </w:rPr>
        <w:t xml:space="preserve"> a </w:t>
      </w:r>
      <w:del w:id="1621" w:author="Assessor GDSXSR" w:date="2026-10-31T19:45:16Z">
        <w:r>
          <w:rPr>
            <w:rFonts w:ascii="Arial" w:hAnsi="Arial" w:cs="Arial"/>
            <w:sz w:val="28"/>
            <w:szCs w:val="28"/>
          </w:rPr>
          <w:delText xml:space="preserve">solução da controvérsia. </w:delText>
        </w:r>
        <w:r>
          <w:rPr>
            <w:rFonts w:ascii="Arial" w:hAnsi="Arial" w:cs="Arial"/>
            <w:sz w:val="28"/>
            <w:szCs w:val="28"/>
          </w:rPr>
          <w:delText xml:space="preserve">A apresentação dos prontuários </w:delText>
        </w:r>
        <w:r>
          <w:rPr>
            <w:rFonts w:ascii="Arial" w:hAnsi="Arial" w:cs="Arial"/>
            <w:sz w:val="28"/>
            <w:szCs w:val="28"/>
          </w:rPr>
          <w:delText xml:space="preserve">sigilosos</w:delText>
        </w:r>
      </w:del>
      <w:ins w:id="1622" w:author="Assessor GDSXSR" w:date="2026-10-31T19:45:16Z">
        <w:r>
          <w:rPr>
            <w:rFonts w:ascii="Arial" w:hAnsi="Arial" w:cs="Arial"/>
            <w:color w:val="808080"/>
            <w:sz w:val="28"/>
            <w:szCs w:val="28"/>
          </w:rPr>
          <w:t xml:space="preserve">apelante</w:t>
        </w:r>
      </w:ins>
      <w:r>
        <w:rPr>
          <w:rFonts w:ascii="Arial" w:hAnsi="Arial" w:cs="Arial"/>
          <w:sz w:val="28"/>
          <w:szCs w:val="28"/>
        </w:rPr>
        <w:t xml:space="preserve"> não </w:t>
      </w:r>
      <w:del w:id="1623" w:author="Assessor GDSXSR" w:date="2026-10-31T19:45:16Z">
        <w:r>
          <w:rPr>
            <w:rFonts w:ascii="Arial" w:hAnsi="Arial" w:cs="Arial"/>
            <w:sz w:val="28"/>
            <w:szCs w:val="28"/>
          </w:rPr>
          <w:delText xml:space="preserve">é</w:delText>
        </w:r>
      </w:del>
      <w:ins w:id="1624" w:author="Assessor GDSXSR" w:date="2026-10-31T19:45:16Z">
        <w:r>
          <w:rPr>
            <w:rFonts w:ascii="Arial" w:hAnsi="Arial" w:cs="Arial"/>
            <w:color w:val="808080"/>
            <w:sz w:val="28"/>
            <w:szCs w:val="28"/>
          </w:rPr>
          <w:t xml:space="preserve">apontou</w:t>
        </w:r>
      </w:ins>
      <w:r>
        <w:rPr>
          <w:rFonts w:ascii="Arial" w:hAnsi="Arial" w:cs="Arial"/>
          <w:sz w:val="28"/>
          <w:szCs w:val="28"/>
        </w:rPr>
        <w:t xml:space="preserve"> </w:t>
      </w:r>
      <w:del w:id="1625" w:author="Assessor GDSXSR" w:date="2026-10-31T19:45:16Z">
        <w:r>
          <w:rPr>
            <w:rFonts w:ascii="Arial" w:hAnsi="Arial" w:cs="Arial"/>
            <w:sz w:val="28"/>
            <w:szCs w:val="28"/>
          </w:rPr>
          <w:delText xml:space="preserve">indispensável</w:delText>
        </w:r>
      </w:del>
      <w:ins w:id="1626" w:author="Assessor GDSXSR" w:date="2026-10-31T19:45:16Z">
        <w:r>
          <w:rPr>
            <w:rFonts w:ascii="Arial" w:hAnsi="Arial" w:cs="Arial"/>
            <w:color w:val="808080"/>
            <w:sz w:val="28"/>
            <w:szCs w:val="28"/>
          </w:rPr>
          <w:t xml:space="preserve">dúvida</w:t>
        </w:r>
      </w:ins>
      <w:r>
        <w:rPr>
          <w:rFonts w:ascii="Arial" w:hAnsi="Arial" w:cs="Arial"/>
          <w:sz w:val="28"/>
          <w:szCs w:val="28"/>
        </w:rPr>
        <w:t xml:space="preserve"> </w:t>
      </w:r>
      <w:del w:id="1627" w:author="Assessor GDSXSR" w:date="2026-10-31T19:45:16Z">
        <w:r>
          <w:rPr>
            <w:rFonts w:ascii="Arial" w:hAnsi="Arial" w:cs="Arial"/>
            <w:sz w:val="28"/>
            <w:szCs w:val="28"/>
          </w:rPr>
          <w:delText xml:space="preserve">para</w:delText>
        </w:r>
      </w:del>
      <w:ins w:id="1628" w:author="Assessor GDSXSR" w:date="2026-10-31T19:45:16Z">
        <w:r>
          <w:rPr>
            <w:rFonts w:ascii="Arial" w:hAnsi="Arial" w:cs="Arial"/>
            <w:color w:val="808080"/>
            <w:sz w:val="28"/>
            <w:szCs w:val="28"/>
          </w:rPr>
          <w:t xml:space="preserve">concreta</w:t>
        </w:r>
      </w:ins>
      <w:r>
        <w:rPr>
          <w:rFonts w:ascii="Arial" w:hAnsi="Arial" w:cs="Arial"/>
          <w:sz w:val="28"/>
          <w:szCs w:val="28"/>
        </w:rPr>
        <w:t xml:space="preserve"> </w:t>
      </w:r>
      <w:del w:id="1629" w:author="Assessor GDSXSR" w:date="2026-10-31T19:45:16Z">
        <w:r>
          <w:rPr>
            <w:rFonts w:ascii="Arial" w:hAnsi="Arial" w:cs="Arial"/>
            <w:sz w:val="28"/>
            <w:szCs w:val="28"/>
          </w:rPr>
          <w:delText xml:space="preserve">solução</w:delText>
        </w:r>
      </w:del>
      <w:ins w:id="1630" w:author="Assessor GDSXSR" w:date="2026-10-31T19:45:16Z">
        <w:r>
          <w:rPr>
            <w:rFonts w:ascii="Arial" w:hAnsi="Arial" w:cs="Arial"/>
            <w:color w:val="808080"/>
            <w:sz w:val="28"/>
            <w:szCs w:val="28"/>
          </w:rPr>
          <w:t xml:space="preserve">sobre</w:t>
        </w:r>
      </w:ins>
      <w:r>
        <w:rPr>
          <w:rFonts w:ascii="Arial" w:hAnsi="Arial" w:cs="Arial"/>
          <w:sz w:val="28"/>
          <w:szCs w:val="28"/>
        </w:rPr>
        <w:t xml:space="preserve"> </w:t>
      </w:r>
      <w:del w:id="1631" w:author="Assessor GDSXSR" w:date="2026-10-31T19:45:16Z">
        <w:r>
          <w:rPr>
            <w:rFonts w:ascii="Arial" w:hAnsi="Arial" w:cs="Arial"/>
            <w:sz w:val="28"/>
            <w:szCs w:val="28"/>
          </w:rPr>
          <w:delText xml:space="preserve">da</w:delText>
        </w:r>
      </w:del>
      <w:ins w:id="1632" w:author="Assessor GDSXSR" w:date="2026-10-31T19:45:16Z">
        <w:r>
          <w:rPr>
            <w:rFonts w:ascii="Arial" w:hAnsi="Arial" w:cs="Arial"/>
            <w:color w:val="808080"/>
            <w:sz w:val="28"/>
            <w:szCs w:val="28"/>
          </w:rPr>
          <w:t xml:space="preserve">atendimento</w:t>
        </w:r>
      </w:ins>
      <w:r>
        <w:rPr>
          <w:rFonts w:ascii="Arial" w:hAnsi="Arial" w:cs="Arial"/>
          <w:sz w:val="28"/>
          <w:szCs w:val="28"/>
        </w:rPr>
        <w:t xml:space="preserve"> </w:t>
      </w:r>
      <w:del w:id="1633" w:author="Assessor GDSXSR" w:date="2026-10-31T19:45:16Z">
        <w:r>
          <w:rPr>
            <w:rFonts w:ascii="Arial" w:hAnsi="Arial" w:cs="Arial"/>
            <w:sz w:val="28"/>
            <w:szCs w:val="28"/>
          </w:rPr>
          <w:delText xml:space="preserve">causa</w:delText>
        </w:r>
      </w:del>
      <w:ins w:id="1634" w:author="Assessor GDSXSR" w:date="2026-10-31T19:45:16Z">
        <w:r>
          <w:rPr>
            <w:rFonts w:ascii="Arial" w:hAnsi="Arial" w:cs="Arial"/>
            <w:color w:val="808080"/>
            <w:sz w:val="28"/>
            <w:szCs w:val="28"/>
          </w:rPr>
          <w:t xml:space="preserve">determinado</w:t>
        </w:r>
      </w:ins>
      <w:r>
        <w:rPr>
          <w:rFonts w:ascii="Arial" w:hAnsi="Arial" w:cs="Arial"/>
          <w:sz w:val="28"/>
          <w:szCs w:val="28"/>
        </w:rPr>
        <w:t xml:space="preserve">.</w:t>
      </w:r>
    </w:p>
    <w:p w:rsidRPr="006A623E" w:rsidR="006A623E" w:rsidP="006A623E" w:rsidRDefault="006A623E" w14:paraId="546813AE" w14:textId="77777777">
      <w:pPr>
        <w:spacing w:after="0" w:line="360" w:lineRule="auto"/>
        <w:ind w:firstLine="2268"/>
        <w:jc w:val="both"/>
        <w:rPr>
          <w:rFonts w:ascii="Arial" w:hAnsi="Arial" w:cs="Arial"/>
          <w:sz w:val="28"/>
          <w:szCs w:val="28"/>
        </w:rPr>
      </w:pPr>
    </w:p>
    <w:p w:rsidRPr="006A623E" w:rsidR="006A623E" w:rsidP="006A623E" w:rsidRDefault="006A623E" w14:paraId="37C7D866" w14:textId="77777777">
      <w:pPr>
        <w:spacing w:after="0" w:line="360" w:lineRule="auto"/>
        <w:ind w:firstLine="2268"/>
        <w:jc w:val="both"/>
        <w:rPr>
          <w:del w:id="1636" w:author="Assessor GDSXSR" w:date="2026-10-31T19:45:16Z"/>
          <w:rFonts w:ascii="Arial" w:hAnsi="Arial" w:cs="Arial"/>
          <w:sz w:val="28"/>
          <w:szCs w:val="28"/>
        </w:rPr>
      </w:pPr>
      <w:del w:id="1635" w:author="Assessor GDSXSR" w:date="2026-10-31T19:45:16Z">
        <w:r w:rsidRPr="006A623E">
          <w:rPr>
            <w:rFonts w:ascii="Arial" w:hAnsi="Arial" w:cs="Arial"/>
            <w:sz w:val="28"/>
            <w:szCs w:val="28"/>
          </w:rPr>
          <w:delText>Os prontuários contêm dados médicos que ultrapassam o objeto da demanda. A controvérsia não exige o conhecimento de diagnósticos, exames, tratamentos ou outras informações clínicas, mas a verificação da existência dos atendimentos e do respectivo faturamento.</w:delText>
        </w:r>
      </w:del>
    </w:p>
    <w:p w:rsidRPr="006A623E" w:rsidR="006A623E" w:rsidP="006A623E" w:rsidRDefault="006A623E" w14:paraId="08C580E6" w14:textId="77777777">
      <w:pPr>
        <w:spacing w:after="0" w:line="360" w:lineRule="auto"/>
        <w:ind w:firstLine="2268"/>
        <w:jc w:val="both"/>
        <w:rPr>
          <w:del w:id="1637" w:author="Assessor GDSXSR" w:date="2026-10-31T19:45:16Z"/>
          <w:rFonts w:ascii="Arial" w:hAnsi="Arial" w:cs="Arial"/>
          <w:sz w:val="28"/>
          <w:szCs w:val="28"/>
        </w:rPr>
      </w:pPr>
    </w:p>
    <w:p>
      <w:pPr>
        <w:spacing w:after="0" w:line="360" w:lineRule="auto"/>
        <w:ind w:firstLine="2268"/>
        <w:jc w:val="both"/>
        <w:rPr>
          <w:ins w:id="1651" w:author="Assessor GDSXSR" w:date="2026-10-31T19:45:16Z"/>
        </w:rPr>
      </w:pPr>
      <w:del w:id="1638" w:author="Assessor GDSXSR" w:date="2026-10-31T19:45:16Z">
        <w:r>
          <w:rPr>
            <w:rFonts w:ascii="Arial" w:hAnsi="Arial" w:cs="Arial"/>
            <w:sz w:val="28"/>
            <w:szCs w:val="28"/>
          </w:rPr>
          <w:delText xml:space="preserve">Caso</w:delText>
        </w:r>
      </w:del>
      <w:ins w:id="1639" w:author="Assessor GDSXSR" w:date="2026-10-31T19:45:16Z">
        <w:r>
          <w:rPr>
            <w:rFonts w:ascii="Arial" w:hAnsi="Arial" w:cs="Arial"/>
            <w:color w:val="808080"/>
            <w:sz w:val="28"/>
            <w:szCs w:val="28"/>
          </w:rPr>
          <w:t xml:space="preserve">Se</w:t>
        </w:r>
      </w:ins>
      <w:r>
        <w:rPr>
          <w:rFonts w:ascii="Arial" w:hAnsi="Arial" w:cs="Arial"/>
          <w:sz w:val="28"/>
          <w:szCs w:val="28"/>
        </w:rPr>
        <w:t xml:space="preserve"> a apelante tivesse indicado que determinado procedimento não ocorreu, que certo beneficiário não integrava o plano ou que uma internação não </w:t>
      </w:r>
      <w:del w:id="1640" w:author="Assessor GDSXSR" w:date="2026-10-31T19:45:16Z">
        <w:r>
          <w:rPr>
            <w:rFonts w:ascii="Arial" w:hAnsi="Arial" w:cs="Arial"/>
            <w:sz w:val="28"/>
            <w:szCs w:val="28"/>
          </w:rPr>
          <w:delText xml:space="preserve">havia sido</w:delText>
        </w:r>
      </w:del>
      <w:ins w:id="1641" w:author="Assessor GDSXSR" w:date="2026-10-31T19:45:16Z">
        <w:r>
          <w:rPr>
            <w:rFonts w:ascii="Arial" w:hAnsi="Arial" w:cs="Arial"/>
            <w:color w:val="808080"/>
            <w:sz w:val="28"/>
            <w:szCs w:val="28"/>
          </w:rPr>
          <w:t xml:space="preserve">foi</w:t>
        </w:r>
      </w:ins>
      <w:r>
        <w:rPr>
          <w:rFonts w:ascii="Arial" w:hAnsi="Arial" w:cs="Arial"/>
          <w:sz w:val="28"/>
          <w:szCs w:val="28"/>
        </w:rPr>
        <w:t xml:space="preserve"> autorizada, poderia ser necessária </w:t>
      </w:r>
      <w:del w:id="1642" w:author="Assessor GDSXSR" w:date="2026-10-31T19:45:16Z">
        <w:r>
          <w:rPr>
            <w:rFonts w:ascii="Arial" w:hAnsi="Arial" w:cs="Arial"/>
            <w:sz w:val="28"/>
            <w:szCs w:val="28"/>
          </w:rPr>
          <w:delText xml:space="preserve">a apresentação de </w:delText>
        </w:r>
      </w:del>
      <w:r>
        <w:rPr>
          <w:rFonts w:ascii="Arial" w:hAnsi="Arial" w:cs="Arial"/>
          <w:sz w:val="28"/>
          <w:szCs w:val="28"/>
        </w:rPr>
        <w:t xml:space="preserve">documentação complementar </w:t>
      </w:r>
      <w:del w:id="1643" w:author="Assessor GDSXSR" w:date="2026-10-31T19:45:16Z">
        <w:r>
          <w:rPr>
            <w:rFonts w:ascii="Arial" w:hAnsi="Arial" w:cs="Arial"/>
            <w:sz w:val="28"/>
            <w:szCs w:val="28"/>
          </w:rPr>
          <w:delText xml:space="preserve">relativa àquele</w:delText>
        </w:r>
      </w:del>
      <w:ins w:id="1644" w:author="Assessor GDSXSR" w:date="2026-10-31T19:45:16Z">
        <w:r>
          <w:rPr>
            <w:rFonts w:ascii="Arial" w:hAnsi="Arial" w:cs="Arial"/>
            <w:color w:val="808080"/>
            <w:sz w:val="28"/>
            <w:szCs w:val="28"/>
          </w:rPr>
          <w:t xml:space="preserve">daquele</w:t>
        </w:r>
      </w:ins>
      <w:r>
        <w:rPr>
          <w:rFonts w:ascii="Arial" w:hAnsi="Arial" w:cs="Arial"/>
          <w:sz w:val="28"/>
          <w:szCs w:val="28"/>
        </w:rPr>
        <w:t xml:space="preserve"> atendimento.</w:t>
      </w:r>
    </w:p>
    <w:p>
      <w:pPr>
        <w:spacing w:after="0" w:line="360" w:lineRule="auto"/>
        <w:ind w:firstLine="2268"/>
        <w:jc w:val="both"/>
        <w:rPr>
          <w:ins w:id="1652" w:author="Assessor GDSXSR" w:date="2026-10-31T19:45:16Z"/>
        </w:rPr>
      </w:pPr>
    </w:p>
    <w:p w:rsidRPr="006A623E" w:rsidR="006A623E" w:rsidP="006A623E" w:rsidRDefault="006A623E" w14:paraId="1BEEA1BE" w14:textId="77777777">
      <w:pPr>
        <w:spacing w:after="0" w:line="360" w:lineRule="auto"/>
        <w:ind w:firstLine="2268"/>
        <w:jc w:val="both"/>
        <w:rPr>
          <w:rFonts w:ascii="Arial" w:hAnsi="Arial" w:cs="Arial"/>
          <w:sz w:val="28"/>
          <w:szCs w:val="28"/>
        </w:rPr>
      </w:pPr>
      <w:ins w:id="1645" w:author="Assessor GDSXSR" w:date="2026-10-31T19:45:16Z">
        <w:r>
          <w:rPr>
            <w:rFonts w:ascii="Arial" w:hAnsi="Arial" w:cs="Arial"/>
            <w:color w:val="808080"/>
            <w:sz w:val="28"/>
            <w:szCs w:val="28"/>
          </w:rPr>
          <w:t xml:space="preserve">A</w:t>
        </w:r>
      </w:ins>
      <w:r>
        <w:rPr>
          <w:rFonts w:ascii="Arial" w:hAnsi="Arial" w:cs="Arial"/>
          <w:sz w:val="28"/>
          <w:szCs w:val="28"/>
        </w:rPr>
        <w:t xml:space="preserve"> </w:t>
      </w:r>
      <w:del w:id="1646" w:author="Assessor GDSXSR" w:date="2026-10-31T19:45:16Z">
        <w:r>
          <w:rPr>
            <w:rFonts w:ascii="Arial" w:hAnsi="Arial" w:cs="Arial"/>
            <w:sz w:val="28"/>
            <w:szCs w:val="28"/>
          </w:rPr>
          <w:delText xml:space="preserve">Contudo</w:delText>
        </w:r>
      </w:del>
      <w:ins w:id="1647" w:author="Assessor GDSXSR" w:date="2026-10-31T19:45:16Z">
        <w:r>
          <w:rPr>
            <w:rFonts w:ascii="Arial" w:hAnsi="Arial" w:cs="Arial"/>
            <w:color w:val="808080"/>
            <w:sz w:val="28"/>
            <w:szCs w:val="28"/>
          </w:rPr>
          <w:t xml:space="preserve">contestação</w:t>
        </w:r>
      </w:ins>
      <w:r>
        <w:rPr>
          <w:rFonts w:ascii="Arial" w:hAnsi="Arial" w:cs="Arial"/>
          <w:sz w:val="28"/>
          <w:szCs w:val="28"/>
        </w:rPr>
        <w:t xml:space="preserve">, </w:t>
      </w:r>
      <w:del w:id="1648" w:author="Assessor GDSXSR" w:date="2026-10-31T19:45:16Z">
        <w:r>
          <w:rPr>
            <w:rFonts w:ascii="Arial" w:hAnsi="Arial" w:cs="Arial"/>
            <w:sz w:val="28"/>
            <w:szCs w:val="28"/>
          </w:rPr>
          <w:delText xml:space="preserve">a contestação</w:delText>
        </w:r>
      </w:del>
      <w:ins w:id="1649" w:author="Assessor GDSXSR" w:date="2026-10-31T19:45:16Z">
        <w:r>
          <w:rPr>
            <w:rFonts w:ascii="Arial" w:hAnsi="Arial" w:cs="Arial"/>
            <w:color w:val="808080"/>
            <w:sz w:val="28"/>
            <w:szCs w:val="28"/>
          </w:rPr>
          <w:t xml:space="preserve">contudo,</w:t>
        </w:r>
      </w:ins>
      <w:r>
        <w:rPr>
          <w:rFonts w:ascii="Arial" w:hAnsi="Arial" w:cs="Arial"/>
          <w:sz w:val="28"/>
          <w:szCs w:val="28"/>
        </w:rPr>
        <w:t xml:space="preserve"> formulou objeção genérica</w:t>
      </w:r>
      <w:del w:id="1650" w:author="Assessor GDSXSR" w:date="2026-10-31T19:45:16Z">
        <w:r>
          <w:rPr>
            <w:rFonts w:ascii="Arial" w:hAnsi="Arial" w:cs="Arial"/>
            <w:sz w:val="28"/>
            <w:szCs w:val="28"/>
          </w:rPr>
          <w:delText xml:space="preserve">, sem individualizar qualquer inconsistência</w:delText>
        </w:r>
      </w:del>
      <w:r>
        <w:rPr>
          <w:rFonts w:ascii="Arial" w:hAnsi="Arial" w:cs="Arial"/>
          <w:sz w:val="28"/>
          <w:szCs w:val="28"/>
        </w:rPr>
        <w:t xml:space="preserve">.</w:t>
      </w:r>
    </w:p>
    <w:p w:rsidRPr="006A623E" w:rsidR="006A623E" w:rsidP="006A623E" w:rsidRDefault="006A623E" w14:paraId="2CBFB39E" w14:textId="77777777">
      <w:pPr>
        <w:spacing w:after="0" w:line="360" w:lineRule="auto"/>
        <w:ind w:firstLine="2268"/>
        <w:jc w:val="both"/>
        <w:rPr>
          <w:rFonts w:ascii="Arial" w:hAnsi="Arial" w:cs="Arial"/>
          <w:sz w:val="28"/>
          <w:szCs w:val="28"/>
        </w:rPr>
      </w:pPr>
    </w:p>
    <w:p w:rsidRPr="006A623E" w:rsidR="006A623E" w:rsidP="006A623E" w:rsidRDefault="006A623E" w14:paraId="515A73B6" w14:textId="77777777">
      <w:pPr>
        <w:spacing w:after="0" w:line="360" w:lineRule="auto"/>
        <w:ind w:firstLine="2268"/>
        <w:jc w:val="both"/>
        <w:rPr>
          <w:rFonts w:ascii="Arial" w:hAnsi="Arial" w:cs="Arial"/>
          <w:sz w:val="28"/>
          <w:szCs w:val="28"/>
        </w:rPr>
      </w:pPr>
      <w:r>
        <w:rPr>
          <w:rFonts w:ascii="Arial" w:hAnsi="Arial" w:cs="Arial"/>
          <w:sz w:val="28"/>
          <w:szCs w:val="28"/>
        </w:rPr>
        <w:t xml:space="preserve">Além disso</w:t>
      </w:r>
      <w:del w:id="1653" w:author="Assessor GDSXSR" w:date="2026-10-31T19:45:16Z">
        <w:r>
          <w:rPr>
            <w:rFonts w:ascii="Arial" w:hAnsi="Arial" w:cs="Arial"/>
            <w:sz w:val="28"/>
            <w:szCs w:val="28"/>
          </w:rPr>
          <w:delText xml:space="preserve">, ao especificarem as provas</w:delText>
        </w:r>
      </w:del>
      <w:r>
        <w:rPr>
          <w:rFonts w:ascii="Arial" w:hAnsi="Arial" w:cs="Arial"/>
          <w:sz w:val="28"/>
          <w:szCs w:val="28"/>
        </w:rPr>
        <w:t xml:space="preserve">, os hospitais afirmaram</w:t>
      </w:r>
      <w:ins w:id="1654" w:author="Assessor GDSXSR" w:date="2026-10-31T19:45:16Z">
        <w:r>
          <w:rPr>
            <w:rFonts w:ascii="Arial" w:hAnsi="Arial" w:cs="Arial"/>
            <w:color w:val="808080"/>
            <w:sz w:val="28"/>
            <w:szCs w:val="28"/>
          </w:rPr>
          <w:t xml:space="preserve">, ao especificar provas,</w:t>
        </w:r>
      </w:ins>
      <w:r>
        <w:rPr>
          <w:rFonts w:ascii="Arial" w:hAnsi="Arial" w:cs="Arial"/>
          <w:sz w:val="28"/>
          <w:szCs w:val="28"/>
        </w:rPr>
        <w:t xml:space="preserve"> que poderiam apresentar os prontuários sob as cautelas adequadas, </w:t>
      </w:r>
      <w:del w:id="1655" w:author="Assessor GDSXSR" w:date="2026-10-31T19:45:16Z">
        <w:r>
          <w:rPr>
            <w:rFonts w:ascii="Arial" w:hAnsi="Arial" w:cs="Arial"/>
            <w:sz w:val="28"/>
            <w:szCs w:val="28"/>
          </w:rPr>
          <w:delText xml:space="preserve">caso</w:delText>
        </w:r>
      </w:del>
      <w:ins w:id="1656" w:author="Assessor GDSXSR" w:date="2026-10-31T19:45:16Z">
        <w:r>
          <w:rPr>
            <w:rFonts w:ascii="Arial" w:hAnsi="Arial" w:cs="Arial"/>
            <w:color w:val="808080"/>
            <w:sz w:val="28"/>
            <w:szCs w:val="28"/>
          </w:rPr>
          <w:t xml:space="preserve">se</w:t>
        </w:r>
      </w:ins>
      <w:r>
        <w:rPr>
          <w:rFonts w:ascii="Arial" w:hAnsi="Arial" w:cs="Arial"/>
          <w:sz w:val="28"/>
          <w:szCs w:val="28"/>
        </w:rPr>
        <w:t xml:space="preserve"> o juízo entendesse </w:t>
      </w:r>
      <w:del w:id="1657" w:author="Assessor GDSXSR" w:date="2026-10-31T19:45:16Z">
        <w:r>
          <w:rPr>
            <w:rFonts w:ascii="Arial" w:hAnsi="Arial" w:cs="Arial"/>
            <w:sz w:val="28"/>
            <w:szCs w:val="28"/>
          </w:rPr>
          <w:delText xml:space="preserve">necessária</w:delText>
        </w:r>
      </w:del>
      <w:ins w:id="1658" w:author="Assessor GDSXSR" w:date="2026-10-31T19:45:16Z">
        <w:r>
          <w:rPr>
            <w:rFonts w:ascii="Arial" w:hAnsi="Arial" w:cs="Arial"/>
            <w:color w:val="808080"/>
            <w:sz w:val="28"/>
            <w:szCs w:val="28"/>
          </w:rPr>
          <w:t xml:space="preserve">necessário,</w:t>
        </w:r>
      </w:ins>
      <w:r>
        <w:rPr>
          <w:rFonts w:ascii="Arial" w:hAnsi="Arial" w:cs="Arial"/>
          <w:sz w:val="28"/>
          <w:szCs w:val="28"/>
        </w:rPr>
        <w:t xml:space="preserve"> </w:t>
      </w:r>
      <w:del w:id="1659" w:author="Assessor GDSXSR" w:date="2026-10-31T19:45:16Z">
        <w:r>
          <w:rPr>
            <w:rFonts w:ascii="Arial" w:hAnsi="Arial" w:cs="Arial"/>
            <w:sz w:val="28"/>
            <w:szCs w:val="28"/>
          </w:rPr>
          <w:delText xml:space="preserve">a</w:delText>
        </w:r>
      </w:del>
      <w:ins w:id="1660" w:author="Assessor GDSXSR" w:date="2026-10-31T19:45:16Z">
        <w:r>
          <w:rPr>
            <w:rFonts w:ascii="Arial" w:hAnsi="Arial" w:cs="Arial"/>
            <w:color w:val="808080"/>
            <w:sz w:val="28"/>
            <w:szCs w:val="28"/>
          </w:rPr>
          <w:t xml:space="preserve">de</w:t>
        </w:r>
      </w:ins>
      <w:r>
        <w:rPr>
          <w:rFonts w:ascii="Arial" w:hAnsi="Arial" w:cs="Arial"/>
          <w:sz w:val="28"/>
          <w:szCs w:val="28"/>
        </w:rPr>
        <w:t xml:space="preserve"> </w:t>
      </w:r>
      <w:del w:id="1661" w:author="Assessor GDSXSR" w:date="2026-10-31T19:45:16Z">
        <w:r>
          <w:rPr>
            <w:rFonts w:ascii="Arial" w:hAnsi="Arial" w:cs="Arial"/>
            <w:sz w:val="28"/>
            <w:szCs w:val="28"/>
          </w:rPr>
          <w:delText xml:space="preserve">medida.</w:delText>
        </w:r>
      </w:del>
      <w:ins w:id="1662" w:author="Assessor GDSXSR" w:date="2026-10-31T19:45:16Z">
        <w:r>
          <w:rPr>
            <w:rFonts w:ascii="Arial" w:hAnsi="Arial" w:cs="Arial"/>
            <w:color w:val="808080"/>
            <w:sz w:val="28"/>
            <w:szCs w:val="28"/>
          </w:rPr>
          <w:t xml:space="preserve">modo</w:t>
        </w:r>
      </w:ins>
      <w:r>
        <w:rPr>
          <w:rFonts w:ascii="Arial" w:hAnsi="Arial" w:cs="Arial"/>
          <w:sz w:val="28"/>
          <w:szCs w:val="28"/>
        </w:rPr>
        <w:t xml:space="preserve"> </w:t>
      </w:r>
      <w:del w:id="1663" w:author="Assessor GDSXSR" w:date="2026-10-31T19:45:16Z">
        <w:r>
          <w:rPr>
            <w:rFonts w:ascii="Arial" w:hAnsi="Arial" w:cs="Arial"/>
            <w:sz w:val="28"/>
            <w:szCs w:val="28"/>
          </w:rPr>
          <w:delText xml:space="preserve">Portanto,</w:delText>
        </w:r>
      </w:del>
      <w:ins w:id="1664" w:author="Assessor GDSXSR" w:date="2026-10-31T19:45:16Z">
        <w:r>
          <w:rPr>
            <w:rFonts w:ascii="Arial" w:hAnsi="Arial" w:cs="Arial"/>
            <w:color w:val="808080"/>
            <w:sz w:val="28"/>
            <w:szCs w:val="28"/>
          </w:rPr>
          <w:t xml:space="preserve">que</w:t>
        </w:r>
      </w:ins>
      <w:r>
        <w:rPr>
          <w:rFonts w:ascii="Arial" w:hAnsi="Arial" w:cs="Arial"/>
          <w:sz w:val="28"/>
          <w:szCs w:val="28"/>
        </w:rPr>
        <w:t xml:space="preserve"> não houve recusa </w:t>
      </w:r>
      <w:del w:id="1665" w:author="Assessor GDSXSR" w:date="2026-10-31T19:45:16Z">
        <w:r>
          <w:rPr>
            <w:rFonts w:ascii="Arial" w:hAnsi="Arial" w:cs="Arial"/>
            <w:sz w:val="28"/>
            <w:szCs w:val="28"/>
          </w:rPr>
          <w:delText xml:space="preserve">absoluta </w:delText>
        </w:r>
      </w:del>
      <w:r>
        <w:rPr>
          <w:rFonts w:ascii="Arial" w:hAnsi="Arial" w:cs="Arial"/>
          <w:sz w:val="28"/>
          <w:szCs w:val="28"/>
        </w:rPr>
        <w:t xml:space="preserve">à exibição</w:t>
      </w:r>
      <w:del w:id="1666" w:author="Assessor GDSXSR" w:date="2026-10-31T19:45:16Z">
        <w:r>
          <w:rPr>
            <w:rFonts w:ascii="Arial" w:hAnsi="Arial" w:cs="Arial"/>
            <w:sz w:val="28"/>
            <w:szCs w:val="28"/>
          </w:rPr>
          <w:delText xml:space="preserve"> dos documentos, mas apenas a compreensão de que sua juntada integral seria desnecessária diante das provas já produzidas</w:delText>
        </w:r>
      </w:del>
      <w:r>
        <w:rPr>
          <w:rFonts w:ascii="Arial" w:hAnsi="Arial" w:cs="Arial"/>
          <w:sz w:val="28"/>
          <w:szCs w:val="28"/>
        </w:rPr>
        <w:t xml:space="preserve">.</w:t>
      </w:r>
    </w:p>
    <w:p w:rsidRPr="006A623E" w:rsidR="006A623E" w:rsidP="006A623E" w:rsidRDefault="006A623E" w14:paraId="1615F99E" w14:textId="77777777">
      <w:pPr>
        <w:spacing w:after="0" w:line="360" w:lineRule="auto"/>
        <w:ind w:firstLine="2268"/>
        <w:jc w:val="both"/>
        <w:rPr>
          <w:rFonts w:ascii="Arial" w:hAnsi="Arial" w:cs="Arial"/>
          <w:sz w:val="28"/>
          <w:szCs w:val="28"/>
        </w:rPr>
      </w:pPr>
    </w:p>
    <w:p w:rsidRPr="006A623E" w:rsidR="006A623E" w:rsidP="006A623E" w:rsidRDefault="00AA5240" w14:paraId="6415D679" w14:textId="14CA7457">
      <w:pPr>
        <w:spacing w:after="0" w:line="360" w:lineRule="auto"/>
        <w:ind w:firstLine="2268"/>
        <w:jc w:val="both"/>
        <w:rPr>
          <w:rFonts w:ascii="Arial" w:hAnsi="Arial" w:cs="Arial"/>
          <w:sz w:val="28"/>
          <w:szCs w:val="28"/>
        </w:rPr>
      </w:pPr>
      <w:del w:id="1667" w:author="Assessor GDSXSR" w:date="2026-10-31T19:45:16Z">
        <w:r>
          <w:rPr>
            <w:rFonts w:ascii="Arial" w:hAnsi="Arial" w:cs="Arial"/>
            <w:sz w:val="28"/>
            <w:szCs w:val="28"/>
          </w:rPr>
          <w:delText xml:space="preserve">Por</w:delText>
        </w:r>
      </w:del>
      <w:ins w:id="1668" w:author="Assessor GDSXSR" w:date="2026-10-31T19:45:16Z">
        <w:r>
          <w:rPr>
            <w:rFonts w:ascii="Arial" w:hAnsi="Arial" w:cs="Arial"/>
            <w:color w:val="808080"/>
            <w:sz w:val="28"/>
            <w:szCs w:val="28"/>
          </w:rPr>
          <w:t xml:space="preserve">A apelante, por</w:t>
        </w:r>
      </w:ins>
      <w:r>
        <w:rPr>
          <w:rFonts w:ascii="Arial" w:hAnsi="Arial" w:cs="Arial"/>
          <w:sz w:val="28"/>
          <w:szCs w:val="28"/>
        </w:rPr>
        <w:t xml:space="preserve"> sua vez, </w:t>
      </w:r>
      <w:del w:id="1669" w:author="Assessor GDSXSR" w:date="2026-10-31T19:45:16Z">
        <w:r>
          <w:rPr>
            <w:rFonts w:ascii="Arial" w:hAnsi="Arial" w:cs="Arial"/>
            <w:sz w:val="28"/>
            <w:szCs w:val="28"/>
          </w:rPr>
          <w:delText xml:space="preserve">a</w:delText>
        </w:r>
        <w:r>
          <w:rPr>
            <w:rFonts w:ascii="Arial" w:hAnsi="Arial" w:cs="Arial"/>
            <w:sz w:val="28"/>
            <w:szCs w:val="28"/>
          </w:rPr>
          <w:delText xml:space="preserve"> apelante</w:delText>
        </w:r>
        <w:r>
          <w:rPr>
            <w:rFonts w:ascii="Arial" w:hAnsi="Arial" w:cs="Arial"/>
            <w:sz w:val="28"/>
            <w:szCs w:val="28"/>
          </w:rPr>
          <w:delText xml:space="preserve"> </w:delText>
        </w:r>
      </w:del>
      <w:r>
        <w:rPr>
          <w:rFonts w:ascii="Arial" w:hAnsi="Arial" w:cs="Arial"/>
          <w:sz w:val="28"/>
          <w:szCs w:val="28"/>
        </w:rPr>
        <w:t xml:space="preserve">não requereu </w:t>
      </w:r>
      <w:del w:id="1670" w:author="Assessor GDSXSR" w:date="2026-10-31T19:45:16Z">
        <w:r>
          <w:rPr>
            <w:rFonts w:ascii="Arial" w:hAnsi="Arial" w:cs="Arial"/>
            <w:sz w:val="28"/>
            <w:szCs w:val="28"/>
          </w:rPr>
          <w:delText xml:space="preserve">a apresentação de </w:delText>
        </w:r>
      </w:del>
      <w:r>
        <w:rPr>
          <w:rFonts w:ascii="Arial" w:hAnsi="Arial" w:cs="Arial"/>
          <w:sz w:val="28"/>
          <w:szCs w:val="28"/>
        </w:rPr>
        <w:t xml:space="preserve">prontuários específicos</w:t>
      </w:r>
      <w:del w:id="1671" w:author="Assessor GDSXSR" w:date="2026-10-31T19:45:16Z">
        <w:r>
          <w:rPr>
            <w:rFonts w:ascii="Arial" w:hAnsi="Arial" w:cs="Arial"/>
            <w:sz w:val="28"/>
            <w:szCs w:val="28"/>
          </w:rPr>
          <w:delText xml:space="preserve"> nem indicou quais atendimentos deveriam ser objeto de conferência mais aprofundada. Também não postulou a realização de</w:delText>
        </w:r>
      </w:del>
      <w:ins w:id="1672" w:author="Assessor GDSXSR" w:date="2026-10-31T19:45:16Z">
        <w:r>
          <w:rPr>
            <w:rFonts w:ascii="Arial" w:hAnsi="Arial" w:cs="Arial"/>
            <w:color w:val="808080"/>
            <w:sz w:val="28"/>
            <w:szCs w:val="28"/>
          </w:rPr>
          <w:t xml:space="preserve">,</w:t>
        </w:r>
      </w:ins>
      <w:r>
        <w:rPr>
          <w:rFonts w:ascii="Arial" w:hAnsi="Arial" w:cs="Arial"/>
          <w:sz w:val="28"/>
          <w:szCs w:val="28"/>
        </w:rPr>
        <w:t xml:space="preserve"> perícia ou auditoria por amostragem.</w:t>
      </w:r>
    </w:p>
    <w:p w:rsidRPr="006A623E" w:rsidR="006A623E" w:rsidP="006A623E" w:rsidRDefault="006A623E" w14:paraId="34D1C303" w14:textId="77777777">
      <w:pPr>
        <w:spacing w:after="0" w:line="360" w:lineRule="auto"/>
        <w:ind w:firstLine="2268"/>
        <w:jc w:val="both"/>
        <w:rPr>
          <w:rFonts w:ascii="Arial" w:hAnsi="Arial" w:cs="Arial"/>
          <w:sz w:val="28"/>
          <w:szCs w:val="28"/>
        </w:rPr>
      </w:pPr>
    </w:p>
    <w:p w:rsidR="006A623E" w:rsidP="006A623E" w:rsidRDefault="00D7102B" w14:paraId="6EC38AF3" w14:textId="40938EA6">
      <w:pPr>
        <w:spacing w:after="0" w:line="360" w:lineRule="auto"/>
        <w:ind w:firstLine="2268"/>
        <w:jc w:val="both"/>
        <w:rPr>
          <w:rFonts w:ascii="Arial" w:hAnsi="Arial" w:cs="Arial"/>
          <w:sz w:val="28"/>
          <w:szCs w:val="28"/>
        </w:rPr>
      </w:pPr>
      <w:del w:id="1673" w:author="Assessor GDSXSR" w:date="2026-10-31T19:45:16Z">
        <w:r>
          <w:rPr>
            <w:rFonts w:ascii="Arial" w:hAnsi="Arial" w:cs="Arial"/>
            <w:sz w:val="28"/>
            <w:szCs w:val="28"/>
          </w:rPr>
          <w:delText xml:space="preserve">Portanto</w:delText>
        </w:r>
      </w:del>
      <w:ins w:id="1674" w:author="Assessor GDSXSR" w:date="2026-10-31T19:45:16Z">
        <w:r>
          <w:rPr>
            <w:rFonts w:ascii="Arial" w:hAnsi="Arial" w:cs="Arial"/>
            <w:color w:val="808080"/>
            <w:sz w:val="28"/>
            <w:szCs w:val="28"/>
            <w:highlight w:val="yellow"/>
          </w:rPr>
          <w:t xml:space="preserve">Assim</w:t>
        </w:r>
      </w:ins>
      <w:r>
        <w:rPr>
          <w:rFonts w:ascii="Arial" w:hAnsi="Arial" w:cs="Arial"/>
          <w:sz w:val="28"/>
          <w:szCs w:val="28"/>
          <w:highlight w:val="yellow"/>
          <w:rPrChange w:id="1941" w:author="Assessor GDSXSR" w:date="2026-10-31T19:45:16Z">
            <w:rPr>
              <w:rFonts w:ascii="Arial" w:hAnsi="Arial" w:cs="Arial"/>
              <w:sz w:val="28"/>
              <w:szCs w:val="28"/>
            </w:rPr>
          </w:rPrChange>
        </w:rPr>
        <w:t xml:space="preserve">, a ausência dos prontuários completos não compromete a prova da cobrança</w:t>
      </w:r>
      <w:del w:id="1675" w:author="Assessor GDSXSR" w:date="2026-10-31T19:45:16Z">
        <w:r>
          <w:rPr>
            <w:rFonts w:ascii="Arial" w:hAnsi="Arial" w:cs="Arial"/>
            <w:sz w:val="28"/>
            <w:szCs w:val="28"/>
          </w:rPr>
          <w:delText xml:space="preserve">.</w:delText>
        </w:r>
      </w:del>
      <w:ins w:id="1676" w:author="Assessor GDSXSR" w:date="2026-10-31T19:45:16Z">
        <w:r>
          <w:rPr>
            <w:rFonts w:ascii="Arial" w:hAnsi="Arial" w:cs="Arial"/>
            <w:color w:val="808080"/>
            <w:sz w:val="28"/>
            <w:szCs w:val="28"/>
            <w:highlight w:val="yellow"/>
          </w:rPr>
          <w:t xml:space="preserve">,</w:t>
        </w:r>
      </w:ins>
      <w:r>
        <w:rPr>
          <w:rFonts w:ascii="Arial" w:hAnsi="Arial" w:cs="Arial"/>
          <w:sz w:val="28"/>
          <w:szCs w:val="28"/>
          <w:highlight w:val="yellow"/>
          <w:rPrChange w:id="1942" w:author="Assessor GDSXSR" w:date="2026-10-31T19:45:16Z">
            <w:rPr>
              <w:rFonts w:ascii="Arial" w:hAnsi="Arial" w:cs="Arial"/>
              <w:sz w:val="28"/>
              <w:szCs w:val="28"/>
            </w:rPr>
          </w:rPrChange>
        </w:rPr>
        <w:t xml:space="preserve"> </w:t>
      </w:r>
      <w:del w:id="1677" w:author="Assessor GDSXSR" w:date="2026-10-31T19:45:16Z">
        <w:r>
          <w:rPr>
            <w:rFonts w:ascii="Arial" w:hAnsi="Arial" w:cs="Arial"/>
            <w:sz w:val="28"/>
            <w:szCs w:val="28"/>
          </w:rPr>
          <w:delText xml:space="preserve">Os</w:delText>
        </w:r>
      </w:del>
      <w:ins w:id="1678" w:author="Assessor GDSXSR" w:date="2026-10-31T19:45:16Z">
        <w:r>
          <w:rPr>
            <w:rFonts w:ascii="Arial" w:hAnsi="Arial" w:cs="Arial"/>
            <w:color w:val="808080"/>
            <w:sz w:val="28"/>
            <w:szCs w:val="28"/>
            <w:highlight w:val="yellow"/>
          </w:rPr>
          <w:t xml:space="preserve">pois os</w:t>
        </w:r>
      </w:ins>
      <w:r>
        <w:rPr>
          <w:rFonts w:ascii="Arial" w:hAnsi="Arial" w:cs="Arial"/>
          <w:sz w:val="28"/>
          <w:szCs w:val="28"/>
          <w:highlight w:val="yellow"/>
          <w:rPrChange w:id="1943" w:author="Assessor GDSXSR" w:date="2026-10-31T19:45:16Z">
            <w:rPr>
              <w:rFonts w:ascii="Arial" w:hAnsi="Arial" w:cs="Arial"/>
              <w:sz w:val="28"/>
              <w:szCs w:val="28"/>
            </w:rPr>
          </w:rPrChange>
        </w:rPr>
        <w:t xml:space="preserve"> documentos </w:t>
      </w:r>
      <w:del w:id="1679" w:author="Assessor GDSXSR" w:date="2026-10-31T19:45:16Z">
        <w:r>
          <w:rPr>
            <w:rFonts w:ascii="Arial" w:hAnsi="Arial" w:cs="Arial"/>
            <w:sz w:val="28"/>
            <w:szCs w:val="28"/>
          </w:rPr>
          <w:delText xml:space="preserve">administrativos e financeiros </w:delText>
        </w:r>
      </w:del>
      <w:r>
        <w:rPr>
          <w:rFonts w:ascii="Arial" w:hAnsi="Arial" w:cs="Arial"/>
          <w:sz w:val="28"/>
          <w:szCs w:val="28"/>
          <w:highlight w:val="yellow"/>
          <w:rPrChange w:id="1944" w:author="Assessor GDSXSR" w:date="2026-10-31T19:45:16Z">
            <w:rPr>
              <w:rFonts w:ascii="Arial" w:hAnsi="Arial" w:cs="Arial"/>
              <w:sz w:val="28"/>
              <w:szCs w:val="28"/>
            </w:rPr>
          </w:rPrChange>
        </w:rPr>
        <w:t xml:space="preserve">juntados </w:t>
      </w:r>
      <w:del w:id="1680" w:author="Assessor GDSXSR" w:date="2026-10-31T19:45:16Z">
        <w:r>
          <w:rPr>
            <w:rFonts w:ascii="Arial" w:hAnsi="Arial" w:cs="Arial"/>
            <w:sz w:val="28"/>
            <w:szCs w:val="28"/>
          </w:rPr>
          <w:delText xml:space="preserve">aos autos são suficientes para identificar</w:delText>
        </w:r>
      </w:del>
      <w:ins w:id="1681" w:author="Assessor GDSXSR" w:date="2026-10-31T19:45:16Z">
        <w:r>
          <w:rPr>
            <w:rFonts w:ascii="Arial" w:hAnsi="Arial" w:cs="Arial"/>
            <w:color w:val="808080"/>
            <w:sz w:val="28"/>
            <w:szCs w:val="28"/>
            <w:highlight w:val="yellow"/>
          </w:rPr>
          <w:t xml:space="preserve">identificam</w:t>
        </w:r>
      </w:ins>
      <w:r>
        <w:rPr>
          <w:rFonts w:ascii="Arial" w:hAnsi="Arial" w:cs="Arial"/>
          <w:sz w:val="28"/>
          <w:szCs w:val="28"/>
          <w:highlight w:val="yellow"/>
          <w:rPrChange w:id="1945" w:author="Assessor GDSXSR" w:date="2026-10-31T19:45:16Z">
            <w:rPr>
              <w:rFonts w:ascii="Arial" w:hAnsi="Arial" w:cs="Arial"/>
              <w:sz w:val="28"/>
              <w:szCs w:val="28"/>
            </w:rPr>
          </w:rPrChange>
        </w:rPr>
        <w:t xml:space="preserve"> os serviços prestados</w:t>
      </w:r>
      <w:del w:id="1682" w:author="Assessor GDSXSR" w:date="2026-10-31T19:45:16Z">
        <w:r>
          <w:rPr>
            <w:rFonts w:ascii="Arial" w:hAnsi="Arial" w:cs="Arial"/>
            <w:sz w:val="28"/>
            <w:szCs w:val="28"/>
          </w:rPr>
          <w:delText xml:space="preserve">,</w:delText>
        </w:r>
      </w:del>
      <w:r>
        <w:rPr>
          <w:rFonts w:ascii="Arial" w:hAnsi="Arial" w:cs="Arial"/>
          <w:sz w:val="28"/>
          <w:szCs w:val="28"/>
          <w:highlight w:val="yellow"/>
          <w:rPrChange w:id="1946" w:author="Assessor GDSXSR" w:date="2026-10-31T19:45:16Z">
            <w:rPr>
              <w:rFonts w:ascii="Arial" w:hAnsi="Arial" w:cs="Arial"/>
              <w:sz w:val="28"/>
              <w:szCs w:val="28"/>
            </w:rPr>
          </w:rPrChange>
        </w:rPr>
        <w:t xml:space="preserve"> sem</w:t>
      </w:r>
      <w:del w:id="1683" w:author="Assessor GDSXSR" w:date="2026-10-31T19:45:16Z">
        <w:r>
          <w:rPr>
            <w:rFonts w:ascii="Arial" w:hAnsi="Arial" w:cs="Arial"/>
            <w:sz w:val="28"/>
            <w:szCs w:val="28"/>
          </w:rPr>
          <w:delText xml:space="preserve"> necessidade de</w:delText>
        </w:r>
      </w:del>
      <w:r>
        <w:rPr>
          <w:rFonts w:ascii="Arial" w:hAnsi="Arial" w:cs="Arial"/>
          <w:sz w:val="28"/>
          <w:szCs w:val="28"/>
          <w:highlight w:val="yellow"/>
          <w:rPrChange w:id="1947" w:author="Assessor GDSXSR" w:date="2026-10-31T19:45:16Z">
            <w:rPr>
              <w:rFonts w:ascii="Arial" w:hAnsi="Arial" w:cs="Arial"/>
              <w:sz w:val="28"/>
              <w:szCs w:val="28"/>
            </w:rPr>
          </w:rPrChange>
        </w:rPr>
        <w:t xml:space="preserve"> divulgar informações clínicas </w:t>
      </w:r>
      <w:del w:id="1684" w:author="Assessor GDSXSR" w:date="2026-10-31T19:45:16Z">
        <w:r>
          <w:rPr>
            <w:rFonts w:ascii="Arial" w:hAnsi="Arial" w:cs="Arial"/>
            <w:sz w:val="28"/>
            <w:szCs w:val="28"/>
          </w:rPr>
          <w:delText xml:space="preserve">que</w:delText>
        </w:r>
      </w:del>
      <w:ins w:id="1685" w:author="Assessor GDSXSR" w:date="2026-10-31T19:45:16Z">
        <w:r>
          <w:rPr>
            <w:rFonts w:ascii="Arial" w:hAnsi="Arial" w:cs="Arial"/>
            <w:color w:val="808080"/>
            <w:sz w:val="28"/>
            <w:szCs w:val="28"/>
            <w:highlight w:val="yellow"/>
          </w:rPr>
          <w:t xml:space="preserve">alheias</w:t>
        </w:r>
      </w:ins>
      <w:r>
        <w:rPr>
          <w:rFonts w:ascii="Arial" w:hAnsi="Arial" w:cs="Arial"/>
          <w:sz w:val="28"/>
          <w:szCs w:val="28"/>
          <w:highlight w:val="yellow"/>
          <w:rPrChange w:id="1948" w:author="Assessor GDSXSR" w:date="2026-10-31T19:45:16Z">
            <w:rPr>
              <w:rFonts w:ascii="Arial" w:hAnsi="Arial" w:cs="Arial"/>
              <w:sz w:val="28"/>
              <w:szCs w:val="28"/>
            </w:rPr>
          </w:rPrChange>
        </w:rPr>
        <w:t xml:space="preserve"> </w:t>
      </w:r>
      <w:del w:id="1686" w:author="Assessor GDSXSR" w:date="2026-10-31T19:45:16Z">
        <w:r>
          <w:rPr>
            <w:rFonts w:ascii="Arial" w:hAnsi="Arial" w:cs="Arial"/>
            <w:sz w:val="28"/>
            <w:szCs w:val="28"/>
          </w:rPr>
          <w:delText xml:space="preserve">não possuem relação direta com o</w:delText>
        </w:r>
      </w:del>
      <w:ins w:id="1687" w:author="Assessor GDSXSR" w:date="2026-10-31T19:45:16Z">
        <w:r>
          <w:rPr>
            <w:rFonts w:ascii="Arial" w:hAnsi="Arial" w:cs="Arial"/>
            <w:color w:val="808080"/>
            <w:sz w:val="28"/>
            <w:szCs w:val="28"/>
            <w:highlight w:val="yellow"/>
          </w:rPr>
          <w:t xml:space="preserve">ao</w:t>
        </w:r>
      </w:ins>
      <w:r>
        <w:rPr>
          <w:rFonts w:ascii="Arial" w:hAnsi="Arial" w:cs="Arial"/>
          <w:sz w:val="28"/>
          <w:szCs w:val="28"/>
          <w:highlight w:val="yellow"/>
          <w:rPrChange w:id="1949" w:author="Assessor GDSXSR" w:date="2026-10-31T19:45:16Z">
            <w:rPr>
              <w:rFonts w:ascii="Arial" w:hAnsi="Arial" w:cs="Arial"/>
              <w:sz w:val="28"/>
              <w:szCs w:val="28"/>
            </w:rPr>
          </w:rPrChange>
        </w:rPr>
        <w:t xml:space="preserve"> objeto da demanda.</w:t>
      </w:r>
    </w:p>
    <w:p w:rsidR="006A623E" w:rsidP="003C0A64" w:rsidRDefault="006A623E" w14:paraId="3C5CE37C" w14:textId="77777777">
      <w:pPr>
        <w:spacing w:after="0" w:line="360" w:lineRule="auto"/>
        <w:ind w:firstLine="2268"/>
        <w:jc w:val="both"/>
        <w:rPr>
          <w:rFonts w:ascii="Arial" w:hAnsi="Arial" w:cs="Arial"/>
          <w:sz w:val="28"/>
          <w:szCs w:val="28"/>
        </w:rPr>
      </w:pPr>
    </w:p>
    <w:p w:rsidR="001E400D" w:rsidP="003C0A64" w:rsidRDefault="001E400D" w14:paraId="21DF7C6F" w14:textId="176A8D8F">
      <w:pPr>
        <w:spacing w:after="0" w:line="360" w:lineRule="auto"/>
        <w:ind w:firstLine="2268"/>
        <w:jc w:val="both"/>
        <w:rPr>
          <w:del w:id="1690" w:author="Assessor GDSXSR" w:date="2026-10-31T19:45:16Z"/>
          <w:rFonts w:ascii="Arial" w:hAnsi="Arial" w:cs="Arial"/>
          <w:color w:val="000000" w:themeColor="text1"/>
          <w:sz w:val="28"/>
          <w:szCs w:val="28"/>
          <w:u w:val="single"/>
        </w:rPr>
      </w:pPr>
      <w:del w:id="1688" w:author="Assessor GDSXSR" w:date="2026-10-31T19:45:16Z">
        <w:r w:rsidRPr="007E1C8C">
          <w:rPr>
            <w:rFonts w:ascii="Arial" w:hAnsi="Arial" w:cs="Arial"/>
            <w:color w:val="000000" w:themeColor="text1"/>
            <w:sz w:val="28"/>
            <w:szCs w:val="28"/>
            <w:u w:val="single"/>
          </w:rPr>
          <w:delText>Assim, nego provimento ao apelo nesse ponto</w:delText>
        </w:r>
      </w:del>
      <w:del w:id="1689" w:author="Assessor GDSXSR" w:date="2026-10-31T19:45:16Z">
        <w:r>
          <w:rPr>
            <w:rFonts w:ascii="Arial" w:hAnsi="Arial" w:cs="Arial"/>
            <w:color w:val="000000" w:themeColor="text1"/>
            <w:sz w:val="28"/>
            <w:szCs w:val="28"/>
            <w:u w:val="single"/>
          </w:rPr>
          <w:delText>.</w:delText>
        </w:r>
      </w:del>
    </w:p>
    <w:p w:rsidR="001E400D" w:rsidP="003C0A64" w:rsidRDefault="001E400D" w14:paraId="49F98FF1" w14:textId="77777777">
      <w:pPr>
        <w:spacing w:after="0" w:line="360" w:lineRule="auto"/>
        <w:ind w:firstLine="2268"/>
        <w:jc w:val="both"/>
        <w:rPr>
          <w:del w:id="1691" w:author="Assessor GDSXSR" w:date="2026-10-31T19:45:16Z"/>
          <w:rFonts w:ascii="Arial" w:hAnsi="Arial" w:cs="Arial"/>
          <w:color w:val="000000" w:themeColor="text1"/>
          <w:sz w:val="28"/>
          <w:szCs w:val="28"/>
          <w:u w:val="single"/>
        </w:rPr>
      </w:pPr>
    </w:p>
    <w:p w:rsidRPr="001E400D" w:rsidR="001E400D" w:rsidP="001E400D" w:rsidRDefault="001E400D" w14:paraId="447E56BA" w14:textId="5F0714A7">
      <w:pPr>
        <w:spacing w:after="0" w:line="360" w:lineRule="auto"/>
        <w:jc w:val="center"/>
        <w:rPr>
          <w:del w:id="1693" w:author="Assessor GDSXSR" w:date="2026-10-31T19:45:16Z"/>
          <w:rFonts w:ascii="Arial" w:hAnsi="Arial" w:cs="Arial"/>
          <w:color w:val="000000" w:themeColor="text1"/>
          <w:sz w:val="28"/>
          <w:szCs w:val="28"/>
        </w:rPr>
      </w:pPr>
      <w:del w:id="1692" w:author="Assessor GDSXSR" w:date="2026-10-31T19:45:16Z">
        <w:r w:rsidRPr="001E400D">
          <w:rPr>
            <w:rFonts w:ascii="Arial" w:hAnsi="Arial" w:cs="Arial"/>
            <w:color w:val="000000" w:themeColor="text1"/>
            <w:sz w:val="28"/>
            <w:szCs w:val="28"/>
          </w:rPr>
          <w:delText>DA VALORAÇÃO DOS E-MAILS COMO ELEMENTOS DE CORROBORAÇÃO DA COBRANÇA</w:delText>
        </w:r>
      </w:del>
    </w:p>
    <w:p w:rsidR="001E400D" w:rsidP="003C0A64" w:rsidRDefault="001E400D" w14:paraId="389AA503" w14:textId="77777777">
      <w:pPr>
        <w:spacing w:after="0" w:line="360" w:lineRule="auto"/>
        <w:ind w:firstLine="2268"/>
        <w:jc w:val="both"/>
        <w:rPr>
          <w:del w:id="1694" w:author="Assessor GDSXSR" w:date="2026-10-31T19:45:16Z"/>
          <w:rFonts w:ascii="Arial" w:hAnsi="Arial" w:cs="Arial"/>
          <w:sz w:val="28"/>
          <w:szCs w:val="28"/>
        </w:rPr>
      </w:pPr>
    </w:p>
    <w:p w:rsidR="001E400D" w:rsidP="003C0A64" w:rsidRDefault="001E400D" w14:paraId="1A0924F2" w14:textId="5E2A4F86">
      <w:pPr>
        <w:spacing w:after="0" w:line="360" w:lineRule="auto"/>
        <w:ind w:firstLine="2268"/>
        <w:jc w:val="both"/>
        <w:rPr>
          <w:del w:id="1698" w:author="Assessor GDSXSR" w:date="2026-10-31T19:45:16Z"/>
          <w:rFonts w:ascii="Arial" w:hAnsi="Arial" w:cs="Arial"/>
          <w:sz w:val="28"/>
          <w:szCs w:val="28"/>
        </w:rPr>
      </w:pPr>
      <w:del w:id="1695" w:author="Assessor GDSXSR" w:date="2026-10-31T19:45:16Z">
        <w:r>
          <w:rPr>
            <w:rFonts w:ascii="Arial" w:hAnsi="Arial" w:cs="Arial"/>
            <w:sz w:val="28"/>
            <w:szCs w:val="28"/>
          </w:rPr>
          <w:delText xml:space="preserve">A apelante alega que </w:delText>
        </w:r>
      </w:del>
      <w:del w:id="1696" w:author="Assessor GDSXSR" w:date="2026-10-31T19:45:16Z">
        <w:r w:rsidRPr="008D583B" w:rsidR="00B900F3">
          <w:rPr>
            <w:rFonts w:ascii="Arial" w:hAnsi="Arial" w:cs="Arial"/>
            <w:sz w:val="28"/>
            <w:szCs w:val="28"/>
          </w:rPr>
          <w:delText>os e-mails trocados entre as partes tratam apenas de procedimentos operacionais para entrega e processamento das contas, sem representar confissão ou reconhecimento do débito</w:delText>
        </w:r>
      </w:del>
      <w:del w:id="1697" w:author="Assessor GDSXSR" w:date="2026-10-31T19:45:16Z">
        <w:r>
          <w:rPr>
            <w:rFonts w:ascii="Arial" w:hAnsi="Arial" w:cs="Arial"/>
            <w:sz w:val="28"/>
            <w:szCs w:val="28"/>
          </w:rPr>
          <w:delText>.</w:delText>
        </w:r>
      </w:del>
    </w:p>
    <w:p w:rsidR="001E400D" w:rsidP="003C0A64" w:rsidRDefault="001E400D" w14:paraId="5648D327" w14:textId="77777777">
      <w:pPr>
        <w:spacing w:after="0" w:line="360" w:lineRule="auto"/>
        <w:ind w:firstLine="2268"/>
        <w:jc w:val="both"/>
        <w:rPr>
          <w:del w:id="1699" w:author="Assessor GDSXSR" w:date="2026-10-31T19:45:16Z"/>
          <w:rFonts w:ascii="Arial" w:hAnsi="Arial" w:cs="Arial"/>
          <w:sz w:val="28"/>
          <w:szCs w:val="28"/>
        </w:rPr>
      </w:pPr>
    </w:p>
    <w:p>
      <w:pPr>
        <w:spacing w:after="0" w:line="360" w:lineRule="auto"/>
        <w:ind w:firstLine="2268"/>
        <w:jc w:val="both"/>
        <w:rPr>
          <w:ins w:id="1709" w:author="Assessor GDSXSR" w:date="2026-10-31T19:45:16Z"/>
        </w:rPr>
      </w:pPr>
      <w:del w:id="1700" w:author="Assessor GDSXSR" w:date="2026-10-31T19:45:16Z">
        <w:r>
          <w:rPr>
            <w:rFonts w:ascii="Arial" w:hAnsi="Arial" w:cs="Arial"/>
            <w:sz w:val="28"/>
            <w:szCs w:val="28"/>
          </w:rPr>
          <w:delText xml:space="preserve">Os</w:delText>
        </w:r>
      </w:del>
      <w:ins w:id="1701" w:author="Assessor GDSXSR" w:date="2026-10-31T19:45:16Z">
        <w:r>
          <w:rPr>
            <w:rFonts w:ascii="Arial" w:hAnsi="Arial" w:cs="Arial"/>
            <w:color w:val="808080"/>
            <w:sz w:val="28"/>
            <w:szCs w:val="28"/>
          </w:rPr>
          <w:t xml:space="preserve">No tocante aos</w:t>
        </w:r>
      </w:ins>
      <w:r>
        <w:rPr>
          <w:rFonts w:ascii="Arial" w:hAnsi="Arial" w:cs="Arial"/>
          <w:sz w:val="28"/>
          <w:szCs w:val="28"/>
        </w:rPr>
        <w:t xml:space="preserve"> e-mails</w:t>
      </w:r>
      <w:ins w:id="1702" w:author="Assessor GDSXSR" w:date="2026-10-31T19:45:16Z">
        <w:r>
          <w:rPr>
            <w:rFonts w:ascii="Arial" w:hAnsi="Arial" w:cs="Arial"/>
            <w:color w:val="808080"/>
            <w:sz w:val="28"/>
            <w:szCs w:val="28"/>
          </w:rPr>
          <w:t xml:space="preserve">,</w:t>
        </w:r>
      </w:ins>
      <w:r>
        <w:rPr>
          <w:rFonts w:ascii="Arial" w:hAnsi="Arial" w:cs="Arial"/>
          <w:sz w:val="28"/>
          <w:szCs w:val="28"/>
        </w:rPr>
        <w:t xml:space="preserve"> não </w:t>
      </w:r>
      <w:del w:id="1703" w:author="Assessor GDSXSR" w:date="2026-10-31T19:45:16Z">
        <w:r>
          <w:rPr>
            <w:rFonts w:ascii="Arial" w:hAnsi="Arial" w:cs="Arial"/>
            <w:sz w:val="28"/>
            <w:szCs w:val="28"/>
          </w:rPr>
          <w:delText xml:space="preserve">representam</w:delText>
        </w:r>
      </w:del>
      <w:ins w:id="1704" w:author="Assessor GDSXSR" w:date="2026-10-31T19:45:16Z">
        <w:r>
          <w:rPr>
            <w:rFonts w:ascii="Arial" w:hAnsi="Arial" w:cs="Arial"/>
            <w:color w:val="808080"/>
            <w:sz w:val="28"/>
            <w:szCs w:val="28"/>
          </w:rPr>
          <w:t xml:space="preserve">configuram</w:t>
        </w:r>
      </w:ins>
      <w:r>
        <w:rPr>
          <w:rFonts w:ascii="Arial" w:hAnsi="Arial" w:cs="Arial"/>
          <w:sz w:val="28"/>
          <w:szCs w:val="28"/>
        </w:rPr>
        <w:t xml:space="preserve">, de fato, confissão expressa e integral da dívida.</w:t>
      </w:r>
      <w:del w:id="1705" w:author="Assessor GDSXSR" w:date="2026-10-31T19:45:16Z">
        <w:r>
          <w:rPr>
            <w:rFonts w:ascii="Arial" w:hAnsi="Arial" w:cs="Arial"/>
            <w:sz w:val="28"/>
            <w:szCs w:val="28"/>
          </w:rPr>
          <w:delText xml:space="preserve"> </w:delText>
        </w:r>
      </w:del>
    </w:p>
    <w:p>
      <w:pPr>
        <w:spacing w:after="0" w:line="360" w:lineRule="auto"/>
        <w:ind w:firstLine="2268"/>
        <w:jc w:val="both"/>
        <w:rPr>
          <w:ins w:id="1710" w:author="Assessor GDSXSR" w:date="2026-10-31T19:45:16Z"/>
        </w:rPr>
      </w:pPr>
    </w:p>
    <w:p w:rsidRPr="001E400D" w:rsidR="001E400D" w:rsidP="001E400D" w:rsidRDefault="001E400D" w14:paraId="0CF9646D" w14:textId="77777777">
      <w:pPr>
        <w:spacing w:after="0" w:line="360" w:lineRule="auto"/>
        <w:ind w:firstLine="2268"/>
        <w:jc w:val="both"/>
        <w:rPr>
          <w:rFonts w:ascii="Arial" w:hAnsi="Arial" w:cs="Arial"/>
          <w:sz w:val="28"/>
          <w:szCs w:val="28"/>
        </w:rPr>
      </w:pPr>
      <w:r>
        <w:rPr>
          <w:rFonts w:ascii="Arial" w:hAnsi="Arial" w:cs="Arial"/>
          <w:sz w:val="28"/>
          <w:szCs w:val="28"/>
        </w:rPr>
        <w:t xml:space="preserve">A autorização para encaminhar contas sem auditoria presencial ou </w:t>
      </w:r>
      <w:del w:id="1706" w:author="Assessor GDSXSR" w:date="2026-10-31T19:45:16Z">
        <w:r>
          <w:rPr>
            <w:rFonts w:ascii="Arial" w:hAnsi="Arial" w:cs="Arial"/>
            <w:sz w:val="28"/>
            <w:szCs w:val="28"/>
          </w:rPr>
          <w:delText xml:space="preserve">para remeter </w:delText>
        </w:r>
      </w:del>
      <w:r>
        <w:rPr>
          <w:rFonts w:ascii="Arial" w:hAnsi="Arial" w:cs="Arial"/>
          <w:sz w:val="28"/>
          <w:szCs w:val="28"/>
        </w:rPr>
        <w:t xml:space="preserve">arquivos eletrônicos não equivale</w:t>
      </w:r>
      <w:del w:id="1707" w:author="Assessor GDSXSR" w:date="2026-10-31T19:45:16Z">
        <w:r>
          <w:rPr>
            <w:rFonts w:ascii="Arial" w:hAnsi="Arial" w:cs="Arial"/>
            <w:sz w:val="28"/>
            <w:szCs w:val="28"/>
          </w:rPr>
          <w:delText xml:space="preserve">, isoladamente,</w:delText>
        </w:r>
      </w:del>
      <w:r>
        <w:rPr>
          <w:rFonts w:ascii="Arial" w:hAnsi="Arial" w:cs="Arial"/>
          <w:sz w:val="28"/>
          <w:szCs w:val="28"/>
        </w:rPr>
        <w:t xml:space="preserve"> à aceitação</w:t>
      </w:r>
      <w:del w:id="1708" w:author="Assessor GDSXSR" w:date="2026-10-31T19:45:16Z">
        <w:r>
          <w:rPr>
            <w:rFonts w:ascii="Arial" w:hAnsi="Arial" w:cs="Arial"/>
            <w:sz w:val="28"/>
            <w:szCs w:val="28"/>
          </w:rPr>
          <w:delText xml:space="preserve"> definitiva</w:delText>
        </w:r>
      </w:del>
      <w:r>
        <w:rPr>
          <w:rFonts w:ascii="Arial" w:hAnsi="Arial" w:cs="Arial"/>
          <w:sz w:val="28"/>
          <w:szCs w:val="28"/>
        </w:rPr>
        <w:t xml:space="preserve"> de todos os atendimentos e valores cobrados.</w:t>
      </w:r>
    </w:p>
    <w:p w:rsidRPr="001E400D" w:rsidR="001E400D" w:rsidP="001E400D" w:rsidRDefault="001E400D" w14:paraId="568E5115" w14:textId="77777777">
      <w:pPr>
        <w:spacing w:after="0" w:line="360" w:lineRule="auto"/>
        <w:ind w:firstLine="2268"/>
        <w:jc w:val="both"/>
        <w:rPr>
          <w:rFonts w:ascii="Arial" w:hAnsi="Arial" w:cs="Arial"/>
          <w:sz w:val="28"/>
          <w:szCs w:val="28"/>
        </w:rPr>
      </w:pPr>
    </w:p>
    <w:p w:rsidRPr="001E400D" w:rsidR="001E400D" w:rsidP="001E400D" w:rsidRDefault="001E400D" w14:paraId="2CC98845" w14:textId="77777777">
      <w:pPr>
        <w:spacing w:after="0" w:line="360" w:lineRule="auto"/>
        <w:ind w:firstLine="2268"/>
        <w:jc w:val="both"/>
        <w:rPr>
          <w:del w:id="1712" w:author="Assessor GDSXSR" w:date="2026-10-31T19:45:16Z"/>
          <w:rFonts w:ascii="Arial" w:hAnsi="Arial" w:cs="Arial"/>
          <w:sz w:val="28"/>
          <w:szCs w:val="28"/>
        </w:rPr>
      </w:pPr>
      <w:del w:id="1711" w:author="Assessor GDSXSR" w:date="2026-10-31T19:45:16Z">
        <w:r w:rsidRPr="001E400D">
          <w:rPr>
            <w:rFonts w:ascii="Arial" w:hAnsi="Arial" w:cs="Arial"/>
            <w:sz w:val="28"/>
            <w:szCs w:val="28"/>
          </w:rPr>
          <w:delText>Essa compreensão, contudo, não é capaz de alterar a sentença recorrida.</w:delText>
        </w:r>
      </w:del>
    </w:p>
    <w:p w:rsidRPr="001E400D" w:rsidR="001E400D" w:rsidP="001E400D" w:rsidRDefault="001E400D" w14:paraId="4A7D7949" w14:textId="77777777">
      <w:pPr>
        <w:spacing w:after="0" w:line="360" w:lineRule="auto"/>
        <w:ind w:firstLine="2268"/>
        <w:jc w:val="both"/>
        <w:rPr>
          <w:del w:id="1713" w:author="Assessor GDSXSR" w:date="2026-10-31T19:45:16Z"/>
          <w:rFonts w:ascii="Arial" w:hAnsi="Arial" w:cs="Arial"/>
          <w:sz w:val="28"/>
          <w:szCs w:val="28"/>
        </w:rPr>
      </w:pPr>
    </w:p>
    <w:p>
      <w:pPr>
        <w:spacing w:after="0" w:line="360" w:lineRule="auto"/>
        <w:ind w:firstLine="2268"/>
        <w:jc w:val="both"/>
        <w:rPr>
          <w:ins w:id="1748" w:author="Assessor GDSXSR" w:date="2026-10-31T19:45:16Z"/>
        </w:rPr>
      </w:pPr>
      <w:del w:id="1714" w:author="Assessor GDSXSR" w:date="2026-10-31T19:45:16Z">
        <w:r>
          <w:rPr>
            <w:rFonts w:ascii="Arial" w:hAnsi="Arial" w:cs="Arial"/>
            <w:sz w:val="28"/>
            <w:szCs w:val="28"/>
          </w:rPr>
          <w:delText xml:space="preserve">As mensagens devem ser valoradas</w:delText>
        </w:r>
      </w:del>
      <w:ins w:id="1715" w:author="Assessor GDSXSR" w:date="2026-10-31T19:45:16Z">
        <w:r>
          <w:rPr>
            <w:rFonts w:ascii="Arial" w:hAnsi="Arial" w:cs="Arial"/>
            <w:color w:val="808080"/>
            <w:sz w:val="28"/>
            <w:szCs w:val="28"/>
          </w:rPr>
          <w:t xml:space="preserve">Valoradas</w:t>
        </w:r>
      </w:ins>
      <w:r>
        <w:rPr>
          <w:rFonts w:ascii="Arial" w:hAnsi="Arial" w:cs="Arial"/>
          <w:sz w:val="28"/>
          <w:szCs w:val="28"/>
        </w:rPr>
        <w:t xml:space="preserve"> em conjunto com os demais documentos</w:t>
      </w:r>
      <w:del w:id="1716" w:author="Assessor GDSXSR" w:date="2026-10-31T19:45:16Z">
        <w:r>
          <w:rPr>
            <w:rFonts w:ascii="Arial" w:hAnsi="Arial" w:cs="Arial"/>
            <w:sz w:val="28"/>
            <w:szCs w:val="28"/>
          </w:rPr>
          <w:delText xml:space="preserve">.</w:delText>
        </w:r>
      </w:del>
      <w:ins w:id="1717" w:author="Assessor GDSXSR" w:date="2026-10-31T19:45:16Z">
        <w:r>
          <w:rPr>
            <w:rFonts w:ascii="Arial" w:hAnsi="Arial" w:cs="Arial"/>
            <w:color w:val="808080"/>
            <w:sz w:val="28"/>
            <w:szCs w:val="28"/>
          </w:rPr>
          <w:t xml:space="preserve">,</w:t>
        </w:r>
      </w:ins>
      <w:r>
        <w:rPr>
          <w:rFonts w:ascii="Arial" w:hAnsi="Arial" w:cs="Arial"/>
          <w:sz w:val="28"/>
          <w:szCs w:val="28"/>
        </w:rPr>
        <w:t xml:space="preserve"> </w:t>
      </w:r>
      <w:del w:id="1718" w:author="Assessor GDSXSR" w:date="2026-10-31T19:45:16Z">
        <w:r>
          <w:rPr>
            <w:rFonts w:ascii="Arial" w:hAnsi="Arial" w:cs="Arial"/>
            <w:sz w:val="28"/>
            <w:szCs w:val="28"/>
          </w:rPr>
          <w:delText xml:space="preserve">Elas</w:delText>
        </w:r>
      </w:del>
      <w:ins w:id="1719" w:author="Assessor GDSXSR" w:date="2026-10-31T19:45:16Z">
        <w:r>
          <w:rPr>
            <w:rFonts w:ascii="Arial" w:hAnsi="Arial" w:cs="Arial"/>
            <w:color w:val="808080"/>
            <w:sz w:val="28"/>
            <w:szCs w:val="28"/>
          </w:rPr>
          <w:t xml:space="preserve">as mensagens</w:t>
        </w:r>
      </w:ins>
      <w:r>
        <w:rPr>
          <w:rFonts w:ascii="Arial" w:hAnsi="Arial" w:cs="Arial"/>
          <w:sz w:val="28"/>
          <w:szCs w:val="28"/>
        </w:rPr>
        <w:t xml:space="preserve"> demonstram a execução </w:t>
      </w:r>
      <w:del w:id="1720" w:author="Assessor GDSXSR" w:date="2026-10-31T19:45:16Z">
        <w:r>
          <w:rPr>
            <w:rFonts w:ascii="Arial" w:hAnsi="Arial" w:cs="Arial"/>
            <w:sz w:val="28"/>
            <w:szCs w:val="28"/>
          </w:rPr>
          <w:delText xml:space="preserve">da</w:delText>
        </w:r>
      </w:del>
      <w:ins w:id="1721" w:author="Assessor GDSXSR" w:date="2026-10-31T19:45:16Z">
        <w:r>
          <w:rPr>
            <w:rFonts w:ascii="Arial" w:hAnsi="Arial" w:cs="Arial"/>
            <w:color w:val="808080"/>
            <w:sz w:val="28"/>
            <w:szCs w:val="28"/>
          </w:rPr>
          <w:t xml:space="preserve">do</w:t>
        </w:r>
      </w:ins>
      <w:r>
        <w:rPr>
          <w:rFonts w:ascii="Arial" w:hAnsi="Arial" w:cs="Arial"/>
          <w:sz w:val="28"/>
          <w:szCs w:val="28"/>
        </w:rPr>
        <w:t xml:space="preserve"> </w:t>
      </w:r>
      <w:del w:id="1722" w:author="Assessor GDSXSR" w:date="2026-10-31T19:45:16Z">
        <w:r>
          <w:rPr>
            <w:rFonts w:ascii="Arial" w:hAnsi="Arial" w:cs="Arial"/>
            <w:sz w:val="28"/>
            <w:szCs w:val="28"/>
          </w:rPr>
          <w:delText xml:space="preserve">relação</w:delText>
        </w:r>
      </w:del>
      <w:ins w:id="1723" w:author="Assessor GDSXSR" w:date="2026-10-31T19:45:16Z">
        <w:r>
          <w:rPr>
            <w:rFonts w:ascii="Arial" w:hAnsi="Arial" w:cs="Arial"/>
            <w:color w:val="808080"/>
            <w:sz w:val="28"/>
            <w:szCs w:val="28"/>
          </w:rPr>
          <w:t xml:space="preserve">contrato</w:t>
        </w:r>
      </w:ins>
      <w:r>
        <w:rPr>
          <w:rFonts w:ascii="Arial" w:hAnsi="Arial" w:cs="Arial"/>
          <w:sz w:val="28"/>
          <w:szCs w:val="28"/>
        </w:rPr>
        <w:t xml:space="preserve"> </w:t>
      </w:r>
      <w:del w:id="1724" w:author="Assessor GDSXSR" w:date="2026-10-31T19:45:16Z">
        <w:r>
          <w:rPr>
            <w:rFonts w:ascii="Arial" w:hAnsi="Arial" w:cs="Arial"/>
            <w:sz w:val="28"/>
            <w:szCs w:val="28"/>
          </w:rPr>
          <w:delText xml:space="preserve">contratual,</w:delText>
        </w:r>
      </w:del>
      <w:ins w:id="1725" w:author="Assessor GDSXSR" w:date="2026-10-31T19:45:16Z">
        <w:r>
          <w:rPr>
            <w:rFonts w:ascii="Arial" w:hAnsi="Arial" w:cs="Arial"/>
            <w:color w:val="808080"/>
            <w:sz w:val="28"/>
            <w:szCs w:val="28"/>
          </w:rPr>
          <w:t xml:space="preserve">e</w:t>
        </w:r>
      </w:ins>
      <w:r>
        <w:rPr>
          <w:rFonts w:ascii="Arial" w:hAnsi="Arial" w:cs="Arial"/>
          <w:sz w:val="28"/>
          <w:szCs w:val="28"/>
        </w:rPr>
        <w:t xml:space="preserve"> a existência de contas em processamento </w:t>
      </w:r>
      <w:ins w:id="1726" w:author="Assessor GDSXSR" w:date="2026-10-31T19:45:16Z">
        <w:r>
          <w:rPr>
            <w:rFonts w:ascii="Arial" w:hAnsi="Arial" w:cs="Arial"/>
            <w:color w:val="808080"/>
            <w:sz w:val="28"/>
            <w:szCs w:val="28"/>
          </w:rPr>
          <w:t xml:space="preserve">(ID 88628009).</w:t>
        </w:r>
      </w:ins>
    </w:p>
    <w:p>
      <w:pPr>
        <w:spacing w:after="0" w:line="360" w:lineRule="auto"/>
        <w:ind w:firstLine="2268"/>
        <w:jc w:val="both"/>
        <w:rPr>
          <w:ins w:id="1749" w:author="Assessor GDSXSR" w:date="2026-10-31T19:45:16Z"/>
        </w:rPr>
      </w:pPr>
    </w:p>
    <w:p w:rsidRPr="001E400D" w:rsidR="001E400D" w:rsidP="001E400D" w:rsidRDefault="001E400D" w14:paraId="4AA2C487" w14:textId="77777777">
      <w:pPr>
        <w:spacing w:after="0" w:line="360" w:lineRule="auto"/>
        <w:ind w:firstLine="2268"/>
        <w:jc w:val="both"/>
        <w:rPr>
          <w:rFonts w:ascii="Arial" w:hAnsi="Arial" w:cs="Arial"/>
          <w:sz w:val="28"/>
          <w:szCs w:val="28"/>
        </w:rPr>
      </w:pPr>
      <w:ins w:id="1727" w:author="Assessor GDSXSR" w:date="2026-10-31T19:45:16Z">
        <w:r>
          <w:rPr>
            <w:rFonts w:ascii="Arial" w:hAnsi="Arial" w:cs="Arial"/>
            <w:color w:val="808080"/>
            <w:sz w:val="28"/>
            <w:szCs w:val="28"/>
          </w:rPr>
          <w:t xml:space="preserve">Registram, ainda, a concordância da operadora com o envio por procedimento alternativo </w:t>
        </w:r>
      </w:ins>
      <w:r>
        <w:rPr>
          <w:rFonts w:ascii="Arial" w:hAnsi="Arial" w:cs="Arial"/>
          <w:sz w:val="28"/>
          <w:szCs w:val="28"/>
        </w:rPr>
        <w:t xml:space="preserve">e as </w:t>
      </w:r>
      <w:del w:id="1728" w:author="Assessor GDSXSR" w:date="2026-10-31T19:45:16Z">
        <w:r>
          <w:rPr>
            <w:rFonts w:ascii="Arial" w:hAnsi="Arial" w:cs="Arial"/>
            <w:sz w:val="28"/>
            <w:szCs w:val="28"/>
          </w:rPr>
          <w:delText xml:space="preserve">dificuldades</w:delText>
        </w:r>
      </w:del>
      <w:ins w:id="1729" w:author="Assessor GDSXSR" w:date="2026-10-31T19:45:16Z">
        <w:r>
          <w:rPr>
            <w:rFonts w:ascii="Arial" w:hAnsi="Arial" w:cs="Arial"/>
            <w:color w:val="808080"/>
            <w:sz w:val="28"/>
            <w:szCs w:val="28"/>
          </w:rPr>
          <w:t xml:space="preserve">tentativas</w:t>
        </w:r>
      </w:ins>
      <w:r>
        <w:rPr>
          <w:rFonts w:ascii="Arial" w:hAnsi="Arial" w:cs="Arial"/>
          <w:sz w:val="28"/>
          <w:szCs w:val="28"/>
        </w:rPr>
        <w:t xml:space="preserve"> </w:t>
      </w:r>
      <w:del w:id="1730" w:author="Assessor GDSXSR" w:date="2026-10-31T19:45:16Z">
        <w:r>
          <w:rPr>
            <w:rFonts w:ascii="Arial" w:hAnsi="Arial" w:cs="Arial"/>
            <w:sz w:val="28"/>
            <w:szCs w:val="28"/>
          </w:rPr>
          <w:delText xml:space="preserve">verificadas</w:delText>
        </w:r>
      </w:del>
      <w:ins w:id="1731" w:author="Assessor GDSXSR" w:date="2026-10-31T19:45:16Z">
        <w:r>
          <w:rPr>
            <w:rFonts w:ascii="Arial" w:hAnsi="Arial" w:cs="Arial"/>
            <w:color w:val="808080"/>
            <w:sz w:val="28"/>
            <w:szCs w:val="28"/>
          </w:rPr>
          <w:t xml:space="preserve">dos</w:t>
        </w:r>
      </w:ins>
      <w:r>
        <w:rPr>
          <w:rFonts w:ascii="Arial" w:hAnsi="Arial" w:cs="Arial"/>
          <w:sz w:val="28"/>
          <w:szCs w:val="28"/>
        </w:rPr>
        <w:t xml:space="preserve"> </w:t>
      </w:r>
      <w:del w:id="1732" w:author="Assessor GDSXSR" w:date="2026-10-31T19:45:16Z">
        <w:r>
          <w:rPr>
            <w:rFonts w:ascii="Arial" w:hAnsi="Arial" w:cs="Arial"/>
            <w:sz w:val="28"/>
            <w:szCs w:val="28"/>
          </w:rPr>
          <w:delText xml:space="preserve">no fluxo</w:delText>
        </w:r>
      </w:del>
      <w:ins w:id="1733" w:author="Assessor GDSXSR" w:date="2026-10-31T19:45:16Z">
        <w:r>
          <w:rPr>
            <w:rFonts w:ascii="Arial" w:hAnsi="Arial" w:cs="Arial"/>
            <w:color w:val="808080"/>
            <w:sz w:val="28"/>
            <w:szCs w:val="28"/>
          </w:rPr>
          <w:t xml:space="preserve">hospitais</w:t>
        </w:r>
      </w:ins>
      <w:r>
        <w:rPr>
          <w:rFonts w:ascii="Arial" w:hAnsi="Arial" w:cs="Arial"/>
          <w:sz w:val="28"/>
          <w:szCs w:val="28"/>
        </w:rPr>
        <w:t xml:space="preserve"> de </w:t>
      </w:r>
      <w:del w:id="1734" w:author="Assessor GDSXSR" w:date="2026-10-31T19:45:16Z">
        <w:r>
          <w:rPr>
            <w:rFonts w:ascii="Arial" w:hAnsi="Arial" w:cs="Arial"/>
            <w:sz w:val="28"/>
            <w:szCs w:val="28"/>
          </w:rPr>
          <w:delText xml:space="preserve">faturamento</w:delText>
        </w:r>
      </w:del>
      <w:ins w:id="1735" w:author="Assessor GDSXSR" w:date="2026-10-31T19:45:16Z">
        <w:r>
          <w:rPr>
            <w:rFonts w:ascii="Arial" w:hAnsi="Arial" w:cs="Arial"/>
            <w:color w:val="808080"/>
            <w:sz w:val="28"/>
            <w:szCs w:val="28"/>
          </w:rPr>
          <w:t xml:space="preserve">obter</w:t>
        </w:r>
      </w:ins>
      <w:r>
        <w:rPr>
          <w:rFonts w:ascii="Arial" w:hAnsi="Arial" w:cs="Arial"/>
          <w:sz w:val="28"/>
          <w:szCs w:val="28"/>
        </w:rPr>
        <w:t xml:space="preserve"> </w:t>
      </w:r>
      <w:del w:id="1736" w:author="Assessor GDSXSR" w:date="2026-10-31T19:45:16Z">
        <w:r>
          <w:rPr>
            <w:rFonts w:ascii="Arial" w:hAnsi="Arial" w:cs="Arial"/>
            <w:sz w:val="28"/>
            <w:szCs w:val="28"/>
          </w:rPr>
          <w:delText xml:space="preserve">após</w:delText>
        </w:r>
      </w:del>
      <w:ins w:id="1737" w:author="Assessor GDSXSR" w:date="2026-10-31T19:45:16Z">
        <w:r>
          <w:rPr>
            <w:rFonts w:ascii="Arial" w:hAnsi="Arial" w:cs="Arial"/>
            <w:color w:val="808080"/>
            <w:sz w:val="28"/>
            <w:szCs w:val="28"/>
          </w:rPr>
          <w:t xml:space="preserve">resposta</w:t>
        </w:r>
      </w:ins>
      <w:r>
        <w:rPr>
          <w:rFonts w:ascii="Arial" w:hAnsi="Arial" w:cs="Arial"/>
          <w:sz w:val="28"/>
          <w:szCs w:val="28"/>
        </w:rPr>
        <w:t xml:space="preserve"> </w:t>
      </w:r>
      <w:del w:id="1738" w:author="Assessor GDSXSR" w:date="2026-10-31T19:45:16Z">
        <w:r>
          <w:rPr>
            <w:rFonts w:ascii="Arial" w:hAnsi="Arial" w:cs="Arial"/>
            <w:sz w:val="28"/>
            <w:szCs w:val="28"/>
          </w:rPr>
          <w:delText xml:space="preserve">a</w:delText>
        </w:r>
      </w:del>
      <w:ins w:id="1739" w:author="Assessor GDSXSR" w:date="2026-10-31T19:45:16Z">
        <w:r>
          <w:rPr>
            <w:rFonts w:ascii="Arial" w:hAnsi="Arial" w:cs="Arial"/>
            <w:color w:val="808080"/>
            <w:sz w:val="28"/>
            <w:szCs w:val="28"/>
          </w:rPr>
          <w:t xml:space="preserve">e</w:t>
        </w:r>
      </w:ins>
      <w:r>
        <w:rPr>
          <w:rFonts w:ascii="Arial" w:hAnsi="Arial" w:cs="Arial"/>
          <w:sz w:val="28"/>
          <w:szCs w:val="28"/>
        </w:rPr>
        <w:t xml:space="preserve"> </w:t>
      </w:r>
      <w:del w:id="1740" w:author="Assessor GDSXSR" w:date="2026-10-31T19:45:16Z">
        <w:r>
          <w:rPr>
            <w:rFonts w:ascii="Arial" w:hAnsi="Arial" w:cs="Arial"/>
            <w:sz w:val="28"/>
            <w:szCs w:val="28"/>
          </w:rPr>
          <w:delText xml:space="preserve">interrupção</w:delText>
        </w:r>
      </w:del>
      <w:ins w:id="1741" w:author="Assessor GDSXSR" w:date="2026-10-31T19:45:16Z">
        <w:r>
          <w:rPr>
            <w:rFonts w:ascii="Arial" w:hAnsi="Arial" w:cs="Arial"/>
            <w:color w:val="808080"/>
            <w:sz w:val="28"/>
            <w:szCs w:val="28"/>
          </w:rPr>
          <w:t xml:space="preserve">solucionar</w:t>
        </w:r>
      </w:ins>
      <w:r>
        <w:rPr>
          <w:rFonts w:ascii="Arial" w:hAnsi="Arial" w:cs="Arial"/>
          <w:sz w:val="28"/>
          <w:szCs w:val="28"/>
        </w:rPr>
        <w:t xml:space="preserve"> </w:t>
      </w:r>
      <w:del w:id="1742" w:author="Assessor GDSXSR" w:date="2026-10-31T19:45:16Z">
        <w:r>
          <w:rPr>
            <w:rFonts w:ascii="Arial" w:hAnsi="Arial" w:cs="Arial"/>
            <w:sz w:val="28"/>
            <w:szCs w:val="28"/>
          </w:rPr>
          <w:delText xml:space="preserve">da</w:delText>
        </w:r>
      </w:del>
      <w:ins w:id="1743" w:author="Assessor GDSXSR" w:date="2026-10-31T19:45:16Z">
        <w:r>
          <w:rPr>
            <w:rFonts w:ascii="Arial" w:hAnsi="Arial" w:cs="Arial"/>
            <w:color w:val="808080"/>
            <w:sz w:val="28"/>
            <w:szCs w:val="28"/>
          </w:rPr>
          <w:t xml:space="preserve">administrativamente</w:t>
        </w:r>
      </w:ins>
      <w:r>
        <w:rPr>
          <w:rFonts w:ascii="Arial" w:hAnsi="Arial" w:cs="Arial"/>
          <w:sz w:val="28"/>
          <w:szCs w:val="28"/>
        </w:rPr>
        <w:t xml:space="preserve"> </w:t>
      </w:r>
      <w:del w:id="1744" w:author="Assessor GDSXSR" w:date="2026-10-31T19:45:16Z">
        <w:r>
          <w:rPr>
            <w:rFonts w:ascii="Arial" w:hAnsi="Arial" w:cs="Arial"/>
            <w:sz w:val="28"/>
            <w:szCs w:val="28"/>
          </w:rPr>
          <w:delText xml:space="preserve">auditoria</w:delText>
        </w:r>
      </w:del>
      <w:ins w:id="1745" w:author="Assessor GDSXSR" w:date="2026-10-31T19:45:16Z">
        <w:r>
          <w:rPr>
            <w:rFonts w:ascii="Arial" w:hAnsi="Arial" w:cs="Arial"/>
            <w:color w:val="808080"/>
            <w:sz w:val="28"/>
            <w:szCs w:val="28"/>
          </w:rPr>
          <w:t xml:space="preserve">o</w:t>
        </w:r>
      </w:ins>
      <w:r>
        <w:rPr>
          <w:rFonts w:ascii="Arial" w:hAnsi="Arial" w:cs="Arial"/>
          <w:sz w:val="28"/>
          <w:szCs w:val="28"/>
        </w:rPr>
        <w:t xml:space="preserve"> </w:t>
      </w:r>
      <w:del w:id="1746" w:author="Assessor GDSXSR" w:date="2026-10-31T19:45:16Z">
        <w:r>
          <w:rPr>
            <w:rFonts w:ascii="Arial" w:hAnsi="Arial" w:cs="Arial"/>
            <w:sz w:val="28"/>
            <w:szCs w:val="28"/>
          </w:rPr>
          <w:delText xml:space="preserve">presencial</w:delText>
        </w:r>
      </w:del>
      <w:ins w:id="1747" w:author="Assessor GDSXSR" w:date="2026-10-31T19:45:16Z">
        <w:r>
          <w:rPr>
            <w:rFonts w:ascii="Arial" w:hAnsi="Arial" w:cs="Arial"/>
            <w:color w:val="808080"/>
            <w:sz w:val="28"/>
            <w:szCs w:val="28"/>
          </w:rPr>
          <w:t xml:space="preserve">inadimplemento</w:t>
        </w:r>
      </w:ins>
      <w:r>
        <w:rPr>
          <w:rFonts w:ascii="Arial" w:hAnsi="Arial" w:cs="Arial"/>
          <w:sz w:val="28"/>
          <w:szCs w:val="28"/>
        </w:rPr>
        <w:t xml:space="preserve">.</w:t>
      </w:r>
    </w:p>
    <w:p w:rsidRPr="001E400D" w:rsidR="001E400D" w:rsidP="001E400D" w:rsidRDefault="001E400D" w14:paraId="615A552B" w14:textId="77777777">
      <w:pPr>
        <w:spacing w:after="0" w:line="360" w:lineRule="auto"/>
        <w:ind w:firstLine="2268"/>
        <w:jc w:val="both"/>
        <w:rPr>
          <w:rFonts w:ascii="Arial" w:hAnsi="Arial" w:cs="Arial"/>
          <w:sz w:val="28"/>
          <w:szCs w:val="28"/>
        </w:rPr>
      </w:pPr>
    </w:p>
    <w:p w:rsidRPr="001E400D" w:rsidR="001E400D" w:rsidP="001E400D" w:rsidRDefault="001E400D" w14:paraId="61824290" w14:textId="471B9DFD">
      <w:pPr>
        <w:spacing w:after="0" w:line="360" w:lineRule="auto"/>
        <w:ind w:firstLine="2268"/>
        <w:jc w:val="both"/>
        <w:rPr>
          <w:del w:id="1753" w:author="Assessor GDSXSR" w:date="2026-10-31T19:45:16Z"/>
          <w:rFonts w:ascii="Arial" w:hAnsi="Arial" w:cs="Arial"/>
          <w:sz w:val="28"/>
          <w:szCs w:val="28"/>
        </w:rPr>
      </w:pPr>
      <w:del w:id="1750" w:author="Assessor GDSXSR" w:date="2026-10-31T19:45:16Z">
        <w:r w:rsidRPr="001E400D">
          <w:rPr>
            <w:rFonts w:ascii="Arial" w:hAnsi="Arial" w:cs="Arial"/>
            <w:sz w:val="28"/>
            <w:szCs w:val="28"/>
          </w:rPr>
          <w:delText xml:space="preserve">Os e-mails também indicam que a operadora concordou com o encaminhamento das contas por procedimento alternativo e solicitou o envio dos respectivos arquivos eletrônicos. Além disso, registram as tentativas dos hospitais de obter resposta e solucionar administrativamente o inadimplemento (ID </w:delText>
        </w:r>
      </w:del>
      <w:del w:id="1751" w:author="Assessor GDSXSR" w:date="2026-10-31T19:45:16Z">
        <w:r w:rsidRPr="005E3FDC" w:rsidR="005E3FDC">
          <w:rPr>
            <w:rFonts w:ascii="Arial" w:hAnsi="Arial" w:cs="Arial"/>
            <w:sz w:val="28"/>
            <w:szCs w:val="28"/>
          </w:rPr>
          <w:delText>88628009</w:delText>
        </w:r>
      </w:del>
      <w:del w:id="1752" w:author="Assessor GDSXSR" w:date="2026-10-31T19:45:16Z">
        <w:r w:rsidRPr="001E400D">
          <w:rPr>
            <w:rFonts w:ascii="Arial" w:hAnsi="Arial" w:cs="Arial"/>
            <w:sz w:val="28"/>
            <w:szCs w:val="28"/>
          </w:rPr>
          <w:delText>).</w:delText>
        </w:r>
      </w:del>
    </w:p>
    <w:p w:rsidRPr="001E400D" w:rsidR="001E400D" w:rsidP="001E400D" w:rsidRDefault="001E400D" w14:paraId="5D407663" w14:textId="77777777">
      <w:pPr>
        <w:spacing w:after="0" w:line="360" w:lineRule="auto"/>
        <w:ind w:firstLine="2268"/>
        <w:jc w:val="both"/>
        <w:rPr>
          <w:del w:id="1754" w:author="Assessor GDSXSR" w:date="2026-10-31T19:45:16Z"/>
          <w:rFonts w:ascii="Arial" w:hAnsi="Arial" w:cs="Arial"/>
          <w:sz w:val="28"/>
          <w:szCs w:val="28"/>
        </w:rPr>
      </w:pPr>
    </w:p>
    <w:p w:rsidRPr="001E400D" w:rsidR="001E400D" w:rsidP="001E400D" w:rsidRDefault="001E400D" w14:paraId="0D0A9945" w14:textId="77777777">
      <w:pPr>
        <w:spacing w:after="0" w:line="360" w:lineRule="auto"/>
        <w:ind w:firstLine="2268"/>
        <w:jc w:val="both"/>
        <w:rPr>
          <w:del w:id="1756" w:author="Assessor GDSXSR" w:date="2026-10-31T19:45:16Z"/>
          <w:rFonts w:ascii="Arial" w:hAnsi="Arial" w:cs="Arial"/>
          <w:sz w:val="28"/>
          <w:szCs w:val="28"/>
        </w:rPr>
      </w:pPr>
      <w:del w:id="1755" w:author="Assessor GDSXSR" w:date="2026-10-31T19:45:16Z">
        <w:r w:rsidRPr="001E400D">
          <w:rPr>
            <w:rFonts w:ascii="Arial" w:hAnsi="Arial" w:cs="Arial"/>
            <w:sz w:val="28"/>
            <w:szCs w:val="28"/>
          </w:rPr>
          <w:delText>As mensagens não comprovam, por si sós, o montante integral da condenação. Sua relevância decorre da capacidade de confirmar a dinâmica narrada pelos hospitais e de conectar os documentos de cobrança à execução do contrato.</w:delText>
        </w:r>
      </w:del>
    </w:p>
    <w:p w:rsidRPr="001E400D" w:rsidR="001E400D" w:rsidP="001E400D" w:rsidRDefault="001E400D" w14:paraId="6AA6B5B8" w14:textId="77777777">
      <w:pPr>
        <w:spacing w:after="0" w:line="360" w:lineRule="auto"/>
        <w:ind w:firstLine="2268"/>
        <w:jc w:val="both"/>
        <w:rPr>
          <w:del w:id="1757" w:author="Assessor GDSXSR" w:date="2026-10-31T19:45:16Z"/>
          <w:rFonts w:ascii="Arial" w:hAnsi="Arial" w:cs="Arial"/>
          <w:sz w:val="28"/>
          <w:szCs w:val="28"/>
        </w:rPr>
      </w:pPr>
    </w:p>
    <w:p w:rsidRPr="001E400D" w:rsidR="001E400D" w:rsidP="001E400D" w:rsidRDefault="001E400D" w14:paraId="189642E4" w14:textId="77777777">
      <w:pPr>
        <w:spacing w:after="0" w:line="360" w:lineRule="auto"/>
        <w:ind w:firstLine="2268"/>
        <w:jc w:val="both"/>
        <w:rPr>
          <w:del w:id="1759" w:author="Assessor GDSXSR" w:date="2026-10-31T19:45:16Z"/>
          <w:rFonts w:ascii="Arial" w:hAnsi="Arial" w:cs="Arial"/>
          <w:sz w:val="28"/>
          <w:szCs w:val="28"/>
        </w:rPr>
      </w:pPr>
      <w:del w:id="1758" w:author="Assessor GDSXSR" w:date="2026-10-31T19:45:16Z">
        <w:r w:rsidRPr="001E400D">
          <w:rPr>
            <w:rFonts w:ascii="Arial" w:hAnsi="Arial" w:cs="Arial"/>
            <w:sz w:val="28"/>
            <w:szCs w:val="28"/>
          </w:rPr>
          <w:delText>A correspondência eletrônica, portanto, não deve ser tratada como reconhecimento isolado de toda a dívida. Ela constitui elemento adicional e convergente, que reforça os contratos, as planilhas, as contas hospitalares e as notas fiscais apresentadas.</w:delText>
        </w:r>
      </w:del>
    </w:p>
    <w:p w:rsidRPr="001E400D" w:rsidR="001E400D" w:rsidP="001E400D" w:rsidRDefault="001E400D" w14:paraId="5790DFA5" w14:textId="77777777">
      <w:pPr>
        <w:spacing w:after="0" w:line="360" w:lineRule="auto"/>
        <w:ind w:firstLine="2268"/>
        <w:jc w:val="both"/>
        <w:rPr>
          <w:del w:id="1760" w:author="Assessor GDSXSR" w:date="2026-10-31T19:45:16Z"/>
          <w:rFonts w:ascii="Arial" w:hAnsi="Arial" w:cs="Arial"/>
          <w:sz w:val="28"/>
          <w:szCs w:val="28"/>
        </w:rPr>
      </w:pPr>
    </w:p>
    <w:p w:rsidRPr="001E400D" w:rsidR="001E400D" w:rsidP="001E400D" w:rsidRDefault="001E400D" w14:paraId="6BE0AD55" w14:textId="77777777">
      <w:pPr>
        <w:spacing w:after="0" w:line="360" w:lineRule="auto"/>
        <w:ind w:firstLine="2268"/>
        <w:jc w:val="both"/>
        <w:rPr>
          <w:rFonts w:ascii="Arial" w:hAnsi="Arial" w:cs="Arial"/>
          <w:sz w:val="28"/>
          <w:szCs w:val="28"/>
        </w:rPr>
      </w:pPr>
      <w:r>
        <w:rPr>
          <w:rFonts w:ascii="Arial" w:hAnsi="Arial" w:cs="Arial"/>
          <w:sz w:val="28"/>
          <w:szCs w:val="28"/>
        </w:rPr>
        <w:t xml:space="preserve">A ausência de impugnação específica do conteúdo das mensagens não as transforma em confissão</w:t>
      </w:r>
      <w:del w:id="1761" w:author="Assessor GDSXSR" w:date="2026-10-31T19:45:16Z">
        <w:r>
          <w:rPr>
            <w:rFonts w:ascii="Arial" w:hAnsi="Arial" w:cs="Arial"/>
            <w:sz w:val="28"/>
            <w:szCs w:val="28"/>
          </w:rPr>
          <w:delText xml:space="preserve"> nem lhes atribui, isoladamente, aptidão para comprovar o montante integral da cobrança</w:delText>
        </w:r>
      </w:del>
      <w:r>
        <w:rPr>
          <w:rFonts w:ascii="Arial" w:hAnsi="Arial" w:cs="Arial"/>
          <w:sz w:val="28"/>
          <w:szCs w:val="28"/>
        </w:rPr>
        <w:t xml:space="preserve">.</w:t>
      </w:r>
      <w:del w:id="1762" w:author="Assessor GDSXSR" w:date="2026-10-31T19:45:16Z">
        <w:r>
          <w:rPr>
            <w:rFonts w:ascii="Arial" w:hAnsi="Arial" w:cs="Arial"/>
            <w:sz w:val="28"/>
            <w:szCs w:val="28"/>
          </w:rPr>
          <w:delText xml:space="preserve"> A correspondência eletrônica deve ser valorada apenas como elemento contextual e de corroboração.</w:delText>
        </w:r>
      </w:del>
    </w:p>
    <w:p w:rsidRPr="001E400D" w:rsidR="001E400D" w:rsidP="001E400D" w:rsidRDefault="001E400D" w14:paraId="25668167" w14:textId="77777777">
      <w:pPr>
        <w:spacing w:after="0" w:line="360" w:lineRule="auto"/>
        <w:ind w:firstLine="2268"/>
        <w:jc w:val="both"/>
        <w:rPr>
          <w:rFonts w:ascii="Arial" w:hAnsi="Arial" w:cs="Arial"/>
          <w:sz w:val="28"/>
          <w:szCs w:val="28"/>
        </w:rPr>
      </w:pPr>
    </w:p>
    <w:p w:rsidR="001E400D" w:rsidP="001E400D" w:rsidRDefault="001E400D" w14:paraId="2D427EAA" w14:textId="687F1911">
      <w:pPr>
        <w:spacing w:after="0" w:line="360" w:lineRule="auto"/>
        <w:ind w:firstLine="2268"/>
        <w:jc w:val="both"/>
        <w:rPr>
          <w:rFonts w:ascii="Arial" w:hAnsi="Arial" w:cs="Arial"/>
          <w:sz w:val="28"/>
          <w:szCs w:val="28"/>
        </w:rPr>
      </w:pPr>
      <w:del w:id="1763" w:author="Assessor GDSXSR" w:date="2026-10-31T19:45:16Z">
        <w:r>
          <w:rPr>
            <w:rFonts w:ascii="Arial" w:hAnsi="Arial" w:cs="Arial"/>
            <w:sz w:val="28"/>
            <w:szCs w:val="28"/>
          </w:rPr>
          <w:delText xml:space="preserve">Desse</w:delText>
        </w:r>
      </w:del>
      <w:ins w:id="1764" w:author="Assessor GDSXSR" w:date="2026-10-31T19:45:16Z">
        <w:r>
          <w:rPr>
            <w:rFonts w:ascii="Arial" w:hAnsi="Arial" w:cs="Arial"/>
            <w:color w:val="808080"/>
            <w:sz w:val="28"/>
            <w:szCs w:val="28"/>
            <w:highlight w:val="yellow"/>
          </w:rPr>
          <w:t xml:space="preserve">De todo</w:t>
        </w:r>
      </w:ins>
      <w:r>
        <w:rPr>
          <w:rFonts w:ascii="Arial" w:hAnsi="Arial" w:cs="Arial"/>
          <w:sz w:val="28"/>
          <w:szCs w:val="28"/>
          <w:highlight w:val="yellow"/>
          <w:rPrChange w:id="1950" w:author="Assessor GDSXSR" w:date="2026-10-31T19:45:16Z">
            <w:rPr>
              <w:rFonts w:ascii="Arial" w:hAnsi="Arial" w:cs="Arial"/>
              <w:sz w:val="28"/>
              <w:szCs w:val="28"/>
            </w:rPr>
          </w:rPrChange>
        </w:rPr>
        <w:t xml:space="preserve"> modo, embora</w:t>
      </w:r>
      <w:ins w:id="1765" w:author="Assessor GDSXSR" w:date="2026-10-31T19:45:16Z">
        <w:r>
          <w:rPr>
            <w:rFonts w:ascii="Arial" w:hAnsi="Arial" w:cs="Arial"/>
            <w:color w:val="808080"/>
            <w:sz w:val="28"/>
            <w:szCs w:val="28"/>
            <w:highlight w:val="yellow"/>
          </w:rPr>
          <w:t xml:space="preserve"> não confirmem integralmente o débito,</w:t>
        </w:r>
      </w:ins>
      <w:r>
        <w:rPr>
          <w:rFonts w:ascii="Arial" w:hAnsi="Arial" w:cs="Arial"/>
          <w:sz w:val="28"/>
          <w:szCs w:val="28"/>
          <w:highlight w:val="yellow"/>
          <w:rPrChange w:id="1951" w:author="Assessor GDSXSR" w:date="2026-10-31T19:45:16Z">
            <w:rPr>
              <w:rFonts w:ascii="Arial" w:hAnsi="Arial" w:cs="Arial"/>
              <w:sz w:val="28"/>
              <w:szCs w:val="28"/>
            </w:rPr>
          </w:rPrChange>
        </w:rPr>
        <w:t xml:space="preserve"> os e-mails </w:t>
      </w:r>
      <w:del w:id="1766" w:author="Assessor GDSXSR" w:date="2026-10-31T19:45:16Z">
        <w:r>
          <w:rPr>
            <w:rFonts w:ascii="Arial" w:hAnsi="Arial" w:cs="Arial"/>
            <w:sz w:val="28"/>
            <w:szCs w:val="28"/>
          </w:rPr>
          <w:delText xml:space="preserve">não configurem confissão integral do débito, permanecem relevantes para demonstrar</w:delText>
        </w:r>
      </w:del>
      <w:ins w:id="1767" w:author="Assessor GDSXSR" w:date="2026-10-31T19:45:16Z">
        <w:r>
          <w:rPr>
            <w:rFonts w:ascii="Arial" w:hAnsi="Arial" w:cs="Arial"/>
            <w:color w:val="808080"/>
            <w:sz w:val="28"/>
            <w:szCs w:val="28"/>
            <w:highlight w:val="yellow"/>
          </w:rPr>
          <w:t xml:space="preserve">corroboram</w:t>
        </w:r>
      </w:ins>
      <w:r>
        <w:rPr>
          <w:rFonts w:ascii="Arial" w:hAnsi="Arial" w:cs="Arial"/>
          <w:sz w:val="28"/>
          <w:szCs w:val="28"/>
          <w:highlight w:val="yellow"/>
          <w:rPrChange w:id="1952" w:author="Assessor GDSXSR" w:date="2026-10-31T19:45:16Z">
            <w:rPr>
              <w:rFonts w:ascii="Arial" w:hAnsi="Arial" w:cs="Arial"/>
              <w:sz w:val="28"/>
              <w:szCs w:val="28"/>
            </w:rPr>
          </w:rPrChange>
        </w:rPr>
        <w:t xml:space="preserve"> a dinâmica de apresentação das contas, a interrupção da auditoria presencial</w:t>
      </w:r>
      <w:del w:id="1768" w:author="Assessor GDSXSR" w:date="2026-10-31T19:45:16Z">
        <w:r>
          <w:rPr>
            <w:rFonts w:ascii="Arial" w:hAnsi="Arial" w:cs="Arial"/>
            <w:sz w:val="28"/>
            <w:szCs w:val="28"/>
          </w:rPr>
          <w:delText xml:space="preserve">, a autorização de procedimento alternativo de </w:delText>
        </w:r>
        <w:r>
          <w:rPr>
            <w:rFonts w:ascii="Arial" w:hAnsi="Arial" w:cs="Arial"/>
            <w:sz w:val="28"/>
            <w:szCs w:val="28"/>
          </w:rPr>
          <w:delText xml:space="preserve">remessa</w:delText>
        </w:r>
      </w:del>
      <w:r>
        <w:rPr>
          <w:rFonts w:ascii="Arial" w:hAnsi="Arial" w:cs="Arial"/>
          <w:sz w:val="28"/>
          <w:szCs w:val="28"/>
          <w:highlight w:val="yellow"/>
          <w:rPrChange w:id="1953" w:author="Assessor GDSXSR" w:date="2026-10-31T19:45:16Z">
            <w:rPr>
              <w:rFonts w:ascii="Arial" w:hAnsi="Arial" w:cs="Arial"/>
              <w:sz w:val="28"/>
              <w:szCs w:val="28"/>
            </w:rPr>
          </w:rPrChange>
        </w:rPr>
        <w:t xml:space="preserve"> e as tentativas </w:t>
      </w:r>
      <w:del w:id="1769" w:author="Assessor GDSXSR" w:date="2026-10-31T19:45:16Z">
        <w:r>
          <w:rPr>
            <w:rFonts w:ascii="Arial" w:hAnsi="Arial" w:cs="Arial"/>
            <w:sz w:val="28"/>
            <w:szCs w:val="28"/>
          </w:rPr>
          <w:delText xml:space="preserve">administrativas </w:delText>
        </w:r>
      </w:del>
      <w:r>
        <w:rPr>
          <w:rFonts w:ascii="Arial" w:hAnsi="Arial" w:cs="Arial"/>
          <w:sz w:val="28"/>
          <w:szCs w:val="28"/>
          <w:highlight w:val="yellow"/>
          <w:rPrChange w:id="1954" w:author="Assessor GDSXSR" w:date="2026-10-31T19:45:16Z">
            <w:rPr>
              <w:rFonts w:ascii="Arial" w:hAnsi="Arial" w:cs="Arial"/>
              <w:sz w:val="28"/>
              <w:szCs w:val="28"/>
            </w:rPr>
          </w:rPrChange>
        </w:rPr>
        <w:t xml:space="preserve">de recebimento.</w:t>
      </w:r>
      <w:del w:id="1770" w:author="Assessor GDSXSR" w:date="2026-10-31T19:45:16Z">
        <w:r>
          <w:rPr>
            <w:rFonts w:ascii="Arial" w:hAnsi="Arial" w:cs="Arial"/>
            <w:sz w:val="28"/>
            <w:szCs w:val="28"/>
          </w:rPr>
          <w:delText xml:space="preserve"> Esse esclarecimento quanto à força probatória das mensagens não modifica o resultado do julgamento.</w:delText>
        </w:r>
      </w:del>
    </w:p>
    <w:p w:rsidR="006F04C5" w:rsidP="001E400D" w:rsidRDefault="006F04C5" w14:paraId="5EA31771" w14:textId="77777777">
      <w:pPr>
        <w:spacing w:after="0" w:line="360" w:lineRule="auto"/>
        <w:ind w:firstLine="2268"/>
        <w:jc w:val="both"/>
        <w:rPr>
          <w:rFonts w:ascii="Arial" w:hAnsi="Arial" w:cs="Arial"/>
          <w:sz w:val="28"/>
          <w:szCs w:val="28"/>
        </w:rPr>
      </w:pPr>
    </w:p>
    <w:p w:rsidR="006F04C5" w:rsidP="006F04C5" w:rsidRDefault="006F04C5" w14:paraId="7FC3698E" w14:textId="77777777">
      <w:pPr>
        <w:spacing w:after="0" w:line="360" w:lineRule="auto"/>
        <w:ind w:firstLine="2268"/>
        <w:jc w:val="both"/>
        <w:rPr>
          <w:del w:id="1773" w:author="Assessor GDSXSR" w:date="2026-10-31T19:45:16Z"/>
          <w:rFonts w:ascii="Arial" w:hAnsi="Arial" w:cs="Arial"/>
          <w:color w:val="000000" w:themeColor="text1"/>
          <w:sz w:val="28"/>
          <w:szCs w:val="28"/>
          <w:u w:val="single"/>
        </w:rPr>
      </w:pPr>
      <w:del w:id="1771" w:author="Assessor GDSXSR" w:date="2026-10-31T19:45:16Z">
        <w:r w:rsidRPr="007E1C8C">
          <w:rPr>
            <w:rFonts w:ascii="Arial" w:hAnsi="Arial" w:cs="Arial"/>
            <w:color w:val="000000" w:themeColor="text1"/>
            <w:sz w:val="28"/>
            <w:szCs w:val="28"/>
            <w:u w:val="single"/>
          </w:rPr>
          <w:delText>Assim, nego provimento ao apelo nesse ponto</w:delText>
        </w:r>
      </w:del>
      <w:del w:id="1772" w:author="Assessor GDSXSR" w:date="2026-10-31T19:45:16Z">
        <w:r>
          <w:rPr>
            <w:rFonts w:ascii="Arial" w:hAnsi="Arial" w:cs="Arial"/>
            <w:color w:val="000000" w:themeColor="text1"/>
            <w:sz w:val="28"/>
            <w:szCs w:val="28"/>
            <w:u w:val="single"/>
          </w:rPr>
          <w:delText>.</w:delText>
        </w:r>
      </w:del>
    </w:p>
    <w:p w:rsidR="001E400D" w:rsidP="003C0A64" w:rsidRDefault="001E400D" w14:paraId="28048A38" w14:textId="77777777">
      <w:pPr>
        <w:spacing w:after="0" w:line="360" w:lineRule="auto"/>
        <w:ind w:firstLine="2268"/>
        <w:jc w:val="both"/>
        <w:rPr>
          <w:del w:id="1774" w:author="Assessor GDSXSR" w:date="2026-10-31T19:45:16Z"/>
          <w:rFonts w:ascii="Arial" w:hAnsi="Arial" w:cs="Arial"/>
          <w:sz w:val="28"/>
          <w:szCs w:val="28"/>
        </w:rPr>
      </w:pPr>
    </w:p>
    <w:p w:rsidR="005E3FDC" w:rsidP="005E3FDC" w:rsidRDefault="005E3FDC" w14:paraId="5DE4CD49" w14:textId="7E521006">
      <w:pPr>
        <w:spacing w:after="0" w:line="360" w:lineRule="auto"/>
        <w:jc w:val="center"/>
        <w:rPr>
          <w:del w:id="1777" w:author="Assessor GDSXSR" w:date="2026-10-31T19:45:16Z"/>
          <w:rFonts w:ascii="Arial" w:hAnsi="Arial" w:cs="Arial"/>
          <w:sz w:val="28"/>
          <w:szCs w:val="28"/>
        </w:rPr>
      </w:pPr>
      <w:del w:id="1775" w:author="Assessor GDSXSR" w:date="2026-10-31T19:45:16Z">
        <w:r w:rsidRPr="005B26EB">
          <w:rPr>
            <w:rFonts w:ascii="Arial" w:hAnsi="Arial" w:cs="Arial"/>
            <w:sz w:val="28"/>
            <w:szCs w:val="28"/>
          </w:rPr>
          <w:delText xml:space="preserve">DA </w:delText>
        </w:r>
      </w:del>
      <w:del w:id="1776" w:author="Assessor GDSXSR" w:date="2026-10-31T19:45:16Z">
        <w:r w:rsidR="005B26EB">
          <w:rPr>
            <w:rFonts w:ascii="Arial" w:hAnsi="Arial" w:cs="Arial"/>
            <w:sz w:val="28"/>
            <w:szCs w:val="28"/>
          </w:rPr>
          <w:delText>CORRETA DEMONSTRAÇÃO DA ORIGEM E EXIGIBILIDADE DA OBRIGAÇÃO</w:delText>
        </w:r>
      </w:del>
    </w:p>
    <w:p w:rsidR="001E400D" w:rsidP="003C0A64" w:rsidRDefault="001E400D" w14:paraId="73A96236" w14:textId="77777777">
      <w:pPr>
        <w:spacing w:after="0" w:line="360" w:lineRule="auto"/>
        <w:ind w:firstLine="2268"/>
        <w:jc w:val="both"/>
        <w:rPr>
          <w:del w:id="1778" w:author="Assessor GDSXSR" w:date="2026-10-31T19:45:16Z"/>
          <w:rFonts w:ascii="Arial" w:hAnsi="Arial" w:cs="Arial"/>
          <w:sz w:val="28"/>
          <w:szCs w:val="28"/>
        </w:rPr>
      </w:pPr>
    </w:p>
    <w:p w:rsidR="005E3FDC" w:rsidP="003C0A64" w:rsidRDefault="005E3FDC" w14:paraId="4E3B6FB0" w14:textId="2197DF7B">
      <w:pPr>
        <w:spacing w:after="0" w:line="360" w:lineRule="auto"/>
        <w:ind w:firstLine="2268"/>
        <w:jc w:val="both"/>
        <w:rPr>
          <w:del w:id="1784" w:author="Assessor GDSXSR" w:date="2026-10-31T19:45:16Z"/>
          <w:rFonts w:ascii="Arial" w:hAnsi="Arial" w:cs="Arial"/>
          <w:sz w:val="28"/>
          <w:szCs w:val="28"/>
        </w:rPr>
      </w:pPr>
      <w:del w:id="1779" w:author="Assessor GDSXSR" w:date="2026-10-31T19:45:16Z">
        <w:r>
          <w:rPr>
            <w:rFonts w:ascii="Arial" w:hAnsi="Arial" w:cs="Arial"/>
            <w:sz w:val="28"/>
            <w:szCs w:val="28"/>
          </w:rPr>
          <w:delText xml:space="preserve">A apelante alega que </w:delText>
        </w:r>
      </w:del>
      <w:del w:id="1780" w:author="Assessor GDSXSR" w:date="2026-10-31T19:45:16Z">
        <w:r w:rsidRPr="008D583B">
          <w:rPr>
            <w:rFonts w:ascii="Arial" w:hAnsi="Arial" w:cs="Arial"/>
            <w:sz w:val="28"/>
            <w:szCs w:val="28"/>
          </w:rPr>
          <w:delText>as notas fiscais, desacompanhadas de prova externa da prestação e aceitação dos serviços, não demonstram a origem, a liquidez e a exigibilidade da obrigação</w:delText>
        </w:r>
      </w:del>
      <w:del w:id="1781" w:author="Assessor GDSXSR" w:date="2026-10-31T19:45:16Z">
        <w:r>
          <w:rPr>
            <w:rFonts w:ascii="Arial" w:hAnsi="Arial" w:cs="Arial"/>
            <w:sz w:val="28"/>
            <w:szCs w:val="28"/>
          </w:rPr>
          <w:delText>.</w:delText>
        </w:r>
      </w:del>
      <w:del w:id="1782" w:author="Assessor GDSXSR" w:date="2026-10-31T19:45:16Z">
        <w:r w:rsidRPr="005E3FDC">
          <w:delText xml:space="preserve"> </w:delText>
        </w:r>
      </w:del>
      <w:del w:id="1783" w:author="Assessor GDSXSR" w:date="2026-10-31T19:45:16Z">
        <w:r w:rsidRPr="005E3FDC">
          <w:rPr>
            <w:rFonts w:ascii="Arial" w:hAnsi="Arial" w:cs="Arial"/>
            <w:sz w:val="28"/>
            <w:szCs w:val="28"/>
          </w:rPr>
          <w:delText>Destaca a expressividade do valor e afirma que não seria possível verificar a formação do débito.</w:delText>
        </w:r>
      </w:del>
    </w:p>
    <w:p w:rsidR="005E3FDC" w:rsidP="003C0A64" w:rsidRDefault="005E3FDC" w14:paraId="731FD3C5" w14:textId="77777777">
      <w:pPr>
        <w:spacing w:after="0" w:line="360" w:lineRule="auto"/>
        <w:ind w:firstLine="2268"/>
        <w:jc w:val="both"/>
        <w:rPr>
          <w:del w:id="1785" w:author="Assessor GDSXSR" w:date="2026-10-31T19:45:16Z"/>
          <w:rFonts w:ascii="Arial" w:hAnsi="Arial" w:cs="Arial"/>
          <w:sz w:val="28"/>
          <w:szCs w:val="28"/>
        </w:rPr>
      </w:pPr>
    </w:p>
    <w:p w:rsidR="005E3FDC" w:rsidP="003C0A64" w:rsidRDefault="005E3FDC" w14:paraId="16A5EFC5" w14:textId="2A0CC147">
      <w:pPr>
        <w:spacing w:after="0" w:line="360" w:lineRule="auto"/>
        <w:ind w:firstLine="2268"/>
        <w:jc w:val="both"/>
        <w:rPr>
          <w:del w:id="1787" w:author="Assessor GDSXSR" w:date="2026-10-31T19:45:16Z"/>
          <w:rFonts w:ascii="Arial" w:hAnsi="Arial" w:cs="Arial"/>
          <w:sz w:val="28"/>
          <w:szCs w:val="28"/>
        </w:rPr>
      </w:pPr>
      <w:del w:id="1786" w:author="Assessor GDSXSR" w:date="2026-10-31T19:45:16Z">
        <w:r>
          <w:rPr>
            <w:rFonts w:ascii="Arial" w:hAnsi="Arial" w:cs="Arial"/>
            <w:sz w:val="28"/>
            <w:szCs w:val="28"/>
          </w:rPr>
          <w:delText>Sem razão a apelante.</w:delText>
        </w:r>
      </w:del>
    </w:p>
    <w:p w:rsidR="005E3FDC" w:rsidP="003C0A64" w:rsidRDefault="005E3FDC" w14:paraId="58AE5935" w14:textId="77777777">
      <w:pPr>
        <w:spacing w:after="0" w:line="360" w:lineRule="auto"/>
        <w:ind w:firstLine="2268"/>
        <w:jc w:val="both"/>
        <w:rPr>
          <w:del w:id="1788" w:author="Assessor GDSXSR" w:date="2026-10-31T19:45:16Z"/>
          <w:rFonts w:ascii="Arial" w:hAnsi="Arial" w:cs="Arial"/>
          <w:sz w:val="28"/>
          <w:szCs w:val="28"/>
        </w:rPr>
      </w:pPr>
    </w:p>
    <w:p w:rsidRPr="005E3FDC" w:rsidR="005E3FDC" w:rsidP="005E3FDC" w:rsidRDefault="005E3FDC" w14:paraId="02A4C32A" w14:textId="77777777">
      <w:pPr>
        <w:spacing w:after="0" w:line="360" w:lineRule="auto"/>
        <w:ind w:firstLine="2268"/>
        <w:jc w:val="both"/>
        <w:rPr>
          <w:rFonts w:ascii="Arial" w:hAnsi="Arial" w:cs="Arial"/>
          <w:sz w:val="28"/>
          <w:szCs w:val="28"/>
        </w:rPr>
      </w:pPr>
      <w:del w:id="1789" w:author="Assessor GDSXSR" w:date="2026-10-31T19:45:16Z">
        <w:r>
          <w:rPr>
            <w:rFonts w:ascii="Arial" w:hAnsi="Arial" w:cs="Arial"/>
            <w:sz w:val="28"/>
            <w:szCs w:val="28"/>
          </w:rPr>
          <w:delText xml:space="preserve">O</w:delText>
        </w:r>
      </w:del>
      <w:ins w:id="1790" w:author="Assessor GDSXSR" w:date="2026-10-31T19:45:16Z">
        <w:r>
          <w:rPr>
            <w:rFonts w:ascii="Arial" w:hAnsi="Arial" w:cs="Arial"/>
            <w:color w:val="808080"/>
            <w:sz w:val="28"/>
            <w:szCs w:val="28"/>
          </w:rPr>
          <w:t xml:space="preserve">Quanto</w:t>
        </w:r>
      </w:ins>
      <w:r>
        <w:rPr>
          <w:rFonts w:ascii="Arial" w:hAnsi="Arial" w:cs="Arial"/>
          <w:sz w:val="28"/>
          <w:szCs w:val="28"/>
        </w:rPr>
        <w:t xml:space="preserve"> </w:t>
      </w:r>
      <w:del w:id="1791" w:author="Assessor GDSXSR" w:date="2026-10-31T19:45:16Z">
        <w:r>
          <w:rPr>
            <w:rFonts w:ascii="Arial" w:hAnsi="Arial" w:cs="Arial"/>
            <w:sz w:val="28"/>
            <w:szCs w:val="28"/>
          </w:rPr>
          <w:delText xml:space="preserve">montante</w:delText>
        </w:r>
      </w:del>
      <w:ins w:id="1792" w:author="Assessor GDSXSR" w:date="2026-10-31T19:45:16Z">
        <w:r>
          <w:rPr>
            <w:rFonts w:ascii="Arial" w:hAnsi="Arial" w:cs="Arial"/>
            <w:color w:val="808080"/>
            <w:sz w:val="28"/>
            <w:szCs w:val="28"/>
          </w:rPr>
          <w:t xml:space="preserve">à alegada inconsistência do débito, o</w:t>
        </w:r>
      </w:ins>
      <w:r>
        <w:rPr>
          <w:rFonts w:ascii="Arial" w:hAnsi="Arial" w:cs="Arial"/>
          <w:sz w:val="28"/>
          <w:szCs w:val="28"/>
        </w:rPr>
        <w:t xml:space="preserve"> elevado</w:t>
      </w:r>
      <w:ins w:id="1793" w:author="Assessor GDSXSR" w:date="2026-10-31T19:45:16Z">
        <w:r>
          <w:rPr>
            <w:rFonts w:ascii="Arial" w:hAnsi="Arial" w:cs="Arial"/>
            <w:color w:val="808080"/>
            <w:sz w:val="28"/>
            <w:szCs w:val="28"/>
          </w:rPr>
          <w:t xml:space="preserve"> valor</w:t>
        </w:r>
      </w:ins>
      <w:r>
        <w:rPr>
          <w:rFonts w:ascii="Arial" w:hAnsi="Arial" w:cs="Arial"/>
          <w:sz w:val="28"/>
          <w:szCs w:val="28"/>
        </w:rPr>
        <w:t xml:space="preserve"> da cobrança exige exame cuidadoso, mas não </w:t>
      </w:r>
      <w:del w:id="1794" w:author="Assessor GDSXSR" w:date="2026-10-31T19:45:16Z">
        <w:r>
          <w:rPr>
            <w:rFonts w:ascii="Arial" w:hAnsi="Arial" w:cs="Arial"/>
            <w:sz w:val="28"/>
            <w:szCs w:val="28"/>
          </w:rPr>
          <w:delText xml:space="preserve">modifica</w:delText>
        </w:r>
      </w:del>
      <w:ins w:id="1795" w:author="Assessor GDSXSR" w:date="2026-10-31T19:45:16Z">
        <w:r>
          <w:rPr>
            <w:rFonts w:ascii="Arial" w:hAnsi="Arial" w:cs="Arial"/>
            <w:color w:val="808080"/>
            <w:sz w:val="28"/>
            <w:szCs w:val="28"/>
          </w:rPr>
          <w:t xml:space="preserve">altera</w:t>
        </w:r>
      </w:ins>
      <w:r>
        <w:rPr>
          <w:rFonts w:ascii="Arial" w:hAnsi="Arial" w:cs="Arial"/>
          <w:sz w:val="28"/>
          <w:szCs w:val="28"/>
        </w:rPr>
        <w:t xml:space="preserve"> o critério de valoração da prova.</w:t>
      </w:r>
      <w:del w:id="1796" w:author="Assessor GDSXSR" w:date="2026-10-31T19:45:16Z">
        <w:r>
          <w:rPr>
            <w:rFonts w:ascii="Arial" w:hAnsi="Arial" w:cs="Arial"/>
            <w:sz w:val="28"/>
            <w:szCs w:val="28"/>
          </w:rPr>
          <w:delText xml:space="preserve"> A procedência do pedido depende da demonstração da origem e da composição da obrigação, independentemente de seu valor.</w:delText>
        </w:r>
      </w:del>
    </w:p>
    <w:p w:rsidRPr="005E3FDC" w:rsidR="005E3FDC" w:rsidP="005E3FDC" w:rsidRDefault="005E3FDC" w14:paraId="05DFCF98" w14:textId="77777777">
      <w:pPr>
        <w:spacing w:after="0" w:line="360" w:lineRule="auto"/>
        <w:ind w:firstLine="2268"/>
        <w:jc w:val="both"/>
        <w:rPr>
          <w:rFonts w:ascii="Arial" w:hAnsi="Arial" w:cs="Arial"/>
          <w:sz w:val="28"/>
          <w:szCs w:val="28"/>
        </w:rPr>
      </w:pPr>
    </w:p>
    <w:p w:rsidRPr="005E3FDC" w:rsidR="005E3FDC" w:rsidP="005E3FDC" w:rsidRDefault="005E3FDC" w14:paraId="762BA993" w14:textId="77777777">
      <w:pPr>
        <w:spacing w:after="0" w:line="360" w:lineRule="auto"/>
        <w:ind w:firstLine="2268"/>
        <w:jc w:val="both"/>
        <w:rPr>
          <w:rFonts w:ascii="Arial" w:hAnsi="Arial" w:cs="Arial"/>
          <w:sz w:val="28"/>
          <w:szCs w:val="28"/>
        </w:rPr>
      </w:pPr>
      <w:r>
        <w:rPr>
          <w:rFonts w:ascii="Arial" w:hAnsi="Arial" w:cs="Arial"/>
          <w:sz w:val="28"/>
          <w:szCs w:val="28"/>
        </w:rPr>
        <w:t xml:space="preserve">No caso, </w:t>
      </w:r>
      <w:del w:id="1797" w:author="Assessor GDSXSR" w:date="2026-10-31T19:45:16Z">
        <w:r>
          <w:rPr>
            <w:rFonts w:ascii="Arial" w:hAnsi="Arial" w:cs="Arial"/>
            <w:sz w:val="28"/>
            <w:szCs w:val="28"/>
          </w:rPr>
          <w:delText xml:space="preserve">a</w:delText>
        </w:r>
      </w:del>
      <w:ins w:id="1798" w:author="Assessor GDSXSR" w:date="2026-10-31T19:45:16Z">
        <w:r>
          <w:rPr>
            <w:rFonts w:ascii="Arial" w:hAnsi="Arial" w:cs="Arial"/>
            <w:color w:val="808080"/>
            <w:sz w:val="28"/>
            <w:szCs w:val="28"/>
          </w:rPr>
          <w:t xml:space="preserve">o</w:t>
        </w:r>
      </w:ins>
      <w:r>
        <w:rPr>
          <w:rFonts w:ascii="Arial" w:hAnsi="Arial" w:cs="Arial"/>
          <w:sz w:val="28"/>
          <w:szCs w:val="28"/>
        </w:rPr>
        <w:t xml:space="preserve"> </w:t>
      </w:r>
      <w:del w:id="1799" w:author="Assessor GDSXSR" w:date="2026-10-31T19:45:16Z">
        <w:r>
          <w:rPr>
            <w:rFonts w:ascii="Arial" w:hAnsi="Arial" w:cs="Arial"/>
            <w:sz w:val="28"/>
            <w:szCs w:val="28"/>
          </w:rPr>
          <w:delText xml:space="preserve">quantia</w:delText>
        </w:r>
      </w:del>
      <w:ins w:id="1800" w:author="Assessor GDSXSR" w:date="2026-10-31T19:45:16Z">
        <w:r>
          <w:rPr>
            <w:rFonts w:ascii="Arial" w:hAnsi="Arial" w:cs="Arial"/>
            <w:color w:val="808080"/>
            <w:sz w:val="28"/>
            <w:szCs w:val="28"/>
          </w:rPr>
          <w:t xml:space="preserve">valor</w:t>
        </w:r>
      </w:ins>
      <w:r>
        <w:rPr>
          <w:rFonts w:ascii="Arial" w:hAnsi="Arial" w:cs="Arial"/>
          <w:sz w:val="28"/>
          <w:szCs w:val="28"/>
        </w:rPr>
        <w:t xml:space="preserve"> </w:t>
      </w:r>
      <w:del w:id="1801" w:author="Assessor GDSXSR" w:date="2026-10-31T19:45:16Z">
        <w:r>
          <w:rPr>
            <w:rFonts w:ascii="Arial" w:hAnsi="Arial" w:cs="Arial"/>
            <w:sz w:val="28"/>
            <w:szCs w:val="28"/>
          </w:rPr>
          <w:delText xml:space="preserve">cobrada</w:delText>
        </w:r>
      </w:del>
      <w:ins w:id="1802" w:author="Assessor GDSXSR" w:date="2026-10-31T19:45:16Z">
        <w:r>
          <w:rPr>
            <w:rFonts w:ascii="Arial" w:hAnsi="Arial" w:cs="Arial"/>
            <w:color w:val="808080"/>
            <w:sz w:val="28"/>
            <w:szCs w:val="28"/>
          </w:rPr>
          <w:t xml:space="preserve">global</w:t>
        </w:r>
      </w:ins>
      <w:r>
        <w:rPr>
          <w:rFonts w:ascii="Arial" w:hAnsi="Arial" w:cs="Arial"/>
          <w:sz w:val="28"/>
          <w:szCs w:val="28"/>
        </w:rPr>
        <w:t xml:space="preserve"> decorre de numerosos atendimentos prestados </w:t>
      </w:r>
      <w:del w:id="1803" w:author="Assessor GDSXSR" w:date="2026-10-31T19:45:16Z">
        <w:r>
          <w:rPr>
            <w:rFonts w:ascii="Arial" w:hAnsi="Arial" w:cs="Arial"/>
            <w:sz w:val="28"/>
            <w:szCs w:val="28"/>
          </w:rPr>
          <w:delText xml:space="preserve">durante a</w:delText>
        </w:r>
      </w:del>
      <w:ins w:id="1804" w:author="Assessor GDSXSR" w:date="2026-10-31T19:45:16Z">
        <w:r>
          <w:rPr>
            <w:rFonts w:ascii="Arial" w:hAnsi="Arial" w:cs="Arial"/>
            <w:color w:val="808080"/>
            <w:sz w:val="28"/>
            <w:szCs w:val="28"/>
          </w:rPr>
          <w:t xml:space="preserve">na</w:t>
        </w:r>
      </w:ins>
      <w:r>
        <w:rPr>
          <w:rFonts w:ascii="Arial" w:hAnsi="Arial" w:cs="Arial"/>
          <w:sz w:val="28"/>
          <w:szCs w:val="28"/>
        </w:rPr>
        <w:t xml:space="preserve"> execução continuada dos contratos</w:t>
      </w:r>
      <w:del w:id="1805" w:author="Assessor GDSXSR" w:date="2026-10-31T19:45:16Z">
        <w:r>
          <w:rPr>
            <w:rFonts w:ascii="Arial" w:hAnsi="Arial" w:cs="Arial"/>
            <w:sz w:val="28"/>
            <w:szCs w:val="28"/>
          </w:rPr>
          <w:delText xml:space="preserve">.</w:delText>
        </w:r>
      </w:del>
      <w:r>
        <w:rPr>
          <w:rFonts w:ascii="Arial" w:hAnsi="Arial" w:cs="Arial"/>
          <w:sz w:val="28"/>
          <w:szCs w:val="28"/>
        </w:rPr>
        <w:t xml:space="preserve"> </w:t>
      </w:r>
      <w:del w:id="1806" w:author="Assessor GDSXSR" w:date="2026-10-31T19:45:16Z">
        <w:r>
          <w:rPr>
            <w:rFonts w:ascii="Arial" w:hAnsi="Arial" w:cs="Arial"/>
            <w:sz w:val="28"/>
            <w:szCs w:val="28"/>
          </w:rPr>
          <w:delText xml:space="preserve">O valor global</w:delText>
        </w:r>
      </w:del>
      <w:ins w:id="1807" w:author="Assessor GDSXSR" w:date="2026-10-31T19:45:16Z">
        <w:r>
          <w:rPr>
            <w:rFonts w:ascii="Arial" w:hAnsi="Arial" w:cs="Arial"/>
            <w:color w:val="808080"/>
            <w:sz w:val="28"/>
            <w:szCs w:val="28"/>
          </w:rPr>
          <w:t xml:space="preserve">e</w:t>
        </w:r>
      </w:ins>
      <w:r>
        <w:rPr>
          <w:rFonts w:ascii="Arial" w:hAnsi="Arial" w:cs="Arial"/>
          <w:sz w:val="28"/>
          <w:szCs w:val="28"/>
        </w:rPr>
        <w:t xml:space="preserve"> é formado pela reunião das contas e notas fiscais relacionadas na documentação juntada </w:t>
      </w:r>
      <w:del w:id="1808" w:author="Assessor GDSXSR" w:date="2026-10-31T19:45:16Z">
        <w:r>
          <w:rPr>
            <w:rFonts w:ascii="Arial" w:hAnsi="Arial" w:cs="Arial"/>
            <w:sz w:val="28"/>
            <w:szCs w:val="28"/>
          </w:rPr>
          <w:delText xml:space="preserve">pelos</w:delText>
        </w:r>
      </w:del>
      <w:ins w:id="1809" w:author="Assessor GDSXSR" w:date="2026-10-31T19:45:16Z">
        <w:r>
          <w:rPr>
            <w:rFonts w:ascii="Arial" w:hAnsi="Arial" w:cs="Arial"/>
            <w:color w:val="808080"/>
            <w:sz w:val="28"/>
            <w:szCs w:val="28"/>
          </w:rPr>
          <w:t xml:space="preserve">(ID</w:t>
        </w:r>
      </w:ins>
      <w:r>
        <w:rPr>
          <w:rFonts w:ascii="Arial" w:hAnsi="Arial" w:cs="Arial"/>
          <w:sz w:val="28"/>
          <w:szCs w:val="28"/>
        </w:rPr>
        <w:t xml:space="preserve"> </w:t>
      </w:r>
      <w:del w:id="1810" w:author="Assessor GDSXSR" w:date="2026-10-31T19:45:16Z">
        <w:r>
          <w:rPr>
            <w:rFonts w:ascii="Arial" w:hAnsi="Arial" w:cs="Arial"/>
            <w:sz w:val="28"/>
            <w:szCs w:val="28"/>
          </w:rPr>
          <w:delText xml:space="preserve">hospitais</w:delText>
        </w:r>
      </w:del>
      <w:ins w:id="1811" w:author="Assessor GDSXSR" w:date="2026-10-31T19:45:16Z">
        <w:r>
          <w:rPr>
            <w:rFonts w:ascii="Arial" w:hAnsi="Arial" w:cs="Arial"/>
            <w:color w:val="808080"/>
            <w:sz w:val="28"/>
            <w:szCs w:val="28"/>
          </w:rPr>
          <w:t xml:space="preserve">88627008)</w:t>
        </w:r>
      </w:ins>
      <w:r>
        <w:rPr>
          <w:rFonts w:ascii="Arial" w:hAnsi="Arial" w:cs="Arial"/>
          <w:sz w:val="28"/>
          <w:szCs w:val="28"/>
        </w:rPr>
        <w:t xml:space="preserve">.</w:t>
      </w:r>
    </w:p>
    <w:p w:rsidRPr="005E3FDC" w:rsidR="005E3FDC" w:rsidP="005E3FDC" w:rsidRDefault="005E3FDC" w14:paraId="04155572" w14:textId="77777777">
      <w:pPr>
        <w:spacing w:after="0" w:line="360" w:lineRule="auto"/>
        <w:ind w:firstLine="2268"/>
        <w:jc w:val="both"/>
        <w:rPr>
          <w:rFonts w:ascii="Arial" w:hAnsi="Arial" w:cs="Arial"/>
          <w:sz w:val="28"/>
          <w:szCs w:val="28"/>
        </w:rPr>
      </w:pPr>
    </w:p>
    <w:p w:rsidRPr="005E3FDC" w:rsidR="005E3FDC" w:rsidP="005E3FDC" w:rsidRDefault="005E3FDC" w14:paraId="417BB415" w14:textId="6B4C7C93">
      <w:pPr>
        <w:spacing w:after="0" w:line="360" w:lineRule="auto"/>
        <w:ind w:firstLine="2268"/>
        <w:jc w:val="both"/>
        <w:rPr>
          <w:del w:id="1815" w:author="Assessor GDSXSR" w:date="2026-10-31T19:45:16Z"/>
          <w:rFonts w:ascii="Arial" w:hAnsi="Arial" w:cs="Arial"/>
          <w:sz w:val="28"/>
          <w:szCs w:val="28"/>
        </w:rPr>
      </w:pPr>
      <w:del w:id="1812" w:author="Assessor GDSXSR" w:date="2026-10-31T19:45:16Z">
        <w:r w:rsidRPr="005E3FDC">
          <w:rPr>
            <w:rFonts w:ascii="Arial" w:hAnsi="Arial" w:cs="Arial"/>
            <w:sz w:val="28"/>
            <w:szCs w:val="28"/>
          </w:rPr>
          <w:lastRenderedPageBreak/>
          <w:delText>A planilha do ID 88627008</w:delText>
        </w:r>
      </w:del>
      <w:del w:id="1813" w:author="Assessor GDSXSR" w:date="2026-10-31T19:45:16Z">
        <w:r>
          <w:rPr>
            <w:rFonts w:ascii="Arial" w:hAnsi="Arial" w:cs="Arial"/>
            <w:sz w:val="28"/>
            <w:szCs w:val="28"/>
          </w:rPr>
          <w:delText xml:space="preserve"> </w:delText>
        </w:r>
      </w:del>
      <w:del w:id="1814" w:author="Assessor GDSXSR" w:date="2026-10-31T19:45:16Z">
        <w:r w:rsidRPr="005E3FDC">
          <w:rPr>
            <w:rFonts w:ascii="Arial" w:hAnsi="Arial" w:cs="Arial"/>
            <w:sz w:val="28"/>
            <w:szCs w:val="28"/>
          </w:rPr>
          <w:delText xml:space="preserve">permite relacionar os atendimentos aos respectivos beneficiários, datas, contas, remessas, notas fiscais e valores. </w:delText>
        </w:r>
      </w:del>
    </w:p>
    <w:p w:rsidRPr="005E3FDC" w:rsidR="005E3FDC" w:rsidP="005E3FDC" w:rsidRDefault="005E3FDC" w14:paraId="41B84FE9" w14:textId="77777777">
      <w:pPr>
        <w:spacing w:after="0" w:line="360" w:lineRule="auto"/>
        <w:ind w:firstLine="2268"/>
        <w:jc w:val="both"/>
        <w:rPr>
          <w:del w:id="1816" w:author="Assessor GDSXSR" w:date="2026-10-31T19:45:16Z"/>
          <w:rFonts w:ascii="Arial" w:hAnsi="Arial" w:cs="Arial"/>
          <w:sz w:val="28"/>
          <w:szCs w:val="28"/>
        </w:rPr>
      </w:pPr>
    </w:p>
    <w:p w:rsidRPr="005E3FDC" w:rsidR="005E3FDC" w:rsidP="005E3FDC" w:rsidRDefault="005E3FDC" w14:paraId="56DE8605" w14:textId="77777777">
      <w:pPr>
        <w:spacing w:after="0" w:line="360" w:lineRule="auto"/>
        <w:ind w:firstLine="2268"/>
        <w:jc w:val="both"/>
        <w:rPr>
          <w:rFonts w:ascii="Arial" w:hAnsi="Arial" w:cs="Arial"/>
          <w:sz w:val="28"/>
          <w:szCs w:val="28"/>
        </w:rPr>
      </w:pPr>
      <w:r>
        <w:rPr>
          <w:rFonts w:ascii="Arial" w:hAnsi="Arial" w:cs="Arial"/>
          <w:sz w:val="28"/>
          <w:szCs w:val="28"/>
        </w:rPr>
        <w:t xml:space="preserve">A apelante não apresentou impugnação matemática à composição do débito</w:t>
      </w:r>
      <w:del w:id="1817" w:author="Assessor GDSXSR" w:date="2026-10-31T19:45:16Z">
        <w:r>
          <w:rPr>
            <w:rFonts w:ascii="Arial" w:hAnsi="Arial" w:cs="Arial"/>
            <w:sz w:val="28"/>
            <w:szCs w:val="28"/>
          </w:rPr>
          <w:delText xml:space="preserve">.</w:delText>
        </w:r>
      </w:del>
      <w:ins w:id="1818" w:author="Assessor GDSXSR" w:date="2026-10-31T19:45:16Z">
        <w:r>
          <w:rPr>
            <w:rFonts w:ascii="Arial" w:hAnsi="Arial" w:cs="Arial"/>
            <w:color w:val="808080"/>
            <w:sz w:val="28"/>
            <w:szCs w:val="28"/>
          </w:rPr>
          <w:t xml:space="preserve">:</w:t>
        </w:r>
      </w:ins>
      <w:r>
        <w:rPr>
          <w:rFonts w:ascii="Arial" w:hAnsi="Arial" w:cs="Arial"/>
          <w:sz w:val="28"/>
          <w:szCs w:val="28"/>
        </w:rPr>
        <w:t xml:space="preserve"> </w:t>
      </w:r>
      <w:del w:id="1819" w:author="Assessor GDSXSR" w:date="2026-10-31T19:45:16Z">
        <w:r>
          <w:rPr>
            <w:rFonts w:ascii="Arial" w:hAnsi="Arial" w:cs="Arial"/>
            <w:sz w:val="28"/>
            <w:szCs w:val="28"/>
          </w:rPr>
          <w:delText xml:space="preserve">Não</w:delText>
        </w:r>
      </w:del>
      <w:ins w:id="1820" w:author="Assessor GDSXSR" w:date="2026-10-31T19:45:16Z">
        <w:r>
          <w:rPr>
            <w:rFonts w:ascii="Arial" w:hAnsi="Arial" w:cs="Arial"/>
            <w:color w:val="808080"/>
            <w:sz w:val="28"/>
            <w:szCs w:val="28"/>
          </w:rPr>
          <w:t xml:space="preserve">não</w:t>
        </w:r>
      </w:ins>
      <w:r>
        <w:rPr>
          <w:rFonts w:ascii="Arial" w:hAnsi="Arial" w:cs="Arial"/>
          <w:sz w:val="28"/>
          <w:szCs w:val="28"/>
        </w:rPr>
        <w:t xml:space="preserve"> indicou erro </w:t>
      </w:r>
      <w:del w:id="1821" w:author="Assessor GDSXSR" w:date="2026-10-31T19:45:16Z">
        <w:r>
          <w:rPr>
            <w:rFonts w:ascii="Arial" w:hAnsi="Arial" w:cs="Arial"/>
            <w:sz w:val="28"/>
            <w:szCs w:val="28"/>
          </w:rPr>
          <w:delText xml:space="preserve">nos</w:delText>
        </w:r>
      </w:del>
      <w:ins w:id="1822" w:author="Assessor GDSXSR" w:date="2026-10-31T19:45:16Z">
        <w:r>
          <w:rPr>
            <w:rFonts w:ascii="Arial" w:hAnsi="Arial" w:cs="Arial"/>
            <w:color w:val="808080"/>
            <w:sz w:val="28"/>
            <w:szCs w:val="28"/>
          </w:rPr>
          <w:t xml:space="preserve">de</w:t>
        </w:r>
      </w:ins>
      <w:r>
        <w:rPr>
          <w:rFonts w:ascii="Arial" w:hAnsi="Arial" w:cs="Arial"/>
          <w:sz w:val="28"/>
          <w:szCs w:val="28"/>
        </w:rPr>
        <w:t xml:space="preserve"> </w:t>
      </w:r>
      <w:del w:id="1823" w:author="Assessor GDSXSR" w:date="2026-10-31T19:45:16Z">
        <w:r>
          <w:rPr>
            <w:rFonts w:ascii="Arial" w:hAnsi="Arial" w:cs="Arial"/>
            <w:sz w:val="28"/>
            <w:szCs w:val="28"/>
          </w:rPr>
          <w:delText xml:space="preserve">cálculos</w:delText>
        </w:r>
      </w:del>
      <w:ins w:id="1824" w:author="Assessor GDSXSR" w:date="2026-10-31T19:45:16Z">
        <w:r>
          <w:rPr>
            <w:rFonts w:ascii="Arial" w:hAnsi="Arial" w:cs="Arial"/>
            <w:color w:val="808080"/>
            <w:sz w:val="28"/>
            <w:szCs w:val="28"/>
          </w:rPr>
          <w:t xml:space="preserve">cálculo</w:t>
        </w:r>
      </w:ins>
      <w:r>
        <w:rPr>
          <w:rFonts w:ascii="Arial" w:hAnsi="Arial" w:cs="Arial"/>
          <w:sz w:val="28"/>
          <w:szCs w:val="28"/>
        </w:rPr>
        <w:t xml:space="preserve">, </w:t>
      </w:r>
      <w:del w:id="1825" w:author="Assessor GDSXSR" w:date="2026-10-31T19:45:16Z">
        <w:r>
          <w:rPr>
            <w:rFonts w:ascii="Arial" w:hAnsi="Arial" w:cs="Arial"/>
            <w:sz w:val="28"/>
            <w:szCs w:val="28"/>
          </w:rPr>
          <w:delText xml:space="preserve">incidência</w:delText>
        </w:r>
      </w:del>
      <w:ins w:id="1826" w:author="Assessor GDSXSR" w:date="2026-10-31T19:45:16Z">
        <w:r>
          <w:rPr>
            <w:rFonts w:ascii="Arial" w:hAnsi="Arial" w:cs="Arial"/>
            <w:color w:val="808080"/>
            <w:sz w:val="28"/>
            <w:szCs w:val="28"/>
          </w:rPr>
          <w:t xml:space="preserve">atualização</w:t>
        </w:r>
      </w:ins>
      <w:r>
        <w:rPr>
          <w:rFonts w:ascii="Arial" w:hAnsi="Arial" w:cs="Arial"/>
          <w:sz w:val="28"/>
          <w:szCs w:val="28"/>
        </w:rPr>
        <w:t xml:space="preserve"> indevida</w:t>
      </w:r>
      <w:del w:id="1827" w:author="Assessor GDSXSR" w:date="2026-10-31T19:45:16Z">
        <w:r>
          <w:rPr>
            <w:rFonts w:ascii="Arial" w:hAnsi="Arial" w:cs="Arial"/>
            <w:sz w:val="28"/>
            <w:szCs w:val="28"/>
          </w:rPr>
          <w:delText xml:space="preserve"> de atualização</w:delText>
        </w:r>
      </w:del>
      <w:r>
        <w:rPr>
          <w:rFonts w:ascii="Arial" w:hAnsi="Arial" w:cs="Arial"/>
          <w:sz w:val="28"/>
          <w:szCs w:val="28"/>
        </w:rPr>
        <w:t xml:space="preserve">,</w:t>
      </w:r>
      <w:del w:id="1828" w:author="Assessor GDSXSR" w:date="2026-10-31T19:45:16Z">
        <w:r>
          <w:rPr>
            <w:rFonts w:ascii="Arial" w:hAnsi="Arial" w:cs="Arial"/>
            <w:sz w:val="28"/>
            <w:szCs w:val="28"/>
          </w:rPr>
          <w:delText xml:space="preserve"> inclusão de</w:delText>
        </w:r>
      </w:del>
      <w:r>
        <w:rPr>
          <w:rFonts w:ascii="Arial" w:hAnsi="Arial" w:cs="Arial"/>
          <w:sz w:val="28"/>
          <w:szCs w:val="28"/>
        </w:rPr>
        <w:t xml:space="preserve"> fatura paga ou duplicidade</w:t>
      </w:r>
      <w:ins w:id="1829" w:author="Assessor GDSXSR" w:date="2026-10-31T19:45:16Z">
        <w:r>
          <w:rPr>
            <w:rFonts w:ascii="Arial" w:hAnsi="Arial" w:cs="Arial"/>
            <w:color w:val="808080"/>
            <w:sz w:val="28"/>
            <w:szCs w:val="28"/>
          </w:rPr>
          <w:t xml:space="preserve">,</w:t>
        </w:r>
      </w:ins>
      <w:r>
        <w:rPr>
          <w:rFonts w:ascii="Arial" w:hAnsi="Arial" w:cs="Arial"/>
          <w:sz w:val="28"/>
          <w:szCs w:val="28"/>
        </w:rPr>
        <w:t xml:space="preserve"> </w:t>
      </w:r>
      <w:del w:id="1830" w:author="Assessor GDSXSR" w:date="2026-10-31T19:45:16Z">
        <w:r>
          <w:rPr>
            <w:rFonts w:ascii="Arial" w:hAnsi="Arial" w:cs="Arial"/>
            <w:sz w:val="28"/>
            <w:szCs w:val="28"/>
          </w:rPr>
          <w:delText xml:space="preserve">entre</w:delText>
        </w:r>
      </w:del>
      <w:ins w:id="1831" w:author="Assessor GDSXSR" w:date="2026-10-31T19:45:16Z">
        <w:r>
          <w:rPr>
            <w:rFonts w:ascii="Arial" w:hAnsi="Arial" w:cs="Arial"/>
            <w:color w:val="808080"/>
            <w:sz w:val="28"/>
            <w:szCs w:val="28"/>
          </w:rPr>
          <w:t xml:space="preserve">nem</w:t>
        </w:r>
      </w:ins>
      <w:r>
        <w:rPr>
          <w:rFonts w:ascii="Arial" w:hAnsi="Arial" w:cs="Arial"/>
          <w:sz w:val="28"/>
          <w:szCs w:val="28"/>
        </w:rPr>
        <w:t xml:space="preserve"> </w:t>
      </w:r>
      <w:del w:id="1832" w:author="Assessor GDSXSR" w:date="2026-10-31T19:45:16Z">
        <w:r>
          <w:rPr>
            <w:rFonts w:ascii="Arial" w:hAnsi="Arial" w:cs="Arial"/>
            <w:sz w:val="28"/>
            <w:szCs w:val="28"/>
          </w:rPr>
          <w:delText xml:space="preserve">os valores. Também não apontou quais</w:delText>
        </w:r>
      </w:del>
      <w:ins w:id="1833" w:author="Assessor GDSXSR" w:date="2026-10-31T19:45:16Z">
        <w:r>
          <w:rPr>
            <w:rFonts w:ascii="Arial" w:hAnsi="Arial" w:cs="Arial"/>
            <w:color w:val="808080"/>
            <w:sz w:val="28"/>
            <w:szCs w:val="28"/>
          </w:rPr>
          <w:t xml:space="preserve">as</w:t>
        </w:r>
      </w:ins>
      <w:r>
        <w:rPr>
          <w:rFonts w:ascii="Arial" w:hAnsi="Arial" w:cs="Arial"/>
          <w:sz w:val="28"/>
          <w:szCs w:val="28"/>
        </w:rPr>
        <w:t xml:space="preserve"> parcelas</w:t>
      </w:r>
      <w:ins w:id="1834" w:author="Assessor GDSXSR" w:date="2026-10-31T19:45:16Z">
        <w:r>
          <w:rPr>
            <w:rFonts w:ascii="Arial" w:hAnsi="Arial" w:cs="Arial"/>
            <w:color w:val="808080"/>
            <w:sz w:val="28"/>
            <w:szCs w:val="28"/>
          </w:rPr>
          <w:t xml:space="preserve"> que</w:t>
        </w:r>
      </w:ins>
      <w:r>
        <w:rPr>
          <w:rFonts w:ascii="Arial" w:hAnsi="Arial" w:cs="Arial"/>
          <w:sz w:val="28"/>
          <w:szCs w:val="28"/>
        </w:rPr>
        <w:t xml:space="preserve"> deveriam ser excluídas</w:t>
      </w:r>
      <w:del w:id="1835" w:author="Assessor GDSXSR" w:date="2026-10-31T19:45:16Z">
        <w:r>
          <w:rPr>
            <w:rFonts w:ascii="Arial" w:hAnsi="Arial" w:cs="Arial"/>
            <w:sz w:val="28"/>
            <w:szCs w:val="28"/>
          </w:rPr>
          <w:delText xml:space="preserve"> da condenação</w:delText>
        </w:r>
      </w:del>
      <w:r>
        <w:rPr>
          <w:rFonts w:ascii="Arial" w:hAnsi="Arial" w:cs="Arial"/>
          <w:sz w:val="28"/>
          <w:szCs w:val="28"/>
        </w:rPr>
        <w:t xml:space="preserve">.</w:t>
      </w:r>
    </w:p>
    <w:p w:rsidRPr="005E3FDC" w:rsidR="005E3FDC" w:rsidP="005E3FDC" w:rsidRDefault="005E3FDC" w14:paraId="31C848A1" w14:textId="77777777">
      <w:pPr>
        <w:spacing w:after="0" w:line="360" w:lineRule="auto"/>
        <w:ind w:firstLine="2268"/>
        <w:jc w:val="both"/>
        <w:rPr>
          <w:rFonts w:ascii="Arial" w:hAnsi="Arial" w:cs="Arial"/>
          <w:sz w:val="28"/>
          <w:szCs w:val="28"/>
        </w:rPr>
      </w:pPr>
    </w:p>
    <w:p w:rsidRPr="005E3FDC" w:rsidR="005E3FDC" w:rsidP="005E3FDC" w:rsidRDefault="005E3FDC" w14:paraId="6B972805" w14:textId="77777777">
      <w:pPr>
        <w:spacing w:after="0" w:line="360" w:lineRule="auto"/>
        <w:ind w:firstLine="2268"/>
        <w:jc w:val="both"/>
        <w:rPr>
          <w:del w:id="1837" w:author="Assessor GDSXSR" w:date="2026-10-31T19:45:16Z"/>
          <w:rFonts w:ascii="Arial" w:hAnsi="Arial" w:cs="Arial"/>
          <w:sz w:val="28"/>
          <w:szCs w:val="28"/>
        </w:rPr>
      </w:pPr>
      <w:del w:id="1836" w:author="Assessor GDSXSR" w:date="2026-10-31T19:45:16Z">
        <w:r w:rsidRPr="005E3FDC">
          <w:rPr>
            <w:rFonts w:ascii="Arial" w:hAnsi="Arial" w:cs="Arial"/>
            <w:sz w:val="28"/>
            <w:szCs w:val="28"/>
          </w:rPr>
          <w:delText>Além disso, não procede a alegação de que a diferença entre o valor indicado na notificação extrajudicial e aquele cobrado na ação revelaria inconsistência do débito.</w:delText>
        </w:r>
      </w:del>
    </w:p>
    <w:p w:rsidRPr="005E3FDC" w:rsidR="005E3FDC" w:rsidP="005E3FDC" w:rsidRDefault="005E3FDC" w14:paraId="20E7385C" w14:textId="77777777">
      <w:pPr>
        <w:spacing w:after="0" w:line="360" w:lineRule="auto"/>
        <w:ind w:firstLine="2268"/>
        <w:jc w:val="both"/>
        <w:rPr>
          <w:del w:id="1838" w:author="Assessor GDSXSR" w:date="2026-10-31T19:45:16Z"/>
          <w:rFonts w:ascii="Arial" w:hAnsi="Arial" w:cs="Arial"/>
          <w:sz w:val="28"/>
          <w:szCs w:val="28"/>
        </w:rPr>
      </w:pPr>
    </w:p>
    <w:p w:rsidRPr="005E3FDC" w:rsidR="005E3FDC" w:rsidP="005E3FDC" w:rsidRDefault="005E3FDC" w14:paraId="6169F4AA" w14:textId="407626E7">
      <w:pPr>
        <w:spacing w:after="0" w:line="360" w:lineRule="auto"/>
        <w:ind w:firstLine="2268"/>
        <w:jc w:val="both"/>
        <w:rPr>
          <w:rFonts w:ascii="Arial" w:hAnsi="Arial" w:cs="Arial"/>
          <w:sz w:val="28"/>
          <w:szCs w:val="28"/>
        </w:rPr>
      </w:pPr>
      <w:r>
        <w:rPr>
          <w:rFonts w:ascii="Arial" w:hAnsi="Arial" w:cs="Arial"/>
          <w:sz w:val="28"/>
          <w:szCs w:val="28"/>
        </w:rPr>
        <w:t xml:space="preserve">A notificação extrajudicial de 14</w:t>
      </w:r>
      <w:del w:id="1839" w:author="Assessor GDSXSR" w:date="2026-10-31T19:45:16Z">
        <w:r>
          <w:rPr>
            <w:rFonts w:ascii="Arial" w:hAnsi="Arial" w:cs="Arial"/>
            <w:sz w:val="28"/>
            <w:szCs w:val="28"/>
          </w:rPr>
          <w:delText xml:space="preserve"> de março de </w:delText>
        </w:r>
      </w:del>
      <w:ins w:id="1840" w:author="Assessor GDSXSR" w:date="2026-10-31T19:45:16Z">
        <w:r>
          <w:rPr>
            <w:rFonts w:ascii="Arial" w:hAnsi="Arial" w:cs="Arial"/>
            <w:color w:val="808080"/>
            <w:sz w:val="28"/>
            <w:szCs w:val="28"/>
          </w:rPr>
          <w:t xml:space="preserve">/3/</w:t>
        </w:r>
      </w:ins>
      <w:r>
        <w:rPr>
          <w:rFonts w:ascii="Arial" w:hAnsi="Arial" w:cs="Arial"/>
          <w:sz w:val="28"/>
          <w:szCs w:val="28"/>
        </w:rPr>
        <w:t xml:space="preserve">2022 registrou dívida </w:t>
      </w:r>
      <w:del w:id="1841" w:author="Assessor GDSXSR" w:date="2026-10-31T19:45:16Z">
        <w:r>
          <w:rPr>
            <w:rFonts w:ascii="Arial" w:hAnsi="Arial" w:cs="Arial"/>
            <w:sz w:val="28"/>
            <w:szCs w:val="28"/>
          </w:rPr>
          <w:delText xml:space="preserve">então apurada em</w:delText>
        </w:r>
      </w:del>
      <w:ins w:id="1842" w:author="Assessor GDSXSR" w:date="2026-10-31T19:45:16Z">
        <w:r>
          <w:rPr>
            <w:rFonts w:ascii="Arial" w:hAnsi="Arial" w:cs="Arial"/>
            <w:color w:val="808080"/>
            <w:sz w:val="28"/>
            <w:szCs w:val="28"/>
          </w:rPr>
          <w:t xml:space="preserve">de</w:t>
        </w:r>
      </w:ins>
      <w:r>
        <w:rPr>
          <w:rFonts w:ascii="Arial" w:hAnsi="Arial" w:cs="Arial"/>
          <w:sz w:val="28"/>
          <w:szCs w:val="28"/>
        </w:rPr>
        <w:t xml:space="preserve"> R$ 3.475.389,93</w:t>
      </w:r>
      <w:del w:id="1843" w:author="Assessor GDSXSR" w:date="2026-10-31T19:45:16Z">
        <w:r>
          <w:rPr>
            <w:rFonts w:ascii="Arial" w:hAnsi="Arial" w:cs="Arial"/>
            <w:sz w:val="28"/>
            <w:szCs w:val="28"/>
          </w:rPr>
          <w:delText xml:space="preserve"> (três milhões e quatrocentos e setenta e cinco mil e trezentos e oitenta e nove reais e noventa e três centavos)</w:delText>
        </w:r>
      </w:del>
      <w:r>
        <w:rPr>
          <w:rFonts w:ascii="Arial" w:hAnsi="Arial" w:cs="Arial"/>
          <w:sz w:val="28"/>
          <w:szCs w:val="28"/>
        </w:rPr>
        <w:t xml:space="preserve">, sendo R$ 211.387,84 </w:t>
      </w:r>
      <w:del w:id="1844" w:author="Assessor GDSXSR" w:date="2026-10-31T19:45:16Z">
        <w:r>
          <w:rPr>
            <w:rFonts w:ascii="Arial" w:hAnsi="Arial" w:cs="Arial"/>
            <w:sz w:val="28"/>
            <w:szCs w:val="28"/>
          </w:rPr>
          <w:delText xml:space="preserve">(duzentos e onze mil e trezentos e oitenta e sete reais e oitenta e quatro centavos) </w:delText>
        </w:r>
        <w:r>
          <w:rPr>
            <w:rFonts w:ascii="Arial" w:hAnsi="Arial" w:cs="Arial"/>
            <w:sz w:val="28"/>
            <w:szCs w:val="28"/>
          </w:rPr>
          <w:delText xml:space="preserve">relativos ao</w:delText>
        </w:r>
      </w:del>
      <w:ins w:id="1845" w:author="Assessor GDSXSR" w:date="2026-10-31T19:45:16Z">
        <w:r>
          <w:rPr>
            <w:rFonts w:ascii="Arial" w:hAnsi="Arial" w:cs="Arial"/>
            <w:color w:val="808080"/>
            <w:sz w:val="28"/>
            <w:szCs w:val="28"/>
          </w:rPr>
          <w:t xml:space="preserve">do</w:t>
        </w:r>
      </w:ins>
      <w:r>
        <w:rPr>
          <w:rFonts w:ascii="Arial" w:hAnsi="Arial" w:cs="Arial"/>
          <w:sz w:val="28"/>
          <w:szCs w:val="28"/>
        </w:rPr>
        <w:t xml:space="preserve"> Hospital Santa Lúcia de Taguatinga e R$ 3.264.002,09 </w:t>
      </w:r>
      <w:del w:id="1846" w:author="Assessor GDSXSR" w:date="2026-10-31T19:45:16Z">
        <w:r>
          <w:rPr>
            <w:rFonts w:ascii="Arial" w:hAnsi="Arial" w:cs="Arial"/>
            <w:sz w:val="28"/>
            <w:szCs w:val="28"/>
          </w:rPr>
          <w:delText xml:space="preserve">(três milhões e duzentos e sessenta e quatro mil e dois reais e nove centavos) </w:delText>
        </w:r>
        <w:r>
          <w:rPr>
            <w:rFonts w:ascii="Arial" w:hAnsi="Arial" w:cs="Arial"/>
            <w:sz w:val="28"/>
            <w:szCs w:val="28"/>
          </w:rPr>
          <w:delText xml:space="preserve">relativos ao</w:delText>
        </w:r>
      </w:del>
      <w:ins w:id="1847" w:author="Assessor GDSXSR" w:date="2026-10-31T19:45:16Z">
        <w:r>
          <w:rPr>
            <w:rFonts w:ascii="Arial" w:hAnsi="Arial" w:cs="Arial"/>
            <w:color w:val="808080"/>
            <w:sz w:val="28"/>
            <w:szCs w:val="28"/>
          </w:rPr>
          <w:t xml:space="preserve">do</w:t>
        </w:r>
      </w:ins>
      <w:r>
        <w:rPr>
          <w:rFonts w:ascii="Arial" w:hAnsi="Arial" w:cs="Arial"/>
          <w:sz w:val="28"/>
          <w:szCs w:val="28"/>
        </w:rPr>
        <w:t xml:space="preserve"> Hospital Maria Auxiliadora (ID </w:t>
      </w:r>
      <w:r>
        <w:rPr>
          <w:rFonts w:ascii="Arial" w:hAnsi="Arial" w:cs="Arial"/>
          <w:sz w:val="28"/>
          <w:szCs w:val="28"/>
        </w:rPr>
        <w:t xml:space="preserve">88628010</w:t>
      </w:r>
      <w:r>
        <w:rPr>
          <w:rFonts w:ascii="Arial" w:hAnsi="Arial" w:cs="Arial"/>
          <w:sz w:val="28"/>
          <w:szCs w:val="28"/>
        </w:rPr>
        <w:t xml:space="preserve">).</w:t>
      </w:r>
    </w:p>
    <w:p w:rsidRPr="005E3FDC" w:rsidR="005E3FDC" w:rsidP="005E3FDC" w:rsidRDefault="005E3FDC" w14:paraId="38DC1665" w14:textId="77777777">
      <w:pPr>
        <w:spacing w:after="0" w:line="360" w:lineRule="auto"/>
        <w:ind w:firstLine="2268"/>
        <w:jc w:val="both"/>
        <w:rPr>
          <w:rFonts w:ascii="Arial" w:hAnsi="Arial" w:cs="Arial"/>
          <w:sz w:val="28"/>
          <w:szCs w:val="28"/>
        </w:rPr>
      </w:pPr>
    </w:p>
    <w:p>
      <w:pPr>
        <w:spacing w:after="0" w:line="360" w:lineRule="auto"/>
        <w:ind w:firstLine="2268"/>
        <w:jc w:val="both"/>
        <w:rPr>
          <w:ins w:id="1861" w:author="Assessor GDSXSR" w:date="2026-10-31T19:45:16Z"/>
        </w:rPr>
      </w:pPr>
      <w:r>
        <w:rPr>
          <w:rFonts w:ascii="Arial" w:hAnsi="Arial" w:cs="Arial"/>
          <w:sz w:val="28"/>
          <w:szCs w:val="28"/>
        </w:rPr>
        <w:t xml:space="preserve">A cobrança judicial</w:t>
      </w:r>
      <w:del w:id="1848" w:author="Assessor GDSXSR" w:date="2026-10-31T19:45:16Z">
        <w:r>
          <w:rPr>
            <w:rFonts w:ascii="Arial" w:hAnsi="Arial" w:cs="Arial"/>
            <w:sz w:val="28"/>
            <w:szCs w:val="28"/>
          </w:rPr>
          <w:delText xml:space="preserve">, por sua vez,</w:delText>
        </w:r>
      </w:del>
      <w:r>
        <w:rPr>
          <w:rFonts w:ascii="Arial" w:hAnsi="Arial" w:cs="Arial"/>
          <w:sz w:val="28"/>
          <w:szCs w:val="28"/>
        </w:rPr>
        <w:t xml:space="preserve"> abrange faturas emitidas </w:t>
      </w:r>
      <w:del w:id="1849" w:author="Assessor GDSXSR" w:date="2026-10-31T19:45:16Z">
        <w:r>
          <w:rPr>
            <w:rFonts w:ascii="Arial" w:hAnsi="Arial" w:cs="Arial"/>
            <w:sz w:val="28"/>
            <w:szCs w:val="28"/>
          </w:rPr>
          <w:delText xml:space="preserve">posteriormente</w:delText>
        </w:r>
      </w:del>
      <w:ins w:id="1850" w:author="Assessor GDSXSR" w:date="2026-10-31T19:45:16Z">
        <w:r>
          <w:rPr>
            <w:rFonts w:ascii="Arial" w:hAnsi="Arial" w:cs="Arial"/>
            <w:color w:val="808080"/>
            <w:sz w:val="28"/>
            <w:szCs w:val="28"/>
          </w:rPr>
          <w:t xml:space="preserve">depois</w:t>
        </w:r>
      </w:ins>
      <w:r>
        <w:rPr>
          <w:rFonts w:ascii="Arial" w:hAnsi="Arial" w:cs="Arial"/>
          <w:sz w:val="28"/>
          <w:szCs w:val="28"/>
        </w:rPr>
        <w:t xml:space="preserve"> </w:t>
      </w:r>
      <w:del w:id="1851" w:author="Assessor GDSXSR" w:date="2026-10-31T19:45:16Z">
        <w:r>
          <w:rPr>
            <w:rFonts w:ascii="Arial" w:hAnsi="Arial" w:cs="Arial"/>
            <w:sz w:val="28"/>
            <w:szCs w:val="28"/>
          </w:rPr>
          <w:delText xml:space="preserve">à</w:delText>
        </w:r>
      </w:del>
      <w:ins w:id="1852" w:author="Assessor GDSXSR" w:date="2026-10-31T19:45:16Z">
        <w:r>
          <w:rPr>
            <w:rFonts w:ascii="Arial" w:hAnsi="Arial" w:cs="Arial"/>
            <w:color w:val="808080"/>
            <w:sz w:val="28"/>
            <w:szCs w:val="28"/>
          </w:rPr>
          <w:t xml:space="preserve">da</w:t>
        </w:r>
      </w:ins>
      <w:r>
        <w:rPr>
          <w:rFonts w:ascii="Arial" w:hAnsi="Arial" w:cs="Arial"/>
          <w:sz w:val="28"/>
          <w:szCs w:val="28"/>
        </w:rPr>
        <w:t xml:space="preserve"> notificação, inclusive notas fiscais</w:t>
      </w:r>
      <w:del w:id="1853" w:author="Assessor GDSXSR" w:date="2026-10-31T19:45:16Z">
        <w:r>
          <w:rPr>
            <w:rFonts w:ascii="Arial" w:hAnsi="Arial" w:cs="Arial"/>
            <w:sz w:val="28"/>
            <w:szCs w:val="28"/>
          </w:rPr>
          <w:delText xml:space="preserve"> dos meses</w:delText>
        </w:r>
      </w:del>
      <w:r>
        <w:rPr>
          <w:rFonts w:ascii="Arial" w:hAnsi="Arial" w:cs="Arial"/>
          <w:sz w:val="28"/>
          <w:szCs w:val="28"/>
        </w:rPr>
        <w:t xml:space="preserve"> de junho, julho e agosto de 2022.</w:t>
      </w:r>
    </w:p>
    <w:p>
      <w:pPr>
        <w:spacing w:after="0" w:line="360" w:lineRule="auto"/>
        <w:ind w:firstLine="2268"/>
        <w:jc w:val="both"/>
        <w:rPr>
          <w:ins w:id="1862" w:author="Assessor GDSXSR" w:date="2026-10-31T19:45:16Z"/>
        </w:rPr>
      </w:pPr>
    </w:p>
    <w:p w:rsidRPr="005E3FDC" w:rsidR="005E3FDC" w:rsidP="005E3FDC" w:rsidRDefault="005E3FDC" w14:paraId="6E53E519" w14:textId="77777777">
      <w:pPr>
        <w:spacing w:after="0" w:line="360" w:lineRule="auto"/>
        <w:ind w:firstLine="2268"/>
        <w:jc w:val="both"/>
        <w:rPr>
          <w:rFonts w:ascii="Arial" w:hAnsi="Arial" w:cs="Arial"/>
          <w:sz w:val="28"/>
          <w:szCs w:val="28"/>
        </w:rPr>
      </w:pPr>
      <w:ins w:id="1854" w:author="Assessor GDSXSR" w:date="2026-10-31T19:45:16Z">
        <w:r>
          <w:rPr>
            <w:rFonts w:ascii="Arial" w:hAnsi="Arial" w:cs="Arial"/>
            <w:color w:val="808080"/>
            <w:sz w:val="28"/>
            <w:szCs w:val="28"/>
          </w:rPr>
          <w:t xml:space="preserve">Abrange</w:t>
        </w:r>
      </w:ins>
      <w:r>
        <w:rPr>
          <w:rFonts w:ascii="Arial" w:hAnsi="Arial" w:cs="Arial"/>
          <w:sz w:val="28"/>
          <w:szCs w:val="28"/>
        </w:rPr>
        <w:t xml:space="preserve"> </w:t>
      </w:r>
      <w:del w:id="1855" w:author="Assessor GDSXSR" w:date="2026-10-31T19:45:16Z">
        <w:r>
          <w:rPr>
            <w:rFonts w:ascii="Arial" w:hAnsi="Arial" w:cs="Arial"/>
            <w:sz w:val="28"/>
            <w:szCs w:val="28"/>
          </w:rPr>
          <w:delText xml:space="preserve">Também incorpora</w:delText>
        </w:r>
      </w:del>
      <w:ins w:id="1856" w:author="Assessor GDSXSR" w:date="2026-10-31T19:45:16Z">
        <w:r>
          <w:rPr>
            <w:rFonts w:ascii="Arial" w:hAnsi="Arial" w:cs="Arial"/>
            <w:color w:val="808080"/>
            <w:sz w:val="28"/>
            <w:szCs w:val="28"/>
          </w:rPr>
          <w:t xml:space="preserve">também</w:t>
        </w:r>
      </w:ins>
      <w:r>
        <w:rPr>
          <w:rFonts w:ascii="Arial" w:hAnsi="Arial" w:cs="Arial"/>
          <w:sz w:val="28"/>
          <w:szCs w:val="28"/>
        </w:rPr>
        <w:t xml:space="preserve"> a atualização monetária de cada obrigação até 17</w:t>
      </w:r>
      <w:del w:id="1857" w:author="Assessor GDSXSR" w:date="2026-10-31T19:45:16Z">
        <w:r>
          <w:rPr>
            <w:rFonts w:ascii="Arial" w:hAnsi="Arial" w:cs="Arial"/>
            <w:sz w:val="28"/>
            <w:szCs w:val="28"/>
          </w:rPr>
          <w:delText xml:space="preserve"> de dezembro de </w:delText>
        </w:r>
      </w:del>
      <w:ins w:id="1858" w:author="Assessor GDSXSR" w:date="2026-10-31T19:45:16Z">
        <w:r>
          <w:rPr>
            <w:rFonts w:ascii="Arial" w:hAnsi="Arial" w:cs="Arial"/>
            <w:color w:val="808080"/>
            <w:sz w:val="28"/>
            <w:szCs w:val="28"/>
          </w:rPr>
          <w:t xml:space="preserve">/12/</w:t>
        </w:r>
      </w:ins>
      <w:r>
        <w:rPr>
          <w:rFonts w:ascii="Arial" w:hAnsi="Arial" w:cs="Arial"/>
          <w:sz w:val="28"/>
          <w:szCs w:val="28"/>
        </w:rPr>
        <w:t xml:space="preserve">2024, data da decretação da falência, conforme os demonstrativos </w:t>
      </w:r>
      <w:del w:id="1859" w:author="Assessor GDSXSR" w:date="2026-10-31T19:45:16Z">
        <w:r>
          <w:rPr>
            <w:rFonts w:ascii="Arial" w:hAnsi="Arial" w:cs="Arial"/>
            <w:sz w:val="28"/>
            <w:szCs w:val="28"/>
          </w:rPr>
          <w:delText xml:space="preserve">apresentados com a</w:delText>
        </w:r>
      </w:del>
      <w:ins w:id="1860" w:author="Assessor GDSXSR" w:date="2026-10-31T19:45:16Z">
        <w:r>
          <w:rPr>
            <w:rFonts w:ascii="Arial" w:hAnsi="Arial" w:cs="Arial"/>
            <w:color w:val="808080"/>
            <w:sz w:val="28"/>
            <w:szCs w:val="28"/>
          </w:rPr>
          <w:t xml:space="preserve">da</w:t>
        </w:r>
      </w:ins>
      <w:r>
        <w:rPr>
          <w:rFonts w:ascii="Arial" w:hAnsi="Arial" w:cs="Arial"/>
          <w:sz w:val="28"/>
          <w:szCs w:val="28"/>
        </w:rPr>
        <w:t xml:space="preserve"> inicial.</w:t>
      </w:r>
    </w:p>
    <w:p w:rsidRPr="005E3FDC" w:rsidR="005E3FDC" w:rsidP="005E3FDC" w:rsidRDefault="005E3FDC" w14:paraId="2388EA11" w14:textId="77777777">
      <w:pPr>
        <w:spacing w:after="0" w:line="360" w:lineRule="auto"/>
        <w:ind w:firstLine="2268"/>
        <w:jc w:val="both"/>
        <w:rPr>
          <w:rFonts w:ascii="Arial" w:hAnsi="Arial" w:cs="Arial"/>
          <w:sz w:val="28"/>
          <w:szCs w:val="28"/>
        </w:rPr>
      </w:pPr>
    </w:p>
    <w:p w:rsidRPr="005E3FDC" w:rsidR="005E3FDC" w:rsidP="005E3FDC" w:rsidRDefault="005E3FDC" w14:paraId="56885CED" w14:textId="7B6317B3">
      <w:pPr>
        <w:spacing w:after="0" w:line="360" w:lineRule="auto"/>
        <w:ind w:firstLine="2268"/>
        <w:jc w:val="both"/>
        <w:rPr>
          <w:rFonts w:ascii="Arial" w:hAnsi="Arial" w:cs="Arial"/>
          <w:sz w:val="28"/>
          <w:szCs w:val="28"/>
        </w:rPr>
      </w:pPr>
      <w:r>
        <w:rPr>
          <w:rFonts w:ascii="Arial" w:hAnsi="Arial" w:cs="Arial"/>
          <w:sz w:val="28"/>
          <w:szCs w:val="28"/>
          <w:highlight w:val="yellow"/>
          <w:rPrChange w:id="1955" w:author="Assessor GDSXSR" w:date="2026-10-31T19:45:16Z">
            <w:rPr>
              <w:rFonts w:ascii="Arial" w:hAnsi="Arial" w:cs="Arial"/>
              <w:sz w:val="28"/>
              <w:szCs w:val="28"/>
            </w:rPr>
          </w:rPrChange>
        </w:rPr>
        <w:t xml:space="preserve">O valor de R$ 9.134.804,75</w:t>
      </w:r>
      <w:r>
        <w:rPr>
          <w:rFonts w:ascii="Arial" w:hAnsi="Arial" w:cs="Arial"/>
          <w:sz w:val="28"/>
          <w:szCs w:val="28"/>
          <w:highlight w:val="yellow"/>
          <w:rPrChange w:id="1956" w:author="Assessor GDSXSR" w:date="2026-10-31T19:45:16Z">
            <w:rPr>
              <w:rFonts w:ascii="Arial" w:hAnsi="Arial" w:cs="Arial"/>
              <w:sz w:val="28"/>
              <w:szCs w:val="28"/>
            </w:rPr>
          </w:rPrChange>
        </w:rPr>
        <w:t xml:space="preserve"> </w:t>
      </w:r>
      <w:del w:id="1863" w:author="Assessor GDSXSR" w:date="2026-10-31T19:45:16Z">
        <w:r>
          <w:rPr>
            <w:rFonts w:ascii="Arial" w:hAnsi="Arial" w:cs="Arial"/>
            <w:sz w:val="28"/>
            <w:szCs w:val="28"/>
          </w:rPr>
          <w:delText xml:space="preserve">(nove milhões e cento e trinta e quatro mil e oitocentos e quatro reais e setenta e cinco centavos)</w:delText>
        </w:r>
        <w:r>
          <w:rPr>
            <w:rFonts w:ascii="Arial" w:hAnsi="Arial" w:cs="Arial"/>
            <w:sz w:val="28"/>
            <w:szCs w:val="28"/>
          </w:rPr>
          <w:delText xml:space="preserve"> </w:delText>
        </w:r>
      </w:del>
      <w:r>
        <w:rPr>
          <w:rFonts w:ascii="Arial" w:hAnsi="Arial" w:cs="Arial"/>
          <w:sz w:val="28"/>
          <w:szCs w:val="28"/>
          <w:highlight w:val="yellow"/>
          <w:rPrChange w:id="1957" w:author="Assessor GDSXSR" w:date="2026-10-31T19:45:16Z">
            <w:rPr>
              <w:rFonts w:ascii="Arial" w:hAnsi="Arial" w:cs="Arial"/>
              <w:sz w:val="28"/>
              <w:szCs w:val="28"/>
            </w:rPr>
          </w:rPrChange>
        </w:rPr>
        <w:t xml:space="preserve">não </w:t>
      </w:r>
      <w:del w:id="1864" w:author="Assessor GDSXSR" w:date="2026-10-31T19:45:16Z">
        <w:r>
          <w:rPr>
            <w:rFonts w:ascii="Arial" w:hAnsi="Arial" w:cs="Arial"/>
            <w:sz w:val="28"/>
            <w:szCs w:val="28"/>
          </w:rPr>
          <w:delText xml:space="preserve">representa</w:delText>
        </w:r>
      </w:del>
      <w:ins w:id="1865" w:author="Assessor GDSXSR" w:date="2026-10-31T19:45:16Z">
        <w:r>
          <w:rPr>
            <w:rFonts w:ascii="Arial" w:hAnsi="Arial" w:cs="Arial"/>
            <w:color w:val="808080"/>
            <w:sz w:val="28"/>
            <w:szCs w:val="28"/>
            <w:highlight w:val="yellow"/>
          </w:rPr>
          <w:t xml:space="preserve">é</w:t>
        </w:r>
      </w:ins>
      <w:r>
        <w:rPr>
          <w:rFonts w:ascii="Arial" w:hAnsi="Arial" w:cs="Arial"/>
          <w:sz w:val="28"/>
          <w:szCs w:val="28"/>
          <w:highlight w:val="yellow"/>
          <w:rPrChange w:id="1958" w:author="Assessor GDSXSR" w:date="2026-10-31T19:45:16Z">
            <w:rPr>
              <w:rFonts w:ascii="Arial" w:hAnsi="Arial" w:cs="Arial"/>
              <w:sz w:val="28"/>
              <w:szCs w:val="28"/>
            </w:rPr>
          </w:rPrChange>
        </w:rPr>
        <w:t xml:space="preserve">, portanto, mera atualização do saldo </w:t>
      </w:r>
      <w:del w:id="1866" w:author="Assessor GDSXSR" w:date="2026-10-31T19:45:16Z">
        <w:r>
          <w:rPr>
            <w:rFonts w:ascii="Arial" w:hAnsi="Arial" w:cs="Arial"/>
            <w:sz w:val="28"/>
            <w:szCs w:val="28"/>
          </w:rPr>
          <w:delText xml:space="preserve">indicado em</w:delText>
        </w:r>
      </w:del>
      <w:ins w:id="1867" w:author="Assessor GDSXSR" w:date="2026-10-31T19:45:16Z">
        <w:r>
          <w:rPr>
            <w:rFonts w:ascii="Arial" w:hAnsi="Arial" w:cs="Arial"/>
            <w:color w:val="808080"/>
            <w:sz w:val="28"/>
            <w:szCs w:val="28"/>
            <w:highlight w:val="yellow"/>
          </w:rPr>
          <w:t xml:space="preserve">de</w:t>
        </w:r>
      </w:ins>
      <w:r>
        <w:rPr>
          <w:rFonts w:ascii="Arial" w:hAnsi="Arial" w:cs="Arial"/>
          <w:sz w:val="28"/>
          <w:szCs w:val="28"/>
          <w:highlight w:val="yellow"/>
          <w:rPrChange w:id="1959" w:author="Assessor GDSXSR" w:date="2026-10-31T19:45:16Z">
            <w:rPr>
              <w:rFonts w:ascii="Arial" w:hAnsi="Arial" w:cs="Arial"/>
              <w:sz w:val="28"/>
              <w:szCs w:val="28"/>
            </w:rPr>
          </w:rPrChange>
        </w:rPr>
        <w:t xml:space="preserve"> março de 2022</w:t>
      </w:r>
      <w:del w:id="1868" w:author="Assessor GDSXSR" w:date="2026-10-31T19:45:16Z">
        <w:r>
          <w:rPr>
            <w:rFonts w:ascii="Arial" w:hAnsi="Arial" w:cs="Arial"/>
            <w:sz w:val="28"/>
            <w:szCs w:val="28"/>
          </w:rPr>
          <w:delText xml:space="preserve">.</w:delText>
        </w:r>
      </w:del>
      <w:ins w:id="1869" w:author="Assessor GDSXSR" w:date="2026-10-31T19:45:16Z">
        <w:r>
          <w:rPr>
            <w:rFonts w:ascii="Arial" w:hAnsi="Arial" w:cs="Arial"/>
            <w:color w:val="808080"/>
            <w:sz w:val="28"/>
            <w:szCs w:val="28"/>
            <w:highlight w:val="yellow"/>
          </w:rPr>
          <w:t xml:space="preserve">,</w:t>
        </w:r>
      </w:ins>
      <w:r>
        <w:rPr>
          <w:rFonts w:ascii="Arial" w:hAnsi="Arial" w:cs="Arial"/>
          <w:sz w:val="28"/>
          <w:szCs w:val="28"/>
          <w:highlight w:val="yellow"/>
          <w:rPrChange w:id="1960" w:author="Assessor GDSXSR" w:date="2026-10-31T19:45:16Z">
            <w:rPr>
              <w:rFonts w:ascii="Arial" w:hAnsi="Arial" w:cs="Arial"/>
              <w:sz w:val="28"/>
              <w:szCs w:val="28"/>
            </w:rPr>
          </w:rPrChange>
        </w:rPr>
        <w:t xml:space="preserve"> </w:t>
      </w:r>
      <w:del w:id="1870" w:author="Assessor GDSXSR" w:date="2026-10-31T19:45:16Z">
        <w:r>
          <w:rPr>
            <w:rFonts w:ascii="Arial" w:hAnsi="Arial" w:cs="Arial"/>
            <w:sz w:val="28"/>
            <w:szCs w:val="28"/>
          </w:rPr>
          <w:delText xml:space="preserve">Resulta</w:delText>
        </w:r>
      </w:del>
      <w:ins w:id="1871" w:author="Assessor GDSXSR" w:date="2026-10-31T19:45:16Z">
        <w:r>
          <w:rPr>
            <w:rFonts w:ascii="Arial" w:hAnsi="Arial" w:cs="Arial"/>
            <w:color w:val="808080"/>
            <w:sz w:val="28"/>
            <w:szCs w:val="28"/>
            <w:highlight w:val="yellow"/>
          </w:rPr>
          <w:t xml:space="preserve">e</w:t>
        </w:r>
      </w:ins>
      <w:r>
        <w:rPr>
          <w:rFonts w:ascii="Arial" w:hAnsi="Arial" w:cs="Arial"/>
          <w:sz w:val="28"/>
          <w:szCs w:val="28"/>
          <w:highlight w:val="yellow"/>
          <w:rPrChange w:id="1961" w:author="Assessor GDSXSR" w:date="2026-10-31T19:45:16Z">
            <w:rPr>
              <w:rFonts w:ascii="Arial" w:hAnsi="Arial" w:cs="Arial"/>
              <w:sz w:val="28"/>
              <w:szCs w:val="28"/>
            </w:rPr>
          </w:rPrChange>
        </w:rPr>
        <w:t xml:space="preserve"> </w:t>
      </w:r>
      <w:del w:id="1872" w:author="Assessor GDSXSR" w:date="2026-10-31T19:45:16Z">
        <w:r>
          <w:rPr>
            <w:rFonts w:ascii="Arial" w:hAnsi="Arial" w:cs="Arial"/>
            <w:sz w:val="28"/>
            <w:szCs w:val="28"/>
          </w:rPr>
          <w:delText xml:space="preserve">da</w:delText>
        </w:r>
      </w:del>
      <w:ins w:id="1873" w:author="Assessor GDSXSR" w:date="2026-10-31T19:45:16Z">
        <w:r>
          <w:rPr>
            <w:rFonts w:ascii="Arial" w:hAnsi="Arial" w:cs="Arial"/>
            <w:color w:val="808080"/>
            <w:sz w:val="28"/>
            <w:szCs w:val="28"/>
            <w:highlight w:val="yellow"/>
          </w:rPr>
          <w:t xml:space="preserve">a</w:t>
        </w:r>
      </w:ins>
      <w:r>
        <w:rPr>
          <w:rFonts w:ascii="Arial" w:hAnsi="Arial" w:cs="Arial"/>
          <w:sz w:val="28"/>
          <w:szCs w:val="28"/>
          <w:highlight w:val="yellow"/>
          <w:rPrChange w:id="1962" w:author="Assessor GDSXSR" w:date="2026-10-31T19:45:16Z">
            <w:rPr>
              <w:rFonts w:ascii="Arial" w:hAnsi="Arial" w:cs="Arial"/>
              <w:sz w:val="28"/>
              <w:szCs w:val="28"/>
            </w:rPr>
          </w:rPrChange>
        </w:rPr>
        <w:t xml:space="preserve"> </w:t>
      </w:r>
      <w:del w:id="1874" w:author="Assessor GDSXSR" w:date="2026-10-31T19:45:16Z">
        <w:r>
          <w:rPr>
            <w:rFonts w:ascii="Arial" w:hAnsi="Arial" w:cs="Arial"/>
            <w:sz w:val="28"/>
            <w:szCs w:val="28"/>
          </w:rPr>
          <w:delText xml:space="preserve">inclusão</w:delText>
        </w:r>
      </w:del>
      <w:ins w:id="1875" w:author="Assessor GDSXSR" w:date="2026-10-31T19:45:16Z">
        <w:r>
          <w:rPr>
            <w:rFonts w:ascii="Arial" w:hAnsi="Arial" w:cs="Arial"/>
            <w:color w:val="808080"/>
            <w:sz w:val="28"/>
            <w:szCs w:val="28"/>
            <w:highlight w:val="yellow"/>
          </w:rPr>
          <w:t xml:space="preserve">diferença nominal entre valores apurados em momentos distintos não demonstra excesso</w:t>
        </w:r>
      </w:ins>
      <w:r>
        <w:rPr>
          <w:rFonts w:ascii="Arial" w:hAnsi="Arial" w:cs="Arial"/>
          <w:sz w:val="28"/>
          <w:szCs w:val="28"/>
          <w:highlight w:val="yellow"/>
          <w:rPrChange w:id="1963" w:author="Assessor GDSXSR" w:date="2026-10-31T19:45:16Z">
            <w:rPr>
              <w:rFonts w:ascii="Arial" w:hAnsi="Arial" w:cs="Arial"/>
              <w:sz w:val="28"/>
              <w:szCs w:val="28"/>
            </w:rPr>
          </w:rPrChange>
        </w:rPr>
        <w:t xml:space="preserve"> de </w:t>
      </w:r>
      <w:del w:id="1876" w:author="Assessor GDSXSR" w:date="2026-10-31T19:45:16Z">
        <w:r>
          <w:rPr>
            <w:rFonts w:ascii="Arial" w:hAnsi="Arial" w:cs="Arial"/>
            <w:sz w:val="28"/>
            <w:szCs w:val="28"/>
          </w:rPr>
          <w:delText xml:space="preserve">créditos posteriormente faturados e da atualização dos débitos relacionados nos documentos de cálculo</w:delText>
        </w:r>
      </w:del>
      <w:ins w:id="1877" w:author="Assessor GDSXSR" w:date="2026-10-31T19:45:16Z">
        <w:r>
          <w:rPr>
            <w:rFonts w:ascii="Arial" w:hAnsi="Arial" w:cs="Arial"/>
            <w:color w:val="808080"/>
            <w:sz w:val="28"/>
            <w:szCs w:val="28"/>
            <w:highlight w:val="yellow"/>
          </w:rPr>
          <w:t xml:space="preserve">cobrança</w:t>
        </w:r>
      </w:ins>
      <w:r>
        <w:rPr>
          <w:rFonts w:ascii="Arial" w:hAnsi="Arial" w:cs="Arial"/>
          <w:sz w:val="28"/>
          <w:szCs w:val="28"/>
          <w:highlight w:val="yellow"/>
          <w:rPrChange w:id="1964" w:author="Assessor GDSXSR" w:date="2026-10-31T19:45:16Z">
            <w:rPr>
              <w:rFonts w:ascii="Arial" w:hAnsi="Arial" w:cs="Arial"/>
              <w:sz w:val="28"/>
              <w:szCs w:val="28"/>
            </w:rPr>
          </w:rPrChange>
        </w:rPr>
        <w:t xml:space="preserve">.</w:t>
      </w:r>
    </w:p>
    <w:p w:rsidRPr="005E3FDC" w:rsidR="005E3FDC" w:rsidP="005E3FDC" w:rsidRDefault="005E3FDC" w14:paraId="4861C644" w14:textId="77777777">
      <w:pPr>
        <w:spacing w:after="0" w:line="360" w:lineRule="auto"/>
        <w:ind w:firstLine="2268"/>
        <w:jc w:val="both"/>
        <w:rPr>
          <w:rFonts w:ascii="Arial" w:hAnsi="Arial" w:cs="Arial"/>
          <w:sz w:val="28"/>
          <w:szCs w:val="28"/>
        </w:rPr>
      </w:pPr>
    </w:p>
    <w:p w:rsidRPr="005E3FDC" w:rsidR="005E3FDC" w:rsidP="005E3FDC" w:rsidRDefault="005E3FDC" w14:paraId="69FFF432" w14:textId="248B519B">
      <w:pPr>
        <w:spacing w:after="0" w:line="360" w:lineRule="auto"/>
        <w:ind w:firstLine="2268"/>
        <w:jc w:val="both"/>
        <w:rPr>
          <w:del w:id="1881" w:author="Assessor GDSXSR" w:date="2026-10-31T19:45:16Z"/>
          <w:rFonts w:ascii="Arial" w:hAnsi="Arial" w:cs="Arial"/>
          <w:sz w:val="28"/>
          <w:szCs w:val="28"/>
        </w:rPr>
      </w:pPr>
      <w:del w:id="1878" w:author="Assessor GDSXSR" w:date="2026-10-31T19:45:16Z">
        <w:r w:rsidRPr="005E3FDC">
          <w:rPr>
            <w:rFonts w:ascii="Arial" w:hAnsi="Arial" w:cs="Arial"/>
            <w:sz w:val="28"/>
            <w:szCs w:val="28"/>
          </w:rPr>
          <w:delText xml:space="preserve">A diferença nominal entre os valores apurados em momentos distintos não demonstra, por si só, excesso de cobrança. A notificação extrajudicial do ID </w:delText>
        </w:r>
      </w:del>
      <w:del w:id="1879" w:author="Assessor GDSXSR" w:date="2026-10-31T19:45:16Z">
        <w:r w:rsidRPr="004553BF" w:rsidR="004553BF">
          <w:rPr>
            <w:rFonts w:ascii="Arial" w:hAnsi="Arial" w:cs="Arial"/>
            <w:sz w:val="28"/>
            <w:szCs w:val="28"/>
          </w:rPr>
          <w:delText>88628010</w:delText>
        </w:r>
      </w:del>
      <w:del w:id="1880" w:author="Assessor GDSXSR" w:date="2026-10-31T19:45:16Z">
        <w:r w:rsidRPr="005E3FDC">
          <w:rPr>
            <w:rFonts w:ascii="Arial" w:hAnsi="Arial" w:cs="Arial"/>
            <w:sz w:val="28"/>
            <w:szCs w:val="28"/>
          </w:rPr>
          <w:delText xml:space="preserve"> retrata a situação existente em data anterior, ao passo que a cobrança judicial contempla outras faturas e a atualização dos débitos até a decretação da falência.</w:delText>
        </w:r>
      </w:del>
    </w:p>
    <w:p w:rsidRPr="005E3FDC" w:rsidR="005E3FDC" w:rsidP="005E3FDC" w:rsidRDefault="005E3FDC" w14:paraId="1B4805AC" w14:textId="77777777">
      <w:pPr>
        <w:spacing w:after="0" w:line="360" w:lineRule="auto"/>
        <w:ind w:firstLine="2268"/>
        <w:jc w:val="both"/>
        <w:rPr>
          <w:del w:id="1882" w:author="Assessor GDSXSR" w:date="2026-10-31T19:45:16Z"/>
          <w:rFonts w:ascii="Arial" w:hAnsi="Arial" w:cs="Arial"/>
          <w:sz w:val="28"/>
          <w:szCs w:val="28"/>
        </w:rPr>
      </w:pPr>
    </w:p>
    <w:p w:rsidRPr="005E3FDC" w:rsidR="005E3FDC" w:rsidP="005E3FDC" w:rsidRDefault="005E3FDC" w14:paraId="350E535A" w14:textId="77777777">
      <w:pPr>
        <w:spacing w:after="0" w:line="360" w:lineRule="auto"/>
        <w:ind w:firstLine="2268"/>
        <w:jc w:val="both"/>
        <w:rPr>
          <w:rFonts w:ascii="Arial" w:hAnsi="Arial" w:cs="Arial"/>
          <w:sz w:val="28"/>
          <w:szCs w:val="28"/>
        </w:rPr>
      </w:pPr>
      <w:r w:rsidRPr="005E3FDC">
        <w:rPr>
          <w:rFonts w:ascii="Arial" w:hAnsi="Arial" w:cs="Arial"/>
          <w:sz w:val="28"/>
          <w:szCs w:val="28"/>
        </w:rPr>
        <w:t>Sem a identificação de erro concreto nos cálculos ou nos documentos, não há fundamento para afastar ou reduzir a condenação.</w:t>
      </w:r>
    </w:p>
    <w:p w:rsidRPr="005E3FDC" w:rsidR="005E3FDC" w:rsidP="005E3FDC" w:rsidRDefault="005E3FDC" w14:paraId="01A0828F" w14:textId="77777777">
      <w:pPr>
        <w:spacing w:after="0" w:line="360" w:lineRule="auto"/>
        <w:ind w:firstLine="2268"/>
        <w:jc w:val="both"/>
        <w:rPr>
          <w:rFonts w:ascii="Arial" w:hAnsi="Arial" w:cs="Arial"/>
          <w:sz w:val="28"/>
          <w:szCs w:val="28"/>
        </w:rPr>
      </w:pPr>
    </w:p>
    <w:p w:rsidRPr="005E3FDC" w:rsidR="005E3FDC" w:rsidP="005E3FDC" w:rsidRDefault="005E3FDC" w14:paraId="05BD59C8" w14:textId="77777777">
      <w:pPr>
        <w:spacing w:after="0" w:line="360" w:lineRule="auto"/>
        <w:ind w:firstLine="2268"/>
        <w:jc w:val="both"/>
        <w:rPr>
          <w:del w:id="1884" w:author="Assessor GDSXSR" w:date="2026-10-31T19:45:16Z"/>
          <w:rFonts w:ascii="Arial" w:hAnsi="Arial" w:cs="Arial"/>
          <w:sz w:val="28"/>
          <w:szCs w:val="28"/>
        </w:rPr>
      </w:pPr>
      <w:del w:id="1883" w:author="Assessor GDSXSR" w:date="2026-10-31T19:45:16Z">
        <w:r w:rsidRPr="005E3FDC">
          <w:rPr>
            <w:rFonts w:ascii="Arial" w:hAnsi="Arial" w:cs="Arial"/>
            <w:sz w:val="28"/>
            <w:szCs w:val="28"/>
          </w:rPr>
          <w:delText>Em síntese, os contratos comprovam a origem da relação jurídica. A planilha individualiza os atendimentos e os valores. As contas e notas fiscais fornecem suporte à cobrança. Os e-mails confirmam a dinâmica de apresentação das faturas. A notificação extrajudicial demonstra as tentativas de recebimento. Em sentido contrário, não foi produzida prova de pagamento, glosa, duplicidade ou inexistência dos serviços.</w:delText>
        </w:r>
      </w:del>
    </w:p>
    <w:p w:rsidRPr="005E3FDC" w:rsidR="005E3FDC" w:rsidP="005E3FDC" w:rsidRDefault="005E3FDC" w14:paraId="4C29F91E" w14:textId="77777777">
      <w:pPr>
        <w:spacing w:after="0" w:line="360" w:lineRule="auto"/>
        <w:ind w:firstLine="2268"/>
        <w:jc w:val="both"/>
        <w:rPr>
          <w:del w:id="1885" w:author="Assessor GDSXSR" w:date="2026-10-31T19:45:16Z"/>
          <w:rFonts w:ascii="Arial" w:hAnsi="Arial" w:cs="Arial"/>
          <w:sz w:val="28"/>
          <w:szCs w:val="28"/>
        </w:rPr>
      </w:pPr>
    </w:p>
    <w:p w:rsidR="005E3FDC" w:rsidP="005E3FDC" w:rsidRDefault="005E3FDC" w14:paraId="39D0B47E" w14:textId="0146C05D">
      <w:pPr>
        <w:spacing w:after="0" w:line="360" w:lineRule="auto"/>
        <w:ind w:firstLine="2268"/>
        <w:jc w:val="both"/>
        <w:rPr>
          <w:rFonts w:ascii="Arial" w:hAnsi="Arial" w:cs="Arial"/>
          <w:sz w:val="28"/>
          <w:szCs w:val="28"/>
        </w:rPr>
      </w:pPr>
      <w:del w:id="1886" w:author="Assessor GDSXSR" w:date="2026-10-31T19:45:16Z">
        <w:r>
          <w:rPr>
            <w:rFonts w:ascii="Arial" w:hAnsi="Arial" w:cs="Arial"/>
            <w:sz w:val="28"/>
            <w:szCs w:val="28"/>
          </w:rPr>
          <w:delText xml:space="preserve">A</w:delText>
        </w:r>
      </w:del>
      <w:ins w:id="1887" w:author="Assessor GDSXSR" w:date="2026-10-31T19:45:16Z">
        <w:r>
          <w:rPr>
            <w:rFonts w:ascii="Arial" w:hAnsi="Arial" w:cs="Arial"/>
            <w:color w:val="808080"/>
            <w:sz w:val="28"/>
            <w:szCs w:val="28"/>
            <w:highlight w:val="yellow"/>
          </w:rPr>
          <w:t xml:space="preserve">Por</w:t>
        </w:r>
      </w:ins>
      <w:r>
        <w:rPr>
          <w:rFonts w:ascii="Arial" w:hAnsi="Arial" w:cs="Arial"/>
          <w:sz w:val="28"/>
          <w:szCs w:val="28"/>
          <w:highlight w:val="yellow"/>
          <w:rPrChange w:id="1965" w:author="Assessor GDSXSR" w:date="2026-10-31T19:45:16Z">
            <w:rPr>
              <w:rFonts w:ascii="Arial" w:hAnsi="Arial" w:cs="Arial"/>
              <w:sz w:val="28"/>
              <w:szCs w:val="28"/>
            </w:rPr>
          </w:rPrChange>
        </w:rPr>
        <w:t xml:space="preserve"> </w:t>
      </w:r>
      <w:del w:id="1888" w:author="Assessor GDSXSR" w:date="2026-10-31T19:45:16Z">
        <w:r>
          <w:rPr>
            <w:rFonts w:ascii="Arial" w:hAnsi="Arial" w:cs="Arial"/>
            <w:sz w:val="28"/>
            <w:szCs w:val="28"/>
          </w:rPr>
          <w:delText xml:space="preserve">sentença examinou adequadamente</w:delText>
        </w:r>
      </w:del>
      <w:ins w:id="1889" w:author="Assessor GDSXSR" w:date="2026-10-31T19:45:16Z">
        <w:r>
          <w:rPr>
            <w:rFonts w:ascii="Arial" w:hAnsi="Arial" w:cs="Arial"/>
            <w:color w:val="808080"/>
            <w:sz w:val="28"/>
            <w:szCs w:val="28"/>
            <w:highlight w:val="yellow"/>
          </w:rPr>
          <w:t xml:space="preserve">fim,</w:t>
        </w:r>
      </w:ins>
      <w:r>
        <w:rPr>
          <w:rFonts w:ascii="Arial" w:hAnsi="Arial" w:cs="Arial"/>
          <w:sz w:val="28"/>
          <w:szCs w:val="28"/>
          <w:highlight w:val="yellow"/>
          <w:rPrChange w:id="1966" w:author="Assessor GDSXSR" w:date="2026-10-31T19:45:16Z">
            <w:rPr>
              <w:rFonts w:ascii="Arial" w:hAnsi="Arial" w:cs="Arial"/>
              <w:sz w:val="28"/>
              <w:szCs w:val="28"/>
            </w:rPr>
          </w:rPrChange>
        </w:rPr>
        <w:t xml:space="preserve"> a </w:t>
      </w:r>
      <w:del w:id="1890" w:author="Assessor GDSXSR" w:date="2026-10-31T19:45:16Z">
        <w:r>
          <w:rPr>
            <w:rFonts w:ascii="Arial" w:hAnsi="Arial" w:cs="Arial"/>
            <w:sz w:val="28"/>
            <w:szCs w:val="28"/>
          </w:rPr>
          <w:delText xml:space="preserve">controvérsia e reconheceu a suficiência do conjunto probatório. A fundamentação</w:delText>
        </w:r>
      </w:del>
      <w:ins w:id="1891" w:author="Assessor GDSXSR" w:date="2026-10-31T19:45:16Z">
        <w:r>
          <w:rPr>
            <w:rFonts w:ascii="Arial" w:hAnsi="Arial" w:cs="Arial"/>
            <w:color w:val="808080"/>
            <w:sz w:val="28"/>
            <w:szCs w:val="28"/>
            <w:highlight w:val="yellow"/>
          </w:rPr>
          <w:t xml:space="preserve">sentença</w:t>
        </w:r>
      </w:ins>
      <w:r>
        <w:rPr>
          <w:rFonts w:ascii="Arial" w:hAnsi="Arial" w:cs="Arial"/>
          <w:sz w:val="28"/>
          <w:szCs w:val="28"/>
          <w:highlight w:val="yellow"/>
          <w:rPrChange w:id="1967" w:author="Assessor GDSXSR" w:date="2026-10-31T19:45:16Z">
            <w:rPr>
              <w:rFonts w:ascii="Arial" w:hAnsi="Arial" w:cs="Arial"/>
              <w:sz w:val="28"/>
              <w:szCs w:val="28"/>
            </w:rPr>
          </w:rPrChange>
        </w:rPr>
        <w:t xml:space="preserve"> deve ser </w:t>
      </w:r>
      <w:del w:id="1892" w:author="Assessor GDSXSR" w:date="2026-10-31T19:45:16Z">
        <w:r>
          <w:rPr>
            <w:rFonts w:ascii="Arial" w:hAnsi="Arial" w:cs="Arial"/>
            <w:sz w:val="28"/>
            <w:szCs w:val="28"/>
          </w:rPr>
          <w:delText xml:space="preserve">apenas</w:delText>
        </w:r>
      </w:del>
      <w:ins w:id="1893" w:author="Assessor GDSXSR" w:date="2026-10-31T19:45:16Z">
        <w:r>
          <w:rPr>
            <w:rFonts w:ascii="Arial" w:hAnsi="Arial" w:cs="Arial"/>
            <w:color w:val="808080"/>
            <w:sz w:val="28"/>
            <w:szCs w:val="28"/>
            <w:highlight w:val="yellow"/>
          </w:rPr>
          <w:t xml:space="preserve">mantida,</w:t>
        </w:r>
      </w:ins>
      <w:r>
        <w:rPr>
          <w:rFonts w:ascii="Arial" w:hAnsi="Arial" w:cs="Arial"/>
          <w:sz w:val="28"/>
          <w:szCs w:val="28"/>
          <w:highlight w:val="yellow"/>
          <w:rPrChange w:id="1968" w:author="Assessor GDSXSR" w:date="2026-10-31T19:45:16Z">
            <w:rPr>
              <w:rFonts w:ascii="Arial" w:hAnsi="Arial" w:cs="Arial"/>
              <w:sz w:val="28"/>
              <w:szCs w:val="28"/>
            </w:rPr>
          </w:rPrChange>
        </w:rPr>
        <w:t xml:space="preserve"> </w:t>
      </w:r>
      <w:del w:id="1894" w:author="Assessor GDSXSR" w:date="2026-10-31T19:45:16Z">
        <w:r>
          <w:rPr>
            <w:rFonts w:ascii="Arial" w:hAnsi="Arial" w:cs="Arial"/>
            <w:sz w:val="28"/>
            <w:szCs w:val="28"/>
          </w:rPr>
          <w:delText xml:space="preserve">ajustada</w:delText>
        </w:r>
      </w:del>
      <w:ins w:id="1895" w:author="Assessor GDSXSR" w:date="2026-10-31T19:45:16Z">
        <w:r>
          <w:rPr>
            <w:rFonts w:ascii="Arial" w:hAnsi="Arial" w:cs="Arial"/>
            <w:color w:val="808080"/>
            <w:sz w:val="28"/>
            <w:szCs w:val="28"/>
            <w:highlight w:val="yellow"/>
          </w:rPr>
          <w:t xml:space="preserve">com</w:t>
        </w:r>
      </w:ins>
      <w:r>
        <w:rPr>
          <w:rFonts w:ascii="Arial" w:hAnsi="Arial" w:cs="Arial"/>
          <w:sz w:val="28"/>
          <w:szCs w:val="28"/>
          <w:highlight w:val="yellow"/>
          <w:rPrChange w:id="1969" w:author="Assessor GDSXSR" w:date="2026-10-31T19:45:16Z">
            <w:rPr>
              <w:rFonts w:ascii="Arial" w:hAnsi="Arial" w:cs="Arial"/>
              <w:sz w:val="28"/>
              <w:szCs w:val="28"/>
            </w:rPr>
          </w:rPrChange>
        </w:rPr>
        <w:t xml:space="preserve"> </w:t>
      </w:r>
      <w:del w:id="1896" w:author="Assessor GDSXSR" w:date="2026-10-31T19:45:16Z">
        <w:r>
          <w:rPr>
            <w:rFonts w:ascii="Arial" w:hAnsi="Arial" w:cs="Arial"/>
            <w:sz w:val="28"/>
            <w:szCs w:val="28"/>
          </w:rPr>
          <w:delText xml:space="preserve">para</w:delText>
        </w:r>
      </w:del>
      <w:ins w:id="1897" w:author="Assessor GDSXSR" w:date="2026-10-31T19:45:16Z">
        <w:r>
          <w:rPr>
            <w:rFonts w:ascii="Arial" w:hAnsi="Arial" w:cs="Arial"/>
            <w:color w:val="808080"/>
            <w:sz w:val="28"/>
            <w:szCs w:val="28"/>
            <w:highlight w:val="yellow"/>
          </w:rPr>
          <w:t xml:space="preserve">o</w:t>
        </w:r>
      </w:ins>
      <w:r>
        <w:rPr>
          <w:rFonts w:ascii="Arial" w:hAnsi="Arial" w:cs="Arial"/>
          <w:sz w:val="28"/>
          <w:szCs w:val="28"/>
          <w:highlight w:val="yellow"/>
          <w:rPrChange w:id="1970" w:author="Assessor GDSXSR" w:date="2026-10-31T19:45:16Z">
            <w:rPr>
              <w:rFonts w:ascii="Arial" w:hAnsi="Arial" w:cs="Arial"/>
              <w:sz w:val="28"/>
              <w:szCs w:val="28"/>
            </w:rPr>
          </w:rPrChange>
        </w:rPr>
        <w:t xml:space="preserve"> </w:t>
      </w:r>
      <w:del w:id="1898" w:author="Assessor GDSXSR" w:date="2026-10-31T19:45:16Z">
        <w:r>
          <w:rPr>
            <w:rFonts w:ascii="Arial" w:hAnsi="Arial" w:cs="Arial"/>
            <w:sz w:val="28"/>
            <w:szCs w:val="28"/>
          </w:rPr>
          <w:delText xml:space="preserve">esclarecer</w:delText>
        </w:r>
      </w:del>
      <w:ins w:id="1899" w:author="Assessor GDSXSR" w:date="2026-10-31T19:45:16Z">
        <w:r>
          <w:rPr>
            <w:rFonts w:ascii="Arial" w:hAnsi="Arial" w:cs="Arial"/>
            <w:color w:val="808080"/>
            <w:sz w:val="28"/>
            <w:szCs w:val="28"/>
            <w:highlight w:val="yellow"/>
          </w:rPr>
          <w:t xml:space="preserve">esclarecimento de</w:t>
        </w:r>
      </w:ins>
      <w:r>
        <w:rPr>
          <w:rFonts w:ascii="Arial" w:hAnsi="Arial" w:cs="Arial"/>
          <w:sz w:val="28"/>
          <w:szCs w:val="28"/>
          <w:highlight w:val="yellow"/>
          <w:rPrChange w:id="1971" w:author="Assessor GDSXSR" w:date="2026-10-31T19:45:16Z">
            <w:rPr>
              <w:rFonts w:ascii="Arial" w:hAnsi="Arial" w:cs="Arial"/>
              <w:sz w:val="28"/>
              <w:szCs w:val="28"/>
            </w:rPr>
          </w:rPrChange>
        </w:rPr>
        <w:t xml:space="preserve"> que os e-</w:t>
      </w:r>
      <w:r>
        <w:rPr>
          <w:rFonts w:ascii="Arial" w:hAnsi="Arial" w:cs="Arial"/>
          <w:sz w:val="28"/>
          <w:szCs w:val="28"/>
          <w:highlight w:val="yellow"/>
          <w:rPrChange w:id="1972" w:author="Assessor GDSXSR" w:date="2026-10-31T19:45:16Z">
            <w:rPr>
              <w:rFonts w:ascii="Arial" w:hAnsi="Arial" w:cs="Arial"/>
              <w:sz w:val="28"/>
              <w:szCs w:val="28"/>
            </w:rPr>
          </w:rPrChange>
        </w:rPr>
        <w:t xml:space="preserve">mails não </w:t>
      </w:r>
      <w:del w:id="1900" w:author="Assessor GDSXSR" w:date="2026-10-31T19:45:16Z">
        <w:r>
          <w:rPr>
            <w:rFonts w:ascii="Arial" w:hAnsi="Arial" w:cs="Arial"/>
            <w:sz w:val="28"/>
            <w:szCs w:val="28"/>
          </w:rPr>
          <w:delText xml:space="preserve">constituem</w:delText>
        </w:r>
      </w:del>
      <w:ins w:id="1901" w:author="Assessor GDSXSR" w:date="2026-10-31T19:45:16Z">
        <w:r>
          <w:rPr>
            <w:rFonts w:ascii="Arial" w:hAnsi="Arial" w:cs="Arial"/>
            <w:color w:val="808080"/>
            <w:sz w:val="28"/>
            <w:szCs w:val="28"/>
            <w:highlight w:val="yellow"/>
          </w:rPr>
          <w:t xml:space="preserve">confirmam</w:t>
        </w:r>
      </w:ins>
      <w:r>
        <w:rPr>
          <w:rFonts w:ascii="Arial" w:hAnsi="Arial" w:cs="Arial"/>
          <w:sz w:val="28"/>
          <w:szCs w:val="28"/>
          <w:highlight w:val="yellow"/>
          <w:rPrChange w:id="1973" w:author="Assessor GDSXSR" w:date="2026-10-31T19:45:16Z">
            <w:rPr>
              <w:rFonts w:ascii="Arial" w:hAnsi="Arial" w:cs="Arial"/>
              <w:sz w:val="28"/>
              <w:szCs w:val="28"/>
            </w:rPr>
          </w:rPrChange>
        </w:rPr>
        <w:t xml:space="preserve"> </w:t>
      </w:r>
      <w:del w:id="1902" w:author="Assessor GDSXSR" w:date="2026-10-31T19:45:16Z">
        <w:r>
          <w:rPr>
            <w:rFonts w:ascii="Arial" w:hAnsi="Arial" w:cs="Arial"/>
            <w:sz w:val="28"/>
            <w:szCs w:val="28"/>
          </w:rPr>
          <w:delText xml:space="preserve">confissão</w:delText>
        </w:r>
      </w:del>
      <w:ins w:id="1903" w:author="Assessor GDSXSR" w:date="2026-10-31T19:45:16Z">
        <w:r>
          <w:rPr>
            <w:rFonts w:ascii="Arial" w:hAnsi="Arial" w:cs="Arial"/>
            <w:color w:val="808080"/>
            <w:sz w:val="28"/>
            <w:szCs w:val="28"/>
            <w:highlight w:val="yellow"/>
          </w:rPr>
          <w:t xml:space="preserve">integralmente</w:t>
        </w:r>
      </w:ins>
      <w:r>
        <w:rPr>
          <w:rFonts w:ascii="Arial" w:hAnsi="Arial" w:cs="Arial"/>
          <w:sz w:val="28"/>
          <w:szCs w:val="28"/>
          <w:highlight w:val="yellow"/>
          <w:rPrChange w:id="1974" w:author="Assessor GDSXSR" w:date="2026-10-31T19:45:16Z">
            <w:rPr>
              <w:rFonts w:ascii="Arial" w:hAnsi="Arial" w:cs="Arial"/>
              <w:sz w:val="28"/>
              <w:szCs w:val="28"/>
            </w:rPr>
          </w:rPrChange>
        </w:rPr>
        <w:t xml:space="preserve"> </w:t>
      </w:r>
      <w:del w:id="1904" w:author="Assessor GDSXSR" w:date="2026-10-31T19:45:16Z">
        <w:r>
          <w:rPr>
            <w:rFonts w:ascii="Arial" w:hAnsi="Arial" w:cs="Arial"/>
            <w:sz w:val="28"/>
            <w:szCs w:val="28"/>
          </w:rPr>
          <w:delText xml:space="preserve">integral da</w:delText>
        </w:r>
      </w:del>
      <w:ins w:id="1905" w:author="Assessor GDSXSR" w:date="2026-10-31T19:45:16Z">
        <w:r>
          <w:rPr>
            <w:rFonts w:ascii="Arial" w:hAnsi="Arial" w:cs="Arial"/>
            <w:color w:val="808080"/>
            <w:sz w:val="28"/>
            <w:szCs w:val="28"/>
            <w:highlight w:val="yellow"/>
          </w:rPr>
          <w:t xml:space="preserve">a</w:t>
        </w:r>
      </w:ins>
      <w:r>
        <w:rPr>
          <w:rFonts w:ascii="Arial" w:hAnsi="Arial" w:cs="Arial"/>
          <w:sz w:val="28"/>
          <w:szCs w:val="28"/>
          <w:highlight w:val="yellow"/>
          <w:rPrChange w:id="1975" w:author="Assessor GDSXSR" w:date="2026-10-31T19:45:16Z">
            <w:rPr>
              <w:rFonts w:ascii="Arial" w:hAnsi="Arial" w:cs="Arial"/>
              <w:sz w:val="28"/>
              <w:szCs w:val="28"/>
            </w:rPr>
          </w:rPrChange>
        </w:rPr>
        <w:t xml:space="preserve"> dívida, mas</w:t>
      </w:r>
      <w:del w:id="1906" w:author="Assessor GDSXSR" w:date="2026-10-31T19:45:16Z">
        <w:r>
          <w:rPr>
            <w:rFonts w:ascii="Arial" w:hAnsi="Arial" w:cs="Arial"/>
            <w:sz w:val="28"/>
            <w:szCs w:val="28"/>
          </w:rPr>
          <w:delText xml:space="preserve"> elementos que</w:delText>
        </w:r>
      </w:del>
      <w:r>
        <w:rPr>
          <w:rFonts w:ascii="Arial" w:hAnsi="Arial" w:cs="Arial"/>
          <w:sz w:val="28"/>
          <w:szCs w:val="28"/>
          <w:highlight w:val="yellow"/>
          <w:rPrChange w:id="1976" w:author="Assessor GDSXSR" w:date="2026-10-31T19:45:16Z">
            <w:rPr>
              <w:rFonts w:ascii="Arial" w:hAnsi="Arial" w:cs="Arial"/>
              <w:sz w:val="28"/>
              <w:szCs w:val="28"/>
            </w:rPr>
          </w:rPrChange>
        </w:rPr>
        <w:t xml:space="preserve"> corroboram as demais provas</w:t>
      </w:r>
      <w:del w:id="1907" w:author="Assessor GDSXSR" w:date="2026-10-31T19:45:16Z">
        <w:r>
          <w:rPr>
            <w:rFonts w:ascii="Arial" w:hAnsi="Arial" w:cs="Arial"/>
            <w:sz w:val="28"/>
            <w:szCs w:val="28"/>
          </w:rPr>
          <w:delText xml:space="preserve">.</w:delText>
        </w:r>
      </w:del>
      <w:ins w:id="1908" w:author="Assessor GDSXSR" w:date="2026-10-31T19:45:16Z">
        <w:r>
          <w:rPr>
            <w:rFonts w:ascii="Arial" w:hAnsi="Arial" w:cs="Arial"/>
            <w:color w:val="808080"/>
            <w:sz w:val="28"/>
            <w:szCs w:val="28"/>
            <w:highlight w:val="yellow"/>
          </w:rPr>
          <w:t xml:space="preserve">,</w:t>
        </w:r>
      </w:ins>
      <w:r>
        <w:rPr>
          <w:rFonts w:ascii="Arial" w:hAnsi="Arial" w:cs="Arial"/>
          <w:sz w:val="28"/>
          <w:szCs w:val="28"/>
          <w:highlight w:val="yellow"/>
          <w:rPrChange w:id="1977" w:author="Assessor GDSXSR" w:date="2026-10-31T19:45:16Z">
            <w:rPr>
              <w:rFonts w:ascii="Arial" w:hAnsi="Arial" w:cs="Arial"/>
              <w:sz w:val="28"/>
              <w:szCs w:val="28"/>
            </w:rPr>
          </w:rPrChange>
        </w:rPr>
        <w:t xml:space="preserve"> </w:t>
      </w:r>
      <w:del w:id="1909" w:author="Assessor GDSXSR" w:date="2026-10-31T19:45:16Z">
        <w:r>
          <w:rPr>
            <w:rFonts w:ascii="Arial" w:hAnsi="Arial" w:cs="Arial"/>
            <w:sz w:val="28"/>
            <w:szCs w:val="28"/>
          </w:rPr>
          <w:delText xml:space="preserve">Esse</w:delText>
        </w:r>
      </w:del>
      <w:ins w:id="1910" w:author="Assessor GDSXSR" w:date="2026-10-31T19:45:16Z">
        <w:r>
          <w:rPr>
            <w:rFonts w:ascii="Arial" w:hAnsi="Arial" w:cs="Arial"/>
            <w:color w:val="808080"/>
            <w:sz w:val="28"/>
            <w:szCs w:val="28"/>
            <w:highlight w:val="yellow"/>
          </w:rPr>
          <w:t xml:space="preserve">o</w:t>
        </w:r>
      </w:ins>
      <w:r>
        <w:rPr>
          <w:rFonts w:ascii="Arial" w:hAnsi="Arial" w:cs="Arial"/>
          <w:sz w:val="28"/>
          <w:szCs w:val="28"/>
          <w:highlight w:val="yellow"/>
          <w:rPrChange w:id="1978" w:author="Assessor GDSXSR" w:date="2026-10-31T19:45:16Z">
            <w:rPr>
              <w:rFonts w:ascii="Arial" w:hAnsi="Arial" w:cs="Arial"/>
              <w:sz w:val="28"/>
              <w:szCs w:val="28"/>
            </w:rPr>
          </w:rPrChange>
        </w:rPr>
        <w:t xml:space="preserve"> </w:t>
      </w:r>
      <w:del w:id="1911" w:author="Assessor GDSXSR" w:date="2026-10-31T19:45:16Z">
        <w:r>
          <w:rPr>
            <w:rFonts w:ascii="Arial" w:hAnsi="Arial" w:cs="Arial"/>
            <w:sz w:val="28"/>
            <w:szCs w:val="28"/>
          </w:rPr>
          <w:delText xml:space="preserve">esclarecimento</w:delText>
        </w:r>
      </w:del>
      <w:ins w:id="1912" w:author="Assessor GDSXSR" w:date="2026-10-31T19:45:16Z">
        <w:r>
          <w:rPr>
            <w:rFonts w:ascii="Arial" w:hAnsi="Arial" w:cs="Arial"/>
            <w:color w:val="808080"/>
            <w:sz w:val="28"/>
            <w:szCs w:val="28"/>
            <w:highlight w:val="yellow"/>
          </w:rPr>
          <w:t xml:space="preserve">que</w:t>
        </w:r>
      </w:ins>
      <w:r>
        <w:rPr>
          <w:rFonts w:ascii="Arial" w:hAnsi="Arial" w:cs="Arial"/>
          <w:sz w:val="28"/>
          <w:szCs w:val="28"/>
          <w:highlight w:val="yellow"/>
          <w:rPrChange w:id="1979" w:author="Assessor GDSXSR" w:date="2026-10-31T19:45:16Z">
            <w:rPr>
              <w:rFonts w:ascii="Arial" w:hAnsi="Arial" w:cs="Arial"/>
              <w:sz w:val="28"/>
              <w:szCs w:val="28"/>
            </w:rPr>
          </w:rPrChange>
        </w:rPr>
        <w:t xml:space="preserve"> não modifica a conclusão adotada.</w:t>
      </w:r>
    </w:p>
    <w:p w:rsidR="00506A7D" w:rsidP="00DB1301" w:rsidRDefault="00506A7D" w14:paraId="38B60390" w14:textId="77777777">
      <w:pPr>
        <w:spacing w:after="0" w:line="360" w:lineRule="auto"/>
        <w:ind w:firstLine="2268"/>
        <w:jc w:val="both"/>
        <w:rPr>
          <w:rFonts w:ascii="Arial" w:hAnsi="Arial" w:cs="Arial"/>
          <w:sz w:val="28"/>
          <w:szCs w:val="28"/>
        </w:rPr>
      </w:pPr>
    </w:p>
    <w:p w:rsidRPr="00D516B2" w:rsidR="00B73FAD" w:rsidP="00B73FAD" w:rsidRDefault="00B73FAD" w14:paraId="72A2F87F" w14:textId="48B4A1ED">
      <w:pPr>
        <w:spacing w:after="0" w:line="360" w:lineRule="auto"/>
        <w:jc w:val="center"/>
        <w:rPr>
          <w:rFonts w:ascii="Arial" w:hAnsi="Arial" w:cs="Arial"/>
          <w:b/>
          <w:bCs/>
          <w:sz w:val="28"/>
          <w:szCs w:val="28"/>
        </w:rPr>
      </w:pPr>
      <w:r w:rsidRPr="00D516B2">
        <w:rPr>
          <w:rFonts w:ascii="Arial" w:hAnsi="Arial" w:cs="Arial"/>
          <w:b/>
          <w:bCs/>
          <w:sz w:val="28"/>
          <w:szCs w:val="28"/>
        </w:rPr>
        <w:t>DIS</w:t>
      </w:r>
      <w:r w:rsidRPr="00D516B2" w:rsidR="00D516B2">
        <w:rPr>
          <w:rFonts w:ascii="Arial" w:hAnsi="Arial" w:cs="Arial"/>
          <w:b/>
          <w:bCs/>
          <w:sz w:val="28"/>
          <w:szCs w:val="28"/>
        </w:rPr>
        <w:t>POSITIVO</w:t>
      </w:r>
    </w:p>
    <w:p w:rsidR="00B73FAD" w:rsidP="00DB1301" w:rsidRDefault="00B73FAD" w14:paraId="0E59050E" w14:textId="77777777">
      <w:pPr>
        <w:spacing w:after="0" w:line="360" w:lineRule="auto"/>
        <w:ind w:firstLine="2268"/>
        <w:jc w:val="both"/>
        <w:rPr>
          <w:rFonts w:ascii="Arial" w:hAnsi="Arial" w:cs="Arial"/>
          <w:sz w:val="28"/>
          <w:szCs w:val="28"/>
        </w:rPr>
      </w:pPr>
    </w:p>
    <w:p w:rsidR="008A4445" w:rsidP="00DB1301" w:rsidRDefault="00D516B2" w14:paraId="76119EA8" w14:textId="4F44AE5C">
      <w:pPr>
        <w:spacing w:after="0" w:line="360" w:lineRule="auto"/>
        <w:ind w:firstLine="2268"/>
        <w:jc w:val="both"/>
        <w:rPr>
          <w:rFonts w:ascii="Arial" w:hAnsi="Arial" w:cs="Arial"/>
          <w:sz w:val="28"/>
          <w:szCs w:val="28"/>
        </w:rPr>
      </w:pPr>
      <w:r w:rsidRPr="66A65482">
        <w:rPr>
          <w:rFonts w:ascii="Arial" w:hAnsi="Arial" w:cs="Arial"/>
          <w:sz w:val="28"/>
          <w:szCs w:val="28"/>
        </w:rPr>
        <w:t xml:space="preserve">Ante o exposto, </w:t>
      </w:r>
      <w:r w:rsidRPr="00D928E1" w:rsidR="005B26EB">
        <w:rPr>
          <w:rFonts w:ascii="Arial" w:hAnsi="Arial" w:cs="Arial"/>
          <w:b/>
          <w:bCs/>
          <w:sz w:val="28"/>
          <w:szCs w:val="28"/>
        </w:rPr>
        <w:t>nego provimento</w:t>
      </w:r>
      <w:r w:rsidRPr="66A65482" w:rsidR="00D21983">
        <w:rPr>
          <w:rFonts w:ascii="Arial" w:hAnsi="Arial" w:cs="Arial"/>
          <w:sz w:val="28"/>
          <w:szCs w:val="28"/>
        </w:rPr>
        <w:t xml:space="preserve"> ao apelo d</w:t>
      </w:r>
      <w:r w:rsidR="005B26EB">
        <w:rPr>
          <w:rFonts w:ascii="Arial" w:hAnsi="Arial" w:cs="Arial"/>
          <w:sz w:val="28"/>
          <w:szCs w:val="28"/>
        </w:rPr>
        <w:t>a ré</w:t>
      </w:r>
      <w:r w:rsidRPr="66A65482" w:rsidR="00635527">
        <w:rPr>
          <w:rFonts w:ascii="Arial" w:hAnsi="Arial" w:cs="Arial"/>
          <w:sz w:val="28"/>
          <w:szCs w:val="28"/>
        </w:rPr>
        <w:t>,</w:t>
      </w:r>
      <w:r w:rsidRPr="005B26EB" w:rsidR="005B26EB">
        <w:rPr>
          <w:rFonts w:ascii="Arial" w:hAnsi="Arial" w:cs="Arial"/>
          <w:sz w:val="28"/>
          <w:szCs w:val="28"/>
        </w:rPr>
        <w:t xml:space="preserve"> </w:t>
      </w:r>
      <w:r w:rsidRPr="008D583B" w:rsidR="005B26EB">
        <w:rPr>
          <w:rFonts w:ascii="Arial" w:hAnsi="Arial" w:cs="Arial"/>
          <w:sz w:val="28"/>
          <w:szCs w:val="28"/>
        </w:rPr>
        <w:t>Massa Falida de Hospital Bom Samaritano S/</w:t>
      </w:r>
      <w:r w:rsidR="00AB3928">
        <w:rPr>
          <w:rFonts w:ascii="Arial" w:hAnsi="Arial" w:cs="Arial"/>
          <w:sz w:val="28"/>
          <w:szCs w:val="28"/>
        </w:rPr>
        <w:t xml:space="preserve">C </w:t>
      </w:r>
      <w:r w:rsidRPr="008D583B" w:rsidR="005B26EB">
        <w:rPr>
          <w:rFonts w:ascii="Arial" w:hAnsi="Arial" w:cs="Arial"/>
          <w:sz w:val="28"/>
          <w:szCs w:val="28"/>
        </w:rPr>
        <w:t>Ltda</w:t>
      </w:r>
      <w:r w:rsidR="00AB3928">
        <w:rPr>
          <w:rFonts w:ascii="Arial" w:hAnsi="Arial" w:cs="Arial"/>
          <w:sz w:val="28"/>
          <w:szCs w:val="28"/>
        </w:rPr>
        <w:t>.</w:t>
      </w:r>
    </w:p>
    <w:p w:rsidR="008A4445" w:rsidP="00DB1301" w:rsidRDefault="008A4445" w14:paraId="38E9A44F" w14:textId="77777777">
      <w:pPr>
        <w:spacing w:after="0" w:line="360" w:lineRule="auto"/>
        <w:ind w:firstLine="2268"/>
        <w:jc w:val="both"/>
        <w:rPr>
          <w:rFonts w:ascii="Arial" w:hAnsi="Arial" w:cs="Arial"/>
          <w:sz w:val="28"/>
          <w:szCs w:val="28"/>
        </w:rPr>
      </w:pPr>
    </w:p>
    <w:p w:rsidR="00635527" w:rsidP="00DB1301" w:rsidRDefault="00480A33" w14:paraId="4BB4AF11" w14:textId="3D286C84">
      <w:pPr>
        <w:spacing w:after="0" w:line="360" w:lineRule="auto"/>
        <w:ind w:firstLine="2268"/>
        <w:jc w:val="both"/>
        <w:rPr>
          <w:rFonts w:ascii="Arial" w:hAnsi="Arial" w:cs="Arial"/>
          <w:sz w:val="28"/>
          <w:szCs w:val="28"/>
        </w:rPr>
      </w:pPr>
      <w:commentRangeStart w:id="8"/>
      <w:commentRangeStart w:id="9"/>
      <w:r>
        <w:rPr>
          <w:rFonts w:ascii="Arial" w:hAnsi="Arial" w:cs="Arial"/>
          <w:b/>
          <w:bCs/>
          <w:sz w:val="28"/>
          <w:szCs w:val="28"/>
          <w:rPrChange w:id="1914" w:author="Assessor GDSXSR" w:date="2026-10-31T19:45:16Z">
            <w:rPr>
              <w:rFonts w:ascii="Arial" w:hAnsi="Arial" w:cs="Arial"/>
              <w:b/>
              <w:bCs/>
              <w:sz w:val="28"/>
              <w:szCs w:val="28"/>
            </w:rPr>
          </w:rPrChange>
        </w:rPr>
        <w:t xml:space="preserve">Condeno</w:t>
      </w:r>
      <w:r>
        <w:rPr>
          <w:rFonts w:ascii="Arial" w:hAnsi="Arial" w:cs="Arial"/>
          <w:sz w:val="28"/>
          <w:szCs w:val="28"/>
        </w:rPr>
        <w:t xml:space="preserve"> </w:t>
      </w:r>
      <w:r>
        <w:rPr>
          <w:rFonts w:ascii="Arial" w:hAnsi="Arial" w:cs="Arial"/>
          <w:sz w:val="28"/>
          <w:szCs w:val="28"/>
        </w:rPr>
        <w:t xml:space="preserve">a</w:t>
      </w:r>
      <w:r>
        <w:rPr>
          <w:rFonts w:ascii="Arial" w:hAnsi="Arial" w:cs="Arial"/>
          <w:sz w:val="28"/>
          <w:szCs w:val="28"/>
        </w:rPr>
        <w:t xml:space="preserve"> </w:t>
      </w:r>
      <w:r>
        <w:rPr>
          <w:rFonts w:ascii="Arial" w:hAnsi="Arial" w:cs="Arial"/>
          <w:sz w:val="28"/>
          <w:szCs w:val="28"/>
        </w:rPr>
        <w:t xml:space="preserve">ré</w:t>
      </w:r>
      <w:r>
        <w:rPr>
          <w:rFonts w:ascii="Arial" w:hAnsi="Arial" w:cs="Arial"/>
          <w:sz w:val="28"/>
          <w:szCs w:val="28"/>
        </w:rPr>
        <w:t xml:space="preserve">/apelante ao pagamento de honorários recursais</w:t>
      </w:r>
      <w:ins w:id="1915" w:author="Assessor GDSXSR" w:date="2026-10-31T19:45:16Z">
        <w:r>
          <w:rPr>
            <w:rFonts w:ascii="Arial" w:hAnsi="Arial" w:cs="Arial"/>
            <w:color w:val="808080"/>
            <w:sz w:val="28"/>
            <w:szCs w:val="28"/>
          </w:rPr>
          <w:t xml:space="preserve">,</w:t>
        </w:r>
      </w:ins>
      <w:r>
        <w:rPr>
          <w:rFonts w:ascii="Arial" w:hAnsi="Arial" w:cs="Arial"/>
          <w:sz w:val="28"/>
          <w:szCs w:val="28"/>
        </w:rPr>
        <w:t xml:space="preserve"> que fixo em </w:t>
      </w:r>
      <w:r>
        <w:rPr>
          <w:rFonts w:ascii="Arial" w:hAnsi="Arial" w:cs="Arial"/>
          <w:sz w:val="28"/>
          <w:szCs w:val="28"/>
        </w:rPr>
        <w:t xml:space="preserve">1</w:t>
      </w:r>
      <w:r>
        <w:rPr>
          <w:rFonts w:ascii="Arial" w:hAnsi="Arial" w:cs="Arial"/>
          <w:sz w:val="28"/>
          <w:szCs w:val="28"/>
        </w:rPr>
        <w:t xml:space="preserve">% </w:t>
      </w:r>
      <w:del w:id="1916" w:author="Assessor GDSXSR" w:date="2026-10-31T19:45:16Z">
        <w:r>
          <w:rPr>
            <w:rFonts w:ascii="Arial" w:hAnsi="Arial" w:cs="Arial"/>
            <w:sz w:val="28"/>
            <w:szCs w:val="28"/>
          </w:rPr>
          <w:delText xml:space="preserve">do</w:delText>
        </w:r>
      </w:del>
      <w:ins w:id="1917" w:author="Assessor GDSXSR" w:date="2026-10-31T19:45:16Z">
        <w:r>
          <w:rPr>
            <w:rFonts w:ascii="Arial" w:hAnsi="Arial" w:cs="Arial"/>
            <w:color w:val="808080"/>
            <w:sz w:val="28"/>
            <w:szCs w:val="28"/>
          </w:rPr>
          <w:t xml:space="preserve">sobre o</w:t>
        </w:r>
      </w:ins>
      <w:r>
        <w:rPr>
          <w:rFonts w:ascii="Arial" w:hAnsi="Arial" w:cs="Arial"/>
          <w:sz w:val="28"/>
          <w:szCs w:val="28"/>
        </w:rPr>
        <w:t xml:space="preserve"> valor da condenação (CPC</w:t>
      </w:r>
      <w:del w:id="1918" w:author="Assessor GDSXSR" w:date="2026-10-31T19:45:16Z">
        <w:r>
          <w:rPr>
            <w:rFonts w:ascii="Arial" w:hAnsi="Arial" w:cs="Arial"/>
            <w:sz w:val="28"/>
            <w:szCs w:val="28"/>
          </w:rPr>
          <w:delText xml:space="preserve">/2015</w:delText>
        </w:r>
      </w:del>
      <w:r>
        <w:rPr>
          <w:rFonts w:ascii="Arial" w:hAnsi="Arial" w:cs="Arial"/>
          <w:sz w:val="28"/>
          <w:szCs w:val="28"/>
        </w:rPr>
        <w:t xml:space="preserve"> 85 § 11), acrescido da quantia fixada na r. sentença</w:t>
      </w:r>
      <w:r>
        <w:rPr>
          <w:rFonts w:ascii="Arial" w:hAnsi="Arial" w:cs="Arial"/>
          <w:sz w:val="28"/>
          <w:szCs w:val="28"/>
        </w:rPr>
        <w:t xml:space="preserve">, </w:t>
      </w:r>
      <w:del w:id="1919" w:author="Assessor GDSXSR" w:date="2026-10-31T19:45:16Z">
        <w:r>
          <w:rPr>
            <w:rFonts w:ascii="Arial" w:hAnsi="Arial" w:cs="Arial"/>
            <w:sz w:val="28"/>
            <w:szCs w:val="28"/>
          </w:rPr>
          <w:delText xml:space="preserve">observada</w:delText>
        </w:r>
      </w:del>
      <w:ins w:id="1920" w:author="Assessor GDSXSR" w:date="2026-10-31T19:45:16Z">
        <w:r>
          <w:rPr>
            <w:rFonts w:ascii="Arial" w:hAnsi="Arial" w:cs="Arial"/>
            <w:color w:val="808080"/>
            <w:sz w:val="28"/>
            <w:szCs w:val="28"/>
          </w:rPr>
          <w:t xml:space="preserve">com</w:t>
        </w:r>
      </w:ins>
      <w:r>
        <w:rPr>
          <w:rFonts w:ascii="Arial" w:hAnsi="Arial" w:cs="Arial"/>
          <w:sz w:val="28"/>
          <w:szCs w:val="28"/>
        </w:rPr>
        <w:t xml:space="preserve"> </w:t>
      </w:r>
      <w:del w:id="1921" w:author="Assessor GDSXSR" w:date="2026-10-31T19:45:16Z">
        <w:r>
          <w:rPr>
            <w:rFonts w:ascii="Arial" w:hAnsi="Arial" w:cs="Arial"/>
            <w:sz w:val="28"/>
            <w:szCs w:val="28"/>
          </w:rPr>
          <w:delText xml:space="preserve">a</w:delText>
        </w:r>
      </w:del>
      <w:ins w:id="1922" w:author="Assessor GDSXSR" w:date="2026-10-31T19:45:16Z">
        <w:r>
          <w:rPr>
            <w:rFonts w:ascii="Arial" w:hAnsi="Arial" w:cs="Arial"/>
            <w:color w:val="808080"/>
            <w:sz w:val="28"/>
            <w:szCs w:val="28"/>
          </w:rPr>
          <w:t xml:space="preserve">suspensão da exigibilidade pela concessão da</w:t>
        </w:r>
      </w:ins>
      <w:r>
        <w:rPr>
          <w:rFonts w:ascii="Arial" w:hAnsi="Arial" w:cs="Arial"/>
          <w:sz w:val="28"/>
          <w:szCs w:val="28"/>
        </w:rPr>
        <w:t xml:space="preserve"> gratuidade de justiça</w:t>
      </w:r>
      <w:del w:id="1923" w:author="Assessor GDSXSR" w:date="2026-10-31T19:45:16Z">
        <w:r>
          <w:rPr>
            <w:rFonts w:ascii="Arial" w:hAnsi="Arial" w:cs="Arial"/>
            <w:sz w:val="28"/>
            <w:szCs w:val="28"/>
          </w:rPr>
          <w:delText xml:space="preserve"> deferida</w:delText>
        </w:r>
      </w:del>
      <w:r>
        <w:rPr>
          <w:rFonts w:ascii="Arial" w:hAnsi="Arial" w:cs="Arial"/>
          <w:sz w:val="28"/>
          <w:szCs w:val="28"/>
        </w:rPr>
        <w:t xml:space="preserve"> (CPC 98 § 3º)</w:t>
      </w:r>
      <w:r>
        <w:rPr>
          <w:rFonts w:ascii="Arial" w:hAnsi="Arial" w:cs="Arial"/>
          <w:sz w:val="28"/>
          <w:szCs w:val="28"/>
        </w:rPr>
        <w:t xml:space="preserve">.</w:t>
      </w:r>
      <w:commentRangeEnd w:id="8"/>
      <w:r>
        <w:rPr>
          <w:rStyle w:val="CommentReference"/>
        </w:rPr>
        <w:commentReference w:id="8"/>
      </w:r>
      <w:commentRangeEnd w:id="9"/>
      <w:r>
        <w:rPr>
          <w:rStyle w:val="CommentReference"/>
        </w:rPr>
        <w:commentReference w:id="9"/>
      </w:r>
    </w:p>
    <w:p w:rsidR="00B73FAD" w:rsidP="00DB1301" w:rsidRDefault="00B73FAD" w14:paraId="5FF5AEF8" w14:textId="77777777">
      <w:pPr>
        <w:spacing w:after="0" w:line="360" w:lineRule="auto"/>
        <w:ind w:firstLine="2268"/>
        <w:jc w:val="both"/>
        <w:rPr>
          <w:rFonts w:ascii="Arial" w:hAnsi="Arial" w:cs="Arial"/>
          <w:sz w:val="28"/>
          <w:szCs w:val="28"/>
        </w:rPr>
      </w:pPr>
    </w:p>
    <w:p w:rsidR="007E1C8C" w:rsidP="00DB1301" w:rsidRDefault="007E1C8C" w14:paraId="0DA21613" w14:textId="569A3EA7">
      <w:pPr>
        <w:spacing w:after="0" w:line="360" w:lineRule="auto"/>
        <w:ind w:firstLine="2268"/>
        <w:jc w:val="both"/>
        <w:rPr>
          <w:rFonts w:ascii="Arial" w:hAnsi="Arial" w:cs="Arial"/>
          <w:sz w:val="28"/>
          <w:szCs w:val="28"/>
        </w:rPr>
      </w:pPr>
      <w:r>
        <w:rPr>
          <w:rFonts w:ascii="Arial" w:hAnsi="Arial" w:cs="Arial"/>
          <w:sz w:val="28"/>
          <w:szCs w:val="28"/>
        </w:rPr>
        <w:t>É como voto.</w:t>
      </w:r>
    </w:p>
    <w:p w:rsidR="007E1C8C" w:rsidRDefault="007E1C8C" w14:paraId="0A323893" w14:textId="76625F89">
      <w:pPr>
        <w:rPr>
          <w:rFonts w:ascii="Arial" w:hAnsi="Arial" w:cs="Arial"/>
          <w:sz w:val="28"/>
          <w:szCs w:val="28"/>
        </w:rPr>
      </w:pPr>
      <w:r>
        <w:rPr>
          <w:rFonts w:ascii="Arial" w:hAnsi="Arial" w:cs="Arial"/>
          <w:sz w:val="28"/>
          <w:szCs w:val="28"/>
        </w:rPr>
        <w:br w:type="page"/>
      </w:r>
    </w:p>
    <w:p w:rsidR="64E63EB0" w:rsidP="64E63EB0" w:rsidRDefault="64E63EB0" w14:paraId="4D1C0125" w14:textId="6D1C6F36">
      <w:pPr>
        <w:pStyle w:val="PargrafodaLista"/>
        <w:spacing w:after="0" w:line="360" w:lineRule="auto"/>
        <w:ind w:left="0"/>
        <w:jc w:val="both"/>
        <w:rPr>
          <w:rFonts w:ascii="Arial" w:hAnsi="Arial" w:cs="Arial"/>
          <w:sz w:val="28"/>
          <w:szCs w:val="28"/>
        </w:rPr>
      </w:pPr>
    </w:p>
    <w:p w:rsidR="007E1C8C" w:rsidP="007E1C8C" w:rsidRDefault="007E1C8C" w14:paraId="529D3CDE" w14:textId="3D1A7C3A">
      <w:pPr>
        <w:spacing w:after="0" w:line="360" w:lineRule="auto"/>
        <w:jc w:val="both"/>
        <w:rPr>
          <w:rFonts w:ascii="Arial" w:hAnsi="Arial" w:cs="Arial"/>
          <w:sz w:val="28"/>
          <w:szCs w:val="28"/>
        </w:rPr>
      </w:pPr>
    </w:p>
    <w:p w:rsidRPr="00EE6835" w:rsidR="00EE6835" w:rsidP="00EE6835" w:rsidRDefault="00EE6835" w14:paraId="6034AA4F" w14:textId="77777777">
      <w:pPr>
        <w:ind w:right="-96"/>
        <w:jc w:val="both"/>
        <w:rPr>
          <w:b/>
          <w:color w:val="008000"/>
        </w:rPr>
      </w:pPr>
      <w:r w:rsidRPr="00EE6835">
        <w:rPr>
          <w:b/>
          <w:color w:val="008000"/>
        </w:rPr>
        <w:t>Trata-se de ação de cobrança ajuizada por HOSPITAL MARIA AUXILIADORA S/A e HOSPITAL SANTA LÚCIA S/A em desfavor de MASSA FALIDA DE HOSPITAL BOM SAMARITANO S/S LTDA.</w:t>
      </w:r>
    </w:p>
    <w:p w:rsidRPr="00EE6835" w:rsidR="00EE6835" w:rsidP="00EE6835" w:rsidRDefault="00EE6835" w14:paraId="6275F75E" w14:textId="77777777">
      <w:pPr>
        <w:ind w:right="-96"/>
        <w:jc w:val="both"/>
        <w:rPr>
          <w:b/>
          <w:color w:val="008000"/>
        </w:rPr>
      </w:pPr>
      <w:r w:rsidRPr="00EE6835">
        <w:rPr>
          <w:b/>
          <w:color w:val="008000"/>
        </w:rPr>
        <w:t>Alegam os autores, em síntese, que firmaram com a ré Contratos de Prestação de Serviços, por meio dos quais passaram a integrar a rede de hospitais credenciados para atendimento dos beneficiários do plano de saúde operado pela ré (PlanSaúde).</w:t>
      </w:r>
    </w:p>
    <w:p w:rsidRPr="00EE6835" w:rsidR="00EE6835" w:rsidP="00EE6835" w:rsidRDefault="00EE6835" w14:paraId="22F97760" w14:textId="77777777">
      <w:pPr>
        <w:ind w:right="-96"/>
        <w:jc w:val="both"/>
        <w:rPr>
          <w:b/>
          <w:color w:val="008000"/>
        </w:rPr>
      </w:pPr>
      <w:r w:rsidRPr="00EE6835">
        <w:rPr>
          <w:b/>
          <w:color w:val="008000"/>
        </w:rPr>
        <w:t>Narram que, a partir de 2021, a ré deixou de auditar e de pagar as contas devidamente faturadas, permanecendo inadimplente quanto às faturas emitidas.</w:t>
      </w:r>
    </w:p>
    <w:p w:rsidRPr="00EE6835" w:rsidR="00EE6835" w:rsidP="00EE6835" w:rsidRDefault="00EE6835" w14:paraId="69B74446" w14:textId="77777777">
      <w:pPr>
        <w:ind w:right="-96"/>
        <w:jc w:val="both"/>
        <w:rPr>
          <w:b/>
          <w:color w:val="008000"/>
        </w:rPr>
      </w:pPr>
      <w:r w:rsidRPr="00EE6835">
        <w:rPr>
          <w:b/>
          <w:color w:val="008000"/>
        </w:rPr>
        <w:t>Afirmam que, diante da inércia da ré em responder às solicitações e aos e-mails encaminhados, as contas deixaram de ser auditadas in loco e diversas faturas foram remetidas e emitidas as respectivas notas fiscais sem autorização prévia do plano.</w:t>
      </w:r>
    </w:p>
    <w:p w:rsidRPr="00EE6835" w:rsidR="00EE6835" w:rsidP="00EE6835" w:rsidRDefault="00EE6835" w14:paraId="74E198BC" w14:textId="77777777">
      <w:pPr>
        <w:ind w:right="-96"/>
        <w:jc w:val="both"/>
        <w:rPr>
          <w:b/>
          <w:color w:val="008000"/>
        </w:rPr>
      </w:pPr>
      <w:r w:rsidRPr="00EE6835">
        <w:rPr>
          <w:b/>
          <w:color w:val="008000"/>
        </w:rPr>
        <w:t>Relatam que, em março de 2022, os atendimentos aos beneficiários da ré foram suspensos, conforme notificação extrajudicial, e que qualquer composição amigável restou inviável.</w:t>
      </w:r>
    </w:p>
    <w:p w:rsidRPr="00EE6835" w:rsidR="00EE6835" w:rsidP="00EE6835" w:rsidRDefault="00EE6835" w14:paraId="4D3DB38B" w14:textId="77777777">
      <w:pPr>
        <w:ind w:right="-96"/>
        <w:jc w:val="both"/>
        <w:rPr>
          <w:b/>
          <w:color w:val="008000"/>
        </w:rPr>
      </w:pPr>
      <w:r w:rsidRPr="00EE6835">
        <w:rPr>
          <w:b/>
          <w:color w:val="008000"/>
        </w:rPr>
        <w:t>Informam que a falência da ré foi decretada em 17/12/2024 nos autos do processo n.º 1000493-28.2024.8.26.0354, pela 1ª Vara Regional de Competência Empresarial de Campinas/SP.</w:t>
      </w:r>
    </w:p>
    <w:p w:rsidRPr="00EE6835" w:rsidR="00EE6835" w:rsidP="00EE6835" w:rsidRDefault="00EE6835" w14:paraId="36B6CAEC" w14:textId="77777777">
      <w:pPr>
        <w:ind w:right="-96"/>
        <w:jc w:val="both"/>
        <w:rPr>
          <w:b/>
          <w:color w:val="008000"/>
        </w:rPr>
      </w:pPr>
      <w:r w:rsidRPr="00EE6835">
        <w:rPr>
          <w:b/>
          <w:color w:val="008000"/>
        </w:rPr>
        <w:t>Requerem a condenação da ré ao pagamento de R$ 9.134.804,75 (nove milhões, cento e trinta e quatro mil, oitocentos e quatro reais e setenta e cinco centavos), referentes aos serviços hospitalares prestados e não quitados, atualizados monetariamente até a data da falência (17/12/2024), acrescidos de custas processuais e honorários advocatícios.</w:t>
      </w:r>
    </w:p>
    <w:p w:rsidRPr="00EE6835" w:rsidR="00EE6835" w:rsidP="00EE6835" w:rsidRDefault="00EE6835" w14:paraId="41A59784" w14:textId="77777777">
      <w:pPr>
        <w:ind w:right="-96"/>
        <w:jc w:val="both"/>
        <w:rPr>
          <w:b/>
          <w:color w:val="008000"/>
        </w:rPr>
      </w:pPr>
      <w:r w:rsidRPr="00EE6835">
        <w:rPr>
          <w:b/>
          <w:color w:val="008000"/>
        </w:rPr>
        <w:t>Citada, a ré ofertou contestação (ID 269070309), na qual requereu, preliminarmente, a concessão dos benefícios da justiça gratuita, sustentando que a massa falida não possui condições de arcar com as custas e despesas processuais, e apresentou o Quadro Geral de Credores, indicando passivo verificado de R$ 205.581.498,94.</w:t>
      </w:r>
    </w:p>
    <w:p w:rsidRPr="00EE6835" w:rsidR="00EE6835" w:rsidP="00EE6835" w:rsidRDefault="00EE6835" w14:paraId="417034AB" w14:textId="77777777">
      <w:pPr>
        <w:ind w:right="-96"/>
        <w:jc w:val="both"/>
        <w:rPr>
          <w:b/>
          <w:color w:val="008000"/>
        </w:rPr>
      </w:pPr>
      <w:r w:rsidRPr="00EE6835">
        <w:rPr>
          <w:b/>
          <w:color w:val="008000"/>
        </w:rPr>
        <w:t>No mérito, alegou a ausência de comprovação da efetiva prestação dos serviços, argumentando que os documentos apresentados são unilaterais, desacompanhados de prontuários médicos, fichas de atendimento, laudos ou quaisquer registros hospitalares que pudessem demonstrar a realização dos atendimentos.</w:t>
      </w:r>
    </w:p>
    <w:p w:rsidRPr="00EE6835" w:rsidR="00EE6835" w:rsidP="00EE6835" w:rsidRDefault="00EE6835" w14:paraId="338A01ED" w14:textId="77777777">
      <w:pPr>
        <w:ind w:right="-96"/>
        <w:jc w:val="both"/>
        <w:rPr>
          <w:b/>
          <w:color w:val="008000"/>
        </w:rPr>
      </w:pPr>
      <w:r w:rsidRPr="00EE6835">
        <w:rPr>
          <w:b/>
          <w:color w:val="008000"/>
        </w:rPr>
        <w:t>Requereu, ao final, a improcedência dos pedidos.</w:t>
      </w:r>
    </w:p>
    <w:p w:rsidRPr="00EE6835" w:rsidR="00EE6835" w:rsidP="00EE6835" w:rsidRDefault="00EE6835" w14:paraId="4077D414" w14:textId="77777777">
      <w:pPr>
        <w:ind w:right="-96"/>
        <w:jc w:val="both"/>
        <w:rPr>
          <w:b/>
          <w:color w:val="008000"/>
        </w:rPr>
      </w:pPr>
      <w:r w:rsidRPr="00EE6835">
        <w:rPr>
          <w:b/>
          <w:color w:val="008000"/>
        </w:rPr>
        <w:t>Os autores ofertaram réplica (ID 272229574).</w:t>
      </w:r>
    </w:p>
    <w:p w:rsidRPr="00EE6835" w:rsidR="00EE6835" w:rsidP="00EE6835" w:rsidRDefault="00EE6835" w14:paraId="0B434AC0" w14:textId="77777777">
      <w:pPr>
        <w:ind w:right="-96"/>
        <w:jc w:val="both"/>
        <w:rPr>
          <w:b/>
          <w:color w:val="008000"/>
        </w:rPr>
      </w:pPr>
      <w:r w:rsidRPr="00EE6835">
        <w:rPr>
          <w:b/>
          <w:color w:val="008000"/>
        </w:rPr>
        <w:t>Instadas as partes a especificarem provas (decisão de ID 272840262), ambas informaram não possuir outras provas a produzir e requereram o julgamento antecipado da lide (IDs 274006565 e 274871799).</w:t>
      </w:r>
    </w:p>
    <w:p w:rsidRPr="00EE6835" w:rsidR="00EE6835" w:rsidP="00EE6835" w:rsidRDefault="00EE6835" w14:paraId="5FA44E6F" w14:textId="77777777">
      <w:pPr>
        <w:ind w:right="-96"/>
        <w:jc w:val="both"/>
        <w:rPr>
          <w:b/>
          <w:color w:val="008000"/>
        </w:rPr>
      </w:pPr>
      <w:r w:rsidRPr="00EE6835">
        <w:rPr>
          <w:b/>
          <w:color w:val="008000"/>
        </w:rPr>
        <w:t>Os autos vieram conclusos para prolação de sentença.</w:t>
      </w:r>
    </w:p>
    <w:p w:rsidRPr="00EE6835" w:rsidR="00EE6835" w:rsidP="00EE6835" w:rsidRDefault="00EE6835" w14:paraId="03F35B2A" w14:textId="77777777">
      <w:pPr>
        <w:ind w:right="-96"/>
        <w:jc w:val="both"/>
        <w:rPr>
          <w:b/>
          <w:color w:val="008000"/>
        </w:rPr>
      </w:pPr>
      <w:r w:rsidRPr="00EE6835">
        <w:rPr>
          <w:b/>
          <w:color w:val="008000"/>
        </w:rPr>
        <w:t>É o breve relatório. DECIDO.</w:t>
      </w:r>
    </w:p>
    <w:p w:rsidRPr="00EE6835" w:rsidR="00EE6835" w:rsidP="00EE6835" w:rsidRDefault="00EE6835" w14:paraId="47935DC8" w14:textId="77777777">
      <w:pPr>
        <w:ind w:right="-96"/>
        <w:jc w:val="both"/>
        <w:rPr>
          <w:b/>
          <w:color w:val="008000"/>
        </w:rPr>
      </w:pPr>
      <w:r w:rsidRPr="00EE6835">
        <w:rPr>
          <w:b/>
          <w:color w:val="008000"/>
        </w:rPr>
        <w:t>Versando a presente ação sobre matéria de direito e de fato e sendo a prova exclusivamente documental, com ambas as partes requerendo o julgamento antecipado da lide, toma assento o julgamento nos termos do art. 355, I, do Código de Processo Civil.</w:t>
      </w:r>
    </w:p>
    <w:p w:rsidRPr="00EE6835" w:rsidR="00EE6835" w:rsidP="00EE6835" w:rsidRDefault="00EE6835" w14:paraId="3908A859" w14:textId="77777777">
      <w:pPr>
        <w:ind w:right="-96"/>
        <w:jc w:val="both"/>
        <w:rPr>
          <w:b/>
          <w:color w:val="008000"/>
        </w:rPr>
      </w:pPr>
      <w:r w:rsidRPr="00EE6835">
        <w:rPr>
          <w:b/>
          <w:color w:val="008000"/>
        </w:rPr>
        <w:lastRenderedPageBreak/>
        <w:t>Preliminarmente, analiso o pedido de gratuidade de justiça formulado pela ré.</w:t>
      </w:r>
    </w:p>
    <w:p w:rsidRPr="00EE6835" w:rsidR="00EE6835" w:rsidP="00EE6835" w:rsidRDefault="00EE6835" w14:paraId="5AB2FFD8" w14:textId="77777777">
      <w:pPr>
        <w:ind w:right="-96"/>
        <w:jc w:val="both"/>
        <w:rPr>
          <w:b/>
          <w:color w:val="008000"/>
        </w:rPr>
      </w:pPr>
      <w:r w:rsidRPr="00EE6835">
        <w:rPr>
          <w:b/>
          <w:color w:val="008000"/>
        </w:rPr>
        <w:t>Nos termos do art. 98 do Código de Processo Civil, a pessoa jurídica com insuficiência de recursos para pagar as custas, as despesas processuais e os honorários advocatícios tem direito à gratuidade da justiça, na forma da lei.</w:t>
      </w:r>
    </w:p>
    <w:p w:rsidRPr="00EE6835" w:rsidR="00EE6835" w:rsidP="00EE6835" w:rsidRDefault="00EE6835" w14:paraId="516C174C" w14:textId="77777777">
      <w:pPr>
        <w:ind w:right="-96"/>
        <w:jc w:val="both"/>
        <w:rPr>
          <w:b/>
          <w:color w:val="008000"/>
        </w:rPr>
      </w:pPr>
      <w:r w:rsidRPr="00EE6835">
        <w:rPr>
          <w:b/>
          <w:color w:val="008000"/>
        </w:rPr>
        <w:t>Todavia, conforme o art. 99, § 3.º, do Código de Processo Civil, a presunção de veracidade da alegação de hipossuficiência aproveita apenas a pessoa natural.</w:t>
      </w:r>
    </w:p>
    <w:p w:rsidRPr="00EE6835" w:rsidR="00EE6835" w:rsidP="00EE6835" w:rsidRDefault="00EE6835" w14:paraId="71D2EE6D" w14:textId="77777777">
      <w:pPr>
        <w:ind w:right="-96"/>
        <w:jc w:val="both"/>
        <w:rPr>
          <w:b/>
          <w:color w:val="008000"/>
        </w:rPr>
      </w:pPr>
      <w:r w:rsidRPr="00EE6835">
        <w:rPr>
          <w:b/>
          <w:color w:val="008000"/>
        </w:rPr>
        <w:t>Tratando-se de pessoa jurídica, é necessária a demonstração inequívoca da impossibilidade de arcar com os encargos processuais, nos termos da Súmula 481 do Superior Tribunal de Justiça.</w:t>
      </w:r>
    </w:p>
    <w:p w:rsidRPr="00EE6835" w:rsidR="00EE6835" w:rsidP="00EE6835" w:rsidRDefault="00EE6835" w14:paraId="7900D203" w14:textId="77777777">
      <w:pPr>
        <w:ind w:right="-96"/>
        <w:jc w:val="both"/>
        <w:rPr>
          <w:b/>
          <w:color w:val="008000"/>
        </w:rPr>
      </w:pPr>
      <w:r w:rsidRPr="00EE6835">
        <w:rPr>
          <w:b/>
          <w:color w:val="008000"/>
        </w:rPr>
        <w:t>No caso dos autos, a ré juntou o Quadro Geral de Credores (ID 269070316), no qual consta passivo verificado de R$ 205.581.498,94, valor muito superior a qualquer ativo arrecadado nos autos da falência.</w:t>
      </w:r>
    </w:p>
    <w:p w:rsidRPr="00EE6835" w:rsidR="00EE6835" w:rsidP="00EE6835" w:rsidRDefault="00EE6835" w14:paraId="35B67ADB" w14:textId="77777777">
      <w:pPr>
        <w:ind w:right="-96"/>
        <w:jc w:val="both"/>
        <w:rPr>
          <w:b/>
          <w:color w:val="008000"/>
        </w:rPr>
      </w:pPr>
      <w:r w:rsidRPr="00EE6835">
        <w:rPr>
          <w:b/>
          <w:color w:val="008000"/>
        </w:rPr>
        <w:t>A sentença de decretação da falência (ID 262546344) consignou que o passivo da falida excede a importância dos bens, restando evidente a situação de insolvência.</w:t>
      </w:r>
    </w:p>
    <w:p w:rsidRPr="00EE6835" w:rsidR="00EE6835" w:rsidP="00EE6835" w:rsidRDefault="00EE6835" w14:paraId="2DDA134E" w14:textId="77777777">
      <w:pPr>
        <w:ind w:right="-96"/>
        <w:jc w:val="both"/>
        <w:rPr>
          <w:b/>
          <w:color w:val="008000"/>
        </w:rPr>
      </w:pPr>
      <w:r w:rsidRPr="00EE6835">
        <w:rPr>
          <w:b/>
          <w:color w:val="008000"/>
        </w:rPr>
        <w:t>Tais elementos são suficientes para demonstrar a incapacidade econômica da massa falida para arcar com os encargos processuais, razão pela qual defiro o pedido de gratuidade de justiça em favor da ré.</w:t>
      </w:r>
    </w:p>
    <w:p w:rsidRPr="00EE6835" w:rsidR="00EE6835" w:rsidP="00EE6835" w:rsidRDefault="00EE6835" w14:paraId="40F6A858" w14:textId="77777777">
      <w:pPr>
        <w:ind w:right="-96"/>
        <w:jc w:val="both"/>
        <w:rPr>
          <w:b/>
          <w:color w:val="008000"/>
        </w:rPr>
      </w:pPr>
      <w:r w:rsidRPr="00EE6835">
        <w:rPr>
          <w:b/>
          <w:color w:val="008000"/>
        </w:rPr>
        <w:t>Não verifico a existência de nenhum vício que macule o andamento do feito e compreendo estarem presentes os pressupostos processuais de existência e validade da relação processual e as condições da ação.</w:t>
      </w:r>
    </w:p>
    <w:p w:rsidRPr="00EE6835" w:rsidR="00EE6835" w:rsidP="00EE6835" w:rsidRDefault="00EE6835" w14:paraId="4483A58D" w14:textId="77777777">
      <w:pPr>
        <w:ind w:right="-96"/>
        <w:jc w:val="both"/>
        <w:rPr>
          <w:b/>
          <w:color w:val="008000"/>
        </w:rPr>
      </w:pPr>
      <w:r w:rsidRPr="00EE6835">
        <w:rPr>
          <w:b/>
          <w:color w:val="008000"/>
        </w:rPr>
        <w:t>Adentro a análise da questão meritória.</w:t>
      </w:r>
    </w:p>
    <w:p w:rsidRPr="00EE6835" w:rsidR="00EE6835" w:rsidP="00EE6835" w:rsidRDefault="00EE6835" w14:paraId="1B0D3A02" w14:textId="77777777">
      <w:pPr>
        <w:ind w:right="-96"/>
        <w:jc w:val="both"/>
        <w:rPr>
          <w:b/>
          <w:color w:val="008000"/>
        </w:rPr>
      </w:pPr>
      <w:r w:rsidRPr="00EE6835">
        <w:rPr>
          <w:b/>
          <w:color w:val="008000"/>
        </w:rPr>
        <w:t>Cinge-se a controvérsia em torno da existência e exigibilidade do crédito cobrado pelos autores a título de serviços hospitalares e ambulatoriais prestados a beneficiários do plano de saúde operado pela ré (PlanSaúde), no âmbito dos Contratos de Prestação de Serviços firmados entre as partes.</w:t>
      </w:r>
    </w:p>
    <w:p w:rsidRPr="00EE6835" w:rsidR="00EE6835" w:rsidP="00EE6835" w:rsidRDefault="00EE6835" w14:paraId="28C20FDC" w14:textId="77777777">
      <w:pPr>
        <w:ind w:right="-96"/>
        <w:jc w:val="both"/>
        <w:rPr>
          <w:b/>
          <w:color w:val="008000"/>
        </w:rPr>
      </w:pPr>
      <w:r w:rsidRPr="00EE6835">
        <w:rPr>
          <w:b/>
          <w:color w:val="008000"/>
        </w:rPr>
        <w:t>A existência da relação contratual entre as partes é incontroversa. Os autores juntaram os contratos celebrados em 2020 (DOC.5 – ID 262548345 e DOC.6 – ID 262548346), por meio dos quais passaram a integrar a rede credenciada para atendimento dos beneficiários do plano de saúde operado pela ré.</w:t>
      </w:r>
    </w:p>
    <w:p w:rsidRPr="00EE6835" w:rsidR="00EE6835" w:rsidP="00EE6835" w:rsidRDefault="00EE6835" w14:paraId="3BADBC63" w14:textId="77777777">
      <w:pPr>
        <w:ind w:right="-96"/>
        <w:jc w:val="both"/>
        <w:rPr>
          <w:b/>
          <w:color w:val="008000"/>
        </w:rPr>
      </w:pPr>
      <w:r w:rsidRPr="00EE6835">
        <w:rPr>
          <w:b/>
          <w:color w:val="008000"/>
        </w:rPr>
        <w:t>A ré, em contestação, não impugnou a validade ou a existência dos referidos instrumentos contratuais, tampouco questionou a relação jurídica que vinculava as partes, limitando-se a alegar a insuficiência das provas da efetiva prestação dos serviços.</w:t>
      </w:r>
    </w:p>
    <w:p w:rsidRPr="00EE6835" w:rsidR="00EE6835" w:rsidP="00EE6835" w:rsidRDefault="00EE6835" w14:paraId="72468C91" w14:textId="77777777">
      <w:pPr>
        <w:ind w:right="-96"/>
        <w:jc w:val="both"/>
        <w:rPr>
          <w:b/>
          <w:color w:val="008000"/>
        </w:rPr>
      </w:pPr>
      <w:r w:rsidRPr="00EE6835">
        <w:rPr>
          <w:b/>
          <w:color w:val="008000"/>
        </w:rPr>
        <w:t>Passo, então, à análise do conjunto probatório.</w:t>
      </w:r>
    </w:p>
    <w:p w:rsidRPr="00EE6835" w:rsidR="00EE6835" w:rsidP="00EE6835" w:rsidRDefault="00EE6835" w14:paraId="60397224" w14:textId="77777777">
      <w:pPr>
        <w:ind w:right="-96"/>
        <w:jc w:val="both"/>
        <w:rPr>
          <w:b/>
          <w:color w:val="008000"/>
        </w:rPr>
      </w:pPr>
      <w:r w:rsidRPr="00EE6835">
        <w:rPr>
          <w:b/>
          <w:color w:val="008000"/>
        </w:rPr>
        <w:t>O sistema contratual erigido pelo Código Civil é calcado no princípio da obrigatoriedade e faculta ao contratante a exigência do cumprimento forçado do contrato, no caso de inadimplência imputável ao outro contratante, nos termos do art. 475 do Código Civil.</w:t>
      </w:r>
    </w:p>
    <w:p w:rsidRPr="00EE6835" w:rsidR="00EE6835" w:rsidP="00EE6835" w:rsidRDefault="00EE6835" w14:paraId="2F7BF52B" w14:textId="77777777">
      <w:pPr>
        <w:ind w:right="-96"/>
        <w:jc w:val="both"/>
        <w:rPr>
          <w:b/>
          <w:color w:val="008000"/>
        </w:rPr>
      </w:pPr>
      <w:r w:rsidRPr="00EE6835">
        <w:rPr>
          <w:b/>
          <w:color w:val="008000"/>
        </w:rPr>
        <w:t>De igual modo, o art. 389 do Código Civil estabelece que, não cumprida a obrigação, responde o devedor por perdas e danos, mais juros e atualização monetária segundo índices oficiais.</w:t>
      </w:r>
    </w:p>
    <w:p w:rsidRPr="00EE6835" w:rsidR="00EE6835" w:rsidP="00EE6835" w:rsidRDefault="00EE6835" w14:paraId="612A2E12" w14:textId="77777777">
      <w:pPr>
        <w:ind w:right="-96"/>
        <w:jc w:val="both"/>
        <w:rPr>
          <w:b/>
          <w:color w:val="008000"/>
        </w:rPr>
      </w:pPr>
      <w:r w:rsidRPr="00EE6835">
        <w:rPr>
          <w:b/>
          <w:color w:val="008000"/>
        </w:rPr>
        <w:t>No caso em apreço, os autores instruíram a petição inicial com farto conjunto documental apto a demonstrar a efetiva prestação dos serviços hospitalares e ambulatoriais.</w:t>
      </w:r>
    </w:p>
    <w:p w:rsidRPr="00EE6835" w:rsidR="00EE6835" w:rsidP="00EE6835" w:rsidRDefault="00EE6835" w14:paraId="7F5DEC3E" w14:textId="77777777">
      <w:pPr>
        <w:ind w:right="-96"/>
        <w:jc w:val="both"/>
        <w:rPr>
          <w:b/>
          <w:color w:val="008000"/>
        </w:rPr>
      </w:pPr>
      <w:r w:rsidRPr="00EE6835">
        <w:rPr>
          <w:b/>
          <w:color w:val="008000"/>
        </w:rPr>
        <w:lastRenderedPageBreak/>
        <w:t>Juntaram: (a) os Contratos de Prestação de Serviços firmados com a ré (DOC.5 e DOC.6); (b) planilha detalhada de todos os atendimentos inadimplidos (DOC.7 – ID 262548347), contendo o número da nota fiscal, o código de remessa, o nome dos pacientes/beneficiários, o número e a data do atendimento e os respectivos valores; (c) a íntegra dos e-mails trocados entre as equipes de faturamento dos autores e da ré (DOC.8 – ID 262548348), nos quais ficou demonstrada a reiterada tentativa de solução administrativa e a total inércia da ré em auditar e receber as contas; (d) a notificação extrajudicial de suspensão dos serviços (DOC.9 – ID 262548349); (e) as notas fiscais e a documentação referente a cada atendimento agrupada (DOC.10 – ID 262548350).</w:t>
      </w:r>
    </w:p>
    <w:p w:rsidRPr="00EE6835" w:rsidR="00EE6835" w:rsidP="00EE6835" w:rsidRDefault="00EE6835" w14:paraId="2C044D15" w14:textId="77777777">
      <w:pPr>
        <w:ind w:right="-96"/>
        <w:jc w:val="both"/>
        <w:rPr>
          <w:b/>
          <w:color w:val="008000"/>
        </w:rPr>
      </w:pPr>
      <w:r w:rsidRPr="00EE6835">
        <w:rPr>
          <w:b/>
          <w:color w:val="008000"/>
        </w:rPr>
        <w:t>A defesa da ré centrou-se exclusivamente na alegação de que os documentos seriam unilaterais e insuficientes para comprovar a efetiva prestação dos serviços, sustentando a necessidade de apresentação de prontuários médicos. Ocorre que tal argumento não merece acolhida, por múltiplas razões.</w:t>
      </w:r>
    </w:p>
    <w:p w:rsidRPr="00EE6835" w:rsidR="00EE6835" w:rsidP="00EE6835" w:rsidRDefault="00EE6835" w14:paraId="7C082789" w14:textId="77777777">
      <w:pPr>
        <w:ind w:right="-96"/>
        <w:jc w:val="both"/>
        <w:rPr>
          <w:b/>
          <w:color w:val="008000"/>
        </w:rPr>
      </w:pPr>
      <w:r w:rsidRPr="00EE6835">
        <w:rPr>
          <w:b/>
          <w:color w:val="008000"/>
        </w:rPr>
        <w:t>Em primeiro lugar, ao contrário do que afirmou a ré em contestação, as notas fiscais foram efetivamente juntadas aos autos, conforme ID 262548350, acompanhadas da documentação referente a cada atendimento agrupada. A alegação de que "os referidos documentos não foram efetivamente colacionados" não corresponde à realidade processual e revela mera estratégia defensiva genérica.</w:t>
      </w:r>
    </w:p>
    <w:p w:rsidRPr="00EE6835" w:rsidR="00EE6835" w:rsidP="00EE6835" w:rsidRDefault="00EE6835" w14:paraId="6D79D035" w14:textId="77777777">
      <w:pPr>
        <w:ind w:right="-96"/>
        <w:jc w:val="both"/>
        <w:rPr>
          <w:b/>
          <w:color w:val="008000"/>
        </w:rPr>
      </w:pPr>
      <w:r w:rsidRPr="00EE6835">
        <w:rPr>
          <w:b/>
          <w:color w:val="008000"/>
        </w:rPr>
        <w:t>Em segundo lugar, os e-mails juntados aos autos (DOC.8 – ID 262548348) constituem prova robusta e não impugnada da prestação dos serviços e do inadimplemento da ré.</w:t>
      </w:r>
    </w:p>
    <w:p w:rsidRPr="00EE6835" w:rsidR="00EE6835" w:rsidP="00EE6835" w:rsidRDefault="00EE6835" w14:paraId="2077DA0B" w14:textId="77777777">
      <w:pPr>
        <w:ind w:right="-96"/>
        <w:jc w:val="both"/>
        <w:rPr>
          <w:b/>
          <w:color w:val="008000"/>
        </w:rPr>
      </w:pPr>
      <w:r w:rsidRPr="00EE6835">
        <w:rPr>
          <w:b/>
          <w:color w:val="008000"/>
        </w:rPr>
        <w:t>Da leitura da cadeia de mensagens eletrônicas, extrai-se que a própria ré, por meio de sua gerente Ana Luiza Feitoza, autorizou a entrega das contas sem auditoria in loco, reconhecendo a existência dos atendimentos.</w:t>
      </w:r>
    </w:p>
    <w:p w:rsidRPr="00EE6835" w:rsidR="00EE6835" w:rsidP="00EE6835" w:rsidRDefault="00EE6835" w14:paraId="34184A48" w14:textId="77777777">
      <w:pPr>
        <w:ind w:right="-96"/>
        <w:jc w:val="both"/>
        <w:rPr>
          <w:b/>
          <w:color w:val="008000"/>
        </w:rPr>
      </w:pPr>
      <w:r w:rsidRPr="00EE6835">
        <w:rPr>
          <w:b/>
          <w:color w:val="008000"/>
        </w:rPr>
        <w:t>Verifica-se, ainda, que a ré deixou de responder às reiteradas solicitações dos autores, fechou sua sede em Brasília/DF e permaneceu totalmente inerte a partir de abril de 2022.</w:t>
      </w:r>
    </w:p>
    <w:p w:rsidRPr="00EE6835" w:rsidR="00EE6835" w:rsidP="00EE6835" w:rsidRDefault="00EE6835" w14:paraId="7DA73C39" w14:textId="77777777">
      <w:pPr>
        <w:ind w:right="-96"/>
        <w:jc w:val="both"/>
        <w:rPr>
          <w:b/>
          <w:color w:val="008000"/>
        </w:rPr>
      </w:pPr>
      <w:r w:rsidRPr="00EE6835">
        <w:rPr>
          <w:b/>
          <w:color w:val="008000"/>
        </w:rPr>
        <w:t>A ré não impugnou o conteúdo dos e-mails, o que torna incontroversa a dinâmica fática neles retratada, nos termos do art. 341, caput, do Código de Processo Civil.</w:t>
      </w:r>
    </w:p>
    <w:p w:rsidRPr="00EE6835" w:rsidR="00EE6835" w:rsidP="00EE6835" w:rsidRDefault="00EE6835" w14:paraId="080D7AEA" w14:textId="77777777">
      <w:pPr>
        <w:ind w:right="-96"/>
        <w:jc w:val="both"/>
        <w:rPr>
          <w:b/>
          <w:color w:val="008000"/>
        </w:rPr>
      </w:pPr>
      <w:r w:rsidRPr="00EE6835">
        <w:rPr>
          <w:b/>
          <w:color w:val="008000"/>
        </w:rPr>
        <w:t>Acresça-se a isso que as notas fiscais, o contrato de credenciamento e as faturas discriminadas constituem prova hábil a embasar ação de cobrança de serviços médico-hospitalares, sendo prescindível a juntada de prontuários médicos para tal finalidade.</w:t>
      </w:r>
    </w:p>
    <w:p w:rsidRPr="00EE6835" w:rsidR="00EE6835" w:rsidP="00EE6835" w:rsidRDefault="00EE6835" w14:paraId="5BEB1F3B" w14:textId="77777777">
      <w:pPr>
        <w:ind w:right="-96"/>
        <w:jc w:val="both"/>
        <w:rPr>
          <w:b/>
          <w:color w:val="008000"/>
        </w:rPr>
      </w:pPr>
      <w:r w:rsidRPr="00EE6835">
        <w:rPr>
          <w:b/>
          <w:color w:val="008000"/>
        </w:rPr>
        <w:t>Nesse contexto, cabe destacar que os hospitais autores são os detentores dos prontuários médicos, documentos de natureza sigilosa que pertencem aos pacientes, nos termos da Resolução n.º 1.638/2002 do Conselho Federal de Medicina.</w:t>
      </w:r>
    </w:p>
    <w:p w:rsidRPr="00EE6835" w:rsidR="00EE6835" w:rsidP="00EE6835" w:rsidRDefault="00EE6835" w14:paraId="0CCB5275" w14:textId="77777777">
      <w:pPr>
        <w:ind w:right="-96"/>
        <w:jc w:val="both"/>
        <w:rPr>
          <w:b/>
          <w:color w:val="008000"/>
        </w:rPr>
      </w:pPr>
      <w:r w:rsidRPr="00EE6835">
        <w:rPr>
          <w:b/>
          <w:color w:val="008000"/>
        </w:rPr>
        <w:t>A exigência de juntada indiscriminada de prontuários, além de desnecessária para a comprovação do crédito, implicaria violação ao sigilo médico de centenas de pacientes, sem qualquer proveito para o deslinde da controvérsia, que se circunscreve ao inadimplemento contratual.</w:t>
      </w:r>
    </w:p>
    <w:p w:rsidRPr="00EE6835" w:rsidR="00EE6835" w:rsidP="00EE6835" w:rsidRDefault="00EE6835" w14:paraId="49B541FB" w14:textId="77777777">
      <w:pPr>
        <w:ind w:right="-96"/>
        <w:jc w:val="both"/>
        <w:rPr>
          <w:b/>
          <w:color w:val="008000"/>
        </w:rPr>
      </w:pPr>
      <w:r w:rsidRPr="00EE6835">
        <w:rPr>
          <w:b/>
          <w:color w:val="008000"/>
        </w:rPr>
        <w:t>É importante observar, ainda, que a ré não impugnou especificamente nenhum dos atendimentos listados na planilha, não apontou divergência em qualquer valor cobrado, não indicou pagamento parcial ou total das faturas, tampouco apresentou qualquer documento que pudesse infirmar as alegações dos autores.</w:t>
      </w:r>
    </w:p>
    <w:p w:rsidRPr="00EE6835" w:rsidR="00EE6835" w:rsidP="00EE6835" w:rsidRDefault="00EE6835" w14:paraId="2A5CB037" w14:textId="77777777">
      <w:pPr>
        <w:ind w:right="-96"/>
        <w:jc w:val="both"/>
        <w:rPr>
          <w:b/>
          <w:color w:val="008000"/>
        </w:rPr>
      </w:pPr>
      <w:r w:rsidRPr="00EE6835">
        <w:rPr>
          <w:b/>
          <w:color w:val="008000"/>
        </w:rPr>
        <w:lastRenderedPageBreak/>
        <w:t>A contestação limitou-se a uma defesa genérica de insuficiência probatória, sem atacar pontualmente qualquer dos elementos de prova apresentados.</w:t>
      </w:r>
    </w:p>
    <w:p w:rsidRPr="00EE6835" w:rsidR="00EE6835" w:rsidP="00EE6835" w:rsidRDefault="00EE6835" w14:paraId="100D81F8" w14:textId="77777777">
      <w:pPr>
        <w:ind w:right="-96"/>
        <w:jc w:val="both"/>
        <w:rPr>
          <w:b/>
          <w:color w:val="008000"/>
        </w:rPr>
      </w:pPr>
      <w:r w:rsidRPr="00EE6835">
        <w:rPr>
          <w:b/>
          <w:color w:val="008000"/>
        </w:rPr>
        <w:t>Nos termos do art. 341 do Código de Processo Civil, presumem-se verdadeiros os fatos não impugnados especificamente pelo réu, excetuadas as hipóteses ali previstas, nenhuma das quais se verifica no caso dos autos.</w:t>
      </w:r>
    </w:p>
    <w:p w:rsidRPr="00EE6835" w:rsidR="00EE6835" w:rsidP="00EE6835" w:rsidRDefault="00EE6835" w14:paraId="37076C24" w14:textId="77777777">
      <w:pPr>
        <w:ind w:right="-96"/>
        <w:jc w:val="both"/>
        <w:rPr>
          <w:b/>
          <w:color w:val="008000"/>
        </w:rPr>
      </w:pPr>
      <w:r w:rsidRPr="00EE6835">
        <w:rPr>
          <w:b/>
          <w:color w:val="008000"/>
        </w:rPr>
        <w:t>Assim, diante da existência de contratos válidos entre as partes, da comprovação documental da efetiva prestação dos serviços hospitalares e ambulatoriais mediante notas fiscais, faturas discriminadas, planilha detalhada e e-mails não impugnados, bem como da ausência de qualquer prova de pagamento por parte da ré, resta configurado o inadimplemento contratual e, consequentemente, o dever de pagamento do valor cobrado.</w:t>
      </w:r>
    </w:p>
    <w:p w:rsidRPr="00EE6835" w:rsidR="00EE6835" w:rsidP="00EE6835" w:rsidRDefault="00EE6835" w14:paraId="672776FA" w14:textId="77777777">
      <w:pPr>
        <w:ind w:right="-96"/>
        <w:jc w:val="both"/>
        <w:rPr>
          <w:b/>
          <w:color w:val="008000"/>
        </w:rPr>
      </w:pPr>
      <w:r w:rsidRPr="00EE6835">
        <w:rPr>
          <w:b/>
          <w:color w:val="008000"/>
        </w:rPr>
        <w:t>Por tudo isso, a procedência dos pedidos é medida que se impõe.</w:t>
      </w:r>
    </w:p>
    <w:p w:rsidRPr="00EE6835" w:rsidR="00EE6835" w:rsidP="00EE6835" w:rsidRDefault="00EE6835" w14:paraId="2F5FE0C6" w14:textId="77777777">
      <w:pPr>
        <w:ind w:right="-96"/>
        <w:jc w:val="both"/>
        <w:rPr>
          <w:b/>
          <w:color w:val="008000"/>
        </w:rPr>
      </w:pPr>
      <w:r w:rsidRPr="00EE6835">
        <w:rPr>
          <w:b/>
          <w:color w:val="008000"/>
        </w:rPr>
        <w:t>DO DISPOSITIVO</w:t>
      </w:r>
    </w:p>
    <w:p w:rsidRPr="00EE6835" w:rsidR="00EE6835" w:rsidP="00EE6835" w:rsidRDefault="00EE6835" w14:paraId="61EAE04B" w14:textId="77777777">
      <w:pPr>
        <w:ind w:right="-96"/>
        <w:jc w:val="both"/>
        <w:rPr>
          <w:b/>
          <w:color w:val="008000"/>
        </w:rPr>
      </w:pPr>
      <w:r w:rsidRPr="00EE6835">
        <w:rPr>
          <w:b/>
          <w:color w:val="008000"/>
        </w:rPr>
        <w:t>Ante o exposto, exposto, JULGO PROCEDENTE o pedido formulado na petição inicial e CONDENO a ré ao pagamento de R$ 9.134.804,75 (nove milhões, cento e trinta e quatro mil, oitocentos e quatro reais e setenta e cinco centavos) em favor dos autores, HOSPITAL MARIA AUXILIADORA S/A e HOSPITAL SANTA LÚCIA S/A, referente aos serviços hospitalares e ambulatoriais prestados e não adimplidos, valor atualizado monetariamente até 17/12/2024.</w:t>
      </w:r>
    </w:p>
    <w:p w:rsidRPr="00EE6835" w:rsidR="00EE6835" w:rsidP="00EE6835" w:rsidRDefault="00EE6835" w14:paraId="6ED65ABB" w14:textId="77777777">
      <w:pPr>
        <w:ind w:right="-96"/>
        <w:jc w:val="both"/>
        <w:rPr>
          <w:b/>
          <w:color w:val="008000"/>
        </w:rPr>
      </w:pPr>
      <w:r w:rsidRPr="00EE6835">
        <w:rPr>
          <w:b/>
          <w:color w:val="008000"/>
        </w:rPr>
        <w:t>A partir desta data, incidirão correção monetária pelo IPCA e juros de mora, nos termos da Lei 14.905/2024.</w:t>
      </w:r>
    </w:p>
    <w:p w:rsidRPr="00EE6835" w:rsidR="00EE6835" w:rsidP="00EE6835" w:rsidRDefault="00EE6835" w14:paraId="7AECBBDB" w14:textId="77777777">
      <w:pPr>
        <w:ind w:right="-96"/>
        <w:jc w:val="both"/>
        <w:rPr>
          <w:b/>
          <w:color w:val="008000"/>
        </w:rPr>
      </w:pPr>
      <w:r w:rsidRPr="00EE6835">
        <w:rPr>
          <w:b/>
          <w:color w:val="008000"/>
        </w:rPr>
        <w:t>Arcará a ré com o pagamento das custas processuais e dos honorários advocatícios, os quais fixo em 10% (dez por cento) sobre o valor da condenação, nos termos do art. 85, § 2.º, do Código de Processo Civil, observada a gratuidade de justiça deferida.</w:t>
      </w:r>
    </w:p>
    <w:p w:rsidRPr="00EE6835" w:rsidR="00EE6835" w:rsidP="00EE6835" w:rsidRDefault="00EE6835" w14:paraId="186397C3" w14:textId="77777777">
      <w:pPr>
        <w:ind w:right="-96"/>
        <w:jc w:val="both"/>
        <w:rPr>
          <w:b/>
          <w:color w:val="008000"/>
        </w:rPr>
      </w:pPr>
      <w:r w:rsidRPr="00EE6835">
        <w:rPr>
          <w:b/>
          <w:color w:val="008000"/>
        </w:rPr>
        <w:t>Registro que, transitada em julgado a presente sentença, o crédito ora reconhecido deverá ser habilitado perante o juízo falimentar competente (processo n.º 1000493-28.2024.8.26.0354, 1ª Vara Regional de Competência Empresarial de Campinas/SP), para fins de classificação e pagamento no âmbito do concurso de credores, nos termos do art. 6.º, § 1.º, da Lei n.º 11.101/2005.</w:t>
      </w:r>
    </w:p>
    <w:p w:rsidRPr="00EE6835" w:rsidR="00EE6835" w:rsidP="00EE6835" w:rsidRDefault="00EE6835" w14:paraId="0A66C4D0" w14:textId="77777777">
      <w:pPr>
        <w:ind w:right="-96"/>
        <w:jc w:val="both"/>
        <w:rPr>
          <w:b/>
          <w:color w:val="008000"/>
        </w:rPr>
      </w:pPr>
      <w:r w:rsidRPr="00EE6835">
        <w:rPr>
          <w:b/>
          <w:color w:val="008000"/>
        </w:rPr>
        <w:t>Após o trânsito em julgado, remetam-se os autos ao arquivo e dê-se baixa na Distribuição.</w:t>
      </w:r>
    </w:p>
    <w:sectPr w:rsidRPr="00EE6835" w:rsidR="00EE6835">
      <w:footerReference w:type="default" r:id="rId16"/>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G" w:author="Marcos Dwayne Saraiva Costa - GDSXSR" w:date="2025-09-01T13:19:00Z" w:id="0">
    <w:p w:rsidR="00B74FB6" w:rsidRDefault="0063376A" w14:paraId="346E87E3" w14:textId="0D98C4E7">
      <w:r>
        <w:annotationRef/>
      </w:r>
      <w:r w:rsidRPr="40B1094E">
        <w:t>Conclusão:</w:t>
      </w:r>
    </w:p>
    <w:p w:rsidR="00B74FB6" w:rsidRDefault="0063376A" w14:paraId="020D7533" w14:textId="1497ECC6">
      <w:r w:rsidRPr="3A8CDDB3">
        <w:t>Entrega:</w:t>
      </w:r>
    </w:p>
    <w:p w:rsidR="00B74FB6" w:rsidRDefault="0063376A" w14:paraId="448DA02E" w14:textId="7411C318">
      <w:r w:rsidRPr="43891A96">
        <w:t xml:space="preserve">Certeza: </w:t>
      </w:r>
    </w:p>
  </w:comment>
  <w:comment w:initials="RN" w:author="Raphael Nogueira Kato - GDACA" w:date="2026-09-10T17:07:00Z" w:id="1">
    <w:p w:rsidR="00C57A39" w:rsidP="00C57A39" w:rsidRDefault="00C57A39" w14:paraId="61628AAE" w14:textId="77777777">
      <w:pPr>
        <w:pStyle w:val="Textodecomentrio"/>
      </w:pPr>
      <w:r>
        <w:rPr>
          <w:rStyle w:val="Refdecomentrio"/>
        </w:rPr>
        <w:annotationRef/>
      </w:r>
      <w:r>
        <w:t>Conclusão: 01/09/2026</w:t>
      </w:r>
    </w:p>
    <w:p w:rsidR="00C57A39" w:rsidP="00C57A39" w:rsidRDefault="00C57A39" w14:paraId="1C6F1CEA" w14:textId="77777777">
      <w:pPr>
        <w:pStyle w:val="Textodecomentrio"/>
      </w:pPr>
      <w:r>
        <w:t>Entrega: 10/09/2026</w:t>
      </w:r>
    </w:p>
    <w:p w:rsidR="00C57A39" w:rsidP="00C57A39" w:rsidRDefault="00C57A39" w14:paraId="1FA9337E" w14:textId="77777777">
      <w:pPr>
        <w:pStyle w:val="Textodecomentrio"/>
      </w:pPr>
      <w:r>
        <w:t>Certeza: 9</w:t>
      </w:r>
    </w:p>
  </w:comment>
  <w:comment w:initials="MV" w:author="Marcia Vilela Alves - GDACA" w:date="2026-09-15T18:51:00Z" w:id="2">
    <w:p w:rsidR="00A7597A" w:rsidP="00A7597A" w:rsidRDefault="00A7597A" w14:paraId="7A671E42" w14:textId="77777777">
      <w:pPr>
        <w:pStyle w:val="Textodecomentrio"/>
      </w:pPr>
      <w:r>
        <w:rPr>
          <w:rStyle w:val="Refdecomentrio"/>
        </w:rPr>
        <w:annotationRef/>
      </w:r>
      <w:r>
        <w:t>Corrigido.</w:t>
      </w:r>
    </w:p>
  </w:comment>
  <w:comment w:initials="RN" w:author="Raphael Nogueira Kato - GDACA" w:date="2026-09-10T16:36:00Z" w:id="3">
    <w:p w:rsidR="0015430D" w:rsidP="0015430D" w:rsidRDefault="0015430D" w14:paraId="3D5653F1" w14:textId="77777777">
      <w:pPr>
        <w:pStyle w:val="Textodecomentrio"/>
      </w:pPr>
      <w:r>
        <w:rPr>
          <w:rStyle w:val="Refdecomentrio"/>
        </w:rPr>
        <w:annotationRef/>
      </w:r>
      <w:r>
        <w:t>Usei como referência o acórdão 1979809. Apesar de não tratar exatamente do mesmo tema, a ementa estabelece que "A apresentação de faturas emitidas unilateralmente pelo banco não comprova a relação contratual, sendo necessária a juntada de contrato assinado ou de outro elemento apto a robustecer a alegação do vínculo jurídico". No caso, entendi que há outros elementos capazes de robustecer o conjunto probatório.</w:t>
      </w:r>
    </w:p>
  </w:comment>
  <w:comment w:id="4" w:author="Assessor GDSXSR" w:initials="RG" w:date="2026-10-31T19:45:16Z">
    <w:p>
      <w:pPr>
        <w:pStyle w:val="CommentText"/>
      </w:pPr>
      <w:r>
        <w:rPr>
          <w:rStyle w:val="CommentReference"/>
        </w:rPr>
        <w:annotationRef/>
      </w:r>
      <w:r>
        <w:t>ASSESSOR GDSXSR — Enxugamento a pedido de Marcos (minuta ACA, C-02): ementa de 573 para cerca de 415 palavras (−28%) e fundamentação do voto de 2.628 para cerca de 1.430 (−45%; a ementa colada de 314 palavras entra na conta). Foram preservados todos os IDs, valores, datas, a norma (CPC 373) e o precedente; os cinco capítulos viraram um só, com as alegações 1) a 5) enumeradas, porque tratam do mesmo pedido de improcedência (C-3W, C-3V, C-30); título passou a dizer a decisão (C-3W b). Ementa: item 1 sem data de ajuizamento e com o valor da causa no fim (C-34), itens de razões fundidos por tese (C-3G), dispositivo nomeando o apelo (C-3P), rodapé com o CPC 98 § 3º e identificação do acórdão sem a sigla da classe (C-67). Relatório: só ponto final no 'Requer' da apelante e supressão da fórmula das contrarrazões (C-31).</w:t>
      </w:r>
    </w:p>
  </w:comment>
  <w:comment w:id="5" w:author="Assessor GDSXSR" w:initials="RG" w:date="2026-10-31T19:45:16Z">
    <w:p>
      <w:pPr>
        <w:pStyle w:val="CommentText"/>
      </w:pPr>
      <w:r>
        <w:rPr>
          <w:rStyle w:val="CommentReference"/>
        </w:rPr>
        <w:annotationRef/>
      </w:r>
      <w:r>
        <w:t>ASSESSOR GDSXSR — Excluí o parágrafo 'Critérios de redação adotados' e o texto que o seguia: nota interna de redação, que não integra o resumo (C-39, C-54).</w:t>
      </w:r>
    </w:p>
  </w:comment>
  <w:comment w:id="6" w:author="Assessor GDSXSR" w:initials="RG" w:date="2026-10-31T19:45:16Z">
    <w:p>
      <w:pPr>
        <w:pStyle w:val="CommentText"/>
      </w:pPr>
      <w:r>
        <w:rPr>
          <w:rStyle w:val="CommentReference"/>
        </w:rPr>
        <w:annotationRef/>
      </w:r>
      <w:r>
        <w:t>ASSESSOR GDSXSR — Pendência (C-52, C-72): o Acórdão 2167100 (0717587-07.2023.8.07.0005, Des. Roberval Casemiro Belinati, 4ª Turma Cível, j. 19/08/2026, DJe 03/09/2026) não foi localizado no iajus (busca por CNJ, por frase exata dos itens 7 e 8 e híbrida na 4ª Turma/2026) nem na web (uma tentativa). A identificação veio da própria minuta e foi mantida; conferir no JurisDF o número, a data, o DJe e os itens 7 e 8. O julgado trata de TOI de energia elétrica em ação monitória e só serve à ideia de que o conjunto probatório afasta a alegação de prova unilateral. Aplicado C-62: tirei os itens 4, 6, 10 e 12, específicos da ANEEL, e o rodapé da ementa colada, que citava os Acórdãos 1600576 e 2109965 e o REsp 1.605.703/SP, não usados no voto.</w:t>
      </w:r>
    </w:p>
  </w:comment>
  <w:comment w:id="7" w:author="Assessor GDSXSR" w:initials="RG" w:date="2026-10-31T19:45:16Z">
    <w:p>
      <w:pPr>
        <w:pStyle w:val="CommentText"/>
      </w:pPr>
      <w:r>
        <w:rPr>
          <w:rStyle w:val="CommentReference"/>
        </w:rPr>
        <w:annotationRef/>
      </w:r>
      <w:r>
        <w:t>ASSESSOR GDSXSR — Troquei a paráfrase do CPC 373 pela transcrição do caput e dos incisos I e II no corpo, por sustentar o capítulo (C-66 a). Texto conferido no Planalto: 'Art. 373. O ônus da prova incumbe: I - ao autor, quanto ao fato constitutivo de seu direito; II - ao réu, quanto à existência de fato impeditivo, modificativo ou extintivo do direito do autor.' (fonte: Planalto, Lei 13.105/2015).</w:t>
      </w:r>
    </w:p>
  </w:comment>
  <w:comment w:id="8" w:author="Assessor GDSXSR" w:initials="RG" w:date="2026-10-31T19:45:16Z">
    <w:p>
      <w:pPr>
        <w:pStyle w:val="CommentText"/>
      </w:pPr>
      <w:r>
        <w:rPr>
          <w:rStyle w:val="CommentReference"/>
        </w:rPr>
        <w:annotationRef/>
      </w:r>
      <w:r>
        <w:t>ASSESSOR GDSXSR — Honorários recursais (C-51): base 'valor da condenação' de R$ 9.134.804,75 (ID 88628039, atualizado até 17/12/2024). A r. sentença fixou: 'Arcará a ré com o pagamento das custas processuais e dos honorários advocatícios, os quais fixo em 10% (dez por cento) sobre o valor da condenação, nos termos do art. 85, § 2.º, do Código de Processo Civil, observada a gratuidade de justiça deferida.' Troquei 'CPC/2015 85 § 11' por 'CPC 85 § 11' e nomeei a gratuidade na suspensão (C-51). O percentual de 1% é decisão do Relator.</w:t>
      </w:r>
    </w:p>
  </w:comment>
  <w:comment w:id="9" w:author="Assessor GDSXSR" w:initials="RG" w:date="2026-10-31T19:45:16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1FA9337E" w15:paraIdParent="448DA02E" w15:done="0"/>
  <w15:commentEx w15:paraId="7A671E42" w15:paraIdParent="448DA02E" w15:done="0"/>
  <w15:commentEx w15:paraId="3D5653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469B1AA9" w16cex:dateUtc="2026-09-10T20:07:00Z"/>
  <w16cex:commentExtensible w16cex:durableId="474739FB" w16cex:dateUtc="2026-09-15T21:51:00Z"/>
  <w16cex:commentExtensible w16cex:durableId="02D5AF90" w16cex:dateUtc="2026-09-10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1FA9337E" w16cid:durableId="469B1AA9"/>
  <w16cid:commentId w16cid:paraId="7A671E42" w16cid:durableId="474739FB"/>
  <w16cid:commentId w16cid:paraId="3D5653F1" w16cid:durableId="02D5AF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6EE5" w:rsidP="003A42DE" w:rsidRDefault="00156EE5" w14:paraId="7B2C699D" w14:textId="77777777">
      <w:pPr>
        <w:spacing w:after="0" w:line="240" w:lineRule="auto"/>
      </w:pPr>
      <w:r>
        <w:separator/>
      </w:r>
    </w:p>
  </w:endnote>
  <w:endnote w:type="continuationSeparator" w:id="0">
    <w:p w:rsidR="00156EE5" w:rsidP="003A42DE" w:rsidRDefault="00156EE5" w14:paraId="36BA95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6EE5" w:rsidP="003A42DE" w:rsidRDefault="00156EE5" w14:paraId="1FF671B0" w14:textId="77777777">
      <w:pPr>
        <w:spacing w:after="0" w:line="240" w:lineRule="auto"/>
      </w:pPr>
      <w:r>
        <w:separator/>
      </w:r>
    </w:p>
  </w:footnote>
  <w:footnote w:type="continuationSeparator" w:id="0">
    <w:p w:rsidR="00156EE5" w:rsidP="003A42DE" w:rsidRDefault="00156EE5" w14:paraId="1DD2D6C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4C11"/>
    <w:rsid w:val="00012123"/>
    <w:rsid w:val="0002189B"/>
    <w:rsid w:val="0002738F"/>
    <w:rsid w:val="00033421"/>
    <w:rsid w:val="00033AFD"/>
    <w:rsid w:val="00052AE3"/>
    <w:rsid w:val="000604E9"/>
    <w:rsid w:val="0006080C"/>
    <w:rsid w:val="000619E0"/>
    <w:rsid w:val="00064301"/>
    <w:rsid w:val="00076D7D"/>
    <w:rsid w:val="00081965"/>
    <w:rsid w:val="0009174A"/>
    <w:rsid w:val="00091ABC"/>
    <w:rsid w:val="00097BBF"/>
    <w:rsid w:val="000A7009"/>
    <w:rsid w:val="000A7C0F"/>
    <w:rsid w:val="000B0FC6"/>
    <w:rsid w:val="000B7AF7"/>
    <w:rsid w:val="000C1C14"/>
    <w:rsid w:val="000D2E62"/>
    <w:rsid w:val="000D59B2"/>
    <w:rsid w:val="000F1358"/>
    <w:rsid w:val="000F1817"/>
    <w:rsid w:val="000F6570"/>
    <w:rsid w:val="001009CC"/>
    <w:rsid w:val="0011527A"/>
    <w:rsid w:val="00115458"/>
    <w:rsid w:val="00115569"/>
    <w:rsid w:val="00122133"/>
    <w:rsid w:val="00125329"/>
    <w:rsid w:val="00126492"/>
    <w:rsid w:val="00131A63"/>
    <w:rsid w:val="00137A7E"/>
    <w:rsid w:val="00145F1E"/>
    <w:rsid w:val="00151611"/>
    <w:rsid w:val="0015430D"/>
    <w:rsid w:val="00156EE5"/>
    <w:rsid w:val="00161CD2"/>
    <w:rsid w:val="001676A4"/>
    <w:rsid w:val="00167F3A"/>
    <w:rsid w:val="001801E9"/>
    <w:rsid w:val="00183B77"/>
    <w:rsid w:val="001A09B8"/>
    <w:rsid w:val="001C466B"/>
    <w:rsid w:val="001D2162"/>
    <w:rsid w:val="001E0D41"/>
    <w:rsid w:val="001E400D"/>
    <w:rsid w:val="001E4537"/>
    <w:rsid w:val="001E4974"/>
    <w:rsid w:val="001E7903"/>
    <w:rsid w:val="001F3CD4"/>
    <w:rsid w:val="00203B1D"/>
    <w:rsid w:val="0020478E"/>
    <w:rsid w:val="00206304"/>
    <w:rsid w:val="002126F1"/>
    <w:rsid w:val="0021526A"/>
    <w:rsid w:val="00215CF3"/>
    <w:rsid w:val="002203DC"/>
    <w:rsid w:val="00232EEB"/>
    <w:rsid w:val="002437F6"/>
    <w:rsid w:val="00254E51"/>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5348"/>
    <w:rsid w:val="002F7666"/>
    <w:rsid w:val="00302029"/>
    <w:rsid w:val="00303FAE"/>
    <w:rsid w:val="0031063D"/>
    <w:rsid w:val="00312291"/>
    <w:rsid w:val="003161C7"/>
    <w:rsid w:val="00316B1F"/>
    <w:rsid w:val="00321068"/>
    <w:rsid w:val="00323779"/>
    <w:rsid w:val="00323D27"/>
    <w:rsid w:val="0033735F"/>
    <w:rsid w:val="0034247B"/>
    <w:rsid w:val="0034511C"/>
    <w:rsid w:val="00347818"/>
    <w:rsid w:val="00351653"/>
    <w:rsid w:val="003524E5"/>
    <w:rsid w:val="00352D66"/>
    <w:rsid w:val="00354AA2"/>
    <w:rsid w:val="00355C73"/>
    <w:rsid w:val="003624B4"/>
    <w:rsid w:val="00370C48"/>
    <w:rsid w:val="003717FC"/>
    <w:rsid w:val="003749AB"/>
    <w:rsid w:val="003A42DE"/>
    <w:rsid w:val="003A4E55"/>
    <w:rsid w:val="003B3398"/>
    <w:rsid w:val="003C0A64"/>
    <w:rsid w:val="003C6301"/>
    <w:rsid w:val="003D11BE"/>
    <w:rsid w:val="003D26AB"/>
    <w:rsid w:val="003D3FEE"/>
    <w:rsid w:val="003E436D"/>
    <w:rsid w:val="004070F9"/>
    <w:rsid w:val="00413928"/>
    <w:rsid w:val="00423538"/>
    <w:rsid w:val="00445ED9"/>
    <w:rsid w:val="00451A6D"/>
    <w:rsid w:val="004553BF"/>
    <w:rsid w:val="00465A25"/>
    <w:rsid w:val="0047216B"/>
    <w:rsid w:val="004762F1"/>
    <w:rsid w:val="00480A33"/>
    <w:rsid w:val="00485185"/>
    <w:rsid w:val="004865A9"/>
    <w:rsid w:val="004948A9"/>
    <w:rsid w:val="00495EB5"/>
    <w:rsid w:val="00496860"/>
    <w:rsid w:val="00496EB5"/>
    <w:rsid w:val="004B2374"/>
    <w:rsid w:val="004B2A9C"/>
    <w:rsid w:val="004C0465"/>
    <w:rsid w:val="004C591E"/>
    <w:rsid w:val="004C7418"/>
    <w:rsid w:val="00506A7D"/>
    <w:rsid w:val="00506D76"/>
    <w:rsid w:val="00511630"/>
    <w:rsid w:val="00516B04"/>
    <w:rsid w:val="00517F10"/>
    <w:rsid w:val="00525FCB"/>
    <w:rsid w:val="00530C7C"/>
    <w:rsid w:val="0053148D"/>
    <w:rsid w:val="00535A88"/>
    <w:rsid w:val="0055172B"/>
    <w:rsid w:val="00552C0F"/>
    <w:rsid w:val="00557342"/>
    <w:rsid w:val="00560427"/>
    <w:rsid w:val="00573C5D"/>
    <w:rsid w:val="00576A45"/>
    <w:rsid w:val="0057726B"/>
    <w:rsid w:val="00586EB6"/>
    <w:rsid w:val="00590B39"/>
    <w:rsid w:val="005925FC"/>
    <w:rsid w:val="0059689A"/>
    <w:rsid w:val="00597864"/>
    <w:rsid w:val="005A1443"/>
    <w:rsid w:val="005A1AD9"/>
    <w:rsid w:val="005B15A2"/>
    <w:rsid w:val="005B26EB"/>
    <w:rsid w:val="005B7851"/>
    <w:rsid w:val="005C31C4"/>
    <w:rsid w:val="005C69F8"/>
    <w:rsid w:val="005D305E"/>
    <w:rsid w:val="005E3F4E"/>
    <w:rsid w:val="005E3FDC"/>
    <w:rsid w:val="005E5A03"/>
    <w:rsid w:val="005E5EF8"/>
    <w:rsid w:val="00601B09"/>
    <w:rsid w:val="0060333D"/>
    <w:rsid w:val="00611216"/>
    <w:rsid w:val="0061262D"/>
    <w:rsid w:val="00615051"/>
    <w:rsid w:val="006226C6"/>
    <w:rsid w:val="00632EAA"/>
    <w:rsid w:val="00633703"/>
    <w:rsid w:val="0063376A"/>
    <w:rsid w:val="00635527"/>
    <w:rsid w:val="00641BB6"/>
    <w:rsid w:val="00661CF3"/>
    <w:rsid w:val="006658A2"/>
    <w:rsid w:val="006921E1"/>
    <w:rsid w:val="00693B0D"/>
    <w:rsid w:val="006A623E"/>
    <w:rsid w:val="006B2A89"/>
    <w:rsid w:val="006B555B"/>
    <w:rsid w:val="006C3ADE"/>
    <w:rsid w:val="006C6E29"/>
    <w:rsid w:val="006D07B9"/>
    <w:rsid w:val="006D0993"/>
    <w:rsid w:val="006D3824"/>
    <w:rsid w:val="006D595E"/>
    <w:rsid w:val="006F04C5"/>
    <w:rsid w:val="006F725D"/>
    <w:rsid w:val="00711FE9"/>
    <w:rsid w:val="00726567"/>
    <w:rsid w:val="00730800"/>
    <w:rsid w:val="00744BDF"/>
    <w:rsid w:val="00747176"/>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C8C"/>
    <w:rsid w:val="007E3BF9"/>
    <w:rsid w:val="007F0F43"/>
    <w:rsid w:val="007F4412"/>
    <w:rsid w:val="007F7839"/>
    <w:rsid w:val="00800051"/>
    <w:rsid w:val="00804386"/>
    <w:rsid w:val="008134CE"/>
    <w:rsid w:val="008151BB"/>
    <w:rsid w:val="00821ACD"/>
    <w:rsid w:val="008235A6"/>
    <w:rsid w:val="00825BFF"/>
    <w:rsid w:val="0085425F"/>
    <w:rsid w:val="0086390F"/>
    <w:rsid w:val="00877CCC"/>
    <w:rsid w:val="00877F2B"/>
    <w:rsid w:val="008809C2"/>
    <w:rsid w:val="00882188"/>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583B"/>
    <w:rsid w:val="008D721A"/>
    <w:rsid w:val="008F43F4"/>
    <w:rsid w:val="008F4440"/>
    <w:rsid w:val="00902D31"/>
    <w:rsid w:val="00911601"/>
    <w:rsid w:val="0092538F"/>
    <w:rsid w:val="009300C5"/>
    <w:rsid w:val="00933600"/>
    <w:rsid w:val="00937017"/>
    <w:rsid w:val="009431B2"/>
    <w:rsid w:val="00945DCA"/>
    <w:rsid w:val="00946FF7"/>
    <w:rsid w:val="009506E0"/>
    <w:rsid w:val="00951CAD"/>
    <w:rsid w:val="00962A91"/>
    <w:rsid w:val="00966A46"/>
    <w:rsid w:val="00972EF3"/>
    <w:rsid w:val="0097780C"/>
    <w:rsid w:val="0099680F"/>
    <w:rsid w:val="009A136D"/>
    <w:rsid w:val="009A37F4"/>
    <w:rsid w:val="009A4C07"/>
    <w:rsid w:val="009C1026"/>
    <w:rsid w:val="009C4045"/>
    <w:rsid w:val="009D0BA0"/>
    <w:rsid w:val="009D1137"/>
    <w:rsid w:val="009E1D8D"/>
    <w:rsid w:val="009E3373"/>
    <w:rsid w:val="009E3BE9"/>
    <w:rsid w:val="009F2BB1"/>
    <w:rsid w:val="009F36E1"/>
    <w:rsid w:val="009F684C"/>
    <w:rsid w:val="009F759D"/>
    <w:rsid w:val="00A03057"/>
    <w:rsid w:val="00A2661C"/>
    <w:rsid w:val="00A31C13"/>
    <w:rsid w:val="00A330C4"/>
    <w:rsid w:val="00A3595E"/>
    <w:rsid w:val="00A36DE5"/>
    <w:rsid w:val="00A44A87"/>
    <w:rsid w:val="00A6481B"/>
    <w:rsid w:val="00A72414"/>
    <w:rsid w:val="00A7597A"/>
    <w:rsid w:val="00A773CE"/>
    <w:rsid w:val="00A80091"/>
    <w:rsid w:val="00A87227"/>
    <w:rsid w:val="00A958AF"/>
    <w:rsid w:val="00A96CB3"/>
    <w:rsid w:val="00A97525"/>
    <w:rsid w:val="00AA1C23"/>
    <w:rsid w:val="00AA5240"/>
    <w:rsid w:val="00AA7E81"/>
    <w:rsid w:val="00AB1DE4"/>
    <w:rsid w:val="00AB26AC"/>
    <w:rsid w:val="00AB3928"/>
    <w:rsid w:val="00AB7E65"/>
    <w:rsid w:val="00AC20E1"/>
    <w:rsid w:val="00AD1B03"/>
    <w:rsid w:val="00AD397F"/>
    <w:rsid w:val="00B04942"/>
    <w:rsid w:val="00B10877"/>
    <w:rsid w:val="00B17310"/>
    <w:rsid w:val="00B30DAE"/>
    <w:rsid w:val="00B41866"/>
    <w:rsid w:val="00B5663B"/>
    <w:rsid w:val="00B606B1"/>
    <w:rsid w:val="00B60851"/>
    <w:rsid w:val="00B73FAD"/>
    <w:rsid w:val="00B74FB6"/>
    <w:rsid w:val="00B75D6D"/>
    <w:rsid w:val="00B80016"/>
    <w:rsid w:val="00B900F3"/>
    <w:rsid w:val="00BA3360"/>
    <w:rsid w:val="00BA65D0"/>
    <w:rsid w:val="00BA700C"/>
    <w:rsid w:val="00BB2608"/>
    <w:rsid w:val="00BB6749"/>
    <w:rsid w:val="00BC5C68"/>
    <w:rsid w:val="00BE75D7"/>
    <w:rsid w:val="00BF1494"/>
    <w:rsid w:val="00BF173F"/>
    <w:rsid w:val="00BF4903"/>
    <w:rsid w:val="00BF7139"/>
    <w:rsid w:val="00C01659"/>
    <w:rsid w:val="00C12218"/>
    <w:rsid w:val="00C21B40"/>
    <w:rsid w:val="00C22469"/>
    <w:rsid w:val="00C249B8"/>
    <w:rsid w:val="00C33B77"/>
    <w:rsid w:val="00C341CF"/>
    <w:rsid w:val="00C40A19"/>
    <w:rsid w:val="00C4378B"/>
    <w:rsid w:val="00C57A39"/>
    <w:rsid w:val="00C57E17"/>
    <w:rsid w:val="00C6664A"/>
    <w:rsid w:val="00C94119"/>
    <w:rsid w:val="00CA324E"/>
    <w:rsid w:val="00CB0848"/>
    <w:rsid w:val="00CB4E4C"/>
    <w:rsid w:val="00CB7FF8"/>
    <w:rsid w:val="00CC7150"/>
    <w:rsid w:val="00CE2CE0"/>
    <w:rsid w:val="00CF0581"/>
    <w:rsid w:val="00CF247F"/>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70143"/>
    <w:rsid w:val="00D7102B"/>
    <w:rsid w:val="00D762D5"/>
    <w:rsid w:val="00D80EBC"/>
    <w:rsid w:val="00D8334B"/>
    <w:rsid w:val="00D84490"/>
    <w:rsid w:val="00D85E07"/>
    <w:rsid w:val="00D928E1"/>
    <w:rsid w:val="00D93EC6"/>
    <w:rsid w:val="00D974A6"/>
    <w:rsid w:val="00DB1301"/>
    <w:rsid w:val="00DB342D"/>
    <w:rsid w:val="00DC71DB"/>
    <w:rsid w:val="00DD4E65"/>
    <w:rsid w:val="00DF0654"/>
    <w:rsid w:val="00DF2670"/>
    <w:rsid w:val="00DF2730"/>
    <w:rsid w:val="00E07B96"/>
    <w:rsid w:val="00E10452"/>
    <w:rsid w:val="00E211F5"/>
    <w:rsid w:val="00E26735"/>
    <w:rsid w:val="00E302D9"/>
    <w:rsid w:val="00E437CF"/>
    <w:rsid w:val="00E53472"/>
    <w:rsid w:val="00E53CAF"/>
    <w:rsid w:val="00E611E9"/>
    <w:rsid w:val="00E62C00"/>
    <w:rsid w:val="00E647A0"/>
    <w:rsid w:val="00E806F5"/>
    <w:rsid w:val="00E86190"/>
    <w:rsid w:val="00E87018"/>
    <w:rsid w:val="00E87B28"/>
    <w:rsid w:val="00E91CD1"/>
    <w:rsid w:val="00E963CE"/>
    <w:rsid w:val="00E96D12"/>
    <w:rsid w:val="00E97CB9"/>
    <w:rsid w:val="00EB2E9C"/>
    <w:rsid w:val="00EB3378"/>
    <w:rsid w:val="00EB3F6A"/>
    <w:rsid w:val="00EB54B5"/>
    <w:rsid w:val="00EC31F6"/>
    <w:rsid w:val="00EC5732"/>
    <w:rsid w:val="00ED0A9E"/>
    <w:rsid w:val="00ED44BA"/>
    <w:rsid w:val="00ED5E8E"/>
    <w:rsid w:val="00EE027D"/>
    <w:rsid w:val="00EE6835"/>
    <w:rsid w:val="00EE760E"/>
    <w:rsid w:val="00EF2715"/>
    <w:rsid w:val="00F041BA"/>
    <w:rsid w:val="00F07B06"/>
    <w:rsid w:val="00F10D23"/>
    <w:rsid w:val="00F12768"/>
    <w:rsid w:val="00F143F5"/>
    <w:rsid w:val="00F1627D"/>
    <w:rsid w:val="00F20A80"/>
    <w:rsid w:val="00F2673C"/>
    <w:rsid w:val="00F3251E"/>
    <w:rsid w:val="00F32608"/>
    <w:rsid w:val="00F3776A"/>
    <w:rsid w:val="00F43DDE"/>
    <w:rsid w:val="00F51BA9"/>
    <w:rsid w:val="00F51F47"/>
    <w:rsid w:val="00F520AF"/>
    <w:rsid w:val="00F547F1"/>
    <w:rsid w:val="00F63CDB"/>
    <w:rsid w:val="00F66640"/>
    <w:rsid w:val="00F84974"/>
    <w:rsid w:val="00F87022"/>
    <w:rsid w:val="00F90DC1"/>
    <w:rsid w:val="00F9351B"/>
    <w:rsid w:val="00FC0273"/>
    <w:rsid w:val="00FC0C0F"/>
    <w:rsid w:val="00FC2DF0"/>
    <w:rsid w:val="00FC613E"/>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A96BC9"/>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0BFB01"/>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8CEC447"/>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B9E034E"/>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8E5B9"/>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7C0C6BB"/>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paragraph" w:styleId="Ttulo2">
    <w:name w:val="heading 2"/>
    <w:basedOn w:val="Normal"/>
    <w:next w:val="Normal"/>
    <w:link w:val="Ttulo2Char"/>
    <w:uiPriority w:val="9"/>
    <w:semiHidden/>
    <w:unhideWhenUsed/>
    <w:rsid w:val="000A7C0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styleId="Ttulo2Char" w:customStyle="1">
    <w:name w:val="Título 2 Char"/>
    <w:basedOn w:val="Fontepargpadro"/>
    <w:link w:val="Ttulo2"/>
    <w:uiPriority w:val="9"/>
    <w:semiHidden/>
    <w:rsid w:val="000A7C0F"/>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8601F"/>
    <w:rsid w:val="000C1C14"/>
    <w:rsid w:val="0012395D"/>
    <w:rsid w:val="00145F1E"/>
    <w:rsid w:val="001C649A"/>
    <w:rsid w:val="001E2AC0"/>
    <w:rsid w:val="00277029"/>
    <w:rsid w:val="002F13AB"/>
    <w:rsid w:val="003B38E0"/>
    <w:rsid w:val="004214D0"/>
    <w:rsid w:val="00465A25"/>
    <w:rsid w:val="004C591E"/>
    <w:rsid w:val="005F7022"/>
    <w:rsid w:val="00617896"/>
    <w:rsid w:val="00730800"/>
    <w:rsid w:val="0077693D"/>
    <w:rsid w:val="007D5396"/>
    <w:rsid w:val="007E66CB"/>
    <w:rsid w:val="008C4978"/>
    <w:rsid w:val="00962A91"/>
    <w:rsid w:val="009A37F4"/>
    <w:rsid w:val="00DF51C9"/>
    <w:rsid w:val="00E87B28"/>
    <w:rsid w:val="00EC31F6"/>
    <w:rsid w:val="00F752A7"/>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0894F196-CAF1-4089-8F0D-5BA565BB038F}">
  <ds:schemaRefs>
    <ds:schemaRef ds:uri="http://schemas.openxmlformats.org/officeDocument/2006/bibliography"/>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7DD67901-8B0F-49B1-A522-58F7870C4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 BARÃO</dc:creator>
  <keywords/>
  <dc:description/>
  <lastModifiedBy>Marcia Vilela Alves - GDACA</lastModifiedBy>
  <revision>32</revision>
  <dcterms:created xsi:type="dcterms:W3CDTF">2026-09-10T20:06:00.0000000Z</dcterms:created>
  <dcterms:modified xsi:type="dcterms:W3CDTF">2026-09-16T17:59:50.7944819Z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