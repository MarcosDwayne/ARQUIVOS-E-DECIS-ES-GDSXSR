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6C2B2C" w:rsidRPr="62C261FF">
              <w:rPr>
                <w:rStyle w:val="Refdecomentrio"/>
                <w:rFonts w:ascii="Calibri" w:hAnsi="Calibri" w:cs="Calibri"/>
                <w:color w:val="595959" w:themeColor="text1" w:themeTint="A6"/>
                <w:sz w:val="20"/>
                <w:szCs w:val="20"/>
              </w:rPr>
              <w:commentReference w:id="1"/>
            </w:r>
            <w:commentRangeEnd w:id="2"/>
            <w:r w:rsidR="00F80716"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0F598E27" w:rsidR="00770E7F" w:rsidRPr="009F36E1" w:rsidRDefault="00650F42" w:rsidP="00B34ADF">
            <w:pPr>
              <w:ind w:right="-675"/>
              <w:rPr>
                <w:rFonts w:ascii="Arial" w:hAnsi="Arial" w:cs="Arial"/>
                <w:sz w:val="28"/>
                <w:szCs w:val="28"/>
              </w:rPr>
            </w:pPr>
            <w:r w:rsidRPr="00650F42">
              <w:rPr>
                <w:rFonts w:ascii="Arial" w:hAnsi="Arial" w:cs="Arial"/>
                <w:sz w:val="28"/>
                <w:szCs w:val="28"/>
              </w:rPr>
              <w:t>0720693-81.2026.8.07.0001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7CAEB072" w:rsidR="00770E7F" w:rsidRPr="009F36E1" w:rsidRDefault="00650F42" w:rsidP="00B34ADF">
            <w:pPr>
              <w:rPr>
                <w:rFonts w:ascii="Arial" w:hAnsi="Arial" w:cs="Arial"/>
                <w:sz w:val="28"/>
                <w:szCs w:val="28"/>
              </w:rPr>
            </w:pPr>
            <w:r w:rsidRPr="00650F42">
              <w:rPr>
                <w:rFonts w:ascii="Arial" w:hAnsi="Arial" w:cs="Arial"/>
                <w:sz w:val="28"/>
                <w:szCs w:val="28"/>
              </w:rPr>
              <w:t>PROGERE PROJETOS E GERENCIAMENTO DE ENGENHARIA LTDA - ME</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6F183CA" w:rsidR="00770E7F" w:rsidRPr="009F36E1" w:rsidRDefault="00650F42" w:rsidP="00B34ADF">
            <w:pPr>
              <w:ind w:right="-74"/>
              <w:rPr>
                <w:rFonts w:ascii="Arial" w:hAnsi="Arial" w:cs="Arial"/>
                <w:sz w:val="28"/>
                <w:szCs w:val="28"/>
              </w:rPr>
            </w:pPr>
            <w:r w:rsidRPr="00650F42">
              <w:rPr>
                <w:rFonts w:ascii="Arial" w:hAnsi="Arial" w:cs="Arial"/>
                <w:sz w:val="28"/>
                <w:szCs w:val="28"/>
              </w:rPr>
              <w:t>LUCAS JOS</w:t>
            </w:r>
            <w:r>
              <w:rPr>
                <w:rFonts w:ascii="Arial" w:hAnsi="Arial" w:cs="Arial"/>
                <w:sz w:val="28"/>
                <w:szCs w:val="28"/>
              </w:rPr>
              <w:t>É</w:t>
            </w:r>
            <w:r w:rsidRPr="00650F42">
              <w:rPr>
                <w:rFonts w:ascii="Arial" w:hAnsi="Arial" w:cs="Arial"/>
                <w:sz w:val="28"/>
                <w:szCs w:val="28"/>
              </w:rPr>
              <w:t xml:space="preserve"> SOARES DIAS EIRELI</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003" w:author="Assessor GDSXSR" w:date="2026-10-29T21:14:18Z">
          <w:pPr>
            <w:spacing w:after="0" w:line="360" w:lineRule="auto"/>
            <w:jc w:val="center"/>
          </w:pPr>
        </w:pPrChange>
      </w:pPr>
      <w:commentRangeStart w:id="3"/>
      <w:r w:rsidRPr="45CC8256">
        <w:rPr>
          <w:rFonts w:ascii="Arial" w:hAnsi="Arial" w:cs="Arial"/>
          <w:b/>
          <w:bCs/>
          <w:sz w:val="28"/>
          <w:szCs w:val="28"/>
        </w:rPr>
        <w:t>EMENTA</w:t>
      </w:r>
      <w:commentRangeEnd w:id="3"/>
      <w:r>
        <w:rPr>
          <w:rStyle w:val="CommentReference"/>
        </w:rPr>
        <w:commentReference w:id="3"/>
      </w:r>
    </w:p>
    <w:p w14:paraId="06BF179A" w14:textId="77777777" w:rsidR="00886ABA" w:rsidRDefault="00886ABA" w:rsidP="00886ABA">
      <w:pPr>
        <w:spacing w:after="0" w:line="360" w:lineRule="auto"/>
        <w:jc w:val="both"/>
        <w:rPr>
          <w:rFonts w:ascii="Arial" w:hAnsi="Arial" w:cs="Arial"/>
          <w:sz w:val="28"/>
          <w:szCs w:val="28"/>
        </w:rPr>
      </w:pPr>
    </w:p>
    <w:p w14:paraId="1B71DCC9" w14:textId="232A3DA1" w:rsidR="00102BA0" w:rsidRDefault="00102BA0" w:rsidP="00886ABA">
      <w:pPr>
        <w:spacing w:after="0" w:line="360" w:lineRule="auto"/>
        <w:jc w:val="both"/>
        <w:rPr>
          <w:rFonts w:ascii="Arial" w:hAnsi="Arial" w:cs="Arial"/>
          <w:sz w:val="28"/>
          <w:szCs w:val="28"/>
        </w:rPr>
      </w:pPr>
      <w:r w:rsidRPr="00102BA0">
        <w:rPr>
          <w:rFonts w:ascii="Arial" w:hAnsi="Arial" w:cs="Arial"/>
          <w:sz w:val="28"/>
          <w:szCs w:val="28"/>
        </w:rPr>
        <w:t>APELAÇÃO CÍVEL.</w:t>
      </w:r>
      <w:r w:rsidR="004D0BA0">
        <w:rPr>
          <w:rFonts w:ascii="Arial" w:hAnsi="Arial" w:cs="Arial"/>
          <w:sz w:val="28"/>
          <w:szCs w:val="28"/>
        </w:rPr>
        <w:t xml:space="preserve"> </w:t>
      </w:r>
      <w:r w:rsidR="004D0BA0" w:rsidRPr="004D0BA0">
        <w:rPr>
          <w:rFonts w:ascii="Arial" w:hAnsi="Arial" w:cs="Arial"/>
          <w:sz w:val="28"/>
          <w:szCs w:val="28"/>
        </w:rPr>
        <w:t xml:space="preserve">DIREITO PROCESSUAL CIVIL E DIREITO IMOBILIÁRIO. EMBARGOS DE TERCEIRO. </w:t>
      </w:r>
      <w:r w:rsidR="00992E6C">
        <w:rPr>
          <w:rFonts w:ascii="Arial" w:hAnsi="Arial" w:cs="Arial"/>
          <w:sz w:val="28"/>
          <w:szCs w:val="28"/>
        </w:rPr>
        <w:t xml:space="preserve">PRELIMINARES DE </w:t>
      </w:r>
      <w:r w:rsidR="0002266E">
        <w:rPr>
          <w:rFonts w:ascii="Arial" w:hAnsi="Arial" w:cs="Arial"/>
          <w:sz w:val="28"/>
          <w:szCs w:val="28"/>
        </w:rPr>
        <w:t xml:space="preserve">NULIDADE DA SENTENÇA POR </w:t>
      </w:r>
      <w:r w:rsidR="00992E6C">
        <w:rPr>
          <w:rFonts w:ascii="Arial" w:hAnsi="Arial" w:cs="Arial"/>
          <w:sz w:val="28"/>
          <w:szCs w:val="28"/>
        </w:rPr>
        <w:t xml:space="preserve">OMISSÃO E DE INADEQUAÇÃO DA VIA ELEITA. REJEIÇÃO. </w:t>
      </w:r>
      <w:r w:rsidR="004D0BA0" w:rsidRPr="004D0BA0">
        <w:rPr>
          <w:rFonts w:ascii="Arial" w:hAnsi="Arial" w:cs="Arial"/>
          <w:sz w:val="28"/>
          <w:szCs w:val="28"/>
        </w:rPr>
        <w:t xml:space="preserve">AVERBAÇÃO PREMONITÓRIA. AMEAÇA AO EXERCÍCIO DO DIREITO DE PROPRIEDADE. ADEQUAÇÃO DA VIA ELEITA. AQUISIÇÃO DO IMÓVEL ANTERIOR À AVERBAÇÃO. INEXISTÊNCIA DE PRESUNÇÃO DE FRAUDE À EXECUÇÃO. AÇÕES PAULIANAS JULGADAS IMPROCEDENTES. PATRIMÔNIO DE AFETAÇÃO. CANCELAMENTO DAS AVERBAÇÕES. </w:t>
      </w:r>
      <w:r w:rsidR="007A7E9C">
        <w:rPr>
          <w:rFonts w:ascii="Arial" w:hAnsi="Arial" w:cs="Arial"/>
          <w:sz w:val="28"/>
          <w:szCs w:val="28"/>
        </w:rPr>
        <w:t xml:space="preserve">MANUTENÇÃO DOS </w:t>
      </w:r>
      <w:r w:rsidR="004D0BA0" w:rsidRPr="004D0BA0">
        <w:rPr>
          <w:rFonts w:ascii="Arial" w:hAnsi="Arial" w:cs="Arial"/>
          <w:sz w:val="28"/>
          <w:szCs w:val="28"/>
        </w:rPr>
        <w:t xml:space="preserve">HONORÁRIOS SUCUMBENCIAIS. </w:t>
      </w:r>
      <w:r w:rsidR="007A7E9C">
        <w:rPr>
          <w:rFonts w:ascii="Arial" w:hAnsi="Arial" w:cs="Arial"/>
          <w:sz w:val="28"/>
          <w:szCs w:val="28"/>
        </w:rPr>
        <w:t>RECURSO NÃO PROVIDO.</w:t>
      </w:r>
    </w:p>
    <w:p w14:paraId="515C6761" w14:textId="04FA8FF8"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4E5C7AFF" w14:textId="28A74787" w:rsidR="00791DD3" w:rsidRPr="00791DD3" w:rsidRDefault="00791DD3" w:rsidP="00791DD3">
      <w:pPr>
        <w:spacing w:after="0" w:line="360" w:lineRule="auto"/>
        <w:jc w:val="both"/>
        <w:rPr>
          <w:rFonts w:ascii="Arial" w:hAnsi="Arial" w:cs="Arial"/>
          <w:sz w:val="28"/>
          <w:szCs w:val="28"/>
        </w:rPr>
      </w:pPr>
      <w:commentRangeStart w:id="4"/>
      <w:r>
        <w:rPr>
          <w:rFonts w:ascii="Arial" w:hAnsi="Arial" w:cs="Arial"/>
          <w:sz w:val="28"/>
          <w:szCs w:val="28"/>
        </w:rPr>
        <w:t xml:space="preserve">1. </w:t>
      </w:r>
      <w:del w:id="1004" w:author="Assessor GDSXSR" w:date="2026-10-29T21:14:18Z">
        <w:r>
          <w:rPr>
            <w:rFonts w:ascii="Arial" w:hAnsi="Arial" w:cs="Arial"/>
            <w:sz w:val="28"/>
            <w:szCs w:val="28"/>
          </w:rPr>
          <w:delText xml:space="preserve">Ação de embargos</w:delText>
        </w:r>
      </w:del>
      <w:ins w:id="1005" w:author="Assessor GDSXSR" w:date="2026-10-29T21:14:18Z">
        <w:r>
          <w:rPr>
            <w:rFonts w:ascii="Arial" w:hAnsi="Arial" w:cs="Arial"/>
            <w:color w:val="808080"/>
            <w:sz w:val="28"/>
            <w:szCs w:val="28"/>
          </w:rPr>
          <w:t xml:space="preserve">Embargos</w:t>
        </w:r>
      </w:ins>
      <w:r>
        <w:rPr>
          <w:rFonts w:ascii="Arial" w:hAnsi="Arial" w:cs="Arial"/>
          <w:sz w:val="28"/>
          <w:szCs w:val="28"/>
        </w:rPr>
        <w:t xml:space="preserve"> de terceiro </w:t>
      </w:r>
      <w:del w:id="1006" w:author="Assessor GDSXSR" w:date="2026-10-29T21:14:18Z">
        <w:r>
          <w:rPr>
            <w:rFonts w:ascii="Arial" w:hAnsi="Arial" w:cs="Arial"/>
            <w:sz w:val="28"/>
            <w:szCs w:val="28"/>
          </w:rPr>
          <w:delText xml:space="preserve">proposta</w:delText>
        </w:r>
      </w:del>
      <w:ins w:id="1007" w:author="Assessor GDSXSR" w:date="2026-10-29T21:14:18Z">
        <w:r>
          <w:rPr>
            <w:rFonts w:ascii="Arial" w:hAnsi="Arial" w:cs="Arial"/>
            <w:color w:val="808080"/>
            <w:sz w:val="28"/>
            <w:szCs w:val="28"/>
          </w:rPr>
          <w:t xml:space="preserve">opostos</w:t>
        </w:r>
      </w:ins>
      <w:r>
        <w:rPr>
          <w:rFonts w:ascii="Arial" w:hAnsi="Arial" w:cs="Arial"/>
          <w:sz w:val="28"/>
          <w:szCs w:val="28"/>
        </w:rPr>
        <w:t xml:space="preserve"> por </w:t>
      </w:r>
      <w:del w:id="1008" w:author="Assessor GDSXSR" w:date="2026-10-29T21:14:18Z">
        <w:r>
          <w:rPr>
            <w:rFonts w:ascii="Arial" w:hAnsi="Arial" w:cs="Arial"/>
            <w:sz w:val="28"/>
            <w:szCs w:val="28"/>
          </w:rPr>
          <w:delText xml:space="preserve">pessoa</w:delText>
        </w:r>
      </w:del>
      <w:ins w:id="1009" w:author="Assessor GDSXSR" w:date="2026-10-29T21:14:18Z">
        <w:r>
          <w:rPr>
            <w:rFonts w:ascii="Arial" w:hAnsi="Arial" w:cs="Arial"/>
            <w:color w:val="808080"/>
            <w:sz w:val="28"/>
            <w:szCs w:val="28"/>
          </w:rPr>
          <w:t xml:space="preserve">Lucas</w:t>
        </w:r>
      </w:ins>
      <w:r>
        <w:rPr>
          <w:rFonts w:ascii="Arial" w:hAnsi="Arial" w:cs="Arial"/>
          <w:sz w:val="28"/>
          <w:szCs w:val="28"/>
        </w:rPr>
        <w:t xml:space="preserve"> </w:t>
      </w:r>
      <w:del w:id="1010" w:author="Assessor GDSXSR" w:date="2026-10-29T21:14:18Z">
        <w:r>
          <w:rPr>
            <w:rFonts w:ascii="Arial" w:hAnsi="Arial" w:cs="Arial"/>
            <w:sz w:val="28"/>
            <w:szCs w:val="28"/>
          </w:rPr>
          <w:delText xml:space="preserve">jurídica</w:delText>
        </w:r>
      </w:del>
      <w:ins w:id="1011" w:author="Assessor GDSXSR" w:date="2026-10-29T21:14:18Z">
        <w:r>
          <w:rPr>
            <w:rFonts w:ascii="Arial" w:hAnsi="Arial" w:cs="Arial"/>
            <w:color w:val="808080"/>
            <w:sz w:val="28"/>
            <w:szCs w:val="28"/>
          </w:rPr>
          <w:t xml:space="preserve">José Soares Dias Eireli contra Progere Projetos e Gerenciamento de Engenharia Ltda - ME,</w:t>
        </w:r>
      </w:ins>
      <w:r>
        <w:rPr>
          <w:rFonts w:ascii="Arial" w:hAnsi="Arial" w:cs="Arial"/>
          <w:sz w:val="28"/>
          <w:szCs w:val="28"/>
        </w:rPr>
        <w:t xml:space="preserve"> visando ao cancelamento de averbações premonitórias lançadas </w:t>
      </w:r>
      <w:r>
        <w:rPr>
          <w:rFonts w:ascii="Arial" w:hAnsi="Arial" w:cs="Arial"/>
          <w:sz w:val="28"/>
          <w:szCs w:val="28"/>
        </w:rPr>
        <w:t xml:space="preserve">sobre matrículas imobiliárias, sob</w:t>
      </w:r>
      <w:ins w:id="1012" w:author="Assessor GDSXSR" w:date="2026-10-29T21:14:18Z">
        <w:r>
          <w:rPr>
            <w:rFonts w:ascii="Arial" w:hAnsi="Arial" w:cs="Arial"/>
            <w:color w:val="808080"/>
            <w:sz w:val="28"/>
            <w:szCs w:val="28"/>
          </w:rPr>
          <w:t xml:space="preserve"> a</w:t>
        </w:r>
      </w:ins>
      <w:r>
        <w:rPr>
          <w:rFonts w:ascii="Arial" w:hAnsi="Arial" w:cs="Arial"/>
          <w:sz w:val="28"/>
          <w:szCs w:val="28"/>
        </w:rPr>
        <w:t xml:space="preserve"> alegação de aquisição anterior dos bens e inexistência de fraude na transferência patrimonial</w:t>
      </w:r>
      <w:ins w:id="1013" w:author="Assessor GDSXSR" w:date="2026-10-29T21:14:18Z">
        <w:r>
          <w:rPr>
            <w:rFonts w:ascii="Arial" w:hAnsi="Arial" w:cs="Arial"/>
            <w:color w:val="808080"/>
            <w:sz w:val="28"/>
            <w:szCs w:val="28"/>
          </w:rPr>
          <w:t xml:space="preserve"> (R$ 1</w:t>
        </w:r>
      </w:ins>
      <w:r>
        <w:rPr>
          <w:rFonts w:ascii="Arial" w:hAnsi="Arial" w:cs="Arial"/>
          <w:sz w:val="28"/>
          <w:szCs w:val="28"/>
        </w:rPr>
        <w:t xml:space="preserve">.</w:t>
      </w:r>
      <w:ins w:id="1014" w:author="Assessor GDSXSR" w:date="2026-10-29T21:14:18Z">
        <w:r>
          <w:rPr>
            <w:rFonts w:ascii="Arial" w:hAnsi="Arial" w:cs="Arial"/>
            <w:color w:val="808080"/>
            <w:sz w:val="28"/>
            <w:szCs w:val="28"/>
          </w:rPr>
          <w:t xml:space="preserve">857.328,37).</w:t>
        </w:r>
      </w:ins>
      <w:commentRangeEnd w:id="4"/>
      <w:r>
        <w:rPr>
          <w:rStyle w:val="CommentReference"/>
        </w:rPr>
        <w:commentReference w:id="4"/>
      </w:r>
    </w:p>
    <w:p w14:paraId="4CE77A01" w14:textId="3502E2D6" w:rsidR="00791DD3" w:rsidRPr="00791DD3" w:rsidRDefault="00791DD3" w:rsidP="00791DD3">
      <w:pPr>
        <w:spacing w:after="0" w:line="360" w:lineRule="auto"/>
        <w:jc w:val="both"/>
        <w:rPr>
          <w:rFonts w:ascii="Arial" w:hAnsi="Arial" w:cs="Arial"/>
          <w:sz w:val="28"/>
          <w:szCs w:val="28"/>
        </w:rPr>
      </w:pPr>
      <w:r w:rsidRPr="00791DD3">
        <w:rPr>
          <w:rFonts w:ascii="Arial" w:hAnsi="Arial" w:cs="Arial"/>
          <w:sz w:val="28"/>
          <w:szCs w:val="28"/>
        </w:rPr>
        <w:t>2. A sentença julgou procedentes os pedidos para determinar o cancelamento definitivo das averbações premonitórias e fixou honorários advocatícios em 10% sobre o valor atualizado da causa</w:t>
      </w:r>
      <w:r w:rsidR="00E9222C">
        <w:rPr>
          <w:rFonts w:ascii="Arial" w:hAnsi="Arial" w:cs="Arial"/>
          <w:sz w:val="28"/>
          <w:szCs w:val="28"/>
        </w:rPr>
        <w:t>.</w:t>
      </w:r>
    </w:p>
    <w:p w14:paraId="1030C297" w14:textId="71AB90F0" w:rsidR="00791DD3" w:rsidRDefault="00791DD3" w:rsidP="00791DD3">
      <w:pPr>
        <w:pStyle w:val="PargrafodaLista"/>
        <w:spacing w:after="0" w:line="360" w:lineRule="auto"/>
        <w:ind w:left="0"/>
        <w:jc w:val="both"/>
        <w:rPr>
          <w:rFonts w:ascii="Arial" w:hAnsi="Arial" w:cs="Arial"/>
          <w:sz w:val="28"/>
          <w:szCs w:val="28"/>
        </w:rPr>
      </w:pPr>
      <w:r w:rsidRPr="00791DD3">
        <w:rPr>
          <w:rFonts w:ascii="Arial" w:hAnsi="Arial" w:cs="Arial"/>
          <w:sz w:val="28"/>
          <w:szCs w:val="28"/>
        </w:rPr>
        <w:t xml:space="preserve">3. O </w:t>
      </w:r>
      <w:r w:rsidR="00531AC9">
        <w:rPr>
          <w:rFonts w:ascii="Arial" w:hAnsi="Arial" w:cs="Arial"/>
          <w:sz w:val="28"/>
          <w:szCs w:val="28"/>
        </w:rPr>
        <w:t xml:space="preserve">embargado </w:t>
      </w:r>
      <w:r w:rsidRPr="00791DD3">
        <w:rPr>
          <w:rFonts w:ascii="Arial" w:hAnsi="Arial" w:cs="Arial"/>
          <w:sz w:val="28"/>
          <w:szCs w:val="28"/>
        </w:rPr>
        <w:t>apel</w:t>
      </w:r>
      <w:r w:rsidR="00531AC9">
        <w:rPr>
          <w:rFonts w:ascii="Arial" w:hAnsi="Arial" w:cs="Arial"/>
          <w:sz w:val="28"/>
          <w:szCs w:val="28"/>
        </w:rPr>
        <w:t>ou,</w:t>
      </w:r>
      <w:r w:rsidRPr="00791DD3">
        <w:rPr>
          <w:rFonts w:ascii="Arial" w:hAnsi="Arial" w:cs="Arial"/>
          <w:sz w:val="28"/>
          <w:szCs w:val="28"/>
        </w:rPr>
        <w:t xml:space="preserve"> sustenta</w:t>
      </w:r>
      <w:r w:rsidR="00531AC9">
        <w:rPr>
          <w:rFonts w:ascii="Arial" w:hAnsi="Arial" w:cs="Arial"/>
          <w:sz w:val="28"/>
          <w:szCs w:val="28"/>
        </w:rPr>
        <w:t>ndo</w:t>
      </w:r>
      <w:r w:rsidRPr="00791DD3">
        <w:rPr>
          <w:rFonts w:ascii="Arial" w:hAnsi="Arial" w:cs="Arial"/>
          <w:sz w:val="28"/>
          <w:szCs w:val="28"/>
        </w:rPr>
        <w:t xml:space="preserve"> nulidade da sentença por omissão, inadequação da via eleita, impossibilidade de cancelamento das averbações, irrelevância dos julgamentos das ações paulianas e excessividade dos honorários sucumbenciais</w:t>
      </w:r>
      <w:r>
        <w:rPr>
          <w:rFonts w:ascii="Arial" w:hAnsi="Arial" w:cs="Arial"/>
          <w:sz w:val="28"/>
          <w:szCs w:val="28"/>
        </w:rPr>
        <w:t>.</w:t>
      </w:r>
    </w:p>
    <w:p w14:paraId="75F97632" w14:textId="68409213" w:rsidR="00886ABA" w:rsidRPr="0034247B" w:rsidRDefault="00886ABA" w:rsidP="00791DD3">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E7A592B" w:rsidR="00886ABA" w:rsidRDefault="00511630" w:rsidP="00886ABA">
      <w:pPr>
        <w:spacing w:after="0" w:line="360" w:lineRule="auto"/>
        <w:jc w:val="both"/>
        <w:rPr>
          <w:rFonts w:ascii="Arial" w:hAnsi="Arial" w:cs="Arial"/>
          <w:sz w:val="28"/>
          <w:szCs w:val="28"/>
        </w:rPr>
      </w:pPr>
      <w:r>
        <w:rPr>
          <w:rFonts w:ascii="Arial" w:hAnsi="Arial" w:cs="Arial"/>
          <w:sz w:val="28"/>
          <w:szCs w:val="28"/>
        </w:rPr>
        <w:t>4</w:t>
      </w:r>
      <w:r w:rsidR="00886ABA" w:rsidRPr="005D305E">
        <w:rPr>
          <w:rFonts w:ascii="Arial" w:hAnsi="Arial" w:cs="Arial"/>
          <w:sz w:val="28"/>
          <w:szCs w:val="28"/>
        </w:rPr>
        <w:t xml:space="preserve">. </w:t>
      </w:r>
      <w:r w:rsidR="00E9222C" w:rsidRPr="00E9222C">
        <w:rPr>
          <w:rFonts w:ascii="Arial" w:hAnsi="Arial" w:cs="Arial"/>
          <w:sz w:val="28"/>
          <w:szCs w:val="28"/>
        </w:rPr>
        <w:t xml:space="preserve">Há quatro questões em discussão: (i) </w:t>
      </w:r>
      <w:r w:rsidR="00E9222C">
        <w:rPr>
          <w:rFonts w:ascii="Arial" w:hAnsi="Arial" w:cs="Arial"/>
          <w:sz w:val="28"/>
          <w:szCs w:val="28"/>
        </w:rPr>
        <w:t>analisar</w:t>
      </w:r>
      <w:r w:rsidR="00E9222C" w:rsidRPr="00E9222C">
        <w:rPr>
          <w:rFonts w:ascii="Arial" w:hAnsi="Arial" w:cs="Arial"/>
          <w:sz w:val="28"/>
          <w:szCs w:val="28"/>
        </w:rPr>
        <w:t xml:space="preserve"> se a sentença padece de omissão por ausência de exame expresso da preliminar de inadequação da via eleita; (ii) </w:t>
      </w:r>
      <w:r w:rsidR="00E9222C">
        <w:rPr>
          <w:rFonts w:ascii="Arial" w:hAnsi="Arial" w:cs="Arial"/>
          <w:sz w:val="28"/>
          <w:szCs w:val="28"/>
        </w:rPr>
        <w:t>verificar</w:t>
      </w:r>
      <w:r w:rsidR="00E9222C" w:rsidRPr="00E9222C">
        <w:rPr>
          <w:rFonts w:ascii="Arial" w:hAnsi="Arial" w:cs="Arial"/>
          <w:sz w:val="28"/>
          <w:szCs w:val="28"/>
        </w:rPr>
        <w:t xml:space="preserve"> se embargos de terceiro constituem instrumento processual adequado para impugnar averbação premonitória; (iii) </w:t>
      </w:r>
      <w:r w:rsidR="00E9222C">
        <w:rPr>
          <w:rFonts w:ascii="Arial" w:hAnsi="Arial" w:cs="Arial"/>
          <w:sz w:val="28"/>
          <w:szCs w:val="28"/>
        </w:rPr>
        <w:t>examinar</w:t>
      </w:r>
      <w:r w:rsidR="00E9222C" w:rsidRPr="00E9222C">
        <w:rPr>
          <w:rFonts w:ascii="Arial" w:hAnsi="Arial" w:cs="Arial"/>
          <w:sz w:val="28"/>
          <w:szCs w:val="28"/>
        </w:rPr>
        <w:t xml:space="preserve"> se averbações lançadas após a alienação do imóvel podem subsistir diante da inexistência de fraude reconhecida judicialmente; e (iv) </w:t>
      </w:r>
      <w:r w:rsidR="00E9222C">
        <w:rPr>
          <w:rFonts w:ascii="Arial" w:hAnsi="Arial" w:cs="Arial"/>
          <w:sz w:val="28"/>
          <w:szCs w:val="28"/>
        </w:rPr>
        <w:t>ponderar</w:t>
      </w:r>
      <w:r w:rsidR="00E9222C" w:rsidRPr="00E9222C">
        <w:rPr>
          <w:rFonts w:ascii="Arial" w:hAnsi="Arial" w:cs="Arial"/>
          <w:sz w:val="28"/>
          <w:szCs w:val="28"/>
        </w:rPr>
        <w:t xml:space="preserve"> se os honorários advocatícios fixados em 10% sobre o valor da causa comportam redução</w:t>
      </w:r>
      <w:r w:rsidR="00E9222C">
        <w:rPr>
          <w:rFonts w:ascii="Arial" w:hAnsi="Arial" w:cs="Arial"/>
          <w:sz w:val="28"/>
          <w:szCs w:val="28"/>
        </w:rPr>
        <w:t>.</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33A48F3A" w:rsidR="00886ABA" w:rsidRDefault="00511630"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del w:id="1015" w:author="Assessor GDSXSR" w:date="2026-10-29T21:14:18Z">
        <w:r>
          <w:rPr>
            <w:rFonts w:ascii="Arial" w:hAnsi="Arial" w:cs="Arial"/>
            <w:sz w:val="28"/>
            <w:szCs w:val="28"/>
          </w:rPr>
          <w:delText xml:space="preserve">Não</w:delText>
        </w:r>
      </w:del>
      <w:ins w:id="1016" w:author="Assessor GDSXSR" w:date="2026-10-29T21:14:18Z">
        <w:r>
          <w:rPr>
            <w:rFonts w:ascii="Arial" w:hAnsi="Arial" w:cs="Arial"/>
            <w:color w:val="808080"/>
            <w:sz w:val="28"/>
            <w:szCs w:val="28"/>
          </w:rPr>
          <w:t xml:space="preserve">A</w:t>
        </w:r>
      </w:ins>
      <w:r>
        <w:rPr>
          <w:rFonts w:ascii="Arial" w:hAnsi="Arial" w:cs="Arial"/>
          <w:sz w:val="28"/>
          <w:szCs w:val="28"/>
        </w:rPr>
        <w:t xml:space="preserve"> </w:t>
      </w:r>
      <w:del w:id="1017" w:author="Assessor GDSXSR" w:date="2026-10-29T21:14:18Z">
        <w:r>
          <w:rPr>
            <w:rFonts w:ascii="Arial" w:hAnsi="Arial" w:cs="Arial"/>
            <w:sz w:val="28"/>
            <w:szCs w:val="28"/>
          </w:rPr>
          <w:delText xml:space="preserve">há</w:delText>
        </w:r>
      </w:del>
      <w:ins w:id="1018" w:author="Assessor GDSXSR" w:date="2026-10-29T21:14:18Z">
        <w:r>
          <w:rPr>
            <w:rFonts w:ascii="Arial" w:hAnsi="Arial" w:cs="Arial"/>
            <w:color w:val="808080"/>
            <w:sz w:val="28"/>
            <w:szCs w:val="28"/>
          </w:rPr>
          <w:t xml:space="preserve">sentença</w:t>
        </w:r>
      </w:ins>
      <w:r>
        <w:rPr>
          <w:rFonts w:ascii="Arial" w:hAnsi="Arial" w:cs="Arial"/>
          <w:sz w:val="28"/>
          <w:szCs w:val="28"/>
        </w:rPr>
        <w:t xml:space="preserve"> </w:t>
      </w:r>
      <w:del w:id="1019" w:author="Assessor GDSXSR" w:date="2026-10-29T21:14:18Z">
        <w:r>
          <w:rPr>
            <w:rFonts w:ascii="Arial" w:hAnsi="Arial" w:cs="Arial"/>
            <w:sz w:val="28"/>
            <w:szCs w:val="28"/>
          </w:rPr>
          <w:delText xml:space="preserve">nulidade</w:delText>
        </w:r>
      </w:del>
      <w:ins w:id="1020" w:author="Assessor GDSXSR" w:date="2026-10-29T21:14:18Z">
        <w:r>
          <w:rPr>
            <w:rFonts w:ascii="Arial" w:hAnsi="Arial" w:cs="Arial"/>
            <w:color w:val="808080"/>
            <w:sz w:val="28"/>
            <w:szCs w:val="28"/>
          </w:rPr>
          <w:t xml:space="preserve">que</w:t>
        </w:r>
      </w:ins>
      <w:r>
        <w:rPr>
          <w:rFonts w:ascii="Arial" w:hAnsi="Arial" w:cs="Arial"/>
          <w:sz w:val="28"/>
          <w:szCs w:val="28"/>
        </w:rPr>
        <w:t xml:space="preserve"> </w:t>
      </w:r>
      <w:del w:id="1021" w:author="Assessor GDSXSR" w:date="2026-10-29T21:14:18Z">
        <w:r>
          <w:rPr>
            <w:rFonts w:ascii="Arial" w:hAnsi="Arial" w:cs="Arial"/>
            <w:sz w:val="28"/>
            <w:szCs w:val="28"/>
          </w:rPr>
          <w:delText xml:space="preserve">por</w:delText>
        </w:r>
      </w:del>
      <w:ins w:id="1022" w:author="Assessor GDSXSR" w:date="2026-10-29T21:14:18Z">
        <w:r>
          <w:rPr>
            <w:rFonts w:ascii="Arial" w:hAnsi="Arial" w:cs="Arial"/>
            <w:color w:val="808080"/>
            <w:sz w:val="28"/>
            <w:szCs w:val="28"/>
          </w:rPr>
          <w:t xml:space="preserve">examina,</w:t>
        </w:r>
      </w:ins>
      <w:r>
        <w:rPr>
          <w:rFonts w:ascii="Arial" w:hAnsi="Arial" w:cs="Arial"/>
          <w:sz w:val="28"/>
          <w:szCs w:val="28"/>
        </w:rPr>
        <w:t xml:space="preserve"> </w:t>
      </w:r>
      <w:del w:id="1023" w:author="Assessor GDSXSR" w:date="2026-10-29T21:14:18Z">
        <w:r>
          <w:rPr>
            <w:rFonts w:ascii="Arial" w:hAnsi="Arial" w:cs="Arial"/>
            <w:sz w:val="28"/>
            <w:szCs w:val="28"/>
          </w:rPr>
          <w:delText xml:space="preserve">ausência</w:delText>
        </w:r>
      </w:del>
      <w:ins w:id="1024" w:author="Assessor GDSXSR" w:date="2026-10-29T21:14:18Z">
        <w:r>
          <w:rPr>
            <w:rFonts w:ascii="Arial" w:hAnsi="Arial" w:cs="Arial"/>
            <w:color w:val="808080"/>
            <w:sz w:val="28"/>
            <w:szCs w:val="28"/>
          </w:rPr>
          <w:t xml:space="preserve">ao decidir o mérito, o fundamento da preliminar</w:t>
        </w:r>
      </w:ins>
      <w:r>
        <w:rPr>
          <w:rFonts w:ascii="Arial" w:hAnsi="Arial" w:cs="Arial"/>
          <w:sz w:val="28"/>
          <w:szCs w:val="28"/>
        </w:rPr>
        <w:t xml:space="preserve"> de </w:t>
      </w:r>
      <w:del w:id="1025" w:author="Assessor GDSXSR" w:date="2026-10-29T21:14:18Z">
        <w:r>
          <w:rPr>
            <w:rFonts w:ascii="Arial" w:hAnsi="Arial" w:cs="Arial"/>
            <w:sz w:val="28"/>
            <w:szCs w:val="28"/>
          </w:rPr>
          <w:delText xml:space="preserve">fundamentação</w:delText>
        </w:r>
      </w:del>
      <w:ins w:id="1026" w:author="Assessor GDSXSR" w:date="2026-10-29T21:14:18Z">
        <w:r>
          <w:rPr>
            <w:rFonts w:ascii="Arial" w:hAnsi="Arial" w:cs="Arial"/>
            <w:color w:val="808080"/>
            <w:sz w:val="28"/>
            <w:szCs w:val="28"/>
          </w:rPr>
          <w:t xml:space="preserve">inadequação</w:t>
        </w:r>
      </w:ins>
      <w:r>
        <w:rPr>
          <w:rFonts w:ascii="Arial" w:hAnsi="Arial" w:cs="Arial"/>
          <w:sz w:val="28"/>
          <w:szCs w:val="28"/>
        </w:rPr>
        <w:t xml:space="preserve"> </w:t>
      </w:r>
      <w:del w:id="1027" w:author="Assessor GDSXSR" w:date="2026-10-29T21:14:18Z">
        <w:r>
          <w:rPr>
            <w:rFonts w:ascii="Arial" w:hAnsi="Arial" w:cs="Arial"/>
            <w:sz w:val="28"/>
            <w:szCs w:val="28"/>
          </w:rPr>
          <w:delText xml:space="preserve">quando</w:delText>
        </w:r>
      </w:del>
      <w:ins w:id="1028" w:author="Assessor GDSXSR" w:date="2026-10-29T21:14:18Z">
        <w:r>
          <w:rPr>
            <w:rFonts w:ascii="Arial" w:hAnsi="Arial" w:cs="Arial"/>
            <w:color w:val="808080"/>
            <w:sz w:val="28"/>
            <w:szCs w:val="28"/>
          </w:rPr>
          <w:t xml:space="preserve">da</w:t>
        </w:r>
      </w:ins>
      <w:r>
        <w:rPr>
          <w:rFonts w:ascii="Arial" w:hAnsi="Arial" w:cs="Arial"/>
          <w:sz w:val="28"/>
          <w:szCs w:val="28"/>
        </w:rPr>
        <w:t xml:space="preserve"> </w:t>
      </w:r>
      <w:del w:id="1029" w:author="Assessor GDSXSR" w:date="2026-10-29T21:14:18Z">
        <w:r>
          <w:rPr>
            <w:rFonts w:ascii="Arial" w:hAnsi="Arial" w:cs="Arial"/>
            <w:sz w:val="28"/>
            <w:szCs w:val="28"/>
          </w:rPr>
          <w:delText xml:space="preserve">a</w:delText>
        </w:r>
      </w:del>
      <w:ins w:id="1030" w:author="Assessor GDSXSR" w:date="2026-10-29T21:14:18Z">
        <w:r>
          <w:rPr>
            <w:rFonts w:ascii="Arial" w:hAnsi="Arial" w:cs="Arial"/>
            <w:color w:val="808080"/>
            <w:sz w:val="28"/>
            <w:szCs w:val="28"/>
          </w:rPr>
          <w:t xml:space="preserve">via</w:t>
        </w:r>
      </w:ins>
      <w:r>
        <w:rPr>
          <w:rFonts w:ascii="Arial" w:hAnsi="Arial" w:cs="Arial"/>
          <w:sz w:val="28"/>
          <w:szCs w:val="28"/>
        </w:rPr>
        <w:t xml:space="preserve"> </w:t>
      </w:r>
      <w:del w:id="1031" w:author="Assessor GDSXSR" w:date="2026-10-29T21:14:18Z">
        <w:r>
          <w:rPr>
            <w:rFonts w:ascii="Arial" w:hAnsi="Arial" w:cs="Arial"/>
            <w:sz w:val="28"/>
            <w:szCs w:val="28"/>
          </w:rPr>
          <w:delText xml:space="preserve">decisão</w:delText>
        </w:r>
      </w:del>
      <w:ins w:id="1032" w:author="Assessor GDSXSR" w:date="2026-10-29T21:14:18Z">
        <w:r>
          <w:rPr>
            <w:rFonts w:ascii="Arial" w:hAnsi="Arial" w:cs="Arial"/>
            <w:color w:val="808080"/>
            <w:sz w:val="28"/>
            <w:szCs w:val="28"/>
          </w:rPr>
          <w:t xml:space="preserve">eleita</w:t>
        </w:r>
      </w:ins>
      <w:r>
        <w:rPr>
          <w:rFonts w:ascii="Arial" w:hAnsi="Arial" w:cs="Arial"/>
          <w:sz w:val="28"/>
          <w:szCs w:val="28"/>
        </w:rPr>
        <w:t xml:space="preserve"> </w:t>
      </w:r>
      <w:del w:id="1033" w:author="Assessor GDSXSR" w:date="2026-10-29T21:14:18Z">
        <w:r>
          <w:rPr>
            <w:rFonts w:ascii="Arial" w:hAnsi="Arial" w:cs="Arial"/>
            <w:sz w:val="28"/>
            <w:szCs w:val="28"/>
          </w:rPr>
          <w:delText xml:space="preserve">enfrenta</w:delText>
        </w:r>
      </w:del>
      <w:ins w:id="1034" w:author="Assessor GDSXSR" w:date="2026-10-29T21:14:18Z">
        <w:r>
          <w:rPr>
            <w:rFonts w:ascii="Arial" w:hAnsi="Arial" w:cs="Arial"/>
            <w:color w:val="808080"/>
            <w:sz w:val="28"/>
            <w:szCs w:val="28"/>
          </w:rPr>
          <w:t xml:space="preserve">não é omissa</w:t>
        </w:r>
      </w:ins>
      <w:r>
        <w:rPr>
          <w:rFonts w:ascii="Arial" w:hAnsi="Arial" w:cs="Arial"/>
          <w:sz w:val="28"/>
          <w:szCs w:val="28"/>
        </w:rPr>
        <w:t xml:space="preserve">, ainda que </w:t>
      </w:r>
      <w:del w:id="1035" w:author="Assessor GDSXSR" w:date="2026-10-29T21:14:18Z">
        <w:r>
          <w:rPr>
            <w:rFonts w:ascii="Arial" w:hAnsi="Arial" w:cs="Arial"/>
            <w:sz w:val="28"/>
            <w:szCs w:val="28"/>
          </w:rPr>
          <w:delText xml:space="preserve">implicitamente</w:delText>
        </w:r>
      </w:del>
      <w:ins w:id="1036" w:author="Assessor GDSXSR" w:date="2026-10-29T21:14:18Z">
        <w:r>
          <w:rPr>
            <w:rFonts w:ascii="Arial" w:hAnsi="Arial" w:cs="Arial"/>
            <w:color w:val="808080"/>
            <w:sz w:val="28"/>
            <w:szCs w:val="28"/>
          </w:rPr>
          <w:t xml:space="preserve">não a enfrente em capítulo próprio. No caso</w:t>
        </w:r>
      </w:ins>
      <w:r>
        <w:rPr>
          <w:rFonts w:ascii="Arial" w:hAnsi="Arial" w:cs="Arial"/>
          <w:sz w:val="28"/>
          <w:szCs w:val="28"/>
        </w:rPr>
        <w:t xml:space="preserve">, </w:t>
      </w:r>
      <w:del w:id="1037" w:author="Assessor GDSXSR" w:date="2026-10-29T21:14:18Z">
        <w:r>
          <w:rPr>
            <w:rFonts w:ascii="Arial" w:hAnsi="Arial" w:cs="Arial"/>
            <w:sz w:val="28"/>
            <w:szCs w:val="28"/>
          </w:rPr>
          <w:delText xml:space="preserve">questão</w:delText>
        </w:r>
      </w:del>
      <w:ins w:id="1038" w:author="Assessor GDSXSR" w:date="2026-10-29T21:14:18Z">
        <w:r>
          <w:rPr>
            <w:rFonts w:ascii="Arial" w:hAnsi="Arial" w:cs="Arial"/>
            <w:color w:val="808080"/>
            <w:sz w:val="28"/>
            <w:szCs w:val="28"/>
          </w:rPr>
          <w:t xml:space="preserve">a</w:t>
        </w:r>
      </w:ins>
      <w:r>
        <w:rPr>
          <w:rFonts w:ascii="Arial" w:hAnsi="Arial" w:cs="Arial"/>
          <w:sz w:val="28"/>
          <w:szCs w:val="28"/>
        </w:rPr>
        <w:t xml:space="preserve"> </w:t>
      </w:r>
      <w:del w:id="1039" w:author="Assessor GDSXSR" w:date="2026-10-29T21:14:18Z">
        <w:r>
          <w:rPr>
            <w:rFonts w:ascii="Arial" w:hAnsi="Arial" w:cs="Arial"/>
            <w:sz w:val="28"/>
            <w:szCs w:val="28"/>
          </w:rPr>
          <w:delText xml:space="preserve">processual</w:delText>
        </w:r>
      </w:del>
      <w:ins w:id="1040" w:author="Assessor GDSXSR" w:date="2026-10-29T21:14:18Z">
        <w:r>
          <w:rPr>
            <w:rFonts w:ascii="Arial" w:hAnsi="Arial" w:cs="Arial"/>
            <w:color w:val="808080"/>
            <w:sz w:val="28"/>
            <w:szCs w:val="28"/>
          </w:rPr>
          <w:t xml:space="preserve">sentença</w:t>
        </w:r>
      </w:ins>
      <w:r>
        <w:rPr>
          <w:rFonts w:ascii="Arial" w:hAnsi="Arial" w:cs="Arial"/>
          <w:sz w:val="28"/>
          <w:szCs w:val="28"/>
        </w:rPr>
        <w:t xml:space="preserve"> </w:t>
      </w:r>
      <w:del w:id="1041" w:author="Assessor GDSXSR" w:date="2026-10-29T21:14:18Z">
        <w:r>
          <w:rPr>
            <w:rFonts w:ascii="Arial" w:hAnsi="Arial" w:cs="Arial"/>
            <w:sz w:val="28"/>
            <w:szCs w:val="28"/>
          </w:rPr>
          <w:delText xml:space="preserve">incorporada</w:delText>
        </w:r>
      </w:del>
      <w:ins w:id="1042" w:author="Assessor GDSXSR" w:date="2026-10-29T21:14:18Z">
        <w:r>
          <w:rPr>
            <w:rFonts w:ascii="Arial" w:hAnsi="Arial" w:cs="Arial"/>
            <w:color w:val="808080"/>
            <w:sz w:val="28"/>
            <w:szCs w:val="28"/>
          </w:rPr>
          <w:t xml:space="preserve">analisou</w:t>
        </w:r>
      </w:ins>
      <w:r>
        <w:rPr>
          <w:rFonts w:ascii="Arial" w:hAnsi="Arial" w:cs="Arial"/>
          <w:sz w:val="28"/>
          <w:szCs w:val="28"/>
        </w:rPr>
        <w:t xml:space="preserve"> </w:t>
      </w:r>
      <w:del w:id="1043" w:author="Assessor GDSXSR" w:date="2026-10-29T21:14:18Z">
        <w:r>
          <w:rPr>
            <w:rFonts w:ascii="Arial" w:hAnsi="Arial" w:cs="Arial"/>
            <w:sz w:val="28"/>
            <w:szCs w:val="28"/>
          </w:rPr>
          <w:delText xml:space="preserve">ao</w:delText>
        </w:r>
      </w:del>
      <w:ins w:id="1044" w:author="Assessor GDSXSR" w:date="2026-10-29T21:14:18Z">
        <w:r>
          <w:rPr>
            <w:rFonts w:ascii="Arial" w:hAnsi="Arial" w:cs="Arial"/>
            <w:color w:val="808080"/>
            <w:sz w:val="28"/>
            <w:szCs w:val="28"/>
          </w:rPr>
          <w:t xml:space="preserve">a</w:t>
        </w:r>
      </w:ins>
      <w:r>
        <w:rPr>
          <w:rFonts w:ascii="Arial" w:hAnsi="Arial" w:cs="Arial"/>
          <w:sz w:val="28"/>
          <w:szCs w:val="28"/>
        </w:rPr>
        <w:t xml:space="preserve"> </w:t>
      </w:r>
      <w:del w:id="1045" w:author="Assessor GDSXSR" w:date="2026-10-29T21:14:18Z">
        <w:r>
          <w:rPr>
            <w:rFonts w:ascii="Arial" w:hAnsi="Arial" w:cs="Arial"/>
            <w:sz w:val="28"/>
            <w:szCs w:val="28"/>
          </w:rPr>
          <w:delText xml:space="preserve">próprio</w:delText>
        </w:r>
      </w:del>
      <w:ins w:id="1046" w:author="Assessor GDSXSR" w:date="2026-10-29T21:14:18Z">
        <w:r>
          <w:rPr>
            <w:rFonts w:ascii="Arial" w:hAnsi="Arial" w:cs="Arial"/>
            <w:color w:val="808080"/>
            <w:sz w:val="28"/>
            <w:szCs w:val="28"/>
          </w:rPr>
          <w:t xml:space="preserve">alegada</w:t>
        </w:r>
      </w:ins>
      <w:r>
        <w:rPr>
          <w:rFonts w:ascii="Arial" w:hAnsi="Arial" w:cs="Arial"/>
          <w:sz w:val="28"/>
          <w:szCs w:val="28"/>
        </w:rPr>
        <w:t xml:space="preserve"> </w:t>
      </w:r>
      <w:del w:id="1047" w:author="Assessor GDSXSR" w:date="2026-10-29T21:14:18Z">
        <w:r>
          <w:rPr>
            <w:rFonts w:ascii="Arial" w:hAnsi="Arial" w:cs="Arial"/>
            <w:sz w:val="28"/>
            <w:szCs w:val="28"/>
          </w:rPr>
          <w:delText xml:space="preserve">mérito</w:delText>
        </w:r>
      </w:del>
      <w:ins w:id="1048" w:author="Assessor GDSXSR" w:date="2026-10-29T21:14:18Z">
        <w:r>
          <w:rPr>
            <w:rFonts w:ascii="Arial" w:hAnsi="Arial" w:cs="Arial"/>
            <w:color w:val="808080"/>
            <w:sz w:val="28"/>
            <w:szCs w:val="28"/>
          </w:rPr>
          <w:t xml:space="preserve">ausência de constrição, que é o cerne</w:t>
        </w:r>
      </w:ins>
      <w:r>
        <w:rPr>
          <w:rFonts w:ascii="Arial" w:hAnsi="Arial" w:cs="Arial"/>
          <w:sz w:val="28"/>
          <w:szCs w:val="28"/>
        </w:rPr>
        <w:t xml:space="preserve"> da </w:t>
      </w:r>
      <w:del w:id="1049" w:author="Assessor GDSXSR" w:date="2026-10-29T21:14:18Z">
        <w:r>
          <w:rPr>
            <w:rFonts w:ascii="Arial" w:hAnsi="Arial" w:cs="Arial"/>
            <w:sz w:val="28"/>
            <w:szCs w:val="28"/>
          </w:rPr>
          <w:delText xml:space="preserve">controvérsia, revelando fundamentação suficiente para afastar a alegação de omissão</w:delText>
        </w:r>
      </w:del>
      <w:ins w:id="1050" w:author="Assessor GDSXSR" w:date="2026-10-29T21:14:18Z">
        <w:r>
          <w:rPr>
            <w:rFonts w:ascii="Arial" w:hAnsi="Arial" w:cs="Arial"/>
            <w:color w:val="808080"/>
            <w:sz w:val="28"/>
            <w:szCs w:val="28"/>
          </w:rPr>
          <w:t xml:space="preserve">preliminar</w:t>
        </w:r>
      </w:ins>
      <w:r>
        <w:rPr>
          <w:rFonts w:ascii="Arial" w:hAnsi="Arial" w:cs="Arial"/>
          <w:sz w:val="28"/>
          <w:szCs w:val="28"/>
        </w:rPr>
        <w:t xml:space="preserve">.</w:t>
      </w:r>
      <w:commentRangeEnd w:id="5"/>
      <w:r>
        <w:rPr>
          <w:rStyle w:val="CommentReference"/>
        </w:rPr>
        <w:commentReference w:id="5"/>
      </w:r>
    </w:p>
    <w:p w14:paraId="15EDE053" w14:textId="51870B39"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Os embargos de terceiro </w:t>
      </w:r>
      <w:del w:id="1051" w:author="Assessor GDSXSR" w:date="2026-10-29T21:14:18Z">
        <w:r>
          <w:rPr>
            <w:rFonts w:ascii="Arial" w:hAnsi="Arial" w:cs="Arial"/>
            <w:sz w:val="28"/>
            <w:szCs w:val="28"/>
          </w:rPr>
          <w:delText xml:space="preserve">destinam-se</w:delText>
        </w:r>
      </w:del>
      <w:ins w:id="1052" w:author="Assessor GDSXSR" w:date="2026-10-29T21:14:18Z">
        <w:r>
          <w:rPr>
            <w:rFonts w:ascii="Arial" w:hAnsi="Arial" w:cs="Arial"/>
            <w:color w:val="808080"/>
            <w:sz w:val="28"/>
            <w:szCs w:val="28"/>
          </w:rPr>
          <w:t xml:space="preserve">protegem</w:t>
        </w:r>
      </w:ins>
      <w:r>
        <w:rPr>
          <w:rFonts w:ascii="Arial" w:hAnsi="Arial" w:cs="Arial"/>
          <w:sz w:val="28"/>
          <w:szCs w:val="28"/>
        </w:rPr>
        <w:t xml:space="preserve"> </w:t>
      </w:r>
      <w:del w:id="1053" w:author="Assessor GDSXSR" w:date="2026-10-29T21:14:18Z">
        <w:r>
          <w:rPr>
            <w:rFonts w:ascii="Arial" w:hAnsi="Arial" w:cs="Arial"/>
            <w:sz w:val="28"/>
            <w:szCs w:val="28"/>
          </w:rPr>
          <w:delText xml:space="preserve">à</w:delText>
        </w:r>
      </w:del>
      <w:ins w:id="1054" w:author="Assessor GDSXSR" w:date="2026-10-29T21:14:18Z">
        <w:r>
          <w:rPr>
            <w:rFonts w:ascii="Arial" w:hAnsi="Arial" w:cs="Arial"/>
            <w:color w:val="808080"/>
            <w:sz w:val="28"/>
            <w:szCs w:val="28"/>
          </w:rPr>
          <w:t xml:space="preserve">contra</w:t>
        </w:r>
      </w:ins>
      <w:r>
        <w:rPr>
          <w:rFonts w:ascii="Arial" w:hAnsi="Arial" w:cs="Arial"/>
          <w:sz w:val="28"/>
          <w:szCs w:val="28"/>
        </w:rPr>
        <w:t xml:space="preserve"> </w:t>
      </w:r>
      <w:del w:id="1055" w:author="Assessor GDSXSR" w:date="2026-10-29T21:14:18Z">
        <w:r>
          <w:rPr>
            <w:rFonts w:ascii="Arial" w:hAnsi="Arial" w:cs="Arial"/>
            <w:sz w:val="28"/>
            <w:szCs w:val="28"/>
          </w:rPr>
          <w:delText xml:space="preserve">proteção de quem sofre</w:delText>
        </w:r>
      </w:del>
      <w:ins w:id="1056" w:author="Assessor GDSXSR" w:date="2026-10-29T21:14:18Z">
        <w:r>
          <w:rPr>
            <w:rFonts w:ascii="Arial" w:hAnsi="Arial" w:cs="Arial"/>
            <w:color w:val="808080"/>
            <w:sz w:val="28"/>
            <w:szCs w:val="28"/>
          </w:rPr>
          <w:t xml:space="preserve">a</w:t>
        </w:r>
      </w:ins>
      <w:r>
        <w:rPr>
          <w:rFonts w:ascii="Arial" w:hAnsi="Arial" w:cs="Arial"/>
          <w:sz w:val="28"/>
          <w:szCs w:val="28"/>
        </w:rPr>
        <w:t xml:space="preserve"> constrição </w:t>
      </w:r>
      <w:del w:id="1057" w:author="Assessor GDSXSR" w:date="2026-10-29T21:14:18Z">
        <w:r>
          <w:rPr>
            <w:rFonts w:ascii="Arial" w:hAnsi="Arial" w:cs="Arial"/>
            <w:sz w:val="28"/>
            <w:szCs w:val="28"/>
          </w:rPr>
          <w:delText xml:space="preserve">ou</w:delText>
        </w:r>
      </w:del>
      <w:ins w:id="1058" w:author="Assessor GDSXSR" w:date="2026-10-29T21:14:18Z">
        <w:r>
          <w:rPr>
            <w:rFonts w:ascii="Arial" w:hAnsi="Arial" w:cs="Arial"/>
            <w:color w:val="808080"/>
            <w:sz w:val="28"/>
            <w:szCs w:val="28"/>
          </w:rPr>
          <w:t xml:space="preserve">e a</w:t>
        </w:r>
      </w:ins>
      <w:r>
        <w:rPr>
          <w:rFonts w:ascii="Arial" w:hAnsi="Arial" w:cs="Arial"/>
          <w:sz w:val="28"/>
          <w:szCs w:val="28"/>
        </w:rPr>
        <w:t xml:space="preserve"> ameaça de constrição sobre </w:t>
      </w:r>
      <w:del w:id="1059" w:author="Assessor GDSXSR" w:date="2026-10-29T21:14:18Z">
        <w:r>
          <w:rPr>
            <w:rFonts w:ascii="Arial" w:hAnsi="Arial" w:cs="Arial"/>
            <w:sz w:val="28"/>
            <w:szCs w:val="28"/>
          </w:rPr>
          <w:delText xml:space="preserve">bem</w:delText>
        </w:r>
      </w:del>
      <w:ins w:id="1060" w:author="Assessor GDSXSR" w:date="2026-10-29T21:14:18Z">
        <w:r>
          <w:rPr>
            <w:rFonts w:ascii="Arial" w:hAnsi="Arial" w:cs="Arial"/>
            <w:color w:val="808080"/>
            <w:sz w:val="28"/>
            <w:szCs w:val="28"/>
          </w:rPr>
          <w:t xml:space="preserve">bens</w:t>
        </w:r>
      </w:ins>
      <w:r>
        <w:rPr>
          <w:rFonts w:ascii="Arial" w:hAnsi="Arial" w:cs="Arial"/>
          <w:sz w:val="28"/>
          <w:szCs w:val="28"/>
        </w:rPr>
        <w:t xml:space="preserve"> </w:t>
      </w:r>
      <w:del w:id="1061" w:author="Assessor GDSXSR" w:date="2026-10-29T21:14:18Z">
        <w:r>
          <w:rPr>
            <w:rFonts w:ascii="Arial" w:hAnsi="Arial" w:cs="Arial"/>
            <w:sz w:val="28"/>
            <w:szCs w:val="28"/>
          </w:rPr>
          <w:delText xml:space="preserve">incompatível</w:delText>
        </w:r>
      </w:del>
      <w:ins w:id="1062" w:author="Assessor GDSXSR" w:date="2026-10-29T21:14:18Z">
        <w:r>
          <w:rPr>
            <w:rFonts w:ascii="Arial" w:hAnsi="Arial" w:cs="Arial"/>
            <w:color w:val="808080"/>
            <w:sz w:val="28"/>
            <w:szCs w:val="28"/>
          </w:rPr>
          <w:t xml:space="preserve">(CPC</w:t>
        </w:r>
      </w:ins>
      <w:r>
        <w:rPr>
          <w:rFonts w:ascii="Arial" w:hAnsi="Arial" w:cs="Arial"/>
          <w:sz w:val="28"/>
          <w:szCs w:val="28"/>
        </w:rPr>
        <w:t xml:space="preserve"> </w:t>
      </w:r>
      <w:del w:id="1063" w:author="Assessor GDSXSR" w:date="2026-10-29T21:14:18Z">
        <w:r>
          <w:rPr>
            <w:rFonts w:ascii="Arial" w:hAnsi="Arial" w:cs="Arial"/>
            <w:sz w:val="28"/>
            <w:szCs w:val="28"/>
          </w:rPr>
          <w:delText xml:space="preserve">com</w:delText>
        </w:r>
      </w:del>
      <w:ins w:id="1064" w:author="Assessor GDSXSR" w:date="2026-10-29T21:14:18Z">
        <w:r>
          <w:rPr>
            <w:rFonts w:ascii="Arial" w:hAnsi="Arial" w:cs="Arial"/>
            <w:color w:val="808080"/>
            <w:sz w:val="28"/>
            <w:szCs w:val="28"/>
          </w:rPr>
          <w:t xml:space="preserve">674).</w:t>
        </w:r>
      </w:ins>
      <w:r>
        <w:rPr>
          <w:rFonts w:ascii="Arial" w:hAnsi="Arial" w:cs="Arial"/>
          <w:sz w:val="28"/>
          <w:szCs w:val="28"/>
        </w:rPr>
        <w:t xml:space="preserve"> </w:t>
      </w:r>
      <w:del w:id="1065" w:author="Assessor GDSXSR" w:date="2026-10-29T21:14:18Z">
        <w:r>
          <w:rPr>
            <w:rFonts w:ascii="Arial" w:hAnsi="Arial" w:cs="Arial"/>
            <w:sz w:val="28"/>
            <w:szCs w:val="28"/>
          </w:rPr>
          <w:delText xml:space="preserve">ato</w:delText>
        </w:r>
      </w:del>
      <w:ins w:id="1066" w:author="Assessor GDSXSR" w:date="2026-10-29T21:14:18Z">
        <w:r>
          <w:rPr>
            <w:rFonts w:ascii="Arial" w:hAnsi="Arial" w:cs="Arial"/>
            <w:color w:val="808080"/>
            <w:sz w:val="28"/>
            <w:szCs w:val="28"/>
          </w:rPr>
          <w:t xml:space="preserve">A</w:t>
        </w:r>
      </w:ins>
      <w:r>
        <w:rPr>
          <w:rFonts w:ascii="Arial" w:hAnsi="Arial" w:cs="Arial"/>
          <w:sz w:val="28"/>
          <w:szCs w:val="28"/>
        </w:rPr>
        <w:t xml:space="preserve"> </w:t>
      </w:r>
      <w:del w:id="1067" w:author="Assessor GDSXSR" w:date="2026-10-29T21:14:18Z">
        <w:r>
          <w:rPr>
            <w:rFonts w:ascii="Arial" w:hAnsi="Arial" w:cs="Arial"/>
            <w:sz w:val="28"/>
            <w:szCs w:val="28"/>
          </w:rPr>
          <w:delText xml:space="preserve">judicial,</w:delText>
        </w:r>
      </w:del>
      <w:ins w:id="1068" w:author="Assessor GDSXSR" w:date="2026-10-29T21:14:18Z">
        <w:r>
          <w:rPr>
            <w:rFonts w:ascii="Arial" w:hAnsi="Arial" w:cs="Arial"/>
            <w:color w:val="808080"/>
            <w:sz w:val="28"/>
            <w:szCs w:val="28"/>
          </w:rPr>
          <w:t xml:space="preserve">averbação</w:t>
        </w:r>
      </w:ins>
      <w:r>
        <w:rPr>
          <w:rFonts w:ascii="Arial" w:hAnsi="Arial" w:cs="Arial"/>
          <w:sz w:val="28"/>
          <w:szCs w:val="28"/>
        </w:rPr>
        <w:t xml:space="preserve"> </w:t>
      </w:r>
      <w:del w:id="1069" w:author="Assessor GDSXSR" w:date="2026-10-29T21:14:18Z">
        <w:r>
          <w:rPr>
            <w:rFonts w:ascii="Arial" w:hAnsi="Arial" w:cs="Arial"/>
            <w:sz w:val="28"/>
            <w:szCs w:val="28"/>
          </w:rPr>
          <w:delText xml:space="preserve">hipótese</w:delText>
        </w:r>
      </w:del>
      <w:ins w:id="1070" w:author="Assessor GDSXSR" w:date="2026-10-29T21:14:18Z">
        <w:r>
          <w:rPr>
            <w:rFonts w:ascii="Arial" w:hAnsi="Arial" w:cs="Arial"/>
            <w:color w:val="808080"/>
            <w:sz w:val="28"/>
            <w:szCs w:val="28"/>
          </w:rPr>
          <w:t xml:space="preserve">premonitória</w:t>
        </w:r>
      </w:ins>
      <w:r>
        <w:rPr>
          <w:rFonts w:ascii="Arial" w:hAnsi="Arial" w:cs="Arial"/>
          <w:sz w:val="28"/>
          <w:szCs w:val="28"/>
        </w:rPr>
        <w:t xml:space="preserve"> </w:t>
      </w:r>
      <w:del w:id="1071" w:author="Assessor GDSXSR" w:date="2026-10-29T21:14:18Z">
        <w:r>
          <w:rPr>
            <w:rFonts w:ascii="Arial" w:hAnsi="Arial" w:cs="Arial"/>
            <w:sz w:val="28"/>
            <w:szCs w:val="28"/>
          </w:rPr>
          <w:delText xml:space="preserve">que abrange averbações premonitórias capazes de restringir</w:delText>
        </w:r>
      </w:del>
      <w:ins w:id="1072" w:author="Assessor GDSXSR" w:date="2026-10-29T21:14:18Z">
        <w:r>
          <w:rPr>
            <w:rFonts w:ascii="Arial" w:hAnsi="Arial" w:cs="Arial"/>
            <w:color w:val="808080"/>
            <w:sz w:val="28"/>
            <w:szCs w:val="28"/>
          </w:rPr>
          <w:t xml:space="preserve">restringe</w:t>
        </w:r>
      </w:ins>
      <w:r>
        <w:rPr>
          <w:rFonts w:ascii="Arial" w:hAnsi="Arial" w:cs="Arial"/>
          <w:sz w:val="28"/>
          <w:szCs w:val="28"/>
        </w:rPr>
        <w:t xml:space="preserve"> a circulação econômica do imóvel, </w:t>
      </w:r>
      <w:del w:id="1073" w:author="Assessor GDSXSR" w:date="2026-10-29T21:14:18Z">
        <w:r>
          <w:rPr>
            <w:rFonts w:ascii="Arial" w:hAnsi="Arial" w:cs="Arial"/>
            <w:sz w:val="28"/>
            <w:szCs w:val="28"/>
          </w:rPr>
          <w:delText xml:space="preserve">dificultar</w:delText>
        </w:r>
      </w:del>
      <w:ins w:id="1074" w:author="Assessor GDSXSR" w:date="2026-10-29T21:14:18Z">
        <w:r>
          <w:rPr>
            <w:rFonts w:ascii="Arial" w:hAnsi="Arial" w:cs="Arial"/>
            <w:color w:val="808080"/>
            <w:sz w:val="28"/>
            <w:szCs w:val="28"/>
          </w:rPr>
          <w:t xml:space="preserve">dificulta</w:t>
        </w:r>
      </w:ins>
      <w:r>
        <w:rPr>
          <w:rFonts w:ascii="Arial" w:hAnsi="Arial" w:cs="Arial"/>
          <w:sz w:val="28"/>
          <w:szCs w:val="28"/>
        </w:rPr>
        <w:t xml:space="preserve"> sua alienação e</w:t>
      </w:r>
      <w:del w:id="1075" w:author="Assessor GDSXSR" w:date="2026-10-29T21:14:18Z">
        <w:r>
          <w:rPr>
            <w:rFonts w:ascii="Arial" w:hAnsi="Arial" w:cs="Arial"/>
            <w:sz w:val="28"/>
            <w:szCs w:val="28"/>
          </w:rPr>
          <w:delText xml:space="preserve"> comprometer</w:delText>
        </w:r>
      </w:del>
      <w:r>
        <w:rPr>
          <w:rFonts w:ascii="Arial" w:hAnsi="Arial" w:cs="Arial"/>
          <w:sz w:val="28"/>
          <w:szCs w:val="28"/>
        </w:rPr>
        <w:t xml:space="preserve"> a obtenção de financiamento imobiliário</w:t>
      </w:r>
      <w:ins w:id="1076" w:author="Assessor GDSXSR" w:date="2026-10-29T21:14:18Z">
        <w:r>
          <w:rPr>
            <w:rFonts w:ascii="Arial" w:hAnsi="Arial" w:cs="Arial"/>
            <w:color w:val="808080"/>
            <w:sz w:val="28"/>
            <w:szCs w:val="28"/>
          </w:rPr>
          <w:t xml:space="preserve">, o que torna adequada a via eleita</w:t>
        </w:r>
      </w:ins>
      <w:r>
        <w:rPr>
          <w:rFonts w:ascii="Arial" w:hAnsi="Arial" w:cs="Arial"/>
          <w:sz w:val="28"/>
          <w:szCs w:val="28"/>
        </w:rPr>
        <w:t xml:space="preserve">.</w:t>
      </w:r>
    </w:p>
    <w:p w14:paraId="08AC71A2" w14:textId="1A7D191B" w:rsidR="00DE656D" w:rsidRDefault="00DE656D"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w:t>
      </w:r>
      <w:del w:id="1077" w:author="Assessor GDSXSR" w:date="2026-10-29T21:14:18Z">
        <w:r>
          <w:rPr>
            <w:rFonts w:ascii="Arial" w:hAnsi="Arial" w:cs="Arial"/>
            <w:sz w:val="28"/>
            <w:szCs w:val="28"/>
          </w:rPr>
          <w:delText xml:space="preserve">averbação premonitória possui função</w:delText>
        </w:r>
      </w:del>
      <w:ins w:id="1078" w:author="Assessor GDSXSR" w:date="2026-10-29T21:14:18Z">
        <w:r>
          <w:rPr>
            <w:rFonts w:ascii="Arial" w:hAnsi="Arial" w:cs="Arial"/>
            <w:color w:val="808080"/>
            <w:sz w:val="28"/>
            <w:szCs w:val="28"/>
          </w:rPr>
          <w:t xml:space="preserve">presunção</w:t>
        </w:r>
      </w:ins>
      <w:r>
        <w:rPr>
          <w:rFonts w:ascii="Arial" w:hAnsi="Arial" w:cs="Arial"/>
          <w:sz w:val="28"/>
          <w:szCs w:val="28"/>
        </w:rPr>
        <w:t xml:space="preserve"> de</w:t>
      </w:r>
      <w:del w:id="1079" w:author="Assessor GDSXSR" w:date="2026-10-29T21:14:18Z">
        <w:r>
          <w:rPr>
            <w:rFonts w:ascii="Arial" w:hAnsi="Arial" w:cs="Arial"/>
            <w:sz w:val="28"/>
            <w:szCs w:val="28"/>
          </w:rPr>
          <w:delText xml:space="preserve"> publicidade e de definição de marco objetivo para a</w:delText>
        </w:r>
      </w:del>
      <w:r>
        <w:rPr>
          <w:rFonts w:ascii="Arial" w:hAnsi="Arial" w:cs="Arial"/>
          <w:sz w:val="28"/>
          <w:szCs w:val="28"/>
        </w:rPr>
        <w:t xml:space="preserve"> fraude à execução</w:t>
      </w:r>
      <w:del w:id="1080" w:author="Assessor GDSXSR" w:date="2026-10-29T21:14:18Z">
        <w:r>
          <w:rPr>
            <w:rFonts w:ascii="Arial" w:hAnsi="Arial" w:cs="Arial"/>
            <w:sz w:val="28"/>
            <w:szCs w:val="28"/>
          </w:rPr>
          <w:delText xml:space="preserve">,</w:delText>
        </w:r>
      </w:del>
      <w:r>
        <w:rPr>
          <w:rFonts w:ascii="Arial" w:hAnsi="Arial" w:cs="Arial"/>
          <w:sz w:val="28"/>
          <w:szCs w:val="28"/>
        </w:rPr>
        <w:t xml:space="preserve"> </w:t>
      </w:r>
      <w:del w:id="1081" w:author="Assessor GDSXSR" w:date="2026-10-29T21:14:18Z">
        <w:r>
          <w:rPr>
            <w:rFonts w:ascii="Arial" w:hAnsi="Arial" w:cs="Arial"/>
            <w:sz w:val="28"/>
            <w:szCs w:val="28"/>
          </w:rPr>
          <w:delText xml:space="preserve">razão</w:delText>
        </w:r>
      </w:del>
      <w:ins w:id="1082" w:author="Assessor GDSXSR" w:date="2026-10-29T21:14:18Z">
        <w:r>
          <w:rPr>
            <w:rFonts w:ascii="Arial" w:hAnsi="Arial" w:cs="Arial"/>
            <w:color w:val="808080"/>
            <w:sz w:val="28"/>
            <w:szCs w:val="28"/>
          </w:rPr>
          <w:t xml:space="preserve">só</w:t>
        </w:r>
      </w:ins>
      <w:r>
        <w:rPr>
          <w:rFonts w:ascii="Arial" w:hAnsi="Arial" w:cs="Arial"/>
          <w:sz w:val="28"/>
          <w:szCs w:val="28"/>
        </w:rPr>
        <w:t xml:space="preserve"> </w:t>
      </w:r>
      <w:del w:id="1083" w:author="Assessor GDSXSR" w:date="2026-10-29T21:14:18Z">
        <w:r>
          <w:rPr>
            <w:rFonts w:ascii="Arial" w:hAnsi="Arial" w:cs="Arial"/>
            <w:sz w:val="28"/>
            <w:szCs w:val="28"/>
          </w:rPr>
          <w:delText xml:space="preserve">pela qual a presunção prevista no art. 828, § 4º, do CPC</w:delText>
        </w:r>
        <w:r>
          <w:rPr>
            <w:rFonts w:ascii="Arial" w:hAnsi="Arial" w:cs="Arial"/>
            <w:sz w:val="28"/>
            <w:szCs w:val="28"/>
          </w:rPr>
          <w:delText xml:space="preserve">,</w:delText>
        </w:r>
        <w:r>
          <w:rPr>
            <w:rFonts w:ascii="Arial" w:hAnsi="Arial" w:cs="Arial"/>
            <w:sz w:val="28"/>
            <w:szCs w:val="28"/>
          </w:rPr>
          <w:delText xml:space="preserve"> incide apenas quando</w:delText>
        </w:r>
      </w:del>
      <w:ins w:id="1084" w:author="Assessor GDSXSR" w:date="2026-10-29T21:14:18Z">
        <w:r>
          <w:rPr>
            <w:rFonts w:ascii="Arial" w:hAnsi="Arial" w:cs="Arial"/>
            <w:color w:val="808080"/>
            <w:sz w:val="28"/>
            <w:szCs w:val="28"/>
          </w:rPr>
          <w:t xml:space="preserve">alcança</w:t>
        </w:r>
      </w:ins>
      <w:r>
        <w:rPr>
          <w:rFonts w:ascii="Arial" w:hAnsi="Arial" w:cs="Arial"/>
          <w:sz w:val="28"/>
          <w:szCs w:val="28"/>
        </w:rPr>
        <w:t xml:space="preserve"> a alienação </w:t>
      </w:r>
      <w:del w:id="1085" w:author="Assessor GDSXSR" w:date="2026-10-29T21:14:18Z">
        <w:r>
          <w:rPr>
            <w:rFonts w:ascii="Arial" w:hAnsi="Arial" w:cs="Arial"/>
            <w:sz w:val="28"/>
            <w:szCs w:val="28"/>
          </w:rPr>
          <w:delText xml:space="preserve">ocorre</w:delText>
        </w:r>
      </w:del>
      <w:ins w:id="1086" w:author="Assessor GDSXSR" w:date="2026-10-29T21:14:18Z">
        <w:r>
          <w:rPr>
            <w:rFonts w:ascii="Arial" w:hAnsi="Arial" w:cs="Arial"/>
            <w:color w:val="808080"/>
            <w:sz w:val="28"/>
            <w:szCs w:val="28"/>
          </w:rPr>
          <w:t xml:space="preserve">posterior</w:t>
        </w:r>
      </w:ins>
      <w:r>
        <w:rPr>
          <w:rFonts w:ascii="Arial" w:hAnsi="Arial" w:cs="Arial"/>
          <w:sz w:val="28"/>
          <w:szCs w:val="28"/>
        </w:rPr>
        <w:t xml:space="preserve"> </w:t>
      </w:r>
      <w:del w:id="1087" w:author="Assessor GDSXSR" w:date="2026-10-29T21:14:18Z">
        <w:r>
          <w:rPr>
            <w:rFonts w:ascii="Arial" w:hAnsi="Arial" w:cs="Arial"/>
            <w:sz w:val="28"/>
            <w:szCs w:val="28"/>
          </w:rPr>
          <w:delText xml:space="preserve">após</w:delText>
        </w:r>
      </w:del>
      <w:ins w:id="1088" w:author="Assessor GDSXSR" w:date="2026-10-29T21:14:18Z">
        <w:r>
          <w:rPr>
            <w:rFonts w:ascii="Arial" w:hAnsi="Arial" w:cs="Arial"/>
            <w:color w:val="808080"/>
            <w:sz w:val="28"/>
            <w:szCs w:val="28"/>
          </w:rPr>
          <w:t xml:space="preserve">à averbação (CPC 828 § 4º). As escrituras foram lavradas em 18/05/2020 e registradas em 16/06/2020, e as averbações foram anotadas somente em julho e agosto de 2020, o que afasta</w:t>
        </w:r>
      </w:ins>
      <w:r>
        <w:rPr>
          <w:rFonts w:ascii="Arial" w:hAnsi="Arial" w:cs="Arial"/>
          <w:sz w:val="28"/>
          <w:szCs w:val="28"/>
        </w:rPr>
        <w:t xml:space="preserve"> a </w:t>
      </w:r>
      <w:del w:id="1089" w:author="Assessor GDSXSR" w:date="2026-10-29T21:14:18Z">
        <w:r>
          <w:rPr>
            <w:rFonts w:ascii="Arial" w:hAnsi="Arial" w:cs="Arial"/>
            <w:sz w:val="28"/>
            <w:szCs w:val="28"/>
          </w:rPr>
          <w:delText xml:space="preserve">averbação, não alcançando transmissões patrimoniais anteriormente registradas</w:delText>
        </w:r>
      </w:del>
      <w:ins w:id="1090" w:author="Assessor GDSXSR" w:date="2026-10-29T21:14:18Z">
        <w:r>
          <w:rPr>
            <w:rFonts w:ascii="Arial" w:hAnsi="Arial" w:cs="Arial"/>
            <w:color w:val="808080"/>
            <w:sz w:val="28"/>
            <w:szCs w:val="28"/>
          </w:rPr>
          <w:t xml:space="preserve">presunção</w:t>
        </w:r>
      </w:ins>
      <w:r>
        <w:rPr>
          <w:rFonts w:ascii="Arial" w:hAnsi="Arial" w:cs="Arial"/>
          <w:sz w:val="28"/>
          <w:szCs w:val="28"/>
        </w:rPr>
        <w:t xml:space="preserve">.</w:t>
      </w:r>
    </w:p>
    <w:p w14:paraId="692F83F9" w14:textId="0ADD934B" w:rsidR="00DE656D" w:rsidRDefault="00DE656D"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A </w:t>
      </w:r>
      <w:r>
        <w:rPr>
          <w:rFonts w:ascii="Arial" w:hAnsi="Arial" w:cs="Arial"/>
          <w:sz w:val="28"/>
          <w:szCs w:val="28"/>
        </w:rPr>
        <w:t xml:space="preserve">improcedência definitiva </w:t>
      </w:r>
      <w:del w:id="1091" w:author="Assessor GDSXSR" w:date="2026-10-29T21:14:18Z">
        <w:r>
          <w:rPr>
            <w:rFonts w:ascii="Arial" w:hAnsi="Arial" w:cs="Arial"/>
            <w:sz w:val="28"/>
            <w:szCs w:val="28"/>
          </w:rPr>
          <w:delText xml:space="preserve">de</w:delText>
        </w:r>
      </w:del>
      <w:ins w:id="1092" w:author="Assessor GDSXSR" w:date="2026-10-29T21:14:18Z">
        <w:r>
          <w:rPr>
            <w:rFonts w:ascii="Arial" w:hAnsi="Arial" w:cs="Arial"/>
            <w:color w:val="808080"/>
            <w:sz w:val="28"/>
            <w:szCs w:val="28"/>
          </w:rPr>
          <w:t xml:space="preserve">das</w:t>
        </w:r>
      </w:ins>
      <w:r>
        <w:rPr>
          <w:rFonts w:ascii="Arial" w:hAnsi="Arial" w:cs="Arial"/>
          <w:sz w:val="28"/>
          <w:szCs w:val="28"/>
        </w:rPr>
        <w:t xml:space="preserve"> ações </w:t>
      </w:r>
      <w:del w:id="1093" w:author="Assessor GDSXSR" w:date="2026-10-29T21:14:18Z">
        <w:r>
          <w:rPr>
            <w:rFonts w:ascii="Arial" w:hAnsi="Arial" w:cs="Arial"/>
            <w:sz w:val="28"/>
            <w:szCs w:val="28"/>
          </w:rPr>
          <w:delText xml:space="preserve">destinadas</w:delText>
        </w:r>
      </w:del>
      <w:ins w:id="1094" w:author="Assessor GDSXSR" w:date="2026-10-29T21:14:18Z">
        <w:r>
          <w:rPr>
            <w:rFonts w:ascii="Arial" w:hAnsi="Arial" w:cs="Arial"/>
            <w:color w:val="808080"/>
            <w:sz w:val="28"/>
            <w:szCs w:val="28"/>
          </w:rPr>
          <w:t xml:space="preserve">paulianas,</w:t>
        </w:r>
      </w:ins>
      <w:r>
        <w:rPr>
          <w:rFonts w:ascii="Arial" w:hAnsi="Arial" w:cs="Arial"/>
          <w:sz w:val="28"/>
          <w:szCs w:val="28"/>
        </w:rPr>
        <w:t xml:space="preserve"> </w:t>
      </w:r>
      <w:del w:id="1095" w:author="Assessor GDSXSR" w:date="2026-10-29T21:14:18Z">
        <w:r>
          <w:rPr>
            <w:rFonts w:ascii="Arial" w:hAnsi="Arial" w:cs="Arial"/>
            <w:sz w:val="28"/>
            <w:szCs w:val="28"/>
          </w:rPr>
          <w:delText xml:space="preserve">a</w:delText>
        </w:r>
      </w:del>
      <w:ins w:id="1096" w:author="Assessor GDSXSR" w:date="2026-10-29T21:14:18Z">
        <w:r>
          <w:rPr>
            <w:rFonts w:ascii="Arial" w:hAnsi="Arial" w:cs="Arial"/>
            <w:color w:val="808080"/>
            <w:sz w:val="28"/>
            <w:szCs w:val="28"/>
          </w:rPr>
          <w:t xml:space="preserve">que</w:t>
        </w:r>
      </w:ins>
      <w:r>
        <w:rPr>
          <w:rFonts w:ascii="Arial" w:hAnsi="Arial" w:cs="Arial"/>
          <w:sz w:val="28"/>
          <w:szCs w:val="28"/>
        </w:rPr>
        <w:t xml:space="preserve"> </w:t>
      </w:r>
      <w:del w:id="1097" w:author="Assessor GDSXSR" w:date="2026-10-29T21:14:18Z">
        <w:r>
          <w:rPr>
            <w:rFonts w:ascii="Arial" w:hAnsi="Arial" w:cs="Arial"/>
            <w:sz w:val="28"/>
            <w:szCs w:val="28"/>
          </w:rPr>
          <w:delText xml:space="preserve">desconstituir a alienação do bem por</w:delText>
        </w:r>
      </w:del>
      <w:ins w:id="1098" w:author="Assessor GDSXSR" w:date="2026-10-29T21:14:18Z">
        <w:r>
          <w:rPr>
            <w:rFonts w:ascii="Arial" w:hAnsi="Arial" w:cs="Arial"/>
            <w:color w:val="808080"/>
            <w:sz w:val="28"/>
            <w:szCs w:val="28"/>
          </w:rPr>
          <w:t xml:space="preserve">afastaram</w:t>
        </w:r>
      </w:ins>
      <w:r>
        <w:rPr>
          <w:rFonts w:ascii="Arial" w:hAnsi="Arial" w:cs="Arial"/>
          <w:sz w:val="28"/>
          <w:szCs w:val="28"/>
        </w:rPr>
        <w:t xml:space="preserve"> fraude contra credores</w:t>
      </w:r>
      <w:ins w:id="1099" w:author="Assessor GDSXSR" w:date="2026-10-29T21:14:18Z">
        <w:r>
          <w:rPr>
            <w:rFonts w:ascii="Arial" w:hAnsi="Arial" w:cs="Arial"/>
            <w:color w:val="808080"/>
            <w:sz w:val="28"/>
            <w:szCs w:val="28"/>
          </w:rPr>
          <w:t xml:space="preserve">,</w:t>
        </w:r>
      </w:ins>
      <w:r>
        <w:rPr>
          <w:rFonts w:ascii="Arial" w:hAnsi="Arial" w:cs="Arial"/>
          <w:sz w:val="28"/>
          <w:szCs w:val="28"/>
        </w:rPr>
        <w:t xml:space="preserve"> </w:t>
      </w:r>
      <w:del w:id="1100" w:author="Assessor GDSXSR" w:date="2026-10-29T21:14:18Z">
        <w:r>
          <w:rPr>
            <w:rFonts w:ascii="Arial" w:hAnsi="Arial" w:cs="Arial"/>
            <w:sz w:val="28"/>
            <w:szCs w:val="28"/>
          </w:rPr>
          <w:delText xml:space="preserve">afasta</w:delText>
        </w:r>
      </w:del>
      <w:ins w:id="1101" w:author="Assessor GDSXSR" w:date="2026-10-29T21:14:18Z">
        <w:r>
          <w:rPr>
            <w:rFonts w:ascii="Arial" w:hAnsi="Arial" w:cs="Arial"/>
            <w:color w:val="808080"/>
            <w:sz w:val="28"/>
            <w:szCs w:val="28"/>
          </w:rPr>
          <w:t xml:space="preserve">simulação e conluio, retira</w:t>
        </w:r>
      </w:ins>
      <w:r>
        <w:rPr>
          <w:rFonts w:ascii="Arial" w:hAnsi="Arial" w:cs="Arial"/>
          <w:sz w:val="28"/>
          <w:szCs w:val="28"/>
        </w:rPr>
        <w:t xml:space="preserve"> fundamento relevante para </w:t>
      </w:r>
      <w:del w:id="1102" w:author="Assessor GDSXSR" w:date="2026-10-29T21:14:18Z">
        <w:r>
          <w:rPr>
            <w:rFonts w:ascii="Arial" w:hAnsi="Arial" w:cs="Arial"/>
            <w:sz w:val="28"/>
            <w:szCs w:val="28"/>
          </w:rPr>
          <w:delText xml:space="preserve">manutenção</w:delText>
        </w:r>
      </w:del>
      <w:ins w:id="1103" w:author="Assessor GDSXSR" w:date="2026-10-29T21:14:18Z">
        <w:r>
          <w:rPr>
            <w:rFonts w:ascii="Arial" w:hAnsi="Arial" w:cs="Arial"/>
            <w:color w:val="808080"/>
            <w:sz w:val="28"/>
            <w:szCs w:val="28"/>
          </w:rPr>
          <w:t xml:space="preserve">manter</w:t>
        </w:r>
      </w:ins>
      <w:r>
        <w:rPr>
          <w:rFonts w:ascii="Arial" w:hAnsi="Arial" w:cs="Arial"/>
          <w:sz w:val="28"/>
          <w:szCs w:val="28"/>
        </w:rPr>
        <w:t xml:space="preserve"> </w:t>
      </w:r>
      <w:del w:id="1104" w:author="Assessor GDSXSR" w:date="2026-10-29T21:14:18Z">
        <w:r>
          <w:rPr>
            <w:rFonts w:ascii="Arial" w:hAnsi="Arial" w:cs="Arial"/>
            <w:sz w:val="28"/>
            <w:szCs w:val="28"/>
          </w:rPr>
          <w:delText xml:space="preserve">da</w:delText>
        </w:r>
      </w:del>
      <w:ins w:id="1105" w:author="Assessor GDSXSR" w:date="2026-10-29T21:14:18Z">
        <w:r>
          <w:rPr>
            <w:rFonts w:ascii="Arial" w:hAnsi="Arial" w:cs="Arial"/>
            <w:color w:val="808080"/>
            <w:sz w:val="28"/>
            <w:szCs w:val="28"/>
          </w:rPr>
          <w:t xml:space="preserve">as</w:t>
        </w:r>
      </w:ins>
      <w:r>
        <w:rPr>
          <w:rFonts w:ascii="Arial" w:hAnsi="Arial" w:cs="Arial"/>
          <w:sz w:val="28"/>
          <w:szCs w:val="28"/>
        </w:rPr>
        <w:t xml:space="preserve"> </w:t>
      </w:r>
      <w:del w:id="1106" w:author="Assessor GDSXSR" w:date="2026-10-29T21:14:18Z">
        <w:r>
          <w:rPr>
            <w:rFonts w:ascii="Arial" w:hAnsi="Arial" w:cs="Arial"/>
            <w:sz w:val="28"/>
            <w:szCs w:val="28"/>
          </w:rPr>
          <w:delText xml:space="preserve">averbação premonitória</w:delText>
        </w:r>
      </w:del>
      <w:ins w:id="1107" w:author="Assessor GDSXSR" w:date="2026-10-29T21:14:18Z">
        <w:r>
          <w:rPr>
            <w:rFonts w:ascii="Arial" w:hAnsi="Arial" w:cs="Arial"/>
            <w:color w:val="808080"/>
            <w:sz w:val="28"/>
            <w:szCs w:val="28"/>
          </w:rPr>
          <w:t xml:space="preserve">averbações</w:t>
        </w:r>
      </w:ins>
      <w:r>
        <w:rPr>
          <w:rFonts w:ascii="Arial" w:hAnsi="Arial" w:cs="Arial"/>
          <w:sz w:val="28"/>
          <w:szCs w:val="28"/>
        </w:rPr>
        <w:t xml:space="preserve">, sobretudo quando reconhecida judicialmente a regularidade da transferência patrimonial</w:t>
      </w:r>
      <w:r>
        <w:rPr>
          <w:rFonts w:ascii="Arial" w:hAnsi="Arial" w:cs="Arial"/>
          <w:sz w:val="28"/>
          <w:szCs w:val="28"/>
        </w:rPr>
        <w:t xml:space="preserve">.</w:t>
      </w:r>
    </w:p>
    <w:p w14:paraId="4C55F63B" w14:textId="0D10B1AC" w:rsidR="00DE656D" w:rsidRDefault="00DE656D"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del w:id="1108" w:author="Assessor GDSXSR" w:date="2026-10-29T21:14:18Z">
        <w:r>
          <w:rPr>
            <w:rFonts w:ascii="Arial" w:hAnsi="Arial" w:cs="Arial"/>
            <w:sz w:val="28"/>
            <w:szCs w:val="28"/>
          </w:rPr>
          <w:delText xml:space="preserve">O</w:delText>
        </w:r>
      </w:del>
      <w:ins w:id="1109" w:author="Assessor GDSXSR" w:date="2026-10-29T21:14:18Z">
        <w:r>
          <w:rPr>
            <w:rFonts w:ascii="Arial" w:hAnsi="Arial" w:cs="Arial"/>
            <w:color w:val="808080"/>
            <w:sz w:val="28"/>
            <w:szCs w:val="28"/>
          </w:rPr>
          <w:t xml:space="preserve">Os imóveis submetidos ao</w:t>
        </w:r>
      </w:ins>
      <w:r>
        <w:rPr>
          <w:rFonts w:ascii="Arial" w:hAnsi="Arial" w:cs="Arial"/>
          <w:sz w:val="28"/>
          <w:szCs w:val="28"/>
        </w:rPr>
        <w:t xml:space="preserve"> patrimônio de afetação </w:t>
      </w:r>
      <w:del w:id="1110" w:author="Assessor GDSXSR" w:date="2026-10-29T21:14:18Z">
        <w:r>
          <w:rPr>
            <w:rFonts w:ascii="Arial" w:hAnsi="Arial" w:cs="Arial"/>
            <w:sz w:val="28"/>
            <w:szCs w:val="28"/>
          </w:rPr>
          <w:delText xml:space="preserve">promove</w:delText>
        </w:r>
      </w:del>
      <w:ins w:id="1111" w:author="Assessor GDSXSR" w:date="2026-10-29T21:14:18Z">
        <w:r>
          <w:rPr>
            <w:rFonts w:ascii="Arial" w:hAnsi="Arial" w:cs="Arial"/>
            <w:color w:val="808080"/>
            <w:sz w:val="28"/>
            <w:szCs w:val="28"/>
          </w:rPr>
          <w:t xml:space="preserve">ficam</w:t>
        </w:r>
      </w:ins>
      <w:r>
        <w:rPr>
          <w:rFonts w:ascii="Arial" w:hAnsi="Arial" w:cs="Arial"/>
          <w:sz w:val="28"/>
          <w:szCs w:val="28"/>
        </w:rPr>
        <w:t xml:space="preserve"> </w:t>
      </w:r>
      <w:del w:id="1112" w:author="Assessor GDSXSR" w:date="2026-10-29T21:14:18Z">
        <w:r>
          <w:rPr>
            <w:rFonts w:ascii="Arial" w:hAnsi="Arial" w:cs="Arial"/>
            <w:sz w:val="28"/>
            <w:szCs w:val="28"/>
          </w:rPr>
          <w:delText xml:space="preserve">segregação</w:delText>
        </w:r>
      </w:del>
      <w:ins w:id="1113" w:author="Assessor GDSXSR" w:date="2026-10-29T21:14:18Z">
        <w:r>
          <w:rPr>
            <w:rFonts w:ascii="Arial" w:hAnsi="Arial" w:cs="Arial"/>
            <w:color w:val="808080"/>
            <w:sz w:val="28"/>
            <w:szCs w:val="28"/>
          </w:rPr>
          <w:t xml:space="preserve">apartados</w:t>
        </w:r>
      </w:ins>
      <w:r>
        <w:rPr>
          <w:rFonts w:ascii="Arial" w:hAnsi="Arial" w:cs="Arial"/>
          <w:sz w:val="28"/>
          <w:szCs w:val="28"/>
        </w:rPr>
        <w:t xml:space="preserve"> </w:t>
      </w:r>
      <w:del w:id="1114" w:author="Assessor GDSXSR" w:date="2026-10-29T21:14:18Z">
        <w:r>
          <w:rPr>
            <w:rFonts w:ascii="Arial" w:hAnsi="Arial" w:cs="Arial"/>
            <w:sz w:val="28"/>
            <w:szCs w:val="28"/>
          </w:rPr>
          <w:delText xml:space="preserve">patrimonial</w:delText>
        </w:r>
      </w:del>
      <w:ins w:id="1115" w:author="Assessor GDSXSR" w:date="2026-10-29T21:14:18Z">
        <w:r>
          <w:rPr>
            <w:rFonts w:ascii="Arial" w:hAnsi="Arial" w:cs="Arial"/>
            <w:color w:val="808080"/>
            <w:sz w:val="28"/>
            <w:szCs w:val="28"/>
          </w:rPr>
          <w:t xml:space="preserve">do</w:t>
        </w:r>
      </w:ins>
      <w:r>
        <w:rPr>
          <w:rFonts w:ascii="Arial" w:hAnsi="Arial" w:cs="Arial"/>
          <w:sz w:val="28"/>
          <w:szCs w:val="28"/>
        </w:rPr>
        <w:t xml:space="preserve"> </w:t>
      </w:r>
      <w:del w:id="1116" w:author="Assessor GDSXSR" w:date="2026-10-29T21:14:18Z">
        <w:r>
          <w:rPr>
            <w:rFonts w:ascii="Arial" w:hAnsi="Arial" w:cs="Arial"/>
            <w:sz w:val="28"/>
            <w:szCs w:val="28"/>
          </w:rPr>
          <w:delText xml:space="preserve">dos</w:delText>
        </w:r>
      </w:del>
      <w:ins w:id="1117" w:author="Assessor GDSXSR" w:date="2026-10-29T21:14:18Z">
        <w:r>
          <w:rPr>
            <w:rFonts w:ascii="Arial" w:hAnsi="Arial" w:cs="Arial"/>
            <w:color w:val="808080"/>
            <w:sz w:val="28"/>
            <w:szCs w:val="28"/>
          </w:rPr>
          <w:t xml:space="preserve">patrimônio</w:t>
        </w:r>
      </w:ins>
      <w:r>
        <w:rPr>
          <w:rFonts w:ascii="Arial" w:hAnsi="Arial" w:cs="Arial"/>
          <w:sz w:val="28"/>
          <w:szCs w:val="28"/>
        </w:rPr>
        <w:t xml:space="preserve"> </w:t>
      </w:r>
      <w:del w:id="1118" w:author="Assessor GDSXSR" w:date="2026-10-29T21:14:18Z">
        <w:r>
          <w:rPr>
            <w:rFonts w:ascii="Arial" w:hAnsi="Arial" w:cs="Arial"/>
            <w:sz w:val="28"/>
            <w:szCs w:val="28"/>
          </w:rPr>
          <w:delText xml:space="preserve">bens</w:delText>
        </w:r>
      </w:del>
      <w:ins w:id="1119" w:author="Assessor GDSXSR" w:date="2026-10-29T21:14:18Z">
        <w:r>
          <w:rPr>
            <w:rFonts w:ascii="Arial" w:hAnsi="Arial" w:cs="Arial"/>
            <w:color w:val="808080"/>
            <w:sz w:val="28"/>
            <w:szCs w:val="28"/>
          </w:rPr>
          <w:t xml:space="preserve">do</w:t>
        </w:r>
      </w:ins>
      <w:r>
        <w:rPr>
          <w:rFonts w:ascii="Arial" w:hAnsi="Arial" w:cs="Arial"/>
          <w:sz w:val="28"/>
          <w:szCs w:val="28"/>
        </w:rPr>
        <w:t xml:space="preserve"> </w:t>
      </w:r>
      <w:del w:id="1120" w:author="Assessor GDSXSR" w:date="2026-10-29T21:14:18Z">
        <w:r>
          <w:rPr>
            <w:rFonts w:ascii="Arial" w:hAnsi="Arial" w:cs="Arial"/>
            <w:sz w:val="28"/>
            <w:szCs w:val="28"/>
          </w:rPr>
          <w:delText xml:space="preserve">vinculados à incorporação imobiliária</w:delText>
        </w:r>
      </w:del>
      <w:ins w:id="1121" w:author="Assessor GDSXSR" w:date="2026-10-29T21:14:18Z">
        <w:r>
          <w:rPr>
            <w:rFonts w:ascii="Arial" w:hAnsi="Arial" w:cs="Arial"/>
            <w:color w:val="808080"/>
            <w:sz w:val="28"/>
            <w:szCs w:val="28"/>
          </w:rPr>
          <w:t xml:space="preserve">incorporador</w:t>
        </w:r>
      </w:ins>
      <w:r>
        <w:rPr>
          <w:rFonts w:ascii="Arial" w:hAnsi="Arial" w:cs="Arial"/>
          <w:sz w:val="28"/>
          <w:szCs w:val="28"/>
        </w:rPr>
        <w:t xml:space="preserve"> e </w:t>
      </w:r>
      <w:del w:id="1122" w:author="Assessor GDSXSR" w:date="2026-10-29T21:14:18Z">
        <w:r>
          <w:rPr>
            <w:rFonts w:ascii="Arial" w:hAnsi="Arial" w:cs="Arial"/>
            <w:sz w:val="28"/>
            <w:szCs w:val="28"/>
          </w:rPr>
          <w:delText xml:space="preserve">os</w:delText>
        </w:r>
      </w:del>
      <w:ins w:id="1123" w:author="Assessor GDSXSR" w:date="2026-10-29T21:14:18Z">
        <w:r>
          <w:rPr>
            <w:rFonts w:ascii="Arial" w:hAnsi="Arial" w:cs="Arial"/>
            <w:color w:val="808080"/>
            <w:sz w:val="28"/>
            <w:szCs w:val="28"/>
          </w:rPr>
          <w:t xml:space="preserve">se</w:t>
        </w:r>
      </w:ins>
      <w:r>
        <w:rPr>
          <w:rFonts w:ascii="Arial" w:hAnsi="Arial" w:cs="Arial"/>
          <w:sz w:val="28"/>
          <w:szCs w:val="28"/>
        </w:rPr>
        <w:t xml:space="preserve"> </w:t>
      </w:r>
      <w:del w:id="1124" w:author="Assessor GDSXSR" w:date="2026-10-29T21:14:18Z">
        <w:r>
          <w:rPr>
            <w:rFonts w:ascii="Arial" w:hAnsi="Arial" w:cs="Arial"/>
            <w:sz w:val="28"/>
            <w:szCs w:val="28"/>
          </w:rPr>
          <w:delText xml:space="preserve">destina</w:delText>
        </w:r>
      </w:del>
      <w:ins w:id="1125" w:author="Assessor GDSXSR" w:date="2026-10-29T21:14:18Z">
        <w:r>
          <w:rPr>
            <w:rFonts w:ascii="Arial" w:hAnsi="Arial" w:cs="Arial"/>
            <w:color w:val="808080"/>
            <w:sz w:val="28"/>
            <w:szCs w:val="28"/>
          </w:rPr>
          <w:t xml:space="preserve">destinam</w:t>
        </w:r>
      </w:ins>
      <w:r>
        <w:rPr>
          <w:rFonts w:ascii="Arial" w:hAnsi="Arial" w:cs="Arial"/>
          <w:sz w:val="28"/>
          <w:szCs w:val="28"/>
        </w:rPr>
        <w:t xml:space="preserve"> à consecução </w:t>
      </w:r>
      <w:del w:id="1126" w:author="Assessor GDSXSR" w:date="2026-10-29T21:14:18Z">
        <w:r>
          <w:rPr>
            <w:rFonts w:ascii="Arial" w:hAnsi="Arial" w:cs="Arial"/>
            <w:sz w:val="28"/>
            <w:szCs w:val="28"/>
          </w:rPr>
          <w:delText xml:space="preserve">do</w:delText>
        </w:r>
      </w:del>
      <w:ins w:id="1127" w:author="Assessor GDSXSR" w:date="2026-10-29T21:14:18Z">
        <w:r>
          <w:rPr>
            <w:rFonts w:ascii="Arial" w:hAnsi="Arial" w:cs="Arial"/>
            <w:color w:val="808080"/>
            <w:sz w:val="28"/>
            <w:szCs w:val="28"/>
          </w:rPr>
          <w:t xml:space="preserve">da</w:t>
        </w:r>
      </w:ins>
      <w:r>
        <w:rPr>
          <w:rFonts w:ascii="Arial" w:hAnsi="Arial" w:cs="Arial"/>
          <w:sz w:val="28"/>
          <w:szCs w:val="28"/>
        </w:rPr>
        <w:t xml:space="preserve"> </w:t>
      </w:r>
      <w:del w:id="1128" w:author="Assessor GDSXSR" w:date="2026-10-29T21:14:18Z">
        <w:r>
          <w:rPr>
            <w:rFonts w:ascii="Arial" w:hAnsi="Arial" w:cs="Arial"/>
            <w:sz w:val="28"/>
            <w:szCs w:val="28"/>
          </w:rPr>
          <w:delText xml:space="preserve">empreendimento</w:delText>
        </w:r>
      </w:del>
      <w:ins w:id="1129" w:author="Assessor GDSXSR" w:date="2026-10-29T21:14:18Z">
        <w:r>
          <w:rPr>
            <w:rFonts w:ascii="Arial" w:hAnsi="Arial" w:cs="Arial"/>
            <w:color w:val="808080"/>
            <w:sz w:val="28"/>
            <w:szCs w:val="28"/>
          </w:rPr>
          <w:t xml:space="preserve">incorporação</w:t>
        </w:r>
      </w:ins>
      <w:r>
        <w:rPr>
          <w:rFonts w:ascii="Arial" w:hAnsi="Arial" w:cs="Arial"/>
          <w:sz w:val="28"/>
          <w:szCs w:val="28"/>
        </w:rPr>
        <w:t xml:space="preserve"> e à entrega das unidades aos adquirentes</w:t>
      </w:r>
      <w:ins w:id="1130" w:author="Assessor GDSXSR" w:date="2026-10-29T21:14:18Z">
        <w:r>
          <w:rPr>
            <w:rFonts w:ascii="Arial" w:hAnsi="Arial" w:cs="Arial"/>
            <w:color w:val="808080"/>
            <w:sz w:val="28"/>
            <w:szCs w:val="28"/>
          </w:rPr>
          <w:t xml:space="preserve"> (Lei 4.591/1964 31-A)</w:t>
        </w:r>
      </w:ins>
      <w:r>
        <w:rPr>
          <w:rFonts w:ascii="Arial" w:hAnsi="Arial" w:cs="Arial"/>
          <w:sz w:val="28"/>
          <w:szCs w:val="28"/>
        </w:rPr>
        <w:t xml:space="preserve">, </w:t>
      </w:r>
      <w:del w:id="1131" w:author="Assessor GDSXSR" w:date="2026-10-29T21:14:18Z">
        <w:r>
          <w:rPr>
            <w:rFonts w:ascii="Arial" w:hAnsi="Arial" w:cs="Arial"/>
            <w:sz w:val="28"/>
            <w:szCs w:val="28"/>
          </w:rPr>
          <w:delText xml:space="preserve">circunstância</w:delText>
        </w:r>
      </w:del>
      <w:ins w:id="1132" w:author="Assessor GDSXSR" w:date="2026-10-29T21:14:18Z">
        <w:r>
          <w:rPr>
            <w:rFonts w:ascii="Arial" w:hAnsi="Arial" w:cs="Arial"/>
            <w:color w:val="808080"/>
            <w:sz w:val="28"/>
            <w:szCs w:val="28"/>
          </w:rPr>
          <w:t xml:space="preserve">o que é</w:t>
        </w:r>
      </w:ins>
      <w:r>
        <w:rPr>
          <w:rFonts w:ascii="Arial" w:hAnsi="Arial" w:cs="Arial"/>
          <w:sz w:val="28"/>
          <w:szCs w:val="28"/>
        </w:rPr>
        <w:t xml:space="preserve"> incompatível com </w:t>
      </w:r>
      <w:del w:id="1133" w:author="Assessor GDSXSR" w:date="2026-10-29T21:14:18Z">
        <w:r>
          <w:rPr>
            <w:rFonts w:ascii="Arial" w:hAnsi="Arial" w:cs="Arial"/>
            <w:sz w:val="28"/>
            <w:szCs w:val="28"/>
          </w:rPr>
          <w:delText xml:space="preserve">a preservação de </w:delText>
        </w:r>
      </w:del>
      <w:r>
        <w:rPr>
          <w:rFonts w:ascii="Arial" w:hAnsi="Arial" w:cs="Arial"/>
          <w:sz w:val="28"/>
          <w:szCs w:val="28"/>
        </w:rPr>
        <w:t xml:space="preserve">averbações </w:t>
      </w:r>
      <w:del w:id="1134" w:author="Assessor GDSXSR" w:date="2026-10-29T21:14:18Z">
        <w:r>
          <w:rPr>
            <w:rFonts w:ascii="Arial" w:hAnsi="Arial" w:cs="Arial"/>
            <w:sz w:val="28"/>
            <w:szCs w:val="28"/>
          </w:rPr>
          <w:delText xml:space="preserve">capazes</w:delText>
        </w:r>
      </w:del>
      <w:ins w:id="1135" w:author="Assessor GDSXSR" w:date="2026-10-29T21:14:18Z">
        <w:r>
          <w:rPr>
            <w:rFonts w:ascii="Arial" w:hAnsi="Arial" w:cs="Arial"/>
            <w:color w:val="808080"/>
            <w:sz w:val="28"/>
            <w:szCs w:val="28"/>
          </w:rPr>
          <w:t xml:space="preserve">que</w:t>
        </w:r>
      </w:ins>
      <w:r>
        <w:rPr>
          <w:rFonts w:ascii="Arial" w:hAnsi="Arial" w:cs="Arial"/>
          <w:sz w:val="28"/>
          <w:szCs w:val="28"/>
        </w:rPr>
        <w:t xml:space="preserve"> </w:t>
      </w:r>
      <w:del w:id="1136" w:author="Assessor GDSXSR" w:date="2026-10-29T21:14:18Z">
        <w:r>
          <w:rPr>
            <w:rFonts w:ascii="Arial" w:hAnsi="Arial" w:cs="Arial"/>
            <w:sz w:val="28"/>
            <w:szCs w:val="28"/>
          </w:rPr>
          <w:delText xml:space="preserve">de</w:delText>
        </w:r>
      </w:del>
      <w:ins w:id="1137" w:author="Assessor GDSXSR" w:date="2026-10-29T21:14:18Z">
        <w:r>
          <w:rPr>
            <w:rFonts w:ascii="Arial" w:hAnsi="Arial" w:cs="Arial"/>
            <w:color w:val="808080"/>
            <w:sz w:val="28"/>
            <w:szCs w:val="28"/>
          </w:rPr>
          <w:t xml:space="preserve">comprometam</w:t>
        </w:r>
      </w:ins>
      <w:r>
        <w:rPr>
          <w:rFonts w:ascii="Arial" w:hAnsi="Arial" w:cs="Arial"/>
          <w:sz w:val="28"/>
          <w:szCs w:val="28"/>
        </w:rPr>
        <w:t xml:space="preserve"> </w:t>
      </w:r>
      <w:del w:id="1138" w:author="Assessor GDSXSR" w:date="2026-10-29T21:14:18Z">
        <w:r>
          <w:rPr>
            <w:rFonts w:ascii="Arial" w:hAnsi="Arial" w:cs="Arial"/>
            <w:sz w:val="28"/>
            <w:szCs w:val="28"/>
          </w:rPr>
          <w:delText xml:space="preserve">comprometer </w:delText>
        </w:r>
        <w:r>
          <w:rPr>
            <w:rFonts w:ascii="Arial" w:hAnsi="Arial" w:cs="Arial"/>
            <w:sz w:val="28"/>
            <w:szCs w:val="28"/>
          </w:rPr>
          <w:delText xml:space="preserve">sua</w:delText>
        </w:r>
      </w:del>
      <w:ins w:id="1139" w:author="Assessor GDSXSR" w:date="2026-10-29T21:14:18Z">
        <w:r>
          <w:rPr>
            <w:rFonts w:ascii="Arial" w:hAnsi="Arial" w:cs="Arial"/>
            <w:color w:val="808080"/>
            <w:sz w:val="28"/>
            <w:szCs w:val="28"/>
          </w:rPr>
          <w:t xml:space="preserve">essa</w:t>
        </w:r>
      </w:ins>
      <w:r>
        <w:rPr>
          <w:rFonts w:ascii="Arial" w:hAnsi="Arial" w:cs="Arial"/>
          <w:sz w:val="28"/>
          <w:szCs w:val="28"/>
        </w:rPr>
        <w:t xml:space="preserve"> finalidade</w:t>
      </w:r>
      <w:r>
        <w:rPr>
          <w:rFonts w:ascii="Arial" w:hAnsi="Arial" w:cs="Arial"/>
          <w:sz w:val="28"/>
          <w:szCs w:val="28"/>
        </w:rPr>
        <w:t xml:space="preserve">.</w:t>
      </w:r>
    </w:p>
    <w:p w14:paraId="2BD5DBCC" w14:textId="57C59530" w:rsidR="003F583F" w:rsidRDefault="003F583F"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10. </w:t>
      </w:r>
      <w:del w:id="1140" w:author="Assessor GDSXSR" w:date="2026-10-29T21:14:18Z">
        <w:r>
          <w:rPr>
            <w:rFonts w:ascii="Arial" w:hAnsi="Arial" w:cs="Arial"/>
            <w:sz w:val="28"/>
            <w:szCs w:val="28"/>
          </w:rPr>
          <w:delText xml:space="preserve">A fixação de</w:delText>
        </w:r>
      </w:del>
      <w:ins w:id="1141" w:author="Assessor GDSXSR" w:date="2026-10-29T21:14:18Z">
        <w:r>
          <w:rPr>
            <w:rFonts w:ascii="Arial" w:hAnsi="Arial" w:cs="Arial"/>
            <w:color w:val="808080"/>
            <w:sz w:val="28"/>
            <w:szCs w:val="28"/>
          </w:rPr>
          <w:t xml:space="preserve">Os</w:t>
        </w:r>
      </w:ins>
      <w:r>
        <w:rPr>
          <w:rFonts w:ascii="Arial" w:hAnsi="Arial" w:cs="Arial"/>
          <w:sz w:val="28"/>
          <w:szCs w:val="28"/>
        </w:rPr>
        <w:t xml:space="preserve"> honorários </w:t>
      </w:r>
      <w:del w:id="1142" w:author="Assessor GDSXSR" w:date="2026-10-29T21:14:18Z">
        <w:r>
          <w:rPr>
            <w:rFonts w:ascii="Arial" w:hAnsi="Arial" w:cs="Arial"/>
            <w:sz w:val="28"/>
            <w:szCs w:val="28"/>
          </w:rPr>
          <w:delText xml:space="preserve">advocatícios</w:delText>
        </w:r>
      </w:del>
      <w:ins w:id="1143" w:author="Assessor GDSXSR" w:date="2026-10-29T21:14:18Z">
        <w:r>
          <w:rPr>
            <w:rFonts w:ascii="Arial" w:hAnsi="Arial" w:cs="Arial"/>
            <w:color w:val="808080"/>
            <w:sz w:val="28"/>
            <w:szCs w:val="28"/>
          </w:rPr>
          <w:t xml:space="preserve">fixados</w:t>
        </w:r>
      </w:ins>
      <w:r>
        <w:rPr>
          <w:rFonts w:ascii="Arial" w:hAnsi="Arial" w:cs="Arial"/>
          <w:sz w:val="28"/>
          <w:szCs w:val="28"/>
        </w:rPr>
        <w:t xml:space="preserve"> </w:t>
      </w:r>
      <w:del w:id="1144" w:author="Assessor GDSXSR" w:date="2026-10-29T21:14:18Z">
        <w:r>
          <w:rPr>
            <w:rFonts w:ascii="Arial" w:hAnsi="Arial" w:cs="Arial"/>
            <w:sz w:val="28"/>
            <w:szCs w:val="28"/>
          </w:rPr>
          <w:delText xml:space="preserve">em</w:delText>
        </w:r>
      </w:del>
      <w:ins w:id="1145" w:author="Assessor GDSXSR" w:date="2026-10-29T21:14:18Z">
        <w:r>
          <w:rPr>
            <w:rFonts w:ascii="Arial" w:hAnsi="Arial" w:cs="Arial"/>
            <w:color w:val="808080"/>
            <w:sz w:val="28"/>
            <w:szCs w:val="28"/>
          </w:rPr>
          <w:t xml:space="preserve">no patamar mínimo de</w:t>
        </w:r>
      </w:ins>
      <w:r>
        <w:rPr>
          <w:rFonts w:ascii="Arial" w:hAnsi="Arial" w:cs="Arial"/>
          <w:sz w:val="28"/>
          <w:szCs w:val="28"/>
        </w:rPr>
        <w:t xml:space="preserve"> 10% sobre o valor </w:t>
      </w:r>
      <w:ins w:id="1146" w:author="Assessor GDSXSR" w:date="2026-10-29T21:14:18Z">
        <w:r>
          <w:rPr>
            <w:rFonts w:ascii="Arial" w:hAnsi="Arial" w:cs="Arial"/>
            <w:color w:val="808080"/>
            <w:sz w:val="28"/>
            <w:szCs w:val="28"/>
          </w:rPr>
          <w:t xml:space="preserve">atualizado </w:t>
        </w:r>
      </w:ins>
      <w:r>
        <w:rPr>
          <w:rFonts w:ascii="Arial" w:hAnsi="Arial" w:cs="Arial"/>
          <w:sz w:val="28"/>
          <w:szCs w:val="28"/>
        </w:rPr>
        <w:t xml:space="preserve">da causa </w:t>
      </w:r>
      <w:del w:id="1147" w:author="Assessor GDSXSR" w:date="2026-10-29T21:14:18Z">
        <w:r>
          <w:rPr>
            <w:rFonts w:ascii="Arial" w:hAnsi="Arial" w:cs="Arial"/>
            <w:sz w:val="28"/>
            <w:szCs w:val="28"/>
          </w:rPr>
          <w:delText xml:space="preserve">observa o patamar mínimo previsto no art.</w:delText>
        </w:r>
      </w:del>
      <w:ins w:id="1148" w:author="Assessor GDSXSR" w:date="2026-10-29T21:14:18Z">
        <w:r>
          <w:rPr>
            <w:rFonts w:ascii="Arial" w:hAnsi="Arial" w:cs="Arial"/>
            <w:color w:val="808080"/>
            <w:sz w:val="28"/>
            <w:szCs w:val="28"/>
          </w:rPr>
          <w:t xml:space="preserve">(CPC</w:t>
        </w:r>
      </w:ins>
      <w:r>
        <w:rPr>
          <w:rFonts w:ascii="Arial" w:hAnsi="Arial" w:cs="Arial"/>
          <w:sz w:val="28"/>
          <w:szCs w:val="28"/>
        </w:rPr>
        <w:t xml:space="preserve"> 85</w:t>
      </w:r>
      <w:del w:id="1149" w:author="Assessor GDSXSR" w:date="2026-10-29T21:14:18Z">
        <w:r>
          <w:rPr>
            <w:rFonts w:ascii="Arial" w:hAnsi="Arial" w:cs="Arial"/>
            <w:sz w:val="28"/>
            <w:szCs w:val="28"/>
          </w:rPr>
          <w:delText xml:space="preserve">,</w:delText>
        </w:r>
      </w:del>
      <w:r>
        <w:rPr>
          <w:rFonts w:ascii="Arial" w:hAnsi="Arial" w:cs="Arial"/>
          <w:sz w:val="28"/>
          <w:szCs w:val="28"/>
        </w:rPr>
        <w:t xml:space="preserve"> § 2º</w:t>
      </w:r>
      <w:del w:id="1150" w:author="Assessor GDSXSR" w:date="2026-10-29T21:14:18Z">
        <w:r>
          <w:rPr>
            <w:rFonts w:ascii="Arial" w:hAnsi="Arial" w:cs="Arial"/>
            <w:sz w:val="28"/>
            <w:szCs w:val="28"/>
          </w:rPr>
          <w:delText xml:space="preserve">, do CPC</w:delText>
        </w:r>
        <w:r>
          <w:rPr>
            <w:rFonts w:ascii="Arial" w:hAnsi="Arial" w:cs="Arial"/>
            <w:sz w:val="28"/>
            <w:szCs w:val="28"/>
          </w:rPr>
          <w:delText xml:space="preserve">,</w:delText>
        </w:r>
        <w:r>
          <w:rPr>
            <w:rFonts w:ascii="Arial" w:hAnsi="Arial" w:cs="Arial"/>
            <w:sz w:val="28"/>
            <w:szCs w:val="28"/>
          </w:rPr>
          <w:delText xml:space="preserve"> e</w:delText>
        </w:r>
      </w:del>
      <w:ins w:id="1151" w:author="Assessor GDSXSR" w:date="2026-10-29T21:14:18Z">
        <w:r>
          <w:rPr>
            <w:rFonts w:ascii="Arial" w:hAnsi="Arial" w:cs="Arial"/>
            <w:color w:val="808080"/>
            <w:sz w:val="28"/>
            <w:szCs w:val="28"/>
          </w:rPr>
          <w:t xml:space="preserve">)</w:t>
        </w:r>
      </w:ins>
      <w:r>
        <w:rPr>
          <w:rFonts w:ascii="Arial" w:hAnsi="Arial" w:cs="Arial"/>
          <w:sz w:val="28"/>
          <w:szCs w:val="28"/>
        </w:rPr>
        <w:t xml:space="preserve"> não </w:t>
      </w:r>
      <w:del w:id="1152" w:author="Assessor GDSXSR" w:date="2026-10-29T21:14:18Z">
        <w:r>
          <w:rPr>
            <w:rFonts w:ascii="Arial" w:hAnsi="Arial" w:cs="Arial"/>
            <w:sz w:val="28"/>
            <w:szCs w:val="28"/>
          </w:rPr>
          <w:delText xml:space="preserve">comporta</w:delText>
        </w:r>
      </w:del>
      <w:ins w:id="1153" w:author="Assessor GDSXSR" w:date="2026-10-29T21:14:18Z">
        <w:r>
          <w:rPr>
            <w:rFonts w:ascii="Arial" w:hAnsi="Arial" w:cs="Arial"/>
            <w:color w:val="808080"/>
            <w:sz w:val="28"/>
            <w:szCs w:val="28"/>
          </w:rPr>
          <w:t xml:space="preserve">comportam</w:t>
        </w:r>
      </w:ins>
      <w:r>
        <w:rPr>
          <w:rFonts w:ascii="Arial" w:hAnsi="Arial" w:cs="Arial"/>
          <w:sz w:val="28"/>
          <w:szCs w:val="28"/>
        </w:rPr>
        <w:t xml:space="preserve"> redução quando o proveito econômico </w:t>
      </w:r>
      <w:del w:id="1154" w:author="Assessor GDSXSR" w:date="2026-10-29T21:14:18Z">
        <w:r>
          <w:rPr>
            <w:rFonts w:ascii="Arial" w:hAnsi="Arial" w:cs="Arial"/>
            <w:sz w:val="28"/>
            <w:szCs w:val="28"/>
          </w:rPr>
          <w:delText xml:space="preserve">obtido apresenta expressão patrimonial</w:delText>
        </w:r>
      </w:del>
      <w:ins w:id="1155" w:author="Assessor GDSXSR" w:date="2026-10-29T21:14:18Z">
        <w:r>
          <w:rPr>
            <w:rFonts w:ascii="Arial" w:hAnsi="Arial" w:cs="Arial"/>
            <w:color w:val="808080"/>
            <w:sz w:val="28"/>
            <w:szCs w:val="28"/>
          </w:rPr>
          <w:t xml:space="preserve">é</w:t>
        </w:r>
      </w:ins>
      <w:r>
        <w:rPr>
          <w:rFonts w:ascii="Arial" w:hAnsi="Arial" w:cs="Arial"/>
          <w:sz w:val="28"/>
          <w:szCs w:val="28"/>
        </w:rPr>
        <w:t xml:space="preserve"> relevante e a controvérsia envolve </w:t>
      </w:r>
      <w:del w:id="1156" w:author="Assessor GDSXSR" w:date="2026-10-29T21:14:18Z">
        <w:r>
          <w:rPr>
            <w:rFonts w:ascii="Arial" w:hAnsi="Arial" w:cs="Arial"/>
            <w:sz w:val="28"/>
            <w:szCs w:val="28"/>
          </w:rPr>
          <w:delText xml:space="preserve">múltiplas</w:delText>
        </w:r>
      </w:del>
      <w:ins w:id="1157" w:author="Assessor GDSXSR" w:date="2026-10-29T21:14:18Z">
        <w:r>
          <w:rPr>
            <w:rFonts w:ascii="Arial" w:hAnsi="Arial" w:cs="Arial"/>
            <w:color w:val="808080"/>
            <w:sz w:val="28"/>
            <w:szCs w:val="28"/>
          </w:rPr>
          <w:t xml:space="preserve">16</w:t>
        </w:r>
      </w:ins>
      <w:r>
        <w:rPr>
          <w:rFonts w:ascii="Arial" w:hAnsi="Arial" w:cs="Arial"/>
          <w:sz w:val="28"/>
          <w:szCs w:val="28"/>
        </w:rPr>
        <w:t xml:space="preserve"> unidades imobiliárias</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1C14A7EC" w:rsidR="00886ABA" w:rsidRPr="00E87018" w:rsidRDefault="000468C5"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11</w:t>
      </w:r>
      <w:r>
        <w:rPr>
          <w:rFonts w:ascii="Arial" w:hAnsi="Arial" w:cs="Arial"/>
          <w:sz w:val="28"/>
          <w:szCs w:val="28"/>
        </w:rPr>
        <w:t xml:space="preserve">. </w:t>
      </w:r>
      <w:r>
        <w:rPr>
          <w:rFonts w:ascii="Arial" w:eastAsia="Arial" w:hAnsi="Arial" w:cs="Arial"/>
          <w:color w:val="000000" w:themeColor="text1"/>
          <w:sz w:val="28"/>
          <w:szCs w:val="28"/>
        </w:rPr>
        <w:t xml:space="preserve">Rejeitaram-se as preliminares de nulidade da sentença e de inadequação da via eleita e</w:t>
      </w:r>
      <w:ins w:id="1158" w:author="Assessor GDSXSR" w:date="2026-10-29T21:14:18Z">
        <w:r>
          <w:rPr>
            <w:rFonts w:ascii="Arial" w:eastAsia="Arial" w:hAnsi="Arial" w:cs="Arial"/>
            <w:color w:val="808080"/>
            <w:sz w:val="28"/>
            <w:szCs w:val="28"/>
          </w:rPr>
          <w:t xml:space="preserve">, no mérito,</w:t>
        </w:r>
      </w:ins>
      <w:r>
        <w:rPr>
          <w:rFonts w:ascii="Arial" w:eastAsia="Arial" w:hAnsi="Arial" w:cs="Arial"/>
          <w:color w:val="000000" w:themeColor="text1"/>
          <w:sz w:val="28"/>
          <w:szCs w:val="28"/>
        </w:rPr>
        <w:t xml:space="preserve"> negou-se provimento ao apelo </w:t>
      </w:r>
      <w:del w:id="1159" w:author="Assessor GDSXSR" w:date="2026-10-29T21:14:18Z">
        <w:r>
          <w:rPr>
            <w:rFonts w:ascii="Arial" w:eastAsia="Arial" w:hAnsi="Arial" w:cs="Arial"/>
            <w:color w:val="000000" w:themeColor="text1"/>
            <w:sz w:val="28"/>
            <w:szCs w:val="28"/>
          </w:rPr>
          <w:delText xml:space="preserve">da</w:delText>
        </w:r>
      </w:del>
      <w:ins w:id="1160" w:author="Assessor GDSXSR" w:date="2026-10-29T21:14:18Z">
        <w:r>
          <w:rPr>
            <w:rFonts w:ascii="Arial" w:eastAsia="Arial" w:hAnsi="Arial" w:cs="Arial"/>
            <w:color w:val="808080"/>
            <w:sz w:val="28"/>
            <w:szCs w:val="28"/>
          </w:rPr>
          <w:t xml:space="preserve">do</w:t>
        </w:r>
      </w:ins>
      <w:r>
        <w:rPr>
          <w:rFonts w:ascii="Arial" w:eastAsia="Arial" w:hAnsi="Arial" w:cs="Arial"/>
          <w:color w:val="000000" w:themeColor="text1"/>
          <w:sz w:val="28"/>
          <w:szCs w:val="28"/>
        </w:rPr>
        <w:t xml:space="preserve"> </w:t>
      </w:r>
      <w:del w:id="1161" w:author="Assessor GDSXSR" w:date="2026-10-29T21:14:18Z">
        <w:r>
          <w:rPr>
            <w:rFonts w:ascii="Arial" w:eastAsia="Arial" w:hAnsi="Arial" w:cs="Arial"/>
            <w:color w:val="000000" w:themeColor="text1"/>
            <w:sz w:val="28"/>
            <w:szCs w:val="28"/>
          </w:rPr>
          <w:delText xml:space="preserve">parte embargada</w:delText>
        </w:r>
      </w:del>
      <w:ins w:id="1162" w:author="Assessor GDSXSR" w:date="2026-10-29T21:14:18Z">
        <w:r>
          <w:rPr>
            <w:rFonts w:ascii="Arial" w:eastAsia="Arial" w:hAnsi="Arial" w:cs="Arial"/>
            <w:color w:val="808080"/>
            <w:sz w:val="28"/>
            <w:szCs w:val="28"/>
          </w:rPr>
          <w:t xml:space="preserve">embargado</w:t>
        </w:r>
      </w:ins>
      <w:r>
        <w:rPr>
          <w:rFonts w:ascii="Arial" w:eastAsia="Arial" w:hAnsi="Arial" w:cs="Arial"/>
          <w:color w:val="000000" w:themeColor="text1"/>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2310129" w:rsidR="00886ABA" w:rsidRPr="00D73058"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w:t>
      </w:r>
      <w:del w:id="1163" w:author="Assessor GDSXSR" w:date="2026-10-29T21:14:18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85</w:t>
      </w:r>
      <w:del w:id="1164" w:author="Assessor GDSXSR" w:date="2026-10-29T21:14:18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 2º</w:t>
      </w:r>
      <w:del w:id="1165" w:author="Assessor GDSXSR" w:date="2026-10-29T21:14:18Z">
        <w:r>
          <w:rPr>
            <w:rFonts w:ascii="Arial" w:eastAsia="Arial" w:hAnsi="Arial" w:cs="Arial"/>
            <w:color w:val="000000" w:themeColor="text1"/>
            <w:sz w:val="26"/>
            <w:szCs w:val="26"/>
          </w:rPr>
          <w:delText xml:space="preserve">,</w:delText>
        </w:r>
      </w:del>
      <w:ins w:id="1166" w:author="Assessor GDSXSR" w:date="2026-10-29T21:14:18Z">
        <w:r>
          <w:rPr>
            <w:rFonts w:ascii="Arial" w:eastAsia="Arial" w:hAnsi="Arial" w:cs="Arial"/>
            <w:color w:val="808080"/>
            <w:sz w:val="26"/>
            <w:szCs w:val="26"/>
          </w:rPr>
          <w:t xml:space="preserve">; CPC 85 § 11; CPC</w:t>
        </w:r>
      </w:ins>
      <w:r>
        <w:rPr>
          <w:rFonts w:ascii="Arial" w:eastAsia="Arial" w:hAnsi="Arial" w:cs="Arial"/>
          <w:color w:val="000000" w:themeColor="text1"/>
          <w:sz w:val="26"/>
          <w:szCs w:val="26"/>
        </w:rPr>
        <w:t xml:space="preserve"> 485</w:t>
      </w:r>
      <w:del w:id="1167" w:author="Assessor GDSXSR" w:date="2026-10-29T21:14:18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IV</w:t>
      </w:r>
      <w:del w:id="1168" w:author="Assessor GDSXSR" w:date="2026-10-29T21:14:18Z">
        <w:r>
          <w:rPr>
            <w:rFonts w:ascii="Arial" w:eastAsia="Arial" w:hAnsi="Arial" w:cs="Arial"/>
            <w:color w:val="000000" w:themeColor="text1"/>
            <w:sz w:val="26"/>
            <w:szCs w:val="26"/>
          </w:rPr>
          <w:delText xml:space="preserve">,</w:delText>
        </w:r>
      </w:del>
      <w:ins w:id="1169" w:author="Assessor GDSXSR" w:date="2026-10-29T21:14:18Z">
        <w:r>
          <w:rPr>
            <w:rFonts w:ascii="Arial" w:eastAsia="Arial" w:hAnsi="Arial" w:cs="Arial"/>
            <w:color w:val="808080"/>
            <w:sz w:val="26"/>
            <w:szCs w:val="26"/>
          </w:rPr>
          <w:t xml:space="preserve">; CPC</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674</w:t>
      </w:r>
      <w:ins w:id="1170" w:author="Assessor GDSXSR" w:date="2026-10-29T21:14:18Z">
        <w:r>
          <w:rPr>
            <w:rFonts w:ascii="Arial" w:eastAsia="Arial" w:hAnsi="Arial" w:cs="Arial"/>
            <w:color w:val="808080"/>
            <w:sz w:val="26"/>
            <w:szCs w:val="26"/>
          </w:rPr>
          <w:t xml:space="preserve">;</w:t>
        </w:r>
      </w:ins>
      <w:r>
        <w:rPr>
          <w:rFonts w:ascii="Arial" w:eastAsia="Arial" w:hAnsi="Arial" w:cs="Arial"/>
          <w:color w:val="000000" w:themeColor="text1"/>
          <w:sz w:val="26"/>
          <w:szCs w:val="26"/>
        </w:rPr>
        <w:t xml:space="preserve"> </w:t>
      </w:r>
      <w:del w:id="1171" w:author="Assessor GDSXSR" w:date="2026-10-29T21:14:18Z">
        <w:r>
          <w:rPr>
            <w:rFonts w:ascii="Arial" w:eastAsia="Arial" w:hAnsi="Arial" w:cs="Arial"/>
            <w:color w:val="000000" w:themeColor="text1"/>
            <w:sz w:val="26"/>
            <w:szCs w:val="26"/>
          </w:rPr>
          <w:delText xml:space="preserve">e</w:delText>
        </w:r>
      </w:del>
      <w:ins w:id="1172" w:author="Assessor GDSXSR" w:date="2026-10-29T21:14:18Z">
        <w:r>
          <w:rPr>
            <w:rFonts w:ascii="Arial" w:eastAsia="Arial" w:hAnsi="Arial" w:cs="Arial"/>
            <w:color w:val="808080"/>
            <w:sz w:val="26"/>
            <w:szCs w:val="26"/>
          </w:rPr>
          <w:t xml:space="preserve">CPC</w:t>
        </w:r>
      </w:ins>
      <w:r>
        <w:rPr>
          <w:rFonts w:ascii="Arial" w:eastAsia="Arial" w:hAnsi="Arial" w:cs="Arial"/>
          <w:color w:val="000000" w:themeColor="text1"/>
          <w:sz w:val="26"/>
          <w:szCs w:val="26"/>
        </w:rPr>
        <w:t xml:space="preserve"> 828</w:t>
      </w:r>
      <w:del w:id="1173" w:author="Assessor GDSXSR" w:date="2026-10-29T21:14:18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 4º; Lei </w:t>
      </w:r>
      <w:del w:id="1174" w:author="Assessor GDSXSR" w:date="2026-10-29T21:14:18Z">
        <w:r>
          <w:rPr>
            <w:rFonts w:ascii="Arial" w:eastAsia="Arial" w:hAnsi="Arial" w:cs="Arial"/>
            <w:color w:val="000000" w:themeColor="text1"/>
            <w:sz w:val="26"/>
            <w:szCs w:val="26"/>
          </w:rPr>
          <w:delText xml:space="preserve">n</w:delText>
        </w:r>
        <w:r>
          <w:rPr>
            <w:rFonts w:ascii="Arial" w:eastAsia="Arial" w:hAnsi="Arial" w:cs="Arial"/>
            <w:color w:val="000000" w:themeColor="text1"/>
            <w:sz w:val="26"/>
            <w:szCs w:val="26"/>
          </w:rPr>
          <w:delText xml:space="preserve">º </w:delText>
        </w:r>
      </w:del>
      <w:r>
        <w:rPr>
          <w:rFonts w:ascii="Arial" w:eastAsia="Arial" w:hAnsi="Arial" w:cs="Arial"/>
          <w:color w:val="000000" w:themeColor="text1"/>
          <w:sz w:val="26"/>
          <w:szCs w:val="26"/>
        </w:rPr>
        <w:t xml:space="preserve">4.591/1964</w:t>
      </w:r>
      <w:del w:id="1175" w:author="Assessor GDSXSR" w:date="2026-10-29T21:14:18Z">
        <w:r>
          <w:rPr>
            <w:rFonts w:ascii="Arial" w:eastAsia="Arial" w:hAnsi="Arial" w:cs="Arial"/>
            <w:color w:val="000000" w:themeColor="text1"/>
            <w:sz w:val="26"/>
            <w:szCs w:val="26"/>
          </w:rPr>
          <w:delText xml:space="preserve">, art.</w:delText>
        </w:r>
      </w:del>
      <w:r>
        <w:rPr>
          <w:rFonts w:ascii="Arial" w:eastAsia="Arial" w:hAnsi="Arial" w:cs="Arial"/>
          <w:color w:val="000000" w:themeColor="text1"/>
          <w:sz w:val="26"/>
          <w:szCs w:val="26"/>
        </w:rPr>
        <w:t xml:space="preserve"> 31-A.</w:t>
      </w:r>
    </w:p>
    <w:p w14:paraId="43D43365" w14:textId="2837FC5A" w:rsidR="00886ABA" w:rsidRPr="00D73058" w:rsidRDefault="00886ABA" w:rsidP="00886ABA">
      <w:pPr>
        <w:spacing w:after="0" w:line="360" w:lineRule="auto"/>
        <w:jc w:val="both"/>
        <w:rPr>
          <w:rFonts w:ascii="Arial" w:eastAsia="Arial" w:hAnsi="Arial" w:cs="Arial"/>
          <w:color w:val="000000" w:themeColor="text1"/>
          <w:sz w:val="26"/>
          <w:szCs w:val="26"/>
        </w:rPr>
      </w:pPr>
      <w:commentRangeStart w:id="6"/>
      <w:r>
        <w:rPr>
          <w:rFonts w:ascii="Arial" w:eastAsia="Arial" w:hAnsi="Arial" w:cs="Arial"/>
          <w:i/>
          <w:iCs/>
          <w:color w:val="000000" w:themeColor="text1"/>
          <w:sz w:val="26"/>
          <w:szCs w:val="26"/>
        </w:rPr>
        <w:t xml:space="preserve">Jurisprudência relevante citada:</w:t>
      </w:r>
      <w:r>
        <w:rPr>
          <w:rFonts w:ascii="Arial" w:eastAsia="Arial" w:hAnsi="Arial" w:cs="Arial"/>
          <w:color w:val="000000" w:themeColor="text1"/>
          <w:sz w:val="26"/>
          <w:szCs w:val="26"/>
        </w:rPr>
        <w:t xml:space="preserve"> </w:t>
      </w:r>
      <w:del w:id="1176" w:author="Assessor GDSXSR" w:date="2026-10-29T21:14:18Z">
        <w:r>
          <w:rPr>
            <w:rFonts w:ascii="Arial" w:eastAsia="Arial" w:hAnsi="Arial" w:cs="Arial"/>
            <w:color w:val="000000" w:themeColor="text1"/>
            <w:sz w:val="26"/>
            <w:szCs w:val="26"/>
          </w:rPr>
          <w:delText xml:space="preserve">TJDFT, Acórdão 2022001, </w:delText>
        </w:r>
        <w:r>
          <w:rPr>
            <w:rFonts w:ascii="Arial" w:eastAsia="Arial" w:hAnsi="Arial" w:cs="Arial"/>
            <w:color w:val="000000" w:themeColor="text1"/>
            <w:sz w:val="26"/>
            <w:szCs w:val="26"/>
          </w:rPr>
          <w:delText xml:space="preserve">APC </w:delText>
        </w:r>
        <w:r>
          <w:rPr>
            <w:rFonts w:ascii="Arial" w:eastAsia="Arial" w:hAnsi="Arial" w:cs="Arial"/>
            <w:color w:val="000000" w:themeColor="text1"/>
            <w:sz w:val="26"/>
            <w:szCs w:val="26"/>
          </w:rPr>
          <w:delText xml:space="preserve">0739085-40.2024.8.07.0001, </w:delText>
        </w:r>
        <w:r>
          <w:rPr>
            <w:rFonts w:ascii="Arial" w:eastAsia="Arial" w:hAnsi="Arial" w:cs="Arial"/>
            <w:color w:val="000000" w:themeColor="text1"/>
            <w:sz w:val="26"/>
            <w:szCs w:val="26"/>
          </w:rPr>
          <w:delText xml:space="preserve">Rel. Des.</w:delText>
        </w:r>
        <w:r>
          <w:rPr>
            <w:rFonts w:ascii="Arial" w:eastAsia="Arial" w:hAnsi="Arial" w:cs="Arial"/>
            <w:color w:val="000000" w:themeColor="text1"/>
            <w:sz w:val="26"/>
            <w:szCs w:val="26"/>
          </w:rPr>
          <w:delText xml:space="preserve"> Romulo </w:delText>
        </w:r>
        <w:r>
          <w:rPr>
            <w:rFonts w:ascii="Arial" w:eastAsia="Arial" w:hAnsi="Arial" w:cs="Arial"/>
            <w:color w:val="000000" w:themeColor="text1"/>
            <w:sz w:val="26"/>
            <w:szCs w:val="26"/>
          </w:rPr>
          <w:delText xml:space="preserve">d</w:delText>
        </w:r>
        <w:r>
          <w:rPr>
            <w:rFonts w:ascii="Arial" w:eastAsia="Arial" w:hAnsi="Arial" w:cs="Arial"/>
            <w:color w:val="000000" w:themeColor="text1"/>
            <w:sz w:val="26"/>
            <w:szCs w:val="26"/>
          </w:rPr>
          <w:delText xml:space="preserve">e Araujo Mendes, 1ª Turma Cível, </w:delText>
        </w:r>
        <w:r>
          <w:rPr>
            <w:rFonts w:ascii="Arial" w:eastAsia="Arial" w:hAnsi="Arial" w:cs="Arial"/>
            <w:color w:val="000000" w:themeColor="text1"/>
            <w:sz w:val="26"/>
            <w:szCs w:val="26"/>
          </w:rPr>
          <w:delText xml:space="preserve">j.</w:delText>
        </w:r>
        <w:r>
          <w:rPr>
            <w:rFonts w:ascii="Arial" w:eastAsia="Arial" w:hAnsi="Arial" w:cs="Arial"/>
            <w:color w:val="000000" w:themeColor="text1"/>
            <w:sz w:val="26"/>
            <w:szCs w:val="26"/>
          </w:rPr>
          <w:delText xml:space="preserve"> 16/7/2025,</w:delText>
        </w:r>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DJe 31/7/2025</w:delText>
        </w:r>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TJDFT, </w:delText>
        </w:r>
      </w:del>
      <w:r>
        <w:rPr>
          <w:rFonts w:ascii="Arial" w:eastAsia="Arial" w:hAnsi="Arial" w:cs="Arial"/>
          <w:color w:val="000000" w:themeColor="text1"/>
          <w:sz w:val="26"/>
          <w:szCs w:val="26"/>
        </w:rPr>
        <w:t xml:space="preserve">Acórdão 2014888,</w:t>
      </w:r>
      <w:del w:id="1177" w:author="Assessor GDSXSR" w:date="2026-10-29T21:14:18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APC</w:delText>
        </w:r>
      </w:del>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0715309-90.2024.8.07.0007,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Fernando Habibe, 4ª Turma Cível, </w:t>
      </w:r>
      <w:r>
        <w:rPr>
          <w:rFonts w:ascii="Arial" w:eastAsia="Arial" w:hAnsi="Arial" w:cs="Arial"/>
          <w:color w:val="000000" w:themeColor="text1"/>
          <w:sz w:val="26"/>
          <w:szCs w:val="26"/>
        </w:rPr>
        <w:t xml:space="preserve">j. </w:t>
      </w:r>
      <w:r>
        <w:rPr>
          <w:rFonts w:ascii="Arial" w:eastAsia="Arial" w:hAnsi="Arial" w:cs="Arial"/>
          <w:color w:val="000000" w:themeColor="text1"/>
          <w:sz w:val="26"/>
          <w:szCs w:val="26"/>
        </w:rPr>
        <w:t xml:space="preserve">26/</w:t>
      </w:r>
      <w:del w:id="1178" w:author="Assessor GDSXSR" w:date="2026-10-29T21:14:18Z">
        <w:r>
          <w:rPr>
            <w:rFonts w:ascii="Arial" w:eastAsia="Arial" w:hAnsi="Arial" w:cs="Arial"/>
            <w:color w:val="000000" w:themeColor="text1"/>
            <w:sz w:val="26"/>
            <w:szCs w:val="26"/>
          </w:rPr>
          <w:delText xml:space="preserve">6</w:delText>
        </w:r>
      </w:del>
      <w:ins w:id="1179" w:author="Assessor GDSXSR" w:date="2026-10-29T21:14:18Z">
        <w:r>
          <w:rPr>
            <w:rFonts w:ascii="Arial" w:eastAsia="Arial" w:hAnsi="Arial" w:cs="Arial"/>
            <w:color w:val="808080"/>
            <w:sz w:val="26"/>
            <w:szCs w:val="26"/>
          </w:rPr>
          <w:t xml:space="preserve">06</w:t>
        </w:r>
      </w:ins>
      <w:r>
        <w:rPr>
          <w:rFonts w:ascii="Arial" w:eastAsia="Arial" w:hAnsi="Arial" w:cs="Arial"/>
          <w:color w:val="000000" w:themeColor="text1"/>
          <w:sz w:val="26"/>
          <w:szCs w:val="26"/>
        </w:rPr>
        <w:t xml:space="preserve">/2025, DJe 17/</w:t>
      </w:r>
      <w:del w:id="1180" w:author="Assessor GDSXSR" w:date="2026-10-29T21:14:18Z">
        <w:r>
          <w:rPr>
            <w:rFonts w:ascii="Arial" w:eastAsia="Arial" w:hAnsi="Arial" w:cs="Arial"/>
            <w:color w:val="000000" w:themeColor="text1"/>
            <w:sz w:val="26"/>
            <w:szCs w:val="26"/>
          </w:rPr>
          <w:delText xml:space="preserve">7</w:delText>
        </w:r>
      </w:del>
      <w:ins w:id="1181" w:author="Assessor GDSXSR" w:date="2026-10-29T21:14:18Z">
        <w:r>
          <w:rPr>
            <w:rFonts w:ascii="Arial" w:eastAsia="Arial" w:hAnsi="Arial" w:cs="Arial"/>
            <w:color w:val="808080"/>
            <w:sz w:val="26"/>
            <w:szCs w:val="26"/>
          </w:rPr>
          <w:t xml:space="preserve">07</w:t>
        </w:r>
      </w:ins>
      <w:r>
        <w:rPr>
          <w:rFonts w:ascii="Arial" w:eastAsia="Arial" w:hAnsi="Arial" w:cs="Arial"/>
          <w:color w:val="000000" w:themeColor="text1"/>
          <w:sz w:val="26"/>
          <w:szCs w:val="26"/>
        </w:rPr>
        <w:t xml:space="preserve">/2025</w:t>
      </w:r>
      <w:r>
        <w:rPr>
          <w:rFonts w:ascii="Arial" w:eastAsia="Arial" w:hAnsi="Arial" w:cs="Arial"/>
          <w:color w:val="000000" w:themeColor="text1"/>
          <w:sz w:val="26"/>
          <w:szCs w:val="26"/>
        </w:rPr>
        <w:t xml:space="preserve">.</w:t>
      </w:r>
      <w:commentRangeEnd w:id="6"/>
      <w:r>
        <w:rPr>
          <w:rStyle w:val="CommentReference"/>
        </w:rPr>
        <w:commentReference w:id="6"/>
      </w:r>
    </w:p>
    <w:p w14:paraId="58E96891" w14:textId="77777777" w:rsidR="00886ABA" w:rsidRDefault="00886ABA" w:rsidP="00DB1301">
      <w:pPr>
        <w:spacing w:after="0" w:line="360" w:lineRule="auto"/>
        <w:rPr>
          <w:rFonts w:ascii="Arial" w:hAnsi="Arial" w:cs="Arial"/>
          <w:sz w:val="28"/>
          <w:szCs w:val="28"/>
        </w:rPr>
      </w:pPr>
    </w:p>
    <w:p w14:paraId="3646C315" w14:textId="77777777" w:rsidR="00AC3F64" w:rsidRDefault="00AC3F64" w:rsidP="008224D1">
      <w:pPr>
        <w:spacing w:after="0" w:line="360" w:lineRule="auto"/>
        <w:jc w:val="center"/>
        <w:rPr>
          <w:rFonts w:cstheme="minorHAnsi"/>
          <w:b/>
          <w:bCs/>
          <w:color w:val="FF0000"/>
        </w:rPr>
      </w:pPr>
    </w:p>
    <w:p w14:paraId="271DD8FA" w14:textId="77777777" w:rsidR="00AC3F64" w:rsidRDefault="00AC3F64" w:rsidP="008224D1">
      <w:pPr>
        <w:spacing w:after="0" w:line="360" w:lineRule="auto"/>
        <w:jc w:val="center"/>
        <w:rPr>
          <w:rFonts w:cstheme="minorHAnsi"/>
          <w:b/>
          <w:bCs/>
          <w:color w:val="FF0000"/>
        </w:rPr>
      </w:pPr>
    </w:p>
    <w:p w14:paraId="579BF673" w14:textId="77777777" w:rsidR="00AC3F64" w:rsidRDefault="00AC3F64" w:rsidP="008224D1">
      <w:pPr>
        <w:spacing w:after="0" w:line="360" w:lineRule="auto"/>
        <w:jc w:val="center"/>
        <w:rPr>
          <w:rFonts w:cstheme="minorHAnsi"/>
          <w:b/>
          <w:bCs/>
          <w:color w:val="FF0000"/>
        </w:rPr>
      </w:pPr>
    </w:p>
    <w:p w14:paraId="6658EE03" w14:textId="77777777" w:rsidR="00AC3F64" w:rsidRDefault="00AC3F64" w:rsidP="008224D1">
      <w:pPr>
        <w:spacing w:after="0" w:line="360" w:lineRule="auto"/>
        <w:jc w:val="center"/>
        <w:rPr>
          <w:rFonts w:cstheme="minorHAnsi"/>
          <w:b/>
          <w:bCs/>
          <w:color w:val="FF0000"/>
        </w:rPr>
      </w:pPr>
    </w:p>
    <w:p w14:paraId="03A13368" w14:textId="77777777" w:rsidR="00AC3F64" w:rsidRDefault="00AC3F64" w:rsidP="008224D1">
      <w:pPr>
        <w:spacing w:after="0" w:line="360" w:lineRule="auto"/>
        <w:jc w:val="center"/>
        <w:rPr>
          <w:rFonts w:cstheme="minorHAnsi"/>
          <w:b/>
          <w:bCs/>
          <w:color w:val="FF0000"/>
        </w:rPr>
      </w:pPr>
    </w:p>
    <w:p w14:paraId="0DE7629F" w14:textId="77777777" w:rsidR="00AC3F64" w:rsidRDefault="00AC3F64" w:rsidP="008224D1">
      <w:pPr>
        <w:spacing w:after="0" w:line="360" w:lineRule="auto"/>
        <w:jc w:val="center"/>
        <w:rPr>
          <w:rFonts w:cstheme="minorHAnsi"/>
          <w:b/>
          <w:bCs/>
          <w:color w:val="FF0000"/>
        </w:rPr>
      </w:pPr>
    </w:p>
    <w:p w14:paraId="3FB5AF78" w14:textId="77777777" w:rsidR="00AC3F64" w:rsidRDefault="00AC3F64" w:rsidP="008224D1">
      <w:pPr>
        <w:spacing w:after="0" w:line="360" w:lineRule="auto"/>
        <w:jc w:val="center"/>
        <w:rPr>
          <w:rFonts w:cstheme="minorHAnsi"/>
          <w:b/>
          <w:bCs/>
          <w:color w:val="FF0000"/>
        </w:rPr>
      </w:pPr>
    </w:p>
    <w:p w14:paraId="42E7BA87" w14:textId="77777777" w:rsidR="00AC3F64" w:rsidRDefault="00AC3F64" w:rsidP="008224D1">
      <w:pPr>
        <w:spacing w:after="0" w:line="360" w:lineRule="auto"/>
        <w:jc w:val="center"/>
        <w:rPr>
          <w:rFonts w:cstheme="minorHAnsi"/>
          <w:b/>
          <w:bCs/>
          <w:color w:val="FF0000"/>
        </w:rPr>
      </w:pPr>
    </w:p>
    <w:p w14:paraId="41A49B51" w14:textId="77777777" w:rsidR="00AC3F64" w:rsidRDefault="00AC3F64" w:rsidP="008224D1">
      <w:pPr>
        <w:spacing w:after="0" w:line="360" w:lineRule="auto"/>
        <w:jc w:val="center"/>
        <w:rPr>
          <w:rFonts w:cstheme="minorHAnsi"/>
          <w:b/>
          <w:bCs/>
          <w:color w:val="FF0000"/>
        </w:rPr>
      </w:pPr>
    </w:p>
    <w:p w14:paraId="5E1801DE" w14:textId="77777777" w:rsidR="00AC3F64" w:rsidRDefault="00AC3F64" w:rsidP="008224D1">
      <w:pPr>
        <w:spacing w:after="0" w:line="360" w:lineRule="auto"/>
        <w:jc w:val="center"/>
        <w:rPr>
          <w:rFonts w:cstheme="minorHAnsi"/>
          <w:b/>
          <w:bCs/>
          <w:color w:val="FF0000"/>
        </w:rPr>
      </w:pPr>
    </w:p>
    <w:p w14:paraId="2B466375" w14:textId="77777777" w:rsidR="00AC3F64" w:rsidRDefault="00AC3F64" w:rsidP="008224D1">
      <w:pPr>
        <w:spacing w:after="0" w:line="360" w:lineRule="auto"/>
        <w:jc w:val="center"/>
        <w:rPr>
          <w:rFonts w:cstheme="minorHAnsi"/>
          <w:b/>
          <w:bCs/>
          <w:color w:val="FF0000"/>
        </w:rPr>
      </w:pPr>
    </w:p>
    <w:p w14:paraId="40EE717C" w14:textId="77777777" w:rsidR="00AC3F64" w:rsidRDefault="00AC3F64" w:rsidP="008224D1">
      <w:pPr>
        <w:spacing w:after="0" w:line="360" w:lineRule="auto"/>
        <w:jc w:val="center"/>
        <w:rPr>
          <w:rFonts w:cstheme="minorHAnsi"/>
          <w:b/>
          <w:bCs/>
          <w:color w:val="FF0000"/>
        </w:rPr>
      </w:pPr>
    </w:p>
    <w:p w14:paraId="72CB2E0F" w14:textId="77777777" w:rsidR="00AC3F64" w:rsidRDefault="00AC3F64" w:rsidP="008224D1">
      <w:pPr>
        <w:spacing w:after="0" w:line="360" w:lineRule="auto"/>
        <w:jc w:val="center"/>
        <w:rPr>
          <w:rFonts w:cstheme="minorHAnsi"/>
          <w:b/>
          <w:bCs/>
          <w:color w:val="FF0000"/>
        </w:rPr>
      </w:pPr>
    </w:p>
    <w:p w14:paraId="2414610B" w14:textId="77777777" w:rsidR="00AC3F64" w:rsidRDefault="00AC3F64" w:rsidP="008224D1">
      <w:pPr>
        <w:spacing w:after="0" w:line="360" w:lineRule="auto"/>
        <w:jc w:val="center"/>
        <w:rPr>
          <w:rFonts w:cstheme="minorHAnsi"/>
          <w:b/>
          <w:bCs/>
          <w:color w:val="FF0000"/>
        </w:rPr>
      </w:pPr>
    </w:p>
    <w:p w14:paraId="54BA317B" w14:textId="77777777" w:rsidR="00AC3F64" w:rsidRDefault="00AC3F64" w:rsidP="008224D1">
      <w:pPr>
        <w:spacing w:after="0" w:line="360" w:lineRule="auto"/>
        <w:jc w:val="center"/>
        <w:rPr>
          <w:rFonts w:cstheme="minorHAnsi"/>
          <w:b/>
          <w:bCs/>
          <w:color w:val="FF0000"/>
        </w:rPr>
      </w:pPr>
    </w:p>
    <w:p w14:paraId="299C188A" w14:textId="77777777" w:rsidR="00AC3F64" w:rsidRDefault="00AC3F64" w:rsidP="008224D1">
      <w:pPr>
        <w:spacing w:after="0" w:line="360" w:lineRule="auto"/>
        <w:jc w:val="center"/>
        <w:rPr>
          <w:rFonts w:cstheme="minorHAnsi"/>
          <w:b/>
          <w:bCs/>
          <w:color w:val="FF0000"/>
        </w:rPr>
      </w:pPr>
    </w:p>
    <w:p w14:paraId="3C86C09F" w14:textId="77777777" w:rsidR="00AC3F64" w:rsidRDefault="00AC3F64" w:rsidP="008224D1">
      <w:pPr>
        <w:spacing w:after="0" w:line="360" w:lineRule="auto"/>
        <w:jc w:val="center"/>
        <w:rPr>
          <w:rFonts w:cstheme="minorHAnsi"/>
          <w:b/>
          <w:bCs/>
          <w:color w:val="FF0000"/>
        </w:rPr>
      </w:pPr>
    </w:p>
    <w:p w14:paraId="2741E631" w14:textId="77777777" w:rsidR="00AC3F64" w:rsidRDefault="00AC3F64" w:rsidP="008224D1">
      <w:pPr>
        <w:spacing w:after="0" w:line="360" w:lineRule="auto"/>
        <w:jc w:val="center"/>
        <w:rPr>
          <w:rFonts w:cstheme="minorHAnsi"/>
          <w:b/>
          <w:bCs/>
          <w:color w:val="FF0000"/>
        </w:rPr>
      </w:pPr>
    </w:p>
    <w:p w14:paraId="037DD191" w14:textId="77777777" w:rsidR="00AC3F64" w:rsidRDefault="00AC3F64" w:rsidP="008224D1">
      <w:pPr>
        <w:spacing w:after="0" w:line="360" w:lineRule="auto"/>
        <w:jc w:val="center"/>
        <w:rPr>
          <w:rFonts w:cstheme="minorHAnsi"/>
          <w:b/>
          <w:bCs/>
          <w:color w:val="FF0000"/>
        </w:rPr>
      </w:pPr>
    </w:p>
    <w:p w14:paraId="21668B35" w14:textId="77777777" w:rsidR="00AC3F64" w:rsidRDefault="00AC3F64" w:rsidP="008224D1">
      <w:pPr>
        <w:spacing w:after="0" w:line="360" w:lineRule="auto"/>
        <w:jc w:val="center"/>
        <w:rPr>
          <w:rFonts w:cstheme="minorHAnsi"/>
          <w:b/>
          <w:bCs/>
          <w:color w:val="FF0000"/>
        </w:rPr>
      </w:pPr>
    </w:p>
    <w:p w14:paraId="2686FE92" w14:textId="77777777" w:rsidR="00AC3F64" w:rsidRDefault="00AC3F64" w:rsidP="008224D1">
      <w:pPr>
        <w:spacing w:after="0" w:line="360" w:lineRule="auto"/>
        <w:jc w:val="center"/>
        <w:rPr>
          <w:rFonts w:cstheme="minorHAnsi"/>
          <w:b/>
          <w:bCs/>
          <w:color w:val="FF0000"/>
        </w:rPr>
      </w:pPr>
    </w:p>
    <w:p w14:paraId="08089F24" w14:textId="77777777" w:rsidR="00AC3F64" w:rsidRDefault="00AC3F64" w:rsidP="008224D1">
      <w:pPr>
        <w:spacing w:after="0" w:line="360" w:lineRule="auto"/>
        <w:jc w:val="center"/>
        <w:rPr>
          <w:rFonts w:cstheme="minorHAnsi"/>
          <w:b/>
          <w:bCs/>
          <w:color w:val="FF0000"/>
        </w:rPr>
      </w:pPr>
    </w:p>
    <w:p w14:paraId="6DA065ED" w14:textId="77777777" w:rsidR="00AC3F64" w:rsidRDefault="00AC3F64" w:rsidP="008224D1">
      <w:pPr>
        <w:spacing w:after="0" w:line="360" w:lineRule="auto"/>
        <w:jc w:val="center"/>
        <w:rPr>
          <w:rFonts w:cstheme="minorHAnsi"/>
          <w:b/>
          <w:bCs/>
          <w:color w:val="FF0000"/>
        </w:rPr>
      </w:pPr>
    </w:p>
    <w:p w14:paraId="0821191A" w14:textId="77777777" w:rsidR="00AC3F64" w:rsidRDefault="00AC3F64" w:rsidP="008224D1">
      <w:pPr>
        <w:spacing w:after="0" w:line="360" w:lineRule="auto"/>
        <w:jc w:val="center"/>
        <w:rPr>
          <w:rFonts w:cstheme="minorHAnsi"/>
          <w:b/>
          <w:bCs/>
          <w:color w:val="FF0000"/>
        </w:rPr>
      </w:pPr>
    </w:p>
    <w:p w14:paraId="60279DAC" w14:textId="77777777" w:rsidR="00AC3F64" w:rsidRDefault="00AC3F64" w:rsidP="008224D1">
      <w:pPr>
        <w:spacing w:after="0" w:line="360" w:lineRule="auto"/>
        <w:jc w:val="center"/>
        <w:rPr>
          <w:rFonts w:cstheme="minorHAnsi"/>
          <w:b/>
          <w:bCs/>
          <w:color w:val="FF0000"/>
        </w:rPr>
      </w:pPr>
    </w:p>
    <w:p w14:paraId="1551E1EA" w14:textId="77777777" w:rsidR="00AC3F64" w:rsidRDefault="00AC3F64" w:rsidP="008224D1">
      <w:pPr>
        <w:spacing w:after="0" w:line="360" w:lineRule="auto"/>
        <w:jc w:val="center"/>
        <w:rPr>
          <w:rFonts w:cstheme="minorHAnsi"/>
          <w:b/>
          <w:bCs/>
          <w:color w:val="FF0000"/>
        </w:rPr>
      </w:pPr>
    </w:p>
    <w:p w14:paraId="216E49EE" w14:textId="77777777" w:rsidR="00AC3F64" w:rsidRDefault="00AC3F64" w:rsidP="008224D1">
      <w:pPr>
        <w:spacing w:after="0" w:line="360" w:lineRule="auto"/>
        <w:jc w:val="center"/>
        <w:rPr>
          <w:rFonts w:cstheme="minorHAnsi"/>
          <w:b/>
          <w:bCs/>
          <w:color w:val="FF0000"/>
        </w:rPr>
      </w:pPr>
    </w:p>
    <w:p w14:paraId="4CE1A4CA" w14:textId="77777777" w:rsidR="00AC3F64" w:rsidRDefault="00AC3F64" w:rsidP="008224D1">
      <w:pPr>
        <w:spacing w:after="0" w:line="360" w:lineRule="auto"/>
        <w:jc w:val="center"/>
        <w:rPr>
          <w:rFonts w:cstheme="minorHAnsi"/>
          <w:b/>
          <w:bCs/>
          <w:color w:val="FF0000"/>
        </w:rPr>
      </w:pPr>
    </w:p>
    <w:p w14:paraId="3202D78C" w14:textId="77777777" w:rsidR="00AC3F64" w:rsidRDefault="00AC3F64" w:rsidP="008224D1">
      <w:pPr>
        <w:spacing w:after="0" w:line="360" w:lineRule="auto"/>
        <w:jc w:val="center"/>
        <w:rPr>
          <w:rFonts w:cstheme="minorHAnsi"/>
          <w:b/>
          <w:bCs/>
          <w:color w:val="FF0000"/>
        </w:rPr>
      </w:pPr>
    </w:p>
    <w:p w14:paraId="4177FC5B" w14:textId="77777777" w:rsidR="00AC3F64" w:rsidRDefault="00AC3F64" w:rsidP="008224D1">
      <w:pPr>
        <w:spacing w:after="0" w:line="360" w:lineRule="auto"/>
        <w:jc w:val="center"/>
        <w:rPr>
          <w:rFonts w:cstheme="minorHAnsi"/>
          <w:b/>
          <w:bCs/>
          <w:color w:val="FF0000"/>
        </w:rPr>
      </w:pPr>
    </w:p>
    <w:p w14:paraId="435BA1CD" w14:textId="3213ED01" w:rsidR="008224D1" w:rsidRPr="0083687D" w:rsidRDefault="008224D1" w:rsidP="008224D1">
      <w:pPr>
        <w:spacing w:after="0" w:line="360" w:lineRule="auto"/>
        <w:jc w:val="center"/>
        <w:rPr>
          <w:rFonts w:cstheme="minorHAnsi"/>
          <w:b/>
          <w:bCs/>
          <w:color w:val="FF0000"/>
        </w:rPr>
      </w:pPr>
      <w:r>
        <w:rPr>
          <w:rFonts w:cstheme="minorHAnsi"/>
          <w:b/>
          <w:bCs/>
          <w:color w:val="FF0000"/>
          <w:highlight w:val="yellow"/>
          <w:rPrChange w:id="1184" w:author="Assessor GDSXSR" w:date="2026-10-29T21:14:18Z">
            <w:rPr>
              <w:rFonts w:cstheme="minorHAnsi"/>
              <w:b/>
              <w:bCs/>
              <w:color w:val="FF0000"/>
            </w:rPr>
          </w:rPrChange>
        </w:rPr>
        <w:t xml:space="preserve">RESUMO DA APELAÇÃO</w:t>
      </w:r>
      <w:ins w:id="1185" w:author="Assessor GDSXSR" w:date="2026-10-29T21:14:18Z">
        <w:r>
          <w:rPr>
            <w:rFonts w:cstheme="minorHAnsi"/>
            <w:b/>
            <w:bCs/>
            <w:color w:val="808080"/>
            <w:highlight w:val="yellow"/>
          </w:rPr>
          <w:t xml:space="preserve"> EM SENTIDO CONTRÁRIO AO VOTO</w:t>
        </w:r>
      </w:ins>
    </w:p>
    <w:p w14:paraId="2D5B20C5" w14:textId="46C20CC8" w:rsidR="008224D1" w:rsidRPr="008224D1" w:rsidRDefault="008224D1" w:rsidP="008224D1">
      <w:pPr>
        <w:spacing w:after="0" w:line="360" w:lineRule="auto"/>
        <w:jc w:val="both"/>
        <w:rPr>
          <w:rFonts w:cstheme="minorHAnsi"/>
          <w:color w:val="FF0000"/>
        </w:rPr>
      </w:pPr>
      <w:r w:rsidRPr="008224D1">
        <w:rPr>
          <w:rFonts w:cstheme="minorHAnsi"/>
          <w:b/>
          <w:bCs/>
          <w:color w:val="FF0000"/>
        </w:rPr>
        <w:t>Apelante:</w:t>
      </w:r>
      <w:r w:rsidRPr="008224D1">
        <w:rPr>
          <w:rFonts w:cstheme="minorHAnsi"/>
          <w:color w:val="FF0000"/>
        </w:rPr>
        <w:t xml:space="preserve"> </w:t>
      </w:r>
      <w:r w:rsidR="0083687D" w:rsidRPr="0083687D">
        <w:rPr>
          <w:rFonts w:cstheme="minorHAnsi"/>
          <w:color w:val="FF0000"/>
        </w:rPr>
        <w:t xml:space="preserve">Progere Projetos </w:t>
      </w:r>
      <w:r w:rsidR="0083687D">
        <w:rPr>
          <w:rFonts w:cstheme="minorHAnsi"/>
          <w:color w:val="FF0000"/>
        </w:rPr>
        <w:t>e</w:t>
      </w:r>
      <w:r w:rsidR="0083687D" w:rsidRPr="0083687D">
        <w:rPr>
          <w:rFonts w:cstheme="minorHAnsi"/>
          <w:color w:val="FF0000"/>
        </w:rPr>
        <w:t xml:space="preserve"> Gerenciamento </w:t>
      </w:r>
      <w:r w:rsidR="0083687D">
        <w:rPr>
          <w:rFonts w:cstheme="minorHAnsi"/>
          <w:color w:val="FF0000"/>
        </w:rPr>
        <w:t>d</w:t>
      </w:r>
      <w:r w:rsidR="0083687D" w:rsidRPr="0083687D">
        <w:rPr>
          <w:rFonts w:cstheme="minorHAnsi"/>
          <w:color w:val="FF0000"/>
        </w:rPr>
        <w:t>e Engenharia Ltda - M</w:t>
      </w:r>
      <w:r w:rsidR="0083687D">
        <w:rPr>
          <w:rFonts w:cstheme="minorHAnsi"/>
          <w:color w:val="FF0000"/>
        </w:rPr>
        <w:t>E</w:t>
      </w:r>
    </w:p>
    <w:p w14:paraId="1C05039B" w14:textId="78441EB6" w:rsidR="008224D1" w:rsidRPr="008224D1" w:rsidRDefault="008224D1" w:rsidP="008224D1">
      <w:pPr>
        <w:spacing w:after="0" w:line="360" w:lineRule="auto"/>
        <w:jc w:val="both"/>
        <w:rPr>
          <w:rFonts w:cstheme="minorHAnsi"/>
          <w:color w:val="FF0000"/>
        </w:rPr>
      </w:pPr>
      <w:r w:rsidRPr="008224D1">
        <w:rPr>
          <w:rFonts w:cstheme="minorHAnsi"/>
          <w:b/>
          <w:bCs/>
          <w:color w:val="FF0000"/>
        </w:rPr>
        <w:t>Apelada:</w:t>
      </w:r>
      <w:r w:rsidRPr="008224D1">
        <w:rPr>
          <w:rFonts w:cstheme="minorHAnsi"/>
          <w:color w:val="FF0000"/>
        </w:rPr>
        <w:t xml:space="preserve"> Lucas José Soares Dias </w:t>
      </w:r>
      <w:r w:rsidR="0083687D">
        <w:rPr>
          <w:rFonts w:cstheme="minorHAnsi"/>
          <w:color w:val="FF0000"/>
        </w:rPr>
        <w:t>Eireli</w:t>
      </w:r>
    </w:p>
    <w:p w14:paraId="07680337" w14:textId="21F39AB4" w:rsidR="008224D1" w:rsidRPr="008224D1" w:rsidRDefault="008224D1" w:rsidP="008224D1">
      <w:pPr>
        <w:spacing w:after="0" w:line="360" w:lineRule="auto"/>
        <w:jc w:val="both"/>
        <w:rPr>
          <w:rFonts w:cstheme="minorHAnsi"/>
          <w:color w:val="FF0000"/>
        </w:rPr>
      </w:pPr>
      <w:r w:rsidRPr="008224D1">
        <w:rPr>
          <w:rFonts w:cstheme="minorHAnsi"/>
          <w:b/>
          <w:bCs/>
          <w:color w:val="FF0000"/>
        </w:rPr>
        <w:t>Processo:</w:t>
      </w:r>
      <w:r w:rsidRPr="008224D1">
        <w:rPr>
          <w:rFonts w:cstheme="minorHAnsi"/>
          <w:color w:val="FF0000"/>
        </w:rPr>
        <w:t xml:space="preserve"> 0720693-81.2026.8.07.0001. O recurso foi interposto contra sentença que julgou procedentes embargos de terceiro para determinar o cancelamento de averbações premonitórias lançadas em matrículas imobiliárias e condenou a embargada ao pagamento das verbas sucumbenciais.</w:t>
      </w:r>
    </w:p>
    <w:p w14:paraId="3C500768" w14:textId="77777777" w:rsidR="008224D1" w:rsidRPr="008224D1" w:rsidRDefault="008224D1" w:rsidP="008224D1">
      <w:pPr>
        <w:spacing w:after="0" w:line="360" w:lineRule="auto"/>
        <w:jc w:val="both"/>
        <w:rPr>
          <w:rFonts w:cstheme="minorHAnsi"/>
          <w:color w:val="FF0000"/>
        </w:rPr>
      </w:pPr>
    </w:p>
    <w:p w14:paraId="575AC744" w14:textId="4F3BDF0F"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 RAZÕES RECURSAIS</w:t>
      </w:r>
    </w:p>
    <w:p w14:paraId="7566820C" w14:textId="763EB7C5"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Omissão da sentença quanto à preliminar de inadequação da via eleita</w:t>
      </w:r>
    </w:p>
    <w:p w14:paraId="78980CA1" w14:textId="000F405D" w:rsidR="008224D1" w:rsidRPr="008224D1" w:rsidRDefault="008224D1" w:rsidP="008224D1">
      <w:pPr>
        <w:spacing w:after="0" w:line="360" w:lineRule="auto"/>
        <w:jc w:val="both"/>
        <w:rPr>
          <w:rFonts w:cstheme="minorHAnsi"/>
          <w:color w:val="FF0000"/>
        </w:rPr>
      </w:pPr>
      <w:r w:rsidRPr="008224D1">
        <w:rPr>
          <w:rFonts w:cstheme="minorHAnsi"/>
          <w:color w:val="FF0000"/>
        </w:rPr>
        <w:t>1.</w:t>
      </w:r>
      <w:r>
        <w:rPr>
          <w:rFonts w:cstheme="minorHAnsi"/>
          <w:color w:val="FF0000"/>
        </w:rPr>
        <w:t xml:space="preserve"> </w:t>
      </w:r>
      <w:r w:rsidRPr="008224D1">
        <w:rPr>
          <w:rFonts w:cstheme="minorHAnsi"/>
          <w:color w:val="FF0000"/>
        </w:rPr>
        <w:t xml:space="preserve">Sustenta que a sentença incorreu em </w:t>
      </w:r>
      <w:r w:rsidRPr="008224D1">
        <w:rPr>
          <w:rFonts w:cstheme="minorHAnsi"/>
          <w:i/>
          <w:iCs/>
          <w:color w:val="FF0000"/>
          <w:rPrChange w:id="1182" w:author="Assessor GDSXSR" w:date="2026-10-29T21:14:18Z">
            <w:rPr>
              <w:rFonts w:cstheme="minorHAnsi"/>
              <w:i/>
              <w:iCs/>
              <w:color w:val="FF0000"/>
            </w:rPr>
          </w:rPrChange>
        </w:rPr>
        <w:t xml:space="preserve">error in procedendo</w:t>
      </w:r>
      <w:r w:rsidRPr="008224D1">
        <w:rPr>
          <w:rFonts w:cstheme="minorHAnsi"/>
          <w:color w:val="FF0000"/>
        </w:rPr>
        <w:t xml:space="preserve"> ao afirmar inexistirem preliminares, apesar de ter sido expressamente arguida, em contestação, a inadequação da via eleita. Alega violação ao art. 489, § 1º, IV, do CPC, por ausência de apreciação de questão processual relevante e passível de conhecimento de ofício.</w:t>
      </w:r>
    </w:p>
    <w:p w14:paraId="7C296981" w14:textId="77777777" w:rsidR="008224D1" w:rsidRPr="008224D1" w:rsidRDefault="008224D1" w:rsidP="008224D1">
      <w:pPr>
        <w:spacing w:after="0" w:line="360" w:lineRule="auto"/>
        <w:jc w:val="both"/>
        <w:rPr>
          <w:rFonts w:cstheme="minorHAnsi"/>
          <w:color w:val="FF0000"/>
        </w:rPr>
      </w:pPr>
    </w:p>
    <w:p w14:paraId="5BC18527"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Inadequação dos embargos de terceiro para impugnar averbação premonitória</w:t>
      </w:r>
    </w:p>
    <w:p w14:paraId="2A1E1CC9" w14:textId="1B54D6CA" w:rsidR="008224D1" w:rsidRPr="008224D1" w:rsidRDefault="008224D1" w:rsidP="008224D1">
      <w:pPr>
        <w:spacing w:after="0" w:line="360" w:lineRule="auto"/>
        <w:jc w:val="both"/>
        <w:rPr>
          <w:rFonts w:cstheme="minorHAnsi"/>
          <w:color w:val="FF0000"/>
        </w:rPr>
      </w:pPr>
      <w:r w:rsidRPr="008224D1">
        <w:rPr>
          <w:rFonts w:cstheme="minorHAnsi"/>
          <w:color w:val="FF0000"/>
        </w:rPr>
        <w:t>2. Defende que a averbação premonitória prevista no art. 828 do CPC não constitui ato de constrição judicial, nem importa penhora, arresto, sequestro, indisponibilidade ou apreensão do bem. Argumenta que, por se tratar de mero ato de publicidade registral, inexiste o pressuposto legal para o manejo de embargos de terceiro, impondo-se a extinção do processo sem resolução do mérito.</w:t>
      </w:r>
    </w:p>
    <w:p w14:paraId="604308E9" w14:textId="77777777" w:rsidR="008224D1" w:rsidRPr="008224D1" w:rsidRDefault="008224D1" w:rsidP="008224D1">
      <w:pPr>
        <w:spacing w:after="0" w:line="360" w:lineRule="auto"/>
        <w:jc w:val="both"/>
        <w:rPr>
          <w:rFonts w:cstheme="minorHAnsi"/>
          <w:color w:val="FF0000"/>
        </w:rPr>
      </w:pPr>
    </w:p>
    <w:p w14:paraId="06B9ADD6"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Existência de precedente anterior entre as mesmas partes e sobre os mesmos imóveis</w:t>
      </w:r>
    </w:p>
    <w:p w14:paraId="1C4EA065" w14:textId="46E92F8B" w:rsidR="008224D1" w:rsidRPr="008224D1" w:rsidRDefault="008224D1" w:rsidP="008224D1">
      <w:pPr>
        <w:spacing w:after="0" w:line="360" w:lineRule="auto"/>
        <w:jc w:val="both"/>
        <w:rPr>
          <w:rFonts w:cstheme="minorHAnsi"/>
          <w:color w:val="FF0000"/>
        </w:rPr>
      </w:pPr>
      <w:r w:rsidRPr="008224D1">
        <w:rPr>
          <w:rFonts w:cstheme="minorHAnsi"/>
          <w:color w:val="FF0000"/>
        </w:rPr>
        <w:t>3. Afirma que a apelada já ajuizou embargos de terceiro anteriores envolvendo os mesmos imóveis, a mesma aquisição imobiliária e a mesma tese jurídica, os quais foram julgados improcedentes. Sustenta que a sentença recorrida ignorou a autoridade da fundamentação já adotada anteriormente quanto à natureza não constritiva da averbação premonitória.</w:t>
      </w:r>
    </w:p>
    <w:p w14:paraId="0F6BF845" w14:textId="77777777" w:rsidR="008224D1" w:rsidRPr="008224D1" w:rsidRDefault="008224D1" w:rsidP="008224D1">
      <w:pPr>
        <w:spacing w:after="0" w:line="360" w:lineRule="auto"/>
        <w:jc w:val="both"/>
        <w:rPr>
          <w:rFonts w:cstheme="minorHAnsi"/>
          <w:color w:val="FF0000"/>
        </w:rPr>
      </w:pPr>
    </w:p>
    <w:p w14:paraId="3C201DAC"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Natureza não constritiva da averbação premonitória</w:t>
      </w:r>
    </w:p>
    <w:p w14:paraId="371F2893" w14:textId="7AD1D351" w:rsidR="008224D1" w:rsidRPr="008224D1" w:rsidRDefault="008224D1" w:rsidP="008224D1">
      <w:pPr>
        <w:spacing w:after="0" w:line="360" w:lineRule="auto"/>
        <w:jc w:val="both"/>
        <w:rPr>
          <w:rFonts w:cstheme="minorHAnsi"/>
          <w:color w:val="FF0000"/>
        </w:rPr>
      </w:pPr>
      <w:r w:rsidRPr="008224D1">
        <w:rPr>
          <w:rFonts w:cstheme="minorHAnsi"/>
          <w:color w:val="FF0000"/>
        </w:rPr>
        <w:t>4. Alega que a própria sentença reconheceu que a aquisição dos imóveis ocorreu antes das averbações, de modo que a anotação registral não produz efeitos contra a adquirente. Argumenta que, se a averbação não atinge juridicamente a apelada, inexiste fundamento para determinar seu cancelamento.</w:t>
      </w:r>
    </w:p>
    <w:p w14:paraId="4164681E" w14:textId="77777777" w:rsidR="008224D1" w:rsidRPr="008224D1" w:rsidRDefault="008224D1" w:rsidP="008224D1">
      <w:pPr>
        <w:spacing w:after="0" w:line="360" w:lineRule="auto"/>
        <w:jc w:val="both"/>
        <w:rPr>
          <w:rFonts w:cstheme="minorHAnsi"/>
          <w:color w:val="FF0000"/>
        </w:rPr>
      </w:pPr>
    </w:p>
    <w:p w14:paraId="43FB2323"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Limites da coisa julgada formada nas ações paulianas</w:t>
      </w:r>
    </w:p>
    <w:p w14:paraId="147FC032" w14:textId="5EA4B2E0" w:rsidR="008224D1" w:rsidRPr="008224D1" w:rsidRDefault="008224D1" w:rsidP="008224D1">
      <w:pPr>
        <w:spacing w:after="0" w:line="360" w:lineRule="auto"/>
        <w:jc w:val="both"/>
        <w:rPr>
          <w:rFonts w:cstheme="minorHAnsi"/>
          <w:color w:val="FF0000"/>
        </w:rPr>
      </w:pPr>
      <w:r w:rsidRPr="008224D1">
        <w:rPr>
          <w:rFonts w:cstheme="minorHAnsi"/>
          <w:color w:val="FF0000"/>
        </w:rPr>
        <w:lastRenderedPageBreak/>
        <w:t>5. Sustenta que os julgamentos das ações paulianas apenas reconheceram a inexistência de fraude contra credores, sem determinar o cancelamento das averbações premonitórias nem definir a natureza jurídica do ato registral previsto no art. 828 do CPC. Defende que a sentença ampliou indevidamente os efeitos objetivos da coisa julgada.</w:t>
      </w:r>
    </w:p>
    <w:p w14:paraId="03FD06C6" w14:textId="77777777" w:rsidR="008224D1" w:rsidRPr="008224D1" w:rsidRDefault="008224D1" w:rsidP="008224D1">
      <w:pPr>
        <w:spacing w:after="0" w:line="360" w:lineRule="auto"/>
        <w:jc w:val="both"/>
        <w:rPr>
          <w:rFonts w:cstheme="minorHAnsi"/>
          <w:color w:val="FF0000"/>
        </w:rPr>
      </w:pPr>
    </w:p>
    <w:p w14:paraId="1CF98DC8"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Inaplicabilidade do patrimônio de afetação ao cancelamento da averbação</w:t>
      </w:r>
    </w:p>
    <w:p w14:paraId="2CC0FFCF" w14:textId="6F6F1D4E" w:rsidR="008224D1" w:rsidRPr="008224D1" w:rsidRDefault="008224D1" w:rsidP="008224D1">
      <w:pPr>
        <w:spacing w:after="0" w:line="360" w:lineRule="auto"/>
        <w:jc w:val="both"/>
        <w:rPr>
          <w:rFonts w:cstheme="minorHAnsi"/>
          <w:color w:val="FF0000"/>
        </w:rPr>
      </w:pPr>
      <w:r w:rsidRPr="008224D1">
        <w:rPr>
          <w:rFonts w:cstheme="minorHAnsi"/>
          <w:color w:val="FF0000"/>
        </w:rPr>
        <w:t>6. Argumenta que o regime do patrimônio de afetação protege os adquirentes das unidades incorporadas, mas não impede a realização de averbações premonitórias, por não se tratar de medida de constrição patrimonial.</w:t>
      </w:r>
    </w:p>
    <w:p w14:paraId="03226CFD" w14:textId="77777777" w:rsidR="008224D1" w:rsidRPr="008224D1" w:rsidRDefault="008224D1" w:rsidP="008224D1">
      <w:pPr>
        <w:spacing w:after="0" w:line="360" w:lineRule="auto"/>
        <w:jc w:val="both"/>
        <w:rPr>
          <w:rFonts w:cstheme="minorHAnsi"/>
          <w:color w:val="FF0000"/>
        </w:rPr>
      </w:pPr>
    </w:p>
    <w:p w14:paraId="5ABBCFA5"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Ausência de prejuízo jurídico decorrente da averbação</w:t>
      </w:r>
    </w:p>
    <w:p w14:paraId="7219CD73" w14:textId="14C422B0" w:rsidR="008224D1" w:rsidRPr="008224D1" w:rsidRDefault="008224D1" w:rsidP="008224D1">
      <w:pPr>
        <w:spacing w:after="0" w:line="360" w:lineRule="auto"/>
        <w:jc w:val="both"/>
        <w:rPr>
          <w:rFonts w:cstheme="minorHAnsi"/>
          <w:color w:val="FF0000"/>
        </w:rPr>
      </w:pPr>
      <w:r w:rsidRPr="008224D1">
        <w:rPr>
          <w:rFonts w:cstheme="minorHAnsi"/>
          <w:color w:val="FF0000"/>
        </w:rPr>
        <w:t>7. Sustenta que os alegados entraves à comercialização das unidades e à obtenção de financiamento imobiliário decorrem de decisões de terceiros e não constituem efeitos jurídicos da averbação premonitória. Afirma inexistir nexo causal entre a anotação registral e os prejuízos apontados pela embargante.</w:t>
      </w:r>
    </w:p>
    <w:p w14:paraId="62EBA3D2" w14:textId="77777777" w:rsidR="008224D1" w:rsidRPr="008224D1" w:rsidRDefault="008224D1" w:rsidP="008224D1">
      <w:pPr>
        <w:spacing w:after="0" w:line="360" w:lineRule="auto"/>
        <w:jc w:val="both"/>
        <w:rPr>
          <w:rFonts w:cstheme="minorHAnsi"/>
          <w:color w:val="FF0000"/>
        </w:rPr>
      </w:pPr>
    </w:p>
    <w:p w14:paraId="04F890A0"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Impugnação subsidiária aos honorários sucumbenciais</w:t>
      </w:r>
    </w:p>
    <w:p w14:paraId="4ED0FBBA" w14:textId="43737C66" w:rsidR="008224D1" w:rsidRPr="008224D1" w:rsidRDefault="008224D1" w:rsidP="008224D1">
      <w:pPr>
        <w:spacing w:after="0" w:line="360" w:lineRule="auto"/>
        <w:jc w:val="both"/>
        <w:rPr>
          <w:rFonts w:cstheme="minorHAnsi"/>
          <w:color w:val="FF0000"/>
        </w:rPr>
      </w:pPr>
      <w:r w:rsidRPr="008224D1">
        <w:rPr>
          <w:rFonts w:cstheme="minorHAnsi"/>
          <w:color w:val="FF0000"/>
        </w:rPr>
        <w:t>8. Subsidiariamente, insurge-se contra os honorários fixados sobre o valor da causa. Argumenta que o proveito econômico obtido corresponde apenas ao valor do gravame objeto da averbação, e não ao valor integral dos imóveis, razão pela qual requer a redução da verba honorária ou sua fixação sobre base de cálculo diversa e mais proporcional.</w:t>
      </w:r>
    </w:p>
    <w:p w14:paraId="4255F1DA" w14:textId="77777777" w:rsidR="008224D1" w:rsidRPr="008224D1" w:rsidRDefault="008224D1" w:rsidP="008224D1">
      <w:pPr>
        <w:spacing w:after="0" w:line="360" w:lineRule="auto"/>
        <w:jc w:val="both"/>
        <w:rPr>
          <w:rFonts w:cstheme="minorHAnsi"/>
          <w:color w:val="FF0000"/>
        </w:rPr>
      </w:pPr>
    </w:p>
    <w:p w14:paraId="762C0585"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II. PEDIDO</w:t>
      </w:r>
    </w:p>
    <w:p w14:paraId="08F96DB0" w14:textId="7EE12213" w:rsidR="00E87018" w:rsidRPr="008224D1" w:rsidRDefault="008224D1" w:rsidP="008224D1">
      <w:pPr>
        <w:spacing w:after="0" w:line="360" w:lineRule="auto"/>
        <w:jc w:val="both"/>
        <w:rPr>
          <w:rFonts w:cstheme="minorHAnsi"/>
        </w:rPr>
      </w:pPr>
      <w:r w:rsidRPr="008224D1">
        <w:rPr>
          <w:rFonts w:cstheme="minorHAnsi"/>
          <w:color w:val="FF0000"/>
        </w:rPr>
        <w:t>1.</w:t>
      </w:r>
      <w:r>
        <w:rPr>
          <w:rFonts w:cstheme="minorHAnsi"/>
          <w:color w:val="FF0000"/>
        </w:rPr>
        <w:t xml:space="preserve"> </w:t>
      </w:r>
      <w:r w:rsidRPr="008224D1">
        <w:rPr>
          <w:rFonts w:cstheme="minorHAnsi"/>
          <w:color w:val="FF0000"/>
        </w:rPr>
        <w:t>Requer o conhecimento e provimento da apelação para: (i) reconhecer a omissão da sentença e acolher a preliminar de inadequação da via eleita, extinguindo o processo sem resolução do mérito; subsidiariamente, (ii) reformar a sentença para julgar improcedentes os embargos de terceiro e manter as averbações premonitórias; (iii) inverter os ônus sucumbenciais; e (iv) caso mantida a procedência dos embargos, reduzir os honorários advocatícios, adequando sua base de cálculo e percentual.</w:t>
      </w:r>
    </w:p>
    <w:p w14:paraId="5350F300" w14:textId="77777777" w:rsidR="00886ABA" w:rsidRDefault="00886ABA" w:rsidP="00DB1301">
      <w:pPr>
        <w:spacing w:after="0" w:line="360" w:lineRule="auto"/>
        <w:rPr>
          <w:rFonts w:ascii="Arial" w:hAnsi="Arial" w:cs="Arial"/>
          <w:sz w:val="28"/>
          <w:szCs w:val="28"/>
        </w:rPr>
      </w:pPr>
    </w:p>
    <w:p w14:paraId="61A27ACB" w14:textId="77777777" w:rsidR="00AC3F64" w:rsidRDefault="00AC3F64" w:rsidP="00355C73">
      <w:pPr>
        <w:spacing w:after="0" w:line="360" w:lineRule="auto"/>
        <w:jc w:val="center"/>
        <w:outlineLvl w:val="0"/>
        <w:rPr>
          <w:rFonts w:ascii="Arial" w:hAnsi="Arial" w:cs="Arial"/>
          <w:b/>
          <w:bCs/>
          <w:sz w:val="28"/>
          <w:szCs w:val="28"/>
        </w:rPr>
      </w:pPr>
    </w:p>
    <w:p w14:paraId="0E20E917" w14:textId="77777777" w:rsidR="00AC3F64" w:rsidRDefault="00AC3F64" w:rsidP="00355C73">
      <w:pPr>
        <w:spacing w:after="0" w:line="360" w:lineRule="auto"/>
        <w:jc w:val="center"/>
        <w:outlineLvl w:val="0"/>
        <w:rPr>
          <w:rFonts w:ascii="Arial" w:hAnsi="Arial" w:cs="Arial"/>
          <w:b/>
          <w:bCs/>
          <w:sz w:val="28"/>
          <w:szCs w:val="28"/>
        </w:rPr>
      </w:pPr>
    </w:p>
    <w:p w14:paraId="12D6C2DC" w14:textId="77777777" w:rsidR="00AC3F64" w:rsidRDefault="00AC3F64" w:rsidP="00355C73">
      <w:pPr>
        <w:spacing w:after="0" w:line="360" w:lineRule="auto"/>
        <w:jc w:val="center"/>
        <w:outlineLvl w:val="0"/>
        <w:rPr>
          <w:rFonts w:ascii="Arial" w:hAnsi="Arial" w:cs="Arial"/>
          <w:b/>
          <w:bCs/>
          <w:sz w:val="28"/>
          <w:szCs w:val="28"/>
        </w:rPr>
      </w:pPr>
    </w:p>
    <w:p w14:paraId="5B34E5F6" w14:textId="77777777" w:rsidR="00AC3F64" w:rsidRDefault="00AC3F64" w:rsidP="00355C73">
      <w:pPr>
        <w:spacing w:after="0" w:line="360" w:lineRule="auto"/>
        <w:jc w:val="center"/>
        <w:outlineLvl w:val="0"/>
        <w:rPr>
          <w:rFonts w:ascii="Arial" w:hAnsi="Arial" w:cs="Arial"/>
          <w:b/>
          <w:bCs/>
          <w:sz w:val="28"/>
          <w:szCs w:val="28"/>
        </w:rPr>
      </w:pPr>
    </w:p>
    <w:p w14:paraId="63358632" w14:textId="53FE3B47"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A450F80" w14:textId="123D1C23"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w:t>
      </w:r>
      <w:r w:rsidRPr="004D45E9">
        <w:rPr>
          <w:rFonts w:ascii="Arial" w:hAnsi="Arial" w:cs="Arial"/>
          <w:b/>
          <w:bCs/>
          <w:i/>
          <w:iCs/>
          <w:sz w:val="26"/>
          <w:szCs w:val="26"/>
        </w:rPr>
        <w:t xml:space="preserve">Lucas José Soares Dias </w:t>
      </w:r>
      <w:r w:rsidRPr="004D45E9">
        <w:rPr>
          <w:rFonts w:ascii="Arial" w:hAnsi="Arial" w:cs="Arial"/>
          <w:i/>
          <w:iCs/>
          <w:sz w:val="26"/>
          <w:szCs w:val="26"/>
        </w:rPr>
        <w:t>Ltda.</w:t>
      </w:r>
      <w:r w:rsidRPr="000802EF">
        <w:rPr>
          <w:rFonts w:ascii="Arial" w:hAnsi="Arial" w:cs="Arial"/>
          <w:i/>
          <w:iCs/>
          <w:sz w:val="26"/>
          <w:szCs w:val="26"/>
        </w:rPr>
        <w:t xml:space="preserve"> opôs embargos de terceiro em desfavor de </w:t>
      </w:r>
      <w:r w:rsidRPr="004D45E9">
        <w:rPr>
          <w:rFonts w:ascii="Arial" w:hAnsi="Arial" w:cs="Arial"/>
          <w:b/>
          <w:bCs/>
          <w:i/>
          <w:iCs/>
          <w:sz w:val="26"/>
          <w:szCs w:val="26"/>
        </w:rPr>
        <w:t>Progere Incorporações Ltda.</w:t>
      </w:r>
      <w:r w:rsidRPr="000802EF">
        <w:rPr>
          <w:rFonts w:ascii="Arial" w:hAnsi="Arial" w:cs="Arial"/>
          <w:i/>
          <w:iCs/>
          <w:sz w:val="26"/>
          <w:szCs w:val="26"/>
        </w:rPr>
        <w:t>, partes devidamente qualificadas.</w:t>
      </w:r>
    </w:p>
    <w:p w14:paraId="2330162D" w14:textId="3D109CC9"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O embargante afirma ter adquirido da Empreiteira Mão de Obra Oliveira Ltda. dois empreendimentos habitacionais situados em Cidade Ocidental/GO, compostos originalmente por dezoito unidades autônomas, mediante negócios celebrados em maio de 2020, com posterior registro dos títulos aquisitivos.</w:t>
      </w:r>
    </w:p>
    <w:p w14:paraId="6403C9A5" w14:textId="7CB98A69"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Alega que, apesar de a aquisição ter ocorrido anteriormente, a embargada, credora da alienante originária, promoveu averbações premonitórias nas matrículas dos imóveis no âmbito de processos executivos, dentre os quais aquele que está em apenso (n. 0715035-86.2020.8.07.0001).</w:t>
      </w:r>
    </w:p>
    <w:p w14:paraId="5573FD27" w14:textId="37557C26"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Sustenta que os imóveis não integram o patrimônio da executada, acrescentando que as ações paulianas ajuizadas para desconstituir os negócios foram julgadas improcedentes, com trânsito em julgado, tendo sido afastadas as alegações de fraude, simulação e conluio.</w:t>
      </w:r>
    </w:p>
    <w:p w14:paraId="38180E01" w14:textId="5EF223F8"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 xml:space="preserve">Argumenta que as averbações, embora formalmente não correspondam à penhora, impedem, na prática, a comercialização das unidades, notadamente por meio de financiamento habitacional. </w:t>
      </w:r>
      <w:r w:rsidRPr="000802EF">
        <w:rPr>
          <w:rFonts w:ascii="Arial" w:hAnsi="Arial" w:cs="Arial"/>
          <w:i/>
          <w:iCs/>
          <w:sz w:val="26"/>
          <w:szCs w:val="26"/>
        </w:rPr>
        <w:lastRenderedPageBreak/>
        <w:t>Invoca, ainda, o regime de patrimônio de afetação a que estavam submetidos os empreendimentos.</w:t>
      </w:r>
    </w:p>
    <w:p w14:paraId="1B15256E" w14:textId="524E55BB"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 xml:space="preserve">Requer, no mérito, a procedência integral dos embargos de terceiro, para reconhecer a ilegitimidade da manutenção das averbações premonitórias AV-4 e AV-8 sobre as 16 matrículas indicadas no item </w:t>
      </w:r>
      <w:r w:rsidR="004D45E9">
        <w:rPr>
          <w:rFonts w:ascii="Arial" w:hAnsi="Arial" w:cs="Arial"/>
          <w:i/>
          <w:iCs/>
          <w:sz w:val="26"/>
          <w:szCs w:val="26"/>
        </w:rPr>
        <w:t>‘</w:t>
      </w:r>
      <w:r w:rsidRPr="000802EF">
        <w:rPr>
          <w:rFonts w:ascii="Arial" w:hAnsi="Arial" w:cs="Arial"/>
          <w:i/>
          <w:iCs/>
          <w:sz w:val="26"/>
          <w:szCs w:val="26"/>
        </w:rPr>
        <w:t>a</w:t>
      </w:r>
      <w:r w:rsidR="004D45E9">
        <w:rPr>
          <w:rFonts w:ascii="Arial" w:hAnsi="Arial" w:cs="Arial"/>
          <w:i/>
          <w:iCs/>
          <w:sz w:val="26"/>
          <w:szCs w:val="26"/>
        </w:rPr>
        <w:t>’</w:t>
      </w:r>
      <w:r w:rsidRPr="000802EF">
        <w:rPr>
          <w:rFonts w:ascii="Arial" w:hAnsi="Arial" w:cs="Arial"/>
          <w:i/>
          <w:iCs/>
          <w:sz w:val="26"/>
          <w:szCs w:val="26"/>
        </w:rPr>
        <w:t>, com o cancelamento definitivo das medidas.</w:t>
      </w:r>
    </w:p>
    <w:p w14:paraId="44ADF995" w14:textId="7D4808C3"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A tutela provisória foi inicialmente indeferida pela decisão de ID 275412338, tendo sido provido o Agravo de Instrumento n.0721244.64.2026.8.07.0000 para determinar o cancelamento das averbações relacionadas às matrículas nº 36.228, 36.229, 36.230, 36.231, 36.232, 36.233, 36.234, 36.235, 36.236, 36.237, 36.238, 36.239, 36.241, 36.242, 36.243 e 36.245 do Cartório de Registro de Imóveis de Cidade Ocidental/GO.</w:t>
      </w:r>
    </w:p>
    <w:p w14:paraId="560EBF01" w14:textId="1405959D"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 xml:space="preserve">Regularmente intimada, a embargada apresentou contestação ao ID 279091510. Suscitou inadequação da via eleita, ao fundamento de que a averbação premonitória não constitui ato de constrição. Alegou, ainda, que a embargante já havia ajuizado embargos de terceiro contra a mesma embargada, envolvendo os mesmos empreendimentos e pretensão substancialmente semelhante, os quais foram julgados improcedentes, com sentença confirmada pelo Tribunal (processo n. 0724631-94.2020.8.07.0001). Defendeu que a anterioridade da aquisição não basta para determinar o cancelamento das averbações e que a </w:t>
      </w:r>
      <w:r w:rsidRPr="000802EF">
        <w:rPr>
          <w:rFonts w:ascii="Arial" w:hAnsi="Arial" w:cs="Arial"/>
          <w:i/>
          <w:iCs/>
          <w:sz w:val="26"/>
          <w:szCs w:val="26"/>
        </w:rPr>
        <w:lastRenderedPageBreak/>
        <w:t>improcedência superveniente das ações paulianas não modifica a natureza jurídica do ato registral.</w:t>
      </w:r>
    </w:p>
    <w:p w14:paraId="3BBF3B2D" w14:textId="014D4CA4"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Réplica ao ID 283784804.</w:t>
      </w:r>
      <w:r w:rsidR="000802EF" w:rsidRPr="000802EF">
        <w:rPr>
          <w:rFonts w:ascii="Arial" w:hAnsi="Arial" w:cs="Arial"/>
          <w:i/>
          <w:iCs/>
          <w:sz w:val="26"/>
          <w:szCs w:val="26"/>
        </w:rPr>
        <w:t xml:space="preserve"> (...)</w:t>
      </w:r>
      <w:r w:rsidRPr="000802EF">
        <w:rPr>
          <w:rFonts w:ascii="Arial" w:hAnsi="Arial" w:cs="Arial"/>
          <w:i/>
          <w:iCs/>
          <w:sz w:val="26"/>
          <w:szCs w:val="26"/>
        </w:rPr>
        <w:t>”</w:t>
      </w:r>
      <w:r w:rsidR="000802EF" w:rsidRPr="000802EF">
        <w:rPr>
          <w:rFonts w:ascii="Arial" w:hAnsi="Arial" w:cs="Arial"/>
          <w:i/>
          <w:iCs/>
          <w:sz w:val="26"/>
          <w:szCs w:val="26"/>
        </w:rPr>
        <w:t xml:space="preserve"> (ID 89915094).</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F020471" w:rsidR="0061262D" w:rsidRDefault="008235A6" w:rsidP="00DB1301">
      <w:pPr>
        <w:spacing w:after="0" w:line="360" w:lineRule="auto"/>
        <w:ind w:firstLine="2268"/>
        <w:jc w:val="both"/>
        <w:rPr>
          <w:rFonts w:ascii="Arial" w:hAnsi="Arial" w:cs="Arial"/>
          <w:sz w:val="28"/>
          <w:szCs w:val="28"/>
        </w:rPr>
      </w:pPr>
      <w:r w:rsidRPr="00C040FE">
        <w:rPr>
          <w:rFonts w:ascii="Arial" w:hAnsi="Arial" w:cs="Arial"/>
          <w:sz w:val="28"/>
          <w:szCs w:val="28"/>
        </w:rPr>
        <w:t xml:space="preserve">A MM. Juíza </w:t>
      </w:r>
      <w:r w:rsidR="00405537">
        <w:rPr>
          <w:rFonts w:ascii="Arial" w:hAnsi="Arial" w:cs="Arial"/>
          <w:sz w:val="28"/>
          <w:szCs w:val="28"/>
        </w:rPr>
        <w:t>s</w:t>
      </w:r>
      <w:r w:rsidRPr="00C040FE">
        <w:rPr>
          <w:rFonts w:ascii="Arial" w:hAnsi="Arial" w:cs="Arial"/>
          <w:sz w:val="28"/>
          <w:szCs w:val="28"/>
        </w:rPr>
        <w:t>entenciante, Dra.</w:t>
      </w:r>
      <w:r w:rsidR="003524E5" w:rsidRPr="00C040FE">
        <w:rPr>
          <w:rFonts w:ascii="Arial" w:hAnsi="Arial" w:cs="Arial"/>
          <w:sz w:val="28"/>
          <w:szCs w:val="28"/>
        </w:rPr>
        <w:t xml:space="preserve"> </w:t>
      </w:r>
      <w:r w:rsidR="00C040FE" w:rsidRPr="00C040FE">
        <w:rPr>
          <w:rFonts w:ascii="Arial" w:hAnsi="Arial" w:cs="Arial"/>
          <w:sz w:val="28"/>
          <w:szCs w:val="28"/>
        </w:rPr>
        <w:t>Raquel Mundim Moraes Oliveira Barbosa</w:t>
      </w:r>
      <w:r w:rsidR="003524E5" w:rsidRPr="003524E5">
        <w:rPr>
          <w:rFonts w:ascii="Arial" w:hAnsi="Arial" w:cs="Arial"/>
          <w:sz w:val="28"/>
          <w:szCs w:val="28"/>
        </w:rPr>
        <w:t>, da</w:t>
      </w:r>
      <w:r w:rsidR="0006080C">
        <w:rPr>
          <w:rFonts w:ascii="Arial" w:hAnsi="Arial" w:cs="Arial"/>
          <w:sz w:val="28"/>
          <w:szCs w:val="28"/>
        </w:rPr>
        <w:t xml:space="preserve"> </w:t>
      </w:r>
      <w:r w:rsidR="002B47C5" w:rsidRPr="002B47C5">
        <w:rPr>
          <w:rFonts w:ascii="Arial" w:hAnsi="Arial" w:cs="Arial"/>
          <w:sz w:val="28"/>
          <w:szCs w:val="28"/>
        </w:rPr>
        <w:t>1ª Vara de Execução de Títulos Extrajudiciais e Conflitos Arbitrais de Brasília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4C114A52" w14:textId="148E5BB4"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w:t>
      </w:r>
      <w:r w:rsidRPr="00BF4076">
        <w:rPr>
          <w:rFonts w:ascii="Arial" w:hAnsi="Arial" w:cs="Arial"/>
          <w:b/>
          <w:bCs/>
          <w:i/>
          <w:iCs/>
          <w:sz w:val="26"/>
          <w:szCs w:val="26"/>
        </w:rPr>
        <w:t>Ante o exposto, julgo procedentes os pedidos formulados nos embargos de terceiro para determinar o cancelamento definitivo das averbações premonitórias vinculadas à execução nº 0715035-86.2020.8.07.0001 incidentes sobre as matrículas nº 36.228, 36.229, 36.230, 36.231, 36.232, 36.233, 36.234, 36.235, 36.236, 36.237, 36.238, 36.239, 36.241, 36.242, 36.243 e 36.245 do Cartório de Registro de Imóveis de Cidade Ocidental/GO.</w:t>
      </w:r>
    </w:p>
    <w:p w14:paraId="63BEAB5D" w14:textId="2833DE53"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Confirmo, em caráter definitivo, a tutela provisória concedida no Agravo de Instrumento nº 0721244-64.2026.8.07.0000.</w:t>
      </w:r>
    </w:p>
    <w:p w14:paraId="18F0C50E" w14:textId="0FE2D6A4"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Após o trânsito em julgado, expeça-se ofício ao Cartório de Registro de Imóveis de Cidade Ocidental/GO para as providências necessárias, caso os cancelamentos ainda não tenham sido efetivados de modo definitivo.</w:t>
      </w:r>
    </w:p>
    <w:p w14:paraId="778A7DD6" w14:textId="18EEA35C"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Condeno a parte embargada ao pagamento das custas processuais e dos honorários advocatícios, que fixo em 10% sobre o valor atualizado da causa, nos termos do art. 85, § 2º, do CPC.</w:t>
      </w:r>
    </w:p>
    <w:p w14:paraId="09129C8B" w14:textId="299CB8A2"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lastRenderedPageBreak/>
        <w:t>Resolvo o mérito, nos termos do art. 487, inciso I, do CPC.</w:t>
      </w:r>
    </w:p>
    <w:p w14:paraId="367B0ABC" w14:textId="2B571A95" w:rsidR="00704B02" w:rsidRPr="00704B02" w:rsidRDefault="00704B02" w:rsidP="00704B02">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Traslade-se cópia desta sentença aos autos da execução nº 0715035-86.2020.8.07.0001 (...).”</w:t>
      </w:r>
      <w:ins w:id="1186" w:author="Assessor GDSXSR" w:date="2026-10-29T21:14:18Z">
        <w:r>
          <w:rPr>
            <w:rFonts w:ascii="Arial" w:hAnsi="Arial" w:cs="Arial"/>
            <w:i/>
            <w:iCs/>
            <w:color w:val="808080"/>
            <w:sz w:val="26"/>
            <w:szCs w:val="26"/>
          </w:rPr>
          <w:t xml:space="preserve"> (ID 89915094).</w:t>
        </w:r>
      </w:ins>
    </w:p>
    <w:p w14:paraId="7827D2E8" w14:textId="77777777" w:rsidR="0006080C" w:rsidRDefault="0006080C" w:rsidP="002943D7">
      <w:pPr>
        <w:spacing w:after="0" w:line="360" w:lineRule="auto"/>
        <w:jc w:val="both"/>
        <w:rPr>
          <w:rFonts w:ascii="Arial" w:hAnsi="Arial" w:cs="Arial"/>
          <w:sz w:val="28"/>
          <w:szCs w:val="28"/>
        </w:rPr>
      </w:pPr>
    </w:p>
    <w:p w14:paraId="756A258C" w14:textId="5A675E30" w:rsidR="00882188" w:rsidRPr="00E86190" w:rsidRDefault="00196988" w:rsidP="00882188">
      <w:pPr>
        <w:spacing w:after="0" w:line="360" w:lineRule="auto"/>
        <w:ind w:firstLine="2268"/>
        <w:jc w:val="both"/>
        <w:rPr>
          <w:rFonts w:ascii="Arial" w:hAnsi="Arial" w:cs="Arial"/>
          <w:color w:val="7030A0"/>
          <w:sz w:val="28"/>
          <w:szCs w:val="28"/>
        </w:rPr>
      </w:pPr>
      <w:r>
        <w:rPr>
          <w:rFonts w:ascii="Arial" w:hAnsi="Arial" w:cs="Arial"/>
          <w:sz w:val="28"/>
          <w:szCs w:val="28"/>
        </w:rPr>
        <w:t xml:space="preserve">Apelo do embargado, Progere Projetos e Gerenciamento de Engenharia Ltda - ME</w:t>
      </w:r>
      <w:r>
        <w:rPr>
          <w:rFonts w:ascii="Arial" w:hAnsi="Arial" w:cs="Arial"/>
          <w:color w:val="FF0000"/>
          <w:sz w:val="28"/>
          <w:szCs w:val="28"/>
        </w:rPr>
        <w:t xml:space="preserve"> </w:t>
      </w:r>
      <w:r>
        <w:rPr>
          <w:rFonts w:ascii="Arial" w:hAnsi="Arial" w:cs="Arial"/>
          <w:sz w:val="28"/>
          <w:szCs w:val="28"/>
        </w:rPr>
        <w:t xml:space="preserve">(ID 89915098), em que suscita preliminares de: </w:t>
      </w:r>
      <w:r>
        <w:rPr>
          <w:rFonts w:ascii="Arial" w:hAnsi="Arial" w:cs="Arial"/>
          <w:b/>
          <w:bCs/>
          <w:sz w:val="28"/>
          <w:szCs w:val="28"/>
          <w:rPrChange w:id="1194" w:author="Assessor GDSXSR" w:date="2026-10-29T21:14:18Z">
            <w:rPr>
              <w:rFonts w:ascii="Arial" w:hAnsi="Arial" w:cs="Arial"/>
              <w:b/>
              <w:bCs/>
              <w:sz w:val="28"/>
              <w:szCs w:val="28"/>
            </w:rPr>
          </w:rPrChange>
        </w:rPr>
        <w:t xml:space="preserve">1)</w:t>
      </w:r>
      <w:r>
        <w:rPr>
          <w:rFonts w:ascii="Arial" w:hAnsi="Arial" w:cs="Arial"/>
          <w:sz w:val="28"/>
          <w:szCs w:val="28"/>
        </w:rPr>
        <w:t xml:space="preserve"> nulidade da sentença por omissão</w:t>
      </w:r>
      <w:del w:id="1195" w:author="Assessor GDSXSR" w:date="2026-10-29T21:14:18Z">
        <w:r>
          <w:rPr>
            <w:rFonts w:ascii="Arial" w:hAnsi="Arial" w:cs="Arial"/>
            <w:sz w:val="28"/>
            <w:szCs w:val="28"/>
          </w:rPr>
          <w:delText xml:space="preserve"> em sentença</w:delText>
        </w:r>
      </w:del>
      <w:r>
        <w:rPr>
          <w:rFonts w:ascii="Arial" w:hAnsi="Arial" w:cs="Arial"/>
          <w:sz w:val="28"/>
          <w:szCs w:val="28"/>
        </w:rPr>
        <w:t xml:space="preserve">; e </w:t>
      </w:r>
      <w:r>
        <w:rPr>
          <w:rFonts w:ascii="Arial" w:hAnsi="Arial" w:cs="Arial"/>
          <w:b/>
          <w:bCs/>
          <w:sz w:val="28"/>
          <w:szCs w:val="28"/>
          <w:rPrChange w:id="1196" w:author="Assessor GDSXSR" w:date="2026-10-29T21:14:18Z">
            <w:rPr>
              <w:rFonts w:ascii="Arial" w:hAnsi="Arial" w:cs="Arial"/>
              <w:b/>
              <w:bCs/>
              <w:sz w:val="28"/>
              <w:szCs w:val="28"/>
            </w:rPr>
          </w:rPrChange>
        </w:rPr>
        <w:t xml:space="preserve">2)</w:t>
      </w:r>
      <w:r>
        <w:rPr>
          <w:rFonts w:ascii="Arial" w:hAnsi="Arial" w:cs="Arial"/>
          <w:sz w:val="28"/>
          <w:szCs w:val="28"/>
        </w:rPr>
        <w:t xml:space="preserve"> inadequação da via eleita</w:t>
      </w:r>
      <w:del w:id="1197" w:author="Assessor GDSXSR" w:date="2026-10-29T21:14:18Z">
        <w:r>
          <w:rPr>
            <w:rFonts w:ascii="Arial" w:hAnsi="Arial" w:cs="Arial"/>
            <w:sz w:val="28"/>
            <w:szCs w:val="28"/>
          </w:rPr>
          <w:delText xml:space="preserve"> promovida</w:delText>
        </w:r>
      </w:del>
      <w:r>
        <w:rPr>
          <w:rFonts w:ascii="Arial" w:hAnsi="Arial" w:cs="Arial"/>
          <w:sz w:val="28"/>
          <w:szCs w:val="28"/>
        </w:rPr>
        <w:t xml:space="preserve"> pelo embargante. No mérito, alega, em síntese, que: </w:t>
      </w:r>
      <w:r>
        <w:rPr>
          <w:rFonts w:ascii="Arial" w:hAnsi="Arial" w:cs="Arial"/>
          <w:b/>
          <w:bCs/>
          <w:sz w:val="28"/>
          <w:szCs w:val="28"/>
          <w:rPrChange w:id="1198" w:author="Assessor GDSXSR" w:date="2026-10-29T21:14:18Z">
            <w:rPr>
              <w:rFonts w:ascii="Arial" w:hAnsi="Arial" w:cs="Arial"/>
              <w:b/>
              <w:bCs/>
              <w:sz w:val="28"/>
              <w:szCs w:val="28"/>
            </w:rPr>
          </w:rPrChange>
        </w:rPr>
        <w:t xml:space="preserve">1)</w:t>
      </w:r>
      <w:r>
        <w:rPr>
          <w:rFonts w:ascii="Arial" w:hAnsi="Arial" w:cs="Arial"/>
          <w:sz w:val="28"/>
          <w:szCs w:val="28"/>
        </w:rPr>
        <w:t xml:space="preserve"> existe precedente anterior envolvendo as mesmas partes, os mesmos imóveis e a mesma controvérsia jurídica; </w:t>
      </w:r>
      <w:r>
        <w:rPr>
          <w:rFonts w:ascii="Arial" w:hAnsi="Arial" w:cs="Arial"/>
          <w:b/>
          <w:bCs/>
          <w:sz w:val="28"/>
          <w:szCs w:val="28"/>
          <w:rPrChange w:id="1199" w:author="Assessor GDSXSR" w:date="2026-10-29T21:14:18Z">
            <w:rPr>
              <w:rFonts w:ascii="Arial" w:hAnsi="Arial" w:cs="Arial"/>
              <w:b/>
              <w:bCs/>
              <w:sz w:val="28"/>
              <w:szCs w:val="28"/>
            </w:rPr>
          </w:rPrChange>
        </w:rPr>
        <w:t xml:space="preserve">2)</w:t>
      </w:r>
      <w:r>
        <w:rPr>
          <w:rFonts w:ascii="Arial" w:hAnsi="Arial" w:cs="Arial"/>
          <w:sz w:val="28"/>
          <w:szCs w:val="28"/>
        </w:rPr>
        <w:t xml:space="preserve"> a anterioridade da aquisição dos imóveis não impõe o cancelamento da averbação premonitória; </w:t>
      </w:r>
      <w:r>
        <w:rPr>
          <w:rFonts w:ascii="Arial" w:hAnsi="Arial" w:cs="Arial"/>
          <w:b/>
          <w:bCs/>
          <w:sz w:val="28"/>
          <w:szCs w:val="28"/>
          <w:rPrChange w:id="1200" w:author="Assessor GDSXSR" w:date="2026-10-29T21:14:18Z">
            <w:rPr>
              <w:rFonts w:ascii="Arial" w:hAnsi="Arial" w:cs="Arial"/>
              <w:b/>
              <w:bCs/>
              <w:sz w:val="28"/>
              <w:szCs w:val="28"/>
            </w:rPr>
          </w:rPrChange>
        </w:rPr>
        <w:t xml:space="preserve">3)</w:t>
      </w:r>
      <w:r>
        <w:rPr>
          <w:rFonts w:ascii="Arial" w:hAnsi="Arial" w:cs="Arial"/>
          <w:sz w:val="28"/>
          <w:szCs w:val="28"/>
        </w:rPr>
        <w:t xml:space="preserve"> os julgamentos das ações paulianas não produziram os efeitos reconhecidos na sentença recorrida; </w:t>
      </w:r>
      <w:r>
        <w:rPr>
          <w:rFonts w:ascii="Arial" w:hAnsi="Arial" w:cs="Arial"/>
          <w:b/>
          <w:bCs/>
          <w:sz w:val="28"/>
          <w:szCs w:val="28"/>
          <w:rPrChange w:id="1201" w:author="Assessor GDSXSR" w:date="2026-10-29T21:14:18Z">
            <w:rPr>
              <w:rFonts w:ascii="Arial" w:hAnsi="Arial" w:cs="Arial"/>
              <w:b/>
              <w:bCs/>
              <w:sz w:val="28"/>
              <w:szCs w:val="28"/>
            </w:rPr>
          </w:rPrChange>
        </w:rPr>
        <w:t xml:space="preserve">4)</w:t>
      </w:r>
      <w:r>
        <w:rPr>
          <w:rFonts w:ascii="Arial" w:hAnsi="Arial" w:cs="Arial"/>
          <w:sz w:val="28"/>
          <w:szCs w:val="28"/>
        </w:rPr>
        <w:t xml:space="preserve"> o regime do patrimônio de afetação não afasta as averbações e inexistem os prejuízos alegados pela embargante; e </w:t>
      </w:r>
      <w:r>
        <w:rPr>
          <w:rFonts w:ascii="Arial" w:hAnsi="Arial" w:cs="Arial"/>
          <w:b/>
          <w:bCs/>
          <w:sz w:val="28"/>
          <w:szCs w:val="28"/>
          <w:rPrChange w:id="1202" w:author="Assessor GDSXSR" w:date="2026-10-29T21:14:18Z">
            <w:rPr>
              <w:rFonts w:ascii="Arial" w:hAnsi="Arial" w:cs="Arial"/>
              <w:b/>
              <w:bCs/>
              <w:sz w:val="28"/>
              <w:szCs w:val="28"/>
            </w:rPr>
          </w:rPrChange>
        </w:rPr>
        <w:t xml:space="preserve">5)</w:t>
      </w:r>
      <w:r>
        <w:rPr>
          <w:rFonts w:ascii="Arial" w:hAnsi="Arial" w:cs="Arial"/>
          <w:sz w:val="28"/>
          <w:szCs w:val="28"/>
        </w:rPr>
        <w:t xml:space="preserve"> a verba honorária foi fixada em valor excessivo.</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64BEE11D" w:rsidR="00882188" w:rsidRPr="00882188"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Requer</w:t>
      </w:r>
      <w:r w:rsidR="007E6978">
        <w:rPr>
          <w:rFonts w:ascii="Arial" w:hAnsi="Arial" w:cs="Arial"/>
          <w:sz w:val="28"/>
          <w:szCs w:val="28"/>
        </w:rPr>
        <w:t xml:space="preserve"> o acolhimento das preliminares, com </w:t>
      </w:r>
      <w:r w:rsidR="0097103A">
        <w:rPr>
          <w:rFonts w:ascii="Arial" w:hAnsi="Arial" w:cs="Arial"/>
          <w:sz w:val="28"/>
          <w:szCs w:val="28"/>
        </w:rPr>
        <w:t xml:space="preserve">a nulidade da sentença e a </w:t>
      </w:r>
      <w:r w:rsidR="007E6978">
        <w:rPr>
          <w:rFonts w:ascii="Arial" w:hAnsi="Arial" w:cs="Arial"/>
          <w:sz w:val="28"/>
          <w:szCs w:val="28"/>
        </w:rPr>
        <w:t>extinção do processo sem resolução do mérito</w:t>
      </w:r>
      <w:r w:rsidR="0097103A">
        <w:rPr>
          <w:rFonts w:ascii="Arial" w:hAnsi="Arial" w:cs="Arial"/>
          <w:sz w:val="28"/>
          <w:szCs w:val="28"/>
        </w:rPr>
        <w:t xml:space="preserve"> pela via eleita inadequada</w:t>
      </w:r>
      <w:r w:rsidR="007E6978">
        <w:rPr>
          <w:rFonts w:ascii="Arial" w:hAnsi="Arial" w:cs="Arial"/>
          <w:sz w:val="28"/>
          <w:szCs w:val="28"/>
        </w:rPr>
        <w:t>.</w:t>
      </w:r>
      <w:r w:rsidR="006D07B9">
        <w:rPr>
          <w:rFonts w:ascii="Arial" w:hAnsi="Arial" w:cs="Arial"/>
          <w:sz w:val="28"/>
          <w:szCs w:val="28"/>
        </w:rPr>
        <w:t xml:space="preserve"> </w:t>
      </w:r>
      <w:r w:rsidR="007E6978">
        <w:rPr>
          <w:rFonts w:ascii="Arial" w:hAnsi="Arial" w:cs="Arial"/>
          <w:sz w:val="28"/>
          <w:szCs w:val="28"/>
        </w:rPr>
        <w:t xml:space="preserve">No mérito, pugna pela </w:t>
      </w:r>
      <w:r w:rsidR="006D07B9">
        <w:rPr>
          <w:rFonts w:ascii="Arial" w:hAnsi="Arial" w:cs="Arial"/>
          <w:sz w:val="28"/>
          <w:szCs w:val="28"/>
        </w:rPr>
        <w:t>reforma da r. sentença para</w:t>
      </w:r>
      <w:r w:rsidR="007E6978">
        <w:rPr>
          <w:rFonts w:ascii="Arial" w:hAnsi="Arial" w:cs="Arial"/>
          <w:sz w:val="28"/>
          <w:szCs w:val="28"/>
        </w:rPr>
        <w:t xml:space="preserve"> </w:t>
      </w:r>
      <w:r w:rsidR="00741E71">
        <w:rPr>
          <w:rFonts w:ascii="Arial" w:hAnsi="Arial" w:cs="Arial"/>
          <w:sz w:val="28"/>
          <w:szCs w:val="28"/>
        </w:rPr>
        <w:t xml:space="preserve">que sejam julgados improcedentes os embargos de terceiro. Subsidiariamente, pleiteia a </w:t>
      </w:r>
      <w:r w:rsidR="00273765">
        <w:rPr>
          <w:rFonts w:ascii="Arial" w:hAnsi="Arial" w:cs="Arial"/>
          <w:sz w:val="28"/>
          <w:szCs w:val="28"/>
        </w:rPr>
        <w:t>re</w:t>
      </w:r>
      <w:r w:rsidR="00741E71">
        <w:rPr>
          <w:rFonts w:ascii="Arial" w:hAnsi="Arial" w:cs="Arial"/>
          <w:sz w:val="28"/>
          <w:szCs w:val="28"/>
        </w:rPr>
        <w:t xml:space="preserve">distribuição dos honorários sucumbenciais ou a </w:t>
      </w:r>
      <w:r w:rsidR="00273765">
        <w:rPr>
          <w:rFonts w:ascii="Arial" w:hAnsi="Arial" w:cs="Arial"/>
          <w:sz w:val="28"/>
          <w:szCs w:val="28"/>
        </w:rPr>
        <w:t>sua redução.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3C59DD1D" w14:textId="75065CAE" w:rsidR="00882188" w:rsidRPr="00882188" w:rsidRDefault="00882188" w:rsidP="00882188">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1E4480">
        <w:rPr>
          <w:rFonts w:ascii="Arial" w:hAnsi="Arial" w:cs="Arial"/>
          <w:sz w:val="28"/>
          <w:szCs w:val="28"/>
        </w:rPr>
        <w:t xml:space="preserve"> (</w:t>
      </w:r>
      <w:r w:rsidR="005F3332" w:rsidRPr="65F20F86">
        <w:rPr>
          <w:rFonts w:ascii="Arial" w:hAnsi="Arial" w:cs="Arial"/>
          <w:sz w:val="28"/>
          <w:szCs w:val="28"/>
        </w:rPr>
        <w:t>ID</w:t>
      </w:r>
      <w:r w:rsidR="005F3332">
        <w:rPr>
          <w:rFonts w:ascii="Arial" w:hAnsi="Arial" w:cs="Arial"/>
          <w:sz w:val="28"/>
          <w:szCs w:val="28"/>
        </w:rPr>
        <w:t xml:space="preserve"> </w:t>
      </w:r>
      <w:r w:rsidR="005F3332" w:rsidRPr="002347FA">
        <w:rPr>
          <w:rFonts w:ascii="Arial" w:hAnsi="Arial" w:cs="Arial"/>
          <w:sz w:val="28"/>
          <w:szCs w:val="28"/>
        </w:rPr>
        <w:t>89915100</w:t>
      </w:r>
      <w:r w:rsidR="005F3332" w:rsidRPr="65F20F86">
        <w:rPr>
          <w:rFonts w:ascii="Arial" w:hAnsi="Arial" w:cs="Arial"/>
          <w:sz w:val="28"/>
          <w:szCs w:val="28"/>
        </w:rPr>
        <w:t>)</w:t>
      </w:r>
      <w:r w:rsidR="42870D7F" w:rsidRPr="65F20F86">
        <w:rPr>
          <w:rFonts w:ascii="Arial" w:hAnsi="Arial" w:cs="Arial"/>
          <w:sz w:val="28"/>
          <w:szCs w:val="28"/>
        </w:rPr>
        <w:t xml:space="preserve">, em que o apelado alega que: </w:t>
      </w:r>
      <w:r w:rsidR="42870D7F" w:rsidRPr="65F20F86">
        <w:rPr>
          <w:rFonts w:ascii="Arial" w:hAnsi="Arial" w:cs="Arial"/>
          <w:b/>
          <w:bCs/>
          <w:sz w:val="28"/>
          <w:szCs w:val="28"/>
        </w:rPr>
        <w:t>1)</w:t>
      </w:r>
      <w:r w:rsidR="001A318B">
        <w:rPr>
          <w:rFonts w:ascii="Arial" w:hAnsi="Arial" w:cs="Arial"/>
          <w:b/>
          <w:bCs/>
          <w:sz w:val="28"/>
          <w:szCs w:val="28"/>
        </w:rPr>
        <w:t xml:space="preserve"> </w:t>
      </w:r>
      <w:r w:rsidR="001A318B" w:rsidRPr="001A318B">
        <w:rPr>
          <w:rFonts w:ascii="Arial" w:hAnsi="Arial" w:cs="Arial"/>
          <w:sz w:val="28"/>
          <w:szCs w:val="28"/>
        </w:rPr>
        <w:t>a sentença apreciou adequadamente a alegação de inadequação da via eleit</w:t>
      </w:r>
      <w:r w:rsidR="00E8501D">
        <w:rPr>
          <w:rFonts w:ascii="Arial" w:hAnsi="Arial" w:cs="Arial"/>
          <w:sz w:val="28"/>
          <w:szCs w:val="28"/>
        </w:rPr>
        <w:t>a, pois se confunde com o mérito da demanda,</w:t>
      </w:r>
      <w:r w:rsidR="001A318B">
        <w:rPr>
          <w:rFonts w:ascii="Arial" w:hAnsi="Arial" w:cs="Arial"/>
          <w:sz w:val="28"/>
          <w:szCs w:val="28"/>
        </w:rPr>
        <w:t xml:space="preserve"> e </w:t>
      </w:r>
      <w:r w:rsidR="001A318B" w:rsidRPr="001A318B">
        <w:rPr>
          <w:rFonts w:ascii="Arial" w:hAnsi="Arial" w:cs="Arial"/>
          <w:sz w:val="28"/>
          <w:szCs w:val="28"/>
        </w:rPr>
        <w:t xml:space="preserve">a averbação premonitória configura ameaça de </w:t>
      </w:r>
      <w:r w:rsidR="001A318B" w:rsidRPr="001A318B">
        <w:rPr>
          <w:rFonts w:ascii="Arial" w:hAnsi="Arial" w:cs="Arial"/>
          <w:sz w:val="28"/>
          <w:szCs w:val="28"/>
        </w:rPr>
        <w:lastRenderedPageBreak/>
        <w:t>constrição apta a justificar o manejo de embargos de terceiro</w:t>
      </w:r>
      <w:r w:rsidR="42870D7F" w:rsidRPr="65F20F86">
        <w:rPr>
          <w:rFonts w:ascii="Arial" w:hAnsi="Arial" w:cs="Arial"/>
          <w:sz w:val="28"/>
          <w:szCs w:val="28"/>
        </w:rPr>
        <w:t xml:space="preserve">; </w:t>
      </w:r>
      <w:r w:rsidR="42870D7F" w:rsidRPr="65F20F86">
        <w:rPr>
          <w:rFonts w:ascii="Arial" w:hAnsi="Arial" w:cs="Arial"/>
          <w:b/>
          <w:bCs/>
          <w:sz w:val="28"/>
          <w:szCs w:val="28"/>
        </w:rPr>
        <w:t>2)</w:t>
      </w:r>
      <w:r w:rsidR="00E8501D">
        <w:rPr>
          <w:rFonts w:ascii="Arial" w:hAnsi="Arial" w:cs="Arial"/>
          <w:b/>
          <w:bCs/>
          <w:sz w:val="28"/>
          <w:szCs w:val="28"/>
        </w:rPr>
        <w:t xml:space="preserve"> </w:t>
      </w:r>
      <w:r w:rsidR="00E8501D" w:rsidRPr="00E8501D">
        <w:rPr>
          <w:rFonts w:ascii="Arial" w:hAnsi="Arial" w:cs="Arial"/>
          <w:sz w:val="28"/>
          <w:szCs w:val="28"/>
        </w:rPr>
        <w:t>a aquisição dos imóveis ocorreu antes das averbações impugnadas</w:t>
      </w:r>
      <w:r w:rsidR="00E8501D">
        <w:rPr>
          <w:rFonts w:ascii="Arial" w:hAnsi="Arial" w:cs="Arial"/>
          <w:sz w:val="28"/>
          <w:szCs w:val="28"/>
        </w:rPr>
        <w:t xml:space="preserve"> e</w:t>
      </w:r>
      <w:r w:rsidR="00E8501D" w:rsidRPr="00E8501D">
        <w:rPr>
          <w:rFonts w:ascii="Arial" w:hAnsi="Arial" w:cs="Arial"/>
          <w:sz w:val="28"/>
          <w:szCs w:val="28"/>
        </w:rPr>
        <w:t xml:space="preserve"> a própria apelante tinha ciência da transferência dos bens quando promoveu as averbações</w:t>
      </w:r>
      <w:r w:rsidR="42870D7F" w:rsidRPr="65F20F86">
        <w:rPr>
          <w:rFonts w:ascii="Arial" w:hAnsi="Arial" w:cs="Arial"/>
          <w:sz w:val="28"/>
          <w:szCs w:val="28"/>
        </w:rPr>
        <w:t xml:space="preserve">; </w:t>
      </w:r>
      <w:r w:rsidR="42870D7F" w:rsidRPr="65F20F86">
        <w:rPr>
          <w:rFonts w:ascii="Arial" w:hAnsi="Arial" w:cs="Arial"/>
          <w:b/>
          <w:bCs/>
          <w:sz w:val="28"/>
          <w:szCs w:val="28"/>
        </w:rPr>
        <w:t>3)</w:t>
      </w:r>
      <w:r w:rsidR="00237751">
        <w:rPr>
          <w:rFonts w:ascii="Arial" w:hAnsi="Arial" w:cs="Arial"/>
          <w:b/>
          <w:bCs/>
          <w:sz w:val="28"/>
          <w:szCs w:val="28"/>
        </w:rPr>
        <w:t xml:space="preserve"> </w:t>
      </w:r>
      <w:r w:rsidR="00237751" w:rsidRPr="00237751">
        <w:rPr>
          <w:rFonts w:ascii="Arial" w:hAnsi="Arial" w:cs="Arial"/>
          <w:sz w:val="28"/>
          <w:szCs w:val="28"/>
        </w:rPr>
        <w:t>as ações paulianas ajuizadas para desconstituir a aquisição foram julgadas improcedentes, com trânsito em julgado</w:t>
      </w:r>
      <w:r w:rsidR="00237751">
        <w:rPr>
          <w:rFonts w:ascii="Arial" w:hAnsi="Arial" w:cs="Arial"/>
          <w:sz w:val="28"/>
          <w:szCs w:val="28"/>
        </w:rPr>
        <w:t>, e</w:t>
      </w:r>
      <w:r w:rsidR="00237751" w:rsidRPr="00237751">
        <w:rPr>
          <w:rFonts w:ascii="Arial" w:hAnsi="Arial" w:cs="Arial"/>
          <w:sz w:val="28"/>
          <w:szCs w:val="28"/>
        </w:rPr>
        <w:t xml:space="preserve"> o regime de patrimônio de afetação afasta a sujeição dos imóveis à execução</w:t>
      </w:r>
      <w:r w:rsidR="002C1E16">
        <w:rPr>
          <w:rFonts w:ascii="Arial" w:hAnsi="Arial" w:cs="Arial"/>
          <w:sz w:val="28"/>
          <w:szCs w:val="28"/>
        </w:rPr>
        <w:t xml:space="preserve">; </w:t>
      </w:r>
      <w:r w:rsidR="002C1E16" w:rsidRPr="002C1E16">
        <w:rPr>
          <w:rFonts w:ascii="Arial" w:hAnsi="Arial" w:cs="Arial"/>
          <w:b/>
          <w:bCs/>
          <w:sz w:val="28"/>
          <w:szCs w:val="28"/>
        </w:rPr>
        <w:t>4)</w:t>
      </w:r>
      <w:r w:rsidR="002C1E16">
        <w:rPr>
          <w:rFonts w:ascii="Arial" w:hAnsi="Arial" w:cs="Arial"/>
          <w:sz w:val="28"/>
          <w:szCs w:val="28"/>
        </w:rPr>
        <w:t xml:space="preserve"> </w:t>
      </w:r>
      <w:r w:rsidR="002C1E16" w:rsidRPr="002C1E16">
        <w:rPr>
          <w:rFonts w:ascii="Arial" w:hAnsi="Arial" w:cs="Arial"/>
          <w:sz w:val="28"/>
          <w:szCs w:val="28"/>
        </w:rPr>
        <w:t>os embargos de terceiro anteriormente ajuizados não vinculam o julgamento da presente demanda</w:t>
      </w:r>
      <w:r w:rsidR="002C1E16">
        <w:rPr>
          <w:rFonts w:ascii="Arial" w:hAnsi="Arial" w:cs="Arial"/>
          <w:sz w:val="28"/>
          <w:szCs w:val="28"/>
        </w:rPr>
        <w:t xml:space="preserve">; </w:t>
      </w:r>
      <w:r w:rsidR="002C1E16" w:rsidRPr="00226941">
        <w:rPr>
          <w:rFonts w:ascii="Arial" w:hAnsi="Arial" w:cs="Arial"/>
          <w:b/>
          <w:bCs/>
          <w:sz w:val="28"/>
          <w:szCs w:val="28"/>
        </w:rPr>
        <w:t>5)</w:t>
      </w:r>
      <w:r w:rsidR="002C1E16">
        <w:rPr>
          <w:rFonts w:ascii="Arial" w:hAnsi="Arial" w:cs="Arial"/>
          <w:sz w:val="28"/>
          <w:szCs w:val="28"/>
        </w:rPr>
        <w:t xml:space="preserve"> </w:t>
      </w:r>
      <w:r w:rsidR="00226941" w:rsidRPr="00226941">
        <w:rPr>
          <w:rFonts w:ascii="Arial" w:hAnsi="Arial" w:cs="Arial"/>
          <w:sz w:val="28"/>
          <w:szCs w:val="28"/>
        </w:rPr>
        <w:t xml:space="preserve">a manutenção da averbação </w:t>
      </w:r>
      <w:r w:rsidR="00226941">
        <w:rPr>
          <w:rFonts w:ascii="Arial" w:hAnsi="Arial" w:cs="Arial"/>
          <w:sz w:val="28"/>
          <w:szCs w:val="28"/>
        </w:rPr>
        <w:t xml:space="preserve">premonitória </w:t>
      </w:r>
      <w:r w:rsidR="00226941" w:rsidRPr="00226941">
        <w:rPr>
          <w:rFonts w:ascii="Arial" w:hAnsi="Arial" w:cs="Arial"/>
          <w:sz w:val="28"/>
          <w:szCs w:val="28"/>
        </w:rPr>
        <w:t>produz efetivos prejuízos à exploração econômica dos imóveis, especialmente quanto à obtenção de financiamentos e à comercialização das unidades</w:t>
      </w:r>
      <w:r w:rsidR="00226941">
        <w:rPr>
          <w:rFonts w:ascii="Arial" w:hAnsi="Arial" w:cs="Arial"/>
          <w:sz w:val="28"/>
          <w:szCs w:val="28"/>
        </w:rPr>
        <w:t xml:space="preserve">; e </w:t>
      </w:r>
      <w:r w:rsidR="00226941" w:rsidRPr="002347FA">
        <w:rPr>
          <w:rFonts w:ascii="Arial" w:hAnsi="Arial" w:cs="Arial"/>
          <w:b/>
          <w:bCs/>
          <w:sz w:val="28"/>
          <w:szCs w:val="28"/>
        </w:rPr>
        <w:t>6)</w:t>
      </w:r>
      <w:r w:rsidR="00226941">
        <w:rPr>
          <w:rFonts w:ascii="Arial" w:hAnsi="Arial" w:cs="Arial"/>
          <w:sz w:val="28"/>
          <w:szCs w:val="28"/>
        </w:rPr>
        <w:t xml:space="preserve"> </w:t>
      </w:r>
      <w:r w:rsidR="004B2682">
        <w:rPr>
          <w:rFonts w:ascii="Arial" w:hAnsi="Arial" w:cs="Arial"/>
          <w:sz w:val="28"/>
          <w:szCs w:val="28"/>
        </w:rPr>
        <w:t xml:space="preserve">os honorários advocatícios fixados em sentença foram corretamente aplicados, ante sua incidência </w:t>
      </w:r>
      <w:r w:rsidR="00B34CEA">
        <w:rPr>
          <w:rFonts w:ascii="Arial" w:hAnsi="Arial" w:cs="Arial"/>
          <w:sz w:val="28"/>
          <w:szCs w:val="28"/>
        </w:rPr>
        <w:t>tendo como referência o proveito econômico obtido pelo embargante</w:t>
      </w:r>
      <w:r w:rsidR="001E4480">
        <w:rPr>
          <w:rFonts w:ascii="Arial" w:hAnsi="Arial" w:cs="Arial"/>
          <w:sz w:val="28"/>
          <w:szCs w:val="28"/>
        </w:rPr>
        <w:t>.</w:t>
      </w:r>
    </w:p>
    <w:p w14:paraId="6EEF5CB3" w14:textId="77777777" w:rsidR="00882188" w:rsidRPr="00882188" w:rsidRDefault="00882188" w:rsidP="00417AE4">
      <w:pPr>
        <w:spacing w:after="0" w:line="360" w:lineRule="auto"/>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5A5C960D" w14:textId="731288B7" w:rsidR="00882188" w:rsidRDefault="00355C73" w:rsidP="00AC3F64">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7933FF23"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F91EEA">
        <w:rPr>
          <w:rFonts w:ascii="Arial" w:hAnsi="Arial" w:cs="Arial"/>
          <w:sz w:val="28"/>
          <w:szCs w:val="28"/>
        </w:rPr>
        <w:t>17</w:t>
      </w:r>
      <w:r w:rsidRPr="00A72414">
        <w:rPr>
          <w:rFonts w:ascii="Arial" w:hAnsi="Arial" w:cs="Arial"/>
          <w:sz w:val="28"/>
          <w:szCs w:val="28"/>
        </w:rPr>
        <w:t>/</w:t>
      </w:r>
      <w:r w:rsidR="00F91EEA">
        <w:rPr>
          <w:rFonts w:ascii="Arial" w:hAnsi="Arial" w:cs="Arial"/>
          <w:sz w:val="28"/>
          <w:szCs w:val="28"/>
        </w:rPr>
        <w:t>04</w:t>
      </w:r>
      <w:r w:rsidRPr="00A72414">
        <w:rPr>
          <w:rFonts w:ascii="Arial" w:hAnsi="Arial" w:cs="Arial"/>
          <w:sz w:val="28"/>
          <w:szCs w:val="28"/>
        </w:rPr>
        <w:t>/</w:t>
      </w:r>
      <w:r w:rsidR="00F91EEA">
        <w:rPr>
          <w:rFonts w:ascii="Arial" w:hAnsi="Arial" w:cs="Arial"/>
          <w:sz w:val="28"/>
          <w:szCs w:val="28"/>
        </w:rPr>
        <w:t>2026</w:t>
      </w:r>
      <w:r w:rsidRPr="00A72414">
        <w:rPr>
          <w:rFonts w:ascii="Arial" w:hAnsi="Arial" w:cs="Arial"/>
          <w:sz w:val="28"/>
          <w:szCs w:val="28"/>
        </w:rPr>
        <w:t xml:space="preserve">. Sentença proferida em </w:t>
      </w:r>
      <w:r w:rsidR="00F91EEA">
        <w:rPr>
          <w:rFonts w:ascii="Arial" w:hAnsi="Arial" w:cs="Arial"/>
          <w:sz w:val="28"/>
          <w:szCs w:val="28"/>
        </w:rPr>
        <w:t>20</w:t>
      </w:r>
      <w:r w:rsidRPr="00A72414">
        <w:rPr>
          <w:rFonts w:ascii="Arial" w:hAnsi="Arial" w:cs="Arial"/>
          <w:sz w:val="28"/>
          <w:szCs w:val="28"/>
        </w:rPr>
        <w:t>/</w:t>
      </w:r>
      <w:r w:rsidR="00F91EEA">
        <w:rPr>
          <w:rFonts w:ascii="Arial" w:hAnsi="Arial" w:cs="Arial"/>
          <w:sz w:val="28"/>
          <w:szCs w:val="28"/>
        </w:rPr>
        <w:t>08</w:t>
      </w:r>
      <w:r w:rsidRPr="00A72414">
        <w:rPr>
          <w:rFonts w:ascii="Arial" w:hAnsi="Arial" w:cs="Arial"/>
          <w:sz w:val="28"/>
          <w:szCs w:val="28"/>
        </w:rPr>
        <w:t>/</w:t>
      </w:r>
      <w:r w:rsidR="00F91EEA">
        <w:rPr>
          <w:rFonts w:ascii="Arial" w:hAnsi="Arial" w:cs="Arial"/>
          <w:sz w:val="28"/>
          <w:szCs w:val="28"/>
        </w:rPr>
        <w:t>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12571F">
        <w:rPr>
          <w:rFonts w:ascii="Arial" w:hAnsi="Arial" w:cs="Arial"/>
          <w:sz w:val="28"/>
          <w:szCs w:val="28"/>
        </w:rPr>
        <w:t>16</w:t>
      </w:r>
      <w:r w:rsidRPr="00A72414">
        <w:rPr>
          <w:rFonts w:ascii="Arial" w:hAnsi="Arial" w:cs="Arial"/>
          <w:sz w:val="28"/>
          <w:szCs w:val="28"/>
        </w:rPr>
        <w:t>/</w:t>
      </w:r>
      <w:r w:rsidR="0012571F">
        <w:rPr>
          <w:rFonts w:ascii="Arial" w:hAnsi="Arial" w:cs="Arial"/>
          <w:sz w:val="28"/>
          <w:szCs w:val="28"/>
        </w:rPr>
        <w:t>09</w:t>
      </w:r>
      <w:r w:rsidRPr="00A72414">
        <w:rPr>
          <w:rFonts w:ascii="Arial" w:hAnsi="Arial" w:cs="Arial"/>
          <w:sz w:val="28"/>
          <w:szCs w:val="28"/>
        </w:rPr>
        <w:t>/</w:t>
      </w:r>
      <w:r w:rsidR="0012571F">
        <w:rPr>
          <w:rFonts w:ascii="Arial" w:hAnsi="Arial" w:cs="Arial"/>
          <w:sz w:val="28"/>
          <w:szCs w:val="28"/>
        </w:rPr>
        <w:t>2026</w:t>
      </w:r>
      <w:r w:rsidRPr="00A72414">
        <w:rPr>
          <w:rFonts w:ascii="Arial" w:hAnsi="Arial" w:cs="Arial"/>
          <w:sz w:val="28"/>
          <w:szCs w:val="28"/>
        </w:rPr>
        <w:t xml:space="preserve">. Valor da causa: </w:t>
      </w:r>
      <w:r w:rsidR="0012571F" w:rsidRPr="0012571F">
        <w:rPr>
          <w:rFonts w:ascii="Arial" w:hAnsi="Arial" w:cs="Arial"/>
          <w:sz w:val="28"/>
          <w:szCs w:val="28"/>
        </w:rPr>
        <w:t>R$ 1.857.328,37</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48735433"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w:t>
      </w:r>
      <w:r w:rsidR="00702A31">
        <w:rPr>
          <w:rFonts w:ascii="Arial" w:hAnsi="Arial" w:cs="Arial"/>
          <w:b/>
          <w:bCs/>
          <w:color w:val="000000" w:themeColor="text1"/>
          <w:sz w:val="28"/>
          <w:szCs w:val="28"/>
        </w:rPr>
        <w:t>EMBARGADO</w:t>
      </w:r>
      <w:r w:rsidRPr="007E1C8C">
        <w:rPr>
          <w:rFonts w:ascii="Arial" w:hAnsi="Arial" w:cs="Arial"/>
          <w:b/>
          <w:bCs/>
          <w:color w:val="000000" w:themeColor="text1"/>
          <w:sz w:val="28"/>
          <w:szCs w:val="28"/>
        </w:rPr>
        <w:t xml:space="preserve">, </w:t>
      </w:r>
      <w:r w:rsidR="00702A31" w:rsidRPr="00702A31">
        <w:rPr>
          <w:rFonts w:ascii="Arial" w:hAnsi="Arial" w:cs="Arial"/>
          <w:b/>
          <w:bCs/>
          <w:color w:val="000000" w:themeColor="text1"/>
          <w:sz w:val="28"/>
          <w:szCs w:val="28"/>
        </w:rPr>
        <w:t>PROGERE PROJETOS E GERENCIAMENTO DE ENGENHARIA LTDA - ME</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2DDA9874"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7AA8B849" w:rsidR="00A72414" w:rsidRDefault="00702A31" w:rsidP="00495EB5">
      <w:pPr>
        <w:spacing w:after="0" w:line="360" w:lineRule="auto"/>
        <w:ind w:hanging="142"/>
        <w:jc w:val="center"/>
        <w:rPr>
          <w:rFonts w:ascii="Arial" w:hAnsi="Arial" w:cs="Arial"/>
          <w:sz w:val="28"/>
          <w:szCs w:val="28"/>
        </w:rPr>
      </w:pPr>
      <w:r>
        <w:rPr>
          <w:rFonts w:ascii="Arial" w:hAnsi="Arial" w:cs="Arial"/>
          <w:sz w:val="28"/>
          <w:szCs w:val="28"/>
          <w:highlight w:val="yellow"/>
          <w:rPrChange w:id="1203" w:author="Assessor GDSXSR" w:date="2026-10-29T21:14:18Z">
            <w:rPr>
              <w:rFonts w:ascii="Arial" w:hAnsi="Arial" w:cs="Arial"/>
              <w:sz w:val="28"/>
              <w:szCs w:val="28"/>
            </w:rPr>
          </w:rPrChange>
        </w:rPr>
        <w:t xml:space="preserve">DA REJEIÇÃO DA PRELIMINAR DE </w:t>
      </w:r>
      <w:r w:rsidR="00115F0D">
        <w:rPr>
          <w:rFonts w:ascii="Arial" w:hAnsi="Arial" w:cs="Arial"/>
          <w:sz w:val="28"/>
          <w:szCs w:val="28"/>
          <w:highlight w:val="yellow"/>
          <w:rPrChange w:id="1204" w:author="Assessor GDSXSR" w:date="2026-10-29T21:14:18Z">
            <w:rPr>
              <w:rFonts w:ascii="Arial" w:hAnsi="Arial" w:cs="Arial"/>
              <w:sz w:val="28"/>
              <w:szCs w:val="28"/>
            </w:rPr>
          </w:rPrChange>
        </w:rPr>
        <w:t>NULIDADE DA SENTENÇA POR OMISSÃO</w:t>
      </w:r>
    </w:p>
    <w:p w14:paraId="143DFC13" w14:textId="77777777" w:rsidR="00A72414" w:rsidRDefault="00A72414" w:rsidP="00DB1301">
      <w:pPr>
        <w:spacing w:after="0" w:line="360" w:lineRule="auto"/>
        <w:ind w:firstLine="2268"/>
        <w:jc w:val="both"/>
        <w:rPr>
          <w:rFonts w:ascii="Arial" w:hAnsi="Arial" w:cs="Arial"/>
          <w:sz w:val="28"/>
          <w:szCs w:val="28"/>
        </w:rPr>
      </w:pPr>
    </w:p>
    <w:p w14:paraId="3098288D" w14:textId="6C63C892" w:rsidR="002437F6" w:rsidRDefault="00E53472" w:rsidP="00115F0D">
      <w:pPr>
        <w:spacing w:after="0" w:line="360" w:lineRule="auto"/>
        <w:ind w:firstLine="2268"/>
        <w:jc w:val="both"/>
        <w:rPr>
          <w:rFonts w:ascii="Arial" w:hAnsi="Arial" w:cs="Arial"/>
          <w:color w:val="000000" w:themeColor="text1"/>
          <w:sz w:val="28"/>
          <w:szCs w:val="28"/>
        </w:rPr>
      </w:pPr>
      <w:commentRangeStart w:id="7"/>
      <w:r>
        <w:rPr>
          <w:rFonts w:ascii="Arial" w:hAnsi="Arial" w:cs="Arial"/>
          <w:color w:val="000000" w:themeColor="text1"/>
          <w:sz w:val="28"/>
          <w:szCs w:val="28"/>
        </w:rPr>
        <w:t xml:space="preserve">O </w:t>
      </w:r>
      <w:ins w:id="1205" w:author="Assessor GDSXSR" w:date="2026-10-29T21:14:18Z">
        <w:r>
          <w:rPr>
            <w:rFonts w:ascii="Arial" w:hAnsi="Arial" w:cs="Arial"/>
            <w:color w:val="808080"/>
            <w:sz w:val="28"/>
            <w:szCs w:val="28"/>
          </w:rPr>
          <w:t xml:space="preserve">embargado/</w:t>
        </w:r>
      </w:ins>
      <w:r>
        <w:rPr>
          <w:rFonts w:ascii="Arial" w:hAnsi="Arial" w:cs="Arial"/>
          <w:color w:val="000000" w:themeColor="text1"/>
          <w:sz w:val="28"/>
          <w:szCs w:val="28"/>
        </w:rPr>
        <w:t xml:space="preserve">apelante </w:t>
      </w:r>
      <w:del w:id="1206" w:author="Assessor GDSXSR" w:date="2026-10-29T21:14:18Z">
        <w:r>
          <w:rPr>
            <w:rFonts w:ascii="Arial" w:hAnsi="Arial" w:cs="Arial"/>
            <w:color w:val="000000" w:themeColor="text1"/>
            <w:sz w:val="28"/>
            <w:szCs w:val="28"/>
          </w:rPr>
          <w:delText xml:space="preserve">suscita,</w:delText>
        </w:r>
      </w:del>
      <w:ins w:id="1207" w:author="Assessor GDSXSR" w:date="2026-10-29T21:14:18Z">
        <w:r>
          <w:rPr>
            <w:rFonts w:ascii="Arial" w:hAnsi="Arial" w:cs="Arial"/>
            <w:color w:val="808080"/>
            <w:sz w:val="28"/>
            <w:szCs w:val="28"/>
          </w:rPr>
          <w:t xml:space="preserve">alega</w:t>
        </w:r>
      </w:ins>
      <w:r>
        <w:rPr>
          <w:rFonts w:ascii="Arial" w:hAnsi="Arial" w:cs="Arial"/>
          <w:color w:val="000000" w:themeColor="text1"/>
          <w:sz w:val="28"/>
          <w:szCs w:val="28"/>
        </w:rPr>
        <w:t xml:space="preserve"> </w:t>
      </w:r>
      <w:del w:id="1208" w:author="Assessor GDSXSR" w:date="2026-10-29T21:14:18Z">
        <w:r>
          <w:rPr>
            <w:rFonts w:ascii="Arial" w:hAnsi="Arial" w:cs="Arial"/>
            <w:color w:val="000000" w:themeColor="text1"/>
            <w:sz w:val="28"/>
            <w:szCs w:val="28"/>
          </w:rPr>
          <w:delText xml:space="preserve">em</w:delText>
        </w:r>
      </w:del>
      <w:ins w:id="1209" w:author="Assessor GDSXSR" w:date="2026-10-29T21:14:18Z">
        <w:r>
          <w:rPr>
            <w:rFonts w:ascii="Arial" w:hAnsi="Arial" w:cs="Arial"/>
            <w:color w:val="808080"/>
            <w:sz w:val="28"/>
            <w:szCs w:val="28"/>
          </w:rPr>
          <w:t xml:space="preserve">que</w:t>
        </w:r>
      </w:ins>
      <w:r>
        <w:rPr>
          <w:rFonts w:ascii="Arial" w:hAnsi="Arial" w:cs="Arial"/>
          <w:color w:val="000000" w:themeColor="text1"/>
          <w:sz w:val="28"/>
          <w:szCs w:val="28"/>
        </w:rPr>
        <w:t xml:space="preserve"> </w:t>
      </w:r>
      <w:del w:id="1210" w:author="Assessor GDSXSR" w:date="2026-10-29T21:14:18Z">
        <w:r>
          <w:rPr>
            <w:rFonts w:ascii="Arial" w:hAnsi="Arial" w:cs="Arial"/>
            <w:color w:val="000000" w:themeColor="text1"/>
            <w:sz w:val="28"/>
            <w:szCs w:val="28"/>
          </w:rPr>
          <w:delText xml:space="preserve">preliminar, </w:delText>
        </w:r>
        <w:r>
          <w:rPr>
            <w:rFonts w:ascii="Arial" w:hAnsi="Arial" w:cs="Arial"/>
            <w:color w:val="000000" w:themeColor="text1"/>
            <w:sz w:val="28"/>
            <w:szCs w:val="28"/>
          </w:rPr>
          <w:delText xml:space="preserve">nulidade da</w:delText>
        </w:r>
      </w:del>
      <w:ins w:id="1211" w:author="Assessor GDSXSR" w:date="2026-10-29T21:14:18Z">
        <w:r>
          <w:rPr>
            <w:rFonts w:ascii="Arial" w:hAnsi="Arial" w:cs="Arial"/>
            <w:color w:val="808080"/>
            <w:sz w:val="28"/>
            <w:szCs w:val="28"/>
          </w:rPr>
          <w:t xml:space="preserve">a</w:t>
        </w:r>
      </w:ins>
      <w:r>
        <w:rPr>
          <w:rFonts w:ascii="Arial" w:hAnsi="Arial" w:cs="Arial"/>
          <w:color w:val="000000" w:themeColor="text1"/>
          <w:sz w:val="28"/>
          <w:szCs w:val="28"/>
        </w:rPr>
        <w:t xml:space="preserve"> sentença</w:t>
      </w:r>
      <w:ins w:id="1212" w:author="Assessor GDSXSR" w:date="2026-10-29T21:14:18Z">
        <w:r>
          <w:rPr>
            <w:rFonts w:ascii="Arial" w:hAnsi="Arial" w:cs="Arial"/>
            <w:color w:val="808080"/>
            <w:sz w:val="28"/>
            <w:szCs w:val="28"/>
          </w:rPr>
          <w:t xml:space="preserve"> é nula</w:t>
        </w:r>
      </w:ins>
      <w:r>
        <w:rPr>
          <w:rFonts w:ascii="Arial" w:hAnsi="Arial" w:cs="Arial"/>
          <w:color w:val="000000" w:themeColor="text1"/>
          <w:sz w:val="28"/>
          <w:szCs w:val="28"/>
        </w:rPr>
        <w:t xml:space="preserve"> por omissão</w:t>
      </w:r>
      <w:ins w:id="1213" w:author="Assessor GDSXSR" w:date="2026-10-29T21:14:18Z">
        <w:r>
          <w:rPr>
            <w:rFonts w:ascii="Arial" w:hAnsi="Arial" w:cs="Arial"/>
            <w:color w:val="808080"/>
            <w:sz w:val="28"/>
            <w:szCs w:val="28"/>
          </w:rPr>
          <w:t xml:space="preserve">,</w:t>
        </w:r>
      </w:ins>
      <w:r>
        <w:rPr>
          <w:rFonts w:ascii="Arial" w:hAnsi="Arial" w:cs="Arial"/>
          <w:color w:val="000000" w:themeColor="text1"/>
          <w:sz w:val="28"/>
          <w:szCs w:val="28"/>
        </w:rPr>
        <w:t xml:space="preserve"> </w:t>
      </w:r>
      <w:del w:id="1214" w:author="Assessor GDSXSR" w:date="2026-10-29T21:14:18Z">
        <w:r>
          <w:rPr>
            <w:rFonts w:ascii="Arial" w:hAnsi="Arial" w:cs="Arial"/>
            <w:color w:val="000000" w:themeColor="text1"/>
            <w:sz w:val="28"/>
            <w:szCs w:val="28"/>
          </w:rPr>
          <w:delText xml:space="preserve">referente</w:delText>
        </w:r>
      </w:del>
      <w:ins w:id="1215" w:author="Assessor GDSXSR" w:date="2026-10-29T21:14:18Z">
        <w:r>
          <w:rPr>
            <w:rFonts w:ascii="Arial" w:hAnsi="Arial" w:cs="Arial"/>
            <w:color w:val="808080"/>
            <w:sz w:val="28"/>
            <w:szCs w:val="28"/>
          </w:rPr>
          <w:t xml:space="preserve">pois</w:t>
        </w:r>
      </w:ins>
      <w:r>
        <w:rPr>
          <w:rFonts w:ascii="Arial" w:hAnsi="Arial" w:cs="Arial"/>
          <w:color w:val="000000" w:themeColor="text1"/>
          <w:sz w:val="28"/>
          <w:szCs w:val="28"/>
        </w:rPr>
        <w:t xml:space="preserve"> </w:t>
      </w:r>
      <w:del w:id="1216" w:author="Assessor GDSXSR" w:date="2026-10-29T21:14:18Z">
        <w:r>
          <w:rPr>
            <w:rFonts w:ascii="Arial" w:hAnsi="Arial" w:cs="Arial"/>
            <w:color w:val="000000" w:themeColor="text1"/>
            <w:sz w:val="28"/>
            <w:szCs w:val="28"/>
          </w:rPr>
          <w:delText xml:space="preserve">à</w:delText>
        </w:r>
      </w:del>
      <w:ins w:id="1217" w:author="Assessor GDSXSR" w:date="2026-10-29T21:14:18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218" w:author="Assessor GDSXSR" w:date="2026-10-29T21:14:18Z">
        <w:r>
          <w:rPr>
            <w:rFonts w:ascii="Arial" w:hAnsi="Arial" w:cs="Arial"/>
            <w:color w:val="000000" w:themeColor="text1"/>
            <w:sz w:val="28"/>
            <w:szCs w:val="28"/>
          </w:rPr>
          <w:delText xml:space="preserve">alegação</w:delText>
        </w:r>
      </w:del>
      <w:ins w:id="1219" w:author="Assessor GDSXSR" w:date="2026-10-29T21:14:18Z">
        <w:r>
          <w:rPr>
            <w:rFonts w:ascii="Arial" w:hAnsi="Arial" w:cs="Arial"/>
            <w:color w:val="808080"/>
            <w:sz w:val="28"/>
            <w:szCs w:val="28"/>
          </w:rPr>
          <w:t xml:space="preserve">enfrentou</w:t>
        </w:r>
      </w:ins>
      <w:r>
        <w:rPr>
          <w:rFonts w:ascii="Arial" w:hAnsi="Arial" w:cs="Arial"/>
          <w:color w:val="000000" w:themeColor="text1"/>
          <w:sz w:val="28"/>
          <w:szCs w:val="28"/>
        </w:rPr>
        <w:t xml:space="preserve"> </w:t>
      </w:r>
      <w:del w:id="1220" w:author="Assessor GDSXSR" w:date="2026-10-29T21:14:18Z">
        <w:r>
          <w:rPr>
            <w:rFonts w:ascii="Arial" w:hAnsi="Arial" w:cs="Arial"/>
            <w:color w:val="000000" w:themeColor="text1"/>
            <w:sz w:val="28"/>
            <w:szCs w:val="28"/>
          </w:rPr>
          <w:delText xml:space="preserve">de</w:delText>
        </w:r>
      </w:del>
      <w:ins w:id="1221" w:author="Assessor GDSXSR" w:date="2026-10-29T21:14:18Z">
        <w:r>
          <w:rPr>
            <w:rFonts w:ascii="Arial" w:hAnsi="Arial" w:cs="Arial"/>
            <w:color w:val="808080"/>
            <w:sz w:val="28"/>
            <w:szCs w:val="28"/>
          </w:rPr>
          <w:t xml:space="preserve">a</w:t>
        </w:r>
      </w:ins>
      <w:r>
        <w:rPr>
          <w:rFonts w:ascii="Arial" w:hAnsi="Arial" w:cs="Arial"/>
          <w:color w:val="000000" w:themeColor="text1"/>
          <w:sz w:val="28"/>
          <w:szCs w:val="28"/>
        </w:rPr>
        <w:t xml:space="preserve"> preliminar de inadequação da via eleita</w:t>
      </w:r>
      <w:ins w:id="1222" w:author="Assessor GDSXSR" w:date="2026-10-29T21:14:18Z">
        <w:r>
          <w:rPr>
            <w:rFonts w:ascii="Arial" w:hAnsi="Arial" w:cs="Arial"/>
            <w:color w:val="808080"/>
            <w:sz w:val="28"/>
            <w:szCs w:val="28"/>
          </w:rPr>
          <w:t xml:space="preserve">,</w:t>
        </w:r>
      </w:ins>
      <w:r>
        <w:rPr>
          <w:rFonts w:ascii="Arial" w:hAnsi="Arial" w:cs="Arial"/>
          <w:color w:val="000000" w:themeColor="text1"/>
          <w:sz w:val="28"/>
          <w:szCs w:val="28"/>
        </w:rPr>
        <w:t xml:space="preserve"> arguida em contestação</w:t>
      </w:r>
      <w:ins w:id="1223" w:author="Assessor GDSXSR" w:date="2026-10-29T21:14:18Z">
        <w:r>
          <w:rPr>
            <w:rFonts w:ascii="Arial" w:hAnsi="Arial" w:cs="Arial"/>
            <w:color w:val="808080"/>
            <w:sz w:val="28"/>
            <w:szCs w:val="28"/>
          </w:rPr>
          <w:t xml:space="preserve"> (ID 89915098)</w:t>
        </w:r>
      </w:ins>
      <w:r>
        <w:rPr>
          <w:rFonts w:ascii="Arial" w:hAnsi="Arial" w:cs="Arial"/>
          <w:color w:val="000000" w:themeColor="text1"/>
          <w:sz w:val="28"/>
          <w:szCs w:val="28"/>
        </w:rPr>
        <w:t xml:space="preserve">.</w:t>
      </w:r>
      <w:commentRangeEnd w:id="7"/>
      <w:r>
        <w:rPr>
          <w:rStyle w:val="CommentReference"/>
        </w:rPr>
        <w:commentReference w:id="7"/>
      </w:r>
    </w:p>
    <w:p w14:paraId="6D9F6023" w14:textId="77777777" w:rsidR="000A22EB" w:rsidRDefault="000A22EB" w:rsidP="00115F0D">
      <w:pPr>
        <w:spacing w:after="0" w:line="360" w:lineRule="auto"/>
        <w:ind w:firstLine="2268"/>
        <w:jc w:val="both"/>
        <w:rPr>
          <w:rFonts w:ascii="Arial" w:hAnsi="Arial" w:cs="Arial"/>
          <w:color w:val="000000" w:themeColor="text1"/>
          <w:sz w:val="28"/>
          <w:szCs w:val="28"/>
        </w:rPr>
      </w:pPr>
    </w:p>
    <w:p w14:paraId="004C430A" w14:textId="67925195" w:rsidR="000A22EB" w:rsidRDefault="000A22EB" w:rsidP="00115F0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 o acolhimento da preliminar, </w:t>
      </w:r>
      <w:r w:rsidR="006D75F9">
        <w:rPr>
          <w:rFonts w:ascii="Arial" w:hAnsi="Arial" w:cs="Arial"/>
          <w:color w:val="000000" w:themeColor="text1"/>
          <w:sz w:val="28"/>
          <w:szCs w:val="28"/>
        </w:rPr>
        <w:t xml:space="preserve">com a aplicação da teoria da causa madura e </w:t>
      </w:r>
      <w:r w:rsidR="00DD3061">
        <w:rPr>
          <w:rFonts w:ascii="Arial" w:hAnsi="Arial" w:cs="Arial"/>
          <w:color w:val="000000" w:themeColor="text1"/>
          <w:sz w:val="28"/>
          <w:szCs w:val="28"/>
        </w:rPr>
        <w:t>o exame direto da questão devolvida ao Tribunal.</w:t>
      </w:r>
    </w:p>
    <w:p w14:paraId="38D3CE25" w14:textId="77777777" w:rsidR="002437F6" w:rsidRPr="007E1C8C" w:rsidRDefault="002437F6" w:rsidP="007430DA">
      <w:pPr>
        <w:spacing w:after="0" w:line="360" w:lineRule="auto"/>
        <w:jc w:val="both"/>
        <w:rPr>
          <w:rFonts w:ascii="Arial" w:hAnsi="Arial" w:cs="Arial"/>
          <w:color w:val="000000" w:themeColor="text1"/>
          <w:sz w:val="28"/>
          <w:szCs w:val="28"/>
        </w:rPr>
      </w:pPr>
    </w:p>
    <w:p w14:paraId="102F1792" w14:textId="0B798E7F" w:rsidR="00911601" w:rsidRDefault="00137A7E"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224" w:author="Assessor GDSXSR" w:date="2026-10-29T21:14:18Z">
            <w:rPr>
              <w:rFonts w:ascii="Arial" w:hAnsi="Arial" w:cs="Arial"/>
              <w:color w:val="000000" w:themeColor="text1"/>
              <w:sz w:val="28"/>
              <w:szCs w:val="28"/>
            </w:rPr>
          </w:rPrChange>
        </w:rPr>
        <w:t>Sem razão</w:t>
      </w:r>
      <w:r w:rsidR="007430DA">
        <w:rPr>
          <w:rFonts w:ascii="Arial" w:hAnsi="Arial" w:cs="Arial"/>
          <w:color w:val="000000" w:themeColor="text1"/>
          <w:sz w:val="28"/>
          <w:szCs w:val="28"/>
          <w:highlight w:val="yellow"/>
          <w:rPrChange w:id="1225" w:author="Assessor GDSXSR" w:date="2026-10-29T21:14:18Z">
            <w:rPr>
              <w:rFonts w:ascii="Arial" w:hAnsi="Arial" w:cs="Arial"/>
              <w:color w:val="000000" w:themeColor="text1"/>
              <w:sz w:val="28"/>
              <w:szCs w:val="28"/>
            </w:rPr>
          </w:rPrChange>
        </w:rPr>
        <w:t xml:space="preserve"> o apelante.</w:t>
      </w:r>
    </w:p>
    <w:p w14:paraId="5CA2B1FE" w14:textId="77777777" w:rsidR="007430DA" w:rsidRDefault="007430DA" w:rsidP="00DB1301">
      <w:pPr>
        <w:spacing w:after="0" w:line="360" w:lineRule="auto"/>
        <w:ind w:firstLine="2268"/>
        <w:jc w:val="both"/>
        <w:rPr>
          <w:rFonts w:ascii="Arial" w:hAnsi="Arial" w:cs="Arial"/>
          <w:color w:val="000000" w:themeColor="text1"/>
          <w:sz w:val="28"/>
          <w:szCs w:val="28"/>
        </w:rPr>
      </w:pPr>
    </w:p>
    <w:p w14:paraId="73D2B867" w14:textId="272F9592" w:rsidR="007430DA" w:rsidRDefault="003B7344" w:rsidP="00DB1301">
      <w:pPr>
        <w:spacing w:after="0" w:line="360" w:lineRule="auto"/>
        <w:ind w:firstLine="2268"/>
        <w:jc w:val="both"/>
        <w:rPr>
          <w:del w:id="1235" w:author="Assessor GDSXSR" w:date="2026-10-29T21:14:18Z"/>
          <w:rFonts w:ascii="Arial" w:hAnsi="Arial" w:cs="Arial"/>
          <w:color w:val="000000" w:themeColor="text1"/>
          <w:sz w:val="28"/>
          <w:szCs w:val="28"/>
        </w:rPr>
      </w:pPr>
      <w:del w:id="1226" w:author="Assessor GDSXSR" w:date="2026-10-29T21:14:18Z">
        <w:r>
          <w:rPr>
            <w:rFonts w:ascii="Arial" w:hAnsi="Arial" w:cs="Arial"/>
            <w:color w:val="000000" w:themeColor="text1"/>
            <w:sz w:val="28"/>
            <w:szCs w:val="28"/>
          </w:rPr>
          <w:delText xml:space="preserve">Em suas razões, o </w:delText>
        </w:r>
      </w:del>
      <w:del w:id="1227" w:author="Assessor GDSXSR" w:date="2026-10-29T21:14:18Z">
        <w:r w:rsidR="009B4452">
          <w:rPr>
            <w:rFonts w:ascii="Arial" w:hAnsi="Arial" w:cs="Arial"/>
            <w:color w:val="000000" w:themeColor="text1"/>
            <w:sz w:val="28"/>
            <w:szCs w:val="28"/>
          </w:rPr>
          <w:delText>apelante aduz que</w:delText>
        </w:r>
      </w:del>
      <w:del w:id="1228" w:author="Assessor GDSXSR" w:date="2026-10-29T21:14:18Z">
        <w:r w:rsidR="00296E80">
          <w:rPr>
            <w:rFonts w:ascii="Arial" w:hAnsi="Arial" w:cs="Arial"/>
            <w:color w:val="000000" w:themeColor="text1"/>
            <w:sz w:val="28"/>
            <w:szCs w:val="28"/>
          </w:rPr>
          <w:delText xml:space="preserve"> suscitou em sede de contestação preliminar de inadequação da via eleita pelo </w:delText>
        </w:r>
      </w:del>
      <w:del w:id="1229" w:author="Assessor GDSXSR" w:date="2026-10-29T21:14:18Z">
        <w:r w:rsidR="00296E80">
          <w:rPr>
            <w:rFonts w:ascii="Arial" w:hAnsi="Arial" w:cs="Arial"/>
            <w:color w:val="000000" w:themeColor="text1"/>
            <w:sz w:val="28"/>
            <w:szCs w:val="28"/>
          </w:rPr>
          <w:lastRenderedPageBreak/>
          <w:delText xml:space="preserve">apelado, </w:delText>
        </w:r>
      </w:del>
      <w:del w:id="1230" w:author="Assessor GDSXSR" w:date="2026-10-29T21:14:18Z">
        <w:r w:rsidR="00D311E5">
          <w:rPr>
            <w:rFonts w:ascii="Arial" w:hAnsi="Arial" w:cs="Arial"/>
            <w:color w:val="000000" w:themeColor="text1"/>
            <w:sz w:val="28"/>
            <w:szCs w:val="28"/>
          </w:rPr>
          <w:delText>o que não foi expressamente combatido pel</w:delText>
        </w:r>
      </w:del>
      <w:del w:id="1231" w:author="Assessor GDSXSR" w:date="2026-10-29T21:14:18Z">
        <w:r w:rsidR="00B01C7E">
          <w:rPr>
            <w:rFonts w:ascii="Arial" w:hAnsi="Arial" w:cs="Arial"/>
            <w:color w:val="000000" w:themeColor="text1"/>
            <w:sz w:val="28"/>
            <w:szCs w:val="28"/>
          </w:rPr>
          <w:delText>a</w:delText>
        </w:r>
      </w:del>
      <w:del w:id="1232" w:author="Assessor GDSXSR" w:date="2026-10-29T21:14:18Z">
        <w:r w:rsidR="00D311E5">
          <w:rPr>
            <w:rFonts w:ascii="Arial" w:hAnsi="Arial" w:cs="Arial"/>
            <w:color w:val="000000" w:themeColor="text1"/>
            <w:sz w:val="28"/>
            <w:szCs w:val="28"/>
          </w:rPr>
          <w:delText xml:space="preserve"> ju</w:delText>
        </w:r>
      </w:del>
      <w:del w:id="1233" w:author="Assessor GDSXSR" w:date="2026-10-29T21:14:18Z">
        <w:r w:rsidR="00B01C7E">
          <w:rPr>
            <w:rFonts w:ascii="Arial" w:hAnsi="Arial" w:cs="Arial"/>
            <w:color w:val="000000" w:themeColor="text1"/>
            <w:sz w:val="28"/>
            <w:szCs w:val="28"/>
          </w:rPr>
          <w:delText>íza</w:delText>
        </w:r>
      </w:del>
      <w:del w:id="1234" w:author="Assessor GDSXSR" w:date="2026-10-29T21:14:18Z">
        <w:r w:rsidR="00D311E5">
          <w:rPr>
            <w:rFonts w:ascii="Arial" w:hAnsi="Arial" w:cs="Arial"/>
            <w:color w:val="000000" w:themeColor="text1"/>
            <w:sz w:val="28"/>
            <w:szCs w:val="28"/>
          </w:rPr>
          <w:delText xml:space="preserve"> sentenciante ao longo de todo o procedimento.</w:delText>
        </w:r>
      </w:del>
    </w:p>
    <w:p w14:paraId="65C1F23D" w14:textId="77777777" w:rsidR="007B6E7B" w:rsidRDefault="007B6E7B" w:rsidP="00FB318B">
      <w:pPr>
        <w:spacing w:after="0" w:line="360" w:lineRule="auto"/>
        <w:jc w:val="both"/>
        <w:rPr>
          <w:del w:id="1236" w:author="Assessor GDSXSR" w:date="2026-10-29T21:14:18Z"/>
          <w:rFonts w:ascii="Arial" w:hAnsi="Arial" w:cs="Arial"/>
          <w:color w:val="000000" w:themeColor="text1"/>
          <w:sz w:val="28"/>
          <w:szCs w:val="28"/>
        </w:rPr>
      </w:pPr>
    </w:p>
    <w:p w14:paraId="5A052A48" w14:textId="17A119C5" w:rsidR="007B6E7B" w:rsidRDefault="00C20ED9" w:rsidP="00DB1301">
      <w:pPr>
        <w:spacing w:after="0" w:line="360" w:lineRule="auto"/>
        <w:ind w:firstLine="2268"/>
        <w:jc w:val="both"/>
        <w:rPr>
          <w:rFonts w:ascii="Arial" w:hAnsi="Arial" w:cs="Arial"/>
          <w:color w:val="000000" w:themeColor="text1"/>
          <w:sz w:val="28"/>
          <w:szCs w:val="28"/>
        </w:rPr>
      </w:pPr>
      <w:commentRangeStart w:id="8"/>
      <w:del w:id="1237" w:author="Assessor GDSXSR" w:date="2026-10-29T21:14:18Z">
        <w:r>
          <w:rPr>
            <w:rFonts w:ascii="Arial" w:hAnsi="Arial" w:cs="Arial"/>
            <w:color w:val="000000" w:themeColor="text1"/>
            <w:sz w:val="28"/>
            <w:szCs w:val="28"/>
          </w:rPr>
          <w:delText xml:space="preserve">Entretanto</w:delText>
        </w:r>
      </w:del>
      <w:ins w:id="1238" w:author="Assessor GDSXSR" w:date="2026-10-29T21:14:18Z">
        <w:r>
          <w:rPr>
            <w:rFonts w:ascii="Arial" w:hAnsi="Arial" w:cs="Arial"/>
            <w:color w:val="808080"/>
            <w:sz w:val="28"/>
            <w:szCs w:val="28"/>
          </w:rPr>
          <w:t xml:space="preserve">Contudo</w:t>
        </w:r>
      </w:ins>
      <w:r>
        <w:rPr>
          <w:rFonts w:ascii="Arial" w:hAnsi="Arial" w:cs="Arial"/>
          <w:color w:val="000000" w:themeColor="text1"/>
          <w:sz w:val="28"/>
          <w:szCs w:val="28"/>
        </w:rPr>
        <w:t xml:space="preserve">, </w:t>
      </w:r>
      <w:del w:id="1239" w:author="Assessor GDSXSR" w:date="2026-10-29T21:14:18Z">
        <w:r>
          <w:rPr>
            <w:rFonts w:ascii="Arial" w:hAnsi="Arial" w:cs="Arial"/>
            <w:color w:val="000000" w:themeColor="text1"/>
            <w:sz w:val="28"/>
            <w:szCs w:val="28"/>
          </w:rPr>
          <w:delText xml:space="preserve">ao</w:delText>
        </w:r>
      </w:del>
      <w:ins w:id="1240" w:author="Assessor GDSXSR" w:date="2026-10-29T21:14:18Z">
        <w:r>
          <w:rPr>
            <w:rFonts w:ascii="Arial" w:hAnsi="Arial" w:cs="Arial"/>
            <w:color w:val="808080"/>
            <w:sz w:val="28"/>
            <w:szCs w:val="28"/>
          </w:rPr>
          <w:t xml:space="preserve">embora</w:t>
        </w:r>
      </w:ins>
      <w:r>
        <w:rPr>
          <w:rFonts w:ascii="Arial" w:hAnsi="Arial" w:cs="Arial"/>
          <w:color w:val="000000" w:themeColor="text1"/>
          <w:sz w:val="28"/>
          <w:szCs w:val="28"/>
        </w:rPr>
        <w:t xml:space="preserve"> </w:t>
      </w:r>
      <w:del w:id="1241" w:author="Assessor GDSXSR" w:date="2026-10-29T21:14:18Z">
        <w:r>
          <w:rPr>
            <w:rFonts w:ascii="Arial" w:hAnsi="Arial" w:cs="Arial"/>
            <w:color w:val="000000" w:themeColor="text1"/>
            <w:sz w:val="28"/>
            <w:szCs w:val="28"/>
          </w:rPr>
          <w:delText xml:space="preserve">analisar</w:delText>
        </w:r>
      </w:del>
      <w:ins w:id="1242" w:author="Assessor GDSXSR" w:date="2026-10-29T21:14:18Z">
        <w:r>
          <w:rPr>
            <w:rFonts w:ascii="Arial" w:hAnsi="Arial" w:cs="Arial"/>
            <w:color w:val="808080"/>
            <w:sz w:val="28"/>
            <w:szCs w:val="28"/>
          </w:rPr>
          <w:t xml:space="preserve">a</w:t>
        </w:r>
      </w:ins>
      <w:r>
        <w:rPr>
          <w:rFonts w:ascii="Arial" w:hAnsi="Arial" w:cs="Arial"/>
          <w:color w:val="000000" w:themeColor="text1"/>
          <w:sz w:val="28"/>
          <w:szCs w:val="28"/>
        </w:rPr>
        <w:t xml:space="preserve"> </w:t>
      </w:r>
      <w:del w:id="1243" w:author="Assessor GDSXSR" w:date="2026-10-29T21:14:18Z">
        <w:r>
          <w:rPr>
            <w:rFonts w:ascii="Arial" w:hAnsi="Arial" w:cs="Arial"/>
            <w:color w:val="000000" w:themeColor="text1"/>
            <w:sz w:val="28"/>
            <w:szCs w:val="28"/>
          </w:rPr>
          <w:delText xml:space="preserve">os</w:delText>
        </w:r>
      </w:del>
      <w:ins w:id="1244" w:author="Assessor GDSXSR" w:date="2026-10-29T21:14:18Z">
        <w:r>
          <w:rPr>
            <w:rFonts w:ascii="Arial" w:hAnsi="Arial" w:cs="Arial"/>
            <w:color w:val="808080"/>
            <w:sz w:val="28"/>
            <w:szCs w:val="28"/>
          </w:rPr>
          <w:t xml:space="preserve">sentença</w:t>
        </w:r>
      </w:ins>
      <w:r>
        <w:rPr>
          <w:rFonts w:ascii="Arial" w:hAnsi="Arial" w:cs="Arial"/>
          <w:color w:val="000000" w:themeColor="text1"/>
          <w:sz w:val="28"/>
          <w:szCs w:val="28"/>
        </w:rPr>
        <w:t xml:space="preserve"> </w:t>
      </w:r>
      <w:del w:id="1245" w:author="Assessor GDSXSR" w:date="2026-10-29T21:14:18Z">
        <w:r>
          <w:rPr>
            <w:rFonts w:ascii="Arial" w:hAnsi="Arial" w:cs="Arial"/>
            <w:color w:val="000000" w:themeColor="text1"/>
            <w:sz w:val="28"/>
            <w:szCs w:val="28"/>
          </w:rPr>
          <w:delText xml:space="preserve">autos</w:delText>
        </w:r>
      </w:del>
      <w:ins w:id="1246" w:author="Assessor GDSXSR" w:date="2026-10-29T21:14:18Z">
        <w:r>
          <w:rPr>
            <w:rFonts w:ascii="Arial" w:hAnsi="Arial" w:cs="Arial"/>
            <w:color w:val="808080"/>
            <w:sz w:val="28"/>
            <w:szCs w:val="28"/>
          </w:rPr>
          <w:t xml:space="preserve">tenha consignado “Sem preliminares”</w:t>
        </w:r>
      </w:ins>
      <w:r>
        <w:rPr>
          <w:rFonts w:ascii="Arial" w:hAnsi="Arial" w:cs="Arial"/>
          <w:color w:val="000000" w:themeColor="text1"/>
          <w:sz w:val="28"/>
          <w:szCs w:val="28"/>
        </w:rPr>
        <w:t xml:space="preserve">,</w:t>
      </w:r>
      <w:del w:id="1247" w:author="Assessor GDSXSR" w:date="2026-10-29T21:14:18Z">
        <w:r>
          <w:rPr>
            <w:rFonts w:ascii="Arial" w:hAnsi="Arial" w:cs="Arial"/>
            <w:color w:val="000000" w:themeColor="text1"/>
            <w:sz w:val="28"/>
            <w:szCs w:val="28"/>
          </w:rPr>
          <w:delText xml:space="preserve"> verifico que</w:delText>
        </w:r>
      </w:del>
      <w:r>
        <w:rPr>
          <w:rFonts w:ascii="Arial" w:hAnsi="Arial" w:cs="Arial"/>
          <w:color w:val="000000" w:themeColor="text1"/>
          <w:sz w:val="28"/>
          <w:szCs w:val="28"/>
        </w:rPr>
        <w:t xml:space="preserve"> </w:t>
      </w:r>
      <w:r>
        <w:rPr>
          <w:rFonts w:ascii="Arial" w:hAnsi="Arial" w:cs="Arial"/>
          <w:color w:val="000000" w:themeColor="text1"/>
          <w:sz w:val="28"/>
          <w:szCs w:val="28"/>
        </w:rPr>
        <w:t xml:space="preserve">a </w:t>
      </w:r>
      <w:r>
        <w:rPr>
          <w:rFonts w:ascii="Arial" w:hAnsi="Arial" w:cs="Arial"/>
          <w:color w:val="000000" w:themeColor="text1"/>
          <w:sz w:val="28"/>
          <w:szCs w:val="28"/>
        </w:rPr>
        <w:t xml:space="preserve">julgador</w:t>
      </w:r>
      <w:r>
        <w:rPr>
          <w:rFonts w:ascii="Arial" w:hAnsi="Arial" w:cs="Arial"/>
          <w:color w:val="000000" w:themeColor="text1"/>
          <w:sz w:val="28"/>
          <w:szCs w:val="28"/>
        </w:rPr>
        <w:t xml:space="preserve">a</w:t>
      </w:r>
      <w:del w:id="1248" w:author="Assessor GDSXSR" w:date="2026-10-29T21:14:1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49" w:author="Assessor GDSXSR" w:date="2026-10-29T21:14:18Z">
        <w:r>
          <w:rPr>
            <w:rFonts w:ascii="Arial" w:hAnsi="Arial" w:cs="Arial"/>
            <w:color w:val="000000" w:themeColor="text1"/>
            <w:sz w:val="28"/>
            <w:szCs w:val="28"/>
          </w:rPr>
          <w:delText xml:space="preserve">ainda</w:delText>
        </w:r>
      </w:del>
      <w:ins w:id="1250" w:author="Assessor GDSXSR" w:date="2026-10-29T21:14:18Z">
        <w:r>
          <w:rPr>
            <w:rFonts w:ascii="Arial" w:hAnsi="Arial" w:cs="Arial"/>
            <w:color w:val="808080"/>
            <w:sz w:val="28"/>
            <w:szCs w:val="28"/>
          </w:rPr>
          <w:t xml:space="preserve">examinou</w:t>
        </w:r>
      </w:ins>
      <w:r>
        <w:rPr>
          <w:rFonts w:ascii="Arial" w:hAnsi="Arial" w:cs="Arial"/>
          <w:color w:val="000000" w:themeColor="text1"/>
          <w:sz w:val="28"/>
          <w:szCs w:val="28"/>
        </w:rPr>
        <w:t xml:space="preserve"> </w:t>
      </w:r>
      <w:del w:id="1251" w:author="Assessor GDSXSR" w:date="2026-10-29T21:14:18Z">
        <w:r>
          <w:rPr>
            <w:rFonts w:ascii="Arial" w:hAnsi="Arial" w:cs="Arial"/>
            <w:color w:val="000000" w:themeColor="text1"/>
            <w:sz w:val="28"/>
            <w:szCs w:val="28"/>
          </w:rPr>
          <w:delText xml:space="preserve">que</w:delText>
        </w:r>
      </w:del>
      <w:ins w:id="1252" w:author="Assessor GDSXSR" w:date="2026-10-29T21:14:18Z">
        <w:r>
          <w:rPr>
            <w:rFonts w:ascii="Arial" w:hAnsi="Arial" w:cs="Arial"/>
            <w:color w:val="808080"/>
            <w:sz w:val="28"/>
            <w:szCs w:val="28"/>
          </w:rPr>
          <w:t xml:space="preserve">o</w:t>
        </w:r>
      </w:ins>
      <w:r>
        <w:rPr>
          <w:rFonts w:ascii="Arial" w:hAnsi="Arial" w:cs="Arial"/>
          <w:color w:val="000000" w:themeColor="text1"/>
          <w:sz w:val="28"/>
          <w:szCs w:val="28"/>
        </w:rPr>
        <w:t xml:space="preserve"> </w:t>
      </w:r>
      <w:del w:id="1253" w:author="Assessor GDSXSR" w:date="2026-10-29T21:14:18Z">
        <w:r>
          <w:rPr>
            <w:rFonts w:ascii="Arial" w:hAnsi="Arial" w:cs="Arial"/>
            <w:color w:val="000000" w:themeColor="text1"/>
            <w:sz w:val="28"/>
            <w:szCs w:val="28"/>
          </w:rPr>
          <w:delText xml:space="preserve">não</w:delText>
        </w:r>
      </w:del>
      <w:ins w:id="1254" w:author="Assessor GDSXSR" w:date="2026-10-29T21:14:18Z">
        <w:r>
          <w:rPr>
            <w:rFonts w:ascii="Arial" w:hAnsi="Arial" w:cs="Arial"/>
            <w:color w:val="808080"/>
            <w:sz w:val="28"/>
            <w:szCs w:val="28"/>
          </w:rPr>
          <w:t xml:space="preserve">fundamento</w:t>
        </w:r>
      </w:ins>
      <w:r>
        <w:rPr>
          <w:rFonts w:ascii="Arial" w:hAnsi="Arial" w:cs="Arial"/>
          <w:color w:val="000000" w:themeColor="text1"/>
          <w:sz w:val="28"/>
          <w:szCs w:val="28"/>
        </w:rPr>
        <w:t xml:space="preserve"> </w:t>
      </w:r>
      <w:del w:id="1255" w:author="Assessor GDSXSR" w:date="2026-10-29T21:14:18Z">
        <w:r>
          <w:rPr>
            <w:rFonts w:ascii="Arial" w:hAnsi="Arial" w:cs="Arial"/>
            <w:color w:val="000000" w:themeColor="text1"/>
            <w:sz w:val="28"/>
            <w:szCs w:val="28"/>
          </w:rPr>
          <w:delText xml:space="preserve">tenha enfrentado diretamente a</w:delText>
        </w:r>
      </w:del>
      <w:ins w:id="1256" w:author="Assessor GDSXSR" w:date="2026-10-29T21:14:18Z">
        <w:r>
          <w:rPr>
            <w:rFonts w:ascii="Arial" w:hAnsi="Arial" w:cs="Arial"/>
            <w:color w:val="808080"/>
            <w:sz w:val="28"/>
            <w:szCs w:val="28"/>
          </w:rPr>
          <w:t xml:space="preserve">da</w:t>
        </w:r>
      </w:ins>
      <w:r>
        <w:rPr>
          <w:rFonts w:ascii="Arial" w:hAnsi="Arial" w:cs="Arial"/>
          <w:color w:val="000000" w:themeColor="text1"/>
          <w:sz w:val="28"/>
          <w:szCs w:val="28"/>
        </w:rPr>
        <w:t xml:space="preserve"> preliminar </w:t>
      </w:r>
      <w:del w:id="1257" w:author="Assessor GDSXSR" w:date="2026-10-29T21:14:18Z">
        <w:r>
          <w:rPr>
            <w:rFonts w:ascii="Arial" w:hAnsi="Arial" w:cs="Arial"/>
            <w:color w:val="000000" w:themeColor="text1"/>
            <w:sz w:val="28"/>
            <w:szCs w:val="28"/>
          </w:rPr>
          <w:delText xml:space="preserve">arguida</w:delText>
        </w:r>
      </w:del>
      <w:ins w:id="1258" w:author="Assessor GDSXSR" w:date="2026-10-29T21:14:18Z">
        <w:r>
          <w:rPr>
            <w:rFonts w:ascii="Arial" w:hAnsi="Arial" w:cs="Arial"/>
            <w:color w:val="808080"/>
            <w:sz w:val="28"/>
            <w:szCs w:val="28"/>
          </w:rPr>
          <w:t xml:space="preserve">ao</w:t>
        </w:r>
      </w:ins>
      <w:r>
        <w:rPr>
          <w:rFonts w:ascii="Arial" w:hAnsi="Arial" w:cs="Arial"/>
          <w:color w:val="000000" w:themeColor="text1"/>
          <w:sz w:val="28"/>
          <w:szCs w:val="28"/>
        </w:rPr>
        <w:t xml:space="preserve"> </w:t>
      </w:r>
      <w:del w:id="1259" w:author="Assessor GDSXSR" w:date="2026-10-29T21:14:18Z">
        <w:r>
          <w:rPr>
            <w:rFonts w:ascii="Arial" w:hAnsi="Arial" w:cs="Arial"/>
            <w:color w:val="000000" w:themeColor="text1"/>
            <w:sz w:val="28"/>
            <w:szCs w:val="28"/>
          </w:rPr>
          <w:delText xml:space="preserve">pelo</w:delText>
        </w:r>
      </w:del>
      <w:ins w:id="1260" w:author="Assessor GDSXSR" w:date="2026-10-29T21:14:18Z">
        <w:r>
          <w:rPr>
            <w:rFonts w:ascii="Arial" w:hAnsi="Arial" w:cs="Arial"/>
            <w:color w:val="808080"/>
            <w:sz w:val="28"/>
            <w:szCs w:val="28"/>
          </w:rPr>
          <w:t xml:space="preserve">decidir</w:t>
        </w:r>
      </w:ins>
      <w:r>
        <w:rPr>
          <w:rFonts w:ascii="Arial" w:hAnsi="Arial" w:cs="Arial"/>
          <w:color w:val="000000" w:themeColor="text1"/>
          <w:sz w:val="28"/>
          <w:szCs w:val="28"/>
        </w:rPr>
        <w:t xml:space="preserve"> </w:t>
      </w:r>
      <w:del w:id="1261" w:author="Assessor GDSXSR" w:date="2026-10-29T21:14:18Z">
        <w:r>
          <w:rPr>
            <w:rFonts w:ascii="Arial" w:hAnsi="Arial" w:cs="Arial"/>
            <w:color w:val="000000" w:themeColor="text1"/>
            <w:sz w:val="28"/>
            <w:szCs w:val="28"/>
          </w:rPr>
          <w:delText xml:space="preserve">embargado</w:delText>
        </w:r>
      </w:del>
      <w:ins w:id="1262" w:author="Assessor GDSXSR" w:date="2026-10-29T21:14:18Z">
        <w:r>
          <w:rPr>
            <w:rFonts w:ascii="Arial" w:hAnsi="Arial" w:cs="Arial"/>
            <w:color w:val="808080"/>
            <w:sz w:val="28"/>
            <w:szCs w:val="28"/>
          </w:rPr>
          <w:t xml:space="preserve">o</w:t>
        </w:r>
      </w:ins>
      <w:r>
        <w:rPr>
          <w:rFonts w:ascii="Arial" w:hAnsi="Arial" w:cs="Arial"/>
          <w:color w:val="000000" w:themeColor="text1"/>
          <w:sz w:val="28"/>
          <w:szCs w:val="28"/>
        </w:rPr>
        <w:t xml:space="preserve"> </w:t>
      </w:r>
      <w:del w:id="1263" w:author="Assessor GDSXSR" w:date="2026-10-29T21:14:18Z">
        <w:r>
          <w:rPr>
            <w:rFonts w:ascii="Arial" w:hAnsi="Arial" w:cs="Arial"/>
            <w:color w:val="000000" w:themeColor="text1"/>
            <w:sz w:val="28"/>
            <w:szCs w:val="28"/>
          </w:rPr>
          <w:delText xml:space="preserve">em capítulo próprio</w:delText>
        </w:r>
        <w:r>
          <w:rPr>
            <w:rFonts w:ascii="Arial" w:hAnsi="Arial" w:cs="Arial"/>
            <w:color w:val="000000" w:themeColor="text1"/>
            <w:sz w:val="28"/>
            <w:szCs w:val="28"/>
          </w:rPr>
          <w:delText xml:space="preserve"> para tanto</w:delText>
        </w:r>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acabou por examiná-la</w:delText>
        </w:r>
      </w:del>
      <w:ins w:id="1264" w:author="Assessor GDSXSR" w:date="2026-10-29T21:14:18Z">
        <w:r>
          <w:rPr>
            <w:rFonts w:ascii="Arial" w:hAnsi="Arial" w:cs="Arial"/>
            <w:color w:val="808080"/>
            <w:sz w:val="28"/>
            <w:szCs w:val="28"/>
          </w:rPr>
          <w:t xml:space="preserve">mérito</w:t>
        </w:r>
      </w:ins>
      <w:r>
        <w:rPr>
          <w:rFonts w:ascii="Arial" w:hAnsi="Arial" w:cs="Arial"/>
          <w:color w:val="000000" w:themeColor="text1"/>
          <w:sz w:val="28"/>
          <w:szCs w:val="28"/>
        </w:rPr>
        <w:t xml:space="preserve">, pois </w:t>
      </w:r>
      <w:r>
        <w:rPr>
          <w:rFonts w:ascii="Arial" w:hAnsi="Arial" w:cs="Arial"/>
          <w:color w:val="000000" w:themeColor="text1"/>
          <w:sz w:val="28"/>
          <w:szCs w:val="28"/>
        </w:rPr>
        <w:t xml:space="preserve">a </w:t>
      </w:r>
      <w:del w:id="1265" w:author="Assessor GDSXSR" w:date="2026-10-29T21:14:18Z">
        <w:r>
          <w:rPr>
            <w:rFonts w:ascii="Arial" w:hAnsi="Arial" w:cs="Arial"/>
            <w:color w:val="000000" w:themeColor="text1"/>
            <w:sz w:val="28"/>
            <w:szCs w:val="28"/>
          </w:rPr>
          <w:delText xml:space="preserve">questão</w:delText>
        </w:r>
      </w:del>
      <w:ins w:id="1266" w:author="Assessor GDSXSR" w:date="2026-10-29T21:14:18Z">
        <w:r>
          <w:rPr>
            <w:rFonts w:ascii="Arial" w:hAnsi="Arial" w:cs="Arial"/>
            <w:color w:val="808080"/>
            <w:sz w:val="28"/>
            <w:szCs w:val="28"/>
          </w:rPr>
          <w:t xml:space="preserve">inadequação</w:t>
        </w:r>
      </w:ins>
      <w:r>
        <w:rPr>
          <w:rFonts w:ascii="Arial" w:hAnsi="Arial" w:cs="Arial"/>
          <w:color w:val="000000" w:themeColor="text1"/>
          <w:sz w:val="28"/>
          <w:szCs w:val="28"/>
        </w:rPr>
        <w:t xml:space="preserve"> </w:t>
      </w:r>
      <w:del w:id="1267" w:author="Assessor GDSXSR" w:date="2026-10-29T21:14:18Z">
        <w:r>
          <w:rPr>
            <w:rFonts w:ascii="Arial" w:hAnsi="Arial" w:cs="Arial"/>
            <w:color w:val="000000" w:themeColor="text1"/>
            <w:sz w:val="28"/>
            <w:szCs w:val="28"/>
          </w:rPr>
          <w:delText xml:space="preserve">de</w:delText>
        </w:r>
      </w:del>
      <w:ins w:id="1268" w:author="Assessor GDSXSR" w:date="2026-10-29T21:14:18Z">
        <w:r>
          <w:rPr>
            <w:rFonts w:ascii="Arial" w:hAnsi="Arial" w:cs="Arial"/>
            <w:color w:val="808080"/>
            <w:sz w:val="28"/>
            <w:szCs w:val="28"/>
          </w:rPr>
          <w:t xml:space="preserve">da</w:t>
        </w:r>
      </w:ins>
      <w:r>
        <w:rPr>
          <w:rFonts w:ascii="Arial" w:hAnsi="Arial" w:cs="Arial"/>
          <w:color w:val="000000" w:themeColor="text1"/>
          <w:sz w:val="28"/>
          <w:szCs w:val="28"/>
        </w:rPr>
        <w:t xml:space="preserve"> </w:t>
      </w:r>
      <w:del w:id="1269" w:author="Assessor GDSXSR" w:date="2026-10-29T21:14:18Z">
        <w:r>
          <w:rPr>
            <w:rFonts w:ascii="Arial" w:hAnsi="Arial" w:cs="Arial"/>
            <w:color w:val="000000" w:themeColor="text1"/>
            <w:sz w:val="28"/>
            <w:szCs w:val="28"/>
          </w:rPr>
          <w:delText xml:space="preserve">mérito</w:delText>
        </w:r>
      </w:del>
      <w:ins w:id="1270" w:author="Assessor GDSXSR" w:date="2026-10-29T21:14:18Z">
        <w:r>
          <w:rPr>
            <w:rFonts w:ascii="Arial" w:hAnsi="Arial" w:cs="Arial"/>
            <w:color w:val="808080"/>
            <w:sz w:val="28"/>
            <w:szCs w:val="28"/>
          </w:rPr>
          <w:t xml:space="preserve">via eleita</w:t>
        </w:r>
      </w:ins>
      <w:r>
        <w:rPr>
          <w:rFonts w:ascii="Arial" w:hAnsi="Arial" w:cs="Arial"/>
          <w:color w:val="000000" w:themeColor="text1"/>
          <w:sz w:val="28"/>
          <w:szCs w:val="28"/>
        </w:rPr>
        <w:t xml:space="preserve"> se confunde com </w:t>
      </w:r>
      <w:del w:id="1271" w:author="Assessor GDSXSR" w:date="2026-10-29T21:14:18Z">
        <w:r>
          <w:rPr>
            <w:rFonts w:ascii="Arial" w:hAnsi="Arial" w:cs="Arial"/>
            <w:color w:val="000000" w:themeColor="text1"/>
            <w:sz w:val="28"/>
            <w:szCs w:val="28"/>
          </w:rPr>
          <w:delText xml:space="preserve">os</w:delText>
        </w:r>
      </w:del>
      <w:ins w:id="1272" w:author="Assessor GDSXSR" w:date="2026-10-29T21:14:18Z">
        <w:r>
          <w:rPr>
            <w:rFonts w:ascii="Arial" w:hAnsi="Arial" w:cs="Arial"/>
            <w:color w:val="808080"/>
            <w:sz w:val="28"/>
            <w:szCs w:val="28"/>
          </w:rPr>
          <w:t xml:space="preserve">ele</w:t>
        </w:r>
      </w:ins>
      <w:r>
        <w:rPr>
          <w:rFonts w:ascii="Arial" w:hAnsi="Arial" w:cs="Arial"/>
          <w:color w:val="000000" w:themeColor="text1"/>
          <w:sz w:val="28"/>
          <w:szCs w:val="28"/>
        </w:rPr>
        <w:t xml:space="preserve"> </w:t>
      </w:r>
      <w:del w:id="1273" w:author="Assessor GDSXSR" w:date="2026-10-29T21:14:18Z">
        <w:r>
          <w:rPr>
            <w:rFonts w:ascii="Arial" w:hAnsi="Arial" w:cs="Arial"/>
            <w:color w:val="000000" w:themeColor="text1"/>
            <w:sz w:val="28"/>
            <w:szCs w:val="28"/>
          </w:rPr>
          <w:delText xml:space="preserve">argumentos</w:delText>
        </w:r>
      </w:del>
      <w:ins w:id="1274" w:author="Assessor GDSXSR" w:date="2026-10-29T21:14:18Z">
        <w:r>
          <w:rPr>
            <w:rFonts w:ascii="Arial" w:hAnsi="Arial" w:cs="Arial"/>
            <w:color w:val="808080"/>
            <w:sz w:val="28"/>
            <w:szCs w:val="28"/>
          </w:rPr>
          <w:t xml:space="preserve">(ID</w:t>
        </w:r>
      </w:ins>
      <w:r>
        <w:rPr>
          <w:rFonts w:ascii="Arial" w:hAnsi="Arial" w:cs="Arial"/>
          <w:color w:val="000000" w:themeColor="text1"/>
          <w:sz w:val="28"/>
          <w:szCs w:val="28"/>
        </w:rPr>
        <w:t xml:space="preserve"> </w:t>
      </w:r>
      <w:del w:id="1275" w:author="Assessor GDSXSR" w:date="2026-10-29T21:14:18Z">
        <w:r>
          <w:rPr>
            <w:rFonts w:ascii="Arial" w:hAnsi="Arial" w:cs="Arial"/>
            <w:color w:val="000000" w:themeColor="text1"/>
            <w:sz w:val="28"/>
            <w:szCs w:val="28"/>
          </w:rPr>
          <w:delText xml:space="preserve">levantados em preliminar de contestação</w:delText>
        </w:r>
      </w:del>
      <w:ins w:id="1276" w:author="Assessor GDSXSR" w:date="2026-10-29T21:14:18Z">
        <w:r>
          <w:rPr>
            <w:rFonts w:ascii="Arial" w:hAnsi="Arial" w:cs="Arial"/>
            <w:color w:val="808080"/>
            <w:sz w:val="28"/>
            <w:szCs w:val="28"/>
          </w:rPr>
          <w:t xml:space="preserve">89915094)</w:t>
        </w:r>
      </w:ins>
      <w:r>
        <w:rPr>
          <w:rFonts w:ascii="Arial" w:hAnsi="Arial" w:cs="Arial"/>
          <w:color w:val="000000" w:themeColor="text1"/>
          <w:sz w:val="28"/>
          <w:szCs w:val="28"/>
        </w:rPr>
        <w:t xml:space="preserve">.</w:t>
      </w:r>
      <w:commentRangeEnd w:id="8"/>
      <w:r>
        <w:rPr>
          <w:rStyle w:val="CommentReference"/>
        </w:rPr>
        <w:commentReference w:id="8"/>
      </w:r>
    </w:p>
    <w:p w14:paraId="2807D31B" w14:textId="77777777" w:rsidR="006B0FFB" w:rsidRDefault="006B0FFB" w:rsidP="00DB1301">
      <w:pPr>
        <w:spacing w:after="0" w:line="360" w:lineRule="auto"/>
        <w:ind w:firstLine="2268"/>
        <w:jc w:val="both"/>
        <w:rPr>
          <w:rFonts w:ascii="Arial" w:hAnsi="Arial" w:cs="Arial"/>
          <w:color w:val="000000" w:themeColor="text1"/>
          <w:sz w:val="28"/>
          <w:szCs w:val="28"/>
        </w:rPr>
      </w:pPr>
    </w:p>
    <w:p w14:paraId="10F6B33A" w14:textId="565C978A" w:rsidR="006B0FFB" w:rsidRDefault="006B0FFB" w:rsidP="00DB1301">
      <w:pPr>
        <w:spacing w:after="0" w:line="360" w:lineRule="auto"/>
        <w:ind w:firstLine="2268"/>
        <w:jc w:val="both"/>
        <w:rPr>
          <w:rFonts w:ascii="Arial" w:hAnsi="Arial" w:cs="Arial"/>
          <w:color w:val="000000" w:themeColor="text1"/>
          <w:sz w:val="28"/>
          <w:szCs w:val="28"/>
        </w:rPr>
      </w:pPr>
      <w:del w:id="1277" w:author="Assessor GDSXSR" w:date="2026-10-29T21:14:18Z">
        <w:r>
          <w:rPr>
            <w:rFonts w:ascii="Arial" w:hAnsi="Arial" w:cs="Arial"/>
            <w:color w:val="000000" w:themeColor="text1"/>
            <w:sz w:val="28"/>
            <w:szCs w:val="28"/>
          </w:rPr>
          <w:delText xml:space="preserve">Ou seja, </w:delText>
        </w:r>
        <w:r>
          <w:rPr>
            <w:rFonts w:ascii="Arial" w:hAnsi="Arial" w:cs="Arial"/>
            <w:color w:val="000000" w:themeColor="text1"/>
            <w:sz w:val="28"/>
            <w:szCs w:val="28"/>
          </w:rPr>
          <w:delText xml:space="preserve">a</w:delText>
        </w:r>
      </w:del>
      <w:ins w:id="1278" w:author="Assessor GDSXSR" w:date="2026-10-29T21:14:18Z">
        <w:r>
          <w:rPr>
            <w:rFonts w:ascii="Arial" w:hAnsi="Arial" w:cs="Arial"/>
            <w:color w:val="808080"/>
            <w:sz w:val="28"/>
            <w:szCs w:val="28"/>
          </w:rPr>
          <w:t xml:space="preserve">O</w:t>
        </w:r>
      </w:ins>
      <w:r>
        <w:rPr>
          <w:rFonts w:ascii="Arial" w:hAnsi="Arial" w:cs="Arial"/>
          <w:color w:val="000000" w:themeColor="text1"/>
          <w:sz w:val="28"/>
          <w:szCs w:val="28"/>
        </w:rPr>
        <w:t xml:space="preserve"> cerne</w:t>
      </w:r>
      <w:del w:id="1279" w:author="Assessor GDSXSR" w:date="2026-10-29T21:14:18Z">
        <w:r>
          <w:rPr>
            <w:rFonts w:ascii="Arial" w:hAnsi="Arial" w:cs="Arial"/>
            <w:color w:val="000000" w:themeColor="text1"/>
            <w:sz w:val="28"/>
            <w:szCs w:val="28"/>
          </w:rPr>
          <w:delText xml:space="preserve"> do fundamento</w:delText>
        </w:r>
      </w:del>
      <w:r>
        <w:rPr>
          <w:rFonts w:ascii="Arial" w:hAnsi="Arial" w:cs="Arial"/>
          <w:color w:val="000000" w:themeColor="text1"/>
          <w:sz w:val="28"/>
          <w:szCs w:val="28"/>
        </w:rPr>
        <w:t xml:space="preserve"> da preliminar </w:t>
      </w:r>
      <w:r>
        <w:rPr>
          <w:rFonts w:ascii="Arial" w:hAnsi="Arial" w:cs="Arial"/>
          <w:color w:val="000000" w:themeColor="text1"/>
          <w:sz w:val="28"/>
          <w:szCs w:val="28"/>
        </w:rPr>
        <w:t xml:space="preserve">reside na </w:t>
      </w:r>
      <w:r>
        <w:rPr>
          <w:rFonts w:ascii="Arial" w:hAnsi="Arial" w:cs="Arial"/>
          <w:color w:val="000000" w:themeColor="text1"/>
          <w:sz w:val="28"/>
          <w:szCs w:val="28"/>
        </w:rPr>
        <w:t xml:space="preserve">ausência de efetiva constrição nos moldes do </w:t>
      </w:r>
      <w:del w:id="1280" w:author="Assessor GDSXSR" w:date="2026-10-29T21:14:18Z">
        <w:r>
          <w:rPr>
            <w:rFonts w:ascii="Arial" w:hAnsi="Arial" w:cs="Arial"/>
            <w:color w:val="000000" w:themeColor="text1"/>
            <w:sz w:val="28"/>
            <w:szCs w:val="28"/>
          </w:rPr>
          <w:delText xml:space="preserve">art.</w:delText>
        </w:r>
      </w:del>
      <w:ins w:id="1281" w:author="Assessor GDSXSR" w:date="2026-10-29T21:14:18Z">
        <w:r>
          <w:rPr>
            <w:rFonts w:ascii="Arial" w:hAnsi="Arial" w:cs="Arial"/>
            <w:color w:val="808080"/>
            <w:sz w:val="28"/>
            <w:szCs w:val="28"/>
          </w:rPr>
          <w:t xml:space="preserve">CPC</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674</w:t>
      </w:r>
      <w:del w:id="1282" w:author="Assessor GDSXSR" w:date="2026-10-29T21:14:18Z">
        <w:r>
          <w:rPr>
            <w:rFonts w:ascii="Arial" w:hAnsi="Arial" w:cs="Arial"/>
            <w:color w:val="000000" w:themeColor="text1"/>
            <w:sz w:val="28"/>
            <w:szCs w:val="28"/>
          </w:rPr>
          <w:delText xml:space="preserve"> do CPC/2015</w:delText>
        </w:r>
      </w:del>
      <w:r>
        <w:rPr>
          <w:rFonts w:ascii="Arial" w:hAnsi="Arial" w:cs="Arial"/>
          <w:color w:val="000000" w:themeColor="text1"/>
          <w:sz w:val="28"/>
          <w:szCs w:val="28"/>
        </w:rPr>
        <w:t xml:space="preserve">, o que </w:t>
      </w:r>
      <w:del w:id="1283" w:author="Assessor GDSXSR" w:date="2026-10-29T21:14:18Z">
        <w:r>
          <w:rPr>
            <w:rFonts w:ascii="Arial" w:hAnsi="Arial" w:cs="Arial"/>
            <w:color w:val="000000" w:themeColor="text1"/>
            <w:sz w:val="28"/>
            <w:szCs w:val="28"/>
          </w:rPr>
          <w:delText xml:space="preserve">foi </w:delText>
        </w:r>
        <w:r>
          <w:rPr>
            <w:rFonts w:ascii="Arial" w:hAnsi="Arial" w:cs="Arial"/>
            <w:color w:val="000000" w:themeColor="text1"/>
            <w:sz w:val="28"/>
            <w:szCs w:val="28"/>
          </w:rPr>
          <w:delText xml:space="preserve">amplamente </w:delText>
        </w:r>
        <w:r>
          <w:rPr>
            <w:rFonts w:ascii="Arial" w:hAnsi="Arial" w:cs="Arial"/>
            <w:color w:val="000000" w:themeColor="text1"/>
            <w:sz w:val="28"/>
            <w:szCs w:val="28"/>
          </w:rPr>
          <w:delText xml:space="preserve">avaliado pel</w:delText>
        </w:r>
        <w:r>
          <w:rPr>
            <w:rFonts w:ascii="Arial" w:hAnsi="Arial" w:cs="Arial"/>
            <w:color w:val="000000" w:themeColor="text1"/>
            <w:sz w:val="28"/>
            <w:szCs w:val="28"/>
          </w:rPr>
          <w:delText xml:space="preserve">a</w:delText>
        </w:r>
      </w:del>
      <w:ins w:id="1284" w:author="Assessor GDSXSR" w:date="2026-10-29T21:14:18Z">
        <w:r>
          <w:rPr>
            <w:rFonts w:ascii="Arial" w:hAnsi="Arial" w:cs="Arial"/>
            <w:color w:val="808080"/>
            <w:sz w:val="28"/>
            <w:szCs w:val="28"/>
          </w:rPr>
          <w:t xml:space="preserve">a</w:t>
        </w:r>
      </w:ins>
      <w:r>
        <w:rPr>
          <w:rFonts w:ascii="Arial" w:hAnsi="Arial" w:cs="Arial"/>
          <w:color w:val="000000" w:themeColor="text1"/>
          <w:sz w:val="28"/>
          <w:szCs w:val="28"/>
        </w:rPr>
        <w:t xml:space="preserve"> magistrad</w:t>
      </w:r>
      <w:r>
        <w:rPr>
          <w:rFonts w:ascii="Arial" w:hAnsi="Arial" w:cs="Arial"/>
          <w:color w:val="000000" w:themeColor="text1"/>
          <w:sz w:val="28"/>
          <w:szCs w:val="28"/>
        </w:rPr>
        <w:t xml:space="preserve">a</w:t>
      </w:r>
      <w:r>
        <w:rPr>
          <w:rFonts w:ascii="Arial" w:hAnsi="Arial" w:cs="Arial"/>
          <w:color w:val="000000" w:themeColor="text1"/>
          <w:sz w:val="28"/>
          <w:szCs w:val="28"/>
        </w:rPr>
        <w:t xml:space="preserve"> singular</w:t>
      </w:r>
      <w:ins w:id="1285" w:author="Assessor GDSXSR" w:date="2026-10-29T21:14:18Z">
        <w:r>
          <w:rPr>
            <w:rFonts w:ascii="Arial" w:hAnsi="Arial" w:cs="Arial"/>
            <w:color w:val="808080"/>
            <w:sz w:val="28"/>
            <w:szCs w:val="28"/>
          </w:rPr>
          <w:t xml:space="preserve"> avaliou amplamente</w:t>
        </w:r>
      </w:ins>
      <w:r>
        <w:rPr>
          <w:rFonts w:ascii="Arial" w:hAnsi="Arial" w:cs="Arial"/>
          <w:color w:val="000000" w:themeColor="text1"/>
          <w:sz w:val="28"/>
          <w:szCs w:val="28"/>
        </w:rPr>
        <w:t xml:space="preserve">, conforme </w:t>
      </w:r>
      <w:del w:id="1286" w:author="Assessor GDSXSR" w:date="2026-10-29T21:14:18Z">
        <w:r>
          <w:rPr>
            <w:rFonts w:ascii="Arial" w:hAnsi="Arial" w:cs="Arial"/>
            <w:color w:val="000000" w:themeColor="text1"/>
            <w:sz w:val="28"/>
            <w:szCs w:val="28"/>
          </w:rPr>
          <w:delText xml:space="preserve">transcriç</w:delText>
        </w:r>
        <w:r>
          <w:rPr>
            <w:rFonts w:ascii="Arial" w:hAnsi="Arial" w:cs="Arial"/>
            <w:color w:val="000000" w:themeColor="text1"/>
            <w:sz w:val="28"/>
            <w:szCs w:val="28"/>
          </w:rPr>
          <w:delText xml:space="preserve">ões</w:delText>
        </w:r>
      </w:del>
      <w:ins w:id="1287" w:author="Assessor GDSXSR" w:date="2026-10-29T21:14:18Z">
        <w:r>
          <w:rPr>
            <w:rFonts w:ascii="Arial" w:hAnsi="Arial" w:cs="Arial"/>
            <w:color w:val="808080"/>
            <w:sz w:val="28"/>
            <w:szCs w:val="28"/>
          </w:rPr>
          <w:t xml:space="preserve">se</w:t>
        </w:r>
      </w:ins>
      <w:r>
        <w:rPr>
          <w:rFonts w:ascii="Arial" w:hAnsi="Arial" w:cs="Arial"/>
          <w:color w:val="000000" w:themeColor="text1"/>
          <w:sz w:val="28"/>
          <w:szCs w:val="28"/>
        </w:rPr>
        <w:t xml:space="preserve"> </w:t>
      </w:r>
      <w:del w:id="1288" w:author="Assessor GDSXSR" w:date="2026-10-29T21:14:18Z">
        <w:r>
          <w:rPr>
            <w:rFonts w:ascii="Arial" w:hAnsi="Arial" w:cs="Arial"/>
            <w:color w:val="000000" w:themeColor="text1"/>
            <w:sz w:val="28"/>
            <w:szCs w:val="28"/>
          </w:rPr>
          <w:delText xml:space="preserve">do</w:delText>
        </w:r>
      </w:del>
      <w:ins w:id="1289" w:author="Assessor GDSXSR" w:date="2026-10-29T21:14:18Z">
        <w:r>
          <w:rPr>
            <w:rFonts w:ascii="Arial" w:hAnsi="Arial" w:cs="Arial"/>
            <w:color w:val="808080"/>
            <w:sz w:val="28"/>
            <w:szCs w:val="28"/>
          </w:rPr>
          <w:t xml:space="preserve">vê</w:t>
        </w:r>
      </w:ins>
      <w:r>
        <w:rPr>
          <w:rFonts w:ascii="Arial" w:hAnsi="Arial" w:cs="Arial"/>
          <w:color w:val="000000" w:themeColor="text1"/>
          <w:sz w:val="28"/>
          <w:szCs w:val="28"/>
        </w:rPr>
        <w:t xml:space="preserve"> </w:t>
      </w:r>
      <w:del w:id="1290" w:author="Assessor GDSXSR" w:date="2026-10-29T21:14:18Z">
        <w:r>
          <w:rPr>
            <w:rFonts w:ascii="Arial" w:hAnsi="Arial" w:cs="Arial"/>
            <w:color w:val="000000" w:themeColor="text1"/>
            <w:sz w:val="28"/>
            <w:szCs w:val="28"/>
          </w:rPr>
          <w:delText xml:space="preserve">julgado</w:delText>
        </w:r>
        <w:r>
          <w:rPr>
            <w:rFonts w:ascii="Arial" w:hAnsi="Arial" w:cs="Arial"/>
            <w:color w:val="000000" w:themeColor="text1"/>
            <w:sz w:val="28"/>
            <w:szCs w:val="28"/>
          </w:rPr>
          <w:delText xml:space="preserve">,</w:delText>
        </w:r>
      </w:del>
      <w:ins w:id="1291" w:author="Assessor GDSXSR" w:date="2026-10-29T21:14:18Z">
        <w:r>
          <w:rPr>
            <w:rFonts w:ascii="Arial" w:hAnsi="Arial" w:cs="Arial"/>
            <w:color w:val="808080"/>
            <w:sz w:val="28"/>
            <w:szCs w:val="28"/>
          </w:rPr>
          <w:t xml:space="preserve">da</w:t>
        </w:r>
      </w:ins>
      <w:r>
        <w:rPr>
          <w:rFonts w:ascii="Arial" w:hAnsi="Arial" w:cs="Arial"/>
          <w:color w:val="000000" w:themeColor="text1"/>
          <w:sz w:val="28"/>
          <w:szCs w:val="28"/>
        </w:rPr>
        <w:t xml:space="preserve"> </w:t>
      </w:r>
      <w:del w:id="1292" w:author="Assessor GDSXSR" w:date="2026-10-29T21:14:18Z">
        <w:r>
          <w:rPr>
            <w:rFonts w:ascii="Arial" w:hAnsi="Arial" w:cs="Arial"/>
            <w:i/>
            <w:iCs/>
            <w:color w:val="000000" w:themeColor="text1"/>
            <w:sz w:val="28"/>
            <w:szCs w:val="28"/>
          </w:rPr>
          <w:delText xml:space="preserve">in verbis</w:delText>
        </w:r>
      </w:del>
      <w:ins w:id="1293" w:author="Assessor GDSXSR" w:date="2026-10-29T21:14:18Z">
        <w:r>
          <w:rPr>
            <w:rFonts w:ascii="Arial" w:hAnsi="Arial" w:cs="Arial"/>
            <w:color w:val="808080"/>
            <w:sz w:val="28"/>
            <w:szCs w:val="28"/>
          </w:rPr>
          <w:t xml:space="preserve">sentença</w:t>
        </w:r>
      </w:ins>
      <w:r>
        <w:rPr>
          <w:rFonts w:ascii="Arial" w:hAnsi="Arial" w:cs="Arial"/>
          <w:i/>
          <w:iCs/>
          <w:color w:val="000000" w:themeColor="text1"/>
          <w:sz w:val="28"/>
          <w:szCs w:val="28"/>
        </w:rPr>
        <w:t xml:space="preserve"> </w:t>
      </w:r>
      <w:r>
        <w:rPr>
          <w:rFonts w:ascii="Arial" w:hAnsi="Arial" w:cs="Arial"/>
          <w:color w:val="000000" w:themeColor="text1"/>
          <w:sz w:val="28"/>
          <w:szCs w:val="28"/>
        </w:rPr>
        <w:t xml:space="preserve">(ID </w:t>
      </w:r>
      <w:r>
        <w:rPr>
          <w:rFonts w:ascii="Arial" w:hAnsi="Arial" w:cs="Arial"/>
          <w:color w:val="000000" w:themeColor="text1"/>
          <w:sz w:val="28"/>
          <w:szCs w:val="28"/>
        </w:rPr>
        <w:t xml:space="preserve">89915094)</w:t>
      </w:r>
      <w:r>
        <w:rPr>
          <w:rFonts w:ascii="Arial" w:hAnsi="Arial" w:cs="Arial"/>
          <w:color w:val="000000" w:themeColor="text1"/>
          <w:sz w:val="28"/>
          <w:szCs w:val="28"/>
        </w:rPr>
        <w:t xml:space="preserve">:</w:t>
      </w:r>
    </w:p>
    <w:p w14:paraId="353732F7" w14:textId="77777777" w:rsidR="007D2B4E" w:rsidRDefault="007D2B4E" w:rsidP="00DB1301">
      <w:pPr>
        <w:spacing w:after="0" w:line="360" w:lineRule="auto"/>
        <w:ind w:firstLine="2268"/>
        <w:jc w:val="both"/>
        <w:rPr>
          <w:rFonts w:ascii="Arial" w:hAnsi="Arial" w:cs="Arial"/>
          <w:color w:val="000000" w:themeColor="text1"/>
          <w:sz w:val="28"/>
          <w:szCs w:val="28"/>
        </w:rPr>
      </w:pPr>
    </w:p>
    <w:p w14:paraId="36B63B96" w14:textId="75D61AC6" w:rsidR="007D2B4E" w:rsidRPr="00302F85" w:rsidRDefault="00302F85"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w:t>
      </w:r>
      <w:r w:rsidR="006D657B" w:rsidRPr="00302F85">
        <w:rPr>
          <w:rFonts w:ascii="Arial" w:hAnsi="Arial" w:cs="Arial"/>
          <w:i/>
          <w:iCs/>
          <w:color w:val="000000" w:themeColor="text1"/>
          <w:sz w:val="26"/>
          <w:szCs w:val="26"/>
        </w:rPr>
        <w:t>Cediço que os embargos de terceiro constituem instrumento destinado à proteção do patrimônio daquele que, não sendo parte no processo, sofre constrição ou ameaça de constrição sobre bens que possua ou sobre os quais detenha direito incompatível com o ato judicial, conforme dispõe o art. 674 do CPC.</w:t>
      </w:r>
    </w:p>
    <w:p w14:paraId="7F26AB87" w14:textId="5F53C910" w:rsidR="006D657B" w:rsidRPr="00302F85" w:rsidRDefault="006D657B"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w:t>
      </w:r>
    </w:p>
    <w:p w14:paraId="6096110D" w14:textId="6F01C3A9" w:rsidR="006D657B" w:rsidRPr="00302F85" w:rsidRDefault="00302F85"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A averbação premonitória tem por finalidade conferir publicidade à existência da execução e estabelecer marco objetivo para a caracterização da fraude executiva.</w:t>
      </w:r>
    </w:p>
    <w:p w14:paraId="192E532E" w14:textId="66832EC7" w:rsidR="00302F85" w:rsidRPr="00302F85" w:rsidRDefault="00302F85"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w:t>
      </w:r>
    </w:p>
    <w:p w14:paraId="787F7377" w14:textId="6CE912F0" w:rsidR="00302F85" w:rsidRPr="00302F85" w:rsidRDefault="00302F85" w:rsidP="00302F85">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Ademais, embora a averbação premonitória não se confunda tecnicamente com a penhora, sobressai evidente que </w:t>
      </w:r>
      <w:r>
        <w:rPr>
          <w:rFonts w:ascii="Arial" w:hAnsi="Arial" w:cs="Arial"/>
          <w:i/>
          <w:iCs/>
          <w:color w:val="000000" w:themeColor="text1"/>
          <w:sz w:val="26"/>
          <w:szCs w:val="26"/>
          <w:u w:val="single"/>
          <w:rPrChange w:id="1296" w:author="Assessor GDSXSR" w:date="2026-10-29T21:14:18Z">
            <w:rPr>
              <w:rFonts w:ascii="Arial" w:hAnsi="Arial" w:cs="Arial"/>
              <w:i/>
              <w:iCs/>
              <w:color w:val="000000" w:themeColor="text1"/>
              <w:sz w:val="26"/>
              <w:szCs w:val="26"/>
            </w:rPr>
          </w:rPrChange>
        </w:rPr>
        <w:t xml:space="preserve">a manutenção das averbações </w:t>
      </w:r>
      <w:r>
        <w:rPr>
          <w:rFonts w:ascii="Arial" w:hAnsi="Arial" w:cs="Arial"/>
          <w:i/>
          <w:iCs/>
          <w:color w:val="000000" w:themeColor="text1"/>
          <w:sz w:val="26"/>
          <w:szCs w:val="26"/>
          <w:u w:val="single"/>
          <w:rPrChange w:id="1297" w:author="Assessor GDSXSR" w:date="2026-10-29T21:14:18Z">
            <w:rPr>
              <w:rFonts w:ascii="Arial" w:hAnsi="Arial" w:cs="Arial"/>
              <w:i/>
              <w:iCs/>
              <w:color w:val="000000" w:themeColor="text1"/>
              <w:sz w:val="26"/>
              <w:szCs w:val="26"/>
            </w:rPr>
          </w:rPrChange>
        </w:rPr>
        <w:t xml:space="preserve">demonstra repercussão efetiva sobre o exercício econômico da propriedade</w:t>
      </w:r>
      <w:r>
        <w:rPr>
          <w:rFonts w:ascii="Arial" w:hAnsi="Arial" w:cs="Arial"/>
          <w:i/>
          <w:iCs/>
          <w:color w:val="000000" w:themeColor="text1"/>
          <w:sz w:val="26"/>
          <w:szCs w:val="26"/>
        </w:rPr>
        <w:t xml:space="preserve">, notadamente porque a existência das anotações interfere na comercialização das unidades e na obtenção de financiamento imobiliário. (...)”</w:t>
      </w:r>
      <w:ins w:id="1298" w:author="Assessor GDSXSR" w:date="2026-10-29T21:14:18Z">
        <w:r>
          <w:rPr>
            <w:rFonts w:ascii="Arial" w:hAnsi="Arial" w:cs="Arial"/>
            <w:i/>
            <w:iCs/>
            <w:color w:val="808080"/>
            <w:sz w:val="26"/>
            <w:szCs w:val="26"/>
          </w:rPr>
          <w:t xml:space="preserve"> – Grifei</w:t>
        </w:r>
      </w:ins>
    </w:p>
    <w:p w14:paraId="082B1F24" w14:textId="77777777" w:rsidR="007430DA" w:rsidRPr="007E1C8C" w:rsidRDefault="007430DA" w:rsidP="00DB1301">
      <w:pPr>
        <w:spacing w:after="0" w:line="360" w:lineRule="auto"/>
        <w:ind w:firstLine="2268"/>
        <w:jc w:val="both"/>
        <w:rPr>
          <w:rFonts w:ascii="Arial" w:hAnsi="Arial" w:cs="Arial"/>
          <w:color w:val="000000" w:themeColor="text1"/>
          <w:sz w:val="28"/>
          <w:szCs w:val="28"/>
        </w:rPr>
      </w:pPr>
    </w:p>
    <w:p w14:paraId="2514EFCB" w14:textId="6AAA5F9C" w:rsidR="00EA40A7" w:rsidRPr="00EA40A7" w:rsidRDefault="00EA40A7"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Diante disso, não</w:t>
      </w:r>
      <w:ins w:id="1299" w:author="Assessor GDSXSR" w:date="2026-10-29T21:14:18Z">
        <w:r>
          <w:rPr>
            <w:rFonts w:ascii="Arial" w:hAnsi="Arial" w:cs="Arial"/>
            <w:color w:val="808080"/>
            <w:sz w:val="28"/>
            <w:szCs w:val="28"/>
          </w:rPr>
          <w:t xml:space="preserve"> há</w:t>
        </w:r>
      </w:ins>
      <w:r>
        <w:rPr>
          <w:rFonts w:ascii="Arial" w:hAnsi="Arial" w:cs="Arial"/>
          <w:color w:val="000000" w:themeColor="text1"/>
          <w:sz w:val="28"/>
          <w:szCs w:val="28"/>
        </w:rPr>
        <w:t xml:space="preserve"> que se falar em omissão </w:t>
      </w:r>
      <w:del w:id="1300" w:author="Assessor GDSXSR" w:date="2026-10-29T21:14:18Z">
        <w:r>
          <w:rPr>
            <w:rFonts w:ascii="Arial" w:hAnsi="Arial" w:cs="Arial"/>
            <w:color w:val="000000" w:themeColor="text1"/>
            <w:sz w:val="28"/>
            <w:szCs w:val="28"/>
          </w:rPr>
          <w:delText xml:space="preserve">e</w:delText>
        </w:r>
      </w:del>
      <w:ins w:id="1301" w:author="Assessor GDSXSR" w:date="2026-10-29T21:14:18Z">
        <w:r>
          <w:rPr>
            <w:rFonts w:ascii="Arial" w:hAnsi="Arial" w:cs="Arial"/>
            <w:color w:val="808080"/>
            <w:sz w:val="28"/>
            <w:szCs w:val="28"/>
          </w:rPr>
          <w:t xml:space="preserve">nem</w:t>
        </w:r>
      </w:ins>
      <w:r>
        <w:rPr>
          <w:rFonts w:ascii="Arial" w:hAnsi="Arial" w:cs="Arial"/>
          <w:color w:val="000000" w:themeColor="text1"/>
          <w:sz w:val="28"/>
          <w:szCs w:val="28"/>
        </w:rPr>
        <w:t xml:space="preserve">, consequentemente, </w:t>
      </w:r>
      <w:del w:id="1302" w:author="Assessor GDSXSR" w:date="2026-10-29T21:14:18Z">
        <w:r>
          <w:rPr>
            <w:rFonts w:ascii="Arial" w:hAnsi="Arial" w:cs="Arial"/>
            <w:color w:val="000000" w:themeColor="text1"/>
            <w:sz w:val="28"/>
            <w:szCs w:val="28"/>
          </w:rPr>
          <w:delText xml:space="preserve">na</w:delText>
        </w:r>
      </w:del>
      <w:ins w:id="1303" w:author="Assessor GDSXSR" w:date="2026-10-29T21:14:18Z">
        <w:r>
          <w:rPr>
            <w:rFonts w:ascii="Arial" w:hAnsi="Arial" w:cs="Arial"/>
            <w:color w:val="808080"/>
            <w:sz w:val="28"/>
            <w:szCs w:val="28"/>
          </w:rPr>
          <w:t xml:space="preserve">em</w:t>
        </w:r>
      </w:ins>
      <w:r>
        <w:rPr>
          <w:rFonts w:ascii="Arial" w:hAnsi="Arial" w:cs="Arial"/>
          <w:color w:val="000000" w:themeColor="text1"/>
          <w:sz w:val="28"/>
          <w:szCs w:val="28"/>
        </w:rPr>
        <w:t xml:space="preserve"> aplicação da teoria da causa madura.</w:t>
      </w:r>
    </w:p>
    <w:p w14:paraId="47AE932A" w14:textId="77777777" w:rsidR="00EA40A7" w:rsidRDefault="00EA40A7" w:rsidP="00DB1301">
      <w:pPr>
        <w:spacing w:after="0" w:line="360" w:lineRule="auto"/>
        <w:ind w:firstLine="2268"/>
        <w:jc w:val="both"/>
        <w:rPr>
          <w:rFonts w:ascii="Arial" w:hAnsi="Arial" w:cs="Arial"/>
          <w:color w:val="000000" w:themeColor="text1"/>
          <w:sz w:val="28"/>
          <w:szCs w:val="28"/>
          <w:u w:val="single"/>
        </w:rPr>
      </w:pPr>
    </w:p>
    <w:p w14:paraId="3926BD70" w14:textId="75818D93" w:rsidR="00911601" w:rsidRDefault="00A74C0E"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u w:val="single"/>
          <w:rPrChange w:id="1309" w:author="Assessor GDSXSR" w:date="2026-10-29T21:14:18Z">
            <w:rPr>
              <w:rFonts w:ascii="Arial" w:hAnsi="Arial" w:cs="Arial"/>
              <w:color w:val="000000" w:themeColor="text1"/>
              <w:sz w:val="28"/>
              <w:szCs w:val="28"/>
              <w:u w:val="single"/>
            </w:rPr>
          </w:rPrChange>
        </w:rPr>
        <w:t xml:space="preserve">Assim, rejeito a preliminar de nulidade da sentença</w:t>
      </w:r>
      <w:del w:id="1310" w:author="Assessor GDSXSR" w:date="2026-10-29T21:14:18Z">
        <w:r>
          <w:rPr>
            <w:rFonts w:ascii="Arial" w:hAnsi="Arial" w:cs="Arial"/>
            <w:color w:val="000000" w:themeColor="text1"/>
            <w:sz w:val="28"/>
            <w:szCs w:val="28"/>
            <w:highlight w:val="yellow"/>
            <w:u w:val="single"/>
          </w:rPr>
          <w:delText xml:space="preserve"> por alegada </w:delText>
        </w:r>
        <w:r>
          <w:rPr>
            <w:rFonts w:ascii="Arial" w:hAnsi="Arial" w:cs="Arial"/>
            <w:color w:val="000000" w:themeColor="text1"/>
            <w:sz w:val="28"/>
            <w:szCs w:val="28"/>
            <w:highlight w:val="yellow"/>
            <w:u w:val="single"/>
          </w:rPr>
          <w:delText xml:space="preserve">omissão</w:delText>
        </w:r>
        <w:r>
          <w:rPr>
            <w:rFonts w:ascii="Arial" w:hAnsi="Arial" w:cs="Arial"/>
            <w:color w:val="000000" w:themeColor="text1"/>
            <w:sz w:val="28"/>
            <w:szCs w:val="28"/>
            <w:highlight w:val="yellow"/>
            <w:u w:val="single"/>
          </w:rPr>
          <w:delText xml:space="preserve"> </w:delText>
        </w:r>
        <w:r>
          <w:rPr>
            <w:rFonts w:ascii="Arial" w:hAnsi="Arial" w:cs="Arial"/>
            <w:color w:val="000000" w:themeColor="text1"/>
            <w:sz w:val="28"/>
            <w:szCs w:val="28"/>
            <w:highlight w:val="yellow"/>
            <w:u w:val="single"/>
          </w:rPr>
          <w:delText xml:space="preserve">na origem</w:delText>
        </w:r>
      </w:del>
      <w:r>
        <w:rPr>
          <w:rFonts w:ascii="Arial" w:hAnsi="Arial" w:cs="Arial"/>
          <w:color w:val="000000" w:themeColor="text1"/>
          <w:sz w:val="28"/>
          <w:szCs w:val="28"/>
          <w:highlight w:val="yellow"/>
          <w:rPrChange w:id="1311" w:author="Assessor GDSXSR" w:date="2026-10-29T21:14:18Z">
            <w:rPr>
              <w:rFonts w:ascii="Arial" w:hAnsi="Arial" w:cs="Arial"/>
              <w:color w:val="000000" w:themeColor="text1"/>
              <w:sz w:val="28"/>
              <w:szCs w:val="28"/>
            </w:rPr>
          </w:rPrChange>
        </w:rPr>
        <w:t xml:space="preserve">.</w:t>
      </w:r>
    </w:p>
    <w:p w14:paraId="7E4D53BA" w14:textId="77777777" w:rsidR="00C22469" w:rsidRDefault="00C22469" w:rsidP="00A74C0E">
      <w:pPr>
        <w:spacing w:after="0" w:line="360" w:lineRule="auto"/>
        <w:jc w:val="both"/>
        <w:rPr>
          <w:rFonts w:ascii="Arial" w:hAnsi="Arial" w:cs="Arial"/>
          <w:sz w:val="28"/>
          <w:szCs w:val="28"/>
        </w:rPr>
      </w:pPr>
    </w:p>
    <w:p w14:paraId="00321D16" w14:textId="7F9F1D73" w:rsidR="00EB3378" w:rsidRDefault="00A74C0E" w:rsidP="00EB3378">
      <w:pPr>
        <w:spacing w:after="0" w:line="360" w:lineRule="auto"/>
        <w:jc w:val="center"/>
        <w:rPr>
          <w:rFonts w:ascii="Arial" w:hAnsi="Arial" w:cs="Arial"/>
          <w:sz w:val="28"/>
          <w:szCs w:val="28"/>
        </w:rPr>
      </w:pPr>
      <w:r>
        <w:rPr>
          <w:rFonts w:ascii="Arial" w:hAnsi="Arial" w:cs="Arial"/>
          <w:sz w:val="28"/>
          <w:szCs w:val="28"/>
          <w:highlight w:val="yellow"/>
          <w:rPrChange w:id="1312" w:author="Assessor GDSXSR" w:date="2026-10-29T21:14:18Z">
            <w:rPr>
              <w:rFonts w:ascii="Arial" w:hAnsi="Arial" w:cs="Arial"/>
              <w:sz w:val="28"/>
              <w:szCs w:val="28"/>
            </w:rPr>
          </w:rPrChange>
        </w:rPr>
        <w:t>DA REJEIÇÃO DA PRELIMINAR DE INADEQUAÇÃO DA VIA ELEITA</w:t>
      </w:r>
    </w:p>
    <w:p w14:paraId="00CF8CE5" w14:textId="77777777" w:rsidR="00355C73" w:rsidRDefault="00355C73" w:rsidP="00DB1301">
      <w:pPr>
        <w:spacing w:after="0" w:line="360" w:lineRule="auto"/>
        <w:ind w:firstLine="2268"/>
        <w:jc w:val="both"/>
        <w:rPr>
          <w:rFonts w:ascii="Arial" w:hAnsi="Arial" w:cs="Arial"/>
          <w:sz w:val="28"/>
          <w:szCs w:val="28"/>
        </w:rPr>
      </w:pPr>
    </w:p>
    <w:p w14:paraId="4557A403" w14:textId="4B127BC1" w:rsidR="0033735F" w:rsidRDefault="00A74C0E"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ins w:id="1313" w:author="Assessor GDSXSR" w:date="2026-10-29T21:14:18Z">
        <w:r>
          <w:rPr>
            <w:rFonts w:ascii="Arial" w:hAnsi="Arial" w:cs="Arial"/>
            <w:color w:val="808080"/>
            <w:sz w:val="28"/>
            <w:szCs w:val="28"/>
          </w:rPr>
          <w:t xml:space="preserve">embargado/</w:t>
        </w:r>
      </w:ins>
      <w:r>
        <w:rPr>
          <w:rFonts w:ascii="Arial" w:hAnsi="Arial" w:cs="Arial"/>
          <w:color w:val="000000" w:themeColor="text1"/>
          <w:sz w:val="28"/>
          <w:szCs w:val="28"/>
        </w:rPr>
        <w:t xml:space="preserve">apelante </w:t>
      </w:r>
      <w:del w:id="1314" w:author="Assessor GDSXSR" w:date="2026-10-29T21:14:18Z">
        <w:r>
          <w:rPr>
            <w:rFonts w:ascii="Arial" w:hAnsi="Arial" w:cs="Arial"/>
            <w:color w:val="000000" w:themeColor="text1"/>
            <w:sz w:val="28"/>
            <w:szCs w:val="28"/>
          </w:rPr>
          <w:delText xml:space="preserve">suscita,</w:delText>
        </w:r>
      </w:del>
      <w:ins w:id="1315" w:author="Assessor GDSXSR" w:date="2026-10-29T21:14:18Z">
        <w:r>
          <w:rPr>
            <w:rFonts w:ascii="Arial" w:hAnsi="Arial" w:cs="Arial"/>
            <w:color w:val="808080"/>
            <w:sz w:val="28"/>
            <w:szCs w:val="28"/>
          </w:rPr>
          <w:t xml:space="preserve">alega</w:t>
        </w:r>
      </w:ins>
      <w:r>
        <w:rPr>
          <w:rFonts w:ascii="Arial" w:hAnsi="Arial" w:cs="Arial"/>
          <w:color w:val="000000" w:themeColor="text1"/>
          <w:sz w:val="28"/>
          <w:szCs w:val="28"/>
        </w:rPr>
        <w:t xml:space="preserve"> </w:t>
      </w:r>
      <w:del w:id="1316" w:author="Assessor GDSXSR" w:date="2026-10-29T21:14:18Z">
        <w:r>
          <w:rPr>
            <w:rFonts w:ascii="Arial" w:hAnsi="Arial" w:cs="Arial"/>
            <w:color w:val="000000" w:themeColor="text1"/>
            <w:sz w:val="28"/>
            <w:szCs w:val="28"/>
          </w:rPr>
          <w:delText xml:space="preserve">em</w:delText>
        </w:r>
      </w:del>
      <w:ins w:id="1317" w:author="Assessor GDSXSR" w:date="2026-10-29T21:14:18Z">
        <w:r>
          <w:rPr>
            <w:rFonts w:ascii="Arial" w:hAnsi="Arial" w:cs="Arial"/>
            <w:color w:val="808080"/>
            <w:sz w:val="28"/>
            <w:szCs w:val="28"/>
          </w:rPr>
          <w:t xml:space="preserve">que</w:t>
        </w:r>
      </w:ins>
      <w:r>
        <w:rPr>
          <w:rFonts w:ascii="Arial" w:hAnsi="Arial" w:cs="Arial"/>
          <w:color w:val="000000" w:themeColor="text1"/>
          <w:sz w:val="28"/>
          <w:szCs w:val="28"/>
        </w:rPr>
        <w:t xml:space="preserve"> </w:t>
      </w:r>
      <w:del w:id="1318" w:author="Assessor GDSXSR" w:date="2026-10-29T21:14:18Z">
        <w:r>
          <w:rPr>
            <w:rFonts w:ascii="Arial" w:hAnsi="Arial" w:cs="Arial"/>
            <w:color w:val="000000" w:themeColor="text1"/>
            <w:sz w:val="28"/>
            <w:szCs w:val="28"/>
          </w:rPr>
          <w:delText xml:space="preserve">preliminar,</w:delText>
        </w:r>
      </w:del>
      <w:ins w:id="1319" w:author="Assessor GDSXSR" w:date="2026-10-29T21:14:18Z">
        <w:r>
          <w:rPr>
            <w:rFonts w:ascii="Arial" w:hAnsi="Arial" w:cs="Arial"/>
            <w:color w:val="808080"/>
            <w:sz w:val="28"/>
            <w:szCs w:val="28"/>
          </w:rPr>
          <w:t xml:space="preserve">os</w:t>
        </w:r>
      </w:ins>
      <w:r>
        <w:rPr>
          <w:rFonts w:ascii="Arial" w:hAnsi="Arial" w:cs="Arial"/>
          <w:color w:val="000000" w:themeColor="text1"/>
          <w:sz w:val="28"/>
          <w:szCs w:val="28"/>
        </w:rPr>
        <w:t xml:space="preserve"> </w:t>
      </w:r>
      <w:del w:id="1320" w:author="Assessor GDSXSR" w:date="2026-10-29T21:14:18Z">
        <w:r>
          <w:rPr>
            <w:rFonts w:ascii="Arial" w:hAnsi="Arial" w:cs="Arial"/>
            <w:color w:val="000000" w:themeColor="text1"/>
            <w:sz w:val="28"/>
            <w:szCs w:val="28"/>
          </w:rPr>
          <w:delText xml:space="preserve">nulidade do</w:delText>
        </w:r>
        <w:r>
          <w:rPr>
            <w:rFonts w:ascii="Arial" w:hAnsi="Arial" w:cs="Arial"/>
            <w:color w:val="000000" w:themeColor="text1"/>
            <w:sz w:val="28"/>
            <w:szCs w:val="28"/>
          </w:rPr>
          <w:delText xml:space="preserve"> procedimento em sua integralidade, ao argumento</w:delText>
        </w:r>
      </w:del>
      <w:ins w:id="1321" w:author="Assessor GDSXSR" w:date="2026-10-29T21:14:18Z">
        <w:r>
          <w:rPr>
            <w:rFonts w:ascii="Arial" w:hAnsi="Arial" w:cs="Arial"/>
            <w:color w:val="808080"/>
            <w:sz w:val="28"/>
            <w:szCs w:val="28"/>
          </w:rPr>
          <w:t xml:space="preserve">embargos</w:t>
        </w:r>
      </w:ins>
      <w:r>
        <w:rPr>
          <w:rFonts w:ascii="Arial" w:hAnsi="Arial" w:cs="Arial"/>
          <w:color w:val="000000" w:themeColor="text1"/>
          <w:sz w:val="28"/>
          <w:szCs w:val="28"/>
        </w:rPr>
        <w:t xml:space="preserve"> de </w:t>
      </w:r>
      <w:del w:id="1322" w:author="Assessor GDSXSR" w:date="2026-10-29T21:14:18Z">
        <w:r>
          <w:rPr>
            <w:rFonts w:ascii="Arial" w:hAnsi="Arial" w:cs="Arial"/>
            <w:color w:val="000000" w:themeColor="text1"/>
            <w:sz w:val="28"/>
            <w:szCs w:val="28"/>
          </w:rPr>
          <w:delText xml:space="preserve">que</w:delText>
        </w:r>
      </w:del>
      <w:ins w:id="1323" w:author="Assessor GDSXSR" w:date="2026-10-29T21:14:18Z">
        <w:r>
          <w:rPr>
            <w:rFonts w:ascii="Arial" w:hAnsi="Arial" w:cs="Arial"/>
            <w:color w:val="808080"/>
            <w:sz w:val="28"/>
            <w:szCs w:val="28"/>
          </w:rPr>
          <w:t xml:space="preserve">terceiro são via inadequada, pois</w:t>
        </w:r>
      </w:ins>
      <w:r>
        <w:rPr>
          <w:rFonts w:ascii="Arial" w:hAnsi="Arial" w:cs="Arial"/>
          <w:color w:val="000000" w:themeColor="text1"/>
          <w:sz w:val="28"/>
          <w:szCs w:val="28"/>
        </w:rPr>
        <w:t xml:space="preserve"> a </w:t>
      </w:r>
      <w:del w:id="1324" w:author="Assessor GDSXSR" w:date="2026-10-29T21:14:18Z">
        <w:r>
          <w:rPr>
            <w:rFonts w:ascii="Arial" w:hAnsi="Arial" w:cs="Arial"/>
            <w:color w:val="000000" w:themeColor="text1"/>
            <w:sz w:val="28"/>
            <w:szCs w:val="28"/>
          </w:rPr>
          <w:delText xml:space="preserve">via</w:delText>
        </w:r>
      </w:del>
      <w:ins w:id="1325" w:author="Assessor GDSXSR" w:date="2026-10-29T21:14:18Z">
        <w:r>
          <w:rPr>
            <w:rFonts w:ascii="Arial" w:hAnsi="Arial" w:cs="Arial"/>
            <w:color w:val="808080"/>
            <w:sz w:val="28"/>
            <w:szCs w:val="28"/>
          </w:rPr>
          <w:t xml:space="preserve">averbação</w:t>
        </w:r>
      </w:ins>
      <w:r>
        <w:rPr>
          <w:rFonts w:ascii="Arial" w:hAnsi="Arial" w:cs="Arial"/>
          <w:color w:val="000000" w:themeColor="text1"/>
          <w:sz w:val="28"/>
          <w:szCs w:val="28"/>
        </w:rPr>
        <w:t xml:space="preserve"> </w:t>
      </w:r>
      <w:del w:id="1326" w:author="Assessor GDSXSR" w:date="2026-10-29T21:14:18Z">
        <w:r>
          <w:rPr>
            <w:rFonts w:ascii="Arial" w:hAnsi="Arial" w:cs="Arial"/>
            <w:color w:val="000000" w:themeColor="text1"/>
            <w:sz w:val="28"/>
            <w:szCs w:val="28"/>
          </w:rPr>
          <w:delText xml:space="preserve">escolhida</w:delText>
        </w:r>
      </w:del>
      <w:ins w:id="1327" w:author="Assessor GDSXSR" w:date="2026-10-29T21:14:18Z">
        <w:r>
          <w:rPr>
            <w:rFonts w:ascii="Arial" w:hAnsi="Arial" w:cs="Arial"/>
            <w:color w:val="808080"/>
            <w:sz w:val="28"/>
            <w:szCs w:val="28"/>
          </w:rPr>
          <w:t xml:space="preserve">premonitória</w:t>
        </w:r>
      </w:ins>
      <w:r>
        <w:rPr>
          <w:rFonts w:ascii="Arial" w:hAnsi="Arial" w:cs="Arial"/>
          <w:color w:val="000000" w:themeColor="text1"/>
          <w:sz w:val="28"/>
          <w:szCs w:val="28"/>
        </w:rPr>
        <w:t xml:space="preserve"> </w:t>
      </w:r>
      <w:del w:id="1328" w:author="Assessor GDSXSR" w:date="2026-10-29T21:14:18Z">
        <w:r>
          <w:rPr>
            <w:rFonts w:ascii="Arial" w:hAnsi="Arial" w:cs="Arial"/>
            <w:color w:val="000000" w:themeColor="text1"/>
            <w:sz w:val="28"/>
            <w:szCs w:val="28"/>
          </w:rPr>
          <w:delText xml:space="preserve">pelo</w:delText>
        </w:r>
      </w:del>
      <w:ins w:id="1329" w:author="Assessor GDSXSR" w:date="2026-10-29T21:14:18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330" w:author="Assessor GDSXSR" w:date="2026-10-29T21:14:18Z">
        <w:r>
          <w:rPr>
            <w:rFonts w:ascii="Arial" w:hAnsi="Arial" w:cs="Arial"/>
            <w:color w:val="000000" w:themeColor="text1"/>
            <w:sz w:val="28"/>
            <w:szCs w:val="28"/>
          </w:rPr>
          <w:delText xml:space="preserve">apelado</w:delText>
        </w:r>
      </w:del>
      <w:ins w:id="1331" w:author="Assessor GDSXSR" w:date="2026-10-29T21:14:18Z">
        <w:r>
          <w:rPr>
            <w:rFonts w:ascii="Arial" w:hAnsi="Arial" w:cs="Arial"/>
            <w:color w:val="808080"/>
            <w:sz w:val="28"/>
            <w:szCs w:val="28"/>
          </w:rPr>
          <w:t xml:space="preserve">constitui</w:t>
        </w:r>
      </w:ins>
      <w:r>
        <w:rPr>
          <w:rFonts w:ascii="Arial" w:hAnsi="Arial" w:cs="Arial"/>
          <w:color w:val="000000" w:themeColor="text1"/>
          <w:sz w:val="28"/>
          <w:szCs w:val="28"/>
        </w:rPr>
        <w:t xml:space="preserve"> </w:t>
      </w:r>
      <w:del w:id="1332" w:author="Assessor GDSXSR" w:date="2026-10-29T21:14:18Z">
        <w:r>
          <w:rPr>
            <w:rFonts w:ascii="Arial" w:hAnsi="Arial" w:cs="Arial"/>
            <w:color w:val="000000" w:themeColor="text1"/>
            <w:sz w:val="28"/>
            <w:szCs w:val="28"/>
          </w:rPr>
          <w:delText xml:space="preserve">é</w:delText>
        </w:r>
      </w:del>
      <w:ins w:id="1333" w:author="Assessor GDSXSR" w:date="2026-10-29T21:14:18Z">
        <w:r>
          <w:rPr>
            <w:rFonts w:ascii="Arial" w:hAnsi="Arial" w:cs="Arial"/>
            <w:color w:val="808080"/>
            <w:sz w:val="28"/>
            <w:szCs w:val="28"/>
          </w:rPr>
          <w:t xml:space="preserve">constrição,</w:t>
        </w:r>
      </w:ins>
      <w:r>
        <w:rPr>
          <w:rFonts w:ascii="Arial" w:hAnsi="Arial" w:cs="Arial"/>
          <w:color w:val="000000" w:themeColor="text1"/>
          <w:sz w:val="28"/>
          <w:szCs w:val="28"/>
        </w:rPr>
        <w:t xml:space="preserve"> </w:t>
      </w:r>
      <w:del w:id="1334" w:author="Assessor GDSXSR" w:date="2026-10-29T21:14:18Z">
        <w:r>
          <w:rPr>
            <w:rFonts w:ascii="Arial" w:hAnsi="Arial" w:cs="Arial"/>
            <w:color w:val="000000" w:themeColor="text1"/>
            <w:sz w:val="28"/>
            <w:szCs w:val="28"/>
          </w:rPr>
          <w:delText xml:space="preserve">inadequada</w:delText>
        </w:r>
      </w:del>
      <w:ins w:id="1335" w:author="Assessor GDSXSR" w:date="2026-10-29T21:14:18Z">
        <w:r>
          <w:rPr>
            <w:rFonts w:ascii="Arial" w:hAnsi="Arial" w:cs="Arial"/>
            <w:color w:val="808080"/>
            <w:sz w:val="28"/>
            <w:szCs w:val="28"/>
          </w:rPr>
          <w:t xml:space="preserve">como</w:t>
        </w:r>
      </w:ins>
      <w:r>
        <w:rPr>
          <w:rFonts w:ascii="Arial" w:hAnsi="Arial" w:cs="Arial"/>
          <w:color w:val="000000" w:themeColor="text1"/>
          <w:sz w:val="28"/>
          <w:szCs w:val="28"/>
        </w:rPr>
        <w:t xml:space="preserve"> </w:t>
      </w:r>
      <w:del w:id="1336" w:author="Assessor GDSXSR" w:date="2026-10-29T21:14:18Z">
        <w:r>
          <w:rPr>
            <w:rFonts w:ascii="Arial" w:hAnsi="Arial" w:cs="Arial"/>
            <w:color w:val="000000" w:themeColor="text1"/>
            <w:sz w:val="28"/>
            <w:szCs w:val="28"/>
          </w:rPr>
          <w:delText xml:space="preserve">para</w:delText>
        </w:r>
      </w:del>
      <w:ins w:id="1337" w:author="Assessor GDSXSR" w:date="2026-10-29T21:14:18Z">
        <w:r>
          <w:rPr>
            <w:rFonts w:ascii="Arial" w:hAnsi="Arial" w:cs="Arial"/>
            <w:color w:val="808080"/>
            <w:sz w:val="28"/>
            <w:szCs w:val="28"/>
          </w:rPr>
          <w:t xml:space="preserve">a</w:t>
        </w:r>
      </w:ins>
      <w:r>
        <w:rPr>
          <w:rFonts w:ascii="Arial" w:hAnsi="Arial" w:cs="Arial"/>
          <w:color w:val="000000" w:themeColor="text1"/>
          <w:sz w:val="28"/>
          <w:szCs w:val="28"/>
        </w:rPr>
        <w:t xml:space="preserve"> </w:t>
      </w:r>
      <w:del w:id="1338" w:author="Assessor GDSXSR" w:date="2026-10-29T21:14:18Z">
        <w:r>
          <w:rPr>
            <w:rFonts w:ascii="Arial" w:hAnsi="Arial" w:cs="Arial"/>
            <w:color w:val="000000" w:themeColor="text1"/>
            <w:sz w:val="28"/>
            <w:szCs w:val="28"/>
          </w:rPr>
          <w:delText xml:space="preserve">o</w:delText>
        </w:r>
      </w:del>
      <w:ins w:id="1339" w:author="Assessor GDSXSR" w:date="2026-10-29T21:14:18Z">
        <w:r>
          <w:rPr>
            <w:rFonts w:ascii="Arial" w:hAnsi="Arial" w:cs="Arial"/>
            <w:color w:val="808080"/>
            <w:sz w:val="28"/>
            <w:szCs w:val="28"/>
          </w:rPr>
          <w:t xml:space="preserve">penhora,</w:t>
        </w:r>
      </w:ins>
      <w:r>
        <w:rPr>
          <w:rFonts w:ascii="Arial" w:hAnsi="Arial" w:cs="Arial"/>
          <w:color w:val="000000" w:themeColor="text1"/>
          <w:sz w:val="28"/>
          <w:szCs w:val="28"/>
        </w:rPr>
        <w:t xml:space="preserve"> </w:t>
      </w:r>
      <w:del w:id="1340" w:author="Assessor GDSXSR" w:date="2026-10-29T21:14:18Z">
        <w:r>
          <w:rPr>
            <w:rFonts w:ascii="Arial" w:hAnsi="Arial" w:cs="Arial"/>
            <w:color w:val="000000" w:themeColor="text1"/>
            <w:sz w:val="28"/>
            <w:szCs w:val="28"/>
          </w:rPr>
          <w:delText xml:space="preserve">seu</w:delText>
        </w:r>
      </w:del>
      <w:ins w:id="1341" w:author="Assessor GDSXSR" w:date="2026-10-29T21:14:18Z">
        <w:r>
          <w:rPr>
            <w:rFonts w:ascii="Arial" w:hAnsi="Arial" w:cs="Arial"/>
            <w:color w:val="808080"/>
            <w:sz w:val="28"/>
            <w:szCs w:val="28"/>
          </w:rPr>
          <w:t xml:space="preserve">apta</w:t>
        </w:r>
      </w:ins>
      <w:r>
        <w:rPr>
          <w:rFonts w:ascii="Arial" w:hAnsi="Arial" w:cs="Arial"/>
          <w:color w:val="000000" w:themeColor="text1"/>
          <w:sz w:val="28"/>
          <w:szCs w:val="28"/>
        </w:rPr>
        <w:t xml:space="preserve"> </w:t>
      </w:r>
      <w:del w:id="1342" w:author="Assessor GDSXSR" w:date="2026-10-29T21:14:18Z">
        <w:r>
          <w:rPr>
            <w:rFonts w:ascii="Arial" w:hAnsi="Arial" w:cs="Arial"/>
            <w:color w:val="000000" w:themeColor="text1"/>
            <w:sz w:val="28"/>
            <w:szCs w:val="28"/>
          </w:rPr>
          <w:delText xml:space="preserve">fim</w:delText>
        </w:r>
      </w:del>
      <w:ins w:id="1343" w:author="Assessor GDSXSR" w:date="2026-10-29T21:14:18Z">
        <w:r>
          <w:rPr>
            <w:rFonts w:ascii="Arial" w:hAnsi="Arial" w:cs="Arial"/>
            <w:color w:val="808080"/>
            <w:sz w:val="28"/>
            <w:szCs w:val="28"/>
          </w:rPr>
          <w:t xml:space="preserve">a ensejá-los (ID 89915098)</w:t>
        </w:r>
      </w:ins>
      <w:r>
        <w:rPr>
          <w:rFonts w:ascii="Arial" w:hAnsi="Arial" w:cs="Arial"/>
          <w:color w:val="000000" w:themeColor="text1"/>
          <w:sz w:val="28"/>
          <w:szCs w:val="28"/>
        </w:rPr>
        <w:t xml:space="preserve">.</w:t>
      </w:r>
    </w:p>
    <w:p w14:paraId="36DA1B13" w14:textId="77777777" w:rsidR="00EB4016" w:rsidRDefault="00EB4016" w:rsidP="0033735F">
      <w:pPr>
        <w:spacing w:after="0" w:line="360" w:lineRule="auto"/>
        <w:ind w:firstLine="2268"/>
        <w:jc w:val="both"/>
        <w:rPr>
          <w:rFonts w:ascii="Arial" w:hAnsi="Arial" w:cs="Arial"/>
          <w:color w:val="000000" w:themeColor="text1"/>
          <w:sz w:val="28"/>
          <w:szCs w:val="28"/>
        </w:rPr>
      </w:pPr>
    </w:p>
    <w:p w14:paraId="0E7CF6F9" w14:textId="71811AFA" w:rsidR="00506A7D" w:rsidRPr="00F02ED9" w:rsidRDefault="00EB4016" w:rsidP="00F02ED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Requer o acolhimento da preliminar</w:t>
      </w:r>
      <w:r w:rsidR="00F02ED9">
        <w:rPr>
          <w:rFonts w:ascii="Arial" w:hAnsi="Arial" w:cs="Arial"/>
          <w:color w:val="000000" w:themeColor="text1"/>
          <w:sz w:val="28"/>
          <w:szCs w:val="28"/>
        </w:rPr>
        <w:t xml:space="preserve"> arguida</w:t>
      </w:r>
      <w:r>
        <w:rPr>
          <w:rFonts w:ascii="Arial" w:hAnsi="Arial" w:cs="Arial"/>
          <w:color w:val="000000" w:themeColor="text1"/>
          <w:sz w:val="28"/>
          <w:szCs w:val="28"/>
        </w:rPr>
        <w:t xml:space="preserve">, com </w:t>
      </w:r>
      <w:r w:rsidR="00F02ED9">
        <w:rPr>
          <w:rFonts w:ascii="Arial" w:hAnsi="Arial" w:cs="Arial"/>
          <w:color w:val="000000" w:themeColor="text1"/>
          <w:sz w:val="28"/>
          <w:szCs w:val="28"/>
        </w:rPr>
        <w:t>a extinção do processo sem resolução do mérito.</w:t>
      </w:r>
    </w:p>
    <w:p w14:paraId="6B1B7483" w14:textId="77777777" w:rsidR="00506A7D" w:rsidRDefault="00506A7D" w:rsidP="00506A7D">
      <w:pPr>
        <w:spacing w:after="0" w:line="360" w:lineRule="auto"/>
        <w:ind w:firstLine="2268"/>
        <w:jc w:val="both"/>
        <w:rPr>
          <w:rFonts w:ascii="Arial" w:hAnsi="Arial" w:cs="Arial"/>
          <w:sz w:val="28"/>
          <w:szCs w:val="28"/>
        </w:rPr>
      </w:pPr>
    </w:p>
    <w:p w14:paraId="1751BF6D" w14:textId="3B517FCF" w:rsidR="00506A7D" w:rsidRDefault="00506A7D" w:rsidP="00506A7D">
      <w:pPr>
        <w:spacing w:after="0" w:line="360" w:lineRule="auto"/>
        <w:ind w:firstLine="2268"/>
        <w:jc w:val="both"/>
        <w:rPr>
          <w:rFonts w:ascii="Arial" w:hAnsi="Arial" w:cs="Arial"/>
          <w:sz w:val="28"/>
          <w:szCs w:val="28"/>
        </w:rPr>
      </w:pPr>
      <w:r>
        <w:rPr>
          <w:rFonts w:ascii="Arial" w:hAnsi="Arial" w:cs="Arial"/>
          <w:sz w:val="28"/>
          <w:szCs w:val="28"/>
          <w:highlight w:val="yellow"/>
          <w:rPrChange w:id="1344" w:author="Assessor GDSXSR" w:date="2026-10-29T21:14:18Z">
            <w:rPr>
              <w:rFonts w:ascii="Arial" w:hAnsi="Arial" w:cs="Arial"/>
              <w:sz w:val="28"/>
              <w:szCs w:val="28"/>
            </w:rPr>
          </w:rPrChange>
        </w:rPr>
        <w:t>Sem razão</w:t>
      </w:r>
      <w:r w:rsidR="00F02ED9">
        <w:rPr>
          <w:rFonts w:ascii="Arial" w:hAnsi="Arial" w:cs="Arial"/>
          <w:sz w:val="28"/>
          <w:szCs w:val="28"/>
          <w:highlight w:val="yellow"/>
          <w:rPrChange w:id="1345" w:author="Assessor GDSXSR" w:date="2026-10-29T21:14:18Z">
            <w:rPr>
              <w:rFonts w:ascii="Arial" w:hAnsi="Arial" w:cs="Arial"/>
              <w:sz w:val="28"/>
              <w:szCs w:val="28"/>
            </w:rPr>
          </w:rPrChange>
        </w:rPr>
        <w:t xml:space="preserve"> o apelante.</w:t>
      </w:r>
    </w:p>
    <w:p w14:paraId="7A5C9C5F" w14:textId="77777777" w:rsidR="00F02ED9" w:rsidRDefault="00F02ED9" w:rsidP="00506A7D">
      <w:pPr>
        <w:spacing w:after="0" w:line="360" w:lineRule="auto"/>
        <w:ind w:firstLine="2268"/>
        <w:jc w:val="both"/>
        <w:rPr>
          <w:rFonts w:ascii="Arial" w:hAnsi="Arial" w:cs="Arial"/>
          <w:sz w:val="28"/>
          <w:szCs w:val="28"/>
        </w:rPr>
      </w:pPr>
    </w:p>
    <w:p w14:paraId="76421A80" w14:textId="4D106730" w:rsidR="00F02ED9" w:rsidRDefault="00FB318B" w:rsidP="00506A7D">
      <w:pPr>
        <w:spacing w:after="0" w:line="360" w:lineRule="auto"/>
        <w:ind w:firstLine="2268"/>
        <w:jc w:val="both"/>
        <w:rPr>
          <w:rFonts w:ascii="Arial" w:hAnsi="Arial" w:cs="Arial"/>
          <w:sz w:val="28"/>
          <w:szCs w:val="28"/>
        </w:rPr>
      </w:pPr>
      <w:r>
        <w:rPr>
          <w:rFonts w:ascii="Arial" w:hAnsi="Arial" w:cs="Arial"/>
          <w:sz w:val="28"/>
          <w:szCs w:val="28"/>
        </w:rPr>
        <w:t xml:space="preserve">Assim dispõe o art. 485, </w:t>
      </w:r>
      <w:del w:id="1346" w:author="Assessor GDSXSR" w:date="2026-10-29T21:14:18Z">
        <w:r>
          <w:rPr>
            <w:rFonts w:ascii="Arial" w:hAnsi="Arial" w:cs="Arial"/>
            <w:sz w:val="28"/>
            <w:szCs w:val="28"/>
          </w:rPr>
          <w:delText xml:space="preserve">inciso </w:delText>
        </w:r>
      </w:del>
      <w:r>
        <w:rPr>
          <w:rFonts w:ascii="Arial" w:hAnsi="Arial" w:cs="Arial"/>
          <w:sz w:val="28"/>
          <w:szCs w:val="28"/>
        </w:rPr>
        <w:t xml:space="preserve">IV, do CPC</w:t>
      </w:r>
      <w:del w:id="1347" w:author="Assessor GDSXSR" w:date="2026-10-29T21:14:18Z">
        <w:r>
          <w:rPr>
            <w:rFonts w:ascii="Arial" w:hAnsi="Arial" w:cs="Arial"/>
            <w:sz w:val="28"/>
            <w:szCs w:val="28"/>
          </w:rPr>
          <w:delText xml:space="preserve">/2015</w:delText>
        </w:r>
      </w:del>
      <w:r>
        <w:rPr>
          <w:rFonts w:ascii="Arial" w:hAnsi="Arial" w:cs="Arial"/>
          <w:sz w:val="28"/>
          <w:szCs w:val="28"/>
        </w:rPr>
        <w:t xml:space="preserve">:</w:t>
      </w:r>
    </w:p>
    <w:p w14:paraId="23E69B76" w14:textId="77777777" w:rsidR="00FB318B" w:rsidRDefault="00FB318B" w:rsidP="00506A7D">
      <w:pPr>
        <w:spacing w:after="0" w:line="360" w:lineRule="auto"/>
        <w:ind w:firstLine="2268"/>
        <w:jc w:val="both"/>
        <w:rPr>
          <w:rFonts w:ascii="Arial" w:hAnsi="Arial" w:cs="Arial"/>
          <w:sz w:val="28"/>
          <w:szCs w:val="28"/>
        </w:rPr>
      </w:pPr>
    </w:p>
    <w:p w14:paraId="798414DF" w14:textId="77777777" w:rsidR="00FB318B" w:rsidRPr="00851E62" w:rsidRDefault="00FB318B" w:rsidP="00FB318B">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Pr="00851E62">
        <w:rPr>
          <w:rFonts w:ascii="Arial" w:hAnsi="Arial" w:cs="Arial"/>
          <w:i/>
          <w:iCs/>
          <w:color w:val="000000" w:themeColor="text1"/>
          <w:sz w:val="26"/>
          <w:szCs w:val="26"/>
        </w:rPr>
        <w:t>Art. 485. O juiz não resolverá o mérito quando:</w:t>
      </w:r>
    </w:p>
    <w:p w14:paraId="5B2197E9" w14:textId="77777777" w:rsidR="00FB318B" w:rsidRPr="00851E62" w:rsidRDefault="00FB318B" w:rsidP="00FB318B">
      <w:pPr>
        <w:spacing w:after="0" w:line="360" w:lineRule="auto"/>
        <w:ind w:left="2268"/>
        <w:jc w:val="both"/>
        <w:rPr>
          <w:rFonts w:ascii="Arial" w:hAnsi="Arial" w:cs="Arial"/>
          <w:i/>
          <w:iCs/>
          <w:color w:val="000000" w:themeColor="text1"/>
          <w:sz w:val="26"/>
          <w:szCs w:val="26"/>
        </w:rPr>
      </w:pPr>
      <w:r w:rsidRPr="00851E62">
        <w:rPr>
          <w:rFonts w:ascii="Arial" w:hAnsi="Arial" w:cs="Arial"/>
          <w:i/>
          <w:iCs/>
          <w:color w:val="000000" w:themeColor="text1"/>
          <w:sz w:val="26"/>
          <w:szCs w:val="26"/>
        </w:rPr>
        <w:t>(...)</w:t>
      </w:r>
    </w:p>
    <w:p w14:paraId="32CDAAE0" w14:textId="77777777" w:rsidR="00FB318B" w:rsidRPr="00851E62" w:rsidRDefault="00FB318B" w:rsidP="00FB318B">
      <w:pPr>
        <w:spacing w:after="0" w:line="360" w:lineRule="auto"/>
        <w:ind w:left="2268"/>
        <w:jc w:val="both"/>
        <w:rPr>
          <w:ins w:id="1368" w:author="Assessor GDSXSR" w:date="2026-10-29T21:14:18Z"/>
          <w:rFonts w:ascii="Arial" w:hAnsi="Arial" w:cs="Arial"/>
          <w:i/>
          <w:iCs/>
          <w:color w:val="000000" w:themeColor="text1"/>
          <w:sz w:val="26"/>
          <w:szCs w:val="26"/>
        </w:rPr>
      </w:pPr>
      <w:r w:rsidRPr="00851E62">
        <w:rPr>
          <w:rFonts w:ascii="Arial" w:hAnsi="Arial" w:cs="Arial"/>
          <w:i/>
          <w:iCs/>
          <w:color w:val="000000" w:themeColor="text1"/>
          <w:sz w:val="26"/>
          <w:szCs w:val="26"/>
        </w:rPr>
        <w:lastRenderedPageBreak/>
        <w:t>IV - verificar a ausência de pressupostos de constituição e de desenvolvimento válido e regular do processo</w:t>
      </w:r>
      <w:r>
        <w:rPr>
          <w:rFonts w:ascii="Arial" w:hAnsi="Arial" w:cs="Arial"/>
          <w:i/>
          <w:iCs/>
          <w:color w:val="000000" w:themeColor="text1"/>
          <w:sz w:val="26"/>
          <w:szCs w:val="26"/>
        </w:rPr>
        <w:t>;”</w:t>
      </w:r>
    </w:p>
    <w:p>
      <w:pPr>
        <w:spacing w:after="0" w:line="360" w:lineRule="auto"/>
        <w:ind w:left="2268"/>
        <w:jc w:val="both"/>
        <w:rPr>
          <w:ins w:id="1369" w:author="Assessor GDSXSR" w:date="2026-10-29T21:14:18Z"/>
          <w:rFonts w:ascii="Arial" w:hAnsi="Arial" w:cs="Arial"/>
          <w:i/>
          <w:iCs/>
          <w:color w:val="000000" w:themeColor="text1"/>
          <w:sz w:val="26"/>
          <w:szCs w:val="26"/>
        </w:rPr>
      </w:pPr>
    </w:p>
    <w:p>
      <w:pPr>
        <w:spacing w:after="0" w:line="360" w:lineRule="auto"/>
        <w:ind w:firstLine="2268"/>
        <w:jc w:val="both"/>
        <w:rPr>
          <w:ins w:id="1371" w:author="Assessor GDSXSR" w:date="2026-10-29T21:14:18Z"/>
          <w:rFonts w:ascii="Arial" w:hAnsi="Arial" w:cs="Arial"/>
          <w:i/>
          <w:iCs/>
          <w:color w:val="000000" w:themeColor="text1"/>
          <w:sz w:val="26"/>
          <w:szCs w:val="26"/>
        </w:rPr>
      </w:pPr>
      <w:ins w:id="1370" w:author="Assessor GDSXSR" w:date="2026-10-29T21:14:18Z">
        <w:r>
          <w:rPr>
            <w:rFonts w:ascii="Arial" w:hAnsi="Arial" w:cs="Arial"/>
            <w:i w:val="0"/>
            <w:iCs/>
            <w:color w:val="808080"/>
            <w:sz w:val="28"/>
            <w:szCs w:val="26"/>
            <w:u w:val="none"/>
          </w:rPr>
          <w:t xml:space="preserve">Por sua vez, o art. 674 do CPC admite os embargos de terceiro também diante da ameaça de constrição:</w:t>
        </w:r>
      </w:ins>
    </w:p>
    <w:p>
      <w:pPr>
        <w:spacing w:after="0" w:line="360" w:lineRule="auto"/>
        <w:ind w:firstLine="2268"/>
        <w:jc w:val="both"/>
        <w:rPr>
          <w:ins w:id="1372" w:author="Assessor GDSXSR" w:date="2026-10-29T21:14:18Z"/>
          <w:rFonts w:ascii="Arial" w:hAnsi="Arial" w:cs="Arial"/>
          <w:i/>
          <w:iCs/>
          <w:color w:val="000000" w:themeColor="text1"/>
          <w:sz w:val="26"/>
          <w:szCs w:val="26"/>
        </w:rPr>
      </w:pPr>
    </w:p>
    <w:p>
      <w:pPr>
        <w:spacing w:after="0" w:line="360" w:lineRule="auto"/>
        <w:ind w:left="2268"/>
        <w:jc w:val="both"/>
        <w:rPr>
          <w:rFonts w:ascii="Arial" w:hAnsi="Arial" w:cs="Arial"/>
          <w:i/>
          <w:iCs/>
          <w:color w:val="000000" w:themeColor="text1"/>
          <w:sz w:val="26"/>
          <w:szCs w:val="26"/>
        </w:rPr>
      </w:pPr>
      <w:ins w:id="1373" w:author="Assessor GDSXSR" w:date="2026-10-29T21:14:18Z">
        <w:r>
          <w:rPr>
            <w:rFonts w:ascii="Arial" w:hAnsi="Arial"/>
            <w:i/>
            <w:color w:val="808080"/>
            <w:sz w:val="26"/>
          </w:rPr>
          <w:t xml:space="preserve">“Art. 674. Quem, não sendo parte no processo, sofrer </w:t>
        </w:r>
        <w:r>
          <w:rPr>
            <w:rFonts w:ascii="Arial" w:hAnsi="Arial"/>
            <w:i/>
            <w:color w:val="808080"/>
            <w:sz w:val="26"/>
            <w:u w:val="single"/>
          </w:rPr>
          <w:t xml:space="preserve">constrição ou ameaça de constrição</w:t>
        </w:r>
        <w:r>
          <w:rPr>
            <w:rFonts w:ascii="Arial" w:hAnsi="Arial"/>
            <w:i/>
            <w:color w:val="808080"/>
            <w:sz w:val="26"/>
          </w:rPr>
          <w:t xml:space="preserve"> sobre bens que possua ou sobre os quais tenha direito incompatível com o ato constritivo, poderá requerer seu desfazimento ou sua inibição por meio de embargos de terceiro.” – Grifei</w:t>
        </w:r>
      </w:ins>
    </w:p>
    <w:p w14:paraId="11E2B875" w14:textId="77777777" w:rsidR="00FB318B" w:rsidRDefault="00FB318B" w:rsidP="00506A7D">
      <w:pPr>
        <w:spacing w:after="0" w:line="360" w:lineRule="auto"/>
        <w:ind w:firstLine="2268"/>
        <w:jc w:val="both"/>
        <w:rPr>
          <w:rFonts w:ascii="Arial" w:hAnsi="Arial" w:cs="Arial"/>
          <w:sz w:val="28"/>
          <w:szCs w:val="28"/>
        </w:rPr>
      </w:pPr>
    </w:p>
    <w:p w14:paraId="6B27B7CA" w14:textId="77777777" w:rsidR="00720074" w:rsidRDefault="000D5237" w:rsidP="00506A7D">
      <w:pPr>
        <w:spacing w:after="0" w:line="360" w:lineRule="auto"/>
        <w:ind w:firstLine="2268"/>
        <w:jc w:val="both"/>
        <w:rPr>
          <w:del w:id="1356" w:author="Assessor GDSXSR" w:date="2026-10-29T21:14:18Z"/>
          <w:rFonts w:ascii="Arial" w:hAnsi="Arial" w:cs="Arial"/>
          <w:sz w:val="28"/>
          <w:szCs w:val="28"/>
        </w:rPr>
      </w:pPr>
      <w:del w:id="1348" w:author="Assessor GDSXSR" w:date="2026-10-29T21:14:18Z">
        <w:r w:rsidRPr="000D5237">
          <w:rPr>
            <w:rFonts w:ascii="Arial" w:hAnsi="Arial" w:cs="Arial"/>
            <w:sz w:val="28"/>
            <w:szCs w:val="28"/>
          </w:rPr>
          <w:delText xml:space="preserve">Isto é, </w:delText>
        </w:r>
      </w:del>
      <w:del w:id="1349" w:author="Assessor GDSXSR" w:date="2026-10-29T21:14:18Z">
        <w:r>
          <w:rPr>
            <w:rFonts w:ascii="Arial" w:hAnsi="Arial" w:cs="Arial"/>
            <w:sz w:val="28"/>
            <w:szCs w:val="28"/>
          </w:rPr>
          <w:delText xml:space="preserve">quando o juiz </w:delText>
        </w:r>
      </w:del>
      <w:del w:id="1350" w:author="Assessor GDSXSR" w:date="2026-10-29T21:14:18Z">
        <w:r w:rsidR="00EB3869">
          <w:rPr>
            <w:rFonts w:ascii="Arial" w:hAnsi="Arial" w:cs="Arial"/>
            <w:sz w:val="28"/>
            <w:szCs w:val="28"/>
          </w:rPr>
          <w:delText xml:space="preserve">avaliar que o processo carece dos </w:delText>
        </w:r>
      </w:del>
      <w:del w:id="1351" w:author="Assessor GDSXSR" w:date="2026-10-29T21:14:18Z">
        <w:r w:rsidR="00B707C0">
          <w:rPr>
            <w:rFonts w:ascii="Arial" w:hAnsi="Arial" w:cs="Arial"/>
            <w:sz w:val="28"/>
            <w:szCs w:val="28"/>
          </w:rPr>
          <w:delText xml:space="preserve">seus </w:delText>
        </w:r>
      </w:del>
      <w:del w:id="1352" w:author="Assessor GDSXSR" w:date="2026-10-29T21:14:18Z">
        <w:r w:rsidR="00EB3869">
          <w:rPr>
            <w:rFonts w:ascii="Arial" w:hAnsi="Arial" w:cs="Arial"/>
            <w:sz w:val="28"/>
            <w:szCs w:val="28"/>
          </w:rPr>
          <w:delText>imprescindíveis pressupostos de constituição e de desenvolvimento</w:delText>
        </w:r>
      </w:del>
      <w:del w:id="1353" w:author="Assessor GDSXSR" w:date="2026-10-29T21:14:18Z">
        <w:r w:rsidR="007E21C1">
          <w:rPr>
            <w:rFonts w:ascii="Arial" w:hAnsi="Arial" w:cs="Arial"/>
            <w:sz w:val="28"/>
            <w:szCs w:val="28"/>
          </w:rPr>
          <w:delText xml:space="preserve">, deverá extinguir o processo sem </w:delText>
        </w:r>
      </w:del>
      <w:del w:id="1354" w:author="Assessor GDSXSR" w:date="2026-10-29T21:14:18Z">
        <w:r w:rsidR="00685800">
          <w:rPr>
            <w:rFonts w:ascii="Arial" w:hAnsi="Arial" w:cs="Arial"/>
            <w:sz w:val="28"/>
            <w:szCs w:val="28"/>
          </w:rPr>
          <w:delText>resolução do mérito</w:delText>
        </w:r>
      </w:del>
      <w:del w:id="1355" w:author="Assessor GDSXSR" w:date="2026-10-29T21:14:18Z">
        <w:r w:rsidR="00720074">
          <w:rPr>
            <w:rFonts w:ascii="Arial" w:hAnsi="Arial" w:cs="Arial"/>
            <w:sz w:val="28"/>
            <w:szCs w:val="28"/>
          </w:rPr>
          <w:delText>.</w:delText>
        </w:r>
      </w:del>
    </w:p>
    <w:p w14:paraId="632F4E91" w14:textId="77777777" w:rsidR="00720074" w:rsidRDefault="00720074" w:rsidP="00506A7D">
      <w:pPr>
        <w:spacing w:after="0" w:line="360" w:lineRule="auto"/>
        <w:ind w:firstLine="2268"/>
        <w:jc w:val="both"/>
        <w:rPr>
          <w:del w:id="1357" w:author="Assessor GDSXSR" w:date="2026-10-29T21:14:18Z"/>
          <w:rFonts w:ascii="Arial" w:hAnsi="Arial" w:cs="Arial"/>
          <w:sz w:val="28"/>
          <w:szCs w:val="28"/>
        </w:rPr>
      </w:pPr>
    </w:p>
    <w:p w14:paraId="26AAB748" w14:textId="79103406" w:rsidR="00FB318B" w:rsidRDefault="000976A4" w:rsidP="00506A7D">
      <w:pPr>
        <w:spacing w:after="0" w:line="360" w:lineRule="auto"/>
        <w:ind w:firstLine="2268"/>
        <w:jc w:val="both"/>
        <w:rPr>
          <w:del w:id="1366" w:author="Assessor GDSXSR" w:date="2026-10-29T21:14:18Z"/>
          <w:rFonts w:ascii="Arial" w:hAnsi="Arial" w:cs="Arial"/>
          <w:sz w:val="28"/>
          <w:szCs w:val="28"/>
        </w:rPr>
      </w:pPr>
      <w:del w:id="1358" w:author="Assessor GDSXSR" w:date="2026-10-29T21:14:18Z">
        <w:r>
          <w:rPr>
            <w:rFonts w:ascii="Arial" w:hAnsi="Arial" w:cs="Arial"/>
            <w:sz w:val="28"/>
            <w:szCs w:val="28"/>
          </w:rPr>
          <w:delText xml:space="preserve">Na espécie, o apelante alega que o processo não possui os necessários pressupostos </w:delText>
        </w:r>
      </w:del>
      <w:del w:id="1359" w:author="Assessor GDSXSR" w:date="2026-10-29T21:14:18Z">
        <w:r w:rsidR="00631B40">
          <w:rPr>
            <w:rFonts w:ascii="Arial" w:hAnsi="Arial" w:cs="Arial"/>
            <w:sz w:val="28"/>
            <w:szCs w:val="28"/>
          </w:rPr>
          <w:delText xml:space="preserve">para o seu prosseguimento, </w:delText>
        </w:r>
      </w:del>
      <w:del w:id="1360" w:author="Assessor GDSXSR" w:date="2026-10-29T21:14:18Z">
        <w:r w:rsidR="00D22952">
          <w:rPr>
            <w:rFonts w:ascii="Arial" w:hAnsi="Arial" w:cs="Arial"/>
            <w:sz w:val="28"/>
            <w:szCs w:val="28"/>
          </w:rPr>
          <w:delText xml:space="preserve">haja vista inexistir </w:delText>
        </w:r>
      </w:del>
      <w:del w:id="1361" w:author="Assessor GDSXSR" w:date="2026-10-29T21:14:18Z">
        <w:r w:rsidR="0048064C">
          <w:rPr>
            <w:rFonts w:ascii="Arial" w:hAnsi="Arial" w:cs="Arial"/>
            <w:sz w:val="28"/>
            <w:szCs w:val="28"/>
          </w:rPr>
          <w:delText>constrição (como</w:delText>
        </w:r>
      </w:del>
      <w:del w:id="1362" w:author="Assessor GDSXSR" w:date="2026-10-29T21:14:18Z">
        <w:r w:rsidR="00CF5E3F">
          <w:rPr>
            <w:rFonts w:ascii="Arial" w:hAnsi="Arial" w:cs="Arial"/>
            <w:sz w:val="28"/>
            <w:szCs w:val="28"/>
          </w:rPr>
          <w:delText xml:space="preserve"> a</w:delText>
        </w:r>
      </w:del>
      <w:del w:id="1363" w:author="Assessor GDSXSR" w:date="2026-10-29T21:14:18Z">
        <w:r w:rsidR="0048064C">
          <w:rPr>
            <w:rFonts w:ascii="Arial" w:hAnsi="Arial" w:cs="Arial"/>
            <w:sz w:val="28"/>
            <w:szCs w:val="28"/>
          </w:rPr>
          <w:delText xml:space="preserve"> penhora, a título exemplificativo)</w:delText>
        </w:r>
      </w:del>
      <w:del w:id="1364" w:author="Assessor GDSXSR" w:date="2026-10-29T21:14:18Z">
        <w:r w:rsidR="00304F70">
          <w:rPr>
            <w:rFonts w:ascii="Arial" w:hAnsi="Arial" w:cs="Arial"/>
            <w:sz w:val="28"/>
            <w:szCs w:val="28"/>
          </w:rPr>
          <w:delText xml:space="preserve"> apta a ensejar a oposição dos embargos de terceiros</w:delText>
        </w:r>
      </w:del>
      <w:del w:id="1365" w:author="Assessor GDSXSR" w:date="2026-10-29T21:14:18Z">
        <w:r w:rsidR="00415149">
          <w:rPr>
            <w:rFonts w:ascii="Arial" w:hAnsi="Arial" w:cs="Arial"/>
            <w:sz w:val="28"/>
            <w:szCs w:val="28"/>
          </w:rPr>
          <w:delText>, mas tão somente averbação premonitória.</w:delText>
        </w:r>
      </w:del>
    </w:p>
    <w:p w14:paraId="325B0CCE" w14:textId="77777777" w:rsidR="00304F70" w:rsidRDefault="00304F70" w:rsidP="00506A7D">
      <w:pPr>
        <w:spacing w:after="0" w:line="360" w:lineRule="auto"/>
        <w:ind w:firstLine="2268"/>
        <w:jc w:val="both"/>
        <w:rPr>
          <w:del w:id="1367" w:author="Assessor GDSXSR" w:date="2026-10-29T21:14:18Z"/>
          <w:rFonts w:ascii="Arial" w:hAnsi="Arial" w:cs="Arial"/>
          <w:sz w:val="28"/>
          <w:szCs w:val="28"/>
        </w:rPr>
      </w:pPr>
    </w:p>
    <w:p w14:paraId="2A07C12C" w14:textId="42F81149" w:rsidR="00304F70" w:rsidRDefault="00304F70" w:rsidP="00506A7D">
      <w:pPr>
        <w:spacing w:after="0" w:line="360" w:lineRule="auto"/>
        <w:ind w:firstLine="2268"/>
        <w:jc w:val="both"/>
        <w:rPr>
          <w:rFonts w:ascii="Arial" w:hAnsi="Arial" w:cs="Arial"/>
          <w:sz w:val="28"/>
          <w:szCs w:val="28"/>
        </w:rPr>
      </w:pPr>
      <w:r>
        <w:rPr>
          <w:rFonts w:ascii="Arial" w:hAnsi="Arial" w:cs="Arial"/>
          <w:sz w:val="28"/>
          <w:szCs w:val="28"/>
        </w:rPr>
        <w:t xml:space="preserve">Todavia, </w:t>
      </w:r>
      <w:r>
        <w:rPr>
          <w:rFonts w:ascii="Arial" w:hAnsi="Arial" w:cs="Arial"/>
          <w:sz w:val="28"/>
          <w:szCs w:val="28"/>
        </w:rPr>
        <w:t xml:space="preserve">como bem fundamentado </w:t>
      </w:r>
      <w:del w:id="1374" w:author="Assessor GDSXSR" w:date="2026-10-29T21:14:18Z">
        <w:r>
          <w:rPr>
            <w:rFonts w:ascii="Arial" w:hAnsi="Arial" w:cs="Arial"/>
            <w:sz w:val="28"/>
            <w:szCs w:val="28"/>
          </w:rPr>
          <w:delText xml:space="preserve">em</w:delText>
        </w:r>
      </w:del>
      <w:ins w:id="1375" w:author="Assessor GDSXSR" w:date="2026-10-29T21:14:18Z">
        <w:r>
          <w:rPr>
            <w:rFonts w:ascii="Arial" w:hAnsi="Arial" w:cs="Arial"/>
            <w:color w:val="808080"/>
            <w:sz w:val="28"/>
            <w:szCs w:val="28"/>
          </w:rPr>
          <w:t xml:space="preserve">na</w:t>
        </w:r>
      </w:ins>
      <w:r>
        <w:rPr>
          <w:rFonts w:ascii="Arial" w:hAnsi="Arial" w:cs="Arial"/>
          <w:sz w:val="28"/>
          <w:szCs w:val="28"/>
        </w:rPr>
        <w:t xml:space="preserve"> sentença, ainda que </w:t>
      </w:r>
      <w:r>
        <w:rPr>
          <w:rFonts w:ascii="Arial" w:hAnsi="Arial" w:cs="Arial"/>
          <w:sz w:val="28"/>
          <w:szCs w:val="28"/>
        </w:rPr>
        <w:t xml:space="preserve">não exista </w:t>
      </w:r>
      <w:r>
        <w:rPr>
          <w:rFonts w:ascii="Arial" w:hAnsi="Arial" w:cs="Arial"/>
          <w:sz w:val="28"/>
          <w:szCs w:val="28"/>
        </w:rPr>
        <w:t xml:space="preserve">penhora</w:t>
      </w:r>
      <w:r>
        <w:rPr>
          <w:rFonts w:ascii="Arial" w:hAnsi="Arial" w:cs="Arial"/>
          <w:sz w:val="28"/>
          <w:szCs w:val="28"/>
        </w:rPr>
        <w:t xml:space="preserve"> </w:t>
      </w:r>
      <w:del w:id="1376" w:author="Assessor GDSXSR" w:date="2026-10-29T21:14:18Z">
        <w:r>
          <w:rPr>
            <w:rFonts w:ascii="Arial" w:hAnsi="Arial" w:cs="Arial"/>
            <w:sz w:val="28"/>
            <w:szCs w:val="28"/>
          </w:rPr>
          <w:delText xml:space="preserve">na</w:delText>
        </w:r>
      </w:del>
      <w:ins w:id="1377" w:author="Assessor GDSXSR" w:date="2026-10-29T21:14:18Z">
        <w:r>
          <w:rPr>
            <w:rFonts w:ascii="Arial" w:hAnsi="Arial" w:cs="Arial"/>
            <w:color w:val="808080"/>
            <w:sz w:val="28"/>
            <w:szCs w:val="28"/>
          </w:rPr>
          <w:t xml:space="preserve">em</w:t>
        </w:r>
      </w:ins>
      <w:r>
        <w:rPr>
          <w:rFonts w:ascii="Arial" w:hAnsi="Arial" w:cs="Arial"/>
          <w:sz w:val="28"/>
          <w:szCs w:val="28"/>
        </w:rPr>
        <w:t xml:space="preserve"> </w:t>
      </w:r>
      <w:del w:id="1378" w:author="Assessor GDSXSR" w:date="2026-10-29T21:14:18Z">
        <w:r>
          <w:rPr>
            <w:rFonts w:ascii="Arial" w:hAnsi="Arial" w:cs="Arial"/>
            <w:sz w:val="28"/>
            <w:szCs w:val="28"/>
          </w:rPr>
          <w:delText xml:space="preserve">tecnicidade</w:delText>
        </w:r>
      </w:del>
      <w:ins w:id="1379" w:author="Assessor GDSXSR" w:date="2026-10-29T21:14:18Z">
        <w:r>
          <w:rPr>
            <w:rFonts w:ascii="Arial" w:hAnsi="Arial" w:cs="Arial"/>
            <w:color w:val="808080"/>
            <w:sz w:val="28"/>
            <w:szCs w:val="28"/>
          </w:rPr>
          <w:t xml:space="preserve">sentido</w:t>
        </w:r>
      </w:ins>
      <w:r>
        <w:rPr>
          <w:rFonts w:ascii="Arial" w:hAnsi="Arial" w:cs="Arial"/>
          <w:sz w:val="28"/>
          <w:szCs w:val="28"/>
        </w:rPr>
        <w:t xml:space="preserve"> </w:t>
      </w:r>
      <w:del w:id="1380" w:author="Assessor GDSXSR" w:date="2026-10-29T21:14:18Z">
        <w:r>
          <w:rPr>
            <w:rFonts w:ascii="Arial" w:hAnsi="Arial" w:cs="Arial"/>
            <w:sz w:val="28"/>
            <w:szCs w:val="28"/>
          </w:rPr>
          <w:delText xml:space="preserve">do termo</w:delText>
        </w:r>
      </w:del>
      <w:ins w:id="1381" w:author="Assessor GDSXSR" w:date="2026-10-29T21:14:18Z">
        <w:r>
          <w:rPr>
            <w:rFonts w:ascii="Arial" w:hAnsi="Arial" w:cs="Arial"/>
            <w:color w:val="808080"/>
            <w:sz w:val="28"/>
            <w:szCs w:val="28"/>
          </w:rPr>
          <w:t xml:space="preserve">técnico</w:t>
        </w:r>
      </w:ins>
      <w:r>
        <w:rPr>
          <w:rFonts w:ascii="Arial" w:hAnsi="Arial" w:cs="Arial"/>
          <w:sz w:val="28"/>
          <w:szCs w:val="28"/>
        </w:rPr>
        <w:t xml:space="preserve">,</w:t>
      </w:r>
      <w:del w:id="1382" w:author="Assessor GDSXSR" w:date="2026-10-29T21:14:18Z">
        <w:r>
          <w:rPr>
            <w:rFonts w:ascii="Arial" w:hAnsi="Arial" w:cs="Arial"/>
            <w:sz w:val="28"/>
            <w:szCs w:val="28"/>
          </w:rPr>
          <w:delText xml:space="preserve"> </w:delText>
        </w:r>
        <w:r>
          <w:rPr>
            <w:rFonts w:ascii="Arial" w:hAnsi="Arial" w:cs="Arial"/>
            <w:sz w:val="28"/>
            <w:szCs w:val="28"/>
          </w:rPr>
          <w:delText xml:space="preserve">verifico que</w:delText>
        </w:r>
      </w:del>
      <w:r>
        <w:rPr>
          <w:rFonts w:ascii="Arial" w:hAnsi="Arial" w:cs="Arial"/>
          <w:sz w:val="28"/>
          <w:szCs w:val="28"/>
        </w:rPr>
        <w:t xml:space="preserve"> a averbação premonitória </w:t>
      </w:r>
      <w:del w:id="1383" w:author="Assessor GDSXSR" w:date="2026-10-29T21:14:18Z">
        <w:r>
          <w:rPr>
            <w:rFonts w:ascii="Arial" w:hAnsi="Arial" w:cs="Arial"/>
            <w:sz w:val="28"/>
            <w:szCs w:val="28"/>
          </w:rPr>
          <w:delText xml:space="preserve">efetivada</w:delText>
        </w:r>
      </w:del>
      <w:ins w:id="1384" w:author="Assessor GDSXSR" w:date="2026-10-29T21:14:18Z">
        <w:r>
          <w:rPr>
            <w:rFonts w:ascii="Arial" w:hAnsi="Arial" w:cs="Arial"/>
            <w:color w:val="808080"/>
            <w:sz w:val="28"/>
            <w:szCs w:val="28"/>
          </w:rPr>
          <w:t xml:space="preserve">lançada</w:t>
        </w:r>
      </w:ins>
      <w:r>
        <w:rPr>
          <w:rFonts w:ascii="Arial" w:hAnsi="Arial" w:cs="Arial"/>
          <w:sz w:val="28"/>
          <w:szCs w:val="28"/>
        </w:rPr>
        <w:t xml:space="preserve"> nas matrículas</w:t>
      </w:r>
      <w:del w:id="1385" w:author="Assessor GDSXSR" w:date="2026-10-29T21:14:18Z">
        <w:r>
          <w:rPr>
            <w:rFonts w:ascii="Arial" w:hAnsi="Arial" w:cs="Arial"/>
            <w:sz w:val="28"/>
            <w:szCs w:val="28"/>
          </w:rPr>
          <w:delText xml:space="preserve"> nos imóveis apontados </w:delText>
        </w:r>
        <w:r>
          <w:rPr>
            <w:rFonts w:ascii="Arial" w:hAnsi="Arial" w:cs="Arial"/>
            <w:sz w:val="28"/>
            <w:szCs w:val="28"/>
          </w:rPr>
          <w:delText xml:space="preserve">pelo apelado</w:delText>
        </w:r>
      </w:del>
      <w:r>
        <w:rPr>
          <w:rFonts w:ascii="Arial" w:hAnsi="Arial" w:cs="Arial"/>
          <w:sz w:val="28"/>
          <w:szCs w:val="28"/>
        </w:rPr>
        <w:t xml:space="preserve"> impede o pleno exercício econômico da propriedade</w:t>
      </w:r>
      <w:del w:id="1386" w:author="Assessor GDSXSR" w:date="2026-10-29T21:14:18Z">
        <w:r>
          <w:rPr>
            <w:rFonts w:ascii="Arial" w:hAnsi="Arial" w:cs="Arial"/>
            <w:sz w:val="28"/>
            <w:szCs w:val="28"/>
          </w:rPr>
          <w:delText xml:space="preserve">.</w:delText>
        </w:r>
        <w:r>
          <w:rPr>
            <w:rFonts w:ascii="Arial" w:hAnsi="Arial" w:cs="Arial"/>
            <w:sz w:val="28"/>
            <w:szCs w:val="28"/>
          </w:rPr>
          <w:delText xml:space="preserve"> Ou seja</w:delText>
        </w:r>
      </w:del>
      <w:r>
        <w:rPr>
          <w:rFonts w:ascii="Arial" w:hAnsi="Arial" w:cs="Arial"/>
          <w:sz w:val="28"/>
          <w:szCs w:val="28"/>
        </w:rPr>
        <w:t xml:space="preserve">, </w:t>
      </w:r>
      <w:del w:id="1387" w:author="Assessor GDSXSR" w:date="2026-10-29T21:14:18Z">
        <w:r>
          <w:rPr>
            <w:rFonts w:ascii="Arial" w:hAnsi="Arial" w:cs="Arial"/>
            <w:sz w:val="28"/>
            <w:szCs w:val="28"/>
          </w:rPr>
          <w:delText xml:space="preserve">tais</w:delText>
        </w:r>
      </w:del>
      <w:ins w:id="1388" w:author="Assessor GDSXSR" w:date="2026-10-29T21:14:18Z">
        <w:r>
          <w:rPr>
            <w:rFonts w:ascii="Arial" w:hAnsi="Arial" w:cs="Arial"/>
            <w:color w:val="808080"/>
            <w:sz w:val="28"/>
            <w:szCs w:val="28"/>
          </w:rPr>
          <w:t xml:space="preserve">pois</w:t>
        </w:r>
      </w:ins>
      <w:r>
        <w:rPr>
          <w:rFonts w:ascii="Arial" w:hAnsi="Arial" w:cs="Arial"/>
          <w:sz w:val="28"/>
          <w:szCs w:val="28"/>
        </w:rPr>
        <w:t xml:space="preserve"> </w:t>
      </w:r>
      <w:del w:id="1389" w:author="Assessor GDSXSR" w:date="2026-10-29T21:14:18Z">
        <w:r>
          <w:rPr>
            <w:rFonts w:ascii="Arial" w:hAnsi="Arial" w:cs="Arial"/>
            <w:sz w:val="28"/>
            <w:szCs w:val="28"/>
          </w:rPr>
          <w:delText xml:space="preserve">anotações interferem</w:delText>
        </w:r>
      </w:del>
      <w:ins w:id="1390" w:author="Assessor GDSXSR" w:date="2026-10-29T21:14:18Z">
        <w:r>
          <w:rPr>
            <w:rFonts w:ascii="Arial" w:hAnsi="Arial" w:cs="Arial"/>
            <w:color w:val="808080"/>
            <w:sz w:val="28"/>
            <w:szCs w:val="28"/>
          </w:rPr>
          <w:t xml:space="preserve">interfere</w:t>
        </w:r>
      </w:ins>
      <w:r>
        <w:rPr>
          <w:rFonts w:ascii="Arial" w:hAnsi="Arial" w:cs="Arial"/>
          <w:sz w:val="28"/>
          <w:szCs w:val="28"/>
        </w:rPr>
        <w:t xml:space="preserve"> diretamente na alienação das unidades </w:t>
      </w:r>
      <w:del w:id="1391" w:author="Assessor GDSXSR" w:date="2026-10-29T21:14:18Z">
        <w:r>
          <w:rPr>
            <w:rFonts w:ascii="Arial" w:hAnsi="Arial" w:cs="Arial"/>
            <w:sz w:val="28"/>
            <w:szCs w:val="28"/>
          </w:rPr>
          <w:delText xml:space="preserve">imobiliárias </w:delText>
        </w:r>
      </w:del>
      <w:r>
        <w:rPr>
          <w:rFonts w:ascii="Arial" w:hAnsi="Arial" w:cs="Arial"/>
          <w:sz w:val="28"/>
          <w:szCs w:val="28"/>
        </w:rPr>
        <w:t xml:space="preserve">e </w:t>
      </w:r>
      <w:r>
        <w:rPr>
          <w:rFonts w:ascii="Arial" w:hAnsi="Arial" w:cs="Arial"/>
          <w:sz w:val="28"/>
          <w:szCs w:val="28"/>
        </w:rPr>
        <w:t xml:space="preserve">na obtenção de financiamento </w:t>
      </w:r>
      <w:del w:id="1392" w:author="Assessor GDSXSR" w:date="2026-10-29T21:14:18Z">
        <w:r>
          <w:rPr>
            <w:rFonts w:ascii="Arial" w:hAnsi="Arial" w:cs="Arial"/>
            <w:sz w:val="28"/>
            <w:szCs w:val="28"/>
          </w:rPr>
          <w:delText xml:space="preserve">nas</w:delText>
        </w:r>
      </w:del>
      <w:ins w:id="1393" w:author="Assessor GDSXSR" w:date="2026-10-29T21:14:18Z">
        <w:r>
          <w:rPr>
            <w:rFonts w:ascii="Arial" w:hAnsi="Arial" w:cs="Arial"/>
            <w:color w:val="808080"/>
            <w:sz w:val="28"/>
            <w:szCs w:val="28"/>
          </w:rPr>
          <w:t xml:space="preserve">(ID</w:t>
        </w:r>
      </w:ins>
      <w:r>
        <w:rPr>
          <w:rFonts w:ascii="Arial" w:hAnsi="Arial" w:cs="Arial"/>
          <w:sz w:val="28"/>
          <w:szCs w:val="28"/>
        </w:rPr>
        <w:t xml:space="preserve"> </w:t>
      </w:r>
      <w:del w:id="1394" w:author="Assessor GDSXSR" w:date="2026-10-29T21:14:18Z">
        <w:r>
          <w:rPr>
            <w:rFonts w:ascii="Arial" w:hAnsi="Arial" w:cs="Arial"/>
            <w:sz w:val="28"/>
            <w:szCs w:val="28"/>
          </w:rPr>
          <w:delText xml:space="preserve">diversas instituições financeiras</w:delText>
        </w:r>
      </w:del>
      <w:ins w:id="1395" w:author="Assessor GDSXSR" w:date="2026-10-29T21:14:18Z">
        <w:r>
          <w:rPr>
            <w:rFonts w:ascii="Arial" w:hAnsi="Arial" w:cs="Arial"/>
            <w:color w:val="808080"/>
            <w:sz w:val="28"/>
            <w:szCs w:val="28"/>
          </w:rPr>
          <w:t xml:space="preserve">89915094)</w:t>
        </w:r>
      </w:ins>
      <w:r>
        <w:rPr>
          <w:rFonts w:ascii="Arial" w:hAnsi="Arial" w:cs="Arial"/>
          <w:sz w:val="28"/>
          <w:szCs w:val="28"/>
        </w:rPr>
        <w:t xml:space="preserve">.</w:t>
      </w:r>
    </w:p>
    <w:p w14:paraId="474BF4EB" w14:textId="77777777" w:rsidR="002118BE" w:rsidRDefault="002118BE" w:rsidP="00506A7D">
      <w:pPr>
        <w:spacing w:after="0" w:line="360" w:lineRule="auto"/>
        <w:ind w:firstLine="2268"/>
        <w:jc w:val="both"/>
        <w:rPr>
          <w:rFonts w:ascii="Arial" w:hAnsi="Arial" w:cs="Arial"/>
          <w:sz w:val="28"/>
          <w:szCs w:val="28"/>
        </w:rPr>
      </w:pPr>
    </w:p>
    <w:p w14:paraId="3941D9FF" w14:textId="20F8D480" w:rsidR="002118BE" w:rsidRDefault="002118BE" w:rsidP="00506A7D">
      <w:pPr>
        <w:spacing w:after="0" w:line="360" w:lineRule="auto"/>
        <w:ind w:firstLine="2268"/>
        <w:jc w:val="both"/>
        <w:rPr>
          <w:rFonts w:ascii="Arial" w:hAnsi="Arial" w:cs="Arial"/>
          <w:sz w:val="28"/>
          <w:szCs w:val="28"/>
        </w:rPr>
      </w:pPr>
      <w:r>
        <w:rPr>
          <w:rFonts w:ascii="Arial" w:hAnsi="Arial" w:cs="Arial"/>
          <w:sz w:val="28"/>
          <w:szCs w:val="28"/>
        </w:rPr>
        <w:t xml:space="preserve">Dessa forma,</w:t>
      </w:r>
      <w:ins w:id="1396" w:author="Assessor GDSXSR" w:date="2026-10-29T21:14:18Z">
        <w:r>
          <w:rPr>
            <w:rFonts w:ascii="Arial" w:hAnsi="Arial" w:cs="Arial"/>
            <w:color w:val="808080"/>
            <w:sz w:val="28"/>
            <w:szCs w:val="28"/>
          </w:rPr>
          <w:t xml:space="preserve"> estão presentes</w:t>
        </w:r>
      </w:ins>
      <w:r>
        <w:rPr>
          <w:rFonts w:ascii="Arial" w:hAnsi="Arial" w:cs="Arial"/>
          <w:sz w:val="28"/>
          <w:szCs w:val="28"/>
        </w:rPr>
        <w:t xml:space="preserve"> os requisitos para a oposição dos embargos de terceiro</w:t>
      </w:r>
      <w:del w:id="1397" w:author="Assessor GDSXSR" w:date="2026-10-29T21:14:18Z">
        <w:r>
          <w:rPr>
            <w:rFonts w:ascii="Arial" w:hAnsi="Arial" w:cs="Arial"/>
            <w:sz w:val="28"/>
            <w:szCs w:val="28"/>
          </w:rPr>
          <w:delText xml:space="preserve"> estão presentes</w:delText>
        </w:r>
      </w:del>
      <w:r>
        <w:rPr>
          <w:rFonts w:ascii="Arial" w:hAnsi="Arial" w:cs="Arial"/>
          <w:sz w:val="28"/>
          <w:szCs w:val="28"/>
        </w:rPr>
        <w:t xml:space="preserve">,</w:t>
      </w:r>
      <w:r>
        <w:rPr>
          <w:rFonts w:ascii="Arial" w:hAnsi="Arial" w:cs="Arial"/>
          <w:sz w:val="28"/>
          <w:szCs w:val="28"/>
        </w:rPr>
        <w:t xml:space="preserve"> </w:t>
      </w:r>
      <w:del w:id="1398" w:author="Assessor GDSXSR" w:date="2026-10-29T21:14:18Z">
        <w:r>
          <w:rPr>
            <w:rFonts w:ascii="Arial" w:hAnsi="Arial" w:cs="Arial"/>
            <w:sz w:val="28"/>
            <w:szCs w:val="28"/>
          </w:rPr>
          <w:delText xml:space="preserve">consoante</w:delText>
        </w:r>
      </w:del>
      <w:ins w:id="1399" w:author="Assessor GDSXSR" w:date="2026-10-29T21:14:18Z">
        <w:r>
          <w:rPr>
            <w:rFonts w:ascii="Arial" w:hAnsi="Arial" w:cs="Arial"/>
            <w:color w:val="808080"/>
            <w:sz w:val="28"/>
            <w:szCs w:val="28"/>
          </w:rPr>
          <w:t xml:space="preserve">pois</w:t>
        </w:r>
      </w:ins>
      <w:r>
        <w:rPr>
          <w:rFonts w:ascii="Arial" w:hAnsi="Arial" w:cs="Arial"/>
          <w:sz w:val="28"/>
          <w:szCs w:val="28"/>
        </w:rPr>
        <w:t xml:space="preserve"> </w:t>
      </w:r>
      <w:del w:id="1400" w:author="Assessor GDSXSR" w:date="2026-10-29T21:14:18Z">
        <w:r>
          <w:rPr>
            <w:rFonts w:ascii="Arial" w:hAnsi="Arial" w:cs="Arial"/>
            <w:sz w:val="28"/>
            <w:szCs w:val="28"/>
          </w:rPr>
          <w:delText xml:space="preserve">o</w:delText>
        </w:r>
      </w:del>
      <w:ins w:id="1401" w:author="Assessor GDSXSR" w:date="2026-10-29T21:14:18Z">
        <w:r>
          <w:rPr>
            <w:rFonts w:ascii="Arial" w:hAnsi="Arial" w:cs="Arial"/>
            <w:color w:val="808080"/>
            <w:sz w:val="28"/>
            <w:szCs w:val="28"/>
          </w:rPr>
          <w:t xml:space="preserve">a</w:t>
        </w:r>
      </w:ins>
      <w:r>
        <w:rPr>
          <w:rFonts w:ascii="Arial" w:hAnsi="Arial" w:cs="Arial"/>
          <w:sz w:val="28"/>
          <w:szCs w:val="28"/>
        </w:rPr>
        <w:t xml:space="preserve"> </w:t>
      </w:r>
      <w:del w:id="1402" w:author="Assessor GDSXSR" w:date="2026-10-29T21:14:18Z">
        <w:r>
          <w:rPr>
            <w:rFonts w:ascii="Arial" w:hAnsi="Arial" w:cs="Arial"/>
            <w:sz w:val="28"/>
            <w:szCs w:val="28"/>
          </w:rPr>
          <w:delText xml:space="preserve">art.</w:delText>
        </w:r>
      </w:del>
      <w:ins w:id="1403" w:author="Assessor GDSXSR" w:date="2026-10-29T21:14:18Z">
        <w:r>
          <w:rPr>
            <w:rFonts w:ascii="Arial" w:hAnsi="Arial" w:cs="Arial"/>
            <w:color w:val="808080"/>
            <w:sz w:val="28"/>
            <w:szCs w:val="28"/>
          </w:rPr>
          <w:t xml:space="preserve">averbação</w:t>
        </w:r>
      </w:ins>
      <w:r>
        <w:rPr>
          <w:rFonts w:ascii="Arial" w:hAnsi="Arial" w:cs="Arial"/>
          <w:sz w:val="28"/>
          <w:szCs w:val="28"/>
        </w:rPr>
        <w:t xml:space="preserve"> </w:t>
      </w:r>
      <w:del w:id="1404" w:author="Assessor GDSXSR" w:date="2026-10-29T21:14:18Z">
        <w:r>
          <w:rPr>
            <w:rFonts w:ascii="Arial" w:hAnsi="Arial" w:cs="Arial"/>
            <w:sz w:val="28"/>
            <w:szCs w:val="28"/>
          </w:rPr>
          <w:delText xml:space="preserve">674</w:delText>
        </w:r>
      </w:del>
      <w:ins w:id="1405" w:author="Assessor GDSXSR" w:date="2026-10-29T21:14:18Z">
        <w:r>
          <w:rPr>
            <w:rFonts w:ascii="Arial" w:hAnsi="Arial" w:cs="Arial"/>
            <w:color w:val="808080"/>
            <w:sz w:val="28"/>
            <w:szCs w:val="28"/>
          </w:rPr>
          <w:t xml:space="preserve">configura</w:t>
        </w:r>
      </w:ins>
      <w:r>
        <w:rPr>
          <w:rFonts w:ascii="Arial" w:hAnsi="Arial" w:cs="Arial"/>
          <w:sz w:val="28"/>
          <w:szCs w:val="28"/>
        </w:rPr>
        <w:t xml:space="preserve"> </w:t>
      </w:r>
      <w:del w:id="1406" w:author="Assessor GDSXSR" w:date="2026-10-29T21:14:18Z">
        <w:r>
          <w:rPr>
            <w:rFonts w:ascii="Arial" w:hAnsi="Arial" w:cs="Arial"/>
            <w:sz w:val="28"/>
            <w:szCs w:val="28"/>
          </w:rPr>
          <w:delText xml:space="preserve">do</w:delText>
        </w:r>
      </w:del>
      <w:ins w:id="1407" w:author="Assessor GDSXSR" w:date="2026-10-29T21:14:18Z">
        <w:r>
          <w:rPr>
            <w:rFonts w:ascii="Arial" w:hAnsi="Arial" w:cs="Arial"/>
            <w:color w:val="808080"/>
            <w:sz w:val="28"/>
            <w:szCs w:val="28"/>
          </w:rPr>
          <w:t xml:space="preserve">ameaça</w:t>
        </w:r>
      </w:ins>
      <w:r>
        <w:rPr>
          <w:rFonts w:ascii="Arial" w:hAnsi="Arial" w:cs="Arial"/>
          <w:sz w:val="28"/>
          <w:szCs w:val="28"/>
        </w:rPr>
        <w:t xml:space="preserve"> </w:t>
      </w:r>
      <w:del w:id="1408" w:author="Assessor GDSXSR" w:date="2026-10-29T21:14:18Z">
        <w:r>
          <w:rPr>
            <w:rFonts w:ascii="Arial" w:hAnsi="Arial" w:cs="Arial"/>
            <w:sz w:val="28"/>
            <w:szCs w:val="28"/>
          </w:rPr>
          <w:delText xml:space="preserve">CPC/2015</w:delText>
        </w:r>
      </w:del>
      <w:ins w:id="1409" w:author="Assessor GDSXSR" w:date="2026-10-29T21:14:18Z">
        <w:r>
          <w:rPr>
            <w:rFonts w:ascii="Arial" w:hAnsi="Arial" w:cs="Arial"/>
            <w:color w:val="808080"/>
            <w:sz w:val="28"/>
            <w:szCs w:val="28"/>
          </w:rPr>
          <w:t xml:space="preserve">de constrição</w:t>
        </w:r>
      </w:ins>
      <w:r>
        <w:rPr>
          <w:rFonts w:ascii="Arial" w:hAnsi="Arial" w:cs="Arial"/>
          <w:sz w:val="28"/>
          <w:szCs w:val="28"/>
        </w:rPr>
        <w:t xml:space="preserve">,</w:t>
      </w:r>
      <w:ins w:id="1410" w:author="Assessor GDSXSR" w:date="2026-10-29T21:14:18Z">
        <w:r>
          <w:rPr>
            <w:rFonts w:ascii="Arial" w:hAnsi="Arial" w:cs="Arial"/>
            <w:color w:val="808080"/>
            <w:sz w:val="28"/>
            <w:szCs w:val="28"/>
          </w:rPr>
          <w:t xml:space="preserve"> e</w:t>
        </w:r>
      </w:ins>
      <w:r>
        <w:rPr>
          <w:rFonts w:ascii="Arial" w:hAnsi="Arial" w:cs="Arial"/>
          <w:sz w:val="28"/>
          <w:szCs w:val="28"/>
        </w:rPr>
        <w:t xml:space="preserve"> não </w:t>
      </w:r>
      <w:del w:id="1411" w:author="Assessor GDSXSR" w:date="2026-10-29T21:14:18Z">
        <w:r>
          <w:rPr>
            <w:rFonts w:ascii="Arial" w:hAnsi="Arial" w:cs="Arial"/>
            <w:sz w:val="28"/>
            <w:szCs w:val="28"/>
          </w:rPr>
          <w:delText xml:space="preserve">havendo</w:delText>
        </w:r>
      </w:del>
      <w:ins w:id="1412" w:author="Assessor GDSXSR" w:date="2026-10-29T21:14:18Z">
        <w:r>
          <w:rPr>
            <w:rFonts w:ascii="Arial" w:hAnsi="Arial" w:cs="Arial"/>
            <w:color w:val="808080"/>
            <w:sz w:val="28"/>
            <w:szCs w:val="28"/>
          </w:rPr>
          <w:t xml:space="preserve">há</w:t>
        </w:r>
      </w:ins>
      <w:r>
        <w:rPr>
          <w:rFonts w:ascii="Arial" w:hAnsi="Arial" w:cs="Arial"/>
          <w:sz w:val="28"/>
          <w:szCs w:val="28"/>
        </w:rPr>
        <w:t xml:space="preserve"> que se falar em inadequação da via eleita</w:t>
      </w:r>
      <w:ins w:id="1413" w:author="Assessor GDSXSR" w:date="2026-10-29T21:14:18Z">
        <w:r>
          <w:rPr>
            <w:rFonts w:ascii="Arial" w:hAnsi="Arial" w:cs="Arial"/>
            <w:color w:val="808080"/>
            <w:sz w:val="28"/>
            <w:szCs w:val="28"/>
          </w:rPr>
          <w:t xml:space="preserve"> (CPC 674)</w:t>
        </w:r>
      </w:ins>
      <w:r>
        <w:rPr>
          <w:rFonts w:ascii="Arial" w:hAnsi="Arial" w:cs="Arial"/>
          <w:sz w:val="28"/>
          <w:szCs w:val="28"/>
        </w:rPr>
        <w:t xml:space="preserve">.</w:t>
      </w:r>
    </w:p>
    <w:p w14:paraId="69874C31" w14:textId="77777777" w:rsidR="002B165F" w:rsidRDefault="002B165F" w:rsidP="00506A7D">
      <w:pPr>
        <w:spacing w:after="0" w:line="360" w:lineRule="auto"/>
        <w:ind w:firstLine="2268"/>
        <w:jc w:val="both"/>
        <w:rPr>
          <w:rFonts w:ascii="Arial" w:hAnsi="Arial" w:cs="Arial"/>
          <w:sz w:val="28"/>
          <w:szCs w:val="28"/>
        </w:rPr>
      </w:pPr>
    </w:p>
    <w:p w14:paraId="478FA7E6" w14:textId="046A92D1" w:rsidR="00506A7D" w:rsidRPr="00FC6C2A" w:rsidRDefault="00CF6252" w:rsidP="00FC6C2A">
      <w:pPr>
        <w:spacing w:after="0" w:line="360" w:lineRule="auto"/>
        <w:ind w:firstLine="2268"/>
        <w:jc w:val="both"/>
        <w:rPr>
          <w:rFonts w:ascii="Arial" w:hAnsi="Arial" w:cs="Arial"/>
          <w:sz w:val="28"/>
          <w:szCs w:val="28"/>
        </w:rPr>
      </w:pPr>
      <w:r>
        <w:rPr>
          <w:rFonts w:ascii="Arial" w:hAnsi="Arial" w:cs="Arial"/>
          <w:sz w:val="28"/>
          <w:szCs w:val="28"/>
          <w:highlight w:val="yellow"/>
          <w:u w:val="single"/>
          <w:rPrChange w:id="1416" w:author="Assessor GDSXSR" w:date="2026-10-29T21:14:18Z">
            <w:rPr>
              <w:rFonts w:ascii="Arial" w:hAnsi="Arial" w:cs="Arial"/>
              <w:sz w:val="28"/>
              <w:szCs w:val="28"/>
              <w:u w:val="single"/>
            </w:rPr>
          </w:rPrChange>
        </w:rPr>
        <w:t xml:space="preserve">Assim, rejeito a preliminar de inadequação da via eleita</w:t>
      </w:r>
      <w:del w:id="1417" w:author="Assessor GDSXSR" w:date="2026-10-29T21:14:18Z">
        <w:r>
          <w:rPr>
            <w:rFonts w:ascii="Arial" w:hAnsi="Arial" w:cs="Arial"/>
            <w:sz w:val="28"/>
            <w:szCs w:val="28"/>
            <w:highlight w:val="yellow"/>
            <w:u w:val="single"/>
          </w:rPr>
          <w:delText xml:space="preserve"> suscitada pelo apelante</w:delText>
        </w:r>
      </w:del>
      <w:r>
        <w:rPr>
          <w:rFonts w:ascii="Arial" w:hAnsi="Arial" w:cs="Arial"/>
          <w:sz w:val="28"/>
          <w:szCs w:val="28"/>
          <w:highlight w:val="yellow"/>
          <w:rPrChange w:id="1418" w:author="Assessor GDSXSR" w:date="2026-10-29T21:14:18Z">
            <w:rPr>
              <w:rFonts w:ascii="Arial" w:hAnsi="Arial" w:cs="Arial"/>
              <w:sz w:val="28"/>
              <w:szCs w:val="28"/>
            </w:rPr>
          </w:rPrChange>
        </w:rPr>
        <w:t xml:space="preserve">.</w:t>
      </w:r>
    </w:p>
    <w:p w14:paraId="03BC7E90" w14:textId="77777777" w:rsidR="00FC6C2A" w:rsidRDefault="00FC6C2A" w:rsidP="00DB1301">
      <w:pPr>
        <w:spacing w:after="0" w:line="360" w:lineRule="auto"/>
        <w:ind w:firstLine="2268"/>
        <w:jc w:val="both"/>
        <w:rPr>
          <w:rFonts w:ascii="Arial" w:hAnsi="Arial" w:cs="Arial"/>
          <w:sz w:val="28"/>
          <w:szCs w:val="28"/>
        </w:rPr>
      </w:pPr>
    </w:p>
    <w:p w14:paraId="159F5BFB" w14:textId="59550223" w:rsidR="00FC6C2A" w:rsidRDefault="00FC6C2A" w:rsidP="00B73FAD">
      <w:pPr>
        <w:spacing w:after="0" w:line="360" w:lineRule="auto"/>
        <w:jc w:val="center"/>
        <w:rPr>
          <w:rFonts w:ascii="Arial" w:hAnsi="Arial" w:cs="Arial"/>
          <w:sz w:val="28"/>
          <w:szCs w:val="28"/>
        </w:rPr>
      </w:pPr>
      <w:r>
        <w:rPr>
          <w:rFonts w:ascii="Arial" w:hAnsi="Arial" w:cs="Arial"/>
          <w:sz w:val="28"/>
          <w:szCs w:val="28"/>
        </w:rPr>
        <w:t>MÉRITO</w:t>
      </w:r>
    </w:p>
    <w:p w14:paraId="176E6668" w14:textId="4BDB60B5" w:rsidR="00506A7D" w:rsidRDefault="002406F2" w:rsidP="00B73FAD">
      <w:pPr>
        <w:spacing w:after="0" w:line="360" w:lineRule="auto"/>
        <w:jc w:val="center"/>
        <w:rPr>
          <w:rFonts w:ascii="Arial" w:hAnsi="Arial" w:cs="Arial"/>
          <w:sz w:val="28"/>
          <w:szCs w:val="28"/>
        </w:rPr>
      </w:pPr>
      <w:r>
        <w:rPr>
          <w:rFonts w:ascii="Arial" w:hAnsi="Arial" w:cs="Arial"/>
          <w:sz w:val="28"/>
          <w:szCs w:val="28"/>
          <w:highlight w:val="yellow"/>
          <w:rPrChange w:id="1419" w:author="Assessor GDSXSR" w:date="2026-10-29T21:14:18Z">
            <w:rPr>
              <w:rFonts w:ascii="Arial" w:hAnsi="Arial" w:cs="Arial"/>
              <w:sz w:val="28"/>
              <w:szCs w:val="28"/>
            </w:rPr>
          </w:rPrChange>
        </w:rPr>
        <w:t>DA MANUTENÇÃO DO</w:t>
      </w:r>
      <w:r w:rsidR="00E17841">
        <w:rPr>
          <w:rFonts w:ascii="Arial" w:hAnsi="Arial" w:cs="Arial"/>
          <w:sz w:val="28"/>
          <w:szCs w:val="28"/>
          <w:highlight w:val="yellow"/>
          <w:rPrChange w:id="1420" w:author="Assessor GDSXSR" w:date="2026-10-29T21:14:18Z">
            <w:rPr>
              <w:rFonts w:ascii="Arial" w:hAnsi="Arial" w:cs="Arial"/>
              <w:sz w:val="28"/>
              <w:szCs w:val="28"/>
            </w:rPr>
          </w:rPrChange>
        </w:rPr>
        <w:t xml:space="preserve"> CANCELAMENTO DAS AVERBAÇÕES PREMONITÓRIAS</w:t>
      </w:r>
    </w:p>
    <w:p w14:paraId="5A15312C" w14:textId="77777777" w:rsidR="00B73FAD" w:rsidRDefault="00B73FAD" w:rsidP="00B73FAD">
      <w:pPr>
        <w:spacing w:after="0" w:line="360" w:lineRule="auto"/>
        <w:jc w:val="center"/>
        <w:rPr>
          <w:rFonts w:ascii="Arial" w:hAnsi="Arial" w:cs="Arial"/>
          <w:sz w:val="28"/>
          <w:szCs w:val="28"/>
        </w:rPr>
      </w:pPr>
    </w:p>
    <w:p w14:paraId="27719930" w14:textId="7CE52EE1" w:rsidR="00506A7D" w:rsidRDefault="003E436D" w:rsidP="00DB1301">
      <w:pPr>
        <w:spacing w:after="0" w:line="360" w:lineRule="auto"/>
        <w:ind w:firstLine="2268"/>
        <w:jc w:val="both"/>
        <w:rPr>
          <w:rFonts w:ascii="Arial" w:hAnsi="Arial" w:cs="Arial"/>
          <w:sz w:val="28"/>
          <w:szCs w:val="28"/>
        </w:rPr>
      </w:pPr>
      <w:del w:id="1425" w:author="Assessor GDSXSR" w:date="2026-10-29T21:14:18Z">
        <w:r>
          <w:rPr>
            <w:rFonts w:ascii="Arial" w:hAnsi="Arial" w:cs="Arial"/>
            <w:sz w:val="28"/>
            <w:szCs w:val="28"/>
          </w:rPr>
          <w:delText xml:space="preserve">Em</w:delText>
        </w:r>
      </w:del>
      <w:ins w:id="1426" w:author="Assessor GDSXSR" w:date="2026-10-29T21:14:18Z">
        <w:r>
          <w:rPr>
            <w:rFonts w:ascii="Arial" w:hAnsi="Arial" w:cs="Arial"/>
            <w:color w:val="808080"/>
            <w:sz w:val="28"/>
            <w:szCs w:val="28"/>
          </w:rPr>
          <w:t xml:space="preserve">O</w:t>
        </w:r>
      </w:ins>
      <w:r>
        <w:rPr>
          <w:rFonts w:ascii="Arial" w:hAnsi="Arial" w:cs="Arial"/>
          <w:sz w:val="28"/>
          <w:szCs w:val="28"/>
        </w:rPr>
        <w:t xml:space="preserve"> </w:t>
      </w:r>
      <w:del w:id="1427" w:author="Assessor GDSXSR" w:date="2026-10-29T21:14:18Z">
        <w:r>
          <w:rPr>
            <w:rFonts w:ascii="Arial" w:hAnsi="Arial" w:cs="Arial"/>
            <w:sz w:val="28"/>
            <w:szCs w:val="28"/>
          </w:rPr>
          <w:delText xml:space="preserve">suas razões, o </w:delText>
        </w:r>
      </w:del>
      <w:ins w:id="1428" w:author="Assessor GDSXSR" w:date="2026-10-29T21:14:18Z">
        <w:r>
          <w:rPr>
            <w:rFonts w:ascii="Arial" w:hAnsi="Arial" w:cs="Arial"/>
            <w:color w:val="808080"/>
            <w:sz w:val="28"/>
            <w:szCs w:val="28"/>
          </w:rPr>
          <w:t xml:space="preserve">embargado/</w:t>
        </w:r>
      </w:ins>
      <w:r>
        <w:rPr>
          <w:rFonts w:ascii="Arial" w:hAnsi="Arial" w:cs="Arial"/>
          <w:sz w:val="28"/>
          <w:szCs w:val="28"/>
        </w:rPr>
        <w:t xml:space="preserve">apelante alega</w:t>
      </w:r>
      <w:del w:id="1429" w:author="Assessor GDSXSR" w:date="2026-10-29T21:14:18Z">
        <w:r>
          <w:rPr>
            <w:rFonts w:ascii="Arial" w:hAnsi="Arial" w:cs="Arial"/>
            <w:sz w:val="28"/>
            <w:szCs w:val="28"/>
          </w:rPr>
          <w:delText xml:space="preserve">, em síntese,</w:delText>
        </w:r>
      </w:del>
      <w:r>
        <w:rPr>
          <w:rFonts w:ascii="Arial" w:hAnsi="Arial" w:cs="Arial"/>
          <w:sz w:val="28"/>
          <w:szCs w:val="28"/>
        </w:rPr>
        <w:t xml:space="preserve"> que: </w:t>
      </w:r>
      <w:r>
        <w:rPr>
          <w:rFonts w:ascii="Arial" w:hAnsi="Arial" w:cs="Arial"/>
          <w:b/>
          <w:bCs/>
          <w:sz w:val="28"/>
          <w:szCs w:val="28"/>
          <w:rPrChange w:id="1430" w:author="Assessor GDSXSR" w:date="2026-10-29T21:14:18Z">
            <w:rPr>
              <w:rFonts w:ascii="Arial" w:hAnsi="Arial" w:cs="Arial"/>
              <w:b/>
              <w:bCs/>
              <w:sz w:val="28"/>
              <w:szCs w:val="28"/>
            </w:rPr>
          </w:rPrChange>
        </w:rPr>
        <w:t xml:space="preserve">1)</w:t>
      </w:r>
      <w:r>
        <w:rPr>
          <w:rFonts w:ascii="Arial" w:hAnsi="Arial" w:cs="Arial"/>
          <w:sz w:val="28"/>
          <w:szCs w:val="28"/>
        </w:rPr>
        <w:t xml:space="preserve"> existe precedente anterior envolvendo as mesmas partes, os mesmos imóveis e a mesma controvérsia jurídica, no qual foi afastada a pretensão de cancelamento das averbações; </w:t>
      </w:r>
      <w:r>
        <w:rPr>
          <w:rFonts w:ascii="Arial" w:hAnsi="Arial" w:cs="Arial"/>
          <w:b/>
          <w:bCs/>
          <w:sz w:val="28"/>
          <w:szCs w:val="28"/>
          <w:rPrChange w:id="1431" w:author="Assessor GDSXSR" w:date="2026-10-29T21:14:18Z">
            <w:rPr>
              <w:rFonts w:ascii="Arial" w:hAnsi="Arial" w:cs="Arial"/>
              <w:b/>
              <w:bCs/>
              <w:sz w:val="28"/>
              <w:szCs w:val="28"/>
            </w:rPr>
          </w:rPrChange>
        </w:rPr>
        <w:t xml:space="preserve">2)</w:t>
      </w:r>
      <w:r>
        <w:rPr>
          <w:rFonts w:ascii="Arial" w:hAnsi="Arial" w:cs="Arial"/>
          <w:sz w:val="28"/>
          <w:szCs w:val="28"/>
        </w:rPr>
        <w:t xml:space="preserve"> a anterioridade da aquisição dos imóveis não impõe o cancelamento da averbação premonitória; </w:t>
      </w:r>
      <w:r>
        <w:rPr>
          <w:rFonts w:ascii="Arial" w:hAnsi="Arial" w:cs="Arial"/>
          <w:b/>
          <w:bCs/>
          <w:sz w:val="28"/>
          <w:szCs w:val="28"/>
          <w:rPrChange w:id="1432" w:author="Assessor GDSXSR" w:date="2026-10-29T21:14:18Z">
            <w:rPr>
              <w:rFonts w:ascii="Arial" w:hAnsi="Arial" w:cs="Arial"/>
              <w:b/>
              <w:bCs/>
              <w:sz w:val="28"/>
              <w:szCs w:val="28"/>
            </w:rPr>
          </w:rPrChange>
        </w:rPr>
        <w:t xml:space="preserve">3)</w:t>
      </w:r>
      <w:r>
        <w:rPr>
          <w:rFonts w:ascii="Arial" w:hAnsi="Arial" w:cs="Arial"/>
          <w:sz w:val="28"/>
          <w:szCs w:val="28"/>
        </w:rPr>
        <w:t xml:space="preserve"> os julgamentos das ações paulianas não produziram os efeitos reconhecidos na sentença recorrida; e </w:t>
      </w:r>
      <w:r>
        <w:rPr>
          <w:rFonts w:ascii="Arial" w:hAnsi="Arial" w:cs="Arial"/>
          <w:b/>
          <w:bCs/>
          <w:sz w:val="28"/>
          <w:szCs w:val="28"/>
          <w:rPrChange w:id="1433" w:author="Assessor GDSXSR" w:date="2026-10-29T21:14:18Z">
            <w:rPr>
              <w:rFonts w:ascii="Arial" w:hAnsi="Arial" w:cs="Arial"/>
              <w:b/>
              <w:bCs/>
              <w:sz w:val="28"/>
              <w:szCs w:val="28"/>
            </w:rPr>
          </w:rPrChange>
        </w:rPr>
        <w:t xml:space="preserve">4)</w:t>
      </w:r>
      <w:r>
        <w:rPr>
          <w:rFonts w:ascii="Arial" w:hAnsi="Arial" w:cs="Arial"/>
          <w:sz w:val="28"/>
          <w:szCs w:val="28"/>
        </w:rPr>
        <w:t xml:space="preserve"> o regime do patrimônio de afetação não afasta a subsistência das averbações e inexiste nexo entre a anotação registral e os prejuízos alegados pela embargante</w:t>
      </w:r>
      <w:ins w:id="1434" w:author="Assessor GDSXSR" w:date="2026-10-29T21:14:18Z">
        <w:r>
          <w:rPr>
            <w:rFonts w:ascii="Arial" w:hAnsi="Arial" w:cs="Arial"/>
            <w:color w:val="808080"/>
            <w:sz w:val="28"/>
            <w:szCs w:val="28"/>
          </w:rPr>
          <w:t xml:space="preserve"> (ID 89915098)</w:t>
        </w:r>
      </w:ins>
      <w:r>
        <w:rPr>
          <w:rFonts w:ascii="Arial" w:hAnsi="Arial" w:cs="Arial"/>
          <w:sz w:val="28"/>
          <w:szCs w:val="28"/>
        </w:rPr>
        <w:t xml:space="preserve">.</w:t>
      </w:r>
    </w:p>
    <w:p w14:paraId="6E4ABF0A" w14:textId="77777777" w:rsidR="001B6C90" w:rsidRDefault="001B6C90" w:rsidP="00DB1301">
      <w:pPr>
        <w:spacing w:after="0" w:line="360" w:lineRule="auto"/>
        <w:ind w:firstLine="2268"/>
        <w:jc w:val="both"/>
        <w:rPr>
          <w:rFonts w:ascii="Arial" w:hAnsi="Arial" w:cs="Arial"/>
          <w:sz w:val="28"/>
          <w:szCs w:val="28"/>
        </w:rPr>
      </w:pPr>
    </w:p>
    <w:p w14:paraId="5C299E14" w14:textId="5052D418" w:rsidR="001B6C90" w:rsidRDefault="001B6C90" w:rsidP="00DB1301">
      <w:pPr>
        <w:spacing w:after="0" w:line="360" w:lineRule="auto"/>
        <w:ind w:firstLine="2268"/>
        <w:jc w:val="both"/>
        <w:rPr>
          <w:rFonts w:ascii="Arial" w:hAnsi="Arial" w:cs="Arial"/>
          <w:sz w:val="28"/>
          <w:szCs w:val="28"/>
        </w:rPr>
      </w:pPr>
      <w:r>
        <w:rPr>
          <w:rFonts w:ascii="Arial" w:hAnsi="Arial" w:cs="Arial"/>
          <w:sz w:val="28"/>
          <w:szCs w:val="28"/>
        </w:rPr>
        <w:t>Requer a reforma da r. sentença para que os embargos de terceiro sejam julgados improcedentes.</w:t>
      </w:r>
    </w:p>
    <w:p w14:paraId="656EC219" w14:textId="77777777" w:rsidR="009506E0" w:rsidRDefault="009506E0" w:rsidP="00DB1301">
      <w:pPr>
        <w:spacing w:after="0" w:line="360" w:lineRule="auto"/>
        <w:ind w:firstLine="2268"/>
        <w:jc w:val="both"/>
        <w:rPr>
          <w:rFonts w:ascii="Arial" w:hAnsi="Arial" w:cs="Arial"/>
          <w:sz w:val="28"/>
          <w:szCs w:val="28"/>
        </w:rPr>
      </w:pPr>
    </w:p>
    <w:p w14:paraId="0EAFBC99" w14:textId="3E9A9D83" w:rsidR="009506E0" w:rsidRDefault="009506E0" w:rsidP="00DB1301">
      <w:pPr>
        <w:spacing w:after="0" w:line="360" w:lineRule="auto"/>
        <w:ind w:firstLine="2268"/>
        <w:jc w:val="both"/>
        <w:rPr>
          <w:rFonts w:ascii="Arial" w:hAnsi="Arial" w:cs="Arial"/>
          <w:sz w:val="28"/>
          <w:szCs w:val="28"/>
        </w:rPr>
      </w:pPr>
      <w:r>
        <w:rPr>
          <w:rFonts w:ascii="Arial" w:hAnsi="Arial" w:cs="Arial"/>
          <w:sz w:val="28"/>
          <w:szCs w:val="28"/>
          <w:highlight w:val="yellow"/>
          <w:rPrChange w:id="1435" w:author="Assessor GDSXSR" w:date="2026-10-29T21:14:18Z">
            <w:rPr>
              <w:rFonts w:ascii="Arial" w:hAnsi="Arial" w:cs="Arial"/>
              <w:sz w:val="28"/>
              <w:szCs w:val="28"/>
            </w:rPr>
          </w:rPrChange>
        </w:rPr>
        <w:t xml:space="preserve">Sem razão </w:t>
      </w:r>
      <w:r w:rsidR="001B6C90">
        <w:rPr>
          <w:rFonts w:ascii="Arial" w:hAnsi="Arial" w:cs="Arial"/>
          <w:sz w:val="28"/>
          <w:szCs w:val="28"/>
          <w:highlight w:val="yellow"/>
          <w:rPrChange w:id="1436" w:author="Assessor GDSXSR" w:date="2026-10-29T21:14:18Z">
            <w:rPr>
              <w:rFonts w:ascii="Arial" w:hAnsi="Arial" w:cs="Arial"/>
              <w:sz w:val="28"/>
              <w:szCs w:val="28"/>
            </w:rPr>
          </w:rPrChange>
        </w:rPr>
        <w:t>o apelante.</w:t>
      </w:r>
    </w:p>
    <w:p w14:paraId="39F2D0B1" w14:textId="77777777" w:rsidR="001B6C90" w:rsidRDefault="001B6C90" w:rsidP="00DB1301">
      <w:pPr>
        <w:spacing w:after="0" w:line="360" w:lineRule="auto"/>
        <w:ind w:firstLine="2268"/>
        <w:jc w:val="both"/>
        <w:rPr>
          <w:rFonts w:ascii="Arial" w:hAnsi="Arial" w:cs="Arial"/>
          <w:sz w:val="28"/>
          <w:szCs w:val="28"/>
        </w:rPr>
      </w:pPr>
    </w:p>
    <w:p w14:paraId="3A6CB96A" w14:textId="7C666F3F" w:rsidR="00831896" w:rsidRDefault="00C84E83" w:rsidP="00DB1301">
      <w:pPr>
        <w:spacing w:after="0" w:line="360" w:lineRule="auto"/>
        <w:ind w:firstLine="2268"/>
        <w:jc w:val="both"/>
        <w:rPr>
          <w:ins w:id="1464" w:author="Assessor GDSXSR" w:date="2026-10-29T21:14:18Z"/>
          <w:rFonts w:ascii="Arial" w:hAnsi="Arial" w:cs="Arial"/>
          <w:sz w:val="28"/>
          <w:szCs w:val="28"/>
        </w:rPr>
      </w:pPr>
      <w:commentRangeStart w:id="9"/>
      <w:del w:id="1437" w:author="Assessor GDSXSR" w:date="2026-10-29T21:14:18Z">
        <w:r>
          <w:rPr>
            <w:rFonts w:ascii="Arial" w:hAnsi="Arial" w:cs="Arial"/>
            <w:sz w:val="28"/>
            <w:szCs w:val="28"/>
          </w:rPr>
          <w:delText xml:space="preserve">Antes de tudo, necessário</w:delText>
        </w:r>
        <w:r>
          <w:rPr>
            <w:rFonts w:ascii="Arial" w:hAnsi="Arial" w:cs="Arial"/>
            <w:sz w:val="28"/>
            <w:szCs w:val="28"/>
          </w:rPr>
          <w:delText xml:space="preserve"> </w:delText>
        </w:r>
        <w:r>
          <w:rPr>
            <w:rFonts w:ascii="Arial" w:hAnsi="Arial" w:cs="Arial"/>
            <w:sz w:val="28"/>
            <w:szCs w:val="28"/>
          </w:rPr>
          <w:delText xml:space="preserve">salientar</w:delText>
        </w:r>
        <w:r>
          <w:rPr>
            <w:rFonts w:ascii="Arial" w:hAnsi="Arial" w:cs="Arial"/>
            <w:sz w:val="28"/>
            <w:szCs w:val="28"/>
          </w:rPr>
          <w:delText xml:space="preserve"> que as</w:delText>
        </w:r>
      </w:del>
      <w:ins w:id="1438" w:author="Assessor GDSXSR" w:date="2026-10-29T21:14:18Z">
        <w:r>
          <w:rPr>
            <w:rFonts w:ascii="Arial" w:hAnsi="Arial" w:cs="Arial"/>
            <w:color w:val="808080"/>
            <w:sz w:val="28"/>
            <w:szCs w:val="28"/>
          </w:rPr>
          <w:t xml:space="preserve">As</w:t>
        </w:r>
      </w:ins>
      <w:r>
        <w:rPr>
          <w:rFonts w:ascii="Arial" w:hAnsi="Arial" w:cs="Arial"/>
          <w:sz w:val="28"/>
          <w:szCs w:val="28"/>
        </w:rPr>
        <w:t xml:space="preserve"> averbações premonitórias discutidas </w:t>
      </w:r>
      <w:del w:id="1439" w:author="Assessor GDSXSR" w:date="2026-10-29T21:14:18Z">
        <w:r>
          <w:rPr>
            <w:rFonts w:ascii="Arial" w:hAnsi="Arial" w:cs="Arial"/>
            <w:sz w:val="28"/>
            <w:szCs w:val="28"/>
          </w:rPr>
          <w:delText xml:space="preserve">neste processo consistem em</w:delText>
        </w:r>
      </w:del>
      <w:ins w:id="1440" w:author="Assessor GDSXSR" w:date="2026-10-29T21:14:18Z">
        <w:r>
          <w:rPr>
            <w:rFonts w:ascii="Arial" w:hAnsi="Arial" w:cs="Arial"/>
            <w:color w:val="808080"/>
            <w:sz w:val="28"/>
            <w:szCs w:val="28"/>
          </w:rPr>
          <w:t xml:space="preserve">são</w:t>
        </w:r>
      </w:ins>
      <w:r>
        <w:rPr>
          <w:rFonts w:ascii="Arial" w:hAnsi="Arial" w:cs="Arial"/>
          <w:sz w:val="28"/>
          <w:szCs w:val="28"/>
        </w:rPr>
        <w:t xml:space="preserve"> anotações </w:t>
      </w:r>
      <w:del w:id="1441" w:author="Assessor GDSXSR" w:date="2026-10-29T21:14:18Z">
        <w:r>
          <w:rPr>
            <w:rFonts w:ascii="Arial" w:hAnsi="Arial" w:cs="Arial"/>
            <w:sz w:val="28"/>
            <w:szCs w:val="28"/>
          </w:rPr>
          <w:delText xml:space="preserve">realizadas </w:delText>
        </w:r>
      </w:del>
      <w:r>
        <w:rPr>
          <w:rFonts w:ascii="Arial" w:hAnsi="Arial" w:cs="Arial"/>
          <w:sz w:val="28"/>
          <w:szCs w:val="28"/>
        </w:rPr>
        <w:t xml:space="preserve">no</w:t>
      </w:r>
      <w:del w:id="1442" w:author="Assessor GDSXSR" w:date="2026-10-29T21:14:18Z">
        <w:r>
          <w:rPr>
            <w:rFonts w:ascii="Arial" w:hAnsi="Arial" w:cs="Arial"/>
            <w:sz w:val="28"/>
            <w:szCs w:val="28"/>
          </w:rPr>
          <w:delText xml:space="preserve"> âmbito do cartório de</w:delText>
        </w:r>
      </w:del>
      <w:r>
        <w:rPr>
          <w:rFonts w:ascii="Arial" w:hAnsi="Arial" w:cs="Arial"/>
          <w:sz w:val="28"/>
          <w:szCs w:val="28"/>
        </w:rPr>
        <w:t xml:space="preserve"> registro de imóveis </w:t>
      </w:r>
      <w:del w:id="1443" w:author="Assessor GDSXSR" w:date="2026-10-29T21:14:18Z">
        <w:r>
          <w:rPr>
            <w:rFonts w:ascii="Arial" w:hAnsi="Arial" w:cs="Arial"/>
            <w:sz w:val="28"/>
            <w:szCs w:val="28"/>
          </w:rPr>
          <w:delText xml:space="preserve">para</w:delText>
        </w:r>
      </w:del>
      <w:ins w:id="1444" w:author="Assessor GDSXSR" w:date="2026-10-29T21:14:18Z">
        <w:r>
          <w:rPr>
            <w:rFonts w:ascii="Arial" w:hAnsi="Arial" w:cs="Arial"/>
            <w:color w:val="808080"/>
            <w:sz w:val="28"/>
            <w:szCs w:val="28"/>
          </w:rPr>
          <w:t xml:space="preserve">que</w:t>
        </w:r>
      </w:ins>
      <w:r>
        <w:rPr>
          <w:rFonts w:ascii="Arial" w:hAnsi="Arial" w:cs="Arial"/>
          <w:sz w:val="28"/>
          <w:szCs w:val="28"/>
        </w:rPr>
        <w:t xml:space="preserve"> </w:t>
      </w:r>
      <w:del w:id="1445" w:author="Assessor GDSXSR" w:date="2026-10-29T21:14:18Z">
        <w:r>
          <w:rPr>
            <w:rFonts w:ascii="Arial" w:hAnsi="Arial" w:cs="Arial"/>
            <w:sz w:val="28"/>
            <w:szCs w:val="28"/>
          </w:rPr>
          <w:delText xml:space="preserve">tornar</w:delText>
        </w:r>
      </w:del>
      <w:ins w:id="1446" w:author="Assessor GDSXSR" w:date="2026-10-29T21:14:18Z">
        <w:r>
          <w:rPr>
            <w:rFonts w:ascii="Arial" w:hAnsi="Arial" w:cs="Arial"/>
            <w:color w:val="808080"/>
            <w:sz w:val="28"/>
            <w:szCs w:val="28"/>
          </w:rPr>
          <w:t xml:space="preserve">dão</w:t>
        </w:r>
      </w:ins>
      <w:r>
        <w:rPr>
          <w:rFonts w:ascii="Arial" w:hAnsi="Arial" w:cs="Arial"/>
          <w:sz w:val="28"/>
          <w:szCs w:val="28"/>
        </w:rPr>
        <w:t xml:space="preserve"> </w:t>
      </w:r>
      <w:del w:id="1447" w:author="Assessor GDSXSR" w:date="2026-10-29T21:14:18Z">
        <w:r>
          <w:rPr>
            <w:rFonts w:ascii="Arial" w:hAnsi="Arial" w:cs="Arial"/>
            <w:sz w:val="28"/>
            <w:szCs w:val="28"/>
          </w:rPr>
          <w:delText xml:space="preserve">pública</w:delText>
        </w:r>
      </w:del>
      <w:ins w:id="1448" w:author="Assessor GDSXSR" w:date="2026-10-29T21:14:18Z">
        <w:r>
          <w:rPr>
            <w:rFonts w:ascii="Arial" w:hAnsi="Arial" w:cs="Arial"/>
            <w:color w:val="808080"/>
            <w:sz w:val="28"/>
            <w:szCs w:val="28"/>
          </w:rPr>
          <w:t xml:space="preserve">publicidade</w:t>
        </w:r>
      </w:ins>
      <w:r>
        <w:rPr>
          <w:rFonts w:ascii="Arial" w:hAnsi="Arial" w:cs="Arial"/>
          <w:sz w:val="28"/>
          <w:szCs w:val="28"/>
        </w:rPr>
        <w:t xml:space="preserve"> </w:t>
      </w:r>
      <w:del w:id="1449" w:author="Assessor GDSXSR" w:date="2026-10-29T21:14:18Z">
        <w:r>
          <w:rPr>
            <w:rFonts w:ascii="Arial" w:hAnsi="Arial" w:cs="Arial"/>
            <w:sz w:val="28"/>
            <w:szCs w:val="28"/>
          </w:rPr>
          <w:delText xml:space="preserve">a existência de</w:delText>
        </w:r>
      </w:del>
      <w:ins w:id="1450" w:author="Assessor GDSXSR" w:date="2026-10-29T21:14:18Z">
        <w:r>
          <w:rPr>
            <w:rFonts w:ascii="Arial" w:hAnsi="Arial" w:cs="Arial"/>
            <w:color w:val="808080"/>
            <w:sz w:val="28"/>
            <w:szCs w:val="28"/>
          </w:rPr>
          <w:t xml:space="preserve">à</w:t>
        </w:r>
      </w:ins>
      <w:r>
        <w:rPr>
          <w:rFonts w:ascii="Arial" w:hAnsi="Arial" w:cs="Arial"/>
          <w:sz w:val="28"/>
          <w:szCs w:val="28"/>
        </w:rPr>
        <w:t xml:space="preserve"> execução </w:t>
      </w:r>
      <w:del w:id="1451" w:author="Assessor GDSXSR" w:date="2026-10-29T21:14:18Z">
        <w:r>
          <w:rPr>
            <w:rFonts w:ascii="Arial" w:hAnsi="Arial" w:cs="Arial"/>
            <w:sz w:val="28"/>
            <w:szCs w:val="28"/>
          </w:rPr>
          <w:delText xml:space="preserve">de</w:delText>
        </w:r>
      </w:del>
      <w:ins w:id="1452" w:author="Assessor GDSXSR" w:date="2026-10-29T21:14:18Z">
        <w:r>
          <w:rPr>
            <w:rFonts w:ascii="Arial" w:hAnsi="Arial" w:cs="Arial"/>
            <w:color w:val="808080"/>
            <w:sz w:val="28"/>
            <w:szCs w:val="28"/>
          </w:rPr>
          <w:t xml:space="preserve">e</w:t>
        </w:r>
      </w:ins>
      <w:r>
        <w:rPr>
          <w:rFonts w:ascii="Arial" w:hAnsi="Arial" w:cs="Arial"/>
          <w:sz w:val="28"/>
          <w:szCs w:val="28"/>
        </w:rPr>
        <w:t xml:space="preserve"> </w:t>
      </w:r>
      <w:del w:id="1453" w:author="Assessor GDSXSR" w:date="2026-10-29T21:14:18Z">
        <w:r>
          <w:rPr>
            <w:rFonts w:ascii="Arial" w:hAnsi="Arial" w:cs="Arial"/>
            <w:sz w:val="28"/>
            <w:szCs w:val="28"/>
          </w:rPr>
          <w:delText xml:space="preserve">dívidas, integrando</w:delText>
        </w:r>
      </w:del>
      <w:ins w:id="1454" w:author="Assessor GDSXSR" w:date="2026-10-29T21:14:18Z">
        <w:r>
          <w:rPr>
            <w:rFonts w:ascii="Arial" w:hAnsi="Arial" w:cs="Arial"/>
            <w:color w:val="808080"/>
            <w:sz w:val="28"/>
            <w:szCs w:val="28"/>
          </w:rPr>
          <w:t xml:space="preserve">fixam</w:t>
        </w:r>
      </w:ins>
      <w:r>
        <w:rPr>
          <w:rFonts w:ascii="Arial" w:hAnsi="Arial" w:cs="Arial"/>
          <w:sz w:val="28"/>
          <w:szCs w:val="28"/>
        </w:rPr>
        <w:t xml:space="preserve"> o </w:t>
      </w:r>
      <w:del w:id="1455" w:author="Assessor GDSXSR" w:date="2026-10-29T21:14:18Z">
        <w:r>
          <w:rPr>
            <w:rFonts w:ascii="Arial" w:hAnsi="Arial" w:cs="Arial"/>
            <w:sz w:val="28"/>
            <w:szCs w:val="28"/>
          </w:rPr>
          <w:delText xml:space="preserve">imóvel</w:delText>
        </w:r>
      </w:del>
      <w:ins w:id="1456" w:author="Assessor GDSXSR" w:date="2026-10-29T21:14:18Z">
        <w:r>
          <w:rPr>
            <w:rFonts w:ascii="Arial" w:hAnsi="Arial" w:cs="Arial"/>
            <w:color w:val="808080"/>
            <w:sz w:val="28"/>
            <w:szCs w:val="28"/>
          </w:rPr>
          <w:t xml:space="preserve">marco</w:t>
        </w:r>
      </w:ins>
      <w:r>
        <w:rPr>
          <w:rFonts w:ascii="Arial" w:hAnsi="Arial" w:cs="Arial"/>
          <w:sz w:val="28"/>
          <w:szCs w:val="28"/>
        </w:rPr>
        <w:t xml:space="preserve"> </w:t>
      </w:r>
      <w:del w:id="1457" w:author="Assessor GDSXSR" w:date="2026-10-29T21:14:18Z">
        <w:r>
          <w:rPr>
            <w:rFonts w:ascii="Arial" w:hAnsi="Arial" w:cs="Arial"/>
            <w:sz w:val="28"/>
            <w:szCs w:val="28"/>
          </w:rPr>
          <w:delText xml:space="preserve">objeto</w:delText>
        </w:r>
      </w:del>
      <w:ins w:id="1458" w:author="Assessor GDSXSR" w:date="2026-10-29T21:14:18Z">
        <w:r>
          <w:rPr>
            <w:rFonts w:ascii="Arial" w:hAnsi="Arial" w:cs="Arial"/>
            <w:color w:val="808080"/>
            <w:sz w:val="28"/>
            <w:szCs w:val="28"/>
          </w:rPr>
          <w:t xml:space="preserve">objetivo</w:t>
        </w:r>
      </w:ins>
      <w:r>
        <w:rPr>
          <w:rFonts w:ascii="Arial" w:hAnsi="Arial" w:cs="Arial"/>
          <w:sz w:val="28"/>
          <w:szCs w:val="28"/>
        </w:rPr>
        <w:t xml:space="preserve"> da</w:t>
      </w:r>
      <w:r>
        <w:rPr>
          <w:rFonts w:ascii="Arial" w:hAnsi="Arial" w:cs="Arial"/>
          <w:sz w:val="28"/>
          <w:szCs w:val="28"/>
        </w:rPr>
        <w:t xml:space="preserve"> </w:t>
      </w:r>
      <w:del w:id="1459" w:author="Assessor GDSXSR" w:date="2026-10-29T21:14:18Z">
        <w:r>
          <w:rPr>
            <w:rFonts w:ascii="Arial" w:hAnsi="Arial" w:cs="Arial"/>
            <w:sz w:val="28"/>
            <w:szCs w:val="28"/>
          </w:rPr>
          <w:delText xml:space="preserve">anotação</w:delText>
        </w:r>
      </w:del>
      <w:ins w:id="1460" w:author="Assessor GDSXSR" w:date="2026-10-29T21:14:18Z">
        <w:r>
          <w:rPr>
            <w:rFonts w:ascii="Arial" w:hAnsi="Arial" w:cs="Arial"/>
            <w:color w:val="808080"/>
            <w:sz w:val="28"/>
            <w:szCs w:val="28"/>
          </w:rPr>
          <w:t xml:space="preserve">fraude</w:t>
        </w:r>
      </w:ins>
      <w:r>
        <w:rPr>
          <w:rFonts w:ascii="Arial" w:hAnsi="Arial" w:cs="Arial"/>
          <w:sz w:val="28"/>
          <w:szCs w:val="28"/>
        </w:rPr>
        <w:t xml:space="preserve"> </w:t>
      </w:r>
      <w:del w:id="1461" w:author="Assessor GDSXSR" w:date="2026-10-29T21:14:18Z">
        <w:r>
          <w:rPr>
            <w:rFonts w:ascii="Arial" w:hAnsi="Arial" w:cs="Arial"/>
            <w:sz w:val="28"/>
            <w:szCs w:val="28"/>
          </w:rPr>
          <w:delText xml:space="preserve">a respectiva</w:delText>
        </w:r>
      </w:del>
      <w:ins w:id="1462" w:author="Assessor GDSXSR" w:date="2026-10-29T21:14:18Z">
        <w:r>
          <w:rPr>
            <w:rFonts w:ascii="Arial" w:hAnsi="Arial" w:cs="Arial"/>
            <w:color w:val="808080"/>
            <w:sz w:val="28"/>
            <w:szCs w:val="28"/>
          </w:rPr>
          <w:t xml:space="preserve">à</w:t>
        </w:r>
      </w:ins>
      <w:r>
        <w:rPr>
          <w:rFonts w:ascii="Arial" w:hAnsi="Arial" w:cs="Arial"/>
          <w:sz w:val="28"/>
          <w:szCs w:val="28"/>
        </w:rPr>
        <w:t xml:space="preserve"> execução.</w:t>
      </w:r>
      <w:ins w:id="1463" w:author="Assessor GDSXSR" w:date="2026-10-29T21:14:18Z">
        <w:r>
          <w:rPr>
            <w:rFonts w:ascii="Arial" w:hAnsi="Arial" w:cs="Arial"/>
            <w:color w:val="808080"/>
            <w:sz w:val="28"/>
            <w:szCs w:val="28"/>
          </w:rPr>
          <w:t xml:space="preserve"> Dispõe o art. 828 do CPC:</w:t>
        </w:r>
      </w:ins>
      <w:commentRangeEnd w:id="9"/>
      <w:r>
        <w:rPr>
          <w:rStyle w:val="CommentReference"/>
        </w:rPr>
        <w:commentReference w:id="9"/>
      </w:r>
    </w:p>
    <w:p>
      <w:pPr>
        <w:spacing w:after="0" w:line="360" w:lineRule="auto"/>
        <w:ind w:firstLine="2268"/>
        <w:jc w:val="both"/>
        <w:rPr>
          <w:ins w:id="1465" w:author="Assessor GDSXSR" w:date="2026-10-29T21:14:18Z"/>
          <w:rFonts w:ascii="Arial" w:hAnsi="Arial" w:cs="Arial"/>
          <w:sz w:val="28"/>
          <w:szCs w:val="28"/>
        </w:rPr>
      </w:pPr>
    </w:p>
    <w:p>
      <w:pPr>
        <w:spacing w:after="0" w:line="360" w:lineRule="auto"/>
        <w:ind w:left="2268"/>
        <w:jc w:val="both"/>
        <w:rPr>
          <w:ins w:id="1467" w:author="Assessor GDSXSR" w:date="2026-10-29T21:14:18Z"/>
          <w:rFonts w:ascii="Arial" w:hAnsi="Arial" w:cs="Arial"/>
          <w:sz w:val="28"/>
          <w:szCs w:val="28"/>
        </w:rPr>
      </w:pPr>
      <w:ins w:id="1466" w:author="Assessor GDSXSR" w:date="2026-10-29T21:14:18Z">
        <w:r>
          <w:rPr>
            <w:rFonts w:ascii="Arial" w:hAnsi="Arial" w:cs="Arial"/>
            <w:i/>
            <w:color w:val="808080"/>
            <w:sz w:val="26"/>
            <w:szCs w:val="28"/>
            <w:u w:val="none"/>
          </w:rPr>
          <w:t xml:space="preserve">“Art. 828. O exequente poderá obter certidão de que a execução foi admitida pelo juiz, com identificação das partes e do valor da causa, para fins de averbação no registro de imóveis, de veículos ou de outros bens sujeitos a penhora, arresto ou indisponibilidade.</w:t>
        </w:r>
      </w:ins>
    </w:p>
    <w:p>
      <w:pPr>
        <w:spacing w:after="0" w:line="360" w:lineRule="auto"/>
        <w:ind w:left="2268"/>
        <w:jc w:val="both"/>
        <w:rPr>
          <w:ins w:id="1469" w:author="Assessor GDSXSR" w:date="2026-10-29T21:14:18Z"/>
          <w:rFonts w:ascii="Arial" w:hAnsi="Arial" w:cs="Arial"/>
          <w:sz w:val="28"/>
          <w:szCs w:val="28"/>
        </w:rPr>
      </w:pPr>
      <w:ins w:id="1468" w:author="Assessor GDSXSR" w:date="2026-10-29T21:14:18Z">
        <w:r>
          <w:rPr>
            <w:rFonts w:ascii="Arial" w:hAnsi="Arial"/>
            <w:i/>
            <w:color w:val="808080"/>
            <w:sz w:val="26"/>
            <w:u w:val="none"/>
          </w:rPr>
          <w:t xml:space="preserve">(...)</w:t>
        </w:r>
      </w:ins>
    </w:p>
    <w:p>
      <w:pPr>
        <w:spacing w:after="0" w:line="360" w:lineRule="auto"/>
        <w:ind w:left="2268"/>
        <w:jc w:val="both"/>
        <w:rPr>
          <w:rFonts w:ascii="Arial" w:hAnsi="Arial" w:cs="Arial"/>
          <w:sz w:val="28"/>
          <w:szCs w:val="28"/>
        </w:rPr>
      </w:pPr>
      <w:ins w:id="1470" w:author="Assessor GDSXSR" w:date="2026-10-29T21:14:18Z">
        <w:r>
          <w:rPr>
            <w:rFonts w:ascii="Arial" w:hAnsi="Arial"/>
            <w:i/>
            <w:color w:val="808080"/>
            <w:sz w:val="26"/>
          </w:rPr>
          <w:t xml:space="preserve">§ 4º </w:t>
        </w:r>
        <w:r>
          <w:rPr>
            <w:rFonts w:ascii="Arial" w:hAnsi="Arial"/>
            <w:i/>
            <w:color w:val="808080"/>
            <w:sz w:val="26"/>
            <w:u w:val="single"/>
          </w:rPr>
          <w:t xml:space="preserve">Presume-se em fraude à execução a alienação ou a oneração de bens efetuada após a averbação</w:t>
        </w:r>
        <w:r>
          <w:rPr>
            <w:rFonts w:ascii="Arial" w:hAnsi="Arial"/>
            <w:i/>
            <w:color w:val="808080"/>
            <w:sz w:val="26"/>
          </w:rPr>
          <w:t xml:space="preserve">.” – Grifei</w:t>
        </w:r>
      </w:ins>
    </w:p>
    <w:p w14:paraId="5CE5E40C" w14:textId="2FC1D748" w:rsidR="00AA0C0C" w:rsidRDefault="00C84E83" w:rsidP="00DB1301">
      <w:pPr>
        <w:spacing w:after="0" w:line="360" w:lineRule="auto"/>
        <w:ind w:firstLine="2268"/>
        <w:jc w:val="both"/>
        <w:rPr>
          <w:rFonts w:ascii="Arial" w:hAnsi="Arial" w:cs="Arial"/>
          <w:sz w:val="28"/>
          <w:szCs w:val="28"/>
        </w:rPr>
      </w:pPr>
      <w:r>
        <w:rPr>
          <w:rFonts w:ascii="Arial" w:hAnsi="Arial" w:cs="Arial"/>
          <w:sz w:val="28"/>
          <w:szCs w:val="28"/>
        </w:rPr>
        <w:t xml:space="preserve"> </w:t>
      </w:r>
    </w:p>
    <w:p w14:paraId="4359CC50" w14:textId="3079125A" w:rsidR="001B6C90" w:rsidRDefault="00AA0C0C" w:rsidP="00DB1301">
      <w:pPr>
        <w:spacing w:after="0" w:line="360" w:lineRule="auto"/>
        <w:ind w:firstLine="2268"/>
        <w:jc w:val="both"/>
        <w:rPr>
          <w:rFonts w:ascii="Arial" w:hAnsi="Arial" w:cs="Arial"/>
          <w:sz w:val="28"/>
          <w:szCs w:val="28"/>
        </w:rPr>
      </w:pPr>
      <w:del w:id="1471" w:author="Assessor GDSXSR" w:date="2026-10-29T21:14:18Z">
        <w:r>
          <w:rPr>
            <w:rFonts w:ascii="Arial" w:hAnsi="Arial" w:cs="Arial"/>
            <w:sz w:val="28"/>
            <w:szCs w:val="28"/>
          </w:rPr>
          <w:delText xml:space="preserve">Sendo assim, </w:delText>
        </w:r>
        <w:r>
          <w:rPr>
            <w:rFonts w:ascii="Arial" w:hAnsi="Arial" w:cs="Arial"/>
            <w:sz w:val="28"/>
            <w:szCs w:val="28"/>
          </w:rPr>
          <w:delText xml:space="preserve">cumpre consignar</w:delText>
        </w:r>
        <w:r>
          <w:rPr>
            <w:rFonts w:ascii="Arial" w:hAnsi="Arial" w:cs="Arial"/>
            <w:sz w:val="28"/>
            <w:szCs w:val="28"/>
          </w:rPr>
          <w:delText xml:space="preserve"> que </w:delText>
        </w:r>
        <w:r>
          <w:rPr>
            <w:rFonts w:ascii="Arial" w:hAnsi="Arial" w:cs="Arial"/>
            <w:sz w:val="28"/>
            <w:szCs w:val="28"/>
          </w:rPr>
          <w:delText xml:space="preserve">ficou devidamente</w:delText>
        </w:r>
      </w:del>
      <w:ins w:id="1472" w:author="Assessor GDSXSR" w:date="2026-10-29T21:14:18Z">
        <w:r>
          <w:rPr>
            <w:rFonts w:ascii="Arial" w:hAnsi="Arial" w:cs="Arial"/>
            <w:color w:val="808080"/>
            <w:sz w:val="28"/>
            <w:szCs w:val="28"/>
          </w:rPr>
          <w:t xml:space="preserve">Está</w:t>
        </w:r>
      </w:ins>
      <w:r>
        <w:rPr>
          <w:rFonts w:ascii="Arial" w:hAnsi="Arial" w:cs="Arial"/>
          <w:sz w:val="28"/>
          <w:szCs w:val="28"/>
        </w:rPr>
        <w:t xml:space="preserve"> comprovado</w:t>
      </w:r>
      <w:del w:id="1473" w:author="Assessor GDSXSR" w:date="2026-10-29T21:14:18Z">
        <w:r>
          <w:rPr>
            <w:rFonts w:ascii="Arial" w:hAnsi="Arial" w:cs="Arial"/>
            <w:sz w:val="28"/>
            <w:szCs w:val="28"/>
          </w:rPr>
          <w:delText xml:space="preserve"> pelo apelado</w:delText>
        </w:r>
        <w:r>
          <w:rPr>
            <w:rFonts w:ascii="Arial" w:hAnsi="Arial" w:cs="Arial"/>
            <w:sz w:val="28"/>
            <w:szCs w:val="28"/>
          </w:rPr>
          <w:delText xml:space="preserve">,</w:delText>
        </w:r>
        <w:r>
          <w:rPr>
            <w:rFonts w:ascii="Arial" w:hAnsi="Arial" w:cs="Arial"/>
            <w:sz w:val="28"/>
            <w:szCs w:val="28"/>
          </w:rPr>
          <w:delText xml:space="preserve"> nos autos</w:delText>
        </w:r>
        <w:r>
          <w:rPr>
            <w:rFonts w:ascii="Arial" w:hAnsi="Arial" w:cs="Arial"/>
            <w:sz w:val="28"/>
            <w:szCs w:val="28"/>
          </w:rPr>
          <w:delText xml:space="preserve">,</w:delText>
        </w:r>
      </w:del>
      <w:r>
        <w:rPr>
          <w:rFonts w:ascii="Arial" w:hAnsi="Arial" w:cs="Arial"/>
          <w:sz w:val="28"/>
          <w:szCs w:val="28"/>
        </w:rPr>
        <w:t xml:space="preserve"> que a aquisição </w:t>
      </w:r>
      <w:r>
        <w:rPr>
          <w:rFonts w:ascii="Arial" w:hAnsi="Arial" w:cs="Arial"/>
          <w:sz w:val="28"/>
          <w:szCs w:val="28"/>
        </w:rPr>
        <w:t xml:space="preserve">d</w:t>
      </w:r>
      <w:r>
        <w:rPr>
          <w:rFonts w:ascii="Arial" w:hAnsi="Arial" w:cs="Arial"/>
          <w:sz w:val="28"/>
          <w:szCs w:val="28"/>
        </w:rPr>
        <w:t xml:space="preserve">as unidades imobiliárias </w:t>
      </w:r>
      <w:del w:id="1474" w:author="Assessor GDSXSR" w:date="2026-10-29T21:14:18Z">
        <w:r>
          <w:rPr>
            <w:rFonts w:ascii="Arial" w:hAnsi="Arial" w:cs="Arial"/>
            <w:sz w:val="28"/>
            <w:szCs w:val="28"/>
          </w:rPr>
          <w:delText xml:space="preserve">se deu em período</w:delText>
        </w:r>
      </w:del>
      <w:ins w:id="1475" w:author="Assessor GDSXSR" w:date="2026-10-29T21:14:18Z">
        <w:r>
          <w:rPr>
            <w:rFonts w:ascii="Arial" w:hAnsi="Arial" w:cs="Arial"/>
            <w:color w:val="808080"/>
            <w:sz w:val="28"/>
            <w:szCs w:val="28"/>
          </w:rPr>
          <w:t xml:space="preserve">é</w:t>
        </w:r>
      </w:ins>
      <w:r>
        <w:rPr>
          <w:rFonts w:ascii="Arial" w:hAnsi="Arial" w:cs="Arial"/>
          <w:sz w:val="28"/>
          <w:szCs w:val="28"/>
        </w:rPr>
        <w:t xml:space="preserve"> anterior às averbações premonitórias nas respectivas matrículas</w:t>
      </w:r>
      <w:del w:id="1476" w:author="Assessor GDSXSR" w:date="2026-10-29T21:14:18Z">
        <w:r>
          <w:rPr>
            <w:rFonts w:ascii="Arial" w:hAnsi="Arial" w:cs="Arial"/>
            <w:sz w:val="28"/>
            <w:szCs w:val="28"/>
          </w:rPr>
          <w:delText xml:space="preserve">, o que impede a manutenção de tais anotações</w:delText>
        </w:r>
        <w:r>
          <w:rPr>
            <w:rFonts w:ascii="Arial" w:hAnsi="Arial" w:cs="Arial"/>
            <w:sz w:val="28"/>
            <w:szCs w:val="28"/>
          </w:rPr>
          <w:delText xml:space="preserve">, como será visto na fundamentação adiante</w:delText>
        </w:r>
      </w:del>
      <w:r>
        <w:rPr>
          <w:rFonts w:ascii="Arial" w:hAnsi="Arial" w:cs="Arial"/>
          <w:sz w:val="28"/>
          <w:szCs w:val="28"/>
        </w:rPr>
        <w:t xml:space="preserve">.</w:t>
      </w:r>
    </w:p>
    <w:p w14:paraId="6E2CF7A6" w14:textId="77777777" w:rsidR="0053211F" w:rsidRDefault="0053211F" w:rsidP="00DB1301">
      <w:pPr>
        <w:spacing w:after="0" w:line="360" w:lineRule="auto"/>
        <w:ind w:firstLine="2268"/>
        <w:jc w:val="both"/>
        <w:rPr>
          <w:rFonts w:ascii="Arial" w:hAnsi="Arial" w:cs="Arial"/>
          <w:sz w:val="28"/>
          <w:szCs w:val="28"/>
        </w:rPr>
      </w:pPr>
    </w:p>
    <w:p w14:paraId="133342E8" w14:textId="34D47C90" w:rsidR="0053211F" w:rsidRDefault="0053211F" w:rsidP="00DB1301">
      <w:pPr>
        <w:spacing w:after="0" w:line="360" w:lineRule="auto"/>
        <w:ind w:firstLine="2268"/>
        <w:jc w:val="both"/>
        <w:rPr>
          <w:rFonts w:ascii="Arial" w:hAnsi="Arial" w:cs="Arial"/>
          <w:sz w:val="28"/>
          <w:szCs w:val="28"/>
        </w:rPr>
      </w:pPr>
      <w:commentRangeStart w:id="10"/>
      <w:del w:id="1477" w:author="Assessor GDSXSR" w:date="2026-10-29T21:14:18Z">
        <w:r>
          <w:rPr>
            <w:rFonts w:ascii="Arial" w:hAnsi="Arial" w:cs="Arial"/>
            <w:sz w:val="28"/>
            <w:szCs w:val="28"/>
          </w:rPr>
          <w:delText xml:space="preserve">Ora, </w:delText>
        </w:r>
        <w:r>
          <w:rPr>
            <w:rFonts w:ascii="Arial" w:hAnsi="Arial" w:cs="Arial"/>
            <w:sz w:val="28"/>
            <w:szCs w:val="28"/>
          </w:rPr>
          <w:delText xml:space="preserve">as</w:delText>
        </w:r>
      </w:del>
      <w:ins w:id="1478" w:author="Assessor GDSXSR" w:date="2026-10-29T21:14:18Z">
        <w:r>
          <w:rPr>
            <w:rFonts w:ascii="Arial" w:hAnsi="Arial" w:cs="Arial"/>
            <w:color w:val="808080"/>
            <w:sz w:val="28"/>
            <w:szCs w:val="28"/>
          </w:rPr>
          <w:t xml:space="preserve">As</w:t>
        </w:r>
      </w:ins>
      <w:r>
        <w:rPr>
          <w:rFonts w:ascii="Arial" w:hAnsi="Arial" w:cs="Arial"/>
          <w:sz w:val="28"/>
          <w:szCs w:val="28"/>
        </w:rPr>
        <w:t xml:space="preserve"> escrituras públicas foram lavradas em 18/05/2020 e </w:t>
      </w:r>
      <w:del w:id="1479" w:author="Assessor GDSXSR" w:date="2026-10-29T21:14:18Z">
        <w:r>
          <w:rPr>
            <w:rFonts w:ascii="Arial" w:hAnsi="Arial" w:cs="Arial"/>
            <w:sz w:val="28"/>
            <w:szCs w:val="28"/>
          </w:rPr>
          <w:delText xml:space="preserve">os</w:delText>
        </w:r>
      </w:del>
      <w:ins w:id="1480" w:author="Assessor GDSXSR" w:date="2026-10-29T21:14:18Z">
        <w:r>
          <w:rPr>
            <w:rFonts w:ascii="Arial" w:hAnsi="Arial" w:cs="Arial"/>
            <w:color w:val="808080"/>
            <w:sz w:val="28"/>
            <w:szCs w:val="28"/>
          </w:rPr>
          <w:t xml:space="preserve">registradas</w:t>
        </w:r>
      </w:ins>
      <w:r>
        <w:rPr>
          <w:rFonts w:ascii="Arial" w:hAnsi="Arial" w:cs="Arial"/>
          <w:sz w:val="28"/>
          <w:szCs w:val="28"/>
        </w:rPr>
        <w:t xml:space="preserve"> </w:t>
      </w:r>
      <w:del w:id="1481" w:author="Assessor GDSXSR" w:date="2026-10-29T21:14:18Z">
        <w:r>
          <w:rPr>
            <w:rFonts w:ascii="Arial" w:hAnsi="Arial" w:cs="Arial"/>
            <w:sz w:val="28"/>
            <w:szCs w:val="28"/>
          </w:rPr>
          <w:delText xml:space="preserve">registro</w:delText>
        </w:r>
        <w:r>
          <w:rPr>
            <w:rFonts w:ascii="Arial" w:hAnsi="Arial" w:cs="Arial"/>
            <w:sz w:val="28"/>
            <w:szCs w:val="28"/>
          </w:rPr>
          <w:delText xml:space="preserve">s efetivados no dia</w:delText>
        </w:r>
      </w:del>
      <w:ins w:id="1482" w:author="Assessor GDSXSR" w:date="2026-10-29T21:14:18Z">
        <w:r>
          <w:rPr>
            <w:rFonts w:ascii="Arial" w:hAnsi="Arial" w:cs="Arial"/>
            <w:color w:val="808080"/>
            <w:sz w:val="28"/>
            <w:szCs w:val="28"/>
          </w:rPr>
          <w:t xml:space="preserve">em</w:t>
        </w:r>
      </w:ins>
      <w:r>
        <w:rPr>
          <w:rFonts w:ascii="Arial" w:hAnsi="Arial" w:cs="Arial"/>
          <w:sz w:val="28"/>
          <w:szCs w:val="28"/>
        </w:rPr>
        <w:t xml:space="preserve"> 16/06/2020, </w:t>
      </w:r>
      <w:del w:id="1483" w:author="Assessor GDSXSR" w:date="2026-10-29T21:14:18Z">
        <w:r>
          <w:rPr>
            <w:rFonts w:ascii="Arial" w:hAnsi="Arial" w:cs="Arial"/>
            <w:sz w:val="28"/>
            <w:szCs w:val="28"/>
          </w:rPr>
          <w:delText xml:space="preserve">enquanto</w:delText>
        </w:r>
      </w:del>
      <w:ins w:id="1484" w:author="Assessor GDSXSR" w:date="2026-10-29T21:14:18Z">
        <w:r>
          <w:rPr>
            <w:rFonts w:ascii="Arial" w:hAnsi="Arial" w:cs="Arial"/>
            <w:color w:val="808080"/>
            <w:sz w:val="28"/>
            <w:szCs w:val="28"/>
          </w:rPr>
          <w:t xml:space="preserve">e</w:t>
        </w:r>
      </w:ins>
      <w:r>
        <w:rPr>
          <w:rFonts w:ascii="Arial" w:hAnsi="Arial" w:cs="Arial"/>
          <w:sz w:val="28"/>
          <w:szCs w:val="28"/>
        </w:rPr>
        <w:t xml:space="preserve"> as averbações premonitórias </w:t>
      </w:r>
      <w:r>
        <w:rPr>
          <w:rFonts w:ascii="Arial" w:hAnsi="Arial" w:cs="Arial"/>
          <w:sz w:val="28"/>
          <w:szCs w:val="28"/>
        </w:rPr>
        <w:t xml:space="preserve">foram anotadas somente em julho </w:t>
      </w:r>
      <w:r>
        <w:rPr>
          <w:rFonts w:ascii="Arial" w:hAnsi="Arial" w:cs="Arial"/>
          <w:sz w:val="28"/>
          <w:szCs w:val="28"/>
        </w:rPr>
        <w:t xml:space="preserve">e agosto de 2020, </w:t>
      </w:r>
      <w:del w:id="1485" w:author="Assessor GDSXSR" w:date="2026-10-29T21:14:18Z">
        <w:r>
          <w:rPr>
            <w:rFonts w:ascii="Arial" w:hAnsi="Arial" w:cs="Arial"/>
            <w:sz w:val="28"/>
            <w:szCs w:val="28"/>
          </w:rPr>
          <w:delText xml:space="preserve">ou seja, </w:delText>
        </w:r>
      </w:del>
      <w:r>
        <w:rPr>
          <w:rFonts w:ascii="Arial" w:hAnsi="Arial" w:cs="Arial"/>
          <w:sz w:val="28"/>
          <w:szCs w:val="28"/>
        </w:rPr>
        <w:t xml:space="preserve">mais de um mês após a </w:t>
      </w:r>
      <w:del w:id="1486" w:author="Assessor GDSXSR" w:date="2026-10-29T21:14:18Z">
        <w:r>
          <w:rPr>
            <w:rFonts w:ascii="Arial" w:hAnsi="Arial" w:cs="Arial"/>
            <w:sz w:val="28"/>
            <w:szCs w:val="28"/>
          </w:rPr>
          <w:delText xml:space="preserve">alienação</w:delText>
        </w:r>
      </w:del>
      <w:ins w:id="1487" w:author="Assessor GDSXSR" w:date="2026-10-29T21:14:18Z">
        <w:r>
          <w:rPr>
            <w:rFonts w:ascii="Arial" w:hAnsi="Arial" w:cs="Arial"/>
            <w:color w:val="808080"/>
            <w:sz w:val="28"/>
            <w:szCs w:val="28"/>
          </w:rPr>
          <w:t xml:space="preserve">lavratura</w:t>
        </w:r>
      </w:ins>
      <w:r>
        <w:rPr>
          <w:rFonts w:ascii="Arial" w:hAnsi="Arial" w:cs="Arial"/>
          <w:sz w:val="28"/>
          <w:szCs w:val="28"/>
        </w:rPr>
        <w:t xml:space="preserve"> </w:t>
      </w:r>
      <w:del w:id="1488" w:author="Assessor GDSXSR" w:date="2026-10-29T21:14:18Z">
        <w:r>
          <w:rPr>
            <w:rFonts w:ascii="Arial" w:hAnsi="Arial" w:cs="Arial"/>
            <w:sz w:val="28"/>
            <w:szCs w:val="28"/>
          </w:rPr>
          <w:delText xml:space="preserve">dos</w:delText>
        </w:r>
      </w:del>
      <w:ins w:id="1489" w:author="Assessor GDSXSR" w:date="2026-10-29T21:14:18Z">
        <w:r>
          <w:rPr>
            <w:rFonts w:ascii="Arial" w:hAnsi="Arial" w:cs="Arial"/>
            <w:color w:val="808080"/>
            <w:sz w:val="28"/>
            <w:szCs w:val="28"/>
          </w:rPr>
          <w:t xml:space="preserve">das</w:t>
        </w:r>
      </w:ins>
      <w:r>
        <w:rPr>
          <w:rFonts w:ascii="Arial" w:hAnsi="Arial" w:cs="Arial"/>
          <w:sz w:val="28"/>
          <w:szCs w:val="28"/>
        </w:rPr>
        <w:t xml:space="preserve"> </w:t>
      </w:r>
      <w:del w:id="1490" w:author="Assessor GDSXSR" w:date="2026-10-29T21:14:18Z">
        <w:r>
          <w:rPr>
            <w:rFonts w:ascii="Arial" w:hAnsi="Arial" w:cs="Arial"/>
            <w:sz w:val="28"/>
            <w:szCs w:val="28"/>
          </w:rPr>
          <w:delText xml:space="preserve">imóveis</w:delText>
        </w:r>
      </w:del>
      <w:ins w:id="1491" w:author="Assessor GDSXSR" w:date="2026-10-29T21:14:18Z">
        <w:r>
          <w:rPr>
            <w:rFonts w:ascii="Arial" w:hAnsi="Arial" w:cs="Arial"/>
            <w:color w:val="808080"/>
            <w:sz w:val="28"/>
            <w:szCs w:val="28"/>
          </w:rPr>
          <w:t xml:space="preserve">escrituras</w:t>
        </w:r>
      </w:ins>
      <w:r>
        <w:rPr>
          <w:rFonts w:ascii="Arial" w:hAnsi="Arial" w:cs="Arial"/>
          <w:sz w:val="28"/>
          <w:szCs w:val="28"/>
        </w:rPr>
        <w:t xml:space="preserve">.</w:t>
      </w:r>
      <w:commentRangeEnd w:id="10"/>
      <w:r>
        <w:rPr>
          <w:rStyle w:val="CommentReference"/>
        </w:rPr>
        <w:commentReference w:id="10"/>
      </w:r>
    </w:p>
    <w:p w14:paraId="6739D595" w14:textId="77777777" w:rsidR="001A6EF8" w:rsidRDefault="001A6EF8" w:rsidP="00DB1301">
      <w:pPr>
        <w:spacing w:after="0" w:line="360" w:lineRule="auto"/>
        <w:ind w:firstLine="2268"/>
        <w:jc w:val="both"/>
        <w:rPr>
          <w:rFonts w:ascii="Arial" w:hAnsi="Arial" w:cs="Arial"/>
          <w:sz w:val="28"/>
          <w:szCs w:val="28"/>
        </w:rPr>
      </w:pPr>
    </w:p>
    <w:p w14:paraId="5BE2D426" w14:textId="58BF31A5" w:rsidR="001A6EF8" w:rsidRDefault="00A90E39" w:rsidP="00605752">
      <w:pPr>
        <w:spacing w:after="0" w:line="360" w:lineRule="auto"/>
        <w:ind w:firstLine="2268"/>
        <w:jc w:val="both"/>
        <w:rPr>
          <w:rFonts w:ascii="Arial" w:hAnsi="Arial" w:cs="Arial"/>
          <w:sz w:val="28"/>
          <w:szCs w:val="28"/>
        </w:rPr>
      </w:pPr>
      <w:commentRangeStart w:id="11"/>
      <w:del w:id="1492" w:author="Assessor GDSXSR" w:date="2026-10-29T21:14:18Z">
        <w:r>
          <w:rPr>
            <w:rFonts w:ascii="Arial" w:hAnsi="Arial" w:cs="Arial"/>
            <w:sz w:val="28"/>
            <w:szCs w:val="28"/>
          </w:rPr>
          <w:delText xml:space="preserve">Nessa toada</w:delText>
        </w:r>
      </w:del>
      <w:ins w:id="1493" w:author="Assessor GDSXSR" w:date="2026-10-29T21:14:18Z">
        <w:r>
          <w:rPr>
            <w:rFonts w:ascii="Arial" w:hAnsi="Arial" w:cs="Arial"/>
            <w:color w:val="808080"/>
            <w:sz w:val="28"/>
            <w:szCs w:val="28"/>
          </w:rPr>
          <w:t xml:space="preserve">Portanto</w:t>
        </w:r>
      </w:ins>
      <w:r>
        <w:rPr>
          <w:rFonts w:ascii="Arial" w:hAnsi="Arial" w:cs="Arial"/>
          <w:sz w:val="28"/>
          <w:szCs w:val="28"/>
        </w:rPr>
        <w:t xml:space="preserve">,</w:t>
      </w:r>
      <w:del w:id="1494" w:author="Assessor GDSXSR" w:date="2026-10-29T21:14:18Z">
        <w:r>
          <w:rPr>
            <w:rFonts w:ascii="Arial" w:hAnsi="Arial" w:cs="Arial"/>
            <w:sz w:val="28"/>
            <w:szCs w:val="28"/>
          </w:rPr>
          <w:delText xml:space="preserve"> </w:delText>
        </w:r>
        <w:r>
          <w:rPr>
            <w:rFonts w:ascii="Arial" w:hAnsi="Arial" w:cs="Arial"/>
            <w:sz w:val="28"/>
            <w:szCs w:val="28"/>
          </w:rPr>
          <w:delText xml:space="preserve">verifico que</w:delText>
        </w:r>
      </w:del>
      <w:r>
        <w:rPr>
          <w:rFonts w:ascii="Arial" w:hAnsi="Arial" w:cs="Arial"/>
          <w:sz w:val="28"/>
          <w:szCs w:val="28"/>
        </w:rPr>
        <w:t xml:space="preserve"> </w:t>
      </w:r>
      <w:r>
        <w:rPr>
          <w:rFonts w:ascii="Arial" w:hAnsi="Arial" w:cs="Arial"/>
          <w:sz w:val="28"/>
          <w:szCs w:val="28"/>
        </w:rPr>
        <w:t xml:space="preserve">inexiste </w:t>
      </w:r>
      <w:r>
        <w:rPr>
          <w:rFonts w:ascii="Arial" w:hAnsi="Arial" w:cs="Arial"/>
          <w:sz w:val="28"/>
          <w:szCs w:val="28"/>
        </w:rPr>
        <w:t xml:space="preserve">a </w:t>
      </w:r>
      <w:r>
        <w:rPr>
          <w:rFonts w:ascii="Arial" w:hAnsi="Arial" w:cs="Arial"/>
          <w:sz w:val="28"/>
          <w:szCs w:val="28"/>
        </w:rPr>
        <w:t xml:space="preserve">presunção de fraude à execução</w:t>
      </w:r>
      <w:del w:id="1495" w:author="Assessor GDSXSR" w:date="2026-10-29T21:14:18Z">
        <w:r>
          <w:rPr>
            <w:rFonts w:ascii="Arial" w:hAnsi="Arial" w:cs="Arial"/>
            <w:sz w:val="28"/>
            <w:szCs w:val="28"/>
          </w:rPr>
          <w:delText xml:space="preserve"> prevista no art. 828, § 4º, do CPC/2015</w:delText>
        </w:r>
      </w:del>
      <w:r>
        <w:rPr>
          <w:rFonts w:ascii="Arial" w:hAnsi="Arial" w:cs="Arial"/>
          <w:sz w:val="28"/>
          <w:szCs w:val="28"/>
        </w:rPr>
        <w:t xml:space="preserve">, pois </w:t>
      </w:r>
      <w:del w:id="1496" w:author="Assessor GDSXSR" w:date="2026-10-29T21:14:18Z">
        <w:r>
          <w:rPr>
            <w:rFonts w:ascii="Arial" w:hAnsi="Arial" w:cs="Arial"/>
            <w:sz w:val="28"/>
            <w:szCs w:val="28"/>
          </w:rPr>
          <w:delText xml:space="preserve">tal</w:delText>
        </w:r>
      </w:del>
      <w:ins w:id="1497" w:author="Assessor GDSXSR" w:date="2026-10-29T21:14:18Z">
        <w:r>
          <w:rPr>
            <w:rFonts w:ascii="Arial" w:hAnsi="Arial" w:cs="Arial"/>
            <w:color w:val="808080"/>
            <w:sz w:val="28"/>
            <w:szCs w:val="28"/>
          </w:rPr>
          <w:t xml:space="preserve">ela</w:t>
        </w:r>
      </w:ins>
      <w:r>
        <w:rPr>
          <w:rFonts w:ascii="Arial" w:hAnsi="Arial" w:cs="Arial"/>
          <w:sz w:val="28"/>
          <w:szCs w:val="28"/>
        </w:rPr>
        <w:t xml:space="preserve"> </w:t>
      </w:r>
      <w:del w:id="1498" w:author="Assessor GDSXSR" w:date="2026-10-29T21:14:18Z">
        <w:r>
          <w:rPr>
            <w:rFonts w:ascii="Arial" w:hAnsi="Arial" w:cs="Arial"/>
            <w:sz w:val="28"/>
            <w:szCs w:val="28"/>
          </w:rPr>
          <w:delText xml:space="preserve">disposição</w:delText>
        </w:r>
      </w:del>
      <w:ins w:id="1499" w:author="Assessor GDSXSR" w:date="2026-10-29T21:14:18Z">
        <w:r>
          <w:rPr>
            <w:rFonts w:ascii="Arial" w:hAnsi="Arial" w:cs="Arial"/>
            <w:color w:val="808080"/>
            <w:sz w:val="28"/>
            <w:szCs w:val="28"/>
          </w:rPr>
          <w:t xml:space="preserve">só</w:t>
        </w:r>
      </w:ins>
      <w:r>
        <w:rPr>
          <w:rFonts w:ascii="Arial" w:hAnsi="Arial" w:cs="Arial"/>
          <w:sz w:val="28"/>
          <w:szCs w:val="28"/>
        </w:rPr>
        <w:t xml:space="preserve"> </w:t>
      </w:r>
      <w:del w:id="1500" w:author="Assessor GDSXSR" w:date="2026-10-29T21:14:18Z">
        <w:r>
          <w:rPr>
            <w:rFonts w:ascii="Arial" w:hAnsi="Arial" w:cs="Arial"/>
            <w:sz w:val="28"/>
            <w:szCs w:val="28"/>
          </w:rPr>
          <w:delText xml:space="preserve">somente alcançaria o caso da hipótese se</w:delText>
        </w:r>
      </w:del>
      <w:ins w:id="1501" w:author="Assessor GDSXSR" w:date="2026-10-29T21:14:18Z">
        <w:r>
          <w:rPr>
            <w:rFonts w:ascii="Arial" w:hAnsi="Arial" w:cs="Arial"/>
            <w:color w:val="808080"/>
            <w:sz w:val="28"/>
            <w:szCs w:val="28"/>
          </w:rPr>
          <w:t xml:space="preserve">alcança</w:t>
        </w:r>
      </w:ins>
      <w:r>
        <w:rPr>
          <w:rFonts w:ascii="Arial" w:hAnsi="Arial" w:cs="Arial"/>
          <w:sz w:val="28"/>
          <w:szCs w:val="28"/>
        </w:rPr>
        <w:t xml:space="preserve"> a </w:t>
      </w:r>
      <w:del w:id="1502" w:author="Assessor GDSXSR" w:date="2026-10-29T21:14:18Z">
        <w:r>
          <w:rPr>
            <w:rFonts w:ascii="Arial" w:hAnsi="Arial" w:cs="Arial"/>
            <w:sz w:val="28"/>
            <w:szCs w:val="28"/>
          </w:rPr>
          <w:delText xml:space="preserve">transferência</w:delText>
        </w:r>
      </w:del>
      <w:ins w:id="1503" w:author="Assessor GDSXSR" w:date="2026-10-29T21:14:18Z">
        <w:r>
          <w:rPr>
            <w:rFonts w:ascii="Arial" w:hAnsi="Arial" w:cs="Arial"/>
            <w:color w:val="808080"/>
            <w:sz w:val="28"/>
            <w:szCs w:val="28"/>
          </w:rPr>
          <w:t xml:space="preserve">alienação</w:t>
        </w:r>
      </w:ins>
      <w:r>
        <w:rPr>
          <w:rFonts w:ascii="Arial" w:hAnsi="Arial" w:cs="Arial"/>
          <w:sz w:val="28"/>
          <w:szCs w:val="28"/>
        </w:rPr>
        <w:t xml:space="preserve"> </w:t>
      </w:r>
      <w:del w:id="1504" w:author="Assessor GDSXSR" w:date="2026-10-29T21:14:18Z">
        <w:r>
          <w:rPr>
            <w:rFonts w:ascii="Arial" w:hAnsi="Arial" w:cs="Arial"/>
            <w:sz w:val="28"/>
            <w:szCs w:val="28"/>
          </w:rPr>
          <w:delText xml:space="preserve">em</w:delText>
        </w:r>
      </w:del>
      <w:ins w:id="1505" w:author="Assessor GDSXSR" w:date="2026-10-29T21:14:18Z">
        <w:r>
          <w:rPr>
            <w:rFonts w:ascii="Arial" w:hAnsi="Arial" w:cs="Arial"/>
            <w:color w:val="808080"/>
            <w:sz w:val="28"/>
            <w:szCs w:val="28"/>
          </w:rPr>
          <w:t xml:space="preserve">posterior</w:t>
        </w:r>
      </w:ins>
      <w:r>
        <w:rPr>
          <w:rFonts w:ascii="Arial" w:hAnsi="Arial" w:cs="Arial"/>
          <w:sz w:val="28"/>
          <w:szCs w:val="28"/>
        </w:rPr>
        <w:t xml:space="preserve"> </w:t>
      </w:r>
      <w:del w:id="1506" w:author="Assessor GDSXSR" w:date="2026-10-29T21:14:18Z">
        <w:r>
          <w:rPr>
            <w:rFonts w:ascii="Arial" w:hAnsi="Arial" w:cs="Arial"/>
            <w:sz w:val="28"/>
            <w:szCs w:val="28"/>
          </w:rPr>
          <w:delText xml:space="preserve">razão</w:delText>
        </w:r>
      </w:del>
      <w:ins w:id="1507" w:author="Assessor GDSXSR" w:date="2026-10-29T21:14:18Z">
        <w:r>
          <w:rPr>
            <w:rFonts w:ascii="Arial" w:hAnsi="Arial" w:cs="Arial"/>
            <w:color w:val="808080"/>
            <w:sz w:val="28"/>
            <w:szCs w:val="28"/>
          </w:rPr>
          <w:t xml:space="preserve">à</w:t>
        </w:r>
      </w:ins>
      <w:r>
        <w:rPr>
          <w:rFonts w:ascii="Arial" w:hAnsi="Arial" w:cs="Arial"/>
          <w:sz w:val="28"/>
          <w:szCs w:val="28"/>
        </w:rPr>
        <w:t xml:space="preserve"> </w:t>
      </w:r>
      <w:del w:id="1508" w:author="Assessor GDSXSR" w:date="2026-10-29T21:14:18Z">
        <w:r>
          <w:rPr>
            <w:rFonts w:ascii="Arial" w:hAnsi="Arial" w:cs="Arial"/>
            <w:sz w:val="28"/>
            <w:szCs w:val="28"/>
          </w:rPr>
          <w:delText xml:space="preserve">d</w:delText>
        </w:r>
        <w:r>
          <w:rPr>
            <w:rFonts w:ascii="Arial" w:hAnsi="Arial" w:cs="Arial"/>
            <w:sz w:val="28"/>
            <w:szCs w:val="28"/>
          </w:rPr>
          <w:delText xml:space="preserve">os contratos de compra</w:delText>
        </w:r>
      </w:del>
      <w:ins w:id="1509" w:author="Assessor GDSXSR" w:date="2026-10-29T21:14:18Z">
        <w:r>
          <w:rPr>
            <w:rFonts w:ascii="Arial" w:hAnsi="Arial" w:cs="Arial"/>
            <w:color w:val="808080"/>
            <w:sz w:val="28"/>
            <w:szCs w:val="28"/>
          </w:rPr>
          <w:t xml:space="preserve">averbação</w:t>
        </w:r>
      </w:ins>
      <w:r>
        <w:rPr>
          <w:rFonts w:ascii="Arial" w:hAnsi="Arial" w:cs="Arial"/>
          <w:sz w:val="28"/>
          <w:szCs w:val="28"/>
        </w:rPr>
        <w:t xml:space="preserve"> e</w:t>
      </w:r>
      <w:del w:id="1510" w:author="Assessor GDSXSR" w:date="2026-10-29T21:14:18Z">
        <w:r>
          <w:rPr>
            <w:rFonts w:ascii="Arial" w:hAnsi="Arial" w:cs="Arial"/>
            <w:sz w:val="28"/>
            <w:szCs w:val="28"/>
          </w:rPr>
          <w:delText xml:space="preserve"> venda tivesse</w:delText>
        </w:r>
        <w:r>
          <w:rPr>
            <w:rFonts w:ascii="Arial" w:hAnsi="Arial" w:cs="Arial"/>
            <w:sz w:val="28"/>
            <w:szCs w:val="28"/>
          </w:rPr>
          <w:delText xml:space="preserve"> </w:delText>
        </w:r>
        <w:r>
          <w:rPr>
            <w:rFonts w:ascii="Arial" w:hAnsi="Arial" w:cs="Arial"/>
            <w:sz w:val="28"/>
            <w:szCs w:val="28"/>
          </w:rPr>
          <w:delText xml:space="preserve">ocorrido após a</w:delText>
        </w:r>
        <w:r>
          <w:rPr>
            <w:rFonts w:ascii="Arial" w:hAnsi="Arial" w:cs="Arial"/>
            <w:sz w:val="28"/>
            <w:szCs w:val="28"/>
          </w:rPr>
          <w:delText xml:space="preserve">s averbações premonitórias</w:delText>
        </w:r>
        <w:r>
          <w:rPr>
            <w:rFonts w:ascii="Arial" w:hAnsi="Arial" w:cs="Arial"/>
            <w:sz w:val="28"/>
            <w:szCs w:val="28"/>
          </w:rPr>
          <w:delText xml:space="preserve">, diversamente do que se divisa na espécie</w:delText>
        </w:r>
        <w:r>
          <w:rPr>
            <w:rFonts w:ascii="Arial" w:hAnsi="Arial" w:cs="Arial"/>
            <w:sz w:val="28"/>
            <w:szCs w:val="28"/>
          </w:rPr>
          <w:delText xml:space="preserve">, pois</w:delText>
        </w:r>
      </w:del>
      <w:r>
        <w:rPr>
          <w:rFonts w:ascii="Arial" w:hAnsi="Arial" w:cs="Arial"/>
          <w:sz w:val="28"/>
          <w:szCs w:val="28"/>
        </w:rPr>
        <w:t xml:space="preserve"> os imóveis </w:t>
      </w:r>
      <w:ins w:id="1511" w:author="Assessor GDSXSR" w:date="2026-10-29T21:14:18Z">
        <w:r>
          <w:rPr>
            <w:rFonts w:ascii="Arial" w:hAnsi="Arial" w:cs="Arial"/>
            <w:color w:val="808080"/>
            <w:sz w:val="28"/>
            <w:szCs w:val="28"/>
          </w:rPr>
          <w:t xml:space="preserve">já </w:t>
        </w:r>
      </w:ins>
      <w:r>
        <w:rPr>
          <w:rFonts w:ascii="Arial" w:hAnsi="Arial" w:cs="Arial"/>
          <w:sz w:val="28"/>
          <w:szCs w:val="28"/>
        </w:rPr>
        <w:t xml:space="preserve">não</w:t>
      </w:r>
      <w:del w:id="1512" w:author="Assessor GDSXSR" w:date="2026-10-29T21:14:18Z">
        <w:r>
          <w:rPr>
            <w:rFonts w:ascii="Arial" w:hAnsi="Arial" w:cs="Arial"/>
            <w:sz w:val="28"/>
            <w:szCs w:val="28"/>
          </w:rPr>
          <w:delText xml:space="preserve"> mais</w:delText>
        </w:r>
      </w:del>
      <w:r>
        <w:rPr>
          <w:rFonts w:ascii="Arial" w:hAnsi="Arial" w:cs="Arial"/>
          <w:sz w:val="28"/>
          <w:szCs w:val="28"/>
        </w:rPr>
        <w:t xml:space="preserve"> integravam o patrimônio </w:t>
      </w:r>
      <w:del w:id="1513" w:author="Assessor GDSXSR" w:date="2026-10-29T21:14:18Z">
        <w:r>
          <w:rPr>
            <w:rFonts w:ascii="Arial" w:hAnsi="Arial" w:cs="Arial"/>
            <w:sz w:val="28"/>
            <w:szCs w:val="28"/>
          </w:rPr>
          <w:delText xml:space="preserve">do</w:delText>
        </w:r>
      </w:del>
      <w:ins w:id="1514" w:author="Assessor GDSXSR" w:date="2026-10-29T21:14:18Z">
        <w:r>
          <w:rPr>
            <w:rFonts w:ascii="Arial" w:hAnsi="Arial" w:cs="Arial"/>
            <w:color w:val="808080"/>
            <w:sz w:val="28"/>
            <w:szCs w:val="28"/>
          </w:rPr>
          <w:t xml:space="preserve">da</w:t>
        </w:r>
      </w:ins>
      <w:r>
        <w:rPr>
          <w:rFonts w:ascii="Arial" w:hAnsi="Arial" w:cs="Arial"/>
          <w:sz w:val="28"/>
          <w:szCs w:val="28"/>
        </w:rPr>
        <w:t xml:space="preserve"> </w:t>
      </w:r>
      <w:del w:id="1515" w:author="Assessor GDSXSR" w:date="2026-10-29T21:14:18Z">
        <w:r>
          <w:rPr>
            <w:rFonts w:ascii="Arial" w:hAnsi="Arial" w:cs="Arial"/>
            <w:sz w:val="28"/>
            <w:szCs w:val="28"/>
          </w:rPr>
          <w:delText xml:space="preserve">apelado</w:delText>
        </w:r>
      </w:del>
      <w:ins w:id="1516" w:author="Assessor GDSXSR" w:date="2026-10-29T21:14:18Z">
        <w:r>
          <w:rPr>
            <w:rFonts w:ascii="Arial" w:hAnsi="Arial" w:cs="Arial"/>
            <w:color w:val="808080"/>
            <w:sz w:val="28"/>
            <w:szCs w:val="28"/>
          </w:rPr>
          <w:t xml:space="preserve">executada</w:t>
        </w:r>
      </w:ins>
      <w:r>
        <w:rPr>
          <w:rFonts w:ascii="Arial" w:hAnsi="Arial" w:cs="Arial"/>
          <w:sz w:val="28"/>
          <w:szCs w:val="28"/>
        </w:rPr>
        <w:t xml:space="preserve"> </w:t>
      </w:r>
      <w:del w:id="1517" w:author="Assessor GDSXSR" w:date="2026-10-29T21:14:18Z">
        <w:r>
          <w:rPr>
            <w:rFonts w:ascii="Arial" w:hAnsi="Arial" w:cs="Arial"/>
            <w:sz w:val="28"/>
            <w:szCs w:val="28"/>
          </w:rPr>
          <w:delText xml:space="preserve">no</w:delText>
        </w:r>
      </w:del>
      <w:ins w:id="1518" w:author="Assessor GDSXSR" w:date="2026-10-29T21:14:18Z">
        <w:r>
          <w:rPr>
            <w:rFonts w:ascii="Arial" w:hAnsi="Arial" w:cs="Arial"/>
            <w:color w:val="808080"/>
            <w:sz w:val="28"/>
            <w:szCs w:val="28"/>
          </w:rPr>
          <w:t xml:space="preserve">quando</w:t>
        </w:r>
      </w:ins>
      <w:r>
        <w:rPr>
          <w:rFonts w:ascii="Arial" w:hAnsi="Arial" w:cs="Arial"/>
          <w:sz w:val="28"/>
          <w:szCs w:val="28"/>
        </w:rPr>
        <w:t xml:space="preserve"> </w:t>
      </w:r>
      <w:del w:id="1519" w:author="Assessor GDSXSR" w:date="2026-10-29T21:14:18Z">
        <w:r>
          <w:rPr>
            <w:rFonts w:ascii="Arial" w:hAnsi="Arial" w:cs="Arial"/>
            <w:sz w:val="28"/>
            <w:szCs w:val="28"/>
          </w:rPr>
          <w:delText xml:space="preserve">momento das</w:delText>
        </w:r>
      </w:del>
      <w:ins w:id="1520" w:author="Assessor GDSXSR" w:date="2026-10-29T21:14:18Z">
        <w:r>
          <w:rPr>
            <w:rFonts w:ascii="Arial" w:hAnsi="Arial" w:cs="Arial"/>
            <w:color w:val="808080"/>
            <w:sz w:val="28"/>
            <w:szCs w:val="28"/>
          </w:rPr>
          <w:t xml:space="preserve">as</w:t>
        </w:r>
      </w:ins>
      <w:r>
        <w:rPr>
          <w:rFonts w:ascii="Arial" w:hAnsi="Arial" w:cs="Arial"/>
          <w:sz w:val="28"/>
          <w:szCs w:val="28"/>
        </w:rPr>
        <w:t xml:space="preserve"> anotações</w:t>
      </w:r>
      <w:ins w:id="1521" w:author="Assessor GDSXSR" w:date="2026-10-29T21:14:18Z">
        <w:r>
          <w:rPr>
            <w:rFonts w:ascii="Arial" w:hAnsi="Arial" w:cs="Arial"/>
            <w:color w:val="808080"/>
            <w:sz w:val="28"/>
            <w:szCs w:val="28"/>
          </w:rPr>
          <w:t xml:space="preserve"> foram lançadas (CPC 828 § 4º)</w:t>
        </w:r>
      </w:ins>
      <w:r>
        <w:rPr>
          <w:rFonts w:ascii="Arial" w:hAnsi="Arial" w:cs="Arial"/>
          <w:sz w:val="28"/>
          <w:szCs w:val="28"/>
        </w:rPr>
        <w:t xml:space="preserve">.</w:t>
      </w:r>
      <w:commentRangeEnd w:id="11"/>
      <w:r>
        <w:rPr>
          <w:rStyle w:val="CommentReference"/>
        </w:rPr>
        <w:commentReference w:id="11"/>
      </w:r>
    </w:p>
    <w:p w14:paraId="525B7E38" w14:textId="77777777" w:rsidR="00E11B5F" w:rsidRDefault="00E11B5F" w:rsidP="00605752">
      <w:pPr>
        <w:spacing w:after="0" w:line="360" w:lineRule="auto"/>
        <w:ind w:firstLine="2268"/>
        <w:jc w:val="both"/>
        <w:rPr>
          <w:rFonts w:ascii="Arial" w:hAnsi="Arial" w:cs="Arial"/>
          <w:sz w:val="28"/>
          <w:szCs w:val="28"/>
        </w:rPr>
      </w:pPr>
    </w:p>
    <w:p w14:paraId="4FC19D6B" w14:textId="550FFDCA" w:rsidR="00E11B5F" w:rsidRDefault="00E11B5F" w:rsidP="00605752">
      <w:pPr>
        <w:spacing w:after="0" w:line="360" w:lineRule="auto"/>
        <w:ind w:firstLine="2268"/>
        <w:jc w:val="both"/>
        <w:rPr>
          <w:rFonts w:ascii="Arial" w:hAnsi="Arial" w:cs="Arial"/>
          <w:sz w:val="28"/>
          <w:szCs w:val="28"/>
        </w:rPr>
      </w:pPr>
      <w:r>
        <w:rPr>
          <w:rFonts w:ascii="Arial" w:hAnsi="Arial" w:cs="Arial"/>
          <w:sz w:val="28"/>
          <w:szCs w:val="28"/>
        </w:rPr>
        <w:t xml:space="preserve">Nesse sentido</w:t>
      </w:r>
      <w:del w:id="1522" w:author="Assessor GDSXSR" w:date="2026-10-29T21:14:18Z">
        <w:r>
          <w:rPr>
            <w:rFonts w:ascii="Arial" w:hAnsi="Arial" w:cs="Arial"/>
            <w:sz w:val="28"/>
            <w:szCs w:val="28"/>
          </w:rPr>
          <w:delText xml:space="preserve">, confiram-se os julgados a seguir deste egrégio TJDFT, </w:delText>
        </w:r>
        <w:r>
          <w:rPr>
            <w:rFonts w:ascii="Arial" w:hAnsi="Arial" w:cs="Arial"/>
            <w:sz w:val="28"/>
            <w:szCs w:val="28"/>
          </w:rPr>
          <w:delText xml:space="preserve">afirmando que a presunção de fraude à execução somente se dá quando a alienação ocorre em período posterior às averbações</w:delText>
        </w:r>
      </w:del>
      <w:r>
        <w:rPr>
          <w:rFonts w:ascii="Arial" w:hAnsi="Arial" w:cs="Arial"/>
          <w:sz w:val="28"/>
          <w:szCs w:val="28"/>
        </w:rPr>
        <w:t xml:space="preserve">:</w:t>
      </w:r>
    </w:p>
    <w:p w14:paraId="3B3D1E0B" w14:textId="77777777" w:rsidR="00EF418A" w:rsidRDefault="00EF418A" w:rsidP="00605752">
      <w:pPr>
        <w:spacing w:after="0" w:line="360" w:lineRule="auto"/>
        <w:ind w:firstLine="2268"/>
        <w:jc w:val="both"/>
        <w:rPr>
          <w:rFonts w:ascii="Arial" w:hAnsi="Arial" w:cs="Arial"/>
          <w:sz w:val="28"/>
          <w:szCs w:val="28"/>
        </w:rPr>
      </w:pPr>
    </w:p>
    <w:p w14:paraId="69EE4FAC" w14:textId="20A5D0D8" w:rsidR="00EF418A" w:rsidRPr="00EF418A" w:rsidRDefault="00EF418A" w:rsidP="00EF418A">
      <w:pPr>
        <w:spacing w:after="0" w:line="360" w:lineRule="auto"/>
        <w:ind w:left="2268"/>
        <w:jc w:val="both"/>
        <w:rPr>
          <w:del w:id="1526" w:author="Assessor GDSXSR" w:date="2026-10-29T21:14:18Z"/>
          <w:rFonts w:ascii="Arial" w:hAnsi="Arial" w:cs="Arial"/>
          <w:i/>
          <w:iCs/>
          <w:sz w:val="26"/>
          <w:szCs w:val="26"/>
        </w:rPr>
      </w:pPr>
      <w:del w:id="1523" w:author="Assessor GDSXSR" w:date="2026-10-29T21:14:18Z">
        <w:r w:rsidRPr="00EF418A">
          <w:rPr>
            <w:rFonts w:ascii="Arial" w:hAnsi="Arial" w:cs="Arial"/>
            <w:i/>
            <w:iCs/>
            <w:sz w:val="26"/>
            <w:szCs w:val="26"/>
          </w:rPr>
          <w:delText xml:space="preserve">“(...) 4. </w:delText>
        </w:r>
      </w:del>
      <w:del w:id="1524" w:author="Assessor GDSXSR" w:date="2026-10-29T21:14:18Z">
        <w:r w:rsidRPr="000B02CA">
          <w:rPr>
            <w:rFonts w:ascii="Arial" w:hAnsi="Arial" w:cs="Arial"/>
            <w:i/>
            <w:iCs/>
            <w:sz w:val="26"/>
            <w:szCs w:val="26"/>
            <w:u w:val="single"/>
          </w:rPr>
          <w:delText>A averbação da execução na matrícula do imóvel gera presunção de fraude à execução em caso de posterior alienação ou oneração do bem</w:delText>
        </w:r>
      </w:del>
      <w:del w:id="1525" w:author="Assessor GDSXSR" w:date="2026-10-29T21:14:18Z">
        <w:r w:rsidRPr="00EF418A">
          <w:rPr>
            <w:rFonts w:ascii="Arial" w:hAnsi="Arial" w:cs="Arial"/>
            <w:i/>
            <w:iCs/>
            <w:sz w:val="26"/>
            <w:szCs w:val="26"/>
          </w:rPr>
          <w:delText>, nos termos dos arts. 828 e 792.</w:delText>
        </w:r>
      </w:del>
    </w:p>
    <w:p w14:paraId="74E5F655" w14:textId="4234CB07" w:rsidR="00EF418A" w:rsidRPr="00EF418A" w:rsidRDefault="00EF418A" w:rsidP="00EF418A">
      <w:pPr>
        <w:spacing w:after="0" w:line="360" w:lineRule="auto"/>
        <w:ind w:left="2268"/>
        <w:jc w:val="both"/>
        <w:rPr>
          <w:del w:id="1528" w:author="Assessor GDSXSR" w:date="2026-10-29T21:14:18Z"/>
          <w:rFonts w:ascii="Arial" w:hAnsi="Arial" w:cs="Arial"/>
          <w:i/>
          <w:iCs/>
          <w:sz w:val="26"/>
          <w:szCs w:val="26"/>
        </w:rPr>
      </w:pPr>
      <w:del w:id="1527" w:author="Assessor GDSXSR" w:date="2026-10-29T21:14:18Z">
        <w:r w:rsidRPr="00EF418A">
          <w:rPr>
            <w:rFonts w:ascii="Arial" w:hAnsi="Arial" w:cs="Arial"/>
            <w:i/>
            <w:iCs/>
            <w:sz w:val="26"/>
            <w:szCs w:val="26"/>
          </w:rPr>
          <w:delText>(...)</w:delText>
        </w:r>
      </w:del>
    </w:p>
    <w:p w14:paraId="712C4F1E" w14:textId="77777777" w:rsidR="00EF418A" w:rsidRPr="00EF418A" w:rsidRDefault="00EF418A" w:rsidP="00EF418A">
      <w:pPr>
        <w:spacing w:after="0" w:line="360" w:lineRule="auto"/>
        <w:ind w:left="2268"/>
        <w:jc w:val="both"/>
        <w:rPr>
          <w:del w:id="1530" w:author="Assessor GDSXSR" w:date="2026-10-29T21:14:18Z"/>
          <w:rFonts w:ascii="Arial" w:hAnsi="Arial" w:cs="Arial"/>
          <w:i/>
          <w:iCs/>
          <w:sz w:val="26"/>
          <w:szCs w:val="26"/>
        </w:rPr>
      </w:pPr>
      <w:del w:id="1529" w:author="Assessor GDSXSR" w:date="2026-10-29T21:14:18Z">
        <w:r w:rsidRPr="00EF418A">
          <w:rPr>
            <w:rFonts w:ascii="Arial" w:hAnsi="Arial" w:cs="Arial"/>
            <w:i/>
            <w:iCs/>
            <w:sz w:val="26"/>
            <w:szCs w:val="26"/>
          </w:rPr>
          <w:lastRenderedPageBreak/>
          <w:delText>IV. DISPOSITIVO E TESE </w:delText>
        </w:r>
      </w:del>
    </w:p>
    <w:p w14:paraId="18D846A7" w14:textId="54F2E07E" w:rsidR="00EF418A" w:rsidRDefault="00EF418A" w:rsidP="00EF418A">
      <w:pPr>
        <w:spacing w:after="0" w:line="360" w:lineRule="auto"/>
        <w:ind w:left="2268"/>
        <w:jc w:val="both"/>
        <w:rPr>
          <w:del w:id="1536" w:author="Assessor GDSXSR" w:date="2026-10-29T21:14:18Z"/>
          <w:rFonts w:ascii="Arial" w:hAnsi="Arial" w:cs="Arial"/>
          <w:i/>
          <w:iCs/>
          <w:sz w:val="26"/>
          <w:szCs w:val="26"/>
        </w:rPr>
      </w:pPr>
      <w:del w:id="1531" w:author="Assessor GDSXSR" w:date="2026-10-29T21:14:18Z">
        <w:r w:rsidRPr="00EF418A">
          <w:rPr>
            <w:rFonts w:ascii="Arial" w:hAnsi="Arial" w:cs="Arial"/>
            <w:i/>
            <w:iCs/>
            <w:sz w:val="26"/>
            <w:szCs w:val="26"/>
          </w:rPr>
          <w:delText>6.</w:delText>
        </w:r>
      </w:del>
      <w:del w:id="1532" w:author="Assessor GDSXSR" w:date="2026-10-29T21:14:18Z">
        <w:r w:rsidR="00516BDD">
          <w:rPr>
            <w:rFonts w:ascii="Arial" w:hAnsi="Arial" w:cs="Arial"/>
            <w:i/>
            <w:iCs/>
            <w:sz w:val="26"/>
            <w:szCs w:val="26"/>
          </w:rPr>
          <w:delText xml:space="preserve"> </w:delText>
        </w:r>
      </w:del>
      <w:del w:id="1533" w:author="Assessor GDSXSR" w:date="2026-10-29T21:14:18Z">
        <w:r w:rsidRPr="00EF418A">
          <w:rPr>
            <w:rFonts w:ascii="Arial" w:hAnsi="Arial" w:cs="Arial"/>
            <w:i/>
            <w:iCs/>
            <w:sz w:val="26"/>
            <w:szCs w:val="26"/>
          </w:rPr>
          <w:delText>Preliminar rejeitada. Recurso conhecido e parcialmente provido. Sentença reformada. (...)</w:delText>
        </w:r>
      </w:del>
      <w:del w:id="1534" w:author="Assessor GDSXSR" w:date="2026-10-29T21:14:18Z">
        <w:r w:rsidR="00307496">
          <w:rPr>
            <w:rFonts w:ascii="Arial" w:hAnsi="Arial" w:cs="Arial"/>
            <w:i/>
            <w:iCs/>
            <w:sz w:val="26"/>
            <w:szCs w:val="26"/>
          </w:rPr>
          <w:delText>.</w:delText>
        </w:r>
      </w:del>
      <w:del w:id="1535" w:author="Assessor GDSXSR" w:date="2026-10-29T21:14:18Z">
        <w:r w:rsidRPr="00EF418A">
          <w:rPr>
            <w:rFonts w:ascii="Arial" w:hAnsi="Arial" w:cs="Arial"/>
            <w:i/>
            <w:iCs/>
            <w:sz w:val="26"/>
            <w:szCs w:val="26"/>
          </w:rPr>
          <w:delText>” (TJDFT, Acórdão 2022001, 0739085-40.2024.8.07.0001, Relator: ROMULO DE ARAUJO MENDES, 1ª TURMA CÍVEL, data de julgamento: 16/07/2025, publicado no DJe: 31/07/2025)</w:delText>
        </w:r>
      </w:del>
    </w:p>
    <w:p w14:paraId="3BD84306" w14:textId="77777777" w:rsidR="00EF418A" w:rsidRDefault="00EF418A" w:rsidP="00EF418A">
      <w:pPr>
        <w:spacing w:after="0" w:line="360" w:lineRule="auto"/>
        <w:ind w:left="2268"/>
        <w:jc w:val="both"/>
        <w:rPr>
          <w:del w:id="1537" w:author="Assessor GDSXSR" w:date="2026-10-29T21:14:18Z"/>
          <w:rFonts w:ascii="Arial" w:hAnsi="Arial" w:cs="Arial"/>
          <w:i/>
          <w:iCs/>
          <w:sz w:val="26"/>
          <w:szCs w:val="26"/>
        </w:rPr>
      </w:pPr>
    </w:p>
    <w:p w14:paraId="1AD32362" w14:textId="2BD63D1A" w:rsidR="00EF418A" w:rsidRPr="00EF418A" w:rsidRDefault="002016A8" w:rsidP="008C7013">
      <w:pPr>
        <w:spacing w:after="0" w:line="360" w:lineRule="auto"/>
        <w:ind w:left="2268"/>
        <w:jc w:val="both"/>
        <w:rPr>
          <w:rFonts w:ascii="Arial" w:hAnsi="Arial" w:cs="Arial"/>
          <w:i/>
          <w:iCs/>
          <w:sz w:val="26"/>
          <w:szCs w:val="26"/>
        </w:rPr>
      </w:pPr>
      <w:r>
        <w:rPr>
          <w:rFonts w:ascii="Arial" w:hAnsi="Arial" w:cs="Arial"/>
          <w:i/>
          <w:iCs/>
          <w:sz w:val="26"/>
          <w:szCs w:val="26"/>
        </w:rPr>
        <w:t xml:space="preserve">“(...) </w:t>
      </w:r>
      <w:r>
        <w:rPr>
          <w:rFonts w:ascii="Arial" w:hAnsi="Arial" w:cs="Arial"/>
          <w:i/>
          <w:iCs/>
          <w:sz w:val="26"/>
          <w:szCs w:val="26"/>
        </w:rPr>
        <w:t xml:space="preserve">3. O contrato de compra e venda foi firmado em 18/10/2023, posteriormente à averbação premonitória, em 23/08/2023. </w:t>
      </w:r>
      <w:r>
        <w:rPr>
          <w:rFonts w:ascii="Arial" w:hAnsi="Arial" w:cs="Arial"/>
          <w:i/>
          <w:iCs/>
          <w:sz w:val="26"/>
          <w:szCs w:val="26"/>
          <w:u w:val="single"/>
          <w:rPrChange w:id="1542" w:author="Assessor GDSXSR" w:date="2026-10-29T21:14:18Z">
            <w:rPr>
              <w:rFonts w:ascii="Arial" w:hAnsi="Arial" w:cs="Arial"/>
              <w:i/>
              <w:iCs/>
              <w:sz w:val="26"/>
              <w:szCs w:val="26"/>
              <w:u w:val="single"/>
            </w:rPr>
          </w:rPrChange>
        </w:rPr>
        <w:t xml:space="preserve">A presunção de fraude à execução é absoluta tanto quando realizada averbação de penhora no registro imobiliário</w:t>
      </w:r>
      <w:r>
        <w:rPr>
          <w:rFonts w:ascii="Arial" w:hAnsi="Arial" w:cs="Arial"/>
          <w:i/>
          <w:iCs/>
          <w:sz w:val="26"/>
          <w:szCs w:val="26"/>
          <w:u w:val="single"/>
          <w:rPrChange w:id="1543" w:author="Assessor GDSXSR" w:date="2026-10-29T21:14:18Z">
            <w:rPr>
              <w:rFonts w:ascii="Arial" w:hAnsi="Arial" w:cs="Arial"/>
              <w:i/>
              <w:iCs/>
              <w:sz w:val="26"/>
              <w:szCs w:val="26"/>
            </w:rPr>
          </w:rPrChange>
        </w:rPr>
        <w:t xml:space="preserve"> (CPC 792, III e STJ 375), </w:t>
      </w:r>
      <w:r>
        <w:rPr>
          <w:rFonts w:ascii="Arial" w:hAnsi="Arial" w:cs="Arial"/>
          <w:i/>
          <w:iCs/>
          <w:sz w:val="26"/>
          <w:szCs w:val="26"/>
          <w:u w:val="single"/>
          <w:rPrChange w:id="1544" w:author="Assessor GDSXSR" w:date="2026-10-29T21:14:18Z">
            <w:rPr>
              <w:rFonts w:ascii="Arial" w:hAnsi="Arial" w:cs="Arial"/>
              <w:i/>
              <w:iCs/>
              <w:sz w:val="26"/>
              <w:szCs w:val="26"/>
              <w:u w:val="single"/>
            </w:rPr>
          </w:rPrChange>
        </w:rPr>
        <w:t xml:space="preserve">como quando feita a averbação de pendência de execução na matrícula respectiva</w:t>
      </w:r>
      <w:r>
        <w:rPr>
          <w:rFonts w:ascii="Arial" w:hAnsi="Arial" w:cs="Arial"/>
          <w:i/>
          <w:iCs/>
          <w:sz w:val="26"/>
          <w:szCs w:val="26"/>
          <w:u w:val="single"/>
          <w:rPrChange w:id="1545" w:author="Assessor GDSXSR" w:date="2026-10-29T21:14:18Z">
            <w:rPr>
              <w:rFonts w:ascii="Arial" w:hAnsi="Arial" w:cs="Arial"/>
              <w:i/>
              <w:iCs/>
              <w:sz w:val="26"/>
              <w:szCs w:val="26"/>
            </w:rPr>
          </w:rPrChange>
        </w:rPr>
        <w:t xml:space="preserve"> (CPC 792, II e 828, §4º).</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w:t>
      </w:r>
      <w:del w:id="1546" w:author="Assessor GDSXSR" w:date="2026-10-29T21:14:18Z">
        <w:r>
          <w:rPr>
            <w:rFonts w:ascii="Arial" w:hAnsi="Arial" w:cs="Arial"/>
            <w:i/>
            <w:iCs/>
            <w:sz w:val="26"/>
            <w:szCs w:val="26"/>
          </w:rPr>
          <w:delText xml:space="preserve">TJDFT, </w:delText>
        </w:r>
      </w:del>
      <w:r>
        <w:rPr>
          <w:rFonts w:ascii="Arial" w:hAnsi="Arial" w:cs="Arial"/>
          <w:i/>
          <w:iCs/>
          <w:sz w:val="26"/>
          <w:szCs w:val="26"/>
        </w:rPr>
        <w:t xml:space="preserve">Acórdão 2014888, 0715309-90.2024.8.07.0007, Relator</w:t>
      </w:r>
      <w:ins w:id="1547" w:author="Assessor GDSXSR" w:date="2026-10-29T21:14:18Z">
        <w:r>
          <w:rPr>
            <w:rFonts w:ascii="Arial" w:hAnsi="Arial" w:cs="Arial"/>
            <w:i/>
            <w:iCs/>
            <w:color w:val="808080"/>
            <w:sz w:val="26"/>
            <w:szCs w:val="26"/>
          </w:rPr>
          <w:t xml:space="preserve">(a)</w:t>
        </w:r>
      </w:ins>
      <w:r>
        <w:rPr>
          <w:rFonts w:ascii="Arial" w:hAnsi="Arial" w:cs="Arial"/>
          <w:i/>
          <w:iCs/>
          <w:sz w:val="26"/>
          <w:szCs w:val="26"/>
        </w:rPr>
        <w:t xml:space="preserve">: FERNANDO HABIBE, 4ª TURMA CÍVEL, data de julgamento: 26/06/2025, publicado no DJe: 17/07/2025</w:t>
      </w:r>
      <w:ins w:id="1548" w:author="Assessor GDSXSR" w:date="2026-10-29T21:14:18Z">
        <w:r>
          <w:rPr>
            <w:rFonts w:ascii="Arial" w:hAnsi="Arial" w:cs="Arial"/>
            <w:i/>
            <w:iCs/>
            <w:color w:val="808080"/>
            <w:sz w:val="26"/>
            <w:szCs w:val="26"/>
          </w:rPr>
          <w:t xml:space="preserve">.</w:t>
        </w:r>
      </w:ins>
      <w:r>
        <w:rPr>
          <w:rFonts w:ascii="Arial" w:hAnsi="Arial" w:cs="Arial"/>
          <w:i/>
          <w:iCs/>
          <w:sz w:val="26"/>
          <w:szCs w:val="26"/>
        </w:rPr>
        <w:t xml:space="preserve">)</w:t>
      </w:r>
      <w:ins w:id="1549" w:author="Assessor GDSXSR" w:date="2026-10-29T21:14:18Z">
        <w:r>
          <w:rPr>
            <w:rFonts w:ascii="Arial" w:hAnsi="Arial" w:cs="Arial"/>
            <w:i/>
            <w:iCs/>
            <w:color w:val="808080"/>
            <w:sz w:val="26"/>
            <w:szCs w:val="26"/>
          </w:rPr>
          <w:t xml:space="preserve"> – Grifei</w:t>
        </w:r>
      </w:ins>
    </w:p>
    <w:p w14:paraId="2636EECD" w14:textId="77777777" w:rsidR="000D64BD" w:rsidRDefault="000D64BD" w:rsidP="00DB1301">
      <w:pPr>
        <w:spacing w:after="0" w:line="360" w:lineRule="auto"/>
        <w:ind w:firstLine="2268"/>
        <w:jc w:val="both"/>
        <w:rPr>
          <w:rFonts w:ascii="Arial" w:hAnsi="Arial" w:cs="Arial"/>
          <w:sz w:val="28"/>
          <w:szCs w:val="28"/>
        </w:rPr>
      </w:pPr>
    </w:p>
    <w:p w14:paraId="0CF4F5D9" w14:textId="6F718CA1" w:rsidR="000D64BD" w:rsidRDefault="002A06C5" w:rsidP="00DB1301">
      <w:pPr>
        <w:spacing w:after="0" w:line="360" w:lineRule="auto"/>
        <w:ind w:firstLine="2268"/>
        <w:jc w:val="both"/>
        <w:rPr>
          <w:rFonts w:ascii="Arial" w:hAnsi="Arial" w:cs="Arial"/>
          <w:sz w:val="28"/>
          <w:szCs w:val="28"/>
        </w:rPr>
      </w:pPr>
      <w:del w:id="1550" w:author="Assessor GDSXSR" w:date="2026-10-29T21:14:18Z">
        <w:r>
          <w:rPr>
            <w:rFonts w:ascii="Arial" w:hAnsi="Arial" w:cs="Arial"/>
            <w:sz w:val="28"/>
            <w:szCs w:val="28"/>
          </w:rPr>
          <w:delText xml:space="preserve">Além</w:delText>
        </w:r>
      </w:del>
      <w:ins w:id="1551" w:author="Assessor GDSXSR" w:date="2026-10-29T21:14:18Z">
        <w:r>
          <w:rPr>
            <w:rFonts w:ascii="Arial" w:hAnsi="Arial" w:cs="Arial"/>
            <w:color w:val="808080"/>
            <w:sz w:val="28"/>
            <w:szCs w:val="28"/>
          </w:rPr>
          <w:t xml:space="preserve">No</w:t>
        </w:r>
      </w:ins>
      <w:r>
        <w:rPr>
          <w:rFonts w:ascii="Arial" w:hAnsi="Arial" w:cs="Arial"/>
          <w:sz w:val="28"/>
          <w:szCs w:val="28"/>
        </w:rPr>
        <w:t xml:space="preserve"> </w:t>
      </w:r>
      <w:del w:id="1552" w:author="Assessor GDSXSR" w:date="2026-10-29T21:14:18Z">
        <w:r>
          <w:rPr>
            <w:rFonts w:ascii="Arial" w:hAnsi="Arial" w:cs="Arial"/>
            <w:sz w:val="28"/>
            <w:szCs w:val="28"/>
          </w:rPr>
          <w:delText xml:space="preserve">disso</w:delText>
        </w:r>
      </w:del>
      <w:ins w:id="1553" w:author="Assessor GDSXSR" w:date="2026-10-29T21:14:18Z">
        <w:r>
          <w:rPr>
            <w:rFonts w:ascii="Arial" w:hAnsi="Arial" w:cs="Arial"/>
            <w:color w:val="808080"/>
            <w:sz w:val="28"/>
            <w:szCs w:val="28"/>
          </w:rPr>
          <w:t xml:space="preserve">mais</w:t>
        </w:r>
      </w:ins>
      <w:r>
        <w:rPr>
          <w:rFonts w:ascii="Arial" w:hAnsi="Arial" w:cs="Arial"/>
          <w:sz w:val="28"/>
          <w:szCs w:val="28"/>
        </w:rPr>
        <w:t xml:space="preserve">, </w:t>
      </w:r>
      <w:r>
        <w:rPr>
          <w:rFonts w:ascii="Arial" w:hAnsi="Arial" w:cs="Arial"/>
          <w:sz w:val="28"/>
          <w:szCs w:val="28"/>
        </w:rPr>
        <w:t xml:space="preserve">as ações paulianas promovidas pelo apelante </w:t>
      </w:r>
      <w:del w:id="1554" w:author="Assessor GDSXSR" w:date="2026-10-29T21:14:18Z">
        <w:r>
          <w:rPr>
            <w:rFonts w:ascii="Arial" w:hAnsi="Arial" w:cs="Arial"/>
            <w:sz w:val="28"/>
            <w:szCs w:val="28"/>
          </w:rPr>
          <w:delText xml:space="preserve">– que tinham o objetivo de</w:delText>
        </w:r>
      </w:del>
      <w:ins w:id="1555" w:author="Assessor GDSXSR" w:date="2026-10-29T21:14:18Z">
        <w:r>
          <w:rPr>
            <w:rFonts w:ascii="Arial" w:hAnsi="Arial" w:cs="Arial"/>
            <w:color w:val="808080"/>
            <w:sz w:val="28"/>
            <w:szCs w:val="28"/>
          </w:rPr>
          <w:t xml:space="preserve">para</w:t>
        </w:r>
      </w:ins>
      <w:r>
        <w:rPr>
          <w:rFonts w:ascii="Arial" w:hAnsi="Arial" w:cs="Arial"/>
          <w:sz w:val="28"/>
          <w:szCs w:val="28"/>
        </w:rPr>
        <w:t xml:space="preserve"> desconstituir </w:t>
      </w:r>
      <w:del w:id="1556" w:author="Assessor GDSXSR" w:date="2026-10-29T21:14:18Z">
        <w:r>
          <w:rPr>
            <w:rFonts w:ascii="Arial" w:hAnsi="Arial" w:cs="Arial"/>
            <w:sz w:val="28"/>
            <w:szCs w:val="28"/>
          </w:rPr>
          <w:delText xml:space="preserve">os</w:delText>
        </w:r>
      </w:del>
      <w:ins w:id="1557" w:author="Assessor GDSXSR" w:date="2026-10-29T21:14:18Z">
        <w:r>
          <w:rPr>
            <w:rFonts w:ascii="Arial" w:hAnsi="Arial" w:cs="Arial"/>
            <w:color w:val="808080"/>
            <w:sz w:val="28"/>
            <w:szCs w:val="28"/>
          </w:rPr>
          <w:t xml:space="preserve">as</w:t>
        </w:r>
      </w:ins>
      <w:r>
        <w:rPr>
          <w:rFonts w:ascii="Arial" w:hAnsi="Arial" w:cs="Arial"/>
          <w:sz w:val="28"/>
          <w:szCs w:val="28"/>
        </w:rPr>
        <w:t xml:space="preserve"> </w:t>
      </w:r>
      <w:del w:id="1558" w:author="Assessor GDSXSR" w:date="2026-10-29T21:14:18Z">
        <w:r>
          <w:rPr>
            <w:rFonts w:ascii="Arial" w:hAnsi="Arial" w:cs="Arial"/>
            <w:sz w:val="28"/>
            <w:szCs w:val="28"/>
          </w:rPr>
          <w:delText xml:space="preserve">negócios jurídicos relativos à alienação dos imóveis –</w:delText>
        </w:r>
      </w:del>
      <w:ins w:id="1559" w:author="Assessor GDSXSR" w:date="2026-10-29T21:14:18Z">
        <w:r>
          <w:rPr>
            <w:rFonts w:ascii="Arial" w:hAnsi="Arial" w:cs="Arial"/>
            <w:color w:val="808080"/>
            <w:sz w:val="28"/>
            <w:szCs w:val="28"/>
          </w:rPr>
          <w:t xml:space="preserve">alienações</w:t>
        </w:r>
      </w:ins>
      <w:r>
        <w:rPr>
          <w:rFonts w:ascii="Arial" w:hAnsi="Arial" w:cs="Arial"/>
          <w:sz w:val="28"/>
          <w:szCs w:val="28"/>
        </w:rPr>
        <w:t xml:space="preserve"> foram julgadas improcedentes</w:t>
      </w:r>
      <w:r>
        <w:rPr>
          <w:rFonts w:ascii="Arial" w:hAnsi="Arial" w:cs="Arial"/>
          <w:sz w:val="28"/>
          <w:szCs w:val="28"/>
        </w:rPr>
        <w:t xml:space="preserve">, </w:t>
      </w:r>
      <w:del w:id="1560" w:author="Assessor GDSXSR" w:date="2026-10-29T21:14:18Z">
        <w:r>
          <w:rPr>
            <w:rFonts w:ascii="Arial" w:hAnsi="Arial" w:cs="Arial"/>
            <w:sz w:val="28"/>
            <w:szCs w:val="28"/>
          </w:rPr>
          <w:delText xml:space="preserve">as</w:delText>
        </w:r>
      </w:del>
      <w:ins w:id="1561" w:author="Assessor GDSXSR" w:date="2026-10-29T21:14:18Z">
        <w:r>
          <w:rPr>
            <w:rFonts w:ascii="Arial" w:hAnsi="Arial" w:cs="Arial"/>
            <w:color w:val="808080"/>
            <w:sz w:val="28"/>
            <w:szCs w:val="28"/>
          </w:rPr>
          <w:t xml:space="preserve">com</w:t>
        </w:r>
      </w:ins>
      <w:r>
        <w:rPr>
          <w:rFonts w:ascii="Arial" w:hAnsi="Arial" w:cs="Arial"/>
          <w:sz w:val="28"/>
          <w:szCs w:val="28"/>
        </w:rPr>
        <w:t xml:space="preserve"> </w:t>
      </w:r>
      <w:del w:id="1562" w:author="Assessor GDSXSR" w:date="2026-10-29T21:14:18Z">
        <w:r>
          <w:rPr>
            <w:rFonts w:ascii="Arial" w:hAnsi="Arial" w:cs="Arial"/>
            <w:sz w:val="28"/>
            <w:szCs w:val="28"/>
          </w:rPr>
          <w:delText xml:space="preserve">quais, inclusive, já transitaram</w:delText>
        </w:r>
      </w:del>
      <w:ins w:id="1563" w:author="Assessor GDSXSR" w:date="2026-10-29T21:14:18Z">
        <w:r>
          <w:rPr>
            <w:rFonts w:ascii="Arial" w:hAnsi="Arial" w:cs="Arial"/>
            <w:color w:val="808080"/>
            <w:sz w:val="28"/>
            <w:szCs w:val="28"/>
          </w:rPr>
          <w:t xml:space="preserve">trânsito</w:t>
        </w:r>
      </w:ins>
      <w:r>
        <w:rPr>
          <w:rFonts w:ascii="Arial" w:hAnsi="Arial" w:cs="Arial"/>
          <w:sz w:val="28"/>
          <w:szCs w:val="28"/>
        </w:rPr>
        <w:t xml:space="preserve"> em julgado, </w:t>
      </w:r>
      <w:del w:id="1564" w:author="Assessor GDSXSR" w:date="2026-10-29T21:14:18Z">
        <w:r>
          <w:rPr>
            <w:rFonts w:ascii="Arial" w:hAnsi="Arial" w:cs="Arial"/>
            <w:sz w:val="28"/>
            <w:szCs w:val="28"/>
          </w:rPr>
          <w:delText xml:space="preserve">sob</w:delText>
        </w:r>
      </w:del>
      <w:ins w:id="1565" w:author="Assessor GDSXSR" w:date="2026-10-29T21:14:18Z">
        <w:r>
          <w:rPr>
            <w:rFonts w:ascii="Arial" w:hAnsi="Arial" w:cs="Arial"/>
            <w:color w:val="808080"/>
            <w:sz w:val="28"/>
            <w:szCs w:val="28"/>
          </w:rPr>
          <w:t xml:space="preserve">por</w:t>
        </w:r>
      </w:ins>
      <w:r>
        <w:rPr>
          <w:rFonts w:ascii="Arial" w:hAnsi="Arial" w:cs="Arial"/>
          <w:sz w:val="28"/>
          <w:szCs w:val="28"/>
        </w:rPr>
        <w:t xml:space="preserve"> </w:t>
      </w:r>
      <w:del w:id="1566" w:author="Assessor GDSXSR" w:date="2026-10-29T21:14:18Z">
        <w:r>
          <w:rPr>
            <w:rFonts w:ascii="Arial" w:hAnsi="Arial" w:cs="Arial"/>
            <w:sz w:val="28"/>
            <w:szCs w:val="28"/>
          </w:rPr>
          <w:delText xml:space="preserve">o argumento</w:delText>
        </w:r>
      </w:del>
      <w:ins w:id="1567" w:author="Assessor GDSXSR" w:date="2026-10-29T21:14:18Z">
        <w:r>
          <w:rPr>
            <w:rFonts w:ascii="Arial" w:hAnsi="Arial" w:cs="Arial"/>
            <w:color w:val="808080"/>
            <w:sz w:val="28"/>
            <w:szCs w:val="28"/>
          </w:rPr>
          <w:t xml:space="preserve">ausência</w:t>
        </w:r>
      </w:ins>
      <w:r>
        <w:rPr>
          <w:rFonts w:ascii="Arial" w:hAnsi="Arial" w:cs="Arial"/>
          <w:sz w:val="28"/>
          <w:szCs w:val="28"/>
        </w:rPr>
        <w:t xml:space="preserve"> de</w:t>
      </w:r>
      <w:del w:id="1568" w:author="Assessor GDSXSR" w:date="2026-10-29T21:14:18Z">
        <w:r>
          <w:rPr>
            <w:rFonts w:ascii="Arial" w:hAnsi="Arial" w:cs="Arial"/>
            <w:sz w:val="28"/>
            <w:szCs w:val="28"/>
          </w:rPr>
          <w:delText xml:space="preserve"> que </w:delText>
        </w:r>
        <w:r>
          <w:rPr>
            <w:rFonts w:ascii="Arial" w:hAnsi="Arial" w:cs="Arial"/>
            <w:sz w:val="28"/>
            <w:szCs w:val="28"/>
          </w:rPr>
          <w:delText xml:space="preserve">não foram encontradas</w:delText>
        </w:r>
      </w:del>
      <w:r>
        <w:rPr>
          <w:rFonts w:ascii="Arial" w:hAnsi="Arial" w:cs="Arial"/>
          <w:sz w:val="28"/>
          <w:szCs w:val="28"/>
        </w:rPr>
        <w:t xml:space="preserve"> evidências de fraude contra credores, simulação e conluio</w:t>
      </w:r>
      <w:ins w:id="1569" w:author="Assessor GDSXSR" w:date="2026-10-29T21:14:18Z">
        <w:r>
          <w:rPr>
            <w:rFonts w:ascii="Arial" w:hAnsi="Arial" w:cs="Arial"/>
            <w:color w:val="808080"/>
            <w:sz w:val="28"/>
            <w:szCs w:val="28"/>
          </w:rPr>
          <w:t xml:space="preserve"> (processos n</w:t>
        </w:r>
      </w:ins>
      <w:r>
        <w:rPr>
          <w:rFonts w:ascii="Arial" w:hAnsi="Arial" w:cs="Arial"/>
          <w:sz w:val="28"/>
          <w:szCs w:val="28"/>
        </w:rPr>
        <w:t xml:space="preserve">.</w:t>
      </w:r>
      <w:ins w:id="1570" w:author="Assessor GDSXSR" w:date="2026-10-29T21:14:18Z">
        <w:r>
          <w:rPr>
            <w:rFonts w:ascii="Arial" w:hAnsi="Arial" w:cs="Arial"/>
            <w:color w:val="808080"/>
            <w:sz w:val="28"/>
            <w:szCs w:val="28"/>
          </w:rPr>
          <w:t xml:space="preserve"> 0723555-98.2021.8.07.0001 e 0713272-95.2021.8.07.0007; ID 89915094).</w:t>
        </w:r>
      </w:ins>
    </w:p>
    <w:p w14:paraId="3ED0931F" w14:textId="77777777" w:rsidR="00DA7E31" w:rsidRDefault="00DA7E31" w:rsidP="00DB1301">
      <w:pPr>
        <w:spacing w:after="0" w:line="360" w:lineRule="auto"/>
        <w:ind w:firstLine="2268"/>
        <w:jc w:val="both"/>
        <w:rPr>
          <w:rFonts w:ascii="Arial" w:hAnsi="Arial" w:cs="Arial"/>
          <w:sz w:val="28"/>
          <w:szCs w:val="28"/>
        </w:rPr>
      </w:pPr>
    </w:p>
    <w:p w14:paraId="0622B304" w14:textId="561FE439" w:rsidR="00DA7E31" w:rsidRDefault="008A7BE0" w:rsidP="00DB1301">
      <w:pPr>
        <w:spacing w:after="0" w:line="360" w:lineRule="auto"/>
        <w:ind w:firstLine="2268"/>
        <w:jc w:val="both"/>
        <w:rPr>
          <w:ins w:id="1583" w:author="Assessor GDSXSR" w:date="2026-10-29T21:14:18Z"/>
          <w:rFonts w:ascii="Arial" w:hAnsi="Arial" w:cs="Arial"/>
          <w:sz w:val="28"/>
          <w:szCs w:val="28"/>
        </w:rPr>
      </w:pPr>
      <w:commentRangeStart w:id="12"/>
      <w:del w:id="1571" w:author="Assessor GDSXSR" w:date="2026-10-29T21:14:18Z">
        <w:r>
          <w:rPr>
            <w:rFonts w:ascii="Arial" w:hAnsi="Arial" w:cs="Arial"/>
            <w:sz w:val="28"/>
            <w:szCs w:val="28"/>
          </w:rPr>
          <w:delText xml:space="preserve">Então,</w:delText>
        </w:r>
      </w:del>
      <w:ins w:id="1572" w:author="Assessor GDSXSR" w:date="2026-10-29T21:14:18Z">
        <w:r>
          <w:rPr>
            <w:rFonts w:ascii="Arial" w:hAnsi="Arial" w:cs="Arial"/>
            <w:color w:val="808080"/>
            <w:sz w:val="28"/>
            <w:szCs w:val="28"/>
          </w:rPr>
          <w:t xml:space="preserve">Não</w:t>
        </w:r>
      </w:ins>
      <w:r>
        <w:rPr>
          <w:rFonts w:ascii="Arial" w:hAnsi="Arial" w:cs="Arial"/>
          <w:sz w:val="28"/>
          <w:szCs w:val="28"/>
        </w:rPr>
        <w:t xml:space="preserve"> </w:t>
      </w:r>
      <w:del w:id="1573" w:author="Assessor GDSXSR" w:date="2026-10-29T21:14:18Z">
        <w:r>
          <w:rPr>
            <w:rFonts w:ascii="Arial" w:hAnsi="Arial" w:cs="Arial"/>
            <w:sz w:val="28"/>
            <w:szCs w:val="28"/>
          </w:rPr>
          <w:delText xml:space="preserve">c</w:delText>
        </w:r>
        <w:r>
          <w:rPr>
            <w:rFonts w:ascii="Arial" w:hAnsi="Arial" w:cs="Arial"/>
            <w:sz w:val="28"/>
            <w:szCs w:val="28"/>
          </w:rPr>
          <w:delText xml:space="preserve">om a devida vênia, n</w:delText>
        </w:r>
        <w:r>
          <w:rPr>
            <w:rFonts w:ascii="Arial" w:hAnsi="Arial" w:cs="Arial"/>
            <w:sz w:val="28"/>
            <w:szCs w:val="28"/>
          </w:rPr>
          <w:delText xml:space="preserve">ão merece prosperar</w:delText>
        </w:r>
      </w:del>
      <w:ins w:id="1574" w:author="Assessor GDSXSR" w:date="2026-10-29T21:14:18Z">
        <w:r>
          <w:rPr>
            <w:rFonts w:ascii="Arial" w:hAnsi="Arial" w:cs="Arial"/>
            <w:color w:val="808080"/>
            <w:sz w:val="28"/>
            <w:szCs w:val="28"/>
          </w:rPr>
          <w:t xml:space="preserve">procede</w:t>
        </w:r>
      </w:ins>
      <w:r>
        <w:rPr>
          <w:rFonts w:ascii="Arial" w:hAnsi="Arial" w:cs="Arial"/>
          <w:sz w:val="28"/>
          <w:szCs w:val="28"/>
        </w:rPr>
        <w:t xml:space="preserve"> </w:t>
      </w:r>
      <w:r>
        <w:rPr>
          <w:rFonts w:ascii="Arial" w:hAnsi="Arial" w:cs="Arial"/>
          <w:sz w:val="28"/>
          <w:szCs w:val="28"/>
        </w:rPr>
        <w:t xml:space="preserve">o argumento </w:t>
      </w:r>
      <w:del w:id="1575" w:author="Assessor GDSXSR" w:date="2026-10-29T21:14:18Z">
        <w:r>
          <w:rPr>
            <w:rFonts w:ascii="Arial" w:hAnsi="Arial" w:cs="Arial"/>
            <w:sz w:val="28"/>
            <w:szCs w:val="28"/>
          </w:rPr>
          <w:delText xml:space="preserve">do apelante relativo à</w:delText>
        </w:r>
      </w:del>
      <w:ins w:id="1576" w:author="Assessor GDSXSR" w:date="2026-10-29T21:14:18Z">
        <w:r>
          <w:rPr>
            <w:rFonts w:ascii="Arial" w:hAnsi="Arial" w:cs="Arial"/>
            <w:color w:val="808080"/>
            <w:sz w:val="28"/>
            <w:szCs w:val="28"/>
          </w:rPr>
          <w:t xml:space="preserve">da</w:t>
        </w:r>
      </w:ins>
      <w:r>
        <w:rPr>
          <w:rFonts w:ascii="Arial" w:hAnsi="Arial" w:cs="Arial"/>
          <w:sz w:val="28"/>
          <w:szCs w:val="28"/>
        </w:rPr>
        <w:t xml:space="preserve"> </w:t>
      </w:r>
      <w:r>
        <w:rPr>
          <w:rFonts w:ascii="Arial" w:hAnsi="Arial" w:cs="Arial"/>
          <w:sz w:val="28"/>
          <w:szCs w:val="28"/>
        </w:rPr>
        <w:t xml:space="preserve">irrelevância das</w:t>
      </w:r>
      <w:del w:id="1577" w:author="Assessor GDSXSR" w:date="2026-10-29T21:14:18Z">
        <w:r>
          <w:rPr>
            <w:rFonts w:ascii="Arial" w:hAnsi="Arial" w:cs="Arial"/>
            <w:sz w:val="28"/>
            <w:szCs w:val="28"/>
          </w:rPr>
          <w:delText xml:space="preserve"> supracitadas</w:delText>
        </w:r>
      </w:del>
      <w:r>
        <w:rPr>
          <w:rFonts w:ascii="Arial" w:hAnsi="Arial" w:cs="Arial"/>
          <w:sz w:val="28"/>
          <w:szCs w:val="28"/>
        </w:rPr>
        <w:t xml:space="preserve"> ações paulianas, </w:t>
      </w:r>
      <w:r>
        <w:rPr>
          <w:rFonts w:ascii="Arial" w:hAnsi="Arial" w:cs="Arial"/>
          <w:sz w:val="28"/>
          <w:szCs w:val="28"/>
        </w:rPr>
        <w:t xml:space="preserve">pois, ainda que não tenham determinado o </w:t>
      </w:r>
      <w:r>
        <w:rPr>
          <w:rFonts w:ascii="Arial" w:hAnsi="Arial" w:cs="Arial"/>
          <w:sz w:val="28"/>
          <w:szCs w:val="28"/>
        </w:rPr>
        <w:t xml:space="preserve">cancelamento das averbações</w:t>
      </w:r>
      <w:del w:id="1578" w:author="Assessor GDSXSR" w:date="2026-10-29T21:14:18Z">
        <w:r>
          <w:rPr>
            <w:rFonts w:ascii="Arial" w:hAnsi="Arial" w:cs="Arial"/>
            <w:sz w:val="28"/>
            <w:szCs w:val="28"/>
          </w:rPr>
          <w:delText xml:space="preserve"> premonitórias</w:delText>
        </w:r>
      </w:del>
      <w:r>
        <w:rPr>
          <w:rFonts w:ascii="Arial" w:hAnsi="Arial" w:cs="Arial"/>
          <w:sz w:val="28"/>
          <w:szCs w:val="28"/>
        </w:rPr>
        <w:t xml:space="preserve">, </w:t>
      </w:r>
      <w:r>
        <w:rPr>
          <w:rFonts w:ascii="Arial" w:hAnsi="Arial" w:cs="Arial"/>
          <w:sz w:val="28"/>
          <w:szCs w:val="28"/>
        </w:rPr>
        <w:t xml:space="preserve">afastaram</w:t>
      </w:r>
      <w:del w:id="1579" w:author="Assessor GDSXSR" w:date="2026-10-29T21:14:18Z">
        <w:r>
          <w:rPr>
            <w:rFonts w:ascii="Arial" w:hAnsi="Arial" w:cs="Arial"/>
            <w:sz w:val="28"/>
            <w:szCs w:val="28"/>
          </w:rPr>
          <w:delText xml:space="preserve">, incontestavelmente,</w:delText>
        </w:r>
      </w:del>
      <w:r>
        <w:rPr>
          <w:rFonts w:ascii="Arial" w:hAnsi="Arial" w:cs="Arial"/>
          <w:sz w:val="28"/>
          <w:szCs w:val="28"/>
        </w:rPr>
        <w:t xml:space="preserve"> </w:t>
      </w:r>
      <w:r>
        <w:rPr>
          <w:rFonts w:ascii="Arial" w:hAnsi="Arial" w:cs="Arial"/>
          <w:sz w:val="28"/>
          <w:szCs w:val="28"/>
        </w:rPr>
        <w:t xml:space="preserve">as principais </w:t>
      </w:r>
      <w:del w:id="1580" w:author="Assessor GDSXSR" w:date="2026-10-29T21:14:18Z">
        <w:r>
          <w:rPr>
            <w:rFonts w:ascii="Arial" w:hAnsi="Arial" w:cs="Arial"/>
            <w:sz w:val="28"/>
            <w:szCs w:val="28"/>
          </w:rPr>
          <w:delText xml:space="preserve">fundamentações</w:delText>
        </w:r>
      </w:del>
      <w:ins w:id="1581" w:author="Assessor GDSXSR" w:date="2026-10-29T21:14:18Z">
        <w:r>
          <w:rPr>
            <w:rFonts w:ascii="Arial" w:hAnsi="Arial" w:cs="Arial"/>
            <w:color w:val="808080"/>
            <w:sz w:val="28"/>
            <w:szCs w:val="28"/>
          </w:rPr>
          <w:t xml:space="preserve">razões</w:t>
        </w:r>
      </w:ins>
      <w:r>
        <w:rPr>
          <w:rFonts w:ascii="Arial" w:hAnsi="Arial" w:cs="Arial"/>
          <w:sz w:val="28"/>
          <w:szCs w:val="28"/>
        </w:rPr>
        <w:t xml:space="preserve"> que poderiam justificar a manutenção das anotações</w:t>
      </w:r>
      <w:del w:id="1582" w:author="Assessor GDSXSR" w:date="2026-10-29T21:14:18Z">
        <w:r>
          <w:rPr>
            <w:rFonts w:ascii="Arial" w:hAnsi="Arial" w:cs="Arial"/>
            <w:sz w:val="28"/>
            <w:szCs w:val="28"/>
          </w:rPr>
          <w:delText xml:space="preserve">, possuindo extrema utilidade no exame deste caso</w:delText>
        </w:r>
      </w:del>
      <w:r>
        <w:rPr>
          <w:rFonts w:ascii="Arial" w:hAnsi="Arial" w:cs="Arial"/>
          <w:sz w:val="28"/>
          <w:szCs w:val="28"/>
        </w:rPr>
        <w:t xml:space="preserve">.</w:t>
      </w:r>
      <w:commentRangeEnd w:id="12"/>
      <w:r>
        <w:rPr>
          <w:rStyle w:val="CommentReference"/>
        </w:rPr>
        <w:commentReference w:id="12"/>
      </w:r>
    </w:p>
    <w:p>
      <w:pPr>
        <w:spacing w:after="0" w:line="360" w:lineRule="auto"/>
        <w:ind w:firstLine="2268"/>
        <w:jc w:val="both"/>
        <w:rPr>
          <w:ins w:id="1584" w:author="Assessor GDSXSR" w:date="2026-10-29T21:14:18Z"/>
          <w:rFonts w:ascii="Arial" w:hAnsi="Arial" w:cs="Arial"/>
          <w:sz w:val="28"/>
          <w:szCs w:val="28"/>
        </w:rPr>
      </w:pPr>
    </w:p>
    <w:p>
      <w:pPr>
        <w:spacing w:after="0" w:line="360" w:lineRule="auto"/>
        <w:ind w:firstLine="2268"/>
        <w:jc w:val="both"/>
        <w:rPr>
          <w:ins w:id="1586" w:author="Assessor GDSXSR" w:date="2026-10-29T21:14:18Z"/>
          <w:rFonts w:ascii="Arial" w:hAnsi="Arial" w:cs="Arial"/>
          <w:sz w:val="28"/>
          <w:szCs w:val="28"/>
        </w:rPr>
      </w:pPr>
      <w:ins w:id="1585" w:author="Assessor GDSXSR" w:date="2026-10-29T21:14:18Z">
        <w:r>
          <w:rPr>
            <w:rFonts w:ascii="Arial" w:hAnsi="Arial" w:cs="Arial"/>
            <w:i w:val="0"/>
            <w:color w:val="808080"/>
            <w:sz w:val="28"/>
            <w:szCs w:val="28"/>
            <w:u w:val="none"/>
          </w:rPr>
          <w:t xml:space="preserve">Quanto ao alegado precedente anterior entre as mesmas partes (processo n. 0724631-94.2020.8.07.0001), a r. sentença, cujos argumentos acolho, consignou (ID 89915094):</w:t>
        </w:r>
      </w:ins>
    </w:p>
    <w:p>
      <w:pPr>
        <w:spacing w:after="0" w:line="360" w:lineRule="auto"/>
        <w:ind w:firstLine="2268"/>
        <w:jc w:val="both"/>
        <w:rPr>
          <w:ins w:id="1587" w:author="Assessor GDSXSR" w:date="2026-10-29T21:14:18Z"/>
          <w:rFonts w:ascii="Arial" w:hAnsi="Arial" w:cs="Arial"/>
          <w:sz w:val="28"/>
          <w:szCs w:val="28"/>
        </w:rPr>
      </w:pPr>
    </w:p>
    <w:p>
      <w:pPr>
        <w:spacing w:after="0" w:line="360" w:lineRule="auto"/>
        <w:ind w:left="2268" w:firstLine="1134"/>
        <w:jc w:val="both"/>
        <w:rPr>
          <w:rFonts w:ascii="Arial" w:hAnsi="Arial" w:cs="Arial"/>
          <w:sz w:val="28"/>
          <w:szCs w:val="28"/>
        </w:rPr>
      </w:pPr>
      <w:ins w:id="1588" w:author="Assessor GDSXSR" w:date="2026-10-29T21:14:18Z">
        <w:r>
          <w:rPr>
            <w:rFonts w:ascii="Arial" w:hAnsi="Arial"/>
            <w:i/>
            <w:color w:val="808080"/>
            <w:sz w:val="26"/>
          </w:rPr>
          <w:t xml:space="preserve">“Também não conduz a solução diversa a existência de sentença proferida no processo nº 0724631-94.2020.8.07.0001, pois o quadro jurídico atualmente submetido a julgamento contém </w:t>
        </w:r>
        <w:r>
          <w:rPr>
            <w:rFonts w:ascii="Arial" w:hAnsi="Arial"/>
            <w:i/>
            <w:color w:val="808080"/>
            <w:sz w:val="26"/>
            <w:u w:val="single"/>
          </w:rPr>
          <w:t xml:space="preserve">elemento superveniente particularmente relevante</w:t>
        </w:r>
        <w:r>
          <w:rPr>
            <w:rFonts w:ascii="Arial" w:hAnsi="Arial"/>
            <w:i/>
            <w:color w:val="808080"/>
            <w:sz w:val="26"/>
          </w:rPr>
          <w:t xml:space="preserve">: o julgamento definitivo das ações paulianas ajuizadas pela própria embargada, nas quais foram afastadas as alegações de fraude e simulação relacionadas aos negócios jurídicos pelos quais a embargante adquiriu os imóveis.” – Grifei</w:t>
        </w:r>
      </w:ins>
    </w:p>
    <w:p w14:paraId="01D49397" w14:textId="77777777" w:rsidR="001B6C90" w:rsidRDefault="001B6C90" w:rsidP="00DB1301">
      <w:pPr>
        <w:spacing w:after="0" w:line="360" w:lineRule="auto"/>
        <w:ind w:firstLine="2268"/>
        <w:jc w:val="both"/>
        <w:rPr>
          <w:rFonts w:ascii="Arial" w:hAnsi="Arial" w:cs="Arial"/>
          <w:sz w:val="28"/>
          <w:szCs w:val="28"/>
        </w:rPr>
      </w:pPr>
    </w:p>
    <w:p w14:paraId="406B795C" w14:textId="7E297481" w:rsidR="001B6C90" w:rsidRDefault="002F68FB" w:rsidP="00DB1301">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Por outro lado, </w:t>
      </w:r>
      <w:r>
        <w:rPr>
          <w:rFonts w:ascii="Arial" w:hAnsi="Arial" w:cs="Arial"/>
          <w:sz w:val="28"/>
          <w:szCs w:val="28"/>
        </w:rPr>
        <w:t xml:space="preserve">independentemente </w:t>
      </w:r>
      <w:del w:id="1589" w:author="Assessor GDSXSR" w:date="2026-10-29T21:14:18Z">
        <w:r>
          <w:rPr>
            <w:rFonts w:ascii="Arial" w:hAnsi="Arial" w:cs="Arial"/>
            <w:sz w:val="28"/>
            <w:szCs w:val="28"/>
          </w:rPr>
          <w:delText xml:space="preserve">da existência ou não </w:delText>
        </w:r>
      </w:del>
      <w:r>
        <w:rPr>
          <w:rFonts w:ascii="Arial" w:hAnsi="Arial" w:cs="Arial"/>
          <w:sz w:val="28"/>
          <w:szCs w:val="28"/>
        </w:rPr>
        <w:t xml:space="preserve">de </w:t>
      </w:r>
      <w:ins w:id="1590" w:author="Assessor GDSXSR" w:date="2026-10-29T21:14:18Z">
        <w:r>
          <w:rPr>
            <w:rFonts w:ascii="Arial" w:hAnsi="Arial" w:cs="Arial"/>
            <w:color w:val="808080"/>
            <w:sz w:val="28"/>
            <w:szCs w:val="28"/>
          </w:rPr>
          <w:t xml:space="preserve">haver </w:t>
        </w:r>
      </w:ins>
      <w:r>
        <w:rPr>
          <w:rFonts w:ascii="Arial" w:hAnsi="Arial" w:cs="Arial"/>
          <w:sz w:val="28"/>
          <w:szCs w:val="28"/>
        </w:rPr>
        <w:t xml:space="preserve">constrição</w:t>
      </w:r>
      <w:del w:id="1591" w:author="Assessor GDSXSR" w:date="2026-10-29T21:14:18Z">
        <w:r>
          <w:rPr>
            <w:rFonts w:ascii="Arial" w:hAnsi="Arial" w:cs="Arial"/>
            <w:sz w:val="28"/>
            <w:szCs w:val="28"/>
          </w:rPr>
          <w:delText xml:space="preserve"> patrimonial</w:delText>
        </w:r>
      </w:del>
      <w:r>
        <w:rPr>
          <w:rFonts w:ascii="Arial" w:hAnsi="Arial" w:cs="Arial"/>
          <w:sz w:val="28"/>
          <w:szCs w:val="28"/>
        </w:rPr>
        <w:t xml:space="preserve">, </w:t>
      </w:r>
      <w:r>
        <w:rPr>
          <w:rFonts w:ascii="Arial" w:hAnsi="Arial" w:cs="Arial"/>
          <w:sz w:val="28"/>
          <w:szCs w:val="28"/>
        </w:rPr>
        <w:t xml:space="preserve">os</w:t>
      </w:r>
      <w:r>
        <w:rPr>
          <w:rFonts w:ascii="Arial" w:hAnsi="Arial" w:cs="Arial"/>
          <w:sz w:val="28"/>
          <w:szCs w:val="28"/>
        </w:rPr>
        <w:t xml:space="preserve"> </w:t>
      </w:r>
      <w:del w:id="1592" w:author="Assessor GDSXSR" w:date="2026-10-29T21:14:18Z">
        <w:r>
          <w:rPr>
            <w:rFonts w:ascii="Arial" w:hAnsi="Arial" w:cs="Arial"/>
            <w:sz w:val="28"/>
            <w:szCs w:val="28"/>
          </w:rPr>
          <w:delText xml:space="preserve">bens</w:delText>
        </w:r>
      </w:del>
      <w:ins w:id="1593" w:author="Assessor GDSXSR" w:date="2026-10-29T21:14:18Z">
        <w:r>
          <w:rPr>
            <w:rFonts w:ascii="Arial" w:hAnsi="Arial" w:cs="Arial"/>
            <w:color w:val="808080"/>
            <w:sz w:val="28"/>
            <w:szCs w:val="28"/>
          </w:rPr>
          <w:t xml:space="preserve">imóveis estavam submetidos ao patrimônio de afetação</w:t>
        </w:r>
      </w:ins>
      <w:r>
        <w:rPr>
          <w:rFonts w:ascii="Arial" w:hAnsi="Arial" w:cs="Arial"/>
          <w:sz w:val="28"/>
          <w:szCs w:val="28"/>
        </w:rPr>
        <w:t xml:space="preserve"> e</w:t>
      </w:r>
      <w:ins w:id="1594" w:author="Assessor GDSXSR" w:date="2026-10-29T21:14:18Z">
        <w:r>
          <w:rPr>
            <w:rFonts w:ascii="Arial" w:hAnsi="Arial" w:cs="Arial"/>
            <w:color w:val="808080"/>
            <w:sz w:val="28"/>
            <w:szCs w:val="28"/>
          </w:rPr>
          <w:t xml:space="preserve">,</w:t>
        </w:r>
      </w:ins>
      <w:r>
        <w:rPr>
          <w:rFonts w:ascii="Arial" w:hAnsi="Arial" w:cs="Arial"/>
          <w:sz w:val="28"/>
          <w:szCs w:val="28"/>
        </w:rPr>
        <w:t xml:space="preserve"> </w:t>
      </w:r>
      <w:del w:id="1595" w:author="Assessor GDSXSR" w:date="2026-10-29T21:14:18Z">
        <w:r>
          <w:rPr>
            <w:rFonts w:ascii="Arial" w:hAnsi="Arial" w:cs="Arial"/>
            <w:sz w:val="28"/>
            <w:szCs w:val="28"/>
          </w:rPr>
          <w:delText xml:space="preserve">direitos</w:delText>
        </w:r>
      </w:del>
      <w:ins w:id="1596" w:author="Assessor GDSXSR" w:date="2026-10-29T21:14:18Z">
        <w:r>
          <w:rPr>
            <w:rFonts w:ascii="Arial" w:hAnsi="Arial" w:cs="Arial"/>
            <w:color w:val="808080"/>
            <w:sz w:val="28"/>
            <w:szCs w:val="28"/>
          </w:rPr>
          <w:t xml:space="preserve">por</w:t>
        </w:r>
      </w:ins>
      <w:r>
        <w:rPr>
          <w:rFonts w:ascii="Arial" w:hAnsi="Arial" w:cs="Arial"/>
          <w:sz w:val="28"/>
          <w:szCs w:val="28"/>
        </w:rPr>
        <w:t xml:space="preserve"> </w:t>
      </w:r>
      <w:del w:id="1597" w:author="Assessor GDSXSR" w:date="2026-10-29T21:14:18Z">
        <w:r>
          <w:rPr>
            <w:rFonts w:ascii="Arial" w:hAnsi="Arial" w:cs="Arial"/>
            <w:sz w:val="28"/>
            <w:szCs w:val="28"/>
          </w:rPr>
          <w:delText xml:space="preserve">dos</w:delText>
        </w:r>
        <w:r>
          <w:rPr>
            <w:rFonts w:ascii="Arial" w:hAnsi="Arial" w:cs="Arial"/>
            <w:sz w:val="28"/>
            <w:szCs w:val="28"/>
          </w:rPr>
          <w:delText xml:space="preserve"> imóveis adquiridos</w:delText>
        </w:r>
        <w:r>
          <w:rPr>
            <w:rFonts w:ascii="Arial" w:hAnsi="Arial" w:cs="Arial"/>
            <w:sz w:val="28"/>
            <w:szCs w:val="28"/>
          </w:rPr>
          <w:delText xml:space="preserve"> e incorporados</w:delText>
        </w:r>
        <w:r>
          <w:rPr>
            <w:rFonts w:ascii="Arial" w:hAnsi="Arial" w:cs="Arial"/>
            <w:sz w:val="28"/>
            <w:szCs w:val="28"/>
          </w:rPr>
          <w:delText xml:space="preserve"> estavam</w:delText>
        </w:r>
      </w:del>
      <w:ins w:id="1598" w:author="Assessor GDSXSR" w:date="2026-10-29T21:14:18Z">
        <w:r>
          <w:rPr>
            <w:rFonts w:ascii="Arial" w:hAnsi="Arial" w:cs="Arial"/>
            <w:color w:val="808080"/>
            <w:sz w:val="28"/>
            <w:szCs w:val="28"/>
          </w:rPr>
          <w:t xml:space="preserve">isso,</w:t>
        </w:r>
      </w:ins>
      <w:r>
        <w:rPr>
          <w:rFonts w:ascii="Arial" w:hAnsi="Arial" w:cs="Arial"/>
          <w:sz w:val="28"/>
          <w:szCs w:val="28"/>
        </w:rPr>
        <w:t xml:space="preserve"> apartados do patrimônio </w:t>
      </w:r>
      <w:r>
        <w:rPr>
          <w:rFonts w:ascii="Arial" w:hAnsi="Arial" w:cs="Arial"/>
          <w:sz w:val="28"/>
          <w:szCs w:val="28"/>
        </w:rPr>
        <w:t xml:space="preserve">geral do incorporador</w:t>
      </w:r>
      <w:r>
        <w:rPr>
          <w:rFonts w:ascii="Arial" w:hAnsi="Arial" w:cs="Arial"/>
          <w:sz w:val="28"/>
          <w:szCs w:val="28"/>
        </w:rPr>
        <w:t xml:space="preserve">, </w:t>
      </w:r>
      <w:del w:id="1599" w:author="Assessor GDSXSR" w:date="2026-10-29T21:14:18Z">
        <w:r>
          <w:rPr>
            <w:rFonts w:ascii="Arial" w:hAnsi="Arial" w:cs="Arial"/>
            <w:sz w:val="28"/>
            <w:szCs w:val="28"/>
          </w:rPr>
          <w:delText xml:space="preserve">tendo em vista que estão</w:delText>
        </w:r>
        <w:r>
          <w:rPr>
            <w:rFonts w:ascii="Arial" w:hAnsi="Arial" w:cs="Arial"/>
            <w:sz w:val="28"/>
            <w:szCs w:val="28"/>
          </w:rPr>
          <w:delText xml:space="preserve"> destinadas</w:delText>
        </w:r>
      </w:del>
      <w:ins w:id="1600" w:author="Assessor GDSXSR" w:date="2026-10-29T21:14:18Z">
        <w:r>
          <w:rPr>
            <w:rFonts w:ascii="Arial" w:hAnsi="Arial" w:cs="Arial"/>
            <w:color w:val="808080"/>
            <w:sz w:val="28"/>
            <w:szCs w:val="28"/>
          </w:rPr>
          <w:t xml:space="preserve">destinados</w:t>
        </w:r>
      </w:ins>
      <w:r>
        <w:rPr>
          <w:rFonts w:ascii="Arial" w:hAnsi="Arial" w:cs="Arial"/>
          <w:sz w:val="28"/>
          <w:szCs w:val="28"/>
        </w:rPr>
        <w:t xml:space="preserve"> exclusivamente à consecução do empreendimento e à entrega das unidades aos adquirentes</w:t>
      </w:r>
      <w:r>
        <w:rPr>
          <w:rFonts w:ascii="Arial" w:hAnsi="Arial" w:cs="Arial"/>
          <w:sz w:val="28"/>
          <w:szCs w:val="28"/>
        </w:rPr>
        <w:t xml:space="preserve">, </w:t>
      </w:r>
      <w:del w:id="1601" w:author="Assessor GDSXSR" w:date="2026-10-29T21:14:18Z">
        <w:r>
          <w:rPr>
            <w:rFonts w:ascii="Arial" w:hAnsi="Arial" w:cs="Arial"/>
            <w:sz w:val="28"/>
            <w:szCs w:val="28"/>
          </w:rPr>
          <w:delText xml:space="preserve">nos</w:delText>
        </w:r>
      </w:del>
      <w:ins w:id="1602" w:author="Assessor GDSXSR" w:date="2026-10-29T21:14:18Z">
        <w:r>
          <w:rPr>
            <w:rFonts w:ascii="Arial" w:hAnsi="Arial" w:cs="Arial"/>
            <w:color w:val="808080"/>
            <w:sz w:val="28"/>
            <w:szCs w:val="28"/>
          </w:rPr>
          <w:t xml:space="preserve">o</w:t>
        </w:r>
      </w:ins>
      <w:r>
        <w:rPr>
          <w:rFonts w:ascii="Arial" w:hAnsi="Arial" w:cs="Arial"/>
          <w:sz w:val="28"/>
          <w:szCs w:val="28"/>
        </w:rPr>
        <w:t xml:space="preserve"> </w:t>
      </w:r>
      <w:del w:id="1603" w:author="Assessor GDSXSR" w:date="2026-10-29T21:14:18Z">
        <w:r>
          <w:rPr>
            <w:rFonts w:ascii="Arial" w:hAnsi="Arial" w:cs="Arial"/>
            <w:sz w:val="28"/>
            <w:szCs w:val="28"/>
          </w:rPr>
          <w:delText xml:space="preserve">termos do art. 31-A</w:delText>
        </w:r>
        <w:r>
          <w:rPr>
            <w:rFonts w:ascii="Arial" w:hAnsi="Arial" w:cs="Arial"/>
            <w:sz w:val="28"/>
            <w:szCs w:val="28"/>
          </w:rPr>
          <w:delText xml:space="preserve">,</w:delText>
        </w:r>
        <w:r>
          <w:rPr>
            <w:rFonts w:ascii="Arial" w:hAnsi="Arial" w:cs="Arial"/>
            <w:sz w:val="28"/>
            <w:szCs w:val="28"/>
          </w:rPr>
          <w:delText xml:space="preserve"> </w:delText>
        </w:r>
        <w:r>
          <w:rPr>
            <w:rFonts w:ascii="Arial" w:hAnsi="Arial" w:cs="Arial"/>
            <w:sz w:val="28"/>
            <w:szCs w:val="28"/>
          </w:rPr>
          <w:delText xml:space="preserve">da Lei nº 4.591/1964</w:delText>
        </w:r>
        <w:r>
          <w:rPr>
            <w:rFonts w:ascii="Arial" w:hAnsi="Arial" w:cs="Arial"/>
            <w:sz w:val="28"/>
            <w:szCs w:val="28"/>
          </w:rPr>
          <w:delText xml:space="preserve">, </w:delText>
        </w:r>
        <w:r>
          <w:rPr>
            <w:rFonts w:ascii="Arial" w:hAnsi="Arial" w:cs="Arial"/>
            <w:sz w:val="28"/>
            <w:szCs w:val="28"/>
          </w:rPr>
          <w:delText xml:space="preserve">razão pela qual</w:delText>
        </w:r>
      </w:del>
      <w:ins w:id="1604" w:author="Assessor GDSXSR" w:date="2026-10-29T21:14:18Z">
        <w:r>
          <w:rPr>
            <w:rFonts w:ascii="Arial" w:hAnsi="Arial" w:cs="Arial"/>
            <w:color w:val="808080"/>
            <w:sz w:val="28"/>
            <w:szCs w:val="28"/>
          </w:rPr>
          <w:t xml:space="preserve">que</w:t>
        </w:r>
      </w:ins>
      <w:r>
        <w:rPr>
          <w:rFonts w:ascii="Arial" w:hAnsi="Arial" w:cs="Arial"/>
          <w:sz w:val="28"/>
          <w:szCs w:val="28"/>
        </w:rPr>
        <w:t xml:space="preserve"> </w:t>
      </w:r>
      <w:r>
        <w:rPr>
          <w:rFonts w:ascii="Arial" w:hAnsi="Arial" w:cs="Arial"/>
          <w:sz w:val="28"/>
          <w:szCs w:val="28"/>
        </w:rPr>
        <w:t xml:space="preserve">não</w:t>
      </w:r>
      <w:del w:id="1605" w:author="Assessor GDSXSR" w:date="2026-10-29T21:14:18Z">
        <w:r>
          <w:rPr>
            <w:rFonts w:ascii="Arial" w:hAnsi="Arial" w:cs="Arial"/>
            <w:sz w:val="28"/>
            <w:szCs w:val="28"/>
          </w:rPr>
          <w:delText xml:space="preserve"> se</w:delText>
        </w:r>
      </w:del>
      <w:r>
        <w:rPr>
          <w:rFonts w:ascii="Arial" w:hAnsi="Arial" w:cs="Arial"/>
          <w:sz w:val="28"/>
          <w:szCs w:val="28"/>
        </w:rPr>
        <w:t xml:space="preserve"> legitima a</w:t>
      </w:r>
      <w:r>
        <w:rPr>
          <w:rFonts w:ascii="Arial" w:hAnsi="Arial" w:cs="Arial"/>
          <w:sz w:val="28"/>
          <w:szCs w:val="28"/>
        </w:rPr>
        <w:t xml:space="preserve"> manutenção das </w:t>
      </w:r>
      <w:del w:id="1606" w:author="Assessor GDSXSR" w:date="2026-10-29T21:14:18Z">
        <w:r>
          <w:rPr>
            <w:rFonts w:ascii="Arial" w:hAnsi="Arial" w:cs="Arial"/>
            <w:sz w:val="28"/>
            <w:szCs w:val="28"/>
          </w:rPr>
          <w:delText xml:space="preserve">ditas</w:delText>
        </w:r>
      </w:del>
      <w:ins w:id="1607" w:author="Assessor GDSXSR" w:date="2026-10-29T21:14:18Z">
        <w:r>
          <w:rPr>
            <w:rFonts w:ascii="Arial" w:hAnsi="Arial" w:cs="Arial"/>
            <w:color w:val="808080"/>
            <w:sz w:val="28"/>
            <w:szCs w:val="28"/>
          </w:rPr>
          <w:t xml:space="preserve">averbações</w:t>
        </w:r>
      </w:ins>
      <w:r>
        <w:rPr>
          <w:rFonts w:ascii="Arial" w:hAnsi="Arial" w:cs="Arial"/>
          <w:sz w:val="28"/>
          <w:szCs w:val="28"/>
        </w:rPr>
        <w:t xml:space="preserve"> </w:t>
      </w:r>
      <w:del w:id="1608" w:author="Assessor GDSXSR" w:date="2026-10-29T21:14:18Z">
        <w:r>
          <w:rPr>
            <w:rFonts w:ascii="Arial" w:hAnsi="Arial" w:cs="Arial"/>
            <w:sz w:val="28"/>
            <w:szCs w:val="28"/>
          </w:rPr>
          <w:delText xml:space="preserve">averbações</w:delText>
        </w:r>
      </w:del>
      <w:ins w:id="1609" w:author="Assessor GDSXSR" w:date="2026-10-29T21:14:18Z">
        <w:r>
          <w:rPr>
            <w:rFonts w:ascii="Arial" w:hAnsi="Arial" w:cs="Arial"/>
            <w:color w:val="808080"/>
            <w:sz w:val="28"/>
            <w:szCs w:val="28"/>
          </w:rPr>
          <w:t xml:space="preserve">(Lei 4</w:t>
        </w:r>
      </w:ins>
      <w:r>
        <w:rPr>
          <w:rFonts w:ascii="Arial" w:hAnsi="Arial" w:cs="Arial"/>
          <w:sz w:val="28"/>
          <w:szCs w:val="28"/>
        </w:rPr>
        <w:t xml:space="preserve">.</w:t>
      </w:r>
      <w:ins w:id="1610" w:author="Assessor GDSXSR" w:date="2026-10-29T21:14:18Z">
        <w:r>
          <w:rPr>
            <w:rFonts w:ascii="Arial" w:hAnsi="Arial" w:cs="Arial"/>
            <w:color w:val="808080"/>
            <w:sz w:val="28"/>
            <w:szCs w:val="28"/>
          </w:rPr>
          <w:t xml:space="preserve">591/1964 31-A).</w:t>
        </w:r>
      </w:ins>
      <w:commentRangeEnd w:id="13"/>
      <w:r>
        <w:rPr>
          <w:rStyle w:val="CommentReference"/>
        </w:rPr>
        <w:commentReference w:id="13"/>
      </w:r>
    </w:p>
    <w:p w14:paraId="19DB68F7" w14:textId="77777777" w:rsidR="001B6C90" w:rsidRDefault="001B6C90" w:rsidP="00DB1301">
      <w:pPr>
        <w:spacing w:after="0" w:line="360" w:lineRule="auto"/>
        <w:ind w:firstLine="2268"/>
        <w:jc w:val="both"/>
        <w:rPr>
          <w:rFonts w:ascii="Arial" w:hAnsi="Arial" w:cs="Arial"/>
          <w:sz w:val="28"/>
          <w:szCs w:val="28"/>
        </w:rPr>
      </w:pPr>
    </w:p>
    <w:p w14:paraId="15DB5C35" w14:textId="126CEBE1" w:rsidR="009506E0" w:rsidRDefault="000A2F39" w:rsidP="00DB1301">
      <w:pPr>
        <w:spacing w:after="0" w:line="360" w:lineRule="auto"/>
        <w:ind w:firstLine="2268"/>
        <w:jc w:val="both"/>
        <w:rPr>
          <w:rFonts w:ascii="Arial" w:hAnsi="Arial" w:cs="Arial"/>
          <w:sz w:val="28"/>
          <w:szCs w:val="28"/>
        </w:rPr>
      </w:pPr>
      <w:del w:id="1611" w:author="Assessor GDSXSR" w:date="2026-10-29T21:14:18Z">
        <w:r>
          <w:rPr>
            <w:rFonts w:ascii="Arial" w:hAnsi="Arial" w:cs="Arial"/>
            <w:sz w:val="28"/>
            <w:szCs w:val="28"/>
          </w:rPr>
          <w:delText xml:space="preserve">Com</w:delText>
        </w:r>
      </w:del>
      <w:ins w:id="1612" w:author="Assessor GDSXSR" w:date="2026-10-29T21:14:18Z">
        <w:r>
          <w:rPr>
            <w:rFonts w:ascii="Arial" w:hAnsi="Arial" w:cs="Arial"/>
            <w:color w:val="808080"/>
            <w:sz w:val="28"/>
            <w:szCs w:val="28"/>
          </w:rPr>
          <w:t xml:space="preserve">No</w:t>
        </w:r>
      </w:ins>
      <w:r>
        <w:rPr>
          <w:rFonts w:ascii="Arial" w:hAnsi="Arial" w:cs="Arial"/>
          <w:sz w:val="28"/>
          <w:szCs w:val="28"/>
        </w:rPr>
        <w:t xml:space="preserve"> </w:t>
      </w:r>
      <w:del w:id="1613" w:author="Assessor GDSXSR" w:date="2026-10-29T21:14:18Z">
        <w:r>
          <w:rPr>
            <w:rFonts w:ascii="Arial" w:hAnsi="Arial" w:cs="Arial"/>
            <w:sz w:val="28"/>
            <w:szCs w:val="28"/>
          </w:rPr>
          <w:delText xml:space="preserve">efeito</w:delText>
        </w:r>
      </w:del>
      <w:ins w:id="1614" w:author="Assessor GDSXSR" w:date="2026-10-29T21:14:18Z">
        <w:r>
          <w:rPr>
            <w:rFonts w:ascii="Arial" w:hAnsi="Arial" w:cs="Arial"/>
            <w:color w:val="808080"/>
            <w:sz w:val="28"/>
            <w:szCs w:val="28"/>
          </w:rPr>
          <w:t xml:space="preserve">mais</w:t>
        </w:r>
      </w:ins>
      <w:r>
        <w:rPr>
          <w:rFonts w:ascii="Arial" w:hAnsi="Arial" w:cs="Arial"/>
          <w:sz w:val="28"/>
          <w:szCs w:val="28"/>
        </w:rPr>
        <w:t xml:space="preserve">, </w:t>
      </w:r>
      <w:del w:id="1615" w:author="Assessor GDSXSR" w:date="2026-10-29T21:14:18Z">
        <w:r>
          <w:rPr>
            <w:rFonts w:ascii="Arial" w:hAnsi="Arial" w:cs="Arial"/>
            <w:sz w:val="28"/>
            <w:szCs w:val="28"/>
          </w:rPr>
          <w:delText xml:space="preserve">diferentemente</w:delText>
        </w:r>
      </w:del>
      <w:ins w:id="1616" w:author="Assessor GDSXSR" w:date="2026-10-29T21:14:18Z">
        <w:r>
          <w:rPr>
            <w:rFonts w:ascii="Arial" w:hAnsi="Arial" w:cs="Arial"/>
            <w:color w:val="808080"/>
            <w:sz w:val="28"/>
            <w:szCs w:val="28"/>
          </w:rPr>
          <w:t xml:space="preserve">ao contrário</w:t>
        </w:r>
      </w:ins>
      <w:r>
        <w:rPr>
          <w:rFonts w:ascii="Arial" w:hAnsi="Arial" w:cs="Arial"/>
          <w:sz w:val="28"/>
          <w:szCs w:val="28"/>
        </w:rPr>
        <w:t xml:space="preserve"> do que defende o apelante, as averbações </w:t>
      </w:r>
      <w:r>
        <w:rPr>
          <w:rFonts w:ascii="Arial" w:hAnsi="Arial" w:cs="Arial"/>
          <w:sz w:val="28"/>
          <w:szCs w:val="28"/>
        </w:rPr>
        <w:t xml:space="preserve">premonitórias </w:t>
      </w:r>
      <w:del w:id="1617" w:author="Assessor GDSXSR" w:date="2026-10-29T21:14:18Z">
        <w:r>
          <w:rPr>
            <w:rFonts w:ascii="Arial" w:hAnsi="Arial" w:cs="Arial"/>
            <w:sz w:val="28"/>
            <w:szCs w:val="28"/>
          </w:rPr>
          <w:delText xml:space="preserve">possuem </w:delText>
        </w:r>
        <w:r>
          <w:rPr>
            <w:rFonts w:ascii="Arial" w:hAnsi="Arial" w:cs="Arial"/>
            <w:sz w:val="28"/>
            <w:szCs w:val="28"/>
          </w:rPr>
          <w:delText xml:space="preserve">capacidade de</w:delText>
        </w:r>
      </w:del>
      <w:ins w:id="1618" w:author="Assessor GDSXSR" w:date="2026-10-29T21:14:18Z">
        <w:r>
          <w:rPr>
            <w:rFonts w:ascii="Arial" w:hAnsi="Arial" w:cs="Arial"/>
            <w:color w:val="808080"/>
            <w:sz w:val="28"/>
            <w:szCs w:val="28"/>
          </w:rPr>
          <w:t xml:space="preserve">podem</w:t>
        </w:r>
      </w:ins>
      <w:r>
        <w:rPr>
          <w:rFonts w:ascii="Arial" w:hAnsi="Arial" w:cs="Arial"/>
          <w:sz w:val="28"/>
          <w:szCs w:val="28"/>
        </w:rPr>
        <w:t xml:space="preserve"> inviabilizar os negócios jurídicos </w:t>
      </w:r>
      <w:del w:id="1619" w:author="Assessor GDSXSR" w:date="2026-10-29T21:14:18Z">
        <w:r>
          <w:rPr>
            <w:rFonts w:ascii="Arial" w:hAnsi="Arial" w:cs="Arial"/>
            <w:sz w:val="28"/>
            <w:szCs w:val="28"/>
          </w:rPr>
          <w:delText xml:space="preserve">atinentes</w:delText>
        </w:r>
      </w:del>
      <w:ins w:id="1620" w:author="Assessor GDSXSR" w:date="2026-10-29T21:14:18Z">
        <w:r>
          <w:rPr>
            <w:rFonts w:ascii="Arial" w:hAnsi="Arial" w:cs="Arial"/>
            <w:color w:val="808080"/>
            <w:sz w:val="28"/>
            <w:szCs w:val="28"/>
          </w:rPr>
          <w:t xml:space="preserve">sobre</w:t>
        </w:r>
      </w:ins>
      <w:r>
        <w:rPr>
          <w:rFonts w:ascii="Arial" w:hAnsi="Arial" w:cs="Arial"/>
          <w:sz w:val="28"/>
          <w:szCs w:val="28"/>
        </w:rPr>
        <w:t xml:space="preserve"> </w:t>
      </w:r>
      <w:del w:id="1621" w:author="Assessor GDSXSR" w:date="2026-10-29T21:14:18Z">
        <w:r>
          <w:rPr>
            <w:rFonts w:ascii="Arial" w:hAnsi="Arial" w:cs="Arial"/>
            <w:sz w:val="28"/>
            <w:szCs w:val="28"/>
          </w:rPr>
          <w:delText xml:space="preserve">a</w:delText>
        </w:r>
        <w:r>
          <w:rPr>
            <w:rFonts w:ascii="Arial" w:hAnsi="Arial" w:cs="Arial"/>
            <w:sz w:val="28"/>
            <w:szCs w:val="28"/>
          </w:rPr>
          <w:delText xml:space="preserve">os</w:delText>
        </w:r>
      </w:del>
      <w:ins w:id="1622" w:author="Assessor GDSXSR" w:date="2026-10-29T21:14:18Z">
        <w:r>
          <w:rPr>
            <w:rFonts w:ascii="Arial" w:hAnsi="Arial" w:cs="Arial"/>
            <w:color w:val="808080"/>
            <w:sz w:val="28"/>
            <w:szCs w:val="28"/>
          </w:rPr>
          <w:t xml:space="preserve">os</w:t>
        </w:r>
      </w:ins>
      <w:r>
        <w:rPr>
          <w:rFonts w:ascii="Arial" w:hAnsi="Arial" w:cs="Arial"/>
          <w:sz w:val="28"/>
          <w:szCs w:val="28"/>
        </w:rPr>
        <w:t xml:space="preserve"> imóveis</w:t>
      </w:r>
      <w:del w:id="1623" w:author="Assessor GDSXSR" w:date="2026-10-29T21:14:18Z">
        <w:r>
          <w:rPr>
            <w:rFonts w:ascii="Arial" w:hAnsi="Arial" w:cs="Arial"/>
            <w:sz w:val="28"/>
            <w:szCs w:val="28"/>
          </w:rPr>
          <w:delText xml:space="preserve"> em discussão</w:delText>
        </w:r>
      </w:del>
      <w:r>
        <w:rPr>
          <w:rFonts w:ascii="Arial" w:hAnsi="Arial" w:cs="Arial"/>
          <w:sz w:val="28"/>
          <w:szCs w:val="28"/>
        </w:rPr>
        <w:t xml:space="preserve">, em especial os financiamentos imobiliário</w:t>
      </w:r>
      <w:r>
        <w:rPr>
          <w:rFonts w:ascii="Arial" w:hAnsi="Arial" w:cs="Arial"/>
          <w:sz w:val="28"/>
          <w:szCs w:val="28"/>
        </w:rPr>
        <w:t xml:space="preserve">s, </w:t>
      </w:r>
      <w:del w:id="1624" w:author="Assessor GDSXSR" w:date="2026-10-29T21:14:18Z">
        <w:r>
          <w:rPr>
            <w:rFonts w:ascii="Arial" w:hAnsi="Arial" w:cs="Arial"/>
            <w:sz w:val="28"/>
            <w:szCs w:val="28"/>
          </w:rPr>
          <w:delText xml:space="preserve">devendo</w:delText>
        </w:r>
      </w:del>
      <w:ins w:id="1625" w:author="Assessor GDSXSR" w:date="2026-10-29T21:14:18Z">
        <w:r>
          <w:rPr>
            <w:rFonts w:ascii="Arial" w:hAnsi="Arial" w:cs="Arial"/>
            <w:color w:val="808080"/>
            <w:sz w:val="28"/>
            <w:szCs w:val="28"/>
          </w:rPr>
          <w:t xml:space="preserve">o</w:t>
        </w:r>
      </w:ins>
      <w:r>
        <w:rPr>
          <w:rFonts w:ascii="Arial" w:hAnsi="Arial" w:cs="Arial"/>
          <w:sz w:val="28"/>
          <w:szCs w:val="28"/>
        </w:rPr>
        <w:t xml:space="preserve"> </w:t>
      </w:r>
      <w:del w:id="1626" w:author="Assessor GDSXSR" w:date="2026-10-29T21:14:18Z">
        <w:r>
          <w:rPr>
            <w:rFonts w:ascii="Arial" w:hAnsi="Arial" w:cs="Arial"/>
            <w:sz w:val="28"/>
            <w:szCs w:val="28"/>
          </w:rPr>
          <w:delText xml:space="preserve">prevalecer</w:delText>
        </w:r>
      </w:del>
      <w:ins w:id="1627" w:author="Assessor GDSXSR" w:date="2026-10-29T21:14:18Z">
        <w:r>
          <w:rPr>
            <w:rFonts w:ascii="Arial" w:hAnsi="Arial" w:cs="Arial"/>
            <w:color w:val="808080"/>
            <w:sz w:val="28"/>
            <w:szCs w:val="28"/>
          </w:rPr>
          <w:t xml:space="preserve">que justifica</w:t>
        </w:r>
      </w:ins>
      <w:r>
        <w:rPr>
          <w:rFonts w:ascii="Arial" w:hAnsi="Arial" w:cs="Arial"/>
          <w:sz w:val="28"/>
          <w:szCs w:val="28"/>
        </w:rPr>
        <w:t xml:space="preserve"> </w:t>
      </w:r>
      <w:r>
        <w:rPr>
          <w:rFonts w:ascii="Arial" w:hAnsi="Arial" w:cs="Arial"/>
          <w:sz w:val="28"/>
          <w:szCs w:val="28"/>
        </w:rPr>
        <w:t xml:space="preserve">a tutela </w:t>
      </w:r>
      <w:del w:id="1628" w:author="Assessor GDSXSR" w:date="2026-10-29T21:14:18Z">
        <w:r>
          <w:rPr>
            <w:rFonts w:ascii="Arial" w:hAnsi="Arial" w:cs="Arial"/>
            <w:sz w:val="28"/>
            <w:szCs w:val="28"/>
          </w:rPr>
          <w:delText xml:space="preserve">e</w:delText>
        </w:r>
      </w:del>
      <w:ins w:id="1629" w:author="Assessor GDSXSR" w:date="2026-10-29T21:14:18Z">
        <w:r>
          <w:rPr>
            <w:rFonts w:ascii="Arial" w:hAnsi="Arial" w:cs="Arial"/>
            <w:color w:val="808080"/>
            <w:sz w:val="28"/>
            <w:szCs w:val="28"/>
          </w:rPr>
          <w:t xml:space="preserve">provisória,</w:t>
        </w:r>
      </w:ins>
      <w:r>
        <w:rPr>
          <w:rFonts w:ascii="Arial" w:hAnsi="Arial" w:cs="Arial"/>
          <w:sz w:val="28"/>
          <w:szCs w:val="28"/>
        </w:rPr>
        <w:t xml:space="preserve"> </w:t>
      </w:r>
      <w:del w:id="1630" w:author="Assessor GDSXSR" w:date="2026-10-29T21:14:18Z">
        <w:r>
          <w:rPr>
            <w:rFonts w:ascii="Arial" w:hAnsi="Arial" w:cs="Arial"/>
            <w:sz w:val="28"/>
            <w:szCs w:val="28"/>
          </w:rPr>
          <w:delText xml:space="preserve">sua</w:delText>
        </w:r>
      </w:del>
      <w:ins w:id="1631" w:author="Assessor GDSXSR" w:date="2026-10-29T21:14:18Z">
        <w:r>
          <w:rPr>
            <w:rFonts w:ascii="Arial" w:hAnsi="Arial" w:cs="Arial"/>
            <w:color w:val="808080"/>
            <w:sz w:val="28"/>
            <w:szCs w:val="28"/>
          </w:rPr>
          <w:t xml:space="preserve">confirmada</w:t>
        </w:r>
      </w:ins>
      <w:r>
        <w:rPr>
          <w:rFonts w:ascii="Arial" w:hAnsi="Arial" w:cs="Arial"/>
          <w:sz w:val="28"/>
          <w:szCs w:val="28"/>
        </w:rPr>
        <w:t xml:space="preserve"> </w:t>
      </w:r>
      <w:del w:id="1632" w:author="Assessor GDSXSR" w:date="2026-10-29T21:14:18Z">
        <w:r>
          <w:rPr>
            <w:rFonts w:ascii="Arial" w:hAnsi="Arial" w:cs="Arial"/>
            <w:sz w:val="28"/>
            <w:szCs w:val="28"/>
          </w:rPr>
          <w:delText xml:space="preserve">confirmação em</w:delText>
        </w:r>
      </w:del>
      <w:ins w:id="1633" w:author="Assessor GDSXSR" w:date="2026-10-29T21:14:18Z">
        <w:r>
          <w:rPr>
            <w:rFonts w:ascii="Arial" w:hAnsi="Arial" w:cs="Arial"/>
            <w:color w:val="808080"/>
            <w:sz w:val="28"/>
            <w:szCs w:val="28"/>
          </w:rPr>
          <w:t xml:space="preserve">na</w:t>
        </w:r>
      </w:ins>
      <w:r>
        <w:rPr>
          <w:rFonts w:ascii="Arial" w:hAnsi="Arial" w:cs="Arial"/>
          <w:sz w:val="28"/>
          <w:szCs w:val="28"/>
        </w:rPr>
        <w:t xml:space="preserve"> sentença, </w:t>
      </w:r>
      <w:del w:id="1634" w:author="Assessor GDSXSR" w:date="2026-10-29T21:14:18Z">
        <w:r>
          <w:rPr>
            <w:rFonts w:ascii="Arial" w:hAnsi="Arial" w:cs="Arial"/>
            <w:sz w:val="28"/>
            <w:szCs w:val="28"/>
          </w:rPr>
          <w:delText xml:space="preserve">no</w:delText>
        </w:r>
      </w:del>
      <w:ins w:id="1635" w:author="Assessor GDSXSR" w:date="2026-10-29T21:14:18Z">
        <w:r>
          <w:rPr>
            <w:rFonts w:ascii="Arial" w:hAnsi="Arial" w:cs="Arial"/>
            <w:color w:val="808080"/>
            <w:sz w:val="28"/>
            <w:szCs w:val="28"/>
          </w:rPr>
          <w:t xml:space="preserve">e</w:t>
        </w:r>
      </w:ins>
      <w:r>
        <w:rPr>
          <w:rFonts w:ascii="Arial" w:hAnsi="Arial" w:cs="Arial"/>
          <w:sz w:val="28"/>
          <w:szCs w:val="28"/>
        </w:rPr>
        <w:t xml:space="preserve"> </w:t>
      </w:r>
      <w:del w:id="1636" w:author="Assessor GDSXSR" w:date="2026-10-29T21:14:18Z">
        <w:r>
          <w:rPr>
            <w:rFonts w:ascii="Arial" w:hAnsi="Arial" w:cs="Arial"/>
            <w:sz w:val="28"/>
            <w:szCs w:val="28"/>
          </w:rPr>
          <w:delText xml:space="preserve">sentido</w:delText>
        </w:r>
      </w:del>
      <w:ins w:id="1637" w:author="Assessor GDSXSR" w:date="2026-10-29T21:14:18Z">
        <w:r>
          <w:rPr>
            <w:rFonts w:ascii="Arial" w:hAnsi="Arial" w:cs="Arial"/>
            <w:color w:val="808080"/>
            <w:sz w:val="28"/>
            <w:szCs w:val="28"/>
          </w:rPr>
          <w:t xml:space="preserve">o</w:t>
        </w:r>
      </w:ins>
      <w:r>
        <w:rPr>
          <w:rFonts w:ascii="Arial" w:hAnsi="Arial" w:cs="Arial"/>
          <w:sz w:val="28"/>
          <w:szCs w:val="28"/>
        </w:rPr>
        <w:t xml:space="preserve"> </w:t>
      </w:r>
      <w:del w:id="1638" w:author="Assessor GDSXSR" w:date="2026-10-29T21:14:18Z">
        <w:r>
          <w:rPr>
            <w:rFonts w:ascii="Arial" w:hAnsi="Arial" w:cs="Arial"/>
            <w:sz w:val="28"/>
            <w:szCs w:val="28"/>
          </w:rPr>
          <w:delText xml:space="preserve">de afastar as anotações</w:delText>
        </w:r>
      </w:del>
      <w:ins w:id="1639" w:author="Assessor GDSXSR" w:date="2026-10-29T21:14:18Z">
        <w:r>
          <w:rPr>
            <w:rFonts w:ascii="Arial" w:hAnsi="Arial" w:cs="Arial"/>
            <w:color w:val="808080"/>
            <w:sz w:val="28"/>
            <w:szCs w:val="28"/>
          </w:rPr>
          <w:t xml:space="preserve">cancelamento</w:t>
        </w:r>
      </w:ins>
      <w:r>
        <w:rPr>
          <w:rFonts w:ascii="Arial" w:hAnsi="Arial" w:cs="Arial"/>
          <w:sz w:val="28"/>
          <w:szCs w:val="28"/>
        </w:rPr>
        <w:t xml:space="preserve"> das </w:t>
      </w:r>
      <w:del w:id="1640" w:author="Assessor GDSXSR" w:date="2026-10-29T21:14:18Z">
        <w:r>
          <w:rPr>
            <w:rFonts w:ascii="Arial" w:hAnsi="Arial" w:cs="Arial"/>
            <w:sz w:val="28"/>
            <w:szCs w:val="28"/>
          </w:rPr>
          <w:delText xml:space="preserve">matrículas dos imóveis em questão</w:delText>
        </w:r>
      </w:del>
      <w:ins w:id="1641" w:author="Assessor GDSXSR" w:date="2026-10-29T21:14:18Z">
        <w:r>
          <w:rPr>
            <w:rFonts w:ascii="Arial" w:hAnsi="Arial" w:cs="Arial"/>
            <w:color w:val="808080"/>
            <w:sz w:val="28"/>
            <w:szCs w:val="28"/>
          </w:rPr>
          <w:t xml:space="preserve">anotações</w:t>
        </w:r>
      </w:ins>
      <w:r>
        <w:rPr>
          <w:rFonts w:ascii="Arial" w:hAnsi="Arial" w:cs="Arial"/>
          <w:sz w:val="28"/>
          <w:szCs w:val="28"/>
        </w:rPr>
        <w:t xml:space="preserve">.</w:t>
      </w:r>
    </w:p>
    <w:p w14:paraId="043DD9C8" w14:textId="77777777" w:rsidR="00B56325" w:rsidRDefault="00B56325" w:rsidP="00DB1301">
      <w:pPr>
        <w:spacing w:after="0" w:line="360" w:lineRule="auto"/>
        <w:ind w:firstLine="2268"/>
        <w:jc w:val="both"/>
        <w:rPr>
          <w:rFonts w:ascii="Arial" w:hAnsi="Arial" w:cs="Arial"/>
          <w:sz w:val="28"/>
          <w:szCs w:val="28"/>
        </w:rPr>
      </w:pPr>
    </w:p>
    <w:p w14:paraId="32749752" w14:textId="735EAADC" w:rsidR="00B56325" w:rsidRDefault="00453B03" w:rsidP="00DB1301">
      <w:pPr>
        <w:spacing w:after="0" w:line="360" w:lineRule="auto"/>
        <w:ind w:firstLine="2268"/>
        <w:jc w:val="both"/>
        <w:rPr>
          <w:rFonts w:ascii="Arial" w:hAnsi="Arial" w:cs="Arial"/>
          <w:sz w:val="28"/>
          <w:szCs w:val="28"/>
        </w:rPr>
      </w:pPr>
      <w:r>
        <w:rPr>
          <w:rFonts w:ascii="Arial" w:hAnsi="Arial" w:cs="Arial"/>
          <w:sz w:val="28"/>
          <w:szCs w:val="28"/>
          <w:highlight w:val="yellow"/>
          <w:u w:val="single"/>
          <w:rPrChange w:id="1645" w:author="Assessor GDSXSR" w:date="2026-10-29T21:14:18Z">
            <w:rPr>
              <w:rFonts w:ascii="Arial" w:hAnsi="Arial" w:cs="Arial"/>
              <w:sz w:val="28"/>
              <w:szCs w:val="28"/>
              <w:u w:val="single"/>
            </w:rPr>
          </w:rPrChange>
        </w:rPr>
        <w:t xml:space="preserve">Assim, </w:t>
      </w:r>
      <w:r>
        <w:rPr>
          <w:rFonts w:ascii="Arial" w:hAnsi="Arial" w:cs="Arial"/>
          <w:sz w:val="28"/>
          <w:szCs w:val="28"/>
          <w:highlight w:val="yellow"/>
          <w:u w:val="single"/>
          <w:rPrChange w:id="1646" w:author="Assessor GDSXSR" w:date="2026-10-29T21:14:18Z">
            <w:rPr>
              <w:rFonts w:ascii="Arial" w:hAnsi="Arial" w:cs="Arial"/>
              <w:sz w:val="28"/>
              <w:szCs w:val="28"/>
              <w:u w:val="single"/>
            </w:rPr>
          </w:rPrChange>
        </w:rPr>
        <w:t xml:space="preserve">nego provimento ao apelo</w:t>
      </w:r>
      <w:ins w:id="1647" w:author="Assessor GDSXSR" w:date="2026-10-29T21:14:18Z">
        <w:r>
          <w:rPr>
            <w:rFonts w:ascii="Arial" w:hAnsi="Arial" w:cs="Arial"/>
            <w:color w:val="808080"/>
            <w:sz w:val="28"/>
            <w:szCs w:val="28"/>
            <w:highlight w:val="yellow"/>
            <w:u w:val="single"/>
          </w:rPr>
          <w:t xml:space="preserve">,</w:t>
        </w:r>
      </w:ins>
      <w:r>
        <w:rPr>
          <w:rFonts w:ascii="Arial" w:hAnsi="Arial" w:cs="Arial"/>
          <w:sz w:val="28"/>
          <w:szCs w:val="28"/>
          <w:highlight w:val="yellow"/>
          <w:u w:val="single"/>
          <w:rPrChange w:id="1648" w:author="Assessor GDSXSR" w:date="2026-10-29T21:14:18Z">
            <w:rPr>
              <w:rFonts w:ascii="Arial" w:hAnsi="Arial" w:cs="Arial"/>
              <w:sz w:val="28"/>
              <w:szCs w:val="28"/>
              <w:u w:val="single"/>
            </w:rPr>
          </w:rPrChange>
        </w:rPr>
        <w:t xml:space="preserve"> nesse ponto</w:t>
      </w:r>
      <w:r>
        <w:rPr>
          <w:rFonts w:ascii="Arial" w:hAnsi="Arial" w:cs="Arial"/>
          <w:sz w:val="28"/>
          <w:szCs w:val="28"/>
          <w:highlight w:val="yellow"/>
          <w:rPrChange w:id="1649" w:author="Assessor GDSXSR" w:date="2026-10-29T21:14:18Z">
            <w:rPr>
              <w:rFonts w:ascii="Arial" w:hAnsi="Arial" w:cs="Arial"/>
              <w:sz w:val="28"/>
              <w:szCs w:val="28"/>
            </w:rPr>
          </w:rPrChange>
        </w:rPr>
        <w:t xml:space="preserve">.</w:t>
      </w:r>
    </w:p>
    <w:p w14:paraId="7559D0CF" w14:textId="77777777" w:rsidR="003E436D" w:rsidRDefault="003E436D" w:rsidP="00E20ADF">
      <w:pPr>
        <w:spacing w:after="0" w:line="360" w:lineRule="auto"/>
        <w:jc w:val="both"/>
        <w:rPr>
          <w:rFonts w:ascii="Arial" w:hAnsi="Arial" w:cs="Arial"/>
          <w:sz w:val="28"/>
          <w:szCs w:val="28"/>
        </w:rPr>
      </w:pPr>
    </w:p>
    <w:p w14:paraId="7D273BE9" w14:textId="0F555EBF" w:rsidR="00E20ADF" w:rsidRDefault="00E20ADF" w:rsidP="00EA249D">
      <w:pPr>
        <w:spacing w:after="0" w:line="360" w:lineRule="auto"/>
        <w:jc w:val="center"/>
        <w:rPr>
          <w:rFonts w:ascii="Arial" w:hAnsi="Arial" w:cs="Arial"/>
          <w:sz w:val="28"/>
          <w:szCs w:val="28"/>
        </w:rPr>
      </w:pPr>
      <w:r>
        <w:rPr>
          <w:rFonts w:ascii="Arial" w:hAnsi="Arial" w:cs="Arial"/>
          <w:sz w:val="28"/>
          <w:szCs w:val="28"/>
          <w:highlight w:val="yellow"/>
          <w:rPrChange w:id="1651" w:author="Assessor GDSXSR" w:date="2026-10-29T21:14:18Z">
            <w:rPr>
              <w:rFonts w:ascii="Arial" w:hAnsi="Arial" w:cs="Arial"/>
              <w:sz w:val="28"/>
              <w:szCs w:val="28"/>
            </w:rPr>
          </w:rPrChange>
        </w:rPr>
        <w:t xml:space="preserve">DA </w:t>
      </w:r>
      <w:del w:id="1652" w:author="Assessor GDSXSR" w:date="2026-10-29T21:14:18Z">
        <w:r>
          <w:rPr>
            <w:rFonts w:ascii="Arial" w:hAnsi="Arial" w:cs="Arial"/>
            <w:sz w:val="28"/>
            <w:szCs w:val="28"/>
            <w:highlight w:val="yellow"/>
          </w:rPr>
          <w:delText xml:space="preserve">CORRETA FIXAÇÃO</w:delText>
        </w:r>
      </w:del>
      <w:ins w:id="1653" w:author="Assessor GDSXSR" w:date="2026-10-29T21:14:18Z">
        <w:r>
          <w:rPr>
            <w:rFonts w:ascii="Arial" w:hAnsi="Arial" w:cs="Arial"/>
            <w:color w:val="808080"/>
            <w:sz w:val="28"/>
            <w:szCs w:val="28"/>
            <w:highlight w:val="yellow"/>
          </w:rPr>
          <w:t xml:space="preserve">MANUTENÇÃO</w:t>
        </w:r>
      </w:ins>
      <w:r>
        <w:rPr>
          <w:rFonts w:ascii="Arial" w:hAnsi="Arial" w:cs="Arial"/>
          <w:sz w:val="28"/>
          <w:szCs w:val="28"/>
          <w:highlight w:val="yellow"/>
          <w:rPrChange w:id="1654" w:author="Assessor GDSXSR" w:date="2026-10-29T21:14:18Z">
            <w:rPr>
              <w:rFonts w:ascii="Arial" w:hAnsi="Arial" w:cs="Arial"/>
              <w:sz w:val="28"/>
              <w:szCs w:val="28"/>
            </w:rPr>
          </w:rPrChange>
        </w:rPr>
        <w:t xml:space="preserve"> DOS HONORÁRIOS SUCUMBENCIAIS</w:t>
      </w:r>
    </w:p>
    <w:p w14:paraId="55DEE079" w14:textId="77777777" w:rsidR="00E20ADF" w:rsidRDefault="00E20ADF" w:rsidP="00B73FAD">
      <w:pPr>
        <w:spacing w:after="0" w:line="360" w:lineRule="auto"/>
        <w:jc w:val="center"/>
        <w:rPr>
          <w:rFonts w:ascii="Arial" w:hAnsi="Arial" w:cs="Arial"/>
          <w:sz w:val="28"/>
          <w:szCs w:val="28"/>
        </w:rPr>
      </w:pPr>
    </w:p>
    <w:p w14:paraId="4EFFAEF2" w14:textId="216A0F99" w:rsidR="00EA249D" w:rsidRDefault="00EA249D" w:rsidP="0018274C">
      <w:pPr>
        <w:spacing w:after="0" w:line="360" w:lineRule="auto"/>
        <w:ind w:firstLine="2268"/>
        <w:jc w:val="both"/>
        <w:rPr>
          <w:rFonts w:ascii="Arial" w:hAnsi="Arial" w:cs="Arial"/>
          <w:sz w:val="28"/>
          <w:szCs w:val="28"/>
        </w:rPr>
      </w:pPr>
      <w:commentRangeStart w:id="14"/>
      <w:r>
        <w:rPr>
          <w:rFonts w:ascii="Arial" w:hAnsi="Arial" w:cs="Arial"/>
          <w:sz w:val="28"/>
          <w:szCs w:val="28"/>
        </w:rPr>
        <w:t xml:space="preserve">O </w:t>
      </w:r>
      <w:ins w:id="1655" w:author="Assessor GDSXSR" w:date="2026-10-29T21:14:18Z">
        <w:r>
          <w:rPr>
            <w:rFonts w:ascii="Arial" w:hAnsi="Arial" w:cs="Arial"/>
            <w:color w:val="808080"/>
            <w:sz w:val="28"/>
            <w:szCs w:val="28"/>
          </w:rPr>
          <w:t xml:space="preserve">embargado/</w:t>
        </w:r>
      </w:ins>
      <w:r>
        <w:rPr>
          <w:rFonts w:ascii="Arial" w:hAnsi="Arial" w:cs="Arial"/>
          <w:sz w:val="28"/>
          <w:szCs w:val="28"/>
        </w:rPr>
        <w:t xml:space="preserve">apelante aleg</w:t>
      </w:r>
      <w:r>
        <w:rPr>
          <w:rFonts w:ascii="Arial" w:hAnsi="Arial" w:cs="Arial"/>
          <w:sz w:val="28"/>
          <w:szCs w:val="28"/>
        </w:rPr>
        <w:t xml:space="preserve">a</w:t>
      </w:r>
      <w:r>
        <w:rPr>
          <w:rFonts w:ascii="Arial" w:hAnsi="Arial" w:cs="Arial"/>
          <w:sz w:val="28"/>
          <w:szCs w:val="28"/>
        </w:rPr>
        <w:t xml:space="preserve"> que a</w:t>
      </w:r>
      <w:r>
        <w:rPr>
          <w:rFonts w:ascii="Arial" w:hAnsi="Arial" w:cs="Arial"/>
          <w:sz w:val="28"/>
          <w:szCs w:val="28"/>
        </w:rPr>
        <w:t xml:space="preserve"> verba honorária </w:t>
      </w:r>
      <w:del w:id="1656" w:author="Assessor GDSXSR" w:date="2026-10-29T21:14:18Z">
        <w:r>
          <w:rPr>
            <w:rFonts w:ascii="Arial" w:hAnsi="Arial" w:cs="Arial"/>
            <w:sz w:val="28"/>
            <w:szCs w:val="28"/>
          </w:rPr>
          <w:delText xml:space="preserve">foi</w:delText>
        </w:r>
      </w:del>
      <w:ins w:id="1657" w:author="Assessor GDSXSR" w:date="2026-10-29T21:14:18Z">
        <w:r>
          <w:rPr>
            <w:rFonts w:ascii="Arial" w:hAnsi="Arial" w:cs="Arial"/>
            <w:color w:val="808080"/>
            <w:sz w:val="28"/>
            <w:szCs w:val="28"/>
          </w:rPr>
          <w:t xml:space="preserve">é</w:t>
        </w:r>
      </w:ins>
      <w:r>
        <w:rPr>
          <w:rFonts w:ascii="Arial" w:hAnsi="Arial" w:cs="Arial"/>
          <w:sz w:val="28"/>
          <w:szCs w:val="28"/>
        </w:rPr>
        <w:t xml:space="preserve"> </w:t>
      </w:r>
      <w:del w:id="1658" w:author="Assessor GDSXSR" w:date="2026-10-29T21:14:18Z">
        <w:r>
          <w:rPr>
            <w:rFonts w:ascii="Arial" w:hAnsi="Arial" w:cs="Arial"/>
            <w:sz w:val="28"/>
            <w:szCs w:val="28"/>
          </w:rPr>
          <w:delText xml:space="preserve">fixada</w:delText>
        </w:r>
      </w:del>
      <w:ins w:id="1659" w:author="Assessor GDSXSR" w:date="2026-10-29T21:14:18Z">
        <w:r>
          <w:rPr>
            <w:rFonts w:ascii="Arial" w:hAnsi="Arial" w:cs="Arial"/>
            <w:color w:val="808080"/>
            <w:sz w:val="28"/>
            <w:szCs w:val="28"/>
          </w:rPr>
          <w:t xml:space="preserve">excessiva,</w:t>
        </w:r>
      </w:ins>
      <w:r>
        <w:rPr>
          <w:rFonts w:ascii="Arial" w:hAnsi="Arial" w:cs="Arial"/>
          <w:sz w:val="28"/>
          <w:szCs w:val="28"/>
        </w:rPr>
        <w:t xml:space="preserve"> </w:t>
      </w:r>
      <w:del w:id="1660" w:author="Assessor GDSXSR" w:date="2026-10-29T21:14:18Z">
        <w:r>
          <w:rPr>
            <w:rFonts w:ascii="Arial" w:hAnsi="Arial" w:cs="Arial"/>
            <w:sz w:val="28"/>
            <w:szCs w:val="28"/>
          </w:rPr>
          <w:delText xml:space="preserve">em</w:delText>
        </w:r>
      </w:del>
      <w:ins w:id="1661" w:author="Assessor GDSXSR" w:date="2026-10-29T21:14:18Z">
        <w:r>
          <w:rPr>
            <w:rFonts w:ascii="Arial" w:hAnsi="Arial" w:cs="Arial"/>
            <w:color w:val="808080"/>
            <w:sz w:val="28"/>
            <w:szCs w:val="28"/>
          </w:rPr>
          <w:t xml:space="preserve">pois o proveito econômico corresponde apenas ao</w:t>
        </w:r>
      </w:ins>
      <w:r>
        <w:rPr>
          <w:rFonts w:ascii="Arial" w:hAnsi="Arial" w:cs="Arial"/>
          <w:sz w:val="28"/>
          <w:szCs w:val="28"/>
        </w:rPr>
        <w:t xml:space="preserve"> valor </w:t>
      </w:r>
      <w:del w:id="1662" w:author="Assessor GDSXSR" w:date="2026-10-29T21:14:18Z">
        <w:r>
          <w:rPr>
            <w:rFonts w:ascii="Arial" w:hAnsi="Arial" w:cs="Arial"/>
            <w:sz w:val="28"/>
            <w:szCs w:val="28"/>
          </w:rPr>
          <w:delText xml:space="preserve">excessivo</w:delText>
        </w:r>
      </w:del>
      <w:ins w:id="1663" w:author="Assessor GDSXSR" w:date="2026-10-29T21:14:18Z">
        <w:r>
          <w:rPr>
            <w:rFonts w:ascii="Arial" w:hAnsi="Arial" w:cs="Arial"/>
            <w:color w:val="808080"/>
            <w:sz w:val="28"/>
            <w:szCs w:val="28"/>
          </w:rPr>
          <w:t xml:space="preserve">do gravame objeto da averbação</w:t>
        </w:r>
      </w:ins>
      <w:r>
        <w:rPr>
          <w:rFonts w:ascii="Arial" w:hAnsi="Arial" w:cs="Arial"/>
          <w:sz w:val="28"/>
          <w:szCs w:val="28"/>
        </w:rPr>
        <w:t xml:space="preserve">, </w:t>
      </w:r>
      <w:del w:id="1664" w:author="Assessor GDSXSR" w:date="2026-10-29T21:14:18Z">
        <w:r>
          <w:rPr>
            <w:rFonts w:ascii="Arial" w:hAnsi="Arial" w:cs="Arial"/>
            <w:sz w:val="28"/>
            <w:szCs w:val="28"/>
          </w:rPr>
          <w:delText xml:space="preserve">haja</w:delText>
        </w:r>
      </w:del>
      <w:ins w:id="1665" w:author="Assessor GDSXSR" w:date="2026-10-29T21:14:18Z">
        <w:r>
          <w:rPr>
            <w:rFonts w:ascii="Arial" w:hAnsi="Arial" w:cs="Arial"/>
            <w:color w:val="808080"/>
            <w:sz w:val="28"/>
            <w:szCs w:val="28"/>
          </w:rPr>
          <w:t xml:space="preserve">e</w:t>
        </w:r>
      </w:ins>
      <w:r>
        <w:rPr>
          <w:rFonts w:ascii="Arial" w:hAnsi="Arial" w:cs="Arial"/>
          <w:sz w:val="28"/>
          <w:szCs w:val="28"/>
        </w:rPr>
        <w:t xml:space="preserve"> </w:t>
      </w:r>
      <w:del w:id="1666" w:author="Assessor GDSXSR" w:date="2026-10-29T21:14:18Z">
        <w:r>
          <w:rPr>
            <w:rFonts w:ascii="Arial" w:hAnsi="Arial" w:cs="Arial"/>
            <w:sz w:val="28"/>
            <w:szCs w:val="28"/>
          </w:rPr>
          <w:delText xml:space="preserve">vista</w:delText>
        </w:r>
      </w:del>
      <w:ins w:id="1667" w:author="Assessor GDSXSR" w:date="2026-10-29T21:14:18Z">
        <w:r>
          <w:rPr>
            <w:rFonts w:ascii="Arial" w:hAnsi="Arial" w:cs="Arial"/>
            <w:color w:val="808080"/>
            <w:sz w:val="28"/>
            <w:szCs w:val="28"/>
          </w:rPr>
          <w:t xml:space="preserve">não</w:t>
        </w:r>
      </w:ins>
      <w:r>
        <w:rPr>
          <w:rFonts w:ascii="Arial" w:hAnsi="Arial" w:cs="Arial"/>
          <w:sz w:val="28"/>
          <w:szCs w:val="28"/>
        </w:rPr>
        <w:t xml:space="preserve"> </w:t>
      </w:r>
      <w:del w:id="1668" w:author="Assessor GDSXSR" w:date="2026-10-29T21:14:18Z">
        <w:r>
          <w:rPr>
            <w:rFonts w:ascii="Arial" w:hAnsi="Arial" w:cs="Arial"/>
            <w:sz w:val="28"/>
            <w:szCs w:val="28"/>
          </w:rPr>
          <w:delText xml:space="preserve">que o</w:delText>
        </w:r>
      </w:del>
      <w:ins w:id="1669" w:author="Assessor GDSXSR" w:date="2026-10-29T21:14:18Z">
        <w:r>
          <w:rPr>
            <w:rFonts w:ascii="Arial" w:hAnsi="Arial" w:cs="Arial"/>
            <w:color w:val="808080"/>
            <w:sz w:val="28"/>
            <w:szCs w:val="28"/>
          </w:rPr>
          <w:t xml:space="preserve">ao</w:t>
        </w:r>
      </w:ins>
      <w:r>
        <w:rPr>
          <w:rFonts w:ascii="Arial" w:hAnsi="Arial" w:cs="Arial"/>
          <w:sz w:val="28"/>
          <w:szCs w:val="28"/>
        </w:rPr>
        <w:t xml:space="preserve"> valor de mercado dos imóveis </w:t>
      </w:r>
      <w:del w:id="1670" w:author="Assessor GDSXSR" w:date="2026-10-29T21:14:18Z">
        <w:r>
          <w:rPr>
            <w:rFonts w:ascii="Arial" w:hAnsi="Arial" w:cs="Arial"/>
            <w:sz w:val="28"/>
            <w:szCs w:val="28"/>
          </w:rPr>
          <w:delText xml:space="preserve">difere</w:delText>
        </w:r>
      </w:del>
      <w:ins w:id="1671" w:author="Assessor GDSXSR" w:date="2026-10-29T21:14:18Z">
        <w:r>
          <w:rPr>
            <w:rFonts w:ascii="Arial" w:hAnsi="Arial" w:cs="Arial"/>
            <w:color w:val="808080"/>
            <w:sz w:val="28"/>
            <w:szCs w:val="28"/>
          </w:rPr>
          <w:t xml:space="preserve">(ID</w:t>
        </w:r>
      </w:ins>
      <w:r>
        <w:rPr>
          <w:rFonts w:ascii="Arial" w:hAnsi="Arial" w:cs="Arial"/>
          <w:sz w:val="28"/>
          <w:szCs w:val="28"/>
        </w:rPr>
        <w:t xml:space="preserve"> </w:t>
      </w:r>
      <w:del w:id="1672" w:author="Assessor GDSXSR" w:date="2026-10-29T21:14:18Z">
        <w:r>
          <w:rPr>
            <w:rFonts w:ascii="Arial" w:hAnsi="Arial" w:cs="Arial"/>
            <w:sz w:val="28"/>
            <w:szCs w:val="28"/>
          </w:rPr>
          <w:delText xml:space="preserve">do que consta no gravame registral</w:delText>
        </w:r>
      </w:del>
      <w:ins w:id="1673" w:author="Assessor GDSXSR" w:date="2026-10-29T21:14:18Z">
        <w:r>
          <w:rPr>
            <w:rFonts w:ascii="Arial" w:hAnsi="Arial" w:cs="Arial"/>
            <w:color w:val="808080"/>
            <w:sz w:val="28"/>
            <w:szCs w:val="28"/>
          </w:rPr>
          <w:t xml:space="preserve">89915098)</w:t>
        </w:r>
      </w:ins>
      <w:r>
        <w:rPr>
          <w:rFonts w:ascii="Arial" w:hAnsi="Arial" w:cs="Arial"/>
          <w:sz w:val="28"/>
          <w:szCs w:val="28"/>
        </w:rPr>
        <w:t xml:space="preserve">.</w:t>
      </w:r>
      <w:commentRangeEnd w:id="14"/>
      <w:r>
        <w:rPr>
          <w:rStyle w:val="CommentReference"/>
        </w:rPr>
        <w:commentReference w:id="14"/>
      </w:r>
    </w:p>
    <w:p w14:paraId="2102A395" w14:textId="77777777" w:rsidR="0018274C" w:rsidRDefault="0018274C" w:rsidP="0018274C">
      <w:pPr>
        <w:spacing w:after="0" w:line="360" w:lineRule="auto"/>
        <w:ind w:firstLine="2268"/>
        <w:jc w:val="both"/>
        <w:rPr>
          <w:rFonts w:ascii="Arial" w:hAnsi="Arial" w:cs="Arial"/>
          <w:sz w:val="28"/>
          <w:szCs w:val="28"/>
        </w:rPr>
      </w:pPr>
    </w:p>
    <w:p w14:paraId="2658DA93" w14:textId="743196A0" w:rsidR="0018274C" w:rsidRDefault="0018274C" w:rsidP="0018274C">
      <w:pPr>
        <w:spacing w:after="0" w:line="360" w:lineRule="auto"/>
        <w:ind w:firstLine="2268"/>
        <w:jc w:val="both"/>
        <w:rPr>
          <w:rFonts w:ascii="Arial" w:hAnsi="Arial" w:cs="Arial"/>
          <w:sz w:val="28"/>
          <w:szCs w:val="28"/>
        </w:rPr>
      </w:pPr>
      <w:r>
        <w:rPr>
          <w:rFonts w:ascii="Arial" w:hAnsi="Arial" w:cs="Arial"/>
          <w:sz w:val="28"/>
          <w:szCs w:val="28"/>
        </w:rPr>
        <w:lastRenderedPageBreak/>
        <w:t>Requer a reforma da r. sentença para que os honorários sejam redistribuídos ou reduzidos</w:t>
      </w:r>
      <w:r w:rsidR="009D6DBC">
        <w:rPr>
          <w:rFonts w:ascii="Arial" w:hAnsi="Arial" w:cs="Arial"/>
          <w:sz w:val="28"/>
          <w:szCs w:val="28"/>
        </w:rPr>
        <w:t>.</w:t>
      </w:r>
    </w:p>
    <w:p w14:paraId="33097A71" w14:textId="77777777" w:rsidR="009D6DBC" w:rsidRDefault="009D6DBC" w:rsidP="0018274C">
      <w:pPr>
        <w:spacing w:after="0" w:line="360" w:lineRule="auto"/>
        <w:ind w:firstLine="2268"/>
        <w:jc w:val="both"/>
        <w:rPr>
          <w:rFonts w:ascii="Arial" w:hAnsi="Arial" w:cs="Arial"/>
          <w:sz w:val="28"/>
          <w:szCs w:val="28"/>
        </w:rPr>
      </w:pPr>
    </w:p>
    <w:p w14:paraId="77059C13" w14:textId="205BF871" w:rsidR="009D6DBC" w:rsidRDefault="009D6DBC" w:rsidP="0018274C">
      <w:pPr>
        <w:spacing w:after="0" w:line="360" w:lineRule="auto"/>
        <w:ind w:firstLine="2268"/>
        <w:jc w:val="both"/>
        <w:rPr>
          <w:rFonts w:ascii="Arial" w:hAnsi="Arial" w:cs="Arial"/>
          <w:sz w:val="28"/>
          <w:szCs w:val="28"/>
        </w:rPr>
      </w:pPr>
      <w:r>
        <w:rPr>
          <w:rFonts w:ascii="Arial" w:hAnsi="Arial" w:cs="Arial"/>
          <w:sz w:val="28"/>
          <w:szCs w:val="28"/>
          <w:highlight w:val="yellow"/>
          <w:rPrChange w:id="1674" w:author="Assessor GDSXSR" w:date="2026-10-29T21:14:18Z">
            <w:rPr>
              <w:rFonts w:ascii="Arial" w:hAnsi="Arial" w:cs="Arial"/>
              <w:sz w:val="28"/>
              <w:szCs w:val="28"/>
            </w:rPr>
          </w:rPrChange>
        </w:rPr>
        <w:t>Sem razão o apelante.</w:t>
      </w:r>
    </w:p>
    <w:p w14:paraId="3554EFA4" w14:textId="77777777" w:rsidR="009D6DBC" w:rsidRDefault="009D6DBC" w:rsidP="0018274C">
      <w:pPr>
        <w:spacing w:after="0" w:line="360" w:lineRule="auto"/>
        <w:ind w:firstLine="2268"/>
        <w:jc w:val="both"/>
        <w:rPr>
          <w:rFonts w:ascii="Arial" w:hAnsi="Arial" w:cs="Arial"/>
          <w:sz w:val="28"/>
          <w:szCs w:val="28"/>
        </w:rPr>
      </w:pPr>
    </w:p>
    <w:p w14:paraId="6A5F620B" w14:textId="6BCF2226" w:rsidR="009D6DBC" w:rsidRDefault="00D60CCD" w:rsidP="0018274C">
      <w:pPr>
        <w:spacing w:after="0" w:line="360" w:lineRule="auto"/>
        <w:ind w:firstLine="2268"/>
        <w:jc w:val="both"/>
        <w:rPr>
          <w:rFonts w:ascii="Arial" w:hAnsi="Arial" w:cs="Arial"/>
          <w:sz w:val="28"/>
          <w:szCs w:val="28"/>
        </w:rPr>
      </w:pPr>
      <w:del w:id="1675" w:author="Assessor GDSXSR" w:date="2026-10-29T21:14:18Z">
        <w:r>
          <w:rPr>
            <w:rFonts w:ascii="Arial" w:hAnsi="Arial" w:cs="Arial"/>
            <w:sz w:val="28"/>
            <w:szCs w:val="28"/>
          </w:rPr>
          <w:delText xml:space="preserve">A</w:delText>
        </w:r>
      </w:del>
      <w:ins w:id="1676" w:author="Assessor GDSXSR" w:date="2026-10-29T21:14:18Z">
        <w:r>
          <w:rPr>
            <w:rFonts w:ascii="Arial" w:hAnsi="Arial" w:cs="Arial"/>
            <w:color w:val="808080"/>
            <w:sz w:val="28"/>
            <w:szCs w:val="28"/>
          </w:rPr>
          <w:t xml:space="preserve">Os</w:t>
        </w:r>
      </w:ins>
      <w:r>
        <w:rPr>
          <w:rFonts w:ascii="Arial" w:hAnsi="Arial" w:cs="Arial"/>
          <w:sz w:val="28"/>
          <w:szCs w:val="28"/>
        </w:rPr>
        <w:t xml:space="preserve"> </w:t>
      </w:r>
      <w:del w:id="1677" w:author="Assessor GDSXSR" w:date="2026-10-29T21:14:18Z">
        <w:r>
          <w:rPr>
            <w:rFonts w:ascii="Arial" w:hAnsi="Arial" w:cs="Arial"/>
            <w:sz w:val="28"/>
            <w:szCs w:val="28"/>
          </w:rPr>
          <w:delText xml:space="preserve">controvérsia</w:delText>
        </w:r>
      </w:del>
      <w:ins w:id="1678" w:author="Assessor GDSXSR" w:date="2026-10-29T21:14:18Z">
        <w:r>
          <w:rPr>
            <w:rFonts w:ascii="Arial" w:hAnsi="Arial" w:cs="Arial"/>
            <w:color w:val="808080"/>
            <w:sz w:val="28"/>
            <w:szCs w:val="28"/>
          </w:rPr>
          <w:t xml:space="preserve">honorários</w:t>
        </w:r>
      </w:ins>
      <w:r>
        <w:rPr>
          <w:rFonts w:ascii="Arial" w:hAnsi="Arial" w:cs="Arial"/>
          <w:sz w:val="28"/>
          <w:szCs w:val="28"/>
        </w:rPr>
        <w:t xml:space="preserve"> </w:t>
      </w:r>
      <w:del w:id="1679" w:author="Assessor GDSXSR" w:date="2026-10-29T21:14:18Z">
        <w:r>
          <w:rPr>
            <w:rFonts w:ascii="Arial" w:hAnsi="Arial" w:cs="Arial"/>
            <w:sz w:val="28"/>
            <w:szCs w:val="28"/>
          </w:rPr>
          <w:delText xml:space="preserve">honorári</w:delText>
        </w:r>
        <w:r>
          <w:rPr>
            <w:rFonts w:ascii="Arial" w:hAnsi="Arial" w:cs="Arial"/>
            <w:sz w:val="28"/>
            <w:szCs w:val="28"/>
          </w:rPr>
          <w:delText xml:space="preserve">a</w:delText>
        </w:r>
        <w:r>
          <w:rPr>
            <w:rFonts w:ascii="Arial" w:hAnsi="Arial" w:cs="Arial"/>
            <w:sz w:val="28"/>
            <w:szCs w:val="28"/>
          </w:rPr>
          <w:delText xml:space="preserve"> reside na suposta excessividade </w:delText>
        </w:r>
        <w:r>
          <w:rPr>
            <w:rFonts w:ascii="Arial" w:hAnsi="Arial" w:cs="Arial"/>
            <w:sz w:val="28"/>
            <w:szCs w:val="28"/>
          </w:rPr>
          <w:delText xml:space="preserve">da fixação dos ônus sucumbenciais, pois</w:delText>
        </w:r>
      </w:del>
      <w:ins w:id="1680" w:author="Assessor GDSXSR" w:date="2026-10-29T21:14:18Z">
        <w:r>
          <w:rPr>
            <w:rFonts w:ascii="Arial" w:hAnsi="Arial" w:cs="Arial"/>
            <w:color w:val="808080"/>
            <w:sz w:val="28"/>
            <w:szCs w:val="28"/>
          </w:rPr>
          <w:t xml:space="preserve">foram</w:t>
        </w:r>
      </w:ins>
      <w:r>
        <w:rPr>
          <w:rFonts w:ascii="Arial" w:hAnsi="Arial" w:cs="Arial"/>
          <w:sz w:val="28"/>
          <w:szCs w:val="28"/>
        </w:rPr>
        <w:t xml:space="preserve"> fixados em 10% </w:t>
      </w:r>
      <w:del w:id="1681" w:author="Assessor GDSXSR" w:date="2026-10-29T21:14:18Z">
        <w:r>
          <w:rPr>
            <w:rFonts w:ascii="Arial" w:hAnsi="Arial" w:cs="Arial"/>
            <w:sz w:val="28"/>
            <w:szCs w:val="28"/>
          </w:rPr>
          <w:delText xml:space="preserve">do</w:delText>
        </w:r>
      </w:del>
      <w:ins w:id="1682" w:author="Assessor GDSXSR" w:date="2026-10-29T21:14:18Z">
        <w:r>
          <w:rPr>
            <w:rFonts w:ascii="Arial" w:hAnsi="Arial" w:cs="Arial"/>
            <w:color w:val="808080"/>
            <w:sz w:val="28"/>
            <w:szCs w:val="28"/>
          </w:rPr>
          <w:t xml:space="preserve">sobre o</w:t>
        </w:r>
      </w:ins>
      <w:r>
        <w:rPr>
          <w:rFonts w:ascii="Arial" w:hAnsi="Arial" w:cs="Arial"/>
          <w:sz w:val="28"/>
          <w:szCs w:val="28"/>
        </w:rPr>
        <w:t xml:space="preserve"> valor atualizado da causa, </w:t>
      </w:r>
      <w:del w:id="1683" w:author="Assessor GDSXSR" w:date="2026-10-29T21:14:18Z">
        <w:r>
          <w:rPr>
            <w:rFonts w:ascii="Arial" w:hAnsi="Arial" w:cs="Arial"/>
            <w:sz w:val="28"/>
            <w:szCs w:val="28"/>
          </w:rPr>
          <w:delText xml:space="preserve">qual</w:delText>
        </w:r>
      </w:del>
      <w:ins w:id="1684" w:author="Assessor GDSXSR" w:date="2026-10-29T21:14:18Z">
        <w:r>
          <w:rPr>
            <w:rFonts w:ascii="Arial" w:hAnsi="Arial" w:cs="Arial"/>
            <w:color w:val="808080"/>
            <w:sz w:val="28"/>
            <w:szCs w:val="28"/>
          </w:rPr>
          <w:t xml:space="preserve">cujo</w:t>
        </w:r>
      </w:ins>
      <w:r>
        <w:rPr>
          <w:rFonts w:ascii="Arial" w:hAnsi="Arial" w:cs="Arial"/>
          <w:sz w:val="28"/>
          <w:szCs w:val="28"/>
        </w:rPr>
        <w:t xml:space="preserve"> </w:t>
      </w:r>
      <w:del w:id="1685" w:author="Assessor GDSXSR" w:date="2026-10-29T21:14:18Z">
        <w:r>
          <w:rPr>
            <w:rFonts w:ascii="Arial" w:hAnsi="Arial" w:cs="Arial"/>
            <w:sz w:val="28"/>
            <w:szCs w:val="28"/>
          </w:rPr>
          <w:delText xml:space="preserve">seja,</w:delText>
        </w:r>
      </w:del>
      <w:ins w:id="1686" w:author="Assessor GDSXSR" w:date="2026-10-29T21:14:18Z">
        <w:r>
          <w:rPr>
            <w:rFonts w:ascii="Arial" w:hAnsi="Arial" w:cs="Arial"/>
            <w:color w:val="808080"/>
            <w:sz w:val="28"/>
            <w:szCs w:val="28"/>
          </w:rPr>
          <w:t xml:space="preserve">valor originário é de</w:t>
        </w:r>
      </w:ins>
      <w:r>
        <w:rPr>
          <w:rFonts w:ascii="Arial" w:hAnsi="Arial" w:cs="Arial"/>
          <w:sz w:val="28"/>
          <w:szCs w:val="28"/>
        </w:rPr>
        <w:t xml:space="preserve"> </w:t>
      </w:r>
      <w:r>
        <w:rPr>
          <w:rFonts w:ascii="Arial" w:hAnsi="Arial" w:cs="Arial"/>
          <w:sz w:val="28"/>
          <w:szCs w:val="28"/>
        </w:rPr>
        <w:t xml:space="preserve">R$ 1.857.328,37</w:t>
      </w:r>
      <w:ins w:id="1687" w:author="Assessor GDSXSR" w:date="2026-10-29T21:14:18Z">
        <w:r>
          <w:rPr>
            <w:rFonts w:ascii="Arial" w:hAnsi="Arial" w:cs="Arial"/>
            <w:color w:val="808080"/>
            <w:sz w:val="28"/>
            <w:szCs w:val="28"/>
          </w:rPr>
          <w:t xml:space="preserve"> (ID 89915094)</w:t>
        </w:r>
      </w:ins>
      <w:r>
        <w:rPr>
          <w:rFonts w:ascii="Arial" w:hAnsi="Arial" w:cs="Arial"/>
          <w:sz w:val="28"/>
          <w:szCs w:val="28"/>
        </w:rPr>
        <w:t xml:space="preserve">.</w:t>
      </w:r>
    </w:p>
    <w:p w14:paraId="2350A4E5" w14:textId="77777777" w:rsidR="00446FC1" w:rsidRDefault="00446FC1" w:rsidP="0018274C">
      <w:pPr>
        <w:spacing w:after="0" w:line="360" w:lineRule="auto"/>
        <w:ind w:firstLine="2268"/>
        <w:jc w:val="both"/>
        <w:rPr>
          <w:rFonts w:ascii="Arial" w:hAnsi="Arial" w:cs="Arial"/>
          <w:sz w:val="28"/>
          <w:szCs w:val="28"/>
        </w:rPr>
      </w:pPr>
    </w:p>
    <w:p w14:paraId="178AAF06" w14:textId="6C1DF1F7" w:rsidR="00446FC1" w:rsidRDefault="007650A7" w:rsidP="0018274C">
      <w:pPr>
        <w:spacing w:after="0" w:line="360" w:lineRule="auto"/>
        <w:ind w:firstLine="2268"/>
        <w:jc w:val="both"/>
        <w:rPr>
          <w:ins w:id="1693" w:author="Assessor GDSXSR" w:date="2026-10-29T21:14:18Z"/>
          <w:rFonts w:ascii="Arial" w:hAnsi="Arial" w:cs="Arial"/>
          <w:sz w:val="28"/>
          <w:szCs w:val="28"/>
        </w:rPr>
      </w:pPr>
      <w:del w:id="1688" w:author="Assessor GDSXSR" w:date="2026-10-29T21:14:18Z">
        <w:r>
          <w:rPr>
            <w:rFonts w:ascii="Arial" w:hAnsi="Arial" w:cs="Arial"/>
            <w:sz w:val="28"/>
            <w:szCs w:val="28"/>
          </w:rPr>
          <w:delText xml:space="preserve">Consoante</w:delText>
        </w:r>
      </w:del>
      <w:ins w:id="1689" w:author="Assessor GDSXSR" w:date="2026-10-29T21:14:18Z">
        <w:r>
          <w:rPr>
            <w:rFonts w:ascii="Arial" w:hAnsi="Arial" w:cs="Arial"/>
            <w:color w:val="808080"/>
            <w:sz w:val="28"/>
            <w:szCs w:val="28"/>
          </w:rPr>
          <w:t xml:space="preserve">Dispõe</w:t>
        </w:r>
      </w:ins>
      <w:r>
        <w:rPr>
          <w:rFonts w:ascii="Arial" w:hAnsi="Arial" w:cs="Arial"/>
          <w:sz w:val="28"/>
          <w:szCs w:val="28"/>
        </w:rPr>
        <w:t xml:space="preserve"> o art. 85</w:t>
      </w:r>
      <w:del w:id="1690" w:author="Assessor GDSXSR" w:date="2026-10-29T21:14:18Z">
        <w:r>
          <w:rPr>
            <w:rFonts w:ascii="Arial" w:hAnsi="Arial" w:cs="Arial"/>
            <w:sz w:val="28"/>
            <w:szCs w:val="28"/>
          </w:rPr>
          <w:delText xml:space="preserve">, § 2º,</w:delText>
        </w:r>
      </w:del>
      <w:r>
        <w:rPr>
          <w:rFonts w:ascii="Arial" w:hAnsi="Arial" w:cs="Arial"/>
          <w:sz w:val="28"/>
          <w:szCs w:val="28"/>
        </w:rPr>
        <w:t xml:space="preserve"> do CPC</w:t>
      </w:r>
      <w:del w:id="1691" w:author="Assessor GDSXSR" w:date="2026-10-29T21:14:18Z">
        <w:r>
          <w:rPr>
            <w:rFonts w:ascii="Arial" w:hAnsi="Arial" w:cs="Arial"/>
            <w:sz w:val="28"/>
            <w:szCs w:val="28"/>
          </w:rPr>
          <w:delText xml:space="preserve">/2015, </w:delText>
        </w:r>
        <w:r>
          <w:rPr>
            <w:rFonts w:ascii="Arial" w:hAnsi="Arial" w:cs="Arial"/>
            <w:sz w:val="28"/>
            <w:szCs w:val="28"/>
          </w:rPr>
          <w:delText xml:space="preserve">os honorários advocatícios devem ser fixados entre 10% e 20% sobre o valor da condenação, do proveito econômico obtido ou, não sendo possível mensurá-lo, sobre o valor da causa.</w:delText>
        </w:r>
      </w:del>
      <w:ins w:id="1692" w:author="Assessor GDSXSR" w:date="2026-10-29T21:14:18Z">
        <w:r>
          <w:rPr>
            <w:rFonts w:ascii="Arial" w:hAnsi="Arial" w:cs="Arial"/>
            <w:color w:val="808080"/>
            <w:sz w:val="28"/>
            <w:szCs w:val="28"/>
          </w:rPr>
          <w:t xml:space="preserve">:</w:t>
        </w:r>
      </w:ins>
    </w:p>
    <w:p>
      <w:pPr>
        <w:spacing w:after="0" w:line="360" w:lineRule="auto"/>
        <w:ind w:firstLine="2268"/>
        <w:jc w:val="both"/>
        <w:rPr>
          <w:ins w:id="1694" w:author="Assessor GDSXSR" w:date="2026-10-29T21:14:18Z"/>
          <w:rFonts w:ascii="Arial" w:hAnsi="Arial" w:cs="Arial"/>
          <w:sz w:val="28"/>
          <w:szCs w:val="28"/>
        </w:rPr>
      </w:pPr>
    </w:p>
    <w:p>
      <w:pPr>
        <w:spacing w:after="0" w:line="360" w:lineRule="auto"/>
        <w:ind w:left="2268"/>
        <w:jc w:val="both"/>
        <w:rPr>
          <w:ins w:id="1696" w:author="Assessor GDSXSR" w:date="2026-10-29T21:14:18Z"/>
          <w:rFonts w:ascii="Arial" w:hAnsi="Arial" w:cs="Arial"/>
          <w:sz w:val="28"/>
          <w:szCs w:val="28"/>
        </w:rPr>
      </w:pPr>
      <w:ins w:id="1695" w:author="Assessor GDSXSR" w:date="2026-10-29T21:14:18Z">
        <w:r>
          <w:rPr>
            <w:rFonts w:ascii="Arial" w:hAnsi="Arial" w:cs="Arial"/>
            <w:i/>
            <w:color w:val="808080"/>
            <w:sz w:val="26"/>
            <w:szCs w:val="28"/>
            <w:u w:val="none"/>
          </w:rPr>
          <w:t xml:space="preserve">“Art. 85. A sentença condenará o vencido a pagar honorários ao advogado do vencedor.</w:t>
        </w:r>
      </w:ins>
    </w:p>
    <w:p>
      <w:pPr>
        <w:spacing w:after="0" w:line="360" w:lineRule="auto"/>
        <w:ind w:left="2268"/>
        <w:jc w:val="both"/>
        <w:rPr>
          <w:ins w:id="1698" w:author="Assessor GDSXSR" w:date="2026-10-29T21:14:18Z"/>
          <w:rFonts w:ascii="Arial" w:hAnsi="Arial" w:cs="Arial"/>
          <w:sz w:val="28"/>
          <w:szCs w:val="28"/>
        </w:rPr>
      </w:pPr>
      <w:ins w:id="1697" w:author="Assessor GDSXSR" w:date="2026-10-29T21:14:18Z">
        <w:r>
          <w:rPr>
            <w:rFonts w:ascii="Arial" w:hAnsi="Arial"/>
            <w:i/>
            <w:color w:val="808080"/>
            <w:sz w:val="26"/>
            <w:u w:val="none"/>
          </w:rPr>
          <w:t xml:space="preserve">(...)</w:t>
        </w:r>
      </w:ins>
    </w:p>
    <w:p>
      <w:pPr>
        <w:spacing w:after="0" w:line="360" w:lineRule="auto"/>
        <w:ind w:left="2268"/>
        <w:jc w:val="both"/>
        <w:rPr>
          <w:rFonts w:ascii="Arial" w:hAnsi="Arial" w:cs="Arial"/>
          <w:sz w:val="28"/>
          <w:szCs w:val="28"/>
        </w:rPr>
      </w:pPr>
      <w:ins w:id="1699" w:author="Assessor GDSXSR" w:date="2026-10-29T21:14:18Z">
        <w:r>
          <w:rPr>
            <w:rFonts w:ascii="Arial" w:hAnsi="Arial"/>
            <w:i/>
            <w:color w:val="808080"/>
            <w:sz w:val="26"/>
          </w:rPr>
          <w:t xml:space="preserve">§ 2º Os honorários serão fixados entre o mínimo de dez e o máximo de vinte por cento sobre o valor da condenação, do </w:t>
        </w:r>
        <w:r>
          <w:rPr>
            <w:rFonts w:ascii="Arial" w:hAnsi="Arial"/>
            <w:i/>
            <w:color w:val="808080"/>
            <w:sz w:val="26"/>
            <w:u w:val="single"/>
          </w:rPr>
          <w:t xml:space="preserve">proveito econômico obtido</w:t>
        </w:r>
        <w:r>
          <w:rPr>
            <w:rFonts w:ascii="Arial" w:hAnsi="Arial"/>
            <w:i/>
            <w:color w:val="808080"/>
            <w:sz w:val="26"/>
          </w:rPr>
          <w:t xml:space="preserve"> ou, não sendo possível mensurá-lo, sobre o valor atualizado da causa, atendidos: (...)” – Grifei</w:t>
        </w:r>
      </w:ins>
    </w:p>
    <w:p w14:paraId="31F00407" w14:textId="77777777" w:rsidR="00C121BD" w:rsidRDefault="00C121BD" w:rsidP="0018274C">
      <w:pPr>
        <w:spacing w:after="0" w:line="360" w:lineRule="auto"/>
        <w:ind w:firstLine="2268"/>
        <w:jc w:val="both"/>
        <w:rPr>
          <w:rFonts w:ascii="Arial" w:hAnsi="Arial" w:cs="Arial"/>
          <w:sz w:val="28"/>
          <w:szCs w:val="28"/>
        </w:rPr>
      </w:pPr>
    </w:p>
    <w:p w14:paraId="6473CA9B" w14:textId="3A47E94F" w:rsidR="00C121BD" w:rsidRDefault="0045756B" w:rsidP="0018274C">
      <w:pPr>
        <w:spacing w:after="0" w:line="360" w:lineRule="auto"/>
        <w:ind w:firstLine="2268"/>
        <w:jc w:val="both"/>
        <w:rPr>
          <w:rFonts w:ascii="Arial" w:hAnsi="Arial" w:cs="Arial"/>
          <w:sz w:val="28"/>
          <w:szCs w:val="28"/>
        </w:rPr>
      </w:pPr>
      <w:commentRangeStart w:id="15"/>
      <w:r>
        <w:rPr>
          <w:rFonts w:ascii="Arial" w:hAnsi="Arial" w:cs="Arial"/>
          <w:sz w:val="28"/>
          <w:szCs w:val="28"/>
        </w:rPr>
        <w:t xml:space="preserve">Por outro lado, </w:t>
      </w:r>
      <w:r>
        <w:rPr>
          <w:rFonts w:ascii="Arial" w:hAnsi="Arial" w:cs="Arial"/>
          <w:sz w:val="28"/>
          <w:szCs w:val="28"/>
        </w:rPr>
        <w:t xml:space="preserve">a </w:t>
      </w:r>
      <w:del w:id="1700" w:author="Assessor GDSXSR" w:date="2026-10-29T21:14:18Z">
        <w:r>
          <w:rPr>
            <w:rFonts w:ascii="Arial" w:hAnsi="Arial" w:cs="Arial"/>
            <w:sz w:val="28"/>
            <w:szCs w:val="28"/>
          </w:rPr>
          <w:delText xml:space="preserve">pretendida</w:delText>
        </w:r>
      </w:del>
      <w:ins w:id="1701" w:author="Assessor GDSXSR" w:date="2026-10-29T21:14:18Z">
        <w:r>
          <w:rPr>
            <w:rFonts w:ascii="Arial" w:hAnsi="Arial" w:cs="Arial"/>
            <w:color w:val="808080"/>
            <w:sz w:val="28"/>
            <w:szCs w:val="28"/>
          </w:rPr>
          <w:t xml:space="preserve">eventual</w:t>
        </w:r>
      </w:ins>
      <w:r>
        <w:rPr>
          <w:rFonts w:ascii="Arial" w:hAnsi="Arial" w:cs="Arial"/>
          <w:sz w:val="28"/>
          <w:szCs w:val="28"/>
        </w:rPr>
        <w:t xml:space="preserve"> </w:t>
      </w:r>
      <w:r>
        <w:rPr>
          <w:rFonts w:ascii="Arial" w:hAnsi="Arial" w:cs="Arial"/>
          <w:sz w:val="28"/>
          <w:szCs w:val="28"/>
        </w:rPr>
        <w:t xml:space="preserve">fixação dos honorários por equidade é medida </w:t>
      </w:r>
      <w:del w:id="1702" w:author="Assessor GDSXSR" w:date="2026-10-29T21:14:18Z">
        <w:r>
          <w:rPr>
            <w:rFonts w:ascii="Arial" w:hAnsi="Arial" w:cs="Arial"/>
            <w:sz w:val="28"/>
            <w:szCs w:val="28"/>
          </w:rPr>
          <w:delText xml:space="preserve">imbuída de extrema excepcionalidade</w:delText>
        </w:r>
      </w:del>
      <w:ins w:id="1703" w:author="Assessor GDSXSR" w:date="2026-10-29T21:14:18Z">
        <w:r>
          <w:rPr>
            <w:rFonts w:ascii="Arial" w:hAnsi="Arial" w:cs="Arial"/>
            <w:color w:val="808080"/>
            <w:sz w:val="28"/>
            <w:szCs w:val="28"/>
          </w:rPr>
          <w:t xml:space="preserve">excepcional</w:t>
        </w:r>
      </w:ins>
      <w:r>
        <w:rPr>
          <w:rFonts w:ascii="Arial" w:hAnsi="Arial" w:cs="Arial"/>
          <w:sz w:val="28"/>
          <w:szCs w:val="28"/>
        </w:rPr>
        <w:t xml:space="preserve">, </w:t>
      </w:r>
      <w:del w:id="1704" w:author="Assessor GDSXSR" w:date="2026-10-29T21:14:18Z">
        <w:r>
          <w:rPr>
            <w:rFonts w:ascii="Arial" w:hAnsi="Arial" w:cs="Arial"/>
            <w:sz w:val="28"/>
            <w:szCs w:val="28"/>
          </w:rPr>
          <w:delText xml:space="preserve">cabendo sua aplicação</w:delText>
        </w:r>
      </w:del>
      <w:ins w:id="1705" w:author="Assessor GDSXSR" w:date="2026-10-29T21:14:18Z">
        <w:r>
          <w:rPr>
            <w:rFonts w:ascii="Arial" w:hAnsi="Arial" w:cs="Arial"/>
            <w:color w:val="808080"/>
            <w:sz w:val="28"/>
            <w:szCs w:val="28"/>
          </w:rPr>
          <w:t xml:space="preserve">cabível</w:t>
        </w:r>
      </w:ins>
      <w:r>
        <w:rPr>
          <w:rFonts w:ascii="Arial" w:hAnsi="Arial" w:cs="Arial"/>
          <w:sz w:val="28"/>
          <w:szCs w:val="28"/>
        </w:rPr>
        <w:t xml:space="preserve"> somente </w:t>
      </w:r>
      <w:r>
        <w:rPr>
          <w:rFonts w:ascii="Arial" w:hAnsi="Arial" w:cs="Arial"/>
          <w:sz w:val="28"/>
          <w:szCs w:val="28"/>
        </w:rPr>
        <w:t xml:space="preserve">quando </w:t>
      </w:r>
      <w:r>
        <w:rPr>
          <w:rFonts w:ascii="Arial" w:hAnsi="Arial" w:cs="Arial"/>
          <w:sz w:val="28"/>
          <w:szCs w:val="28"/>
        </w:rPr>
        <w:t xml:space="preserve">o proveito econômico for inestimável ou irrisório, ou quando o valor da causa for muito baixo, circunstâncias que </w:t>
      </w:r>
      <w:del w:id="1706" w:author="Assessor GDSXSR" w:date="2026-10-29T21:14:18Z">
        <w:r>
          <w:rPr>
            <w:rFonts w:ascii="Arial" w:hAnsi="Arial" w:cs="Arial"/>
            <w:sz w:val="28"/>
            <w:szCs w:val="28"/>
          </w:rPr>
          <w:delText xml:space="preserve">devem</w:delText>
        </w:r>
      </w:del>
      <w:ins w:id="1707" w:author="Assessor GDSXSR" w:date="2026-10-29T21:14:18Z">
        <w:r>
          <w:rPr>
            <w:rFonts w:ascii="Arial" w:hAnsi="Arial" w:cs="Arial"/>
            <w:color w:val="808080"/>
            <w:sz w:val="28"/>
            <w:szCs w:val="28"/>
          </w:rPr>
          <w:t xml:space="preserve">cabe</w:t>
        </w:r>
      </w:ins>
      <w:r>
        <w:rPr>
          <w:rFonts w:ascii="Arial" w:hAnsi="Arial" w:cs="Arial"/>
          <w:sz w:val="28"/>
          <w:szCs w:val="28"/>
        </w:rPr>
        <w:t xml:space="preserve"> </w:t>
      </w:r>
      <w:del w:id="1708" w:author="Assessor GDSXSR" w:date="2026-10-29T21:14:18Z">
        <w:r>
          <w:rPr>
            <w:rFonts w:ascii="Arial" w:hAnsi="Arial" w:cs="Arial"/>
            <w:sz w:val="28"/>
            <w:szCs w:val="28"/>
          </w:rPr>
          <w:delText xml:space="preserve">ser </w:delText>
        </w:r>
        <w:r>
          <w:rPr>
            <w:rFonts w:ascii="Arial" w:hAnsi="Arial" w:cs="Arial"/>
            <w:sz w:val="28"/>
            <w:szCs w:val="28"/>
          </w:rPr>
          <w:delText xml:space="preserve">devidamente comprovadas pela</w:delText>
        </w:r>
      </w:del>
      <w:ins w:id="1709" w:author="Assessor GDSXSR" w:date="2026-10-29T21:14:18Z">
        <w:r>
          <w:rPr>
            <w:rFonts w:ascii="Arial" w:hAnsi="Arial" w:cs="Arial"/>
            <w:color w:val="808080"/>
            <w:sz w:val="28"/>
            <w:szCs w:val="28"/>
          </w:rPr>
          <w:t xml:space="preserve">à</w:t>
        </w:r>
      </w:ins>
      <w:r>
        <w:rPr>
          <w:rFonts w:ascii="Arial" w:hAnsi="Arial" w:cs="Arial"/>
          <w:sz w:val="28"/>
          <w:szCs w:val="28"/>
        </w:rPr>
        <w:t xml:space="preserve"> parte interessada</w:t>
      </w:r>
      <w:r>
        <w:rPr>
          <w:rFonts w:ascii="Arial" w:hAnsi="Arial" w:cs="Arial"/>
          <w:sz w:val="28"/>
          <w:szCs w:val="28"/>
        </w:rPr>
        <w:t xml:space="preserve"> – </w:t>
      </w:r>
      <w:r>
        <w:rPr>
          <w:rFonts w:ascii="Arial" w:hAnsi="Arial" w:cs="Arial"/>
          <w:sz w:val="28"/>
          <w:szCs w:val="28"/>
        </w:rPr>
        <w:t xml:space="preserve">no caso, </w:t>
      </w:r>
      <w:r>
        <w:rPr>
          <w:rFonts w:ascii="Arial" w:hAnsi="Arial" w:cs="Arial"/>
          <w:sz w:val="28"/>
          <w:szCs w:val="28"/>
        </w:rPr>
        <w:t xml:space="preserve">o apelante</w:t>
      </w:r>
      <w:r>
        <w:rPr>
          <w:rFonts w:ascii="Arial" w:hAnsi="Arial" w:cs="Arial"/>
          <w:sz w:val="28"/>
          <w:szCs w:val="28"/>
        </w:rPr>
        <w:t xml:space="preserve"> </w:t>
      </w:r>
      <w:r>
        <w:rPr>
          <w:rFonts w:ascii="Arial" w:hAnsi="Arial" w:cs="Arial"/>
          <w:sz w:val="28"/>
          <w:szCs w:val="28"/>
        </w:rPr>
        <w:t xml:space="preserve">–</w:t>
      </w:r>
      <w:ins w:id="1710" w:author="Assessor GDSXSR" w:date="2026-10-29T21:14:18Z">
        <w:r>
          <w:rPr>
            <w:rFonts w:ascii="Arial" w:hAnsi="Arial" w:cs="Arial"/>
            <w:color w:val="808080"/>
            <w:sz w:val="28"/>
            <w:szCs w:val="28"/>
          </w:rPr>
          <w:t xml:space="preserve"> comprovar</w:t>
        </w:r>
      </w:ins>
      <w:r>
        <w:rPr>
          <w:rFonts w:ascii="Arial" w:hAnsi="Arial" w:cs="Arial"/>
          <w:sz w:val="28"/>
          <w:szCs w:val="28"/>
        </w:rPr>
        <w:t xml:space="preserve">, o que não ocorreu</w:t>
      </w:r>
      <w:ins w:id="1711" w:author="Assessor GDSXSR" w:date="2026-10-29T21:14:18Z">
        <w:r>
          <w:rPr>
            <w:rFonts w:ascii="Arial" w:hAnsi="Arial" w:cs="Arial"/>
            <w:color w:val="808080"/>
            <w:sz w:val="28"/>
            <w:szCs w:val="28"/>
          </w:rPr>
          <w:t xml:space="preserve"> (CPC 85 § 8º)</w:t>
        </w:r>
      </w:ins>
      <w:r>
        <w:rPr>
          <w:rFonts w:ascii="Arial" w:hAnsi="Arial" w:cs="Arial"/>
          <w:sz w:val="28"/>
          <w:szCs w:val="28"/>
        </w:rPr>
        <w:t xml:space="preserve">.</w:t>
      </w:r>
      <w:commentRangeEnd w:id="15"/>
      <w:r>
        <w:rPr>
          <w:rStyle w:val="CommentReference"/>
        </w:rPr>
        <w:commentReference w:id="15"/>
      </w:r>
    </w:p>
    <w:p w14:paraId="1E96A0D5" w14:textId="77777777" w:rsidR="00CC6C41" w:rsidRDefault="00CC6C41" w:rsidP="0018274C">
      <w:pPr>
        <w:spacing w:after="0" w:line="360" w:lineRule="auto"/>
        <w:ind w:firstLine="2268"/>
        <w:jc w:val="both"/>
        <w:rPr>
          <w:rFonts w:ascii="Arial" w:hAnsi="Arial" w:cs="Arial"/>
          <w:sz w:val="28"/>
          <w:szCs w:val="28"/>
        </w:rPr>
      </w:pPr>
    </w:p>
    <w:p w14:paraId="374B0EE8" w14:textId="03AB91E3" w:rsidR="00CC6C41" w:rsidRDefault="009C25A9" w:rsidP="0018274C">
      <w:pPr>
        <w:spacing w:after="0" w:line="360" w:lineRule="auto"/>
        <w:ind w:firstLine="2268"/>
        <w:jc w:val="both"/>
        <w:rPr>
          <w:rFonts w:ascii="Arial" w:hAnsi="Arial" w:cs="Arial"/>
          <w:sz w:val="28"/>
          <w:szCs w:val="28"/>
        </w:rPr>
      </w:pPr>
      <w:del w:id="1712" w:author="Assessor GDSXSR" w:date="2026-10-29T21:14:18Z">
        <w:r>
          <w:rPr>
            <w:rFonts w:ascii="Arial" w:hAnsi="Arial" w:cs="Arial"/>
            <w:sz w:val="28"/>
            <w:szCs w:val="28"/>
          </w:rPr>
          <w:delText xml:space="preserve">Na</w:delText>
        </w:r>
      </w:del>
      <w:ins w:id="1713" w:author="Assessor GDSXSR" w:date="2026-10-29T21:14:18Z">
        <w:r>
          <w:rPr>
            <w:rFonts w:ascii="Arial" w:hAnsi="Arial" w:cs="Arial"/>
            <w:color w:val="808080"/>
            <w:sz w:val="28"/>
            <w:szCs w:val="28"/>
          </w:rPr>
          <w:t xml:space="preserve">No</w:t>
        </w:r>
      </w:ins>
      <w:r>
        <w:rPr>
          <w:rFonts w:ascii="Arial" w:hAnsi="Arial" w:cs="Arial"/>
          <w:sz w:val="28"/>
          <w:szCs w:val="28"/>
        </w:rPr>
        <w:t xml:space="preserve"> </w:t>
      </w:r>
      <w:del w:id="1714" w:author="Assessor GDSXSR" w:date="2026-10-29T21:14:18Z">
        <w:r>
          <w:rPr>
            <w:rFonts w:ascii="Arial" w:hAnsi="Arial" w:cs="Arial"/>
            <w:sz w:val="28"/>
            <w:szCs w:val="28"/>
          </w:rPr>
          <w:delText xml:space="preserve">hipótese dos autos</w:delText>
        </w:r>
      </w:del>
      <w:ins w:id="1715" w:author="Assessor GDSXSR" w:date="2026-10-29T21:14:18Z">
        <w:r>
          <w:rPr>
            <w:rFonts w:ascii="Arial" w:hAnsi="Arial" w:cs="Arial"/>
            <w:color w:val="808080"/>
            <w:sz w:val="28"/>
            <w:szCs w:val="28"/>
          </w:rPr>
          <w:t xml:space="preserve">caso</w:t>
        </w:r>
      </w:ins>
      <w:r>
        <w:rPr>
          <w:rFonts w:ascii="Arial" w:hAnsi="Arial" w:cs="Arial"/>
          <w:sz w:val="28"/>
          <w:szCs w:val="28"/>
        </w:rPr>
        <w:t xml:space="preserve">, </w:t>
      </w:r>
      <w:r>
        <w:rPr>
          <w:rFonts w:ascii="Arial" w:hAnsi="Arial" w:cs="Arial"/>
          <w:sz w:val="28"/>
          <w:szCs w:val="28"/>
        </w:rPr>
        <w:t xml:space="preserve">o proveito econômico obtido pelo apelado consiste na liberação das 16 unidades imobiliárias</w:t>
      </w:r>
      <w:r>
        <w:rPr>
          <w:rFonts w:ascii="Arial" w:hAnsi="Arial" w:cs="Arial"/>
          <w:sz w:val="28"/>
          <w:szCs w:val="28"/>
        </w:rPr>
        <w:t xml:space="preserve">, as quais devem ser avaliadas conforme o seu atual valor de mercado, e não de acordo com a previsão constante de suas matrículas</w:t>
      </w:r>
      <w:r>
        <w:rPr>
          <w:rFonts w:ascii="Arial" w:hAnsi="Arial" w:cs="Arial"/>
          <w:sz w:val="28"/>
          <w:szCs w:val="28"/>
        </w:rPr>
        <w:t xml:space="preserve">.</w:t>
      </w:r>
    </w:p>
    <w:p w14:paraId="25DB9A4D" w14:textId="77777777" w:rsidR="00080535" w:rsidRDefault="00080535" w:rsidP="0018274C">
      <w:pPr>
        <w:spacing w:after="0" w:line="360" w:lineRule="auto"/>
        <w:ind w:firstLine="2268"/>
        <w:jc w:val="both"/>
        <w:rPr>
          <w:rFonts w:ascii="Arial" w:hAnsi="Arial" w:cs="Arial"/>
          <w:sz w:val="28"/>
          <w:szCs w:val="28"/>
        </w:rPr>
      </w:pPr>
    </w:p>
    <w:p w14:paraId="4F681A4C" w14:textId="3A82CFAD" w:rsidR="00080535" w:rsidRDefault="00080535" w:rsidP="0018274C">
      <w:pPr>
        <w:spacing w:after="0" w:line="360" w:lineRule="auto"/>
        <w:ind w:firstLine="2268"/>
        <w:jc w:val="both"/>
        <w:rPr>
          <w:rFonts w:ascii="Arial" w:hAnsi="Arial" w:cs="Arial"/>
          <w:sz w:val="28"/>
          <w:szCs w:val="28"/>
        </w:rPr>
      </w:pPr>
      <w:del w:id="1716" w:author="Assessor GDSXSR" w:date="2026-10-29T21:14:18Z">
        <w:r>
          <w:rPr>
            <w:rFonts w:ascii="Arial" w:hAnsi="Arial" w:cs="Arial"/>
            <w:sz w:val="28"/>
            <w:szCs w:val="28"/>
          </w:rPr>
          <w:delText xml:space="preserve">Ora</w:delText>
        </w:r>
      </w:del>
      <w:ins w:id="1717" w:author="Assessor GDSXSR" w:date="2026-10-29T21:14:18Z">
        <w:r>
          <w:rPr>
            <w:rFonts w:ascii="Arial" w:hAnsi="Arial" w:cs="Arial"/>
            <w:color w:val="808080"/>
            <w:sz w:val="28"/>
            <w:szCs w:val="28"/>
          </w:rPr>
          <w:t xml:space="preserve">Subsistindo as averbações</w:t>
        </w:r>
      </w:ins>
      <w:r>
        <w:rPr>
          <w:rFonts w:ascii="Arial" w:hAnsi="Arial" w:cs="Arial"/>
          <w:sz w:val="28"/>
          <w:szCs w:val="28"/>
        </w:rPr>
        <w:t xml:space="preserve">, </w:t>
      </w:r>
      <w:del w:id="1718" w:author="Assessor GDSXSR" w:date="2026-10-29T21:14:18Z">
        <w:r>
          <w:rPr>
            <w:rFonts w:ascii="Arial" w:hAnsi="Arial" w:cs="Arial"/>
            <w:sz w:val="28"/>
            <w:szCs w:val="28"/>
          </w:rPr>
          <w:delText xml:space="preserve">diante</w:delText>
        </w:r>
      </w:del>
      <w:ins w:id="1719" w:author="Assessor GDSXSR" w:date="2026-10-29T21:14:18Z">
        <w:r>
          <w:rPr>
            <w:rFonts w:ascii="Arial" w:hAnsi="Arial" w:cs="Arial"/>
            <w:color w:val="808080"/>
            <w:sz w:val="28"/>
            <w:szCs w:val="28"/>
          </w:rPr>
          <w:t xml:space="preserve">todo</w:t>
        </w:r>
      </w:ins>
      <w:r>
        <w:rPr>
          <w:rFonts w:ascii="Arial" w:hAnsi="Arial" w:cs="Arial"/>
          <w:sz w:val="28"/>
          <w:szCs w:val="28"/>
        </w:rPr>
        <w:t xml:space="preserve"> </w:t>
      </w:r>
      <w:del w:id="1720" w:author="Assessor GDSXSR" w:date="2026-10-29T21:14:18Z">
        <w:r>
          <w:rPr>
            <w:rFonts w:ascii="Arial" w:hAnsi="Arial" w:cs="Arial"/>
            <w:sz w:val="28"/>
            <w:szCs w:val="28"/>
          </w:rPr>
          <w:delText xml:space="preserve">de uma eventual subsistência das averbações premonitórias</w:delText>
        </w:r>
        <w:r>
          <w:rPr>
            <w:rFonts w:ascii="Arial" w:hAnsi="Arial" w:cs="Arial"/>
            <w:sz w:val="28"/>
            <w:szCs w:val="28"/>
          </w:rPr>
          <w:delText xml:space="preserve">, a totalidade do</w:delText>
        </w:r>
      </w:del>
      <w:ins w:id="1721" w:author="Assessor GDSXSR" w:date="2026-10-29T21:14:18Z">
        <w:r>
          <w:rPr>
            <w:rFonts w:ascii="Arial" w:hAnsi="Arial" w:cs="Arial"/>
            <w:color w:val="808080"/>
            <w:sz w:val="28"/>
            <w:szCs w:val="28"/>
          </w:rPr>
          <w:t xml:space="preserve">o</w:t>
        </w:r>
      </w:ins>
      <w:r>
        <w:rPr>
          <w:rFonts w:ascii="Arial" w:hAnsi="Arial" w:cs="Arial"/>
          <w:sz w:val="28"/>
          <w:szCs w:val="28"/>
        </w:rPr>
        <w:t xml:space="preserve"> valor </w:t>
      </w:r>
      <w:r>
        <w:rPr>
          <w:rFonts w:ascii="Arial" w:hAnsi="Arial" w:cs="Arial"/>
          <w:sz w:val="28"/>
          <w:szCs w:val="28"/>
        </w:rPr>
        <w:t xml:space="preserve">de mercado das </w:t>
      </w:r>
      <w:r>
        <w:rPr>
          <w:rFonts w:ascii="Arial" w:hAnsi="Arial" w:cs="Arial"/>
          <w:sz w:val="28"/>
          <w:szCs w:val="28"/>
        </w:rPr>
        <w:t xml:space="preserve">unidades estaria </w:t>
      </w:r>
      <w:del w:id="1722" w:author="Assessor GDSXSR" w:date="2026-10-29T21:14:18Z">
        <w:r>
          <w:rPr>
            <w:rFonts w:ascii="Arial" w:hAnsi="Arial" w:cs="Arial"/>
            <w:sz w:val="28"/>
            <w:szCs w:val="28"/>
          </w:rPr>
          <w:delText xml:space="preserve">prejudicada</w:delText>
        </w:r>
      </w:del>
      <w:ins w:id="1723" w:author="Assessor GDSXSR" w:date="2026-10-29T21:14:18Z">
        <w:r>
          <w:rPr>
            <w:rFonts w:ascii="Arial" w:hAnsi="Arial" w:cs="Arial"/>
            <w:color w:val="808080"/>
            <w:sz w:val="28"/>
            <w:szCs w:val="28"/>
          </w:rPr>
          <w:t xml:space="preserve">prejudicado</w:t>
        </w:r>
      </w:ins>
      <w:r>
        <w:rPr>
          <w:rFonts w:ascii="Arial" w:hAnsi="Arial" w:cs="Arial"/>
          <w:sz w:val="28"/>
          <w:szCs w:val="28"/>
        </w:rPr>
        <w:t xml:space="preserve">, </w:t>
      </w:r>
      <w:del w:id="1724" w:author="Assessor GDSXSR" w:date="2026-10-29T21:14:18Z">
        <w:r>
          <w:rPr>
            <w:rFonts w:ascii="Arial" w:hAnsi="Arial" w:cs="Arial"/>
            <w:sz w:val="28"/>
            <w:szCs w:val="28"/>
          </w:rPr>
          <w:delText xml:space="preserve">sendo</w:delText>
        </w:r>
      </w:del>
      <w:ins w:id="1725" w:author="Assessor GDSXSR" w:date="2026-10-29T21:14:18Z">
        <w:r>
          <w:rPr>
            <w:rFonts w:ascii="Arial" w:hAnsi="Arial" w:cs="Arial"/>
            <w:color w:val="808080"/>
            <w:sz w:val="28"/>
            <w:szCs w:val="28"/>
          </w:rPr>
          <w:t xml:space="preserve">de modo que é</w:t>
        </w:r>
      </w:ins>
      <w:r>
        <w:rPr>
          <w:rFonts w:ascii="Arial" w:hAnsi="Arial" w:cs="Arial"/>
          <w:sz w:val="28"/>
          <w:szCs w:val="28"/>
        </w:rPr>
        <w:t xml:space="preserve"> ínfimo o montante apontado </w:t>
      </w:r>
      <w:del w:id="1726" w:author="Assessor GDSXSR" w:date="2026-10-29T21:14:18Z">
        <w:r>
          <w:rPr>
            <w:rFonts w:ascii="Arial" w:hAnsi="Arial" w:cs="Arial"/>
            <w:sz w:val="28"/>
            <w:szCs w:val="28"/>
          </w:rPr>
          <w:delText xml:space="preserve">em</w:delText>
        </w:r>
      </w:del>
      <w:ins w:id="1727" w:author="Assessor GDSXSR" w:date="2026-10-29T21:14:18Z">
        <w:r>
          <w:rPr>
            <w:rFonts w:ascii="Arial" w:hAnsi="Arial" w:cs="Arial"/>
            <w:color w:val="808080"/>
            <w:sz w:val="28"/>
            <w:szCs w:val="28"/>
          </w:rPr>
          <w:t xml:space="preserve">no</w:t>
        </w:r>
      </w:ins>
      <w:r>
        <w:rPr>
          <w:rFonts w:ascii="Arial" w:hAnsi="Arial" w:cs="Arial"/>
          <w:sz w:val="28"/>
          <w:szCs w:val="28"/>
        </w:rPr>
        <w:t xml:space="preserve"> recurso</w:t>
      </w:r>
      <w:del w:id="1728" w:author="Assessor GDSXSR" w:date="2026-10-29T21:14:18Z">
        <w:r>
          <w:rPr>
            <w:rFonts w:ascii="Arial" w:hAnsi="Arial" w:cs="Arial"/>
            <w:sz w:val="28"/>
            <w:szCs w:val="28"/>
          </w:rPr>
          <w:delText xml:space="preserve"> pelo apelante</w:delText>
        </w:r>
      </w:del>
      <w:r>
        <w:rPr>
          <w:rFonts w:ascii="Arial" w:hAnsi="Arial" w:cs="Arial"/>
          <w:sz w:val="28"/>
          <w:szCs w:val="28"/>
        </w:rPr>
        <w:t xml:space="preserve">.</w:t>
      </w:r>
    </w:p>
    <w:p w14:paraId="65EEBD78" w14:textId="77777777" w:rsidR="00EA249D" w:rsidRDefault="00EA249D" w:rsidP="003624B4">
      <w:pPr>
        <w:spacing w:after="0" w:line="360" w:lineRule="auto"/>
        <w:ind w:firstLine="2268"/>
        <w:jc w:val="both"/>
        <w:rPr>
          <w:rFonts w:ascii="Arial" w:hAnsi="Arial" w:cs="Arial"/>
          <w:sz w:val="28"/>
          <w:szCs w:val="28"/>
        </w:rPr>
      </w:pPr>
    </w:p>
    <w:p w14:paraId="4F5898CE" w14:textId="46FA32C7" w:rsidR="00D9454C" w:rsidRPr="00D9454C" w:rsidRDefault="00816269" w:rsidP="00D9454C">
      <w:pPr>
        <w:spacing w:after="0" w:line="360" w:lineRule="auto"/>
        <w:ind w:firstLine="2268"/>
        <w:jc w:val="both"/>
        <w:rPr>
          <w:rFonts w:ascii="Arial" w:hAnsi="Arial" w:cs="Arial"/>
          <w:sz w:val="28"/>
          <w:szCs w:val="28"/>
        </w:rPr>
      </w:pPr>
      <w:del w:id="1729" w:author="Assessor GDSXSR" w:date="2026-10-29T21:14:18Z">
        <w:r>
          <w:rPr>
            <w:rFonts w:ascii="Arial" w:hAnsi="Arial" w:cs="Arial"/>
            <w:sz w:val="28"/>
            <w:szCs w:val="28"/>
          </w:rPr>
          <w:delText xml:space="preserve">Para</w:delText>
        </w:r>
      </w:del>
      <w:ins w:id="1730" w:author="Assessor GDSXSR" w:date="2026-10-29T21:14:18Z">
        <w:r>
          <w:rPr>
            <w:rFonts w:ascii="Arial" w:hAnsi="Arial" w:cs="Arial"/>
            <w:color w:val="808080"/>
            <w:sz w:val="28"/>
            <w:szCs w:val="28"/>
          </w:rPr>
          <w:t xml:space="preserve">No</w:t>
        </w:r>
      </w:ins>
      <w:r>
        <w:rPr>
          <w:rFonts w:ascii="Arial" w:hAnsi="Arial" w:cs="Arial"/>
          <w:sz w:val="28"/>
          <w:szCs w:val="28"/>
        </w:rPr>
        <w:t xml:space="preserve"> </w:t>
      </w:r>
      <w:del w:id="1731" w:author="Assessor GDSXSR" w:date="2026-10-29T21:14:18Z">
        <w:r>
          <w:rPr>
            <w:rFonts w:ascii="Arial" w:hAnsi="Arial" w:cs="Arial"/>
            <w:sz w:val="28"/>
            <w:szCs w:val="28"/>
          </w:rPr>
          <w:delText xml:space="preserve">além</w:delText>
        </w:r>
      </w:del>
      <w:ins w:id="1732" w:author="Assessor GDSXSR" w:date="2026-10-29T21:14:18Z">
        <w:r>
          <w:rPr>
            <w:rFonts w:ascii="Arial" w:hAnsi="Arial" w:cs="Arial"/>
            <w:color w:val="808080"/>
            <w:sz w:val="28"/>
            <w:szCs w:val="28"/>
          </w:rPr>
          <w:t xml:space="preserve">mais</w:t>
        </w:r>
      </w:ins>
      <w:r>
        <w:rPr>
          <w:rFonts w:ascii="Arial" w:hAnsi="Arial" w:cs="Arial"/>
          <w:sz w:val="28"/>
          <w:szCs w:val="28"/>
        </w:rPr>
        <w:t xml:space="preserve">, a fixação</w:t>
      </w:r>
      <w:del w:id="1733" w:author="Assessor GDSXSR" w:date="2026-10-29T21:14:18Z">
        <w:r>
          <w:rPr>
            <w:rFonts w:ascii="Arial" w:hAnsi="Arial" w:cs="Arial"/>
            <w:sz w:val="28"/>
            <w:szCs w:val="28"/>
          </w:rPr>
          <w:delText xml:space="preserve"> foi estabelecida</w:delText>
        </w:r>
      </w:del>
      <w:r>
        <w:rPr>
          <w:rFonts w:ascii="Arial" w:hAnsi="Arial" w:cs="Arial"/>
          <w:sz w:val="28"/>
          <w:szCs w:val="28"/>
        </w:rPr>
        <w:t xml:space="preserve"> </w:t>
      </w:r>
      <w:r>
        <w:rPr>
          <w:rFonts w:ascii="Arial" w:hAnsi="Arial" w:cs="Arial"/>
          <w:sz w:val="28"/>
          <w:szCs w:val="28"/>
        </w:rPr>
        <w:t xml:space="preserve">no patamar mínimo de 10%, </w:t>
      </w:r>
      <w:del w:id="1734" w:author="Assessor GDSXSR" w:date="2026-10-29T21:14:18Z">
        <w:r>
          <w:rPr>
            <w:rFonts w:ascii="Arial" w:hAnsi="Arial" w:cs="Arial"/>
            <w:sz w:val="28"/>
            <w:szCs w:val="28"/>
          </w:rPr>
          <w:delText xml:space="preserve">e,</w:delText>
        </w:r>
      </w:del>
      <w:ins w:id="1735" w:author="Assessor GDSXSR" w:date="2026-10-29T21:14:18Z">
        <w:r>
          <w:rPr>
            <w:rFonts w:ascii="Arial" w:hAnsi="Arial" w:cs="Arial"/>
            <w:color w:val="808080"/>
            <w:sz w:val="28"/>
            <w:szCs w:val="28"/>
          </w:rPr>
          <w:t xml:space="preserve">diante</w:t>
        </w:r>
      </w:ins>
      <w:r>
        <w:rPr>
          <w:rFonts w:ascii="Arial" w:hAnsi="Arial" w:cs="Arial"/>
          <w:sz w:val="28"/>
          <w:szCs w:val="28"/>
        </w:rPr>
        <w:t xml:space="preserve"> </w:t>
      </w:r>
      <w:del w:id="1736" w:author="Assessor GDSXSR" w:date="2026-10-29T21:14:18Z">
        <w:r>
          <w:rPr>
            <w:rFonts w:ascii="Arial" w:hAnsi="Arial" w:cs="Arial"/>
            <w:sz w:val="28"/>
            <w:szCs w:val="28"/>
          </w:rPr>
          <w:delText xml:space="preserve">c</w:delText>
        </w:r>
        <w:r>
          <w:rPr>
            <w:rFonts w:ascii="Arial" w:hAnsi="Arial" w:cs="Arial"/>
            <w:sz w:val="28"/>
            <w:szCs w:val="28"/>
          </w:rPr>
          <w:delText xml:space="preserve">onsiderando a</w:delText>
        </w:r>
      </w:del>
      <w:ins w:id="1737" w:author="Assessor GDSXSR" w:date="2026-10-29T21:14:18Z">
        <w:r>
          <w:rPr>
            <w:rFonts w:ascii="Arial" w:hAnsi="Arial" w:cs="Arial"/>
            <w:color w:val="808080"/>
            <w:sz w:val="28"/>
            <w:szCs w:val="28"/>
          </w:rPr>
          <w:t xml:space="preserve">da</w:t>
        </w:r>
      </w:ins>
      <w:r>
        <w:rPr>
          <w:rFonts w:ascii="Arial" w:hAnsi="Arial" w:cs="Arial"/>
          <w:sz w:val="28"/>
          <w:szCs w:val="28"/>
        </w:rPr>
        <w:t xml:space="preserve"> extensão da controvérsia, </w:t>
      </w:r>
      <w:del w:id="1738" w:author="Assessor GDSXSR" w:date="2026-10-29T21:14:18Z">
        <w:r>
          <w:rPr>
            <w:rFonts w:ascii="Arial" w:hAnsi="Arial" w:cs="Arial"/>
            <w:sz w:val="28"/>
            <w:szCs w:val="28"/>
          </w:rPr>
          <w:delText xml:space="preserve">a</w:delText>
        </w:r>
      </w:del>
      <w:ins w:id="1739" w:author="Assessor GDSXSR" w:date="2026-10-29T21:14:18Z">
        <w:r>
          <w:rPr>
            <w:rFonts w:ascii="Arial" w:hAnsi="Arial" w:cs="Arial"/>
            <w:color w:val="808080"/>
            <w:sz w:val="28"/>
            <w:szCs w:val="28"/>
          </w:rPr>
          <w:t xml:space="preserve">da</w:t>
        </w:r>
      </w:ins>
      <w:r>
        <w:rPr>
          <w:rFonts w:ascii="Arial" w:hAnsi="Arial" w:cs="Arial"/>
          <w:sz w:val="28"/>
          <w:szCs w:val="28"/>
        </w:rPr>
        <w:t xml:space="preserve"> multiplicidade de imóveis </w:t>
      </w:r>
      <w:del w:id="1740" w:author="Assessor GDSXSR" w:date="2026-10-29T21:14:18Z">
        <w:r>
          <w:rPr>
            <w:rFonts w:ascii="Arial" w:hAnsi="Arial" w:cs="Arial"/>
            <w:sz w:val="28"/>
            <w:szCs w:val="28"/>
          </w:rPr>
          <w:delText xml:space="preserve">envolvidos </w:delText>
        </w:r>
      </w:del>
      <w:r>
        <w:rPr>
          <w:rFonts w:ascii="Arial" w:hAnsi="Arial" w:cs="Arial"/>
          <w:sz w:val="28"/>
          <w:szCs w:val="28"/>
        </w:rPr>
        <w:t xml:space="preserve">e </w:t>
      </w:r>
      <w:del w:id="1741" w:author="Assessor GDSXSR" w:date="2026-10-29T21:14:18Z">
        <w:r>
          <w:rPr>
            <w:rFonts w:ascii="Arial" w:hAnsi="Arial" w:cs="Arial"/>
            <w:sz w:val="28"/>
            <w:szCs w:val="28"/>
          </w:rPr>
          <w:delText xml:space="preserve">a necessidade de</w:delText>
        </w:r>
      </w:del>
      <w:ins w:id="1742" w:author="Assessor GDSXSR" w:date="2026-10-29T21:14:18Z">
        <w:r>
          <w:rPr>
            <w:rFonts w:ascii="Arial" w:hAnsi="Arial" w:cs="Arial"/>
            <w:color w:val="808080"/>
            <w:sz w:val="28"/>
            <w:szCs w:val="28"/>
          </w:rPr>
          <w:t xml:space="preserve">da</w:t>
        </w:r>
      </w:ins>
      <w:r>
        <w:rPr>
          <w:rFonts w:ascii="Arial" w:hAnsi="Arial" w:cs="Arial"/>
          <w:sz w:val="28"/>
          <w:szCs w:val="28"/>
        </w:rPr>
        <w:t xml:space="preserve"> atuação da parte vencedora </w:t>
      </w:r>
      <w:del w:id="1743" w:author="Assessor GDSXSR" w:date="2026-10-29T21:14:18Z">
        <w:r>
          <w:rPr>
            <w:rFonts w:ascii="Arial" w:hAnsi="Arial" w:cs="Arial"/>
            <w:sz w:val="28"/>
            <w:szCs w:val="28"/>
          </w:rPr>
          <w:delText xml:space="preserve">em</w:delText>
        </w:r>
      </w:del>
      <w:ins w:id="1744" w:author="Assessor GDSXSR" w:date="2026-10-29T21:14:18Z">
        <w:r>
          <w:rPr>
            <w:rFonts w:ascii="Arial" w:hAnsi="Arial" w:cs="Arial"/>
            <w:color w:val="808080"/>
            <w:sz w:val="28"/>
            <w:szCs w:val="28"/>
          </w:rPr>
          <w:t xml:space="preserve">nos</w:t>
        </w:r>
      </w:ins>
      <w:r>
        <w:rPr>
          <w:rFonts w:ascii="Arial" w:hAnsi="Arial" w:cs="Arial"/>
          <w:sz w:val="28"/>
          <w:szCs w:val="28"/>
        </w:rPr>
        <w:t xml:space="preserve"> </w:t>
      </w:r>
      <w:del w:id="1745" w:author="Assessor GDSXSR" w:date="2026-10-29T21:14:18Z">
        <w:r>
          <w:rPr>
            <w:rFonts w:ascii="Arial" w:hAnsi="Arial" w:cs="Arial"/>
            <w:sz w:val="28"/>
            <w:szCs w:val="28"/>
          </w:rPr>
          <w:delText xml:space="preserve">primeiro e segundo</w:delText>
        </w:r>
      </w:del>
      <w:ins w:id="1746" w:author="Assessor GDSXSR" w:date="2026-10-29T21:14:18Z">
        <w:r>
          <w:rPr>
            <w:rFonts w:ascii="Arial" w:hAnsi="Arial" w:cs="Arial"/>
            <w:color w:val="808080"/>
            <w:sz w:val="28"/>
            <w:szCs w:val="28"/>
          </w:rPr>
          <w:t xml:space="preserve">dois</w:t>
        </w:r>
      </w:ins>
      <w:r>
        <w:rPr>
          <w:rFonts w:ascii="Arial" w:hAnsi="Arial" w:cs="Arial"/>
          <w:sz w:val="28"/>
          <w:szCs w:val="28"/>
        </w:rPr>
        <w:t xml:space="preserve"> graus de jurisdição, não </w:t>
      </w:r>
      <w:del w:id="1747" w:author="Assessor GDSXSR" w:date="2026-10-29T21:14:18Z">
        <w:r>
          <w:rPr>
            <w:rFonts w:ascii="Arial" w:hAnsi="Arial" w:cs="Arial"/>
            <w:sz w:val="28"/>
            <w:szCs w:val="28"/>
          </w:rPr>
          <w:delText xml:space="preserve">se verifica qualquer</w:delText>
        </w:r>
      </w:del>
      <w:ins w:id="1748" w:author="Assessor GDSXSR" w:date="2026-10-29T21:14:18Z">
        <w:r>
          <w:rPr>
            <w:rFonts w:ascii="Arial" w:hAnsi="Arial" w:cs="Arial"/>
            <w:color w:val="808080"/>
            <w:sz w:val="28"/>
            <w:szCs w:val="28"/>
          </w:rPr>
          <w:t xml:space="preserve">revela</w:t>
        </w:r>
      </w:ins>
      <w:r>
        <w:rPr>
          <w:rFonts w:ascii="Arial" w:hAnsi="Arial" w:cs="Arial"/>
          <w:sz w:val="28"/>
          <w:szCs w:val="28"/>
        </w:rPr>
        <w:t xml:space="preserve"> despropo</w:t>
      </w:r>
      <w:r>
        <w:rPr>
          <w:rFonts w:ascii="Arial" w:hAnsi="Arial" w:cs="Arial"/>
          <w:sz w:val="28"/>
          <w:szCs w:val="28"/>
        </w:rPr>
        <w:t xml:space="preserve">rcionalidade </w:t>
      </w:r>
      <w:del w:id="1749" w:author="Assessor GDSXSR" w:date="2026-10-29T21:14:18Z">
        <w:r>
          <w:rPr>
            <w:rFonts w:ascii="Arial" w:hAnsi="Arial" w:cs="Arial"/>
            <w:sz w:val="28"/>
            <w:szCs w:val="28"/>
          </w:rPr>
          <w:delText xml:space="preserve">apta</w:delText>
        </w:r>
      </w:del>
      <w:ins w:id="1750" w:author="Assessor GDSXSR" w:date="2026-10-29T21:14:18Z">
        <w:r>
          <w:rPr>
            <w:rFonts w:ascii="Arial" w:hAnsi="Arial" w:cs="Arial"/>
            <w:color w:val="808080"/>
            <w:sz w:val="28"/>
            <w:szCs w:val="28"/>
          </w:rPr>
          <w:t xml:space="preserve">que justifique</w:t>
        </w:r>
      </w:ins>
      <w:r>
        <w:rPr>
          <w:rFonts w:ascii="Arial" w:hAnsi="Arial" w:cs="Arial"/>
          <w:sz w:val="28"/>
          <w:szCs w:val="28"/>
        </w:rPr>
        <w:t xml:space="preserve"> a </w:t>
      </w:r>
      <w:del w:id="1751" w:author="Assessor GDSXSR" w:date="2026-10-29T21:14:18Z">
        <w:r>
          <w:rPr>
            <w:rFonts w:ascii="Arial" w:hAnsi="Arial" w:cs="Arial"/>
            <w:sz w:val="28"/>
            <w:szCs w:val="28"/>
          </w:rPr>
          <w:delText xml:space="preserve">justificar a</w:delText>
        </w:r>
        <w:r>
          <w:rPr>
            <w:rFonts w:ascii="Arial" w:hAnsi="Arial" w:cs="Arial"/>
            <w:sz w:val="28"/>
            <w:szCs w:val="28"/>
          </w:rPr>
          <w:delText xml:space="preserve"> redistribuição</w:delText>
        </w:r>
      </w:del>
      <w:ins w:id="1752" w:author="Assessor GDSXSR" w:date="2026-10-29T21:14:18Z">
        <w:r>
          <w:rPr>
            <w:rFonts w:ascii="Arial" w:hAnsi="Arial" w:cs="Arial"/>
            <w:color w:val="808080"/>
            <w:sz w:val="28"/>
            <w:szCs w:val="28"/>
          </w:rPr>
          <w:t xml:space="preserve">redução</w:t>
        </w:r>
      </w:ins>
      <w:r>
        <w:rPr>
          <w:rFonts w:ascii="Arial" w:hAnsi="Arial" w:cs="Arial"/>
          <w:sz w:val="28"/>
          <w:szCs w:val="28"/>
        </w:rPr>
        <w:t xml:space="preserve"> ou</w:t>
      </w:r>
      <w:r>
        <w:rPr>
          <w:rFonts w:ascii="Arial" w:hAnsi="Arial" w:cs="Arial"/>
          <w:sz w:val="28"/>
          <w:szCs w:val="28"/>
        </w:rPr>
        <w:t xml:space="preserve"> </w:t>
      </w:r>
      <w:r>
        <w:rPr>
          <w:rFonts w:ascii="Arial" w:hAnsi="Arial" w:cs="Arial"/>
          <w:sz w:val="28"/>
          <w:szCs w:val="28"/>
        </w:rPr>
        <w:t xml:space="preserve">a </w:t>
      </w:r>
      <w:del w:id="1753" w:author="Assessor GDSXSR" w:date="2026-10-29T21:14:18Z">
        <w:r>
          <w:rPr>
            <w:rFonts w:ascii="Arial" w:hAnsi="Arial" w:cs="Arial"/>
            <w:sz w:val="28"/>
            <w:szCs w:val="28"/>
          </w:rPr>
          <w:delText xml:space="preserve">redução</w:delText>
        </w:r>
      </w:del>
      <w:ins w:id="1754" w:author="Assessor GDSXSR" w:date="2026-10-29T21:14:18Z">
        <w:r>
          <w:rPr>
            <w:rFonts w:ascii="Arial" w:hAnsi="Arial" w:cs="Arial"/>
            <w:color w:val="808080"/>
            <w:sz w:val="28"/>
            <w:szCs w:val="28"/>
          </w:rPr>
          <w:t xml:space="preserve">redistribuição</w:t>
        </w:r>
      </w:ins>
      <w:r>
        <w:rPr>
          <w:rFonts w:ascii="Arial" w:hAnsi="Arial" w:cs="Arial"/>
          <w:sz w:val="28"/>
          <w:szCs w:val="28"/>
        </w:rPr>
        <w:t xml:space="preserve"> pretendida pel</w:t>
      </w:r>
      <w:r>
        <w:rPr>
          <w:rFonts w:ascii="Arial" w:hAnsi="Arial" w:cs="Arial"/>
          <w:sz w:val="28"/>
          <w:szCs w:val="28"/>
        </w:rPr>
        <w:t xml:space="preserve">o</w:t>
      </w:r>
      <w:r>
        <w:rPr>
          <w:rFonts w:ascii="Arial" w:hAnsi="Arial" w:cs="Arial"/>
          <w:sz w:val="28"/>
          <w:szCs w:val="28"/>
        </w:rPr>
        <w:t xml:space="preserve"> apelante.</w:t>
      </w:r>
    </w:p>
    <w:p w14:paraId="38B60390" w14:textId="77777777" w:rsidR="00506A7D" w:rsidRDefault="00506A7D" w:rsidP="00D9454C">
      <w:pPr>
        <w:spacing w:after="0" w:line="360" w:lineRule="auto"/>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6AF8FD8A" w14:textId="77777777" w:rsidR="00635527" w:rsidRDefault="00635527" w:rsidP="0018338A">
      <w:pPr>
        <w:spacing w:after="0" w:line="360" w:lineRule="auto"/>
        <w:jc w:val="both"/>
        <w:rPr>
          <w:rFonts w:ascii="Arial" w:hAnsi="Arial" w:cs="Arial"/>
          <w:sz w:val="28"/>
          <w:szCs w:val="28"/>
        </w:rPr>
      </w:pPr>
    </w:p>
    <w:p w14:paraId="579483AD" w14:textId="117BE63D" w:rsidR="00B73FAD" w:rsidRDefault="00E07B96"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Pr="66A65482">
        <w:rPr>
          <w:rFonts w:ascii="Arial" w:hAnsi="Arial" w:cs="Arial"/>
          <w:b/>
          <w:bCs/>
          <w:sz w:val="28"/>
          <w:szCs w:val="28"/>
        </w:rPr>
        <w:t xml:space="preserve"> r</w:t>
      </w:r>
      <w:r w:rsidR="008A4445" w:rsidRPr="66A65482">
        <w:rPr>
          <w:rFonts w:ascii="Arial" w:hAnsi="Arial" w:cs="Arial"/>
          <w:b/>
          <w:bCs/>
          <w:sz w:val="28"/>
          <w:szCs w:val="28"/>
        </w:rPr>
        <w:t>ejeito</w:t>
      </w:r>
      <w:r w:rsidR="008A4445" w:rsidRPr="66A65482">
        <w:rPr>
          <w:rFonts w:ascii="Arial" w:hAnsi="Arial" w:cs="Arial"/>
          <w:sz w:val="28"/>
          <w:szCs w:val="28"/>
        </w:rPr>
        <w:t xml:space="preserve"> a</w:t>
      </w:r>
      <w:r w:rsidR="0018338A">
        <w:rPr>
          <w:rFonts w:ascii="Arial" w:hAnsi="Arial" w:cs="Arial"/>
          <w:sz w:val="28"/>
          <w:szCs w:val="28"/>
        </w:rPr>
        <w:t>s</w:t>
      </w:r>
      <w:r w:rsidR="008A4445" w:rsidRPr="66A65482">
        <w:rPr>
          <w:rFonts w:ascii="Arial" w:hAnsi="Arial" w:cs="Arial"/>
          <w:sz w:val="28"/>
          <w:szCs w:val="28"/>
        </w:rPr>
        <w:t xml:space="preserve"> preliminar</w:t>
      </w:r>
      <w:r w:rsidR="0018338A">
        <w:rPr>
          <w:rFonts w:ascii="Arial" w:hAnsi="Arial" w:cs="Arial"/>
          <w:sz w:val="28"/>
          <w:szCs w:val="28"/>
        </w:rPr>
        <w:t>es</w:t>
      </w:r>
      <w:r w:rsidR="008A4445" w:rsidRPr="66A65482">
        <w:rPr>
          <w:rFonts w:ascii="Arial" w:hAnsi="Arial" w:cs="Arial"/>
          <w:sz w:val="28"/>
          <w:szCs w:val="28"/>
        </w:rPr>
        <w:t xml:space="preserve"> de</w:t>
      </w:r>
      <w:r w:rsidR="0018338A">
        <w:rPr>
          <w:rFonts w:ascii="Arial" w:hAnsi="Arial" w:cs="Arial"/>
          <w:sz w:val="28"/>
          <w:szCs w:val="28"/>
        </w:rPr>
        <w:t xml:space="preserve"> </w:t>
      </w:r>
      <w:r w:rsidR="00F80716">
        <w:rPr>
          <w:rFonts w:ascii="Arial" w:hAnsi="Arial" w:cs="Arial"/>
          <w:sz w:val="28"/>
          <w:szCs w:val="28"/>
        </w:rPr>
        <w:t xml:space="preserve">nulidade da sentença </w:t>
      </w:r>
      <w:r w:rsidR="0018338A">
        <w:rPr>
          <w:rFonts w:ascii="Arial" w:hAnsi="Arial" w:cs="Arial"/>
          <w:sz w:val="28"/>
          <w:szCs w:val="28"/>
        </w:rPr>
        <w:t>e de inadequação da via eleita</w:t>
      </w:r>
      <w:r w:rsidR="008A4445" w:rsidRPr="66A65482">
        <w:rPr>
          <w:rFonts w:ascii="Arial" w:hAnsi="Arial" w:cs="Arial"/>
          <w:sz w:val="28"/>
          <w:szCs w:val="28"/>
        </w:rPr>
        <w:t xml:space="preserve"> e, no mérito,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do </w:t>
      </w:r>
      <w:r w:rsidR="0018338A">
        <w:rPr>
          <w:rFonts w:ascii="Arial" w:hAnsi="Arial" w:cs="Arial"/>
          <w:sz w:val="28"/>
          <w:szCs w:val="28"/>
        </w:rPr>
        <w:t xml:space="preserve">embargado, </w:t>
      </w:r>
      <w:r w:rsidR="0018338A" w:rsidRPr="0018338A">
        <w:rPr>
          <w:rFonts w:ascii="Arial" w:hAnsi="Arial" w:cs="Arial"/>
          <w:sz w:val="28"/>
          <w:szCs w:val="28"/>
        </w:rPr>
        <w:t xml:space="preserve">Progere Projetos </w:t>
      </w:r>
      <w:r w:rsidR="0018338A">
        <w:rPr>
          <w:rFonts w:ascii="Arial" w:hAnsi="Arial" w:cs="Arial"/>
          <w:sz w:val="28"/>
          <w:szCs w:val="28"/>
        </w:rPr>
        <w:t>e</w:t>
      </w:r>
      <w:r w:rsidR="0018338A" w:rsidRPr="0018338A">
        <w:rPr>
          <w:rFonts w:ascii="Arial" w:hAnsi="Arial" w:cs="Arial"/>
          <w:sz w:val="28"/>
          <w:szCs w:val="28"/>
        </w:rPr>
        <w:t xml:space="preserve"> Gerenciamento </w:t>
      </w:r>
      <w:r w:rsidR="0018338A">
        <w:rPr>
          <w:rFonts w:ascii="Arial" w:hAnsi="Arial" w:cs="Arial"/>
          <w:sz w:val="28"/>
          <w:szCs w:val="28"/>
        </w:rPr>
        <w:t>d</w:t>
      </w:r>
      <w:r w:rsidR="0018338A" w:rsidRPr="0018338A">
        <w:rPr>
          <w:rFonts w:ascii="Arial" w:hAnsi="Arial" w:cs="Arial"/>
          <w:sz w:val="28"/>
          <w:szCs w:val="28"/>
        </w:rPr>
        <w:t>e Engenharia L</w:t>
      </w:r>
      <w:r w:rsidR="0018338A">
        <w:rPr>
          <w:rFonts w:ascii="Arial" w:hAnsi="Arial" w:cs="Arial"/>
          <w:sz w:val="28"/>
          <w:szCs w:val="28"/>
        </w:rPr>
        <w:t>TDA</w:t>
      </w:r>
      <w:r w:rsidR="0018338A" w:rsidRPr="0018338A">
        <w:rPr>
          <w:rFonts w:ascii="Arial" w:hAnsi="Arial" w:cs="Arial"/>
          <w:sz w:val="28"/>
          <w:szCs w:val="28"/>
        </w:rPr>
        <w:t xml:space="preserve"> </w:t>
      </w:r>
      <w:r w:rsidR="0018338A">
        <w:rPr>
          <w:rFonts w:ascii="Arial" w:hAnsi="Arial" w:cs="Arial"/>
          <w:sz w:val="28"/>
          <w:szCs w:val="28"/>
        </w:rPr>
        <w:t>–</w:t>
      </w:r>
      <w:r w:rsidR="0018338A" w:rsidRPr="0018338A">
        <w:rPr>
          <w:rFonts w:ascii="Arial" w:hAnsi="Arial" w:cs="Arial"/>
          <w:sz w:val="28"/>
          <w:szCs w:val="28"/>
        </w:rPr>
        <w:t xml:space="preserve"> M</w:t>
      </w:r>
      <w:r w:rsidR="0018338A">
        <w:rPr>
          <w:rFonts w:ascii="Arial" w:hAnsi="Arial" w:cs="Arial"/>
          <w:sz w:val="28"/>
          <w:szCs w:val="28"/>
        </w:rPr>
        <w:t>E.</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61A12EB6" w:rsidR="00635527" w:rsidRDefault="00480A33" w:rsidP="00DB1301">
      <w:pPr>
        <w:spacing w:after="0" w:line="360" w:lineRule="auto"/>
        <w:ind w:firstLine="2268"/>
        <w:jc w:val="both"/>
        <w:rPr>
          <w:rFonts w:ascii="Arial" w:hAnsi="Arial" w:cs="Arial"/>
          <w:sz w:val="28"/>
          <w:szCs w:val="28"/>
        </w:rPr>
      </w:pPr>
      <w:commentRangeStart w:id="16"/>
      <w:r>
        <w:rPr>
          <w:rFonts w:ascii="Arial" w:hAnsi="Arial" w:cs="Arial"/>
          <w:b/>
          <w:bCs/>
          <w:sz w:val="28"/>
          <w:szCs w:val="28"/>
        </w:rPr>
        <w:t xml:space="preserve">Condeno</w:t>
      </w:r>
      <w:r>
        <w:rPr>
          <w:rFonts w:ascii="Arial" w:hAnsi="Arial" w:cs="Arial"/>
          <w:sz w:val="28"/>
          <w:szCs w:val="28"/>
        </w:rPr>
        <w:t xml:space="preserve"> o </w:t>
      </w:r>
      <w:r>
        <w:rPr>
          <w:rFonts w:ascii="Arial" w:hAnsi="Arial" w:cs="Arial"/>
          <w:sz w:val="28"/>
          <w:szCs w:val="28"/>
        </w:rPr>
        <w:t xml:space="preserve">embargado</w:t>
      </w:r>
      <w:r>
        <w:rPr>
          <w:rFonts w:ascii="Arial" w:hAnsi="Arial" w:cs="Arial"/>
          <w:sz w:val="28"/>
          <w:szCs w:val="28"/>
        </w:rPr>
        <w:t xml:space="preserve">/apelante ao pagamento de honorários recursais</w:t>
      </w:r>
      <w:r>
        <w:rPr>
          <w:rFonts w:ascii="Arial" w:hAnsi="Arial" w:cs="Arial"/>
          <w:sz w:val="28"/>
          <w:szCs w:val="28"/>
        </w:rPr>
        <w:t xml:space="preserve">,</w:t>
      </w:r>
      <w:r>
        <w:rPr>
          <w:rFonts w:ascii="Arial" w:hAnsi="Arial" w:cs="Arial"/>
          <w:sz w:val="28"/>
          <w:szCs w:val="28"/>
        </w:rPr>
        <w:t xml:space="preserve"> que fixo em 2% </w:t>
      </w:r>
      <w:del w:id="1755" w:author="Assessor GDSXSR" w:date="2026-10-29T21:14:18Z">
        <w:r>
          <w:rPr>
            <w:rFonts w:ascii="Arial" w:hAnsi="Arial" w:cs="Arial"/>
            <w:sz w:val="28"/>
            <w:szCs w:val="28"/>
          </w:rPr>
          <w:delText xml:space="preserve">do</w:delText>
        </w:r>
      </w:del>
      <w:ins w:id="1756" w:author="Assessor GDSXSR" w:date="2026-10-29T21:14:18Z">
        <w:r>
          <w:rPr>
            <w:rFonts w:ascii="Arial" w:hAnsi="Arial" w:cs="Arial"/>
            <w:color w:val="808080"/>
            <w:sz w:val="28"/>
            <w:szCs w:val="28"/>
          </w:rPr>
          <w:t xml:space="preserve">sobre o</w:t>
        </w:r>
      </w:ins>
      <w:r>
        <w:rPr>
          <w:rFonts w:ascii="Arial" w:hAnsi="Arial" w:cs="Arial"/>
          <w:sz w:val="28"/>
          <w:szCs w:val="28"/>
        </w:rPr>
        <w:t xml:space="preserve"> valor </w:t>
      </w:r>
      <w:ins w:id="1757" w:author="Assessor GDSXSR" w:date="2026-10-29T21:14:18Z">
        <w:r>
          <w:rPr>
            <w:rFonts w:ascii="Arial" w:hAnsi="Arial" w:cs="Arial"/>
            <w:color w:val="808080"/>
            <w:sz w:val="28"/>
            <w:szCs w:val="28"/>
          </w:rPr>
          <w:t xml:space="preserve">atualizado </w:t>
        </w:r>
      </w:ins>
      <w:r>
        <w:rPr>
          <w:rFonts w:ascii="Arial" w:hAnsi="Arial" w:cs="Arial"/>
          <w:sz w:val="28"/>
          <w:szCs w:val="28"/>
        </w:rPr>
        <w:t xml:space="preserve">da </w:t>
      </w:r>
      <w:del w:id="1758" w:author="Assessor GDSXSR" w:date="2026-10-29T21:14:18Z">
        <w:r>
          <w:rPr>
            <w:rFonts w:ascii="Arial" w:hAnsi="Arial" w:cs="Arial"/>
            <w:sz w:val="28"/>
            <w:szCs w:val="28"/>
          </w:rPr>
          <w:delText xml:space="preserve">condenação</w:delText>
        </w:r>
      </w:del>
      <w:ins w:id="1759" w:author="Assessor GDSXSR" w:date="2026-10-29T21:14:18Z">
        <w:r>
          <w:rPr>
            <w:rFonts w:ascii="Arial" w:hAnsi="Arial" w:cs="Arial"/>
            <w:color w:val="808080"/>
            <w:sz w:val="28"/>
            <w:szCs w:val="28"/>
          </w:rPr>
          <w:t xml:space="preserve">causa</w:t>
        </w:r>
      </w:ins>
      <w:r>
        <w:rPr>
          <w:rFonts w:ascii="Arial" w:hAnsi="Arial" w:cs="Arial"/>
          <w:sz w:val="28"/>
          <w:szCs w:val="28"/>
        </w:rPr>
        <w:t xml:space="preserve"> (CPC</w:t>
      </w:r>
      <w:del w:id="1760" w:author="Assessor GDSXSR" w:date="2026-10-29T21:14:18Z">
        <w:r>
          <w:rPr>
            <w:rFonts w:ascii="Arial" w:hAnsi="Arial" w:cs="Arial"/>
            <w:sz w:val="28"/>
            <w:szCs w:val="28"/>
          </w:rPr>
          <w:delText xml:space="preserve">/2015</w:delText>
        </w:r>
      </w:del>
      <w:r>
        <w:rPr>
          <w:rFonts w:ascii="Arial" w:hAnsi="Arial" w:cs="Arial"/>
          <w:sz w:val="28"/>
          <w:szCs w:val="28"/>
        </w:rPr>
        <w:t xml:space="preserve"> 85 § 11), acrescido da quantia fixada na r. sentença.</w:t>
      </w:r>
      <w:commentRangeEnd w:id="16"/>
      <w:r>
        <w:rPr>
          <w:rStyle w:val="CommentReference"/>
        </w:rPr>
        <w:commentReference w:id="16"/>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2732597C" w:rsidR="007E1C8C" w:rsidRDefault="007E1C8C" w:rsidP="00A62F8F">
      <w:pPr>
        <w:rPr>
          <w:rFonts w:ascii="Arial" w:hAnsi="Arial" w:cs="Arial"/>
          <w:sz w:val="28"/>
          <w:szCs w:val="28"/>
        </w:rPr>
      </w:pPr>
      <w:r>
        <w:rPr>
          <w:rFonts w:ascii="Arial" w:hAnsi="Arial" w:cs="Arial"/>
          <w:sz w:val="28"/>
          <w:szCs w:val="28"/>
        </w:rPr>
        <w:br w:type="page"/>
      </w:r>
    </w:p>
    <w:p w14:paraId="78F9CF55" w14:textId="63DB0E4D" w:rsidR="00A62F8F" w:rsidRDefault="00A62F8F" w:rsidP="00A62F8F">
      <w:pPr>
        <w:spacing w:after="0" w:line="360" w:lineRule="auto"/>
        <w:jc w:val="center"/>
        <w:rPr>
          <w:b/>
          <w:color w:val="008000"/>
        </w:rPr>
      </w:pPr>
      <w:r>
        <w:rPr>
          <w:b/>
          <w:color w:val="008000"/>
        </w:rPr>
        <w:lastRenderedPageBreak/>
        <w:t>SENTENÇA</w:t>
      </w:r>
    </w:p>
    <w:p w14:paraId="75CC21F0" w14:textId="519FC29D" w:rsidR="00A62F8F" w:rsidRPr="00A62F8F" w:rsidRDefault="00A62F8F" w:rsidP="00A62F8F">
      <w:pPr>
        <w:spacing w:after="0" w:line="360" w:lineRule="auto"/>
        <w:jc w:val="both"/>
        <w:rPr>
          <w:b/>
          <w:color w:val="008000"/>
        </w:rPr>
      </w:pPr>
      <w:r w:rsidRPr="00A62F8F">
        <w:rPr>
          <w:b/>
          <w:color w:val="008000"/>
        </w:rPr>
        <w:t>Lucas José Soares Dias Ltda. opôs embargos de terceiro em desfavor de Progere Incorporações Ltda., partes devidamente qualificadas.</w:t>
      </w:r>
    </w:p>
    <w:p w14:paraId="12072882" w14:textId="08A281A5" w:rsidR="00A62F8F" w:rsidRPr="00A62F8F" w:rsidRDefault="00A62F8F" w:rsidP="00A62F8F">
      <w:pPr>
        <w:spacing w:after="0" w:line="360" w:lineRule="auto"/>
        <w:jc w:val="both"/>
        <w:rPr>
          <w:b/>
          <w:color w:val="008000"/>
        </w:rPr>
      </w:pPr>
      <w:r w:rsidRPr="00A62F8F">
        <w:rPr>
          <w:b/>
          <w:color w:val="008000"/>
        </w:rPr>
        <w:t>O embargante afirma ter adquirido da Empreiteira Mão de Obra Oliveira Ltda. dois empreendimentos habitacionais situados em Cidade Ocidental/GO, compostos originalmente por dezoito unidades autônomas, mediante negócios celebrados em maio de 2020, com posterior registro dos títulos aquisitivos.</w:t>
      </w:r>
    </w:p>
    <w:p w14:paraId="0617BA74" w14:textId="0C4AD1F0" w:rsidR="00A62F8F" w:rsidRPr="00A62F8F" w:rsidRDefault="00A62F8F" w:rsidP="00A62F8F">
      <w:pPr>
        <w:spacing w:after="0" w:line="360" w:lineRule="auto"/>
        <w:jc w:val="both"/>
        <w:rPr>
          <w:b/>
          <w:color w:val="008000"/>
        </w:rPr>
      </w:pPr>
      <w:r w:rsidRPr="00A62F8F">
        <w:rPr>
          <w:b/>
          <w:color w:val="008000"/>
        </w:rPr>
        <w:t>Alega que, apesar de a aquisição ter ocorrido anteriormente, a embargada, credora da alienante originária, promoveu averbações premonitórias nas matrículas dos imóveis no âmbito de processos executivos, dentre os quais aquele que está em apenso (n. 0715035-86.2020.8.07.0001).</w:t>
      </w:r>
    </w:p>
    <w:p w14:paraId="7E45D406" w14:textId="63A6788E" w:rsidR="00A62F8F" w:rsidRPr="00A62F8F" w:rsidRDefault="00A62F8F" w:rsidP="00A62F8F">
      <w:pPr>
        <w:spacing w:after="0" w:line="360" w:lineRule="auto"/>
        <w:jc w:val="both"/>
        <w:rPr>
          <w:b/>
          <w:color w:val="008000"/>
        </w:rPr>
      </w:pPr>
      <w:r w:rsidRPr="00A62F8F">
        <w:rPr>
          <w:b/>
          <w:color w:val="008000"/>
        </w:rPr>
        <w:t>Sustenta que os imóveis não integram o patrimônio da executada, acrescentando que as ações paulianas ajuizadas para desconstituir os negócios foram julgadas improcedentes, com trânsito em julgado, tendo sido afastadas as alegações de fraude, simulação e conluio.</w:t>
      </w:r>
    </w:p>
    <w:p w14:paraId="5F21D212" w14:textId="74094AE6" w:rsidR="00A62F8F" w:rsidRPr="00A62F8F" w:rsidRDefault="00A62F8F" w:rsidP="00A62F8F">
      <w:pPr>
        <w:spacing w:after="0" w:line="360" w:lineRule="auto"/>
        <w:jc w:val="both"/>
        <w:rPr>
          <w:b/>
          <w:color w:val="008000"/>
        </w:rPr>
      </w:pPr>
      <w:r w:rsidRPr="00A62F8F">
        <w:rPr>
          <w:b/>
          <w:color w:val="008000"/>
        </w:rPr>
        <w:t>Argumenta que as averbações, embora formalmente não correspondam à penhora, impedem, na prática, a comercialização das unidades, notadamente por meio de financiamento habitacional. Invoca, ainda, o regime de patrimônio de afetação a que estavam submetidos os empreendimentos.</w:t>
      </w:r>
    </w:p>
    <w:p w14:paraId="1A290A7C" w14:textId="3DFF94D2" w:rsidR="00A62F8F" w:rsidRPr="00A62F8F" w:rsidRDefault="00A62F8F" w:rsidP="00A62F8F">
      <w:pPr>
        <w:spacing w:after="0" w:line="360" w:lineRule="auto"/>
        <w:jc w:val="both"/>
        <w:rPr>
          <w:b/>
          <w:color w:val="008000"/>
        </w:rPr>
      </w:pPr>
      <w:r w:rsidRPr="00A62F8F">
        <w:rPr>
          <w:b/>
          <w:color w:val="008000"/>
        </w:rPr>
        <w:t>Requer, no mérito, a procedência integral dos embargos de terceiro, para reconhecer a ilegitimidade da manutenção das averbações premonitórias AV-4 e AV-8 sobre as 16 matrículas indicadas no item "a", com o cancelamento definitivo das medidas.</w:t>
      </w:r>
    </w:p>
    <w:p w14:paraId="6938AC49" w14:textId="66830105" w:rsidR="00A62F8F" w:rsidRPr="00A62F8F" w:rsidRDefault="00A62F8F" w:rsidP="00A62F8F">
      <w:pPr>
        <w:spacing w:after="0" w:line="360" w:lineRule="auto"/>
        <w:jc w:val="both"/>
        <w:rPr>
          <w:b/>
          <w:color w:val="008000"/>
        </w:rPr>
      </w:pPr>
      <w:r w:rsidRPr="00A62F8F">
        <w:rPr>
          <w:b/>
          <w:color w:val="008000"/>
        </w:rPr>
        <w:t>A tutela provisória foi inicialmente indeferida pela decisão de ID 275412338, tendo sido provido o Agravo de Instrumento n.0721244.64.2026.8.07.0000 para determinar o cancelamento das averbações relacionadas às matrículas nº 36.228, 36.229, 36.230, 36.231, 36.232, 36.233, 36.234, 36.235, 36.236, 36.237, 36.238, 36.239, 36.241, 36.242, 36.243 e 36.245 do Cartório de Registro de Imóveis de Cidade Ocidental/GO.</w:t>
      </w:r>
    </w:p>
    <w:p w14:paraId="471B7C38" w14:textId="74956A54" w:rsidR="00A62F8F" w:rsidRPr="00A62F8F" w:rsidRDefault="00A62F8F" w:rsidP="00A62F8F">
      <w:pPr>
        <w:spacing w:after="0" w:line="360" w:lineRule="auto"/>
        <w:jc w:val="both"/>
        <w:rPr>
          <w:b/>
          <w:color w:val="008000"/>
        </w:rPr>
      </w:pPr>
      <w:r w:rsidRPr="00A62F8F">
        <w:rPr>
          <w:b/>
          <w:color w:val="008000"/>
        </w:rPr>
        <w:t>Regularmente intimada, a embargada apresentou contestação ao ID 279091510. Suscitou inadequação da via eleita, ao fundamento de que a averbação premonitória não constitui ato de constrição. Alegou, ainda, que a embargante já havia ajuizado embargos de terceiro contra a mesma embargada, envolvendo os mesmos empreendimentos e pretensão substancialmente semelhante, os quais foram julgados improcedentes, com sentença confirmada pelo Tribunal (processo n. 0724631-94.2020.8.07.0001). Defendeu que a anterioridade da aquisição não basta para determinar o cancelamento das averbações e que a improcedência superveniente das ações paulianas não modifica a natureza jurídica do ato registral.</w:t>
      </w:r>
    </w:p>
    <w:p w14:paraId="3A7931C2" w14:textId="0B2BBD9D" w:rsidR="00A62F8F" w:rsidRPr="00A62F8F" w:rsidRDefault="00A62F8F" w:rsidP="00A62F8F">
      <w:pPr>
        <w:spacing w:after="0" w:line="360" w:lineRule="auto"/>
        <w:jc w:val="both"/>
        <w:rPr>
          <w:b/>
          <w:color w:val="008000"/>
        </w:rPr>
      </w:pPr>
      <w:r w:rsidRPr="00A62F8F">
        <w:rPr>
          <w:b/>
          <w:color w:val="008000"/>
        </w:rPr>
        <w:lastRenderedPageBreak/>
        <w:t>Réplica ao ID 283784804.</w:t>
      </w:r>
    </w:p>
    <w:p w14:paraId="226B58B7" w14:textId="7F756540" w:rsidR="00A62F8F" w:rsidRPr="00A62F8F" w:rsidRDefault="00A62F8F" w:rsidP="00A62F8F">
      <w:pPr>
        <w:spacing w:after="0" w:line="360" w:lineRule="auto"/>
        <w:jc w:val="both"/>
        <w:rPr>
          <w:b/>
          <w:color w:val="008000"/>
        </w:rPr>
      </w:pPr>
      <w:r w:rsidRPr="00A62F8F">
        <w:rPr>
          <w:b/>
          <w:color w:val="008000"/>
        </w:rPr>
        <w:t>É o relatório. Decido.</w:t>
      </w:r>
    </w:p>
    <w:p w14:paraId="5C59BB45" w14:textId="42905C98" w:rsidR="00A62F8F" w:rsidRPr="00A62F8F" w:rsidRDefault="00A62F8F" w:rsidP="00A62F8F">
      <w:pPr>
        <w:spacing w:after="0" w:line="360" w:lineRule="auto"/>
        <w:jc w:val="both"/>
        <w:rPr>
          <w:b/>
          <w:color w:val="008000"/>
        </w:rPr>
      </w:pPr>
      <w:r w:rsidRPr="00A62F8F">
        <w:rPr>
          <w:b/>
          <w:color w:val="008000"/>
        </w:rPr>
        <w:t>O feito comporta julgamento antecipado de mérito, nos termos do art. 355, inciso I, do Código de Processo Civil, na medida em que a questão a ser dirimida guarda natureza preponderantemente jurídica, não se fazendo necessárias provas outras, que não as documentais carreadas aos autos.</w:t>
      </w:r>
    </w:p>
    <w:p w14:paraId="2A477891" w14:textId="191186EB" w:rsidR="00A62F8F" w:rsidRPr="00A62F8F" w:rsidRDefault="00A62F8F" w:rsidP="00A62F8F">
      <w:pPr>
        <w:spacing w:after="0" w:line="360" w:lineRule="auto"/>
        <w:jc w:val="both"/>
        <w:rPr>
          <w:b/>
          <w:color w:val="008000"/>
        </w:rPr>
      </w:pPr>
      <w:r w:rsidRPr="00A62F8F">
        <w:rPr>
          <w:b/>
          <w:color w:val="008000"/>
        </w:rPr>
        <w:t>Sem preliminares, passo ao exame do mérito.</w:t>
      </w:r>
    </w:p>
    <w:p w14:paraId="1474EB9D" w14:textId="2010A646" w:rsidR="00A62F8F" w:rsidRPr="00A62F8F" w:rsidRDefault="00A62F8F" w:rsidP="00A62F8F">
      <w:pPr>
        <w:spacing w:after="0" w:line="360" w:lineRule="auto"/>
        <w:jc w:val="both"/>
        <w:rPr>
          <w:b/>
          <w:color w:val="008000"/>
        </w:rPr>
      </w:pPr>
      <w:r w:rsidRPr="00A62F8F">
        <w:rPr>
          <w:b/>
          <w:color w:val="008000"/>
        </w:rPr>
        <w:t>A questão controvertida consiste em determinar se as averbações premonitórias vinculadas à execução nº 0715035-86.2020.8.07.0001 podem subsistir nas matrículas dos imóveis de propriedade da embargante, diante da anterioridade de sua aquisição e do posterior reconhecimento judicial definitivo da inexistência de fraude na transmissão patrimonial.</w:t>
      </w:r>
    </w:p>
    <w:p w14:paraId="0FA0F7B6" w14:textId="474A911F" w:rsidR="00A62F8F" w:rsidRPr="00A62F8F" w:rsidRDefault="00A62F8F" w:rsidP="00A62F8F">
      <w:pPr>
        <w:spacing w:after="0" w:line="360" w:lineRule="auto"/>
        <w:jc w:val="both"/>
        <w:rPr>
          <w:b/>
          <w:color w:val="008000"/>
        </w:rPr>
      </w:pPr>
      <w:r w:rsidRPr="00A62F8F">
        <w:rPr>
          <w:b/>
          <w:color w:val="008000"/>
        </w:rPr>
        <w:t>Cediço que os embargos de terceiro constituem instrumento destinado à proteção do patrimônio daquele que, não sendo parte no processo, sofre constrição ou ameaça de constrição sobre bens que possua ou sobre os quais detenha direito incompatível com o ato judicial, conforme dispõe o art. 674 do CPC.</w:t>
      </w:r>
    </w:p>
    <w:p w14:paraId="4DBAAD1D" w14:textId="697632E1" w:rsidR="00A62F8F" w:rsidRPr="00A62F8F" w:rsidRDefault="00A62F8F" w:rsidP="00A62F8F">
      <w:pPr>
        <w:spacing w:after="0" w:line="360" w:lineRule="auto"/>
        <w:jc w:val="both"/>
        <w:rPr>
          <w:b/>
          <w:color w:val="008000"/>
        </w:rPr>
      </w:pPr>
      <w:r w:rsidRPr="00A62F8F">
        <w:rPr>
          <w:b/>
          <w:color w:val="008000"/>
        </w:rPr>
        <w:t>No caso, colhe-se dos documentos acostados aos autos que a embargante celebrou com a executada contrato particular de promessa de compra e venda em 05/05/2020, tendo por objeto a cessão de direitos e obrigações referentes aos imóveis das matrículas-mãe nº 34.557 e nº 33.829 do Cartório de Registro de Imóveis de Cidade Ocidental/GO.</w:t>
      </w:r>
    </w:p>
    <w:p w14:paraId="6964BB4E" w14:textId="037843D9" w:rsidR="00A62F8F" w:rsidRPr="00A62F8F" w:rsidRDefault="00A62F8F" w:rsidP="00A62F8F">
      <w:pPr>
        <w:spacing w:after="0" w:line="360" w:lineRule="auto"/>
        <w:jc w:val="both"/>
        <w:rPr>
          <w:b/>
          <w:color w:val="008000"/>
        </w:rPr>
      </w:pPr>
      <w:r w:rsidRPr="00A62F8F">
        <w:rPr>
          <w:b/>
          <w:color w:val="008000"/>
        </w:rPr>
        <w:t>As escrituras públicas foram celebradas em 18/05/2020 e registradas nas respectivas matrículas em 16/06/2020. As matrículas-filhas reproduzem as informações relativas à aquisição.</w:t>
      </w:r>
    </w:p>
    <w:p w14:paraId="3D1DA84F" w14:textId="291BD75A" w:rsidR="00A62F8F" w:rsidRPr="00A62F8F" w:rsidRDefault="00A62F8F" w:rsidP="00A62F8F">
      <w:pPr>
        <w:spacing w:after="0" w:line="360" w:lineRule="auto"/>
        <w:jc w:val="both"/>
        <w:rPr>
          <w:b/>
          <w:color w:val="008000"/>
        </w:rPr>
      </w:pPr>
      <w:r w:rsidRPr="00A62F8F">
        <w:rPr>
          <w:b/>
          <w:color w:val="008000"/>
        </w:rPr>
        <w:t>A execução nº 0715035-86.2020.8.07.0001, por sua vez, foi ajuizada em 21/05/2020 e as averbações premonitórias somente foram realizadas em 07/07/2020.</w:t>
      </w:r>
    </w:p>
    <w:p w14:paraId="57594E7E" w14:textId="50F2D2F4" w:rsidR="00A62F8F" w:rsidRPr="00A62F8F" w:rsidRDefault="00A62F8F" w:rsidP="00A62F8F">
      <w:pPr>
        <w:spacing w:after="0" w:line="360" w:lineRule="auto"/>
        <w:jc w:val="both"/>
        <w:rPr>
          <w:b/>
          <w:color w:val="008000"/>
        </w:rPr>
      </w:pPr>
      <w:r w:rsidRPr="00A62F8F">
        <w:rPr>
          <w:b/>
          <w:color w:val="008000"/>
        </w:rPr>
        <w:t>A aquisição, portanto, antecede as averbações objeto destes embargos.</w:t>
      </w:r>
    </w:p>
    <w:p w14:paraId="629734E5" w14:textId="2808EFC2" w:rsidR="00A62F8F" w:rsidRPr="00A62F8F" w:rsidRDefault="00A62F8F" w:rsidP="00A62F8F">
      <w:pPr>
        <w:spacing w:after="0" w:line="360" w:lineRule="auto"/>
        <w:jc w:val="both"/>
        <w:rPr>
          <w:b/>
          <w:color w:val="008000"/>
        </w:rPr>
      </w:pPr>
      <w:r w:rsidRPr="00A62F8F">
        <w:rPr>
          <w:b/>
          <w:color w:val="008000"/>
        </w:rPr>
        <w:t>A circunstância possui especial relevância diante do regime previsto pelo art. 828 do CPC.</w:t>
      </w:r>
    </w:p>
    <w:p w14:paraId="51D0F607" w14:textId="0D2543CD" w:rsidR="00A62F8F" w:rsidRPr="00A62F8F" w:rsidRDefault="00A62F8F" w:rsidP="00A62F8F">
      <w:pPr>
        <w:spacing w:after="0" w:line="360" w:lineRule="auto"/>
        <w:jc w:val="both"/>
        <w:rPr>
          <w:b/>
          <w:color w:val="008000"/>
        </w:rPr>
      </w:pPr>
      <w:r w:rsidRPr="00A62F8F">
        <w:rPr>
          <w:b/>
          <w:color w:val="008000"/>
        </w:rPr>
        <w:t>A averbação premonitória tem por finalidade conferir publicidade à existência da execução e estabelecer marco objetivo para a caracterização da fraude executiva. Não por outra razão, o § 4º do dispositivo estabelece a presunção de fraude à execução relativamente à alienação ou oneração de bens realizada após a averbação. A norma não confere eficácia retroativa à anotação.</w:t>
      </w:r>
    </w:p>
    <w:p w14:paraId="0A408931" w14:textId="6CEF5352" w:rsidR="00A62F8F" w:rsidRPr="00A62F8F" w:rsidRDefault="00A62F8F" w:rsidP="00A62F8F">
      <w:pPr>
        <w:spacing w:after="0" w:line="360" w:lineRule="auto"/>
        <w:jc w:val="both"/>
        <w:rPr>
          <w:b/>
          <w:color w:val="008000"/>
        </w:rPr>
      </w:pPr>
      <w:r w:rsidRPr="00A62F8F">
        <w:rPr>
          <w:b/>
          <w:color w:val="008000"/>
        </w:rPr>
        <w:t>Consequentemente, a averbação realizada em 07/07/2020 não possui aptidão para alcançar, por si mesma, transmissão patrimonial anteriormente realizada.</w:t>
      </w:r>
    </w:p>
    <w:p w14:paraId="56DFE249" w14:textId="0AB839D1" w:rsidR="00A62F8F" w:rsidRPr="00A62F8F" w:rsidRDefault="00A62F8F" w:rsidP="00A62F8F">
      <w:pPr>
        <w:spacing w:after="0" w:line="360" w:lineRule="auto"/>
        <w:jc w:val="both"/>
        <w:rPr>
          <w:b/>
          <w:color w:val="008000"/>
        </w:rPr>
      </w:pPr>
      <w:r w:rsidRPr="00A62F8F">
        <w:rPr>
          <w:b/>
          <w:color w:val="008000"/>
        </w:rPr>
        <w:t>A questão, ademais, não se limita atualmente à análise cronológica da alienação e das averbações.</w:t>
      </w:r>
    </w:p>
    <w:p w14:paraId="1CC9FC24" w14:textId="519CBB00" w:rsidR="00A62F8F" w:rsidRPr="00A62F8F" w:rsidRDefault="00A62F8F" w:rsidP="00A62F8F">
      <w:pPr>
        <w:spacing w:after="0" w:line="360" w:lineRule="auto"/>
        <w:jc w:val="both"/>
        <w:rPr>
          <w:b/>
          <w:color w:val="008000"/>
        </w:rPr>
      </w:pPr>
      <w:r w:rsidRPr="00A62F8F">
        <w:rPr>
          <w:b/>
          <w:color w:val="008000"/>
        </w:rPr>
        <w:lastRenderedPageBreak/>
        <w:t>A própria embargada ajuizou ações paulianas com o objetivo de desconstituir os negócios jurídicos pelos quais os imóveis foram transmitidos à embargante. As pretensões foram rejeitadas.</w:t>
      </w:r>
    </w:p>
    <w:p w14:paraId="61B90149" w14:textId="74F0CA48" w:rsidR="00A62F8F" w:rsidRPr="00A62F8F" w:rsidRDefault="00A62F8F" w:rsidP="00A62F8F">
      <w:pPr>
        <w:spacing w:after="0" w:line="360" w:lineRule="auto"/>
        <w:jc w:val="both"/>
        <w:rPr>
          <w:b/>
          <w:color w:val="008000"/>
        </w:rPr>
      </w:pPr>
      <w:r w:rsidRPr="00A62F8F">
        <w:rPr>
          <w:b/>
          <w:color w:val="008000"/>
        </w:rPr>
        <w:t>Nos processos nº 0723555-98.2021.8.07.0001 e nº 0713272-95.2021.8.07.0007, este Tribunal concluiu pela inexistência de fraude contra credores nas negociações realizadas entre a executada e a ora embargante.</w:t>
      </w:r>
    </w:p>
    <w:p w14:paraId="0C65E751" w14:textId="61C3D1EA" w:rsidR="00A62F8F" w:rsidRPr="00A62F8F" w:rsidRDefault="00A62F8F" w:rsidP="00A62F8F">
      <w:pPr>
        <w:spacing w:after="0" w:line="360" w:lineRule="auto"/>
        <w:jc w:val="both"/>
        <w:rPr>
          <w:b/>
          <w:color w:val="008000"/>
        </w:rPr>
      </w:pPr>
      <w:r w:rsidRPr="00A62F8F">
        <w:rPr>
          <w:b/>
          <w:color w:val="008000"/>
        </w:rPr>
        <w:t>Lado outro, observa-se que os imóveis objeto da negociação estavam submetidos ao regime de patrimônio de afetação.</w:t>
      </w:r>
    </w:p>
    <w:p w14:paraId="75F370A7" w14:textId="3B96935F" w:rsidR="00A62F8F" w:rsidRPr="00A62F8F" w:rsidRDefault="00A62F8F" w:rsidP="00A62F8F">
      <w:pPr>
        <w:spacing w:after="0" w:line="360" w:lineRule="auto"/>
        <w:jc w:val="both"/>
        <w:rPr>
          <w:b/>
          <w:color w:val="008000"/>
        </w:rPr>
      </w:pPr>
      <w:r w:rsidRPr="00A62F8F">
        <w:rPr>
          <w:b/>
          <w:color w:val="008000"/>
        </w:rPr>
        <w:t>Nos termos do art. 31-A da Lei nº 4.591/1964, o terreno e as acessões objeto da incorporação imobiliária, bem como os demais bens e direitos a ela vinculados, mantêm-se apartados do patrimônio geral do incorporador e destinam-se à consecução da incorporação e à entrega das unidades imobiliárias aos respectivos adquirentes.</w:t>
      </w:r>
    </w:p>
    <w:p w14:paraId="017928FD" w14:textId="5656BF15" w:rsidR="00A62F8F" w:rsidRPr="00A62F8F" w:rsidRDefault="00A62F8F" w:rsidP="00A62F8F">
      <w:pPr>
        <w:spacing w:after="0" w:line="360" w:lineRule="auto"/>
        <w:jc w:val="both"/>
        <w:rPr>
          <w:b/>
          <w:color w:val="008000"/>
        </w:rPr>
      </w:pPr>
      <w:r w:rsidRPr="00A62F8F">
        <w:rPr>
          <w:b/>
          <w:color w:val="008000"/>
        </w:rPr>
        <w:t>Ademais, embora a averbação premonitória não se confunda tecnicamente com a penhora, sobressai evidente que a manutenção das averbações demonstra repercussão efetiva sobre o exercício econômico da propriedade, notadamente porque a existência das anotações interfere na comercialização das unidades e na obtenção de financiamento imobiliário.</w:t>
      </w:r>
    </w:p>
    <w:p w14:paraId="7260F98A" w14:textId="3D9388A1" w:rsidR="00A62F8F" w:rsidRPr="00A62F8F" w:rsidRDefault="00A62F8F" w:rsidP="00A62F8F">
      <w:pPr>
        <w:spacing w:after="0" w:line="360" w:lineRule="auto"/>
        <w:jc w:val="both"/>
        <w:rPr>
          <w:b/>
          <w:color w:val="008000"/>
        </w:rPr>
      </w:pPr>
      <w:r w:rsidRPr="00A62F8F">
        <w:rPr>
          <w:b/>
          <w:color w:val="008000"/>
        </w:rPr>
        <w:t>Registre-se, como reforço argumentativo, que a conclusão ora alcançada encontra correspondência no julgamento do Agravo de Instrumento nº 0721244-64.2026.8.07.0000, interposto nestes próprios autos, onde reconhecido o risco concreto à embargante, por impedir a utilização econômica dos imóveis e potencializar sua deterioração patrimonial.</w:t>
      </w:r>
    </w:p>
    <w:p w14:paraId="235D594D" w14:textId="10244BFB" w:rsidR="00A62F8F" w:rsidRPr="00A62F8F" w:rsidRDefault="00A62F8F" w:rsidP="00A62F8F">
      <w:pPr>
        <w:spacing w:after="0" w:line="360" w:lineRule="auto"/>
        <w:jc w:val="both"/>
        <w:rPr>
          <w:b/>
          <w:color w:val="008000"/>
        </w:rPr>
      </w:pPr>
      <w:r w:rsidRPr="00A62F8F">
        <w:rPr>
          <w:b/>
          <w:color w:val="008000"/>
        </w:rPr>
        <w:t>Também não conduz a solução diversa a existência de sentença proferida no processo nº 0724631-94.2020.8.07.0001, pois o quadro jurídico atualmente submetido a julgamento contém elemento superveniente particularmente relevante: o julgamento definitivo das ações paulianas ajuizadas pela própria embargada, nas quais foram afastadas as alegações de fraude e simulação relacionadas aos negócios jurídicos pelos quais a embargante adquiriu os imóveis.</w:t>
      </w:r>
    </w:p>
    <w:p w14:paraId="2704BD62" w14:textId="41E0EE91" w:rsidR="00A62F8F" w:rsidRPr="00A62F8F" w:rsidRDefault="00A62F8F" w:rsidP="00A62F8F">
      <w:pPr>
        <w:spacing w:after="0" w:line="360" w:lineRule="auto"/>
        <w:jc w:val="both"/>
        <w:rPr>
          <w:b/>
          <w:color w:val="008000"/>
        </w:rPr>
      </w:pPr>
      <w:r w:rsidRPr="00A62F8F">
        <w:rPr>
          <w:b/>
          <w:color w:val="008000"/>
        </w:rPr>
        <w:t>Aliás, o próprio acórdão proferido no Agravo de Instrumento nº 0721244-64.2026.8.07.0000 atribuiu expressa relevância a esse fato superveniente, ao destacar que este Tribunal já havia decidido, em duas oportunidades, com trânsito em julgado, pela inexistência de fraude contra credores na negociação em questão.</w:t>
      </w:r>
    </w:p>
    <w:p w14:paraId="2E4E9AE4" w14:textId="1E6AE68F" w:rsidR="00A62F8F" w:rsidRPr="00A62F8F" w:rsidRDefault="00A62F8F" w:rsidP="00A62F8F">
      <w:pPr>
        <w:spacing w:after="0" w:line="360" w:lineRule="auto"/>
        <w:jc w:val="both"/>
        <w:rPr>
          <w:b/>
          <w:color w:val="008000"/>
        </w:rPr>
      </w:pPr>
      <w:r w:rsidRPr="00A62F8F">
        <w:rPr>
          <w:b/>
          <w:color w:val="008000"/>
        </w:rPr>
        <w:t>Ante o exposto, julgo procedentes os pedidos formulados nos embargos de terceiro para determinar o cancelamento definitivo das averbações premonitórias vinculadas à execução nº 0715035-86.2020.8.07.0001 incidentes sobre as matrículas nº 36.228, 36.229, 36.230, 36.231, 36.232, 36.233, 36.234, 36.235, 36.236, 36.237, 36.238, 36.239, 36.241, 36.242, 36.243 e 36.245 do Cartório de Registro de Imóveis de Cidade Ocidental/GO.</w:t>
      </w:r>
    </w:p>
    <w:p w14:paraId="3BE33655" w14:textId="1A96FE21" w:rsidR="00A62F8F" w:rsidRPr="00A62F8F" w:rsidRDefault="00A62F8F" w:rsidP="00A62F8F">
      <w:pPr>
        <w:spacing w:after="0" w:line="360" w:lineRule="auto"/>
        <w:jc w:val="both"/>
        <w:rPr>
          <w:b/>
          <w:color w:val="008000"/>
        </w:rPr>
      </w:pPr>
      <w:r w:rsidRPr="00A62F8F">
        <w:rPr>
          <w:b/>
          <w:color w:val="008000"/>
        </w:rPr>
        <w:lastRenderedPageBreak/>
        <w:t>Confirmo, em caráter definitivo, a tutela provisória concedida no Agravo de Instrumento nº 0721244-64.2026.8.07.0000.</w:t>
      </w:r>
    </w:p>
    <w:p w14:paraId="4DFB4884" w14:textId="276791B8" w:rsidR="00A62F8F" w:rsidRPr="00A62F8F" w:rsidRDefault="00A62F8F" w:rsidP="00A62F8F">
      <w:pPr>
        <w:spacing w:after="0" w:line="360" w:lineRule="auto"/>
        <w:jc w:val="both"/>
        <w:rPr>
          <w:b/>
          <w:color w:val="008000"/>
        </w:rPr>
      </w:pPr>
      <w:r w:rsidRPr="00A62F8F">
        <w:rPr>
          <w:b/>
          <w:color w:val="008000"/>
        </w:rPr>
        <w:t>Após o trânsito em julgado, expeça-se ofício ao Cartório de Registro de Imóveis de Cidade Ocidental/GO para as providências necessárias, caso os cancelamentos ainda não tenham sido efetivados de modo definitivo.</w:t>
      </w:r>
    </w:p>
    <w:p w14:paraId="444E0332" w14:textId="5A6BE7ED" w:rsidR="00A62F8F" w:rsidRPr="00A62F8F" w:rsidRDefault="00A62F8F" w:rsidP="00A62F8F">
      <w:pPr>
        <w:spacing w:after="0" w:line="360" w:lineRule="auto"/>
        <w:jc w:val="both"/>
        <w:rPr>
          <w:b/>
          <w:color w:val="008000"/>
        </w:rPr>
      </w:pPr>
      <w:r w:rsidRPr="00A62F8F">
        <w:rPr>
          <w:b/>
          <w:color w:val="008000"/>
        </w:rPr>
        <w:t>Condeno a parte embargada ao pagamento das custas processuais e dos honorários advocatícios, que fixo em 10% sobre o valor atualizado da causa, nos termos do art. 85, § 2º, do CPC.</w:t>
      </w:r>
    </w:p>
    <w:p w14:paraId="6ADBE359" w14:textId="48053014" w:rsidR="00A62F8F" w:rsidRPr="00A62F8F" w:rsidRDefault="00A62F8F" w:rsidP="00A62F8F">
      <w:pPr>
        <w:spacing w:after="0" w:line="360" w:lineRule="auto"/>
        <w:jc w:val="both"/>
        <w:rPr>
          <w:b/>
          <w:color w:val="008000"/>
        </w:rPr>
      </w:pPr>
      <w:r w:rsidRPr="00A62F8F">
        <w:rPr>
          <w:b/>
          <w:color w:val="008000"/>
        </w:rPr>
        <w:t>Resolvo o mérito, nos termos do art. 487, inciso I, do CPC.</w:t>
      </w:r>
    </w:p>
    <w:p w14:paraId="72070850" w14:textId="75601CB3" w:rsidR="00A62F8F" w:rsidRPr="00A62F8F" w:rsidRDefault="00A62F8F" w:rsidP="00A62F8F">
      <w:pPr>
        <w:spacing w:after="0" w:line="360" w:lineRule="auto"/>
        <w:jc w:val="both"/>
        <w:rPr>
          <w:b/>
          <w:color w:val="008000"/>
        </w:rPr>
      </w:pPr>
      <w:r w:rsidRPr="00A62F8F">
        <w:rPr>
          <w:b/>
          <w:color w:val="008000"/>
        </w:rPr>
        <w:t>Traslade-se cópia desta sentença aos autos da execução nº 0715035-86.2020.8.07.0001.</w:t>
      </w:r>
    </w:p>
    <w:p w14:paraId="2A52CAE9" w14:textId="75240CB9" w:rsidR="00A62F8F" w:rsidRPr="00A62F8F" w:rsidRDefault="00A62F8F" w:rsidP="00A62F8F">
      <w:pPr>
        <w:spacing w:after="0" w:line="360" w:lineRule="auto"/>
        <w:jc w:val="both"/>
        <w:rPr>
          <w:b/>
          <w:color w:val="008000"/>
        </w:rPr>
      </w:pPr>
      <w:r w:rsidRPr="00A62F8F">
        <w:rPr>
          <w:b/>
          <w:color w:val="008000"/>
        </w:rPr>
        <w:t>Transitada em julgado, recolhidas eventuais custas processuais remanescentes, não havendo outros requerimentos, arquivem-se os autos, com as cautelas de estilo.</w:t>
      </w:r>
    </w:p>
    <w:p w14:paraId="787D42ED" w14:textId="453F0DAF" w:rsidR="007E1C8C" w:rsidRDefault="00A62F8F" w:rsidP="00A62F8F">
      <w:pPr>
        <w:spacing w:after="0" w:line="360" w:lineRule="auto"/>
        <w:jc w:val="both"/>
        <w:rPr>
          <w:rFonts w:ascii="Arial" w:hAnsi="Arial" w:cs="Arial"/>
          <w:sz w:val="28"/>
          <w:szCs w:val="28"/>
        </w:rPr>
      </w:pPr>
      <w:r w:rsidRPr="00A62F8F">
        <w:rPr>
          <w:b/>
          <w:color w:val="008000"/>
        </w:rPr>
        <w:t>Sentença registrada eletronicamente nesta data. Publique-se. Intimem-se.</w:t>
      </w: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Fábio Barbosa Alves - GDACA" w:date="2026-10-06T13:52:00Z" w:initials="FBAG">
    <w:p w14:paraId="1EEEDCBC" w14:textId="77777777" w:rsidR="007E4AA7" w:rsidRDefault="006C2B2C" w:rsidP="007E4AA7">
      <w:pPr>
        <w:pStyle w:val="Textodecomentrio"/>
      </w:pPr>
      <w:r>
        <w:rPr>
          <w:rStyle w:val="Refdecomentrio"/>
        </w:rPr>
        <w:annotationRef/>
      </w:r>
      <w:r w:rsidR="007E4AA7">
        <w:t>Conclusão: 23/09/2026</w:t>
      </w:r>
    </w:p>
    <w:p w14:paraId="4C96E8D8" w14:textId="77777777" w:rsidR="007E4AA7" w:rsidRDefault="007E4AA7" w:rsidP="007E4AA7">
      <w:pPr>
        <w:pStyle w:val="Textodecomentrio"/>
      </w:pPr>
      <w:r>
        <w:t>Entrega: 07/10/2026</w:t>
      </w:r>
    </w:p>
    <w:p w14:paraId="55892562" w14:textId="77777777" w:rsidR="007E4AA7" w:rsidRDefault="007E4AA7" w:rsidP="007E4AA7">
      <w:pPr>
        <w:pStyle w:val="Textodecomentrio"/>
      </w:pPr>
      <w:r>
        <w:t>Certeza: 10</w:t>
      </w:r>
    </w:p>
  </w:comment>
  <w:comment w:id="2" w:author="Marcia Vilela Alves - GDACA" w:date="2026-10-08T12:53:00Z" w:initials="MV">
    <w:p w14:paraId="593C64BC" w14:textId="77777777" w:rsidR="00F80716" w:rsidRDefault="00F80716" w:rsidP="00F80716">
      <w:pPr>
        <w:pStyle w:val="Textodecomentrio"/>
      </w:pPr>
      <w:r>
        <w:rPr>
          <w:rStyle w:val="Refdecomentrio"/>
        </w:rPr>
        <w:annotationRef/>
      </w:r>
      <w:r>
        <w:t>Corrigido.</w:t>
      </w:r>
    </w:p>
  </w:comment>
  <w:comment w:id="3" w:author="Assessor GDSXSR" w:initials="RG" w:date="2026-10-29T21:14:18Z">
    <w:p>
      <w:pPr>
        <w:pStyle w:val="CommentText"/>
      </w:pPr>
      <w:r>
        <w:rPr>
          <w:rStyle w:val="CommentReference"/>
        </w:rPr>
        <w:annotationRef/>
      </w:r>
      <w:r>
        <w:t>ASSESSOR GDSXSR — Alterações de mesma natureza: referências de norma na forma compacta, sem 'CPC/2015' (C-20); títulos de capítulo, vereditos e mini-dispositivos realçados em amarelo (C-42, C-3A); título do resumo no padrão 'EM SENTIDO CONTRÁRIO AO VOTO' (C-39); grafia e ajustes de concisão (C-02, C-28). Conferência: não recebi os autos, só a minuta; as premissas sem ID ficam como pendência (C-24, C-52).</w:t>
      </w:r>
    </w:p>
  </w:comment>
  <w:comment w:id="4" w:author="Assessor GDSXSR" w:initials="RG" w:date="2026-10-29T21:14:18Z">
    <w:p>
      <w:pPr>
        <w:pStyle w:val="CommentText"/>
      </w:pPr>
      <w:r>
        <w:rPr>
          <w:rStyle w:val="CommentReference"/>
        </w:rPr>
        <w:annotationRef/>
      </w:r>
      <w:r>
        <w:t>ASSESSOR GDSXSR — Alterei o item 1: 'Embargos de terceiro opostos por … contra …', sem 'Ação de', com as partes nomeadas e o valor da causa ao final (C-34, C-34A). Pendência (C-52): os nomes seguem o resumo do apelo; a sentença transcrita usa 'Lucas José Soares Dias Ltda.' e 'Progere Incorporações Ltda.'. Conferir a autuação no PJe.</w:t>
      </w:r>
    </w:p>
  </w:comment>
  <w:comment w:id="5" w:author="Assessor GDSXSR" w:initials="RG" w:date="2026-10-29T21:14:18Z">
    <w:p>
      <w:pPr>
        <w:pStyle w:val="CommentText"/>
      </w:pPr>
      <w:r>
        <w:rPr>
          <w:rStyle w:val="CommentReference"/>
        </w:rPr>
        <w:annotationRef/>
      </w:r>
      <w:r>
        <w:t>ASSESSOR GDSXSR — Reescrevi os itens 5 a 10 para trazer, em cada um, a regra e a sua aplicação ao caso, com as datas e o fato decisivo do voto (C-3G, C-33). Nenhum fundamento novo foi acrescentado à ementa.</w:t>
      </w:r>
    </w:p>
  </w:comment>
  <w:comment w:id="6" w:author="Assessor GDSXSR" w:initials="RG" w:date="2026-10-29T21:14:18Z">
    <w:p>
      <w:pPr>
        <w:pStyle w:val="CommentText"/>
      </w:pPr>
      <w:r>
        <w:rPr>
          <w:rStyle w:val="CommentReference"/>
        </w:rPr>
        <w:annotationRef/>
      </w:r>
      <w:r>
        <w:t>ASSESSOR GDSXSR — Retirei o Acórdão 2022001 (1ª Turma Cível, Des. Romulo de Araujo Mendes, 0739085-40.2024.8.07.0001, j. 16/07/2025) do voto e da ementa: processo, relator, turma e data conferem no iajus, mas é o segundo precedente para a mesma tese e de outra Turma (C-65, C-67). Mantive o da 4ª Turma (Des. Fernando Habibe, 0715309-90.2024.8.07.0007, j. 26/06/2025), cuja ementa confere com o trecho transcrito. Pendência (C-52, C-72): o iajus não devolveu o número do acórdão (2014888) nem o DJe (17/07/2025). Conferir no JurisDF.</w:t>
      </w:r>
    </w:p>
  </w:comment>
  <w:comment w:id="7" w:author="Assessor GDSXSR" w:initials="RG" w:date="2026-10-29T21:14:18Z">
    <w:p>
      <w:pPr>
        <w:pStyle w:val="CommentText"/>
      </w:pPr>
      <w:r>
        <w:rPr>
          <w:rStyle w:val="CommentReference"/>
        </w:rPr>
        <w:annotationRef/>
      </w:r>
      <w:r>
        <w:t>ASSESSOR GDSXSR — Alterei a abertura para a fórmula do Gabinete, com a alegação do embargado/apelante e o ID do apelo (C-3W), e suprimi o parágrafo 'Em suas razões, o apelante aduz…', que repetia a alegação (C-02).</w:t>
      </w:r>
    </w:p>
  </w:comment>
  <w:comment w:id="8" w:author="Assessor GDSXSR" w:initials="RG" w:date="2026-10-29T21:14:18Z">
    <w:p>
      <w:pPr>
        <w:pStyle w:val="CommentText"/>
      </w:pPr>
      <w:r>
        <w:rPr>
          <w:rStyle w:val="CommentReference"/>
        </w:rPr>
        <w:annotationRef/>
      </w:r>
      <w:r>
        <w:t>ASSESSOR GDSXSR — Acrescentei que a sentença consignou 'Sem preliminares, passo ao exame do mérito' (ID 89915094). O apelo se apoia nesse fato e o voto não o mencionava; a conclusão fica a mesma, pois a sentença examinou o fundamento da preliminar no mérito (C-03, C-21).</w:t>
      </w:r>
    </w:p>
  </w:comment>
  <w:comment w:id="9" w:author="Assessor GDSXSR" w:initials="RG" w:date="2026-10-29T21:14:18Z">
    <w:p>
      <w:pPr>
        <w:pStyle w:val="CommentText"/>
      </w:pPr>
      <w:r>
        <w:rPr>
          <w:rStyle w:val="CommentReference"/>
        </w:rPr>
        <w:annotationRef/>
      </w:r>
      <w:r>
        <w:t>ASSESSOR GDSXSR — Reescrevi o parágrafo, que dizia que a anotação 'integra o imóvel' à execução, e transcrevi o CPC 828 (caput e § 4º), norma que sustenta o capítulo (C-66 a). Texto conferido no Planalto (iajus).</w:t>
      </w:r>
    </w:p>
  </w:comment>
  <w:comment w:id="10" w:author="Assessor GDSXSR" w:initials="RG" w:date="2026-10-29T21:14:18Z">
    <w:p>
      <w:pPr>
        <w:pStyle w:val="CommentText"/>
      </w:pPr>
      <w:r>
        <w:rPr>
          <w:rStyle w:val="CommentReference"/>
        </w:rPr>
        <w:annotationRef/>
      </w:r>
      <w:r>
        <w:t>ASSESSOR GDSXSR — Pendência (C-52, C-21): as datas das escrituras (18/05/2020), dos registros (16/06/2020) e das averbações não trazem ID. A sentença registra a averbação de 07/07/2020, e o voto diz 'julho e agosto de 2020'. Conferir nas matrículas e incluir os IDs.</w:t>
      </w:r>
    </w:p>
  </w:comment>
  <w:comment w:id="11" w:author="Assessor GDSXSR" w:initials="RG" w:date="2026-10-29T21:14:18Z">
    <w:p>
      <w:pPr>
        <w:pStyle w:val="CommentText"/>
      </w:pPr>
      <w:r>
        <w:rPr>
          <w:rStyle w:val="CommentReference"/>
        </w:rPr>
        <w:annotationRef/>
      </w:r>
      <w:r>
        <w:t>ASSESSOR GDSXSR — Corrigi 'patrimônio do apelado' para 'patrimônio da executada': o apelado é o adquirente, e quem alienou foi a executada (sentença, ID 89915094). Erro material (C-03).</w:t>
      </w:r>
    </w:p>
  </w:comment>
  <w:comment w:id="12" w:author="Assessor GDSXSR" w:initials="RG" w:date="2026-10-29T21:14:18Z">
    <w:p>
      <w:pPr>
        <w:pStyle w:val="CommentText"/>
      </w:pPr>
      <w:r>
        <w:rPr>
          <w:rStyle w:val="CommentReference"/>
        </w:rPr>
        <w:annotationRef/>
      </w:r>
      <w:r>
        <w:t>ASSESSOR GDSXSR — Acrescentei, abaixo, o enfrentamento da alegação 1) do apelo (embargos de terceiro anteriores, processo 0724631-94.2020.8.07.0001), que o voto não examinava, com a transcrição do fundamento da sentença (ID 89915094) (C-66 c, C-03).</w:t>
      </w:r>
    </w:p>
  </w:comment>
  <w:comment w:id="13" w:author="Assessor GDSXSR" w:initials="RG" w:date="2026-10-29T21:14:19Z">
    <w:p>
      <w:pPr>
        <w:pStyle w:val="CommentText"/>
      </w:pPr>
      <w:r>
        <w:rPr>
          <w:rStyle w:val="CommentReference"/>
        </w:rPr>
        <w:annotationRef/>
      </w:r>
      <w:r>
        <w:t>ASSESSOR GDSXSR — Texto literal (C-63): Lei 4.591/1964, art. 31-A: “Art. 31-A. (...) a incorporação poderá ser submetida ao regime da afetação, pelo qual o terreno e as acessões objeto de incorporação imobiliária, bem como os demais bens e direitos a ela vinculados, manter-se-ão apartados do patrimônio do incorporador e constituirão patrimônio de afetação, destinado à consecução da incorporação correspondente e à entrega das unidades imobiliárias aos respectivos adquirentes.” (fonte: Planalto, Lei 4.591/1964 compilada; redação da Lei 10.931/2004).</w:t>
      </w:r>
    </w:p>
  </w:comment>
  <w:comment w:id="14" w:author="Assessor GDSXSR" w:initials="RG" w:date="2026-10-29T21:14:19Z">
    <w:p>
      <w:pPr>
        <w:pStyle w:val="CommentText"/>
      </w:pPr>
      <w:r>
        <w:rPr>
          <w:rStyle w:val="CommentReference"/>
        </w:rPr>
        <w:annotationRef/>
      </w:r>
      <w:r>
        <w:t>ASSESSOR GDSXSR — Reescrevi a alegação conforme o apelo (resumo, item 8): o apelante sustenta que o proveito econômico equivale ao valor do gravame, e não ao valor dos imóveis (C-3W, C-03).</w:t>
      </w:r>
    </w:p>
  </w:comment>
  <w:comment w:id="15" w:author="Assessor GDSXSR" w:initials="RG" w:date="2026-10-29T21:14:19Z">
    <w:p>
      <w:pPr>
        <w:pStyle w:val="CommentText"/>
      </w:pPr>
      <w:r>
        <w:rPr>
          <w:rStyle w:val="CommentReference"/>
        </w:rPr>
        <w:annotationRef/>
      </w:r>
      <w:r>
        <w:t>ASSESSOR GDSXSR — Troquei 'a pretendida fixação por equidade' por 'a eventual fixação por equidade': o apelo e o relatório pedem redução ou base de cálculo diversa, e não equidade (C-03). Texto literal (C-63): CPC, art. 85, § 8º: “§ 8º Nas causas em que for inestimável ou irrisório o proveito econômico ou, ainda, quando o valor da causa for muito baixo, o juiz fixará o valor dos honorários por apreciação equitativa, observando o disposto nos incisos do § 2º.” (fonte: Planalto).</w:t>
      </w:r>
    </w:p>
  </w:comment>
  <w:comment w:id="16" w:author="Assessor GDSXSR" w:initials="RG" w:date="2026-10-29T21:14:19Z">
    <w:p>
      <w:pPr>
        <w:pStyle w:val="CommentText"/>
      </w:pPr>
      <w:r>
        <w:rPr>
          <w:rStyle w:val="CommentReference"/>
        </w:rPr>
        <w:annotationRef/>
      </w:r>
      <w:r>
        <w:t>ASSESSOR GDSXSR — Corrigi a base dos honorários recursais: a sentença fixou 10% sobre o valor atualizado da causa, e não sobre 'condenação' (inexiste condenação em dinheiro), e os recursais seguem a mesma base (C-51). Percentual de 2% mantido, decisão do Relator: soma 12%, abaixo do limite de 20% do CPC 85 § 11, cujo texto literal (C-63) é: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Sentença, capítulo dos honorários: “Condeno a parte embargada ao pagamento das custas processuais e dos honorários advocatícios, que fixo em 10% sobre o valor atualizado da causa, nos termos do art. 85, § 2º, do CPC.” Valor da causa na origem: R$ 1.857.328,37 (sem atualização).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55892562" w15:paraIdParent="448DA02E" w15:done="0"/>
  <w15:commentEx w15:paraId="593C64BC"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2E6F7B8B" w16cex:dateUtc="2026-10-06T16:52:00Z"/>
  <w16cex:commentExtensible w16cex:durableId="15F7DC65" w16cex:dateUtc="2026-10-0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55892562" w16cid:durableId="2E6F7B8B"/>
  <w16cid:commentId w16cid:paraId="593C64BC" w16cid:durableId="15F7DC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B244" w14:textId="77777777" w:rsidR="00A31CD1" w:rsidRDefault="00A31CD1" w:rsidP="003A42DE">
      <w:pPr>
        <w:spacing w:after="0" w:line="240" w:lineRule="auto"/>
      </w:pPr>
      <w:r>
        <w:separator/>
      </w:r>
    </w:p>
  </w:endnote>
  <w:endnote w:type="continuationSeparator" w:id="0">
    <w:p w14:paraId="2988540F" w14:textId="77777777" w:rsidR="00A31CD1" w:rsidRDefault="00A31CD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3318" w14:textId="77777777" w:rsidR="00A31CD1" w:rsidRDefault="00A31CD1" w:rsidP="003A42DE">
      <w:pPr>
        <w:spacing w:after="0" w:line="240" w:lineRule="auto"/>
      </w:pPr>
      <w:r>
        <w:separator/>
      </w:r>
    </w:p>
  </w:footnote>
  <w:footnote w:type="continuationSeparator" w:id="0">
    <w:p w14:paraId="729B340B" w14:textId="77777777" w:rsidR="00A31CD1" w:rsidRDefault="00A31CD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4A815D8"/>
    <w:multiLevelType w:val="hybridMultilevel"/>
    <w:tmpl w:val="9A22B1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F1A3274"/>
    <w:multiLevelType w:val="hybridMultilevel"/>
    <w:tmpl w:val="DBD4DE30"/>
    <w:lvl w:ilvl="0" w:tplc="38E893CE">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44579182">
    <w:abstractNumId w:val="1"/>
  </w:num>
  <w:num w:numId="2" w16cid:durableId="715154838">
    <w:abstractNumId w:val="0"/>
  </w:num>
  <w:num w:numId="3" w16cid:durableId="1427269829">
    <w:abstractNumId w:val="5"/>
  </w:num>
  <w:num w:numId="4" w16cid:durableId="2022580392">
    <w:abstractNumId w:val="2"/>
  </w:num>
  <w:num w:numId="5" w16cid:durableId="322660638">
    <w:abstractNumId w:val="3"/>
  </w:num>
  <w:num w:numId="6" w16cid:durableId="2095082835">
    <w:abstractNumId w:val="4"/>
  </w:num>
  <w:num w:numId="7" w16cid:durableId="162111195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Fábio Barbosa Alves - GDACA">
    <w15:presenceInfo w15:providerId="None" w15:userId="Fábio Barbosa Alves - GDACA"/>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165"/>
    <w:rsid w:val="00004C11"/>
    <w:rsid w:val="00012123"/>
    <w:rsid w:val="00013B59"/>
    <w:rsid w:val="0002189B"/>
    <w:rsid w:val="0002266E"/>
    <w:rsid w:val="0002738F"/>
    <w:rsid w:val="00033421"/>
    <w:rsid w:val="00033AFD"/>
    <w:rsid w:val="00043380"/>
    <w:rsid w:val="000468C5"/>
    <w:rsid w:val="000521A6"/>
    <w:rsid w:val="00052AE3"/>
    <w:rsid w:val="0006080C"/>
    <w:rsid w:val="000619E0"/>
    <w:rsid w:val="00061E01"/>
    <w:rsid w:val="00064301"/>
    <w:rsid w:val="00076D7D"/>
    <w:rsid w:val="000802EF"/>
    <w:rsid w:val="00080535"/>
    <w:rsid w:val="00080CD3"/>
    <w:rsid w:val="00086B6C"/>
    <w:rsid w:val="0009174A"/>
    <w:rsid w:val="000919C5"/>
    <w:rsid w:val="00091ABC"/>
    <w:rsid w:val="000976A4"/>
    <w:rsid w:val="00097BBF"/>
    <w:rsid w:val="000A22EB"/>
    <w:rsid w:val="000A2F39"/>
    <w:rsid w:val="000A7009"/>
    <w:rsid w:val="000B02CA"/>
    <w:rsid w:val="000B0FC6"/>
    <w:rsid w:val="000B1516"/>
    <w:rsid w:val="000B4EA2"/>
    <w:rsid w:val="000B7AF7"/>
    <w:rsid w:val="000B7ECE"/>
    <w:rsid w:val="000D2E62"/>
    <w:rsid w:val="000D5237"/>
    <w:rsid w:val="000D59B2"/>
    <w:rsid w:val="000D64BD"/>
    <w:rsid w:val="000F1358"/>
    <w:rsid w:val="000F1817"/>
    <w:rsid w:val="000F2FB9"/>
    <w:rsid w:val="000F6570"/>
    <w:rsid w:val="001009CC"/>
    <w:rsid w:val="00102BA0"/>
    <w:rsid w:val="0011508E"/>
    <w:rsid w:val="0011527A"/>
    <w:rsid w:val="00115458"/>
    <w:rsid w:val="00115569"/>
    <w:rsid w:val="00115F0D"/>
    <w:rsid w:val="00120438"/>
    <w:rsid w:val="00122133"/>
    <w:rsid w:val="001236F9"/>
    <w:rsid w:val="00125329"/>
    <w:rsid w:val="0012571F"/>
    <w:rsid w:val="00126492"/>
    <w:rsid w:val="00131A63"/>
    <w:rsid w:val="00137A7E"/>
    <w:rsid w:val="00150864"/>
    <w:rsid w:val="00151611"/>
    <w:rsid w:val="00161CD2"/>
    <w:rsid w:val="001676A4"/>
    <w:rsid w:val="00167F3A"/>
    <w:rsid w:val="0017522C"/>
    <w:rsid w:val="001801E9"/>
    <w:rsid w:val="0018274C"/>
    <w:rsid w:val="0018338A"/>
    <w:rsid w:val="00183B77"/>
    <w:rsid w:val="00191C3D"/>
    <w:rsid w:val="00196988"/>
    <w:rsid w:val="001A09B8"/>
    <w:rsid w:val="001A318B"/>
    <w:rsid w:val="001A6EF8"/>
    <w:rsid w:val="001B6C90"/>
    <w:rsid w:val="001C466B"/>
    <w:rsid w:val="001D2162"/>
    <w:rsid w:val="001D5DB3"/>
    <w:rsid w:val="001E0D41"/>
    <w:rsid w:val="001E4480"/>
    <w:rsid w:val="001E4974"/>
    <w:rsid w:val="001E7903"/>
    <w:rsid w:val="002016A8"/>
    <w:rsid w:val="00203B1D"/>
    <w:rsid w:val="0020478E"/>
    <w:rsid w:val="00206304"/>
    <w:rsid w:val="002118BE"/>
    <w:rsid w:val="002126F1"/>
    <w:rsid w:val="0021526A"/>
    <w:rsid w:val="002214F5"/>
    <w:rsid w:val="00226941"/>
    <w:rsid w:val="00227EF1"/>
    <w:rsid w:val="0023111D"/>
    <w:rsid w:val="00231F76"/>
    <w:rsid w:val="00232EEB"/>
    <w:rsid w:val="002347FA"/>
    <w:rsid w:val="00237751"/>
    <w:rsid w:val="002406F2"/>
    <w:rsid w:val="002437F6"/>
    <w:rsid w:val="002464DE"/>
    <w:rsid w:val="00250C5B"/>
    <w:rsid w:val="00254E51"/>
    <w:rsid w:val="00256824"/>
    <w:rsid w:val="00264107"/>
    <w:rsid w:val="00264AD5"/>
    <w:rsid w:val="00273765"/>
    <w:rsid w:val="00274644"/>
    <w:rsid w:val="00277029"/>
    <w:rsid w:val="0028319F"/>
    <w:rsid w:val="00292141"/>
    <w:rsid w:val="002926F9"/>
    <w:rsid w:val="00292E82"/>
    <w:rsid w:val="002943D7"/>
    <w:rsid w:val="00296DAE"/>
    <w:rsid w:val="00296E80"/>
    <w:rsid w:val="002A06C5"/>
    <w:rsid w:val="002A2038"/>
    <w:rsid w:val="002A3D11"/>
    <w:rsid w:val="002A5205"/>
    <w:rsid w:val="002B1184"/>
    <w:rsid w:val="002B165F"/>
    <w:rsid w:val="002B210E"/>
    <w:rsid w:val="002B47C5"/>
    <w:rsid w:val="002B640D"/>
    <w:rsid w:val="002B6DD8"/>
    <w:rsid w:val="002C1E16"/>
    <w:rsid w:val="002C2464"/>
    <w:rsid w:val="002C42D2"/>
    <w:rsid w:val="002C521A"/>
    <w:rsid w:val="002D127E"/>
    <w:rsid w:val="002D2D56"/>
    <w:rsid w:val="002D3FF3"/>
    <w:rsid w:val="002D5E6E"/>
    <w:rsid w:val="002F13AB"/>
    <w:rsid w:val="002F68FB"/>
    <w:rsid w:val="002F7666"/>
    <w:rsid w:val="00302029"/>
    <w:rsid w:val="0030261D"/>
    <w:rsid w:val="00302F85"/>
    <w:rsid w:val="00303FAE"/>
    <w:rsid w:val="00304F70"/>
    <w:rsid w:val="00307496"/>
    <w:rsid w:val="0031063D"/>
    <w:rsid w:val="00311463"/>
    <w:rsid w:val="00312291"/>
    <w:rsid w:val="00316AE4"/>
    <w:rsid w:val="00316B1F"/>
    <w:rsid w:val="00321068"/>
    <w:rsid w:val="003225F5"/>
    <w:rsid w:val="00323779"/>
    <w:rsid w:val="00323D27"/>
    <w:rsid w:val="003345D4"/>
    <w:rsid w:val="0033735F"/>
    <w:rsid w:val="0034247B"/>
    <w:rsid w:val="0034511C"/>
    <w:rsid w:val="00347818"/>
    <w:rsid w:val="00351653"/>
    <w:rsid w:val="003524E5"/>
    <w:rsid w:val="00352D66"/>
    <w:rsid w:val="00354AA2"/>
    <w:rsid w:val="00355C73"/>
    <w:rsid w:val="003624B4"/>
    <w:rsid w:val="00365A6F"/>
    <w:rsid w:val="00370C48"/>
    <w:rsid w:val="003717FC"/>
    <w:rsid w:val="003721FD"/>
    <w:rsid w:val="003749AB"/>
    <w:rsid w:val="003806B7"/>
    <w:rsid w:val="00381694"/>
    <w:rsid w:val="00392815"/>
    <w:rsid w:val="003A0FFF"/>
    <w:rsid w:val="003A42DE"/>
    <w:rsid w:val="003A4E55"/>
    <w:rsid w:val="003B3398"/>
    <w:rsid w:val="003B7344"/>
    <w:rsid w:val="003C004A"/>
    <w:rsid w:val="003C0A13"/>
    <w:rsid w:val="003D11BE"/>
    <w:rsid w:val="003D3FEE"/>
    <w:rsid w:val="003E222A"/>
    <w:rsid w:val="003E436D"/>
    <w:rsid w:val="003F583F"/>
    <w:rsid w:val="00405537"/>
    <w:rsid w:val="00413928"/>
    <w:rsid w:val="00415149"/>
    <w:rsid w:val="00415EE0"/>
    <w:rsid w:val="00417AE4"/>
    <w:rsid w:val="00423538"/>
    <w:rsid w:val="00441FB4"/>
    <w:rsid w:val="00443CA9"/>
    <w:rsid w:val="00445ED9"/>
    <w:rsid w:val="00446FC1"/>
    <w:rsid w:val="00450FAE"/>
    <w:rsid w:val="00451A6D"/>
    <w:rsid w:val="00453B03"/>
    <w:rsid w:val="0045756B"/>
    <w:rsid w:val="00465A25"/>
    <w:rsid w:val="0047216B"/>
    <w:rsid w:val="004762F1"/>
    <w:rsid w:val="0048064C"/>
    <w:rsid w:val="00480A33"/>
    <w:rsid w:val="00485185"/>
    <w:rsid w:val="00495EB5"/>
    <w:rsid w:val="00496EB5"/>
    <w:rsid w:val="004B2682"/>
    <w:rsid w:val="004B2A9C"/>
    <w:rsid w:val="004C0465"/>
    <w:rsid w:val="004C2529"/>
    <w:rsid w:val="004C591E"/>
    <w:rsid w:val="004C7418"/>
    <w:rsid w:val="004D0BA0"/>
    <w:rsid w:val="004D0C91"/>
    <w:rsid w:val="004D45E9"/>
    <w:rsid w:val="004F5909"/>
    <w:rsid w:val="004F762A"/>
    <w:rsid w:val="004F7DDB"/>
    <w:rsid w:val="00506A7D"/>
    <w:rsid w:val="00506D76"/>
    <w:rsid w:val="00511630"/>
    <w:rsid w:val="00516BDD"/>
    <w:rsid w:val="00517F10"/>
    <w:rsid w:val="00525FCB"/>
    <w:rsid w:val="00530C7C"/>
    <w:rsid w:val="00531AC9"/>
    <w:rsid w:val="0053211F"/>
    <w:rsid w:val="00533500"/>
    <w:rsid w:val="0053476E"/>
    <w:rsid w:val="0055172B"/>
    <w:rsid w:val="00557342"/>
    <w:rsid w:val="00560427"/>
    <w:rsid w:val="00573C5D"/>
    <w:rsid w:val="00576A45"/>
    <w:rsid w:val="0057726B"/>
    <w:rsid w:val="00586EB6"/>
    <w:rsid w:val="005925FC"/>
    <w:rsid w:val="0059689A"/>
    <w:rsid w:val="00597864"/>
    <w:rsid w:val="005A1443"/>
    <w:rsid w:val="005A1AD9"/>
    <w:rsid w:val="005A2CF2"/>
    <w:rsid w:val="005B7851"/>
    <w:rsid w:val="005C31C4"/>
    <w:rsid w:val="005C69F8"/>
    <w:rsid w:val="005D1EA3"/>
    <w:rsid w:val="005D305E"/>
    <w:rsid w:val="005E3F4E"/>
    <w:rsid w:val="005E5A03"/>
    <w:rsid w:val="005F19EB"/>
    <w:rsid w:val="005F3332"/>
    <w:rsid w:val="00601B09"/>
    <w:rsid w:val="0060333D"/>
    <w:rsid w:val="00604FC6"/>
    <w:rsid w:val="00605752"/>
    <w:rsid w:val="00607271"/>
    <w:rsid w:val="00611216"/>
    <w:rsid w:val="0061262D"/>
    <w:rsid w:val="006136EF"/>
    <w:rsid w:val="00615051"/>
    <w:rsid w:val="006226C6"/>
    <w:rsid w:val="00631B40"/>
    <w:rsid w:val="00632EAA"/>
    <w:rsid w:val="00633703"/>
    <w:rsid w:val="0063376A"/>
    <w:rsid w:val="00635527"/>
    <w:rsid w:val="00641BB6"/>
    <w:rsid w:val="00650F42"/>
    <w:rsid w:val="00661CF3"/>
    <w:rsid w:val="006658A2"/>
    <w:rsid w:val="00685800"/>
    <w:rsid w:val="00685C9F"/>
    <w:rsid w:val="006921E1"/>
    <w:rsid w:val="00693B0D"/>
    <w:rsid w:val="006A44A5"/>
    <w:rsid w:val="006B0FFB"/>
    <w:rsid w:val="006B2A89"/>
    <w:rsid w:val="006B555B"/>
    <w:rsid w:val="006C2B2C"/>
    <w:rsid w:val="006C6E29"/>
    <w:rsid w:val="006D07B9"/>
    <w:rsid w:val="006D0993"/>
    <w:rsid w:val="006D3824"/>
    <w:rsid w:val="006D595E"/>
    <w:rsid w:val="006D657B"/>
    <w:rsid w:val="006D75F9"/>
    <w:rsid w:val="006F725D"/>
    <w:rsid w:val="00702A31"/>
    <w:rsid w:val="00704B02"/>
    <w:rsid w:val="00707457"/>
    <w:rsid w:val="00711FE9"/>
    <w:rsid w:val="00716444"/>
    <w:rsid w:val="00720074"/>
    <w:rsid w:val="0072504D"/>
    <w:rsid w:val="00726567"/>
    <w:rsid w:val="00730800"/>
    <w:rsid w:val="0074113B"/>
    <w:rsid w:val="00741E71"/>
    <w:rsid w:val="00742D6C"/>
    <w:rsid w:val="007430DA"/>
    <w:rsid w:val="00744BDF"/>
    <w:rsid w:val="00747176"/>
    <w:rsid w:val="00764121"/>
    <w:rsid w:val="007650A7"/>
    <w:rsid w:val="00765709"/>
    <w:rsid w:val="00770E7F"/>
    <w:rsid w:val="0077693D"/>
    <w:rsid w:val="0077719E"/>
    <w:rsid w:val="00782446"/>
    <w:rsid w:val="007844F9"/>
    <w:rsid w:val="00791D48"/>
    <w:rsid w:val="00791DD3"/>
    <w:rsid w:val="007A3F4D"/>
    <w:rsid w:val="007A7E9C"/>
    <w:rsid w:val="007B265E"/>
    <w:rsid w:val="007B6E7B"/>
    <w:rsid w:val="007C0FEF"/>
    <w:rsid w:val="007C196D"/>
    <w:rsid w:val="007C2554"/>
    <w:rsid w:val="007C4990"/>
    <w:rsid w:val="007D00F1"/>
    <w:rsid w:val="007D27C7"/>
    <w:rsid w:val="007D2B4E"/>
    <w:rsid w:val="007D3BA7"/>
    <w:rsid w:val="007D4432"/>
    <w:rsid w:val="007D763B"/>
    <w:rsid w:val="007E1C8C"/>
    <w:rsid w:val="007E21C1"/>
    <w:rsid w:val="007E3BF9"/>
    <w:rsid w:val="007E4AA7"/>
    <w:rsid w:val="007E6978"/>
    <w:rsid w:val="007F0F43"/>
    <w:rsid w:val="007F4412"/>
    <w:rsid w:val="007F7839"/>
    <w:rsid w:val="00800051"/>
    <w:rsid w:val="00804386"/>
    <w:rsid w:val="008134CE"/>
    <w:rsid w:val="008151BB"/>
    <w:rsid w:val="00816269"/>
    <w:rsid w:val="008224D1"/>
    <w:rsid w:val="008235A6"/>
    <w:rsid w:val="00825BFF"/>
    <w:rsid w:val="00826299"/>
    <w:rsid w:val="00831896"/>
    <w:rsid w:val="0083687D"/>
    <w:rsid w:val="00851E62"/>
    <w:rsid w:val="0085425F"/>
    <w:rsid w:val="008626B2"/>
    <w:rsid w:val="0086390F"/>
    <w:rsid w:val="00877CCC"/>
    <w:rsid w:val="00877F2B"/>
    <w:rsid w:val="008809C2"/>
    <w:rsid w:val="00882188"/>
    <w:rsid w:val="00886ABA"/>
    <w:rsid w:val="008966E3"/>
    <w:rsid w:val="00896B01"/>
    <w:rsid w:val="008A01E9"/>
    <w:rsid w:val="008A4445"/>
    <w:rsid w:val="008A49BC"/>
    <w:rsid w:val="008A56A3"/>
    <w:rsid w:val="008A7BE0"/>
    <w:rsid w:val="008B28E3"/>
    <w:rsid w:val="008B2985"/>
    <w:rsid w:val="008B45C4"/>
    <w:rsid w:val="008B62DA"/>
    <w:rsid w:val="008C29EA"/>
    <w:rsid w:val="008C306F"/>
    <w:rsid w:val="008C34E5"/>
    <w:rsid w:val="008C4183"/>
    <w:rsid w:val="008C641E"/>
    <w:rsid w:val="008C7013"/>
    <w:rsid w:val="008D0C9F"/>
    <w:rsid w:val="008D38C0"/>
    <w:rsid w:val="008D721A"/>
    <w:rsid w:val="008F43F4"/>
    <w:rsid w:val="008F4440"/>
    <w:rsid w:val="00911601"/>
    <w:rsid w:val="0092538F"/>
    <w:rsid w:val="009300C5"/>
    <w:rsid w:val="00933600"/>
    <w:rsid w:val="00936526"/>
    <w:rsid w:val="00937017"/>
    <w:rsid w:val="009431B2"/>
    <w:rsid w:val="00945DCA"/>
    <w:rsid w:val="00946FF7"/>
    <w:rsid w:val="009506E0"/>
    <w:rsid w:val="00951CAD"/>
    <w:rsid w:val="00962A91"/>
    <w:rsid w:val="00964733"/>
    <w:rsid w:val="00966A46"/>
    <w:rsid w:val="0097103A"/>
    <w:rsid w:val="00972EF3"/>
    <w:rsid w:val="0097780C"/>
    <w:rsid w:val="00985C66"/>
    <w:rsid w:val="00987EE1"/>
    <w:rsid w:val="00992E6C"/>
    <w:rsid w:val="0099680F"/>
    <w:rsid w:val="009A136D"/>
    <w:rsid w:val="009A37F4"/>
    <w:rsid w:val="009B4452"/>
    <w:rsid w:val="009C1026"/>
    <w:rsid w:val="009C25A9"/>
    <w:rsid w:val="009C4045"/>
    <w:rsid w:val="009C5589"/>
    <w:rsid w:val="009D0BA0"/>
    <w:rsid w:val="009D1137"/>
    <w:rsid w:val="009D6DBC"/>
    <w:rsid w:val="009E1D8D"/>
    <w:rsid w:val="009E3373"/>
    <w:rsid w:val="009E3BE9"/>
    <w:rsid w:val="009F2BB1"/>
    <w:rsid w:val="009F36E1"/>
    <w:rsid w:val="009F684C"/>
    <w:rsid w:val="009F759D"/>
    <w:rsid w:val="00A03057"/>
    <w:rsid w:val="00A225CC"/>
    <w:rsid w:val="00A2661C"/>
    <w:rsid w:val="00A31C13"/>
    <w:rsid w:val="00A31CD1"/>
    <w:rsid w:val="00A330C4"/>
    <w:rsid w:val="00A33F6E"/>
    <w:rsid w:val="00A3595E"/>
    <w:rsid w:val="00A44A87"/>
    <w:rsid w:val="00A57093"/>
    <w:rsid w:val="00A62F8F"/>
    <w:rsid w:val="00A6481B"/>
    <w:rsid w:val="00A67400"/>
    <w:rsid w:val="00A72414"/>
    <w:rsid w:val="00A74174"/>
    <w:rsid w:val="00A74C0E"/>
    <w:rsid w:val="00A773CE"/>
    <w:rsid w:val="00A80091"/>
    <w:rsid w:val="00A87227"/>
    <w:rsid w:val="00A90E39"/>
    <w:rsid w:val="00A958AF"/>
    <w:rsid w:val="00A96CB3"/>
    <w:rsid w:val="00A97525"/>
    <w:rsid w:val="00AA0C0C"/>
    <w:rsid w:val="00AA1C23"/>
    <w:rsid w:val="00AA67D2"/>
    <w:rsid w:val="00AA7E81"/>
    <w:rsid w:val="00AB1DE4"/>
    <w:rsid w:val="00AB7E65"/>
    <w:rsid w:val="00AC20E1"/>
    <w:rsid w:val="00AC3F64"/>
    <w:rsid w:val="00AD6493"/>
    <w:rsid w:val="00AD77CE"/>
    <w:rsid w:val="00AE7870"/>
    <w:rsid w:val="00B01C7E"/>
    <w:rsid w:val="00B01D51"/>
    <w:rsid w:val="00B04942"/>
    <w:rsid w:val="00B14C0F"/>
    <w:rsid w:val="00B17310"/>
    <w:rsid w:val="00B30DAE"/>
    <w:rsid w:val="00B34CEA"/>
    <w:rsid w:val="00B41866"/>
    <w:rsid w:val="00B53ABE"/>
    <w:rsid w:val="00B56325"/>
    <w:rsid w:val="00B5663B"/>
    <w:rsid w:val="00B606B1"/>
    <w:rsid w:val="00B60851"/>
    <w:rsid w:val="00B707C0"/>
    <w:rsid w:val="00B719FC"/>
    <w:rsid w:val="00B73FAD"/>
    <w:rsid w:val="00B74FB6"/>
    <w:rsid w:val="00B75D6D"/>
    <w:rsid w:val="00B7660A"/>
    <w:rsid w:val="00B95107"/>
    <w:rsid w:val="00BA000B"/>
    <w:rsid w:val="00BA3360"/>
    <w:rsid w:val="00BA65D0"/>
    <w:rsid w:val="00BA700C"/>
    <w:rsid w:val="00BB02B9"/>
    <w:rsid w:val="00BB2608"/>
    <w:rsid w:val="00BB6749"/>
    <w:rsid w:val="00BE75D7"/>
    <w:rsid w:val="00BF1494"/>
    <w:rsid w:val="00BF173F"/>
    <w:rsid w:val="00BF4076"/>
    <w:rsid w:val="00BF4903"/>
    <w:rsid w:val="00BF7139"/>
    <w:rsid w:val="00C01659"/>
    <w:rsid w:val="00C040FE"/>
    <w:rsid w:val="00C121BD"/>
    <w:rsid w:val="00C12218"/>
    <w:rsid w:val="00C20ED9"/>
    <w:rsid w:val="00C21B40"/>
    <w:rsid w:val="00C22469"/>
    <w:rsid w:val="00C249B8"/>
    <w:rsid w:val="00C33B77"/>
    <w:rsid w:val="00C341CF"/>
    <w:rsid w:val="00C408C2"/>
    <w:rsid w:val="00C40A19"/>
    <w:rsid w:val="00C41006"/>
    <w:rsid w:val="00C4378B"/>
    <w:rsid w:val="00C46B27"/>
    <w:rsid w:val="00C52F0D"/>
    <w:rsid w:val="00C57E17"/>
    <w:rsid w:val="00C61533"/>
    <w:rsid w:val="00C6664A"/>
    <w:rsid w:val="00C84E83"/>
    <w:rsid w:val="00C86C2A"/>
    <w:rsid w:val="00C94119"/>
    <w:rsid w:val="00CA324E"/>
    <w:rsid w:val="00CB0848"/>
    <w:rsid w:val="00CB1919"/>
    <w:rsid w:val="00CB1BEA"/>
    <w:rsid w:val="00CB4E4C"/>
    <w:rsid w:val="00CB6E26"/>
    <w:rsid w:val="00CB7FF8"/>
    <w:rsid w:val="00CC27FE"/>
    <w:rsid w:val="00CC6C41"/>
    <w:rsid w:val="00CC7150"/>
    <w:rsid w:val="00CD3325"/>
    <w:rsid w:val="00CF0581"/>
    <w:rsid w:val="00CF247F"/>
    <w:rsid w:val="00CF5E3F"/>
    <w:rsid w:val="00CF6252"/>
    <w:rsid w:val="00D04BD8"/>
    <w:rsid w:val="00D07310"/>
    <w:rsid w:val="00D101EF"/>
    <w:rsid w:val="00D1067B"/>
    <w:rsid w:val="00D12D71"/>
    <w:rsid w:val="00D135AB"/>
    <w:rsid w:val="00D1492F"/>
    <w:rsid w:val="00D14D52"/>
    <w:rsid w:val="00D17E79"/>
    <w:rsid w:val="00D21983"/>
    <w:rsid w:val="00D22952"/>
    <w:rsid w:val="00D311E5"/>
    <w:rsid w:val="00D34492"/>
    <w:rsid w:val="00D37680"/>
    <w:rsid w:val="00D4104B"/>
    <w:rsid w:val="00D42B4A"/>
    <w:rsid w:val="00D47C6C"/>
    <w:rsid w:val="00D516B2"/>
    <w:rsid w:val="00D52E56"/>
    <w:rsid w:val="00D57E55"/>
    <w:rsid w:val="00D60CCD"/>
    <w:rsid w:val="00D70B35"/>
    <w:rsid w:val="00D73058"/>
    <w:rsid w:val="00D73AB3"/>
    <w:rsid w:val="00D76EDA"/>
    <w:rsid w:val="00D80EBC"/>
    <w:rsid w:val="00D82D1B"/>
    <w:rsid w:val="00D8334B"/>
    <w:rsid w:val="00D84490"/>
    <w:rsid w:val="00D85453"/>
    <w:rsid w:val="00D85E07"/>
    <w:rsid w:val="00D918C3"/>
    <w:rsid w:val="00D92C90"/>
    <w:rsid w:val="00D9454C"/>
    <w:rsid w:val="00DA6F0E"/>
    <w:rsid w:val="00DA7460"/>
    <w:rsid w:val="00DA7E31"/>
    <w:rsid w:val="00DB1301"/>
    <w:rsid w:val="00DB342D"/>
    <w:rsid w:val="00DC71DB"/>
    <w:rsid w:val="00DD3061"/>
    <w:rsid w:val="00DE19A6"/>
    <w:rsid w:val="00DE656D"/>
    <w:rsid w:val="00DF0654"/>
    <w:rsid w:val="00DF2670"/>
    <w:rsid w:val="00DF2730"/>
    <w:rsid w:val="00E07B96"/>
    <w:rsid w:val="00E11B5F"/>
    <w:rsid w:val="00E17841"/>
    <w:rsid w:val="00E20ADF"/>
    <w:rsid w:val="00E211F5"/>
    <w:rsid w:val="00E26735"/>
    <w:rsid w:val="00E437CF"/>
    <w:rsid w:val="00E53472"/>
    <w:rsid w:val="00E53CAF"/>
    <w:rsid w:val="00E611E9"/>
    <w:rsid w:val="00E647A0"/>
    <w:rsid w:val="00E65AE5"/>
    <w:rsid w:val="00E71C20"/>
    <w:rsid w:val="00E806F5"/>
    <w:rsid w:val="00E8501D"/>
    <w:rsid w:val="00E86190"/>
    <w:rsid w:val="00E87018"/>
    <w:rsid w:val="00E87B28"/>
    <w:rsid w:val="00E91CD1"/>
    <w:rsid w:val="00E9222C"/>
    <w:rsid w:val="00E92A3E"/>
    <w:rsid w:val="00E963CE"/>
    <w:rsid w:val="00E96D12"/>
    <w:rsid w:val="00E97CB9"/>
    <w:rsid w:val="00EA249D"/>
    <w:rsid w:val="00EA40A7"/>
    <w:rsid w:val="00EA7485"/>
    <w:rsid w:val="00EB3378"/>
    <w:rsid w:val="00EB3869"/>
    <w:rsid w:val="00EB3F6A"/>
    <w:rsid w:val="00EB4016"/>
    <w:rsid w:val="00EB54B5"/>
    <w:rsid w:val="00EC5732"/>
    <w:rsid w:val="00ED0A9E"/>
    <w:rsid w:val="00ED44BA"/>
    <w:rsid w:val="00ED48A0"/>
    <w:rsid w:val="00ED5E8E"/>
    <w:rsid w:val="00EE027D"/>
    <w:rsid w:val="00EE760E"/>
    <w:rsid w:val="00EF1FFB"/>
    <w:rsid w:val="00EF2715"/>
    <w:rsid w:val="00EF418A"/>
    <w:rsid w:val="00F02ED9"/>
    <w:rsid w:val="00F041BA"/>
    <w:rsid w:val="00F07B06"/>
    <w:rsid w:val="00F10D23"/>
    <w:rsid w:val="00F12768"/>
    <w:rsid w:val="00F12DCF"/>
    <w:rsid w:val="00F143F5"/>
    <w:rsid w:val="00F14C4F"/>
    <w:rsid w:val="00F1627D"/>
    <w:rsid w:val="00F20A80"/>
    <w:rsid w:val="00F24FD0"/>
    <w:rsid w:val="00F3251E"/>
    <w:rsid w:val="00F32608"/>
    <w:rsid w:val="00F3776A"/>
    <w:rsid w:val="00F43DDE"/>
    <w:rsid w:val="00F51BA9"/>
    <w:rsid w:val="00F51F47"/>
    <w:rsid w:val="00F547F1"/>
    <w:rsid w:val="00F63CDB"/>
    <w:rsid w:val="00F66640"/>
    <w:rsid w:val="00F80716"/>
    <w:rsid w:val="00F84974"/>
    <w:rsid w:val="00F87022"/>
    <w:rsid w:val="00F90DC1"/>
    <w:rsid w:val="00F91EEA"/>
    <w:rsid w:val="00F9351B"/>
    <w:rsid w:val="00FB318B"/>
    <w:rsid w:val="00FC0273"/>
    <w:rsid w:val="00FC0C0F"/>
    <w:rsid w:val="00FC2DF0"/>
    <w:rsid w:val="00FC613E"/>
    <w:rsid w:val="00FC6C2A"/>
    <w:rsid w:val="00FD5831"/>
    <w:rsid w:val="00FD7259"/>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8224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8224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7093">
      <w:bodyDiv w:val="1"/>
      <w:marLeft w:val="0"/>
      <w:marRight w:val="0"/>
      <w:marTop w:val="0"/>
      <w:marBottom w:val="0"/>
      <w:divBdr>
        <w:top w:val="none" w:sz="0" w:space="0" w:color="auto"/>
        <w:left w:val="none" w:sz="0" w:space="0" w:color="auto"/>
        <w:bottom w:val="none" w:sz="0" w:space="0" w:color="auto"/>
        <w:right w:val="none" w:sz="0" w:space="0" w:color="auto"/>
      </w:divBdr>
      <w:divsChild>
        <w:div w:id="761534322">
          <w:marLeft w:val="0"/>
          <w:marRight w:val="0"/>
          <w:marTop w:val="0"/>
          <w:marBottom w:val="0"/>
          <w:divBdr>
            <w:top w:val="none" w:sz="0" w:space="0" w:color="auto"/>
            <w:left w:val="none" w:sz="0" w:space="0" w:color="auto"/>
            <w:bottom w:val="none" w:sz="0" w:space="0" w:color="auto"/>
            <w:right w:val="none" w:sz="0" w:space="0" w:color="auto"/>
          </w:divBdr>
        </w:div>
      </w:divsChild>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521360434">
      <w:bodyDiv w:val="1"/>
      <w:marLeft w:val="0"/>
      <w:marRight w:val="0"/>
      <w:marTop w:val="0"/>
      <w:marBottom w:val="0"/>
      <w:divBdr>
        <w:top w:val="none" w:sz="0" w:space="0" w:color="auto"/>
        <w:left w:val="none" w:sz="0" w:space="0" w:color="auto"/>
        <w:bottom w:val="none" w:sz="0" w:space="0" w:color="auto"/>
        <w:right w:val="none" w:sz="0" w:space="0" w:color="auto"/>
      </w:divBdr>
      <w:divsChild>
        <w:div w:id="57477688">
          <w:marLeft w:val="0"/>
          <w:marRight w:val="0"/>
          <w:marTop w:val="0"/>
          <w:marBottom w:val="0"/>
          <w:divBdr>
            <w:top w:val="none" w:sz="0" w:space="0" w:color="auto"/>
            <w:left w:val="none" w:sz="0" w:space="0" w:color="auto"/>
            <w:bottom w:val="none" w:sz="0" w:space="0" w:color="auto"/>
            <w:right w:val="none" w:sz="0" w:space="0" w:color="auto"/>
          </w:divBdr>
        </w:div>
      </w:divsChild>
    </w:div>
    <w:div w:id="594872258">
      <w:bodyDiv w:val="1"/>
      <w:marLeft w:val="0"/>
      <w:marRight w:val="0"/>
      <w:marTop w:val="0"/>
      <w:marBottom w:val="0"/>
      <w:divBdr>
        <w:top w:val="none" w:sz="0" w:space="0" w:color="auto"/>
        <w:left w:val="none" w:sz="0" w:space="0" w:color="auto"/>
        <w:bottom w:val="none" w:sz="0" w:space="0" w:color="auto"/>
        <w:right w:val="none" w:sz="0" w:space="0" w:color="auto"/>
      </w:divBdr>
      <w:divsChild>
        <w:div w:id="676158545">
          <w:marLeft w:val="0"/>
          <w:marRight w:val="0"/>
          <w:marTop w:val="0"/>
          <w:marBottom w:val="0"/>
          <w:divBdr>
            <w:top w:val="none" w:sz="0" w:space="0" w:color="auto"/>
            <w:left w:val="none" w:sz="0" w:space="0" w:color="auto"/>
            <w:bottom w:val="none" w:sz="0" w:space="0" w:color="auto"/>
            <w:right w:val="none" w:sz="0" w:space="0" w:color="auto"/>
          </w:divBdr>
        </w:div>
      </w:divsChild>
    </w:div>
    <w:div w:id="650594901">
      <w:bodyDiv w:val="1"/>
      <w:marLeft w:val="0"/>
      <w:marRight w:val="0"/>
      <w:marTop w:val="0"/>
      <w:marBottom w:val="0"/>
      <w:divBdr>
        <w:top w:val="none" w:sz="0" w:space="0" w:color="auto"/>
        <w:left w:val="none" w:sz="0" w:space="0" w:color="auto"/>
        <w:bottom w:val="none" w:sz="0" w:space="0" w:color="auto"/>
        <w:right w:val="none" w:sz="0" w:space="0" w:color="auto"/>
      </w:divBdr>
      <w:divsChild>
        <w:div w:id="621114627">
          <w:marLeft w:val="0"/>
          <w:marRight w:val="0"/>
          <w:marTop w:val="0"/>
          <w:marBottom w:val="0"/>
          <w:divBdr>
            <w:top w:val="none" w:sz="0" w:space="0" w:color="auto"/>
            <w:left w:val="none" w:sz="0" w:space="0" w:color="auto"/>
            <w:bottom w:val="none" w:sz="0" w:space="0" w:color="auto"/>
            <w:right w:val="none" w:sz="0" w:space="0" w:color="auto"/>
          </w:divBdr>
        </w:div>
      </w:divsChild>
    </w:div>
    <w:div w:id="678579924">
      <w:bodyDiv w:val="1"/>
      <w:marLeft w:val="0"/>
      <w:marRight w:val="0"/>
      <w:marTop w:val="0"/>
      <w:marBottom w:val="0"/>
      <w:divBdr>
        <w:top w:val="none" w:sz="0" w:space="0" w:color="auto"/>
        <w:left w:val="none" w:sz="0" w:space="0" w:color="auto"/>
        <w:bottom w:val="none" w:sz="0" w:space="0" w:color="auto"/>
        <w:right w:val="none" w:sz="0" w:space="0" w:color="auto"/>
      </w:divBdr>
      <w:divsChild>
        <w:div w:id="149449049">
          <w:marLeft w:val="0"/>
          <w:marRight w:val="0"/>
          <w:marTop w:val="0"/>
          <w:marBottom w:val="0"/>
          <w:divBdr>
            <w:top w:val="none" w:sz="0" w:space="0" w:color="auto"/>
            <w:left w:val="none" w:sz="0" w:space="0" w:color="auto"/>
            <w:bottom w:val="none" w:sz="0" w:space="0" w:color="auto"/>
            <w:right w:val="none" w:sz="0" w:space="0" w:color="auto"/>
          </w:divBdr>
        </w:div>
      </w:divsChild>
    </w:div>
    <w:div w:id="799689348">
      <w:bodyDiv w:val="1"/>
      <w:marLeft w:val="0"/>
      <w:marRight w:val="0"/>
      <w:marTop w:val="0"/>
      <w:marBottom w:val="0"/>
      <w:divBdr>
        <w:top w:val="none" w:sz="0" w:space="0" w:color="auto"/>
        <w:left w:val="none" w:sz="0" w:space="0" w:color="auto"/>
        <w:bottom w:val="none" w:sz="0" w:space="0" w:color="auto"/>
        <w:right w:val="none" w:sz="0" w:space="0" w:color="auto"/>
      </w:divBdr>
      <w:divsChild>
        <w:div w:id="1439982253">
          <w:marLeft w:val="0"/>
          <w:marRight w:val="0"/>
          <w:marTop w:val="0"/>
          <w:marBottom w:val="0"/>
          <w:divBdr>
            <w:top w:val="none" w:sz="0" w:space="0" w:color="auto"/>
            <w:left w:val="none" w:sz="0" w:space="0" w:color="auto"/>
            <w:bottom w:val="none" w:sz="0" w:space="0" w:color="auto"/>
            <w:right w:val="none" w:sz="0" w:space="0" w:color="auto"/>
          </w:divBdr>
        </w:div>
      </w:divsChild>
    </w:div>
    <w:div w:id="829062673">
      <w:bodyDiv w:val="1"/>
      <w:marLeft w:val="0"/>
      <w:marRight w:val="0"/>
      <w:marTop w:val="0"/>
      <w:marBottom w:val="0"/>
      <w:divBdr>
        <w:top w:val="none" w:sz="0" w:space="0" w:color="auto"/>
        <w:left w:val="none" w:sz="0" w:space="0" w:color="auto"/>
        <w:bottom w:val="none" w:sz="0" w:space="0" w:color="auto"/>
        <w:right w:val="none" w:sz="0" w:space="0" w:color="auto"/>
      </w:divBdr>
      <w:divsChild>
        <w:div w:id="2078161518">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06411909">
      <w:bodyDiv w:val="1"/>
      <w:marLeft w:val="0"/>
      <w:marRight w:val="0"/>
      <w:marTop w:val="0"/>
      <w:marBottom w:val="0"/>
      <w:divBdr>
        <w:top w:val="none" w:sz="0" w:space="0" w:color="auto"/>
        <w:left w:val="none" w:sz="0" w:space="0" w:color="auto"/>
        <w:bottom w:val="none" w:sz="0" w:space="0" w:color="auto"/>
        <w:right w:val="none" w:sz="0" w:space="0" w:color="auto"/>
      </w:divBdr>
      <w:divsChild>
        <w:div w:id="288824741">
          <w:marLeft w:val="0"/>
          <w:marRight w:val="0"/>
          <w:marTop w:val="0"/>
          <w:marBottom w:val="0"/>
          <w:divBdr>
            <w:top w:val="none" w:sz="0" w:space="0" w:color="auto"/>
            <w:left w:val="none" w:sz="0" w:space="0" w:color="auto"/>
            <w:bottom w:val="none" w:sz="0" w:space="0" w:color="auto"/>
            <w:right w:val="none" w:sz="0" w:space="0" w:color="auto"/>
          </w:divBdr>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15474471">
      <w:bodyDiv w:val="1"/>
      <w:marLeft w:val="0"/>
      <w:marRight w:val="0"/>
      <w:marTop w:val="0"/>
      <w:marBottom w:val="0"/>
      <w:divBdr>
        <w:top w:val="none" w:sz="0" w:space="0" w:color="auto"/>
        <w:left w:val="none" w:sz="0" w:space="0" w:color="auto"/>
        <w:bottom w:val="none" w:sz="0" w:space="0" w:color="auto"/>
        <w:right w:val="none" w:sz="0" w:space="0" w:color="auto"/>
      </w:divBdr>
      <w:divsChild>
        <w:div w:id="824706818">
          <w:marLeft w:val="0"/>
          <w:marRight w:val="0"/>
          <w:marTop w:val="0"/>
          <w:marBottom w:val="0"/>
          <w:divBdr>
            <w:top w:val="none" w:sz="0" w:space="0" w:color="auto"/>
            <w:left w:val="none" w:sz="0" w:space="0" w:color="auto"/>
            <w:bottom w:val="none" w:sz="0" w:space="0" w:color="auto"/>
            <w:right w:val="none" w:sz="0" w:space="0" w:color="auto"/>
          </w:divBdr>
        </w:div>
      </w:divsChild>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650406516">
      <w:bodyDiv w:val="1"/>
      <w:marLeft w:val="0"/>
      <w:marRight w:val="0"/>
      <w:marTop w:val="0"/>
      <w:marBottom w:val="0"/>
      <w:divBdr>
        <w:top w:val="none" w:sz="0" w:space="0" w:color="auto"/>
        <w:left w:val="none" w:sz="0" w:space="0" w:color="auto"/>
        <w:bottom w:val="none" w:sz="0" w:space="0" w:color="auto"/>
        <w:right w:val="none" w:sz="0" w:space="0" w:color="auto"/>
      </w:divBdr>
      <w:divsChild>
        <w:div w:id="1345547838">
          <w:marLeft w:val="0"/>
          <w:marRight w:val="0"/>
          <w:marTop w:val="0"/>
          <w:marBottom w:val="0"/>
          <w:divBdr>
            <w:top w:val="none" w:sz="0" w:space="0" w:color="auto"/>
            <w:left w:val="none" w:sz="0" w:space="0" w:color="auto"/>
            <w:bottom w:val="none" w:sz="0" w:space="0" w:color="auto"/>
            <w:right w:val="none" w:sz="0" w:space="0" w:color="auto"/>
          </w:divBdr>
        </w:div>
      </w:divsChild>
    </w:div>
    <w:div w:id="1745645949">
      <w:bodyDiv w:val="1"/>
      <w:marLeft w:val="0"/>
      <w:marRight w:val="0"/>
      <w:marTop w:val="0"/>
      <w:marBottom w:val="0"/>
      <w:divBdr>
        <w:top w:val="none" w:sz="0" w:space="0" w:color="auto"/>
        <w:left w:val="none" w:sz="0" w:space="0" w:color="auto"/>
        <w:bottom w:val="none" w:sz="0" w:space="0" w:color="auto"/>
        <w:right w:val="none" w:sz="0" w:space="0" w:color="auto"/>
      </w:divBdr>
      <w:divsChild>
        <w:div w:id="24328626">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4892367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099255481">
      <w:bodyDiv w:val="1"/>
      <w:marLeft w:val="0"/>
      <w:marRight w:val="0"/>
      <w:marTop w:val="0"/>
      <w:marBottom w:val="0"/>
      <w:divBdr>
        <w:top w:val="none" w:sz="0" w:space="0" w:color="auto"/>
        <w:left w:val="none" w:sz="0" w:space="0" w:color="auto"/>
        <w:bottom w:val="none" w:sz="0" w:space="0" w:color="auto"/>
        <w:right w:val="none" w:sz="0" w:space="0" w:color="auto"/>
      </w:divBdr>
    </w:div>
    <w:div w:id="2135513225">
      <w:bodyDiv w:val="1"/>
      <w:marLeft w:val="0"/>
      <w:marRight w:val="0"/>
      <w:marTop w:val="0"/>
      <w:marBottom w:val="0"/>
      <w:divBdr>
        <w:top w:val="none" w:sz="0" w:space="0" w:color="auto"/>
        <w:left w:val="none" w:sz="0" w:space="0" w:color="auto"/>
        <w:bottom w:val="none" w:sz="0" w:space="0" w:color="auto"/>
        <w:right w:val="none" w:sz="0" w:space="0" w:color="auto"/>
      </w:divBdr>
      <w:divsChild>
        <w:div w:id="1896772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5450E"/>
    <w:rsid w:val="001E2AC0"/>
    <w:rsid w:val="00231F76"/>
    <w:rsid w:val="00277029"/>
    <w:rsid w:val="002F13AB"/>
    <w:rsid w:val="003B38E0"/>
    <w:rsid w:val="003B38E3"/>
    <w:rsid w:val="00415EE0"/>
    <w:rsid w:val="004214D0"/>
    <w:rsid w:val="00434A6D"/>
    <w:rsid w:val="00465A25"/>
    <w:rsid w:val="004C591E"/>
    <w:rsid w:val="00604FC6"/>
    <w:rsid w:val="00617896"/>
    <w:rsid w:val="00730800"/>
    <w:rsid w:val="0077693D"/>
    <w:rsid w:val="007D5396"/>
    <w:rsid w:val="007E1599"/>
    <w:rsid w:val="007E66CB"/>
    <w:rsid w:val="008C4978"/>
    <w:rsid w:val="00962A91"/>
    <w:rsid w:val="009A37F4"/>
    <w:rsid w:val="00A91E1D"/>
    <w:rsid w:val="00C61533"/>
    <w:rsid w:val="00DF51C9"/>
    <w:rsid w:val="00E87B28"/>
    <w:rsid w:val="00F24FD0"/>
    <w:rsid w:val="00FA62E9"/>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0BE94E84-759A-4200-8B4A-6234D550E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25</Pages>
  <Words>5389</Words>
  <Characters>29106</Characters>
  <Application>Microsoft Office Word</Application>
  <DocSecurity>0</DocSecurity>
  <Lines>242</Lines>
  <Paragraphs>68</Paragraphs>
  <ScaleCrop>false</ScaleCrop>
  <Company/>
  <LinksUpToDate>false</LinksUpToDate>
  <CharactersWithSpaces>34427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385</cp:revision>
  <dcterms:created xsi:type="dcterms:W3CDTF">2024-08-26T22:07:00Z</dcterms:created>
  <dcterms:modified xsi:type="dcterms:W3CDTF">2026-10-08T15:53:00Z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