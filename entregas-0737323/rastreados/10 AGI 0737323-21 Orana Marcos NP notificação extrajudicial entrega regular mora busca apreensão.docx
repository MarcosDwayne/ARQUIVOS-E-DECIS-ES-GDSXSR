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8A97" w14:textId="77777777" w:rsidR="003458F4" w:rsidRDefault="003458F4"/>
    <w:tbl>
      <w:tblPr>
        <w:tblW w:w="9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5"/>
        <w:gridCol w:w="7079"/>
      </w:tblGrid>
      <w:tr w:rsidR="00502E48" w14:paraId="05ECAE99" w14:textId="77777777">
        <w:tc>
          <w:tcPr>
            <w:tcW w:w="14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322B8F7" w14:textId="77777777" w:rsidR="00502E48" w:rsidRDefault="00D975F3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2E74BE2" wp14:editId="6E56E93A">
                  <wp:extent cx="1647825" cy="50482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1EB7BF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</w:p>
          <w:p w14:paraId="037BCFF7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Tribunal de Justiça do Distrito Federal e dos Territórios</w:t>
            </w:r>
          </w:p>
          <w:p w14:paraId="3FE5E556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GDSXSR</w:t>
            </w:r>
          </w:p>
          <w:p w14:paraId="719BED54" w14:textId="77777777" w:rsidR="00502E48" w:rsidRDefault="00D975F3">
            <w:pPr>
              <w:spacing w:line="240" w:lineRule="auto"/>
            </w:pPr>
            <w:r>
              <w:rPr>
                <w:rFonts w:ascii="Calibri" w:eastAsia="Calibri" w:hAnsi="Calibri" w:cs="Calibri"/>
                <w:color w:val="595959"/>
                <w:sz w:val="20"/>
                <w:szCs w:val="20"/>
              </w:rPr>
              <w:t>GABINETE DO DESEMBARGADOR SÉRGIO ROCHA</w:t>
            </w:r>
          </w:p>
        </w:tc>
      </w:tr>
    </w:tbl>
    <w:p w14:paraId="63F2D974" w14:textId="77777777" w:rsidR="00502E48" w:rsidRDefault="00502E48"/>
    <w:tbl>
      <w:tblPr>
        <w:tblW w:w="8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454"/>
        <w:gridCol w:w="4592"/>
      </w:tblGrid>
      <w:tr w:rsidR="00502E48" w14:paraId="139AB6A0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8D27FB" w14:textId="77777777" w:rsidR="00502E48" w:rsidRDefault="00D975F3">
            <w:r>
              <w:t>Órgão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43B728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D62D74" w14:textId="77777777" w:rsidR="00502E48" w:rsidRDefault="00D975F3">
            <w:r>
              <w:t>4ª Turma Cível</w:t>
            </w:r>
          </w:p>
        </w:tc>
      </w:tr>
      <w:tr w:rsidR="00502E48" w14:paraId="1872A94C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5CD8CA" w14:textId="77777777" w:rsidR="00502E48" w:rsidRDefault="00D975F3">
            <w:r>
              <w:t>Classe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F58DDB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4FE78B" w14:textId="77777777" w:rsidR="00502E48" w:rsidRDefault="00D975F3">
            <w:r>
              <w:t>Agravo de Instrumento</w:t>
            </w:r>
          </w:p>
        </w:tc>
      </w:tr>
      <w:tr w:rsidR="00502E48" w14:paraId="770B34FD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D58E5F" w14:textId="77777777" w:rsidR="00502E48" w:rsidRDefault="00D975F3">
            <w:r>
              <w:t>Processo nº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C38A1B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96257A" w14:textId="77777777" w:rsidR="00502E48" w:rsidRDefault="00D975F3">
            <w:commentRangeStart w:id="0"/>
            <w:r>
              <w:t>0737323-21.2026.8.07.0000</w:t>
            </w:r>
            <w:commentRangeEnd w:id="0"/>
            <w:r w:rsidR="00070BEE">
              <w:rPr>
                <w:rStyle w:val="Refdecomentrio"/>
                <w:sz w:val="28"/>
                <w:szCs w:val="28"/>
              </w:rPr>
              <w:commentReference w:id="0"/>
            </w:r>
          </w:p>
        </w:tc>
      </w:tr>
      <w:tr w:rsidR="00502E48" w14:paraId="6E7F572A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FCCA7C" w14:textId="77777777" w:rsidR="00502E48" w:rsidRDefault="00D975F3">
            <w:r>
              <w:t>Agravante(s)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F09698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CE0AC1" w14:textId="4C8736E9" w:rsidR="00502E48" w:rsidRDefault="00867F19">
            <w:r>
              <w:t>CARLO DAVID MOREIRA LOUREIRO</w:t>
            </w:r>
          </w:p>
        </w:tc>
      </w:tr>
      <w:tr w:rsidR="00502E48" w14:paraId="017BBA2E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3FEA49" w14:textId="77777777" w:rsidR="00502E48" w:rsidRDefault="00D975F3">
            <w:r>
              <w:t>Agravado(a)(s)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D0BA817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3C75B0" w14:textId="5FAA29FC" w:rsidR="00502E48" w:rsidRDefault="00867F19">
            <w:r>
              <w:t>BANCO DAYCOVAL S.A.</w:t>
            </w:r>
          </w:p>
        </w:tc>
      </w:tr>
      <w:tr w:rsidR="00502E48" w14:paraId="4F90465B" w14:textId="77777777"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A23701" w14:textId="77777777" w:rsidR="00502E48" w:rsidRDefault="00D975F3">
            <w:r>
              <w:t>Relator(a)</w:t>
            </w:r>
          </w:p>
        </w:tc>
        <w:tc>
          <w:tcPr>
            <w:tcW w:w="4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24CEFF" w14:textId="77777777" w:rsidR="00502E48" w:rsidRDefault="00D975F3">
            <w:r>
              <w:t>:</w:t>
            </w:r>
          </w:p>
        </w:tc>
        <w:tc>
          <w:tcPr>
            <w:tcW w:w="45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5E35D" w14:textId="77777777" w:rsidR="00502E48" w:rsidRDefault="00D975F3">
            <w:r>
              <w:rPr>
                <w:b/>
                <w:bCs/>
              </w:rPr>
              <w:t>Des. Sérgio Rocha</w:t>
            </w:r>
          </w:p>
        </w:tc>
      </w:tr>
    </w:tbl>
    <w:p w14:paraId="6CE7F1E7" w14:textId="77777777" w:rsidR="00502E48" w:rsidRDefault="00502E48"/>
    <w:p w14:paraId="19380F2D" w14:textId="77777777" w:rsidR="00502E48" w:rsidRPr="00CD5B53" w:rsidRDefault="00D975F3">
      <w:pPr>
        <w:jc w:val="left"/>
        <w:rPr>
          <w:color w:val="595959"/>
        </w:rPr>
        <w:pPrChange w:id="1005" w:author="Assessor GDSXSR" w:date="2026-10-28T20:37:54Z">
          <w:pPr>
            <w:jc w:val="center"/>
          </w:pPr>
        </w:pPrChange>
      </w:pPr>
      <w:r w:rsidRPr="00CD5B53">
        <w:rPr>
          <w:b/>
          <w:bCs/>
          <w:color w:val="595959"/>
        </w:rPr>
        <w:t>EMENTA</w:t>
      </w:r>
    </w:p>
    <w:p w14:paraId="16AAE653" w14:textId="28B4461E" w:rsidR="00502E48" w:rsidRPr="00CD5B53" w:rsidRDefault="00D975F3">
      <w:pPr>
        <w:jc w:val="both"/>
        <w:rPr>
          <w:color w:val="595959"/>
        </w:rPr>
      </w:pPr>
      <w:commentRangeStart w:id="5"/>
      <w:r w:rsidRPr="00CD5B53">
        <w:rPr>
          <w:color w:val="595959"/>
        </w:rPr>
        <w:t xml:space="preserve">AGRAVO DE INSTRUMENTO. DIREITO CIVIL E PROCESSUAL CIVIL. AÇÃO DE BUSCA E APREENSÃO. ALIENAÇÃO FIDUCIÁRIA. NOTIFICAÇÃO EXTRAJUDICIAL. ENDEREÇO CONTRATUAL. ENTREGA REGULAR. CONSTITUIÇÃO EM MORA. </w:t>
      </w:r>
      <w:commentRangeEnd w:id="5"/>
      <w:r>
        <w:rPr>
          <w:rStyle w:val="CommentReference"/>
        </w:rPr>
        <w:commentReference w:id="5"/>
      </w:r>
      <w:r w:rsidR="000968C9">
        <w:rPr>
          <w:color w:val="595959"/>
        </w:rPr>
        <w:t>RECURSO</w:t>
      </w:r>
      <w:r w:rsidRPr="00CD5B53">
        <w:rPr>
          <w:color w:val="595959"/>
        </w:rPr>
        <w:t xml:space="preserve"> NÃO PROVIDO.</w:t>
      </w:r>
    </w:p>
    <w:p w14:paraId="42DF435B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I. Caso em exame</w:t>
      </w:r>
    </w:p>
    <w:p w14:paraId="0A27CFC8" w14:textId="77777777" w:rsidR="00502E48" w:rsidRPr="00CD5B53" w:rsidRDefault="00D975F3">
      <w:pPr>
        <w:jc w:val="both"/>
        <w:rPr>
          <w:color w:val="595959"/>
        </w:rPr>
      </w:pPr>
      <w:commentRangeStart w:id="6"/>
      <w:r>
        <w:rPr>
          <w:color w:val="595959"/>
        </w:rPr>
        <w:t xml:space="preserve">1. Ação de busca e apreensão em alienação fiduciária proposta por </w:t>
      </w:r>
      <w:commentRangeEnd w:id="6"/>
      <w:r>
        <w:rPr>
          <w:rStyle w:val="CommentReference"/>
        </w:rPr>
        <w:commentReference w:id="6"/>
      </w:r>
      <w:del w:id="1006" w:author="Assessor GDSXSR" w:date="2026-10-28T20:37:54Z">
        <w:r>
          <w:rPr>
            <w:color w:val="595959"/>
          </w:rPr>
          <w:delText xml:space="preserve">BANCO</w:delText>
        </w:r>
      </w:del>
      <w:ins w:id="1007" w:author="Assessor GDSXSR" w:date="2026-10-28T20:37:54Z">
        <w:r>
          <w:rPr>
            <w:color w:val="808080"/>
          </w:rPr>
          <w:t xml:space="preserve">Banco</w:t>
        </w:r>
      </w:ins>
      <w:r>
        <w:rPr>
          <w:color w:val="595959"/>
        </w:rPr>
        <w:t xml:space="preserve"> </w:t>
      </w:r>
      <w:del w:id="1008" w:author="Assessor GDSXSR" w:date="2026-10-28T20:37:54Z">
        <w:r>
          <w:rPr>
            <w:color w:val="595959"/>
          </w:rPr>
          <w:delText xml:space="preserve">DAYCOVAL</w:delText>
        </w:r>
      </w:del>
      <w:ins w:id="1009" w:author="Assessor GDSXSR" w:date="2026-10-28T20:37:54Z">
        <w:r>
          <w:rPr>
            <w:color w:val="808080"/>
          </w:rPr>
          <w:t xml:space="preserve">Daycoval</w:t>
        </w:r>
      </w:ins>
      <w:r>
        <w:rPr>
          <w:color w:val="595959"/>
        </w:rPr>
        <w:t xml:space="preserve"> S.A. contra pessoa natural, objetivando a retomada de veículo dado em garantia, em razão de alegado inadimplemento contratual.</w:t>
      </w:r>
    </w:p>
    <w:p w14:paraId="345AD757" w14:textId="77777777" w:rsidR="00502E48" w:rsidRPr="00CD5B53" w:rsidRDefault="00D975F3">
      <w:pPr>
        <w:jc w:val="both"/>
        <w:rPr>
          <w:color w:val="595959"/>
        </w:rPr>
      </w:pPr>
      <w:r>
        <w:rPr>
          <w:color w:val="595959"/>
        </w:rPr>
        <w:t xml:space="preserve">2. A decisão agravada deferiu liminarmente a busca e apreensão do bem, ao fundamento de que a mora estava comprovada e preenchidos os requisitos </w:t>
      </w:r>
      <w:del w:id="1010" w:author="Assessor GDSXSR" w:date="2026-10-28T20:37:54Z">
        <w:r>
          <w:rPr>
            <w:color w:val="595959"/>
          </w:rPr>
          <w:delText xml:space="preserve">do</w:delText>
        </w:r>
      </w:del>
      <w:ins w:id="1011" w:author="Assessor GDSXSR" w:date="2026-10-28T20:37:54Z">
        <w:r>
          <w:rPr>
            <w:color w:val="808080"/>
          </w:rPr>
          <w:t xml:space="preserve">legais</w:t>
        </w:r>
      </w:ins>
      <w:r>
        <w:rPr>
          <w:color w:val="595959"/>
        </w:rPr>
        <w:t xml:space="preserve"> </w:t>
      </w:r>
      <w:del w:id="1012" w:author="Assessor GDSXSR" w:date="2026-10-28T20:37:54Z">
        <w:r>
          <w:rPr>
            <w:color w:val="595959"/>
          </w:rPr>
          <w:delText xml:space="preserve">art. 3º do Decreto-Lei nº</w:delText>
        </w:r>
      </w:del>
      <w:ins w:id="1013" w:author="Assessor GDSXSR" w:date="2026-10-28T20:37:54Z">
        <w:r>
          <w:rPr>
            <w:color w:val="808080"/>
          </w:rPr>
          <w:t xml:space="preserve">(DL</w:t>
        </w:r>
      </w:ins>
      <w:r>
        <w:rPr>
          <w:color w:val="595959"/>
        </w:rPr>
        <w:t xml:space="preserve"> 911/1969</w:t>
      </w:r>
      <w:ins w:id="1014" w:author="Assessor GDSXSR" w:date="2026-10-28T20:37:54Z">
        <w:r>
          <w:rPr>
            <w:color w:val="808080"/>
          </w:rPr>
          <w:t xml:space="preserve"> 3º)</w:t>
        </w:r>
      </w:ins>
      <w:r>
        <w:rPr>
          <w:color w:val="595959"/>
        </w:rPr>
        <w:t xml:space="preserve">.</w:t>
      </w:r>
    </w:p>
    <w:p w14:paraId="1C03FA7A" w14:textId="22253E05" w:rsidR="00502E48" w:rsidRPr="00CD5B53" w:rsidRDefault="00D975F3">
      <w:pPr>
        <w:jc w:val="both"/>
        <w:rPr>
          <w:color w:val="595959"/>
        </w:rPr>
      </w:pPr>
      <w:r w:rsidRPr="00CD5B53">
        <w:rPr>
          <w:color w:val="595959"/>
        </w:rPr>
        <w:t xml:space="preserve">3. O réu agrava requerendo a reforma da decisão para revogar a liminar e extinguir o feito sem resolução do mérito, ao sustentar que a notificação extrajudicial destinada à constituição em mora é </w:t>
      </w:r>
      <w:r w:rsidRPr="00CD5B53">
        <w:rPr>
          <w:color w:val="595959"/>
        </w:rPr>
        <w:lastRenderedPageBreak/>
        <w:t>inválida, por não ter havido efetiva tentativa de entrega no endereço do devedor.</w:t>
      </w:r>
    </w:p>
    <w:p w14:paraId="5FACD3F0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II. Questão em discussão</w:t>
      </w:r>
    </w:p>
    <w:p w14:paraId="044B922E" w14:textId="2500A9BC" w:rsidR="00502E48" w:rsidRPr="00CD5B53" w:rsidRDefault="00D975F3">
      <w:pPr>
        <w:jc w:val="both"/>
        <w:rPr>
          <w:color w:val="595959"/>
        </w:rPr>
      </w:pPr>
      <w:r w:rsidRPr="00CD5B53">
        <w:rPr>
          <w:color w:val="595959"/>
        </w:rPr>
        <w:t xml:space="preserve">4. </w:t>
      </w:r>
      <w:r w:rsidR="000968C9">
        <w:rPr>
          <w:color w:val="595959"/>
        </w:rPr>
        <w:t>A questão em discussão consiste em</w:t>
      </w:r>
      <w:r w:rsidRPr="00CD5B53">
        <w:rPr>
          <w:color w:val="595959"/>
        </w:rPr>
        <w:t xml:space="preserve"> saber se a notificação extrajudicial enviada e entregue no endereço indicado no instrumento contratual é apta a constituir o devedor em mora, para fins de ação de busca e apreensão fundada em alienação fiduciária.</w:t>
      </w:r>
    </w:p>
    <w:p w14:paraId="6233A914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III. Razões de decidir</w:t>
      </w:r>
    </w:p>
    <w:p>
      <w:pPr>
        <w:jc w:val="both"/>
        <w:rPr>
          <w:ins w:id="1024" w:author="Assessor GDSXSR" w:date="2026-10-28T20:37:54Z"/>
        </w:rPr>
      </w:pPr>
      <w:r>
        <w:rPr>
          <w:color w:val="595959"/>
        </w:rPr>
        <w:t xml:space="preserve">5. A mora decorre do </w:t>
      </w:r>
      <w:ins w:id="1015" w:author="Assessor GDSXSR" w:date="2026-10-28T20:37:54Z">
        <w:r>
          <w:rPr>
            <w:color w:val="808080"/>
          </w:rPr>
          <w:t xml:space="preserve">simples </w:t>
        </w:r>
      </w:ins>
      <w:r>
        <w:rPr>
          <w:color w:val="595959"/>
        </w:rPr>
        <w:t xml:space="preserve">vencimento do prazo</w:t>
      </w:r>
      <w:del w:id="1016" w:author="Assessor GDSXSR" w:date="2026-10-28T20:37:54Z">
        <w:r>
          <w:rPr>
            <w:color w:val="595959"/>
          </w:rPr>
          <w:delText xml:space="preserve"> para pagamento</w:delText>
        </w:r>
      </w:del>
      <w:r>
        <w:rPr>
          <w:color w:val="595959"/>
        </w:rPr>
        <w:t xml:space="preserve"> e pode ser comprovada por notificação extrajudicial enviada ao endereço indicado no </w:t>
      </w:r>
      <w:del w:id="1017" w:author="Assessor GDSXSR" w:date="2026-10-28T20:37:54Z">
        <w:r>
          <w:rPr>
            <w:color w:val="595959"/>
          </w:rPr>
          <w:delText xml:space="preserve">instrumento contratual</w:delText>
        </w:r>
      </w:del>
      <w:ins w:id="1018" w:author="Assessor GDSXSR" w:date="2026-10-28T20:37:54Z">
        <w:r>
          <w:rPr>
            <w:color w:val="808080"/>
          </w:rPr>
          <w:t xml:space="preserve">contrato</w:t>
        </w:r>
      </w:ins>
      <w:r>
        <w:rPr>
          <w:color w:val="595959"/>
        </w:rPr>
        <w:t xml:space="preserve">, dispensada a prova de recebimento pelo próprio destinatário</w:t>
      </w:r>
      <w:ins w:id="1019" w:author="Assessor GDSXSR" w:date="2026-10-28T20:37:54Z">
        <w:r>
          <w:rPr>
            <w:color w:val="808080"/>
          </w:rPr>
          <w:t xml:space="preserve"> (DL 911/1969 2º § 2º; Tema 1.132/STJ).</w:t>
        </w:r>
      </w:ins>
    </w:p>
    <w:p w14:paraId="223A6281" w14:textId="6FB4DAE2" w:rsidR="00502E48" w:rsidRPr="00CD5B53" w:rsidRDefault="00D975F3">
      <w:pPr>
        <w:jc w:val="both"/>
        <w:rPr>
          <w:color w:val="595959"/>
        </w:rPr>
      </w:pPr>
      <w:ins w:id="1020" w:author="Assessor GDSXSR" w:date="2026-10-28T20:37:54Z">
        <w:r>
          <w:rPr>
            <w:color w:val="808080"/>
          </w:rPr>
          <w:t xml:space="preserve">6</w:t>
        </w:r>
      </w:ins>
      <w:commentRangeStart w:id="7"/>
      <w:r>
        <w:rPr>
          <w:color w:val="595959"/>
        </w:rPr>
        <w:t xml:space="preserve">. Demonstrado que o aviso de recebimento foi enviado ao endereço contratual e regularmente entregue, e não devolvido com a anotação “não procurado”, está </w:t>
      </w:r>
      <w:commentRangeEnd w:id="7"/>
      <w:r>
        <w:rPr>
          <w:rStyle w:val="CommentReference"/>
        </w:rPr>
        <w:commentReference w:id="7"/>
      </w:r>
      <w:del w:id="1021" w:author="Assessor GDSXSR" w:date="2026-10-28T20:37:54Z">
        <w:r>
          <w:rPr>
            <w:color w:val="595959"/>
          </w:rPr>
          <w:delText xml:space="preserve">regularmente </w:delText>
        </w:r>
      </w:del>
      <w:r>
        <w:rPr>
          <w:color w:val="595959"/>
        </w:rPr>
        <w:t xml:space="preserve">constituída a mora</w:t>
      </w:r>
      <w:del w:id="1022" w:author="Assessor GDSXSR" w:date="2026-10-28T20:37:54Z">
        <w:r>
          <w:rPr>
            <w:color w:val="595959"/>
          </w:rPr>
          <w:delText xml:space="preserve">,</w:delText>
        </w:r>
      </w:del>
      <w:ins w:id="1023" w:author="Assessor GDSXSR" w:date="2026-10-28T20:37:54Z">
        <w:r>
          <w:rPr>
            <w:color w:val="808080"/>
          </w:rPr>
          <w:t xml:space="preserve"> e</w:t>
        </w:r>
      </w:ins>
      <w:r>
        <w:rPr>
          <w:color w:val="595959"/>
        </w:rPr>
        <w:t xml:space="preserve"> preenchido o requisito para a liminar de busca e apreensão.</w:t>
      </w:r>
    </w:p>
    <w:p w14:paraId="34E1B945" w14:textId="77777777" w:rsidR="00502E48" w:rsidRPr="00CD5B53" w:rsidRDefault="00D975F3">
      <w:pPr>
        <w:jc w:val="both"/>
        <w:rPr>
          <w:color w:val="595959"/>
        </w:rPr>
      </w:pPr>
      <w:r w:rsidRPr="00CD5B53">
        <w:rPr>
          <w:b/>
          <w:bCs/>
          <w:color w:val="595959"/>
        </w:rPr>
        <w:t>IV. Dispositivo</w:t>
      </w:r>
    </w:p>
    <w:p w14:paraId="528D4DB4" w14:textId="655203D7" w:rsidR="00502E48" w:rsidRPr="00CD5B53" w:rsidRDefault="00491328">
      <w:pPr>
        <w:jc w:val="both"/>
        <w:rPr>
          <w:color w:val="595959"/>
        </w:rPr>
      </w:pPr>
      <w:del w:id="1025" w:author="Assessor GDSXSR" w:date="2026-10-28T20:37:54Z">
        <w:r>
          <w:rPr>
            <w:color w:val="595959"/>
          </w:rPr>
          <w:delText xml:space="preserve">6</w:delText>
        </w:r>
      </w:del>
      <w:ins w:id="1026" w:author="Assessor GDSXSR" w:date="2026-10-28T20:37:54Z">
        <w:r>
          <w:rPr>
            <w:color w:val="808080"/>
          </w:rPr>
          <w:t xml:space="preserve">7</w:t>
        </w:r>
      </w:ins>
      <w:r>
        <w:rPr>
          <w:color w:val="595959"/>
        </w:rPr>
        <w:t xml:space="preserve">. </w:t>
      </w:r>
      <w:del w:id="1027" w:author="Assessor GDSXSR" w:date="2026-10-28T20:37:54Z">
        <w:r>
          <w:rPr>
            <w:color w:val="595959"/>
          </w:rPr>
          <w:delText xml:space="preserve">A</w:delText>
        </w:r>
        <w:r>
          <w:rPr>
            <w:color w:val="595959"/>
          </w:rPr>
          <w:delText xml:space="preserve">gravo</w:delText>
        </w:r>
      </w:del>
      <w:ins w:id="1028" w:author="Assessor GDSXSR" w:date="2026-10-28T20:37:54Z">
        <w:r>
          <w:rPr>
            <w:color w:val="808080"/>
          </w:rPr>
          <w:t xml:space="preserve">Negou-se provimento ao agravo</w:t>
        </w:r>
      </w:ins>
      <w:r>
        <w:rPr>
          <w:color w:val="595959"/>
        </w:rPr>
        <w:t xml:space="preserve"> de instrumento </w:t>
      </w:r>
      <w:del w:id="1029" w:author="Assessor GDSXSR" w:date="2026-10-28T20:37:54Z">
        <w:r>
          <w:rPr>
            <w:color w:val="595959"/>
          </w:rPr>
          <w:delText xml:space="preserve">não</w:delText>
        </w:r>
      </w:del>
      <w:ins w:id="1030" w:author="Assessor GDSXSR" w:date="2026-10-28T20:37:54Z">
        <w:r>
          <w:rPr>
            <w:color w:val="808080"/>
          </w:rPr>
          <w:t xml:space="preserve">do</w:t>
        </w:r>
      </w:ins>
      <w:r>
        <w:rPr>
          <w:color w:val="595959"/>
        </w:rPr>
        <w:t xml:space="preserve"> </w:t>
      </w:r>
      <w:del w:id="1031" w:author="Assessor GDSXSR" w:date="2026-10-28T20:37:54Z">
        <w:r>
          <w:rPr>
            <w:color w:val="595959"/>
          </w:rPr>
          <w:delText xml:space="preserve">provi</w:delText>
        </w:r>
        <w:r>
          <w:rPr>
            <w:color w:val="595959"/>
          </w:rPr>
          <w:delText xml:space="preserve">do</w:delText>
        </w:r>
      </w:del>
      <w:ins w:id="1032" w:author="Assessor GDSXSR" w:date="2026-10-28T20:37:54Z">
        <w:r>
          <w:rPr>
            <w:color w:val="808080"/>
          </w:rPr>
          <w:t xml:space="preserve">réu</w:t>
        </w:r>
      </w:ins>
      <w:r>
        <w:rPr>
          <w:color w:val="595959"/>
        </w:rPr>
        <w:t xml:space="preserve">.</w:t>
      </w:r>
    </w:p>
    <w:p w14:paraId="11EAD0BA" w14:textId="77777777" w:rsidR="00502E48" w:rsidRPr="00CD5B53" w:rsidRDefault="00D975F3">
      <w:pPr>
        <w:keepNext/>
        <w:rPr>
          <w:color w:val="595959"/>
        </w:rPr>
      </w:pPr>
      <w:r w:rsidRPr="00CD5B53">
        <w:rPr>
          <w:color w:val="595959"/>
        </w:rPr>
        <w:t>__________</w:t>
      </w:r>
    </w:p>
    <w:p w14:paraId="78563D58" w14:textId="77777777" w:rsidR="00502E48" w:rsidRPr="00CD5B53" w:rsidRDefault="00D975F3">
      <w:pPr>
        <w:keepNext/>
        <w:jc w:val="both"/>
        <w:rPr>
          <w:color w:val="595959"/>
        </w:rPr>
      </w:pPr>
      <w:r>
        <w:rPr>
          <w:i/>
          <w:iCs/>
          <w:color w:val="595959"/>
          <w:sz w:val="26"/>
          <w:szCs w:val="26"/>
        </w:rPr>
        <w:t xml:space="preserve">Dispositivos relevantes citados: </w:t>
      </w:r>
      <w:r>
        <w:rPr>
          <w:color w:val="595959"/>
          <w:sz w:val="26"/>
          <w:szCs w:val="26"/>
        </w:rPr>
        <w:t xml:space="preserve">Decreto-Lei nº 911/1969, art. 2º, §</w:t>
      </w:r>
      <w:ins w:id="1033" w:author="Assessor GDSXSR" w:date="2026-10-28T20:37:54Z">
        <w:r>
          <w:rPr>
            <w:color w:val="808080"/>
            <w:sz w:val="26"/>
            <w:szCs w:val="26"/>
          </w:rPr>
          <w:t xml:space="preserve"> </w:t>
        </w:r>
      </w:ins>
      <w:r>
        <w:rPr>
          <w:color w:val="595959"/>
          <w:sz w:val="26"/>
          <w:szCs w:val="26"/>
        </w:rPr>
        <w:t xml:space="preserve">2º, e art. 3º.</w:t>
      </w:r>
    </w:p>
    <w:p w14:paraId="1F7C47A4" w14:textId="74655B78" w:rsidR="00502E48" w:rsidRPr="00CD5B53" w:rsidRDefault="00D975F3">
      <w:pPr>
        <w:jc w:val="both"/>
        <w:rPr>
          <w:color w:val="595959"/>
        </w:rPr>
      </w:pPr>
      <w:commentRangeStart w:id="8"/>
      <w:r>
        <w:rPr>
          <w:i/>
          <w:iCs/>
          <w:color w:val="595959"/>
          <w:sz w:val="26"/>
          <w:szCs w:val="26"/>
        </w:rPr>
        <w:t xml:space="preserve">Jurisprudência relevante citada: </w:t>
      </w:r>
      <w:commentRangeEnd w:id="8"/>
      <w:r>
        <w:rPr>
          <w:rStyle w:val="CommentReference"/>
        </w:rPr>
        <w:commentReference w:id="8"/>
      </w:r>
      <w:r>
        <w:rPr>
          <w:color w:val="595959"/>
          <w:sz w:val="26"/>
          <w:szCs w:val="26"/>
        </w:rPr>
        <w:t xml:space="preserve">STJ, Tema Repetitivo nº 1.132 (REsp nº 1.951.662/SP e REsp nº 1.951.888/SP)</w:t>
      </w:r>
      <w:del w:id="1034" w:author="Assessor GDSXSR" w:date="2026-10-28T20:37:54Z">
        <w:r>
          <w:rPr>
            <w:color w:val="595959"/>
            <w:sz w:val="26"/>
            <w:szCs w:val="26"/>
          </w:rPr>
          <w:delText xml:space="preserve">; TJDFT</w:delText>
        </w:r>
      </w:del>
      <w:r>
        <w:rPr>
          <w:color w:val="595959"/>
          <w:sz w:val="26"/>
          <w:szCs w:val="26"/>
        </w:rPr>
        <w:t xml:space="preserve">, </w:t>
      </w:r>
      <w:del w:id="1035" w:author="Assessor GDSXSR" w:date="2026-10-28T20:37:54Z">
        <w:r>
          <w:rPr>
            <w:color w:val="595959"/>
            <w:sz w:val="26"/>
            <w:szCs w:val="26"/>
          </w:rPr>
          <w:delText xml:space="preserve">Processo</w:delText>
        </w:r>
      </w:del>
      <w:ins w:id="1036" w:author="Assessor GDSXSR" w:date="2026-10-28T20:37:54Z">
        <w:r>
          <w:rPr>
            <w:color w:val="808080"/>
            <w:sz w:val="26"/>
            <w:szCs w:val="26"/>
          </w:rPr>
          <w:t xml:space="preserve">Segunda</w:t>
        </w:r>
      </w:ins>
      <w:r>
        <w:rPr>
          <w:color w:val="595959"/>
          <w:sz w:val="26"/>
          <w:szCs w:val="26"/>
        </w:rPr>
        <w:t xml:space="preserve"> </w:t>
      </w:r>
      <w:del w:id="1037" w:author="Assessor GDSXSR" w:date="2026-10-28T20:37:54Z">
        <w:r>
          <w:rPr>
            <w:color w:val="595959"/>
            <w:sz w:val="26"/>
            <w:szCs w:val="26"/>
          </w:rPr>
          <w:delText xml:space="preserve">nº 0753232-40.2025.8.07.0000, Rel. Des. Hector Valverde Santanna, 2ª Turma Cível</w:delText>
        </w:r>
      </w:del>
      <w:ins w:id="1038" w:author="Assessor GDSXSR" w:date="2026-10-28T20:37:54Z">
        <w:r>
          <w:rPr>
            <w:color w:val="808080"/>
            <w:sz w:val="26"/>
            <w:szCs w:val="26"/>
          </w:rPr>
          <w:t xml:space="preserve">Seção</w:t>
        </w:r>
      </w:ins>
      <w:r>
        <w:rPr>
          <w:color w:val="595959"/>
          <w:sz w:val="26"/>
          <w:szCs w:val="26"/>
        </w:rPr>
        <w:t xml:space="preserve">, j. </w:t>
      </w:r>
      <w:ins w:id="1039" w:author="Assessor GDSXSR" w:date="2026-10-28T20:37:54Z">
        <w:r>
          <w:rPr>
            <w:color w:val="808080"/>
            <w:sz w:val="26"/>
            <w:szCs w:val="26"/>
          </w:rPr>
          <w:t xml:space="preserve">09/</w:t>
        </w:r>
      </w:ins>
      <w:r>
        <w:rPr>
          <w:color w:val="595959"/>
          <w:sz w:val="26"/>
          <w:szCs w:val="26"/>
        </w:rPr>
        <w:t xml:space="preserve">08/</w:t>
      </w:r>
      <w:del w:id="1040" w:author="Assessor GDSXSR" w:date="2026-10-28T20:37:54Z">
        <w:r>
          <w:rPr>
            <w:color w:val="595959"/>
            <w:sz w:val="26"/>
            <w:szCs w:val="26"/>
          </w:rPr>
          <w:delText xml:space="preserve">04/2026, publ</w:delText>
        </w:r>
      </w:del>
      <w:ins w:id="1041" w:author="Assessor GDSXSR" w:date="2026-10-28T20:37:54Z">
        <w:r>
          <w:rPr>
            <w:color w:val="808080"/>
            <w:sz w:val="26"/>
            <w:szCs w:val="26"/>
          </w:rPr>
          <w:t xml:space="preserve">2023</w:t>
        </w:r>
      </w:ins>
      <w:r>
        <w:rPr>
          <w:color w:val="595959"/>
          <w:sz w:val="26"/>
          <w:szCs w:val="26"/>
        </w:rPr>
        <w:t xml:space="preserve">.</w:t>
      </w:r>
      <w:del w:id="1042" w:author="Assessor GDSXSR" w:date="2026-10-28T20:37:54Z">
        <w:r>
          <w:rPr>
            <w:color w:val="595959"/>
            <w:sz w:val="26"/>
            <w:szCs w:val="26"/>
          </w:rPr>
          <w:delText xml:space="preserve"> 24/04/2026; TJDFT, Processo nº 0740663-95.2025.8.07.0003, Rel. Des. Robson Teixeira De Freitas, 8ª Turma Cível, j. 26/05/2026, publ. 10/06/2026</w:delText>
        </w:r>
        <w:r>
          <w:rPr>
            <w:color w:val="595959"/>
            <w:sz w:val="26"/>
            <w:szCs w:val="26"/>
          </w:rPr>
          <w:delText xml:space="preserve">.</w:delText>
        </w:r>
      </w:del>
    </w:p>
    <w:p w14:paraId="7DD51CFD" w14:textId="77777777" w:rsidR="00502E48" w:rsidRDefault="00502E48"/>
    <w:p w14:paraId="73C621E0" w14:textId="77777777" w:rsidR="00502E48" w:rsidRDefault="00D975F3" w:rsidP="00B7655A">
      <w:pPr>
        <w:jc w:val="both"/>
      </w:pPr>
      <w:r>
        <w:rPr>
          <w:b/>
          <w:bCs/>
          <w:color w:val="FF0000"/>
          <w:highlight w:val="yellow"/>
        </w:rPr>
        <w:t>RESUMO DO AGRAVO DE INSTRUMENTO</w:t>
      </w:r>
    </w:p>
    <w:p w14:paraId="130E73E8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lastRenderedPageBreak/>
        <w:t>I. RAZÕES RECURSAIS</w:t>
      </w:r>
    </w:p>
    <w:p w14:paraId="2C81438E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Abusividade dos juros remuneratórios</w:t>
      </w:r>
    </w:p>
    <w:p w14:paraId="760961DE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1.</w:t>
      </w:r>
      <w:r w:rsidRPr="00867F19">
        <w:rPr>
          <w:color w:val="FF0000"/>
        </w:rPr>
        <w:t xml:space="preserve"> Sustenta que os juros remuneratórios contratados são abusivos, por superarem em mais de uma vez e meia a taxa média de mercado divulgada pelo BACEN para operações da mesma natureza.</w:t>
      </w:r>
    </w:p>
    <w:p w14:paraId="60FC8632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Descaracterização da mora pela abusividade</w:t>
      </w:r>
    </w:p>
    <w:p w14:paraId="52B51271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2.</w:t>
      </w:r>
      <w:r w:rsidRPr="00867F19">
        <w:rPr>
          <w:color w:val="FF0000"/>
        </w:rPr>
        <w:t xml:space="preserve"> Argumenta que a cobrança de encargos abusivos no período de normalidade descaracteriza a mora, requisito indispensável à ação de busca e apreensão.</w:t>
      </w:r>
    </w:p>
    <w:p w14:paraId="07915092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Cabimento da revisão contratual</w:t>
      </w:r>
    </w:p>
    <w:p w14:paraId="6CCCAA82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3.</w:t>
      </w:r>
      <w:r w:rsidRPr="00867F19">
        <w:rPr>
          <w:color w:val="FF0000"/>
        </w:rPr>
        <w:t xml:space="preserve"> Defende ser cabível, nesta sede, a revisão das cláusulas contratuais do financiamento.</w:t>
      </w:r>
    </w:p>
    <w:p w14:paraId="02B62348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Invalidade da notificação extrajudicial</w:t>
      </w:r>
    </w:p>
    <w:p w14:paraId="207443EB" w14:textId="77777777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4.</w:t>
      </w:r>
      <w:r w:rsidRPr="00867F19">
        <w:rPr>
          <w:color w:val="FF0000"/>
        </w:rPr>
        <w:t xml:space="preserve"> Alega que a notificação extrajudicial destinada à constituição em mora é inválida, porque não houve efetiva tentativa de entrega no endereço do devedor, tendo retornado com anotação “não procurado”.</w:t>
      </w:r>
    </w:p>
    <w:p w14:paraId="275E6225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Ausência de mora como óbice à liminar</w:t>
      </w:r>
    </w:p>
    <w:p w14:paraId="6AE7F2C4" w14:textId="49D8B8EC" w:rsidR="00502E48" w:rsidRPr="00867F19" w:rsidRDefault="00D975F3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5.</w:t>
      </w:r>
      <w:r w:rsidRPr="00867F19">
        <w:rPr>
          <w:color w:val="FF0000"/>
        </w:rPr>
        <w:t xml:space="preserve"> Sustenta que a ausência de regular constituição em mora impede o deferimento da </w:t>
      </w:r>
      <w:r w:rsidR="00867F19" w:rsidRPr="00867F19">
        <w:rPr>
          <w:color w:val="FF0000"/>
        </w:rPr>
        <w:t>liminar de busca e apreensão</w:t>
      </w:r>
      <w:r w:rsidRPr="00867F19">
        <w:rPr>
          <w:color w:val="FF0000"/>
        </w:rPr>
        <w:t>.</w:t>
      </w:r>
    </w:p>
    <w:p w14:paraId="5F59346D" w14:textId="77777777" w:rsidR="00502E48" w:rsidRPr="00867F19" w:rsidRDefault="00D975F3" w:rsidP="00B7655A">
      <w:pPr>
        <w:jc w:val="both"/>
        <w:rPr>
          <w:b/>
          <w:color w:val="FF0000"/>
        </w:rPr>
      </w:pPr>
      <w:r w:rsidRPr="00867F19">
        <w:rPr>
          <w:b/>
          <w:color w:val="FF0000"/>
        </w:rPr>
        <w:t>II. PEDIDO</w:t>
      </w:r>
    </w:p>
    <w:p w14:paraId="7C3D10BC" w14:textId="2F4C7759" w:rsidR="00502E48" w:rsidRPr="00867F19" w:rsidRDefault="00867F19" w:rsidP="00B7655A">
      <w:pPr>
        <w:jc w:val="both"/>
        <w:rPr>
          <w:color w:val="FF0000"/>
        </w:rPr>
      </w:pPr>
      <w:r w:rsidRPr="00867F19">
        <w:rPr>
          <w:b/>
          <w:color w:val="FF0000"/>
        </w:rPr>
        <w:t>6.</w:t>
      </w:r>
      <w:r w:rsidRPr="00867F19">
        <w:rPr>
          <w:color w:val="FF0000"/>
        </w:rPr>
        <w:t xml:space="preserve"> Requer a reforma da decisão agravada, com a revogação da liminar de busca e apreensão e a extinção do feito de origem sem resolução do mérito.</w:t>
      </w:r>
    </w:p>
    <w:p w14:paraId="4DB80604" w14:textId="77777777" w:rsidR="00502E48" w:rsidRDefault="00502E48"/>
    <w:p w14:paraId="27CB9BE6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RELATÓRIO</w:t>
      </w:r>
    </w:p>
    <w:p w14:paraId="4928953B" w14:textId="77777777" w:rsidR="00502E48" w:rsidRPr="00CD5B53" w:rsidRDefault="00502E48">
      <w:pPr>
        <w:rPr>
          <w:color w:val="595959"/>
        </w:rPr>
      </w:pPr>
    </w:p>
    <w:p w14:paraId="34F1C7A2" w14:textId="275C8C31" w:rsidR="00502E48" w:rsidRPr="00CD5B53" w:rsidRDefault="00D975F3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Adoto o relatório da</w:t>
      </w:r>
      <w:del w:id="1043" w:author="Assessor GDSXSR" w:date="2026-10-28T20:37:54Z">
        <w:r>
          <w:rPr>
            <w:color w:val="595959"/>
          </w:rPr>
          <w:delText xml:space="preserve"> decisão</w:delText>
        </w:r>
      </w:del>
      <w:r>
        <w:rPr>
          <w:color w:val="595959"/>
        </w:rPr>
        <w:t xml:space="preserve"> </w:t>
      </w:r>
      <w:r>
        <w:rPr>
          <w:color w:val="595959"/>
        </w:rPr>
        <w:t xml:space="preserve">liminar</w:t>
      </w:r>
      <w:r>
        <w:rPr>
          <w:color w:val="595959"/>
        </w:rPr>
        <w:t xml:space="preserve"> (ID 88390558):</w:t>
      </w:r>
    </w:p>
    <w:p w14:paraId="3A846B77" w14:textId="77777777" w:rsidR="00502E48" w:rsidRPr="00CD5B53" w:rsidRDefault="00502E48">
      <w:pPr>
        <w:rPr>
          <w:color w:val="595959"/>
        </w:rPr>
      </w:pPr>
    </w:p>
    <w:p w14:paraId="051B975D" w14:textId="77777777" w:rsidR="00502E48" w:rsidRPr="00CD5B53" w:rsidRDefault="00D975F3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lastRenderedPageBreak/>
        <w:t>“Trata-se de ação de busca e apreensão em alienação fiduciária ajuizada por BANCO DAYCOVAL S.A. em face de CARLO DAVID MOREIRA LOUREIRO, objetivando a retomada de veículo dado em garantia fiduciária, em razão do alegado inadimplemento contratual.</w:t>
      </w:r>
    </w:p>
    <w:p w14:paraId="0E8A8A2E" w14:textId="26E5DA13" w:rsidR="00502E48" w:rsidRPr="00CD5B53" w:rsidRDefault="00D975F3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t xml:space="preserve">O Juízo de origem deferiu a liminar de busca e apreensão do veículo Fiat Uno Attractive 1.0 Fire Flex, ano/modelo 2015/2016, sob o fundamento de que a mora estaria comprovada, reputando preenchidos os requisitos previstos no </w:t>
      </w:r>
      <w:commentRangeStart w:id="1"/>
      <w:r w:rsidRPr="00CD5B53">
        <w:rPr>
          <w:i/>
          <w:iCs/>
          <w:color w:val="595959"/>
          <w:sz w:val="26"/>
          <w:szCs w:val="26"/>
        </w:rPr>
        <w:t>art. 3º do Decreto-Lei n. 911/1969</w:t>
      </w:r>
      <w:commentRangeEnd w:id="1"/>
      <w:r w:rsidR="000B4C6A" w:rsidRPr="00CD5B53">
        <w:rPr>
          <w:rStyle w:val="Refdecomentrio"/>
          <w:i/>
          <w:iCs/>
          <w:color w:val="595959"/>
          <w:sz w:val="26"/>
          <w:szCs w:val="26"/>
        </w:rPr>
        <w:commentReference w:id="1"/>
      </w:r>
      <w:r w:rsidR="00BC27C9" w:rsidRPr="00CD5B53">
        <w:rPr>
          <w:i/>
          <w:iCs/>
          <w:color w:val="595959"/>
          <w:sz w:val="26"/>
          <w:szCs w:val="26"/>
        </w:rPr>
        <w:t xml:space="preserve"> (ID 286888395).</w:t>
      </w:r>
    </w:p>
    <w:p w14:paraId="73E3AD72" w14:textId="36DCBEAE" w:rsidR="00502E48" w:rsidRPr="00CD5B53" w:rsidRDefault="008F6404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t xml:space="preserve">Inconformado, o réu interpõe o presente agravo de instrumento, sustentando, em síntese, que: </w:t>
      </w:r>
      <w:r w:rsidRPr="00CD5B53">
        <w:rPr>
          <w:b/>
          <w:i/>
          <w:iCs/>
          <w:color w:val="595959"/>
          <w:sz w:val="26"/>
          <w:szCs w:val="26"/>
        </w:rPr>
        <w:t>1)</w:t>
      </w:r>
      <w:r w:rsidRPr="00CD5B53">
        <w:rPr>
          <w:i/>
          <w:iCs/>
          <w:color w:val="595959"/>
          <w:sz w:val="26"/>
          <w:szCs w:val="26"/>
        </w:rPr>
        <w:t xml:space="preserve"> os juros remuneratórios contratados são abusivos, pois superam em mais de uma vez e meia a taxa média de mercado divulgada pelo BACEN para operações da mesma natureza; </w:t>
      </w:r>
      <w:r w:rsidRPr="00CD5B53">
        <w:rPr>
          <w:b/>
          <w:i/>
          <w:iCs/>
          <w:color w:val="595959"/>
          <w:sz w:val="26"/>
          <w:szCs w:val="26"/>
        </w:rPr>
        <w:t>2)</w:t>
      </w:r>
      <w:r w:rsidRPr="00CD5B53">
        <w:rPr>
          <w:i/>
          <w:iCs/>
          <w:color w:val="595959"/>
          <w:sz w:val="26"/>
          <w:szCs w:val="26"/>
        </w:rPr>
        <w:t xml:space="preserve"> a cobrança de encargos abusivos no período de normalidade descaracteriza a mora, requisito indispensável à busca e apreensão; </w:t>
      </w:r>
      <w:r w:rsidRPr="00CD5B53">
        <w:rPr>
          <w:b/>
          <w:i/>
          <w:iCs/>
          <w:color w:val="595959"/>
          <w:sz w:val="26"/>
          <w:szCs w:val="26"/>
        </w:rPr>
        <w:t>3)</w:t>
      </w:r>
      <w:r w:rsidRPr="00CD5B53">
        <w:rPr>
          <w:i/>
          <w:iCs/>
          <w:color w:val="595959"/>
          <w:sz w:val="26"/>
          <w:szCs w:val="26"/>
        </w:rPr>
        <w:t xml:space="preserve"> é cabível a revisão das cláusulas contratuais no âmbito da controvérsia instaurada; </w:t>
      </w:r>
      <w:r w:rsidRPr="00CD5B53">
        <w:rPr>
          <w:b/>
          <w:i/>
          <w:iCs/>
          <w:color w:val="595959"/>
          <w:sz w:val="26"/>
          <w:szCs w:val="26"/>
        </w:rPr>
        <w:t>4)</w:t>
      </w:r>
      <w:r w:rsidRPr="00CD5B53">
        <w:rPr>
          <w:i/>
          <w:iCs/>
          <w:color w:val="595959"/>
          <w:sz w:val="26"/>
          <w:szCs w:val="26"/>
        </w:rPr>
        <w:t xml:space="preserve"> a notificação extrajudicial encaminhada para constituição em mora é inválida, porque não houve efetiva tentativa de entrega no endereço do devedor (anotação ‘não procurado’); </w:t>
      </w:r>
      <w:r w:rsidRPr="00CD5B53">
        <w:rPr>
          <w:b/>
          <w:i/>
          <w:iCs/>
          <w:color w:val="595959"/>
          <w:sz w:val="26"/>
          <w:szCs w:val="26"/>
        </w:rPr>
        <w:t>5)</w:t>
      </w:r>
      <w:r w:rsidRPr="00CD5B53">
        <w:rPr>
          <w:i/>
          <w:iCs/>
          <w:color w:val="595959"/>
          <w:sz w:val="26"/>
          <w:szCs w:val="26"/>
        </w:rPr>
        <w:t xml:space="preserve"> a ausência de regular constituição em mora impede o deferimento da liminar prevista no Decreto-Lei n. 911/1969.</w:t>
      </w:r>
    </w:p>
    <w:p w14:paraId="0FB7A133" w14:textId="21900ED1" w:rsidR="0023102A" w:rsidRPr="00CD5B53" w:rsidRDefault="00D975F3" w:rsidP="00CD5B53">
      <w:pPr>
        <w:ind w:left="2268" w:firstLine="1134"/>
        <w:jc w:val="both"/>
        <w:rPr>
          <w:i/>
          <w:iCs/>
          <w:color w:val="595959"/>
          <w:sz w:val="26"/>
          <w:szCs w:val="26"/>
        </w:rPr>
      </w:pPr>
      <w:r w:rsidRPr="00CD5B53">
        <w:rPr>
          <w:i/>
          <w:iCs/>
          <w:color w:val="595959"/>
          <w:sz w:val="26"/>
          <w:szCs w:val="26"/>
        </w:rPr>
        <w:t>Requer o deferimento da gratuidade da justiça e a concessão de efeito suspensivo para sobrestar os efeitos da r. decisão agravada</w:t>
      </w:r>
      <w:r w:rsidR="0023102A" w:rsidRPr="00CD5B53">
        <w:rPr>
          <w:i/>
          <w:iCs/>
          <w:color w:val="595959"/>
          <w:sz w:val="26"/>
          <w:szCs w:val="26"/>
        </w:rPr>
        <w:t xml:space="preserve"> </w:t>
      </w:r>
      <w:r w:rsidR="0023102A" w:rsidRPr="00CD5B53">
        <w:rPr>
          <w:i/>
          <w:iCs/>
          <w:color w:val="595959"/>
          <w:sz w:val="26"/>
          <w:szCs w:val="26"/>
        </w:rPr>
        <w:lastRenderedPageBreak/>
        <w:t>‘determinando-se o imediato recolhimento do mandado de busca e apreensão expedido, ou, caso já cumprido, a imediata restituição do veículo ao Agravante,</w:t>
      </w:r>
      <w:r w:rsidR="00511B58" w:rsidRPr="00CD5B53">
        <w:rPr>
          <w:i/>
          <w:iCs/>
          <w:color w:val="595959"/>
          <w:sz w:val="26"/>
          <w:szCs w:val="26"/>
        </w:rPr>
        <w:t xml:space="preserve"> </w:t>
      </w:r>
      <w:r w:rsidR="0023102A" w:rsidRPr="00CD5B53">
        <w:rPr>
          <w:i/>
          <w:iCs/>
          <w:color w:val="595959"/>
          <w:sz w:val="26"/>
          <w:szCs w:val="26"/>
        </w:rPr>
        <w:t>até o julgamento de mérito deste recurso</w:t>
      </w:r>
      <w:r w:rsidR="00511B58" w:rsidRPr="00CD5B53">
        <w:rPr>
          <w:i/>
          <w:iCs/>
          <w:color w:val="595959"/>
          <w:sz w:val="26"/>
          <w:szCs w:val="26"/>
        </w:rPr>
        <w:t>’</w:t>
      </w:r>
      <w:r w:rsidRPr="00CD5B53">
        <w:rPr>
          <w:i/>
          <w:iCs/>
          <w:color w:val="595959"/>
          <w:sz w:val="26"/>
          <w:szCs w:val="26"/>
        </w:rPr>
        <w:t xml:space="preserve">. </w:t>
      </w:r>
    </w:p>
    <w:p w14:paraId="0081EB19" w14:textId="2F17C730" w:rsidR="00502E48" w:rsidRPr="00CD5B53" w:rsidRDefault="00D975F3" w:rsidP="00CD5B53">
      <w:pPr>
        <w:ind w:left="2268" w:firstLine="1134"/>
        <w:jc w:val="both"/>
        <w:rPr>
          <w:color w:val="595959"/>
        </w:rPr>
      </w:pPr>
      <w:r w:rsidRPr="00CD5B53">
        <w:rPr>
          <w:i/>
          <w:iCs/>
          <w:color w:val="595959"/>
          <w:sz w:val="26"/>
          <w:szCs w:val="26"/>
        </w:rPr>
        <w:t xml:space="preserve">No mérito, pleiteia a reforma da r. decisão, com a revogação da liminar deferida e a extinção do feito de origem sem resolução de mérito, nos termos do </w:t>
      </w:r>
      <w:commentRangeStart w:id="2"/>
      <w:r w:rsidRPr="00CD5B53">
        <w:rPr>
          <w:i/>
          <w:iCs/>
          <w:color w:val="595959"/>
          <w:sz w:val="26"/>
          <w:szCs w:val="26"/>
        </w:rPr>
        <w:t>art. 485, III, do CPC</w:t>
      </w:r>
      <w:commentRangeEnd w:id="2"/>
      <w:r w:rsidR="000B4C6A" w:rsidRPr="00CD5B53">
        <w:rPr>
          <w:rStyle w:val="Refdecomentrio"/>
          <w:i/>
          <w:iCs/>
          <w:color w:val="595959"/>
          <w:sz w:val="26"/>
          <w:szCs w:val="26"/>
        </w:rPr>
        <w:commentReference w:id="2"/>
      </w:r>
      <w:r w:rsidRPr="00CD5B53">
        <w:rPr>
          <w:i/>
          <w:iCs/>
          <w:color w:val="595959"/>
          <w:sz w:val="26"/>
          <w:szCs w:val="26"/>
        </w:rPr>
        <w:t>.</w:t>
      </w:r>
      <w:r w:rsidR="003B1213" w:rsidRPr="00CD5B53">
        <w:rPr>
          <w:i/>
          <w:iCs/>
          <w:color w:val="595959"/>
          <w:sz w:val="26"/>
          <w:szCs w:val="26"/>
        </w:rPr>
        <w:t xml:space="preserve"> (...)</w:t>
      </w:r>
      <w:r w:rsidRPr="00CD5B53">
        <w:rPr>
          <w:i/>
          <w:iCs/>
          <w:color w:val="595959"/>
          <w:sz w:val="26"/>
          <w:szCs w:val="26"/>
        </w:rPr>
        <w:t>”</w:t>
      </w:r>
    </w:p>
    <w:p w14:paraId="1324DB27" w14:textId="77777777" w:rsidR="00502E48" w:rsidRPr="00CD5B53" w:rsidRDefault="00502E48">
      <w:pPr>
        <w:rPr>
          <w:color w:val="595959"/>
        </w:rPr>
      </w:pPr>
    </w:p>
    <w:p w14:paraId="5FA6C299" w14:textId="5FC627FC" w:rsidR="00855B0C" w:rsidRDefault="00E66310" w:rsidP="00204F3A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Deferi a gratuidade de justiça ao réu/agravante, apenas para a fase recursal</w:t>
      </w:r>
      <w:r w:rsidR="006A0BCD">
        <w:rPr>
          <w:color w:val="595959"/>
        </w:rPr>
        <w:t xml:space="preserve"> (ID </w:t>
      </w:r>
      <w:r w:rsidR="006A0BCD" w:rsidRPr="006A0BCD">
        <w:rPr>
          <w:color w:val="595959"/>
        </w:rPr>
        <w:t>88390558</w:t>
      </w:r>
      <w:r w:rsidR="006A0BCD">
        <w:rPr>
          <w:color w:val="595959"/>
        </w:rPr>
        <w:t>)</w:t>
      </w:r>
      <w:r w:rsidRPr="00CD5B53">
        <w:rPr>
          <w:color w:val="595959"/>
        </w:rPr>
        <w:t xml:space="preserve">. </w:t>
      </w:r>
    </w:p>
    <w:p w14:paraId="3BB4BF12" w14:textId="77777777" w:rsidR="00855B0C" w:rsidRDefault="00855B0C" w:rsidP="00204F3A">
      <w:pPr>
        <w:ind w:firstLine="2268"/>
        <w:jc w:val="both"/>
        <w:rPr>
          <w:color w:val="595959"/>
        </w:rPr>
      </w:pPr>
    </w:p>
    <w:p w14:paraId="113410E3" w14:textId="1BB3E44A" w:rsidR="00855B0C" w:rsidRDefault="00B014C5" w:rsidP="00204F3A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 xml:space="preserve">Não conheci do agravo de instrumento </w:t>
      </w:r>
      <w:r w:rsidR="00E66310" w:rsidRPr="00CD5B53">
        <w:rPr>
          <w:color w:val="595959"/>
        </w:rPr>
        <w:t>quanto à alegação de abusividade da taxa de juros</w:t>
      </w:r>
      <w:r w:rsidR="00880155">
        <w:rPr>
          <w:color w:val="595959"/>
        </w:rPr>
        <w:t xml:space="preserve">, por </w:t>
      </w:r>
      <w:r w:rsidR="00417CF8">
        <w:rPr>
          <w:color w:val="595959"/>
        </w:rPr>
        <w:t>supressão de instância</w:t>
      </w:r>
      <w:r w:rsidR="00880155">
        <w:rPr>
          <w:color w:val="595959"/>
        </w:rPr>
        <w:t>,</w:t>
      </w:r>
      <w:r w:rsidR="006A0BCD">
        <w:rPr>
          <w:color w:val="595959"/>
        </w:rPr>
        <w:t xml:space="preserve"> </w:t>
      </w:r>
      <w:r w:rsidR="00417CF8">
        <w:rPr>
          <w:color w:val="595959"/>
        </w:rPr>
        <w:t xml:space="preserve">e </w:t>
      </w:r>
      <w:r w:rsidR="00417CF8" w:rsidRPr="00CD5B53">
        <w:rPr>
          <w:color w:val="595959"/>
        </w:rPr>
        <w:t xml:space="preserve">indeferi o pedido de efeito suspensivo </w:t>
      </w:r>
      <w:r w:rsidR="006A0BCD">
        <w:rPr>
          <w:color w:val="595959"/>
        </w:rPr>
        <w:t xml:space="preserve">(ID </w:t>
      </w:r>
      <w:r w:rsidR="006A0BCD" w:rsidRPr="006A0BCD">
        <w:rPr>
          <w:color w:val="595959"/>
        </w:rPr>
        <w:t>88390558</w:t>
      </w:r>
      <w:r w:rsidR="006A0BCD">
        <w:rPr>
          <w:color w:val="595959"/>
        </w:rPr>
        <w:t>)</w:t>
      </w:r>
      <w:r w:rsidR="000B3EFE">
        <w:rPr>
          <w:color w:val="595959"/>
        </w:rPr>
        <w:t>.</w:t>
      </w:r>
      <w:r w:rsidR="00204F3A" w:rsidRPr="00CD5B53">
        <w:rPr>
          <w:color w:val="595959"/>
        </w:rPr>
        <w:t xml:space="preserve"> </w:t>
      </w:r>
    </w:p>
    <w:p w14:paraId="4EA77BD5" w14:textId="77777777" w:rsidR="00855B0C" w:rsidRDefault="00855B0C" w:rsidP="00204F3A">
      <w:pPr>
        <w:ind w:firstLine="2268"/>
        <w:jc w:val="both"/>
        <w:rPr>
          <w:color w:val="595959"/>
        </w:rPr>
      </w:pPr>
    </w:p>
    <w:p w14:paraId="0E5B6180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Sem contrarrazões (ID 89999517).</w:t>
      </w:r>
    </w:p>
    <w:p w14:paraId="62B81ADA" w14:textId="77777777" w:rsidR="00502E48" w:rsidRPr="00CD5B53" w:rsidRDefault="00502E48">
      <w:pPr>
        <w:rPr>
          <w:color w:val="595959"/>
        </w:rPr>
      </w:pPr>
    </w:p>
    <w:p w14:paraId="4BEB159B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É o relatório.</w:t>
      </w:r>
    </w:p>
    <w:p w14:paraId="14A8B12E" w14:textId="77777777" w:rsidR="00502E48" w:rsidRPr="00CD5B53" w:rsidRDefault="00502E48">
      <w:pPr>
        <w:rPr>
          <w:color w:val="595959"/>
        </w:rPr>
      </w:pPr>
    </w:p>
    <w:p w14:paraId="26A1EB55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VOTO</w:t>
      </w:r>
    </w:p>
    <w:p w14:paraId="2CCDE982" w14:textId="77777777" w:rsidR="00502E48" w:rsidRPr="00CD5B53" w:rsidRDefault="00502E48">
      <w:pPr>
        <w:rPr>
          <w:color w:val="595959"/>
        </w:rPr>
      </w:pPr>
    </w:p>
    <w:p w14:paraId="7283DA98" w14:textId="77777777" w:rsidR="00502E48" w:rsidRPr="00CD5B53" w:rsidRDefault="00D975F3">
      <w:pPr>
        <w:jc w:val="both"/>
        <w:rPr>
          <w:b/>
          <w:color w:val="595959"/>
        </w:rPr>
      </w:pPr>
      <w:r w:rsidRPr="00CD5B53">
        <w:rPr>
          <w:b/>
          <w:color w:val="595959"/>
        </w:rPr>
        <w:t>O Senhor Desembargador SÉRGIO ROCHA – Relator.</w:t>
      </w:r>
    </w:p>
    <w:p w14:paraId="4765E62A" w14:textId="77777777" w:rsidR="00502E48" w:rsidRPr="00CD5B53" w:rsidRDefault="00502E48">
      <w:pPr>
        <w:rPr>
          <w:color w:val="595959"/>
        </w:rPr>
      </w:pPr>
    </w:p>
    <w:p w14:paraId="2B3BB74B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AGRAVO DE INSTRUMENTO DO RÉU, CARLO DAVID MOREIRA LOUREIRO</w:t>
      </w:r>
    </w:p>
    <w:p w14:paraId="2CF39083" w14:textId="77777777" w:rsidR="00502E48" w:rsidRPr="00CD5B53" w:rsidRDefault="00502E48">
      <w:pPr>
        <w:rPr>
          <w:color w:val="595959"/>
        </w:rPr>
      </w:pPr>
    </w:p>
    <w:p w14:paraId="1002A968" w14:textId="77777777" w:rsidR="00A57327" w:rsidRPr="00A57327" w:rsidRDefault="009F048C" w:rsidP="00A57327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P</w:t>
      </w:r>
      <w:r>
        <w:rPr>
          <w:color w:val="595959"/>
        </w:rPr>
        <w:t xml:space="preserve">resentes os pressupostos de admissibilidade, conheço do agravo de instrumento</w:t>
      </w:r>
      <w:del w:id="1044" w:author="Assessor GDSXSR" w:date="2026-10-28T20:37:54Z">
        <w:r>
          <w:rPr>
            <w:color w:val="595959"/>
          </w:rPr>
          <w:delText xml:space="preserve">, </w:delText>
        </w:r>
        <w:r>
          <w:rPr>
            <w:color w:val="595959"/>
          </w:rPr>
          <w:delText xml:space="preserve">ressalvada a questão relativa à </w:delText>
        </w:r>
        <w:r>
          <w:rPr>
            <w:color w:val="595959"/>
          </w:rPr>
          <w:delText xml:space="preserve">alegada abusividade da taxa de juros, não conhecida por supressão de instância</w:delText>
        </w:r>
      </w:del>
      <w:r>
        <w:rPr>
          <w:color w:val="595959"/>
        </w:rPr>
        <w:t xml:space="preserve">.</w:t>
      </w:r>
    </w:p>
    <w:p w14:paraId="2A835A82" w14:textId="77777777" w:rsidR="00502E48" w:rsidRPr="00CD5B53" w:rsidRDefault="00502E48">
      <w:pPr>
        <w:rPr>
          <w:color w:val="595959"/>
        </w:rPr>
      </w:pPr>
    </w:p>
    <w:p w14:paraId="0C33F370" w14:textId="3DD93F3A" w:rsidR="00502E48" w:rsidRPr="00CD5B53" w:rsidRDefault="00867F19">
      <w:pPr>
        <w:jc w:val="center"/>
        <w:rPr>
          <w:color w:val="595959"/>
          <w:highlight w:val="yellow"/>
        </w:rPr>
      </w:pPr>
      <w:r w:rsidRPr="00CD5B53">
        <w:rPr>
          <w:bCs/>
          <w:color w:val="595959"/>
          <w:highlight w:val="yellow"/>
        </w:rPr>
        <w:t>DA REGULAR CONSTITUIÇÃO EM MORA PELA NOTIFICAÇÃO EXTRAJUDICIAL ENTREGUE NO ENDEREÇO CONTRATUAL</w:t>
      </w:r>
    </w:p>
    <w:p w14:paraId="400ECABB" w14:textId="77777777" w:rsidR="00502E48" w:rsidRPr="00CD5B53" w:rsidRDefault="00502E48">
      <w:pPr>
        <w:rPr>
          <w:color w:val="595959"/>
        </w:rPr>
      </w:pPr>
    </w:p>
    <w:p w14:paraId="6340C04F" w14:textId="3B43A631" w:rsidR="00502E48" w:rsidRPr="00CD5B53" w:rsidRDefault="00867F19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O réu/agravante alega, em síntese, que:</w:t>
      </w:r>
      <w:r w:rsidR="00880155">
        <w:rPr>
          <w:color w:val="595959"/>
        </w:rPr>
        <w:t xml:space="preserve"> </w:t>
      </w:r>
      <w:r w:rsidRPr="00CD5B53">
        <w:rPr>
          <w:b/>
          <w:bCs/>
          <w:color w:val="595959"/>
        </w:rPr>
        <w:t xml:space="preserve">1) </w:t>
      </w:r>
      <w:r w:rsidRPr="00CD5B53">
        <w:rPr>
          <w:color w:val="595959"/>
        </w:rPr>
        <w:t>a notificação extrajudicial destinada à constituição em mora é inválida, porque não houve efetiva tentativa de entrega no endereço do devedor, tendo retornado com anotação “não procurado”;</w:t>
      </w:r>
      <w:r w:rsidR="00880155">
        <w:rPr>
          <w:color w:val="595959"/>
        </w:rPr>
        <w:t xml:space="preserve"> </w:t>
      </w:r>
      <w:r w:rsidRPr="00CD5B53">
        <w:rPr>
          <w:b/>
          <w:bCs/>
          <w:color w:val="595959"/>
        </w:rPr>
        <w:t xml:space="preserve">2) </w:t>
      </w:r>
      <w:r w:rsidRPr="00CD5B53">
        <w:rPr>
          <w:color w:val="595959"/>
        </w:rPr>
        <w:t>a ausência de regular constituição em mora impede o deferimento da liminar de busca e apreensão.</w:t>
      </w:r>
    </w:p>
    <w:p w14:paraId="461E70D7" w14:textId="77777777" w:rsidR="00502E48" w:rsidRPr="00CD5B53" w:rsidRDefault="00502E48">
      <w:pPr>
        <w:rPr>
          <w:color w:val="595959"/>
        </w:rPr>
      </w:pPr>
    </w:p>
    <w:p w14:paraId="18DBAF4A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>Requer a reforma da decisão agravada, com a revogação da liminar e a extinção do feito de origem sem resolução do mérito.</w:t>
      </w:r>
    </w:p>
    <w:p w14:paraId="3EE072CA" w14:textId="77777777" w:rsidR="00502E48" w:rsidRPr="00CD5B53" w:rsidRDefault="00502E48">
      <w:pPr>
        <w:rPr>
          <w:color w:val="595959"/>
        </w:rPr>
      </w:pPr>
    </w:p>
    <w:p w14:paraId="43A07F1B" w14:textId="77777777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  <w:highlight w:val="yellow"/>
        </w:rPr>
        <w:t>Sem razão.</w:t>
      </w:r>
    </w:p>
    <w:p w14:paraId="7F3912D6" w14:textId="77777777" w:rsidR="00502E48" w:rsidRPr="00CD5B53" w:rsidRDefault="00502E48">
      <w:pPr>
        <w:rPr>
          <w:color w:val="595959"/>
        </w:rPr>
      </w:pPr>
    </w:p>
    <w:p w14:paraId="4B948863" w14:textId="4F26B089" w:rsidR="00502E48" w:rsidRPr="00CD5B53" w:rsidRDefault="00D975F3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Mantenho as razões expostas na decisão </w:t>
      </w:r>
      <w:r>
        <w:rPr>
          <w:color w:val="595959"/>
        </w:rPr>
        <w:t xml:space="preserve">liminar</w:t>
      </w:r>
      <w:r>
        <w:rPr>
          <w:color w:val="595959"/>
        </w:rPr>
        <w:t xml:space="preserve"> </w:t>
      </w:r>
      <w:ins w:id="1045" w:author="Assessor GDSXSR" w:date="2026-10-28T20:37:54Z">
        <w:r>
          <w:rPr>
            <w:color w:val="808080"/>
          </w:rPr>
          <w:t xml:space="preserve">que indeferiu o efeito suspensivo </w:t>
        </w:r>
      </w:ins>
      <w:r>
        <w:rPr>
          <w:color w:val="595959"/>
        </w:rPr>
        <w:t xml:space="preserve">(ID 88390558)</w:t>
      </w:r>
      <w:del w:id="1046" w:author="Assessor GDSXSR" w:date="2026-10-28T20:37:54Z">
        <w:r>
          <w:rPr>
            <w:color w:val="595959"/>
          </w:rPr>
          <w:delText xml:space="preserve">, transcritas a seguir</w:delText>
        </w:r>
      </w:del>
      <w:r>
        <w:rPr>
          <w:color w:val="595959"/>
        </w:rPr>
        <w:t xml:space="preserve">:</w:t>
      </w:r>
    </w:p>
    <w:p w14:paraId="1C41267E" w14:textId="77777777" w:rsidR="00502E48" w:rsidRPr="00CD5B53" w:rsidRDefault="00502E48">
      <w:pPr>
        <w:rPr>
          <w:color w:val="595959"/>
        </w:rPr>
      </w:pPr>
    </w:p>
    <w:p w14:paraId="53D85F75" w14:textId="77777777" w:rsidR="0012033C" w:rsidRDefault="00D975F3" w:rsidP="00CD5B53">
      <w:pPr>
        <w:ind w:left="2268" w:firstLine="1134"/>
        <w:jc w:val="both"/>
        <w:rPr>
          <w:del w:id="1050" w:author="Assessor GDSXSR" w:date="2026-10-28T20:37:54Z"/>
          <w:i/>
          <w:iCs/>
          <w:color w:val="595959"/>
          <w:sz w:val="26"/>
          <w:szCs w:val="26"/>
        </w:rPr>
      </w:pPr>
      <w:del w:id="1047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“(...) Quanto à </w:delText>
        </w:r>
      </w:del>
      <w:del w:id="1048" w:author="Assessor GDSXSR" w:date="2026-10-28T20:37:54Z">
        <w:r w:rsidRPr="0012033C">
          <w:rPr>
            <w:i/>
            <w:iCs/>
            <w:color w:val="595959"/>
            <w:sz w:val="26"/>
            <w:szCs w:val="26"/>
            <w:u w:val="single"/>
          </w:rPr>
          <w:delText>alegação de ausência de constituição em mora por invalidade da notificação, conheço do agravo de instrumento</w:delText>
        </w:r>
      </w:del>
      <w:del w:id="1049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. </w:delText>
        </w:r>
      </w:del>
    </w:p>
    <w:p w14:paraId="0A6E722A" w14:textId="40D8AFAD" w:rsidR="00502E48" w:rsidRPr="00CD5B53" w:rsidRDefault="00D975F3" w:rsidP="00CD5B53">
      <w:pPr>
        <w:ind w:left="2268" w:firstLine="1134"/>
        <w:jc w:val="both"/>
        <w:rPr>
          <w:del w:id="1052" w:author="Assessor GDSXSR" w:date="2026-10-28T20:37:54Z"/>
          <w:color w:val="595959"/>
        </w:rPr>
      </w:pPr>
      <w:del w:id="1051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>Nessa extensão, analiso o pedido liminar.</w:delText>
        </w:r>
      </w:del>
    </w:p>
    <w:p w14:paraId="4A1E6630" w14:textId="77777777" w:rsidR="00502E48" w:rsidRPr="00CD5B53" w:rsidRDefault="00D975F3" w:rsidP="00CD5B53">
      <w:pPr>
        <w:ind w:left="2268" w:firstLine="1134"/>
        <w:jc w:val="both"/>
        <w:rPr>
          <w:color w:val="595959"/>
        </w:rPr>
      </w:pPr>
      <w:ins w:id="1053" w:author="Assessor GDSXSR" w:date="2026-10-28T20:37:54Z">
        <w:r>
          <w:rPr>
            <w:i/>
            <w:iCs/>
            <w:color w:val="808080"/>
            <w:sz w:val="26"/>
            <w:szCs w:val="26"/>
          </w:rPr>
          <w:t xml:space="preserve">“(...) </w:t>
        </w:r>
      </w:ins>
      <w:commentRangeStart w:id="9"/>
      <w:r>
        <w:rPr>
          <w:i/>
          <w:iCs/>
          <w:color w:val="595959"/>
          <w:sz w:val="26"/>
          <w:szCs w:val="26"/>
        </w:rPr>
        <w:t xml:space="preserve">Não vislumbro a probabilidade do direito alegado, </w:t>
      </w:r>
      <w:commentRangeEnd w:id="9"/>
      <w:r>
        <w:rPr>
          <w:rStyle w:val="CommentReference"/>
        </w:rPr>
        <w:commentReference w:id="9"/>
      </w:r>
      <w:r>
        <w:rPr>
          <w:i/>
          <w:iCs/>
          <w:color w:val="595959"/>
          <w:sz w:val="26"/>
          <w:szCs w:val="26"/>
          <w:u w:val="single"/>
        </w:rPr>
        <w:t xml:space="preserve">ao menos nesta sede de cognição sumária</w:t>
      </w:r>
      <w:r>
        <w:rPr>
          <w:i/>
          <w:iCs/>
          <w:color w:val="595959"/>
          <w:sz w:val="26"/>
          <w:szCs w:val="26"/>
        </w:rPr>
        <w:t xml:space="preserve">.</w:t>
      </w:r>
    </w:p>
    <w:p w14:paraId="0B430A5F" w14:textId="77777777" w:rsidR="00502E48" w:rsidRPr="00CD5B53" w:rsidRDefault="00D975F3" w:rsidP="00CD5B53">
      <w:pPr>
        <w:ind w:left="2268" w:firstLine="1134"/>
        <w:jc w:val="both"/>
        <w:rPr>
          <w:color w:val="595959"/>
          <w:highlight w:val="yellow"/>
        </w:rPr>
      </w:pPr>
      <w:r w:rsidRPr="00CD5B53">
        <w:rPr>
          <w:i/>
          <w:iCs/>
          <w:color w:val="595959"/>
          <w:sz w:val="26"/>
          <w:szCs w:val="26"/>
          <w:highlight w:val="yellow"/>
        </w:rPr>
        <w:lastRenderedPageBreak/>
        <w:t>Diferentemente do que sustenta o réu/agravante, a notificação não foi devolvida com a anotação ‘não procurado’.</w:t>
      </w:r>
    </w:p>
    <w:p w14:paraId="25F18434" w14:textId="0B766B6C" w:rsidR="00502E48" w:rsidRPr="00CD5B53" w:rsidRDefault="00D975F3" w:rsidP="00CD5B53">
      <w:pPr>
        <w:ind w:left="2268" w:firstLine="1134"/>
        <w:jc w:val="both"/>
        <w:rPr>
          <w:color w:val="595959"/>
          <w:highlight w:val="yellow"/>
        </w:rPr>
      </w:pPr>
      <w:r>
        <w:rPr>
          <w:i/>
          <w:iCs/>
          <w:color w:val="595959"/>
          <w:sz w:val="26"/>
          <w:szCs w:val="26"/>
          <w:highlight w:val="yellow"/>
        </w:rPr>
        <w:t xml:space="preserve">O aviso de recebimento demonstra que ela foi enviada ao endereço contratual e regularmente entregue</w:t>
      </w:r>
      <w:r>
        <w:rPr>
          <w:i/>
          <w:iCs/>
          <w:color w:val="595959"/>
          <w:sz w:val="26"/>
          <w:szCs w:val="26"/>
          <w:highlight w:val="yellow"/>
        </w:rPr>
        <w:t xml:space="preserve"> </w:t>
      </w:r>
      <w:r>
        <w:rPr>
          <w:i/>
          <w:iCs/>
          <w:color w:val="595959"/>
          <w:sz w:val="26"/>
          <w:szCs w:val="26"/>
          <w:highlight w:val="yellow"/>
        </w:rPr>
        <w:t xml:space="preserve">(IDs 279897941 e 279897938)</w:t>
      </w:r>
      <w:r>
        <w:rPr>
          <w:i/>
          <w:iCs/>
          <w:color w:val="595959"/>
          <w:sz w:val="26"/>
          <w:szCs w:val="26"/>
          <w:highlight w:val="yellow"/>
        </w:rPr>
        <w:t xml:space="preserve">, </w:t>
      </w:r>
      <w:r>
        <w:rPr>
          <w:i/>
          <w:iCs/>
          <w:color w:val="595959"/>
          <w:sz w:val="26"/>
          <w:szCs w:val="26"/>
          <w:highlight w:val="yellow"/>
        </w:rPr>
        <w:t xml:space="preserve">evidenciando, a princípio, o preenchimento dos requisitos para a concessão da liminar de busca e apreensão (Decreto-</w:t>
      </w:r>
      <w:r>
        <w:rPr>
          <w:i/>
          <w:iCs/>
          <w:color w:val="595959"/>
          <w:sz w:val="26"/>
          <w:szCs w:val="26"/>
          <w:highlight w:val="yellow"/>
        </w:rPr>
        <w:t xml:space="preserve">l</w:t>
      </w:r>
      <w:r>
        <w:rPr>
          <w:i/>
          <w:iCs/>
          <w:color w:val="595959"/>
          <w:sz w:val="26"/>
          <w:szCs w:val="26"/>
          <w:highlight w:val="yellow"/>
        </w:rPr>
        <w:t xml:space="preserve">ei 911/1969</w:t>
      </w:r>
      <w:r>
        <w:rPr>
          <w:i/>
          <w:iCs/>
          <w:color w:val="595959"/>
          <w:sz w:val="26"/>
          <w:szCs w:val="26"/>
          <w:highlight w:val="yellow"/>
        </w:rPr>
        <w:t xml:space="preserve"> 2 </w:t>
      </w:r>
      <w:r>
        <w:rPr>
          <w:i/>
          <w:iCs/>
          <w:color w:val="595959"/>
          <w:sz w:val="26"/>
          <w:szCs w:val="26"/>
          <w:highlight w:val="yellow"/>
        </w:rPr>
        <w:t xml:space="preserve">§ 2º</w:t>
      </w:r>
      <w:r>
        <w:rPr>
          <w:i/>
          <w:iCs/>
          <w:color w:val="595959"/>
          <w:sz w:val="26"/>
          <w:szCs w:val="26"/>
          <w:highlight w:val="yellow"/>
        </w:rPr>
        <w:t xml:space="preserve"> 3</w:t>
      </w:r>
      <w:r>
        <w:rPr>
          <w:i/>
          <w:iCs/>
          <w:color w:val="595959"/>
          <w:sz w:val="26"/>
          <w:szCs w:val="26"/>
          <w:highlight w:val="yellow"/>
        </w:rPr>
        <w:t xml:space="preserve">).</w:t>
      </w:r>
      <w:ins w:id="1054" w:author="Assessor GDSXSR" w:date="2026-10-28T20:37:54Z">
        <w:r>
          <w:rPr>
            <w:i/>
            <w:iCs/>
            <w:color w:val="808080"/>
            <w:sz w:val="26"/>
            <w:szCs w:val="26"/>
            <w:highlight w:val="yellow"/>
          </w:rPr>
          <w:t xml:space="preserve"> (...)”</w:t>
        </w:r>
      </w:ins>
    </w:p>
    <w:p w14:paraId="3D698061" w14:textId="77777777" w:rsidR="00502E48" w:rsidRPr="00CD5B53" w:rsidRDefault="00D975F3" w:rsidP="00CD5B53">
      <w:pPr>
        <w:ind w:left="2268" w:firstLine="1134"/>
        <w:jc w:val="both"/>
        <w:rPr>
          <w:del w:id="1060" w:author="Assessor GDSXSR" w:date="2026-10-28T20:37:54Z"/>
          <w:color w:val="595959"/>
        </w:rPr>
      </w:pPr>
      <w:del w:id="1055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Ante o exposto, </w:delText>
        </w:r>
      </w:del>
      <w:del w:id="1056" w:author="Assessor GDSXSR" w:date="2026-10-28T20:37:54Z">
        <w:r w:rsidRPr="00C019D4">
          <w:rPr>
            <w:b/>
            <w:bCs/>
            <w:i/>
            <w:iCs/>
            <w:color w:val="595959"/>
            <w:sz w:val="26"/>
            <w:szCs w:val="26"/>
          </w:rPr>
          <w:delText>conheço parcialmente</w:delText>
        </w:r>
      </w:del>
      <w:del w:id="1057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 do agravo de instrumento do réu, Carlo David Moreira Loureiro, e, na parte conhecida, </w:delText>
        </w:r>
      </w:del>
      <w:del w:id="1058" w:author="Assessor GDSXSR" w:date="2026-10-28T20:37:54Z">
        <w:r w:rsidRPr="00C019D4">
          <w:rPr>
            <w:b/>
            <w:bCs/>
            <w:i/>
            <w:iCs/>
            <w:color w:val="595959"/>
            <w:sz w:val="26"/>
            <w:szCs w:val="26"/>
          </w:rPr>
          <w:delText>indefiro</w:delText>
        </w:r>
      </w:del>
      <w:del w:id="1059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 o pedido de efeito suspensivo.</w:delText>
        </w:r>
      </w:del>
    </w:p>
    <w:p w14:paraId="136ED9A4" w14:textId="77777777" w:rsidR="00502E48" w:rsidRPr="00CD5B53" w:rsidRDefault="00D975F3" w:rsidP="00CD5B53">
      <w:pPr>
        <w:ind w:left="2268" w:firstLine="1134"/>
        <w:jc w:val="both"/>
        <w:rPr>
          <w:del w:id="1063" w:author="Assessor GDSXSR" w:date="2026-10-28T20:37:54Z"/>
          <w:color w:val="595959"/>
        </w:rPr>
      </w:pPr>
      <w:del w:id="1061" w:author="Assessor GDSXSR" w:date="2026-10-28T20:37:54Z">
        <w:r w:rsidRPr="00C019D4">
          <w:rPr>
            <w:b/>
            <w:bCs/>
            <w:i/>
            <w:iCs/>
            <w:color w:val="595959"/>
            <w:sz w:val="26"/>
            <w:szCs w:val="26"/>
          </w:rPr>
          <w:delText>Defiro</w:delText>
        </w:r>
      </w:del>
      <w:del w:id="1062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 a gratuidade de justiça ao réu/agravante apenas para esta fase recursal. (...)”</w:delText>
        </w:r>
      </w:del>
    </w:p>
    <w:p w14:paraId="1EA0183C" w14:textId="77777777" w:rsidR="00502E48" w:rsidRPr="00CD5B53" w:rsidRDefault="00502E48">
      <w:pPr>
        <w:rPr>
          <w:color w:val="595959"/>
        </w:rPr>
      </w:pPr>
    </w:p>
    <w:p w14:paraId="6F6B7A5D" w14:textId="77777777" w:rsidR="00A275F7" w:rsidRPr="00A275F7" w:rsidRDefault="00A275F7">
      <w:pPr>
        <w:ind w:firstLine="2268"/>
        <w:jc w:val="both"/>
        <w:rPr>
          <w:color w:val="595959"/>
        </w:rPr>
      </w:pPr>
      <w:r>
        <w:rPr>
          <w:color w:val="595959"/>
        </w:rPr>
        <w:t xml:space="preserve">Dispõe o</w:t>
      </w:r>
      <w:ins w:id="1064" w:author="Assessor GDSXSR" w:date="2026-10-28T20:37:54Z">
        <w:r>
          <w:rPr>
            <w:color w:val="808080"/>
          </w:rPr>
          <w:t xml:space="preserve"> art. 2º, caput e § 2º, do</w:t>
        </w:r>
      </w:ins>
      <w:r>
        <w:rPr>
          <w:color w:val="595959"/>
        </w:rPr>
        <w:t xml:space="preserve"> Decreto-Lei 911/1969:</w:t>
      </w:r>
    </w:p>
    <w:p w14:paraId="4B15F93F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7115D32C" w14:textId="77777777" w:rsidR="00A275F7" w:rsidRPr="00831F45" w:rsidRDefault="00A275F7" w:rsidP="00831F45">
      <w:pPr>
        <w:ind w:left="2268"/>
        <w:jc w:val="both"/>
        <w:rPr>
          <w:i/>
          <w:iCs/>
          <w:color w:val="595959"/>
          <w:sz w:val="26"/>
          <w:szCs w:val="26"/>
        </w:rPr>
      </w:pPr>
      <w:r w:rsidRPr="00831F45">
        <w:rPr>
          <w:i/>
          <w:iCs/>
          <w:color w:val="595959"/>
          <w:sz w:val="26"/>
          <w:szCs w:val="26"/>
        </w:rPr>
        <w:t>“Art. 2º No caso de inadimplemento ou mora nas obrigações contratuais garantidas mediante alienação fiduciária, o proprietário fiduciário ou credor poderá vender a coisa a terceiros, independentemente de leilão, hasta pública, avaliação prévia ou qualquer outra medida judicial ou extrajudicial, salvo disposição expressa em contrário prevista no contrato, devendo aplicar o preço da venda no pagamento de seu crédito e das despesas decorrentes e entregar ao devedor o saldo apurado, se houver, com a devida prestação de contas.</w:t>
      </w:r>
    </w:p>
    <w:p w14:paraId="29E331D8" w14:textId="77777777" w:rsidR="00A275F7" w:rsidRPr="00831F45" w:rsidRDefault="00A275F7" w:rsidP="00831F45">
      <w:pPr>
        <w:ind w:left="2268"/>
        <w:jc w:val="both"/>
        <w:rPr>
          <w:i/>
          <w:iCs/>
          <w:color w:val="595959"/>
          <w:sz w:val="26"/>
          <w:szCs w:val="26"/>
        </w:rPr>
      </w:pPr>
      <w:r w:rsidRPr="00831F45">
        <w:rPr>
          <w:i/>
          <w:iCs/>
          <w:color w:val="595959"/>
          <w:sz w:val="26"/>
          <w:szCs w:val="26"/>
        </w:rPr>
        <w:t>(...)</w:t>
      </w:r>
    </w:p>
    <w:p w14:paraId="18DABBD5" w14:textId="1CD58C1E" w:rsidR="00A275F7" w:rsidRPr="00831F45" w:rsidRDefault="00A275F7" w:rsidP="00831F45">
      <w:pPr>
        <w:ind w:left="2268"/>
        <w:jc w:val="both"/>
        <w:rPr>
          <w:i/>
          <w:iCs/>
          <w:color w:val="595959"/>
          <w:sz w:val="26"/>
          <w:szCs w:val="26"/>
        </w:rPr>
      </w:pPr>
      <w:r>
        <w:rPr>
          <w:i/>
          <w:iCs/>
          <w:color w:val="595959"/>
          <w:sz w:val="26"/>
          <w:szCs w:val="26"/>
        </w:rPr>
        <w:t xml:space="preserve">§ 2º </w:t>
      </w:r>
      <w:r>
        <w:rPr>
          <w:i/>
          <w:iCs/>
          <w:color w:val="595959"/>
          <w:sz w:val="26"/>
          <w:szCs w:val="26"/>
          <w:u w:val="single"/>
          <w:rPrChange w:id="1066" w:author="Assessor GDSXSR" w:date="2026-10-28T20:37:54Z">
            <w:rPr>
              <w:i/>
              <w:iCs/>
              <w:color w:val="595959"/>
              <w:sz w:val="26"/>
              <w:szCs w:val="26"/>
            </w:rPr>
          </w:rPrChange>
        </w:rPr>
        <w:t xml:space="preserve">A mora decorrerá do simples vencimento do prazo para pagamento e poderá ser comprovada por carta registrada com aviso de recebimento</w:t>
      </w:r>
      <w:r>
        <w:rPr>
          <w:i/>
          <w:iCs/>
          <w:color w:val="595959"/>
          <w:sz w:val="26"/>
          <w:szCs w:val="26"/>
        </w:rPr>
        <w:t xml:space="preserve">, não se exigindo que a assinatura constante do referido aviso seja a do próprio destinatário.”</w:t>
      </w:r>
      <w:ins w:id="1065" w:author="Assessor GDSXSR" w:date="2026-10-28T20:37:54Z">
        <w:r>
          <w:rPr>
            <w:i/>
            <w:iCs/>
            <w:color w:val="808080"/>
            <w:sz w:val="26"/>
            <w:szCs w:val="26"/>
          </w:rPr>
          <w:t xml:space="preserve"> – Grifei</w:t>
        </w:r>
      </w:ins>
    </w:p>
    <w:p w14:paraId="21579D11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334F99BF" w14:textId="77777777" w:rsidR="00A275F7" w:rsidRPr="00A275F7" w:rsidRDefault="00A275F7">
      <w:pPr>
        <w:ind w:firstLine="2268"/>
        <w:jc w:val="both"/>
        <w:rPr>
          <w:color w:val="595959"/>
        </w:rPr>
      </w:pPr>
      <w:del w:id="1067" w:author="Assessor GDSXSR" w:date="2026-10-28T20:37:54Z">
        <w:r>
          <w:rPr>
            <w:color w:val="595959"/>
          </w:rPr>
          <w:delText xml:space="preserve">No</w:delText>
        </w:r>
      </w:del>
      <w:ins w:id="1068" w:author="Assessor GDSXSR" w:date="2026-10-28T20:37:54Z">
        <w:r>
          <w:rPr>
            <w:color w:val="808080"/>
          </w:rPr>
          <w:t xml:space="preserve">O c. STJ, no</w:t>
        </w:r>
      </w:ins>
      <w:r>
        <w:rPr>
          <w:color w:val="595959"/>
        </w:rPr>
        <w:t xml:space="preserve"> julgamento do Tema Repetitivo 1.132, </w:t>
      </w:r>
      <w:del w:id="1069" w:author="Assessor GDSXSR" w:date="2026-10-28T20:37:54Z">
        <w:r>
          <w:rPr>
            <w:color w:val="595959"/>
          </w:rPr>
          <w:delText xml:space="preserve">de observância obrigatória, o STJ </w:delText>
        </w:r>
      </w:del>
      <w:r>
        <w:rPr>
          <w:color w:val="595959"/>
        </w:rPr>
        <w:t xml:space="preserve">fixou a seguinte tese:</w:t>
      </w:r>
    </w:p>
    <w:p w14:paraId="52BF1934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47061F2F" w14:textId="77777777" w:rsidR="00A275F7" w:rsidRPr="00791460" w:rsidRDefault="00A275F7" w:rsidP="00791460">
      <w:pPr>
        <w:ind w:left="2268"/>
        <w:jc w:val="both"/>
        <w:rPr>
          <w:i/>
          <w:iCs/>
          <w:color w:val="595959"/>
          <w:sz w:val="26"/>
          <w:szCs w:val="26"/>
        </w:rPr>
      </w:pPr>
      <w:commentRangeStart w:id="10"/>
      <w:r>
        <w:rPr>
          <w:i/>
          <w:iCs/>
          <w:color w:val="595959"/>
          <w:sz w:val="26"/>
          <w:szCs w:val="26"/>
        </w:rPr>
        <w:t xml:space="preserve">“Em ação de busca e apreensão fundada em contratos garantidos com alienação fiduciária (art. 2º, § 2º, do Decreto-Lei n. 911/1969), para a comprovação da mora, é suficiente o envio de notificação extrajudicial ao devedor no endereço indicado no instrumento contratual, dispensando-se a prova do recebimento, quer seja pelo próprio destinatário, quer por terceiros.”</w:t>
      </w:r>
      <w:commentRangeEnd w:id="10"/>
      <w:r>
        <w:rPr>
          <w:rStyle w:val="CommentReference"/>
        </w:rPr>
        <w:commentReference w:id="10"/>
      </w:r>
      <w:ins w:id="1070" w:author="Assessor GDSXSR" w:date="2026-10-28T20:37:54Z">
        <w:r>
          <w:rPr>
            <w:i/>
            <w:iCs/>
            <w:color w:val="808080"/>
            <w:sz w:val="26"/>
            <w:szCs w:val="26"/>
          </w:rPr>
          <w:t xml:space="preserve"> (Tema Repetitivo 1.132/STJ, Segunda Seção, julgado em 9/8/2023.)</w:t>
        </w:r>
      </w:ins>
    </w:p>
    <w:p w14:paraId="4E88B277" w14:textId="77777777" w:rsidR="00A275F7" w:rsidRPr="00A275F7" w:rsidRDefault="00A275F7">
      <w:pPr>
        <w:ind w:firstLine="2268"/>
        <w:jc w:val="both"/>
        <w:rPr>
          <w:color w:val="595959"/>
        </w:rPr>
      </w:pPr>
    </w:p>
    <w:p w14:paraId="7ECE7D5A" w14:textId="19015497" w:rsidR="00502E48" w:rsidRPr="00CD5B53" w:rsidRDefault="00A275F7">
      <w:pPr>
        <w:ind w:firstLine="2268"/>
        <w:jc w:val="both"/>
        <w:rPr>
          <w:color w:val="595959"/>
        </w:rPr>
      </w:pPr>
      <w:commentRangeStart w:id="11"/>
      <w:r>
        <w:rPr>
          <w:color w:val="595959"/>
          <w:highlight w:val="yellow"/>
          <w:rPrChange w:id="1081" w:author="Assessor GDSXSR" w:date="2026-10-28T20:37:54Z">
            <w:rPr>
              <w:color w:val="595959"/>
            </w:rPr>
          </w:rPrChange>
        </w:rPr>
        <w:t xml:space="preserve">No caso, o aviso de recebimento demonstra que a notificação foi enviada ao endereço contratual </w:t>
      </w:r>
      <w:commentRangeEnd w:id="11"/>
      <w:r>
        <w:rPr>
          <w:rStyle w:val="CommentReference"/>
        </w:rPr>
        <w:commentReference w:id="11"/>
      </w:r>
      <w:del w:id="1082" w:author="Assessor GDSXSR" w:date="2026-10-28T20:37:54Z">
        <w:r>
          <w:rPr>
            <w:color w:val="595959"/>
            <w:highlight w:val="yellow"/>
          </w:rPr>
          <w:delText xml:space="preserve">(ID </w:delText>
        </w:r>
        <w:r>
          <w:rPr>
            <w:color w:val="595959"/>
            <w:highlight w:val="yellow"/>
          </w:rPr>
          <w:delText xml:space="preserve">279897938</w:delText>
        </w:r>
        <w:r>
          <w:rPr>
            <w:color w:val="595959"/>
            <w:highlight w:val="yellow"/>
          </w:rPr>
          <w:delText xml:space="preserve">, origem) </w:delText>
        </w:r>
      </w:del>
      <w:r>
        <w:rPr>
          <w:color w:val="595959"/>
          <w:highlight w:val="yellow"/>
          <w:rPrChange w:id="1083" w:author="Assessor GDSXSR" w:date="2026-10-28T20:37:54Z">
            <w:rPr>
              <w:color w:val="595959"/>
            </w:rPr>
          </w:rPrChange>
        </w:rPr>
        <w:t xml:space="preserve">e regularmente entregue</w:t>
      </w:r>
      <w:del w:id="1084" w:author="Assessor GDSXSR" w:date="2026-10-28T20:37:54Z">
        <w:r>
          <w:rPr>
            <w:color w:val="595959"/>
            <w:highlight w:val="yellow"/>
          </w:rPr>
          <w:delText xml:space="preserve"> </w:delText>
        </w:r>
        <w:r>
          <w:rPr>
            <w:color w:val="595959"/>
            <w:highlight w:val="yellow"/>
          </w:rPr>
          <w:delText xml:space="preserve">(ID </w:delText>
        </w:r>
        <w:r>
          <w:rPr>
            <w:color w:val="595959"/>
            <w:highlight w:val="yellow"/>
          </w:rPr>
          <w:delText xml:space="preserve">279897941 - Pág. 2</w:delText>
        </w:r>
        <w:r>
          <w:rPr>
            <w:color w:val="595959"/>
            <w:highlight w:val="yellow"/>
          </w:rPr>
          <w:delText xml:space="preserve">)</w:delText>
        </w:r>
      </w:del>
      <w:r>
        <w:rPr>
          <w:color w:val="595959"/>
          <w:highlight w:val="yellow"/>
          <w:rPrChange w:id="1085" w:author="Assessor GDSXSR" w:date="2026-10-28T20:37:54Z">
            <w:rPr>
              <w:color w:val="595959"/>
            </w:rPr>
          </w:rPrChange>
        </w:rPr>
        <w:t xml:space="preserve">, e não devolvida com a anotação “não procurado”, como sustenta o réu/agravante</w:t>
      </w:r>
      <w:ins w:id="1086" w:author="Assessor GDSXSR" w:date="2026-10-28T20:37:54Z">
        <w:r>
          <w:rPr>
            <w:color w:val="808080"/>
            <w:highlight w:val="yellow"/>
          </w:rPr>
          <w:t xml:space="preserve"> (ID 279897938 e 279897941, Pág</w:t>
        </w:r>
      </w:ins>
      <w:r>
        <w:rPr>
          <w:color w:val="595959"/>
          <w:highlight w:val="yellow"/>
          <w:rPrChange w:id="1087" w:author="Assessor GDSXSR" w:date="2026-10-28T20:37:54Z">
            <w:rPr>
              <w:color w:val="595959"/>
            </w:rPr>
          </w:rPrChange>
        </w:rPr>
        <w:t xml:space="preserve">.</w:t>
      </w:r>
      <w:ins w:id="1088" w:author="Assessor GDSXSR" w:date="2026-10-28T20:37:54Z">
        <w:r>
          <w:rPr>
            <w:color w:val="808080"/>
            <w:highlight w:val="yellow"/>
          </w:rPr>
          <w:t xml:space="preserve"> 2, do processo de origem).</w:t>
        </w:r>
      </w:ins>
    </w:p>
    <w:p w14:paraId="52ABD171" w14:textId="77777777" w:rsidR="00502E48" w:rsidRPr="00CD5B53" w:rsidRDefault="00502E48">
      <w:pPr>
        <w:rPr>
          <w:color w:val="595959"/>
        </w:rPr>
      </w:pPr>
    </w:p>
    <w:p w14:paraId="248EBDAF" w14:textId="77777777" w:rsidR="00502E48" w:rsidRPr="00CD5B53" w:rsidRDefault="00D975F3">
      <w:pPr>
        <w:ind w:firstLine="2268"/>
        <w:jc w:val="both"/>
        <w:rPr>
          <w:del w:id="1090" w:author="Assessor GDSXSR" w:date="2026-10-28T20:37:54Z"/>
          <w:color w:val="595959"/>
        </w:rPr>
      </w:pPr>
      <w:del w:id="1089" w:author="Assessor GDSXSR" w:date="2026-10-28T20:37:54Z">
        <w:r w:rsidRPr="00CD5B53">
          <w:rPr>
            <w:color w:val="595959"/>
          </w:rPr>
          <w:delText>Nesse sentido:</w:delText>
        </w:r>
      </w:del>
    </w:p>
    <w:p w14:paraId="130FB00E" w14:textId="77777777" w:rsidR="00502E48" w:rsidRPr="00CD5B53" w:rsidRDefault="00502E48">
      <w:pPr>
        <w:rPr>
          <w:del w:id="1091" w:author="Assessor GDSXSR" w:date="2026-10-28T20:37:54Z"/>
          <w:color w:val="595959"/>
        </w:rPr>
      </w:pPr>
    </w:p>
    <w:p w14:paraId="5BE1B584" w14:textId="394F83EC" w:rsidR="00502E48" w:rsidRPr="00CD5B53" w:rsidRDefault="00D975F3">
      <w:pPr>
        <w:ind w:left="2268"/>
        <w:jc w:val="both"/>
        <w:rPr>
          <w:del w:id="1109" w:author="Assessor GDSXSR" w:date="2026-10-28T20:37:54Z"/>
          <w:color w:val="595959"/>
        </w:rPr>
      </w:pPr>
      <w:del w:id="1092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>“(...)</w:delText>
        </w:r>
      </w:del>
      <w:del w:id="1093" w:author="Assessor GDSXSR" w:date="2026-10-28T20:37:54Z">
        <w:r w:rsidR="00293742">
          <w:rPr>
            <w:i/>
            <w:iCs/>
            <w:color w:val="595959"/>
            <w:sz w:val="26"/>
            <w:szCs w:val="26"/>
          </w:rPr>
          <w:delText xml:space="preserve"> 3.</w:delText>
        </w:r>
      </w:del>
      <w:del w:id="1094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 O art. 2º, § 2º, do Decreto-Lei nº 911/1969 autoriza a comprovação da mora por meio do envio de notificação extrajudicial ao endereço indicado no contrato, sem exigir assinatura pessoal do destinatário no aviso de recebimento. </w:delText>
        </w:r>
      </w:del>
      <w:del w:id="1095" w:author="Assessor GDSXSR" w:date="2026-10-28T20:37:54Z">
        <w:r w:rsidR="00046318">
          <w:rPr>
            <w:i/>
            <w:iCs/>
            <w:color w:val="595959"/>
            <w:sz w:val="26"/>
            <w:szCs w:val="26"/>
          </w:rPr>
          <w:delText xml:space="preserve">4. </w:delText>
        </w:r>
      </w:del>
      <w:del w:id="1096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O Superior Tribunal de </w:delText>
        </w:r>
      </w:del>
      <w:del w:id="1097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lastRenderedPageBreak/>
          <w:delText xml:space="preserve">Justiça fixou tese no julgamento do Tema Repetitivo nº 1.132 segundo a qual </w:delText>
        </w:r>
      </w:del>
      <w:del w:id="1098" w:author="Assessor GDSXSR" w:date="2026-10-28T20:37:54Z">
        <w:r w:rsidRPr="00046318">
          <w:rPr>
            <w:i/>
            <w:iCs/>
            <w:color w:val="595959"/>
            <w:sz w:val="26"/>
            <w:szCs w:val="26"/>
            <w:u w:val="single"/>
          </w:rPr>
          <w:delText>o envio da notificação ao endereço contratual basta para constituir o devedor em mora, independentemente da prova de recebimento</w:delText>
        </w:r>
      </w:del>
      <w:del w:id="1099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>.</w:delText>
        </w:r>
      </w:del>
      <w:del w:id="1100" w:author="Assessor GDSXSR" w:date="2026-10-28T20:37:54Z">
        <w:r w:rsidR="00540377">
          <w:rPr>
            <w:i/>
            <w:iCs/>
            <w:color w:val="595959"/>
            <w:sz w:val="26"/>
            <w:szCs w:val="26"/>
          </w:rPr>
          <w:delText xml:space="preserve"> (...)</w:delText>
        </w:r>
      </w:del>
      <w:del w:id="1101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>”</w:delText>
        </w:r>
      </w:del>
      <w:del w:id="1102" w:author="Assessor GDSXSR" w:date="2026-10-28T20:37:54Z">
        <w:r w:rsidR="00867F19" w:rsidRPr="00CD5B53">
          <w:rPr>
            <w:iCs/>
            <w:color w:val="595959"/>
            <w:sz w:val="26"/>
            <w:szCs w:val="26"/>
          </w:rPr>
          <w:delText xml:space="preserve"> (TJDFT, Processo nº 0753232-40.2025.8.07.0000, </w:delText>
        </w:r>
      </w:del>
      <w:del w:id="1103" w:author="Assessor GDSXSR" w:date="2026-10-28T20:37:54Z">
        <w:r w:rsidR="006F3072" w:rsidRPr="006F3072">
          <w:rPr>
            <w:iCs/>
            <w:color w:val="595959"/>
            <w:sz w:val="26"/>
            <w:szCs w:val="26"/>
          </w:rPr>
          <w:delText xml:space="preserve">Acórdão </w:delText>
        </w:r>
      </w:del>
      <w:commentRangeStart w:id="3"/>
      <w:del w:id="1104" w:author="Assessor GDSXSR" w:date="2026-10-28T20:37:54Z">
        <w:r w:rsidR="006F3072" w:rsidRPr="006F3072">
          <w:rPr>
            <w:iCs/>
            <w:color w:val="595959"/>
            <w:sz w:val="26"/>
            <w:szCs w:val="26"/>
          </w:rPr>
          <w:delText>2112601</w:delText>
        </w:r>
      </w:del>
      <w:commentRangeEnd w:id="3"/>
      <w:del w:id="1105" w:author="Assessor GDSXSR" w:date="2026-10-28T20:37:54Z">
        <w:r w:rsidR="006F3072">
          <w:rPr>
            <w:rStyle w:val="Refdecomentrio"/>
            <w:iCs/>
            <w:color w:val="595959"/>
            <w:sz w:val="26"/>
            <w:szCs w:val="26"/>
          </w:rPr>
          <w:commentReference w:id="3"/>
        </w:r>
      </w:del>
      <w:del w:id="1106" w:author="Assessor GDSXSR" w:date="2026-10-28T20:37:54Z">
        <w:r w:rsidR="006F3072">
          <w:rPr>
            <w:iCs/>
            <w:color w:val="595959"/>
            <w:sz w:val="26"/>
            <w:szCs w:val="26"/>
          </w:rPr>
          <w:delText xml:space="preserve">, </w:delText>
        </w:r>
      </w:del>
      <w:del w:id="1107" w:author="Assessor GDSXSR" w:date="2026-10-28T20:37:54Z">
        <w:r w:rsidR="00867F19" w:rsidRPr="00CD5B53">
          <w:rPr>
            <w:iCs/>
            <w:color w:val="595959"/>
            <w:sz w:val="26"/>
            <w:szCs w:val="26"/>
          </w:rPr>
          <w:delText>Rel. Des. Hector Valverde Santanna, 2ª Turma Cível, j. 08/04/2026, publ. 24/04/2026)</w:delText>
        </w:r>
      </w:del>
      <w:del w:id="1108" w:author="Assessor GDSXSR" w:date="2026-10-28T20:37:54Z">
        <w:r w:rsidR="006F3072">
          <w:rPr>
            <w:iCs/>
            <w:color w:val="595959"/>
            <w:sz w:val="26"/>
            <w:szCs w:val="26"/>
          </w:rPr>
          <w:delText>. Grifei.</w:delText>
        </w:r>
      </w:del>
    </w:p>
    <w:p w14:paraId="23DD0837" w14:textId="77777777" w:rsidR="00502E48" w:rsidRPr="00CD5B53" w:rsidRDefault="00502E48">
      <w:pPr>
        <w:rPr>
          <w:del w:id="1110" w:author="Assessor GDSXSR" w:date="2026-10-28T20:37:54Z"/>
          <w:color w:val="595959"/>
        </w:rPr>
      </w:pPr>
    </w:p>
    <w:p w14:paraId="7190F76D" w14:textId="0B759E54" w:rsidR="00502E48" w:rsidRPr="00CD5B53" w:rsidRDefault="00D975F3">
      <w:pPr>
        <w:ind w:left="2268"/>
        <w:jc w:val="both"/>
        <w:rPr>
          <w:del w:id="1126" w:author="Assessor GDSXSR" w:date="2026-10-28T20:37:54Z"/>
          <w:color w:val="595959"/>
        </w:rPr>
      </w:pPr>
      <w:del w:id="1111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“(...) </w:delText>
        </w:r>
      </w:del>
      <w:del w:id="1112" w:author="Assessor GDSXSR" w:date="2026-10-28T20:37:54Z">
        <w:r w:rsidR="00AE56E6">
          <w:rPr>
            <w:i/>
            <w:iCs/>
            <w:color w:val="595959"/>
            <w:sz w:val="26"/>
            <w:szCs w:val="26"/>
          </w:rPr>
          <w:delText xml:space="preserve">6. </w:delText>
        </w:r>
      </w:del>
      <w:del w:id="1113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 xml:space="preserve">A frustração da entrega da notificação por ausência do devedor no endereço informado não pode ser imputada ao credor, sob consequência de violação aos princípios da boa-fé objetiva e da probidade contratual. </w:delText>
        </w:r>
      </w:del>
      <w:del w:id="1114" w:author="Assessor GDSXSR" w:date="2026-10-28T20:37:54Z">
        <w:r w:rsidR="00F33FFA" w:rsidRPr="00F33FFA">
          <w:rPr>
            <w:i/>
            <w:iCs/>
            <w:color w:val="595959"/>
            <w:sz w:val="26"/>
            <w:szCs w:val="26"/>
          </w:rPr>
          <w:delText xml:space="preserve">7. </w:delText>
        </w:r>
      </w:del>
      <w:del w:id="1115" w:author="Assessor GDSXSR" w:date="2026-10-28T20:37:54Z">
        <w:r w:rsidR="00F33FFA" w:rsidRPr="00540377">
          <w:rPr>
            <w:i/>
            <w:iCs/>
            <w:color w:val="595959"/>
            <w:sz w:val="26"/>
            <w:szCs w:val="26"/>
            <w:u w:val="single"/>
          </w:rPr>
          <w:delText>Comprovado nos autos o envio da notificação extrajudicial ao endereço constante do contrato, resta atendido o requisito legal para a constituição em mora</w:delText>
        </w:r>
      </w:del>
      <w:del w:id="1116" w:author="Assessor GDSXSR" w:date="2026-10-28T20:37:54Z">
        <w:r w:rsidR="00F33FFA" w:rsidRPr="00F33FFA">
          <w:rPr>
            <w:i/>
            <w:iCs/>
            <w:color w:val="595959"/>
            <w:sz w:val="26"/>
            <w:szCs w:val="26"/>
          </w:rPr>
          <w:delText>, mostrando-se indevido o indeferimento da petição inicial</w:delText>
        </w:r>
      </w:del>
      <w:del w:id="1117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>.</w:delText>
        </w:r>
      </w:del>
      <w:del w:id="1118" w:author="Assessor GDSXSR" w:date="2026-10-28T20:37:54Z">
        <w:r w:rsidR="00F33FFA">
          <w:rPr>
            <w:i/>
            <w:iCs/>
            <w:color w:val="595959"/>
            <w:sz w:val="26"/>
            <w:szCs w:val="26"/>
          </w:rPr>
          <w:delText xml:space="preserve"> (...)</w:delText>
        </w:r>
      </w:del>
      <w:del w:id="1119" w:author="Assessor GDSXSR" w:date="2026-10-28T20:37:54Z">
        <w:r w:rsidRPr="00CD5B53">
          <w:rPr>
            <w:i/>
            <w:iCs/>
            <w:color w:val="595959"/>
            <w:sz w:val="26"/>
            <w:szCs w:val="26"/>
          </w:rPr>
          <w:delText>”</w:delText>
        </w:r>
      </w:del>
      <w:del w:id="1120" w:author="Assessor GDSXSR" w:date="2026-10-28T20:37:54Z">
        <w:r w:rsidR="00867F19" w:rsidRPr="00CD5B53">
          <w:rPr>
            <w:iCs/>
            <w:color w:val="595959"/>
            <w:sz w:val="26"/>
            <w:szCs w:val="26"/>
          </w:rPr>
          <w:delText xml:space="preserve"> (TJDFT, Processo nº 0740663-95.2025.8.07.0003, </w:delText>
        </w:r>
      </w:del>
      <w:del w:id="1121" w:author="Assessor GDSXSR" w:date="2026-10-28T20:37:54Z">
        <w:r w:rsidR="00935938" w:rsidRPr="00935938">
          <w:rPr>
            <w:iCs/>
            <w:color w:val="595959"/>
            <w:sz w:val="26"/>
            <w:szCs w:val="26"/>
          </w:rPr>
          <w:delText xml:space="preserve">Acórdão </w:delText>
        </w:r>
      </w:del>
      <w:commentRangeStart w:id="4"/>
      <w:del w:id="1122" w:author="Assessor GDSXSR" w:date="2026-10-28T20:37:54Z">
        <w:r w:rsidR="00935938" w:rsidRPr="00935938">
          <w:rPr>
            <w:iCs/>
            <w:color w:val="595959"/>
            <w:sz w:val="26"/>
            <w:szCs w:val="26"/>
          </w:rPr>
          <w:delText>2130577</w:delText>
        </w:r>
      </w:del>
      <w:commentRangeEnd w:id="4"/>
      <w:del w:id="1123" w:author="Assessor GDSXSR" w:date="2026-10-28T20:37:54Z">
        <w:r w:rsidR="00935938">
          <w:rPr>
            <w:rStyle w:val="Refdecomentrio"/>
            <w:iCs/>
            <w:color w:val="595959"/>
            <w:sz w:val="26"/>
            <w:szCs w:val="26"/>
          </w:rPr>
          <w:commentReference w:id="4"/>
        </w:r>
      </w:del>
      <w:del w:id="1124" w:author="Assessor GDSXSR" w:date="2026-10-28T20:37:54Z">
        <w:r w:rsidR="00935938">
          <w:rPr>
            <w:iCs/>
            <w:color w:val="595959"/>
            <w:sz w:val="26"/>
            <w:szCs w:val="26"/>
          </w:rPr>
          <w:delText xml:space="preserve">, </w:delText>
        </w:r>
      </w:del>
      <w:del w:id="1125" w:author="Assessor GDSXSR" w:date="2026-10-28T20:37:54Z">
        <w:r w:rsidR="00867F19" w:rsidRPr="00CD5B53">
          <w:rPr>
            <w:iCs/>
            <w:color w:val="595959"/>
            <w:sz w:val="26"/>
            <w:szCs w:val="26"/>
          </w:rPr>
          <w:delText>Rel. Des. Robson Teixeira De Freitas, 8ª Turma Cível, j. 26/05/2026, publ. 10/06/2026)</w:delText>
        </w:r>
      </w:del>
    </w:p>
    <w:p w14:paraId="466B1F27" w14:textId="77777777" w:rsidR="00502E48" w:rsidRPr="00CD5B53" w:rsidRDefault="00502E48">
      <w:pPr>
        <w:rPr>
          <w:del w:id="1127" w:author="Assessor GDSXSR" w:date="2026-10-28T20:37:54Z"/>
          <w:color w:val="595959"/>
        </w:rPr>
      </w:pPr>
    </w:p>
    <w:p w14:paraId="3D4BD2D1" w14:textId="477A0C7B" w:rsidR="00502E48" w:rsidRPr="00CD5B53" w:rsidRDefault="00935938">
      <w:pPr>
        <w:ind w:firstLine="2268"/>
        <w:jc w:val="both"/>
        <w:rPr>
          <w:color w:val="595959"/>
        </w:rPr>
      </w:pPr>
      <w:del w:id="1130" w:author="Assessor GDSXSR" w:date="2026-10-28T20:37:54Z">
        <w:r>
          <w:rPr>
            <w:color w:val="595959"/>
            <w:highlight w:val="yellow"/>
          </w:rPr>
          <w:delText xml:space="preserve">Assim</w:delText>
        </w:r>
      </w:del>
      <w:ins w:id="1131" w:author="Assessor GDSXSR" w:date="2026-10-28T20:37:54Z">
        <w:r>
          <w:rPr>
            <w:color w:val="808080"/>
            <w:highlight w:val="yellow"/>
          </w:rPr>
          <w:t xml:space="preserve">Desse modo</w:t>
        </w:r>
      </w:ins>
      <w:r>
        <w:rPr>
          <w:color w:val="595959"/>
          <w:highlight w:val="yellow"/>
          <w:rPrChange w:id="1132" w:author="Assessor GDSXSR" w:date="2026-10-28T20:37:54Z">
            <w:rPr>
              <w:color w:val="595959"/>
            </w:rPr>
          </w:rPrChange>
        </w:rPr>
        <w:t xml:space="preserve">,</w:t>
      </w:r>
      <w:ins w:id="1133" w:author="Assessor GDSXSR" w:date="2026-10-28T20:37:54Z">
        <w:r>
          <w:rPr>
            <w:color w:val="808080"/>
            <w:highlight w:val="yellow"/>
          </w:rPr>
          <w:t xml:space="preserve"> ausente elemento novo capaz de infirmar os fundamentos já expostos, deve ser mantida</w:t>
        </w:r>
      </w:ins>
      <w:r>
        <w:rPr>
          <w:color w:val="595959"/>
          <w:highlight w:val="yellow"/>
          <w:rPrChange w:id="1134" w:author="Assessor GDSXSR" w:date="2026-10-28T20:37:54Z">
            <w:rPr>
              <w:color w:val="595959"/>
            </w:rPr>
          </w:rPrChange>
        </w:rPr>
        <w:t xml:space="preserve"> a</w:t>
      </w:r>
      <w:r>
        <w:rPr>
          <w:color w:val="595959"/>
          <w:highlight w:val="yellow"/>
          <w:rPrChange w:id="1135" w:author="Assessor GDSXSR" w:date="2026-10-28T20:37:54Z">
            <w:rPr>
              <w:color w:val="595959"/>
            </w:rPr>
          </w:rPrChange>
        </w:rPr>
        <w:t xml:space="preserve"> </w:t>
      </w:r>
      <w:del w:id="1136" w:author="Assessor GDSXSR" w:date="2026-10-28T20:37:54Z">
        <w:r>
          <w:rPr>
            <w:color w:val="595959"/>
            <w:highlight w:val="yellow"/>
          </w:rPr>
          <w:delText xml:space="preserve">alegação</w:delText>
        </w:r>
      </w:del>
      <w:ins w:id="1137" w:author="Assessor GDSXSR" w:date="2026-10-28T20:37:54Z">
        <w:r>
          <w:rPr>
            <w:color w:val="808080"/>
            <w:highlight w:val="yellow"/>
          </w:rPr>
          <w:t xml:space="preserve">r. decisão agravada que deferiu a liminar</w:t>
        </w:r>
      </w:ins>
      <w:r>
        <w:rPr>
          <w:color w:val="595959"/>
          <w:highlight w:val="yellow"/>
          <w:rPrChange w:id="1138" w:author="Assessor GDSXSR" w:date="2026-10-28T20:37:54Z">
            <w:rPr>
              <w:color w:val="595959"/>
            </w:rPr>
          </w:rPrChange>
        </w:rPr>
        <w:t xml:space="preserve"> de </w:t>
      </w:r>
      <w:del w:id="1139" w:author="Assessor GDSXSR" w:date="2026-10-28T20:37:54Z">
        <w:r>
          <w:rPr>
            <w:color w:val="595959"/>
            <w:highlight w:val="yellow"/>
          </w:rPr>
          <w:delText xml:space="preserve">ausência</w:delText>
        </w:r>
      </w:del>
      <w:ins w:id="1140" w:author="Assessor GDSXSR" w:date="2026-10-28T20:37:54Z">
        <w:r>
          <w:rPr>
            <w:color w:val="808080"/>
            <w:highlight w:val="yellow"/>
          </w:rPr>
          <w:t xml:space="preserve">busca e apreensão (ID 286888395, do processo</w:t>
        </w:r>
      </w:ins>
      <w:r>
        <w:rPr>
          <w:color w:val="595959"/>
          <w:highlight w:val="yellow"/>
          <w:rPrChange w:id="1141" w:author="Assessor GDSXSR" w:date="2026-10-28T20:37:54Z">
            <w:rPr>
              <w:color w:val="595959"/>
            </w:rPr>
          </w:rPrChange>
        </w:rPr>
        <w:t xml:space="preserve"> de </w:t>
      </w:r>
      <w:del w:id="1142" w:author="Assessor GDSXSR" w:date="2026-10-28T20:37:54Z">
        <w:r>
          <w:rPr>
            <w:color w:val="595959"/>
            <w:highlight w:val="yellow"/>
          </w:rPr>
          <w:delText xml:space="preserve">constituição em mora não procede</w:delText>
        </w:r>
      </w:del>
      <w:ins w:id="1143" w:author="Assessor GDSXSR" w:date="2026-10-28T20:37:54Z">
        <w:r>
          <w:rPr>
            <w:color w:val="808080"/>
            <w:highlight w:val="yellow"/>
          </w:rPr>
          <w:t xml:space="preserve">origem)</w:t>
        </w:r>
      </w:ins>
      <w:r>
        <w:rPr>
          <w:color w:val="595959"/>
          <w:highlight w:val="yellow"/>
          <w:rPrChange w:id="1144" w:author="Assessor GDSXSR" w:date="2026-10-28T20:37:54Z">
            <w:rPr>
              <w:color w:val="595959"/>
            </w:rPr>
          </w:rPrChange>
        </w:rPr>
        <w:t xml:space="preserve">.</w:t>
      </w:r>
    </w:p>
    <w:p w14:paraId="20E368E1" w14:textId="77777777" w:rsidR="00502E48" w:rsidRPr="00CD5B53" w:rsidRDefault="00502E48">
      <w:pPr>
        <w:rPr>
          <w:color w:val="595959"/>
        </w:rPr>
      </w:pPr>
    </w:p>
    <w:p w14:paraId="4F3B481E" w14:textId="77777777" w:rsidR="00502E48" w:rsidRPr="00CD5B53" w:rsidRDefault="00D975F3">
      <w:pPr>
        <w:jc w:val="center"/>
        <w:rPr>
          <w:color w:val="595959"/>
        </w:rPr>
      </w:pPr>
      <w:r w:rsidRPr="00CD5B53">
        <w:rPr>
          <w:b/>
          <w:bCs/>
          <w:color w:val="595959"/>
        </w:rPr>
        <w:t>DISPOSITIVO</w:t>
      </w:r>
    </w:p>
    <w:p w14:paraId="37E5C58E" w14:textId="77777777" w:rsidR="00502E48" w:rsidRPr="00CD5B53" w:rsidRDefault="00502E48">
      <w:pPr>
        <w:rPr>
          <w:color w:val="595959"/>
        </w:rPr>
      </w:pPr>
    </w:p>
    <w:p w14:paraId="04D89C40" w14:textId="63521F63" w:rsidR="00502E48" w:rsidRPr="00CD5B53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t xml:space="preserve">Ante o exposto, </w:t>
      </w:r>
      <w:r w:rsidR="00910F36" w:rsidRPr="00CD5B53">
        <w:rPr>
          <w:b/>
          <w:bCs/>
          <w:color w:val="595959"/>
        </w:rPr>
        <w:t>nego provimento</w:t>
      </w:r>
      <w:r w:rsidRPr="00CD5B53">
        <w:rPr>
          <w:color w:val="595959"/>
        </w:rPr>
        <w:t xml:space="preserve"> </w:t>
      </w:r>
      <w:r w:rsidR="00910F36">
        <w:rPr>
          <w:color w:val="595959"/>
        </w:rPr>
        <w:t xml:space="preserve">ao </w:t>
      </w:r>
      <w:r w:rsidRPr="00CD5B53">
        <w:rPr>
          <w:color w:val="595959"/>
        </w:rPr>
        <w:t xml:space="preserve">agravo de instrumento do </w:t>
      </w:r>
      <w:r w:rsidR="00867F19" w:rsidRPr="00CD5B53">
        <w:rPr>
          <w:color w:val="595959"/>
        </w:rPr>
        <w:t>réu, CARLO DAVID MOREIRA LOUREIRO</w:t>
      </w:r>
      <w:r w:rsidR="00910F36">
        <w:rPr>
          <w:color w:val="595959"/>
        </w:rPr>
        <w:t>.</w:t>
      </w:r>
    </w:p>
    <w:p w14:paraId="04EEF78E" w14:textId="77777777" w:rsidR="00502E48" w:rsidRPr="00CD5B53" w:rsidRDefault="00502E48">
      <w:pPr>
        <w:rPr>
          <w:color w:val="595959"/>
        </w:rPr>
      </w:pPr>
    </w:p>
    <w:p w14:paraId="572ECF76" w14:textId="77777777" w:rsidR="00502E48" w:rsidRDefault="00D975F3">
      <w:pPr>
        <w:ind w:firstLine="2268"/>
        <w:jc w:val="both"/>
        <w:rPr>
          <w:color w:val="595959"/>
        </w:rPr>
      </w:pPr>
      <w:r w:rsidRPr="00CD5B53">
        <w:rPr>
          <w:color w:val="595959"/>
        </w:rPr>
        <w:lastRenderedPageBreak/>
        <w:t>É como voto.</w:t>
      </w:r>
    </w:p>
    <w:p w14:paraId="2C4E18F4" w14:textId="77777777" w:rsidR="00B64FE4" w:rsidRDefault="00B64FE4">
      <w:pPr>
        <w:ind w:firstLine="2268"/>
        <w:jc w:val="both"/>
        <w:rPr>
          <w:color w:val="595959"/>
        </w:rPr>
      </w:pPr>
    </w:p>
    <w:p w14:paraId="276801EE" w14:textId="21C11EAB" w:rsidR="00B7655A" w:rsidRDefault="00B7655A">
      <w:pPr>
        <w:ind w:firstLine="2268"/>
        <w:jc w:val="both"/>
        <w:rPr>
          <w:color w:val="595959"/>
        </w:rPr>
      </w:pPr>
      <w:r>
        <w:rPr>
          <w:color w:val="595959"/>
        </w:rPr>
        <w:br w:type="page"/>
      </w:r>
    </w:p>
    <w:p w14:paraId="511A305B" w14:textId="4D878C4E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lastRenderedPageBreak/>
        <w:t>Número do processo: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hyperlink r:id="rId14" w:tooltip="Clique com o botão direito para copiar" w:history="1">
        <w:r w:rsidRPr="00B7655A">
          <w:rPr>
            <w:rFonts w:eastAsia="Times New Roman"/>
            <w:color w:val="008000"/>
            <w:szCs w:val="27"/>
          </w:rPr>
          <w:t>0710503-35.2026.8.07.0009</w:t>
        </w:r>
      </w:hyperlink>
    </w:p>
    <w:p w14:paraId="74BDE494" w14:textId="77777777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Classe judicial: BUSCA E APREENSÃO EM ALIENAÇÃO FIDUCIÁRIA (81)</w:t>
      </w:r>
    </w:p>
    <w:p w14:paraId="33F6F395" w14:textId="77777777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AUTOR: BANCO DAYCOVAL S.A.</w:t>
      </w:r>
    </w:p>
    <w:p w14:paraId="23EB71AC" w14:textId="77777777" w:rsidR="00B64FE4" w:rsidRPr="00B7655A" w:rsidRDefault="00B64FE4" w:rsidP="00B7655A">
      <w:pPr>
        <w:spacing w:beforeAutospacing="1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REU: CARLO DAVID MOREIRA LOUREIRO</w:t>
      </w:r>
    </w:p>
    <w:p w14:paraId="1A74A575" w14:textId="77777777" w:rsidR="00B64FE4" w:rsidRPr="00B7655A" w:rsidRDefault="00B64FE4" w:rsidP="00B7655A">
      <w:pPr>
        <w:spacing w:before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07FC4868" w14:textId="77777777" w:rsidR="00B64FE4" w:rsidRPr="00B7655A" w:rsidRDefault="00B64FE4" w:rsidP="00B7655A">
      <w:pPr>
        <w:spacing w:before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27"/>
        </w:rPr>
        <w:t>DECISÃO INTERLOCUTÓRIA</w:t>
      </w:r>
    </w:p>
    <w:p w14:paraId="74727B85" w14:textId="2CFBC7B6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66F990EE" w14:textId="36AE3D13" w:rsidR="00B64FE4" w:rsidRPr="00B7655A" w:rsidRDefault="00B7655A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>
        <w:rPr>
          <w:rFonts w:eastAsia="Times New Roman"/>
          <w:color w:val="008000"/>
          <w:szCs w:val="27"/>
        </w:rPr>
        <w:t>Cuida-se</w:t>
      </w:r>
      <w:r w:rsidR="00B64FE4" w:rsidRPr="00B7655A">
        <w:rPr>
          <w:rFonts w:eastAsia="Times New Roman"/>
          <w:color w:val="008000"/>
          <w:szCs w:val="27"/>
        </w:rPr>
        <w:t xml:space="preserve"> de pedido de busca e apreensão de veículo financiado mediante alienação fiduciária</w:t>
      </w:r>
      <w:r w:rsidRPr="00B7655A">
        <w:rPr>
          <w:rFonts w:eastAsia="Times New Roman"/>
          <w:color w:val="008000"/>
          <w:szCs w:val="27"/>
        </w:rPr>
        <w:t xml:space="preserve"> </w:t>
      </w:r>
      <w:r w:rsidR="00B64FE4" w:rsidRPr="00B7655A">
        <w:rPr>
          <w:rFonts w:eastAsia="Times New Roman"/>
          <w:color w:val="008000"/>
          <w:szCs w:val="36"/>
        </w:rPr>
        <w:t>em garantia. Há,</w:t>
      </w:r>
      <w:r w:rsidRPr="00B7655A">
        <w:rPr>
          <w:rFonts w:eastAsia="Times New Roman"/>
          <w:color w:val="008000"/>
          <w:szCs w:val="27"/>
        </w:rPr>
        <w:t xml:space="preserve"> </w:t>
      </w:r>
      <w:r w:rsidR="00B64FE4" w:rsidRPr="00B7655A">
        <w:rPr>
          <w:rFonts w:eastAsia="Times New Roman"/>
          <w:color w:val="008000"/>
          <w:szCs w:val="27"/>
        </w:rPr>
        <w:t>nos autos, prova da mora do devedor, com os documentos que acompanham a inicial. Destarte, vencidas as obrigações e rescindido de pleno direito o contrato, estão presentes os pressupostos elencados pela legislação de regência (art. 3° do Decreto-Lei n° 911/69).</w:t>
      </w:r>
    </w:p>
    <w:p w14:paraId="0F39DECB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Não é possível conhecer a contestação nesse momento, já que pelo procedimento da ação de busca e apreensão, a apreensão do veículo é condição específica da ação e pressuposto para conhecimento da contestação.</w:t>
      </w:r>
    </w:p>
    <w:p w14:paraId="3A24CD8A" w14:textId="409428C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Ante o exposto, defiro a liminar pleiteada para determinar a busca e apreensão do bem mencionado na peça de ingresso (Fiat Uno ATTRACTIVE 1.0 Fire Flex 8V 5p,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Ano Fabricação/Modelo: 2015/2016,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Cor: Vermelha,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Placa: PAJ8233,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Renavam: 01068179268,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 xml:space="preserve">Chassis: 9BD195A4ZG0723895), em favor </w:t>
      </w:r>
      <w:r w:rsidRPr="00B7655A">
        <w:rPr>
          <w:rFonts w:eastAsia="Times New Roman"/>
          <w:color w:val="008000"/>
          <w:szCs w:val="27"/>
        </w:rPr>
        <w:lastRenderedPageBreak/>
        <w:t>do(a) Autor(a), na pessoa de um dos seus fiéis depositários indicados nos autos, ficando ciente de que não poderá remover o bem para outra unidade da federação, no prazo de purga da mora.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b/>
          <w:bCs/>
          <w:color w:val="008000"/>
          <w:szCs w:val="27"/>
        </w:rPr>
        <w:t>CONFIRO À PRESENTE DECISÃO FORÇA DE MANDADO.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30EDFF06" w14:textId="50690DE3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Junto com veículo e as chaves, deverão ser entregues ao Oficial de Justiça o Certificado de Registro e Licenciamento de Veículo (CRLV) e o Documento Único de Transferência (DUT).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355D657E" w14:textId="6DB74303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 parte requerida deverá pagar a integralidade da dívida, nos moldes da planilha apresentada pela parte autora (total das parcelas vencidas e vincendas, consideradas vencidas antecipadamente),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 xml:space="preserve"> no prazo de 05 (cinco) dias, contados a partir da execução da liminar, oportunidade em que o bem lhe será restituído e/ou apresentar resposta no prazo de 15 (quinze) dias. Não havendo o referido pagamento, a propriedade e a posse plena e exclusiva do bem serão consolidados nas mãos do(a) autor(a) (art. 3º, § 1°, do DL nº 911/69).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B0B6438" w14:textId="5AC1558A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Caso resulte infrutífera a diligência ora determinada, certifique o oficial de justiça se a parte requerida reside no endereço constante do mandado.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F10A331" w14:textId="1528BB8B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27"/>
        </w:rPr>
        <w:t>Após a apreensão, cite-se a(o) ré(u)</w:t>
      </w:r>
      <w:r w:rsidR="00B7655A" w:rsidRPr="00B7655A">
        <w:rPr>
          <w:rFonts w:eastAsia="Times New Roman"/>
          <w:color w:val="008000"/>
          <w:szCs w:val="27"/>
        </w:rPr>
        <w:t xml:space="preserve"> </w:t>
      </w:r>
      <w:r w:rsidRPr="00B7655A">
        <w:rPr>
          <w:rFonts w:eastAsia="Times New Roman"/>
          <w:color w:val="008000"/>
          <w:szCs w:val="27"/>
        </w:rPr>
        <w:t>para apresentar resposta, no prazo de 15 (quinze) dias, a contar da execução da liminar, nos termos do § 3º, do art. 3º, do citado diploma legal.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1C516964" w14:textId="7DDFACE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 xml:space="preserve">Todavia, frustradas as diligências acima determinadas, intime-se a parte autora para que converta a presente </w:t>
      </w:r>
      <w:r w:rsidRPr="00B7655A">
        <w:rPr>
          <w:rFonts w:eastAsia="Times New Roman"/>
          <w:color w:val="008000"/>
          <w:szCs w:val="27"/>
        </w:rPr>
        <w:lastRenderedPageBreak/>
        <w:t>ação em ação de execução, conforme disposto nos artigos 4º do Decreto-Lei nº 911/69, caso em que deverá apresentar nova petição inicial, acompanhada de planilha atualizada do débito, bem como a via circulável do título executivo, se for o caso, no prazo de 05 dias, sob pena de extinção do feito por falta de pressuposto e interesse processual.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7A44EBF4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Anote-se a restrição judicial na base de dados do RENAVAM, via RENAJUD.</w:t>
      </w:r>
    </w:p>
    <w:p w14:paraId="411CEC8C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Autorizo desde já o cumprimento das diligências em sigilo, a fim de potencializar o êxito da medida.</w:t>
      </w:r>
    </w:p>
    <w:p w14:paraId="0DAB88E9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Caso a parte autora comprove por meio de fotos a localização do veículo, autorizo o cumprimento prioritário do mandado, ficando desde já indeferido o cumprimento urgente e em regime de plantão, já que tal hipótese deve ser destinada exclusivamente às hipóteses em que se comprove risco de perecimento de direitos ligados à vida e à integridade física de pessoas.</w:t>
      </w:r>
    </w:p>
    <w:p w14:paraId="08B00227" w14:textId="7D9F218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Cumprida a liminar, libere-se a aludida restrição independentemente de nova conclusão.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634F4BC9" w14:textId="007B6EC2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Proceda o(a) oficial(a) de justiça, em favor da parte Autora, a BUSCA E APREENSÃO do bem e, após, CITE o réu, no endereço indicado, para tomar ciência da presente ação e, querendo, contestá-la.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741B5201" w14:textId="4EA48346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 xml:space="preserve">Fica autorizada a requisição de força policial e arrombamento, bem como a realização da diligência em horário </w:t>
      </w:r>
      <w:r w:rsidRPr="00B7655A">
        <w:rPr>
          <w:rFonts w:eastAsia="Times New Roman"/>
          <w:color w:val="008000"/>
          <w:szCs w:val="27"/>
        </w:rPr>
        <w:lastRenderedPageBreak/>
        <w:t>especial, nos termos dos artigos 846 caput, e 846, § 2° do CPC e seguintes e 212, §§ 1º e 2º do CPC.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725F775" w14:textId="1AF944DE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  <w:u w:val="single"/>
        </w:rPr>
        <w:t>Encaminhe-se o presente mandado, o qual deverá conter as seguintes advertências: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66933086" w14:textId="448873C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1- O(a) Sr(a) Oficial(a) de Justiça deverá certificar o nome do fiel depositário, telefone e o endereço para onde o(s) bem(ns) será levado e se o(a) requerido(a) foi localizado(a).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37B96989" w14:textId="3005BB11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2- Feita a busca e apreensão, o(a) Sr.(a) Oficial de Justiça deverá proceder à avaliação e vistoria do(s) bem(ns).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5F1272FA" w14:textId="0717CAE9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3- Não sendo localizado o bem, deverá certificar se o réu foi encontrado no endereço e se está na posse do bem, nos termos do art. 4º do DL n.º 911/69.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61D1C23A" w14:textId="1AFC2A36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4-A presente ordem poderá ser cumprida em qualquer local onde se encontrar o veículo.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47150A01" w14:textId="2D0E0DA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5- O prazo para o (a) requerido (a) pagar a integralidade da dívida, conforme os valores apresentados na cópia anexa, é de 05 (cinco) dias, a partir da execução da liminar, o que dará o direito de ter o bem(ns) restituído(s).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0D2DA787" w14:textId="59B95FF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6- O prazo para apresentar defesa,sob pena de serem considerados verdadeiros os fatos alegados pelo requerente, é de 15 (quinze) dias, contados da data da execução da liminar. A resposta poderá ser apresentada ainda que tenha pago a integralidade da dívida.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2B808D62" w14:textId="2B0E989D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lastRenderedPageBreak/>
        <w:t>7- Fica o(a) Requerente advertido (a) de que sendo o pedido julgado improcedente ocorrerá o que disposto nos §§ 6º e 7º do art. 3º do Decreto-Lei 911/69, com a redação dada com a Lei 10.931/04.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7DBCA9F0" w14:textId="64A1FEBC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8- A parte citada deverá constituir advogado ou Defensor Público, sendo que a Defensoria Pública funciona no andar térreo deste Fórum.</w:t>
      </w:r>
      <w:r w:rsidR="00B7655A" w:rsidRPr="00B7655A">
        <w:rPr>
          <w:rFonts w:eastAsia="Times New Roman"/>
          <w:color w:val="008000"/>
          <w:szCs w:val="12"/>
        </w:rPr>
        <w:t xml:space="preserve"> </w:t>
      </w:r>
    </w:p>
    <w:p w14:paraId="49D04503" w14:textId="6FF402F8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55F4626C" w14:textId="77777777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27"/>
        </w:rPr>
        <w:t>Outrossim, fica o (a) Requerente advertido de que o veículo não poderá sair do DF durante o prazo para pagamento da integralidade da dívida sem prévia comunicação deste Juízo, a fim de possibilitar eventual restituição do bem.</w:t>
      </w:r>
    </w:p>
    <w:p w14:paraId="1B70BD60" w14:textId="16B5F9B1" w:rsidR="00B64FE4" w:rsidRPr="00B7655A" w:rsidRDefault="00B64FE4" w:rsidP="00B7655A">
      <w:pPr>
        <w:spacing w:beforeAutospacing="1" w:afterAutospacing="1"/>
        <w:ind w:firstLine="2268"/>
        <w:jc w:val="both"/>
        <w:rPr>
          <w:rFonts w:eastAsia="Times New Roman"/>
          <w:color w:val="008000"/>
          <w:szCs w:val="27"/>
        </w:rPr>
      </w:pPr>
    </w:p>
    <w:p w14:paraId="4F1DD42E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color w:val="008000"/>
          <w:szCs w:val="36"/>
        </w:rPr>
        <w:t>Datada e assinada eletronicamente.</w:t>
      </w:r>
    </w:p>
    <w:p w14:paraId="4661CD6A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</w:p>
    <w:p w14:paraId="31123A25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36"/>
        </w:rPr>
        <w:t>ARTHUR LACHTER</w:t>
      </w:r>
    </w:p>
    <w:p w14:paraId="234D60BB" w14:textId="77777777" w:rsidR="00B64FE4" w:rsidRPr="00B7655A" w:rsidRDefault="00B64FE4" w:rsidP="00B7655A">
      <w:pPr>
        <w:spacing w:beforeAutospacing="1" w:afterAutospacing="1"/>
        <w:jc w:val="center"/>
        <w:rPr>
          <w:rFonts w:eastAsia="Times New Roman"/>
          <w:color w:val="008000"/>
          <w:szCs w:val="27"/>
        </w:rPr>
      </w:pPr>
      <w:r w:rsidRPr="00B7655A">
        <w:rPr>
          <w:rFonts w:eastAsia="Times New Roman"/>
          <w:b/>
          <w:bCs/>
          <w:color w:val="008000"/>
          <w:szCs w:val="36"/>
        </w:rPr>
        <w:t>Juiz de Direito Substituto</w:t>
      </w:r>
    </w:p>
    <w:p w14:paraId="26E721F5" w14:textId="77777777" w:rsidR="00B64FE4" w:rsidRPr="00CD5B53" w:rsidRDefault="00B64FE4" w:rsidP="00B64FE4">
      <w:pPr>
        <w:jc w:val="both"/>
        <w:rPr>
          <w:color w:val="595959"/>
        </w:rPr>
      </w:pPr>
    </w:p>
    <w:sectPr w:rsidR="00B64FE4" w:rsidRPr="00CD5B5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na Oliveira Guerra - GDSXSR" w:date="2026-10-09T19:08:00Z" w:initials="OO">
    <w:p w14:paraId="4CF68BD1" w14:textId="77777777" w:rsidR="00217914" w:rsidRDefault="00070BEE" w:rsidP="00217914">
      <w:pPr>
        <w:pStyle w:val="Textodecomentrio"/>
      </w:pPr>
      <w:r>
        <w:rPr>
          <w:rStyle w:val="Refdecomentrio"/>
        </w:rPr>
        <w:annotationRef/>
      </w:r>
      <w:r w:rsidR="00217914">
        <w:t>Conclusão: 01/10/2026</w:t>
      </w:r>
    </w:p>
    <w:p w14:paraId="295EB555" w14:textId="77777777" w:rsidR="00217914" w:rsidRDefault="00217914" w:rsidP="00217914">
      <w:pPr>
        <w:pStyle w:val="Textodecomentrio"/>
      </w:pPr>
      <w:r>
        <w:t>Entrega: 16/10/2026</w:t>
      </w:r>
    </w:p>
    <w:p w14:paraId="5ABD097F" w14:textId="77777777" w:rsidR="00217914" w:rsidRDefault="00217914" w:rsidP="00217914">
      <w:pPr>
        <w:pStyle w:val="Textodecomentrio"/>
      </w:pPr>
      <w:r>
        <w:t>Certeza: 10</w:t>
      </w:r>
    </w:p>
  </w:comment>
  <w:comment w:id="1" w:author="Orana Oliveira Guerra - GDSXSR" w:date="2026-10-15T20:53:00Z" w:initials="OO">
    <w:p w14:paraId="3E104F16" w14:textId="2E3FA759" w:rsidR="000B4C6A" w:rsidRDefault="000B4C6A">
      <w:pPr>
        <w:pStyle w:val="Textodecomentrio"/>
      </w:pPr>
      <w:r>
        <w:rPr>
          <w:rStyle w:val="Refdecomentrio"/>
        </w:rPr>
        <w:annotationRef/>
      </w:r>
      <w:r>
        <w:t>Decreto-Lei 911/1969, art. 3º: "O proprietário fiduciário ou credor poderá, desde que comprovada a mora, na forma estabelecida pelo § 2º do art. 2º, ou o inadimplemento, requerer contra o devedor ou terceiro a busca e apreensão do bem alienado fiduciariamente, a qual será concedida liminarmente, podendo ser apreciada em plantão judiciário."</w:t>
      </w:r>
    </w:p>
  </w:comment>
  <w:comment w:id="2" w:author="Orana Oliveira Guerra - GDSXSR" w:date="2026-10-15T20:53:00Z" w:initials="OO">
    <w:p w14:paraId="3CF39050" w14:textId="402BF617" w:rsidR="000B4C6A" w:rsidRDefault="000B4C6A">
      <w:pPr>
        <w:pStyle w:val="Textodecomentrio"/>
      </w:pPr>
      <w:r>
        <w:rPr>
          <w:rStyle w:val="Refdecomentrio"/>
        </w:rPr>
        <w:annotationRef/>
      </w:r>
      <w:r>
        <w:t>CPC, art. 485, caput e III: "O juiz não resolverá o mérito quando: (...) III - por não promover os atos e as diligências que lhe incumbir, o autor abandonar a causa por mais de 30 (trinta) dias;"</w:t>
      </w:r>
    </w:p>
  </w:comment>
  <w:comment w:id="3" w:author="Orana Oliveira Guerra - GDSXSR" w:date="2026-10-16T15:59:00Z" w:initials="OO">
    <w:p w14:paraId="0198835F" w14:textId="77777777" w:rsidR="006F3072" w:rsidRDefault="006F3072" w:rsidP="006F3072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4" w:author="Orana Oliveira Guerra - GDSXSR" w:date="2026-10-16T16:02:00Z" w:initials="OO">
    <w:p w14:paraId="3A47AD4B" w14:textId="77777777" w:rsidR="00935938" w:rsidRDefault="00935938" w:rsidP="00935938">
      <w:pPr>
        <w:pStyle w:val="Textodecomentrio"/>
      </w:pPr>
      <w:r>
        <w:rPr>
          <w:rStyle w:val="Refdecomentrio"/>
        </w:rPr>
        <w:annotationRef/>
      </w:r>
      <w:r>
        <w:t>Conferido</w:t>
      </w:r>
    </w:p>
  </w:comment>
  <w:comment w:id="5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Alterações mecânicas: grafia do nome da parte (“Banco Daycoval S.A.”), referências compactas na ementa (C-20), admissão direta do agravo (C-3T), relatório adotado da liminar (C-3S), fórmula de manutenção da liminar (C-17), frase de introdução da norma e da tese (C-66, C-61), norma transcrita com trecho decisivo sublinhado e “– Grifei” (C-66), realces das frases decisórias (C-43) e fecho no lugar do mini-dispositivo do último capítulo (C-3A, C-17). título EMENTA à esquerda (C-42). Original preservado.</w:t>
      </w:r>
    </w:p>
  </w:comment>
  <w:comment w:id="6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Pendência (C-52): o valor da causa (C-3H) e o ID das razões do agravo (C-30) não constam da minuta nem dos autos recebidos; inserir quando conferidos no PJe. Nome da parte em caixa mista (C-28).</w:t>
      </w:r>
    </w:p>
  </w:comment>
  <w:comment w:id="7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Dividi o item 5 em dois (C-35): regra (DL 911/1969 2º § 2º e Tema 1.132/STJ) e aplicação ao caso; dispositivo renumerado para 7 e nomeando o recorrente (C-3D).</w:t>
      </w:r>
    </w:p>
  </w:comment>
  <w:comment w:id="8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Retirei da ementa os dois acórdãos do TJDFT (2ª e 8ª Turmas) porque apenas aplicam o Tema 1.132/STJ, que já sustenta o capítulo (C-65 v37). Tema 1.132 conferido no iajus (tese literal, vigente, julgado em 9/8/2023, órgão Segunda Seção). Pendência (C-52, C-72): processos paradigma (REsp 1.951.662 e 1.951.888, UF), relator e DJe vieram da minuta e não foram localizados no iajus nem na web (3 tentativas); conferir no SCON/STJ.</w:t>
      </w:r>
    </w:p>
  </w:comment>
  <w:comment w:id="9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Alterei o início da transcrição da liminar (C-17): suprimi os dois primeiros parágrafos (conhecimento parcial e “Nessa extensão, analiso…”) e o dispositivo da liminar (conhecimento parcial, efeito suspensivo e gratuidade), que não respondem ao que o agravante alegou; mantive toda a fundamentação sobre a mora e a notificação. Liminar (ID 88390558) não veio nos autos recebidos; a citação “Decreto-lei 911/1969 2 § 2º 3” da liminar ficou como na minuta, para conferência com o original.</w:t>
      </w:r>
    </w:p>
  </w:comment>
  <w:comment w:id="10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Tese do Tema 1.132/STJ conferida no iajus (literal, vigente). Texto literal do DL 911/1969, art. 2º, caput e § 2º, conferido no Planalto (redação da Lei 13.043/2014).</w:t>
      </w:r>
    </w:p>
  </w:comment>
  <w:comment w:id="11" w:author="Assessor GDSXSR" w:initials="AG" w:date="2026-10-28T20:37:54Z">
    <w:p>
      <w:pPr>
        <w:pStyle w:val="CommentText"/>
      </w:pPr>
      <w:r>
        <w:rPr>
          <w:rStyle w:val="CommentReference"/>
        </w:rPr>
        <w:annotationRef/>
      </w:r>
      <w:r>
        <w:t>ASSESSOR GDSXSR — Cortei os dois acórdãos do TJDFT (2ª Turma, Acórdão 2112601; 8ª Turma, Acórdão 2130577) que só aplicavam o Tema 1.132/STJ já transcrito (C-65 v37); a tese qualificada basta. Os acórdãos não foram conferidos no JurisDF e saíram do corpo e da ementa.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BD097F" w15:done="0"/>
  <w15:commentEx w15:paraId="3E104F16" w15:done="0"/>
  <w15:commentEx w15:paraId="3CF39050" w15:done="0"/>
  <w15:commentEx w15:paraId="0198835F" w15:done="0"/>
  <w15:commentEx w15:paraId="3A47AD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69E76AC" w16cex:dateUtc="2026-10-09T22:08:00Z"/>
  <w16cex:commentExtensible w16cex:durableId="48E06007" w16cex:dateUtc="2026-10-15T23:53:00Z"/>
  <w16cex:commentExtensible w16cex:durableId="1A23C32D" w16cex:dateUtc="2026-10-15T23:53:00Z"/>
  <w16cex:commentExtensible w16cex:durableId="7BC30DFD" w16cex:dateUtc="2026-10-16T18:59:00Z"/>
  <w16cex:commentExtensible w16cex:durableId="64341855" w16cex:dateUtc="2026-10-16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BD097F" w16cid:durableId="769E76AC"/>
  <w16cid:commentId w16cid:paraId="3E104F16" w16cid:durableId="48E06007"/>
  <w16cid:commentId w16cid:paraId="3CF39050" w16cid:durableId="1A23C32D"/>
  <w16cid:commentId w16cid:paraId="0198835F" w16cid:durableId="7BC30DFD"/>
  <w16cid:commentId w16cid:paraId="3A47AD4B" w16cid:durableId="643418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94323" w14:textId="77777777" w:rsidR="00D975F3" w:rsidRDefault="00D975F3" w:rsidP="00FD461E">
      <w:pPr>
        <w:spacing w:line="240" w:lineRule="auto"/>
      </w:pPr>
      <w:r>
        <w:separator/>
      </w:r>
    </w:p>
  </w:endnote>
  <w:endnote w:type="continuationSeparator" w:id="0">
    <w:p w14:paraId="51D1514D" w14:textId="77777777" w:rsidR="00D975F3" w:rsidRDefault="00D975F3" w:rsidP="00FD46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3F035" w14:textId="77777777" w:rsidR="00FD461E" w:rsidRDefault="00FD46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DDD8" w14:textId="44B97825" w:rsidR="00FD461E" w:rsidRPr="00867F19" w:rsidRDefault="00867F19" w:rsidP="00867F19">
    <w:pPr>
      <w:pStyle w:val="Rodap"/>
      <w:jc w:val="center"/>
      <w:rPr>
        <w:sz w:val="24"/>
      </w:rPr>
    </w:pPr>
    <w:r w:rsidRPr="00867F19">
      <w:rPr>
        <w:sz w:val="24"/>
      </w:rPr>
      <w:fldChar w:fldCharType="begin"/>
    </w:r>
    <w:r w:rsidRPr="00867F19">
      <w:rPr>
        <w:sz w:val="24"/>
      </w:rPr>
      <w:instrText xml:space="preserve"> PAGE  \* MERGEFORMAT </w:instrText>
    </w:r>
    <w:r w:rsidRPr="00867F19">
      <w:rPr>
        <w:sz w:val="24"/>
      </w:rPr>
      <w:fldChar w:fldCharType="separate"/>
    </w:r>
    <w:r w:rsidRPr="00867F19">
      <w:rPr>
        <w:noProof/>
        <w:sz w:val="24"/>
      </w:rPr>
      <w:t>5</w:t>
    </w:r>
    <w:r w:rsidRPr="00867F19"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B54C" w14:textId="77777777" w:rsidR="00FD461E" w:rsidRDefault="00FD46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60AB4" w14:textId="77777777" w:rsidR="00D975F3" w:rsidRDefault="00D975F3" w:rsidP="00FD461E">
      <w:pPr>
        <w:spacing w:line="240" w:lineRule="auto"/>
      </w:pPr>
      <w:r>
        <w:separator/>
      </w:r>
    </w:p>
  </w:footnote>
  <w:footnote w:type="continuationSeparator" w:id="0">
    <w:p w14:paraId="7FF0124E" w14:textId="77777777" w:rsidR="00D975F3" w:rsidRDefault="00D975F3" w:rsidP="00FD46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7A000" w14:textId="77777777" w:rsidR="00FD461E" w:rsidRDefault="00FD46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A924" w14:textId="77777777" w:rsidR="00FD461E" w:rsidRDefault="00FD461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9E43" w14:textId="77777777" w:rsidR="00FD461E" w:rsidRDefault="00FD461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F60F3"/>
    <w:multiLevelType w:val="hybridMultilevel"/>
    <w:tmpl w:val="2A6E2464"/>
    <w:lvl w:ilvl="0" w:tplc="8E48EF32">
      <w:start w:val="1"/>
      <w:numFmt w:val="bullet"/>
      <w:lvlText w:val="●"/>
      <w:lvlJc w:val="left"/>
      <w:pPr>
        <w:ind w:left="720" w:hanging="360"/>
      </w:pPr>
    </w:lvl>
    <w:lvl w:ilvl="1" w:tplc="E2FC9A60">
      <w:start w:val="1"/>
      <w:numFmt w:val="bullet"/>
      <w:lvlText w:val="○"/>
      <w:lvlJc w:val="left"/>
      <w:pPr>
        <w:ind w:left="1440" w:hanging="360"/>
      </w:pPr>
    </w:lvl>
    <w:lvl w:ilvl="2" w:tplc="C6343B0E">
      <w:start w:val="1"/>
      <w:numFmt w:val="bullet"/>
      <w:lvlText w:val="■"/>
      <w:lvlJc w:val="left"/>
      <w:pPr>
        <w:ind w:left="2160" w:hanging="360"/>
      </w:pPr>
    </w:lvl>
    <w:lvl w:ilvl="3" w:tplc="14F8F08A">
      <w:start w:val="1"/>
      <w:numFmt w:val="bullet"/>
      <w:lvlText w:val="●"/>
      <w:lvlJc w:val="left"/>
      <w:pPr>
        <w:ind w:left="2880" w:hanging="360"/>
      </w:pPr>
    </w:lvl>
    <w:lvl w:ilvl="4" w:tplc="7726896E">
      <w:start w:val="1"/>
      <w:numFmt w:val="bullet"/>
      <w:lvlText w:val="○"/>
      <w:lvlJc w:val="left"/>
      <w:pPr>
        <w:ind w:left="3600" w:hanging="360"/>
      </w:pPr>
    </w:lvl>
    <w:lvl w:ilvl="5" w:tplc="C23E7BE4">
      <w:start w:val="1"/>
      <w:numFmt w:val="bullet"/>
      <w:lvlText w:val="■"/>
      <w:lvlJc w:val="left"/>
      <w:pPr>
        <w:ind w:left="4320" w:hanging="360"/>
      </w:pPr>
    </w:lvl>
    <w:lvl w:ilvl="6" w:tplc="628C25EE">
      <w:start w:val="1"/>
      <w:numFmt w:val="bullet"/>
      <w:lvlText w:val="●"/>
      <w:lvlJc w:val="left"/>
      <w:pPr>
        <w:ind w:left="5040" w:hanging="360"/>
      </w:pPr>
    </w:lvl>
    <w:lvl w:ilvl="7" w:tplc="7B107FD4">
      <w:start w:val="1"/>
      <w:numFmt w:val="bullet"/>
      <w:lvlText w:val="●"/>
      <w:lvlJc w:val="left"/>
      <w:pPr>
        <w:ind w:left="5760" w:hanging="360"/>
      </w:pPr>
    </w:lvl>
    <w:lvl w:ilvl="8" w:tplc="6F767A74">
      <w:start w:val="1"/>
      <w:numFmt w:val="bullet"/>
      <w:lvlText w:val="●"/>
      <w:lvlJc w:val="left"/>
      <w:pPr>
        <w:ind w:left="6480" w:hanging="360"/>
      </w:pPr>
    </w:lvl>
  </w:abstractNum>
  <w:num w:numId="1" w16cid:durableId="7566372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na Oliveira Guerra - GDSXSR">
    <w15:presenceInfo w15:providerId="AD" w15:userId="S::t313904@tjdft.jus.br::1c50fcbb-d229-49d1-ba31-33ab651e00b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E48"/>
    <w:rsid w:val="000369D4"/>
    <w:rsid w:val="00046318"/>
    <w:rsid w:val="00067AF6"/>
    <w:rsid w:val="00070BEE"/>
    <w:rsid w:val="000968C9"/>
    <w:rsid w:val="000B3EFE"/>
    <w:rsid w:val="000B4C6A"/>
    <w:rsid w:val="0012033C"/>
    <w:rsid w:val="00166B9B"/>
    <w:rsid w:val="00204F3A"/>
    <w:rsid w:val="00217914"/>
    <w:rsid w:val="0023102A"/>
    <w:rsid w:val="00253B6D"/>
    <w:rsid w:val="00293742"/>
    <w:rsid w:val="003458F4"/>
    <w:rsid w:val="00364B04"/>
    <w:rsid w:val="003B1213"/>
    <w:rsid w:val="00417CF8"/>
    <w:rsid w:val="00457C07"/>
    <w:rsid w:val="004861D8"/>
    <w:rsid w:val="00491328"/>
    <w:rsid w:val="00502E48"/>
    <w:rsid w:val="00511B58"/>
    <w:rsid w:val="00540377"/>
    <w:rsid w:val="00550799"/>
    <w:rsid w:val="005F00A6"/>
    <w:rsid w:val="006A0BCD"/>
    <w:rsid w:val="006F3072"/>
    <w:rsid w:val="00713354"/>
    <w:rsid w:val="00791460"/>
    <w:rsid w:val="0079321C"/>
    <w:rsid w:val="007A0792"/>
    <w:rsid w:val="00831F45"/>
    <w:rsid w:val="00855B0C"/>
    <w:rsid w:val="00867F19"/>
    <w:rsid w:val="00880155"/>
    <w:rsid w:val="008C43C8"/>
    <w:rsid w:val="008F6404"/>
    <w:rsid w:val="00910F36"/>
    <w:rsid w:val="00935938"/>
    <w:rsid w:val="009C6A7C"/>
    <w:rsid w:val="009F048C"/>
    <w:rsid w:val="00A13AAE"/>
    <w:rsid w:val="00A275F7"/>
    <w:rsid w:val="00A57327"/>
    <w:rsid w:val="00AE56E6"/>
    <w:rsid w:val="00AF71C1"/>
    <w:rsid w:val="00B014C5"/>
    <w:rsid w:val="00B02F8D"/>
    <w:rsid w:val="00B64FE4"/>
    <w:rsid w:val="00B7655A"/>
    <w:rsid w:val="00B81A05"/>
    <w:rsid w:val="00BA58D2"/>
    <w:rsid w:val="00BB66D7"/>
    <w:rsid w:val="00BC27C9"/>
    <w:rsid w:val="00C019D4"/>
    <w:rsid w:val="00CD5B53"/>
    <w:rsid w:val="00D00F2E"/>
    <w:rsid w:val="00D50784"/>
    <w:rsid w:val="00D975F3"/>
    <w:rsid w:val="00E66310"/>
    <w:rsid w:val="00E84680"/>
    <w:rsid w:val="00F30567"/>
    <w:rsid w:val="00F33FFA"/>
    <w:rsid w:val="00F37C1D"/>
    <w:rsid w:val="00FD461E"/>
    <w:rsid w:val="00FF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155CE"/>
  <w15:docId w15:val="{5D4208EA-C915-4A63-885B-CCBE37AD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8"/>
        <w:szCs w:val="28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FD461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461E"/>
  </w:style>
  <w:style w:type="paragraph" w:styleId="Rodap">
    <w:name w:val="footer"/>
    <w:basedOn w:val="Normal"/>
    <w:link w:val="RodapChar"/>
    <w:uiPriority w:val="99"/>
    <w:unhideWhenUsed/>
    <w:rsid w:val="00FD461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461E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70BE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70BE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7327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6F3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je.tjdft.jus.br/pje/seam/resource/rest/pje-legacy/documento/download/286888395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D1A2C5-4DF8-4DF2-9B34-8D511D54D01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ec7b44d-446a-4cd2-afb4-5cbbcf7dbea0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746374-50A3-4F7B-9963-B0B81CD6A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F64660-915A-4501-8EBA-09283D8425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2522</Words>
  <Characters>13872</Characters>
  <Application>Microsoft Office Word</Application>
  <DocSecurity>0</DocSecurity>
  <Lines>420</Lines>
  <Paragraphs>146</Paragraphs>
  <ScaleCrop>false</ScaleCrop>
  <Company/>
  <LinksUpToDate>false</LinksUpToDate>
  <CharactersWithSpaces>16248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Orana Oliveira Guerra - GDSXSR</cp:lastModifiedBy>
  <cp:revision>2</cp:revision>
  <dcterms:created xsi:type="dcterms:W3CDTF">2026-10-28T19:01:00Z</dcterms:created>
  <dcterms:modified xsi:type="dcterms:W3CDTF">2026-10-28T19:01:00Z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</Properties>
</file>