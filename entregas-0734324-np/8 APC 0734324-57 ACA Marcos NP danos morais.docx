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BD6D0D" w:rsidRPr="62C261FF">
              <w:rPr>
                <w:rStyle w:val="Refdecomentrio"/>
                <w:rFonts w:ascii="Calibri" w:hAnsi="Calibri" w:cs="Calibri"/>
                <w:color w:val="595959" w:themeColor="text1" w:themeTint="A6"/>
                <w:sz w:val="20"/>
                <w:szCs w:val="20"/>
              </w:rPr>
              <w:commentReference w:id="1"/>
            </w:r>
            <w:commentRangeEnd w:id="2"/>
            <w:r w:rsidR="00DA4583"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EF46FE2" w:rsidR="00770E7F" w:rsidRPr="00A62A27" w:rsidRDefault="00BD6D0D" w:rsidP="00DC4BB4">
            <w:pPr>
              <w:ind w:right="-675"/>
              <w:rPr>
                <w:rFonts w:ascii="Arial" w:hAnsi="Arial" w:cs="Arial"/>
                <w:sz w:val="28"/>
                <w:szCs w:val="28"/>
              </w:rPr>
            </w:pPr>
            <w:r w:rsidRPr="00A62A27">
              <w:rPr>
                <w:rFonts w:ascii="Arial" w:hAnsi="Arial" w:cs="Arial"/>
                <w:sz w:val="28"/>
                <w:szCs w:val="28"/>
              </w:rPr>
              <w:t>0734324-57.2024.8.07.0003</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61BBD92" w:rsidR="00770E7F" w:rsidRPr="00A62A27" w:rsidRDefault="00A62A27" w:rsidP="00DC4BB4">
            <w:pPr>
              <w:rPr>
                <w:rFonts w:ascii="Arial" w:hAnsi="Arial" w:cs="Arial"/>
                <w:sz w:val="28"/>
                <w:szCs w:val="28"/>
              </w:rPr>
            </w:pPr>
            <w:r w:rsidRPr="00A62A27">
              <w:rPr>
                <w:rFonts w:ascii="Arial" w:hAnsi="Arial" w:cs="Arial"/>
                <w:sz w:val="28"/>
                <w:szCs w:val="28"/>
              </w:rPr>
              <w:t>SHIRLENE MIGUEL DA SILVA BONIFACIO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1FBEDB3C" w:rsidR="00770E7F" w:rsidRPr="00A62A27" w:rsidRDefault="00A62A27" w:rsidP="00DC4BB4">
            <w:pPr>
              <w:ind w:right="-74"/>
              <w:rPr>
                <w:rFonts w:ascii="Arial" w:hAnsi="Arial" w:cs="Arial"/>
                <w:sz w:val="28"/>
                <w:szCs w:val="28"/>
              </w:rPr>
            </w:pPr>
            <w:r w:rsidRPr="00A62A27">
              <w:rPr>
                <w:rFonts w:ascii="Arial" w:hAnsi="Arial" w:cs="Arial"/>
                <w:sz w:val="28"/>
                <w:szCs w:val="28"/>
              </w:rPr>
              <w:t>ELIANE SILVA GOMES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3C2E26E1" w:rsidR="00886ABA" w:rsidRDefault="00886ABA" w:rsidP="00317844">
      <w:pPr>
        <w:spacing w:after="0" w:line="360" w:lineRule="auto"/>
        <w:rPr>
          <w:rFonts w:ascii="Arial" w:hAnsi="Arial" w:cs="Arial"/>
          <w:sz w:val="28"/>
          <w:szCs w:val="28"/>
        </w:rPr>
      </w:pPr>
      <w:r w:rsidRPr="45CC8256">
        <w:rPr>
          <w:rFonts w:ascii="Arial" w:hAnsi="Arial" w:cs="Arial"/>
          <w:b/>
          <w:bCs/>
          <w:sz w:val="28"/>
          <w:szCs w:val="28"/>
        </w:rPr>
        <w:t>EMENTA</w:t>
      </w:r>
    </w:p>
    <w:p w14:paraId="6BF92DBC" w14:textId="31CE468F" w:rsidR="00886ABA" w:rsidRDefault="00886ABA" w:rsidP="00886ABA">
      <w:pPr>
        <w:spacing w:after="0" w:line="360" w:lineRule="auto"/>
        <w:jc w:val="both"/>
        <w:rPr>
          <w:rFonts w:ascii="Arial" w:hAnsi="Arial" w:cs="Arial"/>
          <w:sz w:val="28"/>
          <w:szCs w:val="28"/>
        </w:rPr>
      </w:pPr>
      <w:commentRangeStart w:id="4"/>
      <w:r>
        <w:rPr>
          <w:rFonts w:ascii="Arial" w:hAnsi="Arial" w:cs="Arial"/>
          <w:sz w:val="28"/>
          <w:szCs w:val="28"/>
        </w:rPr>
        <w:t xml:space="preserve">APELAÇÃO CÍVEL. </w:t>
      </w:r>
      <w:r>
        <w:rPr>
          <w:rFonts w:ascii="Arial" w:eastAsia="Arial" w:hAnsi="Arial" w:cs="Arial"/>
          <w:color w:val="000000" w:themeColor="text1"/>
          <w:sz w:val="28"/>
          <w:szCs w:val="28"/>
        </w:rPr>
        <w:t xml:space="preserve">DIREITO CIVIL. AÇÃO DE INDENIZAÇÃO POR DANOS MORAIS. OFENSAS VERBAIS ENTRE VIZINHAS. IMPUTAÇÃO DE CONDUTA CRIMINOSA. PROVA TESTEMUNHAL IDÔNEA. DANO MORAL CONFIGURADO. </w:t>
      </w:r>
      <w:r>
        <w:rPr>
          <w:rFonts w:ascii="Arial" w:eastAsia="Arial" w:hAnsi="Arial" w:cs="Arial"/>
          <w:color w:val="808080"/>
          <w:sz w:val="28"/>
          <w:szCs w:val="28"/>
        </w:rPr>
        <w:t xml:space="preserve">VALOR</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DA</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INDENIZAÇÃO</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MANTIDO</w:t>
      </w:r>
      <w:r>
        <w:rPr>
          <w:rFonts w:ascii="Arial" w:eastAsia="Arial" w:hAnsi="Arial" w:cs="Arial"/>
          <w:color w:val="000000" w:themeColor="text1"/>
          <w:sz w:val="28"/>
          <w:szCs w:val="28"/>
        </w:rPr>
        <w:t xml:space="preserve">.</w:t>
      </w:r>
      <w:r>
        <w:rPr>
          <w:rFonts w:ascii="Arial" w:eastAsia="Arial" w:hAnsi="Arial" w:cs="Arial"/>
          <w:color w:val="808080"/>
          <w:sz w:val="28"/>
          <w:szCs w:val="28"/>
        </w:rPr>
        <w:t xml:space="preserve"> RECURSO </w:t>
      </w:r>
      <w:r>
        <w:rPr>
          <w:rFonts w:ascii="Arial" w:eastAsia="Arial" w:hAnsi="Arial" w:cs="Arial"/>
          <w:color w:val="808080"/>
          <w:sz w:val="28"/>
          <w:szCs w:val="28"/>
        </w:rPr>
        <w:t xml:space="preserve">NÃO</w:t>
      </w:r>
      <w:r>
        <w:rPr>
          <w:rFonts w:ascii="Arial" w:eastAsia="Arial" w:hAnsi="Arial" w:cs="Arial"/>
          <w:color w:val="808080"/>
          <w:sz w:val="28"/>
          <w:szCs w:val="28"/>
        </w:rPr>
        <w:t xml:space="preserve"> PROVIDO.</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72F1690" w14:textId="5D11C4B4" w:rsidR="00236FAE" w:rsidRPr="00B828A3" w:rsidRDefault="00886ABA" w:rsidP="00236FAE">
      <w:pPr>
        <w:tabs>
          <w:tab w:val="num" w:pos="720"/>
        </w:tabs>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 </w:t>
      </w:r>
      <w:r>
        <w:rPr>
          <w:rFonts w:ascii="Arial" w:eastAsia="Arial" w:hAnsi="Arial" w:cs="Arial"/>
          <w:color w:val="000000" w:themeColor="text1"/>
          <w:sz w:val="28"/>
          <w:szCs w:val="28"/>
        </w:rPr>
        <w:t>Ação de indenização por danos morais proposta por pessoa natural contra pessoa natural, sob alegação de ofensas verbais reiteradas em contexto de conflito de vizinhança, com expressões de baixo calão, além de imputações ofensivas à honra da autora</w:t>
      </w:r>
      <w:r>
        <w:rPr>
          <w:rFonts w:ascii="Arial" w:eastAsia="Arial" w:hAnsi="Arial" w:cs="Arial"/>
          <w:color w:val="808080"/>
          <w:sz w:val="28"/>
          <w:szCs w:val="28"/>
        </w:rPr>
        <w:t xml:space="preserve"> (R$ 100</w:t>
      </w:r>
      <w:r>
        <w:rPr>
          <w:rFonts w:ascii="Arial" w:eastAsia="Arial" w:hAnsi="Arial" w:cs="Arial"/>
          <w:color w:val="000000" w:themeColor="text1"/>
          <w:sz w:val="28"/>
          <w:szCs w:val="28"/>
        </w:rPr>
        <w:t>.</w:t>
      </w:r>
      <w:r>
        <w:rPr>
          <w:rFonts w:ascii="Arial" w:eastAsia="Arial" w:hAnsi="Arial" w:cs="Arial"/>
          <w:color w:val="808080"/>
          <w:sz w:val="28"/>
          <w:szCs w:val="28"/>
        </w:rPr>
        <w:t>000,00)</w:t>
      </w:r>
      <w:r>
        <w:rPr>
          <w:rFonts w:ascii="Arial" w:eastAsia="Arial" w:hAnsi="Arial" w:cs="Arial"/>
          <w:color w:val="000000" w:themeColor="text1"/>
          <w:sz w:val="28"/>
          <w:szCs w:val="28"/>
        </w:rPr>
        <w:t>.</w:t>
      </w:r>
    </w:p>
    <w:p w14:paraId="617B954D" w14:textId="77777777"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r w:rsidRPr="00B828A3">
        <w:rPr>
          <w:rFonts w:ascii="Arial" w:hAnsi="Arial" w:cs="Arial"/>
          <w:sz w:val="28"/>
          <w:szCs w:val="28"/>
        </w:rPr>
        <w:t>2.</w:t>
      </w:r>
      <w:r w:rsidR="00236FAE" w:rsidRPr="00B828A3">
        <w:rPr>
          <w:rFonts w:ascii="Arial" w:eastAsia="Arial" w:hAnsi="Arial" w:cs="Arial"/>
          <w:color w:val="000000" w:themeColor="text1"/>
          <w:sz w:val="28"/>
          <w:szCs w:val="28"/>
        </w:rPr>
        <w:t xml:space="preserve"> A sentença julgou parcialmente procedentes os pedidos iniciais para condenar a ré ao pagamento de indenização por danos morais de R$ 3.000,00 e julgou improcedente a reconvenção.</w:t>
      </w:r>
    </w:p>
    <w:p w14:paraId="5D1B88C8" w14:textId="36C816BA" w:rsidR="00236FAE" w:rsidRPr="00B828A3" w:rsidRDefault="00511630" w:rsidP="00236FAE">
      <w:pPr>
        <w:tabs>
          <w:tab w:val="num" w:pos="720"/>
        </w:tabs>
        <w:spacing w:after="0" w:line="360" w:lineRule="auto"/>
        <w:jc w:val="both"/>
        <w:rPr>
          <w:rFonts w:ascii="Arial" w:eastAsia="Arial" w:hAnsi="Arial" w:cs="Arial"/>
          <w:color w:val="000000" w:themeColor="text1"/>
          <w:sz w:val="28"/>
          <w:szCs w:val="28"/>
        </w:rPr>
      </w:pPr>
      <w:commentRangeStart w:id="5"/>
      <w:r>
        <w:rPr>
          <w:rFonts w:ascii="Arial" w:hAnsi="Arial" w:cs="Arial"/>
          <w:sz w:val="28"/>
          <w:szCs w:val="28"/>
        </w:rPr>
        <w:t xml:space="preserve">3.</w:t>
      </w:r>
      <w:r>
        <w:rPr>
          <w:rFonts w:ascii="Arial" w:eastAsia="Arial" w:hAnsi="Arial" w:cs="Arial"/>
          <w:color w:val="000000" w:themeColor="text1"/>
          <w:sz w:val="28"/>
          <w:szCs w:val="28"/>
        </w:rPr>
        <w:t xml:space="preserve"> A ré apelou sustentando insuficiência probatória, fragilidade do depoimento testemunhal, inexistência de prova material das ofensas, </w:t>
      </w:r>
      <w:r>
        <w:rPr>
          <w:rFonts w:ascii="Arial" w:eastAsia="Arial" w:hAnsi="Arial" w:cs="Arial"/>
          <w:color w:val="000000" w:themeColor="text1"/>
          <w:sz w:val="28"/>
          <w:szCs w:val="28"/>
        </w:rPr>
        <w:t xml:space="preserve">configuração de mero conflito de vizinhança e, subsidiariamente, a redução da indenização</w:t>
      </w:r>
      <w:r>
        <w:rPr>
          <w:rFonts w:ascii="Arial" w:eastAsia="Arial" w:hAnsi="Arial" w:cs="Arial"/>
          <w:color w:val="000000" w:themeColor="text1"/>
          <w:sz w:val="28"/>
          <w:szCs w:val="28"/>
        </w:rPr>
        <w:t xml:space="preserve">.</w:t>
      </w:r>
      <w:commentRangeEnd w:id="5"/>
      <w:r>
        <w:rPr>
          <w:rStyle w:val="CommentReference"/>
        </w:rPr>
        <w:commentReference w:id="5"/>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B741518" w:rsidR="00886ABA" w:rsidRPr="00B828A3" w:rsidRDefault="00511630" w:rsidP="00886ABA">
      <w:pPr>
        <w:spacing w:after="0" w:line="360" w:lineRule="auto"/>
        <w:jc w:val="both"/>
        <w:rPr>
          <w:rFonts w:ascii="Arial" w:hAnsi="Arial" w:cs="Arial"/>
          <w:sz w:val="28"/>
          <w:szCs w:val="28"/>
        </w:rPr>
      </w:pPr>
      <w:r w:rsidRPr="00B828A3">
        <w:rPr>
          <w:rFonts w:ascii="Arial" w:hAnsi="Arial" w:cs="Arial"/>
          <w:sz w:val="28"/>
          <w:szCs w:val="28"/>
        </w:rPr>
        <w:t>4</w:t>
      </w:r>
      <w:r w:rsidR="00886ABA" w:rsidRPr="00B828A3">
        <w:rPr>
          <w:rFonts w:ascii="Arial" w:hAnsi="Arial" w:cs="Arial"/>
          <w:sz w:val="28"/>
          <w:szCs w:val="28"/>
        </w:rPr>
        <w:t xml:space="preserve">. </w:t>
      </w:r>
      <w:r w:rsidR="00B828A3" w:rsidRPr="00B828A3">
        <w:rPr>
          <w:rFonts w:ascii="Arial" w:eastAsia="Arial" w:hAnsi="Arial" w:cs="Arial"/>
          <w:color w:val="000000" w:themeColor="text1"/>
          <w:sz w:val="28"/>
          <w:szCs w:val="28"/>
        </w:rPr>
        <w:t>Há duas questões em discussão: (i) saber se a prova produzida comprova a prática de ofensas aptas a caracterizar ato ilícito e dano moral indenizável; e (ii)</w:t>
      </w:r>
      <w:r w:rsidR="0039272B">
        <w:rPr>
          <w:rFonts w:ascii="Arial" w:eastAsia="Arial" w:hAnsi="Arial" w:cs="Arial"/>
          <w:color w:val="000000" w:themeColor="text1"/>
          <w:sz w:val="28"/>
          <w:szCs w:val="28"/>
        </w:rPr>
        <w:t xml:space="preserve"> definir</w:t>
      </w:r>
      <w:r w:rsidR="00B828A3" w:rsidRPr="00B828A3">
        <w:rPr>
          <w:rFonts w:ascii="Arial" w:eastAsia="Arial" w:hAnsi="Arial" w:cs="Arial"/>
          <w:color w:val="000000" w:themeColor="text1"/>
          <w:sz w:val="28"/>
          <w:szCs w:val="28"/>
        </w:rPr>
        <w:t xml:space="preserve"> se o valor da indenização por danos morais fixado em R$ 3.000,00 observa os princípios da razoabilidade e da proporcionalidade.</w:t>
      </w:r>
      <w:r w:rsidR="00886ABA" w:rsidRPr="00B828A3">
        <w:rPr>
          <w:rFonts w:ascii="Arial" w:hAnsi="Arial" w:cs="Arial"/>
          <w:sz w:val="28"/>
          <w:szCs w:val="28"/>
        </w:rPr>
        <w:t xml:space="preserve"> </w:t>
      </w:r>
    </w:p>
    <w:p w14:paraId="6ADF18F6" w14:textId="77777777" w:rsidR="00B828A3" w:rsidRDefault="00886ABA" w:rsidP="00B828A3">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750A6870" w14:textId="77777777" w:rsidR="00B828A3" w:rsidRDefault="00511630" w:rsidP="00B828A3">
      <w:pPr>
        <w:spacing w:after="0" w:line="360" w:lineRule="auto"/>
        <w:jc w:val="both"/>
        <w:rPr>
          <w:rFonts w:ascii="Arial" w:hAnsi="Arial" w:cs="Arial"/>
          <w:sz w:val="28"/>
          <w:szCs w:val="28"/>
        </w:rPr>
      </w:pPr>
      <w:r>
        <w:rPr>
          <w:rFonts w:ascii="Arial" w:hAnsi="Arial" w:cs="Arial"/>
          <w:sz w:val="28"/>
          <w:szCs w:val="28"/>
        </w:rPr>
        <w:t>5</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eastAsia="Times New Roman" w:hAnsi="Arial" w:cs="Arial"/>
          <w:sz w:val="28"/>
          <w:szCs w:val="28"/>
          <w:lang w:eastAsia="pt-BR"/>
        </w:rPr>
        <w:t>A</w:t>
      </w:r>
      <w:r w:rsidR="00B828A3" w:rsidRPr="00B828A3">
        <w:rPr>
          <w:rFonts w:ascii="Arial" w:hAnsi="Arial" w:cs="Arial"/>
          <w:sz w:val="28"/>
          <w:szCs w:val="28"/>
        </w:rPr>
        <w:t>quele que, por ação ou omissão voluntária, viola direito e causa dano a outrem, ainda que exclusivamente moral, comete ato ilícito e fica obrigado a repará-lo (CC 186 e 927). A configuração do dever de indenizar exige a demonstração da conduta lesiva, do dano e do nexo causal.</w:t>
      </w:r>
    </w:p>
    <w:p w14:paraId="15EDE053" w14:textId="3AC07C28" w:rsidR="00886ABA" w:rsidRDefault="00511630" w:rsidP="00B828A3">
      <w:pPr>
        <w:spacing w:after="0" w:line="360" w:lineRule="auto"/>
        <w:jc w:val="both"/>
        <w:rPr>
          <w:rFonts w:ascii="Arial" w:hAnsi="Arial" w:cs="Arial"/>
          <w:sz w:val="28"/>
          <w:szCs w:val="28"/>
        </w:rPr>
      </w:pPr>
      <w:r>
        <w:rPr>
          <w:rFonts w:ascii="Arial" w:hAnsi="Arial" w:cs="Arial"/>
          <w:sz w:val="28"/>
          <w:szCs w:val="28"/>
        </w:rPr>
        <w:t>6</w:t>
      </w:r>
      <w:r w:rsidR="00886ABA">
        <w:rPr>
          <w:rFonts w:ascii="Arial" w:hAnsi="Arial" w:cs="Arial"/>
          <w:sz w:val="28"/>
          <w:szCs w:val="28"/>
        </w:rPr>
        <w:t>.</w:t>
      </w:r>
      <w:r w:rsidR="00B828A3" w:rsidRPr="00B828A3">
        <w:rPr>
          <w:rFonts w:ascii="Segoe UI" w:eastAsia="Times New Roman" w:hAnsi="Segoe UI" w:cs="Segoe UI"/>
          <w:sz w:val="21"/>
          <w:szCs w:val="21"/>
          <w:lang w:eastAsia="pt-BR"/>
        </w:rPr>
        <w:t xml:space="preserve"> </w:t>
      </w:r>
      <w:r w:rsidR="00B828A3" w:rsidRPr="00B828A3">
        <w:rPr>
          <w:rFonts w:ascii="Arial" w:hAnsi="Arial" w:cs="Arial"/>
          <w:sz w:val="28"/>
          <w:szCs w:val="28"/>
        </w:rPr>
        <w:t>A prova testemunhal produzida em juízo demonstrou que a ré dirigiu à autora expressões ofensivas, identificando-a como destinatária direta dos insultos.</w:t>
      </w:r>
    </w:p>
    <w:p w14:paraId="23D527B8" w14:textId="77777777" w:rsidR="00B828A3" w:rsidRP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7. </w:t>
      </w:r>
      <w:r w:rsidRPr="00B828A3">
        <w:rPr>
          <w:rFonts w:ascii="Arial" w:hAnsi="Arial" w:cs="Arial"/>
          <w:sz w:val="28"/>
          <w:szCs w:val="28"/>
        </w:rPr>
        <w:t>A ausência de gravações, mensagens ou outros registros materiais não impede a comprovação dos fatos quando a prova oral se mostra segura, coerente e baseada em percepção direta da testemunha.</w:t>
      </w:r>
    </w:p>
    <w:p w14:paraId="065C9522" w14:textId="572F35AE" w:rsidR="00B828A3" w:rsidRDefault="00B828A3" w:rsidP="00B828A3">
      <w:pPr>
        <w:spacing w:after="0" w:line="360" w:lineRule="auto"/>
        <w:jc w:val="both"/>
        <w:rPr>
          <w:rFonts w:ascii="Arial" w:hAnsi="Arial" w:cs="Arial"/>
          <w:sz w:val="28"/>
          <w:szCs w:val="28"/>
        </w:rPr>
      </w:pPr>
      <w:r>
        <w:rPr>
          <w:rFonts w:ascii="Arial" w:hAnsi="Arial" w:cs="Arial"/>
          <w:sz w:val="28"/>
          <w:szCs w:val="28"/>
        </w:rPr>
        <w:t xml:space="preserve">8. </w:t>
      </w:r>
      <w:r w:rsidRPr="00B828A3">
        <w:rPr>
          <w:rFonts w:ascii="Arial" w:hAnsi="Arial" w:cs="Arial"/>
          <w:sz w:val="28"/>
          <w:szCs w:val="28"/>
        </w:rPr>
        <w:t>A imputação da condição de “traficante”, associada ao uso de expressões depreciativas, extrapola os limites dos meros aborrecimentos inerentes à convivência social e possui aptidão para atingir a honra e a reputação da pessoa ofendida perante terceiros</w:t>
      </w:r>
      <w:r w:rsidR="00AD643F">
        <w:rPr>
          <w:rFonts w:ascii="Arial" w:hAnsi="Arial" w:cs="Arial"/>
          <w:sz w:val="28"/>
          <w:szCs w:val="28"/>
        </w:rPr>
        <w:t>.</w:t>
      </w:r>
    </w:p>
    <w:p w14:paraId="0E4A6E36" w14:textId="77777777" w:rsidR="00AD643F" w:rsidRPr="00AD643F" w:rsidRDefault="00AD643F" w:rsidP="00AD643F">
      <w:pPr>
        <w:spacing w:after="0" w:line="360" w:lineRule="auto"/>
        <w:jc w:val="both"/>
        <w:rPr>
          <w:rFonts w:ascii="Arial" w:hAnsi="Arial" w:cs="Arial"/>
          <w:sz w:val="28"/>
          <w:szCs w:val="28"/>
        </w:rPr>
      </w:pPr>
      <w:r>
        <w:rPr>
          <w:rFonts w:ascii="Arial" w:hAnsi="Arial" w:cs="Arial"/>
          <w:sz w:val="28"/>
          <w:szCs w:val="28"/>
        </w:rPr>
        <w:t xml:space="preserve">9.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3.000,00</w:t>
      </w:r>
      <w:r>
        <w:rPr>
          <w:rFonts w:ascii="Arial" w:hAnsi="Arial" w:cs="Arial"/>
          <w:sz w:val="28"/>
          <w:szCs w:val="28"/>
        </w:rPr>
        <w:t xml:space="preserve"> </w:t>
      </w:r>
      <w:r>
        <w:rPr>
          <w:rFonts w:ascii="Arial" w:hAnsi="Arial" w:cs="Arial"/>
          <w:color w:val="808080"/>
          <w:sz w:val="28"/>
          <w:szCs w:val="28"/>
        </w:rPr>
        <w:t xml:space="preserve">mostra-se</w:t>
      </w:r>
      <w:r>
        <w:rPr>
          <w:rFonts w:ascii="Arial" w:hAnsi="Arial" w:cs="Arial"/>
          <w:sz w:val="28"/>
          <w:szCs w:val="28"/>
        </w:rPr>
        <w:t xml:space="preserve"> </w:t>
      </w:r>
      <w:r>
        <w:rPr>
          <w:rFonts w:ascii="Arial" w:hAnsi="Arial" w:cs="Arial"/>
          <w:color w:val="808080"/>
          <w:sz w:val="28"/>
          <w:szCs w:val="28"/>
        </w:rPr>
        <w:t xml:space="preserve">razoável</w:t>
      </w:r>
      <w:r>
        <w:rPr>
          <w:rFonts w:ascii="Arial" w:hAnsi="Arial" w:cs="Arial"/>
          <w:sz w:val="28"/>
          <w:szCs w:val="28"/>
        </w:rPr>
        <w:t xml:space="preserve"> </w:t>
      </w:r>
      <w:r>
        <w:rPr>
          <w:rFonts w:ascii="Arial" w:hAnsi="Arial" w:cs="Arial"/>
          <w:color w:val="808080"/>
          <w:sz w:val="28"/>
          <w:szCs w:val="28"/>
        </w:rPr>
        <w:t xml:space="preserve">e proporcional à gravidade</w:t>
      </w:r>
      <w:r>
        <w:rPr>
          <w:rFonts w:ascii="Arial" w:hAnsi="Arial" w:cs="Arial"/>
          <w:sz w:val="28"/>
          <w:szCs w:val="28"/>
        </w:rPr>
        <w:t xml:space="preserve"> das ofensas</w:t>
      </w:r>
      <w:r>
        <w:rPr>
          <w:rFonts w:ascii="Arial" w:hAnsi="Arial" w:cs="Arial"/>
          <w:sz w:val="28"/>
          <w:szCs w:val="28"/>
        </w:rPr>
        <w:t xml:space="preserve">, </w:t>
      </w:r>
      <w:r>
        <w:rPr>
          <w:rFonts w:ascii="Arial" w:hAnsi="Arial" w:cs="Arial"/>
          <w:color w:val="808080"/>
          <w:sz w:val="28"/>
          <w:szCs w:val="28"/>
        </w:rPr>
        <w:t xml:space="preserve">proferidas</w:t>
      </w:r>
      <w:r>
        <w:rPr>
          <w:rFonts w:ascii="Arial" w:hAnsi="Arial" w:cs="Arial"/>
          <w:sz w:val="28"/>
          <w:szCs w:val="28"/>
        </w:rPr>
        <w:t xml:space="preserve"> </w:t>
      </w:r>
      <w:r>
        <w:rPr>
          <w:rFonts w:ascii="Arial" w:hAnsi="Arial" w:cs="Arial"/>
          <w:color w:val="808080"/>
          <w:sz w:val="28"/>
          <w:szCs w:val="28"/>
        </w:rPr>
        <w:t xml:space="preserve">em público e com imputação</w:t>
      </w:r>
      <w:r>
        <w:rPr>
          <w:rFonts w:ascii="Arial" w:hAnsi="Arial" w:cs="Arial"/>
          <w:sz w:val="28"/>
          <w:szCs w:val="28"/>
        </w:rPr>
        <w:t xml:space="preserve"> de </w:t>
      </w:r>
      <w:r>
        <w:rPr>
          <w:rFonts w:ascii="Arial" w:hAnsi="Arial" w:cs="Arial"/>
          <w:color w:val="808080"/>
          <w:sz w:val="28"/>
          <w:szCs w:val="28"/>
        </w:rPr>
        <w:t xml:space="preserve">conduta</w:t>
      </w:r>
      <w:r>
        <w:rPr>
          <w:rFonts w:ascii="Arial" w:hAnsi="Arial" w:cs="Arial"/>
          <w:sz w:val="28"/>
          <w:szCs w:val="28"/>
        </w:rPr>
        <w:t xml:space="preserve"> </w:t>
      </w:r>
      <w:r>
        <w:rPr>
          <w:rFonts w:ascii="Arial" w:hAnsi="Arial" w:cs="Arial"/>
          <w:color w:val="808080"/>
          <w:sz w:val="28"/>
          <w:szCs w:val="28"/>
        </w:rPr>
        <w:t xml:space="preserve">criminosa,</w:t>
      </w:r>
      <w:r>
        <w:rPr>
          <w:rFonts w:ascii="Arial" w:hAnsi="Arial" w:cs="Arial"/>
          <w:sz w:val="28"/>
          <w:szCs w:val="28"/>
        </w:rPr>
        <w:t xml:space="preserve"> e </w:t>
      </w:r>
      <w:r>
        <w:rPr>
          <w:rFonts w:ascii="Arial" w:hAnsi="Arial" w:cs="Arial"/>
          <w:color w:val="808080"/>
          <w:sz w:val="28"/>
          <w:szCs w:val="28"/>
        </w:rPr>
        <w:t xml:space="preserve">à</w:t>
      </w:r>
      <w:r>
        <w:rPr>
          <w:rFonts w:ascii="Arial" w:hAnsi="Arial" w:cs="Arial"/>
          <w:sz w:val="28"/>
          <w:szCs w:val="28"/>
        </w:rPr>
        <w:t xml:space="preserve"> condição econômica das partes, ambas beneficiárias da gratuidade de justiça</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lastRenderedPageBreak/>
        <w:t>IV. Dispositivo</w:t>
      </w:r>
    </w:p>
    <w:p w14:paraId="267AB3B2" w14:textId="425939F3" w:rsidR="00886ABA" w:rsidRPr="0039272B" w:rsidRDefault="00AD643F"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 </w:t>
      </w:r>
      <w:r>
        <w:rPr>
          <w:rFonts w:ascii="Arial" w:hAnsi="Arial" w:cs="Arial"/>
          <w:color w:val="808080"/>
          <w:sz w:val="28"/>
          <w:szCs w:val="28"/>
        </w:rPr>
        <w:t xml:space="preserve">Negou</w:t>
      </w:r>
      <w:r>
        <w:rPr>
          <w:rFonts w:ascii="Arial" w:eastAsia="Arial" w:hAnsi="Arial" w:cs="Arial"/>
          <w:color w:val="000000" w:themeColor="text1"/>
          <w:sz w:val="28"/>
          <w:szCs w:val="28"/>
        </w:rPr>
        <w:t xml:space="preserve">-se</w:t>
      </w:r>
      <w:r>
        <w:rPr>
          <w:rFonts w:ascii="Arial" w:eastAsia="Arial" w:hAnsi="Arial" w:cs="Arial"/>
          <w:color w:val="000000" w:themeColor="text1"/>
          <w:sz w:val="28"/>
          <w:szCs w:val="28"/>
        </w:rPr>
        <w:t xml:space="preserve"> provimento ao apelo da ré</w:t>
      </w:r>
      <w:r>
        <w:rPr>
          <w:rFonts w:ascii="Arial" w:eastAsia="Arial" w:hAnsi="Arial" w:cs="Arial"/>
          <w:color w:val="000000" w:themeColor="text1"/>
          <w:sz w:val="28"/>
          <w:szCs w:val="28"/>
        </w:rPr>
        <w:t xml:space="preserve">.</w:t>
      </w:r>
    </w:p>
    <w:p w14:paraId="4C4C6D22" w14:textId="4AF1698F" w:rsidR="00886ABA" w:rsidRPr="00AD643F" w:rsidRDefault="008B62DA" w:rsidP="00886ABA">
      <w:pPr>
        <w:spacing w:after="0" w:line="360" w:lineRule="auto"/>
        <w:jc w:val="both"/>
        <w:rPr>
          <w:rFonts w:ascii="Arial" w:eastAsia="Arial" w:hAnsi="Arial" w:cs="Arial"/>
          <w:color w:val="000000" w:themeColor="text1"/>
          <w:sz w:val="28"/>
          <w:szCs w:val="28"/>
        </w:rPr>
      </w:pPr>
      <w:r w:rsidRPr="00AD643F">
        <w:rPr>
          <w:rFonts w:ascii="Arial" w:eastAsia="Arial" w:hAnsi="Arial" w:cs="Arial"/>
          <w:color w:val="000000" w:themeColor="text1"/>
          <w:sz w:val="28"/>
          <w:szCs w:val="28"/>
        </w:rPr>
        <w:t>_______</w:t>
      </w:r>
    </w:p>
    <w:p w14:paraId="3EAC4E45" w14:textId="291D9341" w:rsidR="00AD643F" w:rsidRPr="00E962F0" w:rsidRDefault="00886ABA" w:rsidP="00AD643F">
      <w:pPr>
        <w:spacing w:after="0" w:line="360" w:lineRule="auto"/>
        <w:jc w:val="both"/>
        <w:rPr>
          <w:rFonts w:ascii="Arial" w:eastAsia="Arial" w:hAnsi="Arial" w:cs="Arial"/>
          <w:color w:val="000000" w:themeColor="text1"/>
          <w:sz w:val="26"/>
          <w:szCs w:val="26"/>
        </w:rPr>
      </w:pPr>
      <w:commentRangeStart w:id="6"/>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CC 186 e 927; CPC </w:t>
      </w:r>
      <w:r>
        <w:rPr>
          <w:rFonts w:ascii="Arial" w:eastAsia="Arial" w:hAnsi="Arial" w:cs="Arial"/>
          <w:color w:val="808080"/>
          <w:sz w:val="26"/>
          <w:szCs w:val="26"/>
        </w:rPr>
        <w:t xml:space="preserve">85 § 11, 98 § 3º e </w:t>
      </w:r>
      <w:r>
        <w:rPr>
          <w:rFonts w:ascii="Arial" w:eastAsia="Arial" w:hAnsi="Arial" w:cs="Arial"/>
          <w:color w:val="000000" w:themeColor="text1"/>
          <w:sz w:val="26"/>
          <w:szCs w:val="26"/>
        </w:rPr>
        <w:t xml:space="preserve">373 I.</w:t>
      </w:r>
      <w:commentRangeEnd w:id="6"/>
      <w:r>
        <w:rPr>
          <w:rStyle w:val="CommentReference"/>
        </w:rPr>
        <w:commentReference w:id="6"/>
      </w:r>
    </w:p>
    <w:p w14:paraId="38860C6A" w14:textId="132735F2" w:rsidR="00AD643F" w:rsidRPr="00AD643F" w:rsidRDefault="00886ABA" w:rsidP="00AD643F">
      <w:pPr>
        <w:spacing w:after="0" w:line="360" w:lineRule="auto"/>
        <w:jc w:val="both"/>
        <w:rPr>
          <w:rFonts w:ascii="Arial" w:eastAsia="Arial" w:hAnsi="Arial" w:cs="Arial"/>
          <w:color w:val="000000" w:themeColor="text1"/>
          <w:sz w:val="26"/>
          <w:szCs w:val="26"/>
        </w:rPr>
      </w:pPr>
      <w:commentRangeStart w:id="7"/>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2030045, </w:t>
      </w:r>
      <w:r>
        <w:rPr>
          <w:rFonts w:ascii="Arial" w:eastAsia="Arial" w:hAnsi="Arial" w:cs="Arial"/>
          <w:color w:val="808080"/>
          <w:sz w:val="26"/>
          <w:szCs w:val="26"/>
        </w:rPr>
        <w:t xml:space="preserve">Processo nº</w:t>
      </w:r>
      <w:r>
        <w:rPr>
          <w:rFonts w:ascii="Arial" w:eastAsia="Arial" w:hAnsi="Arial" w:cs="Arial"/>
          <w:color w:val="000000" w:themeColor="text1"/>
          <w:sz w:val="26"/>
          <w:szCs w:val="26"/>
        </w:rPr>
        <w:t xml:space="preserve"> 0783852-21.2024.8.07.0016, </w:t>
      </w:r>
      <w:r>
        <w:rPr>
          <w:rFonts w:ascii="Arial" w:eastAsia="Arial" w:hAnsi="Arial" w:cs="Arial"/>
          <w:color w:val="808080"/>
          <w:sz w:val="26"/>
          <w:szCs w:val="26"/>
        </w:rPr>
        <w:t xml:space="preserve">Relª</w:t>
      </w:r>
      <w:r>
        <w:rPr>
          <w:rFonts w:ascii="Arial" w:eastAsia="Arial" w:hAnsi="Arial" w:cs="Arial"/>
          <w:color w:val="000000" w:themeColor="text1"/>
          <w:sz w:val="26"/>
          <w:szCs w:val="26"/>
        </w:rPr>
        <w:t xml:space="preserve">. Juíza Silvana da Silva Chaves, Segunda Turma Recursal, j. 06/08/2025, DJe 18/08/2025</w:t>
      </w:r>
      <w:r>
        <w:rPr>
          <w:rFonts w:ascii="Arial" w:eastAsia="Arial" w:hAnsi="Arial" w:cs="Arial"/>
          <w:color w:val="000000" w:themeColor="text1"/>
          <w:sz w:val="26"/>
          <w:szCs w:val="26"/>
        </w:rPr>
        <w:t xml:space="preserve">.</w:t>
      </w:r>
      <w:commentRangeEnd w:id="7"/>
      <w:r>
        <w:rPr>
          <w:rStyle w:val="CommentReference"/>
        </w:rPr>
        <w:commentReference w:id="7"/>
      </w:r>
    </w:p>
    <w:p w14:paraId="1D25EFC1" w14:textId="73439271" w:rsidR="001E0740" w:rsidRPr="001E0740" w:rsidRDefault="001E0740" w:rsidP="001E0740">
      <w:pPr>
        <w:spacing w:after="0" w:line="360" w:lineRule="auto"/>
        <w:rPr>
          <w:rFonts w:ascii="Arial" w:hAnsi="Arial" w:cs="Arial"/>
          <w:color w:val="FF0000"/>
          <w:sz w:val="28"/>
          <w:szCs w:val="28"/>
        </w:rPr>
      </w:pPr>
    </w:p>
    <w:p w14:paraId="7AE168D5" w14:textId="77777777" w:rsidR="00D54EA3" w:rsidRDefault="00000000">
      <w:pPr>
        <w:spacing w:after="0" w:line="360" w:lineRule="auto"/>
        <w:rPr>
          <w:rFonts w:ascii="Arial" w:hAnsi="Arial" w:cs="Arial"/>
          <w:color w:val="FF0000"/>
          <w:sz w:val="28"/>
          <w:szCs w:val="28"/>
        </w:rPr>
      </w:pPr>
      <w:commentRangeStart w:id="8"/>
      <w:r>
        <w:rPr>
          <w:b/>
          <w:color w:val="EE0000"/>
          <w:highlight w:val="yellow"/>
        </w:rPr>
        <w:t>RESUMO DA APELAÇÃO EM SENTIDO CONTRÁRIO AO VOTO</w:t>
      </w:r>
      <w:commentRangeEnd w:id="8"/>
      <w:r>
        <w:rPr>
          <w:rStyle w:val="CommentReference"/>
        </w:rPr>
        <w:commentReference w:id="8"/>
      </w:r>
    </w:p>
    <w:p w14:paraId="57A941D7" w14:textId="77777777" w:rsidR="00C85BA4" w:rsidRPr="00E962F0" w:rsidRDefault="00C85BA4" w:rsidP="007607B4">
      <w:pPr>
        <w:spacing w:after="0" w:line="360" w:lineRule="auto"/>
        <w:jc w:val="both"/>
        <w:rPr>
          <w:rFonts w:cstheme="minorHAnsi"/>
          <w:color w:val="FF0000"/>
        </w:rPr>
      </w:pPr>
      <w:r w:rsidRPr="00E962F0">
        <w:rPr>
          <w:rFonts w:cstheme="minorHAnsi"/>
          <w:color w:val="FF0000"/>
        </w:rPr>
        <w:t xml:space="preserve">I. </w:t>
      </w:r>
      <w:r w:rsidRPr="00E962F0">
        <w:rPr>
          <w:rFonts w:cstheme="minorHAnsi"/>
          <w:b/>
          <w:bCs/>
          <w:color w:val="FF0000"/>
        </w:rPr>
        <w:t>RAZÕES RECURSAIS</w:t>
      </w:r>
    </w:p>
    <w:p w14:paraId="6F10AD21"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b/>
          <w:bCs/>
          <w:color w:val="FF0000"/>
        </w:rPr>
        <w:t>Fragilidade do conjunto probatório e violação ao ônus da prova</w:t>
      </w:r>
    </w:p>
    <w:p w14:paraId="72E8EC3B" w14:textId="30E2EDB9" w:rsidR="00C85BA4" w:rsidRPr="00E962F0" w:rsidRDefault="007607B4" w:rsidP="007607B4">
      <w:pPr>
        <w:tabs>
          <w:tab w:val="num" w:pos="720"/>
        </w:tabs>
        <w:spacing w:after="0" w:line="360" w:lineRule="auto"/>
        <w:jc w:val="both"/>
        <w:rPr>
          <w:rFonts w:cstheme="minorHAnsi"/>
          <w:color w:val="FF0000"/>
        </w:rPr>
      </w:pPr>
      <w:r w:rsidRPr="00E962F0">
        <w:rPr>
          <w:rFonts w:cstheme="minorHAnsi"/>
          <w:b/>
          <w:bCs/>
          <w:color w:val="FF0000"/>
        </w:rPr>
        <w:t>1.</w:t>
      </w:r>
      <w:r w:rsidR="00C85BA4" w:rsidRPr="00E962F0">
        <w:rPr>
          <w:rFonts w:cstheme="minorHAnsi"/>
          <w:color w:val="FF0000"/>
        </w:rPr>
        <w:t>Sustenta que a condenação foi fundamentada em conjunto probatório insuficiente, composto apenas por boletim de ocorrência unilateral, depoimento pessoal da autora e relato de uma única testemunha que não presenciou integralmente os fatos. Aduz que inexistem gravações, mensagens, documentos ou outros elementos objetivos capazes de comprovar as alegadas ofensas, em afronta ao art. 373, I, do CPC.</w:t>
      </w:r>
      <w:r w:rsidRPr="00E962F0">
        <w:rPr>
          <w:rFonts w:cstheme="minorHAnsi"/>
          <w:color w:val="FF0000"/>
        </w:rPr>
        <w:t xml:space="preserve"> </w:t>
      </w:r>
    </w:p>
    <w:p w14:paraId="6CBB816D" w14:textId="0CC697AB" w:rsidR="00C85BA4" w:rsidRPr="00E962F0" w:rsidRDefault="00C85BA4" w:rsidP="007607B4">
      <w:pPr>
        <w:spacing w:after="0" w:line="360" w:lineRule="auto"/>
        <w:jc w:val="both"/>
        <w:rPr>
          <w:rFonts w:cstheme="minorHAnsi"/>
          <w:color w:val="FF0000"/>
        </w:rPr>
      </w:pPr>
      <w:r w:rsidRPr="00E962F0">
        <w:rPr>
          <w:rFonts w:cstheme="minorHAnsi"/>
          <w:b/>
          <w:bCs/>
          <w:color w:val="FF0000"/>
        </w:rPr>
        <w:t>Ausência de comprovação do dano moral</w:t>
      </w:r>
      <w:r w:rsidRPr="00E962F0">
        <w:rPr>
          <w:rFonts w:cstheme="minorHAnsi"/>
          <w:color w:val="FF0000"/>
        </w:rPr>
        <w:br/>
        <w:t xml:space="preserve">2. Argumenta que não foram demonstrados os requisitos da responsabilidade civil, especialmente o efetivo dano moral. Afirma inexistir prova de abalo psicológico, afastamento laboral, repercussão social ou prejuízo concreto à honra da autora, defendendo que meros desentendimentos entre vizinhos e dissabores cotidianos não configuram dano moral indenizável. Invoca os arts. 186 e 927 do Código Civil e precedente do STJ em caso de conflito recíproco entre vizinhas. </w:t>
      </w:r>
    </w:p>
    <w:p w14:paraId="7061254F" w14:textId="39B53D35" w:rsidR="00C85BA4" w:rsidRPr="00E962F0" w:rsidRDefault="00C85BA4" w:rsidP="007607B4">
      <w:pPr>
        <w:spacing w:after="0" w:line="360" w:lineRule="auto"/>
        <w:jc w:val="both"/>
        <w:rPr>
          <w:rFonts w:cstheme="minorHAnsi"/>
          <w:color w:val="FF0000"/>
        </w:rPr>
      </w:pPr>
      <w:r w:rsidRPr="00E962F0">
        <w:rPr>
          <w:rFonts w:cstheme="minorHAnsi"/>
          <w:b/>
          <w:bCs/>
          <w:color w:val="FF0000"/>
        </w:rPr>
        <w:t>Animosidade recíproca entre as partes</w:t>
      </w:r>
      <w:r w:rsidRPr="00E962F0">
        <w:rPr>
          <w:rFonts w:cstheme="minorHAnsi"/>
          <w:color w:val="FF0000"/>
        </w:rPr>
        <w:br/>
        <w:t xml:space="preserve">3. Alega que a própria prova testemunhal confirmou a existência de histórico de desavenças mútuas entre as litigantes, de modo que não haveria elementos para atribuir responsabilidade exclusiva à apelante. Sustenta que o conjunto probatório não afasta a participação da autora nos fatos narrados. </w:t>
      </w:r>
    </w:p>
    <w:p w14:paraId="59E14B7F" w14:textId="78F9FC08" w:rsidR="00C85BA4" w:rsidRPr="00E962F0" w:rsidRDefault="00C85BA4" w:rsidP="007607B4">
      <w:pPr>
        <w:spacing w:after="0" w:line="360" w:lineRule="auto"/>
        <w:jc w:val="both"/>
        <w:rPr>
          <w:rFonts w:cstheme="minorHAnsi"/>
          <w:color w:val="FF0000"/>
        </w:rPr>
      </w:pPr>
      <w:r w:rsidRPr="00E962F0">
        <w:rPr>
          <w:rFonts w:cstheme="minorHAnsi"/>
          <w:b/>
          <w:bCs/>
          <w:color w:val="FF0000"/>
        </w:rPr>
        <w:t>Contradição da sentença quanto às publicações em redes sociais</w:t>
      </w:r>
      <w:r w:rsidRPr="00E962F0">
        <w:rPr>
          <w:rFonts w:cstheme="minorHAnsi"/>
          <w:color w:val="FF0000"/>
        </w:rPr>
        <w:br/>
        <w:t xml:space="preserve">4. Defende que a sentença reconheceu que as postagens atribuídas à apelante consistiam em </w:t>
      </w:r>
      <w:r w:rsidRPr="00E962F0">
        <w:rPr>
          <w:rFonts w:cstheme="minorHAnsi"/>
          <w:color w:val="FF0000"/>
        </w:rPr>
        <w:lastRenderedPageBreak/>
        <w:t xml:space="preserve">mera reprodução de matéria jornalística, circunstância incompatível com a caracterização de perseguição, falsidade, dolo difamatório ou campanha sistemática de ofensa. Sustenta haver contradição interna na fundamentação adotada. </w:t>
      </w:r>
    </w:p>
    <w:p w14:paraId="331A3475" w14:textId="2946C0AF" w:rsidR="00C85BA4" w:rsidRPr="00E962F0" w:rsidRDefault="00C85BA4" w:rsidP="007607B4">
      <w:pPr>
        <w:spacing w:after="0" w:line="360" w:lineRule="auto"/>
        <w:jc w:val="both"/>
        <w:rPr>
          <w:rFonts w:cstheme="minorHAnsi"/>
          <w:color w:val="FF0000"/>
        </w:rPr>
      </w:pPr>
      <w:r w:rsidRPr="00E962F0">
        <w:rPr>
          <w:rFonts w:cstheme="minorHAnsi"/>
          <w:b/>
          <w:bCs/>
          <w:color w:val="FF0000"/>
        </w:rPr>
        <w:t>Necessidade de observância do princípio da intervenção mínima do dano moral</w:t>
      </w:r>
      <w:r w:rsidRPr="00E962F0">
        <w:rPr>
          <w:rFonts w:cstheme="minorHAnsi"/>
          <w:color w:val="FF0000"/>
        </w:rPr>
        <w:br/>
        <w:t xml:space="preserve">5. Argumenta que o instituto do dano moral não deve ser banalizado nem utilizado para solucionar conflitos ordinários de convivência, sendo indispensável a demonstração de gravidade concreta e prova robusta do alegado abalo, o que não teria ocorrido no caso. </w:t>
      </w:r>
    </w:p>
    <w:p w14:paraId="0F5B46DF" w14:textId="1A5AC421" w:rsidR="00C85BA4" w:rsidRPr="00E962F0" w:rsidRDefault="00C85BA4" w:rsidP="007607B4">
      <w:pPr>
        <w:spacing w:after="0" w:line="360" w:lineRule="auto"/>
        <w:jc w:val="both"/>
        <w:rPr>
          <w:rFonts w:cstheme="minorHAnsi"/>
          <w:color w:val="FF0000"/>
        </w:rPr>
      </w:pPr>
      <w:r w:rsidRPr="00E962F0">
        <w:rPr>
          <w:rFonts w:cstheme="minorHAnsi"/>
          <w:b/>
          <w:bCs/>
          <w:color w:val="FF0000"/>
        </w:rPr>
        <w:t>Pedido subsidiário de redução da indenização</w:t>
      </w:r>
      <w:r w:rsidRPr="00E962F0">
        <w:rPr>
          <w:rFonts w:cstheme="minorHAnsi"/>
          <w:color w:val="FF0000"/>
        </w:rPr>
        <w:br/>
        <w:t xml:space="preserve">6. Subsidiariamente, sustenta que o valor fixado é desproporcional diante da fragilidade das provas e da ausência de demonstração de consequências relevantes à autora. Afirma que a indenização deve observar os princípios da razoabilidade, proporcionalidade e vedação ao enriquecimento sem causa, considerando ainda sua condição econômica. </w:t>
      </w:r>
    </w:p>
    <w:p w14:paraId="2E166F49" w14:textId="77777777" w:rsidR="007607B4" w:rsidRPr="00E962F0" w:rsidRDefault="00C85BA4" w:rsidP="007607B4">
      <w:pPr>
        <w:tabs>
          <w:tab w:val="num" w:pos="720"/>
        </w:tabs>
        <w:spacing w:after="0" w:line="360" w:lineRule="auto"/>
        <w:jc w:val="both"/>
        <w:rPr>
          <w:rFonts w:cstheme="minorHAnsi"/>
          <w:b/>
          <w:bCs/>
          <w:color w:val="FF0000"/>
        </w:rPr>
      </w:pPr>
      <w:r w:rsidRPr="00E962F0">
        <w:rPr>
          <w:rFonts w:cstheme="minorHAnsi"/>
          <w:color w:val="FF0000"/>
        </w:rPr>
        <w:t xml:space="preserve">II. </w:t>
      </w:r>
      <w:r w:rsidRPr="00E962F0">
        <w:rPr>
          <w:rFonts w:cstheme="minorHAnsi"/>
          <w:b/>
          <w:bCs/>
          <w:color w:val="FF0000"/>
        </w:rPr>
        <w:t>PEDIDO</w:t>
      </w:r>
    </w:p>
    <w:p w14:paraId="7F02A533" w14:textId="2EA5EA33" w:rsidR="00C85BA4" w:rsidRDefault="00C85BA4" w:rsidP="007607B4">
      <w:pPr>
        <w:tabs>
          <w:tab w:val="num" w:pos="720"/>
        </w:tabs>
        <w:spacing w:after="0" w:line="360" w:lineRule="auto"/>
        <w:jc w:val="both"/>
        <w:rPr>
          <w:rFonts w:cstheme="minorHAnsi"/>
          <w:color w:val="FF0000"/>
        </w:rPr>
      </w:pPr>
      <w:r w:rsidRPr="00E962F0">
        <w:rPr>
          <w:rFonts w:cstheme="minorHAnsi"/>
          <w:color w:val="FF0000"/>
        </w:rPr>
        <w:t>Requer o conhecimento e provimento da apelação para reformar integralmente a sentença, julgando improcedentes os pedidos iniciais. Subsidiariamente, requer a redução do quantum indenizatório para valor módico e proporcional, bem como a manutenção dos benefícios da gratuidade de justiça.</w:t>
      </w:r>
    </w:p>
    <w:p w14:paraId="63358632" w14:textId="645FF270"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5EDABD2" w14:textId="77777777" w:rsidR="0081792B" w:rsidRPr="00642EE1" w:rsidRDefault="00F63CD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w:t>
      </w:r>
      <w:r w:rsidR="0081792B" w:rsidRPr="00642EE1">
        <w:rPr>
          <w:rFonts w:ascii="Arial" w:hAnsi="Arial" w:cs="Arial"/>
          <w:i/>
          <w:iCs/>
          <w:sz w:val="26"/>
          <w:szCs w:val="26"/>
        </w:rPr>
        <w:t>Trata-se de </w:t>
      </w:r>
      <w:r w:rsidR="0081792B" w:rsidRPr="00642EE1">
        <w:rPr>
          <w:rFonts w:ascii="Arial" w:hAnsi="Arial" w:cs="Arial"/>
          <w:b/>
          <w:bCs/>
          <w:i/>
          <w:iCs/>
          <w:sz w:val="26"/>
          <w:szCs w:val="26"/>
        </w:rPr>
        <w:t>AÇÃO DE INDENIZAÇÃO POR DANOS MORAIS</w:t>
      </w:r>
      <w:r w:rsidR="0081792B" w:rsidRPr="00642EE1">
        <w:rPr>
          <w:rFonts w:ascii="Arial" w:hAnsi="Arial" w:cs="Arial"/>
          <w:i/>
          <w:iCs/>
          <w:sz w:val="26"/>
          <w:szCs w:val="26"/>
        </w:rPr>
        <w:t> proposta pela </w:t>
      </w:r>
      <w:r w:rsidR="0081792B" w:rsidRPr="00642EE1">
        <w:rPr>
          <w:rFonts w:ascii="Arial" w:hAnsi="Arial" w:cs="Arial"/>
          <w:b/>
          <w:bCs/>
          <w:i/>
          <w:iCs/>
          <w:sz w:val="26"/>
          <w:szCs w:val="26"/>
        </w:rPr>
        <w:t>ELIANE SILVA GOMES </w:t>
      </w:r>
      <w:r w:rsidR="0081792B" w:rsidRPr="00642EE1">
        <w:rPr>
          <w:rFonts w:ascii="Arial" w:hAnsi="Arial" w:cs="Arial"/>
          <w:i/>
          <w:iCs/>
          <w:sz w:val="26"/>
          <w:szCs w:val="26"/>
        </w:rPr>
        <w:t>em face de </w:t>
      </w:r>
      <w:r w:rsidR="0081792B" w:rsidRPr="00642EE1">
        <w:rPr>
          <w:rFonts w:ascii="Arial" w:hAnsi="Arial" w:cs="Arial"/>
          <w:b/>
          <w:bCs/>
          <w:i/>
          <w:iCs/>
          <w:sz w:val="26"/>
          <w:szCs w:val="26"/>
        </w:rPr>
        <w:t>SHIRLENE MIGUEL DA SILVA BONIFACIO</w:t>
      </w:r>
      <w:r w:rsidR="0081792B" w:rsidRPr="00642EE1">
        <w:rPr>
          <w:rFonts w:ascii="Arial" w:hAnsi="Arial" w:cs="Arial"/>
          <w:i/>
          <w:iCs/>
          <w:sz w:val="26"/>
          <w:szCs w:val="26"/>
        </w:rPr>
        <w:t>, partes devidamente qualificadas.</w:t>
      </w:r>
    </w:p>
    <w:p w14:paraId="39E59D56" w14:textId="31E5F64F"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Recebida a </w:t>
      </w:r>
      <w:r w:rsidRPr="00642EE1">
        <w:rPr>
          <w:rFonts w:ascii="Arial" w:hAnsi="Arial" w:cs="Arial"/>
          <w:b/>
          <w:bCs/>
          <w:i/>
          <w:iCs/>
          <w:sz w:val="26"/>
          <w:szCs w:val="26"/>
        </w:rPr>
        <w:t>INICIAL</w:t>
      </w:r>
      <w:r w:rsidRPr="00642EE1">
        <w:rPr>
          <w:rFonts w:ascii="Arial" w:hAnsi="Arial" w:cs="Arial"/>
          <w:i/>
          <w:iCs/>
          <w:sz w:val="26"/>
          <w:szCs w:val="26"/>
        </w:rPr>
        <w:t> no Id. 216905418, com deferimento da gratuidade de justiça.</w:t>
      </w:r>
    </w:p>
    <w:p w14:paraId="38D1CFF9"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síntese, a autora narra que é vizinha da requerida e, sem qualquer motivação legítima, esta passou a realizar atos de hostilidade e perturbação, muitas vezes utilizando ofensas diretas como ‘traficante’ e ‘vagabunda’.</w:t>
      </w:r>
    </w:p>
    <w:p w14:paraId="6424543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60C02DEE"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Por fim, requereu o reconhecimento definitivo da inexistência do débito e indenização por danos morais de R$ 100.000,00 (cem mil reais), valor que atribui à causa.</w:t>
      </w:r>
    </w:p>
    <w:p w14:paraId="47AEDCC6" w14:textId="19DEA765"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 requerida apresentou </w:t>
      </w:r>
      <w:r w:rsidRPr="00642EE1">
        <w:rPr>
          <w:rFonts w:ascii="Arial" w:hAnsi="Arial" w:cs="Arial"/>
          <w:b/>
          <w:bCs/>
          <w:i/>
          <w:iCs/>
          <w:sz w:val="26"/>
          <w:szCs w:val="26"/>
        </w:rPr>
        <w:t>CONTESTAÇÃO</w:t>
      </w:r>
      <w:r w:rsidRPr="00642EE1">
        <w:rPr>
          <w:rFonts w:ascii="Arial" w:hAnsi="Arial" w:cs="Arial"/>
          <w:i/>
          <w:iCs/>
          <w:sz w:val="26"/>
          <w:szCs w:val="26"/>
        </w:rPr>
        <w:t> no id 227062686, suscitou preliminar de inépcia da inicial.</w:t>
      </w:r>
    </w:p>
    <w:p w14:paraId="1A58858D"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 xml:space="preserve">No mérito, alega que as postagens realizadas tratam-se de cópia de uma reportagem </w:t>
      </w:r>
      <w:r w:rsidRPr="00642EE1">
        <w:rPr>
          <w:rFonts w:ascii="Arial" w:hAnsi="Arial" w:cs="Arial"/>
          <w:i/>
          <w:iCs/>
          <w:sz w:val="26"/>
          <w:szCs w:val="26"/>
        </w:rPr>
        <w:lastRenderedPageBreak/>
        <w:t>publicada pelo Diário de Ceilândia, a qual relata fatos criminosos. Acrescenta que as demais mensagens não mencionam o nome da requerente.</w:t>
      </w:r>
    </w:p>
    <w:p w14:paraId="51084218"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Ao final, pugnou pela improcedência dos pedidos formulados na inicial.</w:t>
      </w:r>
    </w:p>
    <w:p w14:paraId="44DC84AF"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Em sede de </w:t>
      </w:r>
      <w:r w:rsidRPr="00642EE1">
        <w:rPr>
          <w:rFonts w:ascii="Arial" w:hAnsi="Arial" w:cs="Arial"/>
          <w:b/>
          <w:bCs/>
          <w:i/>
          <w:iCs/>
          <w:sz w:val="26"/>
          <w:szCs w:val="26"/>
        </w:rPr>
        <w:t>RECONVENÇÃO</w:t>
      </w:r>
      <w:r w:rsidRPr="00642EE1">
        <w:rPr>
          <w:rFonts w:ascii="Arial" w:hAnsi="Arial" w:cs="Arial"/>
          <w:i/>
          <w:iCs/>
          <w:sz w:val="26"/>
          <w:szCs w:val="26"/>
        </w:rPr>
        <w:t>, a autora foi até sua porta com acusações infundadas, motivadas por fofocas, impontando inverdades publicamente perante a comunidade.</w:t>
      </w:r>
    </w:p>
    <w:p w14:paraId="5ADB11FA" w14:textId="77777777"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Requerendo ao final indenização por danos morais no valor de R$ 10.000,00 (dez mil reais).</w:t>
      </w:r>
    </w:p>
    <w:p w14:paraId="214D8CF2" w14:textId="637FB8B8"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Processo Saneado no id 231853986, com deferimento de prova oral.</w:t>
      </w:r>
    </w:p>
    <w:p w14:paraId="3724F3AF" w14:textId="2BAA377D" w:rsidR="0081792B" w:rsidRPr="00642EE1" w:rsidRDefault="0081792B" w:rsidP="0081792B">
      <w:pPr>
        <w:spacing w:after="0" w:line="360" w:lineRule="auto"/>
        <w:ind w:left="2268" w:firstLine="1134"/>
        <w:jc w:val="both"/>
        <w:rPr>
          <w:rFonts w:ascii="Arial" w:hAnsi="Arial" w:cs="Arial"/>
          <w:i/>
          <w:iCs/>
          <w:sz w:val="26"/>
          <w:szCs w:val="26"/>
        </w:rPr>
      </w:pPr>
      <w:r w:rsidRPr="00642EE1">
        <w:rPr>
          <w:rFonts w:ascii="Arial" w:hAnsi="Arial" w:cs="Arial"/>
          <w:i/>
          <w:iCs/>
          <w:sz w:val="26"/>
          <w:szCs w:val="26"/>
        </w:rPr>
        <w:t>Audiência no id 271803023.</w:t>
      </w:r>
    </w:p>
    <w:p w14:paraId="2A1367AB" w14:textId="03B45E9E" w:rsidR="00F63CDB" w:rsidRPr="00642EE1" w:rsidRDefault="0081792B" w:rsidP="0099680F">
      <w:pPr>
        <w:spacing w:after="0" w:line="360" w:lineRule="auto"/>
        <w:ind w:left="2268" w:firstLine="1134"/>
        <w:jc w:val="both"/>
        <w:rPr>
          <w:rFonts w:ascii="Arial" w:hAnsi="Arial" w:cs="Arial"/>
          <w:i/>
          <w:iCs/>
          <w:sz w:val="26"/>
          <w:szCs w:val="26"/>
        </w:rPr>
      </w:pPr>
      <w:r>
        <w:rPr>
          <w:rFonts w:ascii="Arial" w:hAnsi="Arial" w:cs="Arial"/>
          <w:i/>
          <w:iCs/>
          <w:sz w:val="26"/>
          <w:szCs w:val="26"/>
        </w:rPr>
        <w:t>Os autos vieram conclusos para sentença. (...)” (ID</w:t>
      </w:r>
      <w:r>
        <w:rPr>
          <w:rFonts w:ascii="Verdana" w:eastAsia="Times New Roman" w:hAnsi="Verdana" w:cs="Times New Roman"/>
          <w:i/>
          <w:iCs/>
          <w:color w:val="516280"/>
          <w:sz w:val="27"/>
          <w:szCs w:val="27"/>
          <w:lang w:eastAsia="pt-BR"/>
        </w:rPr>
        <w:t xml:space="preserve"> </w:t>
      </w:r>
      <w:r>
        <w:rPr>
          <w:rFonts w:ascii="Arial" w:hAnsi="Arial" w:cs="Arial"/>
          <w:i/>
          <w:iCs/>
          <w:sz w:val="26"/>
          <w:szCs w:val="26"/>
        </w:rPr>
        <w:t>88146533).</w:t>
      </w:r>
    </w:p>
    <w:p w14:paraId="62321101" w14:textId="77777777" w:rsidR="00F63CDB" w:rsidRPr="00642EE1" w:rsidRDefault="00F63CDB" w:rsidP="00DB1301">
      <w:pPr>
        <w:spacing w:after="0" w:line="360" w:lineRule="auto"/>
        <w:ind w:firstLine="2268"/>
        <w:jc w:val="both"/>
        <w:rPr>
          <w:rFonts w:ascii="Arial" w:hAnsi="Arial" w:cs="Arial"/>
          <w:i/>
          <w:iCs/>
          <w:sz w:val="28"/>
          <w:szCs w:val="28"/>
        </w:rPr>
      </w:pPr>
    </w:p>
    <w:p w14:paraId="3325F931" w14:textId="77777777" w:rsidR="00642EE1" w:rsidRPr="00642EE1" w:rsidRDefault="00642EE1" w:rsidP="00642EE1">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O MM. Juiz </w:t>
      </w:r>
      <w:r>
        <w:rPr>
          <w:rFonts w:ascii="Arial" w:hAnsi="Arial" w:cs="Arial"/>
          <w:color w:val="808080"/>
          <w:sz w:val="28"/>
          <w:szCs w:val="28"/>
        </w:rPr>
        <w:t>sentenciante</w:t>
      </w:r>
      <w:r>
        <w:rPr>
          <w:rFonts w:ascii="Arial" w:hAnsi="Arial" w:cs="Arial"/>
          <w:sz w:val="28"/>
          <w:szCs w:val="28"/>
        </w:rPr>
        <w:t>, Dr. Itamar Dias Noronha, da 2ª Vara Cível de Ceilândia, julgou no seguinte sentido:</w:t>
      </w:r>
      <w:commentRangeEnd w:id="9"/>
      <w:r>
        <w:rPr>
          <w:rStyle w:val="CommentReference"/>
        </w:rPr>
        <w:commentReference w:id="9"/>
      </w:r>
    </w:p>
    <w:p w14:paraId="12E5EEA8" w14:textId="77777777" w:rsidR="0061262D" w:rsidRDefault="0061262D" w:rsidP="00DB1301">
      <w:pPr>
        <w:spacing w:after="0" w:line="360" w:lineRule="auto"/>
        <w:ind w:firstLine="2268"/>
        <w:jc w:val="both"/>
        <w:rPr>
          <w:rFonts w:ascii="Arial" w:hAnsi="Arial" w:cs="Arial"/>
          <w:sz w:val="28"/>
          <w:szCs w:val="28"/>
        </w:rPr>
      </w:pPr>
    </w:p>
    <w:p w14:paraId="16D22A19" w14:textId="77777777" w:rsidR="00642EE1" w:rsidRPr="000C70B7" w:rsidRDefault="0006080C" w:rsidP="00642EE1">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642EE1" w:rsidRPr="000C70B7">
        <w:rPr>
          <w:rFonts w:ascii="Arial" w:hAnsi="Arial" w:cs="Arial"/>
          <w:i/>
          <w:iCs/>
          <w:sz w:val="26"/>
          <w:szCs w:val="26"/>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17A5CF63"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exposto, </w:t>
      </w:r>
      <w:r w:rsidRPr="000C70B7">
        <w:rPr>
          <w:rFonts w:ascii="Arial" w:hAnsi="Arial" w:cs="Arial"/>
          <w:b/>
          <w:bCs/>
          <w:i/>
          <w:iCs/>
          <w:sz w:val="26"/>
          <w:szCs w:val="26"/>
        </w:rPr>
        <w:t>JULGO IMPROCEDENTES</w:t>
      </w:r>
      <w:r w:rsidRPr="000C70B7">
        <w:rPr>
          <w:rFonts w:ascii="Arial" w:hAnsi="Arial" w:cs="Arial"/>
          <w:i/>
          <w:iCs/>
          <w:sz w:val="26"/>
          <w:szCs w:val="26"/>
        </w:rPr>
        <w:t> os pedidos da reconvenção.</w:t>
      </w:r>
    </w:p>
    <w:p w14:paraId="4F11B552"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lastRenderedPageBreak/>
        <w:t>Resolvo o mérito, nos termos do art. 487, inciso I, do Código de Processo Civil.</w:t>
      </w:r>
    </w:p>
    <w:p w14:paraId="7565F901" w14:textId="77777777" w:rsidR="00642EE1" w:rsidRPr="000C70B7" w:rsidRDefault="00642EE1" w:rsidP="00642EE1">
      <w:pPr>
        <w:spacing w:after="0" w:line="360" w:lineRule="auto"/>
        <w:ind w:left="2268" w:firstLine="1134"/>
        <w:jc w:val="both"/>
        <w:rPr>
          <w:rFonts w:ascii="Arial" w:hAnsi="Arial" w:cs="Arial"/>
          <w:i/>
          <w:iCs/>
          <w:sz w:val="26"/>
          <w:szCs w:val="26"/>
        </w:rPr>
      </w:pPr>
      <w:r w:rsidRPr="000C70B7">
        <w:rPr>
          <w:rFonts w:ascii="Arial" w:hAnsi="Arial" w:cs="Arial"/>
          <w:i/>
          <w:iCs/>
          <w:sz w:val="26"/>
          <w:szCs w:val="26"/>
        </w:rPr>
        <w:t>Ante o princípio da causalidade, arcará a parte ré com o pagamento das despesas e honorários advocatícios, estes que fixo em 10% do valor atualizado da condenação, nos termos dos arts. 85, §2º, do CPC.</w:t>
      </w:r>
    </w:p>
    <w:p w14:paraId="163354A9" w14:textId="21E1A170" w:rsidR="0006080C" w:rsidRPr="000A7009" w:rsidRDefault="00642EE1" w:rsidP="0006080C">
      <w:pPr>
        <w:spacing w:after="0" w:line="360" w:lineRule="auto"/>
        <w:ind w:left="2268" w:firstLine="1134"/>
        <w:jc w:val="both"/>
        <w:rPr>
          <w:rFonts w:ascii="Arial" w:hAnsi="Arial" w:cs="Arial"/>
          <w:i/>
          <w:iCs/>
          <w:sz w:val="26"/>
          <w:szCs w:val="26"/>
        </w:rPr>
      </w:pPr>
      <w:r>
        <w:rPr>
          <w:rFonts w:ascii="Arial" w:hAnsi="Arial" w:cs="Arial"/>
          <w:i/>
          <w:iCs/>
          <w:sz w:val="26"/>
          <w:szCs w:val="26"/>
        </w:rPr>
        <w:t>Contudo, fica suspensa a exigibilidade dessas verbas em desfavor da requerida em face da gratuidade de justiça a ela deferida no id 227357857 (art. 98, §3º, do CPC) (...).”</w:t>
      </w:r>
      <w:r>
        <w:rPr>
          <w:rFonts w:ascii="Arial" w:hAnsi="Arial" w:cs="Arial"/>
          <w:i/>
          <w:iCs/>
          <w:color w:val="808080"/>
          <w:sz w:val="26"/>
          <w:szCs w:val="26"/>
        </w:rPr>
        <w:t xml:space="preserve"> (ID 88146533)</w:t>
      </w:r>
    </w:p>
    <w:p w14:paraId="41F018EC" w14:textId="77777777" w:rsidR="0061262D" w:rsidRDefault="0061262D" w:rsidP="00DB1301">
      <w:pPr>
        <w:spacing w:after="0" w:line="360" w:lineRule="auto"/>
        <w:ind w:firstLine="2268"/>
        <w:jc w:val="both"/>
        <w:rPr>
          <w:rFonts w:ascii="Arial" w:hAnsi="Arial" w:cs="Arial"/>
          <w:sz w:val="28"/>
          <w:szCs w:val="28"/>
        </w:rPr>
      </w:pPr>
    </w:p>
    <w:p w14:paraId="7827D2E8" w14:textId="77777777" w:rsidR="0006080C" w:rsidRDefault="0006080C" w:rsidP="00DB1301">
      <w:pPr>
        <w:spacing w:after="0" w:line="360" w:lineRule="auto"/>
        <w:ind w:firstLine="2268"/>
        <w:jc w:val="both"/>
        <w:rPr>
          <w:rFonts w:ascii="Arial" w:hAnsi="Arial" w:cs="Arial"/>
          <w:sz w:val="28"/>
          <w:szCs w:val="28"/>
        </w:rPr>
      </w:pPr>
    </w:p>
    <w:p w14:paraId="117210FD" w14:textId="0B8669FF" w:rsidR="00642EE1" w:rsidRDefault="00642EE1" w:rsidP="00A6185D">
      <w:pPr>
        <w:spacing w:after="0" w:line="360" w:lineRule="auto"/>
        <w:ind w:firstLine="2268"/>
        <w:jc w:val="both"/>
        <w:rPr>
          <w:rFonts w:ascii="Arial" w:hAnsi="Arial" w:cs="Arial"/>
          <w:sz w:val="28"/>
          <w:szCs w:val="28"/>
        </w:rPr>
      </w:pPr>
      <w:r w:rsidRPr="00642EE1">
        <w:rPr>
          <w:rFonts w:ascii="Arial" w:hAnsi="Arial" w:cs="Arial"/>
          <w:sz w:val="28"/>
          <w:szCs w:val="28"/>
        </w:rPr>
        <w:t xml:space="preserve">Apelo da ré, </w:t>
      </w:r>
      <w:r w:rsidRPr="0039272B">
        <w:rPr>
          <w:rFonts w:ascii="Arial" w:hAnsi="Arial" w:cs="Arial"/>
          <w:sz w:val="28"/>
          <w:szCs w:val="28"/>
        </w:rPr>
        <w:t xml:space="preserve">Shirlene Miguel da Silva </w:t>
      </w:r>
      <w:r w:rsidR="004648BF" w:rsidRPr="0039272B">
        <w:rPr>
          <w:rFonts w:ascii="Arial" w:hAnsi="Arial" w:cs="Arial"/>
          <w:sz w:val="28"/>
          <w:szCs w:val="28"/>
        </w:rPr>
        <w:t>Bonifácio</w:t>
      </w:r>
      <w:r w:rsidRPr="00642EE1">
        <w:rPr>
          <w:rFonts w:ascii="Arial" w:hAnsi="Arial" w:cs="Arial"/>
          <w:sz w:val="28"/>
          <w:szCs w:val="28"/>
        </w:rPr>
        <w:t xml:space="preserve"> (ID 88146535), em que alega, em síntese, que</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1)</w:t>
      </w:r>
      <w:r w:rsidR="00ED551D" w:rsidRPr="00F8663F">
        <w:rPr>
          <w:rFonts w:ascii="Arial" w:hAnsi="Arial" w:cs="Arial"/>
          <w:color w:val="000000" w:themeColor="text1"/>
          <w:sz w:val="28"/>
          <w:szCs w:val="28"/>
        </w:rPr>
        <w:t xml:space="preserve"> a autora não se desincumbiu do ônus de comprovar os fatos constitutivos do direito alegado; </w:t>
      </w:r>
      <w:r w:rsidR="00ED551D" w:rsidRPr="00F8663F">
        <w:rPr>
          <w:rFonts w:ascii="Arial" w:hAnsi="Arial" w:cs="Arial"/>
          <w:b/>
          <w:bCs/>
          <w:color w:val="000000" w:themeColor="text1"/>
          <w:sz w:val="28"/>
          <w:szCs w:val="28"/>
        </w:rPr>
        <w:t>2)</w:t>
      </w:r>
      <w:r w:rsidR="00ED551D" w:rsidRPr="00F8663F">
        <w:rPr>
          <w:rFonts w:ascii="Arial" w:hAnsi="Arial" w:cs="Arial"/>
          <w:color w:val="000000" w:themeColor="text1"/>
          <w:sz w:val="28"/>
          <w:szCs w:val="28"/>
        </w:rPr>
        <w:t xml:space="preserve"> a condenação foi fundamentada em acervo probatório frágil</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3)</w:t>
      </w:r>
      <w:r w:rsidR="00ED551D" w:rsidRPr="00F8663F">
        <w:rPr>
          <w:rFonts w:ascii="Arial" w:hAnsi="Arial" w:cs="Arial"/>
          <w:color w:val="000000" w:themeColor="text1"/>
          <w:sz w:val="28"/>
          <w:szCs w:val="28"/>
        </w:rPr>
        <w:t xml:space="preserve"> a testemunha ouvida não presenciou integralmente os acontecimentos, tendo relatado apenas parte da discussão; </w:t>
      </w:r>
      <w:r w:rsidR="00ED551D" w:rsidRPr="00F8663F">
        <w:rPr>
          <w:rFonts w:ascii="Arial" w:hAnsi="Arial" w:cs="Arial"/>
          <w:b/>
          <w:bCs/>
          <w:color w:val="000000" w:themeColor="text1"/>
          <w:sz w:val="28"/>
          <w:szCs w:val="28"/>
        </w:rPr>
        <w:t>4)</w:t>
      </w:r>
      <w:r w:rsidR="00ED551D" w:rsidRPr="00F8663F">
        <w:rPr>
          <w:rFonts w:ascii="Arial" w:hAnsi="Arial" w:cs="Arial"/>
          <w:color w:val="000000" w:themeColor="text1"/>
          <w:sz w:val="28"/>
          <w:szCs w:val="28"/>
        </w:rPr>
        <w:t xml:space="preserve"> inexistem gravações, filmagens, mensagens ou outros registros materiais aptos a corroborar as alegadas ofensas; </w:t>
      </w:r>
      <w:r w:rsidR="00ED551D" w:rsidRPr="00F8663F">
        <w:rPr>
          <w:rFonts w:ascii="Arial" w:hAnsi="Arial" w:cs="Arial"/>
          <w:b/>
          <w:bCs/>
          <w:color w:val="000000" w:themeColor="text1"/>
          <w:sz w:val="28"/>
          <w:szCs w:val="28"/>
        </w:rPr>
        <w:t>5)</w:t>
      </w:r>
      <w:r w:rsidR="00ED551D" w:rsidRPr="00F8663F">
        <w:rPr>
          <w:rFonts w:ascii="Arial" w:hAnsi="Arial" w:cs="Arial"/>
          <w:color w:val="000000" w:themeColor="text1"/>
          <w:sz w:val="28"/>
          <w:szCs w:val="28"/>
        </w:rPr>
        <w:t xml:space="preserve"> as publicações em redes sociais não demonstram conduta ilícita atribuível à </w:t>
      </w:r>
      <w:r w:rsidR="0057343D">
        <w:rPr>
          <w:rFonts w:ascii="Arial" w:hAnsi="Arial" w:cs="Arial"/>
          <w:color w:val="000000" w:themeColor="text1"/>
          <w:sz w:val="28"/>
          <w:szCs w:val="28"/>
        </w:rPr>
        <w:t>apel</w:t>
      </w:r>
      <w:r w:rsidR="00EC7FD8">
        <w:rPr>
          <w:rFonts w:ascii="Arial" w:hAnsi="Arial" w:cs="Arial"/>
          <w:color w:val="000000" w:themeColor="text1"/>
          <w:sz w:val="28"/>
          <w:szCs w:val="28"/>
        </w:rPr>
        <w:t>a</w:t>
      </w:r>
      <w:r w:rsidR="00ED551D" w:rsidRPr="00F8663F">
        <w:rPr>
          <w:rFonts w:ascii="Arial" w:hAnsi="Arial" w:cs="Arial"/>
          <w:color w:val="000000" w:themeColor="text1"/>
          <w:sz w:val="28"/>
          <w:szCs w:val="28"/>
        </w:rPr>
        <w:t xml:space="preserve">nte; </w:t>
      </w:r>
      <w:r w:rsidR="00ED551D" w:rsidRPr="00F8663F">
        <w:rPr>
          <w:rFonts w:ascii="Arial" w:hAnsi="Arial" w:cs="Arial"/>
          <w:b/>
          <w:bCs/>
          <w:color w:val="000000" w:themeColor="text1"/>
          <w:sz w:val="28"/>
          <w:szCs w:val="28"/>
        </w:rPr>
        <w:t>6)</w:t>
      </w:r>
      <w:r w:rsidR="00ED551D" w:rsidRPr="00F8663F">
        <w:rPr>
          <w:rFonts w:ascii="Arial" w:hAnsi="Arial" w:cs="Arial"/>
          <w:color w:val="000000" w:themeColor="text1"/>
          <w:sz w:val="28"/>
          <w:szCs w:val="28"/>
        </w:rPr>
        <w:t xml:space="preserve"> o histórico de desentendimentos entre as partes evidencia conflito recíproco</w:t>
      </w:r>
      <w:r w:rsidR="00ED551D">
        <w:rPr>
          <w:rFonts w:ascii="Arial" w:hAnsi="Arial" w:cs="Arial"/>
          <w:color w:val="000000" w:themeColor="text1"/>
          <w:sz w:val="28"/>
          <w:szCs w:val="28"/>
        </w:rPr>
        <w:t>;</w:t>
      </w:r>
      <w:r w:rsidR="00ED551D" w:rsidRPr="00F8663F">
        <w:rPr>
          <w:rFonts w:ascii="Arial" w:hAnsi="Arial" w:cs="Arial"/>
          <w:color w:val="000000" w:themeColor="text1"/>
          <w:sz w:val="28"/>
          <w:szCs w:val="28"/>
        </w:rPr>
        <w:t xml:space="preserve"> </w:t>
      </w:r>
      <w:r w:rsidR="00ED551D" w:rsidRPr="00F8663F">
        <w:rPr>
          <w:rFonts w:ascii="Arial" w:hAnsi="Arial" w:cs="Arial"/>
          <w:b/>
          <w:bCs/>
          <w:color w:val="000000" w:themeColor="text1"/>
          <w:sz w:val="28"/>
          <w:szCs w:val="28"/>
        </w:rPr>
        <w:t>7)</w:t>
      </w:r>
      <w:r w:rsidR="00ED551D" w:rsidRPr="00F8663F">
        <w:rPr>
          <w:rFonts w:ascii="Arial" w:hAnsi="Arial" w:cs="Arial"/>
          <w:color w:val="000000" w:themeColor="text1"/>
          <w:sz w:val="28"/>
          <w:szCs w:val="28"/>
        </w:rPr>
        <w:t xml:space="preserve"> os fatos narrados configuram mero conflito de vizinhança, insuficiente para caracterizar ato ilícito ou dano moral indenizável</w:t>
      </w:r>
      <w:r w:rsidR="00ED551D">
        <w:rPr>
          <w:rFonts w:ascii="Arial" w:hAnsi="Arial" w:cs="Arial"/>
          <w:color w:val="000000" w:themeColor="text1"/>
          <w:sz w:val="28"/>
          <w:szCs w:val="28"/>
        </w:rPr>
        <w:t xml:space="preserve">; e </w:t>
      </w:r>
      <w:r w:rsidR="00A6185D" w:rsidRPr="00EC7FD8">
        <w:rPr>
          <w:rFonts w:ascii="Arial" w:hAnsi="Arial" w:cs="Arial"/>
          <w:b/>
          <w:bCs/>
          <w:color w:val="000000" w:themeColor="text1"/>
          <w:sz w:val="28"/>
          <w:szCs w:val="28"/>
        </w:rPr>
        <w:t xml:space="preserve">8) </w:t>
      </w:r>
      <w:r w:rsidR="00A6185D">
        <w:rPr>
          <w:rFonts w:ascii="Arial" w:hAnsi="Arial" w:cs="Arial"/>
          <w:color w:val="000000" w:themeColor="text1"/>
          <w:sz w:val="28"/>
          <w:szCs w:val="28"/>
        </w:rPr>
        <w:t>subsidiariamente</w:t>
      </w:r>
      <w:r w:rsidR="004C7658">
        <w:rPr>
          <w:rFonts w:ascii="Arial" w:hAnsi="Arial" w:cs="Arial"/>
          <w:color w:val="000000" w:themeColor="text1"/>
          <w:sz w:val="28"/>
          <w:szCs w:val="28"/>
        </w:rPr>
        <w:t>,</w:t>
      </w:r>
      <w:r w:rsidR="004307F4">
        <w:rPr>
          <w:rFonts w:ascii="Arial" w:hAnsi="Arial" w:cs="Arial"/>
          <w:color w:val="000000" w:themeColor="text1"/>
          <w:sz w:val="28"/>
          <w:szCs w:val="28"/>
        </w:rPr>
        <w:t xml:space="preserve"> deve ser</w:t>
      </w:r>
      <w:r w:rsidR="00A6185D">
        <w:rPr>
          <w:rFonts w:ascii="Arial" w:hAnsi="Arial" w:cs="Arial"/>
          <w:color w:val="000000" w:themeColor="text1"/>
          <w:sz w:val="28"/>
          <w:szCs w:val="28"/>
        </w:rPr>
        <w:t xml:space="preserve"> redu</w:t>
      </w:r>
      <w:r w:rsidR="004307F4">
        <w:rPr>
          <w:rFonts w:ascii="Arial" w:hAnsi="Arial" w:cs="Arial"/>
          <w:color w:val="000000" w:themeColor="text1"/>
          <w:sz w:val="28"/>
          <w:szCs w:val="28"/>
        </w:rPr>
        <w:t>zido</w:t>
      </w:r>
      <w:r w:rsidR="00A6185D">
        <w:rPr>
          <w:rFonts w:ascii="Arial" w:hAnsi="Arial" w:cs="Arial"/>
          <w:color w:val="000000" w:themeColor="text1"/>
          <w:sz w:val="28"/>
          <w:szCs w:val="28"/>
        </w:rPr>
        <w:t xml:space="preserve"> o valor da indenização por danos morais para quantia compatível com a circunstância do caso.  </w:t>
      </w:r>
    </w:p>
    <w:p w14:paraId="5F1E0DB2" w14:textId="77777777" w:rsidR="00667E23" w:rsidRDefault="00667E23" w:rsidP="00667E23">
      <w:pPr>
        <w:spacing w:after="0" w:line="360" w:lineRule="auto"/>
        <w:ind w:firstLine="2268"/>
        <w:jc w:val="both"/>
        <w:rPr>
          <w:rFonts w:ascii="Arial" w:hAnsi="Arial" w:cs="Arial"/>
          <w:sz w:val="28"/>
          <w:szCs w:val="28"/>
        </w:rPr>
      </w:pPr>
    </w:p>
    <w:p w14:paraId="55BC1C6E" w14:textId="027BDF41" w:rsidR="00667E23" w:rsidRPr="00667E23" w:rsidRDefault="00642EE1" w:rsidP="00667E23">
      <w:pPr>
        <w:spacing w:after="0" w:line="360" w:lineRule="auto"/>
        <w:ind w:firstLine="2268"/>
        <w:jc w:val="both"/>
        <w:rPr>
          <w:rFonts w:ascii="Arial" w:hAnsi="Arial" w:cs="Arial"/>
          <w:sz w:val="28"/>
          <w:szCs w:val="28"/>
        </w:rPr>
      </w:pPr>
      <w:r w:rsidRPr="00642EE1">
        <w:rPr>
          <w:rFonts w:ascii="Arial" w:hAnsi="Arial" w:cs="Arial"/>
          <w:sz w:val="28"/>
          <w:szCs w:val="28"/>
        </w:rPr>
        <w:lastRenderedPageBreak/>
        <w:t>Requer a reforma da r. sentença para julgar improcedentes os pedidos e</w:t>
      </w:r>
      <w:r w:rsidR="005C59F3">
        <w:rPr>
          <w:rFonts w:ascii="Arial" w:hAnsi="Arial" w:cs="Arial"/>
          <w:sz w:val="28"/>
          <w:szCs w:val="28"/>
        </w:rPr>
        <w:t>,</w:t>
      </w:r>
      <w:r w:rsidRPr="00642EE1">
        <w:rPr>
          <w:rFonts w:ascii="Arial" w:hAnsi="Arial" w:cs="Arial"/>
          <w:sz w:val="28"/>
          <w:szCs w:val="28"/>
        </w:rPr>
        <w:t xml:space="preserve"> </w:t>
      </w:r>
      <w:r w:rsidR="004648BF">
        <w:rPr>
          <w:rFonts w:ascii="Arial" w:hAnsi="Arial" w:cs="Arial"/>
          <w:sz w:val="28"/>
          <w:szCs w:val="28"/>
        </w:rPr>
        <w:t>c</w:t>
      </w:r>
      <w:r w:rsidR="00667E23" w:rsidRPr="00667E23">
        <w:rPr>
          <w:rFonts w:ascii="Arial" w:hAnsi="Arial" w:cs="Arial"/>
          <w:sz w:val="28"/>
          <w:szCs w:val="28"/>
        </w:rPr>
        <w:t xml:space="preserve">aso mantida a condenação, a redução do </w:t>
      </w:r>
      <w:r w:rsidR="00667E23" w:rsidRPr="005C59F3">
        <w:rPr>
          <w:rFonts w:ascii="Arial" w:hAnsi="Arial" w:cs="Arial"/>
          <w:i/>
          <w:iCs/>
          <w:sz w:val="28"/>
          <w:szCs w:val="28"/>
        </w:rPr>
        <w:t>quantum</w:t>
      </w:r>
      <w:r w:rsidR="00667E23" w:rsidRPr="00667E23">
        <w:rPr>
          <w:rFonts w:ascii="Arial" w:hAnsi="Arial" w:cs="Arial"/>
          <w:sz w:val="28"/>
          <w:szCs w:val="28"/>
        </w:rPr>
        <w:t xml:space="preserve"> indenizatório</w:t>
      </w:r>
      <w:r w:rsidR="00667E23">
        <w:rPr>
          <w:rFonts w:ascii="Arial" w:hAnsi="Arial" w:cs="Arial"/>
          <w:sz w:val="28"/>
          <w:szCs w:val="28"/>
        </w:rPr>
        <w:t>.</w:t>
      </w:r>
      <w:r w:rsidR="00667E23" w:rsidRPr="00667E23">
        <w:rPr>
          <w:rFonts w:ascii="Arial" w:hAnsi="Arial" w:cs="Arial"/>
          <w:sz w:val="28"/>
          <w:szCs w:val="28"/>
        </w:rPr>
        <w:t xml:space="preserve"> </w:t>
      </w:r>
    </w:p>
    <w:p w14:paraId="6B4895BB" w14:textId="77777777" w:rsidR="00667E23" w:rsidRDefault="00667E23" w:rsidP="00642EE1">
      <w:pPr>
        <w:spacing w:after="0" w:line="360" w:lineRule="auto"/>
        <w:ind w:firstLine="2268"/>
        <w:jc w:val="both"/>
        <w:rPr>
          <w:rFonts w:ascii="Arial" w:hAnsi="Arial" w:cs="Arial"/>
          <w:sz w:val="28"/>
          <w:szCs w:val="28"/>
        </w:rPr>
      </w:pPr>
    </w:p>
    <w:p w14:paraId="1271B670" w14:textId="7AAD0113" w:rsidR="00667E23" w:rsidRDefault="00642EE1" w:rsidP="00882188">
      <w:pPr>
        <w:spacing w:after="0" w:line="360" w:lineRule="auto"/>
        <w:ind w:firstLine="2268"/>
        <w:jc w:val="both"/>
        <w:rPr>
          <w:rFonts w:ascii="Arial" w:hAnsi="Arial" w:cs="Arial"/>
          <w:sz w:val="28"/>
          <w:szCs w:val="28"/>
        </w:rPr>
      </w:pPr>
      <w:r>
        <w:rPr>
          <w:rFonts w:ascii="Arial" w:hAnsi="Arial" w:cs="Arial"/>
          <w:sz w:val="28"/>
          <w:szCs w:val="28"/>
        </w:rPr>
        <w:t>Contrarrazões</w:t>
      </w:r>
      <w:r>
        <w:rPr>
          <w:rFonts w:ascii="Arial" w:hAnsi="Arial" w:cs="Arial"/>
          <w:color w:val="808080"/>
          <w:sz w:val="28"/>
          <w:szCs w:val="28"/>
        </w:rPr>
        <w:t xml:space="preserve"> (ID 88146538)</w:t>
      </w:r>
      <w:r>
        <w:rPr>
          <w:rFonts w:ascii="Arial" w:hAnsi="Arial" w:cs="Arial"/>
          <w:sz w:val="28"/>
          <w:szCs w:val="28"/>
        </w:rPr>
        <w:t>, em que a apelada alega que:</w:t>
      </w:r>
      <w:r>
        <w:rPr>
          <w:rFonts w:ascii="Segoe UI" w:eastAsia="Times New Roman" w:hAnsi="Segoe UI" w:cs="Segoe UI"/>
          <w:sz w:val="21"/>
          <w:szCs w:val="21"/>
          <w:lang w:eastAsia="pt-BR"/>
        </w:rPr>
        <w:t xml:space="preserve"> </w:t>
      </w:r>
      <w:r>
        <w:rPr>
          <w:rFonts w:ascii="Arial" w:hAnsi="Arial" w:cs="Arial"/>
          <w:b/>
          <w:bCs/>
          <w:sz w:val="28"/>
          <w:szCs w:val="28"/>
        </w:rPr>
        <w:t>1)</w:t>
      </w:r>
      <w:r>
        <w:rPr>
          <w:rFonts w:ascii="Arial" w:hAnsi="Arial" w:cs="Arial"/>
          <w:sz w:val="28"/>
          <w:szCs w:val="28"/>
        </w:rPr>
        <w:t xml:space="preserve"> a prova produzida nos autos, especialmente a testemunhal, confirma os fatos narrados na petição inicial; </w:t>
      </w:r>
      <w:r>
        <w:rPr>
          <w:rFonts w:ascii="Arial" w:hAnsi="Arial" w:cs="Arial"/>
          <w:b/>
          <w:bCs/>
          <w:sz w:val="28"/>
          <w:szCs w:val="28"/>
        </w:rPr>
        <w:t>2)</w:t>
      </w:r>
      <w:r>
        <w:rPr>
          <w:rFonts w:ascii="Arial" w:hAnsi="Arial" w:cs="Arial"/>
          <w:sz w:val="28"/>
          <w:szCs w:val="28"/>
        </w:rPr>
        <w:t xml:space="preserve"> </w:t>
      </w:r>
      <w:r>
        <w:rPr>
          <w:rFonts w:ascii="Arial" w:hAnsi="Arial" w:cs="Arial"/>
          <w:color w:val="808080"/>
          <w:sz w:val="28"/>
          <w:szCs w:val="28"/>
        </w:rPr>
        <w:t>está</w:t>
      </w:r>
      <w:r>
        <w:rPr>
          <w:rFonts w:ascii="Arial" w:hAnsi="Arial" w:cs="Arial"/>
          <w:sz w:val="28"/>
          <w:szCs w:val="28"/>
        </w:rPr>
        <w:t xml:space="preserve"> demonstrada a ocorrência de dano moral indenizável em razão das ofensas proferidas pela apelante; </w:t>
      </w:r>
      <w:r>
        <w:rPr>
          <w:rFonts w:ascii="Arial" w:hAnsi="Arial" w:cs="Arial"/>
          <w:b/>
          <w:bCs/>
          <w:sz w:val="28"/>
          <w:szCs w:val="28"/>
        </w:rPr>
        <w:t>3)</w:t>
      </w:r>
      <w:r>
        <w:rPr>
          <w:rFonts w:ascii="Arial" w:hAnsi="Arial" w:cs="Arial"/>
          <w:sz w:val="28"/>
          <w:szCs w:val="28"/>
        </w:rPr>
        <w:t xml:space="preserve"> não houve comprovação de ofensas recíprocas entre as partes; </w:t>
      </w:r>
      <w:r>
        <w:rPr>
          <w:rFonts w:ascii="Arial" w:hAnsi="Arial" w:cs="Arial"/>
          <w:b/>
          <w:bCs/>
          <w:sz w:val="28"/>
          <w:szCs w:val="28"/>
        </w:rPr>
        <w:t>4)</w:t>
      </w:r>
      <w:r>
        <w:rPr>
          <w:rFonts w:ascii="Arial" w:hAnsi="Arial" w:cs="Arial"/>
          <w:sz w:val="28"/>
          <w:szCs w:val="28"/>
        </w:rPr>
        <w:t xml:space="preserve"> as publicações em redes sociais não serviram de fundamento para a condenação; e </w:t>
      </w:r>
      <w:r>
        <w:rPr>
          <w:rFonts w:ascii="Arial" w:hAnsi="Arial" w:cs="Arial"/>
          <w:b/>
          <w:bCs/>
          <w:sz w:val="28"/>
          <w:szCs w:val="28"/>
        </w:rPr>
        <w:t>5)</w:t>
      </w:r>
      <w:r>
        <w:rPr>
          <w:rFonts w:ascii="Arial" w:hAnsi="Arial" w:cs="Arial"/>
          <w:sz w:val="28"/>
          <w:szCs w:val="28"/>
        </w:rPr>
        <w:t xml:space="preserve"> o valor da indenização mostra-se adequado às circunstâncias do caso.</w:t>
      </w:r>
    </w:p>
    <w:p w14:paraId="0EBD0496" w14:textId="77777777" w:rsidR="00667E23" w:rsidRDefault="00667E23" w:rsidP="00882188">
      <w:pPr>
        <w:spacing w:after="0" w:line="360" w:lineRule="auto"/>
        <w:ind w:firstLine="2268"/>
        <w:jc w:val="both"/>
        <w:rPr>
          <w:rFonts w:ascii="Arial" w:hAnsi="Arial" w:cs="Arial"/>
          <w:sz w:val="28"/>
          <w:szCs w:val="28"/>
        </w:rPr>
      </w:pPr>
    </w:p>
    <w:p w14:paraId="1F0E0E82" w14:textId="2F70A029"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7BFF2D58" w14:textId="77777777" w:rsidR="00642EE1" w:rsidRPr="00642EE1" w:rsidRDefault="00642EE1" w:rsidP="00642EE1">
      <w:pPr>
        <w:spacing w:after="0" w:line="360" w:lineRule="auto"/>
        <w:ind w:firstLine="2268"/>
        <w:jc w:val="both"/>
        <w:rPr>
          <w:rFonts w:ascii="Arial" w:hAnsi="Arial" w:cs="Arial"/>
          <w:sz w:val="28"/>
          <w:szCs w:val="28"/>
          <w:u w:val="single"/>
        </w:rPr>
      </w:pPr>
      <w:r w:rsidRPr="00642EE1">
        <w:rPr>
          <w:rFonts w:ascii="Arial" w:hAnsi="Arial" w:cs="Arial"/>
          <w:sz w:val="28"/>
          <w:szCs w:val="28"/>
        </w:rPr>
        <w:t xml:space="preserve">Ação ajuizada em </w:t>
      </w:r>
      <w:r w:rsidRPr="00642EE1">
        <w:rPr>
          <w:rFonts w:ascii="Arial" w:hAnsi="Arial" w:cs="Arial"/>
          <w:sz w:val="28"/>
          <w:szCs w:val="28"/>
          <w:u w:val="single"/>
        </w:rPr>
        <w:t>05</w:t>
      </w:r>
      <w:r w:rsidRPr="00642EE1">
        <w:rPr>
          <w:rFonts w:ascii="Arial" w:hAnsi="Arial" w:cs="Arial"/>
          <w:sz w:val="28"/>
          <w:szCs w:val="28"/>
        </w:rPr>
        <w:t>/</w:t>
      </w:r>
      <w:r w:rsidRPr="00642EE1">
        <w:rPr>
          <w:rFonts w:ascii="Arial" w:hAnsi="Arial" w:cs="Arial"/>
          <w:sz w:val="28"/>
          <w:szCs w:val="28"/>
          <w:u w:val="single"/>
        </w:rPr>
        <w:t>11/2024</w:t>
      </w:r>
      <w:r w:rsidRPr="00642EE1">
        <w:rPr>
          <w:rFonts w:ascii="Arial" w:hAnsi="Arial" w:cs="Arial"/>
          <w:sz w:val="28"/>
          <w:szCs w:val="28"/>
        </w:rPr>
        <w:t xml:space="preserve">. Sentença proferida em </w:t>
      </w:r>
      <w:r w:rsidRPr="00642EE1">
        <w:rPr>
          <w:rFonts w:ascii="Arial" w:hAnsi="Arial" w:cs="Arial"/>
          <w:sz w:val="28"/>
          <w:szCs w:val="28"/>
          <w:u w:val="single"/>
        </w:rPr>
        <w:t>18</w:t>
      </w:r>
      <w:r w:rsidRPr="00642EE1">
        <w:rPr>
          <w:rFonts w:ascii="Arial" w:hAnsi="Arial" w:cs="Arial"/>
          <w:sz w:val="28"/>
          <w:szCs w:val="28"/>
        </w:rPr>
        <w:t>/</w:t>
      </w:r>
      <w:r w:rsidRPr="00642EE1">
        <w:rPr>
          <w:rFonts w:ascii="Arial" w:hAnsi="Arial" w:cs="Arial"/>
          <w:sz w:val="28"/>
          <w:szCs w:val="28"/>
          <w:u w:val="single"/>
        </w:rPr>
        <w:t>06</w:t>
      </w:r>
      <w:r w:rsidRPr="00642EE1">
        <w:rPr>
          <w:rFonts w:ascii="Arial" w:hAnsi="Arial" w:cs="Arial"/>
          <w:sz w:val="28"/>
          <w:szCs w:val="28"/>
        </w:rPr>
        <w:t>/</w:t>
      </w:r>
      <w:r w:rsidRPr="00642EE1">
        <w:rPr>
          <w:rFonts w:ascii="Arial" w:hAnsi="Arial" w:cs="Arial"/>
          <w:sz w:val="28"/>
          <w:szCs w:val="28"/>
          <w:u w:val="single"/>
        </w:rPr>
        <w:t>2026.</w:t>
      </w:r>
      <w:r w:rsidRPr="00642EE1">
        <w:rPr>
          <w:rFonts w:ascii="Arial" w:hAnsi="Arial" w:cs="Arial"/>
          <w:sz w:val="28"/>
          <w:szCs w:val="28"/>
        </w:rPr>
        <w:t xml:space="preserve"> Apelo interposto em </w:t>
      </w:r>
      <w:r w:rsidRPr="005D32AA">
        <w:rPr>
          <w:rFonts w:ascii="Arial" w:hAnsi="Arial" w:cs="Arial"/>
          <w:sz w:val="28"/>
          <w:szCs w:val="28"/>
          <w:u w:val="single"/>
        </w:rPr>
        <w:t>08</w:t>
      </w:r>
      <w:r w:rsidRPr="00642EE1">
        <w:rPr>
          <w:rFonts w:ascii="Arial" w:hAnsi="Arial" w:cs="Arial"/>
          <w:sz w:val="28"/>
          <w:szCs w:val="28"/>
        </w:rPr>
        <w:t>/</w:t>
      </w:r>
      <w:r w:rsidRPr="005D32AA">
        <w:rPr>
          <w:rFonts w:ascii="Arial" w:hAnsi="Arial" w:cs="Arial"/>
          <w:sz w:val="28"/>
          <w:szCs w:val="28"/>
          <w:u w:val="single"/>
        </w:rPr>
        <w:t>07</w:t>
      </w:r>
      <w:r w:rsidRPr="00642EE1">
        <w:rPr>
          <w:rFonts w:ascii="Arial" w:hAnsi="Arial" w:cs="Arial"/>
          <w:sz w:val="28"/>
          <w:szCs w:val="28"/>
        </w:rPr>
        <w:t>/</w:t>
      </w:r>
      <w:r w:rsidRPr="005D32AA">
        <w:rPr>
          <w:rFonts w:ascii="Arial" w:hAnsi="Arial" w:cs="Arial"/>
          <w:sz w:val="28"/>
          <w:szCs w:val="28"/>
          <w:u w:val="single"/>
        </w:rPr>
        <w:t>2026</w:t>
      </w:r>
      <w:r w:rsidRPr="00642EE1">
        <w:rPr>
          <w:rFonts w:ascii="Arial" w:hAnsi="Arial" w:cs="Arial"/>
          <w:sz w:val="28"/>
          <w:szCs w:val="28"/>
        </w:rPr>
        <w:t xml:space="preserve">. Valor da causa: R$ </w:t>
      </w:r>
      <w:r w:rsidRPr="00642EE1">
        <w:rPr>
          <w:rFonts w:ascii="Arial" w:hAnsi="Arial" w:cs="Arial"/>
          <w:sz w:val="28"/>
          <w:szCs w:val="28"/>
          <w:u w:val="single"/>
        </w:rPr>
        <w:t>100.000,00.</w:t>
      </w:r>
    </w:p>
    <w:p w14:paraId="58BDE931" w14:textId="77777777" w:rsidR="00355C73" w:rsidRPr="00642EE1" w:rsidRDefault="00355C73" w:rsidP="00DB1301">
      <w:pPr>
        <w:spacing w:after="0" w:line="360" w:lineRule="auto"/>
        <w:ind w:firstLine="2268"/>
        <w:jc w:val="both"/>
        <w:rPr>
          <w:rFonts w:ascii="Arial" w:hAnsi="Arial" w:cs="Arial"/>
          <w:sz w:val="28"/>
          <w:szCs w:val="28"/>
          <w:u w:val="single"/>
        </w:rPr>
      </w:pPr>
    </w:p>
    <w:p w14:paraId="5BE5EECE" w14:textId="1F0EA2C3" w:rsidR="00642EE1" w:rsidRPr="00642EE1" w:rsidRDefault="00642EE1" w:rsidP="00642EE1">
      <w:pPr>
        <w:spacing w:after="0" w:line="360" w:lineRule="auto"/>
        <w:jc w:val="center"/>
        <w:rPr>
          <w:rFonts w:ascii="Arial" w:hAnsi="Arial" w:cs="Arial"/>
          <w:b/>
          <w:bCs/>
          <w:color w:val="000000" w:themeColor="text1"/>
          <w:sz w:val="28"/>
          <w:szCs w:val="28"/>
        </w:rPr>
      </w:pPr>
      <w:r w:rsidRPr="00642EE1">
        <w:rPr>
          <w:rFonts w:ascii="Arial" w:hAnsi="Arial" w:cs="Arial"/>
          <w:b/>
          <w:bCs/>
          <w:color w:val="000000" w:themeColor="text1"/>
          <w:sz w:val="28"/>
          <w:szCs w:val="28"/>
        </w:rPr>
        <w:t>APELO DA RÉ, SHIRLENE MIGUEL DA SILVA BONIF</w:t>
      </w:r>
      <w:r w:rsidR="00E11AFB">
        <w:rPr>
          <w:rFonts w:ascii="Arial" w:hAnsi="Arial" w:cs="Arial"/>
          <w:b/>
          <w:bCs/>
          <w:color w:val="000000" w:themeColor="text1"/>
          <w:sz w:val="28"/>
          <w:szCs w:val="28"/>
        </w:rPr>
        <w:t>Á</w:t>
      </w:r>
      <w:r w:rsidRPr="00642EE1">
        <w:rPr>
          <w:rFonts w:ascii="Arial" w:hAnsi="Arial" w:cs="Arial"/>
          <w:b/>
          <w:bCs/>
          <w:color w:val="000000" w:themeColor="text1"/>
          <w:sz w:val="28"/>
          <w:szCs w:val="28"/>
        </w:rPr>
        <w:t>CIO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7569F0D9"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r w:rsidR="00495EB5" w:rsidRPr="007E1C8C">
        <w:rPr>
          <w:rFonts w:ascii="Arial" w:hAnsi="Arial" w:cs="Arial"/>
          <w:color w:val="000000" w:themeColor="text1"/>
          <w:sz w:val="28"/>
          <w:szCs w:val="28"/>
        </w:rPr>
        <w:t xml:space="preserve"> </w:t>
      </w:r>
    </w:p>
    <w:p w14:paraId="6DD4E06C" w14:textId="77777777" w:rsidR="00A72414" w:rsidRDefault="00A72414" w:rsidP="00DB1301">
      <w:pPr>
        <w:spacing w:after="0" w:line="360" w:lineRule="auto"/>
        <w:ind w:firstLine="2268"/>
        <w:jc w:val="both"/>
        <w:rPr>
          <w:rFonts w:ascii="Arial" w:hAnsi="Arial" w:cs="Arial"/>
          <w:sz w:val="28"/>
          <w:szCs w:val="28"/>
        </w:rPr>
      </w:pPr>
    </w:p>
    <w:p w14:paraId="517A09FB" w14:textId="2479F2B3" w:rsidR="001E0740" w:rsidRPr="001E0740" w:rsidRDefault="001E0740" w:rsidP="00F8663F">
      <w:pPr>
        <w:spacing w:after="0" w:line="360" w:lineRule="auto"/>
        <w:ind w:hanging="142"/>
        <w:jc w:val="center"/>
        <w:rPr>
          <w:rFonts w:ascii="Arial" w:hAnsi="Arial" w:cs="Arial"/>
          <w:sz w:val="28"/>
          <w:szCs w:val="28"/>
        </w:rPr>
      </w:pPr>
      <w:commentRangeStart w:id="3"/>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w:t>
      </w:r>
      <w:r>
        <w:rPr>
          <w:rFonts w:ascii="Arial" w:hAnsi="Arial" w:cs="Arial"/>
          <w:color w:val="808080"/>
          <w:sz w:val="28"/>
          <w:szCs w:val="28"/>
          <w:highlight w:val="yellow"/>
        </w:rPr>
        <w:t xml:space="preserve">DA CONDENAÇÃO POR</w:t>
      </w:r>
      <w:r>
        <w:rPr>
          <w:rFonts w:ascii="Arial" w:hAnsi="Arial" w:cs="Arial"/>
          <w:sz w:val="28"/>
          <w:szCs w:val="28"/>
          <w:highlight w:val="yellow"/>
        </w:rPr>
        <w:t xml:space="preserve"> DANOS MORAIS</w:t>
      </w:r>
      <w:r>
        <w:rPr>
          <w:rFonts w:ascii="Arial" w:hAnsi="Arial" w:cs="Arial"/>
          <w:color w:val="808080"/>
          <w:sz w:val="28"/>
          <w:szCs w:val="28"/>
          <w:highlight w:val="yellow"/>
        </w:rPr>
        <w:t xml:space="preserve"> E DO VALOR DA INDENIZAÇÃO</w:t>
      </w:r>
      <w:commentRangeEnd w:id="3"/>
      <w:r>
        <w:rPr>
          <w:rStyle w:val="CommentReference"/>
        </w:rPr>
        <w:commentReference w:id="3"/>
      </w:r>
    </w:p>
    <w:p w14:paraId="143DFC13" w14:textId="77777777" w:rsidR="00A72414" w:rsidRDefault="00A72414" w:rsidP="00DB1301">
      <w:pPr>
        <w:spacing w:after="0" w:line="360" w:lineRule="auto"/>
        <w:ind w:firstLine="2268"/>
        <w:jc w:val="both"/>
        <w:rPr>
          <w:rFonts w:ascii="Arial" w:hAnsi="Arial" w:cs="Arial"/>
          <w:sz w:val="28"/>
          <w:szCs w:val="28"/>
        </w:rPr>
      </w:pPr>
    </w:p>
    <w:p w14:paraId="522FBF2E" w14:textId="0B3D3A9F" w:rsidR="00F8663F" w:rsidRPr="00F8663F" w:rsidRDefault="00F8663F" w:rsidP="00F8663F">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ré/apelante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a autora não se desincumbiu do ônus de comprovar os fatos constitutivos do direito alegado; </w:t>
      </w:r>
      <w:r>
        <w:rPr>
          <w:rFonts w:ascii="Arial" w:hAnsi="Arial" w:cs="Arial"/>
          <w:b/>
          <w:bCs/>
          <w:color w:val="000000" w:themeColor="text1"/>
          <w:sz w:val="28"/>
          <w:szCs w:val="28"/>
        </w:rPr>
        <w:t xml:space="preserve">2)</w:t>
      </w:r>
      <w:r>
        <w:rPr>
          <w:rFonts w:ascii="Arial" w:hAnsi="Arial" w:cs="Arial"/>
          <w:color w:val="000000" w:themeColor="text1"/>
          <w:sz w:val="28"/>
          <w:szCs w:val="28"/>
        </w:rPr>
        <w:t xml:space="preserve"> a condenação </w:t>
      </w:r>
      <w:r>
        <w:rPr>
          <w:rFonts w:ascii="Arial" w:hAnsi="Arial" w:cs="Arial"/>
          <w:color w:val="808080"/>
          <w:sz w:val="28"/>
          <w:szCs w:val="28"/>
        </w:rPr>
        <w:t xml:space="preserve">se</w:t>
      </w:r>
      <w:r>
        <w:rPr>
          <w:rFonts w:ascii="Arial" w:hAnsi="Arial" w:cs="Arial"/>
          <w:color w:val="000000" w:themeColor="text1"/>
          <w:sz w:val="28"/>
          <w:szCs w:val="28"/>
        </w:rPr>
        <w:t xml:space="preserve"> </w:t>
      </w:r>
      <w:r>
        <w:rPr>
          <w:rFonts w:ascii="Arial" w:hAnsi="Arial" w:cs="Arial"/>
          <w:color w:val="808080"/>
          <w:sz w:val="28"/>
          <w:szCs w:val="28"/>
        </w:rPr>
        <w:t xml:space="preserve">funda</w:t>
      </w:r>
      <w:r>
        <w:rPr>
          <w:rFonts w:ascii="Arial" w:hAnsi="Arial" w:cs="Arial"/>
          <w:color w:val="000000" w:themeColor="text1"/>
          <w:sz w:val="28"/>
          <w:szCs w:val="28"/>
        </w:rPr>
        <w:t xml:space="preserve"> em acervo probatório frágil, composto essencialmente pelo boletim de ocorrência, pelo depoimento pessoal da autora e pelo relato de uma única testemunha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não presenciou integralmente os acontecimentos</w:t>
      </w:r>
      <w:r>
        <w:rPr>
          <w:rFonts w:ascii="Arial" w:hAnsi="Arial" w:cs="Arial"/>
          <w:color w:val="000000" w:themeColor="text1"/>
          <w:sz w:val="28"/>
          <w:szCs w:val="28"/>
        </w:rPr>
        <w:t xml:space="preserve">; </w:t>
      </w:r>
      <w:r>
        <w:rPr>
          <w:rFonts w:ascii="Arial" w:hAnsi="Arial" w:cs="Arial"/>
          <w:color w:val="808080"/>
          <w:sz w:val="28"/>
          <w:szCs w:val="28"/>
        </w:rPr>
        <w:t xml:space="preserve">3</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inexistem gravações, filmagens, mensagens ou outros registros materiais </w:t>
      </w:r>
      <w:r>
        <w:rPr>
          <w:rFonts w:ascii="Arial" w:hAnsi="Arial" w:cs="Arial"/>
          <w:color w:val="808080"/>
          <w:sz w:val="28"/>
          <w:szCs w:val="28"/>
        </w:rPr>
        <w:t xml:space="preserve">das</w:t>
      </w:r>
      <w:r>
        <w:rPr>
          <w:rFonts w:ascii="Arial" w:hAnsi="Arial" w:cs="Arial"/>
          <w:color w:val="000000" w:themeColor="text1"/>
          <w:sz w:val="28"/>
          <w:szCs w:val="28"/>
        </w:rPr>
        <w:t xml:space="preserve"> ofensas; </w:t>
      </w:r>
      <w:r>
        <w:rPr>
          <w:rFonts w:ascii="Arial" w:hAnsi="Arial" w:cs="Arial"/>
          <w:color w:val="808080"/>
          <w:sz w:val="28"/>
          <w:szCs w:val="28"/>
        </w:rPr>
        <w:t xml:space="preserve">4</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as publicações em redes sociais não demonstram conduta ilícita atribuível à recorrente; </w:t>
      </w:r>
      <w:r>
        <w:rPr>
          <w:rFonts w:ascii="Arial" w:hAnsi="Arial" w:cs="Arial"/>
          <w:color w:val="808080"/>
          <w:sz w:val="28"/>
          <w:szCs w:val="28"/>
        </w:rPr>
        <w:t xml:space="preserve">5</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 histórico de desentendimentos</w:t>
      </w:r>
      <w:r>
        <w:rPr>
          <w:rFonts w:ascii="Arial" w:hAnsi="Arial" w:cs="Arial"/>
          <w:color w:val="000000" w:themeColor="text1"/>
          <w:sz w:val="28"/>
          <w:szCs w:val="28"/>
        </w:rPr>
        <w:t xml:space="preserve"> evidencia conflito recíproco, sem prova de responsabilidade exclusiva da ré; </w:t>
      </w:r>
      <w:r>
        <w:rPr>
          <w:rFonts w:ascii="Arial" w:hAnsi="Arial" w:cs="Arial"/>
          <w:color w:val="808080"/>
          <w:sz w:val="28"/>
          <w:szCs w:val="28"/>
        </w:rPr>
        <w:t xml:space="preserve">6</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os fatos</w:t>
      </w:r>
      <w:r>
        <w:rPr>
          <w:rFonts w:ascii="Arial" w:hAnsi="Arial" w:cs="Arial"/>
          <w:color w:val="000000" w:themeColor="text1"/>
          <w:sz w:val="28"/>
          <w:szCs w:val="28"/>
        </w:rPr>
        <w:t xml:space="preserve"> configuram mero conflito de </w:t>
      </w:r>
      <w:r>
        <w:rPr>
          <w:rFonts w:ascii="Arial" w:hAnsi="Arial" w:cs="Arial"/>
          <w:color w:val="000000" w:themeColor="text1"/>
          <w:sz w:val="28"/>
          <w:szCs w:val="28"/>
        </w:rPr>
        <w:t xml:space="preserve">vizinhança, insuficiente para caracterizar </w:t>
      </w:r>
      <w:r>
        <w:rPr>
          <w:rFonts w:ascii="Arial" w:hAnsi="Arial" w:cs="Arial"/>
          <w:color w:val="000000" w:themeColor="text1"/>
          <w:sz w:val="28"/>
          <w:szCs w:val="28"/>
        </w:rPr>
        <w:t xml:space="preserve">dano moral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 </w:t>
      </w:r>
      <w:r>
        <w:rPr>
          <w:b/>
          <w:rFonts w:ascii="Arial" w:hAnsi="Arial" w:cs="Arial"/>
          <w:color w:val="808080"/>
          <w:sz w:val="28"/>
          <w:szCs w:val="28"/>
        </w:rPr>
        <w:t xml:space="preserve">7)</w:t>
      </w:r>
      <w:r>
        <w:rPr>
          <w:rFonts w:ascii="Arial" w:hAnsi="Arial" w:cs="Arial"/>
          <w:color w:val="808080"/>
          <w:sz w:val="28"/>
          <w:szCs w:val="28"/>
        </w:rPr>
        <w:t xml:space="preserve"> subsidiariamente, o valor da indenização deve ser reduzido</w:t>
      </w:r>
      <w:r>
        <w:rPr>
          <w:rFonts w:ascii="Arial" w:hAnsi="Arial" w:cs="Arial"/>
          <w:color w:val="808080"/>
          <w:sz w:val="28"/>
          <w:szCs w:val="28"/>
        </w:rPr>
        <w:t xml:space="preserve"> (ID 88146535)</w:t>
      </w:r>
      <w:r>
        <w:rPr>
          <w:rFonts w:ascii="Arial" w:hAnsi="Arial" w:cs="Arial"/>
          <w:color w:val="000000" w:themeColor="text1"/>
          <w:sz w:val="28"/>
          <w:szCs w:val="28"/>
        </w:rPr>
        <w:t xml:space="preserve">.</w:t>
      </w:r>
    </w:p>
    <w:p w14:paraId="319CBB93" w14:textId="77777777" w:rsidR="003619C3" w:rsidRDefault="003619C3" w:rsidP="0020312B">
      <w:pPr>
        <w:spacing w:after="0" w:line="360" w:lineRule="auto"/>
        <w:ind w:firstLine="2268"/>
        <w:jc w:val="both"/>
        <w:rPr>
          <w:rFonts w:ascii="Arial" w:hAnsi="Arial" w:cs="Arial"/>
          <w:color w:val="000000" w:themeColor="text1"/>
          <w:sz w:val="28"/>
          <w:szCs w:val="28"/>
        </w:rPr>
      </w:pPr>
    </w:p>
    <w:p w14:paraId="52D76923" w14:textId="46FEA214" w:rsidR="0020312B" w:rsidRDefault="0020312B" w:rsidP="0020312B">
      <w:pPr>
        <w:spacing w:after="0" w:line="360" w:lineRule="auto"/>
        <w:ind w:firstLine="2268"/>
        <w:jc w:val="both"/>
        <w:rPr>
          <w:rFonts w:ascii="Arial" w:hAnsi="Arial" w:cs="Arial"/>
          <w:color w:val="000000" w:themeColor="text1"/>
          <w:sz w:val="28"/>
          <w:szCs w:val="28"/>
        </w:rPr>
      </w:pPr>
      <w:r w:rsidRPr="0020312B">
        <w:rPr>
          <w:rFonts w:ascii="Arial" w:hAnsi="Arial" w:cs="Arial"/>
          <w:color w:val="000000" w:themeColor="text1"/>
          <w:sz w:val="28"/>
          <w:szCs w:val="28"/>
          <w:highlight w:val="yellow"/>
        </w:rPr>
        <w:t>Sem razão a apelante.</w:t>
      </w:r>
    </w:p>
    <w:p w14:paraId="07A0A2F5" w14:textId="77777777" w:rsidR="003619C3" w:rsidRDefault="003619C3" w:rsidP="003619C3">
      <w:pPr>
        <w:spacing w:after="0" w:line="360" w:lineRule="auto"/>
        <w:ind w:firstLine="2268"/>
        <w:jc w:val="both"/>
        <w:rPr>
          <w:rFonts w:ascii="Arial" w:hAnsi="Arial" w:cs="Arial"/>
          <w:color w:val="000000" w:themeColor="text1"/>
          <w:sz w:val="28"/>
          <w:szCs w:val="28"/>
        </w:rPr>
      </w:pPr>
    </w:p>
    <w:p w14:paraId="38E287F2" w14:textId="7EAE813B" w:rsidR="003619C3" w:rsidRPr="003619C3" w:rsidRDefault="003619C3" w:rsidP="003619C3">
      <w:pPr>
        <w:spacing w:after="0" w:line="360" w:lineRule="auto"/>
        <w:ind w:firstLine="2268"/>
        <w:jc w:val="both"/>
        <w:rPr>
          <w:rFonts w:ascii="Arial" w:hAnsi="Arial" w:cs="Arial"/>
          <w:color w:val="000000" w:themeColor="text1"/>
          <w:sz w:val="28"/>
          <w:szCs w:val="28"/>
        </w:rPr>
      </w:pPr>
      <w:commentRangeStart w:id="10"/>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responsabilidade civil</w:t>
      </w:r>
      <w:r>
        <w:rPr>
          <w:rFonts w:ascii="Arial" w:hAnsi="Arial" w:cs="Arial"/>
          <w:color w:val="000000" w:themeColor="text1"/>
          <w:sz w:val="28"/>
          <w:szCs w:val="28"/>
        </w:rPr>
        <w:t xml:space="preserve"> por </w:t>
      </w:r>
      <w:r>
        <w:rPr>
          <w:rFonts w:ascii="Arial" w:hAnsi="Arial" w:cs="Arial"/>
          <w:color w:val="808080"/>
          <w:sz w:val="28"/>
          <w:szCs w:val="28"/>
        </w:rPr>
        <w:t xml:space="preserve">dano</w:t>
      </w:r>
      <w:r>
        <w:rPr>
          <w:rFonts w:ascii="Arial" w:hAnsi="Arial" w:cs="Arial"/>
          <w:color w:val="000000" w:themeColor="text1"/>
          <w:sz w:val="28"/>
          <w:szCs w:val="28"/>
        </w:rPr>
        <w:t xml:space="preserve"> </w:t>
      </w:r>
      <w:r>
        <w:rPr>
          <w:rFonts w:ascii="Arial" w:hAnsi="Arial" w:cs="Arial"/>
          <w:color w:val="808080"/>
          <w:sz w:val="28"/>
          <w:szCs w:val="28"/>
        </w:rPr>
        <w:t xml:space="preserve">moral</w:t>
      </w:r>
      <w:r>
        <w:rPr>
          <w:rFonts w:ascii="Arial" w:hAnsi="Arial" w:cs="Arial"/>
          <w:color w:val="000000" w:themeColor="text1"/>
          <w:sz w:val="28"/>
          <w:szCs w:val="28"/>
        </w:rPr>
        <w:t xml:space="preserve"> </w:t>
      </w:r>
      <w:r>
        <w:rPr>
          <w:rFonts w:ascii="Arial" w:hAnsi="Arial" w:cs="Arial"/>
          <w:color w:val="808080"/>
          <w:sz w:val="28"/>
          <w:szCs w:val="28"/>
        </w:rPr>
        <w:t xml:space="preserve">exige</w:t>
      </w:r>
      <w:r>
        <w:rPr>
          <w:rFonts w:ascii="Arial" w:hAnsi="Arial" w:cs="Arial"/>
          <w:color w:val="000000" w:themeColor="text1"/>
          <w:sz w:val="28"/>
          <w:szCs w:val="28"/>
        </w:rPr>
        <w:t xml:space="preserve"> </w:t>
      </w:r>
      <w:r>
        <w:rPr>
          <w:rFonts w:ascii="Arial" w:hAnsi="Arial" w:cs="Arial"/>
          <w:color w:val="808080"/>
          <w:sz w:val="28"/>
          <w:szCs w:val="28"/>
        </w:rPr>
        <w:t xml:space="preserve">conduta ilícita</w:t>
      </w:r>
      <w:r>
        <w:rPr>
          <w:rFonts w:ascii="Arial" w:hAnsi="Arial" w:cs="Arial"/>
          <w:color w:val="000000" w:themeColor="text1"/>
          <w:sz w:val="28"/>
          <w:szCs w:val="28"/>
        </w:rPr>
        <w:t xml:space="preserve">, </w:t>
      </w:r>
      <w:r>
        <w:rPr>
          <w:rFonts w:ascii="Arial" w:hAnsi="Arial" w:cs="Arial"/>
          <w:color w:val="808080"/>
          <w:sz w:val="28"/>
          <w:szCs w:val="28"/>
        </w:rPr>
        <w:t xml:space="preserve">dano</w:t>
      </w:r>
      <w:r>
        <w:rPr>
          <w:rFonts w:ascii="Arial" w:hAnsi="Arial" w:cs="Arial"/>
          <w:color w:val="000000" w:themeColor="text1"/>
          <w:sz w:val="28"/>
          <w:szCs w:val="28"/>
        </w:rPr>
        <w:t xml:space="preserve"> e </w:t>
      </w:r>
      <w:r>
        <w:rPr>
          <w:rFonts w:ascii="Arial" w:hAnsi="Arial" w:cs="Arial"/>
          <w:color w:val="808080"/>
          <w:sz w:val="28"/>
          <w:szCs w:val="28"/>
        </w:rPr>
        <w:t xml:space="preserve">nexo</w:t>
      </w:r>
      <w:r>
        <w:rPr>
          <w:rFonts w:ascii="Arial" w:hAnsi="Arial" w:cs="Arial"/>
          <w:color w:val="000000" w:themeColor="text1"/>
          <w:sz w:val="28"/>
          <w:szCs w:val="28"/>
        </w:rPr>
        <w:t xml:space="preserve"> </w:t>
      </w:r>
      <w:r>
        <w:rPr>
          <w:rFonts w:ascii="Arial" w:hAnsi="Arial" w:cs="Arial"/>
          <w:color w:val="808080"/>
          <w:sz w:val="28"/>
          <w:szCs w:val="28"/>
        </w:rPr>
        <w:t xml:space="preserve">causal</w:t>
      </w:r>
      <w:r>
        <w:rPr>
          <w:rFonts w:ascii="Arial" w:hAnsi="Arial" w:cs="Arial"/>
          <w:color w:val="000000" w:themeColor="text1"/>
          <w:sz w:val="28"/>
          <w:szCs w:val="28"/>
        </w:rPr>
        <w:t xml:space="preserve">, </w:t>
      </w:r>
      <w:r>
        <w:rPr>
          <w:rFonts w:ascii="Arial" w:hAnsi="Arial" w:cs="Arial"/>
          <w:color w:val="808080"/>
          <w:sz w:val="28"/>
          <w:szCs w:val="28"/>
        </w:rPr>
        <w:t xml:space="preserve">incumbindo</w:t>
      </w:r>
      <w:r>
        <w:rPr>
          <w:rFonts w:ascii="Arial" w:hAnsi="Arial" w:cs="Arial"/>
          <w:color w:val="000000" w:themeColor="text1"/>
          <w:sz w:val="28"/>
          <w:szCs w:val="28"/>
        </w:rPr>
        <w:t xml:space="preserve"> à autora </w:t>
      </w:r>
      <w:r>
        <w:rPr>
          <w:rFonts w:ascii="Arial" w:hAnsi="Arial" w:cs="Arial"/>
          <w:color w:val="808080"/>
          <w:sz w:val="28"/>
          <w:szCs w:val="28"/>
        </w:rPr>
        <w:t xml:space="preserve">comprovar</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fatos constitutivos do direito invocado (</w:t>
      </w:r>
      <w:r>
        <w:rPr>
          <w:rFonts w:ascii="Arial" w:hAnsi="Arial" w:cs="Arial"/>
          <w:color w:val="808080"/>
          <w:sz w:val="28"/>
          <w:szCs w:val="28"/>
        </w:rPr>
        <w:t xml:space="preserve">CC 186 e 927; </w:t>
      </w:r>
      <w:r>
        <w:rPr>
          <w:rFonts w:ascii="Arial" w:hAnsi="Arial" w:cs="Arial"/>
          <w:color w:val="000000" w:themeColor="text1"/>
          <w:sz w:val="28"/>
          <w:szCs w:val="28"/>
        </w:rPr>
        <w:t xml:space="preserve">CPC 373 I).</w:t>
      </w:r>
      <w:commentRangeEnd w:id="10"/>
      <w:r>
        <w:rPr>
          <w:rStyle w:val="CommentReference"/>
        </w:rPr>
        <w:commentReference w:id="10"/>
      </w:r>
    </w:p>
    <w:p w14:paraId="4414F987" w14:textId="77777777" w:rsidR="003619C3" w:rsidRDefault="003619C3" w:rsidP="003619C3">
      <w:pPr>
        <w:spacing w:after="0" w:line="360" w:lineRule="auto"/>
        <w:ind w:firstLine="2268"/>
        <w:jc w:val="both"/>
        <w:rPr>
          <w:rFonts w:ascii="Arial" w:hAnsi="Arial" w:cs="Arial"/>
          <w:color w:val="000000" w:themeColor="text1"/>
          <w:sz w:val="28"/>
          <w:szCs w:val="28"/>
        </w:rPr>
      </w:pPr>
    </w:p>
    <w:p w14:paraId="65862335" w14:textId="3898417C"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No caso, esse ônus probatório foi adequadamente cumprido.</w:t>
      </w:r>
    </w:p>
    <w:p w14:paraId="4F51D9B8" w14:textId="77777777" w:rsidR="003619C3" w:rsidRDefault="003619C3" w:rsidP="003619C3">
      <w:pPr>
        <w:spacing w:after="0" w:line="360" w:lineRule="auto"/>
        <w:ind w:firstLine="2268"/>
        <w:jc w:val="both"/>
        <w:rPr>
          <w:rFonts w:ascii="Arial" w:hAnsi="Arial" w:cs="Arial"/>
          <w:color w:val="000000" w:themeColor="text1"/>
          <w:sz w:val="28"/>
          <w:szCs w:val="28"/>
        </w:rPr>
      </w:pPr>
    </w:p>
    <w:p w14:paraId="50A6A05D" w14:textId="18A80293" w:rsidR="003619C3" w:rsidRP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Inicialmente, a r. sentença não atribuiu relevância decisiva ao boletim de ocorrência nem às publicações em redes sociais, </w:t>
      </w:r>
      <w:r>
        <w:rPr>
          <w:rFonts w:ascii="Arial" w:hAnsi="Arial" w:cs="Arial"/>
          <w:color w:val="808080"/>
          <w:sz w:val="28"/>
          <w:szCs w:val="28"/>
        </w:rPr>
        <w:t xml:space="preserve">pois </w:t>
      </w:r>
      <w:r>
        <w:rPr>
          <w:rFonts w:ascii="Arial" w:hAnsi="Arial" w:cs="Arial"/>
          <w:color w:val="000000" w:themeColor="text1"/>
          <w:sz w:val="28"/>
          <w:szCs w:val="28"/>
        </w:rPr>
        <w:t xml:space="preserve">reconheceu que as reportagens reproduzidas pela ré não </w:t>
      </w:r>
      <w:r>
        <w:rPr>
          <w:rFonts w:ascii="Arial" w:hAnsi="Arial" w:cs="Arial"/>
          <w:color w:val="808080"/>
          <w:sz w:val="28"/>
          <w:szCs w:val="28"/>
        </w:rPr>
        <w:t>fazem</w:t>
      </w:r>
      <w:r>
        <w:rPr>
          <w:rFonts w:ascii="Arial" w:hAnsi="Arial" w:cs="Arial"/>
          <w:color w:val="000000" w:themeColor="text1"/>
          <w:sz w:val="28"/>
          <w:szCs w:val="28"/>
        </w:rPr>
        <w:t xml:space="preserve"> referência nominal à autora e, por </w:t>
      </w:r>
      <w:r>
        <w:rPr>
          <w:rFonts w:ascii="Arial" w:hAnsi="Arial" w:cs="Arial"/>
          <w:color w:val="808080"/>
          <w:sz w:val="28"/>
          <w:szCs w:val="28"/>
        </w:rPr>
        <w:t>isso</w:t>
      </w:r>
      <w:r>
        <w:rPr>
          <w:rFonts w:ascii="Arial" w:hAnsi="Arial" w:cs="Arial"/>
          <w:color w:val="000000" w:themeColor="text1"/>
          <w:sz w:val="28"/>
          <w:szCs w:val="28"/>
        </w:rPr>
        <w:t>, julgou improcedente o pedido de cessação das postagens</w:t>
      </w:r>
      <w:r>
        <w:rPr>
          <w:rFonts w:ascii="Arial" w:hAnsi="Arial" w:cs="Arial"/>
          <w:color w:val="808080"/>
          <w:sz w:val="28"/>
          <w:szCs w:val="28"/>
        </w:rPr>
        <w:t xml:space="preserve"> (ID 88146533)</w:t>
      </w:r>
      <w:r>
        <w:rPr>
          <w:rFonts w:ascii="Arial" w:hAnsi="Arial" w:cs="Arial"/>
          <w:color w:val="000000" w:themeColor="text1"/>
          <w:sz w:val="28"/>
          <w:szCs w:val="28"/>
        </w:rPr>
        <w:t>.</w:t>
      </w:r>
    </w:p>
    <w:p w14:paraId="2362F9F6" w14:textId="77777777"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O núcleo da controvérsia foi resolvido a partir da prova oral produzida em juízo.</w:t>
      </w:r>
    </w:p>
    <w:p w14:paraId="2B9A41D5" w14:textId="77777777"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 </w:t>
      </w:r>
    </w:p>
    <w:p w14:paraId="4A158177" w14:textId="0798E02C" w:rsidR="00DA007E" w:rsidRDefault="00DA007E"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Confira-se, quanto ao ponto, trecho da r. sentença:  </w:t>
      </w:r>
    </w:p>
    <w:p w14:paraId="39C85183" w14:textId="77777777" w:rsidR="00DA007E" w:rsidRDefault="00DA007E" w:rsidP="00DA007E">
      <w:pPr>
        <w:spacing w:after="0" w:line="360" w:lineRule="auto"/>
        <w:ind w:left="2268"/>
        <w:jc w:val="both"/>
        <w:rPr>
          <w:rFonts w:ascii="Arial" w:hAnsi="Arial" w:cs="Arial"/>
          <w:i/>
          <w:iCs/>
          <w:color w:val="000000" w:themeColor="text1"/>
          <w:sz w:val="26"/>
          <w:szCs w:val="26"/>
        </w:rPr>
      </w:pPr>
    </w:p>
    <w:p w14:paraId="4AE7274F" w14:textId="5C6B6592"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808080"/>
          <w:sz w:val="26"/>
          <w:szCs w:val="26"/>
        </w:rPr>
        <w:t xml:space="preserve">“(...) </w:t>
      </w:r>
      <w:r>
        <w:rPr>
          <w:rFonts w:ascii="Arial" w:hAnsi="Arial" w:cs="Arial"/>
          <w:i/>
          <w:iCs/>
          <w:color w:val="000000" w:themeColor="text1"/>
          <w:sz w:val="26"/>
          <w:szCs w:val="26"/>
        </w:rPr>
        <w:t xml:space="preserve">A testemunha Ilza Pereira no id 271803038, narrou que </w:t>
      </w:r>
      <w:r>
        <w:rPr>
          <w:rFonts w:ascii="Arial" w:hAnsi="Arial" w:cs="Arial"/>
          <w:i/>
          <w:iCs/>
          <w:color w:val="000000" w:themeColor="text1"/>
          <w:sz w:val="26"/>
          <w:szCs w:val="26"/>
        </w:rPr>
        <w:t xml:space="preserve">‘</w:t>
      </w:r>
      <w:r>
        <w:rPr>
          <w:rFonts w:ascii="Arial" w:hAnsi="Arial" w:cs="Arial"/>
          <w:i/>
          <w:iCs/>
          <w:color w:val="808080"/>
          <w:sz w:val="26"/>
          <w:szCs w:val="26"/>
        </w:rPr>
        <w:t xml:space="preserve">(...)</w:t>
      </w:r>
      <w:r>
        <w:rPr>
          <w:rFonts w:ascii="Arial" w:hAnsi="Arial" w:cs="Arial"/>
          <w:i/>
          <w:iCs/>
          <w:color w:val="000000" w:themeColor="text1"/>
          <w:sz w:val="26"/>
          <w:szCs w:val="26"/>
        </w:rPr>
        <w:t xml:space="preserve"> a parte que eu ouvi foi quando a Shirlene gritava na rua, tava muito nervosa, gritava na rua e proferia palavras de baixo calão, tipo ‘vagabunda’, ‘você é uma vagabunda’</w:t>
      </w:r>
      <w:r>
        <w:rPr>
          <w:rFonts w:ascii="Arial" w:hAnsi="Arial" w:cs="Arial"/>
          <w:i/>
          <w:iCs/>
          <w:color w:val="000000" w:themeColor="text1"/>
          <w:sz w:val="26"/>
          <w:szCs w:val="26"/>
        </w:rPr>
        <w:t xml:space="preserve"> </w:t>
      </w:r>
      <w:r>
        <w:rPr>
          <w:rFonts w:ascii="Arial" w:hAnsi="Arial" w:cs="Arial"/>
          <w:i/>
          <w:iCs/>
          <w:color w:val="808080"/>
          <w:sz w:val="26"/>
          <w:szCs w:val="26"/>
        </w:rPr>
        <w:t xml:space="preserve">(...)</w:t>
      </w:r>
      <w:r>
        <w:rPr>
          <w:rFonts w:ascii="Arial" w:hAnsi="Arial" w:cs="Arial"/>
          <w:i/>
          <w:iCs/>
          <w:color w:val="000000" w:themeColor="text1"/>
          <w:sz w:val="26"/>
          <w:szCs w:val="26"/>
        </w:rPr>
        <w:t xml:space="preserve"> </w:t>
      </w:r>
      <w:r>
        <w:rPr>
          <w:rFonts w:ascii="Arial" w:hAnsi="Arial" w:cs="Arial"/>
          <w:i/>
          <w:iCs/>
          <w:color w:val="000000" w:themeColor="text1"/>
          <w:sz w:val="26"/>
          <w:szCs w:val="26"/>
          <w:u w:val="single"/>
        </w:rPr>
        <w:t xml:space="preserve">e chamou a Eliane também de ‘traficante’</w:t>
      </w:r>
      <w:r>
        <w:rPr>
          <w:rFonts w:ascii="Arial" w:hAnsi="Arial" w:cs="Arial"/>
          <w:i/>
          <w:iCs/>
          <w:color w:val="000000" w:themeColor="text1"/>
          <w:sz w:val="26"/>
          <w:szCs w:val="26"/>
        </w:rPr>
        <w:t xml:space="preserve"> e eu presenciei a Eliane com os braços para trás e a menina indo para cima, a Shirlene indo para cima dela e chamando ela de ‘vagabunda’</w:t>
      </w:r>
      <w:r>
        <w:rPr>
          <w:rFonts w:ascii="Arial" w:hAnsi="Arial" w:cs="Arial"/>
          <w:i/>
          <w:iCs/>
          <w:color w:val="000000" w:themeColor="text1"/>
          <w:sz w:val="26"/>
          <w:szCs w:val="26"/>
        </w:rPr>
        <w:t xml:space="preserve"> (...).</w:t>
      </w:r>
    </w:p>
    <w:p w14:paraId="20DBED86" w14:textId="055FAC9C" w:rsidR="00DA007E" w:rsidRPr="00DA007E" w:rsidRDefault="00DA007E" w:rsidP="001F73B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 xml:space="preserve">Em outro trecho, a advogada da requerida pergunta se já houveram outras discussões entre as partes, a testemunha narrou que ‘</w:t>
      </w:r>
      <w:r>
        <w:rPr>
          <w:rFonts w:ascii="Arial" w:hAnsi="Arial" w:cs="Arial"/>
          <w:i/>
          <w:iCs/>
          <w:color w:val="000000" w:themeColor="text1"/>
          <w:sz w:val="26"/>
          <w:szCs w:val="26"/>
        </w:rPr>
        <w:t xml:space="preserve">(...) </w:t>
      </w:r>
      <w:r>
        <w:rPr>
          <w:rFonts w:ascii="Arial" w:hAnsi="Arial" w:cs="Arial"/>
          <w:i/>
          <w:iCs/>
          <w:color w:val="000000" w:themeColor="text1"/>
          <w:sz w:val="26"/>
          <w:szCs w:val="26"/>
          <w:u w:val="single"/>
        </w:rPr>
        <w:t xml:space="preserve">então neste dia especifico eu só ouvia a Shirlene</w:t>
      </w:r>
      <w:r>
        <w:rPr>
          <w:rFonts w:ascii="Arial" w:hAnsi="Arial" w:cs="Arial"/>
          <w:i/>
          <w:iCs/>
          <w:color w:val="000000" w:themeColor="text1"/>
          <w:sz w:val="26"/>
          <w:szCs w:val="26"/>
        </w:rPr>
        <w:t xml:space="preserve">, a Eliane falava você não tem nada a ver com a nossa vida e a Shirlene falava assim vocês pensam que me enganam, </w:t>
      </w:r>
      <w:r>
        <w:rPr>
          <w:rFonts w:ascii="Arial" w:hAnsi="Arial" w:cs="Arial"/>
          <w:i/>
          <w:iCs/>
          <w:color w:val="000000" w:themeColor="text1"/>
          <w:sz w:val="26"/>
          <w:szCs w:val="26"/>
          <w:u w:val="single"/>
        </w:rPr>
        <w:t xml:space="preserve">você é uma traficante, uma vagabunda</w:t>
      </w:r>
      <w:r>
        <w:rPr>
          <w:rFonts w:ascii="Arial" w:hAnsi="Arial" w:cs="Arial"/>
          <w:i/>
          <w:iCs/>
          <w:color w:val="000000" w:themeColor="text1"/>
          <w:sz w:val="26"/>
          <w:szCs w:val="26"/>
        </w:rPr>
        <w:t xml:space="preserve">,</w:t>
      </w:r>
      <w:r>
        <w:rPr>
          <w:rFonts w:ascii="Arial" w:hAnsi="Arial" w:cs="Arial"/>
          <w:i/>
          <w:iCs/>
          <w:color w:val="000000" w:themeColor="text1"/>
          <w:sz w:val="26"/>
          <w:szCs w:val="26"/>
        </w:rPr>
        <w:t xml:space="preserve"> (...) ela falava sempre coisas assim de baixo calão né, muito nervosa assim, com outras pessoas também, tem esse costume parece de chamar as pessoas de vagabundo, de traficante, de mexedor de droga, drogado, essas palavras, já presenciei ela falando isso com outras pessoas também. (...)” (ID </w:t>
      </w:r>
      <w:r>
        <w:rPr>
          <w:rFonts w:ascii="Arial" w:hAnsi="Arial" w:cs="Arial"/>
          <w:i/>
          <w:iCs/>
          <w:sz w:val="26"/>
          <w:szCs w:val="26"/>
        </w:rPr>
        <w:t xml:space="preserve">88146533)</w:t>
      </w:r>
      <w:r>
        <w:rPr>
          <w:rFonts w:ascii="Arial" w:hAnsi="Arial" w:cs="Arial"/>
          <w:i/>
          <w:iCs/>
          <w:color w:val="808080"/>
          <w:sz w:val="26"/>
          <w:szCs w:val="26"/>
        </w:rPr>
        <w:t xml:space="preserve"> – Grifei</w:t>
      </w:r>
    </w:p>
    <w:p w14:paraId="497B8815" w14:textId="77777777" w:rsidR="003619C3" w:rsidRPr="00DA007E" w:rsidRDefault="003619C3" w:rsidP="001F73BA">
      <w:pPr>
        <w:spacing w:after="0" w:line="360" w:lineRule="auto"/>
        <w:jc w:val="both"/>
        <w:rPr>
          <w:rFonts w:ascii="Arial" w:hAnsi="Arial" w:cs="Arial"/>
          <w:i/>
          <w:iCs/>
          <w:color w:val="000000" w:themeColor="text1"/>
          <w:sz w:val="26"/>
          <w:szCs w:val="26"/>
        </w:rPr>
      </w:pPr>
    </w:p>
    <w:p w14:paraId="08657658" w14:textId="77777777" w:rsidR="00D54EA3" w:rsidRDefault="00000000">
      <w:pPr>
        <w:spacing w:after="0" w:line="360" w:lineRule="auto"/>
        <w:ind w:firstLine="2268"/>
        <w:jc w:val="both"/>
      </w:pPr>
      <w:commentRangeStart w:id="11"/>
      <w:r>
        <w:rPr>
          <w:rFonts w:ascii="Arial" w:hAnsi="Arial" w:cs="Arial"/>
          <w:color w:val="000000" w:themeColor="text1"/>
          <w:sz w:val="28"/>
          <w:szCs w:val="28"/>
        </w:rPr>
        <w:t xml:space="preserve">Conforme visto, a testemunha Ilza Pereira da Silva </w:t>
      </w:r>
      <w:r>
        <w:rPr>
          <w:rFonts w:ascii="Arial" w:hAnsi="Arial" w:cs="Arial"/>
          <w:color w:val="808080"/>
          <w:sz w:val="28"/>
          <w:szCs w:val="28"/>
        </w:rPr>
        <w:t xml:space="preserve">ouviu</w:t>
      </w:r>
      <w:r>
        <w:rPr>
          <w:rFonts w:ascii="Arial" w:hAnsi="Arial" w:cs="Arial"/>
          <w:color w:val="000000" w:themeColor="text1"/>
          <w:sz w:val="28"/>
          <w:szCs w:val="28"/>
        </w:rPr>
        <w:t xml:space="preserve"> </w:t>
      </w:r>
      <w:r>
        <w:rPr>
          <w:rFonts w:ascii="Arial" w:hAnsi="Arial" w:cs="Arial"/>
          <w:color w:val="808080"/>
          <w:sz w:val="28"/>
          <w:szCs w:val="28"/>
        </w:rPr>
        <w:t xml:space="preserve">pessoalmente </w:t>
      </w:r>
      <w:r>
        <w:rPr>
          <w:rFonts w:ascii="Arial" w:hAnsi="Arial" w:cs="Arial"/>
          <w:color w:val="000000" w:themeColor="text1"/>
          <w:sz w:val="28"/>
          <w:szCs w:val="28"/>
        </w:rPr>
        <w:t xml:space="preserve">a apelante </w:t>
      </w:r>
      <w:r>
        <w:rPr>
          <w:rFonts w:ascii="Arial" w:hAnsi="Arial" w:cs="Arial"/>
          <w:color w:val="808080"/>
          <w:sz w:val="28"/>
          <w:szCs w:val="28"/>
        </w:rPr>
        <w:t xml:space="preserve">dirigir à autora</w:t>
      </w:r>
      <w:r>
        <w:rPr>
          <w:rFonts w:ascii="Arial" w:hAnsi="Arial" w:cs="Arial"/>
          <w:color w:val="000000" w:themeColor="text1"/>
          <w:sz w:val="28"/>
          <w:szCs w:val="28"/>
        </w:rPr>
        <w:t xml:space="preserve"> </w:t>
      </w:r>
      <w:r>
        <w:rPr>
          <w:rFonts w:ascii="Arial" w:hAnsi="Arial" w:cs="Arial"/>
          <w:color w:val="808080"/>
          <w:sz w:val="28"/>
          <w:szCs w:val="28"/>
        </w:rPr>
        <w:t xml:space="preserve">as</w:t>
      </w:r>
      <w:r>
        <w:rPr>
          <w:rFonts w:ascii="Arial" w:hAnsi="Arial" w:cs="Arial"/>
          <w:color w:val="000000" w:themeColor="text1"/>
          <w:sz w:val="28"/>
          <w:szCs w:val="28"/>
        </w:rPr>
        <w:t xml:space="preserve"> </w:t>
      </w:r>
      <w:r>
        <w:rPr>
          <w:rFonts w:ascii="Arial" w:hAnsi="Arial" w:cs="Arial"/>
          <w:color w:val="808080"/>
          <w:sz w:val="28"/>
          <w:szCs w:val="28"/>
        </w:rPr>
        <w:t xml:space="preserve">expressões</w:t>
      </w:r>
      <w:r>
        <w:rPr>
          <w:rFonts w:ascii="Arial" w:hAnsi="Arial" w:cs="Arial"/>
          <w:color w:val="000000" w:themeColor="text1"/>
          <w:sz w:val="28"/>
          <w:szCs w:val="28"/>
        </w:rPr>
        <w:t xml:space="preserve"> “vagabunda” e “traficante”, em tom elevado, perceptível à vizinhança, </w:t>
      </w:r>
      <w:r>
        <w:rPr>
          <w:rFonts w:ascii="Arial" w:hAnsi="Arial" w:cs="Arial"/>
          <w:color w:val="808080"/>
          <w:sz w:val="28"/>
          <w:szCs w:val="28"/>
        </w:rPr>
        <w:t xml:space="preserve">e esclareceu</w:t>
      </w:r>
      <w:r>
        <w:rPr>
          <w:rFonts w:ascii="Arial" w:hAnsi="Arial" w:cs="Arial"/>
          <w:color w:val="000000" w:themeColor="text1"/>
          <w:sz w:val="28"/>
          <w:szCs w:val="28"/>
        </w:rPr>
        <w:t xml:space="preserve"> que</w:t>
      </w:r>
      <w:r>
        <w:rPr>
          <w:rFonts w:ascii="Arial" w:hAnsi="Arial" w:cs="Arial"/>
          <w:color w:val="808080"/>
          <w:sz w:val="28"/>
          <w:szCs w:val="28"/>
        </w:rPr>
        <w:t xml:space="preserve">, na ocasião presenciada, ouviu apenas</w:t>
      </w:r>
      <w:r>
        <w:rPr>
          <w:rFonts w:ascii="Arial" w:hAnsi="Arial" w:cs="Arial"/>
          <w:color w:val="000000" w:themeColor="text1"/>
          <w:sz w:val="28"/>
          <w:szCs w:val="28"/>
        </w:rPr>
        <w:t xml:space="preserve"> a </w:t>
      </w:r>
      <w:r>
        <w:rPr>
          <w:rFonts w:ascii="Arial" w:hAnsi="Arial" w:cs="Arial"/>
          <w:color w:val="808080"/>
          <w:sz w:val="28"/>
          <w:szCs w:val="28"/>
        </w:rPr>
        <w:t xml:space="preserve">ré</w:t>
      </w:r>
      <w:r>
        <w:rPr>
          <w:rFonts w:ascii="Arial" w:hAnsi="Arial" w:cs="Arial"/>
          <w:color w:val="000000" w:themeColor="text1"/>
          <w:sz w:val="28"/>
          <w:szCs w:val="28"/>
        </w:rPr>
        <w:t xml:space="preserve"> </w:t>
      </w:r>
      <w:r>
        <w:rPr>
          <w:rFonts w:ascii="Arial" w:hAnsi="Arial" w:cs="Arial"/>
          <w:color w:val="808080"/>
          <w:sz w:val="28"/>
          <w:szCs w:val="28"/>
        </w:rPr>
        <w:t xml:space="preserve">proferir</w:t>
      </w:r>
      <w:r>
        <w:rPr>
          <w:rFonts w:ascii="Arial" w:hAnsi="Arial" w:cs="Arial"/>
          <w:color w:val="000000" w:themeColor="text1"/>
          <w:sz w:val="28"/>
          <w:szCs w:val="28"/>
        </w:rPr>
        <w:t xml:space="preserve"> </w:t>
      </w:r>
      <w:r>
        <w:rPr>
          <w:rFonts w:ascii="Arial" w:hAnsi="Arial" w:cs="Arial"/>
          <w:color w:val="808080"/>
          <w:sz w:val="28"/>
          <w:szCs w:val="28"/>
        </w:rPr>
        <w:t xml:space="preserve">ofensas</w:t>
      </w:r>
      <w:r>
        <w:rPr>
          <w:rFonts w:ascii="Arial" w:hAnsi="Arial" w:cs="Arial"/>
          <w:color w:val="000000" w:themeColor="text1"/>
          <w:sz w:val="28"/>
          <w:szCs w:val="28"/>
        </w:rPr>
        <w:t xml:space="preserve"> (ID 88146526).</w:t>
      </w:r>
      <w:commentRangeEnd w:id="11"/>
      <w:r>
        <w:rPr>
          <w:rStyle w:val="CommentReference"/>
        </w:rPr>
        <w:commentReference w:id="11"/>
      </w:r>
    </w:p>
    <w:p w14:paraId="3779BA67" w14:textId="77777777" w:rsidR="00D54EA3" w:rsidRDefault="00D54EA3">
      <w:pPr>
        <w:spacing w:after="0" w:line="360" w:lineRule="auto"/>
        <w:ind w:firstLine="2268"/>
        <w:jc w:val="both"/>
      </w:pPr>
    </w:p>
    <w:p w14:paraId="7B4F47A9" w14:textId="0D24DB36"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O aspecto relevante do depoimento está na forma </w:t>
      </w:r>
      <w:r>
        <w:rPr>
          <w:rFonts w:ascii="Arial" w:hAnsi="Arial" w:cs="Arial"/>
          <w:color w:val="808080"/>
          <w:sz w:val="28"/>
          <w:szCs w:val="28"/>
          <w:highlight w:val="yellow"/>
        </w:rPr>
        <w:t>como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testemunha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conheceu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os</w:t>
      </w:r>
      <w:r>
        <w:rPr>
          <w:rFonts w:ascii="Arial" w:hAnsi="Arial" w:cs="Arial"/>
          <w:color w:val="000000" w:themeColor="text1"/>
          <w:sz w:val="28"/>
          <w:szCs w:val="28"/>
          <w:highlight w:val="yellow"/>
        </w:rPr>
        <w:t xml:space="preserve"> fatos</w:t>
      </w:r>
      <w:r>
        <w:rPr>
          <w:rFonts w:ascii="Arial" w:hAnsi="Arial" w:cs="Arial"/>
          <w:color w:val="808080"/>
          <w:sz w:val="28"/>
          <w:szCs w:val="28"/>
          <w:highlight w:val="yellow"/>
        </w:rPr>
        <w:t>:</w:t>
      </w:r>
      <w:r>
        <w:rPr>
          <w:rFonts w:ascii="Arial" w:hAnsi="Arial" w:cs="Arial"/>
          <w:color w:val="000000" w:themeColor="text1"/>
          <w:sz w:val="28"/>
          <w:szCs w:val="28"/>
          <w:highlight w:val="yellow"/>
        </w:rPr>
        <w:t xml:space="preserve"> não reproduziu comentários </w:t>
      </w:r>
      <w:r>
        <w:rPr>
          <w:rFonts w:ascii="Arial" w:hAnsi="Arial" w:cs="Arial"/>
          <w:color w:val="000000" w:themeColor="text1"/>
          <w:sz w:val="28"/>
          <w:szCs w:val="28"/>
          <w:highlight w:val="yellow"/>
        </w:rPr>
        <w:lastRenderedPageBreak/>
        <w:t xml:space="preserve">de terceiros, </w:t>
      </w:r>
      <w:r>
        <w:rPr>
          <w:rFonts w:ascii="Arial" w:hAnsi="Arial" w:cs="Arial"/>
          <w:color w:val="808080"/>
          <w:sz w:val="28"/>
          <w:szCs w:val="28"/>
          <w:highlight w:val="yellow"/>
        </w:rPr>
        <w:t>mas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presenciou</w:t>
      </w:r>
      <w:r>
        <w:rPr>
          <w:rFonts w:ascii="Arial" w:hAnsi="Arial" w:cs="Arial"/>
          <w:color w:val="000000" w:themeColor="text1"/>
          <w:sz w:val="28"/>
          <w:szCs w:val="28"/>
          <w:highlight w:val="yellow"/>
        </w:rPr>
        <w:t xml:space="preserve"> o episódio e </w:t>
      </w:r>
      <w:r>
        <w:rPr>
          <w:rFonts w:ascii="Arial" w:hAnsi="Arial" w:cs="Arial"/>
          <w:color w:val="808080"/>
          <w:sz w:val="28"/>
          <w:szCs w:val="28"/>
          <w:highlight w:val="yellow"/>
        </w:rPr>
        <w:t>ouviu</w:t>
      </w:r>
      <w:r>
        <w:rPr>
          <w:rFonts w:ascii="Arial" w:hAnsi="Arial" w:cs="Arial"/>
          <w:color w:val="000000" w:themeColor="text1"/>
          <w:sz w:val="28"/>
          <w:szCs w:val="28"/>
          <w:highlight w:val="yellow"/>
        </w:rPr>
        <w:t xml:space="preserve"> pessoalmente as palavras atribuídas à apelante.</w:t>
      </w:r>
    </w:p>
    <w:p w14:paraId="3F1E1DCC" w14:textId="77777777" w:rsidR="004648BF" w:rsidRPr="003619C3" w:rsidRDefault="004648BF" w:rsidP="003619C3">
      <w:pPr>
        <w:spacing w:after="0" w:line="360" w:lineRule="auto"/>
        <w:ind w:firstLine="2268"/>
        <w:jc w:val="both"/>
        <w:rPr>
          <w:rFonts w:ascii="Arial" w:hAnsi="Arial" w:cs="Arial"/>
          <w:color w:val="000000" w:themeColor="text1"/>
          <w:sz w:val="28"/>
          <w:szCs w:val="28"/>
        </w:rPr>
      </w:pPr>
    </w:p>
    <w:p w14:paraId="790BD0E9" w14:textId="0C7BD113"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Nesse contexto, perde consistência a alegação recursal de que a prova seria incapaz de demonstrar a autoria das ofensas ou de que revelaria mera animosidade recíproca entre as partes</w:t>
      </w:r>
      <w:r w:rsidR="00104B0E">
        <w:rPr>
          <w:rFonts w:ascii="Arial" w:hAnsi="Arial" w:cs="Arial"/>
          <w:color w:val="000000" w:themeColor="text1"/>
          <w:sz w:val="28"/>
          <w:szCs w:val="28"/>
        </w:rPr>
        <w:t>.</w:t>
      </w:r>
    </w:p>
    <w:p w14:paraId="651B83C0"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555A7779" w14:textId="6B9A58C1"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Não compromete</w:t>
      </w:r>
      <w:r>
        <w:rPr>
          <w:rFonts w:ascii="Arial" w:hAnsi="Arial" w:cs="Arial"/>
          <w:color w:val="000000" w:themeColor="text1"/>
          <w:sz w:val="28"/>
          <w:szCs w:val="28"/>
          <w:highlight w:val="yellow"/>
        </w:rPr>
        <w:t xml:space="preserve"> a </w:t>
      </w:r>
      <w:r>
        <w:rPr>
          <w:rFonts w:ascii="Arial" w:hAnsi="Arial" w:cs="Arial"/>
          <w:color w:val="808080"/>
          <w:sz w:val="28"/>
          <w:szCs w:val="28"/>
          <w:highlight w:val="yellow"/>
        </w:rPr>
        <w:t xml:space="preserve">força probatória do relato o fato</w:t>
      </w:r>
      <w:r>
        <w:rPr>
          <w:rFonts w:ascii="Arial" w:hAnsi="Arial" w:cs="Arial"/>
          <w:color w:val="000000" w:themeColor="text1"/>
          <w:sz w:val="28"/>
          <w:szCs w:val="28"/>
          <w:highlight w:val="yellow"/>
        </w:rPr>
        <w:t xml:space="preserve"> de</w:t>
      </w:r>
      <w:r>
        <w:rPr>
          <w:rFonts w:ascii="Arial" w:hAnsi="Arial" w:cs="Arial"/>
          <w:color w:val="808080"/>
          <w:sz w:val="28"/>
          <w:szCs w:val="28"/>
          <w:highlight w:val="yellow"/>
        </w:rPr>
        <w:t xml:space="preserve"> a testemunha</w:t>
      </w:r>
      <w:r>
        <w:rPr>
          <w:rFonts w:ascii="Arial" w:hAnsi="Arial" w:cs="Arial"/>
          <w:color w:val="000000" w:themeColor="text1"/>
          <w:sz w:val="28"/>
          <w:szCs w:val="28"/>
          <w:highlight w:val="yellow"/>
        </w:rPr>
        <w:t xml:space="preserve"> não ter acompanhado todo o histórico de desavenças</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pois o</w:t>
      </w:r>
      <w:r>
        <w:rPr>
          <w:rFonts w:ascii="Arial" w:hAnsi="Arial" w:cs="Arial"/>
          <w:color w:val="000000" w:themeColor="text1"/>
          <w:sz w:val="28"/>
          <w:szCs w:val="28"/>
          <w:highlight w:val="yellow"/>
        </w:rPr>
        <w:t xml:space="preserve"> fato relevante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ocorrência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das</w:t>
      </w:r>
      <w:r>
        <w:rPr>
          <w:rFonts w:ascii="Arial" w:hAnsi="Arial" w:cs="Arial"/>
          <w:color w:val="000000" w:themeColor="text1"/>
          <w:sz w:val="28"/>
          <w:szCs w:val="28"/>
          <w:highlight w:val="yellow"/>
        </w:rPr>
        <w:t xml:space="preserve"> ofensas narradas na inicial e, quanto a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o depoimento </w:t>
      </w:r>
      <w:r>
        <w:rPr>
          <w:rFonts w:ascii="Arial" w:hAnsi="Arial" w:cs="Arial"/>
          <w:color w:val="808080"/>
          <w:sz w:val="28"/>
          <w:szCs w:val="28"/>
          <w:highlight w:val="yellow"/>
        </w:rPr>
        <w:t xml:space="preserve">foi</w:t>
      </w:r>
      <w:r>
        <w:rPr>
          <w:rFonts w:ascii="Arial" w:hAnsi="Arial" w:cs="Arial"/>
          <w:color w:val="000000" w:themeColor="text1"/>
          <w:sz w:val="28"/>
          <w:szCs w:val="28"/>
          <w:highlight w:val="yellow"/>
        </w:rPr>
        <w:t xml:space="preserve"> seguro ao atribuir à apelante a autoria das expressões dirigidas à autora.</w:t>
      </w:r>
    </w:p>
    <w:p w14:paraId="474C82B9"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291D58EA" w14:textId="2999308B" w:rsid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rPr>
        <w:t xml:space="preserve">Tampouco procede a alegação de que os fatos se resumiriam a simples desavenças inerentes à convivência em comunidade. </w:t>
      </w:r>
    </w:p>
    <w:p w14:paraId="03A7CB8B"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65E8E47E"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Nem</w:t>
      </w:r>
      <w:r>
        <w:rPr>
          <w:rFonts w:ascii="Arial" w:hAnsi="Arial" w:cs="Arial"/>
          <w:color w:val="000000" w:themeColor="text1"/>
          <w:sz w:val="28"/>
          <w:szCs w:val="28"/>
        </w:rPr>
        <w:t xml:space="preserve"> toda discussão entre vizinhos enseja reparação civil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a situação examinada nos autos ultrapassa esse limite.</w:t>
      </w:r>
    </w:p>
    <w:p w14:paraId="273AF6C8" w14:textId="77777777" w:rsidR="00104B0E" w:rsidRDefault="00104B0E" w:rsidP="003619C3">
      <w:pPr>
        <w:spacing w:after="0" w:line="360" w:lineRule="auto"/>
        <w:ind w:firstLine="2268"/>
        <w:jc w:val="both"/>
        <w:rPr>
          <w:rFonts w:ascii="Arial" w:hAnsi="Arial" w:cs="Arial"/>
          <w:color w:val="000000" w:themeColor="text1"/>
          <w:sz w:val="28"/>
          <w:szCs w:val="28"/>
        </w:rPr>
      </w:pPr>
    </w:p>
    <w:p w14:paraId="0FC10616" w14:textId="77777777" w:rsidR="00D54EA3" w:rsidRDefault="00000000">
      <w:pPr>
        <w:spacing w:after="0" w:line="360" w:lineRule="auto"/>
        <w:ind w:firstLine="2268"/>
        <w:jc w:val="both"/>
      </w:pPr>
      <w:r>
        <w:rPr>
          <w:rFonts w:ascii="Arial" w:hAnsi="Arial" w:cs="Arial"/>
          <w:color w:val="000000" w:themeColor="text1"/>
          <w:sz w:val="28"/>
          <w:szCs w:val="28"/>
        </w:rPr>
        <w:t>A utilização de expressões ofensivas como “vagabunda” revela comportamento incompatível com os padrões mínimos de respeito exigidos na convivência social.</w:t>
      </w:r>
    </w:p>
    <w:p w14:paraId="7B133256" w14:textId="77777777" w:rsidR="00D54EA3" w:rsidRDefault="00D54EA3">
      <w:pPr>
        <w:spacing w:after="0" w:line="360" w:lineRule="auto"/>
        <w:ind w:firstLine="2268"/>
        <w:jc w:val="both"/>
      </w:pPr>
    </w:p>
    <w:p w14:paraId="3292ADA9" w14:textId="1C1A2DF3"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Mais grave é a imputação da condição de “traficante”, expressão que associa a pessoa à prática de atividade criminosa e possui inequívoca aptidão para atingir sua honra e reputação perante terceiros, especialmente quando proferida em ambiente comunitário, diante de pessoas com as quais a ofendida mantém convívio cotidiano.</w:t>
      </w:r>
    </w:p>
    <w:p w14:paraId="4099534E"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325D164D" w14:textId="77777777" w:rsidR="003619C3" w:rsidRPr="003619C3" w:rsidRDefault="003619C3" w:rsidP="003619C3">
      <w:pPr>
        <w:spacing w:after="0" w:line="360" w:lineRule="auto"/>
        <w:ind w:firstLine="2268"/>
        <w:jc w:val="both"/>
        <w:rPr>
          <w:rFonts w:ascii="Arial" w:hAnsi="Arial" w:cs="Arial"/>
          <w:color w:val="000000" w:themeColor="text1"/>
          <w:sz w:val="28"/>
          <w:szCs w:val="28"/>
        </w:rPr>
      </w:pPr>
      <w:r w:rsidRPr="003619C3">
        <w:rPr>
          <w:rFonts w:ascii="Arial" w:hAnsi="Arial" w:cs="Arial"/>
          <w:color w:val="000000" w:themeColor="text1"/>
          <w:sz w:val="28"/>
          <w:szCs w:val="28"/>
          <w:highlight w:val="yellow"/>
        </w:rPr>
        <w:t>Esse conjunto de circunstâncias afasta a tese de mero dissabor cotidiano e revela ofensa relevante à honra da autora, apta a justificar a reparação civil.</w:t>
      </w:r>
    </w:p>
    <w:p w14:paraId="5B786170" w14:textId="77777777" w:rsidR="00104B0E" w:rsidRDefault="00104B0E" w:rsidP="003619C3">
      <w:pPr>
        <w:spacing w:after="0" w:line="360" w:lineRule="auto"/>
        <w:ind w:firstLine="2268"/>
        <w:jc w:val="both"/>
        <w:rPr>
          <w:rFonts w:ascii="Arial" w:hAnsi="Arial" w:cs="Arial"/>
          <w:color w:val="000000" w:themeColor="text1"/>
          <w:sz w:val="28"/>
          <w:szCs w:val="28"/>
        </w:rPr>
      </w:pPr>
    </w:p>
    <w:p w14:paraId="382D52FA" w14:textId="343EE72C" w:rsidR="003619C3" w:rsidRDefault="003619C3" w:rsidP="003619C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ausência de prova de tratamento psicológico, afastamento laboral ou repercussão pública </w:t>
      </w:r>
      <w:r>
        <w:rPr>
          <w:rFonts w:ascii="Arial" w:hAnsi="Arial" w:cs="Arial"/>
          <w:color w:val="808080"/>
          <w:sz w:val="28"/>
          <w:szCs w:val="28"/>
        </w:rPr>
        <w:t xml:space="preserve">não afasta o dano moral: tais elementos influem na quantificação da indenização, mas não são requisito indispensável quando a própria conduta é apta a atingir a honra e a dignidade da pessoa</w:t>
      </w:r>
      <w:r>
        <w:rPr>
          <w:rFonts w:ascii="Arial" w:hAnsi="Arial" w:cs="Arial"/>
          <w:color w:val="000000" w:themeColor="text1"/>
          <w:sz w:val="28"/>
          <w:szCs w:val="28"/>
        </w:rPr>
        <w:t xml:space="preserve">.</w:t>
      </w:r>
    </w:p>
    <w:p w14:paraId="1EFFE9B8" w14:textId="77777777" w:rsidR="00104B0E" w:rsidRPr="003619C3" w:rsidRDefault="00104B0E" w:rsidP="003619C3">
      <w:pPr>
        <w:spacing w:after="0" w:line="360" w:lineRule="auto"/>
        <w:ind w:firstLine="2268"/>
        <w:jc w:val="both"/>
        <w:rPr>
          <w:rFonts w:ascii="Arial" w:hAnsi="Arial" w:cs="Arial"/>
          <w:color w:val="000000" w:themeColor="text1"/>
          <w:sz w:val="28"/>
          <w:szCs w:val="28"/>
        </w:rPr>
      </w:pPr>
    </w:p>
    <w:p w14:paraId="612E4A72" w14:textId="2AFF0DC4" w:rsidR="008E3153" w:rsidRDefault="008E3153" w:rsidP="008E315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sentido: </w:t>
      </w:r>
    </w:p>
    <w:p w14:paraId="6288129C" w14:textId="77777777" w:rsidR="00104B0E" w:rsidRDefault="00104B0E" w:rsidP="008E3153">
      <w:pPr>
        <w:spacing w:after="0" w:line="360" w:lineRule="auto"/>
        <w:ind w:firstLine="2268"/>
        <w:jc w:val="both"/>
        <w:rPr>
          <w:rFonts w:ascii="Arial" w:hAnsi="Arial" w:cs="Arial"/>
          <w:color w:val="000000" w:themeColor="text1"/>
          <w:sz w:val="28"/>
          <w:szCs w:val="28"/>
        </w:rPr>
      </w:pPr>
    </w:p>
    <w:p w14:paraId="35B481D6" w14:textId="7DB6E0B1" w:rsidR="00104B0E" w:rsidRPr="00071B9B" w:rsidRDefault="00104B0E" w:rsidP="00071B9B">
      <w:pPr>
        <w:spacing w:after="0" w:line="360" w:lineRule="auto"/>
        <w:ind w:left="2268"/>
        <w:jc w:val="both"/>
        <w:rPr>
          <w:rFonts w:ascii="Arial" w:hAnsi="Arial" w:cs="Arial"/>
          <w:i/>
          <w:iCs/>
          <w:color w:val="000000" w:themeColor="text1"/>
          <w:sz w:val="26"/>
          <w:szCs w:val="26"/>
        </w:rPr>
      </w:pPr>
      <w:commentRangeStart w:id="12"/>
      <w:r>
        <w:rPr>
          <w:rFonts w:ascii="Arial" w:hAnsi="Arial" w:cs="Arial"/>
          <w:i/>
          <w:iCs/>
          <w:color w:val="808080"/>
          <w:sz w:val="26"/>
          <w:szCs w:val="26"/>
        </w:rPr>
        <w:t xml:space="preserve">“(...) </w:t>
      </w:r>
      <w:r>
        <w:rPr>
          <w:rFonts w:ascii="Arial" w:hAnsi="Arial" w:cs="Arial"/>
          <w:i/>
          <w:iCs/>
          <w:color w:val="000000" w:themeColor="text1"/>
          <w:sz w:val="26"/>
          <w:szCs w:val="26"/>
        </w:rPr>
        <w:t xml:space="preserve">11. No presente caso, foi devidamente comprovado que a recorrente proferiu acusações em desfavor do </w:t>
      </w:r>
      <w:r>
        <w:rPr>
          <w:rFonts w:ascii="Arial" w:hAnsi="Arial" w:cs="Arial"/>
          <w:i/>
          <w:iCs/>
          <w:color w:val="000000" w:themeColor="text1"/>
          <w:sz w:val="26"/>
          <w:szCs w:val="26"/>
        </w:rPr>
        <w:t xml:space="preserve">autor perante terceiros, o chamando de ‘estuprador’, ‘corno’, entre outros. As declarações colhidas nos documentos de IDs 72137147 e 72137150 são firmes e coerentes entre si, no sentido de comprovar a existência de desavenças entre as partes, bem como que </w:t>
      </w:r>
      <w:r>
        <w:rPr>
          <w:rFonts w:ascii="Arial" w:hAnsi="Arial" w:cs="Arial"/>
          <w:i/>
          <w:iCs/>
          <w:color w:val="000000" w:themeColor="text1"/>
          <w:sz w:val="26"/>
          <w:szCs w:val="26"/>
          <w:u w:val="single"/>
        </w:rPr>
        <w:t xml:space="preserve">os declarantes já presenciaram a ré proferindo xingamentos na rua em desfavor do autor</w:t>
      </w:r>
      <w:r>
        <w:rPr>
          <w:rFonts w:ascii="Arial" w:hAnsi="Arial" w:cs="Arial"/>
          <w:i/>
          <w:iCs/>
          <w:color w:val="000000" w:themeColor="text1"/>
          <w:sz w:val="26"/>
          <w:szCs w:val="26"/>
        </w:rPr>
        <w:t xml:space="preserve">. Dessa forma, as graves acusações/xingamentos proferidas pela ré recorrente, ultrapassam o mero exercício regular de um direito e configuram conduta potencialmente lesiva à honra e à imagem do autor.</w:t>
      </w:r>
      <w:r>
        <w:rPr>
          <w:rFonts w:ascii="Arial" w:hAnsi="Arial" w:cs="Arial"/>
          <w:i/>
          <w:iCs/>
          <w:color w:val="808080"/>
          <w:sz w:val="26"/>
          <w:szCs w:val="26"/>
        </w:rPr>
        <w:t xml:space="preserve"> (...)” (Acórdão 2030045, 0783852-21.2024.8.07.0016, Relator(a): SILVANA DA SILVA CHAVES, SEGUNDA TURMA RECURSAL, data de julgamento: 06/08/2025, publicado no DJe: 18/08/2025.) – Grifei</w:t>
      </w:r>
      <w:commentRangeEnd w:id="12"/>
      <w:r>
        <w:rPr>
          <w:rStyle w:val="CommentReference"/>
        </w:rPr>
        <w:commentReference w:id="12"/>
      </w:r>
    </w:p>
    <w:p w14:paraId="5B5F0A2E" w14:textId="77777777" w:rsidR="00EB3378" w:rsidRPr="007E1C8C" w:rsidRDefault="00EB3378" w:rsidP="005B12EC">
      <w:pPr>
        <w:spacing w:after="0" w:line="360" w:lineRule="auto"/>
        <w:jc w:val="both"/>
        <w:rPr>
          <w:rFonts w:ascii="Arial" w:hAnsi="Arial" w:cs="Arial"/>
          <w:color w:val="000000" w:themeColor="text1"/>
          <w:sz w:val="28"/>
          <w:szCs w:val="28"/>
        </w:rPr>
      </w:pPr>
    </w:p>
    <w:p w14:paraId="1CA5EF35" w14:textId="025FD447"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Quanto</w:t>
      </w:r>
      <w:r>
        <w:rPr>
          <w:rFonts w:ascii="Arial" w:hAnsi="Arial" w:cs="Arial"/>
          <w:color w:val="000000" w:themeColor="text1"/>
          <w:sz w:val="28"/>
          <w:szCs w:val="28"/>
        </w:rPr>
        <w:t xml:space="preserve"> </w:t>
      </w:r>
      <w:r>
        <w:rPr>
          <w:rFonts w:ascii="Arial" w:hAnsi="Arial" w:cs="Arial"/>
          <w:color w:val="808080"/>
          <w:sz w:val="28"/>
          <w:szCs w:val="28"/>
        </w:rPr>
        <w:t xml:space="preserve">ao</w:t>
      </w:r>
      <w:r>
        <w:rPr>
          <w:rFonts w:ascii="Arial" w:hAnsi="Arial" w:cs="Arial"/>
          <w:color w:val="000000" w:themeColor="text1"/>
          <w:sz w:val="28"/>
          <w:szCs w:val="28"/>
        </w:rPr>
        <w:t xml:space="preserve"> </w:t>
      </w:r>
      <w:r>
        <w:rPr>
          <w:rFonts w:ascii="Arial" w:hAnsi="Arial" w:cs="Arial"/>
          <w:color w:val="808080"/>
          <w:sz w:val="28"/>
          <w:szCs w:val="28"/>
        </w:rPr>
        <w:t xml:space="preserve">valor, a</w:t>
      </w:r>
      <w:r>
        <w:rPr>
          <w:rFonts w:ascii="Arial" w:hAnsi="Arial" w:cs="Arial"/>
          <w:color w:val="000000" w:themeColor="text1"/>
          <w:sz w:val="28"/>
          <w:szCs w:val="28"/>
        </w:rPr>
        <w:t xml:space="preserve"> indenização por danos morais não se submete a critérios matemáticos</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deve observar</w:t>
      </w:r>
      <w:r>
        <w:rPr>
          <w:rFonts w:ascii="Arial" w:hAnsi="Arial" w:cs="Arial"/>
          <w:color w:val="000000" w:themeColor="text1"/>
          <w:sz w:val="28"/>
          <w:szCs w:val="28"/>
        </w:rPr>
        <w:t xml:space="preserve"> a gravidade da ofensa, a extensão da lesão, a condição econômica das partes e as funções compensatória e pedagógica da reparação civil.</w:t>
      </w:r>
    </w:p>
    <w:p w14:paraId="4DFA087E"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24D674BC" w14:textId="3790EDA8"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valor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 R$ 3.000</w:t>
      </w:r>
      <w:r>
        <w:rPr>
          <w:rFonts w:ascii="Arial" w:hAnsi="Arial" w:cs="Arial"/>
          <w:color w:val="000000" w:themeColor="text1"/>
          <w:sz w:val="28"/>
          <w:szCs w:val="28"/>
          <w:highlight w:val="yellow"/>
        </w:rPr>
        <w:t xml:space="preserve">,</w:t>
      </w:r>
      <w:r>
        <w:rPr>
          <w:rFonts w:ascii="Arial" w:hAnsi="Arial" w:cs="Arial"/>
          <w:color w:val="808080"/>
          <w:sz w:val="28"/>
          <w:szCs w:val="28"/>
          <w:highlight w:val="yellow"/>
        </w:rPr>
        <w:t xml:space="preserve">00</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observa</w:t>
      </w:r>
      <w:r>
        <w:rPr>
          <w:rFonts w:ascii="Arial" w:hAnsi="Arial" w:cs="Arial"/>
          <w:color w:val="000000" w:themeColor="text1"/>
          <w:sz w:val="28"/>
          <w:szCs w:val="28"/>
          <w:highlight w:val="yellow"/>
        </w:rPr>
        <w:t xml:space="preserve"> a </w:t>
      </w:r>
      <w:r>
        <w:rPr>
          <w:rFonts w:ascii="Arial" w:hAnsi="Arial" w:cs="Arial"/>
          <w:color w:val="808080"/>
          <w:sz w:val="28"/>
          <w:szCs w:val="28"/>
          <w:highlight w:val="yellow"/>
        </w:rPr>
        <w:t xml:space="preserve">razoabilidade e a proporcionalidade, diante da gravidade das ofensas, proferidas em público, com imputação</w:t>
      </w:r>
      <w:r>
        <w:rPr>
          <w:rFonts w:ascii="Arial" w:hAnsi="Arial" w:cs="Arial"/>
          <w:color w:val="000000" w:themeColor="text1"/>
          <w:sz w:val="28"/>
          <w:szCs w:val="28"/>
          <w:highlight w:val="yellow"/>
        </w:rPr>
        <w:t xml:space="preserve"> de </w:t>
      </w:r>
      <w:r>
        <w:rPr>
          <w:rFonts w:ascii="Arial" w:hAnsi="Arial" w:cs="Arial"/>
          <w:color w:val="808080"/>
          <w:sz w:val="28"/>
          <w:szCs w:val="28"/>
          <w:highlight w:val="yellow"/>
        </w:rPr>
        <w:t xml:space="preserve">conduta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criminosa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 em contexto de comportamento reiterado relatado</w:t>
      </w:r>
      <w:r>
        <w:rPr>
          <w:rFonts w:ascii="Arial" w:hAnsi="Arial" w:cs="Arial"/>
          <w:color w:val="000000" w:themeColor="text1"/>
          <w:sz w:val="28"/>
          <w:szCs w:val="28"/>
          <w:highlight w:val="yellow"/>
        </w:rPr>
        <w:t xml:space="preserve"> pela </w:t>
      </w:r>
      <w:r>
        <w:rPr>
          <w:rFonts w:ascii="Arial" w:hAnsi="Arial" w:cs="Arial"/>
          <w:color w:val="808080"/>
          <w:sz w:val="28"/>
          <w:szCs w:val="28"/>
          <w:highlight w:val="yellow"/>
        </w:rPr>
        <w:t xml:space="preserve">testemunha</w:t>
      </w:r>
      <w:r>
        <w:rPr>
          <w:rFonts w:ascii="Arial" w:hAnsi="Arial" w:cs="Arial"/>
          <w:color w:val="000000" w:themeColor="text1"/>
          <w:sz w:val="28"/>
          <w:szCs w:val="28"/>
          <w:highlight w:val="yellow"/>
        </w:rPr>
        <w:t xml:space="preserve">.</w:t>
      </w:r>
    </w:p>
    <w:p w14:paraId="754F2813"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p>
    <w:p w14:paraId="524917C7" w14:textId="77777777" w:rsidR="00DE7F0B" w:rsidRPr="00AD2217" w:rsidRDefault="00DE7F0B" w:rsidP="00DE7F0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sentença considerou a extensão do dano e a capacidade econômica das partes, ambas beneficiárias</w:t>
      </w:r>
      <w:r>
        <w:rPr>
          <w:rFonts w:ascii="Arial" w:hAnsi="Arial" w:cs="Arial"/>
          <w:color w:val="000000" w:themeColor="text1"/>
          <w:sz w:val="28"/>
          <w:szCs w:val="28"/>
        </w:rPr>
        <w:t xml:space="preserve"> da </w:t>
      </w:r>
      <w:r>
        <w:rPr>
          <w:rFonts w:ascii="Arial" w:hAnsi="Arial" w:cs="Arial"/>
          <w:color w:val="808080"/>
          <w:sz w:val="28"/>
          <w:szCs w:val="28"/>
        </w:rPr>
        <w:t xml:space="preserve">gratuidade</w:t>
      </w:r>
      <w:r>
        <w:rPr>
          <w:rFonts w:ascii="Arial" w:hAnsi="Arial" w:cs="Arial"/>
          <w:color w:val="808080"/>
          <w:sz w:val="28"/>
          <w:szCs w:val="28"/>
        </w:rPr>
        <w:t xml:space="preserve"> de </w:t>
      </w:r>
      <w:r>
        <w:rPr>
          <w:rFonts w:ascii="Arial" w:hAnsi="Arial" w:cs="Arial"/>
          <w:color w:val="808080"/>
          <w:sz w:val="28"/>
          <w:szCs w:val="28"/>
        </w:rPr>
        <w:t xml:space="preserve">justiça</w:t>
      </w:r>
      <w:r>
        <w:rPr>
          <w:rFonts w:ascii="Arial" w:hAnsi="Arial" w:cs="Arial"/>
          <w:color w:val="808080"/>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arbitrou quantia moderada, bem inferior aos R$ 100</w:t>
      </w:r>
      <w:r>
        <w:rPr>
          <w:rFonts w:ascii="Arial" w:hAnsi="Arial" w:cs="Arial"/>
          <w:color w:val="000000" w:themeColor="text1"/>
          <w:sz w:val="28"/>
          <w:szCs w:val="28"/>
        </w:rPr>
        <w:t xml:space="preserve">.</w:t>
      </w:r>
      <w:r>
        <w:rPr>
          <w:rFonts w:ascii="Arial" w:hAnsi="Arial" w:cs="Arial"/>
          <w:color w:val="808080"/>
          <w:sz w:val="28"/>
          <w:szCs w:val="28"/>
        </w:rPr>
        <w:t xml:space="preserve">000,00 postulados na inicial (ID 88146533).</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lastRenderedPageBreak/>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BC1F268" w14:textId="4C1D9DD7" w:rsidR="00AD2217" w:rsidRPr="009F28BC" w:rsidRDefault="00AD2217" w:rsidP="00AD2217">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Ante o exposto, </w:t>
      </w:r>
      <w:r>
        <w:rPr>
          <w:b/>
          <w:rFonts w:ascii="Arial" w:hAnsi="Arial" w:cs="Arial"/>
          <w:color w:val="808080"/>
          <w:sz w:val="28"/>
          <w:szCs w:val="28"/>
        </w:rPr>
        <w:t xml:space="preserve">nego</w:t>
      </w:r>
      <w:r>
        <w:rPr>
          <w:rFonts w:ascii="Arial" w:hAnsi="Arial" w:cs="Arial"/>
          <w:b/>
          <w:bCs/>
          <w:sz w:val="28"/>
          <w:szCs w:val="28"/>
        </w:rPr>
        <w:t xml:space="preserve"> provimento</w:t>
      </w:r>
      <w:r>
        <w:rPr>
          <w:rFonts w:ascii="Arial" w:hAnsi="Arial" w:cs="Arial"/>
          <w:sz w:val="28"/>
          <w:szCs w:val="28"/>
        </w:rPr>
        <w:t xml:space="preserve"> ao apelo da ré, Shirlene Miguel da Silva Bonifácio</w:t>
      </w:r>
      <w:r>
        <w:rPr>
          <w:rFonts w:ascii="Arial" w:hAnsi="Arial" w:cs="Arial"/>
          <w:sz w:val="28"/>
          <w:szCs w:val="28"/>
        </w:rPr>
        <w:t xml:space="preserve">.</w:t>
      </w:r>
      <w:commentRangeEnd w:id="13"/>
      <w:r>
        <w:rPr>
          <w:rStyle w:val="CommentReference"/>
        </w:rPr>
        <w:commentReference w:id="13"/>
      </w:r>
    </w:p>
    <w:p w14:paraId="47761B8F" w14:textId="77777777" w:rsidR="009F28BC" w:rsidRDefault="009F28BC" w:rsidP="00AD2217">
      <w:pPr>
        <w:spacing w:after="0" w:line="360" w:lineRule="auto"/>
        <w:ind w:firstLine="2268"/>
        <w:jc w:val="both"/>
        <w:rPr>
          <w:rFonts w:ascii="Arial" w:hAnsi="Arial" w:cs="Arial"/>
          <w:sz w:val="28"/>
          <w:szCs w:val="28"/>
        </w:rPr>
      </w:pPr>
    </w:p>
    <w:p w14:paraId="1E481191" w14:textId="557A14A0" w:rsidR="009F28BC" w:rsidRPr="00AD2217" w:rsidRDefault="009F28BC" w:rsidP="00AD2217">
      <w:pPr>
        <w:spacing w:after="0" w:line="360" w:lineRule="auto"/>
        <w:ind w:firstLine="2268"/>
        <w:jc w:val="both"/>
        <w:rPr>
          <w:rFonts w:ascii="Arial" w:hAnsi="Arial" w:cs="Arial"/>
          <w:sz w:val="28"/>
          <w:szCs w:val="28"/>
        </w:rPr>
      </w:pPr>
      <w:commentRangeStart w:id="14"/>
      <w:commentRangeStart w:id="16"/>
      <w:commentRangeStart w:id="15"/>
      <w:r>
        <w:rPr>
          <w:b/>
          <w:rFonts w:ascii="Arial" w:hAnsi="Arial" w:cs="Arial"/>
          <w:b/>
          <w:bCs/>
          <w:color w:val="808080"/>
          <w:sz w:val="28"/>
          <w:szCs w:val="28"/>
        </w:rPr>
        <w:t xml:space="preserve">Condeno a ré ao pagamento de</w:t>
      </w:r>
      <w:r>
        <w:rPr>
          <w:rFonts w:ascii="Arial" w:hAnsi="Arial" w:cs="Arial"/>
          <w:b/>
          <w:bCs/>
          <w:sz w:val="28"/>
          <w:szCs w:val="28"/>
        </w:rPr>
        <w:t xml:space="preserve"> honorários recursais</w:t>
      </w:r>
      <w:r>
        <w:rPr>
          <w:rFonts w:ascii="Arial" w:hAnsi="Arial" w:cs="Arial"/>
          <w:b/>
          <w:bCs/>
          <w:color w:val="808080"/>
          <w:sz w:val="28"/>
          <w:szCs w:val="28"/>
        </w:rPr>
        <w:t xml:space="preserve"> que fixo em 2% sobre o valor da condenação (CPC 85 § 11), acrescido da quantia fixada na r</w:t>
      </w:r>
      <w:r>
        <w:rPr>
          <w:rFonts w:ascii="Arial" w:hAnsi="Arial" w:cs="Arial"/>
          <w:sz w:val="28"/>
          <w:szCs w:val="28"/>
        </w:rPr>
        <w:t xml:space="preserve">.</w:t>
      </w:r>
      <w:r>
        <w:rPr>
          <w:rFonts w:ascii="Arial" w:hAnsi="Arial" w:cs="Arial"/>
          <w:color w:val="808080"/>
          <w:sz w:val="28"/>
          <w:szCs w:val="28"/>
        </w:rPr>
        <w:t xml:space="preserve"> sentença, observada a suspensão da exigibilidade pela concessão da gratuidade de justiça (CPC 98 § 3º).</w:t>
      </w:r>
      <w:commentRangeEnd w:id="16"/>
      <w:commentRangeEnd w:id="14"/>
      <w:commentRangeEnd w:id="15"/>
      <w:r>
        <w:rPr>
          <w:rStyle w:val="CommentReference"/>
        </w:rPr>
        <w:commentReference w:id="16"/>
      </w:r>
      <w:r>
        <w:rPr>
          <w:rStyle w:val="CommentReference"/>
        </w:rPr>
        <w:commentReference w:id="14"/>
      </w:r>
      <w:r>
        <w:rPr>
          <w:rStyle w:val="CommentReference"/>
        </w:rPr>
        <w:commentReference w:id="15"/>
      </w:r>
    </w:p>
    <w:p w14:paraId="24EACF63" w14:textId="77777777" w:rsidR="009F28BC" w:rsidRDefault="009F28BC" w:rsidP="00DB1301">
      <w:pPr>
        <w:spacing w:after="0" w:line="360" w:lineRule="auto"/>
        <w:ind w:firstLine="2268"/>
        <w:jc w:val="both"/>
        <w:rPr>
          <w:rFonts w:ascii="Arial" w:hAnsi="Arial" w:cs="Arial"/>
          <w:sz w:val="28"/>
          <w:szCs w:val="28"/>
        </w:rPr>
      </w:pPr>
    </w:p>
    <w:p w14:paraId="0DA21613" w14:textId="0A66CD9E"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4D1C0125" w14:textId="6D5BB7D4" w:rsidR="64E63EB0" w:rsidRDefault="007E1C8C" w:rsidP="007E391C">
      <w:pPr>
        <w:rPr>
          <w:rFonts w:ascii="Arial" w:hAnsi="Arial" w:cs="Arial"/>
          <w:sz w:val="28"/>
          <w:szCs w:val="28"/>
        </w:rPr>
      </w:pPr>
      <w:r>
        <w:rPr>
          <w:rFonts w:ascii="Arial" w:hAnsi="Arial" w:cs="Arial"/>
          <w:sz w:val="28"/>
          <w:szCs w:val="28"/>
        </w:rPr>
        <w:br w:type="page"/>
      </w:r>
    </w:p>
    <w:p w14:paraId="38DF75E2" w14:textId="77777777" w:rsidR="007607B4" w:rsidRDefault="007607B4" w:rsidP="007607B4">
      <w:pPr>
        <w:ind w:right="-96"/>
        <w:jc w:val="both"/>
        <w:rPr>
          <w:b/>
          <w:bCs/>
          <w:color w:val="008000"/>
        </w:rPr>
      </w:pPr>
      <w:r>
        <w:rPr>
          <w:b/>
          <w:bCs/>
          <w:color w:val="008000"/>
        </w:rPr>
        <w:lastRenderedPageBreak/>
        <w:t>SENTENÇA</w:t>
      </w:r>
    </w:p>
    <w:p w14:paraId="663C0702" w14:textId="192B9AD4" w:rsidR="007607B4" w:rsidRPr="007607B4" w:rsidRDefault="007607B4" w:rsidP="007607B4">
      <w:pPr>
        <w:ind w:right="-96"/>
        <w:jc w:val="both"/>
        <w:rPr>
          <w:b/>
          <w:color w:val="008000"/>
        </w:rPr>
      </w:pPr>
      <w:r w:rsidRPr="007607B4">
        <w:rPr>
          <w:b/>
          <w:bCs/>
          <w:color w:val="008000"/>
        </w:rPr>
        <w:t>I - RELATÓRIO</w:t>
      </w:r>
    </w:p>
    <w:p w14:paraId="27E5B264" w14:textId="77777777" w:rsidR="007607B4" w:rsidRPr="007607B4" w:rsidRDefault="007607B4" w:rsidP="007607B4">
      <w:pPr>
        <w:ind w:right="-96"/>
        <w:jc w:val="both"/>
        <w:rPr>
          <w:b/>
          <w:color w:val="008000"/>
        </w:rPr>
      </w:pPr>
      <w:r w:rsidRPr="007607B4">
        <w:rPr>
          <w:b/>
          <w:color w:val="008000"/>
        </w:rPr>
        <w:t>Trata-se de </w:t>
      </w:r>
      <w:r w:rsidRPr="007607B4">
        <w:rPr>
          <w:b/>
          <w:bCs/>
          <w:color w:val="008000"/>
        </w:rPr>
        <w:t>AÇÃO DE INDENIZAÇÃO POR DANOS MORAIS</w:t>
      </w:r>
      <w:r w:rsidRPr="007607B4">
        <w:rPr>
          <w:b/>
          <w:color w:val="008000"/>
        </w:rPr>
        <w:t> proposta pela </w:t>
      </w:r>
      <w:r w:rsidRPr="007607B4">
        <w:rPr>
          <w:b/>
          <w:bCs/>
          <w:color w:val="008000"/>
        </w:rPr>
        <w:t>ELIANE SILVA GOMES </w:t>
      </w:r>
      <w:r w:rsidRPr="007607B4">
        <w:rPr>
          <w:b/>
          <w:color w:val="008000"/>
        </w:rPr>
        <w:t>em face de </w:t>
      </w:r>
      <w:r w:rsidRPr="007607B4">
        <w:rPr>
          <w:b/>
          <w:bCs/>
          <w:color w:val="008000"/>
        </w:rPr>
        <w:t>SHIRLENE MIGUEL DA SILVA BONIFACIO</w:t>
      </w:r>
      <w:r w:rsidRPr="007607B4">
        <w:rPr>
          <w:b/>
          <w:color w:val="008000"/>
        </w:rPr>
        <w:t>, partes devidamente qualificadas.</w:t>
      </w:r>
    </w:p>
    <w:p w14:paraId="31F977ED" w14:textId="165A51F8" w:rsidR="007607B4" w:rsidRPr="007607B4" w:rsidRDefault="007607B4" w:rsidP="007607B4">
      <w:pPr>
        <w:ind w:right="-96"/>
        <w:jc w:val="both"/>
        <w:rPr>
          <w:b/>
          <w:color w:val="008000"/>
        </w:rPr>
      </w:pPr>
      <w:r w:rsidRPr="007607B4">
        <w:rPr>
          <w:b/>
          <w:color w:val="008000"/>
        </w:rPr>
        <w:t>Recebida a </w:t>
      </w:r>
      <w:r w:rsidRPr="007607B4">
        <w:rPr>
          <w:b/>
          <w:bCs/>
          <w:color w:val="008000"/>
        </w:rPr>
        <w:t>INICIAL</w:t>
      </w:r>
      <w:r w:rsidRPr="007607B4">
        <w:rPr>
          <w:b/>
          <w:color w:val="008000"/>
        </w:rPr>
        <w:t> no Id. </w:t>
      </w:r>
      <w:r w:rsidRPr="004648BF">
        <w:rPr>
          <w:b/>
          <w:color w:val="008000"/>
        </w:rPr>
        <w:t>216905418</w:t>
      </w:r>
      <w:r w:rsidRPr="007607B4">
        <w:rPr>
          <w:b/>
          <w:color w:val="008000"/>
        </w:rPr>
        <w:t>, com deferimento da gratuidade de justiça.</w:t>
      </w:r>
    </w:p>
    <w:p w14:paraId="4A7A9185" w14:textId="77777777" w:rsidR="007607B4" w:rsidRPr="007607B4" w:rsidRDefault="007607B4" w:rsidP="007607B4">
      <w:pPr>
        <w:ind w:right="-96"/>
        <w:jc w:val="both"/>
        <w:rPr>
          <w:b/>
          <w:color w:val="008000"/>
        </w:rPr>
      </w:pPr>
      <w:r w:rsidRPr="007607B4">
        <w:rPr>
          <w:b/>
          <w:color w:val="008000"/>
        </w:rPr>
        <w:t>Em síntese, a autora narra que é vizinha da requerida e, sem qualquer motivação legítima, esta passou a realizar atos de hostilidade e perturbação, muitas vezes utilizando ofensas diretas como ‘traficante’ e ‘vagabunda’.</w:t>
      </w:r>
    </w:p>
    <w:p w14:paraId="5B2D6DA9" w14:textId="77777777" w:rsidR="007607B4" w:rsidRPr="007607B4" w:rsidRDefault="007607B4" w:rsidP="007607B4">
      <w:pPr>
        <w:ind w:right="-96"/>
        <w:jc w:val="both"/>
        <w:rPr>
          <w:b/>
          <w:color w:val="008000"/>
        </w:rPr>
      </w:pPr>
      <w:r w:rsidRPr="007607B4">
        <w:rPr>
          <w:b/>
          <w:color w:val="008000"/>
        </w:rPr>
        <w:t>Alega que a requerida passou a afirmar aos moradores da região que a autora seria ‘estupradora’, prejudicando sua honra, imagem e dignidade, e causando abalo moral. Acrescenta, ainda, que além das ofensas narradas, a requerida realizou publicações em redes sociais contendo calúnias relacionadas ao ocorrido com o irmão da autora.</w:t>
      </w:r>
    </w:p>
    <w:p w14:paraId="78D4DE22" w14:textId="77777777" w:rsidR="007607B4" w:rsidRPr="007607B4" w:rsidRDefault="007607B4" w:rsidP="007607B4">
      <w:pPr>
        <w:ind w:right="-96"/>
        <w:jc w:val="both"/>
        <w:rPr>
          <w:b/>
          <w:color w:val="008000"/>
        </w:rPr>
      </w:pPr>
      <w:r w:rsidRPr="007607B4">
        <w:rPr>
          <w:b/>
          <w:color w:val="008000"/>
        </w:rPr>
        <w:t>Por fim, requereu o reconhecimento definitivo da inexistência do débito e indenização por danos morais de R$ 100.000,00 (cem mil reais), valor que atribui à causa.</w:t>
      </w:r>
    </w:p>
    <w:p w14:paraId="195AB437" w14:textId="101D2E2D" w:rsidR="007607B4" w:rsidRPr="007607B4" w:rsidRDefault="007607B4" w:rsidP="007607B4">
      <w:pPr>
        <w:ind w:right="-96"/>
        <w:jc w:val="both"/>
        <w:rPr>
          <w:b/>
          <w:color w:val="008000"/>
        </w:rPr>
      </w:pPr>
      <w:r w:rsidRPr="007607B4">
        <w:rPr>
          <w:b/>
          <w:color w:val="008000"/>
        </w:rPr>
        <w:t>A requerida apresentou </w:t>
      </w:r>
      <w:r w:rsidRPr="007607B4">
        <w:rPr>
          <w:b/>
          <w:bCs/>
          <w:color w:val="008000"/>
        </w:rPr>
        <w:t>CONTESTAÇÃO</w:t>
      </w:r>
      <w:r w:rsidRPr="007607B4">
        <w:rPr>
          <w:b/>
          <w:color w:val="008000"/>
        </w:rPr>
        <w:t> no id </w:t>
      </w:r>
      <w:r w:rsidRPr="004648BF">
        <w:rPr>
          <w:b/>
          <w:color w:val="008000"/>
        </w:rPr>
        <w:t>227062686</w:t>
      </w:r>
      <w:r w:rsidRPr="007607B4">
        <w:rPr>
          <w:b/>
          <w:color w:val="008000"/>
        </w:rPr>
        <w:t>, suscitou preliminar de inépcia da inicial.</w:t>
      </w:r>
    </w:p>
    <w:p w14:paraId="47C0712E" w14:textId="77777777" w:rsidR="007607B4" w:rsidRPr="007607B4" w:rsidRDefault="007607B4" w:rsidP="007607B4">
      <w:pPr>
        <w:ind w:right="-96"/>
        <w:jc w:val="both"/>
        <w:rPr>
          <w:b/>
          <w:color w:val="008000"/>
        </w:rPr>
      </w:pPr>
      <w:r w:rsidRPr="007607B4">
        <w:rPr>
          <w:b/>
          <w:color w:val="008000"/>
        </w:rPr>
        <w:t>No mérito, alega que as postagens realizadas tratam-se de cópia de uma reportagem publicada pelo Diário de Ceilândia, a qual relata fatos criminosos. Acrescenta que as demais mensagens não mencionam o nome da requerente.</w:t>
      </w:r>
    </w:p>
    <w:p w14:paraId="3CC2CB53" w14:textId="77777777" w:rsidR="007607B4" w:rsidRPr="007607B4" w:rsidRDefault="007607B4" w:rsidP="007607B4">
      <w:pPr>
        <w:ind w:right="-96"/>
        <w:jc w:val="both"/>
        <w:rPr>
          <w:b/>
          <w:color w:val="008000"/>
        </w:rPr>
      </w:pPr>
      <w:r w:rsidRPr="007607B4">
        <w:rPr>
          <w:b/>
          <w:color w:val="008000"/>
        </w:rPr>
        <w:t>Ao final, pugnou pela improcedência dos pedidos formulados na inicial.</w:t>
      </w:r>
    </w:p>
    <w:p w14:paraId="17FF1249" w14:textId="77777777" w:rsidR="007607B4" w:rsidRPr="007607B4" w:rsidRDefault="007607B4" w:rsidP="007607B4">
      <w:pPr>
        <w:ind w:right="-96"/>
        <w:jc w:val="both"/>
        <w:rPr>
          <w:b/>
          <w:color w:val="008000"/>
        </w:rPr>
      </w:pPr>
      <w:r w:rsidRPr="007607B4">
        <w:rPr>
          <w:b/>
          <w:color w:val="008000"/>
        </w:rPr>
        <w:t>Em sede de </w:t>
      </w:r>
      <w:r w:rsidRPr="007607B4">
        <w:rPr>
          <w:b/>
          <w:bCs/>
          <w:color w:val="008000"/>
        </w:rPr>
        <w:t>RECONVENÇÃO</w:t>
      </w:r>
      <w:r w:rsidRPr="007607B4">
        <w:rPr>
          <w:b/>
          <w:color w:val="008000"/>
        </w:rPr>
        <w:t>, a autora foi até sua porta com acusações infundadas, motivadas por fofocas, impontando inverdades publicamente perante a comunidade.</w:t>
      </w:r>
    </w:p>
    <w:p w14:paraId="2F6D39E9" w14:textId="77777777" w:rsidR="007607B4" w:rsidRPr="007607B4" w:rsidRDefault="007607B4" w:rsidP="007607B4">
      <w:pPr>
        <w:ind w:right="-96"/>
        <w:jc w:val="both"/>
        <w:rPr>
          <w:b/>
          <w:color w:val="008000"/>
        </w:rPr>
      </w:pPr>
      <w:r w:rsidRPr="007607B4">
        <w:rPr>
          <w:b/>
          <w:color w:val="008000"/>
        </w:rPr>
        <w:t>Requerendo ao final indenização por danos morais no valor de R$ 10.000,00 (dez mil reais).</w:t>
      </w:r>
    </w:p>
    <w:p w14:paraId="0C536CC0" w14:textId="57BF1CE0" w:rsidR="007607B4" w:rsidRPr="007607B4" w:rsidRDefault="007607B4" w:rsidP="007607B4">
      <w:pPr>
        <w:ind w:right="-96"/>
        <w:jc w:val="both"/>
        <w:rPr>
          <w:b/>
          <w:color w:val="008000"/>
        </w:rPr>
      </w:pPr>
      <w:r w:rsidRPr="007607B4">
        <w:rPr>
          <w:b/>
          <w:color w:val="008000"/>
        </w:rPr>
        <w:t>Processo Saneado no id </w:t>
      </w:r>
      <w:r w:rsidRPr="004648BF">
        <w:rPr>
          <w:b/>
          <w:color w:val="008000"/>
        </w:rPr>
        <w:t>231853986</w:t>
      </w:r>
      <w:r w:rsidRPr="007607B4">
        <w:rPr>
          <w:b/>
          <w:color w:val="008000"/>
        </w:rPr>
        <w:t>, com deferimento de prova oral.</w:t>
      </w:r>
    </w:p>
    <w:p w14:paraId="777FB1B3" w14:textId="4125184A" w:rsidR="007607B4" w:rsidRPr="007607B4" w:rsidRDefault="007607B4" w:rsidP="007607B4">
      <w:pPr>
        <w:ind w:right="-96"/>
        <w:jc w:val="both"/>
        <w:rPr>
          <w:b/>
          <w:color w:val="008000"/>
        </w:rPr>
      </w:pPr>
      <w:r w:rsidRPr="007607B4">
        <w:rPr>
          <w:b/>
          <w:color w:val="008000"/>
        </w:rPr>
        <w:t>Audiência no id </w:t>
      </w:r>
      <w:r w:rsidRPr="004648BF">
        <w:rPr>
          <w:b/>
          <w:color w:val="008000"/>
        </w:rPr>
        <w:t>271803023</w:t>
      </w:r>
      <w:r w:rsidRPr="007607B4">
        <w:rPr>
          <w:b/>
          <w:color w:val="008000"/>
        </w:rPr>
        <w:t>.</w:t>
      </w:r>
    </w:p>
    <w:p w14:paraId="78D129D1" w14:textId="77777777" w:rsidR="007607B4" w:rsidRPr="007607B4" w:rsidRDefault="007607B4" w:rsidP="007607B4">
      <w:pPr>
        <w:ind w:right="-96"/>
        <w:jc w:val="both"/>
        <w:rPr>
          <w:b/>
          <w:color w:val="008000"/>
        </w:rPr>
      </w:pPr>
      <w:r w:rsidRPr="007607B4">
        <w:rPr>
          <w:b/>
          <w:color w:val="008000"/>
        </w:rPr>
        <w:t>Os autos vieram conclusos para sentença.</w:t>
      </w:r>
    </w:p>
    <w:p w14:paraId="0B3E38A1" w14:textId="77777777" w:rsidR="007607B4" w:rsidRPr="007607B4" w:rsidRDefault="007607B4" w:rsidP="007607B4">
      <w:pPr>
        <w:ind w:right="-96"/>
        <w:jc w:val="both"/>
        <w:rPr>
          <w:b/>
          <w:color w:val="008000"/>
        </w:rPr>
      </w:pPr>
      <w:r w:rsidRPr="007607B4">
        <w:rPr>
          <w:b/>
          <w:color w:val="008000"/>
        </w:rPr>
        <w:t>É o relatório. </w:t>
      </w:r>
      <w:r w:rsidRPr="007607B4">
        <w:rPr>
          <w:b/>
          <w:bCs/>
          <w:color w:val="008000"/>
        </w:rPr>
        <w:t>DECIDO.</w:t>
      </w:r>
    </w:p>
    <w:p w14:paraId="6D0F3C25" w14:textId="77777777" w:rsidR="007607B4" w:rsidRPr="007607B4" w:rsidRDefault="007607B4" w:rsidP="007607B4">
      <w:pPr>
        <w:ind w:right="-96"/>
        <w:jc w:val="both"/>
        <w:rPr>
          <w:b/>
          <w:color w:val="008000"/>
        </w:rPr>
      </w:pPr>
      <w:r w:rsidRPr="007607B4">
        <w:rPr>
          <w:b/>
          <w:bCs/>
          <w:color w:val="008000"/>
        </w:rPr>
        <w:t>Passo ao exame da preliminar suscitada.</w:t>
      </w:r>
    </w:p>
    <w:p w14:paraId="7C835877" w14:textId="77777777" w:rsidR="007607B4" w:rsidRPr="007607B4" w:rsidRDefault="007607B4" w:rsidP="007607B4">
      <w:pPr>
        <w:ind w:right="-96"/>
        <w:jc w:val="both"/>
        <w:rPr>
          <w:b/>
          <w:color w:val="008000"/>
        </w:rPr>
      </w:pPr>
      <w:r w:rsidRPr="007607B4">
        <w:rPr>
          <w:b/>
          <w:bCs/>
          <w:color w:val="008000"/>
        </w:rPr>
        <w:t>II – DA INÉPCIA DA INICIAL</w:t>
      </w:r>
    </w:p>
    <w:p w14:paraId="55E5C557" w14:textId="77777777" w:rsidR="007607B4" w:rsidRPr="007607B4" w:rsidRDefault="007607B4" w:rsidP="007607B4">
      <w:pPr>
        <w:ind w:right="-96"/>
        <w:jc w:val="both"/>
        <w:rPr>
          <w:b/>
          <w:color w:val="008000"/>
        </w:rPr>
      </w:pPr>
      <w:r w:rsidRPr="007607B4">
        <w:rPr>
          <w:b/>
          <w:color w:val="008000"/>
        </w:rPr>
        <w:t>Conforme o disposto no artigo 330, § 1º, do CPC, considera-se inepta a petição inicial quando a peça de ingresso não narra, de forma adequada e coerente, a causa de pedir ou não formula os pedidos de forma certa e determinada e com absoluta correlação com a causa de pedir. Em suma, a inépcia traduz-se no defeito da petição inicial em relação aos elementos da ação, em especial a causa de pedir e o pedido.</w:t>
      </w:r>
    </w:p>
    <w:p w14:paraId="6AD07B09" w14:textId="77777777" w:rsidR="007607B4" w:rsidRPr="007607B4" w:rsidRDefault="007607B4" w:rsidP="007607B4">
      <w:pPr>
        <w:ind w:right="-96"/>
        <w:jc w:val="both"/>
        <w:rPr>
          <w:b/>
          <w:color w:val="008000"/>
        </w:rPr>
      </w:pPr>
      <w:r w:rsidRPr="007607B4">
        <w:rPr>
          <w:b/>
          <w:color w:val="008000"/>
        </w:rPr>
        <w:t>No caso em apreço, a parte ré alega que a autora não comprovou as ofensas narradas na inicial.</w:t>
      </w:r>
    </w:p>
    <w:p w14:paraId="5B0CFFB4" w14:textId="77777777" w:rsidR="007607B4" w:rsidRPr="007607B4" w:rsidRDefault="007607B4" w:rsidP="007607B4">
      <w:pPr>
        <w:ind w:right="-96"/>
        <w:jc w:val="both"/>
        <w:rPr>
          <w:b/>
          <w:color w:val="008000"/>
        </w:rPr>
      </w:pPr>
      <w:r w:rsidRPr="007607B4">
        <w:rPr>
          <w:b/>
          <w:color w:val="008000"/>
        </w:rPr>
        <w:t>A argumentação da parte ré quanto à alegação de inépcia deve ser rejeitada, porquanto traduz, na verdade, o próprio mérito da demanda e naquela seara será analisada.</w:t>
      </w:r>
    </w:p>
    <w:p w14:paraId="1CBA8AEA" w14:textId="77777777" w:rsidR="007607B4" w:rsidRPr="007607B4" w:rsidRDefault="007607B4" w:rsidP="007607B4">
      <w:pPr>
        <w:ind w:right="-96"/>
        <w:jc w:val="both"/>
        <w:rPr>
          <w:b/>
          <w:color w:val="008000"/>
        </w:rPr>
      </w:pPr>
      <w:r w:rsidRPr="007607B4">
        <w:rPr>
          <w:b/>
          <w:bCs/>
          <w:color w:val="008000"/>
        </w:rPr>
        <w:lastRenderedPageBreak/>
        <w:t>REJEITO</w:t>
      </w:r>
      <w:r w:rsidRPr="007607B4">
        <w:rPr>
          <w:b/>
          <w:color w:val="008000"/>
        </w:rPr>
        <w:t>, pois, a preliminar aventada.</w:t>
      </w:r>
    </w:p>
    <w:p w14:paraId="3B6FE369" w14:textId="77777777" w:rsidR="007607B4" w:rsidRPr="007607B4" w:rsidRDefault="007607B4" w:rsidP="007607B4">
      <w:pPr>
        <w:ind w:right="-96"/>
        <w:jc w:val="both"/>
        <w:rPr>
          <w:b/>
          <w:color w:val="008000"/>
        </w:rPr>
      </w:pPr>
      <w:r w:rsidRPr="007607B4">
        <w:rPr>
          <w:b/>
          <w:color w:val="008000"/>
        </w:rPr>
        <w:t>Presentes os pressupostos processuais e as condições da ação, passo ao exame do mérito propriamente dito.</w:t>
      </w:r>
    </w:p>
    <w:p w14:paraId="4E741A05" w14:textId="77777777" w:rsidR="007607B4" w:rsidRPr="007607B4" w:rsidRDefault="007607B4" w:rsidP="007607B4">
      <w:pPr>
        <w:ind w:right="-96"/>
        <w:jc w:val="both"/>
        <w:rPr>
          <w:b/>
          <w:color w:val="008000"/>
        </w:rPr>
      </w:pPr>
      <w:r w:rsidRPr="007607B4">
        <w:rPr>
          <w:b/>
          <w:color w:val="008000"/>
        </w:rPr>
        <w:t> </w:t>
      </w:r>
    </w:p>
    <w:p w14:paraId="57171AB7" w14:textId="77777777" w:rsidR="007607B4" w:rsidRPr="007607B4" w:rsidRDefault="007607B4" w:rsidP="007607B4">
      <w:pPr>
        <w:ind w:right="-96"/>
        <w:jc w:val="both"/>
        <w:rPr>
          <w:b/>
          <w:color w:val="008000"/>
        </w:rPr>
      </w:pPr>
      <w:r w:rsidRPr="007607B4">
        <w:rPr>
          <w:b/>
          <w:bCs/>
          <w:color w:val="008000"/>
        </w:rPr>
        <w:t>III - MÉRITO</w:t>
      </w:r>
    </w:p>
    <w:p w14:paraId="2C68C3B6" w14:textId="77777777" w:rsidR="007607B4" w:rsidRPr="007607B4" w:rsidRDefault="007607B4" w:rsidP="007607B4">
      <w:pPr>
        <w:ind w:right="-96"/>
        <w:jc w:val="both"/>
        <w:rPr>
          <w:b/>
          <w:color w:val="008000"/>
        </w:rPr>
      </w:pPr>
      <w:r w:rsidRPr="007607B4">
        <w:rPr>
          <w:b/>
          <w:color w:val="008000"/>
        </w:rPr>
        <w:t> </w:t>
      </w:r>
    </w:p>
    <w:p w14:paraId="4A28DFCE" w14:textId="77777777" w:rsidR="007607B4" w:rsidRPr="007607B4" w:rsidRDefault="007607B4" w:rsidP="007607B4">
      <w:pPr>
        <w:ind w:right="-96"/>
        <w:jc w:val="both"/>
        <w:rPr>
          <w:b/>
          <w:color w:val="008000"/>
        </w:rPr>
      </w:pPr>
      <w:r w:rsidRPr="007607B4">
        <w:rPr>
          <w:b/>
          <w:color w:val="008000"/>
        </w:rPr>
        <w:t>Cuida-se de ação que versa sobre o dever da requerida de indenizar a autora em razão de palavras proferidas em redes sociais que desabonaram sua imagem e honra. Há, ainda, pedido reconvencional, no qual a ré alega ter recebido ofensas pessoais perante a comunidade de vizinhança em que ambas estão inseridas.</w:t>
      </w:r>
    </w:p>
    <w:p w14:paraId="1D1EAEA4" w14:textId="77777777" w:rsidR="007607B4" w:rsidRPr="007607B4" w:rsidRDefault="007607B4" w:rsidP="007607B4">
      <w:pPr>
        <w:ind w:right="-96"/>
        <w:jc w:val="both"/>
        <w:rPr>
          <w:b/>
          <w:color w:val="008000"/>
        </w:rPr>
      </w:pPr>
      <w:r w:rsidRPr="007607B4">
        <w:rPr>
          <w:b/>
          <w:color w:val="008000"/>
        </w:rPr>
        <w:t>Quanto ao ônus da prova, fica estes distribuídos conforme a norma geral do art. 373 do CPC: à parte autora incumbe provar os fatos constitutivos de seu direito, e a ré a existência de fato impeditivo, modificativo ou extintivo do direito da autora.</w:t>
      </w:r>
    </w:p>
    <w:p w14:paraId="3D1E8406" w14:textId="77777777" w:rsidR="007607B4" w:rsidRPr="007607B4" w:rsidRDefault="007607B4" w:rsidP="007607B4">
      <w:pPr>
        <w:ind w:right="-96"/>
        <w:jc w:val="both"/>
        <w:rPr>
          <w:b/>
          <w:color w:val="008000"/>
        </w:rPr>
      </w:pPr>
      <w:r w:rsidRPr="007607B4">
        <w:rPr>
          <w:b/>
          <w:color w:val="008000"/>
        </w:rPr>
        <w:t>Ademais, não se restaram presentes os requisitos do art. 373, § 1º do CPC, no que tange à atribuição do ônus da prova de modo diverso do convencional, motivo pelo qual será aplicada a regra do art. 373 do CPC, caput, sobre o tema.</w:t>
      </w:r>
    </w:p>
    <w:p w14:paraId="56BBA7BB" w14:textId="77777777" w:rsidR="007607B4" w:rsidRPr="007607B4" w:rsidRDefault="007607B4" w:rsidP="007607B4">
      <w:pPr>
        <w:ind w:right="-96"/>
        <w:jc w:val="both"/>
        <w:rPr>
          <w:b/>
          <w:color w:val="008000"/>
        </w:rPr>
      </w:pPr>
      <w:r w:rsidRPr="007607B4">
        <w:rPr>
          <w:b/>
          <w:color w:val="008000"/>
        </w:rPr>
        <w:t>No que tange às questões de direito (art. 357, IV, CPC), fixo como matéria relevante à solução da lide: o dever de indenizar por supostas ofensas aptas a atingirem os direitos de personalidade das partes.</w:t>
      </w:r>
    </w:p>
    <w:p w14:paraId="781E8AB2" w14:textId="77777777" w:rsidR="007607B4" w:rsidRPr="007607B4" w:rsidRDefault="007607B4" w:rsidP="007607B4">
      <w:pPr>
        <w:ind w:right="-96"/>
        <w:jc w:val="both"/>
        <w:rPr>
          <w:b/>
          <w:color w:val="008000"/>
        </w:rPr>
      </w:pPr>
      <w:r w:rsidRPr="007607B4">
        <w:rPr>
          <w:b/>
          <w:color w:val="008000"/>
        </w:rPr>
        <w:t>O art. 186 do Código Civil prevê que aquele que por ação ou omissão voluntária violar direito de outrem e causar-lhe dano, ainda que exclusivamente moral, comete ato ilícito.</w:t>
      </w:r>
    </w:p>
    <w:p w14:paraId="46BBBFBB" w14:textId="77777777" w:rsidR="007607B4" w:rsidRPr="007607B4" w:rsidRDefault="007607B4" w:rsidP="007607B4">
      <w:pPr>
        <w:ind w:right="-96"/>
        <w:jc w:val="both"/>
        <w:rPr>
          <w:b/>
          <w:color w:val="008000"/>
        </w:rPr>
      </w:pPr>
      <w:r w:rsidRPr="007607B4">
        <w:rPr>
          <w:b/>
          <w:color w:val="008000"/>
        </w:rPr>
        <w:t>Também comete ato ilícito o titular de um direito que, ao exercê-lo, excede manifestamente os limites impostos pelo seu fim econômico ou social, pela boa-fé ou pelos bons costumes, consoante preceitua o artigo 187.</w:t>
      </w:r>
    </w:p>
    <w:p w14:paraId="2BB74685" w14:textId="77777777" w:rsidR="007607B4" w:rsidRPr="007607B4" w:rsidRDefault="007607B4" w:rsidP="007607B4">
      <w:pPr>
        <w:ind w:right="-96"/>
        <w:jc w:val="both"/>
        <w:rPr>
          <w:b/>
          <w:color w:val="008000"/>
        </w:rPr>
      </w:pPr>
      <w:r w:rsidRPr="007607B4">
        <w:rPr>
          <w:b/>
          <w:color w:val="008000"/>
        </w:rPr>
        <w:t>O art. 927 do mesmo diploma normativo disciplina a responsabilidade pela reparação do dano sofrido por sujeito vítima de ato ilícito.</w:t>
      </w:r>
    </w:p>
    <w:p w14:paraId="31193123" w14:textId="77777777" w:rsidR="007607B4" w:rsidRPr="007607B4" w:rsidRDefault="007607B4" w:rsidP="007607B4">
      <w:pPr>
        <w:ind w:right="-96"/>
        <w:jc w:val="both"/>
        <w:rPr>
          <w:b/>
          <w:color w:val="008000"/>
        </w:rPr>
      </w:pPr>
      <w:r w:rsidRPr="007607B4">
        <w:rPr>
          <w:b/>
          <w:color w:val="008000"/>
        </w:rPr>
        <w:t>A responsabilidade subjetiva se faz presente quando preenchidos seus requisitos, quais sejam conduta (ação/omissão), dano, culpa e liame causal.</w:t>
      </w:r>
    </w:p>
    <w:p w14:paraId="2E7ED6DF" w14:textId="77777777" w:rsidR="007607B4" w:rsidRPr="007607B4" w:rsidRDefault="007607B4" w:rsidP="007607B4">
      <w:pPr>
        <w:ind w:right="-96"/>
        <w:jc w:val="both"/>
        <w:rPr>
          <w:b/>
          <w:color w:val="008000"/>
        </w:rPr>
      </w:pPr>
      <w:r w:rsidRPr="007607B4">
        <w:rPr>
          <w:b/>
          <w:color w:val="008000"/>
        </w:rPr>
        <w:t>Quando se está diante do abuso de direito (artigo 187 do Código Civil), verifica-se a responsabilidade de cunho objetivo, a qual demanda apenas conduta (ação/omissão), dano e liame causal. Aqui não se afere se houve culpa em sentido lato do suposto causador do dano.</w:t>
      </w:r>
    </w:p>
    <w:p w14:paraId="5305E39B" w14:textId="77777777" w:rsidR="007607B4" w:rsidRPr="007607B4" w:rsidRDefault="007607B4" w:rsidP="007607B4">
      <w:pPr>
        <w:ind w:right="-96"/>
        <w:jc w:val="both"/>
        <w:rPr>
          <w:b/>
          <w:color w:val="008000"/>
        </w:rPr>
      </w:pPr>
      <w:r w:rsidRPr="007607B4">
        <w:rPr>
          <w:b/>
          <w:color w:val="008000"/>
        </w:rPr>
        <w:t>O dano moral pode exsurgir, portanto, quando violados um dos direitos da personalidade ou conspurcada a intimidade psíquica subjetiva da vítima, sujeita a dor ou sofrimento intransferíveis. Trata-se dos danos morais objetivo e subjetivo.</w:t>
      </w:r>
    </w:p>
    <w:p w14:paraId="23F98CCC" w14:textId="77777777" w:rsidR="007607B4" w:rsidRPr="007607B4" w:rsidRDefault="007607B4" w:rsidP="007607B4">
      <w:pPr>
        <w:ind w:right="-96"/>
        <w:jc w:val="both"/>
        <w:rPr>
          <w:b/>
          <w:color w:val="008000"/>
        </w:rPr>
      </w:pPr>
      <w:r w:rsidRPr="007607B4">
        <w:rPr>
          <w:b/>
          <w:color w:val="008000"/>
        </w:rPr>
        <w:t>A parte autora alega que em diversos episódios a requerida vem utilizando palavras de baixo calão, ofensivas e injuriosas, como “traficante” e “vagabunda”. Além de postagens em redes sociais com acusações falsas.</w:t>
      </w:r>
    </w:p>
    <w:p w14:paraId="379B3FA2" w14:textId="77777777" w:rsidR="007607B4" w:rsidRPr="007607B4" w:rsidRDefault="007607B4" w:rsidP="007607B4">
      <w:pPr>
        <w:ind w:right="-96"/>
        <w:jc w:val="both"/>
        <w:rPr>
          <w:b/>
          <w:color w:val="008000"/>
        </w:rPr>
      </w:pPr>
      <w:r w:rsidRPr="007607B4">
        <w:rPr>
          <w:b/>
          <w:color w:val="008000"/>
        </w:rPr>
        <w:t xml:space="preserve">Já a requerida alega que, em suas postagens, não há menção ao nome da autora, tratando-se, na verdade, de mera reprodução (‘copia e cola’) de reportagem publicada pelo Diário de </w:t>
      </w:r>
      <w:r w:rsidRPr="007607B4">
        <w:rPr>
          <w:b/>
          <w:color w:val="008000"/>
        </w:rPr>
        <w:lastRenderedPageBreak/>
        <w:t>Ceilândia. Por outro lado, sustenta que a autora vem fazendo acusações infundadas, baseadas em fofocas, imputando fatos inverídicos perante os vizinhos.</w:t>
      </w:r>
    </w:p>
    <w:p w14:paraId="59E4F54E" w14:textId="019673B7" w:rsidR="007607B4" w:rsidRPr="007607B4" w:rsidRDefault="007607B4" w:rsidP="007607B4">
      <w:pPr>
        <w:ind w:right="-96"/>
        <w:jc w:val="both"/>
        <w:rPr>
          <w:b/>
          <w:color w:val="008000"/>
        </w:rPr>
      </w:pPr>
      <w:r w:rsidRPr="007607B4">
        <w:rPr>
          <w:b/>
          <w:color w:val="008000"/>
        </w:rPr>
        <w:t>A autora apresentou boletim de ocorrência no id </w:t>
      </w:r>
      <w:r w:rsidRPr="004648BF">
        <w:rPr>
          <w:b/>
          <w:color w:val="008000"/>
        </w:rPr>
        <w:t>216632947</w:t>
      </w:r>
      <w:r w:rsidRPr="007607B4">
        <w:rPr>
          <w:b/>
          <w:color w:val="008000"/>
        </w:rPr>
        <w:t> e as postagens em redes sociais no id </w:t>
      </w:r>
      <w:r w:rsidRPr="004648BF">
        <w:rPr>
          <w:b/>
          <w:color w:val="008000"/>
        </w:rPr>
        <w:t>216632948</w:t>
      </w:r>
      <w:r w:rsidRPr="007607B4">
        <w:rPr>
          <w:b/>
          <w:color w:val="008000"/>
        </w:rPr>
        <w:t>.</w:t>
      </w:r>
    </w:p>
    <w:p w14:paraId="3FA387CE" w14:textId="217222A1" w:rsidR="007607B4" w:rsidRPr="007607B4" w:rsidRDefault="007607B4" w:rsidP="007607B4">
      <w:pPr>
        <w:ind w:right="-96"/>
        <w:jc w:val="both"/>
        <w:rPr>
          <w:b/>
          <w:color w:val="008000"/>
        </w:rPr>
      </w:pPr>
      <w:r w:rsidRPr="007607B4">
        <w:rPr>
          <w:b/>
          <w:color w:val="008000"/>
        </w:rPr>
        <w:t>A requerida também apresentou boletim de ocorrência no id </w:t>
      </w:r>
      <w:r w:rsidRPr="004648BF">
        <w:rPr>
          <w:b/>
          <w:color w:val="008000"/>
        </w:rPr>
        <w:t>227066627</w:t>
      </w:r>
      <w:r w:rsidRPr="007607B4">
        <w:rPr>
          <w:b/>
          <w:color w:val="008000"/>
        </w:rPr>
        <w:t>, vídeo da reportagem do Diário de Ceilândia no id </w:t>
      </w:r>
      <w:r w:rsidRPr="004648BF">
        <w:rPr>
          <w:b/>
          <w:color w:val="008000"/>
        </w:rPr>
        <w:t>227066644</w:t>
      </w:r>
      <w:r w:rsidRPr="007607B4">
        <w:rPr>
          <w:b/>
          <w:color w:val="008000"/>
        </w:rPr>
        <w:t>, reportagem do jornal mais goiás de id </w:t>
      </w:r>
      <w:r w:rsidRPr="004648BF">
        <w:rPr>
          <w:b/>
          <w:color w:val="008000"/>
        </w:rPr>
        <w:t>227068745</w:t>
      </w:r>
      <w:r w:rsidRPr="007607B4">
        <w:rPr>
          <w:b/>
          <w:color w:val="008000"/>
        </w:rPr>
        <w:t> e matéria do jornal Diária da Manhã no id </w:t>
      </w:r>
      <w:r w:rsidRPr="004648BF">
        <w:rPr>
          <w:b/>
          <w:color w:val="008000"/>
        </w:rPr>
        <w:t>227068746</w:t>
      </w:r>
      <w:r w:rsidRPr="007607B4">
        <w:rPr>
          <w:b/>
          <w:color w:val="008000"/>
        </w:rPr>
        <w:t>.</w:t>
      </w:r>
    </w:p>
    <w:p w14:paraId="7F9DB4D6" w14:textId="77777777" w:rsidR="007607B4" w:rsidRPr="007607B4" w:rsidRDefault="007607B4" w:rsidP="007607B4">
      <w:pPr>
        <w:ind w:right="-96"/>
        <w:jc w:val="both"/>
        <w:rPr>
          <w:b/>
          <w:color w:val="008000"/>
        </w:rPr>
      </w:pPr>
      <w:r w:rsidRPr="007607B4">
        <w:rPr>
          <w:b/>
          <w:color w:val="008000"/>
        </w:rPr>
        <w:t>Tais reportagens não traz qualquer menção ao nome das partes envolvidas nos autos, razão pela qual não será aprofundada na presente demanda.</w:t>
      </w:r>
    </w:p>
    <w:p w14:paraId="602F6F20" w14:textId="54E2B426" w:rsidR="007607B4" w:rsidRPr="007607B4" w:rsidRDefault="007607B4" w:rsidP="007607B4">
      <w:pPr>
        <w:ind w:right="-96"/>
        <w:jc w:val="both"/>
        <w:rPr>
          <w:b/>
          <w:color w:val="008000"/>
        </w:rPr>
      </w:pPr>
      <w:r w:rsidRPr="007607B4">
        <w:rPr>
          <w:b/>
          <w:color w:val="008000"/>
        </w:rPr>
        <w:t>Em seu depoimento pessoal no id </w:t>
      </w:r>
      <w:r w:rsidRPr="004648BF">
        <w:rPr>
          <w:b/>
          <w:color w:val="008000"/>
        </w:rPr>
        <w:t>271803028</w:t>
      </w:r>
      <w:r w:rsidRPr="007607B4">
        <w:rPr>
          <w:b/>
          <w:color w:val="008000"/>
        </w:rPr>
        <w:t>, a autora narra que “</w:t>
      </w:r>
      <w:r w:rsidRPr="007607B4">
        <w:rPr>
          <w:b/>
          <w:i/>
          <w:iCs/>
          <w:color w:val="008000"/>
        </w:rPr>
        <w:t>a gente mora lá na rua e essa menina ela tem mania de entrar na minha mãe, ela sempre entra na casa da minha mãe, e só que ela foi fazer fofoca pra minha mãe, e a gente não gosta, aí eu fui na casa dela no outro dia só falar para ela não ir na casa da minha mãe levar fofoca, porque minha mãe é idosa, e ela saiu com grito me chamando de traficante, vagabunda e estupradora, e começou a gritar e ainda veio a irmã ainda também da Ocidental, gritando e falando na rua toda (...) ela lançou nome da gente na internet, divulgando para a rede social que a gente não prestava (...) ela me difamou para a rua toda (...)”.</w:t>
      </w:r>
    </w:p>
    <w:p w14:paraId="16C7025B" w14:textId="0372B297" w:rsidR="007607B4" w:rsidRPr="007607B4" w:rsidRDefault="007607B4" w:rsidP="007607B4">
      <w:pPr>
        <w:ind w:right="-96"/>
        <w:jc w:val="both"/>
        <w:rPr>
          <w:b/>
          <w:color w:val="008000"/>
        </w:rPr>
      </w:pPr>
      <w:r w:rsidRPr="007607B4">
        <w:rPr>
          <w:b/>
          <w:color w:val="008000"/>
        </w:rPr>
        <w:t>Em outro trecho alega que “</w:t>
      </w:r>
      <w:ins w:id="21" w:author="Microsoft Word" w:date="2026-06-18T11:18:00Z">
        <w:r w:rsidRPr="007607B4">
          <w:rPr>
            <w:b/>
            <w:i/>
            <w:iCs/>
            <w:color w:val="008000"/>
          </w:rPr>
          <w:t>(...) meu nome, ela ? sim, colocou o nome da minha família todinha, na rede social, </w:t>
        </w:r>
      </w:ins>
      <w:r w:rsidRPr="007607B4">
        <w:rPr>
          <w:b/>
          <w:i/>
          <w:iCs/>
          <w:color w:val="008000"/>
        </w:rPr>
        <w:t>até apelido ela colocou, na rede social, nome da minha mãe, nome dos meus irmãos, meu nome, nome da minha irmã, ela colocou nas redes social, que a gente era família de traficante e família de estuprador (...)” </w:t>
      </w:r>
      <w:r w:rsidRPr="007607B4">
        <w:rPr>
          <w:b/>
          <w:color w:val="008000"/>
        </w:rPr>
        <w:t>trecho extraído do id </w:t>
      </w:r>
      <w:r w:rsidRPr="004648BF">
        <w:rPr>
          <w:b/>
          <w:color w:val="008000"/>
        </w:rPr>
        <w:t>271803030</w:t>
      </w:r>
      <w:r w:rsidRPr="007607B4">
        <w:rPr>
          <w:b/>
          <w:color w:val="008000"/>
        </w:rPr>
        <w:t>.</w:t>
      </w:r>
    </w:p>
    <w:p w14:paraId="6BB22DD4" w14:textId="65DBF4AE" w:rsidR="007607B4" w:rsidRPr="007607B4" w:rsidRDefault="007607B4" w:rsidP="007607B4">
      <w:pPr>
        <w:ind w:right="-96"/>
        <w:jc w:val="both"/>
        <w:rPr>
          <w:b/>
          <w:color w:val="008000"/>
        </w:rPr>
      </w:pPr>
      <w:r w:rsidRPr="007607B4">
        <w:rPr>
          <w:b/>
          <w:color w:val="008000"/>
        </w:rPr>
        <w:t>A testemunha Ilza Pereira no id </w:t>
      </w:r>
      <w:r w:rsidRPr="004648BF">
        <w:rPr>
          <w:b/>
          <w:color w:val="008000"/>
        </w:rPr>
        <w:t>271803038</w:t>
      </w:r>
      <w:r w:rsidRPr="007607B4">
        <w:rPr>
          <w:b/>
          <w:color w:val="008000"/>
        </w:rPr>
        <w:t>, narrou que “</w:t>
      </w:r>
      <w:r w:rsidRPr="007607B4">
        <w:rPr>
          <w:b/>
          <w:i/>
          <w:iCs/>
          <w:color w:val="008000"/>
        </w:rPr>
        <w:t>no dia do ocorrido eu estava dentro da minha residência, e eu vi umas vozes muito altas na porta da minha casa, aí eu abri a porta, e fui até a garagem, e já estava acontecendo, mas a parte que eu ouvi foi quando a Shirlene gritava na rua, tava muito nervosa, gritava na rua e proferia palavras de baixo calão, tipo “vagabunda”, “você é uma vagabunda”, vocês pensam que estão me enganando, falando coisas que não dizia respeito nem a mim e nem a ela a época, ela gritava essas palavras lá sobre a família lá da Eliane né, e chamou a Eliane também de “traficante” e eu presenciei a Eliane com os braços para trás e a menina indo para cima, a Shirlene indo para cima dela e chamando ela de “vagabunda”, aí logo eu entrei porque também eu estava com o pé imobilizado, eu entrei e não ouvi mais (...).</w:t>
      </w:r>
    </w:p>
    <w:p w14:paraId="2D9516E0"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w:t>
      </w:r>
      <w:r w:rsidRPr="007607B4">
        <w:rPr>
          <w:b/>
          <w:i/>
          <w:iCs/>
          <w:color w:val="008000"/>
        </w:rPr>
        <w:t>(...)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4B9B68C4" w14:textId="77777777" w:rsidR="007607B4" w:rsidRPr="007607B4" w:rsidRDefault="007607B4" w:rsidP="007607B4">
      <w:pPr>
        <w:ind w:right="-96"/>
        <w:jc w:val="both"/>
        <w:rPr>
          <w:b/>
          <w:color w:val="008000"/>
        </w:rPr>
      </w:pPr>
      <w:r w:rsidRPr="007607B4">
        <w:rPr>
          <w:b/>
          <w:color w:val="008000"/>
        </w:rPr>
        <w:lastRenderedPageBreak/>
        <w:t>Para a configuração de dano moral, deve o Juiz verificar, ante os elementos coligidos no processo, a título de prova, se a situação experimentada pela parte foi lesiva à sua Honra, quer no aspecto subjetivo, quer no aspecto objetivo.</w:t>
      </w:r>
    </w:p>
    <w:p w14:paraId="240EF56E" w14:textId="77777777" w:rsidR="007607B4" w:rsidRPr="007607B4" w:rsidRDefault="007607B4" w:rsidP="007607B4">
      <w:pPr>
        <w:ind w:right="-96"/>
        <w:jc w:val="both"/>
        <w:rPr>
          <w:b/>
          <w:color w:val="008000"/>
        </w:rPr>
      </w:pPr>
      <w:r w:rsidRPr="007607B4">
        <w:rPr>
          <w:b/>
          <w:color w:val="008000"/>
        </w:rPr>
        <w:t>A Honra, quanto ao aspecto subjetivo, diz respeito a como a pessoa se vê, se enxerga, após a prática do eventual ato lesivo. A Honra, quanto ao seu aspecto objetivo, diz respeito como a pessoa é vista pela Sociedade, após a suposta prática do ato lesivo. Somente existirá direito a indenização por danos morais, se houver um dano a ser reparado.</w:t>
      </w:r>
    </w:p>
    <w:p w14:paraId="6CEA48B6" w14:textId="77777777" w:rsidR="007607B4" w:rsidRPr="007607B4" w:rsidRDefault="007607B4" w:rsidP="007607B4">
      <w:pPr>
        <w:ind w:right="-96"/>
        <w:jc w:val="both"/>
        <w:rPr>
          <w:b/>
          <w:color w:val="008000"/>
        </w:rPr>
      </w:pPr>
      <w:r w:rsidRPr="007607B4">
        <w:rPr>
          <w:b/>
          <w:color w:val="008000"/>
        </w:rPr>
        <w:t>No presente caso, as provas carreadas demonstram que a requerida atingiu os direitos de personalidade da autora, com os xingamentos proferidos em tom tão exacerbado que vizinhos escutaram as palavras proferidas.</w:t>
      </w:r>
    </w:p>
    <w:p w14:paraId="72F46074" w14:textId="77777777" w:rsidR="007607B4" w:rsidRPr="007607B4" w:rsidRDefault="007607B4" w:rsidP="007607B4">
      <w:pPr>
        <w:ind w:right="-96"/>
        <w:jc w:val="both"/>
        <w:rPr>
          <w:b/>
          <w:color w:val="008000"/>
        </w:rPr>
      </w:pPr>
      <w:r w:rsidRPr="007607B4">
        <w:rPr>
          <w:b/>
          <w:color w:val="008000"/>
        </w:rPr>
        <w:t>A prova testemunhal demonstra que os fatos ocorreram como narrado na inicial e não há registro de ofensas recíprocas, vale ressaltar que eventual crime praticado pelo parente da autora não pode ser fato ensejador para ofensas pessoais, uma vez que há no direito penal o princípio da intranscendência da pena.</w:t>
      </w:r>
    </w:p>
    <w:p w14:paraId="2425498A" w14:textId="77777777" w:rsidR="007607B4" w:rsidRPr="007607B4" w:rsidRDefault="007607B4" w:rsidP="007607B4">
      <w:pPr>
        <w:ind w:right="-96"/>
        <w:jc w:val="both"/>
        <w:rPr>
          <w:b/>
          <w:color w:val="008000"/>
        </w:rPr>
      </w:pPr>
      <w:r w:rsidRPr="007607B4">
        <w:rPr>
          <w:b/>
          <w:color w:val="008000"/>
        </w:rPr>
        <w:t>Nesse sentido as ofensas caracterizam os danos morais indenizáveis, vejamos:</w:t>
      </w:r>
    </w:p>
    <w:p w14:paraId="4582EF4D" w14:textId="77777777" w:rsidR="007607B4" w:rsidRPr="007607B4" w:rsidRDefault="007607B4" w:rsidP="007607B4">
      <w:pPr>
        <w:ind w:right="-96"/>
        <w:jc w:val="both"/>
        <w:rPr>
          <w:b/>
          <w:color w:val="008000"/>
        </w:rPr>
      </w:pPr>
      <w:r w:rsidRPr="007607B4">
        <w:rPr>
          <w:b/>
          <w:color w:val="008000"/>
        </w:rPr>
        <w:t>APELAÇÃO CÍVEL. CIVIL. PROCESSO CIVIL. RESPONSABILIDADE CIVIL. INJÚRIA. OFENSAS VERBAIS E CUSPE NO ROSTO EM AMBIENTE PÚBLICO. DANO MORAL CONFIGURADO. PROVA TESTEMUNHAL SUFICIENTE. REDUÇÃO DO QUANTUM. CABÍVEL. DANO MATERIAL. CARACTERIZADO. SENTENÇA PARCIALMENTE REFORMADA.</w:t>
      </w:r>
    </w:p>
    <w:p w14:paraId="4B233157" w14:textId="77777777" w:rsidR="007607B4" w:rsidRPr="007607B4" w:rsidRDefault="007607B4" w:rsidP="007607B4">
      <w:pPr>
        <w:ind w:right="-96"/>
        <w:jc w:val="both"/>
        <w:rPr>
          <w:b/>
          <w:color w:val="008000"/>
        </w:rPr>
      </w:pPr>
      <w:r w:rsidRPr="007607B4">
        <w:rPr>
          <w:b/>
          <w:color w:val="008000"/>
        </w:rPr>
        <w:t>1. O cerne da controvérsia recursal consiste em aferir o cabimento da condenação da apelante ao pagamento de indenização por danos morais e materiais, bem como a adequação do quantum indenizatório fixado.</w:t>
      </w:r>
    </w:p>
    <w:p w14:paraId="2028C4AD" w14:textId="77777777" w:rsidR="007607B4" w:rsidRPr="007607B4" w:rsidRDefault="007607B4" w:rsidP="007607B4">
      <w:pPr>
        <w:ind w:right="-96"/>
        <w:jc w:val="both"/>
        <w:rPr>
          <w:b/>
          <w:color w:val="008000"/>
        </w:rPr>
      </w:pPr>
      <w:r w:rsidRPr="007607B4">
        <w:rPr>
          <w:b/>
          <w:bCs/>
          <w:color w:val="008000"/>
          <w:u w:val="single"/>
        </w:rPr>
        <w:t>2. Caracteriza dano moral a conduta consistente em ofensas verbais e cuspe contra a vítima, praticadas em ambiente público, diante de terceiros, porquanto atingem a honra e a dignidade da pessoa. A prova testemunhal produzida nos autos mostrou-se apta a corroborar a narrativa autoral e a demonstrar a ocorrência do ato ilícito.</w:t>
      </w:r>
    </w:p>
    <w:p w14:paraId="570DF42B" w14:textId="77777777" w:rsidR="007607B4" w:rsidRPr="007607B4" w:rsidRDefault="007607B4" w:rsidP="007607B4">
      <w:pPr>
        <w:ind w:right="-96"/>
        <w:jc w:val="both"/>
        <w:rPr>
          <w:b/>
          <w:color w:val="008000"/>
        </w:rPr>
      </w:pPr>
      <w:r w:rsidRPr="007607B4">
        <w:rPr>
          <w:b/>
          <w:color w:val="008000"/>
        </w:rPr>
        <w:t>3. Mostra-se cabível a redução do quantum indenizatório quando evidenciada a desproporcionalidade do valor fixado na origem, à luz dos princípios da razoabilidade e da proporcionalidade.</w:t>
      </w:r>
    </w:p>
    <w:p w14:paraId="4D5CEEDC" w14:textId="77777777" w:rsidR="007607B4" w:rsidRPr="007607B4" w:rsidRDefault="007607B4" w:rsidP="007607B4">
      <w:pPr>
        <w:ind w:right="-96"/>
        <w:jc w:val="both"/>
        <w:rPr>
          <w:b/>
          <w:color w:val="008000"/>
        </w:rPr>
      </w:pPr>
      <w:r w:rsidRPr="007607B4">
        <w:rPr>
          <w:b/>
          <w:color w:val="008000"/>
        </w:rPr>
        <w:t>4. Mantém-se a condenação por danos materiais quando comprovados o desembolso e o nexo causal entre as consultas psicológicas realizadas e o abalo emocional decorrente do episódio.</w:t>
      </w:r>
    </w:p>
    <w:p w14:paraId="01445494" w14:textId="77777777" w:rsidR="007607B4" w:rsidRPr="007607B4" w:rsidRDefault="007607B4" w:rsidP="007607B4">
      <w:pPr>
        <w:ind w:right="-96"/>
        <w:jc w:val="both"/>
        <w:rPr>
          <w:b/>
          <w:color w:val="008000"/>
        </w:rPr>
      </w:pPr>
      <w:r w:rsidRPr="007607B4">
        <w:rPr>
          <w:b/>
          <w:color w:val="008000"/>
        </w:rPr>
        <w:t>5. Deu-se parcial provimento ao recurso.</w:t>
      </w:r>
    </w:p>
    <w:p w14:paraId="356D5F66" w14:textId="28C44B0F" w:rsidR="007607B4" w:rsidRPr="007607B4" w:rsidRDefault="007607B4" w:rsidP="007607B4">
      <w:pPr>
        <w:ind w:right="-96"/>
        <w:jc w:val="both"/>
        <w:rPr>
          <w:b/>
          <w:color w:val="008000"/>
        </w:rPr>
      </w:pPr>
      <w:r w:rsidRPr="007607B4">
        <w:rPr>
          <w:b/>
          <w:color w:val="008000"/>
        </w:rPr>
        <w:t>(Acórdão 2128449, </w:t>
      </w:r>
      <w:r w:rsidRPr="004648BF">
        <w:rPr>
          <w:b/>
          <w:color w:val="008000"/>
        </w:rPr>
        <w:t>0708932-43.2023.8.07.0006</w:t>
      </w:r>
      <w:r w:rsidRPr="007607B4">
        <w:rPr>
          <w:b/>
          <w:color w:val="008000"/>
        </w:rPr>
        <w:t>, Relator(a): LUCIMEIRE MARIA DA SILVA, 5ª TURMA CÍVEL, data de julgamento: 28/05/2026, publicado no DJe: 12/06/2026.) grifos nossos</w:t>
      </w:r>
    </w:p>
    <w:p w14:paraId="3FF19749" w14:textId="77777777" w:rsidR="007607B4" w:rsidRPr="007607B4" w:rsidRDefault="007607B4" w:rsidP="007607B4">
      <w:pPr>
        <w:ind w:right="-96"/>
        <w:jc w:val="both"/>
        <w:rPr>
          <w:b/>
          <w:color w:val="008000"/>
        </w:rPr>
      </w:pPr>
      <w:r w:rsidRPr="007607B4">
        <w:rPr>
          <w:b/>
          <w:color w:val="008000"/>
        </w:rPr>
        <w:t>Assim, configurado o dano e o dever de indenizá-lo, passo agora a me debruçar no quantum indenizatório.</w:t>
      </w:r>
    </w:p>
    <w:p w14:paraId="3245988C" w14:textId="77777777" w:rsidR="007607B4" w:rsidRPr="007607B4" w:rsidRDefault="007607B4" w:rsidP="007607B4">
      <w:pPr>
        <w:ind w:right="-96"/>
        <w:jc w:val="both"/>
        <w:rPr>
          <w:b/>
          <w:color w:val="008000"/>
        </w:rPr>
      </w:pPr>
      <w:r w:rsidRPr="007607B4">
        <w:rPr>
          <w:b/>
          <w:color w:val="008000"/>
        </w:rPr>
        <w:t>Em relação ao arbitramento da compensação do dano moral, a jurisprudência aponta alguns critérios, o que, por óbvio, deve amoldar-se a cada caso.</w:t>
      </w:r>
    </w:p>
    <w:p w14:paraId="32FA0236" w14:textId="77777777" w:rsidR="007607B4" w:rsidRPr="007607B4" w:rsidRDefault="007607B4" w:rsidP="007607B4">
      <w:pPr>
        <w:ind w:right="-96"/>
        <w:jc w:val="both"/>
        <w:rPr>
          <w:b/>
          <w:color w:val="008000"/>
        </w:rPr>
      </w:pPr>
      <w:r w:rsidRPr="007607B4">
        <w:rPr>
          <w:b/>
          <w:color w:val="008000"/>
        </w:rPr>
        <w:lastRenderedPageBreak/>
        <w:t>Em geral, além da proporcionalidade segundo a intensidade dos transtornos sofridos pela vítima, a compensação pelo dano moral deve observar o princípio da razoabilidade (modicidade e adequação).</w:t>
      </w:r>
    </w:p>
    <w:p w14:paraId="3C3392CE" w14:textId="77777777" w:rsidR="007607B4" w:rsidRPr="007607B4" w:rsidRDefault="007607B4" w:rsidP="007607B4">
      <w:pPr>
        <w:ind w:right="-96"/>
        <w:jc w:val="both"/>
        <w:rPr>
          <w:b/>
          <w:color w:val="008000"/>
        </w:rPr>
      </w:pPr>
      <w:r w:rsidRPr="007607B4">
        <w:rPr>
          <w:b/>
          <w:color w:val="008000"/>
        </w:rPr>
        <w:t>Deste modo, atento aos critérios traçados pela doutrina e pela jurisprudência para a fixação do quantum devido, quais sejam, a capacidade econômica das partes e a extensão e gravidade do dano, além do caráter punitivo-pedagógico da medida, reputo como razoável a compensação pelos danos morais na importância de R$ 3.000,00 (três mil reais).</w:t>
      </w:r>
    </w:p>
    <w:p w14:paraId="2193C3BA" w14:textId="77777777" w:rsidR="007607B4" w:rsidRPr="007607B4" w:rsidRDefault="007607B4" w:rsidP="007607B4">
      <w:pPr>
        <w:ind w:right="-96"/>
        <w:jc w:val="both"/>
        <w:rPr>
          <w:b/>
          <w:color w:val="008000"/>
        </w:rPr>
      </w:pPr>
      <w:r w:rsidRPr="007607B4">
        <w:rPr>
          <w:b/>
          <w:color w:val="008000"/>
        </w:rPr>
        <w:t>Nesse sentido, cumpre mencionar que a condenação em patamar aquém daquele pedido na petição inicial não é fato ensejador de sucumbência recíproca nos termos da súmula 326 do STJ.</w:t>
      </w:r>
    </w:p>
    <w:p w14:paraId="3CC876B6" w14:textId="77777777" w:rsidR="007607B4" w:rsidRPr="007607B4" w:rsidRDefault="007607B4" w:rsidP="007607B4">
      <w:pPr>
        <w:ind w:right="-96"/>
        <w:jc w:val="both"/>
        <w:rPr>
          <w:b/>
          <w:color w:val="008000"/>
        </w:rPr>
      </w:pPr>
      <w:r w:rsidRPr="007607B4">
        <w:rPr>
          <w:b/>
          <w:color w:val="008000"/>
        </w:rPr>
        <w:t>Quanto a cessão das ofensas em redes sociais, entendo que não há elementos que demonstrem que a requerida imputa conduta criminosa ou causadora de danos a autora. Visto que tratou-se de uma repostagem de matéria jornalística, de fatos que aparentemente são realidade.</w:t>
      </w:r>
    </w:p>
    <w:p w14:paraId="717EEA2C" w14:textId="77777777" w:rsidR="007607B4" w:rsidRPr="007607B4" w:rsidRDefault="007607B4" w:rsidP="007607B4">
      <w:pPr>
        <w:ind w:right="-96"/>
        <w:jc w:val="both"/>
        <w:rPr>
          <w:b/>
          <w:color w:val="008000"/>
        </w:rPr>
      </w:pPr>
      <w:r w:rsidRPr="007607B4">
        <w:rPr>
          <w:b/>
          <w:color w:val="008000"/>
        </w:rPr>
        <w:t>Entendo pela improcedência de tal pedido.</w:t>
      </w:r>
    </w:p>
    <w:p w14:paraId="2CEA93D2" w14:textId="77777777" w:rsidR="007607B4" w:rsidRPr="007607B4" w:rsidRDefault="007607B4" w:rsidP="007607B4">
      <w:pPr>
        <w:ind w:right="-96"/>
        <w:jc w:val="both"/>
        <w:rPr>
          <w:b/>
          <w:color w:val="008000"/>
        </w:rPr>
      </w:pPr>
      <w:r w:rsidRPr="007607B4">
        <w:rPr>
          <w:b/>
          <w:color w:val="008000"/>
        </w:rPr>
        <w:t>Nesse sentido, a procedência parcial dos pedidos é medida que se impõe.</w:t>
      </w:r>
    </w:p>
    <w:p w14:paraId="3E35A041" w14:textId="77777777" w:rsidR="007607B4" w:rsidRPr="007607B4" w:rsidRDefault="007607B4" w:rsidP="007607B4">
      <w:pPr>
        <w:ind w:right="-96"/>
        <w:jc w:val="both"/>
        <w:rPr>
          <w:b/>
          <w:color w:val="008000"/>
        </w:rPr>
      </w:pPr>
      <w:r w:rsidRPr="007607B4">
        <w:rPr>
          <w:b/>
          <w:color w:val="008000"/>
        </w:rPr>
        <w:t>Quanto ao pedido reconvencional, a requerida não comprovou as ofensas alegadas e nem tampouco que a autora tenha espalhado fofocas, pelo contrário, a prova testemunhal demonstra tais atitudes oriundas da requerida.</w:t>
      </w:r>
    </w:p>
    <w:p w14:paraId="2A51A399" w14:textId="77777777" w:rsidR="007607B4" w:rsidRPr="007607B4" w:rsidRDefault="007607B4" w:rsidP="007607B4">
      <w:pPr>
        <w:ind w:right="-96"/>
        <w:jc w:val="both"/>
        <w:rPr>
          <w:b/>
          <w:color w:val="008000"/>
        </w:rPr>
      </w:pPr>
      <w:r w:rsidRPr="007607B4">
        <w:rPr>
          <w:b/>
          <w:color w:val="008000"/>
        </w:rPr>
        <w:t>Em outro trecho, a advogada da requerida pergunta se já houveram outras discussões entre as partes, a testemunha narrou que “ (...) já houveram outras vezes também, a gente é comunidade (...) já presenciei outras discussões, não só da Eliane mas de outras pessoas também, (...) pergunta se ambas trocaram ofensas “(...) eu ouvi assim neste dia, eu vou dizer (...) então neste dia especifico eu só ouvia a Shirlene, a Eliane falava você não tem nada a ver com a nossa vida e a Shirlene falava assim vocês pensam que me enganam, você é uma traficante, uma vagabunda, vocês pensam que me enganam, falava essas coisas assim sabe, não sei precisar porque já tem um tempo né, as palavras corretas, mas essas ficaram bem registradas (...) ela falava sempre coisas assim de baixo calão né, muito nervosa assim, com outras pessoas também, tem esse costume parece de chamar as pessoas de vagabundo, de traficante, de mexedor de droga, drogado, essas palavras, já presenciei ela falando isso com outras pessoas também.</w:t>
      </w:r>
    </w:p>
    <w:p w14:paraId="18FDF116" w14:textId="77777777" w:rsidR="007607B4" w:rsidRPr="007607B4" w:rsidRDefault="007607B4" w:rsidP="007607B4">
      <w:pPr>
        <w:ind w:right="-96"/>
        <w:jc w:val="both"/>
        <w:rPr>
          <w:b/>
          <w:color w:val="008000"/>
        </w:rPr>
      </w:pPr>
      <w:r w:rsidRPr="007607B4">
        <w:rPr>
          <w:b/>
          <w:color w:val="008000"/>
        </w:rPr>
        <w:t>Em suma, entendo que a ré/reconvinte não se desincumbiu do ônus que lhe cabia (CPC, art. 373, II).</w:t>
      </w:r>
    </w:p>
    <w:p w14:paraId="61169DED" w14:textId="77777777" w:rsidR="007607B4" w:rsidRPr="007607B4" w:rsidRDefault="007607B4" w:rsidP="007607B4">
      <w:pPr>
        <w:ind w:right="-96"/>
        <w:jc w:val="both"/>
        <w:rPr>
          <w:b/>
          <w:color w:val="008000"/>
        </w:rPr>
      </w:pPr>
      <w:r w:rsidRPr="007607B4">
        <w:rPr>
          <w:b/>
          <w:color w:val="008000"/>
        </w:rPr>
        <w:t>Sendo improcedentes os pedidos lançados em sede de reconvenção.</w:t>
      </w:r>
    </w:p>
    <w:p w14:paraId="3BB56B22" w14:textId="77777777" w:rsidR="007607B4" w:rsidRPr="007607B4" w:rsidRDefault="007607B4" w:rsidP="007607B4">
      <w:pPr>
        <w:ind w:right="-96"/>
        <w:jc w:val="both"/>
        <w:rPr>
          <w:b/>
          <w:color w:val="008000"/>
        </w:rPr>
      </w:pPr>
      <w:r w:rsidRPr="007607B4">
        <w:rPr>
          <w:b/>
          <w:bCs/>
          <w:color w:val="008000"/>
        </w:rPr>
        <w:t>IV - DISPOSITIVO</w:t>
      </w:r>
    </w:p>
    <w:p w14:paraId="39DBCF9E" w14:textId="77777777" w:rsidR="007607B4" w:rsidRPr="007607B4" w:rsidRDefault="007607B4" w:rsidP="007607B4">
      <w:pPr>
        <w:ind w:right="-96"/>
        <w:jc w:val="both"/>
        <w:rPr>
          <w:b/>
          <w:color w:val="008000"/>
        </w:rPr>
      </w:pPr>
      <w:r w:rsidRPr="007607B4">
        <w:rPr>
          <w:b/>
          <w:color w:val="008000"/>
        </w:rPr>
        <w:t>Ante o exposto, julgo PARCIALMENTE PROCEDENTES os pedidos iniciais para CONDENAR a ré a pagar R$ 3.000,00 (três mil reais) à título de indenização por danos morais, a serem corrigidos monetariamente pelo INPC até 31.08.2024 e pelo IPCA a partir de 01.09.2024 desde a prolação desta sentença (Súmula nº 362 do STJ) e acrescida de juros de mora fixados pela taxa legal (Lei nº 14.905/2024), a contar da citação.</w:t>
      </w:r>
    </w:p>
    <w:p w14:paraId="40B8B930" w14:textId="77777777" w:rsidR="007607B4" w:rsidRPr="007607B4" w:rsidRDefault="007607B4" w:rsidP="007607B4">
      <w:pPr>
        <w:ind w:right="-96"/>
        <w:jc w:val="both"/>
        <w:rPr>
          <w:b/>
          <w:color w:val="008000"/>
        </w:rPr>
      </w:pPr>
      <w:r w:rsidRPr="007607B4">
        <w:rPr>
          <w:b/>
          <w:color w:val="008000"/>
        </w:rPr>
        <w:t>Ante o exposto, </w:t>
      </w:r>
      <w:r w:rsidRPr="007607B4">
        <w:rPr>
          <w:b/>
          <w:bCs/>
          <w:color w:val="008000"/>
        </w:rPr>
        <w:t>JULGO IMPROCEDENTES</w:t>
      </w:r>
      <w:r w:rsidRPr="007607B4">
        <w:rPr>
          <w:b/>
          <w:color w:val="008000"/>
        </w:rPr>
        <w:t> os pedidos da reconvenção.</w:t>
      </w:r>
    </w:p>
    <w:p w14:paraId="09A549A5" w14:textId="77777777" w:rsidR="007607B4" w:rsidRPr="007607B4" w:rsidRDefault="007607B4" w:rsidP="007607B4">
      <w:pPr>
        <w:ind w:right="-96"/>
        <w:jc w:val="both"/>
        <w:rPr>
          <w:b/>
          <w:color w:val="008000"/>
        </w:rPr>
      </w:pPr>
      <w:r w:rsidRPr="007607B4">
        <w:rPr>
          <w:b/>
          <w:color w:val="008000"/>
        </w:rPr>
        <w:t>Resolvo o mérito, nos termos do art. 487, inciso I, do Código de Processo Civil.</w:t>
      </w:r>
    </w:p>
    <w:p w14:paraId="2507054D" w14:textId="77777777" w:rsidR="007607B4" w:rsidRPr="007607B4" w:rsidRDefault="007607B4" w:rsidP="007607B4">
      <w:pPr>
        <w:ind w:right="-96"/>
        <w:jc w:val="both"/>
        <w:rPr>
          <w:b/>
          <w:color w:val="008000"/>
        </w:rPr>
      </w:pPr>
      <w:r w:rsidRPr="007607B4">
        <w:rPr>
          <w:b/>
          <w:color w:val="008000"/>
        </w:rPr>
        <w:lastRenderedPageBreak/>
        <w:t>Ante o princípio da causalidade, arcará a parte ré com o pagamento das despesas e honorários advocatícios, estes que fixo em 10% do valor atualizado da condenação, nos termos dos arts. 85, §2º, do CPC.</w:t>
      </w:r>
    </w:p>
    <w:p w14:paraId="196323F5" w14:textId="0E3292CB" w:rsidR="007607B4" w:rsidRPr="007607B4" w:rsidRDefault="007607B4" w:rsidP="007607B4">
      <w:pPr>
        <w:ind w:right="-96"/>
        <w:jc w:val="both"/>
        <w:rPr>
          <w:b/>
          <w:color w:val="008000"/>
        </w:rPr>
      </w:pPr>
      <w:r w:rsidRPr="007607B4">
        <w:rPr>
          <w:b/>
          <w:color w:val="008000"/>
        </w:rPr>
        <w:t>Contudo, fica suspensa a exigibilidade dessas verbas em desfavor da requerida em face da gratuidade de justiça a ela deferida no id </w:t>
      </w:r>
      <w:r w:rsidRPr="004648BF">
        <w:rPr>
          <w:b/>
          <w:color w:val="008000"/>
        </w:rPr>
        <w:t>227357857</w:t>
      </w:r>
      <w:r w:rsidRPr="007607B4">
        <w:rPr>
          <w:b/>
          <w:color w:val="008000"/>
        </w:rPr>
        <w:t> (art. 98, §3º, do CPC).</w:t>
      </w:r>
    </w:p>
    <w:p w14:paraId="0B671E56" w14:textId="77777777" w:rsidR="007607B4" w:rsidRPr="007607B4" w:rsidRDefault="007607B4" w:rsidP="007607B4">
      <w:pPr>
        <w:ind w:right="-96"/>
        <w:jc w:val="both"/>
        <w:rPr>
          <w:b/>
          <w:color w:val="008000"/>
        </w:rPr>
      </w:pPr>
      <w:r w:rsidRPr="007607B4">
        <w:rPr>
          <w:b/>
          <w:color w:val="008000"/>
        </w:rPr>
        <w:t>Transitado em julgado e não havendo requerimentos formulados pelos interessados, dê-se baixa e arquivem-se os presentes autos.</w:t>
      </w:r>
    </w:p>
    <w:p w14:paraId="0E0382CA" w14:textId="77777777" w:rsidR="007607B4" w:rsidRPr="007607B4" w:rsidRDefault="007607B4" w:rsidP="007607B4">
      <w:pPr>
        <w:ind w:right="-96"/>
        <w:jc w:val="both"/>
        <w:rPr>
          <w:b/>
          <w:color w:val="008000"/>
        </w:rPr>
      </w:pPr>
      <w:r w:rsidRPr="007607B4">
        <w:rPr>
          <w:b/>
          <w:color w:val="008000"/>
        </w:rPr>
        <w:t> </w:t>
      </w:r>
    </w:p>
    <w:p w14:paraId="37BD460B" w14:textId="77777777" w:rsidR="007607B4" w:rsidRPr="007607B4" w:rsidRDefault="007607B4" w:rsidP="007607B4">
      <w:pPr>
        <w:ind w:right="-96"/>
        <w:jc w:val="both"/>
        <w:rPr>
          <w:b/>
          <w:color w:val="008000"/>
        </w:rPr>
      </w:pPr>
      <w:r w:rsidRPr="007607B4">
        <w:rPr>
          <w:b/>
          <w:color w:val="008000"/>
        </w:rPr>
        <w:t>Sentença registrada eletronicamente nesta data.</w:t>
      </w:r>
    </w:p>
    <w:sectPr w:rsidR="007607B4" w:rsidRPr="007607B4">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Sandra Elias El Jaliss - GDACA" w:date="2026-08-26T15:21:00Z" w:initials="SE">
    <w:p w14:paraId="6439A25E" w14:textId="77777777" w:rsidR="00BD6D0D" w:rsidRDefault="00BD6D0D" w:rsidP="00BD6D0D">
      <w:pPr>
        <w:pStyle w:val="Textodecomentrio"/>
      </w:pPr>
      <w:r>
        <w:rPr>
          <w:rStyle w:val="Refdecomentrio"/>
        </w:rPr>
        <w:annotationRef/>
      </w:r>
      <w:r>
        <w:t>Conclusão: 18/08/26</w:t>
      </w:r>
    </w:p>
    <w:p w14:paraId="62C7FE84" w14:textId="77777777" w:rsidR="00081AA9" w:rsidRDefault="00081AA9" w:rsidP="00BD6D0D">
      <w:pPr>
        <w:pStyle w:val="Textodecomentrio"/>
      </w:pPr>
      <w:r>
        <w:t>Entrega: 27/08/2026</w:t>
      </w:r>
    </w:p>
    <w:p w14:paraId="0022874D" w14:textId="77777777" w:rsidR="00081AA9" w:rsidRDefault="00081AA9" w:rsidP="00BD6D0D">
      <w:pPr>
        <w:pStyle w:val="Textodecomentrio"/>
      </w:pPr>
      <w:r>
        <w:t>Certeza: 9</w:t>
      </w:r>
    </w:p>
    <w:p w14:paraId="19A85C4F" w14:textId="212E8666" w:rsidR="00081AA9" w:rsidRDefault="00081AA9" w:rsidP="00BD6D0D">
      <w:pPr>
        <w:pStyle w:val="Textodecomentrio"/>
      </w:pPr>
    </w:p>
  </w:comment>
  <w:comment w:id="2" w:author="Marcia Vilela Alves - GDACA" w:date="2026-08-28T14:47:00Z" w:initials="MV">
    <w:p w14:paraId="121D4E88" w14:textId="77777777" w:rsidR="00DA4583" w:rsidRDefault="00DA4583" w:rsidP="00DA4583">
      <w:pPr>
        <w:pStyle w:val="Textodecomentrio"/>
      </w:pPr>
      <w:r>
        <w:rPr>
          <w:rStyle w:val="Refdecomentrio"/>
        </w:rPr>
        <w:annotationRef/>
      </w:r>
      <w:r>
        <w:t>corrigido</w:t>
      </w:r>
    </w:p>
  </w:comment>
  <w:comment w:id="3" w:author="Assessor GDSXSR" w:initials="AG" w:date="2026-10-29T17:36:25Z">
    <w:p>
      <w:pPr>
        <w:pStyle w:val="CommentText"/>
      </w:pPr>
      <w:r>
        <w:rPr>
          <w:rStyle w:val="CommentReference"/>
        </w:rPr>
        <w:annotationRef/>
      </w:r>
      <w:r>
        <w:t>ASSESSOR GDSXSR — Alterei o sentido do voto a pedido de Marcos (29/10/2026): de dou parcial provimento (DPP) para nego provimento (NP), mantida a indenização de R$ 3.000,00 fixada na r. sentença. Fundi os dois capítulos em um só, que trata da prova, do dano moral e do valor, e reduzi a fundamentação em torno de 40% (do início do capítulo ao dispositivo, com as transcrições: de 1.923 para 1.033 palavras, redução de 46%, pouco acima dos 40% pedidos; se preferir ficar nos 40%, restauro duas ou três frases de conexão). Cortei o depoimento da autora transcrito, a transcrição do item 10 do precedente, os parágrafos repetidos e o segundo precedente (Acórdão 2136645), que só servia à redução. Ementa, rodapé, dispositivo e honorários recursais acompanham o novo resultado (C-33, C-3X).</w:t>
      </w:r>
    </w:p>
  </w:comment>
  <w:comment w:id="4" w:author="Assessor GDSXSR" w:initials="AG" w:date="2026-10-29T17:36:25Z">
    <w:p>
      <w:pPr>
        <w:pStyle w:val="CommentText"/>
      </w:pPr>
      <w:r>
        <w:rPr>
          <w:rStyle w:val="CommentReference"/>
        </w:rPr>
        <w:annotationRef/>
      </w:r>
      <w:r>
        <w:t>ASSESSOR GDSXSR — Cabeçalho ajustado ao novo resultado: “VALOR DA INDENIZAÇÃO MANTIDO. RECURSO NÃO PROVIDO.” (C-3P a). Arquivo renomeado de DPP para NP, com comunicação expressa (C-70).</w:t>
      </w:r>
    </w:p>
  </w:comment>
  <w:comment w:id="5" w:author="Assessor GDSXSR" w:initials="AG" w:date="2026-10-29T17:36:25Z">
    <w:p>
      <w:pPr>
        <w:pStyle w:val="CommentText"/>
      </w:pPr>
      <w:r>
        <w:rPr>
          <w:rStyle w:val="CommentReference"/>
        </w:rPr>
        <w:annotationRef/>
      </w:r>
      <w:r>
        <w:t>ASSESSOR GDSXSR — Retirei “R$ 1.000,00” do pedido subsidiário: o relatório e o resumo falam em “quantia compatível”/“valor módico”, e o valor não pôde ser conferido sem o apelo (ID 88146535); com isso a pendência anterior deixa de existir.</w:t>
      </w:r>
    </w:p>
  </w:comment>
  <w:comment w:id="6" w:author="Assessor GDSXSR" w:initials="AG" w:date="2026-10-29T17:36:25Z">
    <w:p>
      <w:pPr>
        <w:pStyle w:val="CommentText"/>
      </w:pPr>
      <w:r>
        <w:rPr>
          <w:rStyle w:val="CommentReference"/>
        </w:rPr>
        <w:annotationRef/>
      </w:r>
      <w:r>
        <w:t>ASSESSOR GDSXSR — Rodapé: incluí CPC 85 § 11 e 98 § 3º (honorários recursais) e retirei o que o voto deixou de citar (C-33, C-65).</w:t>
      </w:r>
    </w:p>
  </w:comment>
  <w:comment w:id="7" w:author="Assessor GDSXSR" w:initials="AG" w:date="2026-10-29T17:36:25Z">
    <w:p>
      <w:pPr>
        <w:pStyle w:val="CommentText"/>
      </w:pPr>
      <w:r>
        <w:rPr>
          <w:rStyle w:val="CommentReference"/>
        </w:rPr>
        <w:annotationRef/>
      </w:r>
      <w:r>
        <w:t>ASSESSOR GDSXSR — Retirei o Acórdão 2136645 (5ª Turma Cível), que o voto não cita mais; fica só o precedente do dano moral. Sobre o Acórdão 2030045 ver comentário no precedente.</w:t>
      </w:r>
    </w:p>
  </w:comment>
  <w:comment w:id="8" w:author="Assessor GDSXSR" w:initials="AG" w:date="2026-10-29T17:36:25Z">
    <w:p>
      <w:pPr>
        <w:pStyle w:val="CommentText"/>
      </w:pPr>
      <w:r>
        <w:rPr>
          <w:rStyle w:val="CommentReference"/>
        </w:rPr>
        <w:annotationRef/>
      </w:r>
      <w:r>
        <w:t>ASSESSOR GDSXSR — Retirei o “RESUMO DA SENTENÇA EM SENTIDO CONTRÁRIO”: com o desprovimento, a sentença não é contrária ao voto (C-39). Permanece o resumo da apelação em sentido contrário ao voto, que já vinha na minuta.</w:t>
      </w:r>
    </w:p>
  </w:comment>
  <w:comment w:id="9" w:author="Assessor GDSXSR" w:initials="AG" w:date="2026-10-29T17:36:25Z">
    <w:p>
      <w:pPr>
        <w:pStyle w:val="CommentText"/>
      </w:pPr>
      <w:r>
        <w:rPr>
          <w:rStyle w:val="CommentReference"/>
        </w:rPr>
        <w:annotationRef/>
      </w:r>
      <w:r>
        <w:t>ASSESSOR GDSXSR — Pendência (C-52): sem acesso ao PJe, não conferi a forma exata do nome do juiz; usei “Itamar Dias Noronha”, forma de C-22. A sentença anexada não traz a assinatura.</w:t>
      </w:r>
    </w:p>
  </w:comment>
  <w:comment w:id="10" w:author="Assessor GDSXSR" w:initials="AG" w:date="2026-10-29T17:36:25Z">
    <w:p>
      <w:pPr>
        <w:pStyle w:val="CommentText"/>
      </w:pPr>
      <w:r>
        <w:rPr>
          <w:rStyle w:val="CommentReference"/>
        </w:rPr>
        <w:annotationRef/>
      </w:r>
      <w:r>
        <w:t>ASSESSOR GDSXSR — Texto literal (C-63) — CC, art. 186: “Aquele que, por ação ou omissão voluntária, negligência ou imprudência, violar direito e causar dano a outrem, ainda que exclusivamente moral, comete ato ilícito.” CC, art. 927: “Aquele que, por ato ilícito (arts. 186 e 187), causar dano a outrem, fica obrigado a repará-lo.” CPC, art. 373: “O ônus da prova incumbe: I - ao autor, quanto ao fato constitutivo de seu direito;” (fonte: Planalto, conferido em 29/10/2026).</w:t>
      </w:r>
    </w:p>
  </w:comment>
  <w:comment w:id="11" w:author="Assessor GDSXSR" w:initials="AG" w:date="2026-10-29T17:36:25Z">
    <w:p>
      <w:pPr>
        <w:pStyle w:val="CommentText"/>
      </w:pPr>
      <w:r>
        <w:rPr>
          <w:rStyle w:val="CommentReference"/>
        </w:rPr>
        <w:annotationRef/>
      </w:r>
      <w:r>
        <w:t>ASSESSOR GDSXSR — Pendência (C-52): sem os autos, não conferi o ID 88146526 nem o nome “Ilza Pereira da Silva” (a sentença transcrita diz “Ilza Pereira”).</w:t>
      </w:r>
    </w:p>
  </w:comment>
  <w:comment w:id="12" w:author="Assessor GDSXSR" w:initials="AG" w:date="2026-10-29T17:36:25Z">
    <w:p>
      <w:pPr>
        <w:pStyle w:val="CommentText"/>
      </w:pPr>
      <w:r>
        <w:rPr>
          <w:rStyle w:val="CommentReference"/>
        </w:rPr>
        <w:annotationRef/>
      </w:r>
      <w:r>
        <w:t>ASSESSOR GDSXSR — Precedente conferido no iajus em 29/10/2026: TJDFT, Segunda Turma Recursal, Rel. Silvana da Silva Chaves, processo 0783852-21.2024.8.07.0016, j. 06/08/2025; o item 11 confere com o texto transcrito. O iajus não devolve o número do acórdão (2030045) nem o DJe (18/08/2025): ficam como na minuta, pendentes de conferência no JurisDF (C-52, C-60). Cortei o item 10 e abri a transcrição com “(...)” (C-62).</w:t>
      </w:r>
    </w:p>
  </w:comment>
  <w:comment w:id="13" w:author="Assessor GDSXSR" w:initials="AG" w:date="2026-10-29T17:36:25Z">
    <w:p>
      <w:pPr>
        <w:pStyle w:val="CommentText"/>
      </w:pPr>
      <w:r>
        <w:rPr>
          <w:rStyle w:val="CommentReference"/>
        </w:rPr>
        <w:annotationRef/>
      </w:r>
      <w:r>
        <w:t>ASSESSOR GDSXSR — Dispositivo no resultado NP, na fórmula da casa (perfil APC, 7). Ementa, resumo e dispositivo conferem.</w:t>
      </w:r>
    </w:p>
  </w:comment>
  <w:comment w:id="14" w:author="Assessor GDSXSR" w:initials="AG" w:date="2026-10-29T17:36:25Z">
    <w:p>
      <w:pPr>
        <w:pStyle w:val="CommentText"/>
      </w:pPr>
      <w:r>
        <w:rPr>
          <w:rStyle w:val="CommentReference"/>
        </w:rPr>
        <w:annotationRef/>
      </w:r>
      <w:r>
        <w:t>ASSESSOR GDSXSR — Comentário de honorários (C-51): valor da condenação = R$ 3.000,00 (r. sentença, ID 88146533); a sentença fixou os honorários sobre o valor atualizado da condenação, e os recursais seguem a mesma base. O percentual de 2% é decisão do Relator; mantive a proposta.</w:t>
      </w:r>
    </w:p>
  </w:comment>
  <w:comment w:id="15" w:author="Assessor GDSXSR" w:initials="AG" w:date="2026-10-29T17:36:25Z">
    <w:p>
      <w:pPr>
        <w:pStyle w:val="CommentText"/>
      </w:pPr>
      <w:r>
        <w:rPr>
          <w:rStyle w:val="CommentReference"/>
        </w:rPr>
        <w:annotationRef/>
      </w:r>
      <w:r>
        <w:t>ASSESSOR GDSXSR — Capítulo da r. sentença sobre custas e honorários (C-51): “Ante o princípio da causalidade, arcará a parte ré com o pagamento das despesas e honorários advocatícios, estes que fixo em 10% do valor atualizado da condenação, nos termos dos arts. 85, §2º, do CPC. Contudo, fica suspensa a exigibilidade dessas verbas em desfavor da requerida em face da gratuidade de justiça a ela deferida no id 227357857 (art. 98, §3º, do CPC).”</w:t>
      </w:r>
    </w:p>
  </w:comment>
  <w:comment w:id="16" w:author="Assessor GDSXSR" w:initials="AG" w:date="2026-10-29T17:36:25Z">
    <w:p>
      <w:pPr>
        <w:pStyle w:val="CommentText"/>
      </w:pPr>
      <w:r>
        <w:rPr>
          <w:rStyle w:val="CommentReference"/>
        </w:rPr>
        <w:annotationRef/>
      </w:r>
      <w:r>
        <w:t>ASSESSOR GDSXSR —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conferido em 29/10/2026).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19A85C4F" w15:paraIdParent="448DA02E" w15:done="0"/>
  <w15:commentEx w15:paraId="121D4E88"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extLst>
      <w16:ext w16:uri="{CE6994B0-6A32-4C9F-8C6B-6E91EDA988CE}">
        <cr:reactions xmlns:cr="http://schemas.microsoft.com/office/comments/2020/reactions">
          <cr:reaction reactionType="1">
            <cr:reactionInfo dateUtc="2026-08-26T20:40:24Z">
              <cr:user userId="S::t317857@tjdft.jus.br::66c56246-e570-419d-b6d1-82630b82e473" userProvider="AD" userName="Sandra Elias El Jaliss - GDACA"/>
            </cr:reactionInfo>
          </cr:reaction>
        </cr:reactions>
      </w16:ext>
    </w16cex:extLst>
  </w16cex:commentExtensible>
  <w16cex:commentExtensible w16cex:durableId="648F9344" w16cex:dateUtc="2026-08-26T18:21:00Z"/>
  <w16cex:commentExtensible w16cex:durableId="79A38EF0" w16cex:dateUtc="2026-08-28T17: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19A85C4F" w16cid:durableId="648F9344"/>
  <w16cid:commentId w16cid:paraId="121D4E88" w16cid:durableId="79A38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B38E" w14:textId="77777777" w:rsidR="00843710" w:rsidRDefault="00843710" w:rsidP="003A42DE">
      <w:pPr>
        <w:spacing w:after="0" w:line="240" w:lineRule="auto"/>
      </w:pPr>
      <w:r>
        <w:separator/>
      </w:r>
    </w:p>
  </w:endnote>
  <w:endnote w:type="continuationSeparator" w:id="0">
    <w:p w14:paraId="18C2C21A" w14:textId="77777777" w:rsidR="00843710" w:rsidRDefault="00843710"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7697" w14:textId="77777777" w:rsidR="00843710" w:rsidRDefault="00843710" w:rsidP="003A42DE">
      <w:pPr>
        <w:spacing w:after="0" w:line="240" w:lineRule="auto"/>
      </w:pPr>
      <w:r>
        <w:separator/>
      </w:r>
    </w:p>
  </w:footnote>
  <w:footnote w:type="continuationSeparator" w:id="0">
    <w:p w14:paraId="7AA54166" w14:textId="77777777" w:rsidR="00843710" w:rsidRDefault="00843710"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6CB"/>
    <w:multiLevelType w:val="multilevel"/>
    <w:tmpl w:val="AAA2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C0E2F"/>
    <w:multiLevelType w:val="multilevel"/>
    <w:tmpl w:val="C76E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92E3D98"/>
    <w:multiLevelType w:val="multilevel"/>
    <w:tmpl w:val="807E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E7058"/>
    <w:multiLevelType w:val="multilevel"/>
    <w:tmpl w:val="4614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761768A"/>
    <w:multiLevelType w:val="multilevel"/>
    <w:tmpl w:val="983A7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7B64F8"/>
    <w:multiLevelType w:val="multilevel"/>
    <w:tmpl w:val="805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88020C"/>
    <w:multiLevelType w:val="multilevel"/>
    <w:tmpl w:val="766A6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2E1699B"/>
    <w:multiLevelType w:val="multilevel"/>
    <w:tmpl w:val="6D1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E022D0"/>
    <w:multiLevelType w:val="multilevel"/>
    <w:tmpl w:val="70D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6D6E4A"/>
    <w:multiLevelType w:val="multilevel"/>
    <w:tmpl w:val="ACF0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5"/>
  </w:num>
  <w:num w:numId="2" w16cid:durableId="1365403601">
    <w:abstractNumId w:val="2"/>
  </w:num>
  <w:num w:numId="3" w16cid:durableId="1699744316">
    <w:abstractNumId w:val="11"/>
  </w:num>
  <w:num w:numId="4" w16cid:durableId="1036810075">
    <w:abstractNumId w:val="6"/>
  </w:num>
  <w:num w:numId="5" w16cid:durableId="1881167072">
    <w:abstractNumId w:val="7"/>
  </w:num>
  <w:num w:numId="6" w16cid:durableId="1935281996">
    <w:abstractNumId w:val="1"/>
  </w:num>
  <w:num w:numId="7" w16cid:durableId="1840459755">
    <w:abstractNumId w:val="3"/>
  </w:num>
  <w:num w:numId="8" w16cid:durableId="461504868">
    <w:abstractNumId w:val="8"/>
  </w:num>
  <w:num w:numId="9" w16cid:durableId="865828354">
    <w:abstractNumId w:val="14"/>
  </w:num>
  <w:num w:numId="10" w16cid:durableId="581068662">
    <w:abstractNumId w:val="13"/>
  </w:num>
  <w:num w:numId="11" w16cid:durableId="1037121481">
    <w:abstractNumId w:val="10"/>
  </w:num>
  <w:num w:numId="12" w16cid:durableId="272371311">
    <w:abstractNumId w:val="0"/>
  </w:num>
  <w:num w:numId="13" w16cid:durableId="1993559769">
    <w:abstractNumId w:val="12"/>
  </w:num>
  <w:num w:numId="14" w16cid:durableId="170949867">
    <w:abstractNumId w:val="9"/>
  </w:num>
  <w:num w:numId="15" w16cid:durableId="15533992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Sandra Elias El Jaliss - GDACA">
    <w15:presenceInfo w15:providerId="AD" w15:userId="S::t317857@tjdft.jus.br::66c56246-e570-419d-b6d1-82630b82e473"/>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6780"/>
    <w:rsid w:val="0002189B"/>
    <w:rsid w:val="0002573E"/>
    <w:rsid w:val="0002738F"/>
    <w:rsid w:val="00033421"/>
    <w:rsid w:val="00033AFD"/>
    <w:rsid w:val="00044B95"/>
    <w:rsid w:val="00047F73"/>
    <w:rsid w:val="00050DC7"/>
    <w:rsid w:val="00052AE3"/>
    <w:rsid w:val="0005451C"/>
    <w:rsid w:val="0006080C"/>
    <w:rsid w:val="000619E0"/>
    <w:rsid w:val="00064301"/>
    <w:rsid w:val="00071B9B"/>
    <w:rsid w:val="000736D1"/>
    <w:rsid w:val="00075EF7"/>
    <w:rsid w:val="00076D7D"/>
    <w:rsid w:val="00081AA9"/>
    <w:rsid w:val="0009174A"/>
    <w:rsid w:val="00091ABC"/>
    <w:rsid w:val="000935FF"/>
    <w:rsid w:val="00097BBF"/>
    <w:rsid w:val="000A39C7"/>
    <w:rsid w:val="000A7009"/>
    <w:rsid w:val="000B0FC6"/>
    <w:rsid w:val="000B7AF7"/>
    <w:rsid w:val="000C70B7"/>
    <w:rsid w:val="000D1868"/>
    <w:rsid w:val="000D2E62"/>
    <w:rsid w:val="000D59B2"/>
    <w:rsid w:val="000D5C43"/>
    <w:rsid w:val="000F1358"/>
    <w:rsid w:val="000F1817"/>
    <w:rsid w:val="000F6570"/>
    <w:rsid w:val="001009CC"/>
    <w:rsid w:val="00104B0E"/>
    <w:rsid w:val="0011527A"/>
    <w:rsid w:val="00115458"/>
    <w:rsid w:val="00115569"/>
    <w:rsid w:val="00122133"/>
    <w:rsid w:val="00125329"/>
    <w:rsid w:val="00126492"/>
    <w:rsid w:val="00131A63"/>
    <w:rsid w:val="00137A7E"/>
    <w:rsid w:val="00151611"/>
    <w:rsid w:val="001578B2"/>
    <w:rsid w:val="00161CD2"/>
    <w:rsid w:val="001649E1"/>
    <w:rsid w:val="001676A4"/>
    <w:rsid w:val="00167F3A"/>
    <w:rsid w:val="001801E9"/>
    <w:rsid w:val="00183B77"/>
    <w:rsid w:val="00191061"/>
    <w:rsid w:val="00191604"/>
    <w:rsid w:val="001A09B8"/>
    <w:rsid w:val="001A5958"/>
    <w:rsid w:val="001A6198"/>
    <w:rsid w:val="001C110E"/>
    <w:rsid w:val="001C466B"/>
    <w:rsid w:val="001D2162"/>
    <w:rsid w:val="001E0740"/>
    <w:rsid w:val="001E0D41"/>
    <w:rsid w:val="001E4974"/>
    <w:rsid w:val="001E7903"/>
    <w:rsid w:val="001F5E4C"/>
    <w:rsid w:val="001F73BA"/>
    <w:rsid w:val="0020312B"/>
    <w:rsid w:val="00203B1D"/>
    <w:rsid w:val="0020478E"/>
    <w:rsid w:val="00206304"/>
    <w:rsid w:val="002069FB"/>
    <w:rsid w:val="002126F1"/>
    <w:rsid w:val="0021526A"/>
    <w:rsid w:val="0022746F"/>
    <w:rsid w:val="00232EEB"/>
    <w:rsid w:val="00235D23"/>
    <w:rsid w:val="00236FAE"/>
    <w:rsid w:val="002437F6"/>
    <w:rsid w:val="00250DA1"/>
    <w:rsid w:val="00251C4B"/>
    <w:rsid w:val="00254991"/>
    <w:rsid w:val="00254E51"/>
    <w:rsid w:val="00264107"/>
    <w:rsid w:val="00274644"/>
    <w:rsid w:val="00275168"/>
    <w:rsid w:val="00277029"/>
    <w:rsid w:val="0028319F"/>
    <w:rsid w:val="00290161"/>
    <w:rsid w:val="002907B2"/>
    <w:rsid w:val="002926F9"/>
    <w:rsid w:val="00292E82"/>
    <w:rsid w:val="00296DAE"/>
    <w:rsid w:val="002A2038"/>
    <w:rsid w:val="002A359E"/>
    <w:rsid w:val="002A3D11"/>
    <w:rsid w:val="002A5205"/>
    <w:rsid w:val="002B1184"/>
    <w:rsid w:val="002B210E"/>
    <w:rsid w:val="002C2464"/>
    <w:rsid w:val="002C42D2"/>
    <w:rsid w:val="002D127E"/>
    <w:rsid w:val="002D2D56"/>
    <w:rsid w:val="002D34F4"/>
    <w:rsid w:val="002D3FF3"/>
    <w:rsid w:val="002E2C61"/>
    <w:rsid w:val="002E77AF"/>
    <w:rsid w:val="002F13AB"/>
    <w:rsid w:val="002F7666"/>
    <w:rsid w:val="00302029"/>
    <w:rsid w:val="00303FAE"/>
    <w:rsid w:val="00307ACC"/>
    <w:rsid w:val="0031063D"/>
    <w:rsid w:val="00312291"/>
    <w:rsid w:val="00316B1F"/>
    <w:rsid w:val="00317844"/>
    <w:rsid w:val="00321068"/>
    <w:rsid w:val="00323779"/>
    <w:rsid w:val="00323D27"/>
    <w:rsid w:val="0033735F"/>
    <w:rsid w:val="0034247B"/>
    <w:rsid w:val="0034511C"/>
    <w:rsid w:val="00347818"/>
    <w:rsid w:val="00351653"/>
    <w:rsid w:val="003524E5"/>
    <w:rsid w:val="00352A5A"/>
    <w:rsid w:val="00352D66"/>
    <w:rsid w:val="00354AA2"/>
    <w:rsid w:val="00355C73"/>
    <w:rsid w:val="003619C3"/>
    <w:rsid w:val="003624B4"/>
    <w:rsid w:val="00370C48"/>
    <w:rsid w:val="003717FC"/>
    <w:rsid w:val="003749AB"/>
    <w:rsid w:val="0039272B"/>
    <w:rsid w:val="003A13D1"/>
    <w:rsid w:val="003A42DE"/>
    <w:rsid w:val="003A4E55"/>
    <w:rsid w:val="003B3398"/>
    <w:rsid w:val="003C25EA"/>
    <w:rsid w:val="003D02E5"/>
    <w:rsid w:val="003D11BE"/>
    <w:rsid w:val="003D3701"/>
    <w:rsid w:val="003D3FEE"/>
    <w:rsid w:val="003E436D"/>
    <w:rsid w:val="00406880"/>
    <w:rsid w:val="00413928"/>
    <w:rsid w:val="00423538"/>
    <w:rsid w:val="004307F4"/>
    <w:rsid w:val="00445ED9"/>
    <w:rsid w:val="00451A6D"/>
    <w:rsid w:val="004648BF"/>
    <w:rsid w:val="00465A25"/>
    <w:rsid w:val="0047216B"/>
    <w:rsid w:val="004762F1"/>
    <w:rsid w:val="00480A33"/>
    <w:rsid w:val="00485185"/>
    <w:rsid w:val="00486D2C"/>
    <w:rsid w:val="00490797"/>
    <w:rsid w:val="00495EB5"/>
    <w:rsid w:val="00496EB5"/>
    <w:rsid w:val="004A76A1"/>
    <w:rsid w:val="004B1586"/>
    <w:rsid w:val="004B2A9C"/>
    <w:rsid w:val="004C0465"/>
    <w:rsid w:val="004C591E"/>
    <w:rsid w:val="004C7418"/>
    <w:rsid w:val="004C7658"/>
    <w:rsid w:val="004D175C"/>
    <w:rsid w:val="004E2832"/>
    <w:rsid w:val="004E6A13"/>
    <w:rsid w:val="004F3CEA"/>
    <w:rsid w:val="004F7365"/>
    <w:rsid w:val="00506A7D"/>
    <w:rsid w:val="00506D76"/>
    <w:rsid w:val="00511630"/>
    <w:rsid w:val="0051207F"/>
    <w:rsid w:val="00517F10"/>
    <w:rsid w:val="00520B21"/>
    <w:rsid w:val="00525FCB"/>
    <w:rsid w:val="00530C7C"/>
    <w:rsid w:val="005458B1"/>
    <w:rsid w:val="0055172B"/>
    <w:rsid w:val="00557342"/>
    <w:rsid w:val="00560427"/>
    <w:rsid w:val="00562619"/>
    <w:rsid w:val="0057343D"/>
    <w:rsid w:val="00573C5D"/>
    <w:rsid w:val="00576A45"/>
    <w:rsid w:val="0057726B"/>
    <w:rsid w:val="00581693"/>
    <w:rsid w:val="00586EB6"/>
    <w:rsid w:val="005925FC"/>
    <w:rsid w:val="00596122"/>
    <w:rsid w:val="0059689A"/>
    <w:rsid w:val="00597864"/>
    <w:rsid w:val="005A1443"/>
    <w:rsid w:val="005A1AD9"/>
    <w:rsid w:val="005B12EC"/>
    <w:rsid w:val="005B7851"/>
    <w:rsid w:val="005C31C4"/>
    <w:rsid w:val="005C59F3"/>
    <w:rsid w:val="005C69F8"/>
    <w:rsid w:val="005D305E"/>
    <w:rsid w:val="005D32AA"/>
    <w:rsid w:val="005E3F4E"/>
    <w:rsid w:val="005E5A03"/>
    <w:rsid w:val="005E7EC2"/>
    <w:rsid w:val="005F34AE"/>
    <w:rsid w:val="00601B09"/>
    <w:rsid w:val="00601FEF"/>
    <w:rsid w:val="0060333D"/>
    <w:rsid w:val="006048EC"/>
    <w:rsid w:val="00611216"/>
    <w:rsid w:val="0061262D"/>
    <w:rsid w:val="00615051"/>
    <w:rsid w:val="006226C6"/>
    <w:rsid w:val="006255CC"/>
    <w:rsid w:val="00632EAA"/>
    <w:rsid w:val="00633703"/>
    <w:rsid w:val="0063376A"/>
    <w:rsid w:val="006351F4"/>
    <w:rsid w:val="00635527"/>
    <w:rsid w:val="00641BB6"/>
    <w:rsid w:val="00642EE1"/>
    <w:rsid w:val="00661CF3"/>
    <w:rsid w:val="00661E7F"/>
    <w:rsid w:val="006658A2"/>
    <w:rsid w:val="00667E23"/>
    <w:rsid w:val="00686697"/>
    <w:rsid w:val="00686B64"/>
    <w:rsid w:val="006921E1"/>
    <w:rsid w:val="00693B0D"/>
    <w:rsid w:val="006B09AC"/>
    <w:rsid w:val="006B2A89"/>
    <w:rsid w:val="006B555B"/>
    <w:rsid w:val="006B78C8"/>
    <w:rsid w:val="006C1FE5"/>
    <w:rsid w:val="006C6E29"/>
    <w:rsid w:val="006D07B9"/>
    <w:rsid w:val="006D0993"/>
    <w:rsid w:val="006D3824"/>
    <w:rsid w:val="006D595E"/>
    <w:rsid w:val="006E1E9E"/>
    <w:rsid w:val="006F662A"/>
    <w:rsid w:val="006F725D"/>
    <w:rsid w:val="00704670"/>
    <w:rsid w:val="00711FE9"/>
    <w:rsid w:val="00717EBE"/>
    <w:rsid w:val="00721957"/>
    <w:rsid w:val="00723F48"/>
    <w:rsid w:val="00726567"/>
    <w:rsid w:val="00730800"/>
    <w:rsid w:val="00733478"/>
    <w:rsid w:val="00744BDF"/>
    <w:rsid w:val="00747176"/>
    <w:rsid w:val="0074727B"/>
    <w:rsid w:val="00755A3A"/>
    <w:rsid w:val="007607B4"/>
    <w:rsid w:val="00761A5D"/>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3BA7"/>
    <w:rsid w:val="007D4432"/>
    <w:rsid w:val="007E190F"/>
    <w:rsid w:val="007E1C8C"/>
    <w:rsid w:val="007E391C"/>
    <w:rsid w:val="007E3BF9"/>
    <w:rsid w:val="007F0F43"/>
    <w:rsid w:val="007F2867"/>
    <w:rsid w:val="007F4412"/>
    <w:rsid w:val="007F7839"/>
    <w:rsid w:val="00800051"/>
    <w:rsid w:val="00804386"/>
    <w:rsid w:val="008134CE"/>
    <w:rsid w:val="008151BB"/>
    <w:rsid w:val="0081792B"/>
    <w:rsid w:val="008235A6"/>
    <w:rsid w:val="00825BFF"/>
    <w:rsid w:val="00831FC8"/>
    <w:rsid w:val="00837F58"/>
    <w:rsid w:val="00843710"/>
    <w:rsid w:val="0085425F"/>
    <w:rsid w:val="00856FD5"/>
    <w:rsid w:val="0086390F"/>
    <w:rsid w:val="00877CCC"/>
    <w:rsid w:val="00877F2B"/>
    <w:rsid w:val="008809C2"/>
    <w:rsid w:val="00882188"/>
    <w:rsid w:val="00886ABA"/>
    <w:rsid w:val="008966E3"/>
    <w:rsid w:val="008A01E9"/>
    <w:rsid w:val="008A023F"/>
    <w:rsid w:val="008A075F"/>
    <w:rsid w:val="008A4445"/>
    <w:rsid w:val="008A49BC"/>
    <w:rsid w:val="008A56A3"/>
    <w:rsid w:val="008B45C4"/>
    <w:rsid w:val="008B62DA"/>
    <w:rsid w:val="008B7F98"/>
    <w:rsid w:val="008C29EA"/>
    <w:rsid w:val="008C306F"/>
    <w:rsid w:val="008C34E5"/>
    <w:rsid w:val="008C4183"/>
    <w:rsid w:val="008C641E"/>
    <w:rsid w:val="008D0C9F"/>
    <w:rsid w:val="008D721A"/>
    <w:rsid w:val="008E3153"/>
    <w:rsid w:val="008E6DB5"/>
    <w:rsid w:val="008F43F4"/>
    <w:rsid w:val="008F4440"/>
    <w:rsid w:val="00911601"/>
    <w:rsid w:val="0092538F"/>
    <w:rsid w:val="009300C5"/>
    <w:rsid w:val="00933600"/>
    <w:rsid w:val="00937017"/>
    <w:rsid w:val="009431B2"/>
    <w:rsid w:val="00945DCA"/>
    <w:rsid w:val="00946FF7"/>
    <w:rsid w:val="009506E0"/>
    <w:rsid w:val="00951CAD"/>
    <w:rsid w:val="00953E55"/>
    <w:rsid w:val="00962A91"/>
    <w:rsid w:val="00966A46"/>
    <w:rsid w:val="00972EF3"/>
    <w:rsid w:val="0097780C"/>
    <w:rsid w:val="0099680F"/>
    <w:rsid w:val="009A136D"/>
    <w:rsid w:val="009A2776"/>
    <w:rsid w:val="009A37F4"/>
    <w:rsid w:val="009A78C6"/>
    <w:rsid w:val="009B681D"/>
    <w:rsid w:val="009C1026"/>
    <w:rsid w:val="009C4045"/>
    <w:rsid w:val="009D0BA0"/>
    <w:rsid w:val="009D1137"/>
    <w:rsid w:val="009E1D8D"/>
    <w:rsid w:val="009E3373"/>
    <w:rsid w:val="009E3BE9"/>
    <w:rsid w:val="009F28BC"/>
    <w:rsid w:val="009F294C"/>
    <w:rsid w:val="009F2BB1"/>
    <w:rsid w:val="009F36E1"/>
    <w:rsid w:val="009F684C"/>
    <w:rsid w:val="009F759D"/>
    <w:rsid w:val="00A03057"/>
    <w:rsid w:val="00A16ABE"/>
    <w:rsid w:val="00A2661C"/>
    <w:rsid w:val="00A276BA"/>
    <w:rsid w:val="00A31C13"/>
    <w:rsid w:val="00A330C4"/>
    <w:rsid w:val="00A3312D"/>
    <w:rsid w:val="00A353F9"/>
    <w:rsid w:val="00A3595E"/>
    <w:rsid w:val="00A37A6B"/>
    <w:rsid w:val="00A44A87"/>
    <w:rsid w:val="00A52A18"/>
    <w:rsid w:val="00A6185D"/>
    <w:rsid w:val="00A62A27"/>
    <w:rsid w:val="00A6481B"/>
    <w:rsid w:val="00A72414"/>
    <w:rsid w:val="00A773CE"/>
    <w:rsid w:val="00A80091"/>
    <w:rsid w:val="00A8216F"/>
    <w:rsid w:val="00A87227"/>
    <w:rsid w:val="00A958AF"/>
    <w:rsid w:val="00A96CB3"/>
    <w:rsid w:val="00A97261"/>
    <w:rsid w:val="00A97525"/>
    <w:rsid w:val="00A97548"/>
    <w:rsid w:val="00AA1C23"/>
    <w:rsid w:val="00AA4C5A"/>
    <w:rsid w:val="00AA7E81"/>
    <w:rsid w:val="00AB1DE4"/>
    <w:rsid w:val="00AB42F3"/>
    <w:rsid w:val="00AB7E65"/>
    <w:rsid w:val="00AC20E1"/>
    <w:rsid w:val="00AD2217"/>
    <w:rsid w:val="00AD643F"/>
    <w:rsid w:val="00AF130F"/>
    <w:rsid w:val="00B03FCA"/>
    <w:rsid w:val="00B04942"/>
    <w:rsid w:val="00B108FA"/>
    <w:rsid w:val="00B17310"/>
    <w:rsid w:val="00B25907"/>
    <w:rsid w:val="00B30DAE"/>
    <w:rsid w:val="00B41866"/>
    <w:rsid w:val="00B47C14"/>
    <w:rsid w:val="00B5663B"/>
    <w:rsid w:val="00B606B1"/>
    <w:rsid w:val="00B60851"/>
    <w:rsid w:val="00B7284F"/>
    <w:rsid w:val="00B73FAD"/>
    <w:rsid w:val="00B74FB6"/>
    <w:rsid w:val="00B75D6D"/>
    <w:rsid w:val="00B770C1"/>
    <w:rsid w:val="00B828A3"/>
    <w:rsid w:val="00BA14B2"/>
    <w:rsid w:val="00BA3360"/>
    <w:rsid w:val="00BA65D0"/>
    <w:rsid w:val="00BA700C"/>
    <w:rsid w:val="00BA78E3"/>
    <w:rsid w:val="00BB2608"/>
    <w:rsid w:val="00BB6749"/>
    <w:rsid w:val="00BD43E8"/>
    <w:rsid w:val="00BD6D0D"/>
    <w:rsid w:val="00BE75D7"/>
    <w:rsid w:val="00BF1494"/>
    <w:rsid w:val="00BF173F"/>
    <w:rsid w:val="00BF4903"/>
    <w:rsid w:val="00BF7139"/>
    <w:rsid w:val="00C01659"/>
    <w:rsid w:val="00C11601"/>
    <w:rsid w:val="00C12218"/>
    <w:rsid w:val="00C21667"/>
    <w:rsid w:val="00C21B40"/>
    <w:rsid w:val="00C22469"/>
    <w:rsid w:val="00C2351D"/>
    <w:rsid w:val="00C249B8"/>
    <w:rsid w:val="00C33B77"/>
    <w:rsid w:val="00C341CF"/>
    <w:rsid w:val="00C40A19"/>
    <w:rsid w:val="00C4378B"/>
    <w:rsid w:val="00C57E17"/>
    <w:rsid w:val="00C6664A"/>
    <w:rsid w:val="00C77B25"/>
    <w:rsid w:val="00C85BA4"/>
    <w:rsid w:val="00C94119"/>
    <w:rsid w:val="00CA324E"/>
    <w:rsid w:val="00CB0848"/>
    <w:rsid w:val="00CB4E4C"/>
    <w:rsid w:val="00CB7E25"/>
    <w:rsid w:val="00CB7FF8"/>
    <w:rsid w:val="00CC7150"/>
    <w:rsid w:val="00CC71AF"/>
    <w:rsid w:val="00CF0581"/>
    <w:rsid w:val="00CF247F"/>
    <w:rsid w:val="00D04BD8"/>
    <w:rsid w:val="00D07310"/>
    <w:rsid w:val="00D101EF"/>
    <w:rsid w:val="00D1067B"/>
    <w:rsid w:val="00D11912"/>
    <w:rsid w:val="00D12D71"/>
    <w:rsid w:val="00D135AB"/>
    <w:rsid w:val="00D14D52"/>
    <w:rsid w:val="00D17E79"/>
    <w:rsid w:val="00D21983"/>
    <w:rsid w:val="00D33BE4"/>
    <w:rsid w:val="00D34492"/>
    <w:rsid w:val="00D4104B"/>
    <w:rsid w:val="00D42B4A"/>
    <w:rsid w:val="00D516B2"/>
    <w:rsid w:val="00D52E56"/>
    <w:rsid w:val="00D54EA3"/>
    <w:rsid w:val="00D57E55"/>
    <w:rsid w:val="00D61043"/>
    <w:rsid w:val="00D71B67"/>
    <w:rsid w:val="00D80876"/>
    <w:rsid w:val="00D80EBC"/>
    <w:rsid w:val="00D8334B"/>
    <w:rsid w:val="00D8399E"/>
    <w:rsid w:val="00D84490"/>
    <w:rsid w:val="00D85E07"/>
    <w:rsid w:val="00D9502E"/>
    <w:rsid w:val="00DA007E"/>
    <w:rsid w:val="00DA2860"/>
    <w:rsid w:val="00DA4583"/>
    <w:rsid w:val="00DB1301"/>
    <w:rsid w:val="00DB342D"/>
    <w:rsid w:val="00DC4BB4"/>
    <w:rsid w:val="00DC71DB"/>
    <w:rsid w:val="00DE7F0B"/>
    <w:rsid w:val="00DF0654"/>
    <w:rsid w:val="00DF2670"/>
    <w:rsid w:val="00DF2730"/>
    <w:rsid w:val="00E07B96"/>
    <w:rsid w:val="00E11AFB"/>
    <w:rsid w:val="00E211F5"/>
    <w:rsid w:val="00E26735"/>
    <w:rsid w:val="00E437CF"/>
    <w:rsid w:val="00E508B4"/>
    <w:rsid w:val="00E53472"/>
    <w:rsid w:val="00E539DF"/>
    <w:rsid w:val="00E53CAF"/>
    <w:rsid w:val="00E611E9"/>
    <w:rsid w:val="00E647A0"/>
    <w:rsid w:val="00E806F5"/>
    <w:rsid w:val="00E86190"/>
    <w:rsid w:val="00E87018"/>
    <w:rsid w:val="00E87B28"/>
    <w:rsid w:val="00E91CD1"/>
    <w:rsid w:val="00E962F0"/>
    <w:rsid w:val="00E963CE"/>
    <w:rsid w:val="00E96D12"/>
    <w:rsid w:val="00E97CB9"/>
    <w:rsid w:val="00EA204C"/>
    <w:rsid w:val="00EB3378"/>
    <w:rsid w:val="00EB3F6A"/>
    <w:rsid w:val="00EB54B5"/>
    <w:rsid w:val="00EB779B"/>
    <w:rsid w:val="00EC5732"/>
    <w:rsid w:val="00EC7FD8"/>
    <w:rsid w:val="00ED0A9E"/>
    <w:rsid w:val="00ED44BA"/>
    <w:rsid w:val="00ED551D"/>
    <w:rsid w:val="00ED5E8E"/>
    <w:rsid w:val="00EE027D"/>
    <w:rsid w:val="00EE760E"/>
    <w:rsid w:val="00EF2715"/>
    <w:rsid w:val="00EF3B83"/>
    <w:rsid w:val="00F03244"/>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54E3A"/>
    <w:rsid w:val="00F63CDB"/>
    <w:rsid w:val="00F66640"/>
    <w:rsid w:val="00F77719"/>
    <w:rsid w:val="00F80C71"/>
    <w:rsid w:val="00F84974"/>
    <w:rsid w:val="00F8663F"/>
    <w:rsid w:val="00F87022"/>
    <w:rsid w:val="00F90DC1"/>
    <w:rsid w:val="00F91010"/>
    <w:rsid w:val="00F92272"/>
    <w:rsid w:val="00F9351B"/>
    <w:rsid w:val="00FC0273"/>
    <w:rsid w:val="00FC0C0F"/>
    <w:rsid w:val="00FC2DF0"/>
    <w:rsid w:val="00FC613E"/>
    <w:rsid w:val="00FD5831"/>
    <w:rsid w:val="00FF5783"/>
    <w:rsid w:val="00FF6C39"/>
    <w:rsid w:val="00FF71D3"/>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AEDE2F1"/>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76ABB90"/>
    <w:rsid w:val="282F3618"/>
    <w:rsid w:val="2852C1B3"/>
    <w:rsid w:val="29FC1AE8"/>
    <w:rsid w:val="2AE1B6B7"/>
    <w:rsid w:val="2AE79E71"/>
    <w:rsid w:val="2AF5D78B"/>
    <w:rsid w:val="2BDF0338"/>
    <w:rsid w:val="2DD61D48"/>
    <w:rsid w:val="2E9247A0"/>
    <w:rsid w:val="2EFEB319"/>
    <w:rsid w:val="2F1C19A9"/>
    <w:rsid w:val="302A78A5"/>
    <w:rsid w:val="303ED86D"/>
    <w:rsid w:val="30508782"/>
    <w:rsid w:val="30587508"/>
    <w:rsid w:val="3178675A"/>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2D6ABA7"/>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8978B896-7B14-4D43-B3F3-322D5D29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E7F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642E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642EE1"/>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DE7F0B"/>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F9227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E2C61"/>
    <w:rsid w:val="002F13AB"/>
    <w:rsid w:val="003B38E0"/>
    <w:rsid w:val="004214D0"/>
    <w:rsid w:val="00465A25"/>
    <w:rsid w:val="00490797"/>
    <w:rsid w:val="004C591E"/>
    <w:rsid w:val="005055C9"/>
    <w:rsid w:val="005E7EC2"/>
    <w:rsid w:val="00617896"/>
    <w:rsid w:val="00704FAD"/>
    <w:rsid w:val="00730800"/>
    <w:rsid w:val="0077693D"/>
    <w:rsid w:val="00791BB7"/>
    <w:rsid w:val="007D5396"/>
    <w:rsid w:val="007E66CB"/>
    <w:rsid w:val="008B12D0"/>
    <w:rsid w:val="008C4978"/>
    <w:rsid w:val="008F7563"/>
    <w:rsid w:val="00953E55"/>
    <w:rsid w:val="00962A91"/>
    <w:rsid w:val="009A37F4"/>
    <w:rsid w:val="00AE428A"/>
    <w:rsid w:val="00C11601"/>
    <w:rsid w:val="00C2351D"/>
    <w:rsid w:val="00C77B25"/>
    <w:rsid w:val="00DF51C9"/>
    <w:rsid w:val="00E87B28"/>
    <w:rsid w:val="00EC1887"/>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6496</Words>
  <Characters>35081</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41495</CharactersWithSpaces>
  <SharedDoc>false</SharedDoc>
  <HLinks>
    <vt:vector size="6" baseType="variant">
      <vt:variant>
        <vt:i4>3604546</vt:i4>
      </vt:variant>
      <vt:variant>
        <vt:i4>0</vt:i4>
      </vt:variant>
      <vt:variant>
        <vt:i4>0</vt:i4>
      </vt:variant>
      <vt:variant>
        <vt:i4>5</vt:i4>
      </vt:variant>
      <vt:variant>
        <vt:lpwstr>mailto:t317857@tjdft.jus.br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2026-08-28T17:48:00Z</dcterms:created>
  <dcterms:modified xsi:type="dcterms:W3CDTF">2026-10-29T17:29:00Z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