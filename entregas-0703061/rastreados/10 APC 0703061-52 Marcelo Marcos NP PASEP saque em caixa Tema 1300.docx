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Pr="00C402F4" w:rsidR="002F0C43" w14:paraId="3B3F18B4" w14:textId="77777777">
        <w:tc>
          <w:tcPr>
            <w:tcW w:w="2608" w:type="dxa"/>
            <w:vAlign w:val="center"/>
          </w:tcPr>
          <w:p w:rsidRPr="00C402F4" w:rsidR="002F0C43" w:rsidRDefault="001125F5" w14:paraId="3979E33F" w14:textId="77777777">
            <w:pPr>
              <w:spacing w:line="240" w:lineRule="auto"/>
              <w:jc w:val="center"/>
            </w:pPr>
            <w:r w:rsidRPr="00C402F4">
              <w:drawing>
                <wp:inline distT="0" distB="0" distL="0" distR="0" wp14:anchorId="2EE5D5A7" wp14:editId="42424148">
                  <wp:extent cx="1512000" cy="44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8"/>
                          <a:stretch>
                            <a:fillRect/>
                          </a:stretch>
                        </pic:blipFill>
                        <pic:spPr>
                          <a:xfrm>
                            <a:off x="0" y="0"/>
                            <a:ext cx="1512000" cy="442105"/>
                          </a:xfrm>
                          <a:prstGeom prst="rect">
                            <a:avLst/>
                          </a:prstGeom>
                        </pic:spPr>
                      </pic:pic>
                    </a:graphicData>
                  </a:graphic>
                </wp:inline>
              </w:drawing>
            </w:r>
          </w:p>
        </w:tc>
        <w:tc>
          <w:tcPr>
            <w:tcW w:w="5896" w:type="dxa"/>
            <w:vAlign w:val="center"/>
          </w:tcPr>
          <w:p w:rsidRPr="00C402F4" w:rsidR="002F0C43" w:rsidRDefault="001125F5" w14:paraId="140FC15B" w14:textId="77777777">
            <w:pPr>
              <w:spacing w:line="240" w:lineRule="auto"/>
              <w:jc w:val="left"/>
            </w:pPr>
            <w:r w:rsidRPr="00C402F4">
              <w:rPr>
                <w:b/>
                <w:color w:val="000000"/>
                <w:sz w:val="24"/>
              </w:rPr>
              <w:t>Poder Judiciário da União</w:t>
            </w:r>
          </w:p>
          <w:p w:rsidRPr="00C402F4" w:rsidR="002F0C43" w:rsidRDefault="001125F5" w14:paraId="3B796EE4" w14:textId="77777777">
            <w:pPr>
              <w:spacing w:line="240" w:lineRule="auto"/>
              <w:jc w:val="left"/>
            </w:pPr>
            <w:r w:rsidRPr="00C402F4">
              <w:rPr>
                <w:color w:val="000000"/>
                <w:sz w:val="22"/>
              </w:rPr>
              <w:t>Tribunal de Justiça do Distrito Federal e dos Territórios</w:t>
            </w:r>
          </w:p>
          <w:p w:rsidRPr="00C402F4" w:rsidR="002F0C43" w:rsidRDefault="001125F5" w14:paraId="3C9FE876" w14:textId="77777777">
            <w:pPr>
              <w:spacing w:line="240" w:lineRule="auto"/>
              <w:jc w:val="left"/>
            </w:pPr>
            <w:r w:rsidRPr="00C402F4">
              <w:rPr>
                <w:color w:val="000000"/>
                <w:sz w:val="22"/>
              </w:rPr>
              <w:t>GDSXSR</w:t>
            </w:r>
          </w:p>
          <w:p w:rsidRPr="00C402F4" w:rsidR="002F0C43" w:rsidRDefault="001125F5" w14:paraId="5DA5C338" w14:textId="77777777">
            <w:pPr>
              <w:spacing w:line="240" w:lineRule="auto"/>
              <w:jc w:val="left"/>
            </w:pPr>
            <w:r w:rsidRPr="00C402F4">
              <w:rPr>
                <w:color w:val="000000"/>
                <w:sz w:val="22"/>
              </w:rPr>
              <w:t>GABINETE DO DESEMBARGADOR SÉRGIO ROCHA</w:t>
            </w:r>
          </w:p>
        </w:tc>
      </w:tr>
    </w:tbl>
    <w:p w:rsidRPr="00C402F4" w:rsidR="002F0C43" w:rsidRDefault="002F0C43" w14:paraId="7EA397AA" w14:textId="77777777"/>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5839"/>
      </w:tblGrid>
      <w:tr w:rsidRPr="00C402F4" w:rsidR="002F0C43" w14:paraId="2A095E1F" w14:textId="77777777">
        <w:tc>
          <w:tcPr>
            <w:tcW w:w="2268" w:type="dxa"/>
          </w:tcPr>
          <w:p w:rsidRPr="00C402F4" w:rsidR="002F0C43" w:rsidRDefault="001125F5" w14:paraId="64FE52A3" w14:textId="77777777">
            <w:pPr>
              <w:jc w:val="left"/>
            </w:pPr>
            <w:r w:rsidRPr="00C402F4">
              <w:rPr>
                <w:color w:val="000000"/>
                <w:sz w:val="24"/>
              </w:rPr>
              <w:t>Órgão</w:t>
            </w:r>
          </w:p>
        </w:tc>
        <w:tc>
          <w:tcPr>
            <w:tcW w:w="397" w:type="dxa"/>
          </w:tcPr>
          <w:p w:rsidRPr="00C402F4" w:rsidR="002F0C43" w:rsidRDefault="001125F5" w14:paraId="0BB5170D" w14:textId="77777777">
            <w:pPr>
              <w:jc w:val="left"/>
            </w:pPr>
            <w:r w:rsidRPr="00C402F4">
              <w:rPr>
                <w:color w:val="000000"/>
                <w:sz w:val="24"/>
              </w:rPr>
              <w:t>:</w:t>
            </w:r>
          </w:p>
        </w:tc>
        <w:tc>
          <w:tcPr>
            <w:tcW w:w="5839" w:type="dxa"/>
          </w:tcPr>
          <w:p w:rsidRPr="00C402F4" w:rsidR="002F0C43" w:rsidRDefault="001125F5" w14:paraId="3D420D6A" w14:textId="77777777">
            <w:pPr>
              <w:jc w:val="left"/>
            </w:pPr>
            <w:commentRangeStart w:id="0"/>
            <w:r w:rsidRPr="00C402F4">
              <w:rPr>
                <w:color w:val="000000"/>
                <w:sz w:val="24"/>
              </w:rPr>
              <w:t>4ª Turma Cível</w:t>
            </w:r>
            <w:commentRangeEnd w:id="0"/>
            <w:r w:rsidRPr="00C402F4">
              <w:rPr>
                <w:rStyle w:val="Refdecomentrio"/>
                <w:sz w:val="28"/>
                <w:szCs w:val="22"/>
              </w:rPr>
              <w:commentReference w:id="0"/>
            </w:r>
          </w:p>
        </w:tc>
      </w:tr>
      <w:tr w:rsidRPr="00C402F4" w:rsidR="002F0C43" w14:paraId="691F1EF8" w14:textId="77777777">
        <w:tc>
          <w:tcPr>
            <w:tcW w:w="2268" w:type="dxa"/>
          </w:tcPr>
          <w:p w:rsidRPr="00C402F4" w:rsidR="002F0C43" w:rsidRDefault="001125F5" w14:paraId="446C9118" w14:textId="77777777">
            <w:pPr>
              <w:jc w:val="left"/>
            </w:pPr>
            <w:r w:rsidRPr="00C402F4">
              <w:rPr>
                <w:color w:val="000000"/>
                <w:sz w:val="24"/>
              </w:rPr>
              <w:t>Classe</w:t>
            </w:r>
          </w:p>
        </w:tc>
        <w:tc>
          <w:tcPr>
            <w:tcW w:w="397" w:type="dxa"/>
          </w:tcPr>
          <w:p w:rsidRPr="00C402F4" w:rsidR="002F0C43" w:rsidRDefault="001125F5" w14:paraId="14072AA6" w14:textId="77777777">
            <w:pPr>
              <w:jc w:val="left"/>
            </w:pPr>
            <w:r w:rsidRPr="00C402F4">
              <w:rPr>
                <w:color w:val="000000"/>
                <w:sz w:val="24"/>
              </w:rPr>
              <w:t>:</w:t>
            </w:r>
          </w:p>
        </w:tc>
        <w:tc>
          <w:tcPr>
            <w:tcW w:w="5839" w:type="dxa"/>
          </w:tcPr>
          <w:p w:rsidRPr="00C402F4" w:rsidR="002F0C43" w:rsidRDefault="001125F5" w14:paraId="71FBEF7A" w14:textId="77777777">
            <w:pPr>
              <w:jc w:val="left"/>
            </w:pPr>
            <w:r w:rsidRPr="00C402F4">
              <w:rPr>
                <w:color w:val="000000"/>
                <w:sz w:val="24"/>
              </w:rPr>
              <w:t>Apelação Cível</w:t>
            </w:r>
          </w:p>
        </w:tc>
      </w:tr>
      <w:tr w:rsidRPr="00C402F4" w:rsidR="002F0C43" w14:paraId="6EBFB445" w14:textId="77777777">
        <w:tc>
          <w:tcPr>
            <w:tcW w:w="2268" w:type="dxa"/>
          </w:tcPr>
          <w:p w:rsidRPr="00C402F4" w:rsidR="002F0C43" w:rsidRDefault="001125F5" w14:paraId="69F3EF7A" w14:textId="77777777">
            <w:pPr>
              <w:jc w:val="left"/>
            </w:pPr>
            <w:r w:rsidRPr="00C402F4">
              <w:rPr>
                <w:color w:val="000000"/>
                <w:sz w:val="24"/>
              </w:rPr>
              <w:t>Processo nº</w:t>
            </w:r>
          </w:p>
        </w:tc>
        <w:tc>
          <w:tcPr>
            <w:tcW w:w="397" w:type="dxa"/>
          </w:tcPr>
          <w:p w:rsidRPr="00C402F4" w:rsidR="002F0C43" w:rsidRDefault="001125F5" w14:paraId="4E36FDED" w14:textId="77777777">
            <w:pPr>
              <w:jc w:val="left"/>
            </w:pPr>
            <w:r w:rsidRPr="00C402F4">
              <w:rPr>
                <w:color w:val="000000"/>
                <w:sz w:val="24"/>
              </w:rPr>
              <w:t>:</w:t>
            </w:r>
          </w:p>
        </w:tc>
        <w:tc>
          <w:tcPr>
            <w:tcW w:w="5839" w:type="dxa"/>
          </w:tcPr>
          <w:p w:rsidRPr="00C402F4" w:rsidR="002F0C43" w:rsidRDefault="001125F5" w14:paraId="2EB84870" w14:textId="77777777">
            <w:pPr>
              <w:jc w:val="left"/>
            </w:pPr>
            <w:r w:rsidRPr="00C402F4">
              <w:rPr>
                <w:color w:val="000000"/>
                <w:sz w:val="24"/>
              </w:rPr>
              <w:t>0703061-52.2020.8.07.0001</w:t>
            </w:r>
          </w:p>
        </w:tc>
      </w:tr>
      <w:tr w:rsidRPr="00C402F4" w:rsidR="002F0C43" w14:paraId="2F718537" w14:textId="77777777">
        <w:tc>
          <w:tcPr>
            <w:tcW w:w="2268" w:type="dxa"/>
          </w:tcPr>
          <w:p w:rsidRPr="00C402F4" w:rsidR="002F0C43" w:rsidRDefault="001125F5" w14:paraId="4B73B520" w14:textId="77777777">
            <w:pPr>
              <w:jc w:val="left"/>
            </w:pPr>
            <w:r w:rsidRPr="00C402F4">
              <w:rPr>
                <w:color w:val="000000"/>
                <w:sz w:val="24"/>
              </w:rPr>
              <w:t>Apelante (s)</w:t>
            </w:r>
          </w:p>
        </w:tc>
        <w:tc>
          <w:tcPr>
            <w:tcW w:w="397" w:type="dxa"/>
          </w:tcPr>
          <w:p w:rsidRPr="00C402F4" w:rsidR="002F0C43" w:rsidRDefault="001125F5" w14:paraId="30F8626B" w14:textId="77777777">
            <w:pPr>
              <w:jc w:val="left"/>
            </w:pPr>
            <w:r w:rsidRPr="00C402F4">
              <w:rPr>
                <w:color w:val="000000"/>
                <w:sz w:val="24"/>
              </w:rPr>
              <w:t>:</w:t>
            </w:r>
          </w:p>
        </w:tc>
        <w:tc>
          <w:tcPr>
            <w:tcW w:w="5839" w:type="dxa"/>
          </w:tcPr>
          <w:p w:rsidRPr="00C402F4" w:rsidR="002F0C43" w:rsidRDefault="001125F5" w14:paraId="43E47BE3" w14:textId="77777777">
            <w:pPr>
              <w:jc w:val="left"/>
            </w:pPr>
            <w:r w:rsidRPr="00C402F4">
              <w:rPr>
                <w:color w:val="000000"/>
                <w:sz w:val="24"/>
              </w:rPr>
              <w:t>MARIA GONÇALVES MAGALHÃES ALVES</w:t>
            </w:r>
          </w:p>
        </w:tc>
      </w:tr>
      <w:tr w:rsidRPr="00C402F4" w:rsidR="002F0C43" w14:paraId="60C83186" w14:textId="77777777">
        <w:tc>
          <w:tcPr>
            <w:tcW w:w="2268" w:type="dxa"/>
          </w:tcPr>
          <w:p w:rsidRPr="00C402F4" w:rsidR="002F0C43" w:rsidRDefault="001125F5" w14:paraId="311048FA" w14:textId="77777777">
            <w:pPr>
              <w:jc w:val="left"/>
            </w:pPr>
            <w:r w:rsidRPr="00C402F4">
              <w:rPr>
                <w:color w:val="000000"/>
                <w:sz w:val="24"/>
              </w:rPr>
              <w:t>Apelado (a)(s)</w:t>
            </w:r>
          </w:p>
        </w:tc>
        <w:tc>
          <w:tcPr>
            <w:tcW w:w="397" w:type="dxa"/>
          </w:tcPr>
          <w:p w:rsidRPr="00C402F4" w:rsidR="002F0C43" w:rsidRDefault="001125F5" w14:paraId="58CC68EC" w14:textId="77777777">
            <w:pPr>
              <w:jc w:val="left"/>
            </w:pPr>
            <w:r w:rsidRPr="00C402F4">
              <w:rPr>
                <w:color w:val="000000"/>
                <w:sz w:val="24"/>
              </w:rPr>
              <w:t>:</w:t>
            </w:r>
          </w:p>
        </w:tc>
        <w:tc>
          <w:tcPr>
            <w:tcW w:w="5839" w:type="dxa"/>
          </w:tcPr>
          <w:p w:rsidRPr="00C402F4" w:rsidR="002F0C43" w:rsidRDefault="001125F5" w14:paraId="34E2183A" w14:textId="77777777">
            <w:pPr>
              <w:jc w:val="left"/>
            </w:pPr>
            <w:r w:rsidRPr="00C402F4">
              <w:rPr>
                <w:color w:val="000000"/>
                <w:sz w:val="24"/>
              </w:rPr>
              <w:t>BANCO DO BRASIL S/A</w:t>
            </w:r>
          </w:p>
        </w:tc>
      </w:tr>
      <w:tr w:rsidRPr="00C402F4" w:rsidR="002F0C43" w14:paraId="5E9E602F" w14:textId="77777777">
        <w:tc>
          <w:tcPr>
            <w:tcW w:w="2268" w:type="dxa"/>
          </w:tcPr>
          <w:p w:rsidRPr="00C402F4" w:rsidR="002F0C43" w:rsidRDefault="001125F5" w14:paraId="7B20D451" w14:textId="77777777">
            <w:pPr>
              <w:jc w:val="left"/>
            </w:pPr>
            <w:r w:rsidRPr="00C402F4">
              <w:rPr>
                <w:color w:val="000000"/>
                <w:sz w:val="24"/>
              </w:rPr>
              <w:t>Relator(a)</w:t>
            </w:r>
          </w:p>
        </w:tc>
        <w:tc>
          <w:tcPr>
            <w:tcW w:w="397" w:type="dxa"/>
          </w:tcPr>
          <w:p w:rsidRPr="00C402F4" w:rsidR="002F0C43" w:rsidRDefault="001125F5" w14:paraId="357E242F" w14:textId="77777777">
            <w:pPr>
              <w:jc w:val="left"/>
            </w:pPr>
            <w:r w:rsidRPr="00C402F4">
              <w:rPr>
                <w:color w:val="000000"/>
                <w:sz w:val="24"/>
              </w:rPr>
              <w:t>:</w:t>
            </w:r>
          </w:p>
        </w:tc>
        <w:tc>
          <w:tcPr>
            <w:tcW w:w="5839" w:type="dxa"/>
          </w:tcPr>
          <w:p w:rsidRPr="00C402F4" w:rsidR="002F0C43" w:rsidRDefault="001125F5" w14:paraId="433EE32F" w14:textId="77777777">
            <w:pPr>
              <w:jc w:val="left"/>
            </w:pPr>
            <w:r w:rsidRPr="00C402F4">
              <w:rPr>
                <w:b/>
                <w:color w:val="000000"/>
                <w:sz w:val="24"/>
              </w:rPr>
              <w:t>Des. Sérgio Rocha</w:t>
            </w:r>
          </w:p>
        </w:tc>
      </w:tr>
    </w:tbl>
    <w:p w:rsidRPr="00C402F4" w:rsidR="002F0C43" w:rsidRDefault="002F0C43" w14:paraId="7CDCCA4E" w14:textId="77777777"/>
    <w:p w:rsidRPr="00C402F4" w:rsidR="002F0C43" w:rsidRDefault="001125F5" w14:paraId="3D4A0D5E" w14:textId="77777777">
      <w:pPr>
        <w:keepNext/>
        <w:jc w:val="left"/>
        <w:pPrChange w:id="1022" w:author="Assessor GDSXSR" w:date="2026-10-31T22:16:18Z">
          <w:pPr>
            <w:keepNext/>
            <w:jc w:val="center"/>
          </w:pPr>
        </w:pPrChange>
      </w:pPr>
      <w:commentRangeStart w:id="22"/>
      <w:r w:rsidRPr="00C402F4">
        <w:t>EMENTA</w:t>
      </w:r>
      <w:commentRangeEnd w:id="22"/>
      <w:r>
        <w:rPr>
          <w:rStyle w:val="CommentReference"/>
        </w:rPr>
        <w:commentReference w:id="22"/>
      </w:r>
    </w:p>
    <w:p w:rsidRPr="00C402F4" w:rsidR="002F0C43" w:rsidRDefault="002F0C43" w14:paraId="5CEFB2E0" w14:textId="77777777">
      <w:pPr>
        <w:keepNext/>
      </w:pPr>
    </w:p>
    <w:p w:rsidRPr="00C402F4" w:rsidR="002F0C43" w:rsidRDefault="001125F5" w14:paraId="72AE3282" w14:textId="77777777">
      <w:r w:rsidRPr="00C402F4">
        <w:t xml:space="preserve">APELAÇÃO CÍVEL. DIREITO CIVIL E DO CONSUMIDOR. PASEP. CONTA INDIVIDUALIZADA. DANOS MATERIAIS E MORAIS. PRELIMINAR DE OFENSA À DIALETICIDADE REJEITADA. SAQUES EM CAIXA. ÔNUS DA PROVA. </w:t>
      </w:r>
      <w:commentRangeStart w:id="1"/>
      <w:r w:rsidRPr="00C402F4">
        <w:t>TEMA 1.300 DO STJ</w:t>
      </w:r>
      <w:commentRangeEnd w:id="1"/>
      <w:r w:rsidRPr="00C402F4">
        <w:rPr>
          <w:rStyle w:val="Refdecomentrio"/>
          <w:sz w:val="28"/>
          <w:szCs w:val="22"/>
        </w:rPr>
        <w:commentReference w:id="1"/>
      </w:r>
      <w:r w:rsidRPr="00C402F4">
        <w:t>. PAGAMENTO DEMONSTRADO PELAS CIRCUNSTÂNCIAS. IMPROCEDÊNCIA. RECURSO NÃO PROVIDO.</w:t>
      </w:r>
    </w:p>
    <w:p w:rsidRPr="00C402F4" w:rsidR="002F0C43" w:rsidRDefault="001125F5" w14:paraId="1FD49E17" w14:textId="77777777">
      <w:r w:rsidRPr="00C402F4">
        <w:rPr>
          <w:b/>
        </w:rPr>
        <w:t>I. Caso em exame</w:t>
      </w:r>
    </w:p>
    <w:p w:rsidRPr="00C402F4" w:rsidR="002F0C43" w:rsidRDefault="001125F5" w14:paraId="3AC18B62" w14:textId="67BCC901">
      <w:commentRangeStart w:id="2"/>
      <w:commentRangeStart w:id="23"/>
      <w:r>
        <w:t xml:space="preserve">1. Ação proposta por pessoa natural idosa</w:t>
      </w:r>
      <w:ins w:id="1023" w:author="Assessor GDSXSR" w:date="2026-10-31T22:16:18Z">
        <w:r>
          <w:rPr>
            <w:color w:val="808080"/>
          </w:rPr>
          <w:t xml:space="preserve">,</w:t>
        </w:r>
      </w:ins>
      <w:r>
        <w:t xml:space="preserve"> com 75 anos</w:t>
      </w:r>
      <w:ins w:id="1024" w:author="Assessor GDSXSR" w:date="2026-10-31T22:16:18Z">
        <w:r>
          <w:rPr>
            <w:color w:val="808080"/>
          </w:rPr>
          <w:t xml:space="preserve">,</w:t>
        </w:r>
      </w:ins>
      <w:r>
        <w:t xml:space="preserve"> contra Banco do Brasil S/A</w:t>
      </w:r>
      <w:ins w:id="1025" w:author="Assessor GDSXSR" w:date="2026-10-31T22:16:18Z">
        <w:r>
          <w:rPr>
            <w:color w:val="808080"/>
          </w:rPr>
          <w:t xml:space="preserve">,</w:t>
        </w:r>
      </w:ins>
      <w:r>
        <w:t xml:space="preserve"> </w:t>
      </w:r>
      <w:del w:id="1026" w:author="Assessor GDSXSR" w:date="2026-10-31T22:16:18Z">
        <w:r>
          <w:delText xml:space="preserve">pleiteando</w:delText>
        </w:r>
      </w:del>
      <w:ins w:id="1027" w:author="Assessor GDSXSR" w:date="2026-10-31T22:16:18Z">
        <w:r>
          <w:rPr>
            <w:color w:val="808080"/>
          </w:rPr>
          <w:t xml:space="preserve">visando</w:t>
        </w:r>
      </w:ins>
      <w:r>
        <w:t xml:space="preserve"> </w:t>
      </w:r>
      <w:del w:id="1028" w:author="Assessor GDSXSR" w:date="2026-10-31T22:16:18Z">
        <w:r>
          <w:delText xml:space="preserve">a</w:delText>
        </w:r>
      </w:del>
      <w:ins w:id="1029" w:author="Assessor GDSXSR" w:date="2026-10-31T22:16:18Z">
        <w:r>
          <w:rPr>
            <w:color w:val="808080"/>
          </w:rPr>
          <w:t xml:space="preserve">à</w:t>
        </w:r>
      </w:ins>
      <w:r>
        <w:t xml:space="preserve"> restituição de </w:t>
      </w:r>
      <w:del w:id="1030" w:author="Assessor GDSXSR" w:date="2026-10-31T22:16:18Z">
        <w:r>
          <w:delText xml:space="preserve">R$</w:delText>
        </w:r>
      </w:del>
      <w:ins w:id="1031" w:author="Assessor GDSXSR" w:date="2026-10-31T22:16:18Z">
        <w:r>
          <w:rPr>
            <w:color w:val="808080"/>
          </w:rPr>
          <w:t xml:space="preserve">valores</w:t>
        </w:r>
      </w:ins>
      <w:r>
        <w:t xml:space="preserve"> </w:t>
      </w:r>
      <w:del w:id="1032" w:author="Assessor GDSXSR" w:date="2026-10-31T22:16:18Z">
        <w:r>
          <w:delText xml:space="preserve">45.576,41</w:delText>
        </w:r>
      </w:del>
      <w:ins w:id="1033" w:author="Assessor GDSXSR" w:date="2026-10-31T22:16:18Z">
        <w:r>
          <w:rPr>
            <w:color w:val="808080"/>
          </w:rPr>
          <w:t xml:space="preserve">desfalcados</w:t>
        </w:r>
      </w:ins>
      <w:r>
        <w:t xml:space="preserve"> </w:t>
      </w:r>
      <w:del w:id="1034" w:author="Assessor GDSXSR" w:date="2026-10-31T22:16:18Z">
        <w:r>
          <w:delText xml:space="preserve">por desfalque na</w:delText>
        </w:r>
      </w:del>
      <w:ins w:id="1035" w:author="Assessor GDSXSR" w:date="2026-10-31T22:16:18Z">
        <w:r>
          <w:rPr>
            <w:color w:val="808080"/>
          </w:rPr>
          <w:t xml:space="preserve">da</w:t>
        </w:r>
      </w:ins>
      <w:r>
        <w:t xml:space="preserve"> conta individualizada do PASEP e </w:t>
      </w:r>
      <w:ins w:id="1036" w:author="Assessor GDSXSR" w:date="2026-10-31T22:16:18Z">
        <w:r>
          <w:rPr>
            <w:color w:val="808080"/>
          </w:rPr>
          <w:t xml:space="preserve">à </w:t>
        </w:r>
      </w:ins>
      <w:r>
        <w:t xml:space="preserve">indenização por danos morais </w:t>
      </w:r>
      <w:del w:id="1037" w:author="Assessor GDSXSR" w:date="2026-10-31T22:16:18Z">
        <w:r>
          <w:delText xml:space="preserve">de </w:delText>
        </w:r>
      </w:del>
      <w:ins w:id="1038" w:author="Assessor GDSXSR" w:date="2026-10-31T22:16:18Z">
        <w:r>
          <w:rPr>
            <w:color w:val="808080"/>
          </w:rPr>
          <w:t xml:space="preserve">(</w:t>
        </w:r>
      </w:ins>
      <w:r>
        <w:t xml:space="preserve">R$ </w:t>
      </w:r>
      <w:del w:id="1039" w:author="Assessor GDSXSR" w:date="2026-10-31T22:16:18Z">
        <w:r>
          <w:delText xml:space="preserve">20</w:delText>
        </w:r>
      </w:del>
      <w:ins w:id="1040" w:author="Assessor GDSXSR" w:date="2026-10-31T22:16:18Z">
        <w:r>
          <w:rPr>
            <w:color w:val="808080"/>
          </w:rPr>
          <w:t xml:space="preserve">65</w:t>
        </w:r>
      </w:ins>
      <w:r>
        <w:t xml:space="preserve">.</w:t>
      </w:r>
      <w:del w:id="1041" w:author="Assessor GDSXSR" w:date="2026-10-31T22:16:18Z">
        <w:r>
          <w:delText xml:space="preserve">000</w:delText>
        </w:r>
      </w:del>
      <w:ins w:id="1042" w:author="Assessor GDSXSR" w:date="2026-10-31T22:16:18Z">
        <w:r>
          <w:rPr>
            <w:color w:val="808080"/>
          </w:rPr>
          <w:t xml:space="preserve">576</w:t>
        </w:r>
      </w:ins>
      <w:r>
        <w:t xml:space="preserve">,</w:t>
      </w:r>
      <w:del w:id="1043" w:author="Assessor GDSXSR" w:date="2026-10-31T22:16:18Z">
        <w:r>
          <w:delText xml:space="preserve">00</w:delText>
        </w:r>
      </w:del>
      <w:ins w:id="1044" w:author="Assessor GDSXSR" w:date="2026-10-31T22:16:18Z">
        <w:r>
          <w:rPr>
            <w:color w:val="808080"/>
          </w:rPr>
          <w:t xml:space="preserve">41)</w:t>
        </w:r>
      </w:ins>
      <w:r>
        <w:t xml:space="preserve">.</w:t>
      </w:r>
      <w:commentRangeEnd w:id="23"/>
      <w:r>
        <w:rPr>
          <w:rStyle w:val="CommentReference"/>
        </w:rPr>
        <w:commentReference w:id="23"/>
      </w:r>
      <w:commentRangeEnd w:id="2"/>
      <w:r w:rsidRPr="00C402F4">
        <w:rPr>
          <w:rStyle w:val="Refdecomentrio"/>
          <w:sz w:val="28"/>
          <w:szCs w:val="22"/>
        </w:rPr>
        <w:commentReference w:id="2"/>
      </w:r>
    </w:p>
    <w:p w:rsidRPr="00C402F4" w:rsidR="002F0C43" w:rsidRDefault="001125F5" w14:paraId="2E0CFCD4" w14:textId="77777777">
      <w:r w:rsidRPr="00C402F4">
        <w:t>2. A sentença julgou improcedentes os pedidos, com base no laudo pericial, que apurou diferença de R$ 0,03 no saldo, e fixou honorários de 10% do valor atualizado da causa, com exigibilidade suspensa.</w:t>
      </w:r>
    </w:p>
    <w:p w:rsidRPr="00C402F4" w:rsidR="002F0C43" w:rsidRDefault="001125F5" w14:paraId="434C1CC5" w14:textId="77777777">
      <w:commentRangeStart w:id="24"/>
      <w:r>
        <w:t xml:space="preserve">3. A autora apela pleiteando a condenação do banco a restituir</w:t>
      </w:r>
      <w:ins w:id="1045" w:author="Assessor GDSXSR" w:date="2026-10-31T22:16:18Z">
        <w:r>
          <w:rPr>
            <w:color w:val="808080"/>
          </w:rPr>
          <w:t xml:space="preserve"> os</w:t>
        </w:r>
      </w:ins>
      <w:r>
        <w:t xml:space="preserve"> 17 saques em caixa, lançados de 10/09/1980 a 31/03/2009, </w:t>
      </w:r>
      <w:ins w:id="1046" w:author="Assessor GDSXSR" w:date="2026-10-31T22:16:18Z">
        <w:r>
          <w:rPr>
            <w:color w:val="808080"/>
          </w:rPr>
          <w:t xml:space="preserve">em valor </w:t>
        </w:r>
      </w:ins>
      <w:r>
        <w:t xml:space="preserve">a </w:t>
      </w:r>
      <w:del w:id="1047" w:author="Assessor GDSXSR" w:date="2026-10-31T22:16:18Z">
        <w:r>
          <w:delText xml:space="preserve">ser apurada</w:delText>
        </w:r>
      </w:del>
      <w:ins w:id="1048" w:author="Assessor GDSXSR" w:date="2026-10-31T22:16:18Z">
        <w:r>
          <w:rPr>
            <w:color w:val="808080"/>
          </w:rPr>
          <w:t xml:space="preserve">apurar</w:t>
        </w:r>
      </w:ins>
      <w:r>
        <w:t xml:space="preserve"> em liquidação</w:t>
      </w:r>
      <w:ins w:id="1049" w:author="Assessor GDSXSR" w:date="2026-10-31T22:16:18Z">
        <w:r>
          <w:rPr>
            <w:color w:val="808080"/>
          </w:rPr>
          <w:t xml:space="preserve">,</w:t>
        </w:r>
      </w:ins>
      <w:r>
        <w:t xml:space="preserve"> até R$ 45.576,41, e a pagar danos morais de, no mínimo, R$ 10.000,00.</w:t>
      </w:r>
      <w:ins w:id="1050" w:author="Assessor GDSXSR" w:date="2026-10-31T22:16:18Z">
        <w:r>
          <w:rPr>
            <w:color w:val="808080"/>
          </w:rPr>
          <w:t xml:space="preserve"> Subsidiariamente, pede a nulidade da sentença e a exibição dos recibos pelo banco.</w:t>
        </w:r>
        <w:commentRangeEnd w:id="24"/>
        <w:r>
          <w:rPr>
            <w:rStyle w:val="CommentReference"/>
            <w:color w:val="808080"/>
          </w:rPr>
          <w:commentReference w:id="24"/>
        </w:r>
      </w:ins>
    </w:p>
    <w:p w:rsidRPr="00C402F4" w:rsidR="002F0C43" w:rsidRDefault="001125F5" w14:paraId="59F87D8B" w14:textId="77777777">
      <w:r w:rsidRPr="00C402F4">
        <w:rPr>
          <w:b/>
        </w:rPr>
        <w:t>II. Questão em discussão</w:t>
      </w:r>
    </w:p>
    <w:p w:rsidRPr="00C402F4" w:rsidR="002F0C43" w:rsidRDefault="001125F5" w14:paraId="2CF51E61" w14:textId="77777777">
      <w:r>
        <w:t xml:space="preserve">4. Há </w:t>
      </w:r>
      <w:del w:id="1051" w:author="Assessor GDSXSR" w:date="2026-10-31T22:16:18Z">
        <w:r>
          <w:delText xml:space="preserve">duas</w:delText>
        </w:r>
      </w:del>
      <w:ins w:id="1052" w:author="Assessor GDSXSR" w:date="2026-10-31T22:16:18Z">
        <w:r>
          <w:rPr>
            <w:color w:val="808080"/>
          </w:rPr>
          <w:t xml:space="preserve">três</w:t>
        </w:r>
      </w:ins>
      <w:r>
        <w:t xml:space="preserve"> questões em discussão: (i) saber se o apelo ofende o princípio da dialeticidade; </w:t>
      </w:r>
      <w:ins w:id="1053" w:author="Assessor GDSXSR" w:date="2026-10-31T22:16:18Z">
        <w:r>
          <w:rPr>
            <w:color w:val="808080"/>
          </w:rPr>
          <w:t xml:space="preserve">(ii) saber se a sentença é nula; </w:t>
        </w:r>
      </w:ins>
      <w:r>
        <w:t xml:space="preserve">e (</w:t>
      </w:r>
      <w:del w:id="1054" w:author="Assessor GDSXSR" w:date="2026-10-31T22:16:18Z">
        <w:r>
          <w:delText xml:space="preserve">ii</w:delText>
        </w:r>
      </w:del>
      <w:ins w:id="1055" w:author="Assessor GDSXSR" w:date="2026-10-31T22:16:18Z">
        <w:r>
          <w:rPr>
            <w:color w:val="808080"/>
          </w:rPr>
          <w:t xml:space="preserve">iii</w:t>
        </w:r>
      </w:ins>
      <w:r>
        <w:t xml:space="preserve">) saber se o banco comprovou o pagamento dos saques em caixa, à luz do Tema 1.300 do STJ, e se cabe indenização por danos morais.</w:t>
      </w:r>
    </w:p>
    <w:p w:rsidRPr="00C402F4" w:rsidR="002F0C43" w:rsidRDefault="001125F5" w14:paraId="529B43C2" w14:textId="77777777">
      <w:r w:rsidRPr="00C402F4">
        <w:rPr>
          <w:b/>
        </w:rPr>
        <w:t>III. Razões de decidir</w:t>
      </w:r>
    </w:p>
    <w:p w:rsidRPr="00C402F4" w:rsidR="002F0C43" w:rsidRDefault="001125F5" w14:paraId="29833F1F" w14:textId="77777777">
      <w:r w:rsidRPr="00C402F4">
        <w:t>5. O apelo que aponta a inaplicação do precedente vinculante aos saques em caixa e pede a reforma da sentença expõe o fato, o direito e as razões do pedido (</w:t>
      </w:r>
      <w:commentRangeStart w:id="3"/>
      <w:r w:rsidRPr="00C402F4">
        <w:t>CPC 1.010 II a IV</w:t>
      </w:r>
      <w:commentRangeEnd w:id="3"/>
      <w:r w:rsidRPr="00C402F4">
        <w:rPr>
          <w:rStyle w:val="Refdecomentrio"/>
          <w:sz w:val="28"/>
          <w:szCs w:val="22"/>
        </w:rPr>
        <w:commentReference w:id="3"/>
      </w:r>
      <w:r w:rsidRPr="00C402F4">
        <w:t>), e não ofende a dialeticidade.</w:t>
      </w:r>
    </w:p>
    <w:p w:rsidRPr="00C402F4" w:rsidR="002F0C43" w:rsidRDefault="001125F5" w14:paraId="2B195357" w14:textId="77777777">
      <w:r w:rsidRPr="00C402F4">
        <w:t>6. O ônus de provar o pagamento dos saques em caixa é do banco (</w:t>
      </w:r>
      <w:commentRangeStart w:id="4"/>
      <w:r w:rsidRPr="00C402F4">
        <w:t>CPC 373 II</w:t>
      </w:r>
      <w:commentRangeEnd w:id="4"/>
      <w:r w:rsidRPr="00C402F4">
        <w:rPr>
          <w:rStyle w:val="Refdecomentrio"/>
          <w:sz w:val="28"/>
          <w:szCs w:val="22"/>
        </w:rPr>
        <w:commentReference w:id="4"/>
      </w:r>
      <w:r w:rsidRPr="00C402F4">
        <w:t>; Tema 1.300 do STJ</w:t>
      </w:r>
      <w:r w:rsidRPr="00C402F4">
        <w:t>), mas a quitação vale sem recibo quando as circunstâncias demonstram o pagamento (</w:t>
      </w:r>
      <w:commentRangeStart w:id="5"/>
      <w:r w:rsidRPr="00C402F4">
        <w:t>CC 320 parágrafo único</w:t>
      </w:r>
      <w:commentRangeEnd w:id="5"/>
      <w:r w:rsidRPr="00C402F4">
        <w:rPr>
          <w:rStyle w:val="Refdecomentrio"/>
          <w:sz w:val="28"/>
          <w:szCs w:val="22"/>
        </w:rPr>
        <w:commentReference w:id="5"/>
      </w:r>
      <w:r w:rsidRPr="00C402F4">
        <w:t>), como nos extratos oficiais, sem fraude apurada, e no decurso de até 39 anos.</w:t>
      </w:r>
    </w:p>
    <w:p w:rsidRPr="00C402F4" w:rsidR="002F0C43" w:rsidRDefault="001125F5" w14:paraId="059F0A99" w14:textId="77777777">
      <w:r w:rsidRPr="00C402F4">
        <w:t>7. O laudo pericial, que apurou diferença de R$ 0,03 pelos índices do Conselho Diretor do Fundo PIS-PASEP, sem assistente técnico da autora, confirma a regularidade da gestão da conta.</w:t>
      </w:r>
    </w:p>
    <w:p w:rsidRPr="00C402F4" w:rsidR="002F0C43" w:rsidRDefault="001125F5" w14:paraId="416648D4" w14:textId="77777777">
      <w:r w:rsidRPr="00C402F4">
        <w:t>8. A sentença que não cita o precedente, mas decide à luz da prova, não é nula, e a exibição dos recibos, requerida só no apelo, é inoportuna.</w:t>
      </w:r>
    </w:p>
    <w:p w:rsidRPr="00C402F4" w:rsidR="002F0C43" w:rsidRDefault="001125F5" w14:paraId="0C04BE2B" w14:textId="77777777">
      <w:r w:rsidRPr="00C402F4">
        <w:t>9. Afastados o desfalque e o ato ilícito, não há dano moral indenizável.</w:t>
      </w:r>
    </w:p>
    <w:p w:rsidRPr="00C402F4" w:rsidR="002F0C43" w:rsidRDefault="001125F5" w14:paraId="2D00203C" w14:textId="77777777">
      <w:r w:rsidRPr="00C402F4">
        <w:rPr>
          <w:b/>
        </w:rPr>
        <w:t>IV. Dispositivo</w:t>
      </w:r>
    </w:p>
    <w:p w:rsidRPr="00C402F4" w:rsidR="002F0C43" w:rsidRDefault="001125F5" w14:paraId="78E16281" w14:textId="77777777">
      <w:commentRangeStart w:id="25"/>
      <w:r>
        <w:t xml:space="preserve">10. Rejeitou-se a preliminar </w:t>
      </w:r>
      <w:ins w:id="1056" w:author="Assessor GDSXSR" w:date="2026-10-31T22:16:18Z">
        <w:r>
          <w:rPr>
            <w:color w:val="808080"/>
          </w:rPr>
          <w:t xml:space="preserve">de ofensa à dialeticidade </w:t>
        </w:r>
      </w:ins>
      <w:r>
        <w:t xml:space="preserve">e</w:t>
      </w:r>
      <w:ins w:id="1057" w:author="Assessor GDSXSR" w:date="2026-10-31T22:16:18Z">
        <w:r>
          <w:rPr>
            <w:color w:val="808080"/>
          </w:rPr>
          <w:t xml:space="preserve">, no mérito,</w:t>
        </w:r>
      </w:ins>
      <w:r>
        <w:t xml:space="preserve"> negou-se provimento ao apelo</w:t>
      </w:r>
      <w:ins w:id="1058" w:author="Assessor GDSXSR" w:date="2026-10-31T22:16:18Z">
        <w:r>
          <w:rPr>
            <w:color w:val="808080"/>
          </w:rPr>
          <w:t xml:space="preserve"> da autora</w:t>
        </w:r>
      </w:ins>
      <w:r>
        <w:t xml:space="preserve">.</w:t>
      </w:r>
      <w:commentRangeEnd w:id="25"/>
      <w:r>
        <w:rPr>
          <w:rStyle w:val="CommentReference"/>
        </w:rPr>
        <w:commentReference w:id="25"/>
      </w:r>
    </w:p>
    <w:p w:rsidRPr="00C402F4" w:rsidR="002F0C43" w:rsidRDefault="001125F5" w14:paraId="798CDE5A" w14:textId="77777777">
      <w:r w:rsidRPr="00C402F4">
        <w:t>__________</w:t>
      </w:r>
    </w:p>
    <w:p w:rsidRPr="00C402F4" w:rsidR="002F0C43" w:rsidRDefault="001125F5" w14:paraId="2C3B2DB0" w14:textId="77777777">
      <w:r w:rsidRPr="00C402F4">
        <w:rPr>
          <w:i/>
          <w:sz w:val="26"/>
        </w:rPr>
        <w:lastRenderedPageBreak/>
        <w:t>Dispositivos relevantes citados:</w:t>
      </w:r>
      <w:r w:rsidRPr="00C402F4">
        <w:rPr>
          <w:sz w:val="26"/>
        </w:rPr>
        <w:t xml:space="preserve"> CPC, arts. 10; 85, § 11; 98, § 3º; 373, I e II; 927, III; e 1.010, II a IV; CC, art. 320, parágrafo único.</w:t>
      </w:r>
    </w:p>
    <w:p w:rsidRPr="00C402F4" w:rsidR="002F0C43" w:rsidRDefault="001125F5" w14:paraId="755490AD" w14:textId="5F484BF9">
      <w:commentRangeStart w:id="26"/>
      <w:r>
        <w:rPr>
          <w:i/>
          <w:sz w:val="26"/>
        </w:rPr>
        <w:t xml:space="preserve">Jurisprudência relevante citada:</w:t>
      </w:r>
      <w:r>
        <w:rPr>
          <w:sz w:val="26"/>
        </w:rPr>
        <w:t xml:space="preserve"> STJ, </w:t>
      </w:r>
      <w:del w:id="1059" w:author="Assessor GDSXSR" w:date="2026-10-31T22:16:18Z">
        <w:r>
          <w:rPr>
            <w:sz w:val="26"/>
          </w:rPr>
          <w:delText xml:space="preserve">Tema</w:delText>
        </w:r>
      </w:del>
      <w:ins w:id="1060" w:author="Assessor GDSXSR" w:date="2026-10-31T22:16:18Z">
        <w:r>
          <w:rPr>
            <w:color w:val="808080"/>
            <w:sz w:val="26"/>
          </w:rPr>
          <w:t xml:space="preserve">REsp</w:t>
        </w:r>
      </w:ins>
      <w:r>
        <w:rPr>
          <w:sz w:val="26"/>
        </w:rPr>
        <w:t xml:space="preserve"> </w:t>
      </w:r>
      <w:del w:id="1061" w:author="Assessor GDSXSR" w:date="2026-10-31T22:16:18Z">
        <w:r>
          <w:rPr>
            <w:sz w:val="26"/>
          </w:rPr>
          <w:delText xml:space="preserve">1.300, REsp</w:delText>
        </w:r>
      </w:del>
      <w:ins w:id="1062" w:author="Assessor GDSXSR" w:date="2026-10-31T22:16:18Z">
        <w:r>
          <w:rPr>
            <w:color w:val="808080"/>
            <w:sz w:val="26"/>
          </w:rPr>
          <w:t xml:space="preserve">nº</w:t>
        </w:r>
      </w:ins>
      <w:r>
        <w:rPr>
          <w:sz w:val="26"/>
        </w:rPr>
        <w:t xml:space="preserve"> 2.162.222/PE</w:t>
      </w:r>
      <w:ins w:id="1063" w:author="Assessor GDSXSR" w:date="2026-10-31T22:16:18Z">
        <w:r>
          <w:rPr>
            <w:color w:val="808080"/>
            <w:sz w:val="26"/>
          </w:rPr>
          <w:t xml:space="preserve">, Tema 1.300</w:t>
        </w:r>
      </w:ins>
      <w:r>
        <w:rPr>
          <w:sz w:val="26"/>
        </w:rPr>
        <w:t xml:space="preserve">, Rel. Min. Maria Thereza de Assis Moura, Primeira Seção, j. 10/09/2025, DJEN 18/09/2025; </w:t>
      </w:r>
      <w:del w:id="1064" w:author="Assessor GDSXSR" w:date="2026-10-31T22:16:18Z">
        <w:r>
          <w:rPr>
            <w:sz w:val="26"/>
          </w:rPr>
          <w:delText xml:space="preserve">STJ,</w:delText>
        </w:r>
        <w:r>
          <w:rPr>
            <w:sz w:val="26"/>
          </w:rPr>
          <w:delText xml:space="preserve"> </w:delText>
        </w:r>
      </w:del>
      <w:r>
        <w:rPr>
          <w:sz w:val="26"/>
        </w:rPr>
        <w:t xml:space="preserve">TJDFT, Acórdão 2062927, 0734552-38.2024.8.07.0001, Rel</w:t>
      </w:r>
      <w:ins w:id="1065" w:author="Assessor GDSXSR" w:date="2026-10-31T22:16:18Z">
        <w:r>
          <w:rPr>
            <w:color w:val="808080"/>
            <w:sz w:val="26"/>
          </w:rPr>
          <w:t xml:space="preserve">. Desª</w:t>
        </w:r>
      </w:ins>
      <w:r>
        <w:rPr>
          <w:sz w:val="26"/>
        </w:rPr>
        <w:t xml:space="preserve">. Sandra Reves, 7ª Turma Cível, j. 29/10/2025, DJe 18/11/2025.</w:t>
      </w:r>
      <w:commentRangeEnd w:id="26"/>
      <w:r>
        <w:rPr>
          <w:rStyle w:val="CommentReference"/>
        </w:rPr>
        <w:commentReference w:id="26"/>
      </w:r>
    </w:p>
    <w:p w:rsidRPr="00C402F4" w:rsidR="002F0C43" w:rsidRDefault="002F0C43" w14:paraId="483F3196" w14:textId="77777777"/>
    <w:p w:rsidRPr="00C402F4" w:rsidR="002F0C43" w:rsidRDefault="001125F5" w14:paraId="3B5E2155" w14:textId="77777777">
      <w:pPr>
        <w:spacing w:line="240" w:lineRule="auto"/>
      </w:pPr>
      <w:r w:rsidRPr="00C402F4">
        <w:rPr>
          <w:b/>
          <w:color w:val="FF0000"/>
          <w:highlight w:val="yellow"/>
        </w:rPr>
        <w:t>RESUMO DA APELAÇÃO</w:t>
      </w:r>
    </w:p>
    <w:p w:rsidRPr="00C402F4" w:rsidR="002F0C43" w:rsidRDefault="002F0C43" w14:paraId="25318B8D" w14:textId="77777777">
      <w:pPr>
        <w:spacing w:line="240" w:lineRule="auto"/>
      </w:pPr>
    </w:p>
    <w:p w:rsidRPr="00C402F4" w:rsidR="002F0C43" w:rsidRDefault="001125F5" w14:paraId="78C3799C" w14:textId="77777777">
      <w:pPr>
        <w:spacing w:line="240" w:lineRule="auto"/>
      </w:pPr>
      <w:r w:rsidRPr="00C402F4">
        <w:rPr>
          <w:b/>
          <w:color w:val="FF0000"/>
          <w:highlight w:val="yellow"/>
        </w:rPr>
        <w:t>I. RAZÕES RECURSAIS</w:t>
      </w:r>
    </w:p>
    <w:p w:rsidRPr="00C402F4" w:rsidR="002F0C43" w:rsidRDefault="002F0C43" w14:paraId="7E1D4A42" w14:textId="77777777">
      <w:pPr>
        <w:spacing w:line="240" w:lineRule="auto"/>
      </w:pPr>
    </w:p>
    <w:p w:rsidRPr="00C402F4" w:rsidR="002F0C43" w:rsidRDefault="001125F5" w14:paraId="44B6B818" w14:textId="77777777">
      <w:pPr>
        <w:spacing w:line="240" w:lineRule="auto"/>
      </w:pPr>
      <w:r w:rsidRPr="00C402F4">
        <w:rPr>
          <w:b/>
          <w:color w:val="FF0000"/>
        </w:rPr>
        <w:t>1. Inobservância da alínea "b" do Tema 1.300 do STJ</w:t>
      </w:r>
    </w:p>
    <w:p w:rsidRPr="00C402F4" w:rsidR="002F0C43" w:rsidRDefault="001125F5" w14:paraId="30C13CC6" w14:textId="77777777">
      <w:pPr>
        <w:spacing w:line="240" w:lineRule="auto"/>
      </w:pPr>
      <w:r w:rsidRPr="00C402F4">
        <w:rPr>
          <w:color w:val="FF0000"/>
        </w:rPr>
        <w:t>A apelante sustenta que a sentença não aplicou a tese que atribui ao banco o ônus de provar os saques em caixa, embora o juízo a tivesse transcrito no despacho de 29/09/2025, e que adotou acórdão do TJDFT anterior ao repetitivo.</w:t>
      </w:r>
    </w:p>
    <w:p w:rsidRPr="00C402F4" w:rsidR="002F0C43" w:rsidRDefault="002F0C43" w14:paraId="0045396C" w14:textId="77777777">
      <w:pPr>
        <w:spacing w:line="240" w:lineRule="auto"/>
      </w:pPr>
    </w:p>
    <w:p w:rsidRPr="00C402F4" w:rsidR="002F0C43" w:rsidRDefault="001125F5" w14:paraId="7AB88E44" w14:textId="77777777">
      <w:pPr>
        <w:spacing w:line="240" w:lineRule="auto"/>
      </w:pPr>
      <w:r w:rsidRPr="00C402F4">
        <w:rPr>
          <w:b/>
          <w:color w:val="FF0000"/>
        </w:rPr>
        <w:t>2. Delimitação a 17 saques em caixa</w:t>
      </w:r>
    </w:p>
    <w:p w:rsidRPr="00C402F4" w:rsidR="002F0C43" w:rsidRDefault="001125F5" w14:paraId="1536C317" w14:textId="77777777">
      <w:pPr>
        <w:spacing w:line="240" w:lineRule="auto"/>
      </w:pPr>
      <w:r w:rsidRPr="00C402F4">
        <w:rPr>
          <w:color w:val="FF0000"/>
        </w:rPr>
        <w:t>Restringe a lide a 17 saques em caixa, lançados de 10/09/1980 a 31/03/2009, e renuncia à impugnação de 22 débitos por folha de pagamento e crédito em conta.</w:t>
      </w:r>
    </w:p>
    <w:p w:rsidRPr="00C402F4" w:rsidR="002F0C43" w:rsidRDefault="002F0C43" w14:paraId="70E6F8EF" w14:textId="77777777">
      <w:pPr>
        <w:spacing w:line="240" w:lineRule="auto"/>
      </w:pPr>
    </w:p>
    <w:p w:rsidRPr="00C402F4" w:rsidR="002F0C43" w:rsidRDefault="001125F5" w14:paraId="67E8CFC6" w14:textId="77777777">
      <w:pPr>
        <w:spacing w:line="240" w:lineRule="auto"/>
      </w:pPr>
      <w:r w:rsidRPr="00C402F4">
        <w:rPr>
          <w:b/>
          <w:color w:val="FF0000"/>
        </w:rPr>
        <w:t>3. Ausência de quitação</w:t>
      </w:r>
    </w:p>
    <w:p w:rsidRPr="00C402F4" w:rsidR="002F0C43" w:rsidRDefault="001125F5" w14:paraId="6977CEF2" w14:textId="77777777">
      <w:pPr>
        <w:spacing w:line="240" w:lineRule="auto"/>
      </w:pPr>
      <w:r w:rsidRPr="00C402F4">
        <w:rPr>
          <w:color w:val="FF0000"/>
        </w:rPr>
        <w:t>Afirma que o extrato e a microficha são lançamentos do próprio banco, que não juntou autorização de saque nem recibo (CC 320), e que o laudo apenas evoluiu o saldo, sem examinar o ônus da prova, de modo que a diferença de R$ 0,03 não responde à questão.</w:t>
      </w:r>
    </w:p>
    <w:p w:rsidRPr="00C402F4" w:rsidR="002F0C43" w:rsidRDefault="002F0C43" w14:paraId="344B08F5" w14:textId="77777777">
      <w:pPr>
        <w:spacing w:line="240" w:lineRule="auto"/>
      </w:pPr>
    </w:p>
    <w:p w:rsidRPr="00C402F4" w:rsidR="002F0C43" w:rsidRDefault="001125F5" w14:paraId="3DA38030" w14:textId="77777777">
      <w:pPr>
        <w:spacing w:line="240" w:lineRule="auto"/>
      </w:pPr>
      <w:r w:rsidRPr="00C402F4">
        <w:rPr>
          <w:b/>
          <w:color w:val="FF0000"/>
        </w:rPr>
        <w:t>4. Nulidade e exibição de documentos</w:t>
      </w:r>
    </w:p>
    <w:p w:rsidRPr="00C402F4" w:rsidR="002F0C43" w:rsidRDefault="001125F5" w14:paraId="44797B77" w14:textId="77777777">
      <w:pPr>
        <w:spacing w:line="240" w:lineRule="auto"/>
      </w:pPr>
      <w:r w:rsidRPr="00C402F4">
        <w:rPr>
          <w:color w:val="FF0000"/>
        </w:rPr>
        <w:t>Alega omissão da decisão dos embargos e a citação de ficha financeira que não localiza nos autos, e pede, subsidiariamente, a nulidade da sentença com a intimação do banco para exibir os recibos.</w:t>
      </w:r>
    </w:p>
    <w:p w:rsidRPr="00C402F4" w:rsidR="002F0C43" w:rsidRDefault="002F0C43" w14:paraId="03826FC2" w14:textId="77777777">
      <w:pPr>
        <w:spacing w:line="240" w:lineRule="auto"/>
      </w:pPr>
    </w:p>
    <w:p w:rsidRPr="00C402F4" w:rsidR="002F0C43" w:rsidRDefault="001125F5" w14:paraId="3E060BB1" w14:textId="77777777">
      <w:pPr>
        <w:spacing w:line="240" w:lineRule="auto"/>
      </w:pPr>
      <w:r w:rsidRPr="00C402F4">
        <w:rPr>
          <w:b/>
          <w:color w:val="FF0000"/>
        </w:rPr>
        <w:t>5. Danos morais</w:t>
      </w:r>
    </w:p>
    <w:p w:rsidRPr="00C402F4" w:rsidR="002F0C43" w:rsidRDefault="001125F5" w14:paraId="08FB5135" w14:textId="77777777">
      <w:pPr>
        <w:spacing w:line="240" w:lineRule="auto"/>
      </w:pPr>
      <w:r w:rsidRPr="00C402F4">
        <w:rPr>
          <w:color w:val="FF0000"/>
        </w:rPr>
        <w:t>Defende o dano moral in re ipsa, no mínimo de R$ 10.000,00.</w:t>
      </w:r>
    </w:p>
    <w:p w:rsidRPr="00C402F4" w:rsidR="002F0C43" w:rsidRDefault="002F0C43" w14:paraId="2C6711CE" w14:textId="77777777">
      <w:pPr>
        <w:spacing w:line="240" w:lineRule="auto"/>
      </w:pPr>
    </w:p>
    <w:p w:rsidRPr="00C402F4" w:rsidR="002F0C43" w:rsidRDefault="001125F5" w14:paraId="0922E47B" w14:textId="77777777">
      <w:pPr>
        <w:spacing w:line="240" w:lineRule="auto"/>
      </w:pPr>
      <w:r w:rsidRPr="00C402F4">
        <w:rPr>
          <w:b/>
          <w:color w:val="FF0000"/>
        </w:rPr>
        <w:t>II. PEDIDO</w:t>
      </w:r>
    </w:p>
    <w:p w:rsidRPr="00C402F4" w:rsidR="002F0C43" w:rsidRDefault="002F0C43" w14:paraId="1AA3F197" w14:textId="77777777">
      <w:pPr>
        <w:spacing w:line="240" w:lineRule="auto"/>
      </w:pPr>
    </w:p>
    <w:p w:rsidRPr="00C402F4" w:rsidR="002F0C43" w:rsidRDefault="001125F5" w14:paraId="1E77FC75" w14:textId="77777777">
      <w:pPr>
        <w:spacing w:line="240" w:lineRule="auto"/>
      </w:pPr>
      <w:r w:rsidRPr="00C402F4">
        <w:rPr>
          <w:color w:val="FF0000"/>
        </w:rPr>
        <w:t>Requer o provimento do apelo para condenar o banco a restituir os valores dos 17 saques em caixa, a apurar em liquidação, até R$ 45.576,41, e a pagar indenização por danos morais.</w:t>
      </w:r>
    </w:p>
    <w:p w:rsidRPr="00C402F4" w:rsidR="002F0C43" w:rsidRDefault="002F0C43" w14:paraId="7C1CDCBB" w14:textId="77777777">
      <w:pPr>
        <w:spacing w:line="240" w:lineRule="auto"/>
      </w:pPr>
    </w:p>
    <w:p w:rsidRPr="00C402F4" w:rsidR="002F0C43" w:rsidRDefault="001125F5" w14:paraId="7A4CF607" w14:textId="77777777">
      <w:pPr>
        <w:keepNext/>
        <w:pageBreakBefore/>
        <w:jc w:val="center"/>
        <w:pPrChange w:id="1066" w:author="Assessor GDSXSR" w:date="2026-10-31T22:16:18Z">
          <w:pPr>
            <w:keepNext/>
            <w:jc w:val="center"/>
          </w:pPr>
        </w:pPrChange>
      </w:pPr>
      <w:commentRangeStart w:id="27"/>
      <w:r w:rsidRPr="00C402F4">
        <w:rPr>
          <w:b/>
        </w:rPr>
        <w:t>RELATÓRIO</w:t>
      </w:r>
      <w:commentRangeEnd w:id="27"/>
      <w:r>
        <w:rPr>
          <w:rStyle w:val="CommentReference"/>
        </w:rPr>
        <w:commentReference w:id="27"/>
      </w:r>
    </w:p>
    <w:p w:rsidRPr="00C402F4" w:rsidR="002F0C43" w:rsidRDefault="002F0C43" w14:paraId="758773BC" w14:textId="77777777">
      <w:pPr>
        <w:keepNext/>
      </w:pPr>
    </w:p>
    <w:p w:rsidRPr="00C402F4" w:rsidR="002F0C43" w:rsidP="7BBB0ADC" w:rsidRDefault="001125F5" w14:paraId="686FE39D" w14:textId="77777777">
      <w:pPr>
        <w:ind w:firstLine="2268"/>
        <w:rPr>
          <w:color w:val="auto"/>
        </w:rPr>
      </w:pPr>
      <w:r w:rsidRPr="7BBB0ADC" w:rsidR="001125F5">
        <w:rPr>
          <w:color w:val="auto"/>
        </w:rPr>
        <w:t>Adoto o relatório da r. sentença:</w:t>
      </w:r>
    </w:p>
    <w:p w:rsidRPr="00C402F4" w:rsidR="002F0C43" w:rsidP="7BBB0ADC" w:rsidRDefault="002F0C43" w14:paraId="277BE2AA" w14:textId="77777777">
      <w:pPr>
        <w:rPr>
          <w:color w:val="auto"/>
        </w:rPr>
      </w:pPr>
    </w:p>
    <w:p w:rsidRPr="00C402F4" w:rsidR="002F0C43" w:rsidP="7BBB0ADC" w:rsidRDefault="001125F5" w14:paraId="56B36B6C" w14:textId="77777777">
      <w:pPr>
        <w:ind w:left="2268" w:firstLine="1134"/>
        <w:rPr>
          <w:i w:val="1"/>
          <w:iCs w:val="1"/>
          <w:color w:val="auto"/>
          <w:sz w:val="26"/>
          <w:szCs w:val="26"/>
        </w:rPr>
      </w:pPr>
      <w:r w:rsidRPr="7BBB0ADC" w:rsidR="001125F5">
        <w:rPr>
          <w:i w:val="1"/>
          <w:iCs w:val="1"/>
          <w:color w:val="auto"/>
          <w:sz w:val="26"/>
          <w:szCs w:val="26"/>
        </w:rPr>
        <w:t>"Cuida-se de ação pelo procedimento comum ajuizada por MARIA GONÇALVES MAGALHÃES ALVES em desfavor de BANCO DO BRASIL S/A, partes qualificadas nos autos.</w:t>
      </w:r>
    </w:p>
    <w:p w:rsidRPr="00C402F4" w:rsidR="002F0C43" w:rsidP="7BBB0ADC" w:rsidRDefault="001125F5" w14:paraId="3C2CFC01" w14:textId="77777777">
      <w:pPr>
        <w:ind w:left="2268" w:firstLine="1134"/>
        <w:rPr>
          <w:i w:val="1"/>
          <w:iCs w:val="1"/>
          <w:color w:val="auto"/>
          <w:sz w:val="26"/>
          <w:szCs w:val="26"/>
        </w:rPr>
      </w:pPr>
      <w:r w:rsidRPr="7BBB0ADC" w:rsidR="001125F5">
        <w:rPr>
          <w:i w:val="1"/>
          <w:iCs w:val="1"/>
          <w:color w:val="auto"/>
          <w:sz w:val="26"/>
          <w:szCs w:val="26"/>
        </w:rPr>
        <w:t>Narra a autora, em síntese, que ao procurar o banco réu para saque de suas quotas do PASEP, descobriu que os valores colocados à sua disposição são irrisórios. Afirma que não recebeu os créditos de juros e correção monetária (má gestão e procedimentos ilegais), não agindo a parte requerida com os deveres de guarda que lhe são impostos. Informa que o valor, convertido nas sucessivas moedas e acrescidos de juros e correção monetária legais, chegaria atualmente a um saldo superior ao valor sacado.</w:t>
      </w:r>
    </w:p>
    <w:p w:rsidRPr="00C402F4" w:rsidR="002F0C43" w:rsidP="7BBB0ADC" w:rsidRDefault="001125F5" w14:paraId="24CC902D" w14:textId="77777777">
      <w:pPr>
        <w:ind w:left="2268" w:firstLine="1134"/>
        <w:rPr>
          <w:i w:val="1"/>
          <w:iCs w:val="1"/>
          <w:color w:val="auto"/>
          <w:sz w:val="26"/>
          <w:szCs w:val="26"/>
        </w:rPr>
      </w:pPr>
      <w:r w:rsidRPr="7BBB0ADC" w:rsidR="001125F5">
        <w:rPr>
          <w:i w:val="1"/>
          <w:iCs w:val="1"/>
          <w:color w:val="auto"/>
          <w:sz w:val="26"/>
          <w:szCs w:val="26"/>
        </w:rPr>
        <w:t>A título de tutela definitiva, requer a condenação do réu ao pagamento da quantia de R$ 45.576,41 (quarenta e cinco mil, quinhentos e setenta e seis reais e quarenta e um centavos), a título de restituição material, bem como da quantia de R$ 20.000,00 (vinte mil reais), a título de dano moral. Postula, ainda, os benefícios da gratuidade de justiça.</w:t>
      </w:r>
    </w:p>
    <w:p w:rsidRPr="00C402F4" w:rsidR="002F0C43" w:rsidP="7BBB0ADC" w:rsidRDefault="001125F5" w14:paraId="56C3D1B5" w14:textId="77777777">
      <w:pPr>
        <w:ind w:left="2268" w:firstLine="1134"/>
        <w:rPr>
          <w:i w:val="1"/>
          <w:iCs w:val="1"/>
          <w:color w:val="auto"/>
          <w:sz w:val="26"/>
          <w:szCs w:val="26"/>
        </w:rPr>
      </w:pPr>
      <w:r w:rsidRPr="7BBB0ADC" w:rsidR="001125F5">
        <w:rPr>
          <w:i w:val="1"/>
          <w:iCs w:val="1"/>
          <w:color w:val="auto"/>
          <w:sz w:val="26"/>
          <w:szCs w:val="26"/>
        </w:rPr>
        <w:t>Com a inicial foram apresentados documentos.</w:t>
      </w:r>
    </w:p>
    <w:p w:rsidRPr="00C402F4" w:rsidR="002F0C43" w:rsidP="7BBB0ADC" w:rsidRDefault="001125F5" w14:paraId="3150F1E9" w14:textId="77777777">
      <w:pPr>
        <w:ind w:left="2268" w:firstLine="1134"/>
        <w:rPr>
          <w:i w:val="1"/>
          <w:iCs w:val="1"/>
          <w:color w:val="auto"/>
          <w:sz w:val="26"/>
          <w:szCs w:val="26"/>
        </w:rPr>
      </w:pPr>
      <w:r w:rsidRPr="7BBB0ADC" w:rsidR="001125F5">
        <w:rPr>
          <w:i w:val="1"/>
          <w:iCs w:val="1"/>
          <w:color w:val="auto"/>
          <w:sz w:val="26"/>
          <w:szCs w:val="26"/>
        </w:rPr>
        <w:t>Parte autora beneficiária da gratuidade de justiça.</w:t>
      </w:r>
    </w:p>
    <w:p w:rsidRPr="00C402F4" w:rsidR="002F0C43" w:rsidP="7BBB0ADC" w:rsidRDefault="001125F5" w14:paraId="095D335E" w14:textId="77777777">
      <w:pPr>
        <w:ind w:left="2268" w:firstLine="1134"/>
        <w:rPr>
          <w:i w:val="1"/>
          <w:iCs w:val="1"/>
          <w:color w:val="auto"/>
          <w:sz w:val="26"/>
          <w:szCs w:val="26"/>
        </w:rPr>
      </w:pPr>
      <w:r w:rsidRPr="7BBB0ADC" w:rsidR="001125F5">
        <w:rPr>
          <w:i w:val="1"/>
          <w:iCs w:val="1"/>
          <w:color w:val="auto"/>
          <w:sz w:val="26"/>
          <w:szCs w:val="26"/>
        </w:rPr>
        <w:t>Decisão ID 222056899 recebeu a peça de ingresso e ordenou a citação da parte ré.</w:t>
      </w:r>
    </w:p>
    <w:p w:rsidRPr="00C402F4" w:rsidR="002F0C43" w:rsidP="7BBB0ADC" w:rsidRDefault="001125F5" w14:paraId="578847B5" w14:textId="77777777">
      <w:pPr>
        <w:ind w:left="2268" w:firstLine="1134"/>
        <w:rPr>
          <w:i w:val="1"/>
          <w:iCs w:val="1"/>
          <w:color w:val="auto"/>
          <w:sz w:val="26"/>
          <w:szCs w:val="26"/>
        </w:rPr>
      </w:pPr>
      <w:r w:rsidRPr="7BBB0ADC" w:rsidR="001125F5">
        <w:rPr>
          <w:i w:val="1"/>
          <w:iCs w:val="1"/>
          <w:color w:val="auto"/>
          <w:sz w:val="26"/>
          <w:szCs w:val="26"/>
        </w:rPr>
        <w:t>O Banco do Brasil apresentou contestação de ID 225487128, com preliminares, bem como prejudicial de prescrição.</w:t>
      </w:r>
    </w:p>
    <w:p w:rsidRPr="00C402F4" w:rsidR="002F0C43" w:rsidP="7BBB0ADC" w:rsidRDefault="001125F5" w14:paraId="2233CB30" w14:textId="77777777">
      <w:pPr>
        <w:ind w:left="2268" w:firstLine="1134"/>
        <w:rPr>
          <w:i w:val="1"/>
          <w:iCs w:val="1"/>
          <w:color w:val="auto"/>
          <w:sz w:val="26"/>
          <w:szCs w:val="26"/>
        </w:rPr>
      </w:pPr>
      <w:r w:rsidRPr="7BBB0ADC" w:rsidR="001125F5">
        <w:rPr>
          <w:i w:val="1"/>
          <w:iCs w:val="1"/>
          <w:color w:val="auto"/>
          <w:sz w:val="26"/>
          <w:szCs w:val="26"/>
        </w:rPr>
        <w:t>No mérito, informa os mecanismos de correção monetária (TJLP – Taxa de Juros de Longo Prazo) e juros de 3% ao ano sobre o saldo atualizado. Aponta que os cálculos da parte autora estão incorretos, por desconsiderar efeitos da inflação e da mudança de planos econômicos, assim como indica os índices de correção e incidência da TJLP – Taxa de Juros de Longo Prazo, com atualização monetária. Defende a inexistência da danos materiais.</w:t>
      </w:r>
    </w:p>
    <w:p w:rsidRPr="00C402F4" w:rsidR="002F0C43" w:rsidP="7BBB0ADC" w:rsidRDefault="001125F5" w14:paraId="3806C183" w14:textId="77777777">
      <w:pPr>
        <w:ind w:left="2268" w:firstLine="1134"/>
        <w:rPr>
          <w:i w:val="1"/>
          <w:iCs w:val="1"/>
          <w:color w:val="auto"/>
          <w:sz w:val="26"/>
          <w:szCs w:val="26"/>
        </w:rPr>
      </w:pPr>
      <w:r w:rsidRPr="7BBB0ADC" w:rsidR="001125F5">
        <w:rPr>
          <w:i w:val="1"/>
          <w:iCs w:val="1"/>
          <w:color w:val="auto"/>
          <w:sz w:val="26"/>
          <w:szCs w:val="26"/>
        </w:rPr>
        <w:t>Pugna, ao final, pela improcedência dos pedidos iniciais.</w:t>
      </w:r>
    </w:p>
    <w:p w:rsidRPr="00C402F4" w:rsidR="002F0C43" w:rsidP="7BBB0ADC" w:rsidRDefault="001125F5" w14:paraId="763A8698" w14:textId="77777777">
      <w:pPr>
        <w:ind w:left="2268" w:firstLine="1134"/>
        <w:rPr>
          <w:i w:val="1"/>
          <w:iCs w:val="1"/>
          <w:color w:val="auto"/>
          <w:sz w:val="26"/>
          <w:szCs w:val="26"/>
        </w:rPr>
      </w:pPr>
      <w:r w:rsidRPr="7BBB0ADC" w:rsidR="001125F5">
        <w:rPr>
          <w:i w:val="1"/>
          <w:iCs w:val="1"/>
          <w:color w:val="auto"/>
          <w:sz w:val="26"/>
          <w:szCs w:val="26"/>
        </w:rPr>
        <w:t>Réplica ID 229152475.</w:t>
      </w:r>
    </w:p>
    <w:p w:rsidRPr="00C402F4" w:rsidR="002F0C43" w:rsidP="7BBB0ADC" w:rsidRDefault="001125F5" w14:paraId="3E4A646A" w14:textId="77777777">
      <w:pPr>
        <w:ind w:left="2268" w:firstLine="1134"/>
        <w:rPr>
          <w:i w:val="1"/>
          <w:iCs w:val="1"/>
          <w:color w:val="auto"/>
          <w:sz w:val="26"/>
          <w:szCs w:val="26"/>
        </w:rPr>
      </w:pPr>
      <w:r w:rsidRPr="7BBB0ADC" w:rsidR="001125F5">
        <w:rPr>
          <w:i w:val="1"/>
          <w:iCs w:val="1"/>
          <w:color w:val="auto"/>
          <w:sz w:val="26"/>
          <w:szCs w:val="26"/>
        </w:rPr>
        <w:t>Saneado o feito (ID 231562646), foram rejeitadas as preliminares e prejudiciais de mérito e deferida a prova pericial requerida pelas partes.</w:t>
      </w:r>
    </w:p>
    <w:p w:rsidRPr="00C402F4" w:rsidR="002F0C43" w:rsidP="7BBB0ADC" w:rsidRDefault="001125F5" w14:paraId="46FAFF43" w14:textId="77777777">
      <w:pPr>
        <w:ind w:left="2268" w:firstLine="1134"/>
        <w:rPr>
          <w:i w:val="1"/>
          <w:iCs w:val="1"/>
          <w:color w:val="auto"/>
          <w:sz w:val="26"/>
          <w:szCs w:val="26"/>
        </w:rPr>
      </w:pPr>
      <w:r w:rsidRPr="7BBB0ADC" w:rsidR="001125F5">
        <w:rPr>
          <w:i w:val="1"/>
          <w:iCs w:val="1"/>
          <w:color w:val="auto"/>
          <w:sz w:val="26"/>
          <w:szCs w:val="26"/>
        </w:rPr>
        <w:t>Honorários periciais fixados em R$ 3.000,00 (três mil reais), consoante decisão ID 244592366.</w:t>
      </w:r>
    </w:p>
    <w:p w:rsidRPr="00C402F4" w:rsidR="002F0C43" w:rsidP="7BBB0ADC" w:rsidRDefault="001125F5" w14:paraId="261F957E" w14:textId="77777777">
      <w:pPr>
        <w:ind w:left="2268" w:firstLine="1134"/>
        <w:rPr>
          <w:i w:val="1"/>
          <w:iCs w:val="1"/>
          <w:color w:val="auto"/>
          <w:sz w:val="26"/>
          <w:szCs w:val="26"/>
        </w:rPr>
      </w:pPr>
      <w:r w:rsidRPr="7BBB0ADC" w:rsidR="001125F5">
        <w:rPr>
          <w:i w:val="1"/>
          <w:iCs w:val="1"/>
          <w:color w:val="auto"/>
          <w:sz w:val="26"/>
          <w:szCs w:val="26"/>
        </w:rPr>
        <w:t>Valor de R$ 3.300,00 (três mil e trezentos reais) depositados no ID 254109094 pela parte ré, a título de honorários periciais.</w:t>
      </w:r>
    </w:p>
    <w:p w:rsidRPr="00C402F4" w:rsidR="002F0C43" w:rsidP="7BBB0ADC" w:rsidRDefault="001125F5" w14:paraId="24B6C8AF" w14:textId="77777777">
      <w:pPr>
        <w:ind w:left="2268" w:firstLine="1134"/>
        <w:rPr>
          <w:i w:val="1"/>
          <w:iCs w:val="1"/>
          <w:color w:val="auto"/>
          <w:sz w:val="26"/>
          <w:szCs w:val="26"/>
        </w:rPr>
      </w:pPr>
      <w:r w:rsidRPr="7BBB0ADC" w:rsidR="001125F5">
        <w:rPr>
          <w:i w:val="1"/>
          <w:iCs w:val="1"/>
          <w:color w:val="auto"/>
          <w:sz w:val="26"/>
          <w:szCs w:val="26"/>
        </w:rPr>
        <w:t>Decisão ID 254637694 estabeleceu os parâmetros dos honorários devidos por cada uma das partes, bem como indicou os valores depositados a maior pela parte ré, ordenando seu levantamento dos autos.</w:t>
      </w:r>
    </w:p>
    <w:p w:rsidRPr="00C402F4" w:rsidR="002F0C43" w:rsidP="7BBB0ADC" w:rsidRDefault="001125F5" w14:paraId="133DA71C" w14:textId="77777777">
      <w:pPr>
        <w:ind w:left="2268" w:firstLine="1134"/>
        <w:rPr>
          <w:i w:val="1"/>
          <w:iCs w:val="1"/>
          <w:color w:val="auto"/>
          <w:sz w:val="26"/>
          <w:szCs w:val="26"/>
        </w:rPr>
      </w:pPr>
      <w:r w:rsidRPr="7BBB0ADC" w:rsidR="001125F5">
        <w:rPr>
          <w:i w:val="1"/>
          <w:iCs w:val="1"/>
          <w:color w:val="auto"/>
          <w:sz w:val="26"/>
          <w:szCs w:val="26"/>
        </w:rPr>
        <w:t>Laudo pericial ID 258513537 e esclarecimentos ID 266841055.</w:t>
      </w:r>
    </w:p>
    <w:p w:rsidRPr="00C402F4" w:rsidR="002F0C43" w:rsidP="7BBB0ADC" w:rsidRDefault="001125F5" w14:paraId="3F40A63A" w14:textId="77777777">
      <w:pPr>
        <w:ind w:left="2268" w:firstLine="1134"/>
        <w:rPr>
          <w:i w:val="1"/>
          <w:iCs w:val="1"/>
          <w:color w:val="auto"/>
          <w:sz w:val="26"/>
          <w:szCs w:val="26"/>
        </w:rPr>
      </w:pPr>
      <w:r w:rsidRPr="7BBB0ADC" w:rsidR="001125F5">
        <w:rPr>
          <w:i w:val="1"/>
          <w:iCs w:val="1"/>
          <w:color w:val="auto"/>
          <w:sz w:val="26"/>
          <w:szCs w:val="26"/>
        </w:rPr>
        <w:t>Decisão ID 271693056 homologou o laudo pericial apresentado nos autos e ordenou a liberação dos valores depositados nos autos.</w:t>
      </w:r>
    </w:p>
    <w:p w:rsidRPr="00C402F4" w:rsidR="002F0C43" w:rsidP="7BBB0ADC" w:rsidRDefault="001125F5" w14:paraId="2E35DCBB" w14:textId="77777777">
      <w:pPr>
        <w:ind w:left="2268" w:firstLine="1134"/>
        <w:rPr>
          <w:i w:val="1"/>
          <w:iCs w:val="1"/>
          <w:color w:val="auto"/>
          <w:sz w:val="26"/>
          <w:szCs w:val="26"/>
        </w:rPr>
      </w:pPr>
      <w:r w:rsidRPr="7BBB0ADC" w:rsidR="001125F5">
        <w:rPr>
          <w:i w:val="1"/>
          <w:iCs w:val="1"/>
          <w:color w:val="auto"/>
          <w:sz w:val="26"/>
          <w:szCs w:val="26"/>
        </w:rPr>
        <w:t>Alvará levantado pelo Perito no ID 273523613 e no ID 277786270.</w:t>
      </w:r>
    </w:p>
    <w:p w:rsidRPr="00C402F4" w:rsidR="002F0C43" w:rsidP="7BBB0ADC" w:rsidRDefault="001125F5" w14:paraId="6361CDB8" w14:textId="77777777">
      <w:pPr>
        <w:ind w:left="2268" w:firstLine="1134"/>
        <w:rPr>
          <w:i w:val="1"/>
          <w:iCs w:val="1"/>
          <w:color w:val="auto"/>
          <w:sz w:val="26"/>
          <w:szCs w:val="26"/>
        </w:rPr>
      </w:pPr>
      <w:r w:rsidRPr="7BBB0ADC" w:rsidR="001125F5">
        <w:rPr>
          <w:i w:val="1"/>
          <w:iCs w:val="1"/>
          <w:color w:val="auto"/>
          <w:sz w:val="26"/>
          <w:szCs w:val="26"/>
        </w:rPr>
        <w:t>Os autos vieram conclusos para julgamento." (ID 280458703)</w:t>
      </w:r>
    </w:p>
    <w:p w:rsidRPr="00C402F4" w:rsidR="002F0C43" w:rsidP="7BBB0ADC" w:rsidRDefault="002F0C43" w14:paraId="3A1DF93D" w14:textId="77777777">
      <w:pPr>
        <w:rPr>
          <w:color w:val="auto"/>
        </w:rPr>
      </w:pPr>
    </w:p>
    <w:p w:rsidRPr="00C402F4" w:rsidR="002F0C43" w:rsidP="7BBB0ADC" w:rsidRDefault="001125F5" w14:paraId="2AEF7A7E" w14:textId="77777777">
      <w:pPr>
        <w:ind w:firstLine="2268"/>
        <w:rPr>
          <w:color w:val="auto"/>
        </w:rPr>
      </w:pPr>
      <w:r w:rsidRPr="7BBB0ADC" w:rsidR="001125F5">
        <w:rPr>
          <w:color w:val="auto"/>
        </w:rPr>
        <w:t>A MM. Juíza sentenciante, Dra. Luciana Correa Sette Torres de Oliveira, da 7ª Vara Cível de Brasília, julgou no seguinte sentido:</w:t>
      </w:r>
    </w:p>
    <w:p w:rsidRPr="00C402F4" w:rsidR="002F0C43" w:rsidP="7BBB0ADC" w:rsidRDefault="002F0C43" w14:paraId="403B0BBD" w14:textId="77777777">
      <w:pPr>
        <w:rPr>
          <w:color w:val="auto"/>
        </w:rPr>
      </w:pPr>
    </w:p>
    <w:p>
      <w:pPr>
        <w:ind w:left="2268" w:firstLine="1134"/>
        <w:rPr>
          <w:ins w:id="1080" w:author="Assessor GDSXSR" w:date="2026-10-31T22:16:18Z"/>
        </w:rPr>
      </w:pPr>
      <w:r>
        <w:rPr>
          <w:i w:val="1"/>
          <w:iCs w:val="1"/>
          <w:color w:val="auto"/>
          <w:sz w:val="26"/>
          <w:szCs w:val="26"/>
        </w:rPr>
        <w:t xml:space="preserve">"Ante o exposto, JULGO IMPROCEDENTES os pedidos formulados na petição inicial e resolvo o feito com resolução do mérito, na forma do art. 487, inciso I, do CPC.</w:t>
      </w:r>
    </w:p>
    <w:p w:rsidRPr="00C402F4" w:rsidR="002F0C43" w:rsidP="7BBB0ADC" w:rsidRDefault="001125F5" w14:paraId="5181CEE0" w14:textId="3BD0963B">
      <w:pPr>
        <w:ind w:left="2268" w:firstLine="1134"/>
        <w:rPr>
          <w:i w:val="1"/>
          <w:iCs w:val="1"/>
          <w:color w:val="auto"/>
          <w:sz w:val="26"/>
          <w:szCs w:val="26"/>
        </w:rPr>
      </w:pPr>
      <w:ins w:id="1076" w:author="Assessor GDSXSR" w:date="2026-10-31T22:16:18Z">
        <w:commentRangeStart w:id="29"/>
        <w:r>
          <w:rPr>
            <w:i w:val="1"/>
            <w:iCs w:val="1"/>
            <w:color w:val="808080"/>
            <w:sz w:val="26"/>
            <w:szCs w:val="26"/>
          </w:rPr>
          <w:t xml:space="preserve">Condeno a parte autora ao pagamento das despesas processuais e dos honorários advocatícios, estes fixados em 10%</w:t>
        </w:r>
      </w:ins>
      <w:r>
        <w:rPr>
          <w:i w:val="1"/>
          <w:iCs w:val="1"/>
          <w:color w:val="auto"/>
          <w:sz w:val="26"/>
          <w:szCs w:val="26"/>
        </w:rPr>
        <w:t xml:space="preserve"> (</w:t>
      </w:r>
      <w:del w:id="1077" w:author="Assessor GDSXSR" w:date="2026-10-31T22:16:18Z">
        <w:r>
          <w:rPr>
            <w:i w:val="1"/>
            <w:iCs w:val="1"/>
            <w:color w:val="auto"/>
            <w:sz w:val="26"/>
            <w:szCs w:val="26"/>
          </w:rPr>
          <w:delText xml:space="preserve">…</w:delText>
        </w:r>
      </w:del>
      <w:ins w:id="1078" w:author="Assessor GDSXSR" w:date="2026-10-31T22:16:18Z">
        <w:r>
          <w:rPr>
            <w:i w:val="1"/>
            <w:iCs w:val="1"/>
            <w:color w:val="808080"/>
            <w:sz w:val="26"/>
            <w:szCs w:val="26"/>
          </w:rPr>
          <w:t xml:space="preserve">dez por cento</w:t>
        </w:r>
      </w:ins>
      <w:r>
        <w:rPr>
          <w:i w:val="1"/>
          <w:iCs w:val="1"/>
          <w:color w:val="auto"/>
          <w:sz w:val="26"/>
          <w:szCs w:val="26"/>
        </w:rPr>
        <w:t xml:space="preserve">)</w:t>
      </w:r>
      <w:ins w:id="1079" w:author="Assessor GDSXSR" w:date="2026-10-31T22:16:18Z">
        <w:r>
          <w:rPr>
            <w:i w:val="1"/>
            <w:iCs w:val="1"/>
            <w:color w:val="808080"/>
            <w:sz w:val="26"/>
            <w:szCs w:val="26"/>
          </w:rPr>
          <w:t xml:space="preserve"> do valor atualizado da causa, conforme art. 85, § 2º, do CPC, suspensa a exigibilidade em razão da gratuidade de justiça deferida nos autos, nos termos do art. 98 do CPC.</w:t>
        </w:r>
      </w:ins>
      <w:r>
        <w:rPr>
          <w:i w:val="1"/>
          <w:iCs w:val="1"/>
          <w:color w:val="auto"/>
          <w:sz w:val="26"/>
          <w:szCs w:val="26"/>
        </w:rPr>
        <w:t xml:space="preserve">" (ID 280458703)</w:t>
      </w:r>
      <w:commentRangeEnd w:id="29"/>
      <w:r>
        <w:rPr>
          <w:rStyle w:val="CommentReference"/>
        </w:rPr>
        <w:commentReference w:id="29"/>
      </w:r>
    </w:p>
    <w:p w:rsidRPr="00C402F4" w:rsidR="002F0C43" w:rsidP="7BBB0ADC" w:rsidRDefault="002F0C43" w14:paraId="7BEA5298" w14:textId="77777777">
      <w:pPr>
        <w:rPr>
          <w:color w:val="auto"/>
        </w:rPr>
      </w:pPr>
    </w:p>
    <w:p w:rsidRPr="00C402F4" w:rsidR="002F0C43" w:rsidP="7BBB0ADC" w:rsidRDefault="001125F5" w14:paraId="676F8EA6" w14:textId="79E142A5">
      <w:pPr>
        <w:ind w:firstLine="2268"/>
        <w:rPr>
          <w:color w:val="auto"/>
        </w:rPr>
      </w:pPr>
      <w:r>
        <w:rPr>
          <w:color w:val="auto"/>
        </w:rPr>
        <w:t xml:space="preserve">A autora opôs embargos de declaração</w:t>
      </w:r>
      <w:del w:id="1067" w:author="Assessor GDSXSR" w:date="2026-10-31T22:16:18Z">
        <w:r>
          <w:rPr>
            <w:color w:val="auto"/>
          </w:rPr>
          <w:delText xml:space="preserve"> (ID 281320448)</w:delText>
        </w:r>
      </w:del>
      <w:r>
        <w:rPr>
          <w:color w:val="auto"/>
        </w:rPr>
        <w:t xml:space="preserve">, </w:t>
      </w:r>
      <w:del w:id="1068" w:author="Assessor GDSXSR" w:date="2026-10-31T22:16:18Z">
        <w:r>
          <w:rPr>
            <w:color w:val="auto"/>
          </w:rPr>
          <w:delText xml:space="preserve">os quais</w:delText>
        </w:r>
      </w:del>
      <w:ins w:id="1069" w:author="Assessor GDSXSR" w:date="2026-10-31T22:16:18Z">
        <w:r>
          <w:rPr>
            <w:color w:val="808080"/>
          </w:rPr>
          <w:t xml:space="preserve">que</w:t>
        </w:r>
      </w:ins>
      <w:r>
        <w:rPr>
          <w:color w:val="auto"/>
        </w:rPr>
        <w:t xml:space="preserve"> foram rejeitados</w:t>
      </w:r>
      <w:r>
        <w:rPr>
          <w:color w:val="auto"/>
        </w:rPr>
        <w:t xml:space="preserve"> (ID </w:t>
      </w:r>
      <w:ins w:id="1070" w:author="Assessor GDSXSR" w:date="2026-10-31T22:16:18Z">
        <w:r>
          <w:rPr>
            <w:color w:val="808080"/>
          </w:rPr>
          <w:t xml:space="preserve">281320448; ID </w:t>
        </w:r>
      </w:ins>
      <w:r>
        <w:rPr>
          <w:color w:val="auto"/>
        </w:rPr>
        <w:t xml:space="preserve">284011181).</w:t>
      </w:r>
    </w:p>
    <w:p w:rsidRPr="00C402F4" w:rsidR="002F0C43" w:rsidP="7BBB0ADC" w:rsidRDefault="002F0C43" w14:paraId="3DC052D7" w14:textId="77777777">
      <w:pPr>
        <w:rPr>
          <w:color w:val="auto"/>
        </w:rPr>
      </w:pPr>
    </w:p>
    <w:p w:rsidRPr="00C402F4" w:rsidR="002F0C43" w:rsidP="7BBB0ADC" w:rsidRDefault="001125F5" w14:paraId="1636E876" w14:textId="77777777">
      <w:pPr>
        <w:ind w:firstLine="2268"/>
        <w:rPr>
          <w:color w:val="auto"/>
        </w:rPr>
      </w:pPr>
      <w:r w:rsidRPr="7BBB0ADC" w:rsidR="001125F5">
        <w:rPr>
          <w:color w:val="auto"/>
        </w:rPr>
        <w:t xml:space="preserve">Apelo da autora, Maria Gonçalves Magalhães Alves (ID 89414088), em que alega, em síntese, que: </w:t>
      </w:r>
      <w:r w:rsidRPr="7BBB0ADC" w:rsidR="001125F5">
        <w:rPr>
          <w:b w:val="1"/>
          <w:bCs w:val="1"/>
          <w:color w:val="auto"/>
        </w:rPr>
        <w:t>1)</w:t>
      </w:r>
      <w:r w:rsidRPr="7BBB0ADC" w:rsidR="001125F5">
        <w:rPr>
          <w:color w:val="auto"/>
        </w:rPr>
        <w:t xml:space="preserve"> a sentença </w:t>
      </w:r>
      <w:r w:rsidRPr="7BBB0ADC" w:rsidR="001125F5">
        <w:rPr>
          <w:color w:val="auto"/>
        </w:rPr>
        <w:t xml:space="preserve">não aplicou a alínea "b" do </w:t>
      </w:r>
      <w:r w:rsidRPr="7BBB0ADC" w:rsidR="001125F5">
        <w:rPr>
          <w:color w:val="auto"/>
        </w:rPr>
        <w:t>Tema 1.300 do STJ</w:t>
      </w:r>
      <w:r w:rsidRPr="7BBB0ADC" w:rsidR="001125F5">
        <w:rPr>
          <w:color w:val="auto"/>
        </w:rPr>
        <w:t xml:space="preserve">, que atribui ao banco o ônus de provar os saques em caixa; </w:t>
      </w:r>
      <w:r w:rsidRPr="7BBB0ADC" w:rsidR="001125F5">
        <w:rPr>
          <w:b w:val="1"/>
          <w:bCs w:val="1"/>
          <w:color w:val="auto"/>
        </w:rPr>
        <w:t>2)</w:t>
      </w:r>
      <w:r w:rsidRPr="7BBB0ADC" w:rsidR="001125F5">
        <w:rPr>
          <w:color w:val="auto"/>
        </w:rPr>
        <w:t xml:space="preserve"> a lide se restringe a </w:t>
      </w:r>
      <w:commentRangeStart w:id="7"/>
      <w:r w:rsidRPr="7BBB0ADC" w:rsidR="001125F5">
        <w:rPr>
          <w:color w:val="auto"/>
        </w:rPr>
        <w:t>17 saques em caixa</w:t>
      </w:r>
      <w:commentRangeEnd w:id="7"/>
      <w:r>
        <w:rPr>
          <w:rStyle w:val="CommentReference"/>
        </w:rPr>
        <w:commentReference w:id="7"/>
      </w:r>
      <w:r w:rsidRPr="7BBB0ADC" w:rsidR="001125F5">
        <w:rPr>
          <w:color w:val="auto"/>
        </w:rPr>
        <w:t xml:space="preserve">, lançados de 10/09/1980 a 31/03/2009, e renuncia à impugnação de 22 débitos por folha de pagamento e crédito em conta; </w:t>
      </w:r>
      <w:r w:rsidRPr="7BBB0ADC" w:rsidR="001125F5">
        <w:rPr>
          <w:b w:val="1"/>
          <w:bCs w:val="1"/>
          <w:color w:val="auto"/>
        </w:rPr>
        <w:t>3)</w:t>
      </w:r>
      <w:r w:rsidRPr="7BBB0ADC" w:rsidR="001125F5">
        <w:rPr>
          <w:color w:val="auto"/>
        </w:rPr>
        <w:t xml:space="preserve"> o extrato e a microficha são lançamentos do próprio banco, que não juntou autorização de saque nem recibo (</w:t>
      </w:r>
      <w:commentRangeStart w:id="8"/>
      <w:r w:rsidRPr="7BBB0ADC" w:rsidR="001125F5">
        <w:rPr>
          <w:color w:val="auto"/>
        </w:rPr>
        <w:t>CC 320</w:t>
      </w:r>
      <w:commentRangeEnd w:id="8"/>
      <w:r>
        <w:rPr>
          <w:rStyle w:val="CommentReference"/>
        </w:rPr>
        <w:commentReference w:id="8"/>
      </w:r>
      <w:r w:rsidRPr="7BBB0ADC" w:rsidR="001125F5">
        <w:rPr>
          <w:color w:val="auto"/>
        </w:rPr>
        <w:t xml:space="preserve">); </w:t>
      </w:r>
      <w:r w:rsidRPr="7BBB0ADC" w:rsidR="001125F5">
        <w:rPr>
          <w:b w:val="1"/>
          <w:bCs w:val="1"/>
          <w:color w:val="auto"/>
        </w:rPr>
        <w:t>4)</w:t>
      </w:r>
      <w:r w:rsidRPr="7BBB0ADC" w:rsidR="001125F5">
        <w:rPr>
          <w:color w:val="auto"/>
        </w:rPr>
        <w:t xml:space="preserve"> o laudo apenas evoluiu o saldo, e a diferença de R$ 0,03 não responde à questão do ônus da prova; </w:t>
      </w:r>
      <w:r w:rsidRPr="7BBB0ADC" w:rsidR="001125F5">
        <w:rPr>
          <w:b w:val="1"/>
          <w:bCs w:val="1"/>
          <w:color w:val="auto"/>
        </w:rPr>
        <w:t>5)</w:t>
      </w:r>
      <w:r w:rsidRPr="7BBB0ADC" w:rsidR="001125F5">
        <w:rPr>
          <w:color w:val="auto"/>
        </w:rPr>
        <w:t xml:space="preserve"> a sentença cita ficha financeira (ID 272725714) que não consta dos autos, e a decisão dos embargos é omissa; </w:t>
      </w:r>
      <w:r w:rsidRPr="7BBB0ADC" w:rsidR="001125F5">
        <w:rPr>
          <w:b w:val="1"/>
          <w:bCs w:val="1"/>
          <w:color w:val="auto"/>
        </w:rPr>
        <w:t>6)</w:t>
      </w:r>
      <w:r w:rsidRPr="7BBB0ADC" w:rsidR="001125F5">
        <w:rPr>
          <w:color w:val="auto"/>
        </w:rPr>
        <w:t xml:space="preserve"> são devidos danos morais, no mínimo de R$ 10.000,00; </w:t>
      </w:r>
      <w:r w:rsidRPr="7BBB0ADC" w:rsidR="001125F5">
        <w:rPr>
          <w:b w:val="1"/>
          <w:bCs w:val="1"/>
          <w:color w:val="auto"/>
        </w:rPr>
        <w:t>7)</w:t>
      </w:r>
      <w:r w:rsidRPr="7BBB0ADC" w:rsidR="001125F5">
        <w:rPr>
          <w:color w:val="auto"/>
        </w:rPr>
        <w:t xml:space="preserve"> subsidiariamente, a sentença deve ser anulada, com a intimação do banco para exibir os recibos.</w:t>
      </w:r>
    </w:p>
    <w:p w:rsidRPr="00C402F4" w:rsidR="002F0C43" w:rsidP="7BBB0ADC" w:rsidRDefault="002F0C43" w14:paraId="5380AEFD" w14:textId="77777777">
      <w:pPr>
        <w:rPr>
          <w:color w:val="auto"/>
        </w:rPr>
      </w:pPr>
    </w:p>
    <w:p w:rsidRPr="00C402F4" w:rsidR="002F0C43" w:rsidP="7BBB0ADC" w:rsidRDefault="001125F5" w14:paraId="0AC5FBA0" w14:textId="311E1E9C">
      <w:pPr>
        <w:ind w:firstLine="2268"/>
        <w:rPr>
          <w:color w:val="auto"/>
        </w:rPr>
      </w:pPr>
      <w:commentRangeStart w:id="30"/>
      <w:r>
        <w:rPr>
          <w:color w:val="auto"/>
        </w:rPr>
        <w:t xml:space="preserve">Requer </w:t>
      </w:r>
      <w:del w:id="1081" w:author="Assessor GDSXSR" w:date="2026-10-31T22:16:18Z">
        <w:r>
          <w:rPr>
            <w:color w:val="auto"/>
          </w:rPr>
          <w:delText xml:space="preserve">o provimento do recurso para</w:delText>
        </w:r>
      </w:del>
      <w:ins w:id="1082" w:author="Assessor GDSXSR" w:date="2026-10-31T22:16:18Z">
        <w:r>
          <w:rPr>
            <w:color w:val="808080"/>
          </w:rPr>
          <w:t xml:space="preserve">a</w:t>
        </w:r>
      </w:ins>
      <w:r>
        <w:rPr>
          <w:color w:val="auto"/>
        </w:rPr>
        <w:t xml:space="preserve"> </w:t>
      </w:r>
      <w:r>
        <w:rPr>
          <w:color w:val="auto"/>
        </w:rPr>
        <w:t xml:space="preserve">reforma da </w:t>
      </w:r>
      <w:r>
        <w:rPr>
          <w:color w:val="auto"/>
        </w:rPr>
        <w:t xml:space="preserve">r. </w:t>
      </w:r>
      <w:r>
        <w:rPr>
          <w:color w:val="auto"/>
        </w:rPr>
        <w:t xml:space="preserve">sentença</w:t>
      </w:r>
      <w:ins w:id="1083" w:author="Assessor GDSXSR" w:date="2026-10-31T22:16:18Z">
        <w:r>
          <w:rPr>
            <w:color w:val="808080"/>
          </w:rPr>
          <w:t xml:space="preserve"> para condenar o banco a restituir os valores dos 17 saques em caixa, a apurar em liquidação, até R$ 45</w:t>
        </w:r>
      </w:ins>
      <w:r>
        <w:rPr>
          <w:color w:val="auto"/>
        </w:rPr>
        <w:t xml:space="preserve">.</w:t>
      </w:r>
      <w:ins w:id="1084" w:author="Assessor GDSXSR" w:date="2026-10-31T22:16:18Z">
        <w:r>
          <w:rPr>
            <w:color w:val="808080"/>
          </w:rPr>
          <w:t xml:space="preserve">576,41, e a pagar indenização por danos morais.</w:t>
        </w:r>
        <w:commentRangeEnd w:id="30"/>
        <w:r>
          <w:rPr>
            <w:rStyle w:val="CommentReference"/>
            <w:color w:val="808080"/>
          </w:rPr>
          <w:commentReference w:id="30"/>
        </w:r>
      </w:ins>
    </w:p>
    <w:p w:rsidRPr="00C402F4" w:rsidR="002F0C43" w:rsidP="7BBB0ADC" w:rsidRDefault="002F0C43" w14:paraId="6852E930" w14:textId="77777777">
      <w:pPr>
        <w:rPr>
          <w:color w:val="auto"/>
        </w:rPr>
      </w:pPr>
    </w:p>
    <w:p w:rsidRPr="00C402F4" w:rsidR="002F0C43" w:rsidP="7BBB0ADC" w:rsidRDefault="001125F5" w14:paraId="4FC8BBE4" w14:textId="77777777">
      <w:pPr>
        <w:ind w:firstLine="2268"/>
        <w:rPr>
          <w:color w:val="auto"/>
        </w:rPr>
      </w:pPr>
      <w:commentRangeStart w:id="31"/>
      <w:r w:rsidRPr="7BBB0ADC" w:rsidR="001125F5">
        <w:rPr>
          <w:color w:val="auto"/>
        </w:rPr>
        <w:t xml:space="preserve">Contrarrazões do réu, Banco do Brasil S/A (ID 89414096), em que sustenta, em síntese, que: </w:t>
      </w:r>
      <w:r w:rsidRPr="7BBB0ADC" w:rsidR="001125F5">
        <w:rPr>
          <w:b w:val="1"/>
          <w:bCs w:val="1"/>
          <w:color w:val="auto"/>
        </w:rPr>
        <w:t>1)</w:t>
      </w:r>
      <w:r w:rsidRPr="7BBB0ADC" w:rsidR="001125F5">
        <w:rPr>
          <w:color w:val="auto"/>
        </w:rPr>
        <w:t xml:space="preserve"> falta interesse recursal, pois o apelo apenas rediscute matéria apreciada na sentença, sem demonstrar vício, omissão ou interpretação equivocada; </w:t>
      </w:r>
      <w:r w:rsidRPr="7BBB0ADC" w:rsidR="001125F5">
        <w:rPr>
          <w:b w:val="1"/>
          <w:bCs w:val="1"/>
          <w:color w:val="auto"/>
        </w:rPr>
        <w:t>2)</w:t>
      </w:r>
      <w:r w:rsidRPr="7BBB0ADC" w:rsidR="001125F5">
        <w:rPr>
          <w:color w:val="auto"/>
        </w:rPr>
        <w:t xml:space="preserve"> os índices de atualização da conta observaram a legislação e as deliberações do Conselho Diretor do Fundo PIS-PASEP; </w:t>
      </w:r>
      <w:r w:rsidRPr="7BBB0ADC" w:rsidR="001125F5">
        <w:rPr>
          <w:b w:val="1"/>
          <w:bCs w:val="1"/>
          <w:color w:val="auto"/>
        </w:rPr>
        <w:t>3)</w:t>
      </w:r>
      <w:r w:rsidRPr="7BBB0ADC" w:rsidR="001125F5">
        <w:rPr>
          <w:color w:val="auto"/>
        </w:rPr>
        <w:t xml:space="preserve"> atua como depositário e executor das determinações do fundo, sem gestão autônoma; </w:t>
      </w:r>
      <w:r w:rsidRPr="7BBB0ADC" w:rsidR="001125F5">
        <w:rPr>
          <w:b w:val="1"/>
          <w:bCs w:val="1"/>
          <w:color w:val="auto"/>
        </w:rPr>
        <w:t>4)</w:t>
      </w:r>
      <w:r w:rsidRPr="7BBB0ADC" w:rsidR="001125F5">
        <w:rPr>
          <w:color w:val="auto"/>
        </w:rPr>
        <w:t xml:space="preserve"> a TJLP com fator de redução e os juros de 3% ao ano foram corretamente aplicados; </w:t>
      </w:r>
      <w:r w:rsidRPr="7BBB0ADC" w:rsidR="001125F5">
        <w:rPr>
          <w:b w:val="1"/>
          <w:bCs w:val="1"/>
          <w:color w:val="auto"/>
        </w:rPr>
        <w:t>5)</w:t>
      </w:r>
      <w:r w:rsidRPr="7BBB0ADC" w:rsidR="001125F5">
        <w:rPr>
          <w:color w:val="auto"/>
        </w:rPr>
        <w:t xml:space="preserve"> inexiste ato ilícito ou falha na prestação do serviço, e a apelante não provou fato constitutivo de seu direito (CPC 373 I; Tema 1.300 do STJ).</w:t>
      </w:r>
      <w:commentRangeEnd w:id="31"/>
      <w:r>
        <w:rPr>
          <w:rStyle w:val="CommentReference"/>
        </w:rPr>
        <w:commentReference w:id="31"/>
      </w:r>
    </w:p>
    <w:p w:rsidRPr="00C402F4" w:rsidR="002F0C43" w:rsidP="7BBB0ADC" w:rsidRDefault="002F0C43" w14:paraId="62DCF16B" w14:textId="77777777">
      <w:pPr>
        <w:rPr>
          <w:color w:val="auto"/>
        </w:rPr>
      </w:pPr>
    </w:p>
    <w:p w:rsidRPr="00C402F4" w:rsidR="002F0C43" w:rsidP="7BBB0ADC" w:rsidRDefault="001125F5" w14:paraId="51267CAC" w14:textId="2A47C008">
      <w:pPr>
        <w:ind w:firstLine="2268"/>
        <w:rPr>
          <w:del w:id="1088" w:author="Assessor GDSXSR" w:date="2026-10-31T22:16:18Z"/>
          <w:color w:val="auto"/>
        </w:rPr>
      </w:pPr>
      <w:del w:id="1085" w:author="Assessor GDSXSR" w:date="2026-10-31T22:16:18Z">
        <w:r w:rsidRPr="7BBB0ADC" w:rsidR="001125F5">
          <w:rPr>
            <w:color w:val="auto"/>
          </w:rPr>
          <w:delText xml:space="preserve">Requer </w:delText>
        </w:r>
      </w:del>
      <w:del w:id="1086" w:author="Assessor GDSXSR" w:date="2026-10-31T22:16:18Z">
        <w:r w:rsidRPr="7BBB0ADC" w:rsidR="00613FEE">
          <w:rPr>
            <w:color w:val="auto"/>
          </w:rPr>
          <w:delText>a manutenção da sentença</w:delText>
        </w:r>
      </w:del>
      <w:del w:id="1087" w:author="Assessor GDSXSR" w:date="2026-10-31T22:16:18Z">
        <w:r w:rsidRPr="7BBB0ADC" w:rsidR="001125F5">
          <w:rPr>
            <w:color w:val="auto"/>
          </w:rPr>
          <w:delText>.</w:delText>
        </w:r>
      </w:del>
    </w:p>
    <w:p w:rsidRPr="00C402F4" w:rsidR="002F0C43" w:rsidP="7BBB0ADC" w:rsidRDefault="002F0C43" w14:paraId="4C89B46A" w14:textId="77777777">
      <w:pPr>
        <w:rPr>
          <w:del w:id="1089" w:author="Assessor GDSXSR" w:date="2026-10-31T22:16:18Z"/>
          <w:color w:val="auto"/>
        </w:rPr>
      </w:pPr>
    </w:p>
    <w:p w:rsidRPr="00C402F4" w:rsidR="002F0C43" w:rsidP="7BBB0ADC" w:rsidRDefault="001125F5" w14:paraId="59DB2FDB" w14:textId="1DD66354">
      <w:pPr>
        <w:ind w:firstLine="2268"/>
        <w:rPr>
          <w:color w:val="auto"/>
        </w:rPr>
      </w:pPr>
      <w:commentRangeStart w:id="9"/>
      <w:del w:id="1071" w:author="Assessor GDSXSR" w:date="2026-10-31T22:16:18Z">
        <w:r>
          <w:rPr>
            <w:color w:val="auto"/>
          </w:rPr>
          <w:delText xml:space="preserve">Intimada</w:delText>
        </w:r>
      </w:del>
      <w:ins w:id="1072" w:author="Assessor GDSXSR" w:date="2026-10-31T22:16:18Z">
        <w:commentRangeStart w:id="28"/>
        <w:r>
          <w:rPr>
            <w:color w:val="808080"/>
          </w:rPr>
          <w:t xml:space="preserve">A apelante, intimada</w:t>
        </w:r>
      </w:ins>
      <w:r>
        <w:rPr>
          <w:color w:val="auto"/>
        </w:rPr>
        <w:t xml:space="preserve"> para se manifestar sobre a preliminar das contrarrazões</w:t>
      </w:r>
      <w:del w:id="1073" w:author="Assessor GDSXSR" w:date="2026-10-31T22:16:18Z">
        <w:r>
          <w:rPr>
            <w:color w:val="auto"/>
          </w:rPr>
          <w:delText xml:space="preserve"> (</w:delText>
        </w:r>
        <w:r>
          <w:rPr>
            <w:color w:val="auto"/>
          </w:rPr>
          <w:delText xml:space="preserve">CPC 10</w:delText>
        </w:r>
        <w:r>
          <w:rPr>
            <w:color w:val="auto"/>
          </w:rPr>
          <w:delText xml:space="preserve">)</w:delText>
        </w:r>
      </w:del>
      <w:r>
        <w:rPr>
          <w:color w:val="auto"/>
        </w:rPr>
        <w:t xml:space="preserve">,</w:t>
      </w:r>
      <w:del w:id="1074" w:author="Assessor GDSXSR" w:date="2026-10-31T22:16:18Z">
        <w:r>
          <w:rPr>
            <w:color w:val="auto"/>
          </w:rPr>
          <w:delText xml:space="preserve"> a apelante</w:delText>
        </w:r>
      </w:del>
      <w:r>
        <w:rPr>
          <w:color w:val="auto"/>
        </w:rPr>
        <w:t xml:space="preserve"> </w:t>
      </w:r>
      <w:r>
        <w:rPr>
          <w:color w:val="auto"/>
        </w:rPr>
        <w:t xml:space="preserve">não se manifestou </w:t>
      </w:r>
      <w:r>
        <w:rPr>
          <w:color w:val="auto"/>
        </w:rPr>
        <w:t xml:space="preserve">(</w:t>
      </w:r>
      <w:ins w:id="1075" w:author="Assessor GDSXSR" w:date="2026-10-31T22:16:18Z">
        <w:r>
          <w:rPr>
            <w:color w:val="808080"/>
          </w:rPr>
          <w:t xml:space="preserve">CPC 10; </w:t>
        </w:r>
      </w:ins>
      <w:r>
        <w:rPr>
          <w:color w:val="auto"/>
        </w:rPr>
        <w:t xml:space="preserve">ID 89889950 e 90757749).</w:t>
      </w:r>
      <w:commentRangeEnd w:id="28"/>
      <w:r>
        <w:rPr>
          <w:rStyle w:val="CommentReference"/>
        </w:rPr>
        <w:commentReference w:id="28"/>
      </w:r>
      <w:commentRangeEnd w:id="9"/>
      <w:r>
        <w:rPr>
          <w:rStyle w:val="CommentReference"/>
        </w:rPr>
        <w:commentReference w:id="9"/>
      </w:r>
    </w:p>
    <w:p w:rsidRPr="00C402F4" w:rsidR="002F0C43" w:rsidP="7BBB0ADC" w:rsidRDefault="002F0C43" w14:paraId="48C7CD3C" w14:textId="77777777">
      <w:pPr>
        <w:rPr>
          <w:color w:val="auto"/>
        </w:rPr>
      </w:pPr>
    </w:p>
    <w:p w:rsidRPr="00C402F4" w:rsidR="002F0C43" w:rsidP="7BBB0ADC" w:rsidRDefault="001125F5" w14:paraId="3419471F" w14:textId="77777777">
      <w:pPr>
        <w:ind w:firstLine="2268"/>
        <w:rPr>
          <w:color w:val="auto"/>
        </w:rPr>
      </w:pPr>
      <w:r w:rsidRPr="7BBB0ADC" w:rsidR="001125F5">
        <w:rPr>
          <w:color w:val="auto"/>
        </w:rPr>
        <w:t>É o relatório.</w:t>
      </w:r>
    </w:p>
    <w:p w:rsidRPr="00C402F4" w:rsidR="002F0C43" w:rsidP="7BBB0ADC" w:rsidRDefault="002F0C43" w14:paraId="48CA3F50" w14:textId="77777777">
      <w:pPr>
        <w:rPr>
          <w:color w:val="auto"/>
        </w:rPr>
      </w:pPr>
    </w:p>
    <w:p w:rsidRPr="00C402F4" w:rsidR="002F0C43" w:rsidRDefault="001125F5" w14:paraId="11EBABBE" w14:textId="77777777">
      <w:pPr>
        <w:keepNext/>
        <w:jc w:val="center"/>
      </w:pPr>
      <w:r w:rsidRPr="00C402F4">
        <w:rPr>
          <w:b/>
        </w:rPr>
        <w:t>VOTO</w:t>
      </w:r>
    </w:p>
    <w:p w:rsidRPr="00C402F4" w:rsidR="002F0C43" w:rsidRDefault="002F0C43" w14:paraId="19285D09" w14:textId="77777777">
      <w:pPr>
        <w:keepNext/>
      </w:pPr>
    </w:p>
    <w:p w:rsidRPr="00C402F4" w:rsidR="002F0C43" w:rsidRDefault="001125F5" w14:paraId="3C85E0E9" w14:textId="77777777">
      <w:r w:rsidRPr="00C402F4">
        <w:rPr>
          <w:b/>
        </w:rPr>
        <w:t>O Senhor Desembargador SÉRGIO ROCHA – Relator.</w:t>
      </w:r>
    </w:p>
    <w:p w:rsidRPr="00C402F4" w:rsidR="002F0C43" w:rsidRDefault="002F0C43" w14:paraId="77121EC9" w14:textId="77777777"/>
    <w:p w:rsidRPr="00C402F4" w:rsidR="002F0C43" w:rsidP="7BBB0ADC" w:rsidRDefault="001125F5" w14:paraId="0D34048D" w14:textId="3D5414B1">
      <w:pPr>
        <w:ind w:firstLine="2268"/>
        <w:rPr>
          <w:color w:val="auto"/>
        </w:rPr>
      </w:pPr>
      <w:commentRangeStart w:id="32"/>
      <w:r>
        <w:rPr>
          <w:color w:val="auto"/>
        </w:rPr>
        <w:t xml:space="preserve">Ação ajuizada em 01/02/2020. Sentença proferida em 22/06/2026. </w:t>
      </w:r>
      <w:del w:id="1090" w:author="Assessor GDSXSR" w:date="2026-10-31T22:16:18Z">
        <w:r>
          <w:rPr>
            <w:color w:val="auto"/>
          </w:rPr>
          <w:delText xml:space="preserve">Recurso</w:delText>
        </w:r>
      </w:del>
      <w:ins w:id="1091" w:author="Assessor GDSXSR" w:date="2026-10-31T22:16:18Z">
        <w:r>
          <w:rPr>
            <w:color w:val="808080"/>
          </w:rPr>
          <w:t xml:space="preserve">Apelo</w:t>
        </w:r>
      </w:ins>
      <w:r>
        <w:rPr>
          <w:color w:val="auto"/>
        </w:rPr>
        <w:t xml:space="preserve"> interposto em 18/08/2026. Valor da causa: R$ 65.576,41.</w:t>
      </w:r>
      <w:commentRangeEnd w:id="32"/>
      <w:r>
        <w:rPr>
          <w:rStyle w:val="CommentReference"/>
        </w:rPr>
        <w:commentReference w:id="32"/>
      </w:r>
    </w:p>
    <w:p w:rsidRPr="00C402F4" w:rsidR="002F0C43" w:rsidP="7BBB0ADC" w:rsidRDefault="002F0C43" w14:paraId="1F9F4EB2" w14:textId="77777777">
      <w:pPr>
        <w:rPr>
          <w:color w:val="auto"/>
        </w:rPr>
      </w:pPr>
    </w:p>
    <w:p w:rsidRPr="00C402F4" w:rsidR="002F0C43" w:rsidRDefault="001125F5" w14:paraId="3D9AC25B" w14:textId="77777777">
      <w:pPr>
        <w:keepNext w:val="1"/>
        <w:jc w:val="center"/>
        <w:rPr>
          <w:color w:val="auto"/>
        </w:rPr>
      </w:pPr>
      <w:r w:rsidRPr="7BBB0ADC" w:rsidR="001125F5">
        <w:rPr>
          <w:b w:val="1"/>
          <w:bCs w:val="1"/>
          <w:color w:val="auto"/>
        </w:rPr>
        <w:t>APELO DA AUTORA, MARIA GONÇALVES MAGALHÃES ALVES</w:t>
      </w:r>
    </w:p>
    <w:p w:rsidRPr="00C402F4" w:rsidR="002F0C43" w:rsidRDefault="002F0C43" w14:paraId="751EDFAB" w14:textId="77777777">
      <w:pPr>
        <w:keepNext w:val="1"/>
        <w:rPr>
          <w:color w:val="auto"/>
        </w:rPr>
      </w:pPr>
    </w:p>
    <w:p w:rsidRPr="00C402F4" w:rsidR="002F0C43" w:rsidRDefault="001125F5" w14:paraId="3C778F51" w14:textId="77777777">
      <w:pPr>
        <w:keepNext w:val="1"/>
        <w:jc w:val="center"/>
        <w:rPr>
          <w:color w:val="auto"/>
        </w:rPr>
      </w:pPr>
      <w:r w:rsidRPr="7BBB0ADC" w:rsidR="001125F5">
        <w:rPr>
          <w:color w:val="auto"/>
          <w:highlight w:val="yellow"/>
          <w:rPrChange w:id="1092" w:author="Assessor GDSXSR" w:date="2026-10-31T22:16:18Z">
            <w:rPr>
              <w:color w:val="auto"/>
            </w:rPr>
          </w:rPrChange>
        </w:rPr>
        <w:t>DA REJEIÇÃO DA PRELIMINAR DE OFENSA AO PRINCÍPIO DA DIALETICIDADE</w:t>
      </w:r>
    </w:p>
    <w:p w:rsidRPr="00C402F4" w:rsidR="002F0C43" w:rsidRDefault="002F0C43" w14:paraId="51C1FB5A" w14:textId="77777777">
      <w:pPr>
        <w:keepNext w:val="1"/>
        <w:rPr>
          <w:color w:val="auto"/>
        </w:rPr>
      </w:pPr>
    </w:p>
    <w:p w:rsidRPr="00C402F4" w:rsidR="002F0C43" w:rsidRDefault="001125F5" w14:paraId="19D49F3D" w14:textId="785E32C6">
      <w:pPr>
        <w:ind w:firstLine="2268"/>
        <w:rPr>
          <w:color w:val="auto"/>
        </w:rPr>
      </w:pPr>
      <w:commentRangeStart w:id="10"/>
      <w:commentRangeStart w:id="33"/>
      <w:r>
        <w:rPr>
          <w:color w:val="auto"/>
        </w:rPr>
        <w:t xml:space="preserve">O réu/apelado, Banco do Brasil S/A, suscita</w:t>
      </w:r>
      <w:ins w:id="1093" w:author="Assessor GDSXSR" w:date="2026-10-31T22:16:18Z">
        <w:r>
          <w:rPr>
            <w:color w:val="808080"/>
          </w:rPr>
          <w:t xml:space="preserve">,</w:t>
        </w:r>
      </w:ins>
      <w:r>
        <w:rPr>
          <w:color w:val="auto"/>
        </w:rPr>
        <w:t xml:space="preserve"> em contrarrazões</w:t>
      </w:r>
      <w:ins w:id="1094" w:author="Assessor GDSXSR" w:date="2026-10-31T22:16:18Z">
        <w:r>
          <w:rPr>
            <w:color w:val="808080"/>
          </w:rPr>
          <w:t xml:space="preserve">,</w:t>
        </w:r>
      </w:ins>
      <w:r>
        <w:rPr>
          <w:color w:val="auto"/>
        </w:rPr>
        <w:t xml:space="preserve"> </w:t>
      </w:r>
      <w:del w:id="1095" w:author="Assessor GDSXSR" w:date="2026-10-31T22:16:18Z">
        <w:r>
          <w:rPr>
            <w:color w:val="auto"/>
          </w:rPr>
          <w:delText xml:space="preserve">que</w:delText>
        </w:r>
      </w:del>
      <w:ins w:id="1096" w:author="Assessor GDSXSR" w:date="2026-10-31T22:16:18Z">
        <w:r>
          <w:rPr>
            <w:color w:val="808080"/>
          </w:rPr>
          <w:t xml:space="preserve">preliminar</w:t>
        </w:r>
      </w:ins>
      <w:r>
        <w:rPr>
          <w:color w:val="auto"/>
        </w:rPr>
        <w:t xml:space="preserve"> </w:t>
      </w:r>
      <w:del w:id="1097" w:author="Assessor GDSXSR" w:date="2026-10-31T22:16:18Z">
        <w:r>
          <w:rPr>
            <w:color w:val="auto"/>
          </w:rPr>
          <w:delText xml:space="preserve">falta</w:delText>
        </w:r>
      </w:del>
      <w:ins w:id="1098" w:author="Assessor GDSXSR" w:date="2026-10-31T22:16:18Z">
        <w:r>
          <w:rPr>
            <w:color w:val="808080"/>
          </w:rPr>
          <w:t xml:space="preserve">de</w:t>
        </w:r>
      </w:ins>
      <w:r>
        <w:rPr>
          <w:color w:val="auto"/>
        </w:rPr>
        <w:t xml:space="preserve"> </w:t>
      </w:r>
      <w:del w:id="1099" w:author="Assessor GDSXSR" w:date="2026-10-31T22:16:18Z">
        <w:r>
          <w:rPr>
            <w:color w:val="auto"/>
          </w:rPr>
          <w:delText xml:space="preserve">interesse</w:delText>
        </w:r>
      </w:del>
      <w:ins w:id="1100" w:author="Assessor GDSXSR" w:date="2026-10-31T22:16:18Z">
        <w:r>
          <w:rPr>
            <w:color w:val="808080"/>
          </w:rPr>
          <w:t xml:space="preserve">ofensa</w:t>
        </w:r>
      </w:ins>
      <w:r>
        <w:rPr>
          <w:color w:val="auto"/>
        </w:rPr>
        <w:t xml:space="preserve"> </w:t>
      </w:r>
      <w:del w:id="1101" w:author="Assessor GDSXSR" w:date="2026-10-31T22:16:18Z">
        <w:r>
          <w:rPr>
            <w:color w:val="auto"/>
          </w:rPr>
          <w:delText xml:space="preserve">recursal</w:delText>
        </w:r>
      </w:del>
      <w:ins w:id="1102" w:author="Assessor GDSXSR" w:date="2026-10-31T22:16:18Z">
        <w:r>
          <w:rPr>
            <w:color w:val="808080"/>
          </w:rPr>
          <w:t xml:space="preserve">ao</w:t>
        </w:r>
      </w:ins>
      <w:r>
        <w:rPr>
          <w:color w:val="auto"/>
        </w:rPr>
        <w:t xml:space="preserve"> </w:t>
      </w:r>
      <w:del w:id="1103" w:author="Assessor GDSXSR" w:date="2026-10-31T22:16:18Z">
        <w:r>
          <w:rPr>
            <w:color w:val="auto"/>
          </w:rPr>
          <w:delText xml:space="preserve">à</w:delText>
        </w:r>
      </w:del>
      <w:ins w:id="1104" w:author="Assessor GDSXSR" w:date="2026-10-31T22:16:18Z">
        <w:r>
          <w:rPr>
            <w:color w:val="808080"/>
          </w:rPr>
          <w:t xml:space="preserve">princípio</w:t>
        </w:r>
      </w:ins>
      <w:r>
        <w:rPr>
          <w:color w:val="auto"/>
        </w:rPr>
        <w:t xml:space="preserve"> </w:t>
      </w:r>
      <w:del w:id="1105" w:author="Assessor GDSXSR" w:date="2026-10-31T22:16:18Z">
        <w:r>
          <w:rPr>
            <w:color w:val="auto"/>
          </w:rPr>
          <w:delText xml:space="preserve">autora/apelante</w:delText>
        </w:r>
      </w:del>
      <w:ins w:id="1106" w:author="Assessor GDSXSR" w:date="2026-10-31T22:16:18Z">
        <w:r>
          <w:rPr>
            <w:color w:val="808080"/>
          </w:rPr>
          <w:t xml:space="preserve">da dialeticidade</w:t>
        </w:r>
      </w:ins>
      <w:r>
        <w:rPr>
          <w:color w:val="auto"/>
        </w:rPr>
        <w:t xml:space="preserve">, pois o </w:t>
      </w:r>
      <w:del w:id="1107" w:author="Assessor GDSXSR" w:date="2026-10-31T22:16:18Z">
        <w:r>
          <w:rPr>
            <w:color w:val="auto"/>
          </w:rPr>
          <w:delText xml:space="preserve">recurso</w:delText>
        </w:r>
      </w:del>
      <w:ins w:id="1108" w:author="Assessor GDSXSR" w:date="2026-10-31T22:16:18Z">
        <w:r>
          <w:rPr>
            <w:color w:val="808080"/>
          </w:rPr>
          <w:t xml:space="preserve">apelo</w:t>
        </w:r>
      </w:ins>
      <w:r>
        <w:rPr>
          <w:color w:val="auto"/>
        </w:rPr>
        <w:t xml:space="preserve"> </w:t>
      </w:r>
      <w:r>
        <w:rPr>
          <w:color w:val="auto"/>
        </w:rPr>
        <w:t xml:space="preserve">apenas rediscute a matéria apreciada na sentença, sem demonstrar vício, omissão ou interpretação equivocada (ID 89414096).</w:t>
      </w:r>
      <w:commentRangeEnd w:id="33"/>
      <w:r>
        <w:rPr>
          <w:rStyle w:val="CommentReference"/>
        </w:rPr>
        <w:commentReference w:id="33"/>
      </w:r>
      <w:commentRangeEnd w:id="10"/>
      <w:r>
        <w:rPr>
          <w:rStyle w:val="CommentReference"/>
        </w:rPr>
        <w:commentReference w:id="10"/>
      </w:r>
    </w:p>
    <w:p w:rsidRPr="00C402F4" w:rsidR="002F0C43" w:rsidRDefault="002F0C43" w14:paraId="0CED9E16" w14:textId="77777777">
      <w:pPr>
        <w:rPr>
          <w:color w:val="auto"/>
        </w:rPr>
      </w:pPr>
    </w:p>
    <w:p w:rsidRPr="00C402F4" w:rsidR="002F0C43" w:rsidRDefault="001125F5" w14:paraId="12D66AF1" w14:textId="77777777">
      <w:pPr>
        <w:ind w:firstLine="2268"/>
        <w:rPr>
          <w:color w:val="auto"/>
        </w:rPr>
      </w:pPr>
      <w:r w:rsidRPr="7BBB0ADC" w:rsidR="001125F5">
        <w:rPr>
          <w:color w:val="auto"/>
          <w:highlight w:val="yellow"/>
          <w:rPrChange w:id="1109" w:author="Assessor GDSXSR" w:date="2026-10-31T22:16:18Z">
            <w:rPr>
              <w:color w:val="auto"/>
            </w:rPr>
          </w:rPrChange>
        </w:rPr>
        <w:t>Sem razão o apelado.</w:t>
      </w:r>
    </w:p>
    <w:p w:rsidRPr="00C402F4" w:rsidR="002F0C43" w:rsidRDefault="002F0C43" w14:paraId="46D154D3" w14:textId="77777777">
      <w:pPr>
        <w:rPr>
          <w:color w:val="auto"/>
        </w:rPr>
      </w:pPr>
    </w:p>
    <w:p w:rsidRPr="00C402F4" w:rsidR="002F0C43" w:rsidRDefault="001125F5" w14:paraId="67B0021C" w14:textId="77777777">
      <w:pPr>
        <w:ind w:firstLine="2268"/>
        <w:rPr>
          <w:ins w:id="1112" w:author="Assessor GDSXSR" w:date="2026-10-31T22:16:18Z"/>
          <w:color w:val="auto"/>
        </w:rPr>
      </w:pPr>
      <w:commentRangeStart w:id="11"/>
      <w:r>
        <w:rPr>
          <w:color w:val="auto"/>
        </w:rPr>
        <w:t xml:space="preserve">De fato, o apelo aponta que a sentença deixou de aplicar a alínea "b" do Tema 1.300 do STJ aos 17 saques em caixa e pede a reforma (ID 89414088)</w:t>
      </w:r>
      <w:del w:id="1110" w:author="Assessor GDSXSR" w:date="2026-10-31T22:16:18Z">
        <w:r>
          <w:rPr>
            <w:color w:val="auto"/>
          </w:rPr>
          <w:delText xml:space="preserve">, o que expõe o fato, o direito e as razões do pedido (</w:delText>
        </w:r>
        <w:r>
          <w:rPr>
            <w:color w:val="auto"/>
          </w:rPr>
          <w:delText xml:space="preserve">CPC 1</w:delText>
        </w:r>
      </w:del>
      <w:r>
        <w:rPr>
          <w:color w:val="auto"/>
        </w:rPr>
        <w:t xml:space="preserve">.</w:t>
      </w:r>
      <w:del w:id="1111" w:author="Assessor GDSXSR" w:date="2026-10-31T22:16:18Z">
        <w:r>
          <w:rPr>
            <w:color w:val="auto"/>
          </w:rPr>
          <w:delText xml:space="preserve">010 II a IV</w:delText>
        </w:r>
        <w:r>
          <w:rPr>
            <w:color w:val="auto"/>
          </w:rPr>
          <w:delText xml:space="preserve">), e a procedência das razões é matéria de mérito.</w:delText>
        </w:r>
      </w:del>
      <w:commentRangeEnd w:id="11"/>
      <w:r>
        <w:rPr>
          <w:rStyle w:val="CommentReference"/>
        </w:rPr>
        <w:commentReference w:id="11"/>
      </w:r>
    </w:p>
    <w:p>
      <w:pPr>
        <w:ind w:firstLine="2268"/>
        <w:rPr>
          <w:ins w:id="1113" w:author="Assessor GDSXSR" w:date="2026-10-31T22:16:18Z"/>
          <w:color w:val="auto"/>
        </w:rPr>
      </w:pPr>
    </w:p>
    <w:p>
      <w:pPr>
        <w:ind w:left="0" w:firstLine="2268"/>
        <w:rPr>
          <w:ins w:id="1115" w:author="Assessor GDSXSR" w:date="2026-10-31T22:16:18Z"/>
          <w:color w:val="auto"/>
        </w:rPr>
      </w:pPr>
      <w:ins w:id="1114" w:author="Assessor GDSXSR" w:date="2026-10-31T22:16:18Z">
        <w:commentRangeStart w:id="34"/>
        <w:r>
          <w:rPr>
            <w:i w:val="0"/>
            <w:color w:val="808080"/>
            <w:sz w:val="28"/>
          </w:rPr>
          <w:t xml:space="preserve">Com isso, expõe o fato, o direito e as razões do pedido, como exige o art. 1.010, II a IV, do CPC:</w:t>
        </w:r>
        <w:commentRangeEnd w:id="34"/>
        <w:r>
          <w:rPr>
            <w:rStyle w:val="CommentReference"/>
            <w:color w:val="808080"/>
          </w:rPr>
          <w:commentReference w:id="34"/>
        </w:r>
      </w:ins>
    </w:p>
    <w:p>
      <w:pPr>
        <w:ind w:left="0" w:firstLine="2268"/>
        <w:rPr>
          <w:ins w:id="1116" w:author="Assessor GDSXSR" w:date="2026-10-31T22:16:18Z"/>
          <w:color w:val="auto"/>
        </w:rPr>
      </w:pPr>
    </w:p>
    <w:p>
      <w:pPr>
        <w:ind w:left="2268" w:firstLine="0"/>
        <w:rPr>
          <w:ins w:id="1118" w:author="Assessor GDSXSR" w:date="2026-10-31T22:16:18Z"/>
          <w:color w:val="auto"/>
        </w:rPr>
      </w:pPr>
      <w:ins w:id="1117" w:author="Assessor GDSXSR" w:date="2026-10-31T22:16:18Z">
        <w:r>
          <w:rPr>
            <w:i/>
            <w:color w:val="808080"/>
            <w:sz w:val="26"/>
          </w:rPr>
          <w:t xml:space="preserve">“Art. 1.010. A apelação, interposta por petição dirigida ao juízo de primeiro grau, conterá:</w:t>
        </w:r>
      </w:ins>
    </w:p>
    <w:p>
      <w:pPr>
        <w:ind w:left="2268" w:firstLine="0"/>
        <w:rPr>
          <w:ins w:id="1120" w:author="Assessor GDSXSR" w:date="2026-10-31T22:16:18Z"/>
          <w:color w:val="auto"/>
        </w:rPr>
      </w:pPr>
      <w:ins w:id="1119" w:author="Assessor GDSXSR" w:date="2026-10-31T22:16:18Z">
        <w:r>
          <w:rPr>
            <w:i/>
            <w:color w:val="808080"/>
            <w:sz w:val="26"/>
          </w:rPr>
          <w:t xml:space="preserve">(...)</w:t>
        </w:r>
      </w:ins>
    </w:p>
    <w:p>
      <w:pPr>
        <w:ind w:left="2268" w:firstLine="0"/>
        <w:rPr>
          <w:ins w:id="1122" w:author="Assessor GDSXSR" w:date="2026-10-31T22:16:18Z"/>
          <w:color w:val="auto"/>
        </w:rPr>
      </w:pPr>
      <w:ins w:id="1121" w:author="Assessor GDSXSR" w:date="2026-10-31T22:16:18Z">
        <w:r>
          <w:rPr>
            <w:i/>
            <w:color w:val="808080"/>
            <w:sz w:val="26"/>
          </w:rPr>
          <w:t xml:space="preserve">II - a exposição do fato e do direito;</w:t>
        </w:r>
      </w:ins>
    </w:p>
    <w:p>
      <w:pPr>
        <w:ind w:left="2268" w:firstLine="0"/>
        <w:rPr>
          <w:ins w:id="1124" w:author="Assessor GDSXSR" w:date="2026-10-31T22:16:18Z"/>
          <w:color w:val="auto"/>
        </w:rPr>
      </w:pPr>
      <w:ins w:id="1123" w:author="Assessor GDSXSR" w:date="2026-10-31T22:16:18Z">
        <w:r>
          <w:rPr>
            <w:i/>
            <w:color w:val="808080"/>
            <w:sz w:val="26"/>
          </w:rPr>
          <w:t xml:space="preserve">III - as razões do pedido de reforma ou de decretação de nulidade;</w:t>
        </w:r>
      </w:ins>
    </w:p>
    <w:p>
      <w:pPr>
        <w:ind w:left="2268" w:firstLine="0"/>
        <w:rPr>
          <w:ins w:id="1126" w:author="Assessor GDSXSR" w:date="2026-10-31T22:16:18Z"/>
          <w:color w:val="auto"/>
        </w:rPr>
      </w:pPr>
      <w:ins w:id="1125" w:author="Assessor GDSXSR" w:date="2026-10-31T22:16:18Z">
        <w:r>
          <w:rPr>
            <w:i/>
            <w:color w:val="808080"/>
            <w:sz w:val="26"/>
          </w:rPr>
          <w:t xml:space="preserve">IV - o pedido de nova decisão.” – Grifei</w:t>
        </w:r>
      </w:ins>
    </w:p>
    <w:p>
      <w:pPr>
        <w:ind w:left="2268" w:firstLine="0"/>
        <w:rPr>
          <w:ins w:id="1127" w:author="Assessor GDSXSR" w:date="2026-10-31T22:16:18Z"/>
          <w:color w:val="auto"/>
        </w:rPr>
      </w:pPr>
    </w:p>
    <w:p>
      <w:pPr>
        <w:ind w:left="0" w:firstLine="2268"/>
        <w:rPr>
          <w:color w:val="auto"/>
        </w:rPr>
      </w:pPr>
      <w:ins w:id="1128" w:author="Assessor GDSXSR" w:date="2026-10-31T22:16:18Z">
        <w:r>
          <w:rPr>
            <w:i w:val="0"/>
            <w:color w:val="808080"/>
            <w:sz w:val="28"/>
          </w:rPr>
          <w:t xml:space="preserve">A procedência dessas razões é matéria de mérito.</w:t>
        </w:r>
      </w:ins>
    </w:p>
    <w:p w:rsidRPr="00C402F4" w:rsidR="002F0C43" w:rsidRDefault="002F0C43" w14:paraId="664DD5BE" w14:textId="77777777">
      <w:pPr>
        <w:rPr>
          <w:color w:val="auto"/>
        </w:rPr>
      </w:pPr>
    </w:p>
    <w:p w:rsidRPr="00C402F4" w:rsidR="002F0C43" w:rsidRDefault="001125F5" w14:paraId="530DD79A" w14:textId="77777777">
      <w:pPr>
        <w:ind w:firstLine="2268"/>
        <w:rPr>
          <w:color w:val="auto"/>
        </w:rPr>
      </w:pPr>
      <w:r w:rsidRPr="7BBB0ADC" w:rsidR="001125F5">
        <w:rPr>
          <w:color w:val="auto"/>
          <w:highlight w:val="yellow"/>
          <w:u w:val="single"/>
          <w:rPrChange w:id="1129" w:author="Assessor GDSXSR" w:date="2026-10-31T22:16:18Z">
            <w:rPr>
              <w:color w:val="auto"/>
              <w:u w:val="single"/>
            </w:rPr>
          </w:rPrChange>
        </w:rPr>
        <w:t>Assim, rejeito a preliminar de ofensa ao princípio da dialeticidade.</w:t>
      </w:r>
    </w:p>
    <w:p w:rsidRPr="00C402F4" w:rsidR="002F0C43" w:rsidRDefault="002F0C43" w14:paraId="55151945" w14:textId="77777777">
      <w:pPr>
        <w:rPr>
          <w:color w:val="auto"/>
        </w:rPr>
      </w:pPr>
    </w:p>
    <w:p w:rsidRPr="00C402F4" w:rsidR="002F0C43" w:rsidRDefault="001125F5" w14:paraId="25773C3E" w14:textId="77777777">
      <w:pPr>
        <w:ind w:firstLine="2268"/>
        <w:rPr>
          <w:color w:val="auto"/>
        </w:rPr>
      </w:pPr>
      <w:commentRangeStart w:id="35"/>
      <w:r>
        <w:rPr>
          <w:color w:val="auto"/>
        </w:rPr>
        <w:t xml:space="preserve">Presentes os</w:t>
      </w:r>
      <w:ins w:id="1130" w:author="Assessor GDSXSR" w:date="2026-10-31T22:16:18Z">
        <w:r>
          <w:rPr>
            <w:color w:val="808080"/>
          </w:rPr>
          <w:t xml:space="preserve"> demais</w:t>
        </w:r>
      </w:ins>
      <w:r>
        <w:rPr>
          <w:color w:val="auto"/>
        </w:rPr>
        <w:t xml:space="preserve"> pressupostos de admissibilidade, conheço do apelo.</w:t>
      </w:r>
      <w:commentRangeEnd w:id="35"/>
      <w:r>
        <w:rPr>
          <w:rStyle w:val="CommentReference"/>
        </w:rPr>
        <w:commentReference w:id="35"/>
      </w:r>
    </w:p>
    <w:p w:rsidRPr="00C402F4" w:rsidR="002F0C43" w:rsidRDefault="002F0C43" w14:paraId="6A4ED7A2" w14:textId="77777777">
      <w:pPr>
        <w:rPr>
          <w:color w:val="auto"/>
        </w:rPr>
      </w:pPr>
    </w:p>
    <w:p w:rsidRPr="00C402F4" w:rsidR="002F0C43" w:rsidRDefault="001125F5" w14:paraId="6DB35C22" w14:textId="77777777">
      <w:pPr>
        <w:keepNext w:val="1"/>
        <w:jc w:val="center"/>
        <w:rPr>
          <w:color w:val="auto"/>
        </w:rPr>
      </w:pPr>
      <w:r w:rsidRPr="7BBB0ADC" w:rsidR="001125F5">
        <w:rPr>
          <w:color w:val="auto"/>
          <w:highlight w:val="yellow"/>
          <w:rPrChange w:id="1131" w:author="Assessor GDSXSR" w:date="2026-10-31T22:16:18Z">
            <w:rPr>
              <w:color w:val="auto"/>
            </w:rPr>
          </w:rPrChange>
        </w:rPr>
        <w:t>DA REGULARIDADE DA GESTÃO DA CONTA PASEP, DO PAGAMENTO DOS SAQUES EM CAIXA E DA INEXISTÊNCIA DE DANO MORAL</w:t>
      </w:r>
    </w:p>
    <w:p w:rsidRPr="00C402F4" w:rsidR="002F0C43" w:rsidRDefault="002F0C43" w14:paraId="14E26EFA" w14:textId="77777777">
      <w:pPr>
        <w:keepNext w:val="1"/>
        <w:rPr>
          <w:color w:val="auto"/>
        </w:rPr>
      </w:pPr>
    </w:p>
    <w:p w:rsidRPr="00C402F4" w:rsidR="002F0C43" w:rsidRDefault="001125F5" w14:paraId="4DC83294" w14:textId="77777777">
      <w:pPr>
        <w:ind w:firstLine="2268"/>
        <w:rPr>
          <w:color w:val="auto"/>
        </w:rPr>
      </w:pPr>
      <w:commentRangeStart w:id="12"/>
      <w:commentRangeStart w:id="36"/>
      <w:r>
        <w:rPr>
          <w:color w:val="auto"/>
        </w:rPr>
        <w:t xml:space="preserve">A autora/apelante</w:t>
      </w:r>
      <w:del w:id="1132" w:author="Assessor GDSXSR" w:date="2026-10-31T22:16:18Z">
        <w:r>
          <w:rPr>
            <w:color w:val="auto"/>
          </w:rPr>
          <w:delText xml:space="preserve">,</w:delText>
        </w:r>
      </w:del>
      <w:r>
        <w:rPr>
          <w:color w:val="auto"/>
        </w:rPr>
        <w:t xml:space="preserve"> </w:t>
      </w:r>
      <w:del w:id="1133" w:author="Assessor GDSXSR" w:date="2026-10-31T22:16:18Z">
        <w:r>
          <w:rPr>
            <w:color w:val="auto"/>
          </w:rPr>
          <w:delText xml:space="preserve">Maria Gonçalves Magalhães Alves, </w:delText>
        </w:r>
        <w:r>
          <w:rPr>
            <w:color w:val="auto"/>
          </w:rPr>
          <w:delText xml:space="preserve">75 anos</w:delText>
        </w:r>
        <w:r>
          <w:rPr>
            <w:color w:val="auto"/>
          </w:rPr>
          <w:delText xml:space="preserve">, apela alegando</w:delText>
        </w:r>
      </w:del>
      <w:ins w:id="1134" w:author="Assessor GDSXSR" w:date="2026-10-31T22:16:18Z">
        <w:r>
          <w:rPr>
            <w:color w:val="808080"/>
          </w:rPr>
          <w:t xml:space="preserve">alega</w:t>
        </w:r>
      </w:ins>
      <w:r>
        <w:rPr>
          <w:color w:val="auto"/>
        </w:rPr>
        <w:t xml:space="preserve"> que: </w:t>
      </w:r>
      <w:r>
        <w:rPr>
          <w:b w:val="1"/>
          <w:bCs w:val="1"/>
          <w:color w:val="auto"/>
        </w:rPr>
        <w:t xml:space="preserve">1)</w:t>
      </w:r>
      <w:r>
        <w:rPr>
          <w:color w:val="auto"/>
        </w:rPr>
        <w:t xml:space="preserve"> a sentença não aplicou a alínea "b" do Tema 1.300 do STJ, que atribui ao banco o ônus de provar os saques em caixa, e a decisão dos embargos não sanou a omissão; </w:t>
      </w:r>
      <w:r>
        <w:rPr>
          <w:b w:val="1"/>
          <w:bCs w:val="1"/>
          <w:color w:val="auto"/>
        </w:rPr>
        <w:t xml:space="preserve">2)</w:t>
      </w:r>
      <w:r>
        <w:rPr>
          <w:color w:val="auto"/>
        </w:rPr>
        <w:t xml:space="preserve"> a lide se restringe a 17 saques em caixa, lançados de 10/09/1980 a 31/03/2009, e renuncia à impugnação dos 22 débitos por folha de pagamento e crédito em conta; </w:t>
      </w:r>
      <w:r>
        <w:rPr>
          <w:b w:val="1"/>
          <w:bCs w:val="1"/>
          <w:color w:val="auto"/>
        </w:rPr>
        <w:t xml:space="preserve">3)</w:t>
      </w:r>
      <w:r>
        <w:rPr>
          <w:color w:val="auto"/>
        </w:rPr>
        <w:t xml:space="preserve"> o extrato e a microficha são lançamentos do próprio banco, que não juntou autorização de saque nem recibo; </w:t>
      </w:r>
      <w:r>
        <w:rPr>
          <w:b w:val="1"/>
          <w:bCs w:val="1"/>
          <w:color w:val="auto"/>
        </w:rPr>
        <w:t xml:space="preserve">4)</w:t>
      </w:r>
      <w:r>
        <w:rPr>
          <w:color w:val="auto"/>
        </w:rPr>
        <w:t xml:space="preserve"> o laudo apenas evoluiu o saldo, e a diferença de R$ 0,03 não responde à questão do ônus da prova; </w:t>
      </w:r>
      <w:r>
        <w:rPr>
          <w:b w:val="1"/>
          <w:bCs w:val="1"/>
          <w:color w:val="auto"/>
        </w:rPr>
        <w:t xml:space="preserve">5)</w:t>
      </w:r>
      <w:r>
        <w:rPr>
          <w:color w:val="auto"/>
        </w:rPr>
        <w:t xml:space="preserve"> a sentença cita ficha financeira (ID 272725714) que não consta dos autos; </w:t>
      </w:r>
      <w:r>
        <w:rPr>
          <w:b w:val="1"/>
          <w:bCs w:val="1"/>
          <w:color w:val="auto"/>
        </w:rPr>
        <w:t xml:space="preserve">6)</w:t>
      </w:r>
      <w:r>
        <w:rPr>
          <w:color w:val="auto"/>
        </w:rPr>
        <w:t xml:space="preserve"> são devidos danos morais, no mínimo de R$ </w:t>
      </w:r>
      <w:r>
        <w:rPr>
          <w:color w:val="auto"/>
        </w:rPr>
        <w:t xml:space="preserve">10.000,00; </w:t>
      </w:r>
      <w:r>
        <w:rPr>
          <w:b w:val="1"/>
          <w:bCs w:val="1"/>
          <w:color w:val="auto"/>
        </w:rPr>
        <w:t xml:space="preserve">7)</w:t>
      </w:r>
      <w:r>
        <w:rPr>
          <w:color w:val="auto"/>
        </w:rPr>
        <w:t xml:space="preserve"> subsidiariamente, a sentença deve ser anulada, com a intimação do banco para exibir os recibos (ID 89414088).</w:t>
      </w:r>
      <w:commentRangeEnd w:id="36"/>
      <w:r>
        <w:rPr>
          <w:rStyle w:val="CommentReference"/>
        </w:rPr>
        <w:commentReference w:id="36"/>
      </w:r>
      <w:commentRangeEnd w:id="12"/>
      <w:r>
        <w:rPr>
          <w:rStyle w:val="CommentReference"/>
        </w:rPr>
        <w:commentReference w:id="12"/>
      </w:r>
    </w:p>
    <w:p w:rsidRPr="00C402F4" w:rsidR="002F0C43" w:rsidRDefault="002F0C43" w14:paraId="144935BB" w14:textId="77777777">
      <w:pPr>
        <w:rPr>
          <w:color w:val="auto"/>
        </w:rPr>
      </w:pPr>
    </w:p>
    <w:p w:rsidRPr="00C402F4" w:rsidR="002F0C43" w:rsidRDefault="001125F5" w14:paraId="579EF1DE" w14:textId="77777777">
      <w:pPr>
        <w:ind w:firstLine="2268"/>
        <w:rPr>
          <w:color w:val="auto"/>
        </w:rPr>
      </w:pPr>
      <w:r w:rsidRPr="7BBB0ADC" w:rsidR="001125F5">
        <w:rPr>
          <w:color w:val="auto"/>
          <w:highlight w:val="yellow"/>
          <w:rPrChange w:id="1135" w:author="Assessor GDSXSR" w:date="2026-10-31T22:16:18Z">
            <w:rPr>
              <w:color w:val="auto"/>
            </w:rPr>
          </w:rPrChange>
        </w:rPr>
        <w:t>Sem razão a apelante.</w:t>
      </w:r>
    </w:p>
    <w:p w:rsidRPr="00C402F4" w:rsidR="002F0C43" w:rsidRDefault="002F0C43" w14:paraId="07B1AE90" w14:textId="77777777">
      <w:pPr>
        <w:rPr>
          <w:color w:val="auto"/>
        </w:rPr>
      </w:pPr>
    </w:p>
    <w:p w:rsidRPr="00C402F4" w:rsidR="002F0C43" w:rsidRDefault="001125F5" w14:paraId="468286C8" w14:textId="77777777">
      <w:pPr>
        <w:ind w:firstLine="2268"/>
        <w:rPr>
          <w:color w:val="auto"/>
        </w:rPr>
      </w:pPr>
      <w:r w:rsidRPr="7BBB0ADC" w:rsidR="001125F5">
        <w:rPr>
          <w:color w:val="auto"/>
        </w:rPr>
        <w:t>A r. sentença, cujos argumentos acolho, examinou o conjunto probatório e rebate as alegações do apelo:</w:t>
      </w:r>
    </w:p>
    <w:p w:rsidRPr="00C402F4" w:rsidR="002F0C43" w:rsidRDefault="002F0C43" w14:paraId="1879708A" w14:textId="77777777">
      <w:pPr>
        <w:rPr>
          <w:color w:val="auto"/>
        </w:rPr>
      </w:pPr>
    </w:p>
    <w:p w:rsidRPr="00C402F4" w:rsidR="002F0C43" w:rsidRDefault="001125F5" w14:paraId="05DF155C" w14:textId="77777777">
      <w:pPr>
        <w:ind w:left="2268" w:firstLine="1134"/>
        <w:rPr>
          <w:color w:val="auto"/>
        </w:rPr>
      </w:pPr>
      <w:r w:rsidRPr="7BBB0ADC" w:rsidR="001125F5">
        <w:rPr>
          <w:i w:val="1"/>
          <w:iCs w:val="1"/>
          <w:color w:val="auto"/>
          <w:sz w:val="26"/>
          <w:szCs w:val="26"/>
        </w:rPr>
        <w:t xml:space="preserve">"(...) </w:t>
      </w:r>
      <w:r w:rsidRPr="7BBB0ADC" w:rsidR="001125F5">
        <w:rPr>
          <w:i w:val="1"/>
          <w:iCs w:val="1"/>
          <w:color w:val="auto"/>
          <w:sz w:val="26"/>
          <w:szCs w:val="26"/>
          <w:u w:val="single"/>
        </w:rPr>
        <w:t>Não há nos autos demonstração concreta de que os parâmetros de atualização monetária e de remuneração do saldo do PASEP aplicados pela ré destoaram daqueles fixados pelo Conselho Diretor do PIS-PASEP</w:t>
      </w:r>
      <w:r w:rsidRPr="7BBB0ADC" w:rsidR="001125F5">
        <w:rPr>
          <w:i w:val="1"/>
          <w:iCs w:val="1"/>
          <w:color w:val="auto"/>
          <w:sz w:val="26"/>
          <w:szCs w:val="26"/>
        </w:rPr>
        <w:t>.</w:t>
      </w:r>
    </w:p>
    <w:p w:rsidRPr="00C402F4" w:rsidR="002F0C43" w:rsidRDefault="001125F5" w14:paraId="5A4318E0" w14:textId="77777777">
      <w:pPr>
        <w:ind w:left="2268" w:firstLine="1134"/>
        <w:rPr>
          <w:color w:val="auto"/>
        </w:rPr>
      </w:pPr>
      <w:r w:rsidRPr="7BBB0ADC" w:rsidR="001125F5">
        <w:rPr>
          <w:i w:val="1"/>
          <w:iCs w:val="1"/>
          <w:color w:val="auto"/>
          <w:sz w:val="26"/>
          <w:szCs w:val="26"/>
        </w:rPr>
        <w:t>A parte autora apresentou cálculo simplório de como alcançou o valor, no entanto, sem qualquer menção aos parâmetros efetivamente utilizados na normatividade que regulava o PASEP.</w:t>
      </w:r>
    </w:p>
    <w:p w:rsidRPr="00C402F4" w:rsidR="002F0C43" w:rsidRDefault="001125F5" w14:paraId="5B1E3AE4" w14:textId="77777777">
      <w:pPr>
        <w:ind w:left="2268" w:firstLine="1134"/>
        <w:rPr>
          <w:color w:val="auto"/>
        </w:rPr>
      </w:pPr>
      <w:r w:rsidRPr="7BBB0ADC" w:rsidR="001125F5">
        <w:rPr>
          <w:i w:val="1"/>
          <w:iCs w:val="1"/>
          <w:color w:val="auto"/>
          <w:sz w:val="26"/>
          <w:szCs w:val="26"/>
        </w:rPr>
        <w:t>Depreende-se da legislação de regência sobre o tema, notadamente a Lei Complementar n. 26/1975 e o Decreto n. 9.978/2019, que as atualizações monetárias são realizadas anualmente mediante as diretrizes estabelecidas pelo Conselho Diretor do Fundo PIS-PASEP, sendo de responsabilidade da ré creditar nas contas individuais dos beneficiários do PASEP, as parcelas e benefícios decorrentes de correção monetária, juros e resultado líquido adicional.</w:t>
      </w:r>
    </w:p>
    <w:p w:rsidRPr="00C402F4" w:rsidR="002F0C43" w:rsidRDefault="001125F5" w14:paraId="31C61DC9" w14:textId="77777777">
      <w:pPr>
        <w:ind w:left="2268" w:firstLine="1134"/>
        <w:rPr>
          <w:color w:val="auto"/>
        </w:rPr>
      </w:pPr>
      <w:r w:rsidRPr="7BBB0ADC" w:rsidR="001125F5">
        <w:rPr>
          <w:i w:val="1"/>
          <w:iCs w:val="1"/>
          <w:color w:val="auto"/>
          <w:sz w:val="26"/>
          <w:szCs w:val="26"/>
        </w:rPr>
        <w:t xml:space="preserve">(...) Este entendimento judicial resta confirmado pelo laudo pericial produzido nos autos, </w:t>
      </w:r>
      <w:commentRangeStart w:id="13"/>
      <w:r w:rsidRPr="7BBB0ADC" w:rsidR="001125F5">
        <w:rPr>
          <w:i w:val="1"/>
          <w:iCs w:val="1"/>
          <w:color w:val="auto"/>
          <w:sz w:val="26"/>
          <w:szCs w:val="26"/>
        </w:rPr>
        <w:t>ID 258513537</w:t>
      </w:r>
      <w:commentRangeEnd w:id="13"/>
      <w:r>
        <w:rPr>
          <w:rStyle w:val="CommentReference"/>
        </w:rPr>
        <w:commentReference w:id="13"/>
      </w:r>
      <w:r w:rsidRPr="7BBB0ADC" w:rsidR="001125F5">
        <w:rPr>
          <w:i w:val="1"/>
          <w:iCs w:val="1"/>
          <w:color w:val="auto"/>
          <w:sz w:val="26"/>
          <w:szCs w:val="26"/>
        </w:rPr>
        <w:t>, que, em sua página 32, assim esclarece:</w:t>
      </w:r>
    </w:p>
    <w:p w:rsidRPr="00C402F4" w:rsidR="002F0C43" w:rsidRDefault="001125F5" w14:paraId="18718382" w14:textId="77777777">
      <w:pPr>
        <w:ind w:left="2268" w:firstLine="1134"/>
        <w:rPr>
          <w:color w:val="auto"/>
        </w:rPr>
      </w:pPr>
      <w:r w:rsidRPr="7BBB0ADC" w:rsidR="001125F5">
        <w:rPr>
          <w:i w:val="1"/>
          <w:iCs w:val="1"/>
          <w:color w:val="auto"/>
          <w:sz w:val="26"/>
          <w:szCs w:val="26"/>
        </w:rPr>
        <w:t xml:space="preserve">‘Consoante ao analiticamente demonstrado no Apêndice I, </w:t>
      </w:r>
      <w:r w:rsidRPr="7BBB0ADC" w:rsidR="001125F5">
        <w:rPr>
          <w:i w:val="1"/>
          <w:iCs w:val="1"/>
          <w:color w:val="auto"/>
          <w:sz w:val="26"/>
          <w:szCs w:val="26"/>
          <w:u w:val="single"/>
        </w:rPr>
        <w:t>não foi identificado saldo remanescente relevante do PASEP da Autora, tendo sido apurada uma diferença de apenas R$ 0,03 (três centavos)</w:t>
      </w:r>
      <w:r w:rsidRPr="7BBB0ADC" w:rsidR="001125F5">
        <w:rPr>
          <w:i w:val="1"/>
          <w:iCs w:val="1"/>
          <w:color w:val="auto"/>
          <w:sz w:val="26"/>
          <w:szCs w:val="26"/>
        </w:rPr>
        <w:t>.’</w:t>
      </w:r>
    </w:p>
    <w:p w:rsidRPr="00C402F4" w:rsidR="002F0C43" w:rsidRDefault="001125F5" w14:paraId="55CEE3BF" w14:textId="77777777">
      <w:pPr>
        <w:ind w:left="2268" w:firstLine="1134"/>
        <w:rPr>
          <w:color w:val="auto"/>
        </w:rPr>
      </w:pPr>
      <w:r w:rsidRPr="7BBB0ADC" w:rsidR="001125F5">
        <w:rPr>
          <w:i w:val="1"/>
          <w:iCs w:val="1"/>
          <w:color w:val="auto"/>
          <w:sz w:val="26"/>
          <w:szCs w:val="26"/>
        </w:rPr>
        <w:t xml:space="preserve">Como se pode observar, </w:t>
      </w:r>
      <w:r w:rsidRPr="7BBB0ADC" w:rsidR="001125F5">
        <w:rPr>
          <w:i w:val="1"/>
          <w:iCs w:val="1"/>
          <w:color w:val="auto"/>
          <w:sz w:val="26"/>
          <w:szCs w:val="26"/>
          <w:u w:val="single"/>
        </w:rPr>
        <w:t>o banco réu fez uma correta gestão dos recursos da parte autora</w:t>
      </w:r>
      <w:r w:rsidRPr="7BBB0ADC" w:rsidR="001125F5">
        <w:rPr>
          <w:i w:val="1"/>
          <w:iCs w:val="1"/>
          <w:color w:val="auto"/>
          <w:sz w:val="26"/>
          <w:szCs w:val="26"/>
        </w:rPr>
        <w:t>, tendo efetuado o pagamento de monta bastante aproximada do valor obtido pelo Sr. Perito no laudo produzido nos autos, motivo pelo qual improcede o pedido formulado pela autora quanto ao alegado dano material, especialmente diante da irrisoriedade do valor da diferença, qual seja, R$ 0,03 (três centavos), à data de dezembro/2025.</w:t>
      </w:r>
    </w:p>
    <w:p w:rsidRPr="00C402F4" w:rsidR="002F0C43" w:rsidRDefault="001125F5" w14:paraId="7D040833" w14:textId="77777777">
      <w:pPr>
        <w:ind w:left="2268" w:firstLine="1134"/>
        <w:rPr>
          <w:color w:val="auto"/>
        </w:rPr>
      </w:pPr>
      <w:commentRangeStart w:id="37"/>
      <w:r>
        <w:rPr>
          <w:i w:val="1"/>
          <w:iCs w:val="1"/>
          <w:color w:val="auto"/>
          <w:sz w:val="26"/>
          <w:szCs w:val="26"/>
        </w:rPr>
        <w:t xml:space="preserve">Por fim, é certo que, por força do art. 479 do CPC, o Juízo não está adstrito às conclusões da perícia, mas também é certo que a matéria é essencialmente técnica, inexistindo incongruência nos relatos do profissional responsável, considerando o norteado pelo art. 466 daquele diploma legal." (ID 280458703)</w:t>
      </w:r>
      <w:ins w:id="1136" w:author="Assessor GDSXSR" w:date="2026-10-31T22:16:18Z">
        <w:r>
          <w:rPr>
            <w:i w:val="1"/>
            <w:iCs w:val="1"/>
            <w:color w:val="808080"/>
            <w:sz w:val="26"/>
            <w:szCs w:val="26"/>
          </w:rPr>
          <w:t xml:space="preserve"> – Grifei</w:t>
        </w:r>
        <w:commentRangeEnd w:id="37"/>
        <w:r>
          <w:rPr>
            <w:rStyle w:val="CommentReference"/>
            <w:color w:val="808080"/>
          </w:rPr>
          <w:commentReference w:id="37"/>
        </w:r>
      </w:ins>
    </w:p>
    <w:p w:rsidRPr="00C402F4" w:rsidR="002F0C43" w:rsidRDefault="002F0C43" w14:paraId="1EBB895C" w14:textId="77777777">
      <w:pPr>
        <w:rPr>
          <w:color w:val="auto"/>
        </w:rPr>
      </w:pPr>
    </w:p>
    <w:p w:rsidRPr="00C402F4" w:rsidR="002F0C43" w:rsidRDefault="001125F5" w14:paraId="000CCDEA" w14:textId="77777777">
      <w:pPr>
        <w:ind w:firstLine="2268"/>
        <w:rPr>
          <w:color w:val="auto"/>
        </w:rPr>
      </w:pPr>
      <w:del w:id="1137" w:author="Assessor GDSXSR" w:date="2026-10-31T22:16:18Z">
        <w:r>
          <w:rPr>
            <w:color w:val="auto"/>
          </w:rPr>
          <w:delText xml:space="preserve">Nos</w:delText>
        </w:r>
      </w:del>
      <w:ins w:id="1138" w:author="Assessor GDSXSR" w:date="2026-10-31T22:16:18Z">
        <w:commentRangeStart w:id="38"/>
        <w:r>
          <w:rPr>
            <w:color w:val="808080"/>
          </w:rPr>
          <w:t xml:space="preserve">O</w:t>
        </w:r>
      </w:ins>
      <w:r>
        <w:rPr>
          <w:color w:val="auto"/>
        </w:rPr>
        <w:t xml:space="preserve"> </w:t>
      </w:r>
      <w:del w:id="1139" w:author="Assessor GDSXSR" w:date="2026-10-31T22:16:18Z">
        <w:r>
          <w:rPr>
            <w:color w:val="auto"/>
          </w:rPr>
          <w:delText xml:space="preserve">termos</w:delText>
        </w:r>
      </w:del>
      <w:ins w:id="1140" w:author="Assessor GDSXSR" w:date="2026-10-31T22:16:18Z">
        <w:r>
          <w:rPr>
            <w:color w:val="808080"/>
          </w:rPr>
          <w:t xml:space="preserve">c.</w:t>
        </w:r>
      </w:ins>
      <w:r>
        <w:rPr>
          <w:color w:val="auto"/>
        </w:rPr>
        <w:t xml:space="preserve"> </w:t>
      </w:r>
      <w:del w:id="1141" w:author="Assessor GDSXSR" w:date="2026-10-31T22:16:18Z">
        <w:r>
          <w:rPr>
            <w:color w:val="auto"/>
          </w:rPr>
          <w:delText xml:space="preserve">da tese firmada</w:delText>
        </w:r>
      </w:del>
      <w:ins w:id="1142" w:author="Assessor GDSXSR" w:date="2026-10-31T22:16:18Z">
        <w:r>
          <w:rPr>
            <w:color w:val="808080"/>
          </w:rPr>
          <w:t xml:space="preserve">STJ,</w:t>
        </w:r>
      </w:ins>
      <w:r>
        <w:rPr>
          <w:color w:val="auto"/>
        </w:rPr>
        <w:t xml:space="preserve"> no </w:t>
      </w:r>
      <w:ins w:id="1143" w:author="Assessor GDSXSR" w:date="2026-10-31T22:16:18Z">
        <w:r>
          <w:rPr>
            <w:color w:val="808080"/>
          </w:rPr>
          <w:t xml:space="preserve">julgamento do </w:t>
        </w:r>
      </w:ins>
      <w:r>
        <w:rPr>
          <w:color w:val="auto"/>
        </w:rPr>
        <w:t xml:space="preserve">Tema</w:t>
      </w:r>
      <w:ins w:id="1144" w:author="Assessor GDSXSR" w:date="2026-10-31T22:16:18Z">
        <w:r>
          <w:rPr>
            <w:color w:val="808080"/>
          </w:rPr>
          <w:t xml:space="preserve"> Repetitivo</w:t>
        </w:r>
      </w:ins>
      <w:r>
        <w:rPr>
          <w:color w:val="auto"/>
        </w:rPr>
        <w:t xml:space="preserve"> 1.300</w:t>
      </w:r>
      <w:ins w:id="1145" w:author="Assessor GDSXSR" w:date="2026-10-31T22:16:18Z">
        <w:r>
          <w:rPr>
            <w:color w:val="808080"/>
          </w:rPr>
          <w:t xml:space="preserve">,</w:t>
        </w:r>
      </w:ins>
      <w:r>
        <w:rPr>
          <w:color w:val="auto"/>
        </w:rPr>
        <w:t xml:space="preserve"> </w:t>
      </w:r>
      <w:del w:id="1146" w:author="Assessor GDSXSR" w:date="2026-10-31T22:16:18Z">
        <w:r>
          <w:rPr>
            <w:color w:val="auto"/>
          </w:rPr>
          <w:delText xml:space="preserve">do</w:delText>
        </w:r>
      </w:del>
      <w:ins w:id="1147" w:author="Assessor GDSXSR" w:date="2026-10-31T22:16:18Z">
        <w:r>
          <w:rPr>
            <w:color w:val="808080"/>
          </w:rPr>
          <w:t xml:space="preserve">fixou</w:t>
        </w:r>
      </w:ins>
      <w:r>
        <w:rPr>
          <w:color w:val="auto"/>
        </w:rPr>
        <w:t xml:space="preserve"> </w:t>
      </w:r>
      <w:del w:id="1148" w:author="Assessor GDSXSR" w:date="2026-10-31T22:16:18Z">
        <w:r>
          <w:rPr>
            <w:color w:val="auto"/>
          </w:rPr>
          <w:delText xml:space="preserve">STJ</w:delText>
        </w:r>
      </w:del>
      <w:ins w:id="1149" w:author="Assessor GDSXSR" w:date="2026-10-31T22:16:18Z">
        <w:r>
          <w:rPr>
            <w:color w:val="808080"/>
          </w:rPr>
          <w:t xml:space="preserve">a seguinte tese</w:t>
        </w:r>
      </w:ins>
      <w:r>
        <w:rPr>
          <w:color w:val="auto"/>
        </w:rPr>
        <w:t xml:space="preserve">:</w:t>
      </w:r>
      <w:commentRangeEnd w:id="38"/>
      <w:r>
        <w:rPr>
          <w:rStyle w:val="CommentReference"/>
        </w:rPr>
        <w:commentReference w:id="38"/>
      </w:r>
    </w:p>
    <w:p w:rsidRPr="00C402F4" w:rsidR="002F0C43" w:rsidRDefault="002F0C43" w14:paraId="0644352C" w14:textId="77777777">
      <w:pPr>
        <w:rPr>
          <w:color w:val="auto"/>
        </w:rPr>
      </w:pPr>
    </w:p>
    <w:p w:rsidRPr="00C402F4" w:rsidR="002F0C43" w:rsidRDefault="001125F5" w14:paraId="01B87E14" w14:textId="77777777">
      <w:pPr>
        <w:ind w:left="2268"/>
        <w:rPr>
          <w:ins w:id="1151" w:author="Assessor GDSXSR" w:date="2026-10-31T22:16:18Z"/>
          <w:color w:val="auto"/>
        </w:rPr>
      </w:pPr>
      <w:r>
        <w:rPr>
          <w:i w:val="1"/>
          <w:iCs w:val="1"/>
          <w:color w:val="auto"/>
          <w:sz w:val="26"/>
          <w:szCs w:val="26"/>
        </w:rPr>
        <w:t xml:space="preserve">“Nas ações em que o participante contesta saques em sua conta individualizada do PASEP, o ônus de provar cabe: </w:t>
      </w:r>
      <w:r>
        <w:rPr>
          <w:i w:val="1"/>
          <w:iCs w:val="1"/>
          <w:color w:val="auto"/>
          <w:sz w:val="26"/>
          <w:szCs w:val="26"/>
          <w:u w:val="single"/>
        </w:rPr>
        <w:t xml:space="preserve">a) ao participante</w:t>
      </w:r>
      <w:r>
        <w:rPr>
          <w:i w:val="1"/>
          <w:iCs w:val="1"/>
          <w:color w:val="auto"/>
          <w:sz w:val="26"/>
          <w:szCs w:val="26"/>
        </w:rPr>
        <w:t xml:space="preserve">, quanto aos saques sob as formas de crédito em conta e de pagamento </w:t>
      </w:r>
      <w:r>
        <w:rPr>
          <w:i w:val="1"/>
          <w:iCs w:val="1"/>
          <w:color w:val="auto"/>
          <w:sz w:val="26"/>
          <w:szCs w:val="26"/>
        </w:rPr>
        <w:t xml:space="preserve">por Folha de Pagamento (PASEP-FOPAG), por ser fato constitutivo de seu direito, na forma do art. 373, I, do CPC, sendo incabível a inversão (art. 6º, VIII, do CDC) ou a redistribuição (art. 373, § 1º, do CPC) do ônus da prova; </w:t>
      </w:r>
      <w:r>
        <w:rPr>
          <w:i w:val="1"/>
          <w:iCs w:val="1"/>
          <w:color w:val="auto"/>
          <w:sz w:val="26"/>
          <w:szCs w:val="26"/>
          <w:u w:val="single"/>
        </w:rPr>
        <w:t xml:space="preserve">b) ao réu</w:t>
      </w:r>
      <w:r>
        <w:rPr>
          <w:i w:val="1"/>
          <w:iCs w:val="1"/>
          <w:color w:val="auto"/>
          <w:sz w:val="26"/>
          <w:szCs w:val="26"/>
        </w:rPr>
        <w:t xml:space="preserve">, quanto aos saques sob a forma de saque em caixa das agências do BB, por ser fato extintivo do direito do autor, na forma do art. 373, II, do CPC.”</w:t>
      </w:r>
      <w:del w:id="1150" w:author="Assessor GDSXSR" w:date="2026-10-31T22:16:18Z">
        <w:r>
          <w:rPr>
            <w:i w:val="1"/>
            <w:iCs w:val="1"/>
            <w:color w:val="auto"/>
            <w:sz w:val="26"/>
            <w:szCs w:val="26"/>
          </w:rPr>
          <w:delText xml:space="preserve"> – Grifei.</w:delText>
        </w:r>
      </w:del>
    </w:p>
    <w:p>
      <w:pPr>
        <w:ind w:left="2268" w:firstLine="1134"/>
        <w:rPr>
          <w:color w:val="auto"/>
        </w:rPr>
      </w:pPr>
      <w:ins w:id="1152" w:author="Assessor GDSXSR" w:date="2026-10-31T22:16:18Z">
        <w:r>
          <w:rPr>
            <w:i/>
            <w:iCs w:val="1"/>
            <w:color w:val="808080"/>
            <w:sz w:val="26"/>
            <w:szCs w:val="26"/>
          </w:rPr>
          <w:t xml:space="preserve">(REsp n. 2.162.222/PE, relatora Ministra Maria Thereza de Assis Moura, Primeira Seção, julgado em 10/9/2025, DJEN de 18/9/2025.) – Grifei</w:t>
        </w:r>
      </w:ins>
    </w:p>
    <w:p w:rsidRPr="00C402F4" w:rsidR="002F0C43" w:rsidRDefault="002F0C43" w14:paraId="1DC98307" w14:textId="77777777">
      <w:pPr>
        <w:rPr>
          <w:color w:val="auto"/>
        </w:rPr>
      </w:pPr>
    </w:p>
    <w:p>
      <w:pPr>
        <w:ind w:firstLine="2268"/>
        <w:rPr>
          <w:ins w:id="1190" w:author="Assessor GDSXSR" w:date="2026-10-31T22:16:18Z"/>
        </w:rPr>
      </w:pPr>
      <w:commentRangeStart w:id="14"/>
      <w:commentRangeStart w:id="15"/>
      <w:r>
        <w:rPr>
          <w:color w:val="auto"/>
          <w:highlight w:val="yellow"/>
          <w:rPrChange w:id="1165" w:author="Assessor GDSXSR" w:date="2026-10-31T22:16:18Z">
            <w:rPr>
              <w:color w:val="auto"/>
            </w:rPr>
          </w:rPrChange>
        </w:rPr>
        <w:t xml:space="preserve">P</w:t>
      </w:r>
      <w:r>
        <w:rPr>
          <w:color w:val="auto"/>
          <w:highlight w:val="yellow"/>
          <w:rPrChange w:id="1166" w:author="Assessor GDSXSR" w:date="2026-10-31T22:16:18Z">
            <w:rPr>
              <w:color w:val="auto"/>
            </w:rPr>
          </w:rPrChange>
        </w:rPr>
        <w:t xml:space="preserve">or força da tese</w:t>
      </w:r>
      <w:r>
        <w:rPr>
          <w:color w:val="auto"/>
          <w:highlight w:val="yellow"/>
          <w:rPrChange w:id="1167" w:author="Assessor GDSXSR" w:date="2026-10-31T22:16:18Z">
            <w:rPr>
              <w:color w:val="auto"/>
            </w:rPr>
          </w:rPrChange>
        </w:rPr>
        <w:t xml:space="preserve"> acima citada</w:t>
      </w:r>
      <w:r>
        <w:rPr>
          <w:color w:val="auto"/>
          <w:highlight w:val="yellow"/>
          <w:rPrChange w:id="1168" w:author="Assessor GDSXSR" w:date="2026-10-31T22:16:18Z">
            <w:rPr>
              <w:color w:val="auto"/>
            </w:rPr>
          </w:rPrChange>
        </w:rPr>
        <w:t xml:space="preserve">, cabe ao banco provar o pagamento dos </w:t>
      </w:r>
      <w:r>
        <w:rPr>
          <w:color w:val="auto"/>
          <w:highlight w:val="yellow"/>
          <w:rPrChange w:id="1169" w:author="Assessor GDSXSR" w:date="2026-10-31T22:16:18Z">
            <w:rPr>
              <w:color w:val="auto"/>
            </w:rPr>
          </w:rPrChange>
        </w:rPr>
        <w:t xml:space="preserve">saques em </w:t>
      </w:r>
      <w:del w:id="1170" w:author="Assessor GDSXSR" w:date="2026-10-31T22:16:18Z">
        <w:r>
          <w:rPr>
            <w:color w:val="auto"/>
            <w:highlight w:val="yellow"/>
          </w:rPr>
          <w:delText xml:space="preserve">Caixa</w:delText>
        </w:r>
      </w:del>
      <w:ins w:id="1171" w:author="Assessor GDSXSR" w:date="2026-10-31T22:16:18Z">
        <w:r>
          <w:rPr>
            <w:color w:val="808080"/>
            <w:highlight w:val="yellow"/>
          </w:rPr>
          <w:t xml:space="preserve">caixa</w:t>
        </w:r>
      </w:ins>
      <w:r>
        <w:rPr>
          <w:color w:val="auto"/>
          <w:highlight w:val="yellow"/>
          <w:rPrChange w:id="1172" w:author="Assessor GDSXSR" w:date="2026-10-31T22:16:18Z">
            <w:rPr>
              <w:color w:val="auto"/>
            </w:rPr>
          </w:rPrChange>
        </w:rPr>
        <w:t xml:space="preserve"> </w:t>
      </w:r>
      <w:r>
        <w:rPr>
          <w:color w:val="auto"/>
          <w:highlight w:val="yellow"/>
          <w:rPrChange w:id="1173" w:author="Assessor GDSXSR" w:date="2026-10-31T22:16:18Z">
            <w:rPr>
              <w:color w:val="auto"/>
            </w:rPr>
          </w:rPrChange>
        </w:rPr>
        <w:t xml:space="preserve">(</w:t>
      </w:r>
      <w:r>
        <w:rPr>
          <w:color w:val="auto"/>
          <w:highlight w:val="yellow"/>
          <w:rPrChange w:id="1174" w:author="Assessor GDSXSR" w:date="2026-10-31T22:16:18Z">
            <w:rPr>
              <w:color w:val="auto"/>
            </w:rPr>
          </w:rPrChange>
        </w:rPr>
        <w:t xml:space="preserve">CPC 927 III</w:t>
      </w:r>
      <w:r>
        <w:rPr>
          <w:color w:val="auto"/>
          <w:highlight w:val="yellow"/>
          <w:rPrChange w:id="1175" w:author="Assessor GDSXSR" w:date="2026-10-31T22:16:18Z">
            <w:rPr>
              <w:color w:val="auto"/>
            </w:rPr>
          </w:rPrChange>
        </w:rPr>
        <w:t xml:space="preserve">)</w:t>
      </w:r>
      <w:ins w:id="1176" w:author="Assessor GDSXSR" w:date="2026-10-31T22:16:18Z">
        <w:r>
          <w:rPr>
            <w:color w:val="808080"/>
            <w:highlight w:val="yellow"/>
          </w:rPr>
          <w:t xml:space="preserve">.</w:t>
        </w:r>
      </w:ins>
    </w:p>
    <w:p>
      <w:pPr>
        <w:ind w:firstLine="2268"/>
        <w:rPr>
          <w:ins w:id="1191" w:author="Assessor GDSXSR" w:date="2026-10-31T22:16:18Z"/>
        </w:rPr>
      </w:pPr>
    </w:p>
    <w:p w:rsidRPr="00C402F4" w:rsidR="002F0C43" w:rsidRDefault="001166B8" w14:paraId="56B468F2" w14:textId="19256DA0">
      <w:pPr>
        <w:ind w:firstLine="2268"/>
        <w:rPr>
          <w:ins w:id="1192" w:author="Assessor GDSXSR" w:date="2026-10-31T22:16:18Z"/>
          <w:color w:val="auto"/>
        </w:rPr>
      </w:pPr>
      <w:ins w:id="1177" w:author="Assessor GDSXSR" w:date="2026-10-31T22:16:18Z">
        <w:r>
          <w:rPr>
            <w:color w:val="808080"/>
            <w:highlight w:val="yellow"/>
          </w:rPr>
          <w:t xml:space="preserve">Contudo</w:t>
        </w:r>
      </w:ins>
      <w:r>
        <w:rPr>
          <w:color w:val="auto"/>
          <w:highlight w:val="yellow"/>
          <w:rPrChange w:id="1178" w:author="Assessor GDSXSR" w:date="2026-10-31T22:16:18Z">
            <w:rPr>
              <w:color w:val="auto"/>
            </w:rPr>
          </w:rPrChange>
        </w:rPr>
        <w:t xml:space="preserve">,</w:t>
      </w:r>
      <w:del w:id="1179" w:author="Assessor GDSXSR" w:date="2026-10-31T22:16:18Z">
        <w:r>
          <w:rPr>
            <w:color w:val="auto"/>
            <w:highlight w:val="yellow"/>
          </w:rPr>
          <w:delText xml:space="preserve"> mas</w:delText>
        </w:r>
      </w:del>
      <w:r>
        <w:rPr>
          <w:color w:val="auto"/>
          <w:highlight w:val="yellow"/>
          <w:rPrChange w:id="1180" w:author="Assessor GDSXSR" w:date="2026-10-31T22:16:18Z">
            <w:rPr>
              <w:color w:val="auto"/>
            </w:rPr>
          </w:rPrChange>
        </w:rPr>
        <w:t xml:space="preserve"> a quitação vale sem recibo quando as circunstâncias demonstram o pagamento</w:t>
      </w:r>
      <w:ins w:id="1181" w:author="Assessor GDSXSR" w:date="2026-10-31T22:16:18Z">
        <w:r>
          <w:rPr>
            <w:color w:val="808080"/>
            <w:highlight w:val="yellow"/>
          </w:rPr>
          <w:t xml:space="preserve">,</w:t>
        </w:r>
      </w:ins>
      <w:r>
        <w:rPr>
          <w:color w:val="auto"/>
          <w:highlight w:val="yellow"/>
          <w:rPrChange w:id="1182" w:author="Assessor GDSXSR" w:date="2026-10-31T22:16:18Z">
            <w:rPr>
              <w:color w:val="auto"/>
            </w:rPr>
          </w:rPrChange>
        </w:rPr>
        <w:t xml:space="preserve"> </w:t>
      </w:r>
      <w:del w:id="1183" w:author="Assessor GDSXSR" w:date="2026-10-31T22:16:18Z">
        <w:r>
          <w:rPr>
            <w:color w:val="auto"/>
            <w:highlight w:val="yellow"/>
          </w:rPr>
          <w:delText xml:space="preserve">(</w:delText>
        </w:r>
        <w:r>
          <w:rPr>
            <w:color w:val="auto"/>
            <w:highlight w:val="yellow"/>
          </w:rPr>
          <w:delText xml:space="preserve">CC</w:delText>
        </w:r>
      </w:del>
      <w:ins w:id="1184" w:author="Assessor GDSXSR" w:date="2026-10-31T22:16:18Z">
        <w:r>
          <w:rPr>
            <w:color w:val="808080"/>
            <w:highlight w:val="yellow"/>
          </w:rPr>
          <w:t xml:space="preserve">nos termos do art.</w:t>
        </w:r>
      </w:ins>
      <w:r>
        <w:rPr>
          <w:color w:val="auto"/>
          <w:highlight w:val="yellow"/>
          <w:rPrChange w:id="1185" w:author="Assessor GDSXSR" w:date="2026-10-31T22:16:18Z">
            <w:rPr>
              <w:color w:val="auto"/>
            </w:rPr>
          </w:rPrChange>
        </w:rPr>
        <w:t xml:space="preserve"> 320</w:t>
      </w:r>
      <w:ins w:id="1186" w:author="Assessor GDSXSR" w:date="2026-10-31T22:16:18Z">
        <w:r>
          <w:rPr>
            <w:color w:val="808080"/>
            <w:highlight w:val="yellow"/>
          </w:rPr>
          <w:t xml:space="preserve">,</w:t>
        </w:r>
      </w:ins>
      <w:r>
        <w:rPr>
          <w:color w:val="auto"/>
          <w:highlight w:val="yellow"/>
          <w:rPrChange w:id="1187" w:author="Assessor GDSXSR" w:date="2026-10-31T22:16:18Z">
            <w:rPr>
              <w:color w:val="auto"/>
            </w:rPr>
          </w:rPrChange>
        </w:rPr>
        <w:t xml:space="preserve"> parágrafo único</w:t>
      </w:r>
      <w:del w:id="1188" w:author="Assessor GDSXSR" w:date="2026-10-31T22:16:18Z">
        <w:r>
          <w:rPr>
            <w:color w:val="auto"/>
            <w:highlight w:val="yellow"/>
          </w:rPr>
          <w:delText xml:space="preserve">).</w:delText>
        </w:r>
      </w:del>
      <w:ins w:id="1189" w:author="Assessor GDSXSR" w:date="2026-10-31T22:16:18Z">
        <w:r>
          <w:rPr>
            <w:color w:val="808080"/>
            <w:highlight w:val="yellow"/>
          </w:rPr>
          <w:t xml:space="preserve">, do CC:</w:t>
        </w:r>
      </w:ins>
      <w:commentRangeEnd w:id="14"/>
      <w:commentRangeEnd w:id="15"/>
      <w:r>
        <w:rPr>
          <w:rStyle w:val="CommentReference"/>
        </w:rPr>
        <w:commentReference w:id="14"/>
      </w:r>
      <w:r>
        <w:rPr>
          <w:rStyle w:val="CommentReference"/>
        </w:rPr>
        <w:commentReference w:id="15"/>
      </w:r>
    </w:p>
    <w:p>
      <w:pPr>
        <w:ind w:firstLine="2268"/>
        <w:rPr>
          <w:ins w:id="1193" w:author="Assessor GDSXSR" w:date="2026-10-31T22:16:18Z"/>
          <w:color w:val="auto"/>
        </w:rPr>
      </w:pPr>
    </w:p>
    <w:p>
      <w:pPr>
        <w:ind w:left="2268" w:firstLine="0"/>
        <w:rPr>
          <w:ins w:id="1195" w:author="Assessor GDSXSR" w:date="2026-10-31T22:16:18Z"/>
          <w:color w:val="auto"/>
        </w:rPr>
      </w:pPr>
      <w:ins w:id="1194" w:author="Assessor GDSXSR" w:date="2026-10-31T22:16:18Z">
        <w:commentRangeStart w:id="39"/>
        <w:r>
          <w:rPr>
            <w:i/>
            <w:color w:val="808080"/>
            <w:sz w:val="26"/>
            <w:highlight w:val="yellow"/>
          </w:rPr>
          <w:t xml:space="preserve">“Art. 320. (...)</w:t>
        </w:r>
        <w:commentRangeEnd w:id="39"/>
        <w:r>
          <w:rPr>
            <w:rStyle w:val="CommentReference"/>
            <w:color w:val="808080"/>
          </w:rPr>
          <w:commentReference w:id="39"/>
        </w:r>
      </w:ins>
    </w:p>
    <w:p>
      <w:pPr>
        <w:ind w:left="2268" w:firstLine="0"/>
        <w:rPr>
          <w:color w:val="auto"/>
        </w:rPr>
      </w:pPr>
      <w:ins w:id="1196" w:author="Assessor GDSXSR" w:date="2026-10-31T22:16:18Z">
        <w:r>
          <w:rPr>
            <w:i/>
            <w:color w:val="808080"/>
            <w:sz w:val="26"/>
          </w:rPr>
          <w:t xml:space="preserve">Parágrafo único. Ainda sem os requisitos estabelecidos neste artigo valerá a quitação, se de seus termos ou das circunstâncias resultar haver sido paga a dívida.” – Grifei</w:t>
        </w:r>
      </w:ins>
    </w:p>
    <w:p w:rsidRPr="00C402F4" w:rsidR="002F0C43" w:rsidRDefault="002F0C43" w14:paraId="622AFC88" w14:textId="77777777">
      <w:pPr>
        <w:rPr>
          <w:color w:val="auto"/>
        </w:rPr>
      </w:pPr>
    </w:p>
    <w:p>
      <w:pPr>
        <w:ind w:firstLine="2268"/>
        <w:rPr>
          <w:ins w:id="1240" w:author="Assessor GDSXSR" w:date="2026-10-31T22:16:18Z"/>
        </w:rPr>
      </w:pPr>
      <w:commentRangeStart w:id="16"/>
      <w:commentRangeStart w:id="17"/>
      <w:commentRangeStart w:id="18"/>
      <w:del w:id="1204" w:author="Assessor GDSXSR" w:date="2026-10-31T22:16:18Z">
        <w:r>
          <w:rPr>
            <w:color w:val="auto"/>
            <w:highlight w:val="yellow"/>
          </w:rPr>
          <w:delText xml:space="preserve">Na</w:delText>
        </w:r>
      </w:del>
      <w:ins w:id="1205" w:author="Assessor GDSXSR" w:date="2026-10-31T22:16:18Z">
        <w:r>
          <w:rPr>
            <w:color w:val="808080"/>
            <w:highlight w:val="yellow"/>
          </w:rPr>
          <w:t xml:space="preserve">No</w:t>
        </w:r>
      </w:ins>
      <w:r>
        <w:rPr>
          <w:color w:val="auto"/>
          <w:highlight w:val="yellow"/>
          <w:rPrChange w:id="1206" w:author="Assessor GDSXSR" w:date="2026-10-31T22:16:18Z">
            <w:rPr>
              <w:color w:val="auto"/>
            </w:rPr>
          </w:rPrChange>
        </w:rPr>
        <w:t xml:space="preserve"> </w:t>
      </w:r>
      <w:del w:id="1207" w:author="Assessor GDSXSR" w:date="2026-10-31T22:16:18Z">
        <w:r>
          <w:rPr>
            <w:color w:val="auto"/>
            <w:highlight w:val="yellow"/>
          </w:rPr>
          <w:delText xml:space="preserve">hipótese</w:delText>
        </w:r>
      </w:del>
      <w:ins w:id="1208" w:author="Assessor GDSXSR" w:date="2026-10-31T22:16:18Z">
        <w:r>
          <w:rPr>
            <w:color w:val="808080"/>
            <w:highlight w:val="yellow"/>
          </w:rPr>
          <w:t xml:space="preserve">caso</w:t>
        </w:r>
      </w:ins>
      <w:r>
        <w:rPr>
          <w:color w:val="auto"/>
          <w:highlight w:val="yellow"/>
          <w:rPrChange w:id="1209" w:author="Assessor GDSXSR" w:date="2026-10-31T22:16:18Z">
            <w:rPr>
              <w:color w:val="auto"/>
            </w:rPr>
          </w:rPrChange>
        </w:rPr>
        <w:t xml:space="preserve">, as circunstâncias demonstram o pagamento, pois os 17 saques constam do extrato e da transcrição oficial do banco</w:t>
      </w:r>
      <w:del w:id="1210" w:author="Assessor GDSXSR" w:date="2026-10-31T22:16:18Z">
        <w:r>
          <w:rPr>
            <w:color w:val="auto"/>
            <w:highlight w:val="yellow"/>
          </w:rPr>
          <w:delText xml:space="preserve"> (ID 225487142)</w:delText>
        </w:r>
      </w:del>
      <w:r>
        <w:rPr>
          <w:color w:val="auto"/>
          <w:highlight w:val="yellow"/>
          <w:rPrChange w:id="1211" w:author="Assessor GDSXSR" w:date="2026-10-31T22:16:18Z">
            <w:rPr>
              <w:color w:val="auto"/>
            </w:rPr>
          </w:rPrChange>
        </w:rPr>
        <w:t xml:space="preserve">, cuja </w:t>
      </w:r>
      <w:r>
        <w:rPr>
          <w:color w:val="auto"/>
          <w:highlight w:val="yellow"/>
          <w:rPrChange w:id="1212" w:author="Assessor GDSXSR" w:date="2026-10-31T22:16:18Z">
            <w:rPr>
              <w:color w:val="auto"/>
            </w:rPr>
          </w:rPrChange>
        </w:rPr>
        <w:t xml:space="preserve">integridade aritmética a apelante reconhece</w:t>
      </w:r>
      <w:ins w:id="1213" w:author="Assessor GDSXSR" w:date="2026-10-31T22:16:18Z">
        <w:r>
          <w:rPr>
            <w:color w:val="808080"/>
            <w:highlight w:val="yellow"/>
          </w:rPr>
          <w:t xml:space="preserve"> (ID 225487142; ID 89414088).</w:t>
        </w:r>
      </w:ins>
    </w:p>
    <w:p>
      <w:pPr>
        <w:ind w:firstLine="2268"/>
        <w:rPr>
          <w:ins w:id="1241" w:author="Assessor GDSXSR" w:date="2026-10-31T22:16:18Z"/>
        </w:rPr>
      </w:pPr>
    </w:p>
    <w:p w:rsidRPr="00C402F4" w:rsidR="002F0C43" w:rsidRDefault="001125F5" w14:paraId="2626C779" w14:textId="77777777">
      <w:pPr>
        <w:ind w:firstLine="2268"/>
        <w:rPr>
          <w:color w:val="auto"/>
        </w:rPr>
      </w:pPr>
      <w:ins w:id="1214" w:author="Assessor GDSXSR" w:date="2026-10-31T22:16:18Z">
        <w:commentRangeStart w:id="40"/>
        <w:r>
          <w:rPr>
            <w:color w:val="808080"/>
            <w:highlight w:val="yellow"/>
          </w:rPr>
          <w:t xml:space="preserve">O perito</w:t>
        </w:r>
      </w:ins>
      <w:r>
        <w:rPr>
          <w:color w:val="auto"/>
          <w:highlight w:val="yellow"/>
          <w:rPrChange w:id="1215" w:author="Assessor GDSXSR" w:date="2026-10-31T22:16:18Z">
            <w:rPr>
              <w:color w:val="auto"/>
            </w:rPr>
          </w:rPrChange>
        </w:rPr>
        <w:t xml:space="preserve">, </w:t>
      </w:r>
      <w:del w:id="1216" w:author="Assessor GDSXSR" w:date="2026-10-31T22:16:18Z">
        <w:r>
          <w:rPr>
            <w:color w:val="auto"/>
            <w:highlight w:val="yellow"/>
          </w:rPr>
          <w:delText xml:space="preserve">e</w:delText>
        </w:r>
      </w:del>
      <w:ins w:id="1217" w:author="Assessor GDSXSR" w:date="2026-10-31T22:16:18Z">
        <w:r>
          <w:rPr>
            <w:color w:val="808080"/>
            <w:highlight w:val="yellow"/>
          </w:rPr>
          <w:t xml:space="preserve">por</w:t>
        </w:r>
      </w:ins>
      <w:r>
        <w:rPr>
          <w:color w:val="auto"/>
          <w:highlight w:val="yellow"/>
          <w:rPrChange w:id="1218" w:author="Assessor GDSXSR" w:date="2026-10-31T22:16:18Z">
            <w:rPr>
              <w:color w:val="auto"/>
            </w:rPr>
          </w:rPrChange>
        </w:rPr>
        <w:t xml:space="preserve"> </w:t>
      </w:r>
      <w:del w:id="1219" w:author="Assessor GDSXSR" w:date="2026-10-31T22:16:18Z">
        <w:r>
          <w:rPr>
            <w:color w:val="auto"/>
            <w:highlight w:val="yellow"/>
          </w:rPr>
          <w:delText xml:space="preserve">o</w:delText>
        </w:r>
      </w:del>
      <w:ins w:id="1220" w:author="Assessor GDSXSR" w:date="2026-10-31T22:16:18Z">
        <w:r>
          <w:rPr>
            <w:color w:val="808080"/>
            <w:highlight w:val="yellow"/>
          </w:rPr>
          <w:t xml:space="preserve">sua</w:t>
        </w:r>
      </w:ins>
      <w:r>
        <w:rPr>
          <w:color w:val="auto"/>
          <w:highlight w:val="yellow"/>
          <w:rPrChange w:id="1221" w:author="Assessor GDSXSR" w:date="2026-10-31T22:16:18Z">
            <w:rPr>
              <w:color w:val="auto"/>
            </w:rPr>
          </w:rPrChange>
        </w:rPr>
        <w:t xml:space="preserve"> </w:t>
      </w:r>
      <w:del w:id="1222" w:author="Assessor GDSXSR" w:date="2026-10-31T22:16:18Z">
        <w:r>
          <w:rPr>
            <w:color w:val="auto"/>
            <w:highlight w:val="yellow"/>
          </w:rPr>
          <w:delText xml:space="preserve">perito</w:delText>
        </w:r>
      </w:del>
      <w:ins w:id="1223" w:author="Assessor GDSXSR" w:date="2026-10-31T22:16:18Z">
        <w:r>
          <w:rPr>
            <w:color w:val="808080"/>
            <w:highlight w:val="yellow"/>
          </w:rPr>
          <w:t xml:space="preserve">vez,</w:t>
        </w:r>
      </w:ins>
      <w:r>
        <w:rPr>
          <w:color w:val="auto"/>
          <w:highlight w:val="yellow"/>
          <w:rPrChange w:id="1224" w:author="Assessor GDSXSR" w:date="2026-10-31T22:16:18Z">
            <w:rPr>
              <w:color w:val="auto"/>
            </w:rPr>
          </w:rPrChange>
        </w:rPr>
        <w:t xml:space="preserve"> </w:t>
      </w:r>
      <w:r>
        <w:rPr>
          <w:color w:val="auto"/>
          <w:highlight w:val="yellow"/>
          <w:rPrChange w:id="1225" w:author="Assessor GDSXSR" w:date="2026-10-31T22:16:18Z">
            <w:rPr>
              <w:color w:val="auto"/>
            </w:rPr>
          </w:rPrChange>
        </w:rPr>
        <w:t xml:space="preserve">não identificou fraude</w:t>
      </w:r>
      <w:r>
        <w:rPr>
          <w:color w:val="auto"/>
          <w:highlight w:val="yellow"/>
          <w:rPrChange w:id="1226" w:author="Assessor GDSXSR" w:date="2026-10-31T22:16:18Z">
            <w:rPr>
              <w:color w:val="auto"/>
            </w:rPr>
          </w:rPrChange>
        </w:rPr>
        <w:t xml:space="preserve"> na conta</w:t>
      </w:r>
      <w:del w:id="1227" w:author="Assessor GDSXSR" w:date="2026-10-31T22:16:18Z">
        <w:r>
          <w:rPr>
            <w:color w:val="auto"/>
            <w:highlight w:val="yellow"/>
          </w:rPr>
          <w:delText xml:space="preserve">,</w:delText>
        </w:r>
      </w:del>
      <w:r>
        <w:rPr>
          <w:color w:val="auto"/>
          <w:highlight w:val="yellow"/>
          <w:rPrChange w:id="1228" w:author="Assessor GDSXSR" w:date="2026-10-31T22:16:18Z">
            <w:rPr>
              <w:color w:val="auto"/>
            </w:rPr>
          </w:rPrChange>
        </w:rPr>
        <w:t xml:space="preserve"> </w:t>
      </w:r>
      <w:del w:id="1229" w:author="Assessor GDSXSR" w:date="2026-10-31T22:16:18Z">
        <w:r>
          <w:rPr>
            <w:color w:val="auto"/>
            <w:highlight w:val="yellow"/>
          </w:rPr>
          <w:delText xml:space="preserve">apurando</w:delText>
        </w:r>
      </w:del>
      <w:ins w:id="1230" w:author="Assessor GDSXSR" w:date="2026-10-31T22:16:18Z">
        <w:r>
          <w:rPr>
            <w:color w:val="808080"/>
            <w:highlight w:val="yellow"/>
          </w:rPr>
          <w:t xml:space="preserve">e apurou</w:t>
        </w:r>
      </w:ins>
      <w:r>
        <w:rPr>
          <w:color w:val="auto"/>
          <w:highlight w:val="yellow"/>
          <w:rPrChange w:id="1231" w:author="Assessor GDSXSR" w:date="2026-10-31T22:16:18Z">
            <w:rPr>
              <w:color w:val="auto"/>
            </w:rPr>
          </w:rPrChange>
        </w:rPr>
        <w:t xml:space="preserve"> diferença de apenas </w:t>
      </w:r>
      <w:r>
        <w:rPr>
          <w:color w:val="auto"/>
          <w:highlight w:val="yellow"/>
          <w:rPrChange w:id="1232" w:author="Assessor GDSXSR" w:date="2026-10-31T22:16:18Z">
            <w:rPr>
              <w:color w:val="auto"/>
            </w:rPr>
          </w:rPrChange>
        </w:rPr>
        <w:t xml:space="preserve">R$ 0,03</w:t>
      </w:r>
      <w:r>
        <w:rPr>
          <w:color w:val="auto"/>
          <w:highlight w:val="yellow"/>
          <w:rPrChange w:id="1233" w:author="Assessor GDSXSR" w:date="2026-10-31T22:16:18Z">
            <w:rPr>
              <w:color w:val="auto"/>
            </w:rPr>
          </w:rPrChange>
        </w:rPr>
        <w:t xml:space="preserve"> (ID </w:t>
      </w:r>
      <w:del w:id="1234" w:author="Assessor GDSXSR" w:date="2026-10-31T22:16:18Z">
        <w:r>
          <w:rPr>
            <w:color w:val="auto"/>
            <w:highlight w:val="yellow"/>
          </w:rPr>
          <w:delText xml:space="preserve">258513537</w:delText>
        </w:r>
      </w:del>
      <w:ins w:id="1235" w:author="Assessor GDSXSR" w:date="2026-10-31T22:16:18Z">
        <w:r>
          <w:rPr>
            <w:color w:val="808080"/>
            <w:highlight w:val="yellow"/>
          </w:rPr>
          <w:t xml:space="preserve">89414051</w:t>
        </w:r>
      </w:ins>
      <w:r>
        <w:rPr>
          <w:color w:val="auto"/>
          <w:highlight w:val="yellow"/>
          <w:rPrChange w:id="1236" w:author="Assessor GDSXSR" w:date="2026-10-31T22:16:18Z">
            <w:rPr>
              <w:color w:val="auto"/>
            </w:rPr>
          </w:rPrChange>
        </w:rPr>
        <w:t xml:space="preserve">; ID </w:t>
      </w:r>
      <w:del w:id="1237" w:author="Assessor GDSXSR" w:date="2026-10-31T22:16:18Z">
        <w:r>
          <w:rPr>
            <w:color w:val="auto"/>
            <w:highlight w:val="yellow"/>
          </w:rPr>
          <w:delText xml:space="preserve">266841055</w:delText>
        </w:r>
      </w:del>
      <w:ins w:id="1238" w:author="Assessor GDSXSR" w:date="2026-10-31T22:16:18Z">
        <w:r>
          <w:rPr>
            <w:color w:val="808080"/>
            <w:highlight w:val="yellow"/>
          </w:rPr>
          <w:t xml:space="preserve">89414063</w:t>
        </w:r>
      </w:ins>
      <w:r>
        <w:rPr>
          <w:color w:val="auto"/>
          <w:highlight w:val="yellow"/>
          <w:rPrChange w:id="1239" w:author="Assessor GDSXSR" w:date="2026-10-31T22:16:18Z">
            <w:rPr>
              <w:color w:val="auto"/>
            </w:rPr>
          </w:rPrChange>
        </w:rPr>
        <w:t xml:space="preserve">).</w:t>
      </w:r>
      <w:commentRangeEnd w:id="40"/>
      <w:r>
        <w:rPr>
          <w:rStyle w:val="CommentReference"/>
        </w:rPr>
        <w:commentReference w:id="40"/>
      </w:r>
      <w:commentRangeEnd w:id="16"/>
      <w:commentRangeEnd w:id="17"/>
      <w:commentRangeEnd w:id="18"/>
      <w:r>
        <w:rPr>
          <w:rStyle w:val="CommentReference"/>
        </w:rPr>
        <w:commentReference w:id="16"/>
      </w:r>
      <w:r>
        <w:rPr>
          <w:rStyle w:val="CommentReference"/>
        </w:rPr>
        <w:commentReference w:id="17"/>
      </w:r>
      <w:r>
        <w:rPr>
          <w:rStyle w:val="CommentReference"/>
        </w:rPr>
        <w:commentReference w:id="18"/>
      </w:r>
    </w:p>
    <w:p w:rsidRPr="00C402F4" w:rsidR="002F0C43" w:rsidRDefault="002F0C43" w14:paraId="38BF2D2C" w14:textId="77777777">
      <w:pPr>
        <w:rPr>
          <w:color w:val="auto"/>
        </w:rPr>
      </w:pPr>
    </w:p>
    <w:p>
      <w:pPr>
        <w:ind w:firstLine="2268"/>
        <w:rPr>
          <w:ins w:id="1245" w:author="Assessor GDSXSR" w:date="2026-10-31T22:16:18Z"/>
        </w:rPr>
      </w:pPr>
      <w:commentRangeStart w:id="19"/>
      <w:r>
        <w:rPr>
          <w:color w:val="auto"/>
        </w:rPr>
        <w:t xml:space="preserve">Além disso, a apelante </w:t>
      </w:r>
      <w:r>
        <w:rPr>
          <w:color w:val="auto"/>
        </w:rPr>
        <w:t xml:space="preserve">sustenta apenas que o banco não exibiu os recibos</w:t>
      </w:r>
      <w:r>
        <w:rPr>
          <w:color w:val="auto"/>
        </w:rPr>
        <w:t xml:space="preserve">, sem afirmar que deixou de receber o numerário (ID 89414088)</w:t>
      </w:r>
      <w:ins w:id="1242" w:author="Assessor GDSXSR" w:date="2026-10-31T22:16:18Z">
        <w:r>
          <w:rPr>
            <w:color w:val="808080"/>
          </w:rPr>
          <w:t xml:space="preserve">.</w:t>
        </w:r>
      </w:ins>
    </w:p>
    <w:p>
      <w:pPr>
        <w:ind w:firstLine="2268"/>
        <w:rPr>
          <w:ins w:id="1246" w:author="Assessor GDSXSR" w:date="2026-10-31T22:16:18Z"/>
        </w:rPr>
      </w:pPr>
    </w:p>
    <w:p w:rsidRPr="00C402F4" w:rsidR="002F0C43" w:rsidRDefault="001125F5" w14:paraId="1934BE03" w14:textId="77777777">
      <w:pPr>
        <w:ind w:firstLine="2268"/>
        <w:rPr>
          <w:color w:val="auto"/>
        </w:rPr>
      </w:pPr>
      <w:ins w:id="1243" w:author="Assessor GDSXSR" w:date="2026-10-31T22:16:18Z">
        <w:commentRangeStart w:id="41"/>
        <w:r>
          <w:rPr>
            <w:color w:val="808080"/>
          </w:rPr>
          <w:t xml:space="preserve">No mais</w:t>
        </w:r>
      </w:ins>
      <w:r>
        <w:rPr>
          <w:color w:val="auto"/>
        </w:rPr>
        <w:t xml:space="preserve">,</w:t>
      </w:r>
      <w:del w:id="1244" w:author="Assessor GDSXSR" w:date="2026-10-31T22:16:18Z">
        <w:r>
          <w:rPr>
            <w:color w:val="auto"/>
          </w:rPr>
          <w:delText xml:space="preserve"> e</w:delText>
        </w:r>
      </w:del>
      <w:r>
        <w:rPr>
          <w:color w:val="auto"/>
        </w:rPr>
        <w:t xml:space="preserve"> a ação foi ajuizada de 11 a 39 anos depois dos saques.</w:t>
      </w:r>
      <w:commentRangeEnd w:id="41"/>
      <w:r>
        <w:rPr>
          <w:rStyle w:val="CommentReference"/>
        </w:rPr>
        <w:commentReference w:id="41"/>
      </w:r>
      <w:commentRangeEnd w:id="19"/>
      <w:r>
        <w:rPr>
          <w:rStyle w:val="CommentReference"/>
        </w:rPr>
        <w:commentReference w:id="19"/>
      </w:r>
    </w:p>
    <w:p w:rsidRPr="00C402F4" w:rsidR="002F0C43" w:rsidRDefault="002F0C43" w14:paraId="176A4871" w14:textId="77777777">
      <w:pPr>
        <w:rPr>
          <w:color w:val="auto"/>
        </w:rPr>
      </w:pPr>
    </w:p>
    <w:p w:rsidRPr="00C402F4" w:rsidR="002F0C43" w:rsidRDefault="001125F5" w14:paraId="6369D83D" w14:textId="77777777">
      <w:pPr>
        <w:ind w:firstLine="2268"/>
        <w:rPr>
          <w:color w:val="auto"/>
        </w:rPr>
      </w:pPr>
      <w:commentRangeStart w:id="42"/>
      <w:r w:rsidRPr="7BBB0ADC" w:rsidR="001125F5">
        <w:rPr>
          <w:color w:val="auto"/>
        </w:rPr>
        <w:t xml:space="preserve">Quanto ao último saque, a inicial relata que a autora </w:t>
      </w:r>
      <w:commentRangeStart w:id="20"/>
      <w:r w:rsidRPr="7BBB0ADC" w:rsidR="001125F5">
        <w:rPr>
          <w:color w:val="auto"/>
        </w:rPr>
        <w:t>encontrou apenas R$ 454,69</w:t>
      </w:r>
      <w:commentRangeEnd w:id="20"/>
      <w:r>
        <w:rPr>
          <w:rStyle w:val="CommentReference"/>
        </w:rPr>
        <w:commentReference w:id="20"/>
      </w:r>
      <w:r w:rsidRPr="7BBB0ADC" w:rsidR="001125F5">
        <w:rPr>
          <w:color w:val="auto"/>
        </w:rPr>
        <w:t>, valor idêntico ao do lançamento de 31/03/2009 (ID 18185024).</w:t>
      </w:r>
      <w:commentRangeEnd w:id="42"/>
      <w:r>
        <w:rPr>
          <w:rStyle w:val="CommentReference"/>
        </w:rPr>
        <w:commentReference w:id="42"/>
      </w:r>
    </w:p>
    <w:p w:rsidRPr="00C402F4" w:rsidR="002F0C43" w:rsidRDefault="002F0C43" w14:paraId="6E99770C" w14:textId="77777777">
      <w:pPr>
        <w:rPr>
          <w:color w:val="auto"/>
        </w:rPr>
      </w:pPr>
    </w:p>
    <w:p w:rsidRPr="00C402F4" w:rsidR="002F0C43" w:rsidRDefault="001125F5" w14:paraId="1078EDDD" w14:textId="77777777">
      <w:pPr>
        <w:ind w:firstLine="2268"/>
        <w:rPr>
          <w:color w:val="auto"/>
        </w:rPr>
      </w:pPr>
      <w:r>
        <w:rPr>
          <w:color w:val="auto"/>
        </w:rPr>
        <w:t xml:space="preserve">Nesse sentido</w:t>
      </w:r>
      <w:del w:id="1247" w:author="Assessor GDSXSR" w:date="2026-10-31T22:16:18Z">
        <w:r>
          <w:rPr>
            <w:color w:val="auto"/>
          </w:rPr>
          <w:delText xml:space="preserve">, a jurisprudência deste e. Tribunal</w:delText>
        </w:r>
      </w:del>
      <w:r>
        <w:rPr>
          <w:color w:val="auto"/>
        </w:rPr>
        <w:t xml:space="preserve">:</w:t>
      </w:r>
    </w:p>
    <w:p w:rsidRPr="00C402F4" w:rsidR="002F0C43" w:rsidRDefault="002F0C43" w14:paraId="0A49FD59" w14:textId="77777777">
      <w:pPr>
        <w:rPr>
          <w:color w:val="auto"/>
        </w:rPr>
      </w:pPr>
    </w:p>
    <w:p w:rsidRPr="00C402F4" w:rsidR="002F0C43" w:rsidP="00C66A55" w:rsidRDefault="001125F5" w14:paraId="1DADDBB2" w14:textId="018F57E6">
      <w:pPr>
        <w:ind w:left="2268"/>
        <w:rPr>
          <w:color w:val="auto"/>
        </w:rPr>
      </w:pPr>
      <w:r>
        <w:rPr>
          <w:i w:val="1"/>
          <w:iCs w:val="1"/>
          <w:color w:val="auto"/>
          <w:sz w:val="26"/>
          <w:szCs w:val="26"/>
        </w:rPr>
        <w:t xml:space="preserve">"(...) 6. Constatada a retidão dos extratos apresentados pelo Banco do Brasil, relativamente à administração dos valores constantes na conta vinculada do participante, pois observados os índices de correção determinados pelo Conselho Diretor do Fundo do PIS/PASEP, </w:t>
      </w:r>
      <w:r>
        <w:rPr>
          <w:i w:val="1"/>
          <w:iCs w:val="1"/>
          <w:color w:val="auto"/>
          <w:sz w:val="26"/>
          <w:szCs w:val="26"/>
          <w:u w:val="single"/>
        </w:rPr>
        <w:t xml:space="preserve">não há falar em ato ilícito hábil a sustentar os pedidos de indenizações por danos materiais e morais</w:t>
      </w:r>
      <w:r>
        <w:rPr>
          <w:i w:val="1"/>
          <w:iCs w:val="1"/>
          <w:color w:val="auto"/>
          <w:sz w:val="26"/>
          <w:szCs w:val="26"/>
        </w:rPr>
        <w:t xml:space="preserve"> (art. 927 do Código Civil) e, nessa medida, deve ser mantida a sentença que julgou improcedentes os pedidos.</w:t>
      </w:r>
      <w:r>
        <w:rPr>
          <w:i w:val="1"/>
          <w:iCs w:val="1"/>
          <w:color w:val="auto"/>
          <w:sz w:val="26"/>
          <w:szCs w:val="26"/>
        </w:rPr>
        <w:t xml:space="preserve"> (</w:t>
      </w:r>
      <w:del w:id="1248" w:author="Assessor GDSXSR" w:date="2026-10-31T22:16:18Z">
        <w:r>
          <w:rPr>
            <w:i w:val="1"/>
            <w:iCs w:val="1"/>
            <w:color w:val="auto"/>
            <w:sz w:val="26"/>
            <w:szCs w:val="26"/>
          </w:rPr>
          <w:delText xml:space="preserve">…</w:delText>
        </w:r>
      </w:del>
      <w:ins w:id="1249" w:author="Assessor GDSXSR" w:date="2026-10-31T22:16:18Z">
        <w:r>
          <w:rPr>
            <w:i w:val="1"/>
            <w:iCs w:val="1"/>
            <w:color w:val="808080"/>
            <w:sz w:val="26"/>
            <w:szCs w:val="26"/>
          </w:rPr>
          <w:t xml:space="preserve">...</w:t>
        </w:r>
      </w:ins>
      <w:r>
        <w:rPr>
          <w:i w:val="1"/>
          <w:iCs w:val="1"/>
          <w:color w:val="auto"/>
          <w:sz w:val="26"/>
          <w:szCs w:val="26"/>
        </w:rPr>
        <w:t xml:space="preserve">)”</w:t>
      </w:r>
      <w:del w:id="1250" w:author="Assessor GDSXSR" w:date="2026-10-31T22:16:18Z">
        <w:r>
          <w:rPr>
            <w:i w:val="1"/>
            <w:iCs w:val="1"/>
            <w:color w:val="auto"/>
            <w:sz w:val="26"/>
            <w:szCs w:val="26"/>
          </w:rPr>
          <w:delText xml:space="preserve"> Grifei</w:delText>
        </w:r>
      </w:del>
    </w:p>
    <w:p w:rsidRPr="00C402F4" w:rsidR="002F0C43" w:rsidRDefault="001125F5" w14:paraId="31D21069" w14:textId="77777777">
      <w:pPr>
        <w:ind w:left="2268"/>
        <w:rPr>
          <w:ins w:id="1270" w:author="Assessor GDSXSR" w:date="2026-10-31T22:16:18Z"/>
          <w:color w:val="auto"/>
        </w:rPr>
      </w:pPr>
      <w:commentRangeStart w:id="43"/>
      <w:r>
        <w:rPr>
          <w:i w:val="1"/>
          <w:iCs w:val="1"/>
          <w:color w:val="auto"/>
          <w:sz w:val="26"/>
          <w:szCs w:val="26"/>
        </w:rPr>
        <w:t xml:space="preserve">(</w:t>
      </w:r>
      <w:r>
        <w:rPr>
          <w:i w:val="1"/>
          <w:iCs w:val="1"/>
          <w:color w:val="auto"/>
          <w:sz w:val="26"/>
          <w:szCs w:val="26"/>
        </w:rPr>
        <w:t xml:space="preserve">Acórdão n. 2062927, 0734552-38.2024.8.07.0001, Relator</w:t>
      </w:r>
      <w:ins w:id="1251" w:author="Assessor GDSXSR" w:date="2026-10-31T22:16:18Z">
        <w:r>
          <w:rPr>
            <w:i w:val="1"/>
            <w:iCs w:val="1"/>
            <w:color w:val="808080"/>
            <w:sz w:val="26"/>
            <w:szCs w:val="26"/>
          </w:rPr>
          <w:t xml:space="preserve">(a)</w:t>
        </w:r>
      </w:ins>
      <w:r>
        <w:rPr>
          <w:i w:val="1"/>
          <w:iCs w:val="1"/>
          <w:color w:val="auto"/>
          <w:sz w:val="26"/>
          <w:szCs w:val="26"/>
        </w:rPr>
        <w:t xml:space="preserve">: </w:t>
      </w:r>
      <w:del w:id="1252" w:author="Assessor GDSXSR" w:date="2026-10-31T22:16:18Z">
        <w:r>
          <w:rPr>
            <w:i w:val="1"/>
            <w:iCs w:val="1"/>
            <w:color w:val="auto"/>
            <w:sz w:val="26"/>
            <w:szCs w:val="26"/>
          </w:rPr>
          <w:delText xml:space="preserve">Sandra</w:delText>
        </w:r>
      </w:del>
      <w:ins w:id="1253" w:author="Assessor GDSXSR" w:date="2026-10-31T22:16:18Z">
        <w:r>
          <w:rPr>
            <w:i w:val="1"/>
            <w:iCs w:val="1"/>
            <w:color w:val="808080"/>
            <w:sz w:val="26"/>
            <w:szCs w:val="26"/>
          </w:rPr>
          <w:t xml:space="preserve">SANDRA</w:t>
        </w:r>
      </w:ins>
      <w:r>
        <w:rPr>
          <w:i w:val="1"/>
          <w:iCs w:val="1"/>
          <w:color w:val="auto"/>
          <w:sz w:val="26"/>
          <w:szCs w:val="26"/>
        </w:rPr>
        <w:t xml:space="preserve"> </w:t>
      </w:r>
      <w:del w:id="1254" w:author="Assessor GDSXSR" w:date="2026-10-31T22:16:18Z">
        <w:r>
          <w:rPr>
            <w:i w:val="1"/>
            <w:iCs w:val="1"/>
            <w:color w:val="auto"/>
            <w:sz w:val="26"/>
            <w:szCs w:val="26"/>
          </w:rPr>
          <w:delText xml:space="preserve">Reves</w:delText>
        </w:r>
      </w:del>
      <w:ins w:id="1255" w:author="Assessor GDSXSR" w:date="2026-10-31T22:16:18Z">
        <w:r>
          <w:rPr>
            <w:i w:val="1"/>
            <w:iCs w:val="1"/>
            <w:color w:val="808080"/>
            <w:sz w:val="26"/>
            <w:szCs w:val="26"/>
          </w:rPr>
          <w:t xml:space="preserve">REVES</w:t>
        </w:r>
      </w:ins>
      <w:r>
        <w:rPr>
          <w:i w:val="1"/>
          <w:iCs w:val="1"/>
          <w:color w:val="auto"/>
          <w:sz w:val="26"/>
          <w:szCs w:val="26"/>
        </w:rPr>
        <w:t xml:space="preserve">, 7ª </w:t>
      </w:r>
      <w:del w:id="1256" w:author="Assessor GDSXSR" w:date="2026-10-31T22:16:18Z">
        <w:r>
          <w:rPr>
            <w:i w:val="1"/>
            <w:iCs w:val="1"/>
            <w:color w:val="auto"/>
            <w:sz w:val="26"/>
            <w:szCs w:val="26"/>
          </w:rPr>
          <w:delText xml:space="preserve">Turma</w:delText>
        </w:r>
      </w:del>
      <w:ins w:id="1257" w:author="Assessor GDSXSR" w:date="2026-10-31T22:16:18Z">
        <w:r>
          <w:rPr>
            <w:i w:val="1"/>
            <w:iCs w:val="1"/>
            <w:color w:val="808080"/>
            <w:sz w:val="26"/>
            <w:szCs w:val="26"/>
          </w:rPr>
          <w:t xml:space="preserve">TURMA</w:t>
        </w:r>
      </w:ins>
      <w:r>
        <w:rPr>
          <w:i w:val="1"/>
          <w:iCs w:val="1"/>
          <w:color w:val="auto"/>
          <w:sz w:val="26"/>
          <w:szCs w:val="26"/>
        </w:rPr>
        <w:t xml:space="preserve"> </w:t>
      </w:r>
      <w:del w:id="1258" w:author="Assessor GDSXSR" w:date="2026-10-31T22:16:18Z">
        <w:r>
          <w:rPr>
            <w:i w:val="1"/>
            <w:iCs w:val="1"/>
            <w:color w:val="auto"/>
            <w:sz w:val="26"/>
            <w:szCs w:val="26"/>
          </w:rPr>
          <w:delText xml:space="preserve">Cível</w:delText>
        </w:r>
      </w:del>
      <w:ins w:id="1259" w:author="Assessor GDSXSR" w:date="2026-10-31T22:16:18Z">
        <w:r>
          <w:rPr>
            <w:i w:val="1"/>
            <w:iCs w:val="1"/>
            <w:color w:val="808080"/>
            <w:sz w:val="26"/>
            <w:szCs w:val="26"/>
          </w:rPr>
          <w:t xml:space="preserve">CÍVEL</w:t>
        </w:r>
      </w:ins>
      <w:r>
        <w:rPr>
          <w:i w:val="1"/>
          <w:iCs w:val="1"/>
          <w:color w:val="auto"/>
          <w:sz w:val="26"/>
          <w:szCs w:val="26"/>
        </w:rPr>
        <w:t xml:space="preserve">, </w:t>
      </w:r>
      <w:del w:id="1260" w:author="Assessor GDSXSR" w:date="2026-10-31T22:16:18Z">
        <w:r>
          <w:rPr>
            <w:i w:val="1"/>
            <w:iCs w:val="1"/>
            <w:color w:val="auto"/>
            <w:sz w:val="26"/>
            <w:szCs w:val="26"/>
          </w:rPr>
          <w:delText xml:space="preserve">Data</w:delText>
        </w:r>
      </w:del>
      <w:ins w:id="1261" w:author="Assessor GDSXSR" w:date="2026-10-31T22:16:18Z">
        <w:r>
          <w:rPr>
            <w:i w:val="1"/>
            <w:iCs w:val="1"/>
            <w:color w:val="808080"/>
            <w:sz w:val="26"/>
            <w:szCs w:val="26"/>
          </w:rPr>
          <w:t xml:space="preserve">data</w:t>
        </w:r>
      </w:ins>
      <w:r>
        <w:rPr>
          <w:i w:val="1"/>
          <w:iCs w:val="1"/>
          <w:color w:val="auto"/>
          <w:sz w:val="26"/>
          <w:szCs w:val="26"/>
        </w:rPr>
        <w:t xml:space="preserve"> de </w:t>
      </w:r>
      <w:del w:id="1262" w:author="Assessor GDSXSR" w:date="2026-10-31T22:16:18Z">
        <w:r>
          <w:rPr>
            <w:i w:val="1"/>
            <w:iCs w:val="1"/>
            <w:color w:val="auto"/>
            <w:sz w:val="26"/>
            <w:szCs w:val="26"/>
          </w:rPr>
          <w:delText xml:space="preserve">Julgamento</w:delText>
        </w:r>
      </w:del>
      <w:ins w:id="1263" w:author="Assessor GDSXSR" w:date="2026-10-31T22:16:18Z">
        <w:r>
          <w:rPr>
            <w:i w:val="1"/>
            <w:iCs w:val="1"/>
            <w:color w:val="808080"/>
            <w:sz w:val="26"/>
            <w:szCs w:val="26"/>
          </w:rPr>
          <w:t xml:space="preserve">julgamento</w:t>
        </w:r>
      </w:ins>
      <w:r>
        <w:rPr>
          <w:i w:val="1"/>
          <w:iCs w:val="1"/>
          <w:color w:val="auto"/>
          <w:sz w:val="26"/>
          <w:szCs w:val="26"/>
        </w:rPr>
        <w:t xml:space="preserve">: 29/10/2025, </w:t>
      </w:r>
      <w:del w:id="1264" w:author="Assessor GDSXSR" w:date="2026-10-31T22:16:18Z">
        <w:r>
          <w:rPr>
            <w:i w:val="1"/>
            <w:iCs w:val="1"/>
            <w:color w:val="auto"/>
            <w:sz w:val="26"/>
            <w:szCs w:val="26"/>
          </w:rPr>
          <w:delText xml:space="preserve">Publicado</w:delText>
        </w:r>
      </w:del>
      <w:ins w:id="1265" w:author="Assessor GDSXSR" w:date="2026-10-31T22:16:18Z">
        <w:r>
          <w:rPr>
            <w:i w:val="1"/>
            <w:iCs w:val="1"/>
            <w:color w:val="808080"/>
            <w:sz w:val="26"/>
            <w:szCs w:val="26"/>
          </w:rPr>
          <w:t xml:space="preserve">publicado</w:t>
        </w:r>
      </w:ins>
      <w:r>
        <w:rPr>
          <w:i w:val="1"/>
          <w:iCs w:val="1"/>
          <w:color w:val="auto"/>
          <w:sz w:val="26"/>
          <w:szCs w:val="26"/>
        </w:rPr>
        <w:t xml:space="preserve"> no </w:t>
      </w:r>
      <w:del w:id="1266" w:author="Assessor GDSXSR" w:date="2026-10-31T22:16:18Z">
        <w:r>
          <w:rPr>
            <w:i w:val="1"/>
            <w:iCs w:val="1"/>
            <w:color w:val="auto"/>
            <w:sz w:val="26"/>
            <w:szCs w:val="26"/>
          </w:rPr>
          <w:delText xml:space="preserve">DJE</w:delText>
        </w:r>
      </w:del>
      <w:ins w:id="1267" w:author="Assessor GDSXSR" w:date="2026-10-31T22:16:18Z">
        <w:r>
          <w:rPr>
            <w:i w:val="1"/>
            <w:iCs w:val="1"/>
            <w:color w:val="808080"/>
            <w:sz w:val="26"/>
            <w:szCs w:val="26"/>
          </w:rPr>
          <w:t xml:space="preserve">DJe</w:t>
        </w:r>
      </w:ins>
      <w:r>
        <w:rPr>
          <w:i w:val="1"/>
          <w:iCs w:val="1"/>
          <w:color w:val="auto"/>
          <w:sz w:val="26"/>
          <w:szCs w:val="26"/>
        </w:rPr>
        <w:t xml:space="preserve">: 18/11/2025</w:t>
      </w:r>
      <w:ins w:id="1268" w:author="Assessor GDSXSR" w:date="2026-10-31T22:16:18Z">
        <w:r>
          <w:rPr>
            <w:i w:val="1"/>
            <w:iCs w:val="1"/>
            <w:color w:val="808080"/>
            <w:sz w:val="26"/>
            <w:szCs w:val="26"/>
          </w:rPr>
          <w:t xml:space="preserve">.</w:t>
        </w:r>
      </w:ins>
      <w:r>
        <w:rPr>
          <w:i w:val="1"/>
          <w:iCs w:val="1"/>
          <w:color w:val="auto"/>
          <w:sz w:val="26"/>
          <w:szCs w:val="26"/>
        </w:rPr>
        <w:t xml:space="preserve">)</w:t>
      </w:r>
      <w:ins w:id="1269" w:author="Assessor GDSXSR" w:date="2026-10-31T22:16:18Z">
        <w:r>
          <w:rPr>
            <w:i w:val="1"/>
            <w:iCs w:val="1"/>
            <w:color w:val="808080"/>
            <w:sz w:val="26"/>
            <w:szCs w:val="26"/>
          </w:rPr>
          <w:t xml:space="preserve"> – Grifei</w:t>
        </w:r>
        <w:commentRangeEnd w:id="43"/>
        <w:r>
          <w:rPr>
            <w:rStyle w:val="CommentReference"/>
            <w:color w:val="808080"/>
          </w:rPr>
          <w:commentReference w:id="43"/>
        </w:r>
      </w:ins>
    </w:p>
    <w:p>
      <w:pPr>
        <w:ind w:left="2268"/>
        <w:rPr>
          <w:ins w:id="1271" w:author="Assessor GDSXSR" w:date="2026-10-31T22:16:18Z"/>
          <w:color w:val="auto"/>
        </w:rPr>
      </w:pPr>
    </w:p>
    <w:p>
      <w:pPr>
        <w:ind w:left="0" w:firstLine="2268"/>
        <w:rPr>
          <w:color w:val="auto"/>
        </w:rPr>
      </w:pPr>
      <w:ins w:id="1272" w:author="Assessor GDSXSR" w:date="2026-10-31T22:16:18Z">
        <w:commentRangeStart w:id="44"/>
        <w:r>
          <w:rPr>
            <w:i w:val="0"/>
            <w:iCs w:val="1"/>
            <w:color w:val="808080"/>
            <w:sz w:val="28"/>
            <w:szCs w:val="26"/>
          </w:rPr>
          <w:t xml:space="preserve">Quanto à nulidade da sentença, a ausência de menção ao Tema 1.300 do STJ não configura vício de fundamentação, pois a sentença decidiu à luz do extrato e do laudo pericial, e a observância do ônus da prova é matéria de mérito, examinada neste voto (ID 280458703).</w:t>
        </w:r>
        <w:commentRangeEnd w:id="44"/>
        <w:r>
          <w:rPr>
            <w:rStyle w:val="CommentReference"/>
            <w:color w:val="808080"/>
          </w:rPr>
          <w:commentReference w:id="44"/>
        </w:r>
      </w:ins>
    </w:p>
    <w:p w:rsidRPr="00C402F4" w:rsidR="002F0C43" w:rsidRDefault="002F0C43" w14:paraId="62CC5054" w14:textId="77777777">
      <w:pPr>
        <w:rPr>
          <w:color w:val="auto"/>
        </w:rPr>
      </w:pPr>
    </w:p>
    <w:p w:rsidRPr="00C402F4" w:rsidR="002F0C43" w:rsidRDefault="001125F5" w14:paraId="53328B98" w14:textId="10B56E12">
      <w:pPr>
        <w:ind w:firstLine="2268"/>
        <w:rPr>
          <w:color w:val="auto"/>
        </w:rPr>
      </w:pPr>
      <w:commentRangeStart w:id="21"/>
      <w:del w:id="1273" w:author="Assessor GDSXSR" w:date="2026-10-31T22:16:18Z">
        <w:r>
          <w:rPr>
            <w:color w:val="auto"/>
          </w:rPr>
          <w:delText xml:space="preserve">O</w:delText>
        </w:r>
      </w:del>
      <w:ins w:id="1274" w:author="Assessor GDSXSR" w:date="2026-10-31T22:16:18Z">
        <w:commentRangeStart w:id="45"/>
        <w:r>
          <w:rPr>
            <w:color w:val="808080"/>
          </w:rPr>
          <w:t xml:space="preserve">Também não procede o</w:t>
        </w:r>
      </w:ins>
      <w:r>
        <w:rPr>
          <w:color w:val="auto"/>
        </w:rPr>
        <w:t xml:space="preserve"> pedido subsidiário de exibição dos recibos</w:t>
      </w:r>
      <w:del w:id="1275" w:author="Assessor GDSXSR" w:date="2026-10-31T22:16:18Z">
        <w:r>
          <w:rPr>
            <w:color w:val="auto"/>
          </w:rPr>
          <w:delText xml:space="preserve"> não procede</w:delText>
        </w:r>
      </w:del>
      <w:r>
        <w:rPr>
          <w:color w:val="auto"/>
        </w:rPr>
        <w:t xml:space="preserve">, pois a autora</w:t>
      </w:r>
      <w:r>
        <w:rPr>
          <w:color w:val="auto"/>
        </w:rPr>
        <w:t xml:space="preserve">/apelante </w:t>
      </w:r>
      <w:r>
        <w:rPr>
          <w:color w:val="auto"/>
        </w:rPr>
        <w:t xml:space="preserve">não o formulou na origem, mesmo </w:t>
      </w:r>
      <w:r>
        <w:rPr>
          <w:color w:val="auto"/>
        </w:rPr>
        <w:t xml:space="preserve">instada a se manifestar sobre a prova</w:t>
      </w:r>
      <w:del w:id="1276" w:author="Assessor GDSXSR" w:date="2026-10-31T22:16:18Z">
        <w:r>
          <w:rPr>
            <w:color w:val="auto"/>
          </w:rPr>
          <w:delText xml:space="preserve"> (ID 251360437)</w:delText>
        </w:r>
      </w:del>
      <w:r>
        <w:rPr>
          <w:color w:val="auto"/>
        </w:rPr>
        <w:t xml:space="preserve">, e o juízo considerou o feito apto a sentença (ID </w:t>
      </w:r>
      <w:ins w:id="1277" w:author="Assessor GDSXSR" w:date="2026-10-31T22:16:18Z">
        <w:r>
          <w:rPr>
            <w:color w:val="808080"/>
          </w:rPr>
          <w:t xml:space="preserve">89414038; ID </w:t>
        </w:r>
      </w:ins>
      <w:r>
        <w:rPr>
          <w:color w:val="auto"/>
        </w:rPr>
        <w:t xml:space="preserve">280458703).</w:t>
      </w:r>
      <w:commentRangeEnd w:id="45"/>
      <w:r>
        <w:rPr>
          <w:rStyle w:val="CommentReference"/>
        </w:rPr>
        <w:commentReference w:id="45"/>
      </w:r>
      <w:commentRangeEnd w:id="21"/>
      <w:r>
        <w:rPr>
          <w:rStyle w:val="CommentReference"/>
        </w:rPr>
        <w:commentReference w:id="21"/>
      </w:r>
    </w:p>
    <w:p w:rsidRPr="00C402F4" w:rsidR="002F0C43" w:rsidRDefault="002F0C43" w14:paraId="55222155" w14:textId="77777777">
      <w:pPr>
        <w:rPr>
          <w:color w:val="auto"/>
        </w:rPr>
      </w:pPr>
    </w:p>
    <w:p w:rsidRPr="00C402F4" w:rsidR="002F0C43" w:rsidRDefault="001125F5" w14:paraId="19658EED" w14:textId="77777777">
      <w:pPr>
        <w:ind w:firstLine="2268"/>
        <w:rPr>
          <w:color w:val="auto"/>
        </w:rPr>
      </w:pPr>
      <w:r w:rsidRPr="7BBB0ADC" w:rsidR="001125F5">
        <w:rPr>
          <w:color w:val="auto"/>
          <w:highlight w:val="yellow"/>
          <w:rPrChange w:id="1278" w:author="Assessor GDSXSR" w:date="2026-10-31T22:16:18Z">
            <w:rPr>
              <w:color w:val="auto"/>
            </w:rPr>
          </w:rPrChange>
        </w:rPr>
        <w:t>Por fim, afastados o desfalque e o ato ilícito, não há dano moral indenizável.</w:t>
      </w:r>
    </w:p>
    <w:p w:rsidRPr="00C402F4" w:rsidR="002F0C43" w:rsidRDefault="002F0C43" w14:paraId="6828D3CA" w14:textId="77777777">
      <w:pPr>
        <w:rPr>
          <w:color w:val="auto"/>
        </w:rPr>
      </w:pPr>
    </w:p>
    <w:p w:rsidRPr="00C402F4" w:rsidR="002F0C43" w:rsidRDefault="001125F5" w14:paraId="13003F0E" w14:textId="77777777">
      <w:pPr>
        <w:keepNext w:val="1"/>
        <w:jc w:val="center"/>
        <w:rPr>
          <w:color w:val="auto"/>
        </w:rPr>
      </w:pPr>
      <w:r w:rsidRPr="7BBB0ADC" w:rsidR="001125F5">
        <w:rPr>
          <w:b w:val="1"/>
          <w:bCs w:val="1"/>
          <w:color w:val="auto"/>
        </w:rPr>
        <w:t>DISPOSITIVO</w:t>
      </w:r>
    </w:p>
    <w:p w:rsidRPr="00C402F4" w:rsidR="002F0C43" w:rsidRDefault="002F0C43" w14:paraId="0B7FC213" w14:textId="77777777">
      <w:pPr>
        <w:keepNext w:val="1"/>
        <w:rPr>
          <w:color w:val="auto"/>
        </w:rPr>
      </w:pPr>
    </w:p>
    <w:p w:rsidRPr="00C402F4" w:rsidR="002F0C43" w:rsidRDefault="001125F5" w14:paraId="3F44F90B" w14:textId="77777777">
      <w:pPr>
        <w:ind w:firstLine="2268"/>
        <w:rPr>
          <w:color w:val="auto"/>
        </w:rPr>
      </w:pPr>
      <w:commentRangeStart w:id="46"/>
      <w:r>
        <w:rPr>
          <w:color w:val="auto"/>
        </w:rPr>
        <w:t xml:space="preserve">Ante o exposto, </w:t>
      </w:r>
      <w:r>
        <w:rPr>
          <w:b w:val="1"/>
          <w:bCs w:val="1"/>
          <w:color w:val="auto"/>
        </w:rPr>
        <w:t xml:space="preserve">rejeito</w:t>
      </w:r>
      <w:r>
        <w:rPr>
          <w:color w:val="auto"/>
        </w:rPr>
        <w:t xml:space="preserve"> a preliminar de ofensa ao princípio da dialeticidade</w:t>
      </w:r>
      <w:ins w:id="1279" w:author="Assessor GDSXSR" w:date="2026-10-31T22:16:18Z">
        <w:r>
          <w:rPr>
            <w:color w:val="808080"/>
          </w:rPr>
          <w:t xml:space="preserve"> e</w:t>
        </w:r>
      </w:ins>
      <w:r>
        <w:rPr>
          <w:color w:val="auto"/>
        </w:rPr>
        <w:t xml:space="preserve">, </w:t>
      </w:r>
      <w:del w:id="1280" w:author="Assessor GDSXSR" w:date="2026-10-31T22:16:18Z">
        <w:r>
          <w:rPr>
            <w:b w:val="1"/>
            <w:bCs w:val="1"/>
            <w:color w:val="auto"/>
          </w:rPr>
          <w:delText xml:space="preserve">conheço</w:delText>
        </w:r>
      </w:del>
      <w:ins w:id="1281" w:author="Assessor GDSXSR" w:date="2026-10-31T22:16:18Z">
        <w:r>
          <w:rPr>
            <w:color w:val="808080"/>
          </w:rPr>
          <w:t xml:space="preserve">no</w:t>
        </w:r>
      </w:ins>
      <w:r>
        <w:rPr>
          <w:color w:val="auto"/>
        </w:rPr>
        <w:t xml:space="preserve"> </w:t>
      </w:r>
      <w:del w:id="1282" w:author="Assessor GDSXSR" w:date="2026-10-31T22:16:18Z">
        <w:r>
          <w:rPr>
            <w:color w:val="auto"/>
          </w:rPr>
          <w:delText xml:space="preserve">do</w:delText>
        </w:r>
      </w:del>
      <w:ins w:id="1283" w:author="Assessor GDSXSR" w:date="2026-10-31T22:16:18Z">
        <w:r>
          <w:rPr>
            <w:color w:val="808080"/>
          </w:rPr>
          <w:t xml:space="preserve">mérito, </w:t>
        </w:r>
        <w:r>
          <w:rPr>
            <w:b/>
            <w:color w:val="808080"/>
          </w:rPr>
          <w:t xml:space="preserve">nego provimento</w:t>
        </w:r>
        <w:r>
          <w:rPr>
            <w:color w:val="808080"/>
          </w:rPr>
          <w:t xml:space="preserve"> ao</w:t>
        </w:r>
      </w:ins>
      <w:r>
        <w:rPr>
          <w:color w:val="auto"/>
        </w:rPr>
        <w:t xml:space="preserve"> apelo da autora, Maria Gonçalves Magalhães Alves</w:t>
      </w:r>
      <w:del w:id="1284" w:author="Assessor GDSXSR" w:date="2026-10-31T22:16:18Z">
        <w:r>
          <w:rPr>
            <w:color w:val="auto"/>
          </w:rPr>
          <w:delText xml:space="preserve">, e </w:delText>
        </w:r>
        <w:r>
          <w:rPr>
            <w:b w:val="1"/>
            <w:bCs w:val="1"/>
            <w:color w:val="auto"/>
          </w:rPr>
          <w:delText xml:space="preserve">nego-lhe provimento</w:delText>
        </w:r>
      </w:del>
      <w:r>
        <w:rPr>
          <w:color w:val="auto"/>
        </w:rPr>
        <w:t xml:space="preserve">.</w:t>
      </w:r>
      <w:commentRangeEnd w:id="46"/>
      <w:r>
        <w:rPr>
          <w:rStyle w:val="CommentReference"/>
        </w:rPr>
        <w:commentReference w:id="46"/>
      </w:r>
    </w:p>
    <w:p w:rsidRPr="00C402F4" w:rsidR="002F0C43" w:rsidRDefault="002F0C43" w14:paraId="5412DFEE" w14:textId="77777777">
      <w:pPr>
        <w:rPr>
          <w:color w:val="auto"/>
        </w:rPr>
      </w:pPr>
    </w:p>
    <w:p w:rsidRPr="00C402F4" w:rsidR="002F0C43" w:rsidRDefault="001125F5" w14:paraId="73258B7E" w14:textId="2D3444EF">
      <w:pPr>
        <w:ind w:firstLine="2268"/>
        <w:rPr>
          <w:color w:val="auto"/>
        </w:rPr>
      </w:pPr>
      <w:del w:id="1285" w:author="Assessor GDSXSR" w:date="2026-10-31T22:16:18Z">
        <w:r>
          <w:rPr>
            <w:b w:val="1"/>
            <w:bCs w:val="1"/>
            <w:color w:val="auto"/>
          </w:rPr>
          <w:delText xml:space="preserve">Majoro</w:delText>
        </w:r>
      </w:del>
      <w:ins w:id="1286" w:author="Assessor GDSXSR" w:date="2026-10-31T22:16:18Z">
        <w:commentRangeStart w:id="47"/>
        <w:r>
          <w:rPr>
            <w:b/>
            <w:bCs w:val="1"/>
            <w:color w:val="808080"/>
          </w:rPr>
          <w:t xml:space="preserve">Condeno</w:t>
        </w:r>
      </w:ins>
      <w:r>
        <w:rPr>
          <w:color w:val="auto"/>
        </w:rPr>
        <w:t xml:space="preserve"> </w:t>
      </w:r>
      <w:del w:id="1287" w:author="Assessor GDSXSR" w:date="2026-10-31T22:16:18Z">
        <w:r>
          <w:rPr>
            <w:color w:val="auto"/>
          </w:rPr>
          <w:delText xml:space="preserve">os</w:delText>
        </w:r>
      </w:del>
      <w:ins w:id="1288" w:author="Assessor GDSXSR" w:date="2026-10-31T22:16:18Z">
        <w:r>
          <w:rPr>
            <w:color w:val="808080"/>
          </w:rPr>
          <w:t xml:space="preserve">a autora/apelante ao pagamento de</w:t>
        </w:r>
      </w:ins>
      <w:r>
        <w:rPr>
          <w:color w:val="auto"/>
        </w:rPr>
        <w:t xml:space="preserve"> honorários </w:t>
      </w:r>
      <w:del w:id="1289" w:author="Assessor GDSXSR" w:date="2026-10-31T22:16:18Z">
        <w:r>
          <w:rPr>
            <w:color w:val="auto"/>
          </w:rPr>
          <w:delText xml:space="preserve">advocatícios</w:delText>
        </w:r>
      </w:del>
      <w:ins w:id="1290" w:author="Assessor GDSXSR" w:date="2026-10-31T22:16:18Z">
        <w:r>
          <w:rPr>
            <w:color w:val="808080"/>
          </w:rPr>
          <w:t xml:space="preserve">recursais que fixo</w:t>
        </w:r>
      </w:ins>
      <w:r>
        <w:rPr>
          <w:color w:val="auto"/>
        </w:rPr>
        <w:t xml:space="preserve"> </w:t>
      </w:r>
      <w:r>
        <w:rPr>
          <w:color w:val="auto"/>
        </w:rPr>
        <w:t xml:space="preserve">em 1% do valor</w:t>
      </w:r>
      <w:ins w:id="1291" w:author="Assessor GDSXSR" w:date="2026-10-31T22:16:18Z">
        <w:r>
          <w:rPr>
            <w:color w:val="808080"/>
          </w:rPr>
          <w:t xml:space="preserve"> atualizado</w:t>
        </w:r>
      </w:ins>
      <w:r>
        <w:rPr>
          <w:color w:val="auto"/>
        </w:rPr>
        <w:t xml:space="preserve"> da causa (CPC 85 § 11), </w:t>
      </w:r>
      <w:del w:id="1292" w:author="Assessor GDSXSR" w:date="2026-10-31T22:16:18Z">
        <w:r>
          <w:rPr>
            <w:color w:val="auto"/>
          </w:rPr>
          <w:delText xml:space="preserve">cuja</w:delText>
        </w:r>
      </w:del>
      <w:ins w:id="1293" w:author="Assessor GDSXSR" w:date="2026-10-31T22:16:18Z">
        <w:r>
          <w:rPr>
            <w:color w:val="808080"/>
          </w:rPr>
          <w:t xml:space="preserve">acrescido da quantia fixada na r. sentença, observada a suspensão da</w:t>
        </w:r>
      </w:ins>
      <w:r>
        <w:rPr>
          <w:color w:val="auto"/>
        </w:rPr>
        <w:t xml:space="preserve"> exigibilidade </w:t>
      </w:r>
      <w:del w:id="1294" w:author="Assessor GDSXSR" w:date="2026-10-31T22:16:18Z">
        <w:r>
          <w:rPr>
            <w:color w:val="auto"/>
          </w:rPr>
          <w:delText xml:space="preserve">fica</w:delText>
        </w:r>
      </w:del>
      <w:ins w:id="1295" w:author="Assessor GDSXSR" w:date="2026-10-31T22:16:18Z">
        <w:r>
          <w:rPr>
            <w:color w:val="808080"/>
          </w:rPr>
          <w:t xml:space="preserve">pela</w:t>
        </w:r>
      </w:ins>
      <w:r>
        <w:rPr>
          <w:color w:val="auto"/>
        </w:rPr>
        <w:t xml:space="preserve"> </w:t>
      </w:r>
      <w:del w:id="1296" w:author="Assessor GDSXSR" w:date="2026-10-31T22:16:18Z">
        <w:r>
          <w:rPr>
            <w:color w:val="auto"/>
          </w:rPr>
          <w:delText xml:space="preserve">suspensa</w:delText>
        </w:r>
      </w:del>
      <w:ins w:id="1297" w:author="Assessor GDSXSR" w:date="2026-10-31T22:16:18Z">
        <w:r>
          <w:rPr>
            <w:color w:val="808080"/>
          </w:rPr>
          <w:t xml:space="preserve">concessão da gratuidade de justiça</w:t>
        </w:r>
      </w:ins>
      <w:r>
        <w:rPr>
          <w:color w:val="auto"/>
        </w:rPr>
        <w:t xml:space="preserve"> </w:t>
      </w:r>
      <w:r>
        <w:rPr>
          <w:color w:val="auto"/>
        </w:rPr>
        <w:t xml:space="preserve">(CPC 98 § 3º).</w:t>
      </w:r>
      <w:commentRangeEnd w:id="47"/>
      <w:r>
        <w:rPr>
          <w:rStyle w:val="CommentReference"/>
        </w:rPr>
        <w:commentReference w:id="47"/>
      </w:r>
    </w:p>
    <w:p w:rsidRPr="00C402F4" w:rsidR="002F0C43" w:rsidRDefault="002F0C43" w14:paraId="02655F68" w14:textId="77777777">
      <w:pPr>
        <w:rPr>
          <w:color w:val="auto"/>
        </w:rPr>
      </w:pPr>
    </w:p>
    <w:p w:rsidRPr="00C402F4" w:rsidR="002F0C43" w:rsidP="7BBB0ADC" w:rsidRDefault="001125F5" w14:paraId="0609CB5D" w14:textId="5CADC552">
      <w:pPr>
        <w:ind w:firstLine="2268"/>
        <w:rPr>
          <w:color w:val="auto"/>
        </w:rPr>
      </w:pPr>
      <w:r w:rsidRPr="419AC897" w:rsidR="001125F5">
        <w:rPr>
          <w:color w:val="auto"/>
        </w:rPr>
        <w:t>É como voto.</w:t>
      </w:r>
      <w:r w:rsidRPr="419AC897" w:rsidR="230B8CBE">
        <w:rPr>
          <w:color w:val="auto"/>
        </w:rPr>
        <w:t xml:space="preserve"> </w:t>
      </w:r>
    </w:p>
    <w:p w:rsidRPr="00C402F4" w:rsidR="002F0C43" w:rsidRDefault="001125F5" w14:paraId="40CB5334" w14:textId="77777777">
      <w:r w:rsidRPr="00C402F4">
        <w:br w:type="page"/>
      </w:r>
    </w:p>
    <w:p w:rsidRPr="00C402F4" w:rsidR="002F0C43" w:rsidRDefault="001125F5" w14:paraId="5343C700" w14:textId="77777777">
      <w:pPr>
        <w:jc w:val="center"/>
      </w:pPr>
      <w:r w:rsidRPr="00C402F4">
        <w:rPr>
          <w:b/>
          <w:color w:val="00B050"/>
        </w:rPr>
        <w:lastRenderedPageBreak/>
        <w:t>SENTENÇA (ID 280458703)</w:t>
      </w:r>
    </w:p>
    <w:p w:rsidRPr="00C402F4" w:rsidR="002F0C43" w:rsidRDefault="002F0C43" w14:paraId="6A3622BD" w14:textId="77777777"/>
    <w:p w:rsidRPr="00C402F4" w:rsidR="002F0C43" w:rsidRDefault="001125F5" w14:paraId="39DFA166" w14:textId="77777777">
      <w:r w:rsidRPr="00C402F4">
        <w:rPr>
          <w:color w:val="00B050"/>
          <w:sz w:val="24"/>
        </w:rPr>
        <w:t>Poder Judiciário da União</w:t>
      </w:r>
    </w:p>
    <w:p w:rsidRPr="00C402F4" w:rsidR="002F0C43" w:rsidRDefault="001125F5" w14:paraId="533F9FBE" w14:textId="77777777">
      <w:r w:rsidRPr="00C402F4">
        <w:rPr>
          <w:color w:val="00B050"/>
          <w:sz w:val="24"/>
        </w:rPr>
        <w:t>TRIBUNAL DE JUSTIÇA DO DISTRITO FEDERAL E DOS TERRITÓRIOS</w:t>
      </w:r>
    </w:p>
    <w:p w:rsidRPr="00C402F4" w:rsidR="002F0C43" w:rsidRDefault="001125F5" w14:paraId="4AE0261F" w14:textId="77777777">
      <w:r w:rsidRPr="00C402F4">
        <w:rPr>
          <w:color w:val="00B050"/>
          <w:sz w:val="24"/>
        </w:rPr>
        <w:t>7ª Vara Cível de Brasília</w:t>
      </w:r>
    </w:p>
    <w:p w:rsidRPr="00C402F4" w:rsidR="002F0C43" w:rsidRDefault="001125F5" w14:paraId="142354E5" w14:textId="77777777">
      <w:r w:rsidRPr="00C402F4">
        <w:rPr>
          <w:color w:val="00B050"/>
          <w:sz w:val="24"/>
        </w:rPr>
        <w:t>Classe judicial: PROCEDIMENTO COMUM CÍVEL (7)</w:t>
      </w:r>
    </w:p>
    <w:p w:rsidRPr="00C402F4" w:rsidR="002F0C43" w:rsidRDefault="001125F5" w14:paraId="2A7CA2AB" w14:textId="77777777">
      <w:r w:rsidRPr="00C402F4">
        <w:rPr>
          <w:color w:val="00B050"/>
          <w:sz w:val="24"/>
        </w:rPr>
        <w:t>AUTOR: MARIA GONCALVES MAGALHAES ALVES</w:t>
      </w:r>
    </w:p>
    <w:p w:rsidRPr="00C402F4" w:rsidR="002F0C43" w:rsidRDefault="001125F5" w14:paraId="0A794CEC" w14:textId="77777777">
      <w:r w:rsidRPr="00C402F4">
        <w:rPr>
          <w:color w:val="00B050"/>
          <w:sz w:val="24"/>
        </w:rPr>
        <w:t>REU: BANCO DO BRASIL SA</w:t>
      </w:r>
    </w:p>
    <w:p w:rsidRPr="00C402F4" w:rsidR="002F0C43" w:rsidRDefault="002F0C43" w14:paraId="6A88A232" w14:textId="77777777"/>
    <w:p w:rsidRPr="00C402F4" w:rsidR="002F0C43" w:rsidRDefault="001125F5" w14:paraId="16C3354E" w14:textId="77777777">
      <w:pPr>
        <w:jc w:val="center"/>
      </w:pPr>
      <w:r w:rsidRPr="00C402F4">
        <w:rPr>
          <w:b/>
          <w:color w:val="00B050"/>
        </w:rPr>
        <w:t>SENTENÇA</w:t>
      </w:r>
    </w:p>
    <w:p w:rsidRPr="00C402F4" w:rsidR="002F0C43" w:rsidRDefault="002F0C43" w14:paraId="59E09C58" w14:textId="77777777"/>
    <w:p w:rsidRPr="00C402F4" w:rsidR="002F0C43" w:rsidRDefault="001125F5" w14:paraId="18DABFDA" w14:textId="77777777">
      <w:pPr>
        <w:ind w:firstLine="2268"/>
      </w:pPr>
      <w:r w:rsidRPr="00C402F4">
        <w:rPr>
          <w:color w:val="00B050"/>
        </w:rPr>
        <w:t>Cuida-se de ação pelo procedimento comum ajuizada por MARIA GONÇALVES MAGALHÃES ALVES em desfavor de BANCO DO BRASIL S/A, partes qualificadas nos autos.</w:t>
      </w:r>
    </w:p>
    <w:p w:rsidRPr="00C402F4" w:rsidR="002F0C43" w:rsidRDefault="001125F5" w14:paraId="1AFEC68B" w14:textId="77777777">
      <w:pPr>
        <w:ind w:firstLine="2268"/>
      </w:pPr>
      <w:r w:rsidRPr="00C402F4">
        <w:rPr>
          <w:color w:val="00B050"/>
        </w:rPr>
        <w:t>Narra a autora, em síntese, que ao procurar o banco réu para saque de suas quotas do PASEP, descobriu que os valores colocados à sua disposição são irrisórios. Afirma que não recebeu os créditos de juros e correção monetária (má gestão e procedimentos ilegais), não agindo a parte requerida com os deveres de guarda que lhe são impostos. Informa que o valor, convertido nas sucessivas moedas e acrescidos de juros e correção monetária legais, chegaria atualmente a um saldo superior ao valor sacado.</w:t>
      </w:r>
    </w:p>
    <w:p w:rsidRPr="00C402F4" w:rsidR="002F0C43" w:rsidRDefault="001125F5" w14:paraId="3B138CC0" w14:textId="77777777">
      <w:pPr>
        <w:ind w:firstLine="2268"/>
      </w:pPr>
      <w:r w:rsidRPr="00C402F4">
        <w:rPr>
          <w:color w:val="00B050"/>
        </w:rPr>
        <w:t>A título de tutela definitiva, requer a condenação do réu ao pagamento da quantia de R$ 45.576,41 (quarenta e cinco mil, quinhentos e setenta e seis reais e quarenta e um centavos), a título de restituição material, bem como da quantia de R$ 20.000,00 (vinte mil reais), a título de dano moral. Postula, ainda, os benefícios da gratuidade de justiça.</w:t>
      </w:r>
    </w:p>
    <w:p w:rsidRPr="00C402F4" w:rsidR="002F0C43" w:rsidRDefault="001125F5" w14:paraId="780B7BD0" w14:textId="77777777">
      <w:pPr>
        <w:ind w:firstLine="2268"/>
      </w:pPr>
      <w:r w:rsidRPr="00C402F4">
        <w:rPr>
          <w:color w:val="00B050"/>
        </w:rPr>
        <w:t>Com a inicial foram apresentados documentos.</w:t>
      </w:r>
    </w:p>
    <w:p w:rsidRPr="00C402F4" w:rsidR="002F0C43" w:rsidRDefault="001125F5" w14:paraId="6B99C123" w14:textId="77777777">
      <w:pPr>
        <w:ind w:firstLine="2268"/>
      </w:pPr>
      <w:r w:rsidRPr="00C402F4">
        <w:rPr>
          <w:color w:val="00B050"/>
        </w:rPr>
        <w:lastRenderedPageBreak/>
        <w:t>Parte autora beneficiária da gratuidade de justiça.</w:t>
      </w:r>
    </w:p>
    <w:p w:rsidRPr="00C402F4" w:rsidR="002F0C43" w:rsidRDefault="001125F5" w14:paraId="04934F2F" w14:textId="77777777">
      <w:pPr>
        <w:ind w:firstLine="2268"/>
      </w:pPr>
      <w:r w:rsidRPr="00C402F4">
        <w:rPr>
          <w:color w:val="00B050"/>
        </w:rPr>
        <w:t>Decisão ID 222056899 recebeu a peça de ingresso e ordenou a citação da parte ré.</w:t>
      </w:r>
    </w:p>
    <w:p w:rsidRPr="00C402F4" w:rsidR="002F0C43" w:rsidRDefault="001125F5" w14:paraId="22516E1B" w14:textId="77777777">
      <w:pPr>
        <w:ind w:firstLine="2268"/>
      </w:pPr>
      <w:r w:rsidRPr="00C402F4">
        <w:rPr>
          <w:color w:val="00B050"/>
        </w:rPr>
        <w:t>O Banco do Brasil apresentou contestação de ID 225487128, com preliminares, bem como prejudicial de prescrição.</w:t>
      </w:r>
    </w:p>
    <w:p w:rsidRPr="00C402F4" w:rsidR="002F0C43" w:rsidRDefault="001125F5" w14:paraId="28F9C5D8" w14:textId="77777777">
      <w:pPr>
        <w:ind w:firstLine="2268"/>
      </w:pPr>
      <w:r w:rsidRPr="00C402F4">
        <w:rPr>
          <w:color w:val="00B050"/>
        </w:rPr>
        <w:t>No mérito, informa os mecanismos de correção monetária (TJLP – Taxa de Juros de Longo Prazo) e juros de 3% ao ano sobre o saldo atualizado. Aponta que os cálculos da parte autora estão incorretos, por desconsiderar efeitos da inflação e da mudança de planos econômicos, assim como indica os índices de correção e incidência da TJLP – Taxa de Juros de Longo Prazo, com atualização monetária. Defende a inexistência da danos materiais.</w:t>
      </w:r>
    </w:p>
    <w:p w:rsidRPr="00C402F4" w:rsidR="002F0C43" w:rsidRDefault="001125F5" w14:paraId="1127C69D" w14:textId="77777777">
      <w:pPr>
        <w:ind w:firstLine="2268"/>
      </w:pPr>
      <w:r w:rsidRPr="00C402F4">
        <w:rPr>
          <w:color w:val="00B050"/>
        </w:rPr>
        <w:t>Pugna, ao final, pela improcedência dos pedidos iniciais.</w:t>
      </w:r>
    </w:p>
    <w:p w:rsidRPr="00C402F4" w:rsidR="002F0C43" w:rsidRDefault="001125F5" w14:paraId="3DFB3207" w14:textId="77777777">
      <w:pPr>
        <w:ind w:firstLine="2268"/>
      </w:pPr>
      <w:r w:rsidRPr="00C402F4">
        <w:rPr>
          <w:color w:val="00B050"/>
        </w:rPr>
        <w:t>Réplica ID 229152475.</w:t>
      </w:r>
    </w:p>
    <w:p w:rsidRPr="00C402F4" w:rsidR="002F0C43" w:rsidRDefault="001125F5" w14:paraId="68BB0AD6" w14:textId="77777777">
      <w:pPr>
        <w:ind w:firstLine="2268"/>
      </w:pPr>
      <w:r w:rsidRPr="00C402F4">
        <w:rPr>
          <w:color w:val="00B050"/>
        </w:rPr>
        <w:t>Saneado o feito (ID 231562646), foram rejeitadas as preliminares e prejudiciais de mérito e deferida a prova pericial requerida pelas partes.</w:t>
      </w:r>
    </w:p>
    <w:p w:rsidRPr="00C402F4" w:rsidR="002F0C43" w:rsidRDefault="001125F5" w14:paraId="6A9B9AD7" w14:textId="77777777">
      <w:pPr>
        <w:ind w:firstLine="2268"/>
      </w:pPr>
      <w:r w:rsidRPr="00C402F4">
        <w:rPr>
          <w:color w:val="00B050"/>
        </w:rPr>
        <w:t>Honorários periciais fixados em R$ 3.000,00 (três mil reais), consoante decisão ID 244592366.</w:t>
      </w:r>
    </w:p>
    <w:p w:rsidRPr="00C402F4" w:rsidR="002F0C43" w:rsidRDefault="001125F5" w14:paraId="6E9027E8" w14:textId="77777777">
      <w:pPr>
        <w:ind w:firstLine="2268"/>
      </w:pPr>
      <w:r w:rsidRPr="00C402F4">
        <w:rPr>
          <w:color w:val="00B050"/>
        </w:rPr>
        <w:t>Valor de R$ 3.300,00 (três mil e trezentos reais) depositados no ID 254109094 pela parte ré, a título de honorários periciais.</w:t>
      </w:r>
    </w:p>
    <w:p w:rsidRPr="00C402F4" w:rsidR="002F0C43" w:rsidRDefault="001125F5" w14:paraId="2B57EE83" w14:textId="77777777">
      <w:pPr>
        <w:ind w:firstLine="2268"/>
      </w:pPr>
      <w:r w:rsidRPr="00C402F4">
        <w:rPr>
          <w:color w:val="00B050"/>
        </w:rPr>
        <w:t>Decisão ID 254637694 estabeleceu os parâmetros dos honorários devidos por cada uma das partes, bem como indicou os valores depositados a maior pela parte ré, ordenando seu levantamento dos autos.</w:t>
      </w:r>
    </w:p>
    <w:p w:rsidRPr="00C402F4" w:rsidR="002F0C43" w:rsidRDefault="001125F5" w14:paraId="6765DB8C" w14:textId="77777777">
      <w:pPr>
        <w:ind w:firstLine="2268"/>
      </w:pPr>
      <w:r w:rsidRPr="00C402F4">
        <w:rPr>
          <w:color w:val="00B050"/>
        </w:rPr>
        <w:lastRenderedPageBreak/>
        <w:t>Laudo pericial ID 258513537 e esclarecimentos ID 266841055.</w:t>
      </w:r>
    </w:p>
    <w:p w:rsidRPr="00C402F4" w:rsidR="002F0C43" w:rsidRDefault="001125F5" w14:paraId="49A48065" w14:textId="77777777">
      <w:pPr>
        <w:ind w:firstLine="2268"/>
      </w:pPr>
      <w:r w:rsidRPr="00C402F4">
        <w:rPr>
          <w:color w:val="00B050"/>
        </w:rPr>
        <w:t>Decisão ID 271693056 homologou o laudo pericial apresentado nos autos e ordenou a liberação dos valores depositados nos autos.</w:t>
      </w:r>
    </w:p>
    <w:p w:rsidRPr="00C402F4" w:rsidR="002F0C43" w:rsidRDefault="001125F5" w14:paraId="46DE8A2B" w14:textId="77777777">
      <w:pPr>
        <w:ind w:firstLine="2268"/>
      </w:pPr>
      <w:r w:rsidRPr="00C402F4">
        <w:rPr>
          <w:color w:val="00B050"/>
        </w:rPr>
        <w:t>Alvará levantado pelo Perito no ID 273523613 e no ID 277786270.</w:t>
      </w:r>
    </w:p>
    <w:p w:rsidRPr="00C402F4" w:rsidR="002F0C43" w:rsidRDefault="001125F5" w14:paraId="6267678A" w14:textId="77777777">
      <w:pPr>
        <w:ind w:firstLine="2268"/>
      </w:pPr>
      <w:r w:rsidRPr="00C402F4">
        <w:rPr>
          <w:color w:val="00B050"/>
        </w:rPr>
        <w:t>Os autos vieram conclusos para julgamento.</w:t>
      </w:r>
    </w:p>
    <w:p w:rsidRPr="00C402F4" w:rsidR="002F0C43" w:rsidRDefault="001125F5" w14:paraId="33FC03C2" w14:textId="77777777">
      <w:pPr>
        <w:ind w:firstLine="2268"/>
      </w:pPr>
      <w:r w:rsidRPr="00C402F4">
        <w:rPr>
          <w:color w:val="00B050"/>
        </w:rPr>
        <w:t>É o relatório.</w:t>
      </w:r>
    </w:p>
    <w:p w:rsidRPr="00C402F4" w:rsidR="002F0C43" w:rsidRDefault="001125F5" w14:paraId="6628EF28" w14:textId="77777777">
      <w:pPr>
        <w:ind w:firstLine="2268"/>
      </w:pPr>
      <w:r w:rsidRPr="00C402F4">
        <w:rPr>
          <w:color w:val="00B050"/>
        </w:rPr>
        <w:t>DECIDO.</w:t>
      </w:r>
    </w:p>
    <w:p w:rsidRPr="00C402F4" w:rsidR="002F0C43" w:rsidRDefault="001125F5" w14:paraId="4B6BCEE3" w14:textId="77777777">
      <w:pPr>
        <w:ind w:firstLine="2268"/>
      </w:pPr>
      <w:r w:rsidRPr="00C402F4">
        <w:rPr>
          <w:color w:val="00B050"/>
        </w:rPr>
        <w:t>Consigno que o feito está apto a receber sentença no estado em que se encontra, não sendo necessária a produção de outras provas, uma vez que os elementos de convicção já acostados aos autos são suficientes à compreensão do alcance da pretensão e ao desate da controvérsia instaurada.</w:t>
      </w:r>
    </w:p>
    <w:p w:rsidRPr="00C402F4" w:rsidR="002F0C43" w:rsidRDefault="001125F5" w14:paraId="01ECAFE3" w14:textId="77777777">
      <w:pPr>
        <w:ind w:firstLine="2268"/>
      </w:pPr>
      <w:r w:rsidRPr="00C402F4">
        <w:rPr>
          <w:color w:val="00B050"/>
        </w:rPr>
        <w:t>Inexistindo outras questões prefaciais ou prejudiciais pendentes de apreciação, e presentes os pressupostos e as condições indispensáveis ao exercício do direito de ação, avanço ao exame do cerne da questão.</w:t>
      </w:r>
    </w:p>
    <w:p w:rsidRPr="00C402F4" w:rsidR="002F0C43" w:rsidRDefault="001125F5" w14:paraId="70244DA3" w14:textId="77777777">
      <w:pPr>
        <w:ind w:firstLine="2268"/>
      </w:pPr>
      <w:r w:rsidRPr="00C402F4">
        <w:rPr>
          <w:color w:val="993300"/>
        </w:rPr>
        <w:t>Não há nos autos demonstração concreta de que os parâmetros de atualização monetária e de remuneração do saldo do PASEP aplicados pela ré destoaram daqueles fixados pelo Conselho Diretor do PIS-PASEP.</w:t>
      </w:r>
    </w:p>
    <w:p w:rsidRPr="00C402F4" w:rsidR="002F0C43" w:rsidRDefault="001125F5" w14:paraId="3BC34C92" w14:textId="77777777">
      <w:pPr>
        <w:ind w:firstLine="2268"/>
      </w:pPr>
      <w:r w:rsidRPr="00C402F4">
        <w:rPr>
          <w:color w:val="993300"/>
        </w:rPr>
        <w:t>A parte autora apresentou cálculo simplório de como alcançou o valor, no entanto, sem qualquer menção aos parâmetros efetivamente utilizados na normatividade que regulava o PASEP.</w:t>
      </w:r>
    </w:p>
    <w:p w:rsidRPr="00C402F4" w:rsidR="002F0C43" w:rsidRDefault="001125F5" w14:paraId="4E5D4C3D" w14:textId="77777777">
      <w:pPr>
        <w:ind w:firstLine="2268"/>
      </w:pPr>
      <w:r w:rsidRPr="00C402F4">
        <w:rPr>
          <w:color w:val="993300"/>
        </w:rPr>
        <w:t xml:space="preserve">Depreende-se da legislação de regência sobre o tema, notadamente a Lei Complementar n. 26/1975 e o Decreto n. </w:t>
      </w:r>
      <w:r w:rsidRPr="00C402F4">
        <w:rPr>
          <w:color w:val="993300"/>
        </w:rPr>
        <w:lastRenderedPageBreak/>
        <w:t>9.978/2019, que as atualizações monetárias são realizadas anualmente mediante as diretrizes estabelecidas pelo Conselho Diretor do Fundo PIS-PASEP, sendo de responsabilidade da ré creditar nas contas individuais dos beneficiários do PASEP, as parcelas e benefícios decorrentes de correção monetária, juros e resultado líquido adicional.</w:t>
      </w:r>
    </w:p>
    <w:p w:rsidRPr="00C402F4" w:rsidR="002F0C43" w:rsidRDefault="001125F5" w14:paraId="6C4299C6" w14:textId="77777777">
      <w:pPr>
        <w:ind w:firstLine="2268"/>
      </w:pPr>
      <w:r w:rsidRPr="00C402F4">
        <w:rPr>
          <w:color w:val="00B050"/>
        </w:rPr>
        <w:t>Frise-se que, segundo o art. 4º, § 2º, da Lei Complementar n. 26/1975, na sua redação original, anterior a Lei n. 13.932/2019, era facultada a retirada das parcelas correspondentes aos juros de 3% a.a. e ao RLA (rendimentos) pelo beneficiário.</w:t>
      </w:r>
    </w:p>
    <w:p w:rsidRPr="00C402F4" w:rsidR="002F0C43" w:rsidRDefault="001125F5" w14:paraId="5212240F" w14:textId="77777777">
      <w:pPr>
        <w:ind w:firstLine="2268"/>
      </w:pPr>
      <w:r w:rsidRPr="00C402F4">
        <w:rPr>
          <w:color w:val="00B050"/>
        </w:rPr>
        <w:t>Neste caso, o participante poderia receber os valores através de três rubricas, “PGTO RENDIMENTO FOPAG”, “PGTO RENDIMENTO POUP” e “PGTO RENDIMENTO C/C”, que significam débitos na conta PASEP e créditos correspondentes na sua folha de pagamento, na sua conta poupança ou na sua conta corrente bancária, respectivamente.</w:t>
      </w:r>
    </w:p>
    <w:p w:rsidRPr="00C402F4" w:rsidR="002F0C43" w:rsidRDefault="001125F5" w14:paraId="1CFE3947" w14:textId="77777777">
      <w:pPr>
        <w:ind w:firstLine="2268"/>
      </w:pPr>
      <w:r w:rsidRPr="00C402F4">
        <w:rPr>
          <w:color w:val="00B050"/>
        </w:rPr>
        <w:t>Em detida análise do extrato de ID 55109950, bem como das fichas financeiras de ID 272725714, verifica-se que rubricas como “PGTO RENDIMENTO FOPAG” e “PGTO ABONO CAIXA” foram anualmente pagas, o que demonstra o pagamento dos valores à parte autora a título de juros.</w:t>
      </w:r>
    </w:p>
    <w:p w:rsidRPr="00C402F4" w:rsidR="002F0C43" w:rsidRDefault="001125F5" w14:paraId="5FE82CDC" w14:textId="77777777">
      <w:pPr>
        <w:ind w:firstLine="2268"/>
      </w:pPr>
      <w:r w:rsidRPr="00C402F4">
        <w:rPr>
          <w:color w:val="00B050"/>
        </w:rPr>
        <w:t xml:space="preserve">Ressalte-se, por oportuno, que a mera atualização monetária (sem comprovação de utilização dos parâmetros e critérios acima mencionados) juntado pela parte autora na inicial, como prova unilateralmente produzida pela demandante, não pode ser acolhido, pois não apresenta os mesmos parâmetros daqueles estabelecidos na tabela aprovada pelo Conselho Diretor do PIS-PASEP, cuja correção monetária e juros, como dito, incidem anualmente (art. 3º, alíneas “a” e “b” da </w:t>
      </w:r>
      <w:r w:rsidRPr="00C402F4">
        <w:rPr>
          <w:color w:val="00B050"/>
        </w:rPr>
        <w:lastRenderedPageBreak/>
        <w:t>Lei Complementar n. 26/1975, na redação anterior à Medida Provisória n. 946/2020).</w:t>
      </w:r>
    </w:p>
    <w:p w:rsidRPr="00C402F4" w:rsidR="002F0C43" w:rsidRDefault="001125F5" w14:paraId="690DEC7B" w14:textId="77777777">
      <w:pPr>
        <w:ind w:firstLine="2268"/>
      </w:pPr>
      <w:r w:rsidRPr="00C402F4">
        <w:rPr>
          <w:color w:val="00B050"/>
        </w:rPr>
        <w:t>Não é outro o entendimento do TJDFT sobre o caso, senão vejamos:</w:t>
      </w:r>
    </w:p>
    <w:p w:rsidRPr="00C402F4" w:rsidR="002F0C43" w:rsidRDefault="001125F5" w14:paraId="56360E7D" w14:textId="77777777">
      <w:pPr>
        <w:ind w:firstLine="2268"/>
      </w:pPr>
      <w:r w:rsidRPr="00C402F4">
        <w:rPr>
          <w:color w:val="00B050"/>
        </w:rPr>
        <w:t>CIVIL E PROCESSUAL CIVIL. AÇÃO DE INDENIZAÇÃO POR DANOS MATERIAIS. PRELIMINARES. ILEGITIMIDADE PASSIVA AD CAUSAM. REJEIÇÃO. PRESCRIÇÃO. INOCORRÊNCIA. SALDO DE CONTA INDIVIDUAL DO PROGRAMA DE FORMAÇÃO DO PATRIMÔNIO DO SERVIDOR PÚBLICO (PASEP). MÁ GESTÃO OU FALHA NO CREDITAMENTO DE SALDO RESULTANTE DA CONTA INDIVIDUAL DO PASEP PELO BANCO DO BRASIL. AUSÊNCIA DE COMPROVAÇÃO. IMPROCEDÊNCIA DOS PEDIDOS. SENTENÇA REFORMADA. 1 - O Ministro Relator deu provimento monocrático ao Recurso Especial interposto pela parte</w:t>
      </w:r>
      <w:r w:rsidRPr="00C402F4">
        <w:rPr>
          <w:color w:val="00B050"/>
        </w:rPr>
        <w:t xml:space="preserve"> Autora, para reconhecer a legitimidade do Banco do Brasil S/A para figurar no polo passivo de demanda na qual se discute possível má gestão ou falha no creditamento de saldo resultante da conta individual do PASEP. 2 - No julgamento dos processos paradigmas REsp 1895936/TO, REsp 1895941/TO e REsp 1951931/DF (Tema 1150), o STJ fixou as teses de que "ii) a pretensão ao ressarcimento dos danos havidos em razão dos desfalques em conta individual vinculada ao Pasep se submete ao prazo prescricional decenal prev</w:t>
      </w:r>
      <w:r w:rsidRPr="00C402F4">
        <w:rPr>
          <w:color w:val="00B050"/>
        </w:rPr>
        <w:t xml:space="preserve">isto pelo art. 205 do Código Civil; e iii) o termo inicial para a contagem do prazo prescricional é o dia em que o titular, comprovadamente, toma ciência dos desfalques realizados na conta individual vinculada ao Pasep." 3 - Assim, é decenal o prazo prescricional das pretensões movidas em desfavor do Banco do Brasil S/A com o propósito de avaliar a incorreção do creditamento </w:t>
      </w:r>
      <w:r w:rsidRPr="00C402F4">
        <w:rPr>
          <w:color w:val="00B050"/>
        </w:rPr>
        <w:lastRenderedPageBreak/>
        <w:t>por ele realizado no saldo das contas individuais do PASEP dos respectivos titulares. O termo inicial de contagem do referido prazo, à</w:t>
      </w:r>
      <w:r w:rsidRPr="00C402F4">
        <w:rPr>
          <w:color w:val="00B050"/>
        </w:rPr>
        <w:t xml:space="preserve"> luz da teoria da actio nata, é a data que o beneficiário da conta individual tem ciência do saldo ou do saque que reputa indevido, o que coincide, na maioria dos casos, com o momento em que realiza o saque dos valores que lhe são devidos. Portanto, não decorridos dez anos entre o saque do saldo credor da conta individual até o ajuizamento da ação, não há que se falar em pronúncia da prescrição. 4 - A parte Autora, a despeito de se insurgir contra o saldo apurado em sua conta individual, imputando falha ao </w:t>
      </w:r>
      <w:r w:rsidRPr="00C402F4">
        <w:rPr>
          <w:color w:val="00B050"/>
        </w:rPr>
        <w:t>Banco Réu, não apresentou a demonstração efetiva de que o creditamento do saldo de sua conta do PASEP deixou de observar a previsão insculpida no artigo 3º da Lei Complementar nº 26/1975. Deve ser registrado que a planilha trazida aos autos de forma unilateral pela parte Autora, com os cálculos do que reputa devido em seu saldo do PASEP, não servem para comprovar o fato constitutivo do seu direito, porque não demonstra qualquer desajuste contábil entre o valor de seus saques de acordo com as diretrizes fixa</w:t>
      </w:r>
      <w:r w:rsidRPr="00C402F4">
        <w:rPr>
          <w:color w:val="00B050"/>
        </w:rPr>
        <w:t>das pelo órgão do Ministério da Economia, o Conselho Diretor gestor do Fundo PIS-PASEP, o que afasta a possibilidade de verificação de qualquer ilicitude da atividade do Banco do Brasil S/A, uma vez que sua atribuição se limita ao creditamento nas contas individuais e à autorização de saque na forma dos cálculos alcançados pelo gestor do Fundo PIS-PASEP, o Conselho Diretor, a quem compete calcular a atualização monetária do saldo credor das contas individuais, a incidência de juros sobre o saldo credor atua</w:t>
      </w:r>
      <w:r w:rsidRPr="00C402F4">
        <w:rPr>
          <w:color w:val="00B050"/>
        </w:rPr>
        <w:t xml:space="preserve">lizado e, ainda, levantar, apurar e atribuir aos participantes o resultado líquido adicional das operações realizadas. Não se desincumbindo a parte Autora de tal ônus probatório, impõe-se o julgamento de </w:t>
      </w:r>
      <w:r w:rsidRPr="00C402F4">
        <w:rPr>
          <w:color w:val="00B050"/>
        </w:rPr>
        <w:lastRenderedPageBreak/>
        <w:t>improcedência dos pedidos formulados na inicial. Preliminar rejeitada. Prejudicial de mérito rejeitada. Apelação Cível provida.</w:t>
      </w:r>
    </w:p>
    <w:p w:rsidRPr="00C402F4" w:rsidR="002F0C43" w:rsidRDefault="001125F5" w14:paraId="72D6A926" w14:textId="77777777">
      <w:pPr>
        <w:ind w:firstLine="2268"/>
      </w:pPr>
      <w:r w:rsidRPr="00C402F4">
        <w:rPr>
          <w:color w:val="00B050"/>
        </w:rPr>
        <w:t>(Acórdão 1860998, 07253597220198070001, Relator(a): ANGELO PASSARELI, 5ª Turma Cível, data de julgamento: 9/5/2024, publicado no DJE: 21/5/2024. Pág.: Sem Página Cadastrada.)</w:t>
      </w:r>
    </w:p>
    <w:p w:rsidRPr="00C402F4" w:rsidR="002F0C43" w:rsidRDefault="001125F5" w14:paraId="30240B8B" w14:textId="77777777">
      <w:pPr>
        <w:ind w:firstLine="2268"/>
      </w:pPr>
      <w:r w:rsidRPr="00C402F4">
        <w:rPr>
          <w:color w:val="993300"/>
        </w:rPr>
        <w:t>Este entendimento judicial resta confirmado pelo laudo pericial produzido nos autos, ID 258513537, que, em sua página 32, assim esclarece:</w:t>
      </w:r>
    </w:p>
    <w:p w:rsidRPr="00C402F4" w:rsidR="002F0C43" w:rsidRDefault="001125F5" w14:paraId="71DBAD55" w14:textId="77777777">
      <w:pPr>
        <w:ind w:firstLine="2268"/>
      </w:pPr>
      <w:r w:rsidRPr="00C402F4">
        <w:rPr>
          <w:color w:val="993300"/>
        </w:rPr>
        <w:t>“Consoante ao analiticamente demonstrado no Apêndice I, não foi identificado saldo remanescente relevante do PASEP da Autora, tendo sido apurada uma diferença de apenas R$ 0,03 (três centavos).”</w:t>
      </w:r>
    </w:p>
    <w:p w:rsidRPr="00C402F4" w:rsidR="002F0C43" w:rsidRDefault="001125F5" w14:paraId="13958DEB" w14:textId="77777777">
      <w:pPr>
        <w:ind w:firstLine="2268"/>
      </w:pPr>
      <w:r w:rsidRPr="00C402F4">
        <w:rPr>
          <w:color w:val="993300"/>
        </w:rPr>
        <w:t>Como se pode observar, o banco réu fez uma correta gestão dos recursos da parte autora, tendo efetuado o pagamento de monta bastante aproximada do valor obtido pelo Sr. Perito no laudo produzido nos autos, motivo pelo qual improcede o pedido formulado pela autora quanto ao alegado dano material, especialmente diante da irrisoriedade do valor da diferença, qual seja, R$ 0,03 (três centavos), à data de dezembro/2025.</w:t>
      </w:r>
    </w:p>
    <w:p w:rsidRPr="00C402F4" w:rsidR="002F0C43" w:rsidRDefault="001125F5" w14:paraId="6B72238B" w14:textId="77777777">
      <w:pPr>
        <w:ind w:firstLine="2268"/>
      </w:pPr>
      <w:r w:rsidRPr="00C402F4">
        <w:rPr>
          <w:color w:val="993300"/>
        </w:rPr>
        <w:t>Ademais, ausente ato ilícito praticado pelo réu, igualmente não há que se falar na ocorrência de dano moral indenizável no caso dos autos.</w:t>
      </w:r>
    </w:p>
    <w:p w:rsidRPr="00C402F4" w:rsidR="002F0C43" w:rsidRDefault="001125F5" w14:paraId="14CA8E06" w14:textId="77777777">
      <w:pPr>
        <w:ind w:firstLine="2268"/>
      </w:pPr>
      <w:r w:rsidRPr="00C402F4">
        <w:rPr>
          <w:color w:val="00B050"/>
        </w:rPr>
        <w:t>Por fim, é certo que, por força do art. 479 do CPC, o Juízo não está adstrito às conclusões da perícia, mas também é certo que a matéria é essencialmente técnica, inexistindo incongruência nos relatos do profissional responsável, considerando o norteado pelo art. 466 daquele diploma legal.</w:t>
      </w:r>
    </w:p>
    <w:p w:rsidRPr="00C402F4" w:rsidR="002F0C43" w:rsidRDefault="001125F5" w14:paraId="39B73FD7" w14:textId="77777777">
      <w:pPr>
        <w:ind w:firstLine="2268"/>
      </w:pPr>
      <w:r w:rsidRPr="00C402F4">
        <w:rPr>
          <w:color w:val="00B050"/>
        </w:rPr>
        <w:lastRenderedPageBreak/>
        <w:t>Outrossim, por se encontrar equidistante dos interesses em litígio, milita em favor do laudo pericial realizado em Juízo a presunção de imparcialidade.</w:t>
      </w:r>
    </w:p>
    <w:p w:rsidRPr="00C402F4" w:rsidR="002F0C43" w:rsidRDefault="001125F5" w14:paraId="4618F5C5" w14:textId="77777777">
      <w:pPr>
        <w:ind w:firstLine="2268"/>
      </w:pPr>
      <w:r w:rsidRPr="00C402F4">
        <w:rPr>
          <w:color w:val="00B050"/>
        </w:rPr>
        <w:t>Impende salientar que os precedentes acima apenas corroboram, como reforço argumentativo, os fundamentos adotados nesta sentença como razão de decidir, que não se limita à adoção deles como razão única, motivo pelo qual é desnecessária a demonstração dos fundamentos determinantes do precedente citado e sua inter-relação com o caso em julgamento, consoante exigência trazida pela nova ordem processual civil, no artigo 489, § 1º, incisos I e V.</w:t>
      </w:r>
    </w:p>
    <w:p w:rsidRPr="00C402F4" w:rsidR="002F0C43" w:rsidRDefault="001125F5" w14:paraId="4699582A" w14:textId="77777777">
      <w:pPr>
        <w:ind w:firstLine="2268"/>
      </w:pPr>
      <w:r w:rsidRPr="00C402F4">
        <w:rPr>
          <w:color w:val="993300"/>
        </w:rPr>
        <w:t>Ante o exposto, JULGO IMPROCEDENTES os pedidos formulados na petição inicial e resolvo o feito com resolução do mérito, na forma do art. 487, inciso I, do CPC.</w:t>
      </w:r>
    </w:p>
    <w:p w:rsidRPr="00C402F4" w:rsidR="002F0C43" w:rsidRDefault="001125F5" w14:paraId="03D815AF" w14:textId="77777777">
      <w:pPr>
        <w:ind w:firstLine="2268"/>
      </w:pPr>
      <w:r w:rsidRPr="00C402F4">
        <w:rPr>
          <w:color w:val="993300"/>
        </w:rPr>
        <w:t>Condeno a parte autora ao pagamento das despesas processuais e dos honorários advocatícios, estes fixados em 10% (dez por cento) do valor atualizado da causa, conforme art. 85, § 2º, do CPC, suspensa a exigibilidade em razão da gratuidade de justiça deferida nos autos, nos termos do art. 98 do CPC.</w:t>
      </w:r>
    </w:p>
    <w:p w:rsidRPr="00C402F4" w:rsidR="002F0C43" w:rsidRDefault="001125F5" w14:paraId="13C4868F" w14:textId="77777777">
      <w:pPr>
        <w:ind w:firstLine="2268"/>
      </w:pPr>
      <w:r w:rsidRPr="00C402F4">
        <w:rPr>
          <w:color w:val="00B050"/>
        </w:rPr>
        <w:t>Ocorrido o trânsito em julgado, nada mais sendo requerido, arquivem-se com as cautelas de praxe.</w:t>
      </w:r>
    </w:p>
    <w:p w:rsidRPr="00C402F4" w:rsidR="002F0C43" w:rsidRDefault="001125F5" w14:paraId="756AE753" w14:textId="77777777">
      <w:pPr>
        <w:ind w:firstLine="2268"/>
      </w:pPr>
      <w:r w:rsidRPr="00C402F4">
        <w:rPr>
          <w:color w:val="00B050"/>
        </w:rPr>
        <w:t>Sentença registrada eletronicamente nesta data. Publique-se. Intimem-se.</w:t>
      </w:r>
    </w:p>
    <w:p w:rsidR="002F0C43" w:rsidRDefault="001125F5" w14:paraId="21395104" w14:textId="77777777">
      <w:r w:rsidRPr="00C402F4">
        <w:rPr>
          <w:color w:val="00B050"/>
          <w:sz w:val="24"/>
        </w:rPr>
        <w:t>LUCIANA CORREA SETTE TORRES DE OLIVEIRA – Juíza de Direito (documento datado e assinado eletronicamente pela Magistrada)</w:t>
      </w:r>
    </w:p>
    <w:sectPr w:rsidR="002F0C43" w:rsidSect="00034616">
      <w:footerReference w:type="default" r:id="rId12"/>
      <w:pgSz w:w="11906" w:h="16838" w:orient="portrait"/>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RS" w:author="Marcelo Ribeiro Da Silva - GDSXSR" w:date="2026-10-16T02:03:00Z" w:id="0">
    <w:p w:rsidRPr="00C402F4" w:rsidR="00557134" w:rsidP="00557134" w:rsidRDefault="001125F5" w14:paraId="289866B2" w14:textId="77777777">
      <w:pPr>
        <w:pStyle w:val="Textodecomentrio"/>
        <w:jc w:val="left"/>
      </w:pPr>
      <w:r w:rsidRPr="00C402F4">
        <w:annotationRef/>
      </w:r>
      <w:r w:rsidRPr="00C402F4" w:rsidR="00557134">
        <w:t>Conclusão: 08/10/2026</w:t>
      </w:r>
    </w:p>
    <w:p w:rsidRPr="00C402F4" w:rsidR="00557134" w:rsidP="00557134" w:rsidRDefault="00557134" w14:paraId="79A87734" w14:textId="77777777">
      <w:pPr>
        <w:pStyle w:val="Textodecomentrio"/>
        <w:jc w:val="left"/>
      </w:pPr>
      <w:r w:rsidRPr="00C402F4">
        <w:t>Entrega: 15/10/2026</w:t>
      </w:r>
    </w:p>
    <w:p w:rsidRPr="00C402F4" w:rsidR="00557134" w:rsidP="00557134" w:rsidRDefault="00557134" w14:paraId="6E24A8B9" w14:textId="77777777">
      <w:pPr>
        <w:pStyle w:val="Textodecomentrio"/>
        <w:jc w:val="left"/>
      </w:pPr>
      <w:r w:rsidRPr="00C402F4">
        <w:t>Grau de certeza: 8</w:t>
      </w:r>
    </w:p>
  </w:comment>
  <w:comment w:initials="MRS" w:author="Marcelo Ribeiro Da Silva - GDSXSR" w:date="2026-10-16T02:03:00Z" w:id="1">
    <w:p w:rsidR="00FB6BCE" w:rsidP="00FB6BCE" w:rsidRDefault="001125F5" w14:paraId="6A2035C9" w14:textId="77777777">
      <w:pPr>
        <w:pStyle w:val="Textodecomentrio"/>
        <w:jc w:val="left"/>
      </w:pPr>
      <w:r w:rsidRPr="00C402F4">
        <w:annotationRef/>
      </w:r>
      <w:r w:rsidR="00FB6BCE">
        <w:t>STJ — Tema Repetitivo 1.300</w:t>
      </w:r>
    </w:p>
    <w:p w:rsidR="00FB6BCE" w:rsidP="00FB6BCE" w:rsidRDefault="00FB6BCE" w14:paraId="5468DE6D" w14:textId="77777777">
      <w:pPr>
        <w:pStyle w:val="Textodecomentrio"/>
        <w:jc w:val="left"/>
      </w:pPr>
      <w:r>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comment>
  <w:comment w:initials="MRS" w:author="Marcelo Ribeiro Da Silva - GDSXSR" w:date="2026-10-16T02:03:00Z" w:id="2">
    <w:p w:rsidR="00FB6BCE" w:rsidP="00FB6BCE" w:rsidRDefault="001125F5" w14:paraId="5629E638" w14:textId="77777777">
      <w:pPr>
        <w:pStyle w:val="Textodecomentrio"/>
        <w:jc w:val="left"/>
      </w:pPr>
      <w:r w:rsidRPr="00C402F4">
        <w:annotationRef/>
      </w:r>
      <w:r w:rsidR="00FB6BCE">
        <w:t>Data de nascimento da autora: 16/03/1951 (extrato do PASEP emitido pelo banco, conforme a apelação, ID 89414088). Tem 75 anos. PARTE IDOSA. Prioridade de tramitação requerida no apelo (CPC 1.048 I).</w:t>
      </w:r>
    </w:p>
  </w:comment>
  <w:comment w:initials="MRS" w:author="Marcelo Ribeiro Da Silva - GDSXSR" w:date="2026-10-16T02:03:00Z" w:id="3">
    <w:p w:rsidRPr="00C402F4" w:rsidR="002F0C43" w:rsidRDefault="001125F5" w14:paraId="68AC02C8" w14:textId="63711B1F">
      <w:r w:rsidRPr="00C402F4">
        <w:annotationRef/>
      </w:r>
      <w:r w:rsidRPr="00C402F4">
        <w:t>CPC</w:t>
      </w:r>
    </w:p>
    <w:p w:rsidRPr="00C402F4" w:rsidR="002F0C43" w:rsidRDefault="001125F5" w14:paraId="29F39C02" w14:textId="77777777">
      <w:r w:rsidRPr="00C402F4">
        <w:t>Art. 1.010. A apelação, interposta por petição dirigida ao juízo de primeiro grau, conterá:</w:t>
      </w:r>
    </w:p>
    <w:p w:rsidRPr="00C402F4" w:rsidR="002F0C43" w:rsidRDefault="001125F5" w14:paraId="01B4BB0B" w14:textId="77777777">
      <w:r w:rsidRPr="00C402F4">
        <w:t>I - os nomes e a qualificação das partes;</w:t>
      </w:r>
    </w:p>
    <w:p w:rsidRPr="00C402F4" w:rsidR="002F0C43" w:rsidRDefault="001125F5" w14:paraId="0D783EF6" w14:textId="77777777">
      <w:r w:rsidRPr="00C402F4">
        <w:t>II - a exposição do fato e do direito;</w:t>
      </w:r>
    </w:p>
    <w:p w:rsidRPr="00C402F4" w:rsidR="002F0C43" w:rsidRDefault="001125F5" w14:paraId="59140C0E" w14:textId="77777777">
      <w:r w:rsidRPr="00C402F4">
        <w:t>III - as razões do pedido de reforma ou de decretação de nulidade;</w:t>
      </w:r>
    </w:p>
    <w:p w:rsidRPr="00C402F4" w:rsidR="002F0C43" w:rsidRDefault="001125F5" w14:paraId="711F57C4" w14:textId="77777777">
      <w:r w:rsidRPr="00C402F4">
        <w:t>IV - o pedido de nova decisão.</w:t>
      </w:r>
    </w:p>
  </w:comment>
  <w:comment w:initials="MRS" w:author="Marcelo Ribeiro Da Silva - GDSXSR" w:date="2026-10-16T02:03:00Z" w:id="4">
    <w:p w:rsidRPr="00C402F4" w:rsidR="002F0C43" w:rsidRDefault="001125F5" w14:paraId="5A76DC82" w14:textId="77777777">
      <w:r w:rsidRPr="00C402F4">
        <w:annotationRef/>
      </w:r>
      <w:r w:rsidRPr="00C402F4">
        <w:t>CPC</w:t>
      </w:r>
    </w:p>
    <w:p w:rsidRPr="00C402F4" w:rsidR="002F0C43" w:rsidRDefault="001125F5" w14:paraId="1CF64D0E" w14:textId="77777777">
      <w:r w:rsidRPr="00C402F4">
        <w:t>Art. 373. O ônus da prova incumbe:</w:t>
      </w:r>
    </w:p>
    <w:p w:rsidRPr="00C402F4" w:rsidR="002F0C43" w:rsidRDefault="001125F5" w14:paraId="2FF6E628" w14:textId="77777777">
      <w:r w:rsidRPr="00C402F4">
        <w:t>I - ao autor, quanto ao fato constitutivo de seu direito;</w:t>
      </w:r>
    </w:p>
    <w:p w:rsidRPr="00C402F4" w:rsidR="002F0C43" w:rsidRDefault="001125F5" w14:paraId="2DE85EBB" w14:textId="77777777">
      <w:r w:rsidRPr="00C402F4">
        <w:t>II - ao réu, quanto à existência de fato impeditivo, modificativo ou extintivo do direito do autor.</w:t>
      </w:r>
    </w:p>
  </w:comment>
  <w:comment w:initials="MRS" w:author="Marcelo Ribeiro Da Silva - GDSXSR" w:date="2026-10-16T02:03:00Z" w:id="5">
    <w:p w:rsidRPr="00C402F4" w:rsidR="002F0C43" w:rsidRDefault="001125F5" w14:paraId="53C8A7C4" w14:textId="77777777">
      <w:r w:rsidRPr="00C402F4">
        <w:annotationRef/>
      </w:r>
      <w:r w:rsidRPr="00C402F4">
        <w:t>Código Civil</w:t>
      </w:r>
    </w:p>
    <w:p w:rsidRPr="00C402F4" w:rsidR="002F0C43" w:rsidRDefault="001125F5" w14:paraId="53D8FE0B"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4696BECB"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7">
    <w:p w:rsidRPr="00C402F4" w:rsidR="002F0C43" w:rsidRDefault="001125F5" w14:paraId="10E38E2F" w14:textId="77777777">
      <w:r w:rsidRPr="00C402F4">
        <w:annotationRef/>
      </w:r>
      <w:r w:rsidRPr="00C402F4">
        <w:t>Rol dos 17 saques em caixa (apelação, item IV.5, ID 89414088): 10/09/1980 (Saque rendimento), 05/04/1982, 14/03/1983, 12/03/1984, 25/02/1985, 24/02/1986, 10/03/1986, 17/01/1987, 15/12/1987, 28/12/1988, 22/01/1990, 23/01/1991, 05/03/1992, 12/01/1993, 20/01/1994, 10/03/2004 (PGTO ABONO CAIXA AG:0044, R$ 218,42) e 31/03/2009 (PGTO APOSENTADORIA AG:4249, R$ 454,69). As datas de 1982 a 1994 constam da apelação com ano truncado no PDF; CONFERIR no extrato/transcrição do banco (ID 225487142).</w:t>
      </w:r>
    </w:p>
  </w:comment>
  <w:comment w:initials="MRS" w:author="Marcelo Ribeiro Da Silva - GDSXSR" w:date="2026-10-16T02:03:00Z" w:id="8">
    <w:p w:rsidRPr="00C402F4" w:rsidR="002F0C43" w:rsidRDefault="001125F5" w14:paraId="04D25F58" w14:textId="77777777">
      <w:r w:rsidRPr="00C402F4">
        <w:annotationRef/>
      </w:r>
      <w:r w:rsidRPr="00C402F4">
        <w:t>Código Civil</w:t>
      </w:r>
    </w:p>
    <w:p w:rsidRPr="00C402F4" w:rsidR="002F0C43" w:rsidRDefault="001125F5" w14:paraId="15A06446"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453398D6"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9">
    <w:p w:rsidRPr="00C402F4" w:rsidR="002F0C43" w:rsidRDefault="001125F5" w14:paraId="677B278D" w14:textId="77777777">
      <w:r w:rsidRPr="00C402F4">
        <w:annotationRef/>
      </w:r>
      <w:r w:rsidRPr="00C402F4">
        <w:t>CPC</w:t>
      </w:r>
    </w:p>
    <w:p w:rsidRPr="00C402F4" w:rsidR="002F0C43" w:rsidRDefault="001125F5" w14:paraId="7AA935F1" w14:textId="77777777">
      <w:r w:rsidRPr="00C402F4">
        <w:t>Art. 10. O juiz não pode decidir, em grau algum de jurisdição, com base em fundamento a respeito do qual não se tenha dado às partes oportunidade de se manifestar, ainda que se trate de matéria sobre a qual deva decidir de ofício.</w:t>
      </w:r>
    </w:p>
  </w:comment>
  <w:comment w:initials="MRS" w:author="Marcelo Ribeiro Da Silva - GDSXSR" w:date="2026-10-16T02:03:00Z" w:id="10">
    <w:p w:rsidRPr="00C402F4" w:rsidR="002F0C43" w:rsidRDefault="001125F5" w14:paraId="48876A11" w14:textId="77777777">
      <w:r w:rsidRPr="00C402F4">
        <w:annotationRef/>
      </w:r>
      <w:r w:rsidRPr="00C402F4">
        <w:t>A preliminar foi nomeada nas contrarrazões como "ausência de interesse recursal" (item II), mas o conteúdo (apelo que apenas rediscute a matéria, sem demonstrar vício) trata da dialeticidade, e assim foi enquadrada conforme a orientação recebida.</w:t>
      </w:r>
    </w:p>
  </w:comment>
  <w:comment w:initials="MRS" w:author="Marcelo Ribeiro Da Silva - GDSXSR" w:date="2026-10-16T02:03:00Z" w:id="11">
    <w:p w:rsidRPr="00C402F4" w:rsidR="002F0C43" w:rsidRDefault="001125F5" w14:paraId="0DFCF069" w14:textId="77777777">
      <w:r w:rsidRPr="00C402F4">
        <w:annotationRef/>
      </w:r>
      <w:r w:rsidRPr="00C402F4">
        <w:t>CPC</w:t>
      </w:r>
    </w:p>
    <w:p w:rsidRPr="00C402F4" w:rsidR="002F0C43" w:rsidRDefault="001125F5" w14:paraId="3B9FA4A4" w14:textId="77777777">
      <w:r w:rsidRPr="00C402F4">
        <w:t>Art. 1.010. A apelação, interposta por petição dirigida ao juízo de primeiro grau, conterá:</w:t>
      </w:r>
    </w:p>
    <w:p w:rsidRPr="00C402F4" w:rsidR="002F0C43" w:rsidRDefault="001125F5" w14:paraId="767BFFC4" w14:textId="77777777">
      <w:r w:rsidRPr="00C402F4">
        <w:t>I - os nomes e a qualificação das partes;</w:t>
      </w:r>
    </w:p>
    <w:p w:rsidRPr="00C402F4" w:rsidR="002F0C43" w:rsidRDefault="001125F5" w14:paraId="0E0FFA64" w14:textId="77777777">
      <w:r w:rsidRPr="00C402F4">
        <w:t>II - a exposição do fato e do direito;</w:t>
      </w:r>
    </w:p>
    <w:p w:rsidRPr="00C402F4" w:rsidR="002F0C43" w:rsidRDefault="001125F5" w14:paraId="16058F4B" w14:textId="77777777">
      <w:r w:rsidRPr="00C402F4">
        <w:t>III - as razões do pedido de reforma ou de decretação de nulidade;</w:t>
      </w:r>
    </w:p>
    <w:p w:rsidRPr="00C402F4" w:rsidR="002F0C43" w:rsidRDefault="001125F5" w14:paraId="6E56F63A" w14:textId="77777777">
      <w:r w:rsidRPr="00C402F4">
        <w:t>IV - o pedido de nova decisão.</w:t>
      </w:r>
    </w:p>
  </w:comment>
  <w:comment w:initials="MRS" w:author="Marcelo Ribeiro Da Silva - GDSXSR" w:date="2026-10-16T02:03:00Z" w:id="12">
    <w:p w:rsidRPr="00C402F4" w:rsidR="002F0C43" w:rsidRDefault="001125F5" w14:paraId="0E1BB2B5" w14:textId="77777777">
      <w:r w:rsidRPr="00C402F4">
        <w:annotationRef/>
      </w:r>
      <w:r w:rsidRPr="00C402F4">
        <w:t>Data de nascimento da autora: 16/03/1951 (extrato do PASEP emitido pelo banco, conforme a apelação, ID 89414088). Tem 75 anos.</w:t>
      </w:r>
    </w:p>
  </w:comment>
  <w:comment w:initials="MRS" w:author="Marcelo Ribeiro Da Silva - GDSXSR" w:date="2026-10-16T02:03:00Z" w:id="13">
    <w:p w:rsidRPr="00C402F4" w:rsidR="002F0C43" w:rsidRDefault="001125F5" w14:paraId="57A37789" w14:textId="77777777">
      <w:r w:rsidRPr="00C402F4">
        <w:annotationRef/>
      </w:r>
      <w:r w:rsidRPr="00C402F4">
        <w:t>Laudo pericial (ID 258513537; ID 89414051 nos autos do recurso). Conclusão, página 32, trecho a que se refere a sentença:</w:t>
      </w:r>
    </w:p>
    <w:p w:rsidRPr="00C402F4" w:rsidR="002F0C43" w:rsidRDefault="001125F5" w14:paraId="352D9BEF"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31C3FF82"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472DF658"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495058D2"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4">
    <w:p w:rsidRPr="00C402F4" w:rsidR="001166B8" w:rsidP="001166B8" w:rsidRDefault="001166B8" w14:paraId="4BEB5A88" w14:textId="77777777">
      <w:r w:rsidRPr="00C402F4">
        <w:annotationRef/>
      </w:r>
      <w:r w:rsidRPr="00C402F4">
        <w:t>CPC</w:t>
      </w:r>
    </w:p>
    <w:p w:rsidRPr="00C402F4" w:rsidR="001166B8" w:rsidP="001166B8" w:rsidRDefault="001166B8" w14:paraId="1EFCF138" w14:textId="77777777">
      <w:r w:rsidRPr="00C402F4">
        <w:t>Art. 927. Os juízes e os tribunais observarão:</w:t>
      </w:r>
    </w:p>
    <w:p w:rsidRPr="00C402F4" w:rsidR="001166B8" w:rsidP="001166B8" w:rsidRDefault="001166B8" w14:paraId="68BEB4B4" w14:textId="77777777">
      <w:r w:rsidRPr="00C402F4">
        <w:t>(...)</w:t>
      </w:r>
    </w:p>
    <w:p w:rsidR="001166B8" w:rsidP="001166B8" w:rsidRDefault="001166B8" w14:paraId="7727428A" w14:textId="77777777">
      <w:r w:rsidRPr="00C402F4">
        <w:t>III - os acórdãos em incidente de assunção de competência ou de resolução de demandas repetitivas e em julgamento de recursos extraordinário e especial repetitivos;</w:t>
      </w:r>
    </w:p>
  </w:comment>
  <w:comment w:initials="MRS" w:author="Marcelo Ribeiro Da Silva - GDSXSR" w:date="2026-10-16T02:03:00Z" w:id="15">
    <w:p w:rsidRPr="00C402F4" w:rsidR="002F0C43" w:rsidRDefault="001125F5" w14:paraId="34F23FA1" w14:textId="77777777">
      <w:r w:rsidRPr="00C402F4">
        <w:annotationRef/>
      </w:r>
      <w:r w:rsidRPr="00C402F4">
        <w:t>Código Civil</w:t>
      </w:r>
    </w:p>
    <w:p w:rsidRPr="00C402F4" w:rsidR="002F0C43" w:rsidRDefault="001125F5" w14:paraId="4C7FD2FD" w14:textId="77777777">
      <w:r w:rsidRPr="00C402F4">
        <w:t>Art. 320. A quitação, que sempre poderá ser dada por instrumento particular, designará o valor e a espécie da dívida quitada, o nome do devedor, ou quem por este pagou, o tempo e o lugar do pagamento, com a assinatura do credor, ou do seu representante.</w:t>
      </w:r>
    </w:p>
    <w:p w:rsidRPr="00C402F4" w:rsidR="002F0C43" w:rsidRDefault="001125F5" w14:paraId="5ECE0308" w14:textId="77777777">
      <w:r w:rsidRPr="00C402F4">
        <w:t>Parágrafo único. Ainda sem os requisitos estabelecidos neste artigo valerá a quitação, se de seus termos ou das circunstâncias resultar haver sido paga a dívida.</w:t>
      </w:r>
    </w:p>
  </w:comment>
  <w:comment w:initials="MRS" w:author="Marcelo Ribeiro Da Silva - GDSXSR" w:date="2026-10-16T02:03:00Z" w:id="16">
    <w:p w:rsidRPr="00C402F4" w:rsidR="002F0C43" w:rsidRDefault="001125F5" w14:paraId="205742EB" w14:textId="77777777">
      <w:r w:rsidRPr="00C402F4">
        <w:annotationRef/>
      </w:r>
      <w:r w:rsidRPr="00C402F4">
        <w:t>Apelação (ID 89414088, item IV.7): "A Apelante não impugna a integridade aritmética da escrituração do Apelado." E (item VIII, ponto 7): "o laudo, ainda que tecnicamente competente quanto a evolução aritmética do saldo (...)". Pedido b.5: reconhece "CONCORDÂNCIA PARCIAL" com o laudo, "restrita a metodologia contábil de evolução do saldo".</w:t>
      </w:r>
    </w:p>
  </w:comment>
  <w:comment w:initials="MRS" w:author="Marcelo Ribeiro Da Silva - GDSXSR" w:date="2026-10-16T02:03:00Z" w:id="17">
    <w:p w:rsidRPr="00C402F4" w:rsidR="002F0C43" w:rsidRDefault="001125F5" w14:paraId="4EAEF242" w14:textId="77777777">
      <w:r w:rsidRPr="00C402F4">
        <w:annotationRef/>
      </w:r>
      <w:r w:rsidRPr="00C402F4">
        <w:t>Laudo pericial (ID 258513537; ID 89414051 nos autos do recurso). Conclusão, página 32, trecho a que se refere a sentença:</w:t>
      </w:r>
    </w:p>
    <w:p w:rsidRPr="00C402F4" w:rsidR="002F0C43" w:rsidRDefault="001125F5" w14:paraId="2890B35B"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523D7AAE"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1B985023"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3D4709E9"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8">
    <w:p w:rsidRPr="00C402F4" w:rsidR="002F0C43" w:rsidRDefault="001125F5" w14:paraId="6953F626" w14:textId="77777777">
      <w:r w:rsidRPr="00C402F4">
        <w:annotationRef/>
      </w:r>
      <w:r w:rsidRPr="00C402F4">
        <w:t>Laudo pericial (ID 258513537; ID 89414051 nos autos do recurso). Conclusão, página 32, trecho a que se refere a sentença:</w:t>
      </w:r>
    </w:p>
    <w:p w:rsidRPr="00C402F4" w:rsidR="002F0C43" w:rsidRDefault="001125F5" w14:paraId="55170D15" w14:textId="77777777">
      <w:r w:rsidRPr="00C402F4">
        <w:t>"iii. Consoante ao analiticamente demonstrado no Apêndice I, não foi identificado saldo remanescente relevante do PASEP da Autora, tendo sido apurada uma diferença de apenas R$ 0,03 (três centavos)."</w:t>
      </w:r>
    </w:p>
    <w:p w:rsidRPr="00C402F4" w:rsidR="002F0C43" w:rsidRDefault="001125F5" w14:paraId="705DD371" w14:textId="77777777">
      <w:r w:rsidRPr="00C402F4">
        <w:t>Objeto da perícia (item ii da conclusão): "realizar a apuração do saldo da conta PASEP do Autor, devendo ser observada a remuneração desse saldo de acordo com a legislação correspondente".</w:t>
      </w:r>
    </w:p>
    <w:p w:rsidRPr="00C402F4" w:rsidR="002F0C43" w:rsidRDefault="001125F5" w14:paraId="5A8576B5" w14:textId="77777777">
      <w:r w:rsidRPr="00C402F4">
        <w:t>Resposta ao quesito b-5 do réu: "Não foi identificado fraude." Resposta ao quesito b-3: "Não houve indicação de Assistente Técnico por parte da Autora no presente processo."</w:t>
      </w:r>
    </w:p>
    <w:p w:rsidRPr="00C402F4" w:rsidR="002F0C43" w:rsidRDefault="001125F5" w14:paraId="4D27E3E1" w14:textId="77777777">
      <w:r w:rsidRPr="00C402F4">
        <w:t>Esclarecimentos (ID 266841055; ID 89414063): "não foi identificado saldo remanescente relevante na conta PASEP da Autora, tendo sido apurada uma diferença residual de apenas R$ 0,03 (três centavos)."</w:t>
      </w:r>
    </w:p>
  </w:comment>
  <w:comment w:initials="MRS" w:author="Marcelo Ribeiro Da Silva - GDSXSR" w:date="2026-10-16T02:03:00Z" w:id="19">
    <w:p w:rsidRPr="00C402F4" w:rsidR="002F0C43" w:rsidRDefault="001125F5" w14:paraId="0E5E1EAF" w14:textId="77777777">
      <w:r w:rsidRPr="00C402F4">
        <w:annotationRef/>
      </w:r>
      <w:r w:rsidRPr="00C402F4">
        <w:t>Apelação (ID 89414088, item IV.1): "O que se discute não é SE os débitos ocorreram, mas se o réu provou HAVER PAGO o que debitou." (item IV.9). Não localizei afirmação expressa, na inicial ou no apelo, de que a autora deixou de receber o numerário de algum dos 17 saques.</w:t>
      </w:r>
    </w:p>
  </w:comment>
  <w:comment w:initials="MRS" w:author="Marcelo Ribeiro Da Silva - GDSXSR" w:date="2026-10-16T02:03:00Z" w:id="20">
    <w:p w:rsidRPr="00C402F4" w:rsidR="002F0C43" w:rsidRDefault="001125F5" w14:paraId="4BCBE149" w14:textId="77777777">
      <w:r w:rsidRPr="00C402F4">
        <w:annotationRef/>
      </w:r>
      <w:r w:rsidRPr="00C402F4">
        <w:t>Petição inicial (ID 18185024, item V — Dos Fatos): "(...) se dirigiu ao Banco do Brasil, munido da documentação pertinente, para sacar suas cotas do PASEP e, para sua infeliz surpresa, se deparou com a irrisória quantia de R$ 454,69 (...)".</w:t>
      </w:r>
    </w:p>
    <w:p w:rsidRPr="00C402F4" w:rsidR="002F0C43" w:rsidRDefault="001125F5" w14:paraId="678E92D2" w14:textId="77777777">
      <w:r w:rsidRPr="00C402F4">
        <w:t>Pedido III: "A condenação do Réu a restituir os valores desfalcados da conta PASEP do Autor, no montante de R$ 45.576,41 (...), já deduzido o que foi recebido (...)".</w:t>
      </w:r>
    </w:p>
    <w:p w:rsidRPr="00C402F4" w:rsidR="002F0C43" w:rsidRDefault="001125F5" w14:paraId="63A3724E" w14:textId="77777777">
      <w:r w:rsidRPr="00C402F4">
        <w:t>Último lançamento a débito do extrato (apelação, ID 89414088): 31/03/2009, "PGTO APOSENTADORIA AG:4249", R$ 454,69, saldo R$ 0,00. A identidade dos valores é inferência do voto; a autora não afirma expressamente ter recebido o numerário.</w:t>
      </w:r>
    </w:p>
  </w:comment>
  <w:comment xmlns:w="http://schemas.openxmlformats.org/wordprocessingml/2006/main" w:initials="MRS" w:author="Marcelo Ribeiro Da Silva - GDSXSR" w:date="10/15/2026 19:03:00" w:id="21">
    <w:p xmlns:w14="http://schemas.microsoft.com/office/word/2010/wordml" w:rsidR="1413E278" w:rsidRDefault="56EDD521" w14:paraId="2AF11A10" w14:textId="2C2F6D53">
      <w:pPr>
        <w:pStyle w:val="CommentText"/>
      </w:pPr>
      <w:r>
        <w:rPr>
          <w:rStyle w:val="CommentReference"/>
        </w:rPr>
        <w:annotationRef/>
      </w:r>
      <w:r w:rsidRPr="10405919" w:rsidR="6690DFA7">
        <w:t>Despacho de 29/09/2025 (ID 89414038): "(...) deverá a autora se manifestar sobre o interesse na produção da prova, observado o multicitado recurso repetitivo. Prazo de 05 dias".</w:t>
      </w:r>
    </w:p>
    <w:p xmlns:w14="http://schemas.microsoft.com/office/word/2010/wordml" w:rsidR="0D416B33" w:rsidRDefault="1E8D4CF7" w14:paraId="18261373" w14:textId="59E0C392">
      <w:pPr>
        <w:pStyle w:val="CommentText"/>
      </w:pPr>
    </w:p>
    <w:p xmlns:w14="http://schemas.microsoft.com/office/word/2010/wordml" w:rsidR="74E52A4D" w:rsidRDefault="54CA43E9" w14:paraId="33C78C44" w14:textId="15B3891A">
      <w:pPr>
        <w:pStyle w:val="CommentText"/>
      </w:pPr>
      <w:r w:rsidRPr="471D36A9" w:rsidR="27825886">
        <w:t>Sentença (ID 280458703): "Consigno que o feito está apto a receber sentença no estado em que se encontra, não sendo necessária a produção de outras provas".</w:t>
      </w:r>
    </w:p>
  </w:comment>
  <w:comment w:id="22" w:author="Assessor GDSXSR" w:initials="RG" w:date="2026-10-31T22:16:18Z">
    <w:p>
      <w:pPr>
        <w:pStyle w:val="CommentText"/>
      </w:pPr>
      <w:r>
        <w:rPr>
          <w:rStyle w:val="CommentReference"/>
        </w:rPr>
        <w:annotationRef/>
      </w:r>
      <w:r>
        <w:t>ASSESSOR GDSXSR — Revisão geral: (1) alterações mecânicas iguais em todo o voto: realce em amarelo dos subtítulos, vereditos e períodos decisivos (C-42, C-43), conectivos (C-16), referências compactas (C-20). (2) Autos não recebidos (C-24): conferi fatos, valores e datas apenas pelos trechos que o assessor transcreveu nos comentários; a conferência integral com o PJe fica pendente. (3) IDs (C-20): na redação do voto, os IDs devem ser os do PJe de 2º grau; troquei só os que os comentários do assessor equivalem (laudo 89414051, esclarecimentos 89414063, despacho de 29/09/2025 89414038). Seguem pendentes de conversão, por falta de acesso ao PJe: sentença 280458703, extrato 225487142, inicial 18185024, ficha financeira 272725714 (C-52). (4) Resultado mantido: nego provimento (C-03, C-53).</w:t>
      </w:r>
    </w:p>
  </w:comment>
  <w:comment w:id="23" w:author="Assessor GDSXSR" w:initials="RG" w:date="2026-10-31T22:16:18Z">
    <w:p>
      <w:pPr>
        <w:pStyle w:val="CommentText"/>
      </w:pPr>
      <w:r>
        <w:rPr>
          <w:rStyle w:val="CommentReference"/>
        </w:rPr>
        <w:annotationRef/>
      </w:r>
      <w:r>
        <w:t>ASSESSOR GDSXSR — Alterei o item 1 da ementa para trazer só a ação, as partes, o fato e o valor da causa entre parênteses no fim; os valores dos pedidos (R$ 45.576,41 e R$ 20.000,00) constam do relatório (C-34, C-34A). A idade vem do comentário do assessor (nascimento em 16/03/1951, ID 89414088).</w:t>
      </w:r>
    </w:p>
  </w:comment>
  <w:comment w:id="24" w:author="Assessor GDSXSR" w:initials="RG" w:date="2026-10-31T22:16:18Z">
    <w:p>
      <w:pPr>
        <w:pStyle w:val="CommentText"/>
      </w:pPr>
      <w:r>
        <w:rPr>
          <w:rStyle w:val="CommentReference"/>
        </w:rPr>
        <w:annotationRef/>
      </w:r>
      <w:r>
        <w:t>ASSESSOR GDSXSR — Corrigi a concordância ('a ser apurada') e acrescentei o pedido subsidiário de nulidade e exibição, que o apelo formula (ID 89414088) e o voto enfrenta (C-33, C-3P b).</w:t>
      </w:r>
    </w:p>
  </w:comment>
  <w:comment w:id="25" w:author="Assessor GDSXSR" w:initials="RG" w:date="2026-10-31T22:16:18Z">
    <w:p>
      <w:pPr>
        <w:pStyle w:val="CommentText"/>
      </w:pPr>
      <w:r>
        <w:rPr>
          <w:rStyle w:val="CommentReference"/>
        </w:rPr>
        <w:annotationRef/>
      </w:r>
      <w:r>
        <w:t>ASSESSOR GDSXSR — Alterei a linha de dispositivo para a fórmula 'rejeitou-se a preliminar … e, no mérito, negou-se provimento ao apelo da autora', nomeando o recorrente (C-38, C-34).</w:t>
      </w:r>
    </w:p>
  </w:comment>
  <w:comment w:id="26" w:author="Assessor GDSXSR" w:initials="RG" w:date="2026-10-31T22:16:18Z">
    <w:p>
      <w:pPr>
        <w:pStyle w:val="CommentText"/>
      </w:pPr>
      <w:r>
        <w:rPr>
          <w:rStyle w:val="CommentReference"/>
        </w:rPr>
        <w:annotationRef/>
      </w:r>
      <w:r>
        <w:t>ASSESSOR GDSXSR — Retirei o 'STJ,' solto antes do acórdão do TJDFT e padronizei a identificação (C-67). Conferido no iajus: Tema Repetitivo 1.300/STJ, tese firmada, julgado em 10/09/2025 pela Primeira Seção, REsp 2.162.222/PE, Rel. Min. Maria Thereza de Assis Moura; a identificação (REsp, relatora, j. 10/09/2025, DJEN 18/09/2025) coincide com a que o Relator usou na APC 0711504-50 (25/03/2026). PENDÊNCIA (C-72, 2 buscas na web sem resultado): o iajus confirma o processo 0734552-38.2024.8.07.0001, 7ª Turma, Desª. Sandra Reves, j. 29/10/2025 e o item 6 da ementa, mas não devolve o número do acórdão (2062927) nem o DJe (18/11/2025); completar no JurisDF. Busquei acórdão da 4ª Turma sobre saque em caixa com quitação por circunstâncias e não localizei (os da 4ª TC com o Tema 1.300 tratam de crédito em conta/folha, cerceamento e índices: 0738280-92, 0743064-49); por isso mantive o da 7ª TC (C-67).</w:t>
      </w:r>
    </w:p>
  </w:comment>
  <w:comment w:id="27" w:author="Assessor GDSXSR" w:initials="RG" w:date="2026-10-31T22:16:18Z">
    <w:p>
      <w:pPr>
        <w:pStyle w:val="CommentText"/>
      </w:pPr>
      <w:r>
        <w:rPr>
          <w:rStyle w:val="CommentReference"/>
        </w:rPr>
        <w:annotationRef/>
      </w:r>
      <w:r>
        <w:t>ASSESSOR GDSXSR — RELATÓRIO passa ao topo da página (C-32).</w:t>
      </w:r>
    </w:p>
  </w:comment>
  <w:comment w:id="28" w:author="Assessor GDSXSR" w:initials="RG" w:date="2026-10-31T22:16:18Z">
    <w:p>
      <w:pPr>
        <w:pStyle w:val="CommentText"/>
      </w:pPr>
      <w:r>
        <w:rPr>
          <w:rStyle w:val="CommentReference"/>
        </w:rPr>
        <w:annotationRef/>
      </w:r>
      <w:r>
        <w:t>ASSESSOR GDSXSR — Passei as referências ao fim do período (C-20). PENDÊNCIA (C-52): a ausência de manifestação (ID 89889950 e 90757749) não pôde ser conferida sem os autos; confirmar que há certidão (C-3Z d).</w:t>
      </w:r>
    </w:p>
  </w:comment>
  <w:comment w:id="29" w:author="Assessor GDSXSR" w:initials="RG" w:date="2026-10-31T22:16:18Z">
    <w:p>
      <w:pPr>
        <w:pStyle w:val="CommentText"/>
      </w:pPr>
      <w:r>
        <w:rPr>
          <w:rStyle w:val="CommentReference"/>
        </w:rPr>
        <w:annotationRef/>
      </w:r>
      <w:r>
        <w:t>ASSESSOR GDSXSR — Troquei o '(…)' pelo capítulo de custas e honorários da sentença, transcrito literalmente do anexo (ID 280458703), porque o relatório apresenta o dispositivo e os honorários (C-3N, C-66 c). Dispositivo e honorários em parágrafos separados, como na sentença.</w:t>
      </w:r>
    </w:p>
  </w:comment>
  <w:comment w:id="30" w:author="Assessor GDSXSR" w:initials="RG" w:date="2026-10-31T22:16:18Z">
    <w:p>
      <w:pPr>
        <w:pStyle w:val="CommentText"/>
      </w:pPr>
      <w:r>
        <w:rPr>
          <w:rStyle w:val="CommentReference"/>
        </w:rPr>
        <w:annotationRef/>
      </w:r>
      <w:r>
        <w:t>ASSESSOR GDSXSR — Especifiquei o pedido do apelo, conforme o item II do resumo (ID 89414088).</w:t>
      </w:r>
    </w:p>
  </w:comment>
  <w:comment w:id="31" w:author="Assessor GDSXSR" w:initials="RG" w:date="2026-10-31T22:16:18Z">
    <w:p>
      <w:pPr>
        <w:pStyle w:val="CommentText"/>
      </w:pPr>
      <w:r>
        <w:rPr>
          <w:rStyle w:val="CommentReference"/>
        </w:rPr>
        <w:annotationRef/>
      </w:r>
      <w:r>
        <w:t>ASSESSOR GDSXSR — Suprimi o 'Requer a manutenção da sentença.' do relatório; o pedido do apelado não consta do relatório (C-31).</w:t>
      </w:r>
    </w:p>
  </w:comment>
  <w:comment w:id="32" w:author="Assessor GDSXSR" w:initials="RG" w:date="2026-10-31T22:16:18Z">
    <w:p>
      <w:pPr>
        <w:pStyle w:val="CommentText"/>
      </w:pPr>
      <w:r>
        <w:rPr>
          <w:rStyle w:val="CommentReference"/>
        </w:rPr>
        <w:annotationRef/>
      </w:r>
      <w:r>
        <w:t>ASSESSOR GDSXSR — Alterei 'Recurso interposto' para 'Apelo interposto', conforme a estrutura pronta da APC (C-54). Datas (ajuizamento 01/02/2020, sentença 22/06/2026, apelo 18/08/2026) e valor da causa não conferidos nos autos, que não foram recebidos (C-24, C-52).</w:t>
      </w:r>
    </w:p>
  </w:comment>
  <w:comment w:id="33" w:author="Assessor GDSXSR" w:initials="RG" w:date="2026-10-31T22:16:18Z">
    <w:p>
      <w:pPr>
        <w:pStyle w:val="CommentText"/>
      </w:pPr>
      <w:r>
        <w:rPr>
          <w:rStyle w:val="CommentReference"/>
        </w:rPr>
        <w:annotationRef/>
      </w:r>
      <w:r>
        <w:t>ASSESSOR GDSXSR — Reescrevi a abertura para nomear a preliminar como o título do capítulo e a ementa já fazem (o apelado a chamou de falta de interesse recursal, mas trata de dialeticidade, conforme o comentário do assessor), na fórmula de C-3U.</w:t>
      </w:r>
    </w:p>
  </w:comment>
  <w:comment w:id="34" w:author="Assessor GDSXSR" w:initials="RG" w:date="2026-10-31T22:16:18Z">
    <w:p>
      <w:pPr>
        <w:pStyle w:val="CommentText"/>
      </w:pPr>
      <w:r>
        <w:rPr>
          <w:rStyle w:val="CommentReference"/>
        </w:rPr>
        <w:annotationRef/>
      </w:r>
      <w:r>
        <w:t>ASSESSOR GDSXSR — Levei ao corpo a norma que sustenta a rejeição da preliminar (CPC 1.010, II a IV), em bloco com a cabeça, '(...)' e os incisos, na redação vigente (conferida no iajus/Planalto); o comentário de texto literal do assessor permanece (C-66 a, C-63). Dividi o parágrafo longo em três (C-11, C-12).</w:t>
      </w:r>
    </w:p>
  </w:comment>
  <w:comment w:id="35" w:author="Assessor GDSXSR" w:initials="RG" w:date="2026-10-31T22:16:18Z">
    <w:p>
      <w:pPr>
        <w:pStyle w:val="CommentText"/>
      </w:pPr>
      <w:r>
        <w:rPr>
          <w:rStyle w:val="CommentReference"/>
        </w:rPr>
        <w:annotationRef/>
      </w:r>
      <w:r>
        <w:t>ASSESSOR GDSXSR — Acrescentei 'demais', porque a preliminar de dialeticidade, que diz respeito à admissibilidade, foi examinada antes (C-54).</w:t>
      </w:r>
    </w:p>
  </w:comment>
  <w:comment w:id="36" w:author="Assessor GDSXSR" w:initials="RG" w:date="2026-10-31T22:16:18Z">
    <w:p>
      <w:pPr>
        <w:pStyle w:val="CommentText"/>
      </w:pPr>
      <w:r>
        <w:rPr>
          <w:rStyle w:val="CommentReference"/>
        </w:rPr>
        <w:annotationRef/>
      </w:r>
      <w:r>
        <w:t>ASSESSOR GDSXSR — Abri o capítulo na fórmula 'A autora/apelante alega que: 1) …', sem o nome (já consta do título do apelo) e sem a idade, que está na ementa (C-3W c, C-34A). Enumeração mantida em parágrafo único.</w:t>
      </w:r>
    </w:p>
  </w:comment>
  <w:comment w:id="37" w:author="Assessor GDSXSR" w:initials="RG" w:date="2026-10-31T22:16:18Z">
    <w:p>
      <w:pPr>
        <w:pStyle w:val="CommentText"/>
      </w:pPr>
      <w:r>
        <w:rPr>
          <w:rStyle w:val="CommentReference"/>
        </w:rPr>
        <w:annotationRef/>
      </w:r>
      <w:r>
        <w:t>ASSESSOR GDSXSR — Acrescentei "– Grifei" ao fim da transcrição da sentença, que traz trecho sublinhado (C-62).</w:t>
      </w:r>
    </w:p>
  </w:comment>
  <w:comment w:id="38" w:author="Assessor GDSXSR" w:initials="RG" w:date="2026-10-31T22:16:18Z">
    <w:p>
      <w:pPr>
        <w:pStyle w:val="CommentText"/>
      </w:pPr>
      <w:r>
        <w:rPr>
          <w:rStyle w:val="CommentReference"/>
        </w:rPr>
        <w:annotationRef/>
      </w:r>
      <w:r>
        <w:t>ASSESSOR GDSXSR — Alterei a introdução da tese e acrescentei o leading case, na forma de C-61. Conferido no iajus: Tema Repetitivo 1.300/STJ, vigente, tese firmada, julgada em 10/09/2025; REsp 2.162.222/PE, Primeira Seção, Rel. Min. Maria Thereza de Assis Moura; DJEN 18/09/2025 conforme a identificação usada pelo Relator na APC 0711504-50. Tese literal conferida (alínea b: saque em caixa, ônus do réu). Retirei o '– Grifei' que ficava no fim da tese, agora após o leading case.</w:t>
      </w:r>
    </w:p>
  </w:comment>
  <w:comment w:id="39" w:author="Assessor GDSXSR" w:initials="RG" w:date="2026-10-31T22:16:18Z">
    <w:p>
      <w:pPr>
        <w:pStyle w:val="CommentText"/>
      </w:pPr>
      <w:r>
        <w:rPr>
          <w:rStyle w:val="CommentReference"/>
        </w:rPr>
        <w:annotationRef/>
      </w:r>
      <w:r>
        <w:t>ASSESSOR GDSXSR — Levei ao corpo o CC 320, parágrafo único, que sustenta o capítulo central (redação vigente conferida no iajus/Planalto), e dividi o período em dois (C-66 a, C-11). Troquei 'Caixa' por 'caixa'. O comentário de texto literal do assessor permanece.</w:t>
      </w:r>
    </w:p>
  </w:comment>
  <w:comment w:id="40" w:author="Assessor GDSXSR" w:initials="RG" w:date="2026-10-31T22:16:18Z">
    <w:p>
      <w:pPr>
        <w:pStyle w:val="CommentText"/>
      </w:pPr>
      <w:r>
        <w:rPr>
          <w:rStyle w:val="CommentReference"/>
        </w:rPr>
        <w:annotationRef/>
      </w:r>
      <w:r>
        <w:t>ASSESSOR GDSXSR — Dividi o período em dois (C-11) e troquei os IDs do laudo (258513537) e dos esclarecimentos (266841055) pelos do PJe de 2º grau (89414051 e 89414063), equivalentes informados nos comentários do assessor (C-20). Acrescentei o ID da apelação, onde a apelante reconhece a integridade aritmética (item IV.7, comentário do assessor). PENDÊNCIA (C-52): conferir no PJe o ID 225487142 (extrato) em 2º grau.</w:t>
      </w:r>
    </w:p>
  </w:comment>
  <w:comment w:id="41" w:author="Assessor GDSXSR" w:initials="RG" w:date="2026-10-31T22:16:18Z">
    <w:p>
      <w:pPr>
        <w:pStyle w:val="CommentText"/>
      </w:pPr>
      <w:r>
        <w:rPr>
          <w:rStyle w:val="CommentReference"/>
        </w:rPr>
        <w:annotationRef/>
      </w:r>
      <w:r>
        <w:t>ASSESSOR GDSXSR — Dividi o período em dois (C-11). Prazo conferido pelas datas do voto: último saque em 31/03/2009 e primeiro em 10/09/1980, ação ajuizada em 01/02/2020.</w:t>
      </w:r>
    </w:p>
  </w:comment>
  <w:comment w:id="42" w:author="Assessor GDSXSR" w:initials="RG" w:date="2026-10-31T22:16:18Z">
    <w:p>
      <w:pPr>
        <w:pStyle w:val="CommentText"/>
      </w:pPr>
      <w:r>
        <w:rPr>
          <w:rStyle w:val="CommentReference"/>
        </w:rPr>
        <w:annotationRef/>
      </w:r>
      <w:r>
        <w:t>ASSESSOR GDSXSR — Mantive o parágrafo: a identidade entre os R$ 454,69 relatados na inicial e o último lançamento é fato dos documentos (comentário do assessor); o voto não afirma que a autora recebeu o valor (C-24). PENDÊNCIA (C-52): ID 18185024 (inicial) a conferir/converter no PJe.</w:t>
      </w:r>
    </w:p>
  </w:comment>
  <w:comment w:id="43" w:author="Assessor GDSXSR" w:initials="RG" w:date="2026-10-31T22:16:18Z">
    <w:p>
      <w:pPr>
        <w:pStyle w:val="CommentText"/>
      </w:pPr>
      <w:r>
        <w:rPr>
          <w:rStyle w:val="CommentReference"/>
        </w:rPr>
        <w:annotationRef/>
      </w:r>
      <w:r>
        <w:t>ASSESSOR GDSXSR — Padronizei a introdução ('Nesse sentido:'), o corte '(...)' e a identificação do acórdão com '– Grifei' ao final (C-62, C-67). Texto do item 6 conferido com a ementa no iajus. PENDÊNCIA: número do acórdão e DJe, ver comentário da ementa.</w:t>
      </w:r>
    </w:p>
  </w:comment>
  <w:comment w:id="44" w:author="Assessor GDSXSR" w:initials="RG" w:date="2026-10-31T22:16:18Z">
    <w:p>
      <w:pPr>
        <w:pStyle w:val="CommentText"/>
      </w:pPr>
      <w:r>
        <w:rPr>
          <w:rStyle w:val="CommentReference"/>
        </w:rPr>
        <w:annotationRef/>
      </w:r>
      <w:r>
        <w:t>ASSESSOR GDSXSR — Acrescentei este parágrafo porque o apelo pede a nulidade da sentença (alegações 5 e 7), a ementa traz o item 8 ('A sentença que não cita o precedente … não é nula') e o voto não enfrentava o ponto (C-33, C-54). Fundamento só o que consta da sentença anexa e do voto; não acrescentei norma. PENDÊNCIA (C-52): a alegação de que a ficha financeira (ID 272725714) não está nos autos e de omissão da decisão dos embargos (ID 284011181) não pôde ser conferida sem os autos; se a ficha de fato não consta, o parágrafo precisa ser revisto.</w:t>
      </w:r>
    </w:p>
  </w:comment>
  <w:comment w:id="45" w:author="Assessor GDSXSR" w:initials="RG" w:date="2026-10-31T22:16:18Z">
    <w:p>
      <w:pPr>
        <w:pStyle w:val="CommentText"/>
      </w:pPr>
      <w:r>
        <w:rPr>
          <w:rStyle w:val="CommentReference"/>
        </w:rPr>
        <w:annotationRef/>
      </w:r>
      <w:r>
        <w:t>ASSESSOR GDSXSR — Troquei o ID 251360437 por 89414038 (despacho de 29/09/2025, conforme o comentário do assessor) (C-20) e acrescentei o conector 'Também' (C-16). PENDÊNCIA: confirmar no PJe que 251360437 e 89414038 são o mesmo despacho.</w:t>
      </w:r>
    </w:p>
  </w:comment>
  <w:comment w:id="46" w:author="Assessor GDSXSR" w:initials="RG" w:date="2026-10-31T22:16:18Z">
    <w:p>
      <w:pPr>
        <w:pStyle w:val="CommentText"/>
      </w:pPr>
      <w:r>
        <w:rPr>
          <w:rStyle w:val="CommentReference"/>
        </w:rPr>
        <w:annotationRef/>
      </w:r>
      <w:r>
        <w:t>ASSESSOR GDSXSR — Alterei o dispositivo para a fórmula 'rejeito a preliminar … e, no mérito, nego provimento ao apelo' (C-38); a admissibilidade já foi declarada no voto. Resultado mantido.</w:t>
      </w:r>
    </w:p>
  </w:comment>
  <w:comment w:id="47" w:author="Assessor GDSXSR" w:initials="RG" w:date="2026-10-31T22:16:18Z">
    <w:p>
      <w:pPr>
        <w:pStyle w:val="CommentText"/>
      </w:pPr>
      <w:r>
        <w:rPr>
          <w:rStyle w:val="CommentReference"/>
        </w:rPr>
        <w:annotationRef/>
      </w:r>
      <w:r>
        <w:t>ASSESSOR GDSXSR — Reescrevi os honorários recursais na fórmula do Gabinete (C-51): base 'valor atualizado da causa', como na sentença, 'acrescido da quantia fixada na r. sentença' e suspensão nomeando a gratuidade. Mantive o percentual proposto de 1%, decisão do Relator. Valor da causa: R$ 65.576,41 (valor original; atualizar). Sentença, capítulo de custas e honorários: “Condeno a parte autora ao pagamento das despesas processuais e dos honorários advocatícios, estes fixados em 10% (dez por cento) do valor atualizado da causa, conforme art. 85, § 2º, do CPC, suspensa a exigibilidade em razão da gratuidade de justiça deferida nos autos, nos termos do art. 98 do CPC.” (ID 280458703).</w:t>
      </w:r>
    </w:p>
  </w:comment>
</w:comments>
</file>

<file path=word/commentsExtended.xml><?xml version="1.0" encoding="utf-8"?>
<w15:commentsEx xmlns:mc="http://schemas.openxmlformats.org/markup-compatibility/2006" xmlns:w15="http://schemas.microsoft.com/office/word/2012/wordml" mc:Ignorable="w15">
  <w15:commentEx w15:done="0" w15:paraId="6E24A8B9"/>
  <w15:commentEx w15:done="0" w15:paraId="5468DE6D"/>
  <w15:commentEx w15:done="0" w15:paraId="5629E638"/>
  <w15:commentEx w15:done="0" w15:paraId="711F57C4"/>
  <w15:commentEx w15:done="0" w15:paraId="2DE85EBB"/>
  <w15:commentEx w15:done="0" w15:paraId="4696BECB"/>
  <w15:commentEx w15:done="0" w15:paraId="10E38E2F"/>
  <w15:commentEx w15:done="0" w15:paraId="453398D6"/>
  <w15:commentEx w15:done="0" w15:paraId="7AA935F1"/>
  <w15:commentEx w15:done="0" w15:paraId="48876A11"/>
  <w15:commentEx w15:done="0" w15:paraId="6E56F63A"/>
  <w15:commentEx w15:done="0" w15:paraId="0E1BB2B5"/>
  <w15:commentEx w15:done="0" w15:paraId="495058D2"/>
  <w15:commentEx w15:done="0" w15:paraId="7727428A"/>
  <w15:commentEx w15:done="0" w15:paraId="5ECE0308"/>
  <w15:commentEx w15:done="0" w15:paraId="205742EB"/>
  <w15:commentEx w15:done="0" w15:paraId="3D4709E9"/>
  <w15:commentEx w15:done="0" w15:paraId="4D27E3E1"/>
  <w15:commentEx w15:done="0" w15:paraId="0E5E1EAF"/>
  <w15:commentEx w15:done="0" w15:paraId="63A3724E"/>
  <w15:commentEx w15:done="0" w15:paraId="33C78C44"/>
</w15:commentsEx>
</file>

<file path=word/commentsIds.xml><?xml version="1.0" encoding="utf-8"?>
<w16cid:commentsIds xmlns:mc="http://schemas.openxmlformats.org/markup-compatibility/2006" xmlns:w16cid="http://schemas.microsoft.com/office/word/2016/wordml/cid" mc:Ignorable="w16cid">
  <w16cid:commentId w16cid:paraId="6E24A8B9" w16cid:durableId="1864D6A0"/>
  <w16cid:commentId w16cid:paraId="5468DE6D" w16cid:durableId="4EEC7158"/>
  <w16cid:commentId w16cid:paraId="5629E638" w16cid:durableId="7A41BEBD"/>
  <w16cid:commentId w16cid:paraId="711F57C4" w16cid:durableId="03453032"/>
  <w16cid:commentId w16cid:paraId="2DE85EBB" w16cid:durableId="57095279"/>
  <w16cid:commentId w16cid:paraId="4696BECB" w16cid:durableId="6327891D"/>
  <w16cid:commentId w16cid:paraId="10E38E2F" w16cid:durableId="2942C886"/>
  <w16cid:commentId w16cid:paraId="453398D6" w16cid:durableId="3E133365"/>
  <w16cid:commentId w16cid:paraId="7AA935F1" w16cid:durableId="6F2C672D"/>
  <w16cid:commentId w16cid:paraId="48876A11" w16cid:durableId="6B5E89DF"/>
  <w16cid:commentId w16cid:paraId="6E56F63A" w16cid:durableId="3F55E2FB"/>
  <w16cid:commentId w16cid:paraId="0E1BB2B5" w16cid:durableId="2F7EAC4C"/>
  <w16cid:commentId w16cid:paraId="495058D2" w16cid:durableId="74A296AF"/>
  <w16cid:commentId w16cid:paraId="7727428A" w16cid:durableId="6EC62B04"/>
  <w16cid:commentId w16cid:paraId="5ECE0308" w16cid:durableId="58278C93"/>
  <w16cid:commentId w16cid:paraId="205742EB" w16cid:durableId="41E88E14"/>
  <w16cid:commentId w16cid:paraId="3D4709E9" w16cid:durableId="2FC9F756"/>
  <w16cid:commentId w16cid:paraId="4D27E3E1" w16cid:durableId="2EDDD8A1"/>
  <w16cid:commentId w16cid:paraId="0E5E1EAF" w16cid:durableId="04217110"/>
  <w16cid:commentId w16cid:paraId="63A3724E" w16cid:durableId="361D781B"/>
  <w16cid:commentId w16cid:paraId="33C78C44" w16cid:durableId="3306FB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402F4" w:rsidR="001125F5" w:rsidRDefault="001125F5" w14:paraId="63E199F4" w14:textId="77777777">
      <w:pPr>
        <w:spacing w:line="240" w:lineRule="auto"/>
      </w:pPr>
      <w:r w:rsidRPr="00C402F4">
        <w:separator/>
      </w:r>
    </w:p>
  </w:endnote>
  <w:endnote w:type="continuationSeparator" w:id="0">
    <w:p w:rsidRPr="00C402F4" w:rsidR="001125F5" w:rsidRDefault="001125F5" w14:paraId="76B35783" w14:textId="77777777">
      <w:pPr>
        <w:spacing w:line="240" w:lineRule="auto"/>
      </w:pPr>
      <w:r w:rsidRPr="00C402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02F4" w:rsidR="002F0C43" w:rsidRDefault="001125F5" w14:paraId="311A537B" w14:textId="77777777">
    <w:pPr>
      <w:pStyle w:val="Rodap"/>
      <w:jc w:val="right"/>
    </w:pPr>
    <w:r w:rsidRPr="00C402F4">
      <w:rPr>
        <w:sz w:val="20"/>
      </w:rPr>
      <w:fldChar w:fldCharType="begin"/>
    </w:r>
    <w:r w:rsidRPr="00C402F4">
      <w:rPr>
        <w:sz w:val="20"/>
      </w:rPr>
      <w:instrText>PAGE</w:instrText>
    </w:r>
    <w:r w:rsidRPr="00C402F4" w:rsidR="00BF04EA">
      <w:rPr>
        <w:sz w:val="20"/>
      </w:rPr>
      <w:fldChar w:fldCharType="separate"/>
    </w:r>
    <w:r w:rsidRPr="00C402F4" w:rsidR="00BF04EA">
      <w:rPr>
        <w:sz w:val="20"/>
      </w:rPr>
      <w:t>1</w:t>
    </w:r>
    <w:r w:rsidRPr="00C402F4">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C402F4" w:rsidR="001125F5" w:rsidRDefault="001125F5" w14:paraId="5EB93CA6" w14:textId="77777777">
      <w:pPr>
        <w:spacing w:line="240" w:lineRule="auto"/>
      </w:pPr>
      <w:r w:rsidRPr="00C402F4">
        <w:separator/>
      </w:r>
    </w:p>
  </w:footnote>
  <w:footnote w:type="continuationSeparator" w:id="0">
    <w:p w:rsidRPr="00C402F4" w:rsidR="001125F5" w:rsidRDefault="001125F5" w14:paraId="7932A7AD" w14:textId="77777777">
      <w:pPr>
        <w:spacing w:line="240" w:lineRule="auto"/>
      </w:pPr>
      <w:r w:rsidRPr="00C402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1879972994">
    <w:abstractNumId w:val="8"/>
  </w:num>
  <w:num w:numId="2" w16cid:durableId="1058165521">
    <w:abstractNumId w:val="6"/>
  </w:num>
  <w:num w:numId="3" w16cid:durableId="618222302">
    <w:abstractNumId w:val="5"/>
  </w:num>
  <w:num w:numId="4" w16cid:durableId="1384137869">
    <w:abstractNumId w:val="4"/>
  </w:num>
  <w:num w:numId="5" w16cid:durableId="109517479">
    <w:abstractNumId w:val="7"/>
  </w:num>
  <w:num w:numId="6" w16cid:durableId="1098139339">
    <w:abstractNumId w:val="3"/>
  </w:num>
  <w:num w:numId="7" w16cid:durableId="1482696140">
    <w:abstractNumId w:val="2"/>
  </w:num>
  <w:num w:numId="8" w16cid:durableId="1290942100">
    <w:abstractNumId w:val="1"/>
  </w:num>
  <w:num w:numId="9" w16cid:durableId="11826671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891"/>
    <w:rsid w:val="001125F5"/>
    <w:rsid w:val="001166B8"/>
    <w:rsid w:val="00131CF6"/>
    <w:rsid w:val="0015074B"/>
    <w:rsid w:val="002645B0"/>
    <w:rsid w:val="0029639D"/>
    <w:rsid w:val="002F0C43"/>
    <w:rsid w:val="00326F90"/>
    <w:rsid w:val="004243A1"/>
    <w:rsid w:val="004308E0"/>
    <w:rsid w:val="004D5785"/>
    <w:rsid w:val="0055351F"/>
    <w:rsid w:val="00557134"/>
    <w:rsid w:val="005C70C3"/>
    <w:rsid w:val="00613FEE"/>
    <w:rsid w:val="00664A68"/>
    <w:rsid w:val="008607E2"/>
    <w:rsid w:val="008A13BD"/>
    <w:rsid w:val="009D0B23"/>
    <w:rsid w:val="00AA1D8D"/>
    <w:rsid w:val="00B47730"/>
    <w:rsid w:val="00BF04EA"/>
    <w:rsid w:val="00C402F4"/>
    <w:rsid w:val="00C66A55"/>
    <w:rsid w:val="00C82E4F"/>
    <w:rsid w:val="00CB0664"/>
    <w:rsid w:val="00CC5B88"/>
    <w:rsid w:val="00E73256"/>
    <w:rsid w:val="00ED6BE5"/>
    <w:rsid w:val="00FA69E4"/>
    <w:rsid w:val="00FB6BCE"/>
    <w:rsid w:val="00FC693F"/>
    <w:rsid w:val="16C653C3"/>
    <w:rsid w:val="230B8CBE"/>
    <w:rsid w:val="419AC897"/>
    <w:rsid w:val="519F22FB"/>
    <w:rsid w:val="5A69D68D"/>
    <w:rsid w:val="7BBB0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89046"/>
  <w14:defaultImageDpi w14:val="300"/>
  <w15:docId w15:val="{B4E744A2-3630-4C65-8B66-AB7ADEFC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jc w:val="both"/>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5</revision>
  <dcterms:created xsi:type="dcterms:W3CDTF">2026-10-16T02:20:00.0000000Z</dcterms:created>
  <dcterms:modified xsi:type="dcterms:W3CDTF">2026-10-28T20:54:37.5498047Z</dcterms:modified>
  <category/>
</coreProperties>
</file>