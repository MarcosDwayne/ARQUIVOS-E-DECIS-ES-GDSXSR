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29455C"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2245BB"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31E3BCEF" w:rsidR="00770E7F" w:rsidRPr="009F36E1" w:rsidRDefault="00786AC2" w:rsidP="00B34ADF">
            <w:pPr>
              <w:ind w:right="-675"/>
              <w:rPr>
                <w:rFonts w:ascii="Arial" w:hAnsi="Arial" w:cs="Arial"/>
                <w:sz w:val="28"/>
                <w:szCs w:val="28"/>
              </w:rPr>
            </w:pPr>
            <w:r w:rsidRPr="00786AC2">
              <w:rPr>
                <w:rFonts w:ascii="Arial" w:hAnsi="Arial" w:cs="Arial"/>
                <w:sz w:val="28"/>
                <w:szCs w:val="28"/>
              </w:rPr>
              <w:t>0703419-07.2026.8.07.0001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2245BB"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395CE1E" w:rsidR="00770E7F" w:rsidRPr="009F36E1" w:rsidRDefault="00786AC2" w:rsidP="00B34ADF">
            <w:pPr>
              <w:rPr>
                <w:rFonts w:ascii="Arial" w:hAnsi="Arial" w:cs="Arial"/>
                <w:sz w:val="28"/>
                <w:szCs w:val="28"/>
              </w:rPr>
            </w:pPr>
            <w:r>
              <w:rPr>
                <w:rFonts w:ascii="Arial" w:hAnsi="Arial" w:cs="Arial"/>
                <w:sz w:val="28"/>
                <w:szCs w:val="28"/>
              </w:rPr>
              <w:t>Carlos José Ferreira Dantas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2245BB"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B575DAE" w:rsidR="00770E7F" w:rsidRPr="009F36E1" w:rsidRDefault="00786AC2" w:rsidP="00B34ADF">
            <w:pPr>
              <w:ind w:right="-74"/>
              <w:rPr>
                <w:rFonts w:ascii="Arial" w:hAnsi="Arial" w:cs="Arial"/>
                <w:sz w:val="28"/>
                <w:szCs w:val="28"/>
              </w:rPr>
            </w:pPr>
            <w:r>
              <w:rPr>
                <w:rFonts w:ascii="Arial" w:hAnsi="Arial" w:cs="Arial"/>
                <w:sz w:val="28"/>
                <w:szCs w:val="28"/>
              </w:rPr>
              <w:t xml:space="preserve">Assurant Seguradora S.A. e Carrefour </w:t>
            </w:r>
            <w:r w:rsidR="002C68A0">
              <w:rPr>
                <w:rFonts w:ascii="Arial" w:hAnsi="Arial" w:cs="Arial"/>
                <w:sz w:val="28"/>
                <w:szCs w:val="28"/>
              </w:rPr>
              <w:t>Comércio e Indústria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004" w:author="Assessor GDSXSR" w:date="2026-10-31T19:48:41Z">
          <w:pPr>
            <w:spacing w:after="0" w:line="360" w:lineRule="auto"/>
            <w:jc w:val="center"/>
          </w:pPr>
        </w:pPrChange>
      </w:pPr>
      <w:commentRangeStart w:id="4"/>
      <w:r w:rsidRPr="45CC8256">
        <w:rPr>
          <w:rFonts w:ascii="Arial" w:hAnsi="Arial" w:cs="Arial"/>
          <w:b/>
          <w:bCs/>
          <w:sz w:val="28"/>
          <w:szCs w:val="28"/>
        </w:rPr>
        <w:t>EMENTA</w:t>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11486012" w14:textId="554AB5EC" w:rsidR="00E30825" w:rsidRPr="00E30825" w:rsidRDefault="007F62B6" w:rsidP="00E30825">
      <w:pPr>
        <w:spacing w:after="0" w:line="360" w:lineRule="auto"/>
        <w:jc w:val="both"/>
        <w:rPr>
          <w:rFonts w:ascii="Arial" w:hAnsi="Arial" w:cs="Arial"/>
          <w:smallCaps/>
          <w:sz w:val="28"/>
          <w:szCs w:val="28"/>
        </w:rPr>
      </w:pPr>
      <w:commentRangeStart w:id="5"/>
      <w:r>
        <w:rPr>
          <w:rFonts w:ascii="Arial" w:hAnsi="Arial" w:cs="Arial"/>
          <w:smallCaps/>
          <w:sz w:val="28"/>
          <w:szCs w:val="28"/>
        </w:rPr>
        <w:t xml:space="preserve">APELAÇÃO CÍVEL. DIREITO DO CONSUMIDOR. SEGURO DE GARANTIA ESTENDIDA. NEGATIVA DE COBERTURA</w:t>
      </w:r>
      <w:del w:id="1005" w:author="Assessor GDSXSR" w:date="2026-10-31T19:48:41Z">
        <w:r>
          <w:rPr>
            <w:rFonts w:ascii="Arial" w:hAnsi="Arial" w:cs="Arial"/>
            <w:smallCaps/>
            <w:sz w:val="28"/>
            <w:szCs w:val="28"/>
          </w:rPr>
          <w:delText xml:space="preserve"> SECURITÁRIA</w:delText>
        </w:r>
      </w:del>
      <w:r>
        <w:rPr>
          <w:rFonts w:ascii="Arial" w:hAnsi="Arial" w:cs="Arial"/>
          <w:smallCaps/>
          <w:sz w:val="28"/>
          <w:szCs w:val="28"/>
        </w:rPr>
        <w:t xml:space="preserve">. INVERSÃO DO ÔNUS DA PROVA. DIVERGÊNCIA ENTRE REGISTROS FOTOGRÁFICOS DO BEM SEGURADO. </w:t>
      </w:r>
      <w:del w:id="1006" w:author="Assessor GDSXSR" w:date="2026-10-31T19:48:41Z">
        <w:r>
          <w:rPr>
            <w:rFonts w:ascii="Arial" w:hAnsi="Arial" w:cs="Arial"/>
            <w:smallCaps/>
            <w:sz w:val="28"/>
            <w:szCs w:val="28"/>
          </w:rPr>
          <w:delText xml:space="preserve">INCERTEZA QUANTO À NATUREZA DO DANO E À IDENTIFICAÇÃO DO APARELHO. </w:delText>
        </w:r>
      </w:del>
      <w:r>
        <w:rPr>
          <w:rFonts w:ascii="Arial" w:hAnsi="Arial" w:cs="Arial"/>
          <w:smallCaps/>
          <w:sz w:val="28"/>
          <w:szCs w:val="28"/>
        </w:rPr>
        <w:t xml:space="preserve">NECESSIDADE DE DILAÇÃO PROBATÓRIA. </w:t>
      </w:r>
      <w:del w:id="1007" w:author="Assessor GDSXSR" w:date="2026-10-31T19:48:41Z">
        <w:r>
          <w:rPr>
            <w:rFonts w:ascii="Arial" w:hAnsi="Arial" w:cs="Arial"/>
            <w:smallCaps/>
            <w:sz w:val="28"/>
            <w:szCs w:val="28"/>
          </w:rPr>
          <w:delText xml:space="preserve">CERCEAMENTO</w:delText>
        </w:r>
      </w:del>
      <w:ins w:id="1008" w:author="Assessor GDSXSR" w:date="2026-10-31T19:48:41Z">
        <w:r>
          <w:rPr>
            <w:rFonts w:ascii="Arial" w:hAnsi="Arial" w:cs="Arial"/>
            <w:smallCaps/>
            <w:color w:val="808080"/>
            <w:sz w:val="28"/>
            <w:szCs w:val="28"/>
          </w:rPr>
          <w:t xml:space="preserve">SENTENÇA</w:t>
        </w:r>
      </w:ins>
      <w:r>
        <w:rPr>
          <w:rFonts w:ascii="Arial" w:hAnsi="Arial" w:cs="Arial"/>
          <w:smallCaps/>
          <w:sz w:val="28"/>
          <w:szCs w:val="28"/>
        </w:rPr>
        <w:t xml:space="preserve"> </w:t>
      </w:r>
      <w:del w:id="1009" w:author="Assessor GDSXSR" w:date="2026-10-31T19:48:41Z">
        <w:r>
          <w:rPr>
            <w:rFonts w:ascii="Arial" w:hAnsi="Arial" w:cs="Arial"/>
            <w:smallCaps/>
            <w:sz w:val="28"/>
            <w:szCs w:val="28"/>
          </w:rPr>
          <w:delText xml:space="preserve">DE DEFESA CONFIGURADO. CASSAÇÃO DA SENTENÇA. RETORNO DOS AUTOS À FASE INSTRUTÓRIA</w:delText>
        </w:r>
      </w:del>
      <w:ins w:id="1010" w:author="Assessor GDSXSR" w:date="2026-10-31T19:48:41Z">
        <w:r>
          <w:rPr>
            <w:rFonts w:ascii="Arial" w:hAnsi="Arial" w:cs="Arial"/>
            <w:smallCaps/>
            <w:color w:val="808080"/>
            <w:sz w:val="28"/>
            <w:szCs w:val="28"/>
          </w:rPr>
          <w:t xml:space="preserve">CASSADA</w:t>
        </w:r>
      </w:ins>
      <w:r>
        <w:rPr>
          <w:rFonts w:ascii="Arial" w:hAnsi="Arial" w:cs="Arial"/>
          <w:smallCaps/>
          <w:sz w:val="28"/>
          <w:szCs w:val="28"/>
        </w:rPr>
        <w:t xml:space="preserve">. </w:t>
      </w:r>
      <w:r>
        <w:rPr>
          <w:rFonts w:ascii="Arial" w:hAnsi="Arial" w:cs="Arial"/>
          <w:smallCaps/>
          <w:sz w:val="28"/>
          <w:szCs w:val="28"/>
        </w:rPr>
        <w:t xml:space="preserve">RECURSO PROVIDO.</w:t>
      </w:r>
      <w:commentRangeEnd w:id="5"/>
      <w:r>
        <w:rPr>
          <w:rStyle w:val="CommentReference"/>
        </w:rPr>
        <w:commentReference w:id="5"/>
      </w:r>
      <w:del w:id="1011" w:author="Assessor GDSXSR" w:date="2026-10-31T19:48:41Z">
        <w:r>
          <w:rPr>
            <w:rFonts w:ascii="Arial" w:hAnsi="Arial" w:cs="Arial"/>
            <w:smallCaps/>
            <w:sz w:val="28"/>
            <w:szCs w:val="28"/>
          </w:rPr>
          <w:delText xml:space="preserve"> </w:delText>
        </w:r>
      </w:del>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76EE27E1" w14:textId="43A69493" w:rsidR="00130BB0" w:rsidRPr="00130BB0" w:rsidRDefault="00F81C1F"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w:t>
      </w:r>
      <w:ins w:id="1012" w:author="Assessor GDSXSR" w:date="2026-10-31T19:48:41Z">
        <w:r>
          <w:rPr>
            <w:rFonts w:ascii="Arial" w:hAnsi="Arial" w:cs="Arial"/>
            <w:color w:val="808080"/>
            <w:sz w:val="28"/>
            <w:szCs w:val="28"/>
          </w:rPr>
          <w:t xml:space="preserve">de indenização por danos materiais e morais </w:t>
        </w:r>
      </w:ins>
      <w:r>
        <w:rPr>
          <w:rFonts w:ascii="Arial" w:hAnsi="Arial" w:cs="Arial"/>
          <w:sz w:val="28"/>
          <w:szCs w:val="28"/>
        </w:rPr>
        <w:t xml:space="preserve">proposta por </w:t>
      </w:r>
      <w:del w:id="1013" w:author="Assessor GDSXSR" w:date="2026-10-31T19:48:41Z">
        <w:r>
          <w:rPr>
            <w:rFonts w:ascii="Arial" w:hAnsi="Arial" w:cs="Arial"/>
            <w:sz w:val="28"/>
            <w:szCs w:val="28"/>
          </w:rPr>
          <w:delText xml:space="preserve">pessoa natural</w:delText>
        </w:r>
      </w:del>
      <w:ins w:id="1014" w:author="Assessor GDSXSR" w:date="2026-10-31T19:48:41Z">
        <w:r>
          <w:rPr>
            <w:rFonts w:ascii="Arial" w:hAnsi="Arial" w:cs="Arial"/>
            <w:color w:val="808080"/>
            <w:sz w:val="28"/>
            <w:szCs w:val="28"/>
          </w:rPr>
          <w:t xml:space="preserve">consumidor</w:t>
        </w:r>
      </w:ins>
      <w:r>
        <w:rPr>
          <w:rFonts w:ascii="Arial" w:hAnsi="Arial" w:cs="Arial"/>
          <w:sz w:val="28"/>
          <w:szCs w:val="28"/>
        </w:rPr>
        <w:t xml:space="preserve"> contra </w:t>
      </w:r>
      <w:r>
        <w:rPr>
          <w:rFonts w:ascii="Arial" w:hAnsi="Arial" w:cs="Arial"/>
          <w:sz w:val="28"/>
          <w:szCs w:val="28"/>
        </w:rPr>
        <w:t xml:space="preserve">A</w:t>
      </w:r>
      <w:r>
        <w:rPr>
          <w:rFonts w:ascii="Arial" w:hAnsi="Arial" w:cs="Arial"/>
          <w:sz w:val="28"/>
          <w:szCs w:val="28"/>
        </w:rPr>
        <w:t xml:space="preserve">ssurant </w:t>
      </w:r>
      <w:r>
        <w:rPr>
          <w:rFonts w:ascii="Arial" w:hAnsi="Arial" w:cs="Arial"/>
          <w:sz w:val="28"/>
          <w:szCs w:val="28"/>
        </w:rPr>
        <w:t xml:space="preserve">S</w:t>
      </w:r>
      <w:r>
        <w:rPr>
          <w:rFonts w:ascii="Arial" w:hAnsi="Arial" w:cs="Arial"/>
          <w:sz w:val="28"/>
          <w:szCs w:val="28"/>
        </w:rPr>
        <w:t xml:space="preserve">eguradora </w:t>
      </w:r>
      <w:r>
        <w:rPr>
          <w:rFonts w:ascii="Arial" w:hAnsi="Arial" w:cs="Arial"/>
          <w:sz w:val="28"/>
          <w:szCs w:val="28"/>
        </w:rPr>
        <w:t xml:space="preserve">S</w:t>
      </w:r>
      <w:r>
        <w:rPr>
          <w:rFonts w:ascii="Arial" w:hAnsi="Arial" w:cs="Arial"/>
          <w:sz w:val="28"/>
          <w:szCs w:val="28"/>
        </w:rPr>
        <w:t xml:space="preserve">.</w:t>
      </w:r>
      <w:r>
        <w:rPr>
          <w:rFonts w:ascii="Arial" w:hAnsi="Arial" w:cs="Arial"/>
          <w:sz w:val="28"/>
          <w:szCs w:val="28"/>
        </w:rPr>
        <w:t xml:space="preserve">A</w:t>
      </w:r>
      <w:r>
        <w:rPr>
          <w:rFonts w:ascii="Arial" w:hAnsi="Arial" w:cs="Arial"/>
          <w:sz w:val="28"/>
          <w:szCs w:val="28"/>
        </w:rPr>
        <w:t xml:space="preserve">. e </w:t>
      </w:r>
      <w:r>
        <w:rPr>
          <w:rFonts w:ascii="Arial" w:hAnsi="Arial" w:cs="Arial"/>
          <w:sz w:val="28"/>
          <w:szCs w:val="28"/>
        </w:rPr>
        <w:t xml:space="preserve">C</w:t>
      </w:r>
      <w:r>
        <w:rPr>
          <w:rFonts w:ascii="Arial" w:hAnsi="Arial" w:cs="Arial"/>
          <w:sz w:val="28"/>
          <w:szCs w:val="28"/>
        </w:rPr>
        <w:t xml:space="preserve">arrefour </w:t>
      </w:r>
      <w:r>
        <w:rPr>
          <w:rFonts w:ascii="Arial" w:hAnsi="Arial" w:cs="Arial"/>
          <w:sz w:val="28"/>
          <w:szCs w:val="28"/>
        </w:rPr>
        <w:t xml:space="preserve">C</w:t>
      </w:r>
      <w:r>
        <w:rPr>
          <w:rFonts w:ascii="Arial" w:hAnsi="Arial" w:cs="Arial"/>
          <w:sz w:val="28"/>
          <w:szCs w:val="28"/>
        </w:rPr>
        <w:t xml:space="preserve">omércio e </w:t>
      </w:r>
      <w:r>
        <w:rPr>
          <w:rFonts w:ascii="Arial" w:hAnsi="Arial" w:cs="Arial"/>
          <w:sz w:val="28"/>
          <w:szCs w:val="28"/>
        </w:rPr>
        <w:t xml:space="preserve">I</w:t>
      </w:r>
      <w:r>
        <w:rPr>
          <w:rFonts w:ascii="Arial" w:hAnsi="Arial" w:cs="Arial"/>
          <w:sz w:val="28"/>
          <w:szCs w:val="28"/>
        </w:rPr>
        <w:t xml:space="preserve">ndústria </w:t>
      </w:r>
      <w:r>
        <w:rPr>
          <w:rFonts w:ascii="Arial" w:hAnsi="Arial" w:cs="Arial"/>
          <w:sz w:val="28"/>
          <w:szCs w:val="28"/>
        </w:rPr>
        <w:t xml:space="preserve">L</w:t>
      </w:r>
      <w:r>
        <w:rPr>
          <w:rFonts w:ascii="Arial" w:hAnsi="Arial" w:cs="Arial"/>
          <w:sz w:val="28"/>
          <w:szCs w:val="28"/>
        </w:rPr>
        <w:t xml:space="preserve">tda., </w:t>
      </w:r>
      <w:del w:id="1015" w:author="Assessor GDSXSR" w:date="2026-10-31T19:48:41Z">
        <w:r>
          <w:rPr>
            <w:rFonts w:ascii="Arial" w:hAnsi="Arial" w:cs="Arial"/>
            <w:sz w:val="28"/>
            <w:szCs w:val="28"/>
          </w:rPr>
          <w:delText xml:space="preserve">com pedido de indenização por danos materiais de R$ 2.699,00 e danos morais de R$ 3.000,00, </w:delText>
        </w:r>
      </w:del>
      <w:r>
        <w:rPr>
          <w:rFonts w:ascii="Arial" w:hAnsi="Arial" w:cs="Arial"/>
          <w:sz w:val="28"/>
          <w:szCs w:val="28"/>
        </w:rPr>
        <w:t xml:space="preserve">em razão de negativa de cobertura de seguro de </w:t>
      </w:r>
      <w:r>
        <w:rPr>
          <w:rFonts w:ascii="Arial" w:hAnsi="Arial" w:cs="Arial"/>
          <w:sz w:val="28"/>
          <w:szCs w:val="28"/>
        </w:rPr>
        <w:t xml:space="preserve">garantia estendida </w:t>
      </w:r>
      <w:del w:id="1016" w:author="Assessor GDSXSR" w:date="2026-10-31T19:48:41Z">
        <w:r>
          <w:rPr>
            <w:rFonts w:ascii="Arial" w:hAnsi="Arial" w:cs="Arial"/>
            <w:sz w:val="28"/>
            <w:szCs w:val="28"/>
          </w:rPr>
          <w:delText xml:space="preserve">contratado juntamente com</w:delText>
        </w:r>
      </w:del>
      <w:ins w:id="1017" w:author="Assessor GDSXSR" w:date="2026-10-31T19:48:41Z">
        <w:r>
          <w:rPr>
            <w:rFonts w:ascii="Arial" w:hAnsi="Arial" w:cs="Arial"/>
            <w:color w:val="808080"/>
            <w:sz w:val="28"/>
            <w:szCs w:val="28"/>
          </w:rPr>
          <w:t xml:space="preserve">de</w:t>
        </w:r>
      </w:ins>
      <w:r>
        <w:rPr>
          <w:rFonts w:ascii="Arial" w:hAnsi="Arial" w:cs="Arial"/>
          <w:sz w:val="28"/>
          <w:szCs w:val="28"/>
        </w:rPr>
        <w:t xml:space="preserve"> televisor </w:t>
      </w:r>
      <w:del w:id="1018" w:author="Assessor GDSXSR" w:date="2026-10-31T19:48:41Z">
        <w:r>
          <w:rPr>
            <w:rFonts w:ascii="Arial" w:hAnsi="Arial" w:cs="Arial"/>
            <w:sz w:val="28"/>
            <w:szCs w:val="28"/>
          </w:rPr>
          <w:delText xml:space="preserve">adquirido</w:delText>
        </w:r>
      </w:del>
      <w:ins w:id="1019" w:author="Assessor GDSXSR" w:date="2026-10-31T19:48:41Z">
        <w:r>
          <w:rPr>
            <w:rFonts w:ascii="Arial" w:hAnsi="Arial" w:cs="Arial"/>
            <w:color w:val="808080"/>
            <w:sz w:val="28"/>
            <w:szCs w:val="28"/>
          </w:rPr>
          <w:t xml:space="preserve">(R$</w:t>
        </w:r>
      </w:ins>
      <w:r>
        <w:rPr>
          <w:rFonts w:ascii="Arial" w:hAnsi="Arial" w:cs="Arial"/>
          <w:sz w:val="28"/>
          <w:szCs w:val="28"/>
        </w:rPr>
        <w:t xml:space="preserve"> </w:t>
      </w:r>
      <w:del w:id="1020" w:author="Assessor GDSXSR" w:date="2026-10-31T19:48:41Z">
        <w:r>
          <w:rPr>
            <w:rFonts w:ascii="Arial" w:hAnsi="Arial" w:cs="Arial"/>
            <w:sz w:val="28"/>
            <w:szCs w:val="28"/>
          </w:rPr>
          <w:delText xml:space="preserve">em 18/3/2023</w:delText>
        </w:r>
      </w:del>
      <w:ins w:id="1021" w:author="Assessor GDSXSR" w:date="2026-10-31T19:48:41Z">
        <w:r>
          <w:rPr>
            <w:rFonts w:ascii="Arial" w:hAnsi="Arial" w:cs="Arial"/>
            <w:color w:val="808080"/>
            <w:sz w:val="28"/>
            <w:szCs w:val="28"/>
          </w:rPr>
          <w:t xml:space="preserve">5.699</w:t>
        </w:r>
      </w:ins>
      <w:r>
        <w:rPr>
          <w:rFonts w:ascii="Arial" w:hAnsi="Arial" w:cs="Arial"/>
          <w:sz w:val="28"/>
          <w:szCs w:val="28"/>
        </w:rPr>
        <w:t xml:space="preserve">,</w:t>
      </w:r>
      <w:del w:id="1022" w:author="Assessor GDSXSR" w:date="2026-10-31T19:48:41Z">
        <w:r>
          <w:rPr>
            <w:rFonts w:ascii="Arial" w:hAnsi="Arial" w:cs="Arial"/>
            <w:sz w:val="28"/>
            <w:szCs w:val="28"/>
          </w:rPr>
          <w:delText xml:space="preserve"> após alegado pico elétrico ocorrido em 18/8/2025</w:delText>
        </w:r>
      </w:del>
      <w:ins w:id="1023" w:author="Assessor GDSXSR" w:date="2026-10-31T19:48:41Z">
        <w:r>
          <w:rPr>
            <w:rFonts w:ascii="Arial" w:hAnsi="Arial" w:cs="Arial"/>
            <w:color w:val="808080"/>
            <w:sz w:val="28"/>
            <w:szCs w:val="28"/>
          </w:rPr>
          <w:t xml:space="preserve">00)</w:t>
        </w:r>
      </w:ins>
      <w:r>
        <w:rPr>
          <w:rFonts w:ascii="Arial" w:hAnsi="Arial" w:cs="Arial"/>
          <w:sz w:val="28"/>
          <w:szCs w:val="28"/>
        </w:rPr>
        <w:t xml:space="preserve">.</w:t>
      </w:r>
    </w:p>
    <w:p w14:paraId="297CE33E" w14:textId="03DF781B" w:rsidR="00130BB0" w:rsidRPr="00130BB0"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julgou improcedentes os pedidos por </w:t>
      </w:r>
      <w:del w:id="1024" w:author="Assessor GDSXSR" w:date="2026-10-31T19:48:41Z">
        <w:r>
          <w:rPr>
            <w:rFonts w:ascii="Arial" w:hAnsi="Arial" w:cs="Arial"/>
            <w:sz w:val="28"/>
            <w:szCs w:val="28"/>
          </w:rPr>
          <w:delText xml:space="preserve">considerar inexistente</w:delText>
        </w:r>
      </w:del>
      <w:ins w:id="1025" w:author="Assessor GDSXSR" w:date="2026-10-31T19:48:41Z">
        <w:r>
          <w:rPr>
            <w:rFonts w:ascii="Arial" w:hAnsi="Arial" w:cs="Arial"/>
            <w:color w:val="808080"/>
            <w:sz w:val="28"/>
            <w:szCs w:val="28"/>
          </w:rPr>
          <w:t xml:space="preserve">inexistir</w:t>
        </w:r>
      </w:ins>
      <w:r>
        <w:rPr>
          <w:rFonts w:ascii="Arial" w:hAnsi="Arial" w:cs="Arial"/>
          <w:sz w:val="28"/>
          <w:szCs w:val="28"/>
        </w:rPr>
        <w:t xml:space="preserve"> prova técnica apta a afastar o relatório da assistência técnica</w:t>
      </w:r>
      <w:del w:id="1026" w:author="Assessor GDSXSR" w:date="2026-10-31T19:48:41Z">
        <w:r>
          <w:rPr>
            <w:rFonts w:ascii="Arial" w:hAnsi="Arial" w:cs="Arial"/>
            <w:sz w:val="28"/>
            <w:szCs w:val="28"/>
          </w:rPr>
          <w:delText xml:space="preserve"> indicada pela seguradora</w:delText>
        </w:r>
      </w:del>
      <w:r>
        <w:rPr>
          <w:rFonts w:ascii="Arial" w:hAnsi="Arial" w:cs="Arial"/>
          <w:sz w:val="28"/>
          <w:szCs w:val="28"/>
        </w:rPr>
        <w:t xml:space="preserve">, </w:t>
      </w:r>
      <w:del w:id="1027" w:author="Assessor GDSXSR" w:date="2026-10-31T19:48:41Z">
        <w:r>
          <w:rPr>
            <w:rFonts w:ascii="Arial" w:hAnsi="Arial" w:cs="Arial"/>
            <w:sz w:val="28"/>
            <w:szCs w:val="28"/>
          </w:rPr>
          <w:delText xml:space="preserve">o qual</w:delText>
        </w:r>
      </w:del>
      <w:ins w:id="1028" w:author="Assessor GDSXSR" w:date="2026-10-31T19:48:41Z">
        <w:r>
          <w:rPr>
            <w:rFonts w:ascii="Arial" w:hAnsi="Arial" w:cs="Arial"/>
            <w:color w:val="808080"/>
            <w:sz w:val="28"/>
            <w:szCs w:val="28"/>
          </w:rPr>
          <w:t xml:space="preserve">que</w:t>
        </w:r>
      </w:ins>
      <w:r>
        <w:rPr>
          <w:rFonts w:ascii="Arial" w:hAnsi="Arial" w:cs="Arial"/>
          <w:sz w:val="28"/>
          <w:szCs w:val="28"/>
        </w:rPr>
        <w:t xml:space="preserve"> atribuiu o defeito à quebra da tela por agente externo.</w:t>
      </w:r>
    </w:p>
    <w:p w14:paraId="14D69821" w14:textId="7749E2E1" w:rsidR="00F81C1F" w:rsidRDefault="00130BB0" w:rsidP="00130BB0">
      <w:pPr>
        <w:pStyle w:val="PargrafodaLista"/>
        <w:spacing w:after="0" w:line="360" w:lineRule="auto"/>
        <w:ind w:left="0"/>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 autor apelou </w:t>
      </w:r>
      <w:del w:id="1029" w:author="Assessor GDSXSR" w:date="2026-10-31T19:48:41Z">
        <w:r>
          <w:rPr>
            <w:rFonts w:ascii="Arial" w:hAnsi="Arial" w:cs="Arial"/>
            <w:sz w:val="28"/>
            <w:szCs w:val="28"/>
          </w:rPr>
          <w:delText xml:space="preserve">sustentando</w:delText>
        </w:r>
      </w:del>
      <w:ins w:id="1030" w:author="Assessor GDSXSR" w:date="2026-10-31T19:48:41Z">
        <w:r>
          <w:rPr>
            <w:rFonts w:ascii="Arial" w:hAnsi="Arial" w:cs="Arial"/>
            <w:color w:val="808080"/>
            <w:sz w:val="28"/>
            <w:szCs w:val="28"/>
          </w:rPr>
          <w:t xml:space="preserve">para</w:t>
        </w:r>
      </w:ins>
      <w:r>
        <w:rPr>
          <w:rFonts w:ascii="Arial" w:hAnsi="Arial" w:cs="Arial"/>
          <w:sz w:val="28"/>
          <w:szCs w:val="28"/>
        </w:rPr>
        <w:t xml:space="preserve"> </w:t>
      </w:r>
      <w:del w:id="1031" w:author="Assessor GDSXSR" w:date="2026-10-31T19:48:41Z">
        <w:r>
          <w:rPr>
            <w:rFonts w:ascii="Arial" w:hAnsi="Arial" w:cs="Arial"/>
            <w:sz w:val="28"/>
            <w:szCs w:val="28"/>
          </w:rPr>
          <w:delText xml:space="preserve">nulidade</w:delText>
        </w:r>
      </w:del>
      <w:ins w:id="1032" w:author="Assessor GDSXSR" w:date="2026-10-31T19:48:41Z">
        <w:r>
          <w:rPr>
            <w:rFonts w:ascii="Arial" w:hAnsi="Arial" w:cs="Arial"/>
            <w:color w:val="808080"/>
            <w:sz w:val="28"/>
            <w:szCs w:val="28"/>
          </w:rPr>
          <w:t xml:space="preserve">anular</w:t>
        </w:r>
      </w:ins>
      <w:r>
        <w:rPr>
          <w:rFonts w:ascii="Arial" w:hAnsi="Arial" w:cs="Arial"/>
          <w:sz w:val="28"/>
          <w:szCs w:val="28"/>
        </w:rPr>
        <w:t xml:space="preserve"> </w:t>
      </w:r>
      <w:del w:id="1033" w:author="Assessor GDSXSR" w:date="2026-10-31T19:48:41Z">
        <w:r>
          <w:rPr>
            <w:rFonts w:ascii="Arial" w:hAnsi="Arial" w:cs="Arial"/>
            <w:sz w:val="28"/>
            <w:szCs w:val="28"/>
          </w:rPr>
          <w:delText xml:space="preserve">da</w:delText>
        </w:r>
      </w:del>
      <w:ins w:id="1034" w:author="Assessor GDSXSR" w:date="2026-10-31T19:48:41Z">
        <w:r>
          <w:rPr>
            <w:rFonts w:ascii="Arial" w:hAnsi="Arial" w:cs="Arial"/>
            <w:color w:val="808080"/>
            <w:sz w:val="28"/>
            <w:szCs w:val="28"/>
          </w:rPr>
          <w:t xml:space="preserve">a</w:t>
        </w:r>
      </w:ins>
      <w:r>
        <w:rPr>
          <w:rFonts w:ascii="Arial" w:hAnsi="Arial" w:cs="Arial"/>
          <w:sz w:val="28"/>
          <w:szCs w:val="28"/>
        </w:rPr>
        <w:t xml:space="preserve"> sentença</w:t>
      </w:r>
      <w:ins w:id="1035" w:author="Assessor GDSXSR" w:date="2026-10-31T19:48:41Z">
        <w:r>
          <w:rPr>
            <w:rFonts w:ascii="Arial" w:hAnsi="Arial" w:cs="Arial"/>
            <w:color w:val="808080"/>
            <w:sz w:val="28"/>
            <w:szCs w:val="28"/>
          </w:rPr>
          <w:t xml:space="preserve">,</w:t>
        </w:r>
      </w:ins>
      <w:r>
        <w:rPr>
          <w:rFonts w:ascii="Arial" w:hAnsi="Arial" w:cs="Arial"/>
          <w:sz w:val="28"/>
          <w:szCs w:val="28"/>
        </w:rPr>
        <w:t xml:space="preserve"> por incompatibilidade </w:t>
      </w:r>
      <w:del w:id="1036" w:author="Assessor GDSXSR" w:date="2026-10-31T19:48:41Z">
        <w:r>
          <w:rPr>
            <w:rFonts w:ascii="Arial" w:hAnsi="Arial" w:cs="Arial"/>
            <w:sz w:val="28"/>
            <w:szCs w:val="28"/>
          </w:rPr>
          <w:delText xml:space="preserve">entre</w:delText>
        </w:r>
      </w:del>
      <w:ins w:id="1037" w:author="Assessor GDSXSR" w:date="2026-10-31T19:48:41Z">
        <w:r>
          <w:rPr>
            <w:rFonts w:ascii="Arial" w:hAnsi="Arial" w:cs="Arial"/>
            <w:color w:val="808080"/>
            <w:sz w:val="28"/>
            <w:szCs w:val="28"/>
          </w:rPr>
          <w:t xml:space="preserve">com</w:t>
        </w:r>
      </w:ins>
      <w:r>
        <w:rPr>
          <w:rFonts w:ascii="Arial" w:hAnsi="Arial" w:cs="Arial"/>
          <w:sz w:val="28"/>
          <w:szCs w:val="28"/>
        </w:rPr>
        <w:t xml:space="preserve"> a inversão do ônus da prova deferida </w:t>
      </w:r>
      <w:del w:id="1038" w:author="Assessor GDSXSR" w:date="2026-10-31T19:48:41Z">
        <w:r>
          <w:rPr>
            <w:rFonts w:ascii="Arial" w:hAnsi="Arial" w:cs="Arial"/>
            <w:sz w:val="28"/>
            <w:szCs w:val="28"/>
          </w:rPr>
          <w:delText xml:space="preserve">na</w:delText>
        </w:r>
      </w:del>
      <w:ins w:id="1039" w:author="Assessor GDSXSR" w:date="2026-10-31T19:48:41Z">
        <w:r>
          <w:rPr>
            <w:rFonts w:ascii="Arial" w:hAnsi="Arial" w:cs="Arial"/>
            <w:color w:val="808080"/>
            <w:sz w:val="28"/>
            <w:szCs w:val="28"/>
          </w:rPr>
          <w:t xml:space="preserve">no</w:t>
        </w:r>
      </w:ins>
      <w:r>
        <w:rPr>
          <w:rFonts w:ascii="Arial" w:hAnsi="Arial" w:cs="Arial"/>
          <w:sz w:val="28"/>
          <w:szCs w:val="28"/>
        </w:rPr>
        <w:t xml:space="preserve"> </w:t>
      </w:r>
      <w:del w:id="1040" w:author="Assessor GDSXSR" w:date="2026-10-31T19:48:41Z">
        <w:r>
          <w:rPr>
            <w:rFonts w:ascii="Arial" w:hAnsi="Arial" w:cs="Arial"/>
            <w:sz w:val="28"/>
            <w:szCs w:val="28"/>
          </w:rPr>
          <w:delText xml:space="preserve">decisão saneadora</w:delText>
        </w:r>
      </w:del>
      <w:ins w:id="1041" w:author="Assessor GDSXSR" w:date="2026-10-31T19:48:41Z">
        <w:r>
          <w:rPr>
            <w:rFonts w:ascii="Arial" w:hAnsi="Arial" w:cs="Arial"/>
            <w:color w:val="808080"/>
            <w:sz w:val="28"/>
            <w:szCs w:val="28"/>
          </w:rPr>
          <w:t xml:space="preserve">saneamento,</w:t>
        </w:r>
      </w:ins>
      <w:r>
        <w:rPr>
          <w:rFonts w:ascii="Arial" w:hAnsi="Arial" w:cs="Arial"/>
          <w:sz w:val="28"/>
          <w:szCs w:val="28"/>
        </w:rPr>
        <w:t xml:space="preserve"> e</w:t>
      </w:r>
      <w:ins w:id="1042" w:author="Assessor GDSXSR" w:date="2026-10-31T19:48:41Z">
        <w:r>
          <w:rPr>
            <w:rFonts w:ascii="Arial" w:hAnsi="Arial" w:cs="Arial"/>
            <w:color w:val="808080"/>
            <w:sz w:val="28"/>
            <w:szCs w:val="28"/>
          </w:rPr>
          <w:t xml:space="preserve">, subsidiariamente, para cassá-la,</w:t>
        </w:r>
      </w:ins>
      <w:r>
        <w:rPr>
          <w:rFonts w:ascii="Arial" w:hAnsi="Arial" w:cs="Arial"/>
          <w:sz w:val="28"/>
          <w:szCs w:val="28"/>
        </w:rPr>
        <w:t xml:space="preserve"> a </w:t>
      </w:r>
      <w:del w:id="1043" w:author="Assessor GDSXSR" w:date="2026-10-31T19:48:41Z">
        <w:r>
          <w:rPr>
            <w:rFonts w:ascii="Arial" w:hAnsi="Arial" w:cs="Arial"/>
            <w:sz w:val="28"/>
            <w:szCs w:val="28"/>
          </w:rPr>
          <w:delText xml:space="preserve">exigência, na sentença,</w:delText>
        </w:r>
      </w:del>
      <w:ins w:id="1044" w:author="Assessor GDSXSR" w:date="2026-10-31T19:48:41Z">
        <w:r>
          <w:rPr>
            <w:rFonts w:ascii="Arial" w:hAnsi="Arial" w:cs="Arial"/>
            <w:color w:val="808080"/>
            <w:sz w:val="28"/>
            <w:szCs w:val="28"/>
          </w:rPr>
          <w:t xml:space="preserve">fim</w:t>
        </w:r>
      </w:ins>
      <w:r>
        <w:rPr>
          <w:rFonts w:ascii="Arial" w:hAnsi="Arial" w:cs="Arial"/>
          <w:sz w:val="28"/>
          <w:szCs w:val="28"/>
        </w:rPr>
        <w:t xml:space="preserve"> de </w:t>
      </w:r>
      <w:del w:id="1045" w:author="Assessor GDSXSR" w:date="2026-10-31T19:48:41Z">
        <w:r>
          <w:rPr>
            <w:rFonts w:ascii="Arial" w:hAnsi="Arial" w:cs="Arial"/>
            <w:sz w:val="28"/>
            <w:szCs w:val="28"/>
          </w:rPr>
          <w:delText xml:space="preserve">produção de prova técnica pelo consumidor. Subsidiariamente, requereu</w:delText>
        </w:r>
      </w:del>
      <w:ins w:id="1046" w:author="Assessor GDSXSR" w:date="2026-10-31T19:48:41Z">
        <w:r>
          <w:rPr>
            <w:rFonts w:ascii="Arial" w:hAnsi="Arial" w:cs="Arial"/>
            <w:color w:val="808080"/>
            <w:sz w:val="28"/>
            <w:szCs w:val="28"/>
          </w:rPr>
          <w:t xml:space="preserve">reabrir</w:t>
        </w:r>
      </w:ins>
      <w:r>
        <w:rPr>
          <w:rFonts w:ascii="Arial" w:hAnsi="Arial" w:cs="Arial"/>
          <w:sz w:val="28"/>
          <w:szCs w:val="28"/>
        </w:rPr>
        <w:t xml:space="preserve"> a</w:t>
      </w:r>
      <w:del w:id="1047" w:author="Assessor GDSXSR" w:date="2026-10-31T19:48:41Z">
        <w:r>
          <w:rPr>
            <w:rFonts w:ascii="Arial" w:hAnsi="Arial" w:cs="Arial"/>
            <w:sz w:val="28"/>
            <w:szCs w:val="28"/>
          </w:rPr>
          <w:delText xml:space="preserve"> cassação da sentença para reabertura da</w:delText>
        </w:r>
      </w:del>
      <w:r>
        <w:rPr>
          <w:rFonts w:ascii="Arial" w:hAnsi="Arial" w:cs="Arial"/>
          <w:sz w:val="28"/>
          <w:szCs w:val="28"/>
        </w:rPr>
        <w:t xml:space="preserve"> instrução e </w:t>
      </w:r>
      <w:del w:id="1048" w:author="Assessor GDSXSR" w:date="2026-10-31T19:48:41Z">
        <w:r>
          <w:rPr>
            <w:rFonts w:ascii="Arial" w:hAnsi="Arial" w:cs="Arial"/>
            <w:sz w:val="28"/>
            <w:szCs w:val="28"/>
          </w:rPr>
          <w:delText xml:space="preserve">realização de</w:delText>
        </w:r>
      </w:del>
      <w:ins w:id="1049" w:author="Assessor GDSXSR" w:date="2026-10-31T19:48:41Z">
        <w:r>
          <w:rPr>
            <w:rFonts w:ascii="Arial" w:hAnsi="Arial" w:cs="Arial"/>
            <w:color w:val="808080"/>
            <w:sz w:val="28"/>
            <w:szCs w:val="28"/>
          </w:rPr>
          <w:t xml:space="preserve">realizar</w:t>
        </w:r>
      </w:ins>
      <w:r>
        <w:rPr>
          <w:rFonts w:ascii="Arial" w:hAnsi="Arial" w:cs="Arial"/>
          <w:sz w:val="28"/>
          <w:szCs w:val="28"/>
        </w:rPr>
        <w:t xml:space="preserve"> perícia.</w:t>
      </w:r>
    </w:p>
    <w:p w14:paraId="75F97632" w14:textId="0561D289" w:rsidR="00886ABA" w:rsidRPr="0034247B" w:rsidRDefault="00886ABA" w:rsidP="00F81C1F">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529DE032" w14:textId="370FA691" w:rsidR="00321747" w:rsidRPr="00321747" w:rsidRDefault="00511630" w:rsidP="00321747">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duas questões em discussão: (i) saber se a sentença </w:t>
      </w:r>
      <w:del w:id="1050" w:author="Assessor GDSXSR" w:date="2026-10-31T19:48:41Z">
        <w:r>
          <w:rPr>
            <w:rFonts w:ascii="Arial" w:hAnsi="Arial" w:cs="Arial"/>
            <w:sz w:val="28"/>
            <w:szCs w:val="28"/>
          </w:rPr>
          <w:delText xml:space="preserve">observou adequadamente</w:delText>
        </w:r>
      </w:del>
      <w:ins w:id="1051" w:author="Assessor GDSXSR" w:date="2026-10-31T19:48:41Z">
        <w:r>
          <w:rPr>
            <w:rFonts w:ascii="Arial" w:hAnsi="Arial" w:cs="Arial"/>
            <w:color w:val="808080"/>
            <w:sz w:val="28"/>
            <w:szCs w:val="28"/>
          </w:rPr>
          <w:t xml:space="preserve">respeitou</w:t>
        </w:r>
      </w:ins>
      <w:r>
        <w:rPr>
          <w:rFonts w:ascii="Arial" w:hAnsi="Arial" w:cs="Arial"/>
          <w:sz w:val="28"/>
          <w:szCs w:val="28"/>
        </w:rPr>
        <w:t xml:space="preserve"> a inversão do ônus da prova</w:t>
      </w:r>
      <w:del w:id="1052" w:author="Assessor GDSXSR" w:date="2026-10-31T19:48:41Z">
        <w:r>
          <w:rPr>
            <w:rFonts w:ascii="Arial" w:hAnsi="Arial" w:cs="Arial"/>
            <w:sz w:val="28"/>
            <w:szCs w:val="28"/>
          </w:rPr>
          <w:delText xml:space="preserve"> deferida</w:delText>
        </w:r>
      </w:del>
      <w:r>
        <w:rPr>
          <w:rFonts w:ascii="Arial" w:hAnsi="Arial" w:cs="Arial"/>
          <w:sz w:val="28"/>
          <w:szCs w:val="28"/>
        </w:rPr>
        <w:t xml:space="preserve"> em favor do consumidor; e (ii) </w:t>
      </w:r>
      <w:del w:id="1053" w:author="Assessor GDSXSR" w:date="2026-10-31T19:48:41Z">
        <w:r>
          <w:rPr>
            <w:rFonts w:ascii="Arial" w:hAnsi="Arial" w:cs="Arial"/>
            <w:sz w:val="28"/>
            <w:szCs w:val="28"/>
          </w:rPr>
          <w:delText xml:space="preserve">estabelecer</w:delText>
        </w:r>
      </w:del>
      <w:ins w:id="1054" w:author="Assessor GDSXSR" w:date="2026-10-31T19:48:41Z">
        <w:r>
          <w:rPr>
            <w:rFonts w:ascii="Arial" w:hAnsi="Arial" w:cs="Arial"/>
            <w:color w:val="808080"/>
            <w:sz w:val="28"/>
            <w:szCs w:val="28"/>
          </w:rPr>
          <w:t xml:space="preserve">definir</w:t>
        </w:r>
      </w:ins>
      <w:r>
        <w:rPr>
          <w:rFonts w:ascii="Arial" w:hAnsi="Arial" w:cs="Arial"/>
          <w:sz w:val="28"/>
          <w:szCs w:val="28"/>
        </w:rPr>
        <w:t xml:space="preserve"> se o conjunto probatório permite </w:t>
      </w:r>
      <w:ins w:id="1055" w:author="Assessor GDSXSR" w:date="2026-10-31T19:48:41Z">
        <w:r>
          <w:rPr>
            <w:rFonts w:ascii="Arial" w:hAnsi="Arial" w:cs="Arial"/>
            <w:color w:val="808080"/>
            <w:sz w:val="28"/>
            <w:szCs w:val="28"/>
          </w:rPr>
          <w:t xml:space="preserve">julgar </w:t>
        </w:r>
      </w:ins>
      <w:r>
        <w:rPr>
          <w:rFonts w:ascii="Arial" w:hAnsi="Arial" w:cs="Arial"/>
          <w:sz w:val="28"/>
          <w:szCs w:val="28"/>
        </w:rPr>
        <w:t xml:space="preserve">o</w:t>
      </w:r>
      <w:del w:id="1056" w:author="Assessor GDSXSR" w:date="2026-10-31T19:48:41Z">
        <w:r>
          <w:rPr>
            <w:rFonts w:ascii="Arial" w:hAnsi="Arial" w:cs="Arial"/>
            <w:sz w:val="28"/>
            <w:szCs w:val="28"/>
          </w:rPr>
          <w:delText xml:space="preserve"> julgamento do</w:delText>
        </w:r>
      </w:del>
      <w:r>
        <w:rPr>
          <w:rFonts w:ascii="Arial" w:hAnsi="Arial" w:cs="Arial"/>
          <w:sz w:val="28"/>
          <w:szCs w:val="28"/>
        </w:rPr>
        <w:t xml:space="preserve"> mérito ou exige </w:t>
      </w:r>
      <w:del w:id="1057" w:author="Assessor GDSXSR" w:date="2026-10-31T19:48:41Z">
        <w:r>
          <w:rPr>
            <w:rFonts w:ascii="Arial" w:hAnsi="Arial" w:cs="Arial"/>
            <w:sz w:val="28"/>
            <w:szCs w:val="28"/>
          </w:rPr>
          <w:delText xml:space="preserve">produção de </w:delText>
        </w:r>
      </w:del>
      <w:r>
        <w:rPr>
          <w:rFonts w:ascii="Arial" w:hAnsi="Arial" w:cs="Arial"/>
          <w:sz w:val="28"/>
          <w:szCs w:val="28"/>
        </w:rPr>
        <w:t xml:space="preserve">provas adicionais </w:t>
      </w:r>
      <w:del w:id="1058" w:author="Assessor GDSXSR" w:date="2026-10-31T19:48:41Z">
        <w:r>
          <w:rPr>
            <w:rFonts w:ascii="Arial" w:hAnsi="Arial" w:cs="Arial"/>
            <w:sz w:val="28"/>
            <w:szCs w:val="28"/>
          </w:rPr>
          <w:delText xml:space="preserve">para esclarecer</w:delText>
        </w:r>
      </w:del>
      <w:ins w:id="1059" w:author="Assessor GDSXSR" w:date="2026-10-31T19:48:41Z">
        <w:r>
          <w:rPr>
            <w:rFonts w:ascii="Arial" w:hAnsi="Arial" w:cs="Arial"/>
            <w:color w:val="808080"/>
            <w:sz w:val="28"/>
            <w:szCs w:val="28"/>
          </w:rPr>
          <w:t xml:space="preserve">sobre</w:t>
        </w:r>
      </w:ins>
      <w:r>
        <w:rPr>
          <w:rFonts w:ascii="Arial" w:hAnsi="Arial" w:cs="Arial"/>
          <w:sz w:val="28"/>
          <w:szCs w:val="28"/>
        </w:rPr>
        <w:t xml:space="preserve"> a natureza do dano e a identificação do aparelho</w:t>
      </w:r>
      <w:del w:id="1060" w:author="Assessor GDSXSR" w:date="2026-10-31T19:48:41Z">
        <w:r>
          <w:rPr>
            <w:rFonts w:ascii="Arial" w:hAnsi="Arial" w:cs="Arial"/>
            <w:sz w:val="28"/>
            <w:szCs w:val="28"/>
          </w:rPr>
          <w:delText xml:space="preserve"> segurado</w:delText>
        </w:r>
      </w:del>
      <w:r>
        <w:rPr>
          <w:rFonts w:ascii="Arial" w:hAnsi="Arial" w:cs="Arial"/>
          <w:sz w:val="28"/>
          <w:szCs w:val="28"/>
        </w:rPr>
        <w:t xml:space="preserve">.</w:t>
      </w:r>
    </w:p>
    <w:p w14:paraId="514DEA23" w14:textId="0DAEB3CF"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BB762D2" w14:textId="0E8D9F09"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5. </w:t>
      </w:r>
      <w:r>
        <w:rPr>
          <w:rFonts w:ascii="Arial" w:hAnsi="Arial" w:cs="Arial"/>
          <w:sz w:val="28"/>
          <w:szCs w:val="28"/>
        </w:rPr>
        <w:t xml:space="preserve">A decisão saneadora </w:t>
      </w:r>
      <w:del w:id="1061" w:author="Assessor GDSXSR" w:date="2026-10-31T19:48:41Z">
        <w:r>
          <w:rPr>
            <w:rFonts w:ascii="Arial" w:hAnsi="Arial" w:cs="Arial"/>
            <w:sz w:val="28"/>
            <w:szCs w:val="28"/>
          </w:rPr>
          <w:delText xml:space="preserve">reconheceu</w:delText>
        </w:r>
      </w:del>
      <w:ins w:id="1062" w:author="Assessor GDSXSR" w:date="2026-10-31T19:48:41Z">
        <w:r>
          <w:rPr>
            <w:rFonts w:ascii="Arial" w:hAnsi="Arial" w:cs="Arial"/>
            <w:color w:val="808080"/>
            <w:sz w:val="28"/>
            <w:szCs w:val="28"/>
          </w:rPr>
          <w:t xml:space="preserve">inverteu</w:t>
        </w:r>
      </w:ins>
      <w:r>
        <w:rPr>
          <w:rFonts w:ascii="Arial" w:hAnsi="Arial" w:cs="Arial"/>
          <w:sz w:val="28"/>
          <w:szCs w:val="28"/>
        </w:rPr>
        <w:t xml:space="preserve"> </w:t>
      </w:r>
      <w:del w:id="1063" w:author="Assessor GDSXSR" w:date="2026-10-31T19:48:41Z">
        <w:r>
          <w:rPr>
            <w:rFonts w:ascii="Arial" w:hAnsi="Arial" w:cs="Arial"/>
            <w:sz w:val="28"/>
            <w:szCs w:val="28"/>
          </w:rPr>
          <w:delText xml:space="preserve">a relação de consumo e determinou expressamente a inversão do</w:delText>
        </w:r>
      </w:del>
      <w:ins w:id="1064" w:author="Assessor GDSXSR" w:date="2026-10-31T19:48:41Z">
        <w:r>
          <w:rPr>
            <w:rFonts w:ascii="Arial" w:hAnsi="Arial" w:cs="Arial"/>
            <w:color w:val="808080"/>
            <w:sz w:val="28"/>
            <w:szCs w:val="28"/>
          </w:rPr>
          <w:t xml:space="preserve">o</w:t>
        </w:r>
      </w:ins>
      <w:r>
        <w:rPr>
          <w:rFonts w:ascii="Arial" w:hAnsi="Arial" w:cs="Arial"/>
          <w:sz w:val="28"/>
          <w:szCs w:val="28"/>
        </w:rPr>
        <w:t xml:space="preserve"> ônus da prova </w:t>
      </w:r>
      <w:del w:id="1065" w:author="Assessor GDSXSR" w:date="2026-10-31T19:48:41Z">
        <w:r>
          <w:rPr>
            <w:rFonts w:ascii="Arial" w:hAnsi="Arial" w:cs="Arial"/>
            <w:sz w:val="28"/>
            <w:szCs w:val="28"/>
          </w:rPr>
          <w:delText xml:space="preserve">com fundamento no art.</w:delText>
        </w:r>
      </w:del>
      <w:ins w:id="1066" w:author="Assessor GDSXSR" w:date="2026-10-31T19:48:41Z">
        <w:r>
          <w:rPr>
            <w:rFonts w:ascii="Arial" w:hAnsi="Arial" w:cs="Arial"/>
            <w:color w:val="808080"/>
            <w:sz w:val="28"/>
            <w:szCs w:val="28"/>
          </w:rPr>
          <w:t xml:space="preserve">(CDC</w:t>
        </w:r>
      </w:ins>
      <w:r>
        <w:rPr>
          <w:rFonts w:ascii="Arial" w:hAnsi="Arial" w:cs="Arial"/>
          <w:sz w:val="28"/>
          <w:szCs w:val="28"/>
        </w:rPr>
        <w:t xml:space="preserve"> 6º</w:t>
      </w:r>
      <w:ins w:id="1067" w:author="Assessor GDSXSR" w:date="2026-10-31T19:48:41Z">
        <w:r>
          <w:rPr>
            <w:rFonts w:ascii="Arial" w:hAnsi="Arial" w:cs="Arial"/>
            <w:color w:val="808080"/>
            <w:sz w:val="28"/>
            <w:szCs w:val="28"/>
          </w:rPr>
          <w:t xml:space="preserve"> VIII)</w:t>
        </w:r>
      </w:ins>
      <w:r>
        <w:rPr>
          <w:rFonts w:ascii="Arial" w:hAnsi="Arial" w:cs="Arial"/>
          <w:sz w:val="28"/>
          <w:szCs w:val="28"/>
        </w:rPr>
        <w:t xml:space="preserve">, </w:t>
      </w:r>
      <w:del w:id="1068" w:author="Assessor GDSXSR" w:date="2026-10-31T19:48:41Z">
        <w:r>
          <w:rPr>
            <w:rFonts w:ascii="Arial" w:hAnsi="Arial" w:cs="Arial"/>
            <w:sz w:val="28"/>
            <w:szCs w:val="28"/>
          </w:rPr>
          <w:delText xml:space="preserve">VIII,</w:delText>
        </w:r>
      </w:del>
      <w:ins w:id="1069" w:author="Assessor GDSXSR" w:date="2026-10-31T19:48:41Z">
        <w:r>
          <w:rPr>
            <w:rFonts w:ascii="Arial" w:hAnsi="Arial" w:cs="Arial"/>
            <w:color w:val="808080"/>
            <w:sz w:val="28"/>
            <w:szCs w:val="28"/>
          </w:rPr>
          <w:t xml:space="preserve">de</w:t>
        </w:r>
      </w:ins>
      <w:r>
        <w:rPr>
          <w:rFonts w:ascii="Arial" w:hAnsi="Arial" w:cs="Arial"/>
          <w:sz w:val="28"/>
          <w:szCs w:val="28"/>
        </w:rPr>
        <w:t xml:space="preserve"> </w:t>
      </w:r>
      <w:del w:id="1070" w:author="Assessor GDSXSR" w:date="2026-10-31T19:48:41Z">
        <w:r>
          <w:rPr>
            <w:rFonts w:ascii="Arial" w:hAnsi="Arial" w:cs="Arial"/>
            <w:sz w:val="28"/>
            <w:szCs w:val="28"/>
          </w:rPr>
          <w:delText xml:space="preserve">do</w:delText>
        </w:r>
      </w:del>
      <w:ins w:id="1071" w:author="Assessor GDSXSR" w:date="2026-10-31T19:48:41Z">
        <w:r>
          <w:rPr>
            <w:rFonts w:ascii="Arial" w:hAnsi="Arial" w:cs="Arial"/>
            <w:color w:val="808080"/>
            <w:sz w:val="28"/>
            <w:szCs w:val="28"/>
          </w:rPr>
          <w:t xml:space="preserve">modo</w:t>
        </w:r>
      </w:ins>
      <w:r>
        <w:rPr>
          <w:rFonts w:ascii="Arial" w:hAnsi="Arial" w:cs="Arial"/>
          <w:sz w:val="28"/>
          <w:szCs w:val="28"/>
        </w:rPr>
        <w:t xml:space="preserve"> </w:t>
      </w:r>
      <w:del w:id="1072" w:author="Assessor GDSXSR" w:date="2026-10-31T19:48:41Z">
        <w:r>
          <w:rPr>
            <w:rFonts w:ascii="Arial" w:hAnsi="Arial" w:cs="Arial"/>
            <w:sz w:val="28"/>
            <w:szCs w:val="28"/>
          </w:rPr>
          <w:delText xml:space="preserve">CDC,</w:delText>
        </w:r>
      </w:del>
      <w:ins w:id="1073" w:author="Assessor GDSXSR" w:date="2026-10-31T19:48:41Z">
        <w:r>
          <w:rPr>
            <w:rFonts w:ascii="Arial" w:hAnsi="Arial" w:cs="Arial"/>
            <w:color w:val="808080"/>
            <w:sz w:val="28"/>
            <w:szCs w:val="28"/>
          </w:rPr>
          <w:t xml:space="preserve">que</w:t>
        </w:r>
      </w:ins>
      <w:r>
        <w:rPr>
          <w:rFonts w:ascii="Arial" w:hAnsi="Arial" w:cs="Arial"/>
          <w:sz w:val="28"/>
          <w:szCs w:val="28"/>
        </w:rPr>
        <w:t xml:space="preserve"> </w:t>
      </w:r>
      <w:del w:id="1074" w:author="Assessor GDSXSR" w:date="2026-10-31T19:48:41Z">
        <w:r>
          <w:rPr>
            <w:rFonts w:ascii="Arial" w:hAnsi="Arial" w:cs="Arial"/>
            <w:sz w:val="28"/>
            <w:szCs w:val="28"/>
          </w:rPr>
          <w:delText xml:space="preserve">diante</w:delText>
        </w:r>
      </w:del>
      <w:ins w:id="1075" w:author="Assessor GDSXSR" w:date="2026-10-31T19:48:41Z">
        <w:r>
          <w:rPr>
            <w:rFonts w:ascii="Arial" w:hAnsi="Arial" w:cs="Arial"/>
            <w:color w:val="808080"/>
            <w:sz w:val="28"/>
            <w:szCs w:val="28"/>
          </w:rPr>
          <w:t xml:space="preserve">é</w:t>
        </w:r>
      </w:ins>
      <w:r>
        <w:rPr>
          <w:rFonts w:ascii="Arial" w:hAnsi="Arial" w:cs="Arial"/>
          <w:sz w:val="28"/>
          <w:szCs w:val="28"/>
        </w:rPr>
        <w:t xml:space="preserve"> </w:t>
      </w:r>
      <w:del w:id="1076" w:author="Assessor GDSXSR" w:date="2026-10-31T19:48:41Z">
        <w:r>
          <w:rPr>
            <w:rFonts w:ascii="Arial" w:hAnsi="Arial" w:cs="Arial"/>
            <w:sz w:val="28"/>
            <w:szCs w:val="28"/>
          </w:rPr>
          <w:delText xml:space="preserve">da verossimilhança das alegações e da hipossuficiência do consumidor. Não se mostra compatível com tal distribuição dinâmica do encargo probatório</w:delText>
        </w:r>
      </w:del>
      <w:ins w:id="1077" w:author="Assessor GDSXSR" w:date="2026-10-31T19:48:41Z">
        <w:r>
          <w:rPr>
            <w:rFonts w:ascii="Arial" w:hAnsi="Arial" w:cs="Arial"/>
            <w:color w:val="808080"/>
            <w:sz w:val="28"/>
            <w:szCs w:val="28"/>
          </w:rPr>
          <w:t xml:space="preserve">incompatível</w:t>
        </w:r>
      </w:ins>
      <w:r>
        <w:rPr>
          <w:rFonts w:ascii="Arial" w:hAnsi="Arial" w:cs="Arial"/>
          <w:sz w:val="28"/>
          <w:szCs w:val="28"/>
        </w:rPr>
        <w:t xml:space="preserve"> exigir do consumidor laudo particular</w:t>
      </w:r>
      <w:del w:id="1078" w:author="Assessor GDSXSR" w:date="2026-10-31T19:48:41Z">
        <w:r>
          <w:rPr>
            <w:rFonts w:ascii="Arial" w:hAnsi="Arial" w:cs="Arial"/>
            <w:sz w:val="28"/>
            <w:szCs w:val="28"/>
          </w:rPr>
          <w:delText xml:space="preserve">, relatório técnico independente</w:delText>
        </w:r>
      </w:del>
      <w:r>
        <w:rPr>
          <w:rFonts w:ascii="Arial" w:hAnsi="Arial" w:cs="Arial"/>
          <w:sz w:val="28"/>
          <w:szCs w:val="28"/>
        </w:rPr>
        <w:t xml:space="preserve"> ou </w:t>
      </w:r>
      <w:del w:id="1079" w:author="Assessor GDSXSR" w:date="2026-10-31T19:48:41Z">
        <w:r>
          <w:rPr>
            <w:rFonts w:ascii="Arial" w:hAnsi="Arial" w:cs="Arial"/>
            <w:sz w:val="28"/>
            <w:szCs w:val="28"/>
          </w:rPr>
          <w:delText xml:space="preserve">prova pericial</w:delText>
        </w:r>
      </w:del>
      <w:ins w:id="1080" w:author="Assessor GDSXSR" w:date="2026-10-31T19:48:41Z">
        <w:r>
          <w:rPr>
            <w:rFonts w:ascii="Arial" w:hAnsi="Arial" w:cs="Arial"/>
            <w:color w:val="808080"/>
            <w:sz w:val="28"/>
            <w:szCs w:val="28"/>
          </w:rPr>
          <w:t xml:space="preserve">perícia</w:t>
        </w:r>
      </w:ins>
      <w:r>
        <w:rPr>
          <w:rFonts w:ascii="Arial" w:hAnsi="Arial" w:cs="Arial"/>
          <w:sz w:val="28"/>
          <w:szCs w:val="28"/>
        </w:rPr>
        <w:t xml:space="preserve"> para afastar </w:t>
      </w:r>
      <w:del w:id="1081" w:author="Assessor GDSXSR" w:date="2026-10-31T19:48:41Z">
        <w:r>
          <w:rPr>
            <w:rFonts w:ascii="Arial" w:hAnsi="Arial" w:cs="Arial"/>
            <w:sz w:val="28"/>
            <w:szCs w:val="28"/>
          </w:rPr>
          <w:delText xml:space="preserve">documento</w:delText>
        </w:r>
      </w:del>
      <w:ins w:id="1082" w:author="Assessor GDSXSR" w:date="2026-10-31T19:48:41Z">
        <w:r>
          <w:rPr>
            <w:rFonts w:ascii="Arial" w:hAnsi="Arial" w:cs="Arial"/>
            <w:color w:val="808080"/>
            <w:sz w:val="28"/>
            <w:szCs w:val="28"/>
          </w:rPr>
          <w:t xml:space="preserve">relatório</w:t>
        </w:r>
      </w:ins>
      <w:r>
        <w:rPr>
          <w:rFonts w:ascii="Arial" w:hAnsi="Arial" w:cs="Arial"/>
          <w:sz w:val="28"/>
          <w:szCs w:val="28"/>
        </w:rPr>
        <w:t xml:space="preserve"> unilateral </w:t>
      </w:r>
      <w:del w:id="1083" w:author="Assessor GDSXSR" w:date="2026-10-31T19:48:41Z">
        <w:r>
          <w:rPr>
            <w:rFonts w:ascii="Arial" w:hAnsi="Arial" w:cs="Arial"/>
            <w:sz w:val="28"/>
            <w:szCs w:val="28"/>
          </w:rPr>
          <w:delText xml:space="preserve">produzido pela</w:delText>
        </w:r>
      </w:del>
      <w:ins w:id="1084" w:author="Assessor GDSXSR" w:date="2026-10-31T19:48:41Z">
        <w:r>
          <w:rPr>
            <w:rFonts w:ascii="Arial" w:hAnsi="Arial" w:cs="Arial"/>
            <w:color w:val="808080"/>
            <w:sz w:val="28"/>
            <w:szCs w:val="28"/>
          </w:rPr>
          <w:t xml:space="preserve">da</w:t>
        </w:r>
      </w:ins>
      <w:r>
        <w:rPr>
          <w:rFonts w:ascii="Arial" w:hAnsi="Arial" w:cs="Arial"/>
          <w:sz w:val="28"/>
          <w:szCs w:val="28"/>
        </w:rPr>
        <w:t xml:space="preserve"> assistência vinculada à seguradora.</w:t>
      </w:r>
    </w:p>
    <w:p w14:paraId="3556CED5" w14:textId="639E1A30"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del w:id="1085" w:author="Assessor GDSXSR" w:date="2026-10-31T19:48:41Z">
        <w:r>
          <w:rPr>
            <w:rFonts w:ascii="Arial" w:hAnsi="Arial" w:cs="Arial"/>
            <w:sz w:val="28"/>
            <w:szCs w:val="28"/>
          </w:rPr>
          <w:delText xml:space="preserve">Os autos revelam divergência objetiva entre as</w:delText>
        </w:r>
      </w:del>
      <w:ins w:id="1086" w:author="Assessor GDSXSR" w:date="2026-10-31T19:48:41Z">
        <w:r>
          <w:rPr>
            <w:rFonts w:ascii="Arial" w:hAnsi="Arial" w:cs="Arial"/>
            <w:color w:val="808080"/>
            <w:sz w:val="28"/>
            <w:szCs w:val="28"/>
          </w:rPr>
          <w:t xml:space="preserve">As</w:t>
        </w:r>
      </w:ins>
      <w:r>
        <w:rPr>
          <w:rFonts w:ascii="Arial" w:hAnsi="Arial" w:cs="Arial"/>
          <w:sz w:val="28"/>
          <w:szCs w:val="28"/>
        </w:rPr>
        <w:t xml:space="preserve"> fotografias</w:t>
      </w:r>
      <w:del w:id="1087" w:author="Assessor GDSXSR" w:date="2026-10-31T19:48:41Z">
        <w:r>
          <w:rPr>
            <w:rFonts w:ascii="Arial" w:hAnsi="Arial" w:cs="Arial"/>
            <w:sz w:val="28"/>
            <w:szCs w:val="28"/>
          </w:rPr>
          <w:delText xml:space="preserve"> constantes</w:delText>
        </w:r>
      </w:del>
      <w:r>
        <w:rPr>
          <w:rFonts w:ascii="Arial" w:hAnsi="Arial" w:cs="Arial"/>
          <w:sz w:val="28"/>
          <w:szCs w:val="28"/>
        </w:rPr>
        <w:t xml:space="preserve"> do relatório técnico</w:t>
      </w:r>
      <w:ins w:id="1088" w:author="Assessor GDSXSR" w:date="2026-10-31T19:48:41Z">
        <w:r>
          <w:rPr>
            <w:rFonts w:ascii="Arial" w:hAnsi="Arial" w:cs="Arial"/>
            <w:color w:val="808080"/>
            <w:sz w:val="28"/>
            <w:szCs w:val="28"/>
          </w:rPr>
          <w:t xml:space="preserve">,</w:t>
        </w:r>
      </w:ins>
      <w:r>
        <w:rPr>
          <w:rFonts w:ascii="Arial" w:hAnsi="Arial" w:cs="Arial"/>
          <w:sz w:val="28"/>
          <w:szCs w:val="28"/>
        </w:rPr>
        <w:t xml:space="preserve"> </w:t>
      </w:r>
      <w:del w:id="1089" w:author="Assessor GDSXSR" w:date="2026-10-31T19:48:41Z">
        <w:r>
          <w:rPr>
            <w:rFonts w:ascii="Arial" w:hAnsi="Arial" w:cs="Arial"/>
            <w:sz w:val="28"/>
            <w:szCs w:val="28"/>
          </w:rPr>
          <w:delText xml:space="preserve">utilizado</w:delText>
        </w:r>
      </w:del>
      <w:ins w:id="1090" w:author="Assessor GDSXSR" w:date="2026-10-31T19:48:41Z">
        <w:r>
          <w:rPr>
            <w:rFonts w:ascii="Arial" w:hAnsi="Arial" w:cs="Arial"/>
            <w:color w:val="808080"/>
            <w:sz w:val="28"/>
            <w:szCs w:val="28"/>
          </w:rPr>
          <w:t xml:space="preserve">que</w:t>
        </w:r>
      </w:ins>
      <w:r>
        <w:rPr>
          <w:rFonts w:ascii="Arial" w:hAnsi="Arial" w:cs="Arial"/>
          <w:sz w:val="28"/>
          <w:szCs w:val="28"/>
        </w:rPr>
        <w:t xml:space="preserve"> </w:t>
      </w:r>
      <w:del w:id="1091" w:author="Assessor GDSXSR" w:date="2026-10-31T19:48:41Z">
        <w:r>
          <w:rPr>
            <w:rFonts w:ascii="Arial" w:hAnsi="Arial" w:cs="Arial"/>
            <w:sz w:val="28"/>
            <w:szCs w:val="28"/>
          </w:rPr>
          <w:delText xml:space="preserve">para negar</w:delText>
        </w:r>
      </w:del>
      <w:ins w:id="1092" w:author="Assessor GDSXSR" w:date="2026-10-31T19:48:41Z">
        <w:r>
          <w:rPr>
            <w:rFonts w:ascii="Arial" w:hAnsi="Arial" w:cs="Arial"/>
            <w:color w:val="808080"/>
            <w:sz w:val="28"/>
            <w:szCs w:val="28"/>
          </w:rPr>
          <w:t xml:space="preserve">mostram</w:t>
        </w:r>
      </w:ins>
      <w:r>
        <w:rPr>
          <w:rFonts w:ascii="Arial" w:hAnsi="Arial" w:cs="Arial"/>
          <w:sz w:val="28"/>
          <w:szCs w:val="28"/>
        </w:rPr>
        <w:t xml:space="preserve"> a </w:t>
      </w:r>
      <w:del w:id="1093" w:author="Assessor GDSXSR" w:date="2026-10-31T19:48:41Z">
        <w:r>
          <w:rPr>
            <w:rFonts w:ascii="Arial" w:hAnsi="Arial" w:cs="Arial"/>
            <w:sz w:val="28"/>
            <w:szCs w:val="28"/>
          </w:rPr>
          <w:delText xml:space="preserve">cobertura</w:delText>
        </w:r>
      </w:del>
      <w:ins w:id="1094" w:author="Assessor GDSXSR" w:date="2026-10-31T19:48:41Z">
        <w:r>
          <w:rPr>
            <w:rFonts w:ascii="Arial" w:hAnsi="Arial" w:cs="Arial"/>
            <w:color w:val="808080"/>
            <w:sz w:val="28"/>
            <w:szCs w:val="28"/>
          </w:rPr>
          <w:t xml:space="preserve">tela</w:t>
        </w:r>
      </w:ins>
      <w:r>
        <w:rPr>
          <w:rFonts w:ascii="Arial" w:hAnsi="Arial" w:cs="Arial"/>
          <w:sz w:val="28"/>
          <w:szCs w:val="28"/>
        </w:rPr>
        <w:t xml:space="preserve"> </w:t>
      </w:r>
      <w:del w:id="1095" w:author="Assessor GDSXSR" w:date="2026-10-31T19:48:41Z">
        <w:r>
          <w:rPr>
            <w:rFonts w:ascii="Arial" w:hAnsi="Arial" w:cs="Arial"/>
            <w:sz w:val="28"/>
            <w:szCs w:val="28"/>
          </w:rPr>
          <w:delText xml:space="preserve">e</w:delText>
        </w:r>
      </w:del>
      <w:ins w:id="1096" w:author="Assessor GDSXSR" w:date="2026-10-31T19:48:41Z">
        <w:r>
          <w:rPr>
            <w:rFonts w:ascii="Arial" w:hAnsi="Arial" w:cs="Arial"/>
            <w:color w:val="808080"/>
            <w:sz w:val="28"/>
            <w:szCs w:val="28"/>
          </w:rPr>
          <w:t xml:space="preserve">quebrada,</w:t>
        </w:r>
      </w:ins>
      <w:r>
        <w:rPr>
          <w:rFonts w:ascii="Arial" w:hAnsi="Arial" w:cs="Arial"/>
          <w:sz w:val="28"/>
          <w:szCs w:val="28"/>
        </w:rPr>
        <w:t xml:space="preserve"> </w:t>
      </w:r>
      <w:del w:id="1097" w:author="Assessor GDSXSR" w:date="2026-10-31T19:48:41Z">
        <w:r>
          <w:rPr>
            <w:rFonts w:ascii="Arial" w:hAnsi="Arial" w:cs="Arial"/>
            <w:sz w:val="28"/>
            <w:szCs w:val="28"/>
          </w:rPr>
          <w:delText xml:space="preserve">aquelas</w:delText>
        </w:r>
      </w:del>
      <w:ins w:id="1098" w:author="Assessor GDSXSR" w:date="2026-10-31T19:48:41Z">
        <w:r>
          <w:rPr>
            <w:rFonts w:ascii="Arial" w:hAnsi="Arial" w:cs="Arial"/>
            <w:color w:val="808080"/>
            <w:sz w:val="28"/>
            <w:szCs w:val="28"/>
          </w:rPr>
          <w:t xml:space="preserve">divergem das</w:t>
        </w:r>
      </w:ins>
      <w:r>
        <w:rPr>
          <w:rFonts w:ascii="Arial" w:hAnsi="Arial" w:cs="Arial"/>
          <w:sz w:val="28"/>
          <w:szCs w:val="28"/>
        </w:rPr>
        <w:t xml:space="preserve"> apresentadas pelo consumidor</w:t>
      </w:r>
      <w:del w:id="1099" w:author="Assessor GDSXSR" w:date="2026-10-31T19:48:41Z">
        <w:r>
          <w:rPr>
            <w:rFonts w:ascii="Arial" w:hAnsi="Arial" w:cs="Arial"/>
            <w:sz w:val="28"/>
            <w:szCs w:val="28"/>
          </w:rPr>
          <w:delText xml:space="preserve">. Enquanto o primeiro registro indica tela visivelmente quebrada</w:delText>
        </w:r>
      </w:del>
      <w:r>
        <w:rPr>
          <w:rFonts w:ascii="Arial" w:hAnsi="Arial" w:cs="Arial"/>
          <w:sz w:val="28"/>
          <w:szCs w:val="28"/>
        </w:rPr>
        <w:t xml:space="preserve">, </w:t>
      </w:r>
      <w:del w:id="1100" w:author="Assessor GDSXSR" w:date="2026-10-31T19:48:41Z">
        <w:r>
          <w:rPr>
            <w:rFonts w:ascii="Arial" w:hAnsi="Arial" w:cs="Arial"/>
            <w:sz w:val="28"/>
            <w:szCs w:val="28"/>
          </w:rPr>
          <w:delText xml:space="preserve">as imagens posteriores</w:delText>
        </w:r>
      </w:del>
      <w:ins w:id="1101" w:author="Assessor GDSXSR" w:date="2026-10-31T19:48:41Z">
        <w:r>
          <w:rPr>
            <w:rFonts w:ascii="Arial" w:hAnsi="Arial" w:cs="Arial"/>
            <w:color w:val="808080"/>
            <w:sz w:val="28"/>
            <w:szCs w:val="28"/>
          </w:rPr>
          <w:t xml:space="preserve">que</w:t>
        </w:r>
      </w:ins>
      <w:r>
        <w:rPr>
          <w:rFonts w:ascii="Arial" w:hAnsi="Arial" w:cs="Arial"/>
          <w:sz w:val="28"/>
          <w:szCs w:val="28"/>
        </w:rPr>
        <w:t xml:space="preserve"> não reproduzem </w:t>
      </w:r>
      <w:del w:id="1102" w:author="Assessor GDSXSR" w:date="2026-10-31T19:48:41Z">
        <w:r>
          <w:rPr>
            <w:rFonts w:ascii="Arial" w:hAnsi="Arial" w:cs="Arial"/>
            <w:sz w:val="28"/>
            <w:szCs w:val="28"/>
          </w:rPr>
          <w:delText xml:space="preserve">esse mesmo</w:delText>
        </w:r>
      </w:del>
      <w:ins w:id="1103" w:author="Assessor GDSXSR" w:date="2026-10-31T19:48:41Z">
        <w:r>
          <w:rPr>
            <w:rFonts w:ascii="Arial" w:hAnsi="Arial" w:cs="Arial"/>
            <w:color w:val="808080"/>
            <w:sz w:val="28"/>
            <w:szCs w:val="28"/>
          </w:rPr>
          <w:t xml:space="preserve">o</w:t>
        </w:r>
      </w:ins>
      <w:r>
        <w:rPr>
          <w:rFonts w:ascii="Arial" w:hAnsi="Arial" w:cs="Arial"/>
          <w:sz w:val="28"/>
          <w:szCs w:val="28"/>
        </w:rPr>
        <w:t xml:space="preserve"> dano, o que impede concluir</w:t>
      </w:r>
      <w:del w:id="1104" w:author="Assessor GDSXSR" w:date="2026-10-31T19:48:41Z">
        <w:r>
          <w:rPr>
            <w:rFonts w:ascii="Arial" w:hAnsi="Arial" w:cs="Arial"/>
            <w:sz w:val="28"/>
            <w:szCs w:val="28"/>
          </w:rPr>
          <w:delText xml:space="preserve">, com segurança,</w:delText>
        </w:r>
      </w:del>
      <w:r>
        <w:rPr>
          <w:rFonts w:ascii="Arial" w:hAnsi="Arial" w:cs="Arial"/>
          <w:sz w:val="28"/>
          <w:szCs w:val="28"/>
        </w:rPr>
        <w:t xml:space="preserve"> tratar-se do mesmo aparelho.</w:t>
      </w:r>
    </w:p>
    <w:p w14:paraId="5E49923A" w14:textId="6117924A" w:rsidR="003B47F1" w:rsidRPr="003B47F1" w:rsidRDefault="003B47F1"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w:t>
      </w:r>
      <w:del w:id="1105" w:author="Assessor GDSXSR" w:date="2026-10-31T19:48:41Z">
        <w:r>
          <w:rPr>
            <w:rFonts w:ascii="Arial" w:hAnsi="Arial" w:cs="Arial"/>
            <w:sz w:val="28"/>
            <w:szCs w:val="28"/>
          </w:rPr>
          <w:delText xml:space="preserve"> dúvida mostra-se relevante porque a</w:delText>
        </w:r>
      </w:del>
      <w:r>
        <w:rPr>
          <w:rFonts w:ascii="Arial" w:hAnsi="Arial" w:cs="Arial"/>
          <w:sz w:val="28"/>
          <w:szCs w:val="28"/>
        </w:rPr>
        <w:t xml:space="preserve"> identificação do bem segurado </w:t>
      </w:r>
      <w:del w:id="1106" w:author="Assessor GDSXSR" w:date="2026-10-31T19:48:41Z">
        <w:r>
          <w:rPr>
            <w:rFonts w:ascii="Arial" w:hAnsi="Arial" w:cs="Arial"/>
            <w:sz w:val="28"/>
            <w:szCs w:val="28"/>
          </w:rPr>
          <w:delText xml:space="preserve">permanece</w:delText>
        </w:r>
      </w:del>
      <w:ins w:id="1107" w:author="Assessor GDSXSR" w:date="2026-10-31T19:48:41Z">
        <w:r>
          <w:rPr>
            <w:rFonts w:ascii="Arial" w:hAnsi="Arial" w:cs="Arial"/>
            <w:color w:val="808080"/>
            <w:sz w:val="28"/>
            <w:szCs w:val="28"/>
          </w:rPr>
          <w:t xml:space="preserve">é</w:t>
        </w:r>
      </w:ins>
      <w:r>
        <w:rPr>
          <w:rFonts w:ascii="Arial" w:hAnsi="Arial" w:cs="Arial"/>
          <w:sz w:val="28"/>
          <w:szCs w:val="28"/>
        </w:rPr>
        <w:t xml:space="preserve"> incerta</w:t>
      </w:r>
      <w:del w:id="1108" w:author="Assessor GDSXSR" w:date="2026-10-31T19:48:41Z">
        <w:r>
          <w:rPr>
            <w:rFonts w:ascii="Arial" w:hAnsi="Arial" w:cs="Arial"/>
            <w:sz w:val="28"/>
            <w:szCs w:val="28"/>
          </w:rPr>
          <w:delText xml:space="preserve">.</w:delText>
        </w:r>
      </w:del>
      <w:ins w:id="1109" w:author="Assessor GDSXSR" w:date="2026-10-31T19:48:41Z">
        <w:r>
          <w:rPr>
            <w:rFonts w:ascii="Arial" w:hAnsi="Arial" w:cs="Arial"/>
            <w:color w:val="808080"/>
            <w:sz w:val="28"/>
            <w:szCs w:val="28"/>
          </w:rPr>
          <w:t xml:space="preserve">,</w:t>
        </w:r>
      </w:ins>
      <w:r>
        <w:rPr>
          <w:rFonts w:ascii="Arial" w:hAnsi="Arial" w:cs="Arial"/>
          <w:sz w:val="28"/>
          <w:szCs w:val="28"/>
        </w:rPr>
        <w:t xml:space="preserve"> </w:t>
      </w:r>
      <w:del w:id="1110" w:author="Assessor GDSXSR" w:date="2026-10-31T19:48:41Z">
        <w:r>
          <w:rPr>
            <w:rFonts w:ascii="Arial" w:hAnsi="Arial" w:cs="Arial"/>
            <w:sz w:val="28"/>
            <w:szCs w:val="28"/>
          </w:rPr>
          <w:delText xml:space="preserve">A</w:delText>
        </w:r>
      </w:del>
      <w:ins w:id="1111" w:author="Assessor GDSXSR" w:date="2026-10-31T19:48:41Z">
        <w:r>
          <w:rPr>
            <w:rFonts w:ascii="Arial" w:hAnsi="Arial" w:cs="Arial"/>
            <w:color w:val="808080"/>
            <w:sz w:val="28"/>
            <w:szCs w:val="28"/>
          </w:rPr>
          <w:t xml:space="preserve">pois</w:t>
        </w:r>
      </w:ins>
      <w:r>
        <w:rPr>
          <w:rFonts w:ascii="Arial" w:hAnsi="Arial" w:cs="Arial"/>
          <w:sz w:val="28"/>
          <w:szCs w:val="28"/>
        </w:rPr>
        <w:t xml:space="preserve"> </w:t>
      </w:r>
      <w:del w:id="1112" w:author="Assessor GDSXSR" w:date="2026-10-31T19:48:41Z">
        <w:r>
          <w:rPr>
            <w:rFonts w:ascii="Arial" w:hAnsi="Arial" w:cs="Arial"/>
            <w:sz w:val="28"/>
            <w:szCs w:val="28"/>
          </w:rPr>
          <w:delText xml:space="preserve">nota fiscal não contém o número de</w:delText>
        </w:r>
      </w:del>
      <w:ins w:id="1113" w:author="Assessor GDSXSR" w:date="2026-10-31T19:48:41Z">
        <w:r>
          <w:rPr>
            <w:rFonts w:ascii="Arial" w:hAnsi="Arial" w:cs="Arial"/>
            <w:color w:val="808080"/>
            <w:sz w:val="28"/>
            <w:szCs w:val="28"/>
          </w:rPr>
          <w:t xml:space="preserve">a</w:t>
        </w:r>
      </w:ins>
      <w:r>
        <w:rPr>
          <w:rFonts w:ascii="Arial" w:hAnsi="Arial" w:cs="Arial"/>
          <w:sz w:val="28"/>
          <w:szCs w:val="28"/>
        </w:rPr>
        <w:t xml:space="preserve"> série </w:t>
      </w:r>
      <w:del w:id="1114" w:author="Assessor GDSXSR" w:date="2026-10-31T19:48:41Z">
        <w:r>
          <w:rPr>
            <w:rFonts w:ascii="Arial" w:hAnsi="Arial" w:cs="Arial"/>
            <w:sz w:val="28"/>
            <w:szCs w:val="28"/>
          </w:rPr>
          <w:delText xml:space="preserve">do</w:delText>
        </w:r>
      </w:del>
      <w:ins w:id="1115" w:author="Assessor GDSXSR" w:date="2026-10-31T19:48:41Z">
        <w:r>
          <w:rPr>
            <w:rFonts w:ascii="Arial" w:hAnsi="Arial" w:cs="Arial"/>
            <w:color w:val="808080"/>
            <w:sz w:val="28"/>
            <w:szCs w:val="28"/>
          </w:rPr>
          <w:t xml:space="preserve">registrada</w:t>
        </w:r>
      </w:ins>
      <w:r>
        <w:rPr>
          <w:rFonts w:ascii="Arial" w:hAnsi="Arial" w:cs="Arial"/>
          <w:sz w:val="28"/>
          <w:szCs w:val="28"/>
        </w:rPr>
        <w:t xml:space="preserve"> </w:t>
      </w:r>
      <w:del w:id="1116" w:author="Assessor GDSXSR" w:date="2026-10-31T19:48:41Z">
        <w:r>
          <w:rPr>
            <w:rFonts w:ascii="Arial" w:hAnsi="Arial" w:cs="Arial"/>
            <w:sz w:val="28"/>
            <w:szCs w:val="28"/>
          </w:rPr>
          <w:delText xml:space="preserve">televisor e o</w:delText>
        </w:r>
      </w:del>
      <w:ins w:id="1117" w:author="Assessor GDSXSR" w:date="2026-10-31T19:48:41Z">
        <w:r>
          <w:rPr>
            <w:rFonts w:ascii="Arial" w:hAnsi="Arial" w:cs="Arial"/>
            <w:color w:val="808080"/>
            <w:sz w:val="28"/>
            <w:szCs w:val="28"/>
          </w:rPr>
          <w:t xml:space="preserve">no</w:t>
        </w:r>
      </w:ins>
      <w:r>
        <w:rPr>
          <w:rFonts w:ascii="Arial" w:hAnsi="Arial" w:cs="Arial"/>
          <w:sz w:val="28"/>
          <w:szCs w:val="28"/>
        </w:rPr>
        <w:t xml:space="preserve"> bilhete do seguro </w:t>
      </w:r>
      <w:del w:id="1118" w:author="Assessor GDSXSR" w:date="2026-10-31T19:48:41Z">
        <w:r>
          <w:rPr>
            <w:rFonts w:ascii="Arial" w:hAnsi="Arial" w:cs="Arial"/>
            <w:sz w:val="28"/>
            <w:szCs w:val="28"/>
          </w:rPr>
          <w:delText xml:space="preserve">reproduz</w:delText>
        </w:r>
      </w:del>
      <w:ins w:id="1119" w:author="Assessor GDSXSR" w:date="2026-10-31T19:48:41Z">
        <w:r>
          <w:rPr>
            <w:rFonts w:ascii="Arial" w:hAnsi="Arial" w:cs="Arial"/>
            <w:color w:val="808080"/>
            <w:sz w:val="28"/>
            <w:szCs w:val="28"/>
          </w:rPr>
          <w:t xml:space="preserve">não</w:t>
        </w:r>
      </w:ins>
      <w:r>
        <w:rPr>
          <w:rFonts w:ascii="Arial" w:hAnsi="Arial" w:cs="Arial"/>
          <w:sz w:val="28"/>
          <w:szCs w:val="28"/>
        </w:rPr>
        <w:t xml:space="preserve"> </w:t>
      </w:r>
      <w:del w:id="1120" w:author="Assessor GDSXSR" w:date="2026-10-31T19:48:41Z">
        <w:r>
          <w:rPr>
            <w:rFonts w:ascii="Arial" w:hAnsi="Arial" w:cs="Arial"/>
            <w:sz w:val="28"/>
            <w:szCs w:val="28"/>
          </w:rPr>
          <w:delText xml:space="preserve">código</w:delText>
        </w:r>
      </w:del>
      <w:ins w:id="1121" w:author="Assessor GDSXSR" w:date="2026-10-31T19:48:41Z">
        <w:r>
          <w:rPr>
            <w:rFonts w:ascii="Arial" w:hAnsi="Arial" w:cs="Arial"/>
            <w:color w:val="808080"/>
            <w:sz w:val="28"/>
            <w:szCs w:val="28"/>
          </w:rPr>
          <w:t xml:space="preserve">coincide</w:t>
        </w:r>
      </w:ins>
      <w:r>
        <w:rPr>
          <w:rFonts w:ascii="Arial" w:hAnsi="Arial" w:cs="Arial"/>
          <w:sz w:val="28"/>
          <w:szCs w:val="28"/>
        </w:rPr>
        <w:t xml:space="preserve"> </w:t>
      </w:r>
      <w:del w:id="1122" w:author="Assessor GDSXSR" w:date="2026-10-31T19:48:41Z">
        <w:r>
          <w:rPr>
            <w:rFonts w:ascii="Arial" w:hAnsi="Arial" w:cs="Arial"/>
            <w:sz w:val="28"/>
            <w:szCs w:val="28"/>
          </w:rPr>
          <w:delText xml:space="preserve">numérico</w:delText>
        </w:r>
      </w:del>
      <w:ins w:id="1123" w:author="Assessor GDSXSR" w:date="2026-10-31T19:48:41Z">
        <w:r>
          <w:rPr>
            <w:rFonts w:ascii="Arial" w:hAnsi="Arial" w:cs="Arial"/>
            <w:color w:val="808080"/>
            <w:sz w:val="28"/>
            <w:szCs w:val="28"/>
          </w:rPr>
          <w:t xml:space="preserve">com</w:t>
        </w:r>
      </w:ins>
      <w:r>
        <w:rPr>
          <w:rFonts w:ascii="Arial" w:hAnsi="Arial" w:cs="Arial"/>
          <w:sz w:val="28"/>
          <w:szCs w:val="28"/>
        </w:rPr>
        <w:t xml:space="preserve"> </w:t>
      </w:r>
      <w:del w:id="1124" w:author="Assessor GDSXSR" w:date="2026-10-31T19:48:41Z">
        <w:r>
          <w:rPr>
            <w:rFonts w:ascii="Arial" w:hAnsi="Arial" w:cs="Arial"/>
            <w:sz w:val="28"/>
            <w:szCs w:val="28"/>
          </w:rPr>
          <w:delText xml:space="preserve">correspondente ao cadastro</w:delText>
        </w:r>
      </w:del>
      <w:ins w:id="1125" w:author="Assessor GDSXSR" w:date="2026-10-31T19:48:41Z">
        <w:r>
          <w:rPr>
            <w:rFonts w:ascii="Arial" w:hAnsi="Arial" w:cs="Arial"/>
            <w:color w:val="808080"/>
            <w:sz w:val="28"/>
            <w:szCs w:val="28"/>
          </w:rPr>
          <w:t xml:space="preserve">a</w:t>
        </w:r>
      </w:ins>
      <w:r>
        <w:rPr>
          <w:rFonts w:ascii="Arial" w:hAnsi="Arial" w:cs="Arial"/>
          <w:sz w:val="28"/>
          <w:szCs w:val="28"/>
        </w:rPr>
        <w:t xml:space="preserve"> do</w:t>
      </w:r>
      <w:del w:id="1126" w:author="Assessor GDSXSR" w:date="2026-10-31T19:48:41Z">
        <w:r>
          <w:rPr>
            <w:rFonts w:ascii="Arial" w:hAnsi="Arial" w:cs="Arial"/>
            <w:sz w:val="28"/>
            <w:szCs w:val="28"/>
          </w:rPr>
          <w:delText xml:space="preserve"> produto, e não ao serial do equipamento. Já o</w:delText>
        </w:r>
      </w:del>
      <w:r>
        <w:rPr>
          <w:rFonts w:ascii="Arial" w:hAnsi="Arial" w:cs="Arial"/>
          <w:sz w:val="28"/>
          <w:szCs w:val="28"/>
        </w:rPr>
        <w:t xml:space="preserve"> relatório técnico</w:t>
      </w:r>
      <w:del w:id="1127" w:author="Assessor GDSXSR" w:date="2026-10-31T19:48:41Z">
        <w:r>
          <w:rPr>
            <w:rFonts w:ascii="Arial" w:hAnsi="Arial" w:cs="Arial"/>
            <w:sz w:val="28"/>
            <w:szCs w:val="28"/>
          </w:rPr>
          <w:delText xml:space="preserve"> apresenta numeração alfanumérica distinta, impossibilitando a confirmação de que o aparelho fotografado pela assistência corresponda ao bem segurado</w:delText>
        </w:r>
      </w:del>
      <w:r>
        <w:rPr>
          <w:rFonts w:ascii="Arial" w:hAnsi="Arial" w:cs="Arial"/>
          <w:sz w:val="28"/>
          <w:szCs w:val="28"/>
        </w:rPr>
        <w:t xml:space="preserve">.</w:t>
      </w:r>
    </w:p>
    <w:p w14:paraId="477B9489" w14:textId="53152D7B" w:rsidR="003B47F1" w:rsidRP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del w:id="1128" w:author="Assessor GDSXSR" w:date="2026-10-31T19:48:41Z">
        <w:r>
          <w:rPr>
            <w:rFonts w:ascii="Arial" w:hAnsi="Arial" w:cs="Arial"/>
            <w:sz w:val="28"/>
            <w:szCs w:val="28"/>
          </w:rPr>
          <w:delText xml:space="preserve">A</w:delText>
        </w:r>
      </w:del>
      <w:ins w:id="1129" w:author="Assessor GDSXSR" w:date="2026-10-31T19:48:41Z">
        <w:r>
          <w:rPr>
            <w:rFonts w:ascii="Arial" w:hAnsi="Arial" w:cs="Arial"/>
            <w:color w:val="808080"/>
            <w:sz w:val="28"/>
            <w:szCs w:val="28"/>
          </w:rPr>
          <w:t xml:space="preserve">Contratada</w:t>
        </w:r>
      </w:ins>
      <w:r>
        <w:rPr>
          <w:rFonts w:ascii="Arial" w:hAnsi="Arial" w:cs="Arial"/>
          <w:sz w:val="28"/>
          <w:szCs w:val="28"/>
        </w:rPr>
        <w:t xml:space="preserve"> </w:t>
      </w:r>
      <w:del w:id="1130" w:author="Assessor GDSXSR" w:date="2026-10-31T19:48:41Z">
        <w:r>
          <w:rPr>
            <w:rFonts w:ascii="Arial" w:hAnsi="Arial" w:cs="Arial"/>
            <w:sz w:val="28"/>
            <w:szCs w:val="28"/>
          </w:rPr>
          <w:delText xml:space="preserve">contratação contemplou, além da extensão da garantia do fabricante,</w:delText>
        </w:r>
      </w:del>
      <w:ins w:id="1131" w:author="Assessor GDSXSR" w:date="2026-10-31T19:48:41Z">
        <w:r>
          <w:rPr>
            <w:rFonts w:ascii="Arial" w:hAnsi="Arial" w:cs="Arial"/>
            <w:color w:val="808080"/>
            <w:sz w:val="28"/>
            <w:szCs w:val="28"/>
          </w:rPr>
          <w:t xml:space="preserve">a</w:t>
        </w:r>
      </w:ins>
      <w:r>
        <w:rPr>
          <w:rFonts w:ascii="Arial" w:hAnsi="Arial" w:cs="Arial"/>
          <w:sz w:val="28"/>
          <w:szCs w:val="28"/>
        </w:rPr>
        <w:t xml:space="preserve"> cobertura </w:t>
      </w:r>
      <w:del w:id="1132" w:author="Assessor GDSXSR" w:date="2026-10-31T19:48:41Z">
        <w:r>
          <w:rPr>
            <w:rFonts w:ascii="Arial" w:hAnsi="Arial" w:cs="Arial"/>
            <w:sz w:val="28"/>
            <w:szCs w:val="28"/>
          </w:rPr>
          <w:delText xml:space="preserve">para</w:delText>
        </w:r>
      </w:del>
      <w:ins w:id="1133" w:author="Assessor GDSXSR" w:date="2026-10-31T19:48:41Z">
        <w:r>
          <w:rPr>
            <w:rFonts w:ascii="Arial" w:hAnsi="Arial" w:cs="Arial"/>
            <w:color w:val="808080"/>
            <w:sz w:val="28"/>
            <w:szCs w:val="28"/>
          </w:rPr>
          <w:t xml:space="preserve">de</w:t>
        </w:r>
      </w:ins>
      <w:r>
        <w:rPr>
          <w:rFonts w:ascii="Arial" w:hAnsi="Arial" w:cs="Arial"/>
          <w:sz w:val="28"/>
          <w:szCs w:val="28"/>
        </w:rPr>
        <w:t xml:space="preserve"> danos elétricos</w:t>
      </w:r>
      <w:del w:id="1134" w:author="Assessor GDSXSR" w:date="2026-10-31T19:48:41Z">
        <w:r>
          <w:rPr>
            <w:rFonts w:ascii="Arial" w:hAnsi="Arial" w:cs="Arial"/>
            <w:sz w:val="28"/>
            <w:szCs w:val="28"/>
          </w:rPr>
          <w:delText xml:space="preserve">.</w:delText>
        </w:r>
      </w:del>
      <w:ins w:id="1135" w:author="Assessor GDSXSR" w:date="2026-10-31T19:48:41Z">
        <w:r>
          <w:rPr>
            <w:rFonts w:ascii="Arial" w:hAnsi="Arial" w:cs="Arial"/>
            <w:color w:val="808080"/>
            <w:sz w:val="28"/>
            <w:szCs w:val="28"/>
          </w:rPr>
          <w:t xml:space="preserve">,</w:t>
        </w:r>
      </w:ins>
      <w:r>
        <w:rPr>
          <w:rFonts w:ascii="Arial" w:hAnsi="Arial" w:cs="Arial"/>
          <w:sz w:val="28"/>
          <w:szCs w:val="28"/>
        </w:rPr>
        <w:t xml:space="preserve"> </w:t>
      </w:r>
      <w:del w:id="1136" w:author="Assessor GDSXSR" w:date="2026-10-31T19:48:41Z">
        <w:r>
          <w:rPr>
            <w:rFonts w:ascii="Arial" w:hAnsi="Arial" w:cs="Arial"/>
            <w:sz w:val="28"/>
            <w:szCs w:val="28"/>
          </w:rPr>
          <w:delText xml:space="preserve">Persistindo</w:delText>
        </w:r>
      </w:del>
      <w:ins w:id="1137" w:author="Assessor GDSXSR" w:date="2026-10-31T19:48:41Z">
        <w:r>
          <w:rPr>
            <w:rFonts w:ascii="Arial" w:hAnsi="Arial" w:cs="Arial"/>
            <w:color w:val="808080"/>
            <w:sz w:val="28"/>
            <w:szCs w:val="28"/>
          </w:rPr>
          <w:t xml:space="preserve">persiste a</w:t>
        </w:r>
      </w:ins>
      <w:r>
        <w:rPr>
          <w:rFonts w:ascii="Arial" w:hAnsi="Arial" w:cs="Arial"/>
          <w:sz w:val="28"/>
          <w:szCs w:val="28"/>
        </w:rPr>
        <w:t xml:space="preserve"> dúvida sobre a</w:t>
      </w:r>
      <w:del w:id="1138" w:author="Assessor GDSXSR" w:date="2026-10-31T19:48:41Z">
        <w:r>
          <w:rPr>
            <w:rFonts w:ascii="Arial" w:hAnsi="Arial" w:cs="Arial"/>
            <w:sz w:val="28"/>
            <w:szCs w:val="28"/>
          </w:rPr>
          <w:delText xml:space="preserve"> efetiva</w:delText>
        </w:r>
      </w:del>
      <w:r>
        <w:rPr>
          <w:rFonts w:ascii="Arial" w:hAnsi="Arial" w:cs="Arial"/>
          <w:sz w:val="28"/>
          <w:szCs w:val="28"/>
        </w:rPr>
        <w:t xml:space="preserve"> natureza do defeito, se</w:t>
      </w:r>
      <w:del w:id="1139" w:author="Assessor GDSXSR" w:date="2026-10-31T19:48:41Z">
        <w:r>
          <w:rPr>
            <w:rFonts w:ascii="Arial" w:hAnsi="Arial" w:cs="Arial"/>
            <w:sz w:val="28"/>
            <w:szCs w:val="28"/>
          </w:rPr>
          <w:delText xml:space="preserve"> decorrente de</w:delText>
        </w:r>
      </w:del>
      <w:r>
        <w:rPr>
          <w:rFonts w:ascii="Arial" w:hAnsi="Arial" w:cs="Arial"/>
          <w:sz w:val="28"/>
          <w:szCs w:val="28"/>
        </w:rPr>
        <w:t xml:space="preserve"> quebra da tela por ação externa ou </w:t>
      </w:r>
      <w:del w:id="1140" w:author="Assessor GDSXSR" w:date="2026-10-31T19:48:41Z">
        <w:r>
          <w:rPr>
            <w:rFonts w:ascii="Arial" w:hAnsi="Arial" w:cs="Arial"/>
            <w:sz w:val="28"/>
            <w:szCs w:val="28"/>
          </w:rPr>
          <w:delText xml:space="preserve">de </w:delText>
        </w:r>
      </w:del>
      <w:r>
        <w:rPr>
          <w:rFonts w:ascii="Arial" w:hAnsi="Arial" w:cs="Arial"/>
          <w:sz w:val="28"/>
          <w:szCs w:val="28"/>
        </w:rPr>
        <w:t xml:space="preserve">falha interna</w:t>
      </w:r>
      <w:del w:id="1141" w:author="Assessor GDSXSR" w:date="2026-10-31T19:48:41Z">
        <w:r>
          <w:rPr>
            <w:rFonts w:ascii="Arial" w:hAnsi="Arial" w:cs="Arial"/>
            <w:sz w:val="28"/>
            <w:szCs w:val="28"/>
          </w:rPr>
          <w:delText xml:space="preserve"> de componentes eletrônicos</w:delText>
        </w:r>
      </w:del>
      <w:r>
        <w:rPr>
          <w:rFonts w:ascii="Arial" w:hAnsi="Arial" w:cs="Arial"/>
          <w:sz w:val="28"/>
          <w:szCs w:val="28"/>
        </w:rPr>
        <w:t xml:space="preserve">, </w:t>
      </w:r>
      <w:del w:id="1142" w:author="Assessor GDSXSR" w:date="2026-10-31T19:48:41Z">
        <w:r>
          <w:rPr>
            <w:rFonts w:ascii="Arial" w:hAnsi="Arial" w:cs="Arial"/>
            <w:sz w:val="28"/>
            <w:szCs w:val="28"/>
          </w:rPr>
          <w:delText xml:space="preserve">impõe-se</w:delText>
        </w:r>
      </w:del>
      <w:ins w:id="1143" w:author="Assessor GDSXSR" w:date="2026-10-31T19:48:41Z">
        <w:r>
          <w:rPr>
            <w:rFonts w:ascii="Arial" w:hAnsi="Arial" w:cs="Arial"/>
            <w:color w:val="808080"/>
            <w:sz w:val="28"/>
            <w:szCs w:val="28"/>
          </w:rPr>
          <w:t xml:space="preserve">e</w:t>
        </w:r>
      </w:ins>
      <w:r>
        <w:rPr>
          <w:rFonts w:ascii="Arial" w:hAnsi="Arial" w:cs="Arial"/>
          <w:sz w:val="28"/>
          <w:szCs w:val="28"/>
        </w:rPr>
        <w:t xml:space="preserve"> </w:t>
      </w:r>
      <w:del w:id="1144" w:author="Assessor GDSXSR" w:date="2026-10-31T19:48:41Z">
        <w:r>
          <w:rPr>
            <w:rFonts w:ascii="Arial" w:hAnsi="Arial" w:cs="Arial"/>
            <w:sz w:val="28"/>
            <w:szCs w:val="28"/>
          </w:rPr>
          <w:delText xml:space="preserve">a complementação da instrução probatória, incumbindo</w:delText>
        </w:r>
      </w:del>
      <w:ins w:id="1145" w:author="Assessor GDSXSR" w:date="2026-10-31T19:48:41Z">
        <w:r>
          <w:rPr>
            <w:rFonts w:ascii="Arial" w:hAnsi="Arial" w:cs="Arial"/>
            <w:color w:val="808080"/>
            <w:sz w:val="28"/>
            <w:szCs w:val="28"/>
          </w:rPr>
          <w:t xml:space="preserve">cabe</w:t>
        </w:r>
      </w:ins>
      <w:r>
        <w:rPr>
          <w:rFonts w:ascii="Arial" w:hAnsi="Arial" w:cs="Arial"/>
          <w:sz w:val="28"/>
          <w:szCs w:val="28"/>
        </w:rPr>
        <w:t xml:space="preserve"> à seguradora </w:t>
      </w:r>
      <w:del w:id="1146" w:author="Assessor GDSXSR" w:date="2026-10-31T19:48:41Z">
        <w:r>
          <w:rPr>
            <w:rFonts w:ascii="Arial" w:hAnsi="Arial" w:cs="Arial"/>
            <w:sz w:val="28"/>
            <w:szCs w:val="28"/>
          </w:rPr>
          <w:delText xml:space="preserve">demonstrar</w:delText>
        </w:r>
      </w:del>
      <w:ins w:id="1147" w:author="Assessor GDSXSR" w:date="2026-10-31T19:48:41Z">
        <w:r>
          <w:rPr>
            <w:rFonts w:ascii="Arial" w:hAnsi="Arial" w:cs="Arial"/>
            <w:color w:val="808080"/>
            <w:sz w:val="28"/>
            <w:szCs w:val="28"/>
          </w:rPr>
          <w:t xml:space="preserve">provar</w:t>
        </w:r>
      </w:ins>
      <w:r>
        <w:rPr>
          <w:rFonts w:ascii="Arial" w:hAnsi="Arial" w:cs="Arial"/>
          <w:sz w:val="28"/>
          <w:szCs w:val="28"/>
        </w:rPr>
        <w:t xml:space="preserve"> a</w:t>
      </w:r>
      <w:del w:id="1148" w:author="Assessor GDSXSR" w:date="2026-10-31T19:48:41Z">
        <w:r>
          <w:rPr>
            <w:rFonts w:ascii="Arial" w:hAnsi="Arial" w:cs="Arial"/>
            <w:sz w:val="28"/>
            <w:szCs w:val="28"/>
          </w:rPr>
          <w:delText xml:space="preserve"> ocorrência de</w:delText>
        </w:r>
      </w:del>
      <w:r>
        <w:rPr>
          <w:rFonts w:ascii="Arial" w:hAnsi="Arial" w:cs="Arial"/>
          <w:sz w:val="28"/>
          <w:szCs w:val="28"/>
        </w:rPr>
        <w:t xml:space="preserve"> hipótese excludente</w:t>
      </w:r>
      <w:ins w:id="1149" w:author="Assessor GDSXSR" w:date="2026-10-31T19:48:41Z">
        <w:r>
          <w:rPr>
            <w:rFonts w:ascii="Arial" w:hAnsi="Arial" w:cs="Arial"/>
            <w:color w:val="808080"/>
            <w:sz w:val="28"/>
            <w:szCs w:val="28"/>
          </w:rPr>
          <w:t xml:space="preserve">,</w:t>
        </w:r>
      </w:ins>
      <w:r>
        <w:rPr>
          <w:rFonts w:ascii="Arial" w:hAnsi="Arial" w:cs="Arial"/>
          <w:sz w:val="28"/>
          <w:szCs w:val="28"/>
        </w:rPr>
        <w:t xml:space="preserve"> </w:t>
      </w:r>
      <w:del w:id="1150" w:author="Assessor GDSXSR" w:date="2026-10-31T19:48:41Z">
        <w:r>
          <w:rPr>
            <w:rFonts w:ascii="Arial" w:hAnsi="Arial" w:cs="Arial"/>
            <w:sz w:val="28"/>
            <w:szCs w:val="28"/>
          </w:rPr>
          <w:delText xml:space="preserve">de</w:delText>
        </w:r>
      </w:del>
      <w:ins w:id="1151" w:author="Assessor GDSXSR" w:date="2026-10-31T19:48:41Z">
        <w:r>
          <w:rPr>
            <w:rFonts w:ascii="Arial" w:hAnsi="Arial" w:cs="Arial"/>
            <w:color w:val="808080"/>
            <w:sz w:val="28"/>
            <w:szCs w:val="28"/>
          </w:rPr>
          <w:t xml:space="preserve">o</w:t>
        </w:r>
      </w:ins>
      <w:r>
        <w:rPr>
          <w:rFonts w:ascii="Arial" w:hAnsi="Arial" w:cs="Arial"/>
          <w:sz w:val="28"/>
          <w:szCs w:val="28"/>
        </w:rPr>
        <w:t xml:space="preserve"> </w:t>
      </w:r>
      <w:del w:id="1152" w:author="Assessor GDSXSR" w:date="2026-10-31T19:48:41Z">
        <w:r>
          <w:rPr>
            <w:rFonts w:ascii="Arial" w:hAnsi="Arial" w:cs="Arial"/>
            <w:sz w:val="28"/>
            <w:szCs w:val="28"/>
          </w:rPr>
          <w:delText xml:space="preserve">cobertura</w:delText>
        </w:r>
      </w:del>
      <w:ins w:id="1153" w:author="Assessor GDSXSR" w:date="2026-10-31T19:48:41Z">
        <w:r>
          <w:rPr>
            <w:rFonts w:ascii="Arial" w:hAnsi="Arial" w:cs="Arial"/>
            <w:color w:val="808080"/>
            <w:sz w:val="28"/>
            <w:szCs w:val="28"/>
          </w:rPr>
          <w:t xml:space="preserve">que exige complementar a instrução (CDC 14 § 3º II; Lei 15</w:t>
        </w:r>
      </w:ins>
      <w:r>
        <w:rPr>
          <w:rFonts w:ascii="Arial" w:hAnsi="Arial" w:cs="Arial"/>
          <w:sz w:val="28"/>
          <w:szCs w:val="28"/>
        </w:rPr>
        <w:t xml:space="preserve">.</w:t>
      </w:r>
      <w:ins w:id="1154" w:author="Assessor GDSXSR" w:date="2026-10-31T19:48:41Z">
        <w:r>
          <w:rPr>
            <w:rFonts w:ascii="Arial" w:hAnsi="Arial" w:cs="Arial"/>
            <w:color w:val="808080"/>
            <w:sz w:val="28"/>
            <w:szCs w:val="28"/>
          </w:rPr>
          <w:t xml:space="preserve">040/2024 59).</w:t>
        </w:r>
      </w:ins>
    </w:p>
    <w:p w14:paraId="4B4FB137" w14:textId="045A8D2D" w:rsidR="003B47F1" w:rsidRDefault="00AC4DC4" w:rsidP="003B47F1">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sz w:val="28"/>
          <w:szCs w:val="28"/>
        </w:rPr>
        <w:t xml:space="preserve">A manifestação do consumidor dispensando </w:t>
      </w:r>
      <w:ins w:id="1155" w:author="Assessor GDSXSR" w:date="2026-10-31T19:48:41Z">
        <w:r>
          <w:rPr>
            <w:rFonts w:ascii="Arial" w:hAnsi="Arial" w:cs="Arial"/>
            <w:color w:val="808080"/>
            <w:sz w:val="28"/>
            <w:szCs w:val="28"/>
          </w:rPr>
          <w:t xml:space="preserve">outras </w:t>
        </w:r>
      </w:ins>
      <w:r>
        <w:rPr>
          <w:rFonts w:ascii="Arial" w:hAnsi="Arial" w:cs="Arial"/>
          <w:sz w:val="28"/>
          <w:szCs w:val="28"/>
        </w:rPr>
        <w:t xml:space="preserve">provas</w:t>
      </w:r>
      <w:del w:id="1156" w:author="Assessor GDSXSR" w:date="2026-10-31T19:48:41Z">
        <w:r>
          <w:rPr>
            <w:rFonts w:ascii="Arial" w:hAnsi="Arial" w:cs="Arial"/>
            <w:sz w:val="28"/>
            <w:szCs w:val="28"/>
          </w:rPr>
          <w:delText xml:space="preserve"> adicionais</w:delText>
        </w:r>
      </w:del>
      <w:r>
        <w:rPr>
          <w:rFonts w:ascii="Arial" w:hAnsi="Arial" w:cs="Arial"/>
          <w:sz w:val="28"/>
          <w:szCs w:val="28"/>
        </w:rPr>
        <w:t xml:space="preserve"> após o saneamento não </w:t>
      </w:r>
      <w:del w:id="1157" w:author="Assessor GDSXSR" w:date="2026-10-31T19:48:41Z">
        <w:r>
          <w:rPr>
            <w:rFonts w:ascii="Arial" w:hAnsi="Arial" w:cs="Arial"/>
            <w:sz w:val="28"/>
            <w:szCs w:val="28"/>
          </w:rPr>
          <w:delText xml:space="preserve">acarreta</w:delText>
        </w:r>
      </w:del>
      <w:ins w:id="1158" w:author="Assessor GDSXSR" w:date="2026-10-31T19:48:41Z">
        <w:r>
          <w:rPr>
            <w:rFonts w:ascii="Arial" w:hAnsi="Arial" w:cs="Arial"/>
            <w:color w:val="808080"/>
            <w:sz w:val="28"/>
            <w:szCs w:val="28"/>
          </w:rPr>
          <w:t xml:space="preserve">gera</w:t>
        </w:r>
      </w:ins>
      <w:r>
        <w:rPr>
          <w:rFonts w:ascii="Arial" w:hAnsi="Arial" w:cs="Arial"/>
          <w:sz w:val="28"/>
          <w:szCs w:val="28"/>
        </w:rPr>
        <w:t xml:space="preserve"> preclusão, pois </w:t>
      </w:r>
      <w:del w:id="1159" w:author="Assessor GDSXSR" w:date="2026-10-31T19:48:41Z">
        <w:r>
          <w:rPr>
            <w:rFonts w:ascii="Arial" w:hAnsi="Arial" w:cs="Arial"/>
            <w:sz w:val="28"/>
            <w:szCs w:val="28"/>
          </w:rPr>
          <w:delText xml:space="preserve">decorreu</w:delText>
        </w:r>
      </w:del>
      <w:ins w:id="1160" w:author="Assessor GDSXSR" w:date="2026-10-31T19:48:41Z">
        <w:r>
          <w:rPr>
            <w:rFonts w:ascii="Arial" w:hAnsi="Arial" w:cs="Arial"/>
            <w:color w:val="808080"/>
            <w:sz w:val="28"/>
            <w:szCs w:val="28"/>
          </w:rPr>
          <w:t xml:space="preserve">se</w:t>
        </w:r>
      </w:ins>
      <w:r>
        <w:rPr>
          <w:rFonts w:ascii="Arial" w:hAnsi="Arial" w:cs="Arial"/>
          <w:sz w:val="28"/>
          <w:szCs w:val="28"/>
        </w:rPr>
        <w:t xml:space="preserve"> </w:t>
      </w:r>
      <w:del w:id="1161" w:author="Assessor GDSXSR" w:date="2026-10-31T19:48:41Z">
        <w:r>
          <w:rPr>
            <w:rFonts w:ascii="Arial" w:hAnsi="Arial" w:cs="Arial"/>
            <w:sz w:val="28"/>
            <w:szCs w:val="28"/>
          </w:rPr>
          <w:delText xml:space="preserve">da</w:delText>
        </w:r>
      </w:del>
      <w:ins w:id="1162" w:author="Assessor GDSXSR" w:date="2026-10-31T19:48:41Z">
        <w:r>
          <w:rPr>
            <w:rFonts w:ascii="Arial" w:hAnsi="Arial" w:cs="Arial"/>
            <w:color w:val="808080"/>
            <w:sz w:val="28"/>
            <w:szCs w:val="28"/>
          </w:rPr>
          <w:t xml:space="preserve">baseou</w:t>
        </w:r>
      </w:ins>
      <w:r>
        <w:rPr>
          <w:rFonts w:ascii="Arial" w:hAnsi="Arial" w:cs="Arial"/>
          <w:sz w:val="28"/>
          <w:szCs w:val="28"/>
        </w:rPr>
        <w:t xml:space="preserve"> </w:t>
      </w:r>
      <w:del w:id="1163" w:author="Assessor GDSXSR" w:date="2026-10-31T19:48:41Z">
        <w:r>
          <w:rPr>
            <w:rFonts w:ascii="Arial" w:hAnsi="Arial" w:cs="Arial"/>
            <w:sz w:val="28"/>
            <w:szCs w:val="28"/>
          </w:rPr>
          <w:delText xml:space="preserve">legítima</w:delText>
        </w:r>
      </w:del>
      <w:ins w:id="1164" w:author="Assessor GDSXSR" w:date="2026-10-31T19:48:41Z">
        <w:r>
          <w:rPr>
            <w:rFonts w:ascii="Arial" w:hAnsi="Arial" w:cs="Arial"/>
            <w:color w:val="808080"/>
            <w:sz w:val="28"/>
            <w:szCs w:val="28"/>
          </w:rPr>
          <w:t xml:space="preserve">na</w:t>
        </w:r>
      </w:ins>
      <w:r>
        <w:rPr>
          <w:rFonts w:ascii="Arial" w:hAnsi="Arial" w:cs="Arial"/>
          <w:sz w:val="28"/>
          <w:szCs w:val="28"/>
        </w:rPr>
        <w:t xml:space="preserve"> expectativa de que a </w:t>
      </w:r>
      <w:del w:id="1165" w:author="Assessor GDSXSR" w:date="2026-10-31T19:48:41Z">
        <w:r>
          <w:rPr>
            <w:rFonts w:ascii="Arial" w:hAnsi="Arial" w:cs="Arial"/>
            <w:sz w:val="28"/>
            <w:szCs w:val="28"/>
          </w:rPr>
          <w:delText xml:space="preserve">ausência</w:delText>
        </w:r>
      </w:del>
      <w:ins w:id="1166" w:author="Assessor GDSXSR" w:date="2026-10-31T19:48:41Z">
        <w:r>
          <w:rPr>
            <w:rFonts w:ascii="Arial" w:hAnsi="Arial" w:cs="Arial"/>
            <w:color w:val="808080"/>
            <w:sz w:val="28"/>
            <w:szCs w:val="28"/>
          </w:rPr>
          <w:t xml:space="preserve">falta</w:t>
        </w:r>
      </w:ins>
      <w:r>
        <w:rPr>
          <w:rFonts w:ascii="Arial" w:hAnsi="Arial" w:cs="Arial"/>
          <w:sz w:val="28"/>
          <w:szCs w:val="28"/>
        </w:rPr>
        <w:t xml:space="preserve"> de prova </w:t>
      </w:r>
      <w:del w:id="1167" w:author="Assessor GDSXSR" w:date="2026-10-31T19:48:41Z">
        <w:r>
          <w:rPr>
            <w:rFonts w:ascii="Arial" w:hAnsi="Arial" w:cs="Arial"/>
            <w:sz w:val="28"/>
            <w:szCs w:val="28"/>
          </w:rPr>
          <w:delText xml:space="preserve">complementar</w:delText>
        </w:r>
      </w:del>
      <w:ins w:id="1168" w:author="Assessor GDSXSR" w:date="2026-10-31T19:48:41Z">
        <w:r>
          <w:rPr>
            <w:rFonts w:ascii="Arial" w:hAnsi="Arial" w:cs="Arial"/>
            <w:color w:val="808080"/>
            <w:sz w:val="28"/>
            <w:szCs w:val="28"/>
          </w:rPr>
          <w:t xml:space="preserve">recairia</w:t>
        </w:r>
      </w:ins>
      <w:r>
        <w:rPr>
          <w:rFonts w:ascii="Arial" w:hAnsi="Arial" w:cs="Arial"/>
          <w:sz w:val="28"/>
          <w:szCs w:val="28"/>
        </w:rPr>
        <w:t xml:space="preserve"> </w:t>
      </w:r>
      <w:del w:id="1169" w:author="Assessor GDSXSR" w:date="2026-10-31T19:48:41Z">
        <w:r>
          <w:rPr>
            <w:rFonts w:ascii="Arial" w:hAnsi="Arial" w:cs="Arial"/>
            <w:sz w:val="28"/>
            <w:szCs w:val="28"/>
          </w:rPr>
          <w:delText xml:space="preserve">repercutiria</w:delText>
        </w:r>
      </w:del>
      <w:ins w:id="1170" w:author="Assessor GDSXSR" w:date="2026-10-31T19:48:41Z">
        <w:r>
          <w:rPr>
            <w:rFonts w:ascii="Arial" w:hAnsi="Arial" w:cs="Arial"/>
            <w:color w:val="808080"/>
            <w:sz w:val="28"/>
            <w:szCs w:val="28"/>
          </w:rPr>
          <w:t xml:space="preserve">sobre</w:t>
        </w:r>
      </w:ins>
      <w:r>
        <w:rPr>
          <w:rFonts w:ascii="Arial" w:hAnsi="Arial" w:cs="Arial"/>
          <w:sz w:val="28"/>
          <w:szCs w:val="28"/>
        </w:rPr>
        <w:t xml:space="preserve"> </w:t>
      </w:r>
      <w:del w:id="1171" w:author="Assessor GDSXSR" w:date="2026-10-31T19:48:41Z">
        <w:r>
          <w:rPr>
            <w:rFonts w:ascii="Arial" w:hAnsi="Arial" w:cs="Arial"/>
            <w:sz w:val="28"/>
            <w:szCs w:val="28"/>
          </w:rPr>
          <w:delText xml:space="preserve">em desfavor da</w:delText>
        </w:r>
      </w:del>
      <w:ins w:id="1172" w:author="Assessor GDSXSR" w:date="2026-10-31T19:48:41Z">
        <w:r>
          <w:rPr>
            <w:rFonts w:ascii="Arial" w:hAnsi="Arial" w:cs="Arial"/>
            <w:color w:val="808080"/>
            <w:sz w:val="28"/>
            <w:szCs w:val="28"/>
          </w:rPr>
          <w:t xml:space="preserve">a</w:t>
        </w:r>
      </w:ins>
      <w:r>
        <w:rPr>
          <w:rFonts w:ascii="Arial" w:hAnsi="Arial" w:cs="Arial"/>
          <w:sz w:val="28"/>
          <w:szCs w:val="28"/>
        </w:rPr>
        <w:t xml:space="preserve"> parte onerada pela inversão</w:t>
      </w:r>
      <w:del w:id="1173" w:author="Assessor GDSXSR" w:date="2026-10-31T19:48:41Z">
        <w:r>
          <w:rPr>
            <w:rFonts w:ascii="Arial" w:hAnsi="Arial" w:cs="Arial"/>
            <w:sz w:val="28"/>
            <w:szCs w:val="28"/>
          </w:rPr>
          <w:delText xml:space="preserve"> probatória</w:delText>
        </w:r>
      </w:del>
      <w:r>
        <w:rPr>
          <w:rFonts w:ascii="Arial" w:hAnsi="Arial" w:cs="Arial"/>
          <w:sz w:val="28"/>
          <w:szCs w:val="28"/>
        </w:rPr>
        <w:t xml:space="preserve">.</w:t>
      </w:r>
    </w:p>
    <w:p w14:paraId="61C39010" w14:textId="345566A6" w:rsidR="00886ABA" w:rsidRPr="0034247B" w:rsidRDefault="00886ABA" w:rsidP="003B47F1">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3C858F40" w14:textId="4BD5651A" w:rsidR="00634358" w:rsidRPr="00634358" w:rsidRDefault="00AC4DC4" w:rsidP="00634358">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Deu-se provimento ao apelo </w:t>
      </w:r>
      <w:ins w:id="1174" w:author="Assessor GDSXSR" w:date="2026-10-31T19:48:41Z">
        <w:r>
          <w:rPr>
            <w:rFonts w:ascii="Arial" w:eastAsia="Arial" w:hAnsi="Arial" w:cs="Arial"/>
            <w:color w:val="808080"/>
            <w:sz w:val="28"/>
            <w:szCs w:val="28"/>
          </w:rPr>
          <w:t xml:space="preserve">do autor </w:t>
        </w:r>
      </w:ins>
      <w:r>
        <w:rPr>
          <w:rFonts w:ascii="Arial" w:eastAsia="Arial" w:hAnsi="Arial" w:cs="Arial"/>
          <w:color w:val="000000" w:themeColor="text1"/>
          <w:sz w:val="28"/>
          <w:szCs w:val="28"/>
        </w:rPr>
        <w:t xml:space="preserve">para cassar a </w:t>
      </w:r>
      <w:del w:id="1175" w:author="Assessor GDSXSR" w:date="2026-10-31T19:48:41Z">
        <w:r>
          <w:rPr>
            <w:rFonts w:ascii="Arial" w:eastAsia="Arial" w:hAnsi="Arial" w:cs="Arial"/>
            <w:color w:val="000000" w:themeColor="text1"/>
            <w:sz w:val="28"/>
            <w:szCs w:val="28"/>
          </w:rPr>
          <w:delText xml:space="preserve">r</w:delText>
        </w:r>
      </w:del>
      <w:ins w:id="1176" w:author="Assessor GDSXSR" w:date="2026-10-31T19:48:41Z">
        <w:r>
          <w:rPr>
            <w:rFonts w:ascii="Arial" w:eastAsia="Arial" w:hAnsi="Arial" w:cs="Arial"/>
            <w:color w:val="808080"/>
            <w:sz w:val="28"/>
            <w:szCs w:val="28"/>
          </w:rPr>
          <w:t xml:space="preserve">sentença e determinar o retorno do feito à fase probatória</w:t>
        </w:r>
      </w:ins>
      <w:r>
        <w:rPr>
          <w:rFonts w:ascii="Arial" w:eastAsia="Arial" w:hAnsi="Arial" w:cs="Arial"/>
          <w:color w:val="000000" w:themeColor="text1"/>
          <w:sz w:val="28"/>
          <w:szCs w:val="28"/>
        </w:rPr>
        <w:t xml:space="preserve">.</w:t>
      </w:r>
      <w:del w:id="1177" w:author="Assessor GDSXSR" w:date="2026-10-31T19:48:41Z">
        <w:r>
          <w:rPr>
            <w:rFonts w:ascii="Arial" w:eastAsia="Arial" w:hAnsi="Arial" w:cs="Arial"/>
            <w:color w:val="000000" w:themeColor="text1"/>
            <w:sz w:val="28"/>
            <w:szCs w:val="28"/>
          </w:rPr>
          <w:delText xml:space="preserve"> sentença.</w:delText>
        </w:r>
      </w:del>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1EB6C732" w14:textId="67C335EF" w:rsidR="00A145C2" w:rsidRPr="00A145C2" w:rsidRDefault="00886ABA" w:rsidP="00A145C2">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 art</w:t>
      </w:r>
      <w:r>
        <w:rPr>
          <w:rFonts w:ascii="Arial" w:eastAsia="Arial" w:hAnsi="Arial" w:cs="Arial"/>
          <w:color w:val="000000" w:themeColor="text1"/>
          <w:sz w:val="26"/>
          <w:szCs w:val="26"/>
        </w:rPr>
        <w:t xml:space="preserve">s</w:t>
      </w:r>
      <w:r>
        <w:rPr>
          <w:rFonts w:ascii="Arial" w:eastAsia="Arial" w:hAnsi="Arial" w:cs="Arial"/>
          <w:color w:val="000000" w:themeColor="text1"/>
          <w:sz w:val="26"/>
          <w:szCs w:val="26"/>
        </w:rPr>
        <w:t xml:space="preserve">. 6º, VIII</w:t>
      </w:r>
      <w:r>
        <w:rPr>
          <w:rFonts w:ascii="Arial" w:eastAsia="Arial" w:hAnsi="Arial" w:cs="Arial"/>
          <w:color w:val="000000" w:themeColor="text1"/>
          <w:sz w:val="26"/>
          <w:szCs w:val="26"/>
        </w:rPr>
        <w:t xml:space="preserve">, e</w:t>
      </w:r>
      <w:r>
        <w:rPr>
          <w:rFonts w:ascii="Arial" w:eastAsia="Arial" w:hAnsi="Arial" w:cs="Arial"/>
          <w:color w:val="000000" w:themeColor="text1"/>
          <w:sz w:val="26"/>
          <w:szCs w:val="26"/>
        </w:rPr>
        <w:t xml:space="preserve"> </w:t>
      </w:r>
      <w:del w:id="1178" w:author="Assessor GDSXSR" w:date="2026-10-31T19:48:41Z">
        <w:r>
          <w:rPr>
            <w:rFonts w:ascii="Arial" w:eastAsia="Arial" w:hAnsi="Arial" w:cs="Arial"/>
            <w:color w:val="000000" w:themeColor="text1"/>
            <w:sz w:val="26"/>
            <w:szCs w:val="26"/>
          </w:rPr>
          <w:delText xml:space="preserve">12</w:delText>
        </w:r>
      </w:del>
      <w:ins w:id="1179" w:author="Assessor GDSXSR" w:date="2026-10-31T19:48:41Z">
        <w:r>
          <w:rPr>
            <w:rFonts w:ascii="Arial" w:eastAsia="Arial" w:hAnsi="Arial" w:cs="Arial"/>
            <w:color w:val="808080"/>
            <w:sz w:val="26"/>
            <w:szCs w:val="26"/>
          </w:rPr>
          <w:t xml:space="preserve">14</w:t>
        </w:r>
      </w:ins>
      <w:r>
        <w:rPr>
          <w:rFonts w:ascii="Arial" w:eastAsia="Arial" w:hAnsi="Arial" w:cs="Arial"/>
          <w:color w:val="000000" w:themeColor="text1"/>
          <w:sz w:val="26"/>
          <w:szCs w:val="26"/>
        </w:rPr>
        <w:t xml:space="preserve">, § 3º, </w:t>
      </w:r>
      <w:del w:id="1180" w:author="Assessor GDSXSR" w:date="2026-10-31T19:48:41Z">
        <w:r>
          <w:rPr>
            <w:rFonts w:ascii="Arial" w:eastAsia="Arial" w:hAnsi="Arial" w:cs="Arial"/>
            <w:color w:val="000000" w:themeColor="text1"/>
            <w:sz w:val="26"/>
            <w:szCs w:val="26"/>
          </w:rPr>
          <w:delText xml:space="preserve">III</w:delText>
        </w:r>
      </w:del>
      <w:ins w:id="1181" w:author="Assessor GDSXSR" w:date="2026-10-31T19:48:41Z">
        <w:r>
          <w:rPr>
            <w:rFonts w:ascii="Arial" w:eastAsia="Arial" w:hAnsi="Arial" w:cs="Arial"/>
            <w:color w:val="808080"/>
            <w:sz w:val="26"/>
            <w:szCs w:val="26"/>
          </w:rPr>
          <w:t xml:space="preserve">II</w:t>
        </w:r>
      </w:ins>
      <w:r>
        <w:rPr>
          <w:rFonts w:ascii="Arial" w:eastAsia="Arial" w:hAnsi="Arial" w:cs="Arial"/>
          <w:color w:val="000000" w:themeColor="text1"/>
          <w:sz w:val="26"/>
          <w:szCs w:val="26"/>
        </w:rPr>
        <w:t xml:space="preserve">; CPC, arts. 370 e 464; Lei nº 15.040/2024, art. 59.</w:t>
      </w:r>
    </w:p>
    <w:p w14:paraId="43D43365" w14:textId="4C1E3948" w:rsidR="00886ABA" w:rsidRPr="000D0D30"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TJDFT, </w:t>
      </w:r>
      <w:del w:id="1182" w:author="Assessor GDSXSR" w:date="2026-10-31T19:48:41Z">
        <w:r>
          <w:rPr>
            <w:rFonts w:ascii="Arial" w:eastAsia="Arial" w:hAnsi="Arial" w:cs="Arial"/>
            <w:color w:val="000000" w:themeColor="text1"/>
            <w:sz w:val="26"/>
            <w:szCs w:val="26"/>
          </w:rPr>
          <w:delText xml:space="preserve">Apelação Cível 0704174</w:delText>
        </w:r>
      </w:del>
      <w:ins w:id="1183" w:author="Assessor GDSXSR" w:date="2026-10-31T19:48:41Z">
        <w:r>
          <w:rPr>
            <w:rFonts w:ascii="Arial" w:eastAsia="Arial" w:hAnsi="Arial" w:cs="Arial"/>
            <w:color w:val="808080"/>
            <w:sz w:val="26"/>
            <w:szCs w:val="26"/>
          </w:rPr>
          <w:t xml:space="preserve">0705812</w:t>
        </w:r>
      </w:ins>
      <w:r>
        <w:rPr>
          <w:rFonts w:ascii="Arial" w:eastAsia="Arial" w:hAnsi="Arial" w:cs="Arial"/>
          <w:color w:val="000000" w:themeColor="text1"/>
          <w:sz w:val="26"/>
          <w:szCs w:val="26"/>
        </w:rPr>
        <w:t xml:space="preserve">-</w:t>
      </w:r>
      <w:del w:id="1184" w:author="Assessor GDSXSR" w:date="2026-10-31T19:48:41Z">
        <w:r>
          <w:rPr>
            <w:rFonts w:ascii="Arial" w:eastAsia="Arial" w:hAnsi="Arial" w:cs="Arial"/>
            <w:color w:val="000000" w:themeColor="text1"/>
            <w:sz w:val="26"/>
            <w:szCs w:val="26"/>
          </w:rPr>
          <w:delText xml:space="preserve">49</w:delText>
        </w:r>
      </w:del>
      <w:ins w:id="1185" w:author="Assessor GDSXSR" w:date="2026-10-31T19:48:41Z">
        <w:r>
          <w:rPr>
            <w:rFonts w:ascii="Arial" w:eastAsia="Arial" w:hAnsi="Arial" w:cs="Arial"/>
            <w:color w:val="808080"/>
            <w:sz w:val="26"/>
            <w:szCs w:val="26"/>
          </w:rPr>
          <w:t xml:space="preserve">67</w:t>
        </w:r>
      </w:ins>
      <w:r>
        <w:rPr>
          <w:rFonts w:ascii="Arial" w:eastAsia="Arial" w:hAnsi="Arial" w:cs="Arial"/>
          <w:color w:val="000000" w:themeColor="text1"/>
          <w:sz w:val="26"/>
          <w:szCs w:val="26"/>
        </w:rPr>
        <w:t xml:space="preserve">.</w:t>
      </w:r>
      <w:del w:id="1186" w:author="Assessor GDSXSR" w:date="2026-10-31T19:48:41Z">
        <w:r>
          <w:rPr>
            <w:rFonts w:ascii="Arial" w:eastAsia="Arial" w:hAnsi="Arial" w:cs="Arial"/>
            <w:color w:val="000000" w:themeColor="text1"/>
            <w:sz w:val="26"/>
            <w:szCs w:val="26"/>
          </w:rPr>
          <w:delText xml:space="preserve">2022</w:delText>
        </w:r>
      </w:del>
      <w:ins w:id="1187" w:author="Assessor GDSXSR" w:date="2026-10-31T19:48:41Z">
        <w:r>
          <w:rPr>
            <w:rFonts w:ascii="Arial" w:eastAsia="Arial" w:hAnsi="Arial" w:cs="Arial"/>
            <w:color w:val="808080"/>
            <w:sz w:val="26"/>
            <w:szCs w:val="26"/>
          </w:rPr>
          <w:t xml:space="preserve">2024</w:t>
        </w:r>
      </w:ins>
      <w:r>
        <w:rPr>
          <w:rFonts w:ascii="Arial" w:eastAsia="Arial" w:hAnsi="Arial" w:cs="Arial"/>
          <w:color w:val="000000" w:themeColor="text1"/>
          <w:sz w:val="26"/>
          <w:szCs w:val="26"/>
        </w:rPr>
        <w:t xml:space="preserve">.8.07.</w:t>
      </w:r>
      <w:del w:id="1188" w:author="Assessor GDSXSR" w:date="2026-10-31T19:48:41Z">
        <w:r>
          <w:rPr>
            <w:rFonts w:ascii="Arial" w:eastAsia="Arial" w:hAnsi="Arial" w:cs="Arial"/>
            <w:color w:val="000000" w:themeColor="text1"/>
            <w:sz w:val="26"/>
            <w:szCs w:val="26"/>
          </w:rPr>
          <w:delText xml:space="preserve">0008</w:delText>
        </w:r>
      </w:del>
      <w:ins w:id="1189" w:author="Assessor GDSXSR" w:date="2026-10-31T19:48:41Z">
        <w:r>
          <w:rPr>
            <w:rFonts w:ascii="Arial" w:eastAsia="Arial" w:hAnsi="Arial" w:cs="Arial"/>
            <w:color w:val="808080"/>
            <w:sz w:val="26"/>
            <w:szCs w:val="26"/>
          </w:rPr>
          <w:t xml:space="preserve">0002</w:t>
        </w:r>
      </w:ins>
      <w:r>
        <w:rPr>
          <w:rFonts w:ascii="Arial" w:eastAsia="Arial" w:hAnsi="Arial" w:cs="Arial"/>
          <w:color w:val="000000" w:themeColor="text1"/>
          <w:sz w:val="26"/>
          <w:szCs w:val="26"/>
        </w:rPr>
        <w:t xml:space="preserve">, Rel. </w:t>
      </w:r>
      <w:r>
        <w:rPr>
          <w:rFonts w:ascii="Arial" w:eastAsia="Arial" w:hAnsi="Arial" w:cs="Arial"/>
          <w:color w:val="000000" w:themeColor="text1"/>
          <w:sz w:val="26"/>
          <w:szCs w:val="26"/>
        </w:rPr>
        <w:t xml:space="preserve">Des. </w:t>
      </w:r>
      <w:del w:id="1190" w:author="Assessor GDSXSR" w:date="2026-10-31T19:48:41Z">
        <w:r>
          <w:rPr>
            <w:rFonts w:ascii="Arial" w:eastAsia="Arial" w:hAnsi="Arial" w:cs="Arial"/>
            <w:color w:val="000000" w:themeColor="text1"/>
            <w:sz w:val="26"/>
            <w:szCs w:val="26"/>
          </w:rPr>
          <w:delText xml:space="preserve">Alfeu</w:delText>
        </w:r>
      </w:del>
      <w:ins w:id="1191" w:author="Assessor GDSXSR" w:date="2026-10-31T19:48:41Z">
        <w:r>
          <w:rPr>
            <w:rFonts w:ascii="Arial" w:eastAsia="Arial" w:hAnsi="Arial" w:cs="Arial"/>
            <w:color w:val="808080"/>
            <w:sz w:val="26"/>
            <w:szCs w:val="26"/>
          </w:rPr>
          <w:t xml:space="preserve">Aiston</w:t>
        </w:r>
      </w:ins>
      <w:r>
        <w:rPr>
          <w:rFonts w:ascii="Arial" w:eastAsia="Arial" w:hAnsi="Arial" w:cs="Arial"/>
          <w:color w:val="000000" w:themeColor="text1"/>
          <w:sz w:val="26"/>
          <w:szCs w:val="26"/>
        </w:rPr>
        <w:t xml:space="preserve"> </w:t>
      </w:r>
      <w:del w:id="1192" w:author="Assessor GDSXSR" w:date="2026-10-31T19:48:41Z">
        <w:r>
          <w:rPr>
            <w:rFonts w:ascii="Arial" w:eastAsia="Arial" w:hAnsi="Arial" w:cs="Arial"/>
            <w:color w:val="000000" w:themeColor="text1"/>
            <w:sz w:val="26"/>
            <w:szCs w:val="26"/>
          </w:rPr>
          <w:delText xml:space="preserve">Machado</w:delText>
        </w:r>
      </w:del>
      <w:ins w:id="1193" w:author="Assessor GDSXSR" w:date="2026-10-31T19:48:41Z">
        <w:r>
          <w:rPr>
            <w:rFonts w:ascii="Arial" w:eastAsia="Arial" w:hAnsi="Arial" w:cs="Arial"/>
            <w:color w:val="808080"/>
            <w:sz w:val="26"/>
            <w:szCs w:val="26"/>
          </w:rPr>
          <w:t xml:space="preserve">Henrique de Sousa</w:t>
        </w:r>
      </w:ins>
      <w:r>
        <w:rPr>
          <w:rFonts w:ascii="Arial" w:eastAsia="Arial" w:hAnsi="Arial" w:cs="Arial"/>
          <w:color w:val="000000" w:themeColor="text1"/>
          <w:sz w:val="26"/>
          <w:szCs w:val="26"/>
        </w:rPr>
        <w:t xml:space="preserve">, </w:t>
      </w:r>
      <w:del w:id="1194" w:author="Assessor GDSXSR" w:date="2026-10-31T19:48:41Z">
        <w:r>
          <w:rPr>
            <w:rFonts w:ascii="Arial" w:eastAsia="Arial" w:hAnsi="Arial" w:cs="Arial"/>
            <w:color w:val="000000" w:themeColor="text1"/>
            <w:sz w:val="26"/>
            <w:szCs w:val="26"/>
          </w:rPr>
          <w:delText xml:space="preserve">6ª</w:delText>
        </w:r>
      </w:del>
      <w:ins w:id="1195" w:author="Assessor GDSXSR" w:date="2026-10-31T19:48:41Z">
        <w:r>
          <w:rPr>
            <w:rFonts w:ascii="Arial" w:eastAsia="Arial" w:hAnsi="Arial" w:cs="Arial"/>
            <w:color w:val="808080"/>
            <w:sz w:val="26"/>
            <w:szCs w:val="26"/>
          </w:rPr>
          <w:t xml:space="preserve">4ª</w:t>
        </w:r>
      </w:ins>
      <w:r>
        <w:rPr>
          <w:rFonts w:ascii="Arial" w:eastAsia="Arial" w:hAnsi="Arial" w:cs="Arial"/>
          <w:color w:val="000000" w:themeColor="text1"/>
          <w:sz w:val="26"/>
          <w:szCs w:val="26"/>
        </w:rPr>
        <w:t xml:space="preserve"> Turma Cível, j. 12/</w:t>
      </w:r>
      <w:del w:id="1196" w:author="Assessor GDSXSR" w:date="2026-10-31T19:48:41Z">
        <w:r>
          <w:rPr>
            <w:rFonts w:ascii="Arial" w:eastAsia="Arial" w:hAnsi="Arial" w:cs="Arial"/>
            <w:color w:val="000000" w:themeColor="text1"/>
            <w:sz w:val="26"/>
            <w:szCs w:val="26"/>
          </w:rPr>
          <w:delText xml:space="preserve">7</w:delText>
        </w:r>
      </w:del>
      <w:ins w:id="1197" w:author="Assessor GDSXSR" w:date="2026-10-31T19:48:41Z">
        <w:r>
          <w:rPr>
            <w:rFonts w:ascii="Arial" w:eastAsia="Arial" w:hAnsi="Arial" w:cs="Arial"/>
            <w:color w:val="808080"/>
            <w:sz w:val="26"/>
            <w:szCs w:val="26"/>
          </w:rPr>
          <w:t xml:space="preserve">02</w:t>
        </w:r>
      </w:ins>
      <w:r>
        <w:rPr>
          <w:rFonts w:ascii="Arial" w:eastAsia="Arial" w:hAnsi="Arial" w:cs="Arial"/>
          <w:color w:val="000000" w:themeColor="text1"/>
          <w:sz w:val="26"/>
          <w:szCs w:val="26"/>
        </w:rPr>
        <w:t xml:space="preserve">/</w:t>
      </w:r>
      <w:del w:id="1198" w:author="Assessor GDSXSR" w:date="2026-10-31T19:48:41Z">
        <w:r>
          <w:rPr>
            <w:rFonts w:ascii="Arial" w:eastAsia="Arial" w:hAnsi="Arial" w:cs="Arial"/>
            <w:color w:val="000000" w:themeColor="text1"/>
            <w:sz w:val="26"/>
            <w:szCs w:val="26"/>
          </w:rPr>
          <w:delText xml:space="preserve">2023, DJe 27/7/2023</w:delText>
        </w:r>
      </w:del>
      <w:ins w:id="1199" w:author="Assessor GDSXSR" w:date="2026-10-31T19:48:41Z">
        <w:r>
          <w:rPr>
            <w:rFonts w:ascii="Arial" w:eastAsia="Arial" w:hAnsi="Arial" w:cs="Arial"/>
            <w:color w:val="808080"/>
            <w:sz w:val="26"/>
            <w:szCs w:val="26"/>
          </w:rPr>
          <w:t xml:space="preserve">2026</w:t>
        </w:r>
      </w:ins>
      <w:r>
        <w:rPr>
          <w:rFonts w:ascii="Arial" w:eastAsia="Arial" w:hAnsi="Arial" w:cs="Arial"/>
          <w:color w:val="000000" w:themeColor="text1"/>
          <w:sz w:val="26"/>
          <w:szCs w:val="26"/>
        </w:rPr>
        <w:t xml:space="preserve">.</w:t>
      </w:r>
    </w:p>
    <w:p w14:paraId="58E96891" w14:textId="77777777" w:rsidR="00886ABA" w:rsidRDefault="00886ABA" w:rsidP="00DB1301">
      <w:pPr>
        <w:spacing w:after="0" w:line="360" w:lineRule="auto"/>
        <w:rPr>
          <w:rFonts w:ascii="Arial" w:hAnsi="Arial" w:cs="Arial"/>
          <w:sz w:val="28"/>
          <w:szCs w:val="28"/>
        </w:rPr>
      </w:pPr>
    </w:p>
    <w:p w14:paraId="4887D533"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RESUMO DA SENTENÇA EM SENTIDO CONTRÁRIO</w:t>
      </w:r>
    </w:p>
    <w:p w14:paraId="1E0AD3F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I. RAZÕES DE DECIDIR:</w:t>
      </w:r>
    </w:p>
    <w:p w14:paraId="2072FE7B" w14:textId="77777777" w:rsidR="0037179E" w:rsidRPr="0037179E" w:rsidRDefault="0037179E" w:rsidP="0037179E">
      <w:pPr>
        <w:spacing w:after="0" w:line="360" w:lineRule="auto"/>
        <w:jc w:val="both"/>
        <w:rPr>
          <w:rFonts w:cstheme="minorHAnsi"/>
          <w:b/>
          <w:bCs/>
          <w:color w:val="FF0000"/>
        </w:rPr>
      </w:pPr>
      <w:r w:rsidRPr="0037179E">
        <w:rPr>
          <w:rFonts w:cstheme="minorHAnsi"/>
          <w:b/>
          <w:bCs/>
          <w:color w:val="FF0000"/>
        </w:rPr>
        <w:t>Ausência de comprovação de evento coberto pelo seguro</w:t>
      </w:r>
    </w:p>
    <w:p w14:paraId="7699744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comprovada a contratação do seguro de garantia estendida, com limite máximo de indenização correspondente ao valor do televisor, a controvérsia restringiu-se à natureza do dano e à sua cobertura contratual. A alegação de que o aparelho deixou de funcionar em razão de pico de energia constava apenas da narrativa do consumidor, sem documento técnico independente que confirmasse variação elétrica ou defeito interno coberto pelo seguro. [0703419-07...2-sentenca | PDF]</w:t>
      </w:r>
    </w:p>
    <w:p w14:paraId="780F699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Prevalência do relatório técnico apresentado pelas rés</w:t>
      </w:r>
    </w:p>
    <w:p w14:paraId="02539C5B"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O relatório de perda de garantia, contemporâneo ao sinistro e vinculado ao aparelho e à respectiva ordem de serviço, concluiu que o defeito resultou de ação ou agente externo, consistente em tela trincada ou quebrada. O documento continha fotografias e foi produzido a partir de análise de assistência técnica autorizada, não tendo sido afastado por prova técnica em sentido contrário. [0703419-07...2-sentenca | PDF]</w:t>
      </w:r>
    </w:p>
    <w:p w14:paraId="5CA20D5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Insuficiência da impugnação formulada pelo consumidor</w:t>
      </w:r>
    </w:p>
    <w:p w14:paraId="4FE600D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Apesar de impugnar a conclusão do relatório e sustentar que a tela não estava quebrada, o autor não apresentou laudo particular, orçamento técnico, relatório de outra assistência ou qualquer elemento objetivo que demonstrasse a origem elétrica ou interna do dano. Também não requereu prova pericial, tendo afirmado que os documentos existentes eram suficientes para o julgamento. [0703419-07...2-sentenca | PDF]</w:t>
      </w:r>
    </w:p>
    <w:p w14:paraId="45BA56B3"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Efeitos da inversão do ônus da prova</w:t>
      </w:r>
    </w:p>
    <w:p w14:paraId="189CE5C6"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inversão do ônus da prova, anteriormente deferida em razão da relação de consumo, não afastou a eficácia do elemento técnico apresentado pelas rés. A sentença considerou que o relatório justificava de forma idônea a negativa administrativa e que a mera discordância do consumidor, desacompanhada de prova técnica mínima, não era suficiente para desconstituí-lo. [0703419-07...2-sentenca | PDF]</w:t>
      </w:r>
    </w:p>
    <w:p w14:paraId="5627A11D"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Limitação da cobertura da garantia estendida</w:t>
      </w:r>
    </w:p>
    <w:p w14:paraId="495CBA9D"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 xml:space="preserve">A garantia estendida não foi considerada cobertura universal para qualquer dano sofrido pelo produto. A obrigação de indenizar dependia da ocorrência de evento abrangido pelo contrato, </w:t>
      </w:r>
      <w:r w:rsidRPr="0037179E">
        <w:rPr>
          <w:rFonts w:cstheme="minorHAnsi"/>
          <w:color w:val="FF0000"/>
        </w:rPr>
        <w:lastRenderedPageBreak/>
        <w:t>não alcançando dano decorrente de ação ou agente externo. Como o único documento técnico específico apontava tela trincada ou quebrada por causa externa, não se reconheceu a obrigação da seguradora de pagar a indenização securitária. [0703419-07...2-sentenca | PDF]</w:t>
      </w:r>
    </w:p>
    <w:p w14:paraId="056FF427"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Ausência de responsabilidade material da comerciante</w:t>
      </w:r>
    </w:p>
    <w:p w14:paraId="32F62AD9"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reconhecida a legitimidade passiva da comerciante por integrar a cadeia de consumo, a sentença distinguiu legitimidade processual de responsabilidade civil. Não foram comprovados defeito originário do produto, vício oculto, falha na venda ou conduta própria da comerciante que tivesse causado o dano, sendo a pretensão material decorrente exclusivamente da negativa de cobertura securitária. [0703419-07...2-sentenca | PDF]</w:t>
      </w:r>
    </w:p>
    <w:p w14:paraId="28D6A6E4" w14:textId="77777777" w:rsidR="0037179E" w:rsidRPr="00E87F94" w:rsidRDefault="0037179E" w:rsidP="0037179E">
      <w:pPr>
        <w:spacing w:after="0" w:line="360" w:lineRule="auto"/>
        <w:jc w:val="both"/>
        <w:rPr>
          <w:rFonts w:cstheme="minorHAnsi"/>
          <w:b/>
          <w:bCs/>
          <w:color w:val="FF0000"/>
        </w:rPr>
      </w:pPr>
      <w:r w:rsidRPr="00E87F94">
        <w:rPr>
          <w:rFonts w:cstheme="minorHAnsi"/>
          <w:b/>
          <w:bCs/>
          <w:color w:val="FF0000"/>
        </w:rPr>
        <w:t>Inexistência de falha na prestação do serviço securitário</w:t>
      </w:r>
    </w:p>
    <w:p w14:paraId="4DCD4D6C"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foi considerada amparada em relatório técnico contemporâneo que indicava causa contratualmente excluída. Diante da ausência de prova de evento coberto ou de irregularidade na regulação do sinistro, não ficou caracterizada falha na prestação do serviço capaz de justificar a indenização material pretendida. [0703419-07...2-sentenca | PDF]</w:t>
      </w:r>
    </w:p>
    <w:p w14:paraId="582004D8"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Inexistência de dano moral indenizável</w:t>
      </w:r>
    </w:p>
    <w:p w14:paraId="5F66BFC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A negativa de cobertura, quando fundada em interpretação contratual razoável e em relatório técnico, não configura, por si só, violação a direito da personalidade. A controvérsia foi qualificada como divergência contratual legítima sobre a natureza do dano e a extensão da cobertura, sem demonstração de exposição vexatória, ofensa à honra, conduta abusiva autônoma, desvio produtivo qualificado ou repercussão concreta superior ao inadimplemento contratual discutido. [0703419-07...2-sentenca | PDF]</w:t>
      </w:r>
    </w:p>
    <w:p w14:paraId="03D882C0"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Privação temporária de bem doméstico</w:t>
      </w:r>
    </w:p>
    <w:p w14:paraId="241CB57A"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Embora o televisor constitua bem de utilidade doméstica, a privação de seu uso, nas circunstâncias comprovadas no processo, não foi considerada suficiente para produzir automaticamente dano extrapatrimonial. [0703419-07...2-sentenca | PDF]</w:t>
      </w:r>
    </w:p>
    <w:p w14:paraId="7C6AC5DC" w14:textId="77777777" w:rsidR="0037179E" w:rsidRPr="002D7F75" w:rsidRDefault="0037179E" w:rsidP="0037179E">
      <w:pPr>
        <w:spacing w:after="0" w:line="360" w:lineRule="auto"/>
        <w:jc w:val="both"/>
        <w:rPr>
          <w:rFonts w:cstheme="minorHAnsi"/>
          <w:b/>
          <w:bCs/>
          <w:color w:val="FF0000"/>
        </w:rPr>
      </w:pPr>
      <w:r w:rsidRPr="002D7F75">
        <w:rPr>
          <w:rFonts w:cstheme="minorHAnsi"/>
          <w:b/>
          <w:bCs/>
          <w:color w:val="FF0000"/>
        </w:rPr>
        <w:t>II. DISPOSITIVO DA SENTENÇA</w:t>
      </w:r>
    </w:p>
    <w:p w14:paraId="27358022" w14:textId="77777777" w:rsidR="0037179E" w:rsidRPr="0037179E" w:rsidRDefault="0037179E" w:rsidP="0037179E">
      <w:pPr>
        <w:spacing w:after="0" w:line="360" w:lineRule="auto"/>
        <w:jc w:val="both"/>
        <w:rPr>
          <w:rFonts w:cstheme="minorHAnsi"/>
          <w:color w:val="FF0000"/>
        </w:rPr>
      </w:pPr>
      <w:r w:rsidRPr="0037179E">
        <w:rPr>
          <w:rFonts w:cstheme="minorHAnsi"/>
          <w:color w:val="FF0000"/>
        </w:rPr>
        <w:t>Com fundamento no art. 487, I, do Código de Processo Civil, foram julgados improcedentes os pedidos de indenização material e moral. O autor foi condenado ao pagamento das custas processuais e de honorários advocatícios fixados em 10% sobre o valor da causa, nos termos do art. 85, § 2º, do CPC, ficando suspensa a exigibilidade das verbas sucumbenciais em razão da gratuidade de justiça, conforme o art. 98, § 3º, do CPC. [0703419-07...2-sentenca | PDF]</w:t>
      </w:r>
    </w:p>
    <w:p w14:paraId="5350F300" w14:textId="77777777" w:rsidR="00886ABA" w:rsidRDefault="00886ABA" w:rsidP="00DB1301">
      <w:pPr>
        <w:spacing w:after="0" w:line="360" w:lineRule="auto"/>
        <w:rPr>
          <w:rFonts w:ascii="Arial" w:hAnsi="Arial" w:cs="Arial"/>
          <w:sz w:val="28"/>
          <w:szCs w:val="28"/>
        </w:rPr>
      </w:pPr>
    </w:p>
    <w:p w14:paraId="20665B10" w14:textId="77777777" w:rsidR="004F00F9" w:rsidRDefault="004F00F9" w:rsidP="00355C73">
      <w:pPr>
        <w:spacing w:after="0" w:line="360" w:lineRule="auto"/>
        <w:jc w:val="center"/>
        <w:outlineLvl w:val="0"/>
        <w:rPr>
          <w:del w:id="1755" w:author="Assessor GDSXSR" w:date="2026-10-31T19:48:41Z"/>
          <w:rFonts w:ascii="Arial" w:hAnsi="Arial" w:cs="Arial"/>
          <w:b/>
          <w:bCs/>
          <w:sz w:val="28"/>
          <w:szCs w:val="28"/>
        </w:rPr>
      </w:pPr>
    </w:p>
    <w:p w14:paraId="172F0A05" w14:textId="77777777" w:rsidR="004F00F9" w:rsidRDefault="004F00F9" w:rsidP="00355C73">
      <w:pPr>
        <w:spacing w:after="0" w:line="360" w:lineRule="auto"/>
        <w:jc w:val="center"/>
        <w:outlineLvl w:val="0"/>
        <w:rPr>
          <w:del w:id="1756" w:author="Assessor GDSXSR" w:date="2026-10-31T19:48:41Z"/>
          <w:rFonts w:ascii="Arial" w:hAnsi="Arial" w:cs="Arial"/>
          <w:b/>
          <w:bCs/>
          <w:sz w:val="28"/>
          <w:szCs w:val="28"/>
        </w:rPr>
      </w:pPr>
    </w:p>
    <w:p w14:paraId="63358632" w14:textId="11C03E9F" w:rsidR="00DB1301" w:rsidRDefault="00F63CDB" w:rsidP="00355C73">
      <w:pPr>
        <w:pageBreakBefore/>
        <w:spacing w:after="0" w:line="360" w:lineRule="auto"/>
        <w:jc w:val="center"/>
        <w:outlineLvl w:val="0"/>
        <w:rPr>
          <w:rFonts w:ascii="Arial" w:hAnsi="Arial" w:cs="Arial"/>
          <w:b/>
          <w:bCs/>
          <w:sz w:val="28"/>
          <w:szCs w:val="28"/>
        </w:rPr>
      </w:pPr>
      <w:commentRangeStart w:id="15"/>
      <w:r>
        <w:rPr>
          <w:rFonts w:ascii="Arial" w:hAnsi="Arial" w:cs="Arial"/>
          <w:b/>
          <w:bCs/>
          <w:sz w:val="28"/>
          <w:szCs w:val="28"/>
        </w:rPr>
        <w:lastRenderedPageBreak/>
        <w:t>RELATÓRIO</w:t>
      </w:r>
      <w:commentRangeEnd w:id="15"/>
      <w:r>
        <w:rPr>
          <w:rStyle w:val="CommentReference"/>
        </w:rPr>
        <w:commentReference w:id="15"/>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7CD8EB4" w14:textId="77777777" w:rsidR="00D873F6" w:rsidRPr="00D873F6" w:rsidRDefault="00F63CDB" w:rsidP="00D873F6">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873F6" w:rsidRPr="00D873F6">
        <w:rPr>
          <w:rFonts w:ascii="Arial" w:hAnsi="Arial" w:cs="Arial"/>
          <w:i/>
          <w:iCs/>
          <w:sz w:val="26"/>
          <w:szCs w:val="26"/>
        </w:rPr>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425A49B" w14:textId="2707852B"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Nesse cenário, o relatório de perda de garantia juntado no ID 263079035 registrou que o aparelho apresentava </w:t>
      </w:r>
      <w:r w:rsidR="003A0FF2">
        <w:rPr>
          <w:rFonts w:ascii="Arial" w:hAnsi="Arial" w:cs="Arial"/>
          <w:i/>
          <w:iCs/>
          <w:sz w:val="26"/>
          <w:szCs w:val="26"/>
        </w:rPr>
        <w:t>‘</w:t>
      </w:r>
      <w:r w:rsidRPr="00D873F6">
        <w:rPr>
          <w:rFonts w:ascii="Arial" w:hAnsi="Arial" w:cs="Arial"/>
          <w:i/>
          <w:iCs/>
          <w:sz w:val="26"/>
          <w:szCs w:val="26"/>
        </w:rPr>
        <w:t>tela com aspecto de quebrada logo após pico elétrico</w:t>
      </w:r>
      <w:r w:rsidR="003A0FF2">
        <w:rPr>
          <w:rFonts w:ascii="Arial" w:hAnsi="Arial" w:cs="Arial"/>
          <w:i/>
          <w:iCs/>
          <w:sz w:val="26"/>
          <w:szCs w:val="26"/>
        </w:rPr>
        <w:t>’</w:t>
      </w:r>
      <w:r w:rsidRPr="00D873F6">
        <w:rPr>
          <w:rFonts w:ascii="Arial" w:hAnsi="Arial" w:cs="Arial"/>
          <w:i/>
          <w:iCs/>
          <w:sz w:val="26"/>
          <w:szCs w:val="26"/>
        </w:rPr>
        <w:t xml:space="preserve"> e concluiu pela perda da </w:t>
      </w:r>
      <w:r w:rsidRPr="00D873F6">
        <w:rPr>
          <w:rFonts w:ascii="Arial" w:hAnsi="Arial" w:cs="Arial"/>
          <w:i/>
          <w:iCs/>
          <w:sz w:val="26"/>
          <w:szCs w:val="26"/>
        </w:rPr>
        <w:lastRenderedPageBreak/>
        <w:t xml:space="preserve">garantia, por </w:t>
      </w:r>
      <w:r w:rsidR="003A0FF2">
        <w:rPr>
          <w:rFonts w:ascii="Arial" w:hAnsi="Arial" w:cs="Arial"/>
          <w:i/>
          <w:iCs/>
          <w:sz w:val="26"/>
          <w:szCs w:val="26"/>
        </w:rPr>
        <w:t>‘</w:t>
      </w:r>
      <w:r w:rsidRPr="00D873F6">
        <w:rPr>
          <w:rFonts w:ascii="Arial" w:hAnsi="Arial" w:cs="Arial"/>
          <w:i/>
          <w:iCs/>
          <w:sz w:val="26"/>
          <w:szCs w:val="26"/>
        </w:rPr>
        <w:t>defeito causado por ação/agente externo — tela trincada/quebrada</w:t>
      </w:r>
      <w:r w:rsidR="003A0FF2">
        <w:rPr>
          <w:rFonts w:ascii="Arial" w:hAnsi="Arial" w:cs="Arial"/>
          <w:i/>
          <w:iCs/>
          <w:sz w:val="26"/>
          <w:szCs w:val="26"/>
        </w:rPr>
        <w:t>’</w:t>
      </w:r>
      <w:r w:rsidRPr="00D873F6">
        <w:rPr>
          <w:rFonts w:ascii="Arial" w:hAnsi="Arial" w:cs="Arial"/>
          <w:i/>
          <w:iCs/>
          <w:sz w:val="26"/>
          <w:szCs w:val="26"/>
        </w:rPr>
        <w:t xml:space="preserve">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1DAFDE79"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 xml:space="preserve">Gratuidade de justiça concedida ao autor pelo Acórdão de ID 282043254. </w:t>
      </w:r>
    </w:p>
    <w:p w14:paraId="54653AE7"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50527BA0"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2A78C3C4"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Réplica no ID 271915612.</w:t>
      </w:r>
    </w:p>
    <w:p w14:paraId="37BAF4AD" w14:textId="77777777" w:rsidR="00D873F6" w:rsidRPr="00D873F6"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lastRenderedPageBreak/>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2A1367AB" w14:textId="0781F899" w:rsidR="00F63CDB" w:rsidRPr="000A7009" w:rsidRDefault="00D873F6" w:rsidP="00D873F6">
      <w:pPr>
        <w:spacing w:after="0" w:line="360" w:lineRule="auto"/>
        <w:ind w:left="2268" w:firstLine="1134"/>
        <w:jc w:val="both"/>
        <w:rPr>
          <w:rFonts w:ascii="Arial" w:hAnsi="Arial" w:cs="Arial"/>
          <w:i/>
          <w:iCs/>
          <w:sz w:val="26"/>
          <w:szCs w:val="26"/>
        </w:rPr>
      </w:pPr>
      <w:r w:rsidRPr="00D873F6">
        <w:rPr>
          <w:rFonts w:ascii="Arial" w:hAnsi="Arial" w:cs="Arial"/>
          <w:i/>
          <w:iCs/>
          <w:sz w:val="26"/>
          <w:szCs w:val="26"/>
        </w:rPr>
        <w:t>Após manifestações das partes, os autos vieram conclusos para julgamento</w:t>
      </w:r>
      <w:r w:rsidR="00230A7D" w:rsidRPr="00230A7D">
        <w:rPr>
          <w:rFonts w:ascii="Arial" w:hAnsi="Arial" w:cs="Arial"/>
          <w:i/>
          <w:iCs/>
          <w:sz w:val="26"/>
          <w:szCs w:val="26"/>
        </w:rPr>
        <w:t>.</w:t>
      </w:r>
      <w:r w:rsidR="0061262D" w:rsidRPr="00777828">
        <w:rPr>
          <w:rFonts w:ascii="Arial" w:hAnsi="Arial" w:cs="Arial"/>
          <w:sz w:val="26"/>
          <w:szCs w:val="26"/>
        </w:rPr>
        <w:t xml:space="preserve">” </w:t>
      </w:r>
      <w:r w:rsidR="0061262D" w:rsidRPr="00FA2993">
        <w:rPr>
          <w:rFonts w:ascii="Arial" w:hAnsi="Arial" w:cs="Arial"/>
          <w:i/>
          <w:iCs/>
          <w:sz w:val="26"/>
          <w:szCs w:val="26"/>
        </w:rPr>
        <w:t xml:space="preserve">(ID </w:t>
      </w:r>
      <w:r w:rsidR="003A0FF2" w:rsidRPr="00FA2993">
        <w:rPr>
          <w:rFonts w:ascii="Arial" w:hAnsi="Arial" w:cs="Arial"/>
          <w:i/>
          <w:iCs/>
          <w:sz w:val="26"/>
          <w:szCs w:val="26"/>
        </w:rPr>
        <w:t>89619912</w:t>
      </w:r>
      <w:r w:rsidR="0061262D" w:rsidRPr="00FA2993">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E25829C" w:rsidR="0061262D" w:rsidRDefault="003A0FF2" w:rsidP="00DB1301">
      <w:pPr>
        <w:spacing w:after="0" w:line="360" w:lineRule="auto"/>
        <w:ind w:firstLine="2268"/>
        <w:jc w:val="both"/>
        <w:rPr>
          <w:rFonts w:ascii="Arial" w:hAnsi="Arial" w:cs="Arial"/>
          <w:sz w:val="28"/>
          <w:szCs w:val="28"/>
        </w:rPr>
      </w:pPr>
      <w:r>
        <w:rPr>
          <w:rFonts w:ascii="Arial" w:hAnsi="Arial" w:cs="Arial"/>
          <w:sz w:val="28"/>
          <w:szCs w:val="28"/>
        </w:rPr>
        <w:t xml:space="preserve">A</w:t>
      </w:r>
      <w:r>
        <w:rPr>
          <w:rFonts w:ascii="Arial" w:hAnsi="Arial" w:cs="Arial"/>
          <w:sz w:val="28"/>
          <w:szCs w:val="28"/>
        </w:rPr>
        <w:t xml:space="preserve"> </w:t>
      </w:r>
      <w:del w:id="1200" w:author="Assessor GDSXSR" w:date="2026-10-31T19:48:41Z">
        <w:r>
          <w:rPr>
            <w:rFonts w:ascii="Arial" w:hAnsi="Arial" w:cs="Arial"/>
            <w:sz w:val="28"/>
            <w:szCs w:val="28"/>
          </w:rPr>
          <w:delText xml:space="preserve">MM</w:delText>
        </w:r>
        <w:r>
          <w:rPr>
            <w:rFonts w:ascii="Arial" w:hAnsi="Arial" w:cs="Arial"/>
            <w:sz w:val="28"/>
            <w:szCs w:val="28"/>
          </w:rPr>
          <w:delText xml:space="preserve">ª</w:delText>
        </w:r>
      </w:del>
      <w:ins w:id="1201" w:author="Assessor GDSXSR" w:date="2026-10-31T19:48:41Z">
        <w:r>
          <w:rPr>
            <w:rFonts w:ascii="Arial" w:hAnsi="Arial" w:cs="Arial"/>
            <w:color w:val="808080"/>
            <w:sz w:val="28"/>
            <w:szCs w:val="28"/>
          </w:rPr>
          <w:t xml:space="preserve">MM</w:t>
        </w:r>
      </w:ins>
      <w:r>
        <w:rPr>
          <w:rFonts w:ascii="Arial" w:hAnsi="Arial" w:cs="Arial"/>
          <w:sz w:val="28"/>
          <w:szCs w:val="28"/>
        </w:rPr>
        <w:t xml:space="preserve">. Ju</w:t>
      </w:r>
      <w:r>
        <w:rPr>
          <w:rFonts w:ascii="Arial" w:hAnsi="Arial" w:cs="Arial"/>
          <w:sz w:val="28"/>
          <w:szCs w:val="28"/>
        </w:rPr>
        <w:t xml:space="preserve">íza</w:t>
      </w:r>
      <w:r>
        <w:rPr>
          <w:rFonts w:ascii="Arial" w:hAnsi="Arial" w:cs="Arial"/>
          <w:sz w:val="28"/>
          <w:szCs w:val="28"/>
        </w:rPr>
        <w:t xml:space="preserve"> sentenciante</w:t>
      </w:r>
      <w:r>
        <w:rPr>
          <w:rFonts w:ascii="Arial" w:hAnsi="Arial" w:cs="Arial"/>
          <w:sz w:val="28"/>
          <w:szCs w:val="28"/>
        </w:rPr>
        <w:t xml:space="preserve">, </w:t>
      </w:r>
      <w:del w:id="1202" w:author="Assessor GDSXSR" w:date="2026-10-31T19:48:41Z">
        <w:r>
          <w:rPr>
            <w:rFonts w:ascii="Arial" w:hAnsi="Arial" w:cs="Arial"/>
            <w:sz w:val="28"/>
            <w:szCs w:val="28"/>
          </w:rPr>
          <w:delText xml:space="preserve">Dr</w:delText>
        </w:r>
        <w:r>
          <w:rPr>
            <w:rFonts w:ascii="Arial" w:hAnsi="Arial" w:cs="Arial"/>
            <w:sz w:val="28"/>
            <w:szCs w:val="28"/>
          </w:rPr>
          <w:delText xml:space="preserve">ª</w:delText>
        </w:r>
      </w:del>
      <w:ins w:id="1203" w:author="Assessor GDSXSR" w:date="2026-10-31T19:48:41Z">
        <w:r>
          <w:rPr>
            <w:rFonts w:ascii="Arial" w:hAnsi="Arial" w:cs="Arial"/>
            <w:color w:val="808080"/>
            <w:sz w:val="28"/>
            <w:szCs w:val="28"/>
          </w:rPr>
          <w:t xml:space="preserve">Dra</w:t>
        </w:r>
      </w:ins>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Luciana Correa Sette Torres de Oliveira</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7</w:t>
      </w:r>
      <w:r>
        <w:rPr>
          <w:rFonts w:ascii="Arial" w:hAnsi="Arial" w:cs="Arial"/>
          <w:sz w:val="28"/>
          <w:szCs w:val="28"/>
        </w:rPr>
        <w:t xml:space="preserve">ª Vara </w:t>
      </w:r>
      <w:r>
        <w:rPr>
          <w:rFonts w:ascii="Arial" w:hAnsi="Arial" w:cs="Arial"/>
          <w:sz w:val="28"/>
          <w:szCs w:val="28"/>
        </w:rPr>
        <w:t xml:space="preserve">Cível de </w:t>
      </w:r>
      <w:r>
        <w:rPr>
          <w:rFonts w:ascii="Arial" w:hAnsi="Arial" w:cs="Arial"/>
          <w:sz w:val="28"/>
          <w:szCs w:val="28"/>
        </w:rPr>
        <w:t xml:space="preserve">Brasília</w:t>
      </w:r>
      <w:r>
        <w:rPr>
          <w:rFonts w:ascii="Arial" w:hAnsi="Arial" w:cs="Arial"/>
          <w:sz w:val="28"/>
          <w:szCs w:val="28"/>
        </w:rPr>
        <w:t xml:space="preserve">,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63354A9" w14:textId="093AC1E8" w:rsidR="0006080C" w:rsidRPr="007A5C88" w:rsidRDefault="0006080C" w:rsidP="00D773D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D773DA" w:rsidRPr="00D773DA">
        <w:rPr>
          <w:rFonts w:ascii="Arial" w:hAnsi="Arial" w:cs="Arial"/>
          <w:i/>
          <w:iCs/>
          <w:sz w:val="26"/>
          <w:szCs w:val="26"/>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w:t>
      </w:r>
      <w:r w:rsidR="00E730F3">
        <w:rPr>
          <w:rFonts w:ascii="Arial" w:hAnsi="Arial" w:cs="Arial"/>
          <w:i/>
          <w:iCs/>
          <w:sz w:val="26"/>
          <w:szCs w:val="26"/>
        </w:rPr>
        <w:t>s</w:t>
      </w:r>
      <w:r w:rsidR="00C41BF5">
        <w:rPr>
          <w:rFonts w:ascii="Arial" w:hAnsi="Arial" w:cs="Arial"/>
          <w:sz w:val="26"/>
          <w:szCs w:val="26"/>
        </w:rPr>
        <w:t xml:space="preserve"> </w:t>
      </w:r>
      <w:r w:rsidR="00D773DA" w:rsidRPr="00D773DA">
        <w:rPr>
          <w:rFonts w:ascii="Arial" w:hAnsi="Arial" w:cs="Arial"/>
          <w:i/>
          <w:iCs/>
          <w:sz w:val="26"/>
          <w:szCs w:val="26"/>
        </w:rPr>
        <w:t>de sucumbência porque o autor é beneficiário da gratuidade de justiça, nos termos do art. 98, § 3º, do CPC.</w:t>
      </w:r>
      <w:r w:rsidR="00063145" w:rsidRPr="007A5C88">
        <w:rPr>
          <w:rFonts w:ascii="Arial" w:hAnsi="Arial" w:cs="Arial"/>
          <w:i/>
          <w:iCs/>
          <w:sz w:val="26"/>
          <w:szCs w:val="26"/>
        </w:rPr>
        <w:t>”</w:t>
      </w:r>
    </w:p>
    <w:p w14:paraId="41F018EC" w14:textId="77777777" w:rsidR="0061262D" w:rsidRDefault="0061262D" w:rsidP="00DB1301">
      <w:pPr>
        <w:spacing w:after="0" w:line="360" w:lineRule="auto"/>
        <w:ind w:firstLine="2268"/>
        <w:jc w:val="both"/>
        <w:rPr>
          <w:ins w:id="1204" w:author="Assessor GDSXSR" w:date="2026-10-31T19:48:41Z"/>
          <w:rFonts w:ascii="Arial" w:hAnsi="Arial" w:cs="Arial"/>
          <w:sz w:val="28"/>
          <w:szCs w:val="28"/>
        </w:rPr>
      </w:pPr>
    </w:p>
    <w:p>
      <w:pPr>
        <w:spacing w:after="0" w:line="360" w:lineRule="auto"/>
        <w:ind w:firstLine="2268"/>
        <w:jc w:val="both"/>
        <w:rPr>
          <w:rFonts w:ascii="Arial" w:hAnsi="Arial" w:cs="Arial"/>
          <w:sz w:val="28"/>
          <w:szCs w:val="28"/>
        </w:rPr>
      </w:pPr>
      <w:commentRangeStart w:id="6"/>
      <w:ins w:id="1205" w:author="Assessor GDSXSR" w:date="2026-10-31T19:48:41Z">
        <w:r>
          <w:rPr>
            <w:rFonts w:ascii="Arial" w:hAnsi="Arial"/>
            <w:color w:val="808080"/>
            <w:sz w:val="28"/>
          </w:rPr>
          <w:t xml:space="preserve">Apelo do autor, Carlos José Ferreira Dantas (ID 89619913), em que alega, em síntese, que:</w:t>
        </w:r>
        <w:r>
          <w:rPr>
            <w:rFonts w:ascii="Arial" w:hAnsi="Arial"/>
            <w:b/>
            <w:color w:val="808080"/>
            <w:sz w:val="28"/>
            <w:rPrChange w:id="1260" w:author="Assessor GDSXSR" w:date="2026-10-31T19:48:41Z">
              <w:rPr>
                <w:rFonts w:ascii="Arial" w:hAnsi="Arial"/>
                <w:color w:val="808080"/>
                <w:sz w:val="28"/>
              </w:rPr>
            </w:rPrChange>
          </w:rPr>
          <w:t xml:space="preserve"> 1)</w:t>
        </w:r>
        <w:r>
          <w:rPr>
            <w:rFonts w:ascii="Arial" w:hAnsi="Arial"/>
            <w:color w:val="808080"/>
            <w:sz w:val="28"/>
          </w:rPr>
          <w:t xml:space="preserve"> a sentença é nula, por incompatibilidade com a distribuição do ônus da prova constante da decisão saneadora;</w:t>
        </w:r>
        <w:r>
          <w:rPr>
            <w:rFonts w:ascii="Arial" w:hAnsi="Arial"/>
            <w:b/>
            <w:color w:val="808080"/>
            <w:sz w:val="28"/>
            <w:rPrChange w:id="1261" w:author="Assessor GDSXSR" w:date="2026-10-31T19:48:41Z">
              <w:rPr>
                <w:rFonts w:ascii="Arial" w:hAnsi="Arial"/>
                <w:color w:val="808080"/>
                <w:sz w:val="28"/>
              </w:rPr>
            </w:rPrChange>
          </w:rPr>
          <w:t xml:space="preserve"> 2)</w:t>
        </w:r>
        <w:r>
          <w:rPr>
            <w:rFonts w:ascii="Arial" w:hAnsi="Arial"/>
            <w:color w:val="808080"/>
            <w:sz w:val="28"/>
          </w:rPr>
          <w:t xml:space="preserve"> a fundamentação quanto à alegada exclusão de cobertura contratual do seguro de garantia estendida é insuficiente;</w:t>
        </w:r>
        <w:r>
          <w:rPr>
            <w:rFonts w:ascii="Arial" w:hAnsi="Arial"/>
            <w:b/>
            <w:color w:val="808080"/>
            <w:sz w:val="28"/>
            <w:rPrChange w:id="1262" w:author="Assessor GDSXSR" w:date="2026-10-31T19:48:41Z">
              <w:rPr>
                <w:rFonts w:ascii="Arial" w:hAnsi="Arial"/>
                <w:color w:val="808080"/>
                <w:sz w:val="28"/>
              </w:rPr>
            </w:rPrChange>
          </w:rPr>
          <w:t xml:space="preserve"> 3)</w:t>
        </w:r>
        <w:r>
          <w:rPr>
            <w:rFonts w:ascii="Arial" w:hAnsi="Arial"/>
            <w:color w:val="808080"/>
            <w:sz w:val="28"/>
          </w:rPr>
          <w:t xml:space="preserve"> as rés não comprovaram o fato excludente, apesar da expressa inversão do ônus da prova;</w:t>
        </w:r>
        <w:r>
          <w:rPr>
            <w:rFonts w:ascii="Arial" w:hAnsi="Arial"/>
            <w:b/>
            <w:color w:val="808080"/>
            <w:sz w:val="28"/>
            <w:rPrChange w:id="1263" w:author="Assessor GDSXSR" w:date="2026-10-31T19:48:41Z">
              <w:rPr>
                <w:rFonts w:ascii="Arial" w:hAnsi="Arial"/>
                <w:color w:val="808080"/>
                <w:sz w:val="28"/>
              </w:rPr>
            </w:rPrChange>
          </w:rPr>
          <w:t xml:space="preserve"> 4)</w:t>
        </w:r>
        <w:r>
          <w:rPr>
            <w:rFonts w:ascii="Arial" w:hAnsi="Arial"/>
            <w:color w:val="808080"/>
            <w:sz w:val="28"/>
          </w:rPr>
          <w:t xml:space="preserve"> o relatório apresentado pela assistência técnica é unilateral e tecnicamente insuficiente;</w:t>
        </w:r>
        <w:r>
          <w:rPr>
            <w:rFonts w:ascii="Arial" w:hAnsi="Arial"/>
            <w:b/>
            <w:color w:val="808080"/>
            <w:sz w:val="28"/>
            <w:rPrChange w:id="1264" w:author="Assessor GDSXSR" w:date="2026-10-31T19:48:41Z">
              <w:rPr>
                <w:rFonts w:ascii="Arial" w:hAnsi="Arial"/>
                <w:color w:val="808080"/>
                <w:sz w:val="28"/>
              </w:rPr>
            </w:rPrChange>
          </w:rPr>
          <w:t xml:space="preserve"> 5)</w:t>
        </w:r>
        <w:r>
          <w:rPr>
            <w:rFonts w:ascii="Arial" w:hAnsi="Arial"/>
            <w:color w:val="808080"/>
            <w:sz w:val="28"/>
          </w:rPr>
          <w:t xml:space="preserve"> os documentos produzidos pela assistência técnica corroboram a ocorrência de pico elétrico contemporâneo ao surgimento do defeito;</w:t>
        </w:r>
        <w:r>
          <w:rPr>
            <w:rFonts w:ascii="Arial" w:hAnsi="Arial"/>
            <w:b/>
            <w:color w:val="808080"/>
            <w:sz w:val="28"/>
            <w:rPrChange w:id="1265" w:author="Assessor GDSXSR" w:date="2026-10-31T19:48:41Z">
              <w:rPr>
                <w:rFonts w:ascii="Arial" w:hAnsi="Arial"/>
                <w:color w:val="808080"/>
                <w:sz w:val="28"/>
              </w:rPr>
            </w:rPrChange>
          </w:rPr>
          <w:t xml:space="preserve"> 6)</w:t>
        </w:r>
        <w:r>
          <w:rPr>
            <w:rFonts w:ascii="Arial" w:hAnsi="Arial"/>
            <w:color w:val="808080"/>
            <w:sz w:val="28"/>
          </w:rPr>
          <w:t xml:space="preserve"> a negativa de cobertura é genérica, sem indicação da cláusula contratual aplicável, do agente externo ou dos exames realizados;</w:t>
        </w:r>
        <w:r>
          <w:rPr>
            <w:rFonts w:ascii="Arial" w:hAnsi="Arial"/>
            <w:b/>
            <w:color w:val="808080"/>
            <w:sz w:val="28"/>
            <w:rPrChange w:id="1266" w:author="Assessor GDSXSR" w:date="2026-10-31T19:48:41Z">
              <w:rPr>
                <w:rFonts w:ascii="Arial" w:hAnsi="Arial"/>
                <w:color w:val="808080"/>
                <w:sz w:val="28"/>
              </w:rPr>
            </w:rPrChange>
          </w:rPr>
          <w:t xml:space="preserve"> 7)</w:t>
        </w:r>
        <w:r>
          <w:rPr>
            <w:rFonts w:ascii="Arial" w:hAnsi="Arial"/>
            <w:color w:val="808080"/>
            <w:sz w:val="28"/>
          </w:rPr>
          <w:t xml:space="preserve"> o revendedor varejista (Carrefour) tem responsabilidade solidária; e</w:t>
        </w:r>
        <w:r>
          <w:rPr>
            <w:rFonts w:ascii="Arial" w:hAnsi="Arial"/>
            <w:b/>
            <w:color w:val="808080"/>
            <w:sz w:val="28"/>
            <w:rPrChange w:id="1267" w:author="Assessor GDSXSR" w:date="2026-10-31T19:48:41Z">
              <w:rPr>
                <w:rFonts w:ascii="Arial" w:hAnsi="Arial"/>
                <w:color w:val="808080"/>
                <w:sz w:val="28"/>
              </w:rPr>
            </w:rPrChange>
          </w:rPr>
          <w:t xml:space="preserve"> 8)</w:t>
        </w:r>
        <w:r>
          <w:rPr>
            <w:rFonts w:ascii="Arial" w:hAnsi="Arial"/>
            <w:color w:val="808080"/>
            <w:sz w:val="28"/>
          </w:rPr>
          <w:t xml:space="preserve"> a situação ultrapassou o mero inadimplemento contratual, ensejando compensação por danos morais.</w:t>
        </w:r>
      </w:ins>
      <w:commentRangeEnd w:id="6"/>
      <w:r>
        <w:rPr>
          <w:rStyle w:val="CommentReference"/>
        </w:rPr>
        <w:commentReference w:id="6"/>
      </w:r>
    </w:p>
    <w:p w14:paraId="042F6C97" w14:textId="4A83FD92" w:rsidR="00882188" w:rsidRPr="00C37113" w:rsidRDefault="00882188" w:rsidP="00882188">
      <w:pPr>
        <w:spacing w:after="0" w:line="360" w:lineRule="auto"/>
        <w:ind w:firstLine="2268"/>
        <w:jc w:val="both"/>
        <w:rPr>
          <w:del w:id="1259" w:author="Assessor GDSXSR" w:date="2026-10-31T19:48:41Z"/>
          <w:rFonts w:ascii="Arial" w:hAnsi="Arial" w:cs="Arial"/>
          <w:sz w:val="28"/>
          <w:szCs w:val="28"/>
        </w:rPr>
      </w:pPr>
      <w:del w:id="1206" w:author="Assessor GDSXSR" w:date="2026-10-31T19:48:41Z">
        <w:r w:rsidRPr="00882188">
          <w:rPr>
            <w:rFonts w:ascii="Arial" w:hAnsi="Arial" w:cs="Arial"/>
            <w:sz w:val="28"/>
            <w:szCs w:val="28"/>
          </w:rPr>
          <w:delText>Apelo d</w:delText>
        </w:r>
      </w:del>
      <w:del w:id="1207" w:author="Assessor GDSXSR" w:date="2026-10-31T19:48:41Z">
        <w:r w:rsidR="0004206E">
          <w:rPr>
            <w:rFonts w:ascii="Arial" w:hAnsi="Arial" w:cs="Arial"/>
            <w:sz w:val="28"/>
            <w:szCs w:val="28"/>
          </w:rPr>
          <w:delText xml:space="preserve">o autor, Carlos José Ferreira Dantas </w:delText>
        </w:r>
      </w:del>
      <w:del w:id="1208" w:author="Assessor GDSXSR" w:date="2026-10-31T19:48:41Z">
        <w:r w:rsidRPr="00882188">
          <w:rPr>
            <w:rFonts w:ascii="Arial" w:hAnsi="Arial" w:cs="Arial"/>
            <w:sz w:val="28"/>
            <w:szCs w:val="28"/>
          </w:rPr>
          <w:delText>(ID</w:delText>
        </w:r>
      </w:del>
      <w:del w:id="1209" w:author="Assessor GDSXSR" w:date="2026-10-31T19:48:41Z">
        <w:r w:rsidR="00F77295">
          <w:rPr>
            <w:rFonts w:ascii="Arial" w:hAnsi="Arial" w:cs="Arial"/>
            <w:sz w:val="28"/>
            <w:szCs w:val="28"/>
          </w:rPr>
          <w:delText xml:space="preserve"> </w:delText>
        </w:r>
      </w:del>
      <w:del w:id="1210" w:author="Assessor GDSXSR" w:date="2026-10-31T19:48:41Z">
        <w:r w:rsidR="00C949BB">
          <w:rPr>
            <w:rFonts w:ascii="Arial" w:hAnsi="Arial" w:cs="Arial"/>
            <w:sz w:val="28"/>
            <w:szCs w:val="28"/>
          </w:rPr>
          <w:delText>8961991</w:delText>
        </w:r>
      </w:del>
      <w:del w:id="1211" w:author="Assessor GDSXSR" w:date="2026-10-31T19:48:41Z">
        <w:r w:rsidR="00CF7147">
          <w:rPr>
            <w:rFonts w:ascii="Arial" w:hAnsi="Arial" w:cs="Arial"/>
            <w:sz w:val="28"/>
            <w:szCs w:val="28"/>
          </w:rPr>
          <w:delText>3</w:delText>
        </w:r>
      </w:del>
      <w:del w:id="1212" w:author="Assessor GDSXSR" w:date="2026-10-31T19:48:41Z">
        <w:r w:rsidRPr="00882188">
          <w:rPr>
            <w:rFonts w:ascii="Arial" w:hAnsi="Arial" w:cs="Arial"/>
            <w:sz w:val="28"/>
            <w:szCs w:val="28"/>
          </w:rPr>
          <w:delText>)</w:delText>
        </w:r>
      </w:del>
      <w:del w:id="1213" w:author="Assessor GDSXSR" w:date="2026-10-31T19:48:41Z">
        <w:r w:rsidR="00C949BB">
          <w:rPr>
            <w:rFonts w:ascii="Arial" w:hAnsi="Arial" w:cs="Arial"/>
            <w:sz w:val="28"/>
            <w:szCs w:val="28"/>
          </w:rPr>
          <w:delText>,</w:delText>
        </w:r>
      </w:del>
      <w:del w:id="1214" w:author="Assessor GDSXSR" w:date="2026-10-31T19:48:41Z">
        <w:r w:rsidRPr="00882188">
          <w:rPr>
            <w:rFonts w:ascii="Arial" w:hAnsi="Arial" w:cs="Arial"/>
            <w:sz w:val="28"/>
            <w:szCs w:val="28"/>
          </w:rPr>
          <w:delText xml:space="preserve"> em que alega</w:delText>
        </w:r>
      </w:del>
      <w:del w:id="1215" w:author="Assessor GDSXSR" w:date="2026-10-31T19:48:41Z">
        <w:r w:rsidR="003F1870" w:rsidRPr="003F1870">
          <w:rPr>
            <w:rFonts w:ascii="Arial" w:hAnsi="Arial" w:cs="Arial"/>
            <w:sz w:val="28"/>
            <w:szCs w:val="28"/>
          </w:rPr>
          <w:delText xml:space="preserve"> </w:delText>
        </w:r>
      </w:del>
      <w:del w:id="1216" w:author="Assessor GDSXSR" w:date="2026-10-31T19:48:41Z">
        <w:r w:rsidR="00355E0D">
          <w:rPr>
            <w:rFonts w:ascii="Arial" w:hAnsi="Arial" w:cs="Arial"/>
            <w:sz w:val="28"/>
            <w:szCs w:val="28"/>
          </w:rPr>
          <w:delText>a nulidade da sentença</w:delText>
        </w:r>
      </w:del>
      <w:del w:id="1217" w:author="Assessor GDSXSR" w:date="2026-10-31T19:48:41Z">
        <w:r w:rsidR="00B9779D">
          <w:rPr>
            <w:rFonts w:ascii="Arial" w:hAnsi="Arial" w:cs="Arial"/>
            <w:sz w:val="28"/>
            <w:szCs w:val="28"/>
          </w:rPr>
          <w:delText xml:space="preserve"> por incompatibilidade com a distribuição do ônus da prova constante da decisão saneadora</w:delText>
        </w:r>
      </w:del>
      <w:del w:id="1218" w:author="Assessor GDSXSR" w:date="2026-10-31T19:48:41Z">
        <w:r w:rsidR="00EF6CCA">
          <w:rPr>
            <w:rFonts w:ascii="Arial" w:hAnsi="Arial" w:cs="Arial"/>
            <w:sz w:val="28"/>
            <w:szCs w:val="28"/>
          </w:rPr>
          <w:delText>.</w:delText>
        </w:r>
      </w:del>
      <w:del w:id="1219" w:author="Assessor GDSXSR" w:date="2026-10-31T19:48:41Z">
        <w:r w:rsidR="00CD3D6D">
          <w:rPr>
            <w:rFonts w:ascii="Arial" w:hAnsi="Arial" w:cs="Arial"/>
            <w:sz w:val="28"/>
            <w:szCs w:val="28"/>
          </w:rPr>
          <w:delText xml:space="preserve"> Quanto ao mérito, sustenta, </w:delText>
        </w:r>
      </w:del>
      <w:del w:id="1220" w:author="Assessor GDSXSR" w:date="2026-10-31T19:48:41Z">
        <w:r w:rsidRPr="00882188">
          <w:rPr>
            <w:rFonts w:ascii="Arial" w:hAnsi="Arial" w:cs="Arial"/>
            <w:sz w:val="28"/>
            <w:szCs w:val="28"/>
          </w:rPr>
          <w:delText>em síntese</w:delText>
        </w:r>
      </w:del>
      <w:del w:id="1221" w:author="Assessor GDSXSR" w:date="2026-10-31T19:48:41Z">
        <w:r w:rsidRPr="00E86190">
          <w:rPr>
            <w:rFonts w:ascii="Arial" w:hAnsi="Arial" w:cs="Arial"/>
            <w:sz w:val="28"/>
            <w:szCs w:val="28"/>
          </w:rPr>
          <w:delText>, que</w:delText>
        </w:r>
      </w:del>
      <w:del w:id="1222" w:author="Assessor GDSXSR" w:date="2026-10-31T19:48:41Z">
        <w:r w:rsidR="00CC71FB">
          <w:rPr>
            <w:rFonts w:ascii="Arial" w:hAnsi="Arial" w:cs="Arial"/>
            <w:sz w:val="28"/>
            <w:szCs w:val="28"/>
          </w:rPr>
          <w:delText xml:space="preserve">: </w:delText>
        </w:r>
      </w:del>
      <w:del w:id="1223" w:author="Assessor GDSXSR" w:date="2026-10-31T19:48:41Z">
        <w:r w:rsidR="009717F3" w:rsidRPr="009717F3">
          <w:rPr>
            <w:rFonts w:ascii="Arial" w:hAnsi="Arial" w:cs="Arial"/>
            <w:b/>
            <w:bCs/>
            <w:sz w:val="28"/>
            <w:szCs w:val="28"/>
          </w:rPr>
          <w:delText>1)</w:delText>
        </w:r>
      </w:del>
      <w:del w:id="1224" w:author="Assessor GDSXSR" w:date="2026-10-31T19:48:41Z">
        <w:r w:rsidR="00F77295">
          <w:rPr>
            <w:rFonts w:ascii="Arial" w:hAnsi="Arial" w:cs="Arial"/>
            <w:b/>
            <w:bCs/>
            <w:sz w:val="28"/>
            <w:szCs w:val="28"/>
          </w:rPr>
          <w:delText xml:space="preserve"> </w:delText>
        </w:r>
      </w:del>
      <w:del w:id="1225" w:author="Assessor GDSXSR" w:date="2026-10-31T19:48:41Z">
        <w:r w:rsidR="005E3057">
          <w:rPr>
            <w:rFonts w:ascii="Arial" w:hAnsi="Arial" w:cs="Arial"/>
            <w:sz w:val="28"/>
            <w:szCs w:val="28"/>
          </w:rPr>
          <w:delText xml:space="preserve">a fundamentação </w:delText>
        </w:r>
      </w:del>
      <w:del w:id="1226" w:author="Assessor GDSXSR" w:date="2026-10-31T19:48:41Z">
        <w:r w:rsidR="00F568E0">
          <w:rPr>
            <w:rFonts w:ascii="Arial" w:hAnsi="Arial" w:cs="Arial"/>
            <w:sz w:val="28"/>
            <w:szCs w:val="28"/>
          </w:rPr>
          <w:delText>quanto à alegada exclusão de cobertura contratual do seguro de garantia estendida</w:delText>
        </w:r>
      </w:del>
      <w:del w:id="1227" w:author="Assessor GDSXSR" w:date="2026-10-31T19:48:41Z">
        <w:r w:rsidR="009717F3">
          <w:rPr>
            <w:rFonts w:ascii="Arial" w:hAnsi="Arial" w:cs="Arial"/>
            <w:sz w:val="28"/>
            <w:szCs w:val="28"/>
          </w:rPr>
          <w:delText xml:space="preserve"> é insuficiente; </w:delText>
        </w:r>
      </w:del>
      <w:del w:id="1228" w:author="Assessor GDSXSR" w:date="2026-10-31T19:48:41Z">
        <w:r w:rsidR="009717F3" w:rsidRPr="009717F3">
          <w:rPr>
            <w:rFonts w:ascii="Arial" w:hAnsi="Arial" w:cs="Arial"/>
            <w:b/>
            <w:bCs/>
            <w:sz w:val="28"/>
            <w:szCs w:val="28"/>
          </w:rPr>
          <w:delText>2)</w:delText>
        </w:r>
      </w:del>
      <w:del w:id="1229" w:author="Assessor GDSXSR" w:date="2026-10-31T19:48:41Z">
        <w:r w:rsidR="009717F3">
          <w:rPr>
            <w:rFonts w:ascii="Arial" w:hAnsi="Arial" w:cs="Arial"/>
            <w:sz w:val="28"/>
            <w:szCs w:val="28"/>
          </w:rPr>
          <w:delText xml:space="preserve"> </w:delText>
        </w:r>
      </w:del>
      <w:del w:id="1230" w:author="Assessor GDSXSR" w:date="2026-10-31T19:48:41Z">
        <w:r w:rsidR="00984F76">
          <w:rPr>
            <w:rFonts w:ascii="Arial" w:hAnsi="Arial" w:cs="Arial"/>
            <w:sz w:val="28"/>
            <w:szCs w:val="28"/>
          </w:rPr>
          <w:delText xml:space="preserve">as rés não </w:delText>
        </w:r>
      </w:del>
      <w:del w:id="1231" w:author="Assessor GDSXSR" w:date="2026-10-31T19:48:41Z">
        <w:r w:rsidR="00984F76">
          <w:rPr>
            <w:rFonts w:ascii="Arial" w:hAnsi="Arial" w:cs="Arial"/>
            <w:sz w:val="28"/>
            <w:szCs w:val="28"/>
          </w:rPr>
          <w:lastRenderedPageBreak/>
          <w:delText>comprovaram o fato excludente, apesar da expressa inversão do ônus da prova</w:delText>
        </w:r>
      </w:del>
      <w:del w:id="1232" w:author="Assessor GDSXSR" w:date="2026-10-31T19:48:41Z">
        <w:r w:rsidR="009717F3">
          <w:rPr>
            <w:rFonts w:ascii="Arial" w:hAnsi="Arial" w:cs="Arial"/>
            <w:sz w:val="28"/>
            <w:szCs w:val="28"/>
          </w:rPr>
          <w:delText xml:space="preserve">; </w:delText>
        </w:r>
      </w:del>
      <w:del w:id="1233" w:author="Assessor GDSXSR" w:date="2026-10-31T19:48:41Z">
        <w:r w:rsidR="009717F3">
          <w:rPr>
            <w:rFonts w:ascii="Arial" w:hAnsi="Arial" w:cs="Arial"/>
            <w:b/>
            <w:bCs/>
            <w:sz w:val="28"/>
            <w:szCs w:val="28"/>
          </w:rPr>
          <w:delText xml:space="preserve">3) </w:delText>
        </w:r>
      </w:del>
      <w:del w:id="1234" w:author="Assessor GDSXSR" w:date="2026-10-31T19:48:41Z">
        <w:r w:rsidR="00B11787" w:rsidRPr="00B11787">
          <w:rPr>
            <w:rFonts w:ascii="Arial" w:hAnsi="Arial" w:cs="Arial"/>
            <w:sz w:val="28"/>
            <w:szCs w:val="28"/>
          </w:rPr>
          <w:delText>o relatório apresentado pela assistência técnica é unilateral e tecnicamente insuficiente</w:delText>
        </w:r>
      </w:del>
      <w:del w:id="1235" w:author="Assessor GDSXSR" w:date="2026-10-31T19:48:41Z">
        <w:r w:rsidR="00B11787">
          <w:rPr>
            <w:rFonts w:ascii="Arial" w:hAnsi="Arial" w:cs="Arial"/>
            <w:sz w:val="28"/>
            <w:szCs w:val="28"/>
          </w:rPr>
          <w:delText xml:space="preserve">; </w:delText>
        </w:r>
      </w:del>
      <w:del w:id="1236" w:author="Assessor GDSXSR" w:date="2026-10-31T19:48:41Z">
        <w:r w:rsidR="00B11787" w:rsidRPr="00B33AB5">
          <w:rPr>
            <w:rFonts w:ascii="Arial" w:hAnsi="Arial" w:cs="Arial"/>
            <w:b/>
            <w:bCs/>
            <w:sz w:val="28"/>
            <w:szCs w:val="28"/>
          </w:rPr>
          <w:delText>4)</w:delText>
        </w:r>
      </w:del>
      <w:del w:id="1237" w:author="Assessor GDSXSR" w:date="2026-10-31T19:48:41Z">
        <w:r w:rsidR="00B11787">
          <w:rPr>
            <w:rFonts w:ascii="Arial" w:hAnsi="Arial" w:cs="Arial"/>
            <w:sz w:val="28"/>
            <w:szCs w:val="28"/>
          </w:rPr>
          <w:delText xml:space="preserve"> </w:delText>
        </w:r>
      </w:del>
      <w:del w:id="1238" w:author="Assessor GDSXSR" w:date="2026-10-31T19:48:41Z">
        <w:r w:rsidR="00F07FA1">
          <w:rPr>
            <w:rFonts w:ascii="Arial" w:hAnsi="Arial" w:cs="Arial"/>
            <w:sz w:val="28"/>
            <w:szCs w:val="28"/>
          </w:rPr>
          <w:delText xml:space="preserve">os documentos produzidos pela assistência técnica corroboram a alegação de ocorrência de pico elétrico contemporâneo ao surgimento do defeito; </w:delText>
        </w:r>
      </w:del>
      <w:del w:id="1239" w:author="Assessor GDSXSR" w:date="2026-10-31T19:48:41Z">
        <w:r w:rsidR="00F07FA1" w:rsidRPr="00C37113">
          <w:rPr>
            <w:rFonts w:ascii="Arial" w:hAnsi="Arial" w:cs="Arial"/>
            <w:b/>
            <w:bCs/>
            <w:sz w:val="28"/>
            <w:szCs w:val="28"/>
          </w:rPr>
          <w:delText>5)</w:delText>
        </w:r>
      </w:del>
      <w:del w:id="1240" w:author="Assessor GDSXSR" w:date="2026-10-31T19:48:41Z">
        <w:r w:rsidR="00F07FA1">
          <w:rPr>
            <w:rFonts w:ascii="Arial" w:hAnsi="Arial" w:cs="Arial"/>
            <w:sz w:val="28"/>
            <w:szCs w:val="28"/>
          </w:rPr>
          <w:delText xml:space="preserve"> </w:delText>
        </w:r>
      </w:del>
      <w:del w:id="1241" w:author="Assessor GDSXSR" w:date="2026-10-31T19:48:41Z">
        <w:r w:rsidR="003B00D3">
          <w:rPr>
            <w:rFonts w:ascii="Arial" w:hAnsi="Arial" w:cs="Arial"/>
            <w:sz w:val="28"/>
            <w:szCs w:val="28"/>
          </w:rPr>
          <w:delText xml:space="preserve">a negativa de cobertura apresentada pela seguradora é genérica, </w:delText>
        </w:r>
      </w:del>
      <w:del w:id="1242" w:author="Assessor GDSXSR" w:date="2026-10-31T19:48:41Z">
        <w:r w:rsidR="00D1116C" w:rsidRPr="00D1116C">
          <w:rPr>
            <w:rFonts w:ascii="Arial" w:hAnsi="Arial" w:cs="Arial"/>
            <w:sz w:val="28"/>
            <w:szCs w:val="28"/>
          </w:rPr>
          <w:delText>limitando-se a informar a existência de defeito não coberto</w:delText>
        </w:r>
      </w:del>
      <w:del w:id="1243" w:author="Assessor GDSXSR" w:date="2026-10-31T19:48:41Z">
        <w:r w:rsidR="00D1116C">
          <w:rPr>
            <w:rFonts w:ascii="Arial" w:hAnsi="Arial" w:cs="Arial"/>
            <w:sz w:val="28"/>
            <w:szCs w:val="28"/>
          </w:rPr>
          <w:delText xml:space="preserve"> e </w:delText>
        </w:r>
      </w:del>
      <w:del w:id="1244" w:author="Assessor GDSXSR" w:date="2026-10-31T19:48:41Z">
        <w:r w:rsidR="003B00D3">
          <w:rPr>
            <w:rFonts w:ascii="Arial" w:hAnsi="Arial" w:cs="Arial"/>
            <w:sz w:val="28"/>
            <w:szCs w:val="28"/>
          </w:rPr>
          <w:delText xml:space="preserve">sem indicação da cláusula </w:delText>
        </w:r>
      </w:del>
      <w:del w:id="1245" w:author="Assessor GDSXSR" w:date="2026-10-31T19:48:41Z">
        <w:r w:rsidR="00A87BEE">
          <w:rPr>
            <w:rFonts w:ascii="Arial" w:hAnsi="Arial" w:cs="Arial"/>
            <w:sz w:val="28"/>
            <w:szCs w:val="28"/>
          </w:rPr>
          <w:delText xml:space="preserve">contratual </w:delText>
        </w:r>
      </w:del>
      <w:del w:id="1246" w:author="Assessor GDSXSR" w:date="2026-10-31T19:48:41Z">
        <w:r w:rsidR="003B00D3">
          <w:rPr>
            <w:rFonts w:ascii="Arial" w:hAnsi="Arial" w:cs="Arial"/>
            <w:sz w:val="28"/>
            <w:szCs w:val="28"/>
          </w:rPr>
          <w:delText>aplicável</w:delText>
        </w:r>
      </w:del>
      <w:del w:id="1247" w:author="Assessor GDSXSR" w:date="2026-10-31T19:48:41Z">
        <w:r w:rsidR="00C37113">
          <w:rPr>
            <w:rFonts w:ascii="Arial" w:hAnsi="Arial" w:cs="Arial"/>
            <w:sz w:val="28"/>
            <w:szCs w:val="28"/>
          </w:rPr>
          <w:delText xml:space="preserve"> </w:delText>
        </w:r>
      </w:del>
      <w:del w:id="1248" w:author="Assessor GDSXSR" w:date="2026-10-31T19:48:41Z">
        <w:r w:rsidR="00C37113" w:rsidRPr="00C37113">
          <w:rPr>
            <w:rFonts w:ascii="Arial" w:hAnsi="Arial" w:cs="Arial"/>
            <w:sz w:val="28"/>
            <w:szCs w:val="28"/>
          </w:rPr>
          <w:delText xml:space="preserve">do evento excluído, </w:delText>
        </w:r>
      </w:del>
      <w:del w:id="1249" w:author="Assessor GDSXSR" w:date="2026-10-31T19:48:41Z">
        <w:r w:rsidR="00C37113">
          <w:rPr>
            <w:rFonts w:ascii="Arial" w:hAnsi="Arial" w:cs="Arial"/>
            <w:sz w:val="28"/>
            <w:szCs w:val="28"/>
          </w:rPr>
          <w:delText>d</w:delText>
        </w:r>
      </w:del>
      <w:del w:id="1250" w:author="Assessor GDSXSR" w:date="2026-10-31T19:48:41Z">
        <w:r w:rsidR="00C37113" w:rsidRPr="00C37113">
          <w:rPr>
            <w:rFonts w:ascii="Arial" w:hAnsi="Arial" w:cs="Arial"/>
            <w:sz w:val="28"/>
            <w:szCs w:val="28"/>
          </w:rPr>
          <w:delText xml:space="preserve">o agente externo ou </w:delText>
        </w:r>
      </w:del>
      <w:del w:id="1251" w:author="Assessor GDSXSR" w:date="2026-10-31T19:48:41Z">
        <w:r w:rsidR="00C37113">
          <w:rPr>
            <w:rFonts w:ascii="Arial" w:hAnsi="Arial" w:cs="Arial"/>
            <w:sz w:val="28"/>
            <w:szCs w:val="28"/>
          </w:rPr>
          <w:delText>d</w:delText>
        </w:r>
      </w:del>
      <w:del w:id="1252" w:author="Assessor GDSXSR" w:date="2026-10-31T19:48:41Z">
        <w:r w:rsidR="00C37113" w:rsidRPr="00C37113">
          <w:rPr>
            <w:rFonts w:ascii="Arial" w:hAnsi="Arial" w:cs="Arial"/>
            <w:sz w:val="28"/>
            <w:szCs w:val="28"/>
          </w:rPr>
          <w:delText xml:space="preserve">os exames </w:delText>
        </w:r>
      </w:del>
      <w:del w:id="1253" w:author="Assessor GDSXSR" w:date="2026-10-31T19:48:41Z">
        <w:r w:rsidR="00C37113">
          <w:rPr>
            <w:rFonts w:ascii="Arial" w:hAnsi="Arial" w:cs="Arial"/>
            <w:sz w:val="28"/>
            <w:szCs w:val="28"/>
          </w:rPr>
          <w:delText>realizados;</w:delText>
        </w:r>
      </w:del>
      <w:del w:id="1254" w:author="Assessor GDSXSR" w:date="2026-10-31T19:48:41Z">
        <w:r w:rsidR="00AC3D3E">
          <w:rPr>
            <w:rFonts w:ascii="Arial" w:hAnsi="Arial" w:cs="Arial"/>
            <w:sz w:val="28"/>
            <w:szCs w:val="28"/>
          </w:rPr>
          <w:delText xml:space="preserve"> </w:delText>
        </w:r>
      </w:del>
      <w:del w:id="1255" w:author="Assessor GDSXSR" w:date="2026-10-31T19:48:41Z">
        <w:r w:rsidR="00AC3D3E" w:rsidRPr="00B33AB5">
          <w:rPr>
            <w:rFonts w:ascii="Arial" w:hAnsi="Arial" w:cs="Arial"/>
            <w:b/>
            <w:bCs/>
            <w:sz w:val="28"/>
            <w:szCs w:val="28"/>
          </w:rPr>
          <w:delText>6)</w:delText>
        </w:r>
      </w:del>
      <w:del w:id="1256" w:author="Assessor GDSXSR" w:date="2026-10-31T19:48:41Z">
        <w:r w:rsidR="00AC3D3E">
          <w:rPr>
            <w:rFonts w:ascii="Arial" w:hAnsi="Arial" w:cs="Arial"/>
            <w:sz w:val="28"/>
            <w:szCs w:val="28"/>
          </w:rPr>
          <w:delText xml:space="preserve"> o revendedor varejista (Carrefour) tem responsabilidade solidária; e </w:delText>
        </w:r>
      </w:del>
      <w:del w:id="1257" w:author="Assessor GDSXSR" w:date="2026-10-31T19:48:41Z">
        <w:r w:rsidR="00AC3D3E" w:rsidRPr="00B33AB5">
          <w:rPr>
            <w:rFonts w:ascii="Arial" w:hAnsi="Arial" w:cs="Arial"/>
            <w:b/>
            <w:bCs/>
            <w:sz w:val="28"/>
            <w:szCs w:val="28"/>
          </w:rPr>
          <w:delText>7)</w:delText>
        </w:r>
      </w:del>
      <w:del w:id="1258" w:author="Assessor GDSXSR" w:date="2026-10-31T19:48:41Z">
        <w:r w:rsidR="00AC3D3E">
          <w:rPr>
            <w:rFonts w:ascii="Arial" w:hAnsi="Arial" w:cs="Arial"/>
            <w:sz w:val="28"/>
            <w:szCs w:val="28"/>
          </w:rPr>
          <w:delText xml:space="preserve"> a situação ultrapassou o mero inadimplemento contratual, ensejando compensação por danos morais.</w:delText>
        </w:r>
      </w:del>
    </w:p>
    <w:p w14:paraId="41B647D9" w14:textId="77777777" w:rsidR="00C37113" w:rsidRPr="00882188" w:rsidRDefault="00C37113" w:rsidP="00882188">
      <w:pPr>
        <w:spacing w:after="0" w:line="360" w:lineRule="auto"/>
        <w:ind w:firstLine="2268"/>
        <w:jc w:val="both"/>
        <w:rPr>
          <w:rFonts w:ascii="Arial" w:hAnsi="Arial" w:cs="Arial"/>
          <w:sz w:val="28"/>
          <w:szCs w:val="28"/>
        </w:rPr>
      </w:pPr>
    </w:p>
    <w:p w14:paraId="587747ED" w14:textId="6911CBD0" w:rsidR="006343B5" w:rsidRPr="006343B5" w:rsidRDefault="00882188" w:rsidP="006343B5">
      <w:pPr>
        <w:spacing w:after="0" w:line="360" w:lineRule="auto"/>
        <w:ind w:firstLine="2268"/>
        <w:jc w:val="both"/>
        <w:rPr>
          <w:rFonts w:ascii="Arial" w:hAnsi="Arial" w:cs="Arial"/>
          <w:sz w:val="28"/>
          <w:szCs w:val="28"/>
        </w:rPr>
      </w:pPr>
      <w:r w:rsidRPr="00882188">
        <w:rPr>
          <w:rFonts w:ascii="Arial" w:hAnsi="Arial" w:cs="Arial"/>
          <w:sz w:val="28"/>
          <w:szCs w:val="28"/>
        </w:rPr>
        <w:t>Requer</w:t>
      </w:r>
      <w:r w:rsidR="00946FF7">
        <w:rPr>
          <w:rFonts w:ascii="Arial" w:hAnsi="Arial" w:cs="Arial"/>
          <w:sz w:val="28"/>
          <w:szCs w:val="28"/>
        </w:rPr>
        <w:t xml:space="preserve"> </w:t>
      </w:r>
      <w:r w:rsidR="006D07B9">
        <w:rPr>
          <w:rFonts w:ascii="Arial" w:hAnsi="Arial" w:cs="Arial"/>
          <w:sz w:val="28"/>
          <w:szCs w:val="28"/>
        </w:rPr>
        <w:t>a reforma da r. sentença para</w:t>
      </w:r>
      <w:r w:rsidR="00FC6B80">
        <w:rPr>
          <w:rFonts w:ascii="Arial" w:hAnsi="Arial" w:cs="Arial"/>
          <w:sz w:val="28"/>
          <w:szCs w:val="28"/>
        </w:rPr>
        <w:t xml:space="preserve"> que o pedido seja julgado procedente</w:t>
      </w:r>
      <w:r w:rsidR="00637DEB">
        <w:rPr>
          <w:rFonts w:ascii="Arial" w:hAnsi="Arial" w:cs="Arial"/>
          <w:sz w:val="28"/>
          <w:szCs w:val="28"/>
        </w:rPr>
        <w:t xml:space="preserve">, </w:t>
      </w:r>
      <w:r w:rsidR="006343B5" w:rsidRPr="006343B5">
        <w:rPr>
          <w:rFonts w:ascii="Arial" w:hAnsi="Arial" w:cs="Arial"/>
          <w:sz w:val="28"/>
          <w:szCs w:val="28"/>
        </w:rPr>
        <w:t>condenando solidariamente as recorridas ao pagamento de R$ 2.699,00 por danos materiais e de R$ 3.000,00 por danos morais, ou outro valor arbitrado pelo Tribunal</w:t>
      </w:r>
      <w:r w:rsidR="006343B5">
        <w:rPr>
          <w:rFonts w:ascii="Arial" w:hAnsi="Arial" w:cs="Arial"/>
          <w:sz w:val="28"/>
          <w:szCs w:val="28"/>
        </w:rPr>
        <w:t>. Subsidiariamente, pede a cassação da sentença</w:t>
      </w:r>
      <w:r w:rsidR="00565748">
        <w:rPr>
          <w:rFonts w:ascii="Arial" w:hAnsi="Arial" w:cs="Arial"/>
          <w:sz w:val="28"/>
          <w:szCs w:val="28"/>
        </w:rPr>
        <w:t>, com a reabertura da instrução e a realização de perícia na televisão.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1B8C42E7" w14:textId="01C2FFA5" w:rsidR="00882188" w:rsidRDefault="00882188" w:rsidP="00D92F6D">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Contrarrazões</w:t>
      </w:r>
      <w:r>
        <w:rPr>
          <w:rFonts w:ascii="Arial" w:hAnsi="Arial" w:cs="Arial"/>
          <w:sz w:val="28"/>
          <w:szCs w:val="28"/>
        </w:rPr>
        <w:t xml:space="preserve"> </w:t>
      </w:r>
      <w:r>
        <w:rPr>
          <w:rFonts w:ascii="Arial" w:hAnsi="Arial" w:cs="Arial"/>
          <w:sz w:val="28"/>
          <w:szCs w:val="28"/>
        </w:rPr>
        <w:t xml:space="preserve">da ré Carrefour Comércio e Indústria Ltda. </w:t>
      </w:r>
      <w:r>
        <w:rPr>
          <w:rFonts w:ascii="Arial" w:hAnsi="Arial" w:cs="Arial"/>
          <w:sz w:val="28"/>
          <w:szCs w:val="28"/>
        </w:rPr>
        <w:t xml:space="preserve">(ID </w:t>
      </w:r>
      <w:r>
        <w:rPr>
          <w:rFonts w:ascii="Arial" w:hAnsi="Arial" w:cs="Arial"/>
          <w:sz w:val="28"/>
          <w:szCs w:val="28"/>
        </w:rPr>
        <w:t xml:space="preserve">89619917</w:t>
      </w:r>
      <w:r>
        <w:rPr>
          <w:rFonts w:ascii="Arial" w:hAnsi="Arial" w:cs="Arial"/>
          <w:sz w:val="28"/>
          <w:szCs w:val="28"/>
        </w:rPr>
        <w:t xml:space="preserve">)</w:t>
      </w:r>
      <w:r>
        <w:rPr>
          <w:rFonts w:ascii="Arial" w:hAnsi="Arial" w:cs="Arial"/>
          <w:sz w:val="28"/>
          <w:szCs w:val="28"/>
        </w:rPr>
        <w:t xml:space="preserve">, em que alega que:</w:t>
      </w:r>
      <w:r>
        <w:rPr>
          <w:rFonts w:ascii="Arial" w:hAnsi="Arial" w:cs="Arial"/>
          <w:b/>
          <w:sz w:val="28"/>
          <w:szCs w:val="28"/>
          <w:rPrChange w:id="1279" w:author="Assessor GDSXSR" w:date="2026-10-31T19:48:41Z">
            <w:rPr>
              <w:rFonts w:ascii="Arial" w:hAnsi="Arial" w:cs="Arial"/>
              <w:sz w:val="28"/>
              <w:szCs w:val="28"/>
            </w:rPr>
          </w:rPrChange>
        </w:rPr>
        <w:t xml:space="preserve"> </w:t>
      </w:r>
      <w:r>
        <w:rPr>
          <w:rFonts w:ascii="Arial" w:hAnsi="Arial" w:cs="Arial"/>
          <w:b/>
          <w:bCs/>
          <w:sz w:val="28"/>
          <w:szCs w:val="28"/>
          <w:rPrChange w:id="1280" w:author="Assessor GDSXSR" w:date="2026-10-31T19:48:41Z">
            <w:rPr>
              <w:rFonts w:ascii="Arial" w:hAnsi="Arial" w:cs="Arial"/>
              <w:b/>
              <w:bCs/>
              <w:sz w:val="28"/>
              <w:szCs w:val="28"/>
            </w:rPr>
          </w:rPrChange>
        </w:rPr>
        <w:t xml:space="preserve">1)</w:t>
      </w:r>
      <w:r>
        <w:rPr>
          <w:rFonts w:ascii="Arial" w:hAnsi="Arial" w:cs="Arial"/>
          <w:b/>
          <w:bCs/>
          <w:sz w:val="28"/>
          <w:szCs w:val="28"/>
        </w:rPr>
        <w:t xml:space="preserve"> </w:t>
      </w:r>
      <w:r>
        <w:rPr>
          <w:rFonts w:ascii="Arial" w:hAnsi="Arial" w:cs="Arial"/>
          <w:sz w:val="28"/>
          <w:szCs w:val="28"/>
        </w:rPr>
        <w:t xml:space="preserve">a</w:t>
      </w:r>
      <w:r>
        <w:rPr>
          <w:rFonts w:ascii="Arial" w:hAnsi="Arial" w:cs="Arial"/>
          <w:b/>
          <w:bCs/>
          <w:sz w:val="28"/>
          <w:szCs w:val="28"/>
        </w:rPr>
        <w:t xml:space="preserve"> </w:t>
      </w:r>
      <w:r>
        <w:rPr>
          <w:rFonts w:ascii="Arial" w:hAnsi="Arial" w:cs="Arial"/>
          <w:sz w:val="28"/>
          <w:szCs w:val="28"/>
        </w:rPr>
        <w:t xml:space="preserve">inversão do ônus da prova </w:t>
      </w:r>
      <w:del w:id="1268" w:author="Assessor GDSXSR" w:date="2026-10-31T19:48:41Z">
        <w:r>
          <w:rPr>
            <w:rFonts w:ascii="Arial" w:hAnsi="Arial" w:cs="Arial"/>
            <w:sz w:val="28"/>
            <w:szCs w:val="28"/>
          </w:rPr>
          <w:delText xml:space="preserve">que </w:delText>
        </w:r>
      </w:del>
      <w:r>
        <w:rPr>
          <w:rFonts w:ascii="Arial" w:hAnsi="Arial" w:cs="Arial"/>
          <w:sz w:val="28"/>
          <w:szCs w:val="28"/>
        </w:rPr>
        <w:t xml:space="preserve">não dispensa</w:t>
      </w:r>
      <w:r>
        <w:rPr>
          <w:rFonts w:ascii="Arial" w:hAnsi="Arial" w:cs="Arial"/>
          <w:sz w:val="28"/>
          <w:szCs w:val="28"/>
        </w:rPr>
        <w:t xml:space="preserve"> </w:t>
      </w:r>
      <w:r>
        <w:rPr>
          <w:rFonts w:ascii="Arial" w:hAnsi="Arial" w:cs="Arial"/>
          <w:sz w:val="28"/>
          <w:szCs w:val="28"/>
        </w:rPr>
        <w:t xml:space="preserve">prova mínima do fato constitutivo</w:t>
      </w:r>
      <w:r>
        <w:rPr>
          <w:rFonts w:ascii="Arial" w:hAnsi="Arial" w:cs="Arial"/>
          <w:sz w:val="28"/>
          <w:szCs w:val="28"/>
        </w:rPr>
        <w:t xml:space="preserve">;</w:t>
      </w:r>
      <w:r>
        <w:rPr>
          <w:rFonts w:ascii="Arial" w:hAnsi="Arial" w:cs="Arial"/>
          <w:b/>
          <w:sz w:val="28"/>
          <w:szCs w:val="28"/>
          <w:rPrChange w:id="1282" w:author="Assessor GDSXSR" w:date="2026-10-31T19:48:41Z">
            <w:rPr>
              <w:rFonts w:ascii="Arial" w:hAnsi="Arial" w:cs="Arial"/>
              <w:sz w:val="28"/>
              <w:szCs w:val="28"/>
            </w:rPr>
          </w:rPrChange>
        </w:rPr>
        <w:t xml:space="preserve"> </w:t>
      </w:r>
      <w:r>
        <w:rPr>
          <w:rFonts w:ascii="Arial" w:hAnsi="Arial" w:cs="Arial"/>
          <w:b/>
          <w:bCs/>
          <w:sz w:val="28"/>
          <w:szCs w:val="28"/>
          <w:rPrChange w:id="1283" w:author="Assessor GDSXSR" w:date="2026-10-31T19:48:41Z">
            <w:rPr>
              <w:rFonts w:ascii="Arial" w:hAnsi="Arial" w:cs="Arial"/>
              <w:b/>
              <w:bCs/>
              <w:sz w:val="28"/>
              <w:szCs w:val="28"/>
            </w:rPr>
          </w:rPrChange>
        </w:rPr>
        <w:t xml:space="preserve">2)</w:t>
      </w:r>
      <w:r>
        <w:rPr>
          <w:rFonts w:ascii="Arial" w:hAnsi="Arial" w:cs="Arial"/>
          <w:b/>
          <w:bCs/>
          <w:sz w:val="28"/>
          <w:szCs w:val="28"/>
        </w:rPr>
        <w:t xml:space="preserve"> </w:t>
      </w:r>
      <w:r>
        <w:rPr>
          <w:rFonts w:ascii="Arial" w:hAnsi="Arial" w:cs="Arial"/>
          <w:sz w:val="28"/>
          <w:szCs w:val="28"/>
        </w:rPr>
        <w:t xml:space="preserve">o </w:t>
      </w:r>
      <w:del w:id="1269" w:author="Assessor GDSXSR" w:date="2026-10-31T19:48:41Z">
        <w:r>
          <w:rPr>
            <w:rFonts w:ascii="Arial" w:hAnsi="Arial" w:cs="Arial"/>
            <w:sz w:val="28"/>
            <w:szCs w:val="28"/>
          </w:rPr>
          <w:delText xml:space="preserve">requerimento</w:delText>
        </w:r>
      </w:del>
      <w:ins w:id="1270" w:author="Assessor GDSXSR" w:date="2026-10-31T19:48:41Z">
        <w:r>
          <w:rPr>
            <w:rFonts w:ascii="Arial" w:hAnsi="Arial" w:cs="Arial"/>
            <w:color w:val="808080"/>
            <w:sz w:val="28"/>
            <w:szCs w:val="28"/>
          </w:rPr>
          <w:t xml:space="preserve">pedido</w:t>
        </w:r>
      </w:ins>
      <w:r>
        <w:rPr>
          <w:rFonts w:ascii="Arial" w:hAnsi="Arial" w:cs="Arial"/>
          <w:sz w:val="28"/>
          <w:szCs w:val="28"/>
        </w:rPr>
        <w:t xml:space="preserve"> de cassação da sentença para realização de perícia é comportamento contra</w:t>
      </w:r>
      <w:r>
        <w:rPr>
          <w:rFonts w:ascii="Arial" w:hAnsi="Arial" w:cs="Arial"/>
          <w:sz w:val="28"/>
          <w:szCs w:val="28"/>
        </w:rPr>
        <w:t xml:space="preserve">ditório, em razão da anterior dispensa </w:t>
      </w:r>
      <w:del w:id="1271" w:author="Assessor GDSXSR" w:date="2026-10-31T19:48:41Z">
        <w:r>
          <w:rPr>
            <w:rFonts w:ascii="Arial" w:hAnsi="Arial" w:cs="Arial"/>
            <w:sz w:val="28"/>
            <w:szCs w:val="28"/>
          </w:rPr>
          <w:delText xml:space="preserve">da produção </w:delText>
        </w:r>
      </w:del>
      <w:r>
        <w:rPr>
          <w:rFonts w:ascii="Arial" w:hAnsi="Arial" w:cs="Arial"/>
          <w:sz w:val="28"/>
          <w:szCs w:val="28"/>
        </w:rPr>
        <w:t xml:space="preserve">de provas adicionais, </w:t>
      </w:r>
      <w:del w:id="1272" w:author="Assessor GDSXSR" w:date="2026-10-31T19:48:41Z">
        <w:r>
          <w:rPr>
            <w:rFonts w:ascii="Arial" w:hAnsi="Arial" w:cs="Arial"/>
            <w:sz w:val="28"/>
            <w:szCs w:val="28"/>
          </w:rPr>
          <w:delText xml:space="preserve">ensejando</w:delText>
        </w:r>
      </w:del>
      <w:ins w:id="1273" w:author="Assessor GDSXSR" w:date="2026-10-31T19:48:41Z">
        <w:r>
          <w:rPr>
            <w:rFonts w:ascii="Arial" w:hAnsi="Arial" w:cs="Arial"/>
            <w:color w:val="808080"/>
            <w:sz w:val="28"/>
            <w:szCs w:val="28"/>
          </w:rPr>
          <w:t xml:space="preserve">que ensejou</w:t>
        </w:r>
      </w:ins>
      <w:r>
        <w:rPr>
          <w:rFonts w:ascii="Arial" w:hAnsi="Arial" w:cs="Arial"/>
          <w:sz w:val="28"/>
          <w:szCs w:val="28"/>
        </w:rPr>
        <w:t xml:space="preserve"> preclusão</w:t>
      </w:r>
      <w:r>
        <w:rPr>
          <w:rFonts w:ascii="Arial" w:hAnsi="Arial" w:cs="Arial"/>
          <w:sz w:val="28"/>
          <w:szCs w:val="28"/>
        </w:rPr>
        <w:t xml:space="preserve">;</w:t>
      </w:r>
      <w:r>
        <w:rPr>
          <w:rFonts w:ascii="Arial" w:hAnsi="Arial" w:cs="Arial"/>
          <w:b/>
          <w:sz w:val="28"/>
          <w:szCs w:val="28"/>
          <w:rPrChange w:id="1284" w:author="Assessor GDSXSR" w:date="2026-10-31T19:48:41Z">
            <w:rPr>
              <w:rFonts w:ascii="Arial" w:hAnsi="Arial" w:cs="Arial"/>
              <w:sz w:val="28"/>
              <w:szCs w:val="28"/>
            </w:rPr>
          </w:rPrChange>
        </w:rPr>
        <w:t xml:space="preserve"> </w:t>
      </w:r>
      <w:r>
        <w:rPr>
          <w:rFonts w:ascii="Arial" w:hAnsi="Arial" w:cs="Arial"/>
          <w:b/>
          <w:bCs/>
          <w:sz w:val="28"/>
          <w:szCs w:val="28"/>
          <w:rPrChange w:id="1285" w:author="Assessor GDSXSR" w:date="2026-10-31T19:48:41Z">
            <w:rPr>
              <w:rFonts w:ascii="Arial" w:hAnsi="Arial" w:cs="Arial"/>
              <w:b/>
              <w:bCs/>
              <w:sz w:val="28"/>
              <w:szCs w:val="28"/>
            </w:rPr>
          </w:rPrChange>
        </w:rPr>
        <w:t xml:space="preserve">3)</w:t>
      </w:r>
      <w:r>
        <w:rPr>
          <w:rFonts w:ascii="Arial" w:hAnsi="Arial" w:cs="Arial"/>
          <w:b/>
          <w:bCs/>
          <w:sz w:val="28"/>
          <w:szCs w:val="28"/>
        </w:rPr>
        <w:t xml:space="preserve"> </w:t>
      </w:r>
      <w:r>
        <w:rPr>
          <w:rFonts w:ascii="Arial" w:hAnsi="Arial" w:cs="Arial"/>
          <w:sz w:val="28"/>
          <w:szCs w:val="28"/>
        </w:rPr>
        <w:t xml:space="preserve">a sentença </w:t>
      </w:r>
      <w:r>
        <w:rPr>
          <w:rFonts w:ascii="Arial" w:hAnsi="Arial" w:cs="Arial"/>
          <w:sz w:val="28"/>
          <w:szCs w:val="28"/>
        </w:rPr>
        <w:t xml:space="preserve">está devidamente fundamentada</w:t>
      </w:r>
      <w:r>
        <w:rPr>
          <w:rFonts w:ascii="Arial" w:hAnsi="Arial" w:cs="Arial"/>
          <w:sz w:val="28"/>
          <w:szCs w:val="28"/>
        </w:rPr>
        <w:t xml:space="preserve">;</w:t>
      </w:r>
      <w:r>
        <w:rPr>
          <w:rFonts w:ascii="Arial" w:hAnsi="Arial" w:cs="Arial"/>
          <w:b/>
          <w:sz w:val="28"/>
          <w:szCs w:val="28"/>
          <w:rPrChange w:id="1286" w:author="Assessor GDSXSR" w:date="2026-10-31T19:48:41Z">
            <w:rPr>
              <w:rFonts w:ascii="Arial" w:hAnsi="Arial" w:cs="Arial"/>
              <w:sz w:val="28"/>
              <w:szCs w:val="28"/>
            </w:rPr>
          </w:rPrChange>
        </w:rPr>
        <w:t xml:space="preserve"> </w:t>
      </w:r>
      <w:r>
        <w:rPr>
          <w:rFonts w:ascii="Arial" w:hAnsi="Arial" w:cs="Arial"/>
          <w:b/>
          <w:bCs/>
          <w:sz w:val="28"/>
          <w:szCs w:val="28"/>
          <w:rPrChange w:id="1287" w:author="Assessor GDSXSR" w:date="2026-10-31T19:48:41Z">
            <w:rPr>
              <w:rFonts w:ascii="Arial" w:hAnsi="Arial" w:cs="Arial"/>
              <w:b/>
              <w:bCs/>
              <w:sz w:val="28"/>
              <w:szCs w:val="28"/>
            </w:rPr>
          </w:rPrChange>
        </w:rPr>
        <w:t xml:space="preserve">4)</w:t>
      </w:r>
      <w:r>
        <w:rPr>
          <w:rFonts w:ascii="Arial" w:hAnsi="Arial" w:cs="Arial"/>
          <w:sz w:val="28"/>
          <w:szCs w:val="28"/>
        </w:rPr>
        <w:t xml:space="preserve"> </w:t>
      </w:r>
      <w:r>
        <w:rPr>
          <w:rFonts w:ascii="Arial" w:hAnsi="Arial" w:cs="Arial"/>
          <w:sz w:val="28"/>
          <w:szCs w:val="28"/>
        </w:rPr>
        <w:t xml:space="preserve">o relatório técnico é idôneo e não há prova de que o dano decorreu de pico elétrico</w:t>
      </w:r>
      <w:r>
        <w:rPr>
          <w:rFonts w:ascii="Arial" w:hAnsi="Arial" w:cs="Arial"/>
          <w:sz w:val="28"/>
          <w:szCs w:val="28"/>
        </w:rPr>
        <w:t xml:space="preserve">;</w:t>
      </w:r>
      <w:r>
        <w:rPr>
          <w:rFonts w:ascii="Arial" w:hAnsi="Arial" w:cs="Arial"/>
          <w:b/>
          <w:sz w:val="28"/>
          <w:szCs w:val="28"/>
          <w:rPrChange w:id="1288" w:author="Assessor GDSXSR" w:date="2026-10-31T19:48:41Z">
            <w:rPr>
              <w:rFonts w:ascii="Arial" w:hAnsi="Arial" w:cs="Arial"/>
              <w:sz w:val="28"/>
              <w:szCs w:val="28"/>
            </w:rPr>
          </w:rPrChange>
        </w:rPr>
        <w:t xml:space="preserve"> </w:t>
      </w:r>
      <w:r>
        <w:rPr>
          <w:rFonts w:ascii="Arial" w:hAnsi="Arial" w:cs="Arial"/>
          <w:b/>
          <w:bCs/>
          <w:sz w:val="28"/>
          <w:szCs w:val="28"/>
          <w:rPrChange w:id="1289" w:author="Assessor GDSXSR" w:date="2026-10-31T19:48:41Z">
            <w:rPr>
              <w:rFonts w:ascii="Arial" w:hAnsi="Arial" w:cs="Arial"/>
              <w:b/>
              <w:bCs/>
              <w:sz w:val="28"/>
              <w:szCs w:val="28"/>
            </w:rPr>
          </w:rPrChange>
        </w:rPr>
        <w:t xml:space="preserve">5)</w:t>
      </w:r>
      <w:r>
        <w:rPr>
          <w:rFonts w:ascii="Arial" w:hAnsi="Arial" w:cs="Arial"/>
          <w:sz w:val="28"/>
          <w:szCs w:val="28"/>
        </w:rPr>
        <w:t xml:space="preserve"> </w:t>
      </w:r>
      <w:r>
        <w:rPr>
          <w:rFonts w:ascii="Arial" w:hAnsi="Arial" w:cs="Arial"/>
          <w:sz w:val="28"/>
          <w:szCs w:val="28"/>
        </w:rPr>
        <w:t xml:space="preserve">não </w:t>
      </w:r>
      <w:r>
        <w:rPr>
          <w:rFonts w:ascii="Arial" w:hAnsi="Arial" w:cs="Arial"/>
          <w:sz w:val="28"/>
          <w:szCs w:val="28"/>
        </w:rPr>
        <w:t xml:space="preserve">tem responsabilidade pela negativa de cobertura do seguro, </w:t>
      </w:r>
      <w:ins w:id="1274" w:author="Assessor GDSXSR" w:date="2026-10-31T19:48:41Z">
        <w:r>
          <w:rPr>
            <w:rFonts w:ascii="Arial" w:hAnsi="Arial" w:cs="Arial"/>
            <w:color w:val="808080"/>
            <w:sz w:val="28"/>
            <w:szCs w:val="28"/>
          </w:rPr>
          <w:t xml:space="preserve">pois </w:t>
        </w:r>
      </w:ins>
      <w:r>
        <w:rPr>
          <w:rFonts w:ascii="Arial" w:hAnsi="Arial" w:cs="Arial"/>
          <w:sz w:val="28"/>
          <w:szCs w:val="28"/>
        </w:rPr>
        <w:t xml:space="preserve">não </w:t>
      </w:r>
      <w:del w:id="1275" w:author="Assessor GDSXSR" w:date="2026-10-31T19:48:41Z">
        <w:r>
          <w:rPr>
            <w:rFonts w:ascii="Arial" w:hAnsi="Arial" w:cs="Arial"/>
            <w:sz w:val="28"/>
            <w:szCs w:val="28"/>
          </w:rPr>
          <w:delText xml:space="preserve">havendo</w:delText>
        </w:r>
      </w:del>
      <w:ins w:id="1276" w:author="Assessor GDSXSR" w:date="2026-10-31T19:48:41Z">
        <w:r>
          <w:rPr>
            <w:rFonts w:ascii="Arial" w:hAnsi="Arial" w:cs="Arial"/>
            <w:color w:val="808080"/>
            <w:sz w:val="28"/>
            <w:szCs w:val="28"/>
          </w:rPr>
          <w:t xml:space="preserve">há</w:t>
        </w:r>
      </w:ins>
      <w:r>
        <w:rPr>
          <w:rFonts w:ascii="Arial" w:hAnsi="Arial" w:cs="Arial"/>
          <w:sz w:val="28"/>
          <w:szCs w:val="28"/>
        </w:rPr>
        <w:t xml:space="preserve"> pertinência causal entre a sua conduta de revendedor varejista e os danos alegados</w:t>
      </w:r>
      <w:r>
        <w:rPr>
          <w:rFonts w:ascii="Arial" w:hAnsi="Arial" w:cs="Arial"/>
          <w:sz w:val="28"/>
          <w:szCs w:val="28"/>
        </w:rPr>
        <w:t xml:space="preserve">;</w:t>
      </w:r>
      <w:r>
        <w:rPr>
          <w:rFonts w:ascii="Arial" w:hAnsi="Arial" w:cs="Arial"/>
          <w:sz w:val="28"/>
          <w:szCs w:val="28"/>
        </w:rPr>
        <w:t xml:space="preserve"> e</w:t>
      </w:r>
      <w:r>
        <w:rPr>
          <w:rFonts w:ascii="Arial" w:hAnsi="Arial" w:cs="Arial"/>
          <w:b/>
          <w:sz w:val="28"/>
          <w:szCs w:val="28"/>
          <w:rPrChange w:id="1290" w:author="Assessor GDSXSR" w:date="2026-10-31T19:48:41Z">
            <w:rPr>
              <w:rFonts w:ascii="Arial" w:hAnsi="Arial" w:cs="Arial"/>
              <w:sz w:val="28"/>
              <w:szCs w:val="28"/>
            </w:rPr>
          </w:rPrChange>
        </w:rPr>
        <w:t xml:space="preserve"> </w:t>
      </w:r>
      <w:r>
        <w:rPr>
          <w:rFonts w:ascii="Arial" w:hAnsi="Arial" w:cs="Arial"/>
          <w:b/>
          <w:bCs/>
          <w:sz w:val="28"/>
          <w:szCs w:val="28"/>
          <w:rPrChange w:id="1291" w:author="Assessor GDSXSR" w:date="2026-10-31T19:48:41Z">
            <w:rPr>
              <w:rFonts w:ascii="Arial" w:hAnsi="Arial" w:cs="Arial"/>
              <w:b/>
              <w:bCs/>
              <w:sz w:val="28"/>
              <w:szCs w:val="28"/>
            </w:rPr>
          </w:rPrChange>
        </w:rPr>
        <w:t xml:space="preserve">6)</w:t>
      </w:r>
      <w:r>
        <w:rPr>
          <w:rFonts w:ascii="Arial" w:hAnsi="Arial" w:cs="Arial"/>
          <w:sz w:val="28"/>
          <w:szCs w:val="28"/>
        </w:rPr>
        <w:t xml:space="preserve"> </w:t>
      </w:r>
      <w:r>
        <w:rPr>
          <w:rFonts w:ascii="Arial" w:hAnsi="Arial" w:cs="Arial"/>
          <w:sz w:val="28"/>
          <w:szCs w:val="28"/>
        </w:rPr>
        <w:t xml:space="preserve">não há suporte probatório para </w:t>
      </w:r>
      <w:del w:id="1277" w:author="Assessor GDSXSR" w:date="2026-10-31T19:48:41Z">
        <w:r>
          <w:rPr>
            <w:rFonts w:ascii="Arial" w:hAnsi="Arial" w:cs="Arial"/>
            <w:sz w:val="28"/>
            <w:szCs w:val="28"/>
          </w:rPr>
          <w:delText xml:space="preserve">legitimar </w:delText>
        </w:r>
      </w:del>
      <w:r>
        <w:rPr>
          <w:rFonts w:ascii="Arial" w:hAnsi="Arial" w:cs="Arial"/>
          <w:sz w:val="28"/>
          <w:szCs w:val="28"/>
        </w:rPr>
        <w:t xml:space="preserve">a condenação</w:t>
      </w:r>
      <w:del w:id="1278" w:author="Assessor GDSXSR" w:date="2026-10-31T19:48:41Z">
        <w:r>
          <w:rPr>
            <w:rFonts w:ascii="Arial" w:hAnsi="Arial" w:cs="Arial"/>
            <w:sz w:val="28"/>
            <w:szCs w:val="28"/>
          </w:rPr>
          <w:delText xml:space="preserve"> a</w:delText>
        </w:r>
        <w:r>
          <w:rPr>
            <w:rFonts w:ascii="Arial" w:hAnsi="Arial" w:cs="Arial"/>
            <w:sz w:val="28"/>
            <w:szCs w:val="28"/>
          </w:rPr>
          <w:delText xml:space="preserve">o ressarcimento de danos morais, tampouco de compensação</w:delText>
        </w:r>
      </w:del>
      <w:r>
        <w:rPr>
          <w:rFonts w:ascii="Arial" w:hAnsi="Arial" w:cs="Arial"/>
          <w:sz w:val="28"/>
          <w:szCs w:val="28"/>
        </w:rPr>
        <w:t xml:space="preserve"> por danos morais</w:t>
      </w:r>
      <w:r>
        <w:rPr>
          <w:rFonts w:ascii="Arial" w:hAnsi="Arial" w:cs="Arial"/>
          <w:sz w:val="28"/>
          <w:szCs w:val="28"/>
        </w:rPr>
        <w:t xml:space="preserve">.</w:t>
      </w:r>
      <w:commentRangeEnd w:id="7"/>
      <w:r>
        <w:rPr>
          <w:rStyle w:val="CommentReference"/>
        </w:rPr>
        <w:commentReference w:id="7"/>
      </w:r>
    </w:p>
    <w:p w14:paraId="06AD0BA5" w14:textId="77777777" w:rsidR="000A4FF8" w:rsidRDefault="000A4FF8" w:rsidP="00732EE4">
      <w:pPr>
        <w:spacing w:after="0" w:line="360" w:lineRule="auto"/>
        <w:ind w:firstLine="2268"/>
        <w:jc w:val="both"/>
        <w:rPr>
          <w:rFonts w:ascii="Arial" w:hAnsi="Arial" w:cs="Arial"/>
          <w:sz w:val="28"/>
          <w:szCs w:val="28"/>
        </w:rPr>
      </w:pPr>
    </w:p>
    <w:p w14:paraId="3A5E90DA" w14:textId="7B9798B2" w:rsidR="000A4FF8" w:rsidRDefault="00FB0184" w:rsidP="00732EE4">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Pr>
          <w:rFonts w:ascii="Arial" w:hAnsi="Arial" w:cs="Arial"/>
          <w:sz w:val="28"/>
          <w:szCs w:val="28"/>
        </w:rPr>
        <w:t xml:space="preserve"> da ré </w:t>
      </w:r>
      <w:r w:rsidR="00D96484">
        <w:rPr>
          <w:rFonts w:ascii="Arial" w:hAnsi="Arial" w:cs="Arial"/>
          <w:sz w:val="28"/>
          <w:szCs w:val="28"/>
        </w:rPr>
        <w:t>Assurant Seguradora S.A.</w:t>
      </w:r>
      <w:r>
        <w:rPr>
          <w:rFonts w:ascii="Arial" w:hAnsi="Arial" w:cs="Arial"/>
          <w:sz w:val="28"/>
          <w:szCs w:val="28"/>
        </w:rPr>
        <w:t xml:space="preserve"> (ID </w:t>
      </w:r>
      <w:r w:rsidR="00D96484">
        <w:rPr>
          <w:rFonts w:ascii="Arial" w:hAnsi="Arial" w:cs="Arial"/>
          <w:sz w:val="28"/>
          <w:szCs w:val="28"/>
        </w:rPr>
        <w:t>89619918</w:t>
      </w:r>
      <w:r>
        <w:rPr>
          <w:rFonts w:ascii="Arial" w:hAnsi="Arial" w:cs="Arial"/>
          <w:sz w:val="28"/>
          <w:szCs w:val="28"/>
        </w:rPr>
        <w:t>)</w:t>
      </w:r>
      <w:r w:rsidRPr="65F20F86">
        <w:rPr>
          <w:rFonts w:ascii="Arial" w:hAnsi="Arial" w:cs="Arial"/>
          <w:sz w:val="28"/>
          <w:szCs w:val="28"/>
        </w:rPr>
        <w:t xml:space="preserve">, em que alega que:</w:t>
      </w:r>
      <w:r w:rsidRPr="65F20F86">
        <w:rPr>
          <w:rFonts w:ascii="Arial" w:hAnsi="Arial" w:cs="Arial"/>
          <w:b/>
          <w:sz w:val="28"/>
          <w:szCs w:val="28"/>
          <w:rPrChange w:id="1292" w:author="Assessor GDSXSR" w:date="2026-10-31T19:48:41Z">
            <w:rPr>
              <w:rFonts w:ascii="Arial" w:hAnsi="Arial" w:cs="Arial"/>
              <w:sz w:val="28"/>
              <w:szCs w:val="28"/>
            </w:rPr>
          </w:rPrChange>
        </w:rPr>
        <w:t xml:space="preserve"> </w:t>
      </w:r>
      <w:r w:rsidRPr="65F20F86">
        <w:rPr>
          <w:rFonts w:ascii="Arial" w:hAnsi="Arial" w:cs="Arial"/>
          <w:b/>
          <w:bCs/>
          <w:sz w:val="28"/>
          <w:szCs w:val="28"/>
          <w:rPrChange w:id="1293" w:author="Assessor GDSXSR" w:date="2026-10-31T19:48:41Z">
            <w:rPr>
              <w:rFonts w:ascii="Arial" w:hAnsi="Arial" w:cs="Arial"/>
              <w:b/>
              <w:bCs/>
              <w:sz w:val="28"/>
              <w:szCs w:val="28"/>
            </w:rPr>
          </w:rPrChange>
        </w:rPr>
        <w:t xml:space="preserve">1)</w:t>
      </w:r>
      <w:r w:rsidR="00D96484">
        <w:rPr>
          <w:rFonts w:ascii="Arial" w:hAnsi="Arial" w:cs="Arial"/>
          <w:b/>
          <w:bCs/>
          <w:sz w:val="28"/>
          <w:szCs w:val="28"/>
        </w:rPr>
        <w:t xml:space="preserve"> </w:t>
      </w:r>
      <w:r w:rsidR="00C511E6">
        <w:rPr>
          <w:rFonts w:ascii="Arial" w:hAnsi="Arial" w:cs="Arial"/>
          <w:sz w:val="28"/>
          <w:szCs w:val="28"/>
        </w:rPr>
        <w:t>constatou-se mau uso do produto, o que é excluído da cobertura securitária</w:t>
      </w:r>
      <w:r w:rsidR="00447AC0">
        <w:rPr>
          <w:rFonts w:ascii="Arial" w:hAnsi="Arial" w:cs="Arial"/>
          <w:sz w:val="28"/>
          <w:szCs w:val="28"/>
        </w:rPr>
        <w:t xml:space="preserve">, </w:t>
      </w:r>
      <w:r w:rsidR="00447AC0">
        <w:rPr>
          <w:rFonts w:ascii="Arial" w:hAnsi="Arial" w:cs="Arial"/>
          <w:sz w:val="28"/>
          <w:szCs w:val="28"/>
        </w:rPr>
        <w:t>conforme o laudo da assistência técnica</w:t>
      </w:r>
      <w:r w:rsidR="00C511E6">
        <w:rPr>
          <w:rFonts w:ascii="Arial" w:hAnsi="Arial" w:cs="Arial"/>
          <w:sz w:val="28"/>
          <w:szCs w:val="28"/>
        </w:rPr>
        <w:t xml:space="preserve">;</w:t>
      </w:r>
      <w:r w:rsidR="00C511E6">
        <w:rPr>
          <w:rFonts w:ascii="Arial" w:hAnsi="Arial" w:cs="Arial"/>
          <w:b/>
          <w:sz w:val="28"/>
          <w:szCs w:val="28"/>
          <w:rPrChange w:id="1295" w:author="Assessor GDSXSR" w:date="2026-10-31T19:48:41Z">
            <w:rPr>
              <w:rFonts w:ascii="Arial" w:hAnsi="Arial" w:cs="Arial"/>
              <w:sz w:val="28"/>
              <w:szCs w:val="28"/>
            </w:rPr>
          </w:rPrChange>
        </w:rPr>
        <w:t xml:space="preserve"> </w:t>
      </w:r>
      <w:r w:rsidR="00C511E6" w:rsidRPr="00E02EC0">
        <w:rPr>
          <w:rFonts w:ascii="Arial" w:hAnsi="Arial" w:cs="Arial"/>
          <w:b/>
          <w:bCs/>
          <w:sz w:val="28"/>
          <w:szCs w:val="28"/>
          <w:rPrChange w:id="1296" w:author="Assessor GDSXSR" w:date="2026-10-31T19:48:41Z">
            <w:rPr>
              <w:rFonts w:ascii="Arial" w:hAnsi="Arial" w:cs="Arial"/>
              <w:b/>
              <w:bCs/>
              <w:sz w:val="28"/>
              <w:szCs w:val="28"/>
            </w:rPr>
          </w:rPrChange>
        </w:rPr>
        <w:t xml:space="preserve">2)</w:t>
      </w:r>
      <w:r w:rsidR="00C511E6">
        <w:rPr>
          <w:rFonts w:ascii="Arial" w:hAnsi="Arial" w:cs="Arial"/>
          <w:sz w:val="28"/>
          <w:szCs w:val="28"/>
        </w:rPr>
        <w:t xml:space="preserve"> </w:t>
      </w:r>
      <w:r w:rsidR="0075018F">
        <w:rPr>
          <w:rFonts w:ascii="Arial" w:hAnsi="Arial" w:cs="Arial"/>
          <w:sz w:val="28"/>
          <w:szCs w:val="28"/>
        </w:rPr>
        <w:t>o contrato de seguro é restrito a certos riscos predeterminados,</w:t>
      </w:r>
      <w:r w:rsidR="00744AFA">
        <w:rPr>
          <w:rFonts w:ascii="Arial" w:hAnsi="Arial" w:cs="Arial"/>
          <w:sz w:val="28"/>
          <w:szCs w:val="28"/>
        </w:rPr>
        <w:t xml:space="preserve"> não abrangendo todo e qualquer defeito que possa ocorrer;</w:t>
      </w:r>
      <w:r w:rsidR="00744AFA">
        <w:rPr>
          <w:rFonts w:ascii="Arial" w:hAnsi="Arial" w:cs="Arial"/>
          <w:b/>
          <w:sz w:val="28"/>
          <w:szCs w:val="28"/>
          <w:rPrChange w:id="1297" w:author="Assessor GDSXSR" w:date="2026-10-31T19:48:41Z">
            <w:rPr>
              <w:rFonts w:ascii="Arial" w:hAnsi="Arial" w:cs="Arial"/>
              <w:sz w:val="28"/>
              <w:szCs w:val="28"/>
            </w:rPr>
          </w:rPrChange>
        </w:rPr>
        <w:t xml:space="preserve"> </w:t>
      </w:r>
      <w:r w:rsidR="008B7040" w:rsidRPr="00E02EC0">
        <w:rPr>
          <w:rFonts w:ascii="Arial" w:hAnsi="Arial" w:cs="Arial"/>
          <w:b/>
          <w:bCs/>
          <w:sz w:val="28"/>
          <w:szCs w:val="28"/>
          <w:rPrChange w:id="1298" w:author="Assessor GDSXSR" w:date="2026-10-31T19:48:41Z">
            <w:rPr>
              <w:rFonts w:ascii="Arial" w:hAnsi="Arial" w:cs="Arial"/>
              <w:b/>
              <w:bCs/>
              <w:sz w:val="28"/>
              <w:szCs w:val="28"/>
            </w:rPr>
          </w:rPrChange>
        </w:rPr>
        <w:t xml:space="preserve">3)</w:t>
      </w:r>
      <w:r w:rsidR="008B7040">
        <w:rPr>
          <w:rFonts w:ascii="Arial" w:hAnsi="Arial" w:cs="Arial"/>
          <w:sz w:val="28"/>
          <w:szCs w:val="28"/>
        </w:rPr>
        <w:t xml:space="preserve"> o apelante teve conhecimento das cláusulas contratuais</w:t>
      </w:r>
      <w:r w:rsidR="00C30270">
        <w:rPr>
          <w:rFonts w:ascii="Arial" w:hAnsi="Arial" w:cs="Arial"/>
          <w:sz w:val="28"/>
          <w:szCs w:val="28"/>
        </w:rPr>
        <w:t xml:space="preserve"> e foram esclarecidas as coberturas</w:t>
      </w:r>
      <w:r w:rsidR="00181CD2">
        <w:rPr>
          <w:rFonts w:ascii="Arial" w:hAnsi="Arial" w:cs="Arial"/>
          <w:sz w:val="28"/>
          <w:szCs w:val="28"/>
        </w:rPr>
        <w:t xml:space="preserve">, mediante documentos específicos entregues no ato da contratação e/ou direcionamento para endereços eletrônicos contendo informações adicionais; </w:t>
      </w:r>
      <w:r w:rsidR="00E02EC0">
        <w:rPr>
          <w:rFonts w:ascii="Arial" w:hAnsi="Arial" w:cs="Arial"/>
          <w:sz w:val="28"/>
          <w:szCs w:val="28"/>
        </w:rPr>
        <w:t xml:space="preserve">e</w:t>
      </w:r>
      <w:r w:rsidR="00E02EC0">
        <w:rPr>
          <w:rFonts w:ascii="Arial" w:hAnsi="Arial" w:cs="Arial"/>
          <w:b/>
          <w:sz w:val="28"/>
          <w:szCs w:val="28"/>
          <w:rPrChange w:id="1299" w:author="Assessor GDSXSR" w:date="2026-10-31T19:48:41Z">
            <w:rPr>
              <w:rFonts w:ascii="Arial" w:hAnsi="Arial" w:cs="Arial"/>
              <w:sz w:val="28"/>
              <w:szCs w:val="28"/>
            </w:rPr>
          </w:rPrChange>
        </w:rPr>
        <w:t xml:space="preserve"> </w:t>
      </w:r>
      <w:r w:rsidR="00181CD2" w:rsidRPr="00E02EC0">
        <w:rPr>
          <w:rFonts w:ascii="Arial" w:hAnsi="Arial" w:cs="Arial"/>
          <w:b/>
          <w:bCs/>
          <w:sz w:val="28"/>
          <w:szCs w:val="28"/>
          <w:rPrChange w:id="1300" w:author="Assessor GDSXSR" w:date="2026-10-31T19:48:41Z">
            <w:rPr>
              <w:rFonts w:ascii="Arial" w:hAnsi="Arial" w:cs="Arial"/>
              <w:b/>
              <w:bCs/>
              <w:sz w:val="28"/>
              <w:szCs w:val="28"/>
            </w:rPr>
          </w:rPrChange>
        </w:rPr>
        <w:t xml:space="preserve">4)</w:t>
      </w:r>
      <w:r w:rsidR="00181CD2">
        <w:rPr>
          <w:rFonts w:ascii="Arial" w:hAnsi="Arial" w:cs="Arial"/>
          <w:sz w:val="28"/>
          <w:szCs w:val="28"/>
        </w:rPr>
        <w:t xml:space="preserve"> não cabem danos morais</w:t>
      </w:r>
      <w:r w:rsidR="00E02EC0">
        <w:rPr>
          <w:rFonts w:ascii="Arial" w:hAnsi="Arial" w:cs="Arial"/>
          <w:sz w:val="28"/>
          <w:szCs w:val="28"/>
        </w:rPr>
        <w:t>.</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BC87465"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975F5">
        <w:rPr>
          <w:rFonts w:ascii="Arial" w:hAnsi="Arial" w:cs="Arial"/>
          <w:sz w:val="28"/>
          <w:szCs w:val="28"/>
        </w:rPr>
        <w:t>26/1/26</w:t>
      </w:r>
      <w:r w:rsidRPr="00A72414">
        <w:rPr>
          <w:rFonts w:ascii="Arial" w:hAnsi="Arial" w:cs="Arial"/>
          <w:sz w:val="28"/>
          <w:szCs w:val="28"/>
        </w:rPr>
        <w:t xml:space="preserve">. Sentença proferida em </w:t>
      </w:r>
      <w:r w:rsidR="00F76937">
        <w:rPr>
          <w:rFonts w:ascii="Arial" w:hAnsi="Arial" w:cs="Arial"/>
          <w:sz w:val="28"/>
          <w:szCs w:val="28"/>
        </w:rPr>
        <w:t>27/7/26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FA1D9A">
        <w:rPr>
          <w:rFonts w:ascii="Arial" w:hAnsi="Arial" w:cs="Arial"/>
          <w:sz w:val="28"/>
          <w:szCs w:val="28"/>
        </w:rPr>
        <w:t>2</w:t>
      </w:r>
      <w:r w:rsidR="00F76937">
        <w:rPr>
          <w:rFonts w:ascii="Arial" w:hAnsi="Arial" w:cs="Arial"/>
          <w:sz w:val="28"/>
          <w:szCs w:val="28"/>
        </w:rPr>
        <w:t>9</w:t>
      </w:r>
      <w:r w:rsidR="00FA1D9A">
        <w:rPr>
          <w:rFonts w:ascii="Arial" w:hAnsi="Arial" w:cs="Arial"/>
          <w:sz w:val="28"/>
          <w:szCs w:val="28"/>
        </w:rPr>
        <w:t>/</w:t>
      </w:r>
      <w:r w:rsidR="00F76937">
        <w:rPr>
          <w:rFonts w:ascii="Arial" w:hAnsi="Arial" w:cs="Arial"/>
          <w:sz w:val="28"/>
          <w:szCs w:val="28"/>
        </w:rPr>
        <w:t>7</w:t>
      </w:r>
      <w:r w:rsidR="00FA1D9A">
        <w:rPr>
          <w:rFonts w:ascii="Arial" w:hAnsi="Arial" w:cs="Arial"/>
          <w:sz w:val="28"/>
          <w:szCs w:val="28"/>
        </w:rPr>
        <w:t>/26</w:t>
      </w:r>
      <w:r w:rsidRPr="00A72414">
        <w:rPr>
          <w:rFonts w:ascii="Arial" w:hAnsi="Arial" w:cs="Arial"/>
          <w:sz w:val="28"/>
          <w:szCs w:val="28"/>
        </w:rPr>
        <w:t xml:space="preserve">. Valor da causa: </w:t>
      </w:r>
      <w:r w:rsidR="00FF1E97" w:rsidRPr="00FF1E97">
        <w:rPr>
          <w:rFonts w:ascii="Arial" w:hAnsi="Arial" w:cs="Arial"/>
          <w:sz w:val="28"/>
          <w:szCs w:val="28"/>
        </w:rPr>
        <w:t xml:space="preserve">R$ </w:t>
      </w:r>
      <w:r w:rsidR="00CC166A" w:rsidRPr="00CC166A">
        <w:rPr>
          <w:rFonts w:ascii="Arial" w:hAnsi="Arial" w:cs="Arial"/>
          <w:sz w:val="28"/>
          <w:szCs w:val="28"/>
        </w:rPr>
        <w:t>5.699,00</w:t>
      </w:r>
      <w:r w:rsidR="00CC166A">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68180D1"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CC166A">
        <w:rPr>
          <w:rFonts w:ascii="Arial" w:hAnsi="Arial" w:cs="Arial"/>
          <w:b/>
          <w:bCs/>
          <w:color w:val="000000" w:themeColor="text1"/>
          <w:sz w:val="28"/>
          <w:szCs w:val="28"/>
        </w:rPr>
        <w:t>O AUTOR</w:t>
      </w:r>
      <w:r w:rsidRPr="007E1C8C">
        <w:rPr>
          <w:rFonts w:ascii="Arial" w:hAnsi="Arial" w:cs="Arial"/>
          <w:b/>
          <w:bCs/>
          <w:color w:val="000000" w:themeColor="text1"/>
          <w:sz w:val="28"/>
          <w:szCs w:val="28"/>
        </w:rPr>
        <w:t xml:space="preserve">, </w:t>
      </w:r>
      <w:r w:rsidR="00CC166A">
        <w:rPr>
          <w:rFonts w:ascii="Arial" w:hAnsi="Arial" w:cs="Arial"/>
          <w:b/>
          <w:bCs/>
          <w:color w:val="000000" w:themeColor="text1"/>
          <w:sz w:val="28"/>
          <w:szCs w:val="28"/>
        </w:rPr>
        <w:t>CARLOS JOSÉ FERREIRA DANTAS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2AE4BE4A"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1D20F495" w:rsidR="00EB3378" w:rsidRDefault="003C00A7" w:rsidP="00EB3378">
      <w:pPr>
        <w:spacing w:after="0" w:line="360" w:lineRule="auto"/>
        <w:jc w:val="center"/>
        <w:rPr>
          <w:rFonts w:ascii="Arial" w:hAnsi="Arial" w:cs="Arial"/>
          <w:sz w:val="28"/>
          <w:szCs w:val="28"/>
        </w:rPr>
      </w:pPr>
      <w:commentRangeStart w:id="3"/>
      <w:commentRangeStart w:id="8"/>
      <w:r>
        <w:rPr>
          <w:rFonts w:ascii="Arial" w:hAnsi="Arial" w:cs="Arial"/>
          <w:sz w:val="28"/>
          <w:szCs w:val="28"/>
          <w:highlight w:val="yellow"/>
          <w:rPrChange w:id="1319" w:author="Assessor GDSXSR" w:date="2026-10-31T19:48:41Z">
            <w:rPr>
              <w:rFonts w:ascii="Arial" w:hAnsi="Arial" w:cs="Arial"/>
              <w:sz w:val="28"/>
              <w:szCs w:val="28"/>
            </w:rPr>
          </w:rPrChange>
        </w:rPr>
        <w:t xml:space="preserve">DA</w:t>
      </w:r>
      <w:r>
        <w:rPr>
          <w:rFonts w:ascii="Arial" w:hAnsi="Arial" w:cs="Arial"/>
          <w:sz w:val="28"/>
          <w:szCs w:val="28"/>
          <w:highlight w:val="yellow"/>
          <w:rPrChange w:id="1320" w:author="Assessor GDSXSR" w:date="2026-10-31T19:48:41Z">
            <w:rPr>
              <w:rFonts w:ascii="Arial" w:hAnsi="Arial" w:cs="Arial"/>
              <w:sz w:val="28"/>
              <w:szCs w:val="28"/>
            </w:rPr>
          </w:rPrChange>
        </w:rPr>
        <w:t xml:space="preserve"> </w:t>
      </w:r>
      <w:del w:id="1301" w:author="Assessor GDSXSR" w:date="2026-10-31T19:48:41Z">
        <w:r>
          <w:rPr>
            <w:rFonts w:ascii="Arial" w:hAnsi="Arial" w:cs="Arial"/>
            <w:sz w:val="28"/>
            <w:szCs w:val="28"/>
          </w:rPr>
          <w:delText xml:space="preserve">INVERSÃO</w:delText>
        </w:r>
      </w:del>
      <w:ins w:id="1302" w:author="Assessor GDSXSR" w:date="2026-10-31T19:48:41Z">
        <w:r>
          <w:rPr>
            <w:rFonts w:ascii="Arial" w:hAnsi="Arial" w:cs="Arial"/>
            <w:color w:val="808080"/>
            <w:sz w:val="28"/>
            <w:szCs w:val="28"/>
            <w:highlight w:val="yellow"/>
            <w:rPrChange w:id="1321" w:author="Assessor GDSXSR" w:date="2026-10-31T19:48:41Z">
              <w:rPr>
                <w:rFonts w:ascii="Arial" w:hAnsi="Arial" w:cs="Arial"/>
                <w:color w:val="808080"/>
                <w:sz w:val="28"/>
                <w:szCs w:val="28"/>
              </w:rPr>
            </w:rPrChange>
          </w:rPr>
          <w:t xml:space="preserve">CASSAÇÃO</w:t>
        </w:r>
      </w:ins>
      <w:r>
        <w:rPr>
          <w:rFonts w:ascii="Arial" w:hAnsi="Arial" w:cs="Arial"/>
          <w:sz w:val="28"/>
          <w:szCs w:val="28"/>
          <w:highlight w:val="yellow"/>
          <w:rPrChange w:id="1322" w:author="Assessor GDSXSR" w:date="2026-10-31T19:48:41Z">
            <w:rPr>
              <w:rFonts w:ascii="Arial" w:hAnsi="Arial" w:cs="Arial"/>
              <w:sz w:val="28"/>
              <w:szCs w:val="28"/>
            </w:rPr>
          </w:rPrChange>
        </w:rPr>
        <w:t xml:space="preserve"> </w:t>
      </w:r>
      <w:del w:id="1303" w:author="Assessor GDSXSR" w:date="2026-10-31T19:48:41Z">
        <w:r>
          <w:rPr>
            <w:rFonts w:ascii="Arial" w:hAnsi="Arial" w:cs="Arial"/>
            <w:sz w:val="28"/>
            <w:szCs w:val="28"/>
          </w:rPr>
          <w:delText xml:space="preserve">DO</w:delText>
        </w:r>
      </w:del>
      <w:ins w:id="1304" w:author="Assessor GDSXSR" w:date="2026-10-31T19:48:41Z">
        <w:r>
          <w:rPr>
            <w:rFonts w:ascii="Arial" w:hAnsi="Arial" w:cs="Arial"/>
            <w:color w:val="808080"/>
            <w:sz w:val="28"/>
            <w:szCs w:val="28"/>
            <w:highlight w:val="yellow"/>
            <w:rPrChange w:id="1323" w:author="Assessor GDSXSR" w:date="2026-10-31T19:48:41Z">
              <w:rPr>
                <w:rFonts w:ascii="Arial" w:hAnsi="Arial" w:cs="Arial"/>
                <w:color w:val="808080"/>
                <w:sz w:val="28"/>
                <w:szCs w:val="28"/>
              </w:rPr>
            </w:rPrChange>
          </w:rPr>
          <w:t xml:space="preserve">DA</w:t>
        </w:r>
      </w:ins>
      <w:r>
        <w:rPr>
          <w:rFonts w:ascii="Arial" w:hAnsi="Arial" w:cs="Arial"/>
          <w:sz w:val="28"/>
          <w:szCs w:val="28"/>
          <w:highlight w:val="yellow"/>
          <w:rPrChange w:id="1324" w:author="Assessor GDSXSR" w:date="2026-10-31T19:48:41Z">
            <w:rPr>
              <w:rFonts w:ascii="Arial" w:hAnsi="Arial" w:cs="Arial"/>
              <w:sz w:val="28"/>
              <w:szCs w:val="28"/>
            </w:rPr>
          </w:rPrChange>
        </w:rPr>
        <w:t xml:space="preserve"> </w:t>
      </w:r>
      <w:del w:id="1305" w:author="Assessor GDSXSR" w:date="2026-10-31T19:48:41Z">
        <w:r>
          <w:rPr>
            <w:rFonts w:ascii="Arial" w:hAnsi="Arial" w:cs="Arial"/>
            <w:sz w:val="28"/>
            <w:szCs w:val="28"/>
          </w:rPr>
          <w:delText xml:space="preserve">ÔNUS</w:delText>
        </w:r>
      </w:del>
      <w:ins w:id="1306" w:author="Assessor GDSXSR" w:date="2026-10-31T19:48:41Z">
        <w:r>
          <w:rPr>
            <w:rFonts w:ascii="Arial" w:hAnsi="Arial" w:cs="Arial"/>
            <w:color w:val="808080"/>
            <w:sz w:val="28"/>
            <w:szCs w:val="28"/>
            <w:highlight w:val="yellow"/>
            <w:rPrChange w:id="1325" w:author="Assessor GDSXSR" w:date="2026-10-31T19:48:41Z">
              <w:rPr>
                <w:rFonts w:ascii="Arial" w:hAnsi="Arial" w:cs="Arial"/>
                <w:color w:val="808080"/>
                <w:sz w:val="28"/>
                <w:szCs w:val="28"/>
              </w:rPr>
            </w:rPrChange>
          </w:rPr>
          <w:t xml:space="preserve">SENTENÇA</w:t>
        </w:r>
      </w:ins>
      <w:r>
        <w:rPr>
          <w:rFonts w:ascii="Arial" w:hAnsi="Arial" w:cs="Arial"/>
          <w:sz w:val="28"/>
          <w:szCs w:val="28"/>
          <w:highlight w:val="yellow"/>
          <w:rPrChange w:id="1326" w:author="Assessor GDSXSR" w:date="2026-10-31T19:48:41Z">
            <w:rPr>
              <w:rFonts w:ascii="Arial" w:hAnsi="Arial" w:cs="Arial"/>
              <w:sz w:val="28"/>
              <w:szCs w:val="28"/>
            </w:rPr>
          </w:rPrChange>
        </w:rPr>
        <w:t xml:space="preserve"> </w:t>
      </w:r>
      <w:del w:id="1307" w:author="Assessor GDSXSR" w:date="2026-10-31T19:48:41Z">
        <w:r>
          <w:rPr>
            <w:rFonts w:ascii="Arial" w:hAnsi="Arial" w:cs="Arial"/>
            <w:sz w:val="28"/>
            <w:szCs w:val="28"/>
          </w:rPr>
          <w:delText xml:space="preserve">PROBATÓRIO</w:delText>
        </w:r>
      </w:del>
      <w:ins w:id="1308" w:author="Assessor GDSXSR" w:date="2026-10-31T19:48:41Z">
        <w:r>
          <w:rPr>
            <w:rFonts w:ascii="Arial" w:hAnsi="Arial" w:cs="Arial"/>
            <w:color w:val="808080"/>
            <w:sz w:val="28"/>
            <w:szCs w:val="28"/>
            <w:highlight w:val="yellow"/>
            <w:rPrChange w:id="1327" w:author="Assessor GDSXSR" w:date="2026-10-31T19:48:41Z">
              <w:rPr>
                <w:rFonts w:ascii="Arial" w:hAnsi="Arial" w:cs="Arial"/>
                <w:color w:val="808080"/>
                <w:sz w:val="28"/>
                <w:szCs w:val="28"/>
              </w:rPr>
            </w:rPrChange>
          </w:rPr>
          <w:t xml:space="preserve">PARA</w:t>
        </w:r>
      </w:ins>
      <w:r>
        <w:rPr>
          <w:rFonts w:ascii="Arial" w:hAnsi="Arial" w:cs="Arial"/>
          <w:sz w:val="28"/>
          <w:szCs w:val="28"/>
          <w:highlight w:val="yellow"/>
          <w:rPrChange w:id="1328" w:author="Assessor GDSXSR" w:date="2026-10-31T19:48:41Z">
            <w:rPr>
              <w:rFonts w:ascii="Arial" w:hAnsi="Arial" w:cs="Arial"/>
              <w:sz w:val="28"/>
              <w:szCs w:val="28"/>
            </w:rPr>
          </w:rPrChange>
        </w:rPr>
        <w:t xml:space="preserve"> </w:t>
      </w:r>
      <w:del w:id="1309" w:author="Assessor GDSXSR" w:date="2026-10-31T19:48:41Z">
        <w:r>
          <w:rPr>
            <w:rFonts w:ascii="Arial" w:hAnsi="Arial" w:cs="Arial"/>
            <w:sz w:val="28"/>
            <w:szCs w:val="28"/>
          </w:rPr>
          <w:delText xml:space="preserve">E</w:delText>
        </w:r>
      </w:del>
      <w:ins w:id="1310" w:author="Assessor GDSXSR" w:date="2026-10-31T19:48:41Z">
        <w:r>
          <w:rPr>
            <w:rFonts w:ascii="Arial" w:hAnsi="Arial" w:cs="Arial"/>
            <w:color w:val="808080"/>
            <w:sz w:val="28"/>
            <w:szCs w:val="28"/>
            <w:highlight w:val="yellow"/>
            <w:rPrChange w:id="1329" w:author="Assessor GDSXSR" w:date="2026-10-31T19:48:41Z">
              <w:rPr>
                <w:rFonts w:ascii="Arial" w:hAnsi="Arial" w:cs="Arial"/>
                <w:color w:val="808080"/>
                <w:sz w:val="28"/>
                <w:szCs w:val="28"/>
              </w:rPr>
            </w:rPrChange>
          </w:rPr>
          <w:t xml:space="preserve">O</w:t>
        </w:r>
      </w:ins>
      <w:r>
        <w:rPr>
          <w:rFonts w:ascii="Arial" w:hAnsi="Arial" w:cs="Arial"/>
          <w:sz w:val="28"/>
          <w:szCs w:val="28"/>
          <w:highlight w:val="yellow"/>
          <w:rPrChange w:id="1330" w:author="Assessor GDSXSR" w:date="2026-10-31T19:48:41Z">
            <w:rPr>
              <w:rFonts w:ascii="Arial" w:hAnsi="Arial" w:cs="Arial"/>
              <w:sz w:val="28"/>
              <w:szCs w:val="28"/>
            </w:rPr>
          </w:rPrChange>
        </w:rPr>
        <w:t xml:space="preserve"> </w:t>
      </w:r>
      <w:del w:id="1311" w:author="Assessor GDSXSR" w:date="2026-10-31T19:48:41Z">
        <w:r>
          <w:rPr>
            <w:rFonts w:ascii="Arial" w:hAnsi="Arial" w:cs="Arial"/>
            <w:sz w:val="28"/>
            <w:szCs w:val="28"/>
          </w:rPr>
          <w:delText xml:space="preserve">A</w:delText>
        </w:r>
      </w:del>
      <w:ins w:id="1312" w:author="Assessor GDSXSR" w:date="2026-10-31T19:48:41Z">
        <w:r>
          <w:rPr>
            <w:rFonts w:ascii="Arial" w:hAnsi="Arial" w:cs="Arial"/>
            <w:color w:val="808080"/>
            <w:sz w:val="28"/>
            <w:szCs w:val="28"/>
            <w:highlight w:val="yellow"/>
            <w:rPrChange w:id="1331" w:author="Assessor GDSXSR" w:date="2026-10-31T19:48:41Z">
              <w:rPr>
                <w:rFonts w:ascii="Arial" w:hAnsi="Arial" w:cs="Arial"/>
                <w:color w:val="808080"/>
                <w:sz w:val="28"/>
                <w:szCs w:val="28"/>
              </w:rPr>
            </w:rPrChange>
          </w:rPr>
          <w:t xml:space="preserve">PROSSEGUIMENTO</w:t>
        </w:r>
      </w:ins>
      <w:r>
        <w:rPr>
          <w:rFonts w:ascii="Arial" w:hAnsi="Arial" w:cs="Arial"/>
          <w:sz w:val="28"/>
          <w:szCs w:val="28"/>
          <w:highlight w:val="yellow"/>
          <w:rPrChange w:id="1332" w:author="Assessor GDSXSR" w:date="2026-10-31T19:48:41Z">
            <w:rPr>
              <w:rFonts w:ascii="Arial" w:hAnsi="Arial" w:cs="Arial"/>
              <w:sz w:val="28"/>
              <w:szCs w:val="28"/>
            </w:rPr>
          </w:rPrChange>
        </w:rPr>
        <w:t xml:space="preserve"> </w:t>
      </w:r>
      <w:del w:id="1313" w:author="Assessor GDSXSR" w:date="2026-10-31T19:48:41Z">
        <w:r>
          <w:rPr>
            <w:rFonts w:ascii="Arial" w:hAnsi="Arial" w:cs="Arial"/>
            <w:sz w:val="28"/>
            <w:szCs w:val="28"/>
          </w:rPr>
          <w:delText xml:space="preserve">NECESSIDADE</w:delText>
        </w:r>
      </w:del>
      <w:ins w:id="1314" w:author="Assessor GDSXSR" w:date="2026-10-31T19:48:41Z">
        <w:r>
          <w:rPr>
            <w:rFonts w:ascii="Arial" w:hAnsi="Arial" w:cs="Arial"/>
            <w:color w:val="808080"/>
            <w:sz w:val="28"/>
            <w:szCs w:val="28"/>
            <w:highlight w:val="yellow"/>
            <w:rPrChange w:id="1333" w:author="Assessor GDSXSR" w:date="2026-10-31T19:48:41Z">
              <w:rPr>
                <w:rFonts w:ascii="Arial" w:hAnsi="Arial" w:cs="Arial"/>
                <w:color w:val="808080"/>
                <w:sz w:val="28"/>
                <w:szCs w:val="28"/>
              </w:rPr>
            </w:rPrChange>
          </w:rPr>
          <w:t xml:space="preserve">DA</w:t>
        </w:r>
      </w:ins>
      <w:r>
        <w:rPr>
          <w:rFonts w:ascii="Arial" w:hAnsi="Arial" w:cs="Arial"/>
          <w:sz w:val="28"/>
          <w:szCs w:val="28"/>
          <w:highlight w:val="yellow"/>
          <w:rPrChange w:id="1334" w:author="Assessor GDSXSR" w:date="2026-10-31T19:48:41Z">
            <w:rPr>
              <w:rFonts w:ascii="Arial" w:hAnsi="Arial" w:cs="Arial"/>
              <w:sz w:val="28"/>
              <w:szCs w:val="28"/>
            </w:rPr>
          </w:rPrChange>
        </w:rPr>
        <w:t xml:space="preserve"> </w:t>
      </w:r>
      <w:del w:id="1315" w:author="Assessor GDSXSR" w:date="2026-10-31T19:48:41Z">
        <w:r>
          <w:rPr>
            <w:rFonts w:ascii="Arial" w:hAnsi="Arial" w:cs="Arial"/>
            <w:sz w:val="28"/>
            <w:szCs w:val="28"/>
          </w:rPr>
          <w:delText xml:space="preserve">D</w:delText>
        </w:r>
        <w:r>
          <w:rPr>
            <w:rFonts w:ascii="Arial" w:hAnsi="Arial" w:cs="Arial"/>
            <w:sz w:val="28"/>
            <w:szCs w:val="28"/>
          </w:rPr>
          <w:delText xml:space="preserve">E</w:delText>
        </w:r>
      </w:del>
      <w:ins w:id="1316" w:author="Assessor GDSXSR" w:date="2026-10-31T19:48:41Z">
        <w:r>
          <w:rPr>
            <w:rFonts w:ascii="Arial" w:hAnsi="Arial" w:cs="Arial"/>
            <w:color w:val="808080"/>
            <w:sz w:val="28"/>
            <w:szCs w:val="28"/>
            <w:highlight w:val="yellow"/>
            <w:rPrChange w:id="1335" w:author="Assessor GDSXSR" w:date="2026-10-31T19:48:41Z">
              <w:rPr>
                <w:rFonts w:ascii="Arial" w:hAnsi="Arial" w:cs="Arial"/>
                <w:color w:val="808080"/>
                <w:sz w:val="28"/>
                <w:szCs w:val="28"/>
              </w:rPr>
            </w:rPrChange>
          </w:rPr>
          <w:t xml:space="preserve">INSTRUÇÃO</w:t>
        </w:r>
      </w:ins>
      <w:r>
        <w:rPr>
          <w:rFonts w:ascii="Arial" w:hAnsi="Arial" w:cs="Arial"/>
          <w:sz w:val="28"/>
          <w:szCs w:val="28"/>
          <w:highlight w:val="yellow"/>
          <w:rPrChange w:id="1336" w:author="Assessor GDSXSR" w:date="2026-10-31T19:48:41Z">
            <w:rPr>
              <w:rFonts w:ascii="Arial" w:hAnsi="Arial" w:cs="Arial"/>
              <w:sz w:val="28"/>
              <w:szCs w:val="28"/>
            </w:rPr>
          </w:rPrChange>
        </w:rPr>
        <w:t xml:space="preserve"> </w:t>
      </w:r>
      <w:del w:id="1317" w:author="Assessor GDSXSR" w:date="2026-10-31T19:48:41Z">
        <w:r>
          <w:rPr>
            <w:rFonts w:ascii="Arial" w:hAnsi="Arial" w:cs="Arial"/>
            <w:sz w:val="28"/>
            <w:szCs w:val="28"/>
          </w:rPr>
          <w:delText xml:space="preserve">PRODUÇÃO DE PROVAS ADICIONAI</w:delText>
        </w:r>
        <w:r>
          <w:rPr>
            <w:rFonts w:ascii="Arial" w:hAnsi="Arial" w:cs="Arial"/>
            <w:sz w:val="28"/>
            <w:szCs w:val="28"/>
          </w:rPr>
          <w:delText xml:space="preserve">S</w:delText>
        </w:r>
      </w:del>
      <w:ins w:id="1318" w:author="Assessor GDSXSR" w:date="2026-10-31T19:48:41Z">
        <w:r>
          <w:rPr>
            <w:rFonts w:ascii="Arial" w:hAnsi="Arial" w:cs="Arial"/>
            <w:color w:val="808080"/>
            <w:sz w:val="28"/>
            <w:szCs w:val="28"/>
            <w:highlight w:val="yellow"/>
            <w:rPrChange w:id="1337" w:author="Assessor GDSXSR" w:date="2026-10-31T19:48:41Z">
              <w:rPr>
                <w:rFonts w:ascii="Arial" w:hAnsi="Arial" w:cs="Arial"/>
                <w:color w:val="808080"/>
                <w:sz w:val="28"/>
                <w:szCs w:val="28"/>
              </w:rPr>
            </w:rPrChange>
          </w:rPr>
          <w:t xml:space="preserve">PROBATÓRIA</w:t>
        </w:r>
      </w:ins>
      <w:commentRangeEnd w:id="8"/>
      <w:r>
        <w:rPr>
          <w:rStyle w:val="CommentReference"/>
        </w:rPr>
        <w:commentReference w:id="8"/>
      </w:r>
      <w:commentRangeEnd w:id="3"/>
      <w:r w:rsidR="00B13257">
        <w:rPr>
          <w:rStyle w:val="Refdecomentrio"/>
          <w:rFonts w:ascii="Arial" w:hAnsi="Arial" w:cs="Arial"/>
          <w:sz w:val="28"/>
          <w:szCs w:val="28"/>
        </w:rPr>
        <w:commentReference w:id="3"/>
      </w:r>
    </w:p>
    <w:p w14:paraId="00CF8CE5" w14:textId="2FBB5C6E" w:rsidR="00355C73" w:rsidRDefault="00355C73" w:rsidP="00DB1301">
      <w:pPr>
        <w:spacing w:after="0" w:line="360" w:lineRule="auto"/>
        <w:ind w:firstLine="2268"/>
        <w:jc w:val="both"/>
        <w:rPr>
          <w:rFonts w:ascii="Arial" w:hAnsi="Arial" w:cs="Arial"/>
          <w:sz w:val="28"/>
          <w:szCs w:val="28"/>
        </w:rPr>
      </w:pPr>
    </w:p>
    <w:p w14:paraId="4557A403" w14:textId="57DDB45A" w:rsidR="0033735F" w:rsidRPr="007E1C8C" w:rsidRDefault="008759F4" w:rsidP="005A37C9">
      <w:pPr>
        <w:spacing w:after="0" w:line="360" w:lineRule="auto"/>
        <w:ind w:firstLine="2268"/>
        <w:jc w:val="both"/>
        <w:rPr>
          <w:rFonts w:ascii="Arial" w:hAnsi="Arial" w:cs="Arial"/>
          <w:color w:val="000000" w:themeColor="text1"/>
          <w:sz w:val="28"/>
          <w:szCs w:val="28"/>
        </w:rPr>
      </w:pPr>
      <w:r>
        <w:rPr>
          <w:rFonts w:ascii="Arial" w:hAnsi="Arial" w:cs="Arial"/>
          <w:i w:val="0"/>
          <w:color w:val="000000" w:themeColor="text1"/>
          <w:sz w:val="28"/>
          <w:szCs w:val="28"/>
          <w:rPrChange w:id="1381" w:author="Assessor GDSXSR" w:date="2026-10-31T19:48:41Z">
            <w:rPr>
              <w:rFonts w:ascii="Arial" w:hAnsi="Arial" w:cs="Arial"/>
              <w:color w:val="000000" w:themeColor="text1"/>
              <w:sz w:val="28"/>
              <w:szCs w:val="28"/>
            </w:rPr>
          </w:rPrChange>
        </w:rPr>
        <w:t xml:space="preserve">O</w:t>
      </w:r>
      <w:r>
        <w:rPr>
          <w:rFonts w:ascii="Arial" w:hAnsi="Arial" w:cs="Arial"/>
          <w:i w:val="0"/>
          <w:color w:val="000000" w:themeColor="text1"/>
          <w:sz w:val="28"/>
          <w:szCs w:val="28"/>
          <w:rPrChange w:id="1382" w:author="Assessor GDSXSR" w:date="2026-10-31T19:48:41Z">
            <w:rPr>
              <w:rFonts w:ascii="Arial" w:hAnsi="Arial" w:cs="Arial"/>
              <w:color w:val="000000" w:themeColor="text1"/>
              <w:sz w:val="28"/>
              <w:szCs w:val="28"/>
            </w:rPr>
          </w:rPrChange>
        </w:rPr>
        <w:t xml:space="preserve"> </w:t>
      </w:r>
      <w:ins w:id="1338" w:author="Assessor GDSXSR" w:date="2026-10-31T19:48:41Z">
        <w:r>
          <w:rPr>
            <w:rFonts w:ascii="Arial" w:hAnsi="Arial" w:cs="Arial"/>
            <w:i w:val="0"/>
            <w:color w:val="808080"/>
            <w:sz w:val="28"/>
            <w:szCs w:val="28"/>
            <w:rPrChange w:id="1383" w:author="Assessor GDSXSR" w:date="2026-10-31T19:48:41Z">
              <w:rPr>
                <w:rFonts w:ascii="Arial" w:hAnsi="Arial" w:cs="Arial"/>
                <w:color w:val="808080"/>
                <w:sz w:val="28"/>
                <w:szCs w:val="28"/>
              </w:rPr>
            </w:rPrChange>
          </w:rPr>
          <w:t xml:space="preserve">autor/</w:t>
        </w:r>
      </w:ins>
      <w:r>
        <w:rPr>
          <w:rFonts w:ascii="Arial" w:hAnsi="Arial" w:cs="Arial"/>
          <w:i w:val="0"/>
          <w:color w:val="000000" w:themeColor="text1"/>
          <w:sz w:val="28"/>
          <w:szCs w:val="28"/>
          <w:rPrChange w:id="1384" w:author="Assessor GDSXSR" w:date="2026-10-31T19:48:41Z">
            <w:rPr>
              <w:rFonts w:ascii="Arial" w:hAnsi="Arial" w:cs="Arial"/>
              <w:color w:val="000000" w:themeColor="text1"/>
              <w:sz w:val="28"/>
              <w:szCs w:val="28"/>
            </w:rPr>
          </w:rPrChange>
        </w:rPr>
        <w:t xml:space="preserve">apelante </w:t>
      </w:r>
      <w:r>
        <w:rPr>
          <w:rFonts w:ascii="Arial" w:hAnsi="Arial" w:cs="Arial"/>
          <w:i w:val="0"/>
          <w:color w:val="000000" w:themeColor="text1"/>
          <w:sz w:val="28"/>
          <w:szCs w:val="28"/>
          <w:rPrChange w:id="1385" w:author="Assessor GDSXSR" w:date="2026-10-31T19:48:41Z">
            <w:rPr>
              <w:rFonts w:ascii="Arial" w:hAnsi="Arial" w:cs="Arial"/>
              <w:color w:val="000000" w:themeColor="text1"/>
              <w:sz w:val="28"/>
              <w:szCs w:val="28"/>
            </w:rPr>
          </w:rPrChange>
        </w:rPr>
        <w:t xml:space="preserve">alega que</w:t>
      </w:r>
      <w:ins w:id="1339" w:author="Assessor GDSXSR" w:date="2026-10-31T19:48:41Z">
        <w:r>
          <w:rPr>
            <w:rFonts w:ascii="Arial" w:hAnsi="Arial" w:cs="Arial"/>
            <w:i w:val="0"/>
            <w:color w:val="808080"/>
            <w:sz w:val="28"/>
            <w:szCs w:val="28"/>
            <w:rPrChange w:id="1386" w:author="Assessor GDSXSR" w:date="2026-10-31T19:48:41Z">
              <w:rPr>
                <w:rFonts w:ascii="Arial" w:hAnsi="Arial" w:cs="Arial"/>
                <w:color w:val="808080"/>
                <w:sz w:val="28"/>
                <w:szCs w:val="28"/>
              </w:rPr>
            </w:rPrChange>
          </w:rPr>
          <w:t xml:space="preserve">:</w:t>
        </w:r>
        <w:r>
          <w:rPr>
            <w:rFonts w:ascii="Arial" w:hAnsi="Arial" w:cs="Arial"/>
            <w:b/>
            <w:i w:val="0"/>
            <w:color w:val="808080"/>
            <w:sz w:val="28"/>
            <w:szCs w:val="28"/>
            <w:rPrChange w:id="1434" w:author="Assessor GDSXSR" w:date="2026-10-31T19:48:41Z">
              <w:rPr>
                <w:rFonts w:ascii="Arial" w:hAnsi="Arial" w:cs="Arial"/>
                <w:color w:val="808080"/>
                <w:sz w:val="28"/>
                <w:szCs w:val="28"/>
              </w:rPr>
            </w:rPrChange>
          </w:rPr>
          <w:t xml:space="preserve"> 1)</w:t>
        </w:r>
      </w:ins>
      <w:r>
        <w:rPr>
          <w:rFonts w:ascii="Arial" w:hAnsi="Arial" w:cs="Arial"/>
          <w:i w:val="0"/>
          <w:color w:val="000000" w:themeColor="text1"/>
          <w:sz w:val="28"/>
          <w:szCs w:val="28"/>
          <w:rPrChange w:id="1387" w:author="Assessor GDSXSR" w:date="2026-10-31T19:48:41Z">
            <w:rPr>
              <w:rFonts w:ascii="Arial" w:hAnsi="Arial" w:cs="Arial"/>
              <w:color w:val="000000" w:themeColor="text1"/>
              <w:sz w:val="28"/>
              <w:szCs w:val="28"/>
            </w:rPr>
          </w:rPrChange>
        </w:rPr>
        <w:t xml:space="preserve"> </w:t>
      </w:r>
      <w:r>
        <w:rPr>
          <w:rFonts w:ascii="Arial" w:hAnsi="Arial" w:cs="Arial"/>
          <w:i w:val="0"/>
          <w:color w:val="000000" w:themeColor="text1"/>
          <w:sz w:val="28"/>
          <w:szCs w:val="28"/>
          <w:rPrChange w:id="1388" w:author="Assessor GDSXSR" w:date="2026-10-31T19:48:41Z">
            <w:rPr>
              <w:rFonts w:ascii="Arial" w:hAnsi="Arial" w:cs="Arial"/>
              <w:color w:val="000000" w:themeColor="text1"/>
              <w:sz w:val="28"/>
              <w:szCs w:val="28"/>
            </w:rPr>
          </w:rPrChange>
        </w:rPr>
        <w:t xml:space="preserve">a sentença é nula, </w:t>
      </w:r>
      <w:del w:id="1340" w:author="Assessor GDSXSR" w:date="2026-10-31T19:48:41Z">
        <w:r>
          <w:rPr>
            <w:rFonts w:ascii="Arial" w:hAnsi="Arial" w:cs="Arial"/>
            <w:color w:val="000000" w:themeColor="text1"/>
            <w:sz w:val="28"/>
            <w:szCs w:val="28"/>
          </w:rPr>
          <w:delText xml:space="preserve">em razão da</w:delText>
        </w:r>
      </w:del>
      <w:ins w:id="1341" w:author="Assessor GDSXSR" w:date="2026-10-31T19:48:41Z">
        <w:r>
          <w:rPr>
            <w:rFonts w:ascii="Arial" w:hAnsi="Arial" w:cs="Arial"/>
            <w:i w:val="0"/>
            <w:color w:val="808080"/>
            <w:sz w:val="28"/>
            <w:szCs w:val="28"/>
            <w:rPrChange w:id="1389" w:author="Assessor GDSXSR" w:date="2026-10-31T19:48:41Z">
              <w:rPr>
                <w:rFonts w:ascii="Arial" w:hAnsi="Arial" w:cs="Arial"/>
                <w:color w:val="808080"/>
                <w:sz w:val="28"/>
                <w:szCs w:val="28"/>
              </w:rPr>
            </w:rPrChange>
          </w:rPr>
          <w:t xml:space="preserve">por</w:t>
        </w:r>
      </w:ins>
      <w:r>
        <w:rPr>
          <w:rFonts w:ascii="Arial" w:hAnsi="Arial" w:cs="Arial"/>
          <w:i w:val="0"/>
          <w:color w:val="000000" w:themeColor="text1"/>
          <w:sz w:val="28"/>
          <w:szCs w:val="28"/>
          <w:rPrChange w:id="1390" w:author="Assessor GDSXSR" w:date="2026-10-31T19:48:41Z">
            <w:rPr>
              <w:rFonts w:ascii="Arial" w:hAnsi="Arial" w:cs="Arial"/>
              <w:color w:val="000000" w:themeColor="text1"/>
              <w:sz w:val="28"/>
              <w:szCs w:val="28"/>
            </w:rPr>
          </w:rPrChange>
        </w:rPr>
        <w:t xml:space="preserve"> incompatibilidade </w:t>
      </w:r>
      <w:r>
        <w:rPr>
          <w:rFonts w:ascii="Arial" w:hAnsi="Arial" w:cs="Arial"/>
          <w:i w:val="0"/>
          <w:color w:val="000000" w:themeColor="text1"/>
          <w:sz w:val="28"/>
          <w:szCs w:val="28"/>
          <w:rPrChange w:id="1391" w:author="Assessor GDSXSR" w:date="2026-10-31T19:48:41Z">
            <w:rPr>
              <w:rFonts w:ascii="Arial" w:hAnsi="Arial" w:cs="Arial"/>
              <w:color w:val="000000" w:themeColor="text1"/>
              <w:sz w:val="28"/>
              <w:szCs w:val="28"/>
            </w:rPr>
          </w:rPrChange>
        </w:rPr>
        <w:t xml:space="preserve">entre a</w:t>
      </w:r>
      <w:del w:id="1342" w:author="Assessor GDSXSR" w:date="2026-10-31T19:48:41Z">
        <w:r>
          <w:rPr>
            <w:rFonts w:ascii="Arial" w:hAnsi="Arial" w:cs="Arial"/>
            <w:color w:val="000000" w:themeColor="text1"/>
            <w:sz w:val="28"/>
            <w:szCs w:val="28"/>
          </w:rPr>
          <w:delText xml:space="preserve"> expressa</w:delText>
        </w:r>
      </w:del>
      <w:r>
        <w:rPr>
          <w:rFonts w:ascii="Arial" w:hAnsi="Arial" w:cs="Arial"/>
          <w:i w:val="0"/>
          <w:color w:val="000000" w:themeColor="text1"/>
          <w:sz w:val="28"/>
          <w:szCs w:val="28"/>
          <w:rPrChange w:id="1392" w:author="Assessor GDSXSR" w:date="2026-10-31T19:48:41Z">
            <w:rPr>
              <w:rFonts w:ascii="Arial" w:hAnsi="Arial" w:cs="Arial"/>
              <w:color w:val="000000" w:themeColor="text1"/>
              <w:sz w:val="28"/>
              <w:szCs w:val="28"/>
            </w:rPr>
          </w:rPrChange>
        </w:rPr>
        <w:t xml:space="preserve"> inversão do ônus da prova</w:t>
      </w:r>
      <w:ins w:id="1343" w:author="Assessor GDSXSR" w:date="2026-10-31T19:48:41Z">
        <w:r>
          <w:rPr>
            <w:rFonts w:ascii="Arial" w:hAnsi="Arial" w:cs="Arial"/>
            <w:i w:val="0"/>
            <w:color w:val="808080"/>
            <w:sz w:val="28"/>
            <w:szCs w:val="28"/>
            <w:rPrChange w:id="1393" w:author="Assessor GDSXSR" w:date="2026-10-31T19:48:41Z">
              <w:rPr>
                <w:rFonts w:ascii="Arial" w:hAnsi="Arial" w:cs="Arial"/>
                <w:color w:val="808080"/>
                <w:sz w:val="28"/>
                <w:szCs w:val="28"/>
              </w:rPr>
            </w:rPrChange>
          </w:rPr>
          <w:t xml:space="preserve">, deferida no saneamento,</w:t>
        </w:r>
      </w:ins>
      <w:r>
        <w:rPr>
          <w:rFonts w:ascii="Arial" w:hAnsi="Arial" w:cs="Arial"/>
          <w:i w:val="0"/>
          <w:color w:val="000000" w:themeColor="text1"/>
          <w:sz w:val="28"/>
          <w:szCs w:val="28"/>
          <w:rPrChange w:id="1394" w:author="Assessor GDSXSR" w:date="2026-10-31T19:48:41Z">
            <w:rPr>
              <w:rFonts w:ascii="Arial" w:hAnsi="Arial" w:cs="Arial"/>
              <w:color w:val="000000" w:themeColor="text1"/>
              <w:sz w:val="28"/>
              <w:szCs w:val="28"/>
            </w:rPr>
          </w:rPrChange>
        </w:rPr>
        <w:t xml:space="preserve"> e </w:t>
      </w:r>
      <w:del w:id="1344" w:author="Assessor GDSXSR" w:date="2026-10-31T19:48:41Z">
        <w:r>
          <w:rPr>
            <w:rFonts w:ascii="Arial" w:hAnsi="Arial" w:cs="Arial"/>
            <w:color w:val="000000" w:themeColor="text1"/>
            <w:sz w:val="28"/>
            <w:szCs w:val="28"/>
          </w:rPr>
          <w:delText xml:space="preserve">as</w:delText>
        </w:r>
      </w:del>
      <w:ins w:id="1345" w:author="Assessor GDSXSR" w:date="2026-10-31T19:48:41Z">
        <w:r>
          <w:rPr>
            <w:rFonts w:ascii="Arial" w:hAnsi="Arial" w:cs="Arial"/>
            <w:i w:val="0"/>
            <w:color w:val="808080"/>
            <w:sz w:val="28"/>
            <w:szCs w:val="28"/>
            <w:rPrChange w:id="1395" w:author="Assessor GDSXSR" w:date="2026-10-31T19:48:41Z">
              <w:rPr>
                <w:rFonts w:ascii="Arial" w:hAnsi="Arial" w:cs="Arial"/>
                <w:color w:val="808080"/>
                <w:sz w:val="28"/>
                <w:szCs w:val="28"/>
              </w:rPr>
            </w:rPrChange>
          </w:rPr>
          <w:t xml:space="preserve">a</w:t>
        </w:r>
      </w:ins>
      <w:r>
        <w:rPr>
          <w:rFonts w:ascii="Arial" w:hAnsi="Arial" w:cs="Arial"/>
          <w:i w:val="0"/>
          <w:color w:val="000000" w:themeColor="text1"/>
          <w:sz w:val="28"/>
          <w:szCs w:val="28"/>
          <w:rPrChange w:id="1396" w:author="Assessor GDSXSR" w:date="2026-10-31T19:48:41Z">
            <w:rPr>
              <w:rFonts w:ascii="Arial" w:hAnsi="Arial" w:cs="Arial"/>
              <w:color w:val="000000" w:themeColor="text1"/>
              <w:sz w:val="28"/>
              <w:szCs w:val="28"/>
            </w:rPr>
          </w:rPrChange>
        </w:rPr>
        <w:t xml:space="preserve"> </w:t>
      </w:r>
      <w:del w:id="1346" w:author="Assessor GDSXSR" w:date="2026-10-31T19:48:41Z">
        <w:r>
          <w:rPr>
            <w:rFonts w:ascii="Arial" w:hAnsi="Arial" w:cs="Arial"/>
            <w:color w:val="000000" w:themeColor="text1"/>
            <w:sz w:val="28"/>
            <w:szCs w:val="28"/>
          </w:rPr>
          <w:delText xml:space="preserve">conclusões alcançadas, no sentido</w:delText>
        </w:r>
      </w:del>
      <w:ins w:id="1347" w:author="Assessor GDSXSR" w:date="2026-10-31T19:48:41Z">
        <w:r>
          <w:rPr>
            <w:rFonts w:ascii="Arial" w:hAnsi="Arial" w:cs="Arial"/>
            <w:i w:val="0"/>
            <w:color w:val="808080"/>
            <w:sz w:val="28"/>
            <w:szCs w:val="28"/>
            <w:rPrChange w:id="1397" w:author="Assessor GDSXSR" w:date="2026-10-31T19:48:41Z">
              <w:rPr>
                <w:rFonts w:ascii="Arial" w:hAnsi="Arial" w:cs="Arial"/>
                <w:color w:val="808080"/>
                <w:sz w:val="28"/>
                <w:szCs w:val="28"/>
              </w:rPr>
            </w:rPrChange>
          </w:rPr>
          <w:t xml:space="preserve">exigência</w:t>
        </w:r>
      </w:ins>
      <w:r>
        <w:rPr>
          <w:rFonts w:ascii="Arial" w:hAnsi="Arial" w:cs="Arial"/>
          <w:i w:val="0"/>
          <w:color w:val="000000" w:themeColor="text1"/>
          <w:sz w:val="28"/>
          <w:szCs w:val="28"/>
          <w:rPrChange w:id="1398" w:author="Assessor GDSXSR" w:date="2026-10-31T19:48:41Z">
            <w:rPr>
              <w:rFonts w:ascii="Arial" w:hAnsi="Arial" w:cs="Arial"/>
              <w:color w:val="000000" w:themeColor="text1"/>
              <w:sz w:val="28"/>
              <w:szCs w:val="28"/>
            </w:rPr>
          </w:rPrChange>
        </w:rPr>
        <w:t xml:space="preserve"> de </w:t>
      </w:r>
      <w:del w:id="1348" w:author="Assessor GDSXSR" w:date="2026-10-31T19:48:41Z">
        <w:r>
          <w:rPr>
            <w:rFonts w:ascii="Arial" w:hAnsi="Arial" w:cs="Arial"/>
            <w:color w:val="000000" w:themeColor="text1"/>
            <w:sz w:val="28"/>
            <w:szCs w:val="28"/>
          </w:rPr>
          <w:delText xml:space="preserve">que o consumidor não teria </w:delText>
        </w:r>
        <w:r>
          <w:rPr>
            <w:rFonts w:ascii="Arial" w:hAnsi="Arial" w:cs="Arial"/>
            <w:color w:val="000000" w:themeColor="text1"/>
            <w:sz w:val="28"/>
            <w:szCs w:val="28"/>
          </w:rPr>
          <w:delText xml:space="preserve">apresentado </w:delText>
        </w:r>
        <w:r>
          <w:rPr>
            <w:rFonts w:ascii="Arial" w:hAnsi="Arial" w:cs="Arial"/>
            <w:color w:val="000000" w:themeColor="text1"/>
            <w:sz w:val="28"/>
            <w:szCs w:val="28"/>
          </w:rPr>
          <w:delText xml:space="preserve">“</w:delText>
        </w:r>
      </w:del>
      <w:r>
        <w:rPr>
          <w:rFonts w:ascii="Arial" w:hAnsi="Arial" w:cs="Arial"/>
          <w:i w:val="0"/>
          <w:iCs/>
          <w:color w:val="000000" w:themeColor="text1"/>
          <w:sz w:val="28"/>
          <w:szCs w:val="28"/>
          <w:rPrChange w:id="1399" w:author="Assessor GDSXSR" w:date="2026-10-31T19:48:41Z">
            <w:rPr>
              <w:rFonts w:ascii="Arial" w:hAnsi="Arial" w:cs="Arial"/>
              <w:i/>
              <w:iCs/>
              <w:color w:val="000000" w:themeColor="text1"/>
              <w:sz w:val="28"/>
              <w:szCs w:val="28"/>
            </w:rPr>
          </w:rPrChange>
        </w:rPr>
        <w:t xml:space="preserve">laudo particular, relatório de outra assistência ou prova pericial </w:t>
      </w:r>
      <w:del w:id="1349" w:author="Assessor GDSXSR" w:date="2026-10-31T19:48:41Z">
        <w:r>
          <w:rPr>
            <w:rFonts w:ascii="Arial" w:hAnsi="Arial" w:cs="Arial"/>
            <w:i/>
            <w:iCs/>
            <w:color w:val="000000" w:themeColor="text1"/>
            <w:sz w:val="28"/>
            <w:szCs w:val="28"/>
          </w:rPr>
          <w:delText xml:space="preserve">capaz de</w:delText>
        </w:r>
      </w:del>
      <w:ins w:id="1350" w:author="Assessor GDSXSR" w:date="2026-10-31T19:48:41Z">
        <w:r>
          <w:rPr>
            <w:rFonts w:ascii="Arial" w:hAnsi="Arial" w:cs="Arial"/>
            <w:i w:val="0"/>
            <w:iCs/>
            <w:color w:val="808080"/>
            <w:sz w:val="28"/>
            <w:szCs w:val="28"/>
            <w:rPrChange w:id="1400" w:author="Assessor GDSXSR" w:date="2026-10-31T19:48:41Z">
              <w:rPr>
                <w:rFonts w:ascii="Arial" w:hAnsi="Arial" w:cs="Arial"/>
                <w:i/>
                <w:iCs/>
                <w:color w:val="808080"/>
                <w:sz w:val="28"/>
                <w:szCs w:val="28"/>
              </w:rPr>
            </w:rPrChange>
          </w:rPr>
          <w:t xml:space="preserve">para</w:t>
        </w:r>
      </w:ins>
      <w:r>
        <w:rPr>
          <w:rFonts w:ascii="Arial" w:hAnsi="Arial" w:cs="Arial"/>
          <w:i w:val="0"/>
          <w:iCs/>
          <w:color w:val="000000" w:themeColor="text1"/>
          <w:sz w:val="28"/>
          <w:szCs w:val="28"/>
          <w:rPrChange w:id="1401" w:author="Assessor GDSXSR" w:date="2026-10-31T19:48:41Z">
            <w:rPr>
              <w:rFonts w:ascii="Arial" w:hAnsi="Arial" w:cs="Arial"/>
              <w:i/>
              <w:iCs/>
              <w:color w:val="000000" w:themeColor="text1"/>
              <w:sz w:val="28"/>
              <w:szCs w:val="28"/>
            </w:rPr>
          </w:rPrChange>
        </w:rPr>
        <w:t xml:space="preserve"> afastar o documento </w:t>
      </w:r>
      <w:del w:id="1351" w:author="Assessor GDSXSR" w:date="2026-10-31T19:48:41Z">
        <w:r>
          <w:rPr>
            <w:rFonts w:ascii="Arial" w:hAnsi="Arial" w:cs="Arial"/>
            <w:i/>
            <w:iCs/>
            <w:color w:val="000000" w:themeColor="text1"/>
            <w:sz w:val="28"/>
            <w:szCs w:val="28"/>
          </w:rPr>
          <w:delText xml:space="preserve">produzido</w:delText>
        </w:r>
      </w:del>
      <w:ins w:id="1352" w:author="Assessor GDSXSR" w:date="2026-10-31T19:48:41Z">
        <w:r>
          <w:rPr>
            <w:rFonts w:ascii="Arial" w:hAnsi="Arial" w:cs="Arial"/>
            <w:i w:val="0"/>
            <w:iCs/>
            <w:color w:val="808080"/>
            <w:sz w:val="28"/>
            <w:szCs w:val="28"/>
            <w:rPrChange w:id="1402" w:author="Assessor GDSXSR" w:date="2026-10-31T19:48:41Z">
              <w:rPr>
                <w:rFonts w:ascii="Arial" w:hAnsi="Arial" w:cs="Arial"/>
                <w:i/>
                <w:iCs/>
                <w:color w:val="808080"/>
                <w:sz w:val="28"/>
                <w:szCs w:val="28"/>
              </w:rPr>
            </w:rPrChange>
          </w:rPr>
          <w:t xml:space="preserve">unilateral</w:t>
        </w:r>
      </w:ins>
      <w:r>
        <w:rPr>
          <w:rFonts w:ascii="Arial" w:hAnsi="Arial" w:cs="Arial"/>
          <w:i w:val="0"/>
          <w:iCs/>
          <w:color w:val="000000" w:themeColor="text1"/>
          <w:sz w:val="28"/>
          <w:szCs w:val="28"/>
          <w:rPrChange w:id="1403" w:author="Assessor GDSXSR" w:date="2026-10-31T19:48:41Z">
            <w:rPr>
              <w:rFonts w:ascii="Arial" w:hAnsi="Arial" w:cs="Arial"/>
              <w:i/>
              <w:iCs/>
              <w:color w:val="000000" w:themeColor="text1"/>
              <w:sz w:val="28"/>
              <w:szCs w:val="28"/>
            </w:rPr>
          </w:rPrChange>
        </w:rPr>
        <w:t xml:space="preserve"> </w:t>
      </w:r>
      <w:del w:id="1353" w:author="Assessor GDSXSR" w:date="2026-10-31T19:48:41Z">
        <w:r>
          <w:rPr>
            <w:rFonts w:ascii="Arial" w:hAnsi="Arial" w:cs="Arial"/>
            <w:i/>
            <w:iCs/>
            <w:color w:val="000000" w:themeColor="text1"/>
            <w:sz w:val="28"/>
            <w:szCs w:val="28"/>
          </w:rPr>
          <w:delText xml:space="preserve">unilateralmente pela</w:delText>
        </w:r>
      </w:del>
      <w:ins w:id="1354" w:author="Assessor GDSXSR" w:date="2026-10-31T19:48:41Z">
        <w:r>
          <w:rPr>
            <w:rFonts w:ascii="Arial" w:hAnsi="Arial" w:cs="Arial"/>
            <w:i w:val="0"/>
            <w:iCs/>
            <w:color w:val="808080"/>
            <w:sz w:val="28"/>
            <w:szCs w:val="28"/>
            <w:rPrChange w:id="1404" w:author="Assessor GDSXSR" w:date="2026-10-31T19:48:41Z">
              <w:rPr>
                <w:rFonts w:ascii="Arial" w:hAnsi="Arial" w:cs="Arial"/>
                <w:i/>
                <w:iCs/>
                <w:color w:val="808080"/>
                <w:sz w:val="28"/>
                <w:szCs w:val="28"/>
              </w:rPr>
            </w:rPrChange>
          </w:rPr>
          <w:t xml:space="preserve">da</w:t>
        </w:r>
      </w:ins>
      <w:r>
        <w:rPr>
          <w:rFonts w:ascii="Arial" w:hAnsi="Arial" w:cs="Arial"/>
          <w:i w:val="0"/>
          <w:iCs/>
          <w:color w:val="000000" w:themeColor="text1"/>
          <w:sz w:val="28"/>
          <w:szCs w:val="28"/>
          <w:rPrChange w:id="1405" w:author="Assessor GDSXSR" w:date="2026-10-31T19:48:41Z">
            <w:rPr>
              <w:rFonts w:ascii="Arial" w:hAnsi="Arial" w:cs="Arial"/>
              <w:i/>
              <w:iCs/>
              <w:color w:val="000000" w:themeColor="text1"/>
              <w:sz w:val="28"/>
              <w:szCs w:val="28"/>
            </w:rPr>
          </w:rPrChange>
        </w:rPr>
        <w:t xml:space="preserve"> assistência indicada pela seguradora</w:t>
      </w:r>
      <w:del w:id="1355" w:author="Assessor GDSXSR" w:date="2026-10-31T19:48:41Z">
        <w:r>
          <w:rPr>
            <w:rFonts w:ascii="Arial" w:hAnsi="Arial" w:cs="Arial"/>
            <w:color w:val="000000" w:themeColor="text1"/>
            <w:sz w:val="28"/>
            <w:szCs w:val="28"/>
          </w:rPr>
          <w:delText xml:space="preserve">”</w:delText>
        </w:r>
        <w:r>
          <w:rPr>
            <w:rFonts w:ascii="Arial" w:hAnsi="Arial" w:cs="Arial"/>
            <w:color w:val="000000" w:themeColor="text1"/>
            <w:sz w:val="28"/>
            <w:szCs w:val="28"/>
          </w:rPr>
          <w:delText xml:space="preserve">.</w:delText>
        </w:r>
      </w:del>
      <w:ins w:id="1356" w:author="Assessor GDSXSR" w:date="2026-10-31T19:48:41Z">
        <w:r>
          <w:rPr>
            <w:rFonts w:ascii="Arial" w:hAnsi="Arial" w:cs="Arial"/>
            <w:i w:val="0"/>
            <w:iCs/>
            <w:color w:val="808080"/>
            <w:sz w:val="28"/>
            <w:szCs w:val="28"/>
            <w:rPrChange w:id="1406" w:author="Assessor GDSXSR" w:date="2026-10-31T19:48:41Z">
              <w:rPr>
                <w:rFonts w:ascii="Arial" w:hAnsi="Arial" w:cs="Arial"/>
                <w:i/>
                <w:iCs/>
                <w:color w:val="808080"/>
                <w:sz w:val="28"/>
                <w:szCs w:val="28"/>
              </w:rPr>
            </w:rPrChange>
          </w:rPr>
          <w:t xml:space="preserve">;</w:t>
        </w:r>
      </w:ins>
      <w:r>
        <w:rPr>
          <w:rFonts w:ascii="Arial" w:hAnsi="Arial" w:cs="Arial"/>
          <w:i w:val="0"/>
          <w:color w:val="000000" w:themeColor="text1"/>
          <w:sz w:val="28"/>
          <w:szCs w:val="28"/>
          <w:rPrChange w:id="1407" w:author="Assessor GDSXSR" w:date="2026-10-31T19:48:41Z">
            <w:rPr>
              <w:rFonts w:ascii="Arial" w:hAnsi="Arial" w:cs="Arial"/>
              <w:color w:val="000000" w:themeColor="text1"/>
              <w:sz w:val="28"/>
              <w:szCs w:val="28"/>
            </w:rPr>
          </w:rPrChange>
        </w:rPr>
        <w:t xml:space="preserve"> </w:t>
      </w:r>
      <w:del w:id="1357" w:author="Assessor GDSXSR" w:date="2026-10-31T19:48:41Z">
        <w:r>
          <w:rPr>
            <w:rFonts w:ascii="Arial" w:hAnsi="Arial" w:cs="Arial"/>
            <w:color w:val="000000" w:themeColor="text1"/>
            <w:sz w:val="28"/>
            <w:szCs w:val="28"/>
          </w:rPr>
          <w:delText xml:space="preserve">Acresce</w:delText>
        </w:r>
      </w:del>
      <w:ins w:id="1358" w:author="Assessor GDSXSR" w:date="2026-10-31T19:48:41Z">
        <w:r>
          <w:rPr>
            <w:rFonts w:ascii="Arial" w:hAnsi="Arial" w:cs="Arial"/>
            <w:i w:val="0"/>
            <w:color w:val="808080"/>
            <w:sz w:val="28"/>
            <w:szCs w:val="28"/>
            <w:rPrChange w:id="1408" w:author="Assessor GDSXSR" w:date="2026-10-31T19:48:41Z">
              <w:rPr>
                <w:rFonts w:ascii="Arial" w:hAnsi="Arial" w:cs="Arial"/>
                <w:color w:val="808080"/>
                <w:sz w:val="28"/>
                <w:szCs w:val="28"/>
              </w:rPr>
            </w:rPrChange>
          </w:rPr>
          <w:t xml:space="preserve">e</w:t>
        </w:r>
      </w:ins>
      <w:r>
        <w:rPr>
          <w:rFonts w:ascii="Arial" w:hAnsi="Arial" w:cs="Arial"/>
          <w:b/>
          <w:i w:val="0"/>
          <w:color w:val="000000" w:themeColor="text1"/>
          <w:sz w:val="28"/>
          <w:szCs w:val="28"/>
          <w:rPrChange w:id="1435" w:author="Assessor GDSXSR" w:date="2026-10-31T19:48:41Z">
            <w:rPr>
              <w:rFonts w:ascii="Arial" w:hAnsi="Arial" w:cs="Arial"/>
              <w:color w:val="000000" w:themeColor="text1"/>
              <w:sz w:val="28"/>
              <w:szCs w:val="28"/>
            </w:rPr>
          </w:rPrChange>
        </w:rPr>
        <w:t xml:space="preserve"> </w:t>
      </w:r>
      <w:del w:id="1359" w:author="Assessor GDSXSR" w:date="2026-10-31T19:48:41Z">
        <w:r>
          <w:rPr>
            <w:rFonts w:ascii="Arial" w:hAnsi="Arial" w:cs="Arial"/>
            <w:color w:val="000000" w:themeColor="text1"/>
            <w:sz w:val="28"/>
            <w:szCs w:val="28"/>
          </w:rPr>
          <w:delText xml:space="preserve">que</w:delText>
        </w:r>
      </w:del>
      <w:ins w:id="1360" w:author="Assessor GDSXSR" w:date="2026-10-31T19:48:41Z">
        <w:r>
          <w:rPr>
            <w:rFonts w:ascii="Arial" w:hAnsi="Arial" w:cs="Arial"/>
            <w:b/>
            <w:i w:val="0"/>
            <w:color w:val="808080"/>
            <w:sz w:val="28"/>
            <w:szCs w:val="28"/>
            <w:rPrChange w:id="1436" w:author="Assessor GDSXSR" w:date="2026-10-31T19:48:41Z">
              <w:rPr>
                <w:rFonts w:ascii="Arial" w:hAnsi="Arial" w:cs="Arial"/>
                <w:color w:val="808080"/>
                <w:sz w:val="28"/>
                <w:szCs w:val="28"/>
              </w:rPr>
            </w:rPrChange>
          </w:rPr>
          <w:t xml:space="preserve">2)</w:t>
        </w:r>
      </w:ins>
      <w:r>
        <w:rPr>
          <w:rFonts w:ascii="Arial" w:hAnsi="Arial" w:cs="Arial"/>
          <w:i w:val="0"/>
          <w:color w:val="000000" w:themeColor="text1"/>
          <w:sz w:val="28"/>
          <w:szCs w:val="28"/>
          <w:rPrChange w:id="1411" w:author="Assessor GDSXSR" w:date="2026-10-31T19:48:41Z">
            <w:rPr>
              <w:rFonts w:ascii="Arial" w:hAnsi="Arial" w:cs="Arial"/>
              <w:color w:val="000000" w:themeColor="text1"/>
              <w:sz w:val="28"/>
              <w:szCs w:val="28"/>
            </w:rPr>
          </w:rPrChange>
        </w:rPr>
        <w:t xml:space="preserve"> </w:t>
      </w:r>
      <w:del w:id="1361" w:author="Assessor GDSXSR" w:date="2026-10-31T19:48:41Z">
        <w:r>
          <w:rPr>
            <w:rFonts w:ascii="Arial" w:hAnsi="Arial" w:cs="Arial"/>
            <w:color w:val="000000" w:themeColor="text1"/>
            <w:sz w:val="28"/>
            <w:szCs w:val="28"/>
          </w:rPr>
          <w:delText xml:space="preserve">“</w:delText>
        </w:r>
        <w:r>
          <w:rPr>
            <w:rFonts w:ascii="Arial" w:hAnsi="Arial" w:cs="Arial"/>
            <w:i/>
            <w:iCs/>
            <w:color w:val="000000" w:themeColor="text1"/>
            <w:sz w:val="28"/>
            <w:szCs w:val="28"/>
          </w:rPr>
          <w:delText xml:space="preserve">caso</w:delText>
        </w:r>
      </w:del>
      <w:ins w:id="1362" w:author="Assessor GDSXSR" w:date="2026-10-31T19:48:41Z">
        <w:r>
          <w:rPr>
            <w:rFonts w:ascii="Arial" w:hAnsi="Arial" w:cs="Arial"/>
            <w:i w:val="0"/>
            <w:color w:val="808080"/>
            <w:sz w:val="28"/>
            <w:szCs w:val="28"/>
            <w:rPrChange w:id="1412" w:author="Assessor GDSXSR" w:date="2026-10-31T19:48:41Z">
              <w:rPr>
                <w:rFonts w:ascii="Arial" w:hAnsi="Arial" w:cs="Arial"/>
                <w:color w:val="808080"/>
                <w:sz w:val="28"/>
                <w:szCs w:val="28"/>
              </w:rPr>
            </w:rPrChange>
          </w:rPr>
          <w:t xml:space="preserve">se</w:t>
        </w:r>
      </w:ins>
      <w:r>
        <w:rPr>
          <w:rFonts w:ascii="Arial" w:hAnsi="Arial" w:cs="Arial"/>
          <w:i w:val="0"/>
          <w:iCs/>
          <w:color w:val="000000" w:themeColor="text1"/>
          <w:sz w:val="28"/>
          <w:szCs w:val="28"/>
          <w:rPrChange w:id="1413" w:author="Assessor GDSXSR" w:date="2026-10-31T19:48:41Z">
            <w:rPr>
              <w:rFonts w:ascii="Arial" w:hAnsi="Arial" w:cs="Arial"/>
              <w:i/>
              <w:iCs/>
              <w:color w:val="000000" w:themeColor="text1"/>
              <w:sz w:val="28"/>
              <w:szCs w:val="28"/>
            </w:rPr>
          </w:rPrChange>
        </w:rPr>
        <w:t xml:space="preserve"> </w:t>
      </w:r>
      <w:del w:id="1363" w:author="Assessor GDSXSR" w:date="2026-10-31T19:48:41Z">
        <w:r>
          <w:rPr>
            <w:rFonts w:ascii="Arial" w:hAnsi="Arial" w:cs="Arial"/>
            <w:i/>
            <w:iCs/>
            <w:color w:val="000000" w:themeColor="text1"/>
            <w:sz w:val="28"/>
            <w:szCs w:val="28"/>
          </w:rPr>
          <w:delText xml:space="preserve">o esclarecimento da</w:delText>
        </w:r>
      </w:del>
      <w:ins w:id="1364" w:author="Assessor GDSXSR" w:date="2026-10-31T19:48:41Z">
        <w:r>
          <w:rPr>
            <w:rFonts w:ascii="Arial" w:hAnsi="Arial" w:cs="Arial"/>
            <w:i w:val="0"/>
            <w:iCs/>
            <w:color w:val="808080"/>
            <w:sz w:val="28"/>
            <w:szCs w:val="28"/>
            <w:rPrChange w:id="1414" w:author="Assessor GDSXSR" w:date="2026-10-31T19:48:41Z">
              <w:rPr>
                <w:rFonts w:ascii="Arial" w:hAnsi="Arial" w:cs="Arial"/>
                <w:i/>
                <w:iCs/>
                <w:color w:val="808080"/>
                <w:sz w:val="28"/>
                <w:szCs w:val="28"/>
              </w:rPr>
            </w:rPrChange>
          </w:rPr>
          <w:t xml:space="preserve">a</w:t>
        </w:r>
      </w:ins>
      <w:r>
        <w:rPr>
          <w:rFonts w:ascii="Arial" w:hAnsi="Arial" w:cs="Arial"/>
          <w:i w:val="0"/>
          <w:iCs/>
          <w:color w:val="000000" w:themeColor="text1"/>
          <w:sz w:val="28"/>
          <w:szCs w:val="28"/>
          <w:rPrChange w:id="1415" w:author="Assessor GDSXSR" w:date="2026-10-31T19:48:41Z">
            <w:rPr>
              <w:rFonts w:ascii="Arial" w:hAnsi="Arial" w:cs="Arial"/>
              <w:i/>
              <w:iCs/>
              <w:color w:val="000000" w:themeColor="text1"/>
              <w:sz w:val="28"/>
              <w:szCs w:val="28"/>
            </w:rPr>
          </w:rPrChange>
        </w:rPr>
        <w:t xml:space="preserve"> origem do dano </w:t>
      </w:r>
      <w:del w:id="1365" w:author="Assessor GDSXSR" w:date="2026-10-31T19:48:41Z">
        <w:r>
          <w:rPr>
            <w:rFonts w:ascii="Arial" w:hAnsi="Arial" w:cs="Arial"/>
            <w:i/>
            <w:iCs/>
            <w:color w:val="000000" w:themeColor="text1"/>
            <w:sz w:val="28"/>
            <w:szCs w:val="28"/>
          </w:rPr>
          <w:delText xml:space="preserve">dependesse</w:delText>
        </w:r>
      </w:del>
      <w:ins w:id="1366" w:author="Assessor GDSXSR" w:date="2026-10-31T19:48:41Z">
        <w:r>
          <w:rPr>
            <w:rFonts w:ascii="Arial" w:hAnsi="Arial" w:cs="Arial"/>
            <w:i w:val="0"/>
            <w:iCs/>
            <w:color w:val="808080"/>
            <w:sz w:val="28"/>
            <w:szCs w:val="28"/>
            <w:rPrChange w:id="1416" w:author="Assessor GDSXSR" w:date="2026-10-31T19:48:41Z">
              <w:rPr>
                <w:rFonts w:ascii="Arial" w:hAnsi="Arial" w:cs="Arial"/>
                <w:i/>
                <w:iCs/>
                <w:color w:val="808080"/>
                <w:sz w:val="28"/>
                <w:szCs w:val="28"/>
              </w:rPr>
            </w:rPrChange>
          </w:rPr>
          <w:t xml:space="preserve">dependia</w:t>
        </w:r>
      </w:ins>
      <w:r>
        <w:rPr>
          <w:rFonts w:ascii="Arial" w:hAnsi="Arial" w:cs="Arial"/>
          <w:i w:val="0"/>
          <w:iCs/>
          <w:color w:val="000000" w:themeColor="text1"/>
          <w:sz w:val="28"/>
          <w:szCs w:val="28"/>
          <w:rPrChange w:id="1417" w:author="Assessor GDSXSR" w:date="2026-10-31T19:48:41Z">
            <w:rPr>
              <w:rFonts w:ascii="Arial" w:hAnsi="Arial" w:cs="Arial"/>
              <w:i/>
              <w:iCs/>
              <w:color w:val="000000" w:themeColor="text1"/>
              <w:sz w:val="28"/>
              <w:szCs w:val="28"/>
            </w:rPr>
          </w:rPrChange>
        </w:rPr>
        <w:t xml:space="preserve"> de exame técnico independente, </w:t>
      </w:r>
      <w:ins w:id="1367" w:author="Assessor GDSXSR" w:date="2026-10-31T19:48:41Z">
        <w:r>
          <w:rPr>
            <w:rFonts w:ascii="Arial" w:hAnsi="Arial" w:cs="Arial"/>
            <w:i w:val="0"/>
            <w:iCs/>
            <w:color w:val="808080"/>
            <w:sz w:val="28"/>
            <w:szCs w:val="28"/>
            <w:rPrChange w:id="1418" w:author="Assessor GDSXSR" w:date="2026-10-31T19:48:41Z">
              <w:rPr>
                <w:rFonts w:ascii="Arial" w:hAnsi="Arial" w:cs="Arial"/>
                <w:i/>
                <w:iCs/>
                <w:color w:val="808080"/>
                <w:sz w:val="28"/>
                <w:szCs w:val="28"/>
              </w:rPr>
            </w:rPrChange>
          </w:rPr>
          <w:t xml:space="preserve">a perícia </w:t>
        </w:r>
      </w:ins>
      <w:r>
        <w:rPr>
          <w:rFonts w:ascii="Arial" w:hAnsi="Arial" w:cs="Arial"/>
          <w:i w:val="0"/>
          <w:iCs/>
          <w:color w:val="000000" w:themeColor="text1"/>
          <w:sz w:val="28"/>
          <w:szCs w:val="28"/>
          <w:rPrChange w:id="1419" w:author="Assessor GDSXSR" w:date="2026-10-31T19:48:41Z">
            <w:rPr>
              <w:rFonts w:ascii="Arial" w:hAnsi="Arial" w:cs="Arial"/>
              <w:i/>
              <w:iCs/>
              <w:color w:val="000000" w:themeColor="text1"/>
              <w:sz w:val="28"/>
              <w:szCs w:val="28"/>
            </w:rPr>
          </w:rPrChange>
        </w:rPr>
        <w:t xml:space="preserve">deveria ter sido determinada </w:t>
      </w:r>
      <w:del w:id="1368" w:author="Assessor GDSXSR" w:date="2026-10-31T19:48:41Z">
        <w:r>
          <w:rPr>
            <w:rFonts w:ascii="Arial" w:hAnsi="Arial" w:cs="Arial"/>
            <w:i/>
            <w:iCs/>
            <w:color w:val="000000" w:themeColor="text1"/>
            <w:sz w:val="28"/>
            <w:szCs w:val="28"/>
          </w:rPr>
          <w:delText xml:space="preserve">a produção de prova pericial, nos termos dos arts.</w:delText>
        </w:r>
      </w:del>
      <w:ins w:id="1369" w:author="Assessor GDSXSR" w:date="2026-10-31T19:48:41Z">
        <w:r>
          <w:rPr>
            <w:rFonts w:ascii="Arial" w:hAnsi="Arial" w:cs="Arial"/>
            <w:i w:val="0"/>
            <w:iCs/>
            <w:color w:val="808080"/>
            <w:sz w:val="28"/>
            <w:szCs w:val="28"/>
            <w:rPrChange w:id="1420" w:author="Assessor GDSXSR" w:date="2026-10-31T19:48:41Z">
              <w:rPr>
                <w:rFonts w:ascii="Arial" w:hAnsi="Arial" w:cs="Arial"/>
                <w:i/>
                <w:iCs/>
                <w:color w:val="808080"/>
                <w:sz w:val="28"/>
                <w:szCs w:val="28"/>
              </w:rPr>
            </w:rPrChange>
          </w:rPr>
          <w:t xml:space="preserve">(CPC</w:t>
        </w:r>
      </w:ins>
      <w:r>
        <w:rPr>
          <w:rFonts w:ascii="Arial" w:hAnsi="Arial" w:cs="Arial"/>
          <w:i w:val="0"/>
          <w:iCs/>
          <w:color w:val="000000" w:themeColor="text1"/>
          <w:sz w:val="28"/>
          <w:szCs w:val="28"/>
          <w:rPrChange w:id="1421" w:author="Assessor GDSXSR" w:date="2026-10-31T19:48:41Z">
            <w:rPr>
              <w:rFonts w:ascii="Arial" w:hAnsi="Arial" w:cs="Arial"/>
              <w:i/>
              <w:iCs/>
              <w:color w:val="000000" w:themeColor="text1"/>
              <w:sz w:val="28"/>
              <w:szCs w:val="28"/>
            </w:rPr>
          </w:rPrChange>
        </w:rPr>
        <w:t xml:space="preserve"> 370 e 464</w:t>
      </w:r>
      <w:del w:id="1370" w:author="Assessor GDSXSR" w:date="2026-10-31T19:48:41Z">
        <w:r>
          <w:rPr>
            <w:rFonts w:ascii="Arial" w:hAnsi="Arial" w:cs="Arial"/>
            <w:i/>
            <w:iCs/>
            <w:color w:val="000000" w:themeColor="text1"/>
            <w:sz w:val="28"/>
            <w:szCs w:val="28"/>
          </w:rPr>
          <w:delText xml:space="preserve"> do Código de Processo Civil</w:delText>
        </w:r>
      </w:del>
      <w:ins w:id="1371" w:author="Assessor GDSXSR" w:date="2026-10-31T19:48:41Z">
        <w:r>
          <w:rPr>
            <w:rFonts w:ascii="Arial" w:hAnsi="Arial" w:cs="Arial"/>
            <w:i w:val="0"/>
            <w:iCs/>
            <w:color w:val="808080"/>
            <w:sz w:val="28"/>
            <w:szCs w:val="28"/>
            <w:rPrChange w:id="1422" w:author="Assessor GDSXSR" w:date="2026-10-31T19:48:41Z">
              <w:rPr>
                <w:rFonts w:ascii="Arial" w:hAnsi="Arial" w:cs="Arial"/>
                <w:i/>
                <w:iCs/>
                <w:color w:val="808080"/>
                <w:sz w:val="28"/>
                <w:szCs w:val="28"/>
              </w:rPr>
            </w:rPrChange>
          </w:rPr>
          <w:t xml:space="preserve">)</w:t>
        </w:r>
      </w:ins>
      <w:r>
        <w:rPr>
          <w:rFonts w:ascii="Arial" w:hAnsi="Arial" w:cs="Arial"/>
          <w:i w:val="0"/>
          <w:iCs/>
          <w:color w:val="000000" w:themeColor="text1"/>
          <w:sz w:val="28"/>
          <w:szCs w:val="28"/>
          <w:rPrChange w:id="1423" w:author="Assessor GDSXSR" w:date="2026-10-31T19:48:41Z">
            <w:rPr>
              <w:rFonts w:ascii="Arial" w:hAnsi="Arial" w:cs="Arial"/>
              <w:i/>
              <w:iCs/>
              <w:color w:val="000000" w:themeColor="text1"/>
              <w:sz w:val="28"/>
              <w:szCs w:val="28"/>
            </w:rPr>
          </w:rPrChange>
        </w:rPr>
        <w:t xml:space="preserve">, e não </w:t>
      </w:r>
      <w:del w:id="1372" w:author="Assessor GDSXSR" w:date="2026-10-31T19:48:41Z">
        <w:r>
          <w:rPr>
            <w:rFonts w:ascii="Arial" w:hAnsi="Arial" w:cs="Arial"/>
            <w:i/>
            <w:iCs/>
            <w:color w:val="000000" w:themeColor="text1"/>
            <w:sz w:val="28"/>
            <w:szCs w:val="28"/>
          </w:rPr>
          <w:delText xml:space="preserve">utilizada</w:delText>
        </w:r>
      </w:del>
      <w:ins w:id="1373" w:author="Assessor GDSXSR" w:date="2026-10-31T19:48:41Z">
        <w:r>
          <w:rPr>
            <w:rFonts w:ascii="Arial" w:hAnsi="Arial" w:cs="Arial"/>
            <w:i w:val="0"/>
            <w:iCs/>
            <w:color w:val="808080"/>
            <w:sz w:val="28"/>
            <w:szCs w:val="28"/>
            <w:rPrChange w:id="1424" w:author="Assessor GDSXSR" w:date="2026-10-31T19:48:41Z">
              <w:rPr>
                <w:rFonts w:ascii="Arial" w:hAnsi="Arial" w:cs="Arial"/>
                <w:i/>
                <w:iCs/>
                <w:color w:val="808080"/>
                <w:sz w:val="28"/>
                <w:szCs w:val="28"/>
              </w:rPr>
            </w:rPrChange>
          </w:rPr>
          <w:t xml:space="preserve">a</w:t>
        </w:r>
      </w:ins>
      <w:r>
        <w:rPr>
          <w:rFonts w:ascii="Arial" w:hAnsi="Arial" w:cs="Arial"/>
          <w:i w:val="0"/>
          <w:iCs/>
          <w:color w:val="000000" w:themeColor="text1"/>
          <w:sz w:val="28"/>
          <w:szCs w:val="28"/>
          <w:rPrChange w:id="1425" w:author="Assessor GDSXSR" w:date="2026-10-31T19:48:41Z">
            <w:rPr>
              <w:rFonts w:ascii="Arial" w:hAnsi="Arial" w:cs="Arial"/>
              <w:i/>
              <w:iCs/>
              <w:color w:val="000000" w:themeColor="text1"/>
              <w:sz w:val="28"/>
              <w:szCs w:val="28"/>
            </w:rPr>
          </w:rPrChange>
        </w:rPr>
        <w:t xml:space="preserve"> </w:t>
      </w:r>
      <w:del w:id="1374" w:author="Assessor GDSXSR" w:date="2026-10-31T19:48:41Z">
        <w:r>
          <w:rPr>
            <w:rFonts w:ascii="Arial" w:hAnsi="Arial" w:cs="Arial"/>
            <w:i/>
            <w:iCs/>
            <w:color w:val="000000" w:themeColor="text1"/>
            <w:sz w:val="28"/>
            <w:szCs w:val="28"/>
          </w:rPr>
          <w:delText xml:space="preserve">essa</w:delText>
        </w:r>
      </w:del>
      <w:ins w:id="1375" w:author="Assessor GDSXSR" w:date="2026-10-31T19:48:41Z">
        <w:r>
          <w:rPr>
            <w:rFonts w:ascii="Arial" w:hAnsi="Arial" w:cs="Arial"/>
            <w:i w:val="0"/>
            <w:iCs/>
            <w:color w:val="808080"/>
            <w:sz w:val="28"/>
            <w:szCs w:val="28"/>
            <w:rPrChange w:id="1426" w:author="Assessor GDSXSR" w:date="2026-10-31T19:48:41Z">
              <w:rPr>
                <w:rFonts w:ascii="Arial" w:hAnsi="Arial" w:cs="Arial"/>
                <w:i/>
                <w:iCs/>
                <w:color w:val="808080"/>
                <w:sz w:val="28"/>
                <w:szCs w:val="28"/>
              </w:rPr>
            </w:rPrChange>
          </w:rPr>
          <w:t xml:space="preserve">sua</w:t>
        </w:r>
      </w:ins>
      <w:r>
        <w:rPr>
          <w:rFonts w:ascii="Arial" w:hAnsi="Arial" w:cs="Arial"/>
          <w:i w:val="0"/>
          <w:iCs/>
          <w:color w:val="000000" w:themeColor="text1"/>
          <w:sz w:val="28"/>
          <w:szCs w:val="28"/>
          <w:rPrChange w:id="1427" w:author="Assessor GDSXSR" w:date="2026-10-31T19:48:41Z">
            <w:rPr>
              <w:rFonts w:ascii="Arial" w:hAnsi="Arial" w:cs="Arial"/>
              <w:i/>
              <w:iCs/>
              <w:color w:val="000000" w:themeColor="text1"/>
              <w:sz w:val="28"/>
              <w:szCs w:val="28"/>
            </w:rPr>
          </w:rPrChange>
        </w:rPr>
        <w:t xml:space="preserve"> ausência</w:t>
      </w:r>
      <w:ins w:id="1376" w:author="Assessor GDSXSR" w:date="2026-10-31T19:48:41Z">
        <w:r>
          <w:rPr>
            <w:rFonts w:ascii="Arial" w:hAnsi="Arial" w:cs="Arial"/>
            <w:i w:val="0"/>
            <w:iCs/>
            <w:color w:val="808080"/>
            <w:sz w:val="28"/>
            <w:szCs w:val="28"/>
            <w:rPrChange w:id="1428" w:author="Assessor GDSXSR" w:date="2026-10-31T19:48:41Z">
              <w:rPr>
                <w:rFonts w:ascii="Arial" w:hAnsi="Arial" w:cs="Arial"/>
                <w:i/>
                <w:iCs/>
                <w:color w:val="808080"/>
                <w:sz w:val="28"/>
                <w:szCs w:val="28"/>
              </w:rPr>
            </w:rPrChange>
          </w:rPr>
          <w:t xml:space="preserve"> utilizada</w:t>
        </w:r>
      </w:ins>
      <w:r>
        <w:rPr>
          <w:rFonts w:ascii="Arial" w:hAnsi="Arial" w:cs="Arial"/>
          <w:i w:val="0"/>
          <w:iCs/>
          <w:color w:val="000000" w:themeColor="text1"/>
          <w:sz w:val="28"/>
          <w:szCs w:val="28"/>
          <w:rPrChange w:id="1429" w:author="Assessor GDSXSR" w:date="2026-10-31T19:48:41Z">
            <w:rPr>
              <w:rFonts w:ascii="Arial" w:hAnsi="Arial" w:cs="Arial"/>
              <w:i/>
              <w:iCs/>
              <w:color w:val="000000" w:themeColor="text1"/>
              <w:sz w:val="28"/>
              <w:szCs w:val="28"/>
            </w:rPr>
          </w:rPrChange>
        </w:rPr>
        <w:t xml:space="preserve"> em prejuízo da parte beneficiada pela inversão </w:t>
      </w:r>
      <w:del w:id="1377" w:author="Assessor GDSXSR" w:date="2026-10-31T19:48:41Z">
        <w:r>
          <w:rPr>
            <w:rFonts w:ascii="Arial" w:hAnsi="Arial" w:cs="Arial"/>
            <w:i/>
            <w:iCs/>
            <w:color w:val="000000" w:themeColor="text1"/>
            <w:sz w:val="28"/>
            <w:szCs w:val="28"/>
          </w:rPr>
          <w:delText xml:space="preserve">do</w:delText>
        </w:r>
      </w:del>
      <w:ins w:id="1378" w:author="Assessor GDSXSR" w:date="2026-10-31T19:48:41Z">
        <w:r>
          <w:rPr>
            <w:rFonts w:ascii="Arial" w:hAnsi="Arial" w:cs="Arial"/>
            <w:i w:val="0"/>
            <w:iCs/>
            <w:color w:val="808080"/>
            <w:sz w:val="28"/>
            <w:szCs w:val="28"/>
            <w:rPrChange w:id="1430" w:author="Assessor GDSXSR" w:date="2026-10-31T19:48:41Z">
              <w:rPr>
                <w:rFonts w:ascii="Arial" w:hAnsi="Arial" w:cs="Arial"/>
                <w:i/>
                <w:iCs/>
                <w:color w:val="808080"/>
                <w:sz w:val="28"/>
                <w:szCs w:val="28"/>
              </w:rPr>
            </w:rPrChange>
          </w:rPr>
          <w:t xml:space="preserve">(ID</w:t>
        </w:r>
      </w:ins>
      <w:r>
        <w:rPr>
          <w:rFonts w:ascii="Arial" w:hAnsi="Arial" w:cs="Arial"/>
          <w:i w:val="0"/>
          <w:iCs/>
          <w:color w:val="000000" w:themeColor="text1"/>
          <w:sz w:val="28"/>
          <w:szCs w:val="28"/>
          <w:rPrChange w:id="1431" w:author="Assessor GDSXSR" w:date="2026-10-31T19:48:41Z">
            <w:rPr>
              <w:rFonts w:ascii="Arial" w:hAnsi="Arial" w:cs="Arial"/>
              <w:i/>
              <w:iCs/>
              <w:color w:val="000000" w:themeColor="text1"/>
              <w:sz w:val="28"/>
              <w:szCs w:val="28"/>
            </w:rPr>
          </w:rPrChange>
        </w:rPr>
        <w:t xml:space="preserve"> </w:t>
      </w:r>
      <w:del w:id="1379" w:author="Assessor GDSXSR" w:date="2026-10-31T19:48:41Z">
        <w:r>
          <w:rPr>
            <w:rFonts w:ascii="Arial" w:hAnsi="Arial" w:cs="Arial"/>
            <w:i/>
            <w:iCs/>
            <w:color w:val="000000" w:themeColor="text1"/>
            <w:sz w:val="28"/>
            <w:szCs w:val="28"/>
          </w:rPr>
          <w:delText xml:space="preserve">ônus da prova</w:delText>
        </w:r>
        <w:r>
          <w:rPr>
            <w:rFonts w:ascii="Arial" w:hAnsi="Arial" w:cs="Arial"/>
            <w:color w:val="000000" w:themeColor="text1"/>
            <w:sz w:val="28"/>
            <w:szCs w:val="28"/>
          </w:rPr>
          <w:delText xml:space="preserve">”</w:delText>
        </w:r>
      </w:del>
      <w:ins w:id="1380" w:author="Assessor GDSXSR" w:date="2026-10-31T19:48:41Z">
        <w:r>
          <w:rPr>
            <w:rFonts w:ascii="Arial" w:hAnsi="Arial" w:cs="Arial"/>
            <w:i w:val="0"/>
            <w:iCs/>
            <w:color w:val="808080"/>
            <w:sz w:val="28"/>
            <w:szCs w:val="28"/>
            <w:rPrChange w:id="1432" w:author="Assessor GDSXSR" w:date="2026-10-31T19:48:41Z">
              <w:rPr>
                <w:rFonts w:ascii="Arial" w:hAnsi="Arial" w:cs="Arial"/>
                <w:i/>
                <w:iCs/>
                <w:color w:val="808080"/>
                <w:sz w:val="28"/>
                <w:szCs w:val="28"/>
              </w:rPr>
            </w:rPrChange>
          </w:rPr>
          <w:t xml:space="preserve">89619913)</w:t>
        </w:r>
      </w:ins>
      <w:r>
        <w:rPr>
          <w:rFonts w:ascii="Arial" w:hAnsi="Arial" w:cs="Arial"/>
          <w:i w:val="0"/>
          <w:color w:val="000000" w:themeColor="text1"/>
          <w:sz w:val="28"/>
          <w:szCs w:val="28"/>
          <w:rPrChange w:id="1433" w:author="Assessor GDSXSR" w:date="2026-10-31T19:48:41Z">
            <w:rPr>
              <w:rFonts w:ascii="Arial" w:hAnsi="Arial" w:cs="Arial"/>
              <w:color w:val="000000" w:themeColor="text1"/>
              <w:sz w:val="28"/>
              <w:szCs w:val="28"/>
            </w:rPr>
          </w:rPrChange>
        </w:rPr>
        <w:t xml:space="preserve">.</w:t>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1751BF6D" w14:textId="18383705" w:rsidR="00506A7D" w:rsidRDefault="004E578E" w:rsidP="00506A7D">
      <w:pPr>
        <w:spacing w:after="0" w:line="360" w:lineRule="auto"/>
        <w:ind w:firstLine="2268"/>
        <w:jc w:val="both"/>
        <w:rPr>
          <w:rFonts w:ascii="Arial" w:hAnsi="Arial" w:cs="Arial"/>
          <w:color w:val="7030A0"/>
          <w:sz w:val="28"/>
          <w:szCs w:val="28"/>
        </w:rPr>
      </w:pPr>
      <w:r>
        <w:rPr>
          <w:rFonts w:ascii="Arial" w:hAnsi="Arial" w:cs="Arial"/>
          <w:sz w:val="28"/>
          <w:szCs w:val="28"/>
          <w:highlight w:val="yellow"/>
          <w:rPrChange w:id="1437" w:author="Assessor GDSXSR" w:date="2026-10-31T19:48:41Z">
            <w:rPr>
              <w:rFonts w:ascii="Arial" w:hAnsi="Arial" w:cs="Arial"/>
              <w:sz w:val="28"/>
              <w:szCs w:val="28"/>
            </w:rPr>
          </w:rPrChange>
        </w:rPr>
        <w:t xml:space="preserve">Com</w:t>
      </w:r>
      <w:r w:rsidR="00506A7D">
        <w:rPr>
          <w:rFonts w:ascii="Arial" w:hAnsi="Arial" w:cs="Arial"/>
          <w:sz w:val="28"/>
          <w:szCs w:val="28"/>
          <w:highlight w:val="yellow"/>
          <w:rPrChange w:id="1438" w:author="Assessor GDSXSR" w:date="2026-10-31T19:48:41Z">
            <w:rPr>
              <w:rFonts w:ascii="Arial" w:hAnsi="Arial" w:cs="Arial"/>
              <w:sz w:val="28"/>
              <w:szCs w:val="28"/>
            </w:rPr>
          </w:rPrChange>
        </w:rPr>
        <w:t xml:space="preserve"> razão</w:t>
      </w:r>
      <w:r w:rsidR="00506A7D" w:rsidRPr="007F4412">
        <w:rPr>
          <w:rFonts w:ascii="Arial" w:hAnsi="Arial" w:cs="Arial"/>
          <w:color w:val="7030A0"/>
          <w:sz w:val="28"/>
          <w:szCs w:val="28"/>
          <w:highlight w:val="yellow"/>
          <w:rPrChange w:id="1439" w:author="Assessor GDSXSR" w:date="2026-10-31T19:48:41Z">
            <w:rPr>
              <w:rFonts w:ascii="Arial" w:hAnsi="Arial" w:cs="Arial"/>
              <w:color w:val="7030A0"/>
              <w:sz w:val="28"/>
              <w:szCs w:val="28"/>
            </w:rPr>
          </w:rPrChange>
        </w:rPr>
        <w:t xml:space="preserve"> </w:t>
      </w:r>
      <w:r w:rsidR="00624045">
        <w:rPr>
          <w:rFonts w:ascii="Arial" w:hAnsi="Arial" w:cs="Arial"/>
          <w:sz w:val="28"/>
          <w:szCs w:val="28"/>
          <w:highlight w:val="yellow"/>
          <w:rPrChange w:id="1440" w:author="Assessor GDSXSR" w:date="2026-10-31T19:48:41Z">
            <w:rPr>
              <w:rFonts w:ascii="Arial" w:hAnsi="Arial" w:cs="Arial"/>
              <w:sz w:val="28"/>
              <w:szCs w:val="28"/>
            </w:rPr>
          </w:rPrChange>
        </w:rPr>
        <w:t xml:space="preserve">o</w:t>
      </w:r>
      <w:r w:rsidR="00506A7D" w:rsidRPr="009B7564">
        <w:rPr>
          <w:rFonts w:ascii="Arial" w:hAnsi="Arial" w:cs="Arial"/>
          <w:sz w:val="28"/>
          <w:szCs w:val="28"/>
          <w:highlight w:val="yellow"/>
          <w:rPrChange w:id="1441" w:author="Assessor GDSXSR" w:date="2026-10-31T19:48:41Z">
            <w:rPr>
              <w:rFonts w:ascii="Arial" w:hAnsi="Arial" w:cs="Arial"/>
              <w:sz w:val="28"/>
              <w:szCs w:val="28"/>
            </w:rPr>
          </w:rPrChange>
        </w:rPr>
        <w:t xml:space="preserve"> apelante</w:t>
      </w:r>
      <w:r w:rsidR="00506A7D" w:rsidRPr="007F4412">
        <w:rPr>
          <w:rFonts w:ascii="Arial" w:hAnsi="Arial" w:cs="Arial"/>
          <w:color w:val="7030A0"/>
          <w:sz w:val="28"/>
          <w:szCs w:val="28"/>
          <w:highlight w:val="yellow"/>
          <w:rPrChange w:id="1442" w:author="Assessor GDSXSR" w:date="2026-10-31T19:48:41Z">
            <w:rPr>
              <w:rFonts w:ascii="Arial" w:hAnsi="Arial" w:cs="Arial"/>
              <w:color w:val="7030A0"/>
              <w:sz w:val="28"/>
              <w:szCs w:val="28"/>
            </w:rPr>
          </w:rPrChange>
        </w:rPr>
        <w:t xml:space="preserve">.</w:t>
      </w:r>
    </w:p>
    <w:p w14:paraId="6A7CE69B" w14:textId="77777777" w:rsidR="0070621B" w:rsidRDefault="0070621B" w:rsidP="00506A7D">
      <w:pPr>
        <w:spacing w:after="0" w:line="360" w:lineRule="auto"/>
        <w:ind w:firstLine="2268"/>
        <w:jc w:val="both"/>
        <w:rPr>
          <w:rFonts w:ascii="Arial" w:hAnsi="Arial" w:cs="Arial"/>
          <w:color w:val="7030A0"/>
          <w:sz w:val="28"/>
          <w:szCs w:val="28"/>
        </w:rPr>
      </w:pPr>
    </w:p>
    <w:p w14:paraId="622CB948" w14:textId="49ED3874" w:rsidR="009908C1" w:rsidRDefault="00CA4D84" w:rsidP="00506A7D">
      <w:pPr>
        <w:spacing w:after="0" w:line="360" w:lineRule="auto"/>
        <w:ind w:firstLine="2268"/>
        <w:jc w:val="both"/>
        <w:rPr>
          <w:rFonts w:ascii="Arial" w:hAnsi="Arial" w:cs="Arial"/>
          <w:sz w:val="28"/>
          <w:szCs w:val="28"/>
        </w:rPr>
      </w:pPr>
      <w:r>
        <w:rPr>
          <w:rFonts w:ascii="Arial" w:hAnsi="Arial" w:cs="Arial"/>
          <w:sz w:val="28"/>
          <w:szCs w:val="28"/>
        </w:rPr>
        <w:t xml:space="preserve">A despeito da inversão do ônus da prova </w:t>
      </w:r>
      <w:del w:id="1443" w:author="Assessor GDSXSR" w:date="2026-10-31T19:48:41Z">
        <w:r>
          <w:rPr>
            <w:rFonts w:ascii="Arial" w:hAnsi="Arial" w:cs="Arial"/>
            <w:sz w:val="28"/>
            <w:szCs w:val="28"/>
          </w:rPr>
          <w:delText xml:space="preserve">por ocasião do</w:delText>
        </w:r>
      </w:del>
      <w:ins w:id="1444" w:author="Assessor GDSXSR" w:date="2026-10-31T19:48:41Z">
        <w:r>
          <w:rPr>
            <w:rFonts w:ascii="Arial" w:hAnsi="Arial" w:cs="Arial"/>
            <w:color w:val="808080"/>
            <w:sz w:val="28"/>
            <w:szCs w:val="28"/>
          </w:rPr>
          <w:t xml:space="preserve">no</w:t>
        </w:r>
      </w:ins>
      <w:r>
        <w:rPr>
          <w:rFonts w:ascii="Arial" w:hAnsi="Arial" w:cs="Arial"/>
          <w:sz w:val="28"/>
          <w:szCs w:val="28"/>
        </w:rPr>
        <w:t xml:space="preserve"> saneamento</w:t>
      </w:r>
      <w:del w:id="1445" w:author="Assessor GDSXSR" w:date="2026-10-31T19:48:41Z">
        <w:r>
          <w:rPr>
            <w:rFonts w:ascii="Arial" w:hAnsi="Arial" w:cs="Arial"/>
            <w:sz w:val="28"/>
            <w:szCs w:val="28"/>
          </w:rPr>
          <w:delText xml:space="preserve"> e da organização do processo</w:delText>
        </w:r>
      </w:del>
      <w:r>
        <w:rPr>
          <w:rFonts w:ascii="Arial" w:hAnsi="Arial" w:cs="Arial"/>
          <w:sz w:val="28"/>
          <w:szCs w:val="28"/>
        </w:rPr>
        <w:t xml:space="preserve">, a r. sentença </w:t>
      </w:r>
      <w:ins w:id="1446" w:author="Assessor GDSXSR" w:date="2026-10-31T19:48:41Z">
        <w:r>
          <w:rPr>
            <w:rFonts w:ascii="Arial" w:hAnsi="Arial" w:cs="Arial"/>
            <w:color w:val="808080"/>
            <w:sz w:val="28"/>
            <w:szCs w:val="28"/>
          </w:rPr>
          <w:t xml:space="preserve">considerou que </w:t>
        </w:r>
      </w:ins>
      <w:r>
        <w:rPr>
          <w:rFonts w:ascii="Arial" w:hAnsi="Arial" w:cs="Arial"/>
          <w:sz w:val="28"/>
          <w:szCs w:val="28"/>
        </w:rPr>
        <w:t xml:space="preserve">(ID 89619912)</w:t>
      </w:r>
      <w:del w:id="1447" w:author="Assessor GDSXSR" w:date="2026-10-31T19:48:41Z">
        <w:r>
          <w:rPr>
            <w:rFonts w:ascii="Arial" w:hAnsi="Arial" w:cs="Arial"/>
            <w:sz w:val="28"/>
            <w:szCs w:val="28"/>
          </w:rPr>
          <w:delText xml:space="preserve"> </w:delText>
        </w:r>
        <w:r>
          <w:rPr>
            <w:rFonts w:ascii="Arial" w:hAnsi="Arial" w:cs="Arial"/>
            <w:sz w:val="28"/>
            <w:szCs w:val="28"/>
          </w:rPr>
          <w:delText xml:space="preserve">considerou que</w:delText>
        </w:r>
      </w:del>
      <w:r>
        <w:rPr>
          <w:rFonts w:ascii="Arial" w:hAnsi="Arial" w:cs="Arial"/>
          <w:sz w:val="28"/>
          <w:szCs w:val="28"/>
        </w:rPr>
        <w:t xml:space="preserve">:</w:t>
      </w:r>
    </w:p>
    <w:p w14:paraId="1D734E93" w14:textId="77777777" w:rsidR="009908C1" w:rsidRDefault="009908C1" w:rsidP="00506A7D">
      <w:pPr>
        <w:spacing w:after="0" w:line="360" w:lineRule="auto"/>
        <w:ind w:firstLine="2268"/>
        <w:jc w:val="both"/>
        <w:rPr>
          <w:rFonts w:ascii="Arial" w:hAnsi="Arial" w:cs="Arial"/>
          <w:sz w:val="28"/>
          <w:szCs w:val="28"/>
        </w:rPr>
      </w:pPr>
    </w:p>
    <w:p w14:paraId="11379652" w14:textId="504FF441" w:rsidR="009908C1" w:rsidRDefault="00EF3BD7" w:rsidP="009908C1">
      <w:pPr>
        <w:spacing w:after="0" w:line="360" w:lineRule="auto"/>
        <w:ind w:left="2268"/>
        <w:jc w:val="both"/>
        <w:rPr>
          <w:rFonts w:ascii="Arial" w:hAnsi="Arial" w:cs="Arial"/>
          <w:i/>
          <w:iCs/>
          <w:sz w:val="26"/>
          <w:szCs w:val="26"/>
        </w:rPr>
      </w:pPr>
      <w:r w:rsidRPr="009908C1">
        <w:rPr>
          <w:rFonts w:ascii="Arial" w:hAnsi="Arial" w:cs="Arial"/>
          <w:i/>
          <w:sz w:val="26"/>
          <w:szCs w:val="26"/>
          <w:rPrChange w:id="1676" w:author="Assessor GDSXSR" w:date="2026-10-31T19:48:41Z">
            <w:rPr>
              <w:rFonts w:ascii="Arial" w:hAnsi="Arial" w:cs="Arial"/>
              <w:sz w:val="26"/>
              <w:szCs w:val="26"/>
            </w:rPr>
          </w:rPrChange>
        </w:rPr>
        <w:t>“</w:t>
      </w:r>
      <w:r w:rsidR="009908C1">
        <w:rPr>
          <w:rFonts w:ascii="Arial" w:hAnsi="Arial" w:cs="Arial"/>
          <w:i/>
          <w:sz w:val="26"/>
          <w:szCs w:val="26"/>
          <w:rPrChange w:id="1677" w:author="Assessor GDSXSR" w:date="2026-10-31T19:48:41Z">
            <w:rPr>
              <w:rFonts w:ascii="Arial" w:hAnsi="Arial" w:cs="Arial"/>
              <w:sz w:val="26"/>
              <w:szCs w:val="26"/>
            </w:rPr>
          </w:rPrChange>
        </w:rPr>
        <w:t xml:space="preserve">(...) </w:t>
      </w:r>
      <w:r w:rsidR="009908C1">
        <w:rPr>
          <w:rFonts w:ascii="Arial" w:hAnsi="Arial" w:cs="Arial"/>
          <w:i/>
          <w:iCs/>
          <w:sz w:val="26"/>
          <w:szCs w:val="26"/>
          <w:rPrChange w:id="1678" w:author="Assessor GDSXSR" w:date="2026-10-31T19:48:41Z">
            <w:rPr>
              <w:rFonts w:ascii="Arial" w:hAnsi="Arial" w:cs="Arial"/>
              <w:i/>
              <w:iCs/>
              <w:sz w:val="26"/>
              <w:szCs w:val="26"/>
            </w:rPr>
          </w:rPrChange>
        </w:rPr>
        <w:t>N</w:t>
      </w:r>
      <w:r w:rsidRPr="009908C1">
        <w:rPr>
          <w:rFonts w:ascii="Arial" w:hAnsi="Arial" w:cs="Arial"/>
          <w:i/>
          <w:iCs/>
          <w:sz w:val="26"/>
          <w:szCs w:val="26"/>
          <w:rPrChange w:id="1679" w:author="Assessor GDSXSR" w:date="2026-10-31T19:48:41Z">
            <w:rPr>
              <w:rFonts w:ascii="Arial" w:hAnsi="Arial" w:cs="Arial"/>
              <w:i/>
              <w:iCs/>
              <w:sz w:val="26"/>
              <w:szCs w:val="26"/>
            </w:rPr>
          </w:rPrChange>
        </w:rPr>
        <w:t>ão há, nos autos, documento técnico independente que confirme que a causa do dano tenha sido variação de energia elétrica ou defeito interno coberto pelo seguro</w:t>
      </w:r>
      <w:r w:rsidR="009908C1">
        <w:rPr>
          <w:rFonts w:ascii="Arial" w:hAnsi="Arial" w:cs="Arial"/>
          <w:i/>
          <w:iCs/>
          <w:sz w:val="26"/>
          <w:szCs w:val="26"/>
          <w:rPrChange w:id="1680" w:author="Assessor GDSXSR" w:date="2026-10-31T19:48:41Z">
            <w:rPr>
              <w:rFonts w:ascii="Arial" w:hAnsi="Arial" w:cs="Arial"/>
              <w:i/>
              <w:iCs/>
              <w:sz w:val="26"/>
              <w:szCs w:val="26"/>
            </w:rPr>
          </w:rPrChange>
        </w:rPr>
        <w:t xml:space="preserve">. </w:t>
      </w:r>
    </w:p>
    <w:p w14:paraId="28437BB4" w14:textId="78CB5AAC" w:rsidR="009908C1" w:rsidRDefault="009908C1" w:rsidP="009908C1">
      <w:pPr>
        <w:spacing w:after="0" w:line="360" w:lineRule="auto"/>
        <w:ind w:left="2268"/>
        <w:jc w:val="both"/>
        <w:rPr>
          <w:rFonts w:ascii="Arial" w:hAnsi="Arial" w:cs="Arial"/>
          <w:sz w:val="26"/>
          <w:szCs w:val="26"/>
        </w:rPr>
      </w:pPr>
      <w:r>
        <w:rPr>
          <w:rFonts w:ascii="Arial" w:hAnsi="Arial" w:cs="Arial"/>
          <w:i/>
          <w:iCs/>
          <w:sz w:val="26"/>
          <w:szCs w:val="26"/>
        </w:rPr>
        <w:t>(...)</w:t>
      </w:r>
    </w:p>
    <w:p w14:paraId="6FCFB57D" w14:textId="433E706B" w:rsidR="009908C1" w:rsidRDefault="009908C1" w:rsidP="009908C1">
      <w:pPr>
        <w:spacing w:after="0" w:line="360" w:lineRule="auto"/>
        <w:ind w:left="2268"/>
        <w:jc w:val="both"/>
        <w:rPr>
          <w:rFonts w:ascii="Arial" w:hAnsi="Arial" w:cs="Arial"/>
          <w:sz w:val="26"/>
          <w:szCs w:val="26"/>
        </w:rPr>
      </w:pPr>
      <w:r>
        <w:rPr>
          <w:rFonts w:ascii="Arial" w:hAnsi="Arial" w:cs="Arial"/>
          <w:sz w:val="26"/>
          <w:szCs w:val="26"/>
        </w:rPr>
        <w:t>O</w:t>
      </w:r>
      <w:r w:rsidR="00EF3BD7" w:rsidRPr="009908C1">
        <w:rPr>
          <w:rFonts w:ascii="Arial" w:hAnsi="Arial" w:cs="Arial"/>
          <w:i/>
          <w:iCs/>
          <w:sz w:val="26"/>
          <w:szCs w:val="26"/>
        </w:rPr>
        <w:t xml:space="preserve">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w:t>
      </w:r>
      <w:r>
        <w:rPr>
          <w:rFonts w:ascii="Arial" w:hAnsi="Arial" w:cs="Arial"/>
          <w:i/>
          <w:iCs/>
          <w:sz w:val="26"/>
          <w:szCs w:val="26"/>
        </w:rPr>
        <w:t>. (...)</w:t>
      </w:r>
      <w:r w:rsidRPr="009908C1">
        <w:rPr>
          <w:rFonts w:ascii="Arial" w:hAnsi="Arial" w:cs="Arial"/>
          <w:sz w:val="26"/>
          <w:szCs w:val="26"/>
        </w:rPr>
        <w:t xml:space="preserve"> </w:t>
      </w:r>
    </w:p>
    <w:p w14:paraId="421AAE67" w14:textId="0BD7B09B" w:rsidR="0070621B" w:rsidRPr="009908C1" w:rsidRDefault="009908C1" w:rsidP="009908C1">
      <w:pPr>
        <w:spacing w:after="0" w:line="360" w:lineRule="auto"/>
        <w:ind w:left="2268"/>
        <w:jc w:val="both"/>
        <w:rPr>
          <w:rFonts w:ascii="Arial" w:hAnsi="Arial" w:cs="Arial"/>
          <w:sz w:val="26"/>
          <w:szCs w:val="26"/>
        </w:rPr>
      </w:pPr>
      <w:r w:rsidRPr="009908C1">
        <w:rPr>
          <w:rFonts w:ascii="Arial" w:hAnsi="Arial" w:cs="Arial"/>
          <w:i/>
          <w:iCs/>
          <w:sz w:val="26"/>
          <w:szCs w:val="26"/>
        </w:rPr>
        <w:t>A mera discordância do consumidor, desacompanhada de prova técnica mínima em sentido contrário, não é suficiente para afastar a conclusão documental existente nos autos</w:t>
      </w:r>
      <w:r w:rsidR="00874CC9">
        <w:rPr>
          <w:rFonts w:ascii="Arial" w:hAnsi="Arial" w:cs="Arial"/>
          <w:i/>
          <w:iCs/>
          <w:sz w:val="26"/>
          <w:szCs w:val="26"/>
        </w:rPr>
        <w:t>.</w:t>
      </w:r>
      <w:r>
        <w:rPr>
          <w:rFonts w:ascii="Arial" w:hAnsi="Arial" w:cs="Arial"/>
          <w:i/>
          <w:iCs/>
          <w:sz w:val="26"/>
          <w:szCs w:val="26"/>
        </w:rPr>
        <w:t>”</w:t>
      </w:r>
    </w:p>
    <w:p w14:paraId="371C2566" w14:textId="77777777" w:rsidR="00506A7D" w:rsidRDefault="00506A7D" w:rsidP="00DB1301">
      <w:pPr>
        <w:spacing w:after="0" w:line="360" w:lineRule="auto"/>
        <w:ind w:firstLine="2268"/>
        <w:jc w:val="both"/>
        <w:rPr>
          <w:rFonts w:ascii="Arial" w:hAnsi="Arial" w:cs="Arial"/>
          <w:sz w:val="28"/>
          <w:szCs w:val="28"/>
        </w:rPr>
      </w:pPr>
    </w:p>
    <w:p w14:paraId="07F11B30" w14:textId="35B2403D" w:rsidR="00C10020" w:rsidRPr="00C10020" w:rsidRDefault="009908C1" w:rsidP="00C10020">
      <w:pPr>
        <w:spacing w:after="0" w:line="360" w:lineRule="auto"/>
        <w:ind w:firstLine="2268"/>
        <w:jc w:val="both"/>
        <w:rPr>
          <w:rFonts w:ascii="Arial" w:hAnsi="Arial" w:cs="Arial"/>
          <w:sz w:val="28"/>
          <w:szCs w:val="28"/>
        </w:rPr>
      </w:pPr>
      <w:r>
        <w:rPr>
          <w:rFonts w:ascii="Arial" w:hAnsi="Arial" w:cs="Arial"/>
          <w:sz w:val="28"/>
          <w:szCs w:val="28"/>
        </w:rPr>
        <w:t xml:space="preserve">A</w:t>
      </w:r>
      <w:del w:id="1448" w:author="Assessor GDSXSR" w:date="2026-10-31T19:48:41Z">
        <w:r>
          <w:rPr>
            <w:rFonts w:ascii="Arial" w:hAnsi="Arial" w:cs="Arial"/>
            <w:sz w:val="28"/>
            <w:szCs w:val="28"/>
          </w:rPr>
          <w:delText xml:space="preserve"> respeito da</w:delText>
        </w:r>
      </w:del>
      <w:r>
        <w:rPr>
          <w:rFonts w:ascii="Arial" w:hAnsi="Arial" w:cs="Arial"/>
          <w:sz w:val="28"/>
          <w:szCs w:val="28"/>
        </w:rPr>
        <w:t xml:space="preserve"> inversão do ônus da prova</w:t>
      </w:r>
      <w:del w:id="1449" w:author="Assessor GDSXSR" w:date="2026-10-31T19:48:41Z">
        <w:r>
          <w:rPr>
            <w:rFonts w:ascii="Arial" w:hAnsi="Arial" w:cs="Arial"/>
            <w:sz w:val="28"/>
            <w:szCs w:val="28"/>
          </w:rPr>
          <w:delText xml:space="preserve">,</w:delText>
        </w:r>
      </w:del>
      <w:r>
        <w:rPr>
          <w:rFonts w:ascii="Arial" w:hAnsi="Arial" w:cs="Arial"/>
          <w:sz w:val="28"/>
          <w:szCs w:val="28"/>
        </w:rPr>
        <w:t xml:space="preserve"> </w:t>
      </w:r>
      <w:del w:id="1450" w:author="Assessor GDSXSR" w:date="2026-10-31T19:48:41Z">
        <w:r>
          <w:rPr>
            <w:rFonts w:ascii="Arial" w:hAnsi="Arial" w:cs="Arial"/>
            <w:sz w:val="28"/>
            <w:szCs w:val="28"/>
          </w:rPr>
          <w:delText xml:space="preserve">estabelece</w:delText>
        </w:r>
      </w:del>
      <w:ins w:id="1451" w:author="Assessor GDSXSR" w:date="2026-10-31T19:48:41Z">
        <w:r>
          <w:rPr>
            <w:rFonts w:ascii="Arial" w:hAnsi="Arial" w:cs="Arial"/>
            <w:color w:val="808080"/>
            <w:sz w:val="28"/>
            <w:szCs w:val="28"/>
          </w:rPr>
          <w:t xml:space="preserve">está</w:t>
        </w:r>
      </w:ins>
      <w:r>
        <w:rPr>
          <w:rFonts w:ascii="Arial" w:hAnsi="Arial" w:cs="Arial"/>
          <w:sz w:val="28"/>
          <w:szCs w:val="28"/>
        </w:rPr>
        <w:t xml:space="preserve"> </w:t>
      </w:r>
      <w:del w:id="1452" w:author="Assessor GDSXSR" w:date="2026-10-31T19:48:41Z">
        <w:r>
          <w:rPr>
            <w:rFonts w:ascii="Arial" w:hAnsi="Arial" w:cs="Arial"/>
            <w:sz w:val="28"/>
            <w:szCs w:val="28"/>
          </w:rPr>
          <w:delText xml:space="preserve">o</w:delText>
        </w:r>
      </w:del>
      <w:ins w:id="1453" w:author="Assessor GDSXSR" w:date="2026-10-31T19:48:41Z">
        <w:r>
          <w:rPr>
            <w:rFonts w:ascii="Arial" w:hAnsi="Arial" w:cs="Arial"/>
            <w:color w:val="808080"/>
            <w:sz w:val="28"/>
            <w:szCs w:val="28"/>
          </w:rPr>
          <w:t xml:space="preserve">prevista no</w:t>
        </w:r>
      </w:ins>
      <w:r>
        <w:rPr>
          <w:rFonts w:ascii="Arial" w:hAnsi="Arial" w:cs="Arial"/>
          <w:sz w:val="28"/>
          <w:szCs w:val="28"/>
        </w:rPr>
        <w:t xml:space="preserve"> art. 6º, VIII, do CDC</w:t>
      </w:r>
      <w:r>
        <w:rPr>
          <w:rFonts w:ascii="Arial" w:hAnsi="Arial" w:cs="Arial"/>
          <w:sz w:val="28"/>
          <w:szCs w:val="28"/>
        </w:rPr>
        <w:t xml:space="preserve">:</w:t>
      </w:r>
    </w:p>
    <w:p w14:paraId="27AF7347" w14:textId="71D75E17" w:rsidR="006A20E6" w:rsidRDefault="00C10020" w:rsidP="00874CC9">
      <w:pPr>
        <w:spacing w:after="0" w:line="360" w:lineRule="auto"/>
        <w:ind w:firstLine="2268"/>
        <w:jc w:val="both"/>
        <w:rPr>
          <w:rFonts w:ascii="Arial" w:hAnsi="Arial" w:cs="Arial"/>
          <w:sz w:val="28"/>
          <w:szCs w:val="28"/>
        </w:rPr>
      </w:pPr>
      <w:r w:rsidRPr="00C10020">
        <w:rPr>
          <w:rFonts w:ascii="Arial" w:hAnsi="Arial" w:cs="Arial"/>
          <w:sz w:val="28"/>
          <w:szCs w:val="28"/>
        </w:rPr>
        <w:t> </w:t>
      </w:r>
    </w:p>
    <w:p w14:paraId="780976C9" w14:textId="77777777" w:rsidR="00954A54" w:rsidRPr="00954A54" w:rsidRDefault="006A20E6" w:rsidP="00954A54">
      <w:pPr>
        <w:spacing w:after="0" w:line="360" w:lineRule="auto"/>
        <w:ind w:left="2268"/>
        <w:jc w:val="both"/>
        <w:rPr>
          <w:rFonts w:ascii="Arial" w:hAnsi="Arial" w:cs="Arial"/>
          <w:i/>
          <w:iCs/>
          <w:sz w:val="26"/>
          <w:szCs w:val="26"/>
        </w:rPr>
      </w:pPr>
      <w:r w:rsidRPr="003C531E">
        <w:rPr>
          <w:rFonts w:ascii="Arial" w:hAnsi="Arial" w:cs="Arial"/>
          <w:sz w:val="26"/>
          <w:szCs w:val="26"/>
        </w:rPr>
        <w:t>“</w:t>
      </w:r>
      <w:r w:rsidR="00954A54" w:rsidRPr="00954A54">
        <w:rPr>
          <w:rFonts w:ascii="Arial" w:hAnsi="Arial" w:cs="Arial"/>
          <w:i/>
          <w:iCs/>
          <w:sz w:val="26"/>
          <w:szCs w:val="26"/>
        </w:rPr>
        <w:t>Art. 6º São direitos básicos do consumidor:</w:t>
      </w:r>
    </w:p>
    <w:p w14:paraId="26FEF8C8" w14:textId="77777777" w:rsidR="00954A54" w:rsidRPr="00954A54" w:rsidRDefault="00954A54" w:rsidP="00954A54">
      <w:pPr>
        <w:spacing w:after="0" w:line="360" w:lineRule="auto"/>
        <w:ind w:left="2268"/>
        <w:jc w:val="both"/>
        <w:rPr>
          <w:rFonts w:ascii="Arial" w:hAnsi="Arial" w:cs="Arial"/>
          <w:i/>
          <w:iCs/>
          <w:sz w:val="26"/>
          <w:szCs w:val="26"/>
        </w:rPr>
      </w:pPr>
      <w:r w:rsidRPr="00954A54">
        <w:rPr>
          <w:rFonts w:ascii="Arial" w:hAnsi="Arial" w:cs="Arial"/>
          <w:i/>
          <w:iCs/>
          <w:sz w:val="26"/>
          <w:szCs w:val="26"/>
        </w:rPr>
        <w:t>(...)</w:t>
      </w:r>
    </w:p>
    <w:p w14:paraId="68C1FC1D" w14:textId="3614D37A" w:rsidR="006A20E6" w:rsidRPr="003C531E" w:rsidRDefault="00954A54" w:rsidP="00954A54">
      <w:pPr>
        <w:spacing w:after="0" w:line="360" w:lineRule="auto"/>
        <w:ind w:left="2268"/>
        <w:jc w:val="both"/>
        <w:rPr>
          <w:rFonts w:ascii="Arial" w:hAnsi="Arial" w:cs="Arial"/>
          <w:sz w:val="26"/>
          <w:szCs w:val="26"/>
        </w:rPr>
      </w:pPr>
      <w:r w:rsidRPr="00954A54">
        <w:rPr>
          <w:rFonts w:ascii="Arial" w:hAnsi="Arial" w:cs="Arial"/>
          <w:i/>
          <w:iCs/>
          <w:sz w:val="26"/>
          <w:szCs w:val="26"/>
        </w:rPr>
        <w:t xml:space="preserve">VIII - a facilitação da defesa de seus direitos, inclusive com a inversão do ônus da prova, a seu favor, no processo civil, quando, a critério do juiz, for verossímil </w:t>
      </w:r>
      <w:r w:rsidRPr="00954A54">
        <w:rPr>
          <w:rFonts w:ascii="Arial" w:hAnsi="Arial" w:cs="Arial"/>
          <w:i/>
          <w:iCs/>
          <w:sz w:val="26"/>
          <w:szCs w:val="26"/>
        </w:rPr>
        <w:lastRenderedPageBreak/>
        <w:t>a alegação ou quando for ele hipossuficiente, segundo as regras ordinárias de experiências;</w:t>
      </w:r>
      <w:r w:rsidR="00BA541C" w:rsidRPr="003C531E">
        <w:rPr>
          <w:rFonts w:ascii="Arial" w:hAnsi="Arial" w:cs="Arial"/>
          <w:sz w:val="26"/>
          <w:szCs w:val="26"/>
        </w:rPr>
        <w:t>”</w:t>
      </w:r>
    </w:p>
    <w:p w14:paraId="1F729BB0" w14:textId="77777777" w:rsidR="008D4483" w:rsidRDefault="008D4483" w:rsidP="00DB1301">
      <w:pPr>
        <w:spacing w:after="0" w:line="360" w:lineRule="auto"/>
        <w:ind w:firstLine="2268"/>
        <w:jc w:val="both"/>
        <w:rPr>
          <w:rFonts w:ascii="Arial" w:hAnsi="Arial" w:cs="Arial"/>
          <w:sz w:val="28"/>
          <w:szCs w:val="28"/>
        </w:rPr>
      </w:pPr>
    </w:p>
    <w:p w14:paraId="3F428AA8" w14:textId="6F7B715F" w:rsidR="009C1D38" w:rsidRPr="009C1D38" w:rsidRDefault="00874CC9" w:rsidP="009C1D38">
      <w:pPr>
        <w:spacing w:after="0" w:line="360" w:lineRule="auto"/>
        <w:ind w:firstLine="2268"/>
        <w:jc w:val="both"/>
        <w:rPr>
          <w:rFonts w:ascii="Arial" w:hAnsi="Arial" w:cs="Arial"/>
          <w:sz w:val="28"/>
          <w:szCs w:val="28"/>
        </w:rPr>
      </w:pPr>
      <w:r>
        <w:rPr>
          <w:rFonts w:ascii="Arial" w:hAnsi="Arial" w:cs="Arial"/>
          <w:sz w:val="28"/>
          <w:szCs w:val="28"/>
        </w:rPr>
        <w:t xml:space="preserve">N</w:t>
      </w:r>
      <w:r>
        <w:rPr>
          <w:rFonts w:ascii="Arial" w:hAnsi="Arial" w:cs="Arial"/>
          <w:sz w:val="28"/>
          <w:szCs w:val="28"/>
        </w:rPr>
        <w:t xml:space="preserve">o caso, a verossimilhança das alegações </w:t>
      </w:r>
      <w:ins w:id="1454" w:author="Assessor GDSXSR" w:date="2026-10-31T19:48:41Z">
        <w:r>
          <w:rPr>
            <w:rFonts w:ascii="Arial" w:hAnsi="Arial" w:cs="Arial"/>
            <w:color w:val="808080"/>
            <w:sz w:val="28"/>
            <w:szCs w:val="28"/>
          </w:rPr>
          <w:t xml:space="preserve">e a hipossuficiência </w:t>
        </w:r>
      </w:ins>
      <w:r>
        <w:rPr>
          <w:rFonts w:ascii="Arial" w:hAnsi="Arial" w:cs="Arial"/>
          <w:sz w:val="28"/>
          <w:szCs w:val="28"/>
        </w:rPr>
        <w:t xml:space="preserve">do consumidor </w:t>
      </w:r>
      <w:del w:id="1455" w:author="Assessor GDSXSR" w:date="2026-10-31T19:48:41Z">
        <w:r>
          <w:rPr>
            <w:rFonts w:ascii="Arial" w:hAnsi="Arial" w:cs="Arial"/>
            <w:sz w:val="28"/>
            <w:szCs w:val="28"/>
          </w:rPr>
          <w:delText xml:space="preserve">e</w:delText>
        </w:r>
      </w:del>
      <w:ins w:id="1456" w:author="Assessor GDSXSR" w:date="2026-10-31T19:48:41Z">
        <w:r>
          <w:rPr>
            <w:rFonts w:ascii="Arial" w:hAnsi="Arial" w:cs="Arial"/>
            <w:color w:val="808080"/>
            <w:sz w:val="28"/>
            <w:szCs w:val="28"/>
          </w:rPr>
          <w:t xml:space="preserve">autorizaram</w:t>
        </w:r>
      </w:ins>
      <w:r>
        <w:rPr>
          <w:rFonts w:ascii="Arial" w:hAnsi="Arial" w:cs="Arial"/>
          <w:sz w:val="28"/>
          <w:szCs w:val="28"/>
        </w:rPr>
        <w:t xml:space="preserve"> a</w:t>
      </w:r>
      <w:del w:id="1457" w:author="Assessor GDSXSR" w:date="2026-10-31T19:48:41Z">
        <w:r>
          <w:rPr>
            <w:rFonts w:ascii="Arial" w:hAnsi="Arial" w:cs="Arial"/>
            <w:sz w:val="28"/>
            <w:szCs w:val="28"/>
          </w:rPr>
          <w:delText xml:space="preserve"> sua hipossuficiência, devidamente demonstradas nos autos, autoriza</w:delText>
        </w:r>
        <w:r>
          <w:rPr>
            <w:rFonts w:ascii="Arial" w:hAnsi="Arial" w:cs="Arial"/>
            <w:sz w:val="28"/>
            <w:szCs w:val="28"/>
          </w:rPr>
          <w:delText xml:space="preserve">ra</w:delText>
        </w:r>
        <w:r>
          <w:rPr>
            <w:rFonts w:ascii="Arial" w:hAnsi="Arial" w:cs="Arial"/>
            <w:sz w:val="28"/>
            <w:szCs w:val="28"/>
          </w:rPr>
          <w:delText xml:space="preserve">m essa</w:delText>
        </w:r>
      </w:del>
      <w:r>
        <w:rPr>
          <w:rFonts w:ascii="Arial" w:hAnsi="Arial" w:cs="Arial"/>
          <w:sz w:val="28"/>
          <w:szCs w:val="28"/>
        </w:rPr>
        <w:t xml:space="preserve"> inversão</w:t>
      </w:r>
      <w:r>
        <w:rPr>
          <w:rFonts w:ascii="Arial" w:hAnsi="Arial" w:cs="Arial"/>
          <w:sz w:val="28"/>
          <w:szCs w:val="28"/>
        </w:rPr>
        <w:t xml:space="preserve">, como </w:t>
      </w:r>
      <w:del w:id="1458" w:author="Assessor GDSXSR" w:date="2026-10-31T19:48:41Z">
        <w:r>
          <w:rPr>
            <w:rFonts w:ascii="Arial" w:hAnsi="Arial" w:cs="Arial"/>
            <w:sz w:val="28"/>
            <w:szCs w:val="28"/>
          </w:rPr>
          <w:delText xml:space="preserve">expressamente constou</w:delText>
        </w:r>
      </w:del>
      <w:ins w:id="1459" w:author="Assessor GDSXSR" w:date="2026-10-31T19:48:41Z">
        <w:r>
          <w:rPr>
            <w:rFonts w:ascii="Arial" w:hAnsi="Arial" w:cs="Arial"/>
            <w:color w:val="808080"/>
            <w:sz w:val="28"/>
            <w:szCs w:val="28"/>
          </w:rPr>
          <w:t xml:space="preserve">consta</w:t>
        </w:r>
      </w:ins>
      <w:r>
        <w:rPr>
          <w:rFonts w:ascii="Arial" w:hAnsi="Arial" w:cs="Arial"/>
          <w:sz w:val="28"/>
          <w:szCs w:val="28"/>
        </w:rPr>
        <w:t xml:space="preserve"> da decisão </w:t>
      </w:r>
      <w:del w:id="1460" w:author="Assessor GDSXSR" w:date="2026-10-31T19:48:41Z">
        <w:r>
          <w:rPr>
            <w:rFonts w:ascii="Arial" w:hAnsi="Arial" w:cs="Arial"/>
            <w:sz w:val="28"/>
            <w:szCs w:val="28"/>
          </w:rPr>
          <w:delText xml:space="preserve">de</w:delText>
        </w:r>
      </w:del>
      <w:ins w:id="1461" w:author="Assessor GDSXSR" w:date="2026-10-31T19:48:41Z">
        <w:r>
          <w:rPr>
            <w:rFonts w:ascii="Arial" w:hAnsi="Arial" w:cs="Arial"/>
            <w:color w:val="808080"/>
            <w:sz w:val="28"/>
            <w:szCs w:val="28"/>
          </w:rPr>
          <w:t xml:space="preserve">saneadora</w:t>
        </w:r>
      </w:ins>
      <w:r>
        <w:rPr>
          <w:rFonts w:ascii="Arial" w:hAnsi="Arial" w:cs="Arial"/>
          <w:sz w:val="28"/>
          <w:szCs w:val="28"/>
        </w:rPr>
        <w:t xml:space="preserve"> </w:t>
      </w:r>
      <w:ins w:id="1462" w:author="Assessor GDSXSR" w:date="2026-10-31T19:48:41Z">
        <w:r>
          <w:rPr>
            <w:rFonts w:ascii="Arial" w:hAnsi="Arial" w:cs="Arial"/>
            <w:color w:val="808080"/>
            <w:sz w:val="28"/>
            <w:szCs w:val="28"/>
          </w:rPr>
          <w:t xml:space="preserve">(</w:t>
        </w:r>
      </w:ins>
      <w:r>
        <w:rPr>
          <w:rFonts w:ascii="Arial" w:hAnsi="Arial" w:cs="Arial"/>
          <w:sz w:val="28"/>
          <w:szCs w:val="28"/>
        </w:rPr>
        <w:t xml:space="preserve">ID </w:t>
      </w:r>
      <w:r>
        <w:rPr>
          <w:rFonts w:ascii="Arial" w:hAnsi="Arial" w:cs="Arial"/>
          <w:sz w:val="28"/>
          <w:szCs w:val="28"/>
        </w:rPr>
        <w:t xml:space="preserve">89619894</w:t>
      </w:r>
      <w:ins w:id="1463" w:author="Assessor GDSXSR" w:date="2026-10-31T19:48:41Z">
        <w:r>
          <w:rPr>
            <w:rFonts w:ascii="Arial" w:hAnsi="Arial" w:cs="Arial"/>
            <w:color w:val="808080"/>
            <w:sz w:val="28"/>
            <w:szCs w:val="28"/>
          </w:rPr>
          <w:t xml:space="preserve">)</w:t>
        </w:r>
      </w:ins>
      <w:r>
        <w:rPr>
          <w:rFonts w:ascii="Arial" w:hAnsi="Arial" w:cs="Arial"/>
          <w:sz w:val="28"/>
          <w:szCs w:val="28"/>
        </w:rPr>
        <w:t xml:space="preserve">.</w:t>
      </w:r>
    </w:p>
    <w:p w14:paraId="76CE165C" w14:textId="77777777" w:rsidR="009C1D38" w:rsidRPr="009C1D38" w:rsidRDefault="009C1D38" w:rsidP="009C1D38">
      <w:pPr>
        <w:spacing w:after="0" w:line="360" w:lineRule="auto"/>
        <w:ind w:firstLine="2268"/>
        <w:jc w:val="both"/>
        <w:rPr>
          <w:rFonts w:ascii="Arial" w:hAnsi="Arial" w:cs="Arial"/>
          <w:sz w:val="28"/>
          <w:szCs w:val="28"/>
        </w:rPr>
      </w:pPr>
      <w:r w:rsidRPr="009C1D38">
        <w:rPr>
          <w:rFonts w:ascii="Arial" w:hAnsi="Arial" w:cs="Arial"/>
          <w:sz w:val="28"/>
          <w:szCs w:val="28"/>
        </w:rPr>
        <w:t> </w:t>
      </w:r>
    </w:p>
    <w:p w14:paraId="5B3CC4A0" w14:textId="6E39BC3D" w:rsidR="009C1D38" w:rsidRPr="009C1D38" w:rsidRDefault="009C1D38" w:rsidP="009C1D38">
      <w:pPr>
        <w:spacing w:after="0" w:line="360" w:lineRule="auto"/>
        <w:ind w:firstLine="2268"/>
        <w:jc w:val="both"/>
        <w:rPr>
          <w:rFonts w:ascii="Arial" w:hAnsi="Arial" w:cs="Arial"/>
          <w:sz w:val="28"/>
          <w:szCs w:val="28"/>
        </w:rPr>
      </w:pPr>
      <w:r>
        <w:rPr>
          <w:rFonts w:ascii="Arial" w:hAnsi="Arial" w:cs="Arial"/>
          <w:sz w:val="28"/>
          <w:szCs w:val="28"/>
        </w:rPr>
        <w:t xml:space="preserve">A verossimilhança </w:t>
      </w:r>
      <w:del w:id="1464" w:author="Assessor GDSXSR" w:date="2026-10-31T19:48:41Z">
        <w:r>
          <w:rPr>
            <w:rFonts w:ascii="Arial" w:hAnsi="Arial" w:cs="Arial"/>
            <w:sz w:val="28"/>
            <w:szCs w:val="28"/>
          </w:rPr>
          <w:delText xml:space="preserve">das alegações </w:delText>
        </w:r>
      </w:del>
      <w:r>
        <w:rPr>
          <w:rFonts w:ascii="Arial" w:hAnsi="Arial" w:cs="Arial"/>
          <w:sz w:val="28"/>
          <w:szCs w:val="28"/>
        </w:rPr>
        <w:t xml:space="preserve">está</w:t>
      </w:r>
      <w:del w:id="1465" w:author="Assessor GDSXSR" w:date="2026-10-31T19:48:41Z">
        <w:r>
          <w:rPr>
            <w:rFonts w:ascii="Arial" w:hAnsi="Arial" w:cs="Arial"/>
            <w:sz w:val="28"/>
            <w:szCs w:val="28"/>
          </w:rPr>
          <w:delText xml:space="preserve"> presente tanto</w:delText>
        </w:r>
      </w:del>
      <w:r>
        <w:rPr>
          <w:rFonts w:ascii="Arial" w:hAnsi="Arial" w:cs="Arial"/>
          <w:sz w:val="28"/>
          <w:szCs w:val="28"/>
        </w:rPr>
        <w:t xml:space="preserve"> na</w:t>
      </w:r>
      <w:r>
        <w:rPr>
          <w:rFonts w:ascii="Arial" w:hAnsi="Arial" w:cs="Arial"/>
          <w:sz w:val="28"/>
          <w:szCs w:val="28"/>
        </w:rPr>
        <w:t xml:space="preserve"> </w:t>
      </w:r>
      <w:r>
        <w:rPr>
          <w:rFonts w:ascii="Arial" w:hAnsi="Arial" w:cs="Arial"/>
          <w:sz w:val="28"/>
          <w:szCs w:val="28"/>
        </w:rPr>
        <w:t xml:space="preserve">afirmação</w:t>
      </w:r>
      <w:del w:id="1466" w:author="Assessor GDSXSR" w:date="2026-10-31T19:48:41Z">
        <w:r>
          <w:rPr>
            <w:rFonts w:ascii="Arial" w:hAnsi="Arial" w:cs="Arial"/>
            <w:sz w:val="28"/>
            <w:szCs w:val="28"/>
          </w:rPr>
          <w:delText xml:space="preserve"> peremptória</w:delText>
        </w:r>
      </w:del>
      <w:r>
        <w:rPr>
          <w:rFonts w:ascii="Arial" w:hAnsi="Arial" w:cs="Arial"/>
          <w:sz w:val="28"/>
          <w:szCs w:val="28"/>
        </w:rPr>
        <w:t xml:space="preserve">,</w:t>
      </w:r>
      <w:del w:id="1467" w:author="Assessor GDSXSR" w:date="2026-10-31T19:48:41Z">
        <w:r>
          <w:rPr>
            <w:rFonts w:ascii="Arial" w:hAnsi="Arial" w:cs="Arial"/>
            <w:sz w:val="28"/>
            <w:szCs w:val="28"/>
          </w:rPr>
          <w:delText xml:space="preserve"> </w:delText>
        </w:r>
        <w:r>
          <w:rPr>
            <w:rFonts w:ascii="Arial" w:hAnsi="Arial" w:cs="Arial"/>
            <w:sz w:val="28"/>
            <w:szCs w:val="28"/>
          </w:rPr>
          <w:delText xml:space="preserve">veiculada</w:delText>
        </w:r>
      </w:del>
      <w:r>
        <w:rPr>
          <w:rFonts w:ascii="Arial" w:hAnsi="Arial" w:cs="Arial"/>
          <w:sz w:val="28"/>
          <w:szCs w:val="28"/>
        </w:rPr>
        <w:t xml:space="preserve"> desde a</w:t>
      </w:r>
      <w:del w:id="1468" w:author="Assessor GDSXSR" w:date="2026-10-31T19:48:41Z">
        <w:r>
          <w:rPr>
            <w:rFonts w:ascii="Arial" w:hAnsi="Arial" w:cs="Arial"/>
            <w:sz w:val="28"/>
            <w:szCs w:val="28"/>
          </w:rPr>
          <w:delText xml:space="preserve"> </w:delText>
        </w:r>
        <w:r>
          <w:rPr>
            <w:rFonts w:ascii="Arial" w:hAnsi="Arial" w:cs="Arial"/>
            <w:sz w:val="28"/>
            <w:szCs w:val="28"/>
          </w:rPr>
          <w:delText xml:space="preserve">petição</w:delText>
        </w:r>
      </w:del>
      <w:r>
        <w:rPr>
          <w:rFonts w:ascii="Arial" w:hAnsi="Arial" w:cs="Arial"/>
          <w:sz w:val="28"/>
          <w:szCs w:val="28"/>
        </w:rPr>
        <w:t xml:space="preserve"> inicial</w:t>
      </w:r>
      <w:r>
        <w:rPr>
          <w:rFonts w:ascii="Arial" w:hAnsi="Arial" w:cs="Arial"/>
          <w:sz w:val="28"/>
          <w:szCs w:val="28"/>
        </w:rPr>
        <w:t xml:space="preserve">, </w:t>
      </w:r>
      <w:r>
        <w:rPr>
          <w:rFonts w:ascii="Arial" w:hAnsi="Arial" w:cs="Arial"/>
          <w:sz w:val="28"/>
          <w:szCs w:val="28"/>
        </w:rPr>
        <w:t xml:space="preserve">de que </w:t>
      </w:r>
      <w:r>
        <w:rPr>
          <w:rFonts w:ascii="Arial" w:hAnsi="Arial" w:cs="Arial"/>
          <w:sz w:val="28"/>
          <w:szCs w:val="28"/>
        </w:rPr>
        <w:t xml:space="preserve">“</w:t>
      </w:r>
      <w:r>
        <w:rPr>
          <w:rFonts w:ascii="Arial" w:hAnsi="Arial" w:cs="Arial"/>
          <w:i/>
          <w:iCs/>
          <w:sz w:val="28"/>
          <w:szCs w:val="28"/>
        </w:rPr>
        <w:t xml:space="preserve">a tela não </w:t>
      </w:r>
      <w:r>
        <w:rPr>
          <w:rFonts w:ascii="Arial" w:hAnsi="Arial" w:cs="Arial"/>
          <w:i/>
          <w:iCs/>
          <w:sz w:val="28"/>
          <w:szCs w:val="28"/>
        </w:rPr>
        <w:t xml:space="preserve">está</w:t>
      </w:r>
      <w:r>
        <w:rPr>
          <w:rFonts w:ascii="Arial" w:hAnsi="Arial" w:cs="Arial"/>
          <w:i/>
          <w:iCs/>
          <w:sz w:val="28"/>
          <w:szCs w:val="28"/>
        </w:rPr>
        <w:t xml:space="preserve"> quebrada</w:t>
      </w:r>
      <w:r>
        <w:rPr>
          <w:rFonts w:ascii="Arial" w:hAnsi="Arial" w:cs="Arial"/>
          <w:sz w:val="28"/>
          <w:szCs w:val="28"/>
        </w:rPr>
        <w:t xml:space="preserve">”</w:t>
      </w:r>
      <w:ins w:id="1469" w:author="Assessor GDSXSR" w:date="2026-10-31T19:48:41Z">
        <w:r>
          <w:rPr>
            <w:rFonts w:ascii="Arial" w:hAnsi="Arial" w:cs="Arial"/>
            <w:color w:val="808080"/>
            <w:sz w:val="28"/>
            <w:szCs w:val="28"/>
          </w:rPr>
          <w:t xml:space="preserve">, e nas fotos juntadas com a réplica</w:t>
        </w:r>
      </w:ins>
      <w:r>
        <w:rPr>
          <w:rFonts w:ascii="Arial" w:hAnsi="Arial" w:cs="Arial"/>
          <w:sz w:val="28"/>
          <w:szCs w:val="28"/>
        </w:rPr>
        <w:t xml:space="preserve"> (ID 89618439</w:t>
      </w:r>
      <w:r>
        <w:rPr>
          <w:rFonts w:ascii="Arial" w:hAnsi="Arial" w:cs="Arial"/>
          <w:sz w:val="28"/>
          <w:szCs w:val="28"/>
        </w:rPr>
        <w:t xml:space="preserve">, p. 13</w:t>
      </w:r>
      <w:del w:id="1470" w:author="Assessor GDSXSR" w:date="2026-10-31T19:48:41Z">
        <w:r>
          <w:rPr>
            <w:rFonts w:ascii="Arial" w:hAnsi="Arial" w:cs="Arial"/>
            <w:sz w:val="28"/>
            <w:szCs w:val="28"/>
          </w:rPr>
          <w:delText xml:space="preserve">)</w:delText>
        </w:r>
      </w:del>
      <w:r>
        <w:rPr>
          <w:rFonts w:ascii="Arial" w:hAnsi="Arial" w:cs="Arial"/>
          <w:sz w:val="28"/>
          <w:szCs w:val="28"/>
        </w:rPr>
        <w:t xml:space="preserve">, </w:t>
      </w:r>
      <w:del w:id="1471" w:author="Assessor GDSXSR" w:date="2026-10-31T19:48:41Z">
        <w:r>
          <w:rPr>
            <w:rFonts w:ascii="Arial" w:hAnsi="Arial" w:cs="Arial"/>
            <w:sz w:val="28"/>
            <w:szCs w:val="28"/>
          </w:rPr>
          <w:delText xml:space="preserve">quanto</w:delText>
        </w:r>
        <w:r>
          <w:rPr>
            <w:rFonts w:ascii="Arial" w:hAnsi="Arial" w:cs="Arial"/>
            <w:sz w:val="28"/>
            <w:szCs w:val="28"/>
          </w:rPr>
          <w:delText xml:space="preserve"> nas foto</w:delText>
        </w:r>
        <w:r>
          <w:rPr>
            <w:rFonts w:ascii="Arial" w:hAnsi="Arial" w:cs="Arial"/>
            <w:sz w:val="28"/>
            <w:szCs w:val="28"/>
          </w:rPr>
          <w:delText xml:space="preserve">s apresentadas com a réplica</w:delText>
        </w:r>
        <w:r>
          <w:rPr>
            <w:rFonts w:ascii="Arial" w:hAnsi="Arial" w:cs="Arial"/>
            <w:sz w:val="28"/>
            <w:szCs w:val="28"/>
          </w:rPr>
          <w:delText xml:space="preserve"> no intento de demonstrar a ausência de quebra ou trinca em tal componente do aparelho eletrônico (ID</w:delText>
        </w:r>
      </w:del>
      <w:ins w:id="1472" w:author="Assessor GDSXSR" w:date="2026-10-31T19:48:41Z">
        <w:r>
          <w:rPr>
            <w:rFonts w:ascii="Arial" w:hAnsi="Arial" w:cs="Arial"/>
            <w:color w:val="808080"/>
            <w:sz w:val="28"/>
            <w:szCs w:val="28"/>
          </w:rPr>
          <w:t xml:space="preserve">e</w:t>
        </w:r>
      </w:ins>
      <w:r>
        <w:rPr>
          <w:rFonts w:ascii="Arial" w:hAnsi="Arial" w:cs="Arial"/>
          <w:sz w:val="28"/>
          <w:szCs w:val="28"/>
        </w:rPr>
        <w:t xml:space="preserve"> </w:t>
      </w:r>
      <w:r>
        <w:rPr>
          <w:rFonts w:ascii="Arial" w:hAnsi="Arial" w:cs="Arial"/>
          <w:sz w:val="28"/>
          <w:szCs w:val="28"/>
        </w:rPr>
        <w:t xml:space="preserve">89619887, p. 12).</w:t>
      </w:r>
    </w:p>
    <w:p w14:paraId="594A822A" w14:textId="371BC432" w:rsidR="002D2044" w:rsidRDefault="002D2044" w:rsidP="00DB1301">
      <w:pPr>
        <w:spacing w:after="0" w:line="360" w:lineRule="auto"/>
        <w:ind w:firstLine="2268"/>
        <w:jc w:val="both"/>
        <w:rPr>
          <w:rFonts w:ascii="Arial" w:hAnsi="Arial" w:cs="Arial"/>
          <w:sz w:val="28"/>
          <w:szCs w:val="28"/>
        </w:rPr>
      </w:pPr>
    </w:p>
    <w:p w14:paraId="65AF7D29" w14:textId="77777777" w:rsidR="00D77C11" w:rsidRDefault="0092188E" w:rsidP="00DB1301">
      <w:pPr>
        <w:spacing w:after="0" w:line="360" w:lineRule="auto"/>
        <w:ind w:firstLine="2268"/>
        <w:jc w:val="both"/>
        <w:rPr>
          <w:rFonts w:ascii="Arial" w:hAnsi="Arial" w:cs="Arial"/>
          <w:sz w:val="28"/>
          <w:szCs w:val="28"/>
        </w:rPr>
      </w:pPr>
      <w:del w:id="1473" w:author="Assessor GDSXSR" w:date="2026-10-31T19:48:41Z">
        <w:r>
          <w:rPr>
            <w:rFonts w:ascii="Arial" w:hAnsi="Arial" w:cs="Arial"/>
            <w:sz w:val="28"/>
            <w:szCs w:val="28"/>
          </w:rPr>
          <w:delText xml:space="preserve">A rigor</w:delText>
        </w:r>
      </w:del>
      <w:ins w:id="1474" w:author="Assessor GDSXSR" w:date="2026-10-31T19:48:41Z">
        <w:r>
          <w:rPr>
            <w:rFonts w:ascii="Arial" w:hAnsi="Arial" w:cs="Arial"/>
            <w:color w:val="808080"/>
            <w:sz w:val="28"/>
            <w:szCs w:val="28"/>
            <w:highlight w:val="yellow"/>
            <w:rPrChange w:id="1687" w:author="Assessor GDSXSR" w:date="2026-10-31T19:48:41Z">
              <w:rPr>
                <w:rFonts w:ascii="Arial" w:hAnsi="Arial" w:cs="Arial"/>
                <w:color w:val="808080"/>
                <w:sz w:val="28"/>
                <w:szCs w:val="28"/>
              </w:rPr>
            </w:rPrChange>
          </w:rPr>
          <w:t xml:space="preserve">Decerto</w:t>
        </w:r>
      </w:ins>
      <w:r>
        <w:rPr>
          <w:rFonts w:ascii="Arial" w:hAnsi="Arial" w:cs="Arial"/>
          <w:sz w:val="28"/>
          <w:szCs w:val="28"/>
          <w:highlight w:val="yellow"/>
          <w:rPrChange w:id="1688" w:author="Assessor GDSXSR" w:date="2026-10-31T19:48:41Z">
            <w:rPr>
              <w:rFonts w:ascii="Arial" w:hAnsi="Arial" w:cs="Arial"/>
              <w:sz w:val="28"/>
              <w:szCs w:val="28"/>
            </w:rPr>
          </w:rPrChange>
        </w:rPr>
        <w:t xml:space="preserve">, do cotejo entre </w:t>
      </w:r>
      <w:del w:id="1475" w:author="Assessor GDSXSR" w:date="2026-10-31T19:48:41Z">
        <w:r>
          <w:rPr>
            <w:rFonts w:ascii="Arial" w:hAnsi="Arial" w:cs="Arial"/>
            <w:sz w:val="28"/>
            <w:szCs w:val="28"/>
          </w:rPr>
          <w:delText xml:space="preserve">as</w:delText>
        </w:r>
      </w:del>
      <w:ins w:id="1476" w:author="Assessor GDSXSR" w:date="2026-10-31T19:48:41Z">
        <w:r>
          <w:rPr>
            <w:rFonts w:ascii="Arial" w:hAnsi="Arial" w:cs="Arial"/>
            <w:color w:val="808080"/>
            <w:sz w:val="28"/>
            <w:szCs w:val="28"/>
            <w:highlight w:val="yellow"/>
            <w:rPrChange w:id="1689" w:author="Assessor GDSXSR" w:date="2026-10-31T19:48:41Z">
              <w:rPr>
                <w:rFonts w:ascii="Arial" w:hAnsi="Arial" w:cs="Arial"/>
                <w:color w:val="808080"/>
                <w:sz w:val="28"/>
                <w:szCs w:val="28"/>
              </w:rPr>
            </w:rPrChange>
          </w:rPr>
          <w:t xml:space="preserve">essas</w:t>
        </w:r>
      </w:ins>
      <w:r>
        <w:rPr>
          <w:rFonts w:ascii="Arial" w:hAnsi="Arial" w:cs="Arial"/>
          <w:sz w:val="28"/>
          <w:szCs w:val="28"/>
          <w:highlight w:val="yellow"/>
          <w:rPrChange w:id="1690" w:author="Assessor GDSXSR" w:date="2026-10-31T19:48:41Z">
            <w:rPr>
              <w:rFonts w:ascii="Arial" w:hAnsi="Arial" w:cs="Arial"/>
              <w:sz w:val="28"/>
              <w:szCs w:val="28"/>
            </w:rPr>
          </w:rPrChange>
        </w:rPr>
        <w:t xml:space="preserve"> fotografias </w:t>
      </w:r>
      <w:del w:id="1477" w:author="Assessor GDSXSR" w:date="2026-10-31T19:48:41Z">
        <w:r>
          <w:rPr>
            <w:rFonts w:ascii="Arial" w:hAnsi="Arial" w:cs="Arial"/>
            <w:sz w:val="28"/>
            <w:szCs w:val="28"/>
          </w:rPr>
          <w:delText xml:space="preserve">apresentadas pelo autor </w:delText>
        </w:r>
      </w:del>
      <w:r>
        <w:rPr>
          <w:rFonts w:ascii="Arial" w:hAnsi="Arial" w:cs="Arial"/>
          <w:sz w:val="28"/>
          <w:szCs w:val="28"/>
          <w:highlight w:val="yellow"/>
          <w:rPrChange w:id="1691" w:author="Assessor GDSXSR" w:date="2026-10-31T19:48:41Z">
            <w:rPr>
              <w:rFonts w:ascii="Arial" w:hAnsi="Arial" w:cs="Arial"/>
              <w:sz w:val="28"/>
              <w:szCs w:val="28"/>
            </w:rPr>
          </w:rPrChange>
        </w:rPr>
        <w:t xml:space="preserve">e </w:t>
      </w:r>
      <w:del w:id="1478" w:author="Assessor GDSXSR" w:date="2026-10-31T19:48:41Z">
        <w:r>
          <w:rPr>
            <w:rFonts w:ascii="Arial" w:hAnsi="Arial" w:cs="Arial"/>
            <w:sz w:val="28"/>
            <w:szCs w:val="28"/>
          </w:rPr>
          <w:delText xml:space="preserve">aquelas constantes</w:delText>
        </w:r>
      </w:del>
      <w:ins w:id="1479" w:author="Assessor GDSXSR" w:date="2026-10-31T19:48:41Z">
        <w:r>
          <w:rPr>
            <w:rFonts w:ascii="Arial" w:hAnsi="Arial" w:cs="Arial"/>
            <w:color w:val="808080"/>
            <w:sz w:val="28"/>
            <w:szCs w:val="28"/>
            <w:highlight w:val="yellow"/>
            <w:rPrChange w:id="1692" w:author="Assessor GDSXSR" w:date="2026-10-31T19:48:41Z">
              <w:rPr>
                <w:rFonts w:ascii="Arial" w:hAnsi="Arial" w:cs="Arial"/>
                <w:color w:val="808080"/>
                <w:sz w:val="28"/>
                <w:szCs w:val="28"/>
              </w:rPr>
            </w:rPrChange>
          </w:rPr>
          <w:t xml:space="preserve">as</w:t>
        </w:r>
      </w:ins>
      <w:r>
        <w:rPr>
          <w:rFonts w:ascii="Arial" w:hAnsi="Arial" w:cs="Arial"/>
          <w:sz w:val="28"/>
          <w:szCs w:val="28"/>
          <w:highlight w:val="yellow"/>
          <w:rPrChange w:id="1693" w:author="Assessor GDSXSR" w:date="2026-10-31T19:48:41Z">
            <w:rPr>
              <w:rFonts w:ascii="Arial" w:hAnsi="Arial" w:cs="Arial"/>
              <w:sz w:val="28"/>
              <w:szCs w:val="28"/>
            </w:rPr>
          </w:rPrChange>
        </w:rPr>
        <w:t xml:space="preserve"> do laudo</w:t>
      </w:r>
      <w:del w:id="1480" w:author="Assessor GDSXSR" w:date="2026-10-31T19:48:41Z">
        <w:r>
          <w:rPr>
            <w:rFonts w:ascii="Arial" w:hAnsi="Arial" w:cs="Arial"/>
            <w:sz w:val="28"/>
            <w:szCs w:val="28"/>
          </w:rPr>
          <w:delText xml:space="preserve"> técnico</w:delText>
        </w:r>
      </w:del>
      <w:r>
        <w:rPr>
          <w:rFonts w:ascii="Arial" w:hAnsi="Arial" w:cs="Arial"/>
          <w:sz w:val="28"/>
          <w:szCs w:val="28"/>
          <w:highlight w:val="yellow"/>
          <w:rPrChange w:id="1694" w:author="Assessor GDSXSR" w:date="2026-10-31T19:48:41Z">
            <w:rPr>
              <w:rFonts w:ascii="Arial" w:hAnsi="Arial" w:cs="Arial"/>
              <w:sz w:val="28"/>
              <w:szCs w:val="28"/>
            </w:rPr>
          </w:rPrChange>
        </w:rPr>
        <w:t xml:space="preserve"> que embasou a negativa </w:t>
      </w:r>
      <w:del w:id="1481" w:author="Assessor GDSXSR" w:date="2026-10-31T19:48:41Z">
        <w:r>
          <w:rPr>
            <w:rFonts w:ascii="Arial" w:hAnsi="Arial" w:cs="Arial"/>
            <w:sz w:val="28"/>
            <w:szCs w:val="28"/>
          </w:rPr>
          <w:delText xml:space="preserve">de cobertura, o que se constata é a existência de</w:delText>
        </w:r>
      </w:del>
      <w:ins w:id="1482" w:author="Assessor GDSXSR" w:date="2026-10-31T19:48:41Z">
        <w:r>
          <w:rPr>
            <w:rFonts w:ascii="Arial" w:hAnsi="Arial" w:cs="Arial"/>
            <w:color w:val="808080"/>
            <w:sz w:val="28"/>
            <w:szCs w:val="28"/>
            <w:highlight w:val="yellow"/>
            <w:rPrChange w:id="1695" w:author="Assessor GDSXSR" w:date="2026-10-31T19:48:41Z">
              <w:rPr>
                <w:rFonts w:ascii="Arial" w:hAnsi="Arial" w:cs="Arial"/>
                <w:color w:val="808080"/>
                <w:sz w:val="28"/>
                <w:szCs w:val="28"/>
              </w:rPr>
            </w:rPrChange>
          </w:rPr>
          <w:t xml:space="preserve">resulta</w:t>
        </w:r>
      </w:ins>
      <w:r>
        <w:rPr>
          <w:rFonts w:ascii="Arial" w:hAnsi="Arial" w:cs="Arial"/>
          <w:sz w:val="28"/>
          <w:szCs w:val="28"/>
          <w:highlight w:val="yellow"/>
          <w:rPrChange w:id="1696" w:author="Assessor GDSXSR" w:date="2026-10-31T19:48:41Z">
            <w:rPr>
              <w:rFonts w:ascii="Arial" w:hAnsi="Arial" w:cs="Arial"/>
              <w:sz w:val="28"/>
              <w:szCs w:val="28"/>
            </w:rPr>
          </w:rPrChange>
        </w:rPr>
        <w:t xml:space="preserve"> </w:t>
      </w:r>
      <w:r>
        <w:rPr>
          <w:rFonts w:ascii="Arial" w:hAnsi="Arial" w:cs="Arial"/>
          <w:sz w:val="28"/>
          <w:szCs w:val="28"/>
          <w:highlight w:val="yellow"/>
          <w:rPrChange w:id="1697" w:author="Assessor GDSXSR" w:date="2026-10-31T19:48:41Z">
            <w:rPr>
              <w:rFonts w:ascii="Arial" w:hAnsi="Arial" w:cs="Arial"/>
              <w:sz w:val="28"/>
              <w:szCs w:val="28"/>
            </w:rPr>
          </w:rPrChange>
        </w:rPr>
        <w:t xml:space="preserve">divergência fática objetiva</w:t>
      </w:r>
      <w:del w:id="1483" w:author="Assessor GDSXSR" w:date="2026-10-31T19:48:41Z">
        <w:r>
          <w:rPr>
            <w:rFonts w:ascii="Arial" w:hAnsi="Arial" w:cs="Arial"/>
            <w:sz w:val="28"/>
            <w:szCs w:val="28"/>
          </w:rPr>
          <w:delText xml:space="preserve"> e que deve</w:delText>
        </w:r>
      </w:del>
      <w:r>
        <w:rPr>
          <w:rFonts w:ascii="Arial" w:hAnsi="Arial" w:cs="Arial"/>
          <w:sz w:val="28"/>
          <w:szCs w:val="28"/>
          <w:highlight w:val="yellow"/>
          <w:rPrChange w:id="1698" w:author="Assessor GDSXSR" w:date="2026-10-31T19:48:41Z">
            <w:rPr>
              <w:rFonts w:ascii="Arial" w:hAnsi="Arial" w:cs="Arial"/>
              <w:sz w:val="28"/>
              <w:szCs w:val="28"/>
            </w:rPr>
          </w:rPrChange>
        </w:rPr>
        <w:t xml:space="preserve">, </w:t>
      </w:r>
      <w:del w:id="1484" w:author="Assessor GDSXSR" w:date="2026-10-31T19:48:41Z">
        <w:r>
          <w:rPr>
            <w:rFonts w:ascii="Arial" w:hAnsi="Arial" w:cs="Arial"/>
            <w:sz w:val="28"/>
            <w:szCs w:val="28"/>
          </w:rPr>
          <w:delText xml:space="preserve">necessariamente,</w:delText>
        </w:r>
      </w:del>
      <w:ins w:id="1485" w:author="Assessor GDSXSR" w:date="2026-10-31T19:48:41Z">
        <w:r>
          <w:rPr>
            <w:rFonts w:ascii="Arial" w:hAnsi="Arial" w:cs="Arial"/>
            <w:color w:val="808080"/>
            <w:sz w:val="28"/>
            <w:szCs w:val="28"/>
            <w:highlight w:val="yellow"/>
            <w:rPrChange w:id="1699" w:author="Assessor GDSXSR" w:date="2026-10-31T19:48:41Z">
              <w:rPr>
                <w:rFonts w:ascii="Arial" w:hAnsi="Arial" w:cs="Arial"/>
                <w:color w:val="808080"/>
                <w:sz w:val="28"/>
                <w:szCs w:val="28"/>
              </w:rPr>
            </w:rPrChange>
          </w:rPr>
          <w:t xml:space="preserve">a</w:t>
        </w:r>
      </w:ins>
      <w:r>
        <w:rPr>
          <w:rFonts w:ascii="Arial" w:hAnsi="Arial" w:cs="Arial"/>
          <w:sz w:val="28"/>
          <w:szCs w:val="28"/>
          <w:highlight w:val="yellow"/>
          <w:rPrChange w:id="1700" w:author="Assessor GDSXSR" w:date="2026-10-31T19:48:41Z">
            <w:rPr>
              <w:rFonts w:ascii="Arial" w:hAnsi="Arial" w:cs="Arial"/>
              <w:sz w:val="28"/>
              <w:szCs w:val="28"/>
            </w:rPr>
          </w:rPrChange>
        </w:rPr>
        <w:t xml:space="preserve"> </w:t>
      </w:r>
      <w:del w:id="1486" w:author="Assessor GDSXSR" w:date="2026-10-31T19:48:41Z">
        <w:r>
          <w:rPr>
            <w:rFonts w:ascii="Arial" w:hAnsi="Arial" w:cs="Arial"/>
            <w:sz w:val="28"/>
            <w:szCs w:val="28"/>
          </w:rPr>
          <w:delText xml:space="preserve">ser esclarecida</w:delText>
        </w:r>
      </w:del>
      <w:ins w:id="1487" w:author="Assessor GDSXSR" w:date="2026-10-31T19:48:41Z">
        <w:r>
          <w:rPr>
            <w:rFonts w:ascii="Arial" w:hAnsi="Arial" w:cs="Arial"/>
            <w:color w:val="808080"/>
            <w:sz w:val="28"/>
            <w:szCs w:val="28"/>
            <w:highlight w:val="yellow"/>
            <w:rPrChange w:id="1701" w:author="Assessor GDSXSR" w:date="2026-10-31T19:48:41Z">
              <w:rPr>
                <w:rFonts w:ascii="Arial" w:hAnsi="Arial" w:cs="Arial"/>
                <w:color w:val="808080"/>
                <w:sz w:val="28"/>
                <w:szCs w:val="28"/>
              </w:rPr>
            </w:rPrChange>
          </w:rPr>
          <w:t xml:space="preserve">esclarecer</w:t>
        </w:r>
      </w:ins>
      <w:r>
        <w:rPr>
          <w:rFonts w:ascii="Arial" w:hAnsi="Arial" w:cs="Arial"/>
          <w:sz w:val="28"/>
          <w:szCs w:val="28"/>
          <w:highlight w:val="yellow"/>
          <w:rPrChange w:id="1702" w:author="Assessor GDSXSR" w:date="2026-10-31T19:48:41Z">
            <w:rPr>
              <w:rFonts w:ascii="Arial" w:hAnsi="Arial" w:cs="Arial"/>
              <w:sz w:val="28"/>
              <w:szCs w:val="28"/>
            </w:rPr>
          </w:rPrChange>
        </w:rPr>
        <w:t xml:space="preserve"> antes do julgamento do mérito</w:t>
      </w:r>
      <w:ins w:id="1488" w:author="Assessor GDSXSR" w:date="2026-10-31T19:48:41Z">
        <w:r>
          <w:rPr>
            <w:rFonts w:ascii="Arial" w:hAnsi="Arial" w:cs="Arial"/>
            <w:color w:val="808080"/>
            <w:sz w:val="28"/>
            <w:szCs w:val="28"/>
            <w:highlight w:val="yellow"/>
            <w:rPrChange w:id="1703" w:author="Assessor GDSXSR" w:date="2026-10-31T19:48:41Z">
              <w:rPr>
                <w:rFonts w:ascii="Arial" w:hAnsi="Arial" w:cs="Arial"/>
                <w:color w:val="808080"/>
                <w:sz w:val="28"/>
                <w:szCs w:val="28"/>
              </w:rPr>
            </w:rPrChange>
          </w:rPr>
          <w:t xml:space="preserve"> (ID 89619859)</w:t>
        </w:r>
      </w:ins>
      <w:r>
        <w:rPr>
          <w:rFonts w:ascii="Arial" w:hAnsi="Arial" w:cs="Arial"/>
          <w:sz w:val="28"/>
          <w:szCs w:val="28"/>
          <w:highlight w:val="yellow"/>
          <w:rPrChange w:id="1704" w:author="Assessor GDSXSR" w:date="2026-10-31T19:48:41Z">
            <w:rPr>
              <w:rFonts w:ascii="Arial" w:hAnsi="Arial" w:cs="Arial"/>
              <w:sz w:val="28"/>
              <w:szCs w:val="28"/>
            </w:rPr>
          </w:rPrChange>
        </w:rPr>
        <w:t xml:space="preserve">.</w:t>
      </w:r>
      <w:del w:id="1489" w:author="Assessor GDSXSR" w:date="2026-10-31T19:48:41Z">
        <w:r>
          <w:rPr>
            <w:rFonts w:ascii="Arial" w:hAnsi="Arial" w:cs="Arial"/>
            <w:sz w:val="28"/>
            <w:szCs w:val="28"/>
          </w:rPr>
          <w:delText xml:space="preserve"> </w:delText>
        </w:r>
      </w:del>
    </w:p>
    <w:p w14:paraId="6C7661B9" w14:textId="77777777" w:rsidR="00D77C11" w:rsidRDefault="00D77C11" w:rsidP="00DB1301">
      <w:pPr>
        <w:spacing w:after="0" w:line="360" w:lineRule="auto"/>
        <w:ind w:firstLine="2268"/>
        <w:jc w:val="both"/>
        <w:rPr>
          <w:rFonts w:ascii="Arial" w:hAnsi="Arial" w:cs="Arial"/>
          <w:sz w:val="28"/>
          <w:szCs w:val="28"/>
        </w:rPr>
      </w:pPr>
    </w:p>
    <w:p>
      <w:pPr>
        <w:spacing w:after="0" w:line="360" w:lineRule="auto"/>
        <w:ind w:firstLine="2268"/>
        <w:jc w:val="both"/>
        <w:rPr>
          <w:ins w:id="1507" w:author="Assessor GDSXSR" w:date="2026-10-31T19:48:41Z"/>
        </w:rPr>
      </w:pPr>
      <w:del w:id="1490" w:author="Assessor GDSXSR" w:date="2026-10-31T19:48:41Z">
        <w:r>
          <w:rPr>
            <w:rFonts w:ascii="Arial" w:hAnsi="Arial" w:cs="Arial"/>
            <w:sz w:val="28"/>
            <w:szCs w:val="28"/>
          </w:rPr>
          <w:delText xml:space="preserve">Com efeito, </w:delText>
        </w:r>
        <w:r>
          <w:rPr>
            <w:rFonts w:ascii="Arial" w:hAnsi="Arial" w:cs="Arial"/>
            <w:sz w:val="28"/>
            <w:szCs w:val="28"/>
          </w:rPr>
          <w:delText xml:space="preserve">em</w:delText>
        </w:r>
      </w:del>
      <w:ins w:id="1491" w:author="Assessor GDSXSR" w:date="2026-10-31T19:48:41Z">
        <w:r>
          <w:rPr>
            <w:rFonts w:ascii="Arial" w:hAnsi="Arial" w:cs="Arial"/>
            <w:color w:val="808080"/>
            <w:sz w:val="28"/>
            <w:szCs w:val="28"/>
          </w:rPr>
          <w:t xml:space="preserve">Em</w:t>
        </w:r>
      </w:ins>
      <w:r>
        <w:rPr>
          <w:rFonts w:ascii="Arial" w:hAnsi="Arial" w:cs="Arial"/>
          <w:sz w:val="28"/>
          <w:szCs w:val="28"/>
        </w:rPr>
        <w:t xml:space="preserve"> um aparelho consta</w:t>
      </w:r>
      <w:del w:id="1492" w:author="Assessor GDSXSR" w:date="2026-10-31T19:48:41Z">
        <w:r>
          <w:rPr>
            <w:rFonts w:ascii="Arial" w:hAnsi="Arial" w:cs="Arial"/>
            <w:sz w:val="28"/>
            <w:szCs w:val="28"/>
          </w:rPr>
          <w:delText xml:space="preserve"> um</w:delText>
        </w:r>
      </w:del>
      <w:r>
        <w:rPr>
          <w:rFonts w:ascii="Arial" w:hAnsi="Arial" w:cs="Arial"/>
          <w:sz w:val="28"/>
          <w:szCs w:val="28"/>
        </w:rPr>
        <w:t xml:space="preserve"> dano nítido à tela, cuja causa aparente não </w:t>
      </w:r>
      <w:del w:id="1493" w:author="Assessor GDSXSR" w:date="2026-10-31T19:48:41Z">
        <w:r>
          <w:rPr>
            <w:rFonts w:ascii="Arial" w:hAnsi="Arial" w:cs="Arial"/>
            <w:sz w:val="28"/>
            <w:szCs w:val="28"/>
          </w:rPr>
          <w:delText xml:space="preserve">pode ser uma</w:delText>
        </w:r>
      </w:del>
      <w:ins w:id="1494" w:author="Assessor GDSXSR" w:date="2026-10-31T19:48:41Z">
        <w:r>
          <w:rPr>
            <w:rFonts w:ascii="Arial" w:hAnsi="Arial" w:cs="Arial"/>
            <w:color w:val="808080"/>
            <w:sz w:val="28"/>
            <w:szCs w:val="28"/>
          </w:rPr>
          <w:t xml:space="preserve">é</w:t>
        </w:r>
      </w:ins>
      <w:r>
        <w:rPr>
          <w:rFonts w:ascii="Arial" w:hAnsi="Arial" w:cs="Arial"/>
          <w:sz w:val="28"/>
          <w:szCs w:val="28"/>
        </w:rPr>
        <w:t xml:space="preserve"> perturbação da </w:t>
      </w:r>
      <w:r>
        <w:rPr>
          <w:rFonts w:ascii="Arial" w:hAnsi="Arial" w:cs="Arial"/>
          <w:sz w:val="28"/>
          <w:szCs w:val="28"/>
        </w:rPr>
        <w:t xml:space="preserve">rede elétrica, mas</w:t>
      </w:r>
      <w:del w:id="1495" w:author="Assessor GDSXSR" w:date="2026-10-31T19:48:41Z">
        <w:r>
          <w:rPr>
            <w:rFonts w:ascii="Arial" w:hAnsi="Arial" w:cs="Arial"/>
            <w:sz w:val="28"/>
            <w:szCs w:val="28"/>
          </w:rPr>
          <w:delText xml:space="preserve">, logicamente,</w:delText>
        </w:r>
      </w:del>
      <w:r>
        <w:rPr>
          <w:rFonts w:ascii="Arial" w:hAnsi="Arial" w:cs="Arial"/>
          <w:sz w:val="28"/>
          <w:szCs w:val="28"/>
        </w:rPr>
        <w:t xml:space="preserve"> a ação </w:t>
      </w:r>
      <w:del w:id="1496" w:author="Assessor GDSXSR" w:date="2026-10-31T19:48:41Z">
        <w:r>
          <w:rPr>
            <w:rFonts w:ascii="Arial" w:hAnsi="Arial" w:cs="Arial"/>
            <w:sz w:val="28"/>
            <w:szCs w:val="28"/>
          </w:rPr>
          <w:delText xml:space="preserve">contundente </w:delText>
        </w:r>
      </w:del>
      <w:r>
        <w:rPr>
          <w:rFonts w:ascii="Arial" w:hAnsi="Arial" w:cs="Arial"/>
          <w:sz w:val="28"/>
          <w:szCs w:val="28"/>
        </w:rPr>
        <w:t xml:space="preserve">de</w:t>
      </w:r>
      <w:del w:id="1497" w:author="Assessor GDSXSR" w:date="2026-10-31T19:48:41Z">
        <w:r>
          <w:rPr>
            <w:rFonts w:ascii="Arial" w:hAnsi="Arial" w:cs="Arial"/>
            <w:sz w:val="28"/>
            <w:szCs w:val="28"/>
          </w:rPr>
          <w:delText xml:space="preserve"> </w:delText>
        </w:r>
        <w:r>
          <w:rPr>
            <w:rFonts w:ascii="Arial" w:hAnsi="Arial" w:cs="Arial"/>
            <w:sz w:val="28"/>
            <w:szCs w:val="28"/>
          </w:rPr>
          <w:delText xml:space="preserve">algum</w:delText>
        </w:r>
      </w:del>
      <w:r>
        <w:rPr>
          <w:rFonts w:ascii="Arial" w:hAnsi="Arial" w:cs="Arial"/>
          <w:sz w:val="28"/>
          <w:szCs w:val="28"/>
        </w:rPr>
        <w:t xml:space="preserve"> </w:t>
      </w:r>
      <w:r>
        <w:rPr>
          <w:rFonts w:ascii="Arial" w:hAnsi="Arial" w:cs="Arial"/>
          <w:sz w:val="28"/>
          <w:szCs w:val="28"/>
        </w:rPr>
        <w:t xml:space="preserve">objeto externo (ID 89619859).</w:t>
      </w:r>
      <w:del w:id="1498" w:author="Assessor GDSXSR" w:date="2026-10-31T19:48:41Z">
        <w:r>
          <w:rPr>
            <w:rFonts w:ascii="Arial" w:hAnsi="Arial" w:cs="Arial"/>
            <w:sz w:val="28"/>
            <w:szCs w:val="28"/>
          </w:rPr>
          <w:delText xml:space="preserve"> </w:delText>
        </w:r>
      </w:del>
    </w:p>
    <w:p>
      <w:pPr>
        <w:spacing w:after="0" w:line="360" w:lineRule="auto"/>
        <w:ind w:firstLine="2268"/>
        <w:jc w:val="both"/>
        <w:rPr>
          <w:ins w:id="1508" w:author="Assessor GDSXSR" w:date="2026-10-31T19:48:41Z"/>
        </w:rPr>
      </w:pPr>
    </w:p>
    <w:p w14:paraId="1F04EBC1" w14:textId="18616BEF" w:rsidR="0092188E" w:rsidRDefault="00D032BC" w:rsidP="00DB1301">
      <w:pPr>
        <w:spacing w:after="0" w:line="360" w:lineRule="auto"/>
        <w:ind w:firstLine="2268"/>
        <w:jc w:val="both"/>
        <w:rPr>
          <w:rFonts w:ascii="Arial" w:hAnsi="Arial" w:cs="Arial"/>
          <w:sz w:val="28"/>
          <w:szCs w:val="28"/>
        </w:rPr>
      </w:pPr>
      <w:r>
        <w:rPr>
          <w:rFonts w:ascii="Arial" w:hAnsi="Arial" w:cs="Arial"/>
          <w:sz w:val="28"/>
          <w:szCs w:val="28"/>
        </w:rPr>
        <w:t xml:space="preserve">Nas fotos </w:t>
      </w:r>
      <w:del w:id="1499" w:author="Assessor GDSXSR" w:date="2026-10-31T19:48:41Z">
        <w:r>
          <w:rPr>
            <w:rFonts w:ascii="Arial" w:hAnsi="Arial" w:cs="Arial"/>
            <w:sz w:val="28"/>
            <w:szCs w:val="28"/>
          </w:rPr>
          <w:delText xml:space="preserve">apresentadas pelo</w:delText>
        </w:r>
      </w:del>
      <w:ins w:id="1500" w:author="Assessor GDSXSR" w:date="2026-10-31T19:48:41Z">
        <w:r>
          <w:rPr>
            <w:rFonts w:ascii="Arial" w:hAnsi="Arial" w:cs="Arial"/>
            <w:color w:val="808080"/>
            <w:sz w:val="28"/>
            <w:szCs w:val="28"/>
          </w:rPr>
          <w:t xml:space="preserve">do</w:t>
        </w:r>
      </w:ins>
      <w:r>
        <w:rPr>
          <w:rFonts w:ascii="Arial" w:hAnsi="Arial" w:cs="Arial"/>
          <w:sz w:val="28"/>
          <w:szCs w:val="28"/>
        </w:rPr>
        <w:t xml:space="preserve"> apelante,</w:t>
      </w:r>
      <w:del w:id="1501" w:author="Assessor GDSXSR" w:date="2026-10-31T19:48:41Z">
        <w:r>
          <w:rPr>
            <w:rFonts w:ascii="Arial" w:hAnsi="Arial" w:cs="Arial"/>
            <w:sz w:val="28"/>
            <w:szCs w:val="28"/>
          </w:rPr>
          <w:delText xml:space="preserve"> não existe</w:delText>
        </w:r>
      </w:del>
      <w:r>
        <w:rPr>
          <w:rFonts w:ascii="Arial" w:hAnsi="Arial" w:cs="Arial"/>
          <w:sz w:val="28"/>
          <w:szCs w:val="28"/>
        </w:rPr>
        <w:t xml:space="preserve"> o mesmo dano</w:t>
      </w:r>
      <w:ins w:id="1502" w:author="Assessor GDSXSR" w:date="2026-10-31T19:48:41Z">
        <w:r>
          <w:rPr>
            <w:rFonts w:ascii="Arial" w:hAnsi="Arial" w:cs="Arial"/>
            <w:color w:val="808080"/>
            <w:sz w:val="28"/>
            <w:szCs w:val="28"/>
          </w:rPr>
          <w:t xml:space="preserve"> não existe</w:t>
        </w:r>
      </w:ins>
      <w:r>
        <w:rPr>
          <w:rFonts w:ascii="Arial" w:hAnsi="Arial" w:cs="Arial"/>
          <w:sz w:val="28"/>
          <w:szCs w:val="28"/>
        </w:rPr>
        <w:t xml:space="preserve">, </w:t>
      </w:r>
      <w:del w:id="1503" w:author="Assessor GDSXSR" w:date="2026-10-31T19:48:41Z">
        <w:r>
          <w:rPr>
            <w:rFonts w:ascii="Arial" w:hAnsi="Arial" w:cs="Arial"/>
            <w:sz w:val="28"/>
            <w:szCs w:val="28"/>
          </w:rPr>
          <w:delText xml:space="preserve">a sugerir</w:delText>
        </w:r>
      </w:del>
      <w:ins w:id="1504" w:author="Assessor GDSXSR" w:date="2026-10-31T19:48:41Z">
        <w:r>
          <w:rPr>
            <w:rFonts w:ascii="Arial" w:hAnsi="Arial" w:cs="Arial"/>
            <w:color w:val="808080"/>
            <w:sz w:val="28"/>
            <w:szCs w:val="28"/>
          </w:rPr>
          <w:t xml:space="preserve">o</w:t>
        </w:r>
      </w:ins>
      <w:r>
        <w:rPr>
          <w:rFonts w:ascii="Arial" w:hAnsi="Arial" w:cs="Arial"/>
          <w:sz w:val="28"/>
          <w:szCs w:val="28"/>
        </w:rPr>
        <w:t xml:space="preserve"> que </w:t>
      </w:r>
      <w:ins w:id="1505" w:author="Assessor GDSXSR" w:date="2026-10-31T19:48:41Z">
        <w:r>
          <w:rPr>
            <w:rFonts w:ascii="Arial" w:hAnsi="Arial" w:cs="Arial"/>
            <w:color w:val="808080"/>
            <w:sz w:val="28"/>
            <w:szCs w:val="28"/>
          </w:rPr>
          <w:t xml:space="preserve">sugere tratar-</w:t>
        </w:r>
      </w:ins>
      <w:r>
        <w:rPr>
          <w:rFonts w:ascii="Arial" w:hAnsi="Arial" w:cs="Arial"/>
          <w:sz w:val="28"/>
          <w:szCs w:val="28"/>
        </w:rPr>
        <w:t xml:space="preserve">se</w:t>
      </w:r>
      <w:del w:id="1506" w:author="Assessor GDSXSR" w:date="2026-10-31T19:48:41Z">
        <w:r>
          <w:rPr>
            <w:rFonts w:ascii="Arial" w:hAnsi="Arial" w:cs="Arial"/>
            <w:sz w:val="28"/>
            <w:szCs w:val="28"/>
          </w:rPr>
          <w:delText xml:space="preserve"> trata</w:delText>
        </w:r>
      </w:del>
      <w:r>
        <w:rPr>
          <w:rFonts w:ascii="Arial" w:hAnsi="Arial" w:cs="Arial"/>
          <w:sz w:val="28"/>
          <w:szCs w:val="28"/>
        </w:rPr>
        <w:t xml:space="preserve"> de aparelhos distintos (ID 89619887, p. 12).</w:t>
      </w:r>
    </w:p>
    <w:p w14:paraId="6D09F2F0" w14:textId="77777777" w:rsidR="00D175FB" w:rsidRDefault="00D175FB" w:rsidP="00DB1301">
      <w:pPr>
        <w:spacing w:after="0" w:line="360" w:lineRule="auto"/>
        <w:ind w:firstLine="2268"/>
        <w:jc w:val="both"/>
        <w:rPr>
          <w:rFonts w:ascii="Arial" w:hAnsi="Arial" w:cs="Arial"/>
          <w:sz w:val="28"/>
          <w:szCs w:val="28"/>
        </w:rPr>
      </w:pPr>
    </w:p>
    <w:p w14:paraId="7881A4AA" w14:textId="77777777" w:rsidR="00F02F93" w:rsidRDefault="00B06C21" w:rsidP="00DB1301">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Contribui para a</w:t>
      </w:r>
      <w:del w:id="1509" w:author="Assessor GDSXSR" w:date="2026-10-31T19:48:41Z">
        <w:r>
          <w:rPr>
            <w:rFonts w:ascii="Arial" w:hAnsi="Arial" w:cs="Arial"/>
            <w:sz w:val="28"/>
            <w:szCs w:val="28"/>
          </w:rPr>
          <w:delText xml:space="preserve"> relevância da</w:delText>
        </w:r>
      </w:del>
      <w:r>
        <w:rPr>
          <w:rFonts w:ascii="Arial" w:hAnsi="Arial" w:cs="Arial"/>
          <w:sz w:val="28"/>
          <w:szCs w:val="28"/>
        </w:rPr>
        <w:t xml:space="preserve"> dúvida a impossibilidade de </w:t>
      </w:r>
      <w:del w:id="1510" w:author="Assessor GDSXSR" w:date="2026-10-31T19:48:41Z">
        <w:r>
          <w:rPr>
            <w:rFonts w:ascii="Arial" w:hAnsi="Arial" w:cs="Arial"/>
            <w:sz w:val="28"/>
            <w:szCs w:val="28"/>
          </w:rPr>
          <w:delText xml:space="preserve">cotejo</w:delText>
        </w:r>
      </w:del>
      <w:ins w:id="1511" w:author="Assessor GDSXSR" w:date="2026-10-31T19:48:41Z">
        <w:r>
          <w:rPr>
            <w:rFonts w:ascii="Arial" w:hAnsi="Arial" w:cs="Arial"/>
            <w:color w:val="808080"/>
            <w:sz w:val="28"/>
            <w:szCs w:val="28"/>
          </w:rPr>
          <w:t xml:space="preserve">cotejar</w:t>
        </w:r>
      </w:ins>
      <w:r>
        <w:rPr>
          <w:rFonts w:ascii="Arial" w:hAnsi="Arial" w:cs="Arial"/>
          <w:sz w:val="28"/>
          <w:szCs w:val="28"/>
        </w:rPr>
        <w:t xml:space="preserve"> </w:t>
      </w:r>
      <w:del w:id="1512" w:author="Assessor GDSXSR" w:date="2026-10-31T19:48:41Z">
        <w:r>
          <w:rPr>
            <w:rFonts w:ascii="Arial" w:hAnsi="Arial" w:cs="Arial"/>
            <w:sz w:val="28"/>
            <w:szCs w:val="28"/>
          </w:rPr>
          <w:delText xml:space="preserve">entre</w:delText>
        </w:r>
      </w:del>
      <w:ins w:id="1513" w:author="Assessor GDSXSR" w:date="2026-10-31T19:48:41Z">
        <w:r>
          <w:rPr>
            <w:rFonts w:ascii="Arial" w:hAnsi="Arial" w:cs="Arial"/>
            <w:color w:val="808080"/>
            <w:sz w:val="28"/>
            <w:szCs w:val="28"/>
          </w:rPr>
          <w:t xml:space="preserve">os</w:t>
        </w:r>
      </w:ins>
      <w:r>
        <w:rPr>
          <w:rFonts w:ascii="Arial" w:hAnsi="Arial" w:cs="Arial"/>
          <w:sz w:val="28"/>
          <w:szCs w:val="28"/>
        </w:rPr>
        <w:t xml:space="preserve"> </w:t>
      </w:r>
      <w:del w:id="1514" w:author="Assessor GDSXSR" w:date="2026-10-31T19:48:41Z">
        <w:r>
          <w:rPr>
            <w:rFonts w:ascii="Arial" w:hAnsi="Arial" w:cs="Arial"/>
            <w:sz w:val="28"/>
            <w:szCs w:val="28"/>
          </w:rPr>
          <w:delText xml:space="preserve">as</w:delText>
        </w:r>
      </w:del>
      <w:ins w:id="1515" w:author="Assessor GDSXSR" w:date="2026-10-31T19:48:41Z">
        <w:r>
          <w:rPr>
            <w:rFonts w:ascii="Arial" w:hAnsi="Arial" w:cs="Arial"/>
            <w:color w:val="808080"/>
            <w:sz w:val="28"/>
            <w:szCs w:val="28"/>
          </w:rPr>
          <w:t xml:space="preserve">números</w:t>
        </w:r>
      </w:ins>
      <w:r>
        <w:rPr>
          <w:rFonts w:ascii="Arial" w:hAnsi="Arial" w:cs="Arial"/>
          <w:sz w:val="28"/>
          <w:szCs w:val="28"/>
        </w:rPr>
        <w:t xml:space="preserve"> </w:t>
      </w:r>
      <w:del w:id="1516" w:author="Assessor GDSXSR" w:date="2026-10-31T19:48:41Z">
        <w:r>
          <w:rPr>
            <w:rFonts w:ascii="Arial" w:hAnsi="Arial" w:cs="Arial"/>
            <w:sz w:val="28"/>
            <w:szCs w:val="28"/>
          </w:rPr>
          <w:delText xml:space="preserve">numerações</w:delText>
        </w:r>
      </w:del>
      <w:ins w:id="1517" w:author="Assessor GDSXSR" w:date="2026-10-31T19:48:41Z">
        <w:r>
          <w:rPr>
            <w:rFonts w:ascii="Arial" w:hAnsi="Arial" w:cs="Arial"/>
            <w:color w:val="808080"/>
            <w:sz w:val="28"/>
            <w:szCs w:val="28"/>
          </w:rPr>
          <w:t xml:space="preserve">de</w:t>
        </w:r>
      </w:ins>
      <w:r>
        <w:rPr>
          <w:rFonts w:ascii="Arial" w:hAnsi="Arial" w:cs="Arial"/>
          <w:sz w:val="28"/>
          <w:szCs w:val="28"/>
        </w:rPr>
        <w:t xml:space="preserve"> </w:t>
      </w:r>
      <w:del w:id="1518" w:author="Assessor GDSXSR" w:date="2026-10-31T19:48:41Z">
        <w:r>
          <w:rPr>
            <w:rFonts w:ascii="Arial" w:hAnsi="Arial" w:cs="Arial"/>
            <w:sz w:val="28"/>
            <w:szCs w:val="28"/>
          </w:rPr>
          <w:delText xml:space="preserve">seriais</w:delText>
        </w:r>
      </w:del>
      <w:ins w:id="1519" w:author="Assessor GDSXSR" w:date="2026-10-31T19:48:41Z">
        <w:r>
          <w:rPr>
            <w:rFonts w:ascii="Arial" w:hAnsi="Arial" w:cs="Arial"/>
            <w:color w:val="808080"/>
            <w:sz w:val="28"/>
            <w:szCs w:val="28"/>
          </w:rPr>
          <w:t xml:space="preserve">série:</w:t>
        </w:r>
      </w:ins>
      <w:r>
        <w:rPr>
          <w:rFonts w:ascii="Arial" w:hAnsi="Arial" w:cs="Arial"/>
          <w:sz w:val="28"/>
          <w:szCs w:val="28"/>
        </w:rPr>
        <w:t xml:space="preserve"> </w:t>
      </w:r>
      <w:del w:id="1520" w:author="Assessor GDSXSR" w:date="2026-10-31T19:48:41Z">
        <w:r>
          <w:rPr>
            <w:rFonts w:ascii="Arial" w:hAnsi="Arial" w:cs="Arial"/>
            <w:sz w:val="28"/>
            <w:szCs w:val="28"/>
          </w:rPr>
          <w:delText xml:space="preserve">do</w:delText>
        </w:r>
        <w:r>
          <w:rPr>
            <w:rFonts w:ascii="Arial" w:hAnsi="Arial" w:cs="Arial"/>
            <w:sz w:val="28"/>
            <w:szCs w:val="28"/>
          </w:rPr>
          <w:delText xml:space="preserve">s aparelhos supostamente retratados, já que tal dado é omisso na nota fiscal e foi transcrito com erro material no</w:delText>
        </w:r>
      </w:del>
      <w:ins w:id="1521" w:author="Assessor GDSXSR" w:date="2026-10-31T19:48:41Z">
        <w:r>
          <w:rPr>
            <w:rFonts w:ascii="Arial" w:hAnsi="Arial" w:cs="Arial"/>
            <w:color w:val="808080"/>
            <w:sz w:val="28"/>
            <w:szCs w:val="28"/>
          </w:rPr>
          <w:t xml:space="preserve">o</w:t>
        </w:r>
      </w:ins>
      <w:r>
        <w:rPr>
          <w:rFonts w:ascii="Arial" w:hAnsi="Arial" w:cs="Arial"/>
          <w:sz w:val="28"/>
          <w:szCs w:val="28"/>
        </w:rPr>
        <w:t xml:space="preserve"> bilhete do seguro </w:t>
      </w:r>
      <w:del w:id="1522" w:author="Assessor GDSXSR" w:date="2026-10-31T19:48:41Z">
        <w:r>
          <w:rPr>
            <w:rFonts w:ascii="Arial" w:hAnsi="Arial" w:cs="Arial"/>
            <w:sz w:val="28"/>
            <w:szCs w:val="28"/>
          </w:rPr>
          <w:delText xml:space="preserve">de</w:delText>
        </w:r>
      </w:del>
      <w:ins w:id="1523" w:author="Assessor GDSXSR" w:date="2026-10-31T19:48:41Z">
        <w:r>
          <w:rPr>
            <w:rFonts w:ascii="Arial" w:hAnsi="Arial" w:cs="Arial"/>
            <w:color w:val="808080"/>
            <w:sz w:val="28"/>
            <w:szCs w:val="28"/>
          </w:rPr>
          <w:t xml:space="preserve">registra</w:t>
        </w:r>
      </w:ins>
      <w:r>
        <w:rPr>
          <w:rFonts w:ascii="Arial" w:hAnsi="Arial" w:cs="Arial"/>
          <w:sz w:val="28"/>
          <w:szCs w:val="28"/>
        </w:rPr>
        <w:t xml:space="preserve"> </w:t>
      </w:r>
      <w:del w:id="1524" w:author="Assessor GDSXSR" w:date="2026-10-31T19:48:41Z">
        <w:r>
          <w:rPr>
            <w:rFonts w:ascii="Arial" w:hAnsi="Arial" w:cs="Arial"/>
            <w:sz w:val="28"/>
            <w:szCs w:val="28"/>
          </w:rPr>
          <w:delText xml:space="preserve">garantia</w:delText>
        </w:r>
      </w:del>
      <w:ins w:id="1525" w:author="Assessor GDSXSR" w:date="2026-10-31T19:48:41Z">
        <w:r>
          <w:rPr>
            <w:rFonts w:ascii="Arial" w:hAnsi="Arial" w:cs="Arial"/>
            <w:color w:val="808080"/>
            <w:sz w:val="28"/>
            <w:szCs w:val="28"/>
          </w:rPr>
          <w:t xml:space="preserve">como</w:t>
        </w:r>
      </w:ins>
      <w:r>
        <w:rPr>
          <w:rFonts w:ascii="Arial" w:hAnsi="Arial" w:cs="Arial"/>
          <w:sz w:val="28"/>
          <w:szCs w:val="28"/>
        </w:rPr>
        <w:t xml:space="preserve"> </w:t>
      </w:r>
      <w:del w:id="1526" w:author="Assessor GDSXSR" w:date="2026-10-31T19:48:41Z">
        <w:r>
          <w:rPr>
            <w:rFonts w:ascii="Arial" w:hAnsi="Arial" w:cs="Arial"/>
            <w:sz w:val="28"/>
            <w:szCs w:val="28"/>
          </w:rPr>
          <w:delText xml:space="preserve">estendida</w:delText>
        </w:r>
      </w:del>
      <w:ins w:id="1527" w:author="Assessor GDSXSR" w:date="2026-10-31T19:48:41Z">
        <w:r>
          <w:rPr>
            <w:rFonts w:ascii="Arial" w:hAnsi="Arial" w:cs="Arial"/>
            <w:color w:val="808080"/>
            <w:sz w:val="28"/>
            <w:szCs w:val="28"/>
          </w:rPr>
          <w:t xml:space="preserve">série (RMS) o número 6718388, que consta também como “Código” do produto, ao passo que o laudo identifica o aparelho pela série alfanumérica “301AZPU6P600”</w:t>
        </w:r>
      </w:ins>
      <w:r>
        <w:rPr>
          <w:rFonts w:ascii="Arial" w:hAnsi="Arial" w:cs="Arial"/>
          <w:sz w:val="28"/>
          <w:szCs w:val="28"/>
        </w:rPr>
        <w:t xml:space="preserve"> </w:t>
      </w:r>
      <w:r>
        <w:rPr>
          <w:rFonts w:ascii="Arial" w:hAnsi="Arial" w:cs="Arial"/>
          <w:sz w:val="28"/>
          <w:szCs w:val="28"/>
        </w:rPr>
        <w:t xml:space="preserve">(ID 89618455</w:t>
      </w:r>
      <w:ins w:id="1528" w:author="Assessor GDSXSR" w:date="2026-10-31T19:48:41Z">
        <w:r>
          <w:rPr>
            <w:rFonts w:ascii="Arial" w:hAnsi="Arial" w:cs="Arial"/>
            <w:color w:val="808080"/>
            <w:sz w:val="28"/>
            <w:szCs w:val="28"/>
          </w:rPr>
          <w:t xml:space="preserve"> e 89619859</w:t>
        </w:r>
      </w:ins>
      <w:r>
        <w:rPr>
          <w:rFonts w:ascii="Arial" w:hAnsi="Arial" w:cs="Arial"/>
          <w:sz w:val="28"/>
          <w:szCs w:val="28"/>
        </w:rPr>
        <w:t xml:space="preserve">).</w:t>
      </w:r>
      <w:commentRangeEnd w:id="9"/>
      <w:r>
        <w:rPr>
          <w:rStyle w:val="CommentReference"/>
        </w:rPr>
        <w:commentReference w:id="9"/>
      </w:r>
      <w:del w:id="1529" w:author="Assessor GDSXSR" w:date="2026-10-31T19:48:41Z">
        <w:r>
          <w:rPr>
            <w:rFonts w:ascii="Arial" w:hAnsi="Arial" w:cs="Arial"/>
            <w:sz w:val="28"/>
            <w:szCs w:val="28"/>
          </w:rPr>
          <w:delText xml:space="preserve"> </w:delText>
        </w:r>
      </w:del>
    </w:p>
    <w:p w14:paraId="5CA677A2" w14:textId="77777777" w:rsidR="00F02F93" w:rsidRDefault="00F02F93" w:rsidP="00DB1301">
      <w:pPr>
        <w:spacing w:after="0" w:line="360" w:lineRule="auto"/>
        <w:ind w:firstLine="2268"/>
        <w:jc w:val="both"/>
        <w:rPr>
          <w:rFonts w:ascii="Arial" w:hAnsi="Arial" w:cs="Arial"/>
          <w:sz w:val="28"/>
          <w:szCs w:val="28"/>
        </w:rPr>
      </w:pPr>
    </w:p>
    <w:p w14:paraId="4264B286" w14:textId="209704F9" w:rsidR="00D175FB" w:rsidRDefault="00F02F93" w:rsidP="00DB1301">
      <w:pPr>
        <w:spacing w:after="0" w:line="360" w:lineRule="auto"/>
        <w:ind w:firstLine="2268"/>
        <w:jc w:val="both"/>
        <w:rPr>
          <w:del w:id="1540" w:author="Assessor GDSXSR" w:date="2026-10-31T19:48:41Z"/>
          <w:rFonts w:ascii="Arial" w:hAnsi="Arial" w:cs="Arial"/>
          <w:sz w:val="28"/>
          <w:szCs w:val="28"/>
        </w:rPr>
      </w:pPr>
      <w:del w:id="1530" w:author="Assessor GDSXSR" w:date="2026-10-31T19:48:41Z">
        <w:r>
          <w:rPr>
            <w:rFonts w:ascii="Arial" w:hAnsi="Arial" w:cs="Arial"/>
            <w:sz w:val="28"/>
            <w:szCs w:val="28"/>
          </w:rPr>
          <w:delText>O</w:delText>
        </w:r>
      </w:del>
      <w:del w:id="1531" w:author="Assessor GDSXSR" w:date="2026-10-31T19:48:41Z">
        <w:r w:rsidR="00B31E73">
          <w:rPr>
            <w:rFonts w:ascii="Arial" w:hAnsi="Arial" w:cs="Arial"/>
            <w:sz w:val="28"/>
            <w:szCs w:val="28"/>
          </w:rPr>
          <w:delText xml:space="preserve"> número </w:delText>
        </w:r>
      </w:del>
      <w:del w:id="1532" w:author="Assessor GDSXSR" w:date="2026-10-31T19:48:41Z">
        <w:r w:rsidR="00973189">
          <w:rPr>
            <w:rFonts w:ascii="Arial" w:hAnsi="Arial" w:cs="Arial"/>
            <w:sz w:val="28"/>
            <w:szCs w:val="28"/>
          </w:rPr>
          <w:delText xml:space="preserve">6718388 </w:delText>
        </w:r>
      </w:del>
      <w:del w:id="1533" w:author="Assessor GDSXSR" w:date="2026-10-31T19:48:41Z">
        <w:r w:rsidR="00B31E73">
          <w:rPr>
            <w:rFonts w:ascii="Arial" w:hAnsi="Arial" w:cs="Arial"/>
            <w:sz w:val="28"/>
            <w:szCs w:val="28"/>
          </w:rPr>
          <w:delText>indicado no campo de individualização dos “</w:delText>
        </w:r>
      </w:del>
      <w:del w:id="1534" w:author="Assessor GDSXSR" w:date="2026-10-31T19:48:41Z">
        <w:r w:rsidR="00B31E73">
          <w:rPr>
            <w:rFonts w:ascii="Arial" w:hAnsi="Arial" w:cs="Arial"/>
            <w:i/>
            <w:iCs/>
            <w:sz w:val="28"/>
            <w:szCs w:val="28"/>
          </w:rPr>
          <w:delText>dados do bem segurado</w:delText>
        </w:r>
      </w:del>
      <w:del w:id="1535" w:author="Assessor GDSXSR" w:date="2026-10-31T19:48:41Z">
        <w:r w:rsidR="00B31E73">
          <w:rPr>
            <w:rFonts w:ascii="Arial" w:hAnsi="Arial" w:cs="Arial"/>
            <w:sz w:val="28"/>
            <w:szCs w:val="28"/>
          </w:rPr>
          <w:delText>”</w:delText>
        </w:r>
      </w:del>
      <w:del w:id="1536" w:author="Assessor GDSXSR" w:date="2026-10-31T19:48:41Z">
        <w:r w:rsidR="00973189">
          <w:rPr>
            <w:rFonts w:ascii="Arial" w:hAnsi="Arial" w:cs="Arial"/>
            <w:sz w:val="28"/>
            <w:szCs w:val="28"/>
          </w:rPr>
          <w:delText xml:space="preserve"> como sendo o número de série (RMS), em verdade, se trata do código </w:delText>
        </w:r>
      </w:del>
      <w:del w:id="1537" w:author="Assessor GDSXSR" w:date="2026-10-31T19:48:41Z">
        <w:r w:rsidR="00A93C9C">
          <w:rPr>
            <w:rFonts w:ascii="Arial" w:hAnsi="Arial" w:cs="Arial"/>
            <w:sz w:val="28"/>
            <w:szCs w:val="28"/>
          </w:rPr>
          <w:delText xml:space="preserve">do produto cadastrado </w:delText>
        </w:r>
      </w:del>
      <w:del w:id="1538" w:author="Assessor GDSXSR" w:date="2026-10-31T19:48:41Z">
        <w:r w:rsidR="00C30BB9">
          <w:rPr>
            <w:rFonts w:ascii="Arial" w:hAnsi="Arial" w:cs="Arial"/>
            <w:sz w:val="28"/>
            <w:szCs w:val="28"/>
          </w:rPr>
          <w:delText xml:space="preserve">em sistema informatizado </w:delText>
        </w:r>
      </w:del>
      <w:del w:id="1539" w:author="Assessor GDSXSR" w:date="2026-10-31T19:48:41Z">
        <w:r w:rsidR="00A93C9C">
          <w:rPr>
            <w:rFonts w:ascii="Arial" w:hAnsi="Arial" w:cs="Arial"/>
            <w:sz w:val="28"/>
            <w:szCs w:val="28"/>
          </w:rPr>
          <w:delText>para fins de emissão da nota fiscal pelo revendedor varejista, no caso, a ré/apelada Carrefour.</w:delText>
        </w:r>
      </w:del>
    </w:p>
    <w:p w14:paraId="20749581" w14:textId="77777777" w:rsidR="00A93C9C" w:rsidRDefault="00A93C9C" w:rsidP="00DB1301">
      <w:pPr>
        <w:spacing w:after="0" w:line="360" w:lineRule="auto"/>
        <w:ind w:firstLine="2268"/>
        <w:jc w:val="both"/>
        <w:rPr>
          <w:del w:id="1541" w:author="Assessor GDSXSR" w:date="2026-10-31T19:48:41Z"/>
          <w:rFonts w:ascii="Arial" w:hAnsi="Arial" w:cs="Arial"/>
          <w:sz w:val="28"/>
          <w:szCs w:val="28"/>
        </w:rPr>
      </w:pPr>
    </w:p>
    <w:p w14:paraId="74114B40" w14:textId="77C36861" w:rsidR="00A93C9C" w:rsidRDefault="00A93C9C" w:rsidP="00DB1301">
      <w:pPr>
        <w:spacing w:after="0" w:line="360" w:lineRule="auto"/>
        <w:ind w:firstLine="2268"/>
        <w:jc w:val="both"/>
        <w:rPr>
          <w:del w:id="1548" w:author="Assessor GDSXSR" w:date="2026-10-31T19:48:41Z"/>
          <w:rFonts w:ascii="Arial" w:hAnsi="Arial" w:cs="Arial"/>
          <w:sz w:val="28"/>
          <w:szCs w:val="28"/>
        </w:rPr>
      </w:pPr>
      <w:del w:id="1542" w:author="Assessor GDSXSR" w:date="2026-10-31T19:48:41Z">
        <w:r>
          <w:rPr>
            <w:rFonts w:ascii="Arial" w:hAnsi="Arial" w:cs="Arial"/>
            <w:sz w:val="28"/>
            <w:szCs w:val="28"/>
          </w:rPr>
          <w:delText xml:space="preserve">O número de série do aparelho retratado com a tela quebrada </w:delText>
        </w:r>
      </w:del>
      <w:del w:id="1543" w:author="Assessor GDSXSR" w:date="2026-10-31T19:48:41Z">
        <w:r w:rsidR="00D82493">
          <w:rPr>
            <w:rFonts w:ascii="Arial" w:hAnsi="Arial" w:cs="Arial"/>
            <w:sz w:val="28"/>
            <w:szCs w:val="28"/>
          </w:rPr>
          <w:delText>no laudo da assistência técnica é “</w:delText>
        </w:r>
      </w:del>
      <w:del w:id="1544" w:author="Assessor GDSXSR" w:date="2026-10-31T19:48:41Z">
        <w:r w:rsidR="00D82493" w:rsidRPr="00D82493">
          <w:rPr>
            <w:rFonts w:ascii="Arial" w:hAnsi="Arial" w:cs="Arial"/>
            <w:sz w:val="28"/>
            <w:szCs w:val="28"/>
          </w:rPr>
          <w:delText>301AZPU6P600</w:delText>
        </w:r>
      </w:del>
      <w:del w:id="1545" w:author="Assessor GDSXSR" w:date="2026-10-31T19:48:41Z">
        <w:r w:rsidR="00D82493">
          <w:rPr>
            <w:rFonts w:ascii="Arial" w:hAnsi="Arial" w:cs="Arial"/>
            <w:sz w:val="28"/>
            <w:szCs w:val="28"/>
          </w:rPr>
          <w:delText>”</w:delText>
        </w:r>
      </w:del>
      <w:del w:id="1546" w:author="Assessor GDSXSR" w:date="2026-10-31T19:48:41Z">
        <w:r w:rsidR="00241710">
          <w:rPr>
            <w:rFonts w:ascii="Arial" w:hAnsi="Arial" w:cs="Arial"/>
            <w:sz w:val="28"/>
            <w:szCs w:val="28"/>
          </w:rPr>
          <w:delText xml:space="preserve"> (ID 89619859), ou seja, numeração alfanumérica de formato distinto daquele numeral puro</w:delText>
        </w:r>
      </w:del>
      <w:del w:id="1547" w:author="Assessor GDSXSR" w:date="2026-10-31T19:48:41Z">
        <w:r w:rsidR="009A7251">
          <w:rPr>
            <w:rFonts w:ascii="Arial" w:hAnsi="Arial" w:cs="Arial"/>
            <w:sz w:val="28"/>
            <w:szCs w:val="28"/>
          </w:rPr>
          <w:delText xml:space="preserve"> citado acima.</w:delText>
        </w:r>
      </w:del>
    </w:p>
    <w:p w14:paraId="6C2B0A81" w14:textId="77777777" w:rsidR="009A7251" w:rsidRDefault="009A7251" w:rsidP="00DB1301">
      <w:pPr>
        <w:spacing w:after="0" w:line="360" w:lineRule="auto"/>
        <w:ind w:firstLine="2268"/>
        <w:jc w:val="both"/>
        <w:rPr>
          <w:del w:id="1549" w:author="Assessor GDSXSR" w:date="2026-10-31T19:48:41Z"/>
          <w:rFonts w:ascii="Arial" w:hAnsi="Arial" w:cs="Arial"/>
          <w:sz w:val="28"/>
          <w:szCs w:val="28"/>
        </w:rPr>
      </w:pPr>
    </w:p>
    <w:p w14:paraId="6CB2F7AE" w14:textId="179AEF6D" w:rsidR="009A7251" w:rsidRDefault="009A7251" w:rsidP="00DB1301">
      <w:pPr>
        <w:spacing w:after="0" w:line="360" w:lineRule="auto"/>
        <w:ind w:firstLine="2268"/>
        <w:jc w:val="both"/>
        <w:rPr>
          <w:rFonts w:ascii="Arial" w:hAnsi="Arial" w:cs="Arial"/>
          <w:sz w:val="28"/>
          <w:szCs w:val="28"/>
        </w:rPr>
      </w:pPr>
      <w:del w:id="1550" w:author="Assessor GDSXSR" w:date="2026-10-31T19:48:41Z">
        <w:r>
          <w:rPr>
            <w:rFonts w:ascii="Arial" w:hAnsi="Arial" w:cs="Arial"/>
            <w:sz w:val="28"/>
            <w:szCs w:val="28"/>
          </w:rPr>
          <w:delText xml:space="preserve">Neste caso, ressalvada</w:delText>
        </w:r>
      </w:del>
      <w:ins w:id="1551" w:author="Assessor GDSXSR" w:date="2026-10-31T19:48:41Z">
        <w:r>
          <w:rPr>
            <w:rFonts w:ascii="Arial" w:hAnsi="Arial" w:cs="Arial"/>
            <w:color w:val="808080"/>
            <w:sz w:val="28"/>
            <w:szCs w:val="28"/>
          </w:rPr>
          <w:t xml:space="preserve">Ressalvada</w:t>
        </w:r>
      </w:ins>
      <w:r>
        <w:rPr>
          <w:rFonts w:ascii="Arial" w:hAnsi="Arial" w:cs="Arial"/>
          <w:sz w:val="28"/>
          <w:szCs w:val="28"/>
        </w:rPr>
        <w:t xml:space="preserve"> eventual litigância de má-fé </w:t>
      </w:r>
      <w:r>
        <w:rPr>
          <w:rFonts w:ascii="Arial" w:hAnsi="Arial" w:cs="Arial"/>
          <w:sz w:val="28"/>
          <w:szCs w:val="28"/>
        </w:rPr>
        <w:t xml:space="preserve">do apelante, </w:t>
      </w:r>
      <w:del w:id="1552" w:author="Assessor GDSXSR" w:date="2026-10-31T19:48:41Z">
        <w:r>
          <w:rPr>
            <w:rFonts w:ascii="Arial" w:hAnsi="Arial" w:cs="Arial"/>
            <w:sz w:val="28"/>
            <w:szCs w:val="28"/>
          </w:rPr>
          <w:delText xml:space="preserve">caso tenha apresentado foto de aparelho diverso para</w:delText>
        </w:r>
        <w:r>
          <w:rPr>
            <w:rFonts w:ascii="Arial" w:hAnsi="Arial" w:cs="Arial"/>
            <w:sz w:val="28"/>
            <w:szCs w:val="28"/>
          </w:rPr>
          <w:delText xml:space="preserve"> alterar a verdade dos fatos, </w:delText>
        </w:r>
      </w:del>
      <w:r>
        <w:rPr>
          <w:rFonts w:ascii="Arial" w:hAnsi="Arial" w:cs="Arial"/>
          <w:sz w:val="28"/>
          <w:szCs w:val="28"/>
        </w:rPr>
        <w:t xml:space="preserve">não se pode </w:t>
      </w:r>
      <w:del w:id="1553" w:author="Assessor GDSXSR" w:date="2026-10-31T19:48:41Z">
        <w:r>
          <w:rPr>
            <w:rFonts w:ascii="Arial" w:hAnsi="Arial" w:cs="Arial"/>
            <w:sz w:val="28"/>
            <w:szCs w:val="28"/>
          </w:rPr>
          <w:delText xml:space="preserve">desconsiderar a hipótese de</w:delText>
        </w:r>
      </w:del>
      <w:ins w:id="1554" w:author="Assessor GDSXSR" w:date="2026-10-31T19:48:41Z">
        <w:r>
          <w:rPr>
            <w:rFonts w:ascii="Arial" w:hAnsi="Arial" w:cs="Arial"/>
            <w:color w:val="808080"/>
            <w:sz w:val="28"/>
            <w:szCs w:val="28"/>
          </w:rPr>
          <w:t xml:space="preserve">descartar</w:t>
        </w:r>
      </w:ins>
      <w:r>
        <w:rPr>
          <w:rFonts w:ascii="Arial" w:hAnsi="Arial" w:cs="Arial"/>
          <w:sz w:val="28"/>
          <w:szCs w:val="28"/>
        </w:rPr>
        <w:t xml:space="preserve"> </w:t>
      </w:r>
      <w:r>
        <w:rPr>
          <w:rFonts w:ascii="Arial" w:hAnsi="Arial" w:cs="Arial"/>
          <w:sz w:val="28"/>
          <w:szCs w:val="28"/>
        </w:rPr>
        <w:t xml:space="preserve">simples erro material</w:t>
      </w:r>
      <w:del w:id="1555" w:author="Assessor GDSXSR" w:date="2026-10-31T19:48:41Z">
        <w:r>
          <w:rPr>
            <w:rFonts w:ascii="Arial" w:hAnsi="Arial" w:cs="Arial"/>
            <w:sz w:val="28"/>
            <w:szCs w:val="28"/>
          </w:rPr>
          <w:delText xml:space="preserve"> por parte</w:delText>
        </w:r>
      </w:del>
      <w:r>
        <w:rPr>
          <w:rFonts w:ascii="Arial" w:hAnsi="Arial" w:cs="Arial"/>
          <w:sz w:val="28"/>
          <w:szCs w:val="28"/>
        </w:rPr>
        <w:t xml:space="preserve"> do técnico</w:t>
      </w:r>
      <w:r>
        <w:rPr>
          <w:rFonts w:ascii="Arial" w:hAnsi="Arial" w:cs="Arial"/>
          <w:sz w:val="28"/>
          <w:szCs w:val="28"/>
        </w:rPr>
        <w:t xml:space="preserve"> ao </w:t>
      </w:r>
      <w:r>
        <w:rPr>
          <w:rFonts w:ascii="Arial" w:hAnsi="Arial" w:cs="Arial"/>
          <w:sz w:val="28"/>
          <w:szCs w:val="28"/>
        </w:rPr>
        <w:t xml:space="preserve">enviar</w:t>
      </w:r>
      <w:r>
        <w:rPr>
          <w:rFonts w:ascii="Arial" w:hAnsi="Arial" w:cs="Arial"/>
          <w:sz w:val="28"/>
          <w:szCs w:val="28"/>
        </w:rPr>
        <w:t xml:space="preserve"> as fotos </w:t>
      </w:r>
      <w:r>
        <w:rPr>
          <w:rFonts w:ascii="Arial" w:hAnsi="Arial" w:cs="Arial"/>
          <w:sz w:val="28"/>
          <w:szCs w:val="28"/>
        </w:rPr>
        <w:t xml:space="preserve">para </w:t>
      </w:r>
      <w:del w:id="1556" w:author="Assessor GDSXSR" w:date="2026-10-31T19:48:41Z">
        <w:r>
          <w:rPr>
            <w:rFonts w:ascii="Arial" w:hAnsi="Arial" w:cs="Arial"/>
            <w:sz w:val="28"/>
            <w:szCs w:val="28"/>
          </w:rPr>
          <w:delText xml:space="preserve">a elaboração do</w:delText>
        </w:r>
      </w:del>
      <w:ins w:id="1557" w:author="Assessor GDSXSR" w:date="2026-10-31T19:48:41Z">
        <w:r>
          <w:rPr>
            <w:rFonts w:ascii="Arial" w:hAnsi="Arial" w:cs="Arial"/>
            <w:color w:val="808080"/>
            <w:sz w:val="28"/>
            <w:szCs w:val="28"/>
          </w:rPr>
          <w:t xml:space="preserve">o</w:t>
        </w:r>
      </w:ins>
      <w:r>
        <w:rPr>
          <w:rFonts w:ascii="Arial" w:hAnsi="Arial" w:cs="Arial"/>
          <w:sz w:val="28"/>
          <w:szCs w:val="28"/>
        </w:rPr>
        <w:t xml:space="preserve"> relatório</w:t>
      </w:r>
      <w:del w:id="1558" w:author="Assessor GDSXSR" w:date="2026-10-31T19:48:41Z">
        <w:r>
          <w:rPr>
            <w:rFonts w:ascii="Arial" w:hAnsi="Arial" w:cs="Arial"/>
            <w:sz w:val="28"/>
            <w:szCs w:val="28"/>
          </w:rPr>
          <w:delText xml:space="preserve"> em </w:delText>
        </w:r>
        <w:r>
          <w:rPr>
            <w:rFonts w:ascii="Arial" w:hAnsi="Arial" w:cs="Arial"/>
            <w:sz w:val="28"/>
            <w:szCs w:val="28"/>
          </w:rPr>
          <w:delText xml:space="preserve">questão</w:delText>
        </w:r>
      </w:del>
      <w:r>
        <w:rPr>
          <w:rFonts w:ascii="Arial" w:hAnsi="Arial" w:cs="Arial"/>
          <w:sz w:val="28"/>
          <w:szCs w:val="28"/>
        </w:rPr>
        <w:t xml:space="preserve">.</w:t>
      </w:r>
    </w:p>
    <w:p w14:paraId="605FFE4A" w14:textId="77777777" w:rsidR="002B0706" w:rsidRDefault="002B0706" w:rsidP="00DB1301">
      <w:pPr>
        <w:spacing w:after="0" w:line="360" w:lineRule="auto"/>
        <w:ind w:firstLine="2268"/>
        <w:jc w:val="both"/>
        <w:rPr>
          <w:rFonts w:ascii="Arial" w:hAnsi="Arial" w:cs="Arial"/>
          <w:sz w:val="28"/>
          <w:szCs w:val="28"/>
        </w:rPr>
      </w:pPr>
    </w:p>
    <w:p w14:paraId="588F2990" w14:textId="6F171AC7" w:rsidR="009F00C0" w:rsidRPr="00B31E73" w:rsidRDefault="002B0706" w:rsidP="009F00C0">
      <w:pPr>
        <w:spacing w:after="0" w:line="360" w:lineRule="auto"/>
        <w:ind w:firstLine="2268"/>
        <w:jc w:val="both"/>
        <w:rPr>
          <w:rFonts w:ascii="Arial" w:hAnsi="Arial" w:cs="Arial"/>
          <w:sz w:val="28"/>
          <w:szCs w:val="28"/>
        </w:rPr>
      </w:pPr>
      <w:del w:id="1559" w:author="Assessor GDSXSR" w:date="2026-10-31T19:48:41Z">
        <w:r>
          <w:rPr>
            <w:rFonts w:ascii="Arial" w:hAnsi="Arial" w:cs="Arial"/>
            <w:sz w:val="28"/>
            <w:szCs w:val="28"/>
          </w:rPr>
          <w:delText xml:space="preserve">Recapitul</w:delText>
        </w:r>
        <w:r>
          <w:rPr>
            <w:rFonts w:ascii="Arial" w:hAnsi="Arial" w:cs="Arial"/>
            <w:sz w:val="28"/>
            <w:szCs w:val="28"/>
          </w:rPr>
          <w:delText xml:space="preserve">o</w:delText>
        </w:r>
      </w:del>
      <w:ins w:id="1560" w:author="Assessor GDSXSR" w:date="2026-10-31T19:48:41Z">
        <w:r>
          <w:rPr>
            <w:rFonts w:ascii="Arial" w:hAnsi="Arial" w:cs="Arial"/>
            <w:color w:val="808080"/>
            <w:sz w:val="28"/>
            <w:szCs w:val="28"/>
          </w:rPr>
          <w:t xml:space="preserve">Segundo</w:t>
        </w:r>
      </w:ins>
      <w:r>
        <w:rPr>
          <w:rFonts w:ascii="Arial" w:hAnsi="Arial" w:cs="Arial"/>
          <w:sz w:val="28"/>
          <w:szCs w:val="28"/>
        </w:rPr>
        <w:t xml:space="preserve"> </w:t>
      </w:r>
      <w:del w:id="1561" w:author="Assessor GDSXSR" w:date="2026-10-31T19:48:41Z">
        <w:r>
          <w:rPr>
            <w:rFonts w:ascii="Arial" w:hAnsi="Arial" w:cs="Arial"/>
            <w:sz w:val="28"/>
            <w:szCs w:val="28"/>
          </w:rPr>
          <w:delText xml:space="preserve">que, segundo a narrativa </w:delText>
        </w:r>
        <w:r>
          <w:rPr>
            <w:rFonts w:ascii="Arial" w:hAnsi="Arial" w:cs="Arial"/>
            <w:sz w:val="28"/>
            <w:szCs w:val="28"/>
          </w:rPr>
          <w:delText xml:space="preserve">do</w:delText>
        </w:r>
      </w:del>
      <w:ins w:id="1562" w:author="Assessor GDSXSR" w:date="2026-10-31T19:48:41Z">
        <w:r>
          <w:rPr>
            <w:rFonts w:ascii="Arial" w:hAnsi="Arial" w:cs="Arial"/>
            <w:color w:val="808080"/>
            <w:sz w:val="28"/>
            <w:szCs w:val="28"/>
          </w:rPr>
          <w:t xml:space="preserve">o</w:t>
        </w:r>
      </w:ins>
      <w:r>
        <w:rPr>
          <w:rFonts w:ascii="Arial" w:hAnsi="Arial" w:cs="Arial"/>
          <w:sz w:val="28"/>
          <w:szCs w:val="28"/>
        </w:rPr>
        <w:t xml:space="preserve"> consumidor, </w:t>
      </w:r>
      <w:del w:id="1563" w:author="Assessor GDSXSR" w:date="2026-10-31T19:48:41Z">
        <w:r>
          <w:rPr>
            <w:rFonts w:ascii="Arial" w:hAnsi="Arial" w:cs="Arial"/>
            <w:sz w:val="28"/>
            <w:szCs w:val="28"/>
          </w:rPr>
          <w:delText xml:space="preserve">após acionar </w:delText>
        </w:r>
      </w:del>
      <w:r>
        <w:rPr>
          <w:rFonts w:ascii="Arial" w:hAnsi="Arial" w:cs="Arial"/>
          <w:sz w:val="28"/>
          <w:szCs w:val="28"/>
        </w:rPr>
        <w:t xml:space="preserve">o </w:t>
      </w:r>
      <w:del w:id="1564" w:author="Assessor GDSXSR" w:date="2026-10-31T19:48:41Z">
        <w:r>
          <w:rPr>
            <w:rFonts w:ascii="Arial" w:hAnsi="Arial" w:cs="Arial"/>
            <w:sz w:val="28"/>
            <w:szCs w:val="28"/>
          </w:rPr>
          <w:delText xml:space="preserve">seguro de garantia estendida, foi</w:delText>
        </w:r>
      </w:del>
      <w:ins w:id="1565" w:author="Assessor GDSXSR" w:date="2026-10-31T19:48:41Z">
        <w:r>
          <w:rPr>
            <w:rFonts w:ascii="Arial" w:hAnsi="Arial" w:cs="Arial"/>
            <w:color w:val="808080"/>
            <w:sz w:val="28"/>
            <w:szCs w:val="28"/>
          </w:rPr>
          <w:t xml:space="preserve">técnico</w:t>
        </w:r>
      </w:ins>
      <w:r>
        <w:rPr>
          <w:rFonts w:ascii="Arial" w:hAnsi="Arial" w:cs="Arial"/>
          <w:sz w:val="28"/>
          <w:szCs w:val="28"/>
        </w:rPr>
        <w:t xml:space="preserve"> enviado </w:t>
      </w:r>
      <w:del w:id="1566" w:author="Assessor GDSXSR" w:date="2026-10-31T19:48:41Z">
        <w:r>
          <w:rPr>
            <w:rFonts w:ascii="Arial" w:hAnsi="Arial" w:cs="Arial"/>
            <w:sz w:val="28"/>
            <w:szCs w:val="28"/>
          </w:rPr>
          <w:delText xml:space="preserve">técnico até a</w:delText>
        </w:r>
      </w:del>
      <w:ins w:id="1567" w:author="Assessor GDSXSR" w:date="2026-10-31T19:48:41Z">
        <w:r>
          <w:rPr>
            <w:rFonts w:ascii="Arial" w:hAnsi="Arial" w:cs="Arial"/>
            <w:color w:val="808080"/>
            <w:sz w:val="28"/>
            <w:szCs w:val="28"/>
          </w:rPr>
          <w:t xml:space="preserve">à</w:t>
        </w:r>
      </w:ins>
      <w:r>
        <w:rPr>
          <w:rFonts w:ascii="Arial" w:hAnsi="Arial" w:cs="Arial"/>
          <w:sz w:val="28"/>
          <w:szCs w:val="28"/>
        </w:rPr>
        <w:t xml:space="preserve"> sua residência </w:t>
      </w:r>
      <w:del w:id="1568" w:author="Assessor GDSXSR" w:date="2026-10-31T19:48:41Z">
        <w:r>
          <w:rPr>
            <w:rFonts w:ascii="Arial" w:hAnsi="Arial" w:cs="Arial"/>
            <w:sz w:val="28"/>
            <w:szCs w:val="28"/>
          </w:rPr>
          <w:delText xml:space="preserve">para</w:delText>
        </w:r>
      </w:del>
      <w:ins w:id="1569" w:author="Assessor GDSXSR" w:date="2026-10-31T19:48:41Z">
        <w:r>
          <w:rPr>
            <w:rFonts w:ascii="Arial" w:hAnsi="Arial" w:cs="Arial"/>
            <w:color w:val="808080"/>
            <w:sz w:val="28"/>
            <w:szCs w:val="28"/>
          </w:rPr>
          <w:t xml:space="preserve">apenas</w:t>
        </w:r>
      </w:ins>
      <w:r>
        <w:rPr>
          <w:rFonts w:ascii="Arial" w:hAnsi="Arial" w:cs="Arial"/>
          <w:sz w:val="28"/>
          <w:szCs w:val="28"/>
        </w:rPr>
        <w:t xml:space="preserve"> </w:t>
      </w:r>
      <w:del w:id="1570" w:author="Assessor GDSXSR" w:date="2026-10-31T19:48:41Z">
        <w:r>
          <w:rPr>
            <w:rFonts w:ascii="Arial" w:hAnsi="Arial" w:cs="Arial"/>
            <w:sz w:val="28"/>
            <w:szCs w:val="28"/>
          </w:rPr>
          <w:delText xml:space="preserve">examinar e fotografar</w:delText>
        </w:r>
      </w:del>
      <w:ins w:id="1571" w:author="Assessor GDSXSR" w:date="2026-10-31T19:48:41Z">
        <w:r>
          <w:rPr>
            <w:rFonts w:ascii="Arial" w:hAnsi="Arial" w:cs="Arial"/>
            <w:color w:val="808080"/>
            <w:sz w:val="28"/>
            <w:szCs w:val="28"/>
          </w:rPr>
          <w:t xml:space="preserve">fotografou</w:t>
        </w:r>
      </w:ins>
      <w:r>
        <w:rPr>
          <w:rFonts w:ascii="Arial" w:hAnsi="Arial" w:cs="Arial"/>
          <w:sz w:val="28"/>
          <w:szCs w:val="28"/>
        </w:rPr>
        <w:t xml:space="preserve"> o aparelho, que não foi removido</w:t>
      </w:r>
      <w:ins w:id="1572" w:author="Assessor GDSXSR" w:date="2026-10-31T19:48:41Z">
        <w:r>
          <w:rPr>
            <w:rFonts w:ascii="Arial" w:hAnsi="Arial" w:cs="Arial"/>
            <w:color w:val="808080"/>
            <w:sz w:val="28"/>
            <w:szCs w:val="28"/>
          </w:rPr>
          <w:t xml:space="preserve">,</w:t>
        </w:r>
      </w:ins>
      <w:r>
        <w:rPr>
          <w:rFonts w:ascii="Arial" w:hAnsi="Arial" w:cs="Arial"/>
          <w:sz w:val="28"/>
          <w:szCs w:val="28"/>
        </w:rPr>
        <w:t xml:space="preserve"> </w:t>
      </w:r>
      <w:del w:id="1573" w:author="Assessor GDSXSR" w:date="2026-10-31T19:48:41Z">
        <w:r>
          <w:rPr>
            <w:rFonts w:ascii="Arial" w:hAnsi="Arial" w:cs="Arial"/>
            <w:sz w:val="28"/>
            <w:szCs w:val="28"/>
          </w:rPr>
          <w:delText xml:space="preserve">até</w:delText>
        </w:r>
      </w:del>
      <w:ins w:id="1574" w:author="Assessor GDSXSR" w:date="2026-10-31T19:48:41Z">
        <w:r>
          <w:rPr>
            <w:rFonts w:ascii="Arial" w:hAnsi="Arial" w:cs="Arial"/>
            <w:color w:val="808080"/>
            <w:sz w:val="28"/>
            <w:szCs w:val="28"/>
          </w:rPr>
          <w:t xml:space="preserve">e</w:t>
        </w:r>
      </w:ins>
      <w:r>
        <w:rPr>
          <w:rFonts w:ascii="Arial" w:hAnsi="Arial" w:cs="Arial"/>
          <w:sz w:val="28"/>
          <w:szCs w:val="28"/>
        </w:rPr>
        <w:t xml:space="preserve"> o </w:t>
      </w:r>
      <w:del w:id="1575" w:author="Assessor GDSXSR" w:date="2026-10-31T19:48:41Z">
        <w:r>
          <w:rPr>
            <w:rFonts w:ascii="Arial" w:hAnsi="Arial" w:cs="Arial"/>
            <w:sz w:val="28"/>
            <w:szCs w:val="28"/>
          </w:rPr>
          <w:delText xml:space="preserve">estabelecimento</w:delText>
        </w:r>
      </w:del>
      <w:ins w:id="1576" w:author="Assessor GDSXSR" w:date="2026-10-31T19:48:41Z">
        <w:r>
          <w:rPr>
            <w:rFonts w:ascii="Arial" w:hAnsi="Arial" w:cs="Arial"/>
            <w:color w:val="808080"/>
            <w:sz w:val="28"/>
            <w:szCs w:val="28"/>
          </w:rPr>
          <w:t xml:space="preserve">laudo</w:t>
        </w:r>
      </w:ins>
      <w:r>
        <w:rPr>
          <w:rFonts w:ascii="Arial" w:hAnsi="Arial" w:cs="Arial"/>
          <w:sz w:val="28"/>
          <w:szCs w:val="28"/>
        </w:rPr>
        <w:t xml:space="preserve"> </w:t>
      </w:r>
      <w:del w:id="1577" w:author="Assessor GDSXSR" w:date="2026-10-31T19:48:41Z">
        <w:r>
          <w:rPr>
            <w:rFonts w:ascii="Arial" w:hAnsi="Arial" w:cs="Arial"/>
            <w:sz w:val="28"/>
            <w:szCs w:val="28"/>
          </w:rPr>
          <w:delText xml:space="preserve">de</w:delText>
        </w:r>
      </w:del>
      <w:ins w:id="1578" w:author="Assessor GDSXSR" w:date="2026-10-31T19:48:41Z">
        <w:r>
          <w:rPr>
            <w:rFonts w:ascii="Arial" w:hAnsi="Arial" w:cs="Arial"/>
            <w:color w:val="808080"/>
            <w:sz w:val="28"/>
            <w:szCs w:val="28"/>
          </w:rPr>
          <w:t xml:space="preserve">registra</w:t>
        </w:r>
      </w:ins>
      <w:r>
        <w:rPr>
          <w:rFonts w:ascii="Arial" w:hAnsi="Arial" w:cs="Arial"/>
          <w:sz w:val="28"/>
          <w:szCs w:val="28"/>
        </w:rPr>
        <w:t xml:space="preserve"> </w:t>
      </w:r>
      <w:del w:id="1579" w:author="Assessor GDSXSR" w:date="2026-10-31T19:48:41Z">
        <w:r>
          <w:rPr>
            <w:rFonts w:ascii="Arial" w:hAnsi="Arial" w:cs="Arial"/>
            <w:sz w:val="28"/>
            <w:szCs w:val="28"/>
          </w:rPr>
          <w:delText xml:space="preserve">assistência</w:delText>
        </w:r>
      </w:del>
      <w:ins w:id="1580" w:author="Assessor GDSXSR" w:date="2026-10-31T19:48:41Z">
        <w:r>
          <w:rPr>
            <w:rFonts w:ascii="Arial" w:hAnsi="Arial" w:cs="Arial"/>
            <w:color w:val="808080"/>
            <w:sz w:val="28"/>
            <w:szCs w:val="28"/>
          </w:rPr>
          <w:t xml:space="preserve">análise</w:t>
        </w:r>
      </w:ins>
      <w:r>
        <w:rPr>
          <w:rFonts w:ascii="Arial" w:hAnsi="Arial" w:cs="Arial"/>
          <w:sz w:val="28"/>
          <w:szCs w:val="28"/>
        </w:rPr>
        <w:t xml:space="preserve"> </w:t>
      </w:r>
      <w:del w:id="1581" w:author="Assessor GDSXSR" w:date="2026-10-31T19:48:41Z">
        <w:r>
          <w:rPr>
            <w:rFonts w:ascii="Arial" w:hAnsi="Arial" w:cs="Arial"/>
            <w:sz w:val="28"/>
            <w:szCs w:val="28"/>
          </w:rPr>
          <w:delText xml:space="preserve">técnica</w:delText>
        </w:r>
      </w:del>
      <w:ins w:id="1582" w:author="Assessor GDSXSR" w:date="2026-10-31T19:48:41Z">
        <w:r>
          <w:rPr>
            <w:rFonts w:ascii="Arial" w:hAnsi="Arial" w:cs="Arial"/>
            <w:color w:val="808080"/>
            <w:sz w:val="28"/>
            <w:szCs w:val="28"/>
          </w:rPr>
          <w:t xml:space="preserve">remota</w:t>
        </w:r>
      </w:ins>
      <w:r>
        <w:rPr>
          <w:rFonts w:ascii="Arial" w:hAnsi="Arial" w:cs="Arial"/>
          <w:sz w:val="28"/>
          <w:szCs w:val="28"/>
        </w:rPr>
        <w:t xml:space="preserve"> (ID </w:t>
      </w:r>
      <w:r>
        <w:rPr>
          <w:rFonts w:ascii="Arial" w:hAnsi="Arial" w:cs="Arial"/>
          <w:sz w:val="28"/>
          <w:szCs w:val="28"/>
        </w:rPr>
        <w:t xml:space="preserve">89618439, p. 10</w:t>
      </w:r>
      <w:ins w:id="1583" w:author="Assessor GDSXSR" w:date="2026-10-31T19:48:41Z">
        <w:r>
          <w:rPr>
            <w:rFonts w:ascii="Arial" w:hAnsi="Arial" w:cs="Arial"/>
            <w:color w:val="808080"/>
            <w:sz w:val="28"/>
            <w:szCs w:val="28"/>
          </w:rPr>
          <w:t xml:space="preserve">, e 89619859</w:t>
        </w:r>
      </w:ins>
      <w:r>
        <w:rPr>
          <w:rFonts w:ascii="Arial" w:hAnsi="Arial" w:cs="Arial"/>
          <w:sz w:val="28"/>
          <w:szCs w:val="28"/>
        </w:rPr>
        <w:t xml:space="preserve">).</w:t>
      </w:r>
      <w:del w:id="1584" w:author="Assessor GDSXSR" w:date="2026-10-31T19:48:41Z">
        <w:r>
          <w:rPr>
            <w:rFonts w:ascii="Arial" w:hAnsi="Arial" w:cs="Arial"/>
            <w:sz w:val="28"/>
            <w:szCs w:val="28"/>
          </w:rPr>
          <w:delText xml:space="preserve"> As fotos teriam sido enviadas para </w:delText>
        </w:r>
        <w:r>
          <w:rPr>
            <w:rFonts w:ascii="Arial" w:hAnsi="Arial" w:cs="Arial"/>
            <w:sz w:val="28"/>
            <w:szCs w:val="28"/>
          </w:rPr>
          <w:delText xml:space="preserve">análise</w:delText>
        </w:r>
        <w:r>
          <w:rPr>
            <w:rFonts w:ascii="Arial" w:hAnsi="Arial" w:cs="Arial"/>
            <w:sz w:val="28"/>
            <w:szCs w:val="28"/>
          </w:rPr>
          <w:delText xml:space="preserve"> </w:delText>
        </w:r>
        <w:r>
          <w:rPr>
            <w:rFonts w:ascii="Arial" w:hAnsi="Arial" w:cs="Arial"/>
            <w:sz w:val="28"/>
            <w:szCs w:val="28"/>
          </w:rPr>
          <w:delText xml:space="preserve">remota por parte de outro técnico, responsável por laudar as </w:delText>
        </w:r>
        <w:r>
          <w:rPr>
            <w:rFonts w:ascii="Arial" w:hAnsi="Arial" w:cs="Arial"/>
            <w:sz w:val="28"/>
            <w:szCs w:val="28"/>
          </w:rPr>
          <w:delText xml:space="preserve">evidências reunidas.</w:delText>
        </w:r>
        <w:r>
          <w:rPr>
            <w:rFonts w:ascii="Arial" w:hAnsi="Arial" w:cs="Arial"/>
            <w:sz w:val="28"/>
            <w:szCs w:val="28"/>
          </w:rPr>
          <w:delText xml:space="preserve"> Logo, não se pode descartar a hipótese de confusão quanto ao aparelho em questão.</w:delText>
        </w:r>
      </w:del>
    </w:p>
    <w:p w14:paraId="1A0509C0" w14:textId="77777777" w:rsidR="00874B10" w:rsidRDefault="00874B10" w:rsidP="00DB1301">
      <w:pPr>
        <w:spacing w:after="0" w:line="360" w:lineRule="auto"/>
        <w:ind w:firstLine="2268"/>
        <w:jc w:val="both"/>
        <w:rPr>
          <w:rFonts w:ascii="Arial" w:hAnsi="Arial" w:cs="Arial"/>
          <w:sz w:val="28"/>
          <w:szCs w:val="28"/>
        </w:rPr>
      </w:pPr>
    </w:p>
    <w:p w14:paraId="0191F674" w14:textId="695FC779" w:rsidR="00B2292B" w:rsidRDefault="00B2292B" w:rsidP="003C531E">
      <w:pPr>
        <w:spacing w:after="0" w:line="360" w:lineRule="auto"/>
        <w:ind w:firstLine="2268"/>
        <w:jc w:val="both"/>
        <w:rPr>
          <w:rFonts w:ascii="Arial" w:hAnsi="Arial" w:cs="Arial"/>
          <w:sz w:val="28"/>
          <w:szCs w:val="28"/>
        </w:rPr>
      </w:pPr>
      <w:del w:id="1585" w:author="Assessor GDSXSR" w:date="2026-10-31T19:48:41Z">
        <w:r>
          <w:rPr>
            <w:rFonts w:ascii="Arial" w:hAnsi="Arial" w:cs="Arial"/>
            <w:sz w:val="28"/>
            <w:szCs w:val="28"/>
          </w:rPr>
          <w:delText xml:space="preserve">Acrescente-se</w:delText>
        </w:r>
      </w:del>
      <w:ins w:id="1586" w:author="Assessor GDSXSR" w:date="2026-10-31T19:48:41Z">
        <w:r>
          <w:rPr>
            <w:rFonts w:ascii="Arial" w:hAnsi="Arial" w:cs="Arial"/>
            <w:color w:val="808080"/>
            <w:sz w:val="28"/>
            <w:szCs w:val="28"/>
          </w:rPr>
          <w:t xml:space="preserve">Por</w:t>
        </w:r>
      </w:ins>
      <w:r>
        <w:rPr>
          <w:rFonts w:ascii="Arial" w:hAnsi="Arial" w:cs="Arial"/>
          <w:sz w:val="28"/>
          <w:szCs w:val="28"/>
        </w:rPr>
        <w:t xml:space="preserve"> </w:t>
      </w:r>
      <w:del w:id="1587" w:author="Assessor GDSXSR" w:date="2026-10-31T19:48:41Z">
        <w:r>
          <w:rPr>
            <w:rFonts w:ascii="Arial" w:hAnsi="Arial" w:cs="Arial"/>
            <w:sz w:val="28"/>
            <w:szCs w:val="28"/>
          </w:rPr>
          <w:delText xml:space="preserve">que</w:delText>
        </w:r>
      </w:del>
      <w:ins w:id="1588" w:author="Assessor GDSXSR" w:date="2026-10-31T19:48:41Z">
        <w:r>
          <w:rPr>
            <w:rFonts w:ascii="Arial" w:hAnsi="Arial" w:cs="Arial"/>
            <w:color w:val="808080"/>
            <w:sz w:val="28"/>
            <w:szCs w:val="28"/>
          </w:rPr>
          <w:t xml:space="preserve">outro lado</w:t>
        </w:r>
      </w:ins>
      <w:r>
        <w:rPr>
          <w:rFonts w:ascii="Arial" w:hAnsi="Arial" w:cs="Arial"/>
          <w:sz w:val="28"/>
          <w:szCs w:val="28"/>
        </w:rPr>
        <w:t xml:space="preserve">, conforme </w:t>
      </w:r>
      <w:del w:id="1589" w:author="Assessor GDSXSR" w:date="2026-10-31T19:48:41Z">
        <w:r>
          <w:rPr>
            <w:rFonts w:ascii="Arial" w:hAnsi="Arial" w:cs="Arial"/>
            <w:sz w:val="28"/>
            <w:szCs w:val="28"/>
          </w:rPr>
          <w:delText xml:space="preserve">expresso no</w:delText>
        </w:r>
      </w:del>
      <w:ins w:id="1590" w:author="Assessor GDSXSR" w:date="2026-10-31T19:48:41Z">
        <w:r>
          <w:rPr>
            <w:rFonts w:ascii="Arial" w:hAnsi="Arial" w:cs="Arial"/>
            <w:color w:val="808080"/>
            <w:sz w:val="28"/>
            <w:szCs w:val="28"/>
          </w:rPr>
          <w:t xml:space="preserve">o</w:t>
        </w:r>
      </w:ins>
      <w:r>
        <w:rPr>
          <w:rFonts w:ascii="Arial" w:hAnsi="Arial" w:cs="Arial"/>
          <w:sz w:val="28"/>
          <w:szCs w:val="28"/>
        </w:rPr>
        <w:t xml:space="preserve"> bilhete</w:t>
      </w:r>
      <w:ins w:id="1591" w:author="Assessor GDSXSR" w:date="2026-10-31T19:48:41Z">
        <w:r>
          <w:rPr>
            <w:rFonts w:ascii="Arial" w:hAnsi="Arial" w:cs="Arial"/>
            <w:color w:val="808080"/>
            <w:sz w:val="28"/>
            <w:szCs w:val="28"/>
          </w:rPr>
          <w:t xml:space="preserve">, o seguro estende a garantia do fabricante, restrita a defeitos de fabricação, e acrescenta a cobertura de danos elétricos, com exclusões apenas remetidas a link externo, não juntado aos autos</w:t>
        </w:r>
      </w:ins>
      <w:r>
        <w:rPr>
          <w:rFonts w:ascii="Arial" w:hAnsi="Arial" w:cs="Arial"/>
          <w:sz w:val="28"/>
          <w:szCs w:val="28"/>
        </w:rPr>
        <w:t xml:space="preserve"> (ID 89618455)</w:t>
      </w:r>
      <w:del w:id="1592" w:author="Assessor GDSXSR" w:date="2026-10-31T19:48:41Z">
        <w:r>
          <w:rPr>
            <w:rFonts w:ascii="Arial" w:hAnsi="Arial" w:cs="Arial"/>
            <w:sz w:val="28"/>
            <w:szCs w:val="28"/>
          </w:rPr>
          <w:delText xml:space="preserve">,</w:delText>
        </w:r>
        <w:r>
          <w:rPr>
            <w:rFonts w:ascii="Arial" w:hAnsi="Arial" w:cs="Arial"/>
            <w:sz w:val="28"/>
            <w:szCs w:val="28"/>
          </w:rPr>
          <w:delText xml:space="preserve"> o seguro tem </w:delText>
        </w:r>
        <w:r>
          <w:rPr>
            <w:rFonts w:ascii="Arial" w:hAnsi="Arial" w:cs="Arial"/>
            <w:sz w:val="28"/>
            <w:szCs w:val="28"/>
          </w:rPr>
          <w:delText xml:space="preserve">duas finalidades </w:delText>
        </w:r>
        <w:r>
          <w:rPr>
            <w:rFonts w:ascii="Arial" w:hAnsi="Arial" w:cs="Arial"/>
            <w:sz w:val="28"/>
            <w:szCs w:val="28"/>
          </w:rPr>
          <w:delText xml:space="preserve">distintas e </w:delText>
        </w:r>
        <w:r>
          <w:rPr>
            <w:rFonts w:ascii="Arial" w:hAnsi="Arial" w:cs="Arial"/>
            <w:sz w:val="28"/>
            <w:szCs w:val="28"/>
          </w:rPr>
          <w:delText xml:space="preserve">complementares: </w:delText>
        </w:r>
        <w:r>
          <w:rPr>
            <w:rFonts w:ascii="Arial" w:hAnsi="Arial" w:cs="Arial"/>
            <w:sz w:val="28"/>
            <w:szCs w:val="28"/>
          </w:rPr>
          <w:delText xml:space="preserve">(i) </w:delText>
        </w:r>
        <w:r>
          <w:rPr>
            <w:rFonts w:ascii="Arial" w:hAnsi="Arial" w:cs="Arial"/>
            <w:sz w:val="28"/>
            <w:szCs w:val="28"/>
          </w:rPr>
          <w:delText xml:space="preserve">estender a garantia legal e contratual de incumbência do fabricante, cujo escopo é restrito aos defeitos de fabricação</w:delText>
        </w:r>
        <w:r>
          <w:rPr>
            <w:rFonts w:ascii="Arial" w:hAnsi="Arial" w:cs="Arial"/>
            <w:sz w:val="28"/>
            <w:szCs w:val="28"/>
          </w:rPr>
          <w:delText xml:space="preserve">; e </w:delText>
        </w:r>
        <w:r>
          <w:rPr>
            <w:rFonts w:ascii="Arial" w:hAnsi="Arial" w:cs="Arial"/>
            <w:sz w:val="28"/>
            <w:szCs w:val="28"/>
          </w:rPr>
          <w:delText xml:space="preserve">(ii) </w:delText>
        </w:r>
        <w:r>
          <w:rPr>
            <w:rFonts w:ascii="Arial" w:hAnsi="Arial" w:cs="Arial"/>
            <w:sz w:val="28"/>
            <w:szCs w:val="28"/>
          </w:rPr>
          <w:delText xml:space="preserve">acrescentar a cobertura por danos elétricos</w:delText>
        </w:r>
        <w:r>
          <w:rPr>
            <w:rFonts w:ascii="Arial" w:hAnsi="Arial" w:cs="Arial"/>
            <w:sz w:val="28"/>
            <w:szCs w:val="28"/>
          </w:rPr>
          <w:delText xml:space="preserve">, ressalvadas</w:delText>
        </w:r>
        <w:r>
          <w:rPr>
            <w:rFonts w:ascii="Arial" w:hAnsi="Arial" w:cs="Arial"/>
            <w:sz w:val="28"/>
            <w:szCs w:val="28"/>
          </w:rPr>
          <w:delText xml:space="preserve"> as</w:delText>
        </w:r>
        <w:r>
          <w:rPr>
            <w:rFonts w:ascii="Arial" w:hAnsi="Arial" w:cs="Arial"/>
            <w:sz w:val="28"/>
            <w:szCs w:val="28"/>
          </w:rPr>
          <w:delText xml:space="preserve"> hipóteses excludentes que não foram transcritas no bilhete, mas remetidas a consulta em link externo, informações estas que </w:delText>
        </w:r>
        <w:r>
          <w:rPr>
            <w:rFonts w:ascii="Arial" w:hAnsi="Arial" w:cs="Arial"/>
            <w:sz w:val="28"/>
            <w:szCs w:val="28"/>
          </w:rPr>
          <w:delText xml:space="preserve">sequer</w:delText>
        </w:r>
        <w:r>
          <w:rPr>
            <w:rFonts w:ascii="Arial" w:hAnsi="Arial" w:cs="Arial"/>
            <w:sz w:val="28"/>
            <w:szCs w:val="28"/>
          </w:rPr>
          <w:delText xml:space="preserve"> vieram aos autos com a contestação</w:delText>
        </w:r>
      </w:del>
      <w:r>
        <w:rPr>
          <w:rFonts w:ascii="Arial" w:hAnsi="Arial" w:cs="Arial"/>
          <w:sz w:val="28"/>
          <w:szCs w:val="28"/>
        </w:rPr>
        <w:t xml:space="preserve">.</w:t>
      </w:r>
    </w:p>
    <w:p w14:paraId="630E31EA" w14:textId="77777777" w:rsidR="00B024A4" w:rsidRDefault="00B024A4" w:rsidP="003C531E">
      <w:pPr>
        <w:spacing w:after="0" w:line="360" w:lineRule="auto"/>
        <w:ind w:firstLine="2268"/>
        <w:jc w:val="both"/>
        <w:rPr>
          <w:rFonts w:ascii="Arial" w:hAnsi="Arial" w:cs="Arial"/>
          <w:sz w:val="28"/>
          <w:szCs w:val="28"/>
        </w:rPr>
      </w:pPr>
    </w:p>
    <w:p>
      <w:pPr>
        <w:spacing w:after="0" w:line="360" w:lineRule="auto"/>
        <w:ind w:firstLine="2268"/>
        <w:jc w:val="both"/>
        <w:rPr>
          <w:ins w:id="1621" w:author="Assessor GDSXSR" w:date="2026-10-31T19:48:41Z"/>
        </w:rPr>
      </w:pPr>
      <w:del w:id="1593" w:author="Assessor GDSXSR" w:date="2026-10-31T19:48:41Z">
        <w:r>
          <w:rPr>
            <w:rFonts w:ascii="Arial" w:hAnsi="Arial" w:cs="Arial"/>
            <w:sz w:val="28"/>
            <w:szCs w:val="28"/>
          </w:rPr>
          <w:delText xml:space="preserve">Ora, tendo sido contratada</w:delText>
        </w:r>
      </w:del>
      <w:ins w:id="1594" w:author="Assessor GDSXSR" w:date="2026-10-31T19:48:41Z">
        <w:r>
          <w:rPr>
            <w:rFonts w:ascii="Arial" w:hAnsi="Arial" w:cs="Arial"/>
            <w:color w:val="808080"/>
            <w:sz w:val="28"/>
            <w:szCs w:val="28"/>
          </w:rPr>
          <w:t xml:space="preserve">Contratada</w:t>
        </w:r>
      </w:ins>
      <w:r>
        <w:rPr>
          <w:rFonts w:ascii="Arial" w:hAnsi="Arial" w:cs="Arial"/>
          <w:sz w:val="28"/>
          <w:szCs w:val="28"/>
        </w:rPr>
        <w:t xml:space="preserve"> a cobertura </w:t>
      </w:r>
      <w:r>
        <w:rPr>
          <w:rFonts w:ascii="Arial" w:hAnsi="Arial" w:cs="Arial"/>
          <w:sz w:val="28"/>
          <w:szCs w:val="28"/>
        </w:rPr>
        <w:t xml:space="preserve">específica de danos elétricos, </w:t>
      </w:r>
      <w:del w:id="1595" w:author="Assessor GDSXSR" w:date="2026-10-31T19:48:41Z">
        <w:r>
          <w:rPr>
            <w:rFonts w:ascii="Arial" w:hAnsi="Arial" w:cs="Arial"/>
            <w:sz w:val="28"/>
            <w:szCs w:val="28"/>
          </w:rPr>
          <w:delText xml:space="preserve">merece</w:delText>
        </w:r>
      </w:del>
      <w:ins w:id="1596" w:author="Assessor GDSXSR" w:date="2026-10-31T19:48:41Z">
        <w:r>
          <w:rPr>
            <w:rFonts w:ascii="Arial" w:hAnsi="Arial" w:cs="Arial"/>
            <w:color w:val="808080"/>
            <w:sz w:val="28"/>
            <w:szCs w:val="28"/>
          </w:rPr>
          <w:t xml:space="preserve">deve</w:t>
        </w:r>
      </w:ins>
      <w:r>
        <w:rPr>
          <w:rFonts w:ascii="Arial" w:hAnsi="Arial" w:cs="Arial"/>
          <w:sz w:val="28"/>
          <w:szCs w:val="28"/>
        </w:rPr>
        <w:t xml:space="preserve"> ser dirimida a dúvida </w:t>
      </w:r>
      <w:del w:id="1597" w:author="Assessor GDSXSR" w:date="2026-10-31T19:48:41Z">
        <w:r>
          <w:rPr>
            <w:rFonts w:ascii="Arial" w:hAnsi="Arial" w:cs="Arial"/>
            <w:sz w:val="28"/>
            <w:szCs w:val="28"/>
          </w:rPr>
          <w:delText xml:space="preserve">quanto</w:delText>
        </w:r>
      </w:del>
      <w:ins w:id="1598" w:author="Assessor GDSXSR" w:date="2026-10-31T19:48:41Z">
        <w:r>
          <w:rPr>
            <w:rFonts w:ascii="Arial" w:hAnsi="Arial" w:cs="Arial"/>
            <w:color w:val="808080"/>
            <w:sz w:val="28"/>
            <w:szCs w:val="28"/>
          </w:rPr>
          <w:t xml:space="preserve">sobre</w:t>
        </w:r>
      </w:ins>
      <w:r>
        <w:rPr>
          <w:rFonts w:ascii="Arial" w:hAnsi="Arial" w:cs="Arial"/>
          <w:sz w:val="28"/>
          <w:szCs w:val="28"/>
        </w:rPr>
        <w:t xml:space="preserve"> </w:t>
      </w:r>
      <w:del w:id="1599" w:author="Assessor GDSXSR" w:date="2026-10-31T19:48:41Z">
        <w:r>
          <w:rPr>
            <w:rFonts w:ascii="Arial" w:hAnsi="Arial" w:cs="Arial"/>
            <w:sz w:val="28"/>
            <w:szCs w:val="28"/>
          </w:rPr>
          <w:delText xml:space="preserve">à exata</w:delText>
        </w:r>
      </w:del>
      <w:ins w:id="1600" w:author="Assessor GDSXSR" w:date="2026-10-31T19:48:41Z">
        <w:r>
          <w:rPr>
            <w:rFonts w:ascii="Arial" w:hAnsi="Arial" w:cs="Arial"/>
            <w:color w:val="808080"/>
            <w:sz w:val="28"/>
            <w:szCs w:val="28"/>
          </w:rPr>
          <w:t xml:space="preserve">a</w:t>
        </w:r>
      </w:ins>
      <w:r>
        <w:rPr>
          <w:rFonts w:ascii="Arial" w:hAnsi="Arial" w:cs="Arial"/>
          <w:sz w:val="28"/>
          <w:szCs w:val="28"/>
        </w:rPr>
        <w:t xml:space="preserve"> natureza do dano</w:t>
      </w:r>
      <w:del w:id="1601" w:author="Assessor GDSXSR" w:date="2026-10-31T19:48:41Z">
        <w:r>
          <w:rPr>
            <w:rFonts w:ascii="Arial" w:hAnsi="Arial" w:cs="Arial"/>
            <w:sz w:val="28"/>
            <w:szCs w:val="28"/>
          </w:rPr>
          <w:delText xml:space="preserve"> que acomete </w:delText>
        </w:r>
        <w:r>
          <w:rPr>
            <w:rFonts w:ascii="Arial" w:hAnsi="Arial" w:cs="Arial"/>
            <w:sz w:val="28"/>
            <w:szCs w:val="28"/>
          </w:rPr>
          <w:delText xml:space="preserve">o aparelho segurado, ou seja</w:delText>
        </w:r>
      </w:del>
      <w:r>
        <w:rPr>
          <w:rFonts w:ascii="Arial" w:hAnsi="Arial" w:cs="Arial"/>
          <w:sz w:val="28"/>
          <w:szCs w:val="28"/>
        </w:rPr>
        <w:t xml:space="preserve">, se</w:t>
      </w:r>
      <w:del w:id="1602" w:author="Assessor GDSXSR" w:date="2026-10-31T19:48:41Z">
        <w:r>
          <w:rPr>
            <w:rFonts w:ascii="Arial" w:hAnsi="Arial" w:cs="Arial"/>
            <w:sz w:val="28"/>
            <w:szCs w:val="28"/>
          </w:rPr>
          <w:delText xml:space="preserve"> seria a</w:delText>
        </w:r>
      </w:del>
      <w:r>
        <w:rPr>
          <w:rFonts w:ascii="Arial" w:hAnsi="Arial" w:cs="Arial"/>
          <w:sz w:val="28"/>
          <w:szCs w:val="28"/>
        </w:rPr>
        <w:t xml:space="preserve"> quebra da tela por ação externa</w:t>
      </w:r>
      <w:del w:id="1603" w:author="Assessor GDSXSR" w:date="2026-10-31T19:48:41Z">
        <w:r>
          <w:rPr>
            <w:rFonts w:ascii="Arial" w:hAnsi="Arial" w:cs="Arial"/>
            <w:sz w:val="28"/>
            <w:szCs w:val="28"/>
          </w:rPr>
          <w:delText xml:space="preserve"> –</w:delText>
        </w:r>
      </w:del>
      <w:ins w:id="1604" w:author="Assessor GDSXSR" w:date="2026-10-31T19:48:41Z">
        <w:r>
          <w:rPr>
            <w:rFonts w:ascii="Arial" w:hAnsi="Arial" w:cs="Arial"/>
            <w:color w:val="808080"/>
            <w:sz w:val="28"/>
            <w:szCs w:val="28"/>
          </w:rPr>
          <w:t xml:space="preserve">,</w:t>
        </w:r>
      </w:ins>
      <w:r>
        <w:rPr>
          <w:rFonts w:ascii="Arial" w:hAnsi="Arial" w:cs="Arial"/>
          <w:sz w:val="28"/>
          <w:szCs w:val="28"/>
        </w:rPr>
        <w:t xml:space="preserve"> excluída d</w:t>
      </w:r>
      <w:r>
        <w:rPr>
          <w:rFonts w:ascii="Arial" w:hAnsi="Arial" w:cs="Arial"/>
          <w:sz w:val="28"/>
          <w:szCs w:val="28"/>
        </w:rPr>
        <w:t xml:space="preserve">as</w:t>
      </w:r>
      <w:r>
        <w:rPr>
          <w:rFonts w:ascii="Arial" w:hAnsi="Arial" w:cs="Arial"/>
          <w:sz w:val="28"/>
          <w:szCs w:val="28"/>
        </w:rPr>
        <w:t xml:space="preserve"> garantia</w:t>
      </w:r>
      <w:r>
        <w:rPr>
          <w:rFonts w:ascii="Arial" w:hAnsi="Arial" w:cs="Arial"/>
          <w:sz w:val="28"/>
          <w:szCs w:val="28"/>
        </w:rPr>
        <w:t xml:space="preserve">s</w:t>
      </w:r>
      <w:r>
        <w:rPr>
          <w:rFonts w:ascii="Arial" w:hAnsi="Arial" w:cs="Arial"/>
          <w:sz w:val="28"/>
          <w:szCs w:val="28"/>
        </w:rPr>
        <w:t xml:space="preserve"> legal</w:t>
      </w:r>
      <w:r>
        <w:rPr>
          <w:rFonts w:ascii="Arial" w:hAnsi="Arial" w:cs="Arial"/>
          <w:sz w:val="28"/>
          <w:szCs w:val="28"/>
        </w:rPr>
        <w:t xml:space="preserve"> e</w:t>
      </w:r>
      <w:r>
        <w:rPr>
          <w:rFonts w:ascii="Arial" w:hAnsi="Arial" w:cs="Arial"/>
          <w:sz w:val="28"/>
          <w:szCs w:val="28"/>
        </w:rPr>
        <w:t xml:space="preserve"> contratual</w:t>
      </w:r>
      <w:del w:id="1605" w:author="Assessor GDSXSR" w:date="2026-10-31T19:48:41Z">
        <w:r>
          <w:rPr>
            <w:rFonts w:ascii="Arial" w:hAnsi="Arial" w:cs="Arial"/>
            <w:sz w:val="28"/>
            <w:szCs w:val="28"/>
          </w:rPr>
          <w:delText xml:space="preserve"> –</w:delText>
        </w:r>
      </w:del>
      <w:ins w:id="1606" w:author="Assessor GDSXSR" w:date="2026-10-31T19:48:41Z">
        <w:r>
          <w:rPr>
            <w:rFonts w:ascii="Arial" w:hAnsi="Arial" w:cs="Arial"/>
            <w:color w:val="808080"/>
            <w:sz w:val="28"/>
            <w:szCs w:val="28"/>
          </w:rPr>
          <w:t xml:space="preserve">,</w:t>
        </w:r>
      </w:ins>
      <w:r>
        <w:rPr>
          <w:rFonts w:ascii="Arial" w:hAnsi="Arial" w:cs="Arial"/>
          <w:sz w:val="28"/>
          <w:szCs w:val="28"/>
        </w:rPr>
        <w:t xml:space="preserve"> </w:t>
      </w:r>
      <w:r>
        <w:rPr>
          <w:rFonts w:ascii="Arial" w:hAnsi="Arial" w:cs="Arial"/>
          <w:sz w:val="28"/>
          <w:szCs w:val="28"/>
        </w:rPr>
        <w:t xml:space="preserve">ou </w:t>
      </w:r>
      <w:del w:id="1607" w:author="Assessor GDSXSR" w:date="2026-10-31T19:48:41Z">
        <w:r>
          <w:rPr>
            <w:rFonts w:ascii="Arial" w:hAnsi="Arial" w:cs="Arial"/>
            <w:sz w:val="28"/>
            <w:szCs w:val="28"/>
          </w:rPr>
          <w:delText xml:space="preserve">falhas</w:delText>
        </w:r>
      </w:del>
      <w:ins w:id="1608" w:author="Assessor GDSXSR" w:date="2026-10-31T19:48:41Z">
        <w:r>
          <w:rPr>
            <w:rFonts w:ascii="Arial" w:hAnsi="Arial" w:cs="Arial"/>
            <w:color w:val="808080"/>
            <w:sz w:val="28"/>
            <w:szCs w:val="28"/>
          </w:rPr>
          <w:t xml:space="preserve">falha</w:t>
        </w:r>
      </w:ins>
      <w:r>
        <w:rPr>
          <w:rFonts w:ascii="Arial" w:hAnsi="Arial" w:cs="Arial"/>
          <w:sz w:val="28"/>
          <w:szCs w:val="28"/>
        </w:rPr>
        <w:t xml:space="preserve"> em componentes </w:t>
      </w:r>
      <w:del w:id="1609" w:author="Assessor GDSXSR" w:date="2026-10-31T19:48:41Z">
        <w:r>
          <w:rPr>
            <w:rFonts w:ascii="Arial" w:hAnsi="Arial" w:cs="Arial"/>
            <w:sz w:val="28"/>
            <w:szCs w:val="28"/>
          </w:rPr>
          <w:delText xml:space="preserve">eletrônicos</w:delText>
        </w:r>
        <w:r>
          <w:rPr>
            <w:rFonts w:ascii="Arial" w:hAnsi="Arial" w:cs="Arial"/>
            <w:sz w:val="28"/>
            <w:szCs w:val="28"/>
          </w:rPr>
          <w:delText xml:space="preserve"> </w:delText>
        </w:r>
      </w:del>
      <w:r>
        <w:rPr>
          <w:rFonts w:ascii="Arial" w:hAnsi="Arial" w:cs="Arial"/>
          <w:sz w:val="28"/>
          <w:szCs w:val="28"/>
        </w:rPr>
        <w:t xml:space="preserve">internos.</w:t>
      </w:r>
      <w:del w:id="1610" w:author="Assessor GDSXSR" w:date="2026-10-31T19:48:41Z">
        <w:r>
          <w:rPr>
            <w:rFonts w:ascii="Arial" w:hAnsi="Arial" w:cs="Arial"/>
            <w:sz w:val="28"/>
            <w:szCs w:val="28"/>
          </w:rPr>
          <w:delText xml:space="preserve"> </w:delText>
        </w:r>
      </w:del>
    </w:p>
    <w:p>
      <w:pPr>
        <w:spacing w:after="0" w:line="360" w:lineRule="auto"/>
        <w:ind w:firstLine="2268"/>
        <w:jc w:val="both"/>
        <w:rPr>
          <w:ins w:id="1622" w:author="Assessor GDSXSR" w:date="2026-10-31T19:48:41Z"/>
        </w:rPr>
      </w:pPr>
    </w:p>
    <w:p w14:paraId="687A67CD" w14:textId="61F4008F" w:rsidR="00B024A4" w:rsidRDefault="51AD1D19" w:rsidP="003C531E">
      <w:pPr>
        <w:spacing w:after="0" w:line="360" w:lineRule="auto"/>
        <w:ind w:firstLine="2268"/>
        <w:jc w:val="both"/>
        <w:rPr>
          <w:rFonts w:ascii="Arial" w:hAnsi="Arial" w:cs="Arial"/>
          <w:sz w:val="28"/>
          <w:szCs w:val="28"/>
        </w:rPr>
      </w:pPr>
      <w:commentRangeStart w:id="10"/>
      <w:r>
        <w:rPr>
          <w:rFonts w:ascii="Arial" w:hAnsi="Arial" w:cs="Arial"/>
          <w:sz w:val="28"/>
          <w:szCs w:val="28"/>
        </w:rPr>
        <w:t xml:space="preserve">E o ônus da prova cabe </w:t>
      </w:r>
      <w:r>
        <w:rPr>
          <w:rFonts w:ascii="Arial" w:hAnsi="Arial" w:cs="Arial"/>
          <w:sz w:val="28"/>
          <w:szCs w:val="28"/>
        </w:rPr>
        <w:t xml:space="preserve">à seguradora</w:t>
      </w:r>
      <w:r>
        <w:rPr>
          <w:rFonts w:ascii="Arial" w:hAnsi="Arial" w:cs="Arial"/>
          <w:sz w:val="28"/>
          <w:szCs w:val="28"/>
        </w:rPr>
        <w:t xml:space="preserve">, </w:t>
      </w:r>
      <w:r>
        <w:rPr>
          <w:rFonts w:ascii="Arial" w:hAnsi="Arial" w:cs="Arial"/>
          <w:sz w:val="28"/>
          <w:szCs w:val="28"/>
        </w:rPr>
        <w:t xml:space="preserve">seja </w:t>
      </w:r>
      <w:del w:id="1611" w:author="Assessor GDSXSR" w:date="2026-10-31T19:48:41Z">
        <w:r>
          <w:rPr>
            <w:rFonts w:ascii="Arial" w:hAnsi="Arial" w:cs="Arial"/>
            <w:sz w:val="28"/>
            <w:szCs w:val="28"/>
          </w:rPr>
          <w:delText xml:space="preserve">porque</w:delText>
        </w:r>
      </w:del>
      <w:ins w:id="1612" w:author="Assessor GDSXSR" w:date="2026-10-31T19:48:41Z">
        <w:r>
          <w:rPr>
            <w:rFonts w:ascii="Arial" w:hAnsi="Arial" w:cs="Arial"/>
            <w:color w:val="808080"/>
            <w:sz w:val="28"/>
            <w:szCs w:val="28"/>
          </w:rPr>
          <w:t xml:space="preserve">por</w:t>
        </w:r>
      </w:ins>
      <w:r>
        <w:rPr>
          <w:rFonts w:ascii="Arial" w:hAnsi="Arial" w:cs="Arial"/>
          <w:sz w:val="28"/>
          <w:szCs w:val="28"/>
        </w:rPr>
        <w:t xml:space="preserve"> lhe </w:t>
      </w:r>
      <w:del w:id="1613" w:author="Assessor GDSXSR" w:date="2026-10-31T19:48:41Z">
        <w:r>
          <w:rPr>
            <w:rFonts w:ascii="Arial" w:hAnsi="Arial" w:cs="Arial"/>
            <w:sz w:val="28"/>
            <w:szCs w:val="28"/>
          </w:rPr>
          <w:delText xml:space="preserve">cabe</w:delText>
        </w:r>
      </w:del>
      <w:ins w:id="1614" w:author="Assessor GDSXSR" w:date="2026-10-31T19:48:41Z">
        <w:r>
          <w:rPr>
            <w:rFonts w:ascii="Arial" w:hAnsi="Arial" w:cs="Arial"/>
            <w:color w:val="808080"/>
            <w:sz w:val="28"/>
            <w:szCs w:val="28"/>
          </w:rPr>
          <w:t xml:space="preserve">incumbir</w:t>
        </w:r>
      </w:ins>
      <w:r>
        <w:rPr>
          <w:rFonts w:ascii="Arial" w:hAnsi="Arial" w:cs="Arial"/>
          <w:sz w:val="28"/>
          <w:szCs w:val="28"/>
        </w:rPr>
        <w:t xml:space="preserve"> provar a culpa exclusiva do consumidor</w:t>
      </w:r>
      <w:ins w:id="1615" w:author="Assessor GDSXSR" w:date="2026-10-31T19:48:41Z">
        <w:r>
          <w:rPr>
            <w:rFonts w:ascii="Arial" w:hAnsi="Arial" w:cs="Arial"/>
            <w:color w:val="808080"/>
            <w:sz w:val="28"/>
            <w:szCs w:val="28"/>
          </w:rPr>
          <w:t xml:space="preserve">, seja pela interpretação restritiva das cláusulas de exclusão de risco</w:t>
        </w:r>
      </w:ins>
      <w:r>
        <w:rPr>
          <w:rFonts w:ascii="Arial" w:hAnsi="Arial" w:cs="Arial"/>
          <w:sz w:val="28"/>
          <w:szCs w:val="28"/>
        </w:rPr>
        <w:t xml:space="preserve"> (C</w:t>
      </w:r>
      <w:r>
        <w:rPr>
          <w:rFonts w:ascii="Arial" w:hAnsi="Arial" w:cs="Arial"/>
          <w:sz w:val="28"/>
          <w:szCs w:val="28"/>
        </w:rPr>
        <w:t xml:space="preserve">D</w:t>
      </w:r>
      <w:r>
        <w:rPr>
          <w:rFonts w:ascii="Arial" w:hAnsi="Arial" w:cs="Arial"/>
          <w:sz w:val="28"/>
          <w:szCs w:val="28"/>
        </w:rPr>
        <w:t xml:space="preserve">C </w:t>
      </w:r>
      <w:del w:id="1616" w:author="Assessor GDSXSR" w:date="2026-10-31T19:48:41Z">
        <w:r>
          <w:rPr>
            <w:rFonts w:ascii="Arial" w:hAnsi="Arial" w:cs="Arial"/>
            <w:sz w:val="28"/>
            <w:szCs w:val="28"/>
          </w:rPr>
          <w:delText xml:space="preserve">12</w:delText>
        </w:r>
      </w:del>
      <w:ins w:id="1617" w:author="Assessor GDSXSR" w:date="2026-10-31T19:48:41Z">
        <w:r>
          <w:rPr>
            <w:rFonts w:ascii="Arial" w:hAnsi="Arial" w:cs="Arial"/>
            <w:color w:val="808080"/>
            <w:sz w:val="28"/>
            <w:szCs w:val="28"/>
          </w:rPr>
          <w:t xml:space="preserve">14</w:t>
        </w:r>
      </w:ins>
      <w:r>
        <w:rPr>
          <w:rFonts w:ascii="Arial" w:hAnsi="Arial" w:cs="Arial"/>
          <w:sz w:val="28"/>
          <w:szCs w:val="28"/>
        </w:rPr>
        <w:t xml:space="preserve"> </w:t>
      </w:r>
      <w:r>
        <w:rPr>
          <w:rFonts w:ascii="Arial" w:hAnsi="Arial" w:cs="Arial"/>
          <w:sz w:val="28"/>
          <w:szCs w:val="28"/>
        </w:rPr>
        <w:t xml:space="preserve">§ 3º </w:t>
      </w:r>
      <w:del w:id="1618" w:author="Assessor GDSXSR" w:date="2026-10-31T19:48:41Z">
        <w:r>
          <w:rPr>
            <w:rFonts w:ascii="Arial" w:hAnsi="Arial" w:cs="Arial"/>
            <w:sz w:val="28"/>
            <w:szCs w:val="28"/>
          </w:rPr>
          <w:delText xml:space="preserve">III</w:delText>
        </w:r>
      </w:del>
      <w:ins w:id="1619" w:author="Assessor GDSXSR" w:date="2026-10-31T19:48:41Z">
        <w:r>
          <w:rPr>
            <w:rFonts w:ascii="Arial" w:hAnsi="Arial" w:cs="Arial"/>
            <w:color w:val="808080"/>
            <w:sz w:val="28"/>
            <w:szCs w:val="28"/>
          </w:rPr>
          <w:t xml:space="preserve">II; Lei 15.040/2024 59</w:t>
        </w:r>
      </w:ins>
      <w:r>
        <w:rPr>
          <w:rFonts w:ascii="Arial" w:hAnsi="Arial" w:cs="Arial"/>
          <w:sz w:val="28"/>
          <w:szCs w:val="28"/>
        </w:rPr>
        <w:t xml:space="preserve">)</w:t>
      </w:r>
      <w:del w:id="1620" w:author="Assessor GDSXSR" w:date="2026-10-31T19:48:41Z">
        <w:r>
          <w:rPr>
            <w:rFonts w:ascii="Arial" w:hAnsi="Arial" w:cs="Arial"/>
            <w:sz w:val="28"/>
            <w:szCs w:val="28"/>
          </w:rPr>
          <w:delText xml:space="preserve">, seja por</w:delText>
        </w:r>
        <w:r>
          <w:rPr>
            <w:rFonts w:ascii="Arial" w:hAnsi="Arial" w:cs="Arial"/>
            <w:sz w:val="28"/>
            <w:szCs w:val="28"/>
          </w:rPr>
          <w:delText xml:space="preserve"> conta da interpretação restritiva que se deve dar ao contrato de seguro</w:delText>
        </w:r>
      </w:del>
      <w:r>
        <w:rPr>
          <w:rFonts w:ascii="Arial" w:hAnsi="Arial" w:cs="Arial"/>
          <w:sz w:val="28"/>
          <w:szCs w:val="28"/>
        </w:rPr>
        <w:t xml:space="preserve">:</w:t>
      </w:r>
      <w:commentRangeEnd w:id="10"/>
      <w:r>
        <w:rPr>
          <w:rStyle w:val="CommentReference"/>
        </w:rPr>
        <w:commentReference w:id="10"/>
      </w:r>
    </w:p>
    <w:p w14:paraId="371D1A7F" w14:textId="77777777" w:rsidR="000D5AF5" w:rsidRPr="0026743F" w:rsidRDefault="000D5AF5" w:rsidP="003C531E">
      <w:pPr>
        <w:spacing w:after="0" w:line="360" w:lineRule="auto"/>
        <w:ind w:firstLine="2268"/>
        <w:jc w:val="both"/>
        <w:rPr>
          <w:rFonts w:ascii="Arial" w:hAnsi="Arial" w:cs="Arial"/>
          <w:sz w:val="26"/>
          <w:szCs w:val="26"/>
        </w:rPr>
      </w:pPr>
    </w:p>
    <w:p w14:paraId="583E5ABE" w14:textId="5B10883D" w:rsidR="000D5AF5" w:rsidRPr="0026743F" w:rsidRDefault="000D5AF5" w:rsidP="00243312">
      <w:pPr>
        <w:spacing w:after="0" w:line="360" w:lineRule="auto"/>
        <w:ind w:left="2268"/>
        <w:jc w:val="both"/>
        <w:rPr>
          <w:rFonts w:ascii="Arial" w:hAnsi="Arial" w:cs="Arial"/>
          <w:sz w:val="26"/>
          <w:szCs w:val="26"/>
        </w:rPr>
      </w:pPr>
      <w:commentRangeStart w:id="11"/>
      <w:r w:rsidRPr="0026743F">
        <w:rPr>
          <w:rFonts w:ascii="Arial" w:hAnsi="Arial" w:cs="Arial"/>
          <w:i/>
          <w:sz w:val="26"/>
          <w:szCs w:val="26"/>
          <w:rPrChange w:id="1681" w:author="Assessor GDSXSR" w:date="2026-10-31T19:48:41Z">
            <w:rPr>
              <w:rFonts w:ascii="Arial" w:hAnsi="Arial" w:cs="Arial"/>
              <w:sz w:val="26"/>
              <w:szCs w:val="26"/>
            </w:rPr>
          </w:rPrChange>
        </w:rPr>
        <w:t>“</w:t>
      </w:r>
      <w:r w:rsidR="00243312" w:rsidRPr="0026743F">
        <w:rPr>
          <w:rFonts w:ascii="Arial" w:hAnsi="Arial" w:cs="Arial"/>
          <w:i/>
          <w:iCs/>
          <w:sz w:val="26"/>
          <w:szCs w:val="26"/>
          <w:rPrChange w:id="1682" w:author="Assessor GDSXSR" w:date="2026-10-31T19:48:41Z">
            <w:rPr>
              <w:rFonts w:ascii="Arial" w:hAnsi="Arial" w:cs="Arial"/>
              <w:i/>
              <w:iCs/>
              <w:sz w:val="26"/>
              <w:szCs w:val="26"/>
            </w:rPr>
          </w:rPrChange>
        </w:rPr>
        <w:t xml:space="preserve">Lei nº 15.040/24. Art. 59. As cláusulas referentes a exclusão de riscos e prejuízos ou que impliquem limitação ou perda de direitos e garantias são de interpretação restritiva quanto à sua incidência e abrangência, </w:t>
      </w:r>
      <w:r w:rsidR="00243312" w:rsidRPr="0026743F">
        <w:rPr>
          <w:rFonts w:ascii="Arial" w:hAnsi="Arial" w:cs="Arial"/>
          <w:b/>
          <w:bCs/>
          <w:i/>
          <w:iCs/>
          <w:sz w:val="26"/>
          <w:szCs w:val="26"/>
          <w:u w:val="single"/>
          <w:rPrChange w:id="1683" w:author="Assessor GDSXSR" w:date="2026-10-31T19:48:41Z">
            <w:rPr>
              <w:rFonts w:ascii="Arial" w:hAnsi="Arial" w:cs="Arial"/>
              <w:b/>
              <w:bCs/>
              <w:i/>
              <w:iCs/>
              <w:sz w:val="26"/>
              <w:szCs w:val="26"/>
              <w:u w:val="single"/>
            </w:rPr>
          </w:rPrChange>
        </w:rPr>
        <w:t>cabendo à seguradora a prova do seu suporte fático</w:t>
      </w:r>
      <w:r w:rsidR="00243312" w:rsidRPr="0026743F">
        <w:rPr>
          <w:rFonts w:ascii="Arial" w:hAnsi="Arial" w:cs="Arial"/>
          <w:i/>
          <w:iCs/>
          <w:sz w:val="26"/>
          <w:szCs w:val="26"/>
          <w:rPrChange w:id="1684" w:author="Assessor GDSXSR" w:date="2026-10-31T19:48:41Z">
            <w:rPr>
              <w:rFonts w:ascii="Arial" w:hAnsi="Arial" w:cs="Arial"/>
              <w:i/>
              <w:iCs/>
              <w:sz w:val="26"/>
              <w:szCs w:val="26"/>
            </w:rPr>
          </w:rPrChange>
        </w:rPr>
        <w:t>.</w:t>
      </w:r>
      <w:r w:rsidR="00243312" w:rsidRPr="0026743F">
        <w:rPr>
          <w:rFonts w:ascii="Arial" w:hAnsi="Arial" w:cs="Arial"/>
          <w:i/>
          <w:sz w:val="26"/>
          <w:szCs w:val="26"/>
          <w:rPrChange w:id="1685" w:author="Assessor GDSXSR" w:date="2026-10-31T19:48:41Z">
            <w:rPr>
              <w:rFonts w:ascii="Arial" w:hAnsi="Arial" w:cs="Arial"/>
              <w:sz w:val="26"/>
              <w:szCs w:val="26"/>
            </w:rPr>
          </w:rPrChange>
        </w:rPr>
        <w:t>”</w:t>
      </w:r>
      <w:r w:rsidR="003C6B07" w:rsidRPr="0026743F">
        <w:rPr>
          <w:rFonts w:ascii="Arial" w:hAnsi="Arial" w:cs="Arial"/>
          <w:i/>
          <w:sz w:val="26"/>
          <w:szCs w:val="26"/>
          <w:rPrChange w:id="1686" w:author="Assessor GDSXSR" w:date="2026-10-31T19:48:41Z">
            <w:rPr>
              <w:rFonts w:ascii="Arial" w:hAnsi="Arial" w:cs="Arial"/>
              <w:sz w:val="26"/>
              <w:szCs w:val="26"/>
            </w:rPr>
          </w:rPrChange>
        </w:rPr>
        <w:t xml:space="preserve"> (g.n.)</w:t>
      </w:r>
      <w:commentRangeEnd w:id="11"/>
      <w:r>
        <w:rPr>
          <w:rStyle w:val="CommentReference"/>
        </w:rPr>
        <w:commentReference w:id="11"/>
      </w:r>
    </w:p>
    <w:p w14:paraId="4E32D355" w14:textId="77777777" w:rsidR="00C30BB9" w:rsidRDefault="00C30BB9" w:rsidP="00243312">
      <w:pPr>
        <w:spacing w:after="0" w:line="360" w:lineRule="auto"/>
        <w:ind w:left="2268"/>
        <w:jc w:val="both"/>
        <w:rPr>
          <w:rFonts w:ascii="Arial" w:hAnsi="Arial" w:cs="Arial"/>
          <w:sz w:val="28"/>
          <w:szCs w:val="28"/>
        </w:rPr>
      </w:pPr>
    </w:p>
    <w:p w14:paraId="7279DC50" w14:textId="4AC58FCC" w:rsidR="00B2292B" w:rsidRDefault="00C36380" w:rsidP="003C531E">
      <w:pPr>
        <w:spacing w:after="0" w:line="360" w:lineRule="auto"/>
        <w:ind w:firstLine="2268"/>
        <w:jc w:val="both"/>
        <w:rPr>
          <w:rFonts w:ascii="Arial" w:hAnsi="Arial" w:cs="Arial"/>
          <w:sz w:val="28"/>
          <w:szCs w:val="28"/>
        </w:rPr>
      </w:pPr>
      <w:r>
        <w:rPr>
          <w:rFonts w:ascii="Arial" w:hAnsi="Arial" w:cs="Arial"/>
          <w:sz w:val="28"/>
          <w:szCs w:val="28"/>
          <w:highlight w:val="yellow"/>
          <w:rPrChange w:id="1705" w:author="Assessor GDSXSR" w:date="2026-10-31T19:48:41Z">
            <w:rPr>
              <w:rFonts w:ascii="Arial" w:hAnsi="Arial" w:cs="Arial"/>
              <w:sz w:val="28"/>
              <w:szCs w:val="28"/>
            </w:rPr>
          </w:rPrChange>
        </w:rPr>
        <w:t xml:space="preserve">Portanto, não </w:t>
      </w:r>
      <w:del w:id="1623" w:author="Assessor GDSXSR" w:date="2026-10-31T19:48:41Z">
        <w:r>
          <w:rPr>
            <w:rFonts w:ascii="Arial" w:hAnsi="Arial" w:cs="Arial"/>
            <w:sz w:val="28"/>
            <w:szCs w:val="28"/>
          </w:rPr>
          <w:delText xml:space="preserve">se</w:delText>
        </w:r>
      </w:del>
      <w:ins w:id="1624" w:author="Assessor GDSXSR" w:date="2026-10-31T19:48:41Z">
        <w:r>
          <w:rPr>
            <w:rFonts w:ascii="Arial" w:hAnsi="Arial" w:cs="Arial"/>
            <w:color w:val="808080"/>
            <w:sz w:val="28"/>
            <w:szCs w:val="28"/>
            <w:highlight w:val="yellow"/>
            <w:rPrChange w:id="1706" w:author="Assessor GDSXSR" w:date="2026-10-31T19:48:41Z">
              <w:rPr>
                <w:rFonts w:ascii="Arial" w:hAnsi="Arial" w:cs="Arial"/>
                <w:color w:val="808080"/>
                <w:sz w:val="28"/>
                <w:szCs w:val="28"/>
              </w:rPr>
            </w:rPrChange>
          </w:rPr>
          <w:t xml:space="preserve">sendo</w:t>
        </w:r>
      </w:ins>
      <w:r>
        <w:rPr>
          <w:rFonts w:ascii="Arial" w:hAnsi="Arial" w:cs="Arial"/>
          <w:sz w:val="28"/>
          <w:szCs w:val="28"/>
          <w:highlight w:val="yellow"/>
          <w:rPrChange w:id="1707" w:author="Assessor GDSXSR" w:date="2026-10-31T19:48:41Z">
            <w:rPr>
              <w:rFonts w:ascii="Arial" w:hAnsi="Arial" w:cs="Arial"/>
              <w:sz w:val="28"/>
              <w:szCs w:val="28"/>
            </w:rPr>
          </w:rPrChange>
        </w:rPr>
        <w:t xml:space="preserve"> </w:t>
      </w:r>
      <w:del w:id="1625" w:author="Assessor GDSXSR" w:date="2026-10-31T19:48:41Z">
        <w:r>
          <w:rPr>
            <w:rFonts w:ascii="Arial" w:hAnsi="Arial" w:cs="Arial"/>
            <w:sz w:val="28"/>
            <w:szCs w:val="28"/>
          </w:rPr>
          <w:delText xml:space="preserve">podendo</w:delText>
        </w:r>
      </w:del>
      <w:ins w:id="1626" w:author="Assessor GDSXSR" w:date="2026-10-31T19:48:41Z">
        <w:r>
          <w:rPr>
            <w:rFonts w:ascii="Arial" w:hAnsi="Arial" w:cs="Arial"/>
            <w:color w:val="808080"/>
            <w:sz w:val="28"/>
            <w:szCs w:val="28"/>
            <w:highlight w:val="yellow"/>
            <w:rPrChange w:id="1708" w:author="Assessor GDSXSR" w:date="2026-10-31T19:48:41Z">
              <w:rPr>
                <w:rFonts w:ascii="Arial" w:hAnsi="Arial" w:cs="Arial"/>
                <w:color w:val="808080"/>
                <w:sz w:val="28"/>
                <w:szCs w:val="28"/>
              </w:rPr>
            </w:rPrChange>
          </w:rPr>
          <w:t xml:space="preserve">possível</w:t>
        </w:r>
      </w:ins>
      <w:r>
        <w:rPr>
          <w:rFonts w:ascii="Arial" w:hAnsi="Arial" w:cs="Arial"/>
          <w:sz w:val="28"/>
          <w:szCs w:val="28"/>
          <w:highlight w:val="yellow"/>
          <w:rPrChange w:id="1709" w:author="Assessor GDSXSR" w:date="2026-10-31T19:48:41Z">
            <w:rPr>
              <w:rFonts w:ascii="Arial" w:hAnsi="Arial" w:cs="Arial"/>
              <w:sz w:val="28"/>
              <w:szCs w:val="28"/>
            </w:rPr>
          </w:rPrChange>
        </w:rPr>
        <w:t xml:space="preserve"> </w:t>
      </w:r>
      <w:r>
        <w:rPr>
          <w:rFonts w:ascii="Arial" w:hAnsi="Arial" w:cs="Arial"/>
          <w:sz w:val="28"/>
          <w:szCs w:val="28"/>
          <w:highlight w:val="yellow"/>
          <w:rPrChange w:id="1710" w:author="Assessor GDSXSR" w:date="2026-10-31T19:48:41Z">
            <w:rPr>
              <w:rFonts w:ascii="Arial" w:hAnsi="Arial" w:cs="Arial"/>
              <w:sz w:val="28"/>
              <w:szCs w:val="28"/>
            </w:rPr>
          </w:rPrChange>
        </w:rPr>
        <w:t xml:space="preserve">afirmar com segurança que a televisão retratada é a mesma em ambos os registros</w:t>
      </w:r>
      <w:del w:id="1627" w:author="Assessor GDSXSR" w:date="2026-10-31T19:48:41Z">
        <w:r>
          <w:rPr>
            <w:rFonts w:ascii="Arial" w:hAnsi="Arial" w:cs="Arial"/>
            <w:sz w:val="28"/>
            <w:szCs w:val="28"/>
          </w:rPr>
          <w:delText xml:space="preserve"> fotográficos</w:delText>
        </w:r>
      </w:del>
      <w:r>
        <w:rPr>
          <w:rFonts w:ascii="Arial" w:hAnsi="Arial" w:cs="Arial"/>
          <w:sz w:val="28"/>
          <w:szCs w:val="28"/>
          <w:highlight w:val="yellow"/>
          <w:rPrChange w:id="1711" w:author="Assessor GDSXSR" w:date="2026-10-31T19:48:41Z">
            <w:rPr>
              <w:rFonts w:ascii="Arial" w:hAnsi="Arial" w:cs="Arial"/>
              <w:sz w:val="28"/>
              <w:szCs w:val="28"/>
            </w:rPr>
          </w:rPrChange>
        </w:rPr>
        <w:t xml:space="preserve">, </w:t>
      </w:r>
      <w:del w:id="1628" w:author="Assessor GDSXSR" w:date="2026-10-31T19:48:41Z">
        <w:r>
          <w:rPr>
            <w:rFonts w:ascii="Arial" w:hAnsi="Arial" w:cs="Arial"/>
            <w:sz w:val="28"/>
            <w:szCs w:val="28"/>
          </w:rPr>
          <w:delText xml:space="preserve">sequer</w:delText>
        </w:r>
      </w:del>
      <w:ins w:id="1629" w:author="Assessor GDSXSR" w:date="2026-10-31T19:48:41Z">
        <w:r>
          <w:rPr>
            <w:rFonts w:ascii="Arial" w:hAnsi="Arial" w:cs="Arial"/>
            <w:color w:val="808080"/>
            <w:sz w:val="28"/>
            <w:szCs w:val="28"/>
            <w:highlight w:val="yellow"/>
            <w:rPrChange w:id="1712" w:author="Assessor GDSXSR" w:date="2026-10-31T19:48:41Z">
              <w:rPr>
                <w:rFonts w:ascii="Arial" w:hAnsi="Arial" w:cs="Arial"/>
                <w:color w:val="808080"/>
                <w:sz w:val="28"/>
                <w:szCs w:val="28"/>
              </w:rPr>
            </w:rPrChange>
          </w:rPr>
          <w:t xml:space="preserve">nem</w:t>
        </w:r>
      </w:ins>
      <w:r>
        <w:rPr>
          <w:rFonts w:ascii="Arial" w:hAnsi="Arial" w:cs="Arial"/>
          <w:sz w:val="28"/>
          <w:szCs w:val="28"/>
          <w:highlight w:val="yellow"/>
          <w:rPrChange w:id="1713" w:author="Assessor GDSXSR" w:date="2026-10-31T19:48:41Z">
            <w:rPr>
              <w:rFonts w:ascii="Arial" w:hAnsi="Arial" w:cs="Arial"/>
              <w:sz w:val="28"/>
              <w:szCs w:val="28"/>
            </w:rPr>
          </w:rPrChange>
        </w:rPr>
        <w:t xml:space="preserve"> apontar qual delas </w:t>
      </w:r>
      <w:r>
        <w:rPr>
          <w:rFonts w:ascii="Arial" w:hAnsi="Arial" w:cs="Arial"/>
          <w:sz w:val="28"/>
          <w:szCs w:val="28"/>
          <w:highlight w:val="yellow"/>
          <w:rPrChange w:id="1714" w:author="Assessor GDSXSR" w:date="2026-10-31T19:48:41Z">
            <w:rPr>
              <w:rFonts w:ascii="Arial" w:hAnsi="Arial" w:cs="Arial"/>
              <w:sz w:val="28"/>
              <w:szCs w:val="28"/>
            </w:rPr>
          </w:rPrChange>
        </w:rPr>
        <w:t xml:space="preserve">é</w:t>
      </w:r>
      <w:r>
        <w:rPr>
          <w:rFonts w:ascii="Arial" w:hAnsi="Arial" w:cs="Arial"/>
          <w:sz w:val="28"/>
          <w:szCs w:val="28"/>
          <w:highlight w:val="yellow"/>
          <w:rPrChange w:id="1715" w:author="Assessor GDSXSR" w:date="2026-10-31T19:48:41Z">
            <w:rPr>
              <w:rFonts w:ascii="Arial" w:hAnsi="Arial" w:cs="Arial"/>
              <w:sz w:val="28"/>
              <w:szCs w:val="28"/>
            </w:rPr>
          </w:rPrChange>
        </w:rPr>
        <w:t xml:space="preserve"> </w:t>
      </w:r>
      <w:del w:id="1630" w:author="Assessor GDSXSR" w:date="2026-10-31T19:48:41Z">
        <w:r>
          <w:rPr>
            <w:rFonts w:ascii="Arial" w:hAnsi="Arial" w:cs="Arial"/>
            <w:sz w:val="28"/>
            <w:szCs w:val="28"/>
          </w:rPr>
          <w:delText xml:space="preserve">efetivamente</w:delText>
        </w:r>
      </w:del>
      <w:ins w:id="1631" w:author="Assessor GDSXSR" w:date="2026-10-31T19:48:41Z">
        <w:r>
          <w:rPr>
            <w:rFonts w:ascii="Arial" w:hAnsi="Arial" w:cs="Arial"/>
            <w:color w:val="808080"/>
            <w:sz w:val="28"/>
            <w:szCs w:val="28"/>
            <w:highlight w:val="yellow"/>
            <w:rPrChange w:id="1716" w:author="Assessor GDSXSR" w:date="2026-10-31T19:48:41Z">
              <w:rPr>
                <w:rFonts w:ascii="Arial" w:hAnsi="Arial" w:cs="Arial"/>
                <w:color w:val="808080"/>
                <w:sz w:val="28"/>
                <w:szCs w:val="28"/>
              </w:rPr>
            </w:rPrChange>
          </w:rPr>
          <w:t xml:space="preserve">o</w:t>
        </w:r>
      </w:ins>
      <w:r>
        <w:rPr>
          <w:rFonts w:ascii="Arial" w:hAnsi="Arial" w:cs="Arial"/>
          <w:sz w:val="28"/>
          <w:szCs w:val="28"/>
          <w:highlight w:val="yellow"/>
          <w:rPrChange w:id="1717" w:author="Assessor GDSXSR" w:date="2026-10-31T19:48:41Z">
            <w:rPr>
              <w:rFonts w:ascii="Arial" w:hAnsi="Arial" w:cs="Arial"/>
              <w:sz w:val="28"/>
              <w:szCs w:val="28"/>
            </w:rPr>
          </w:rPrChange>
        </w:rPr>
        <w:t xml:space="preserve"> </w:t>
      </w:r>
      <w:r>
        <w:rPr>
          <w:rFonts w:ascii="Arial" w:hAnsi="Arial" w:cs="Arial"/>
          <w:sz w:val="28"/>
          <w:szCs w:val="28"/>
          <w:highlight w:val="yellow"/>
          <w:rPrChange w:id="1718" w:author="Assessor GDSXSR" w:date="2026-10-31T19:48:41Z">
            <w:rPr>
              <w:rFonts w:ascii="Arial" w:hAnsi="Arial" w:cs="Arial"/>
              <w:sz w:val="28"/>
              <w:szCs w:val="28"/>
            </w:rPr>
          </w:rPrChange>
        </w:rPr>
        <w:t xml:space="preserve">objeto do</w:t>
      </w:r>
      <w:r>
        <w:rPr>
          <w:rFonts w:ascii="Arial" w:hAnsi="Arial" w:cs="Arial"/>
          <w:sz w:val="28"/>
          <w:szCs w:val="28"/>
          <w:highlight w:val="yellow"/>
          <w:rPrChange w:id="1719" w:author="Assessor GDSXSR" w:date="2026-10-31T19:48:41Z">
            <w:rPr>
              <w:rFonts w:ascii="Arial" w:hAnsi="Arial" w:cs="Arial"/>
              <w:sz w:val="28"/>
              <w:szCs w:val="28"/>
            </w:rPr>
          </w:rPrChange>
        </w:rPr>
        <w:t xml:space="preserve"> seguro, a sentença </w:t>
      </w:r>
      <w:del w:id="1632" w:author="Assessor GDSXSR" w:date="2026-10-31T19:48:41Z">
        <w:r>
          <w:rPr>
            <w:rFonts w:ascii="Arial" w:hAnsi="Arial" w:cs="Arial"/>
            <w:sz w:val="28"/>
            <w:szCs w:val="28"/>
          </w:rPr>
          <w:delText xml:space="preserve">merece</w:delText>
        </w:r>
      </w:del>
      <w:ins w:id="1633" w:author="Assessor GDSXSR" w:date="2026-10-31T19:48:41Z">
        <w:r>
          <w:rPr>
            <w:rFonts w:ascii="Arial" w:hAnsi="Arial" w:cs="Arial"/>
            <w:color w:val="808080"/>
            <w:sz w:val="28"/>
            <w:szCs w:val="28"/>
            <w:highlight w:val="yellow"/>
            <w:rPrChange w:id="1720" w:author="Assessor GDSXSR" w:date="2026-10-31T19:48:41Z">
              <w:rPr>
                <w:rFonts w:ascii="Arial" w:hAnsi="Arial" w:cs="Arial"/>
                <w:color w:val="808080"/>
                <w:sz w:val="28"/>
                <w:szCs w:val="28"/>
              </w:rPr>
            </w:rPrChange>
          </w:rPr>
          <w:t xml:space="preserve">deve</w:t>
        </w:r>
      </w:ins>
      <w:r>
        <w:rPr>
          <w:rFonts w:ascii="Arial" w:hAnsi="Arial" w:cs="Arial"/>
          <w:sz w:val="28"/>
          <w:szCs w:val="28"/>
          <w:highlight w:val="yellow"/>
          <w:rPrChange w:id="1721" w:author="Assessor GDSXSR" w:date="2026-10-31T19:48:41Z">
            <w:rPr>
              <w:rFonts w:ascii="Arial" w:hAnsi="Arial" w:cs="Arial"/>
              <w:sz w:val="28"/>
              <w:szCs w:val="28"/>
            </w:rPr>
          </w:rPrChange>
        </w:rPr>
        <w:t xml:space="preserve"> ser cassada para que </w:t>
      </w:r>
      <w:del w:id="1634" w:author="Assessor GDSXSR" w:date="2026-10-31T19:48:41Z">
        <w:r>
          <w:rPr>
            <w:rFonts w:ascii="Arial" w:hAnsi="Arial" w:cs="Arial"/>
            <w:sz w:val="28"/>
            <w:szCs w:val="28"/>
          </w:rPr>
          <w:delText xml:space="preserve">se </w:delText>
        </w:r>
      </w:del>
      <w:r>
        <w:rPr>
          <w:rFonts w:ascii="Arial" w:hAnsi="Arial" w:cs="Arial"/>
          <w:sz w:val="28"/>
          <w:szCs w:val="28"/>
          <w:highlight w:val="yellow"/>
          <w:rPrChange w:id="1722" w:author="Assessor GDSXSR" w:date="2026-10-31T19:48:41Z">
            <w:rPr>
              <w:rFonts w:ascii="Arial" w:hAnsi="Arial" w:cs="Arial"/>
              <w:sz w:val="28"/>
              <w:szCs w:val="28"/>
            </w:rPr>
          </w:rPrChange>
        </w:rPr>
        <w:t xml:space="preserve">prossiga a instrução</w:t>
      </w:r>
      <w:del w:id="1635" w:author="Assessor GDSXSR" w:date="2026-10-31T19:48:41Z">
        <w:r>
          <w:rPr>
            <w:rFonts w:ascii="Arial" w:hAnsi="Arial" w:cs="Arial"/>
            <w:sz w:val="28"/>
            <w:szCs w:val="28"/>
          </w:rPr>
          <w:delText xml:space="preserve"> probatória</w:delText>
        </w:r>
      </w:del>
      <w:r>
        <w:rPr>
          <w:rFonts w:ascii="Arial" w:hAnsi="Arial" w:cs="Arial"/>
          <w:sz w:val="28"/>
          <w:szCs w:val="28"/>
          <w:highlight w:val="yellow"/>
          <w:rPrChange w:id="1723" w:author="Assessor GDSXSR" w:date="2026-10-31T19:48:41Z">
            <w:rPr>
              <w:rFonts w:ascii="Arial" w:hAnsi="Arial" w:cs="Arial"/>
              <w:sz w:val="28"/>
              <w:szCs w:val="28"/>
            </w:rPr>
          </w:rPrChange>
        </w:rPr>
        <w:t xml:space="preserve">, observadas as balizas </w:t>
      </w:r>
      <w:del w:id="1636" w:author="Assessor GDSXSR" w:date="2026-10-31T19:48:41Z">
        <w:r>
          <w:rPr>
            <w:rFonts w:ascii="Arial" w:hAnsi="Arial" w:cs="Arial"/>
            <w:sz w:val="28"/>
            <w:szCs w:val="28"/>
          </w:rPr>
          <w:delText xml:space="preserve">anteriormente traçadas por ocasião </w:delText>
        </w:r>
      </w:del>
      <w:r>
        <w:rPr>
          <w:rFonts w:ascii="Arial" w:hAnsi="Arial" w:cs="Arial"/>
          <w:sz w:val="28"/>
          <w:szCs w:val="28"/>
          <w:highlight w:val="yellow"/>
          <w:rPrChange w:id="1724" w:author="Assessor GDSXSR" w:date="2026-10-31T19:48:41Z">
            <w:rPr>
              <w:rFonts w:ascii="Arial" w:hAnsi="Arial" w:cs="Arial"/>
              <w:sz w:val="28"/>
              <w:szCs w:val="28"/>
            </w:rPr>
          </w:rPrChange>
        </w:rPr>
        <w:t xml:space="preserve">do saneamento</w:t>
      </w:r>
      <w:del w:id="1637" w:author="Assessor GDSXSR" w:date="2026-10-31T19:48:41Z">
        <w:r>
          <w:rPr>
            <w:rFonts w:ascii="Arial" w:hAnsi="Arial" w:cs="Arial"/>
            <w:sz w:val="28"/>
            <w:szCs w:val="28"/>
          </w:rPr>
          <w:delText xml:space="preserve"> e da organização do processo</w:delText>
        </w:r>
      </w:del>
      <w:r>
        <w:rPr>
          <w:rFonts w:ascii="Arial" w:hAnsi="Arial" w:cs="Arial"/>
          <w:sz w:val="28"/>
          <w:szCs w:val="28"/>
          <w:highlight w:val="yellow"/>
          <w:rPrChange w:id="1725" w:author="Assessor GDSXSR" w:date="2026-10-31T19:48:41Z">
            <w:rPr>
              <w:rFonts w:ascii="Arial" w:hAnsi="Arial" w:cs="Arial"/>
              <w:sz w:val="28"/>
              <w:szCs w:val="28"/>
            </w:rPr>
          </w:rPrChange>
        </w:rPr>
        <w:t xml:space="preserve">.</w:t>
      </w:r>
    </w:p>
    <w:p w14:paraId="06FCE28E" w14:textId="77777777" w:rsidR="000D20AB" w:rsidRDefault="000D20AB" w:rsidP="003C531E">
      <w:pPr>
        <w:spacing w:after="0" w:line="360" w:lineRule="auto"/>
        <w:ind w:firstLine="2268"/>
        <w:jc w:val="both"/>
        <w:rPr>
          <w:rFonts w:ascii="Arial" w:hAnsi="Arial" w:cs="Arial"/>
          <w:sz w:val="28"/>
          <w:szCs w:val="28"/>
        </w:rPr>
      </w:pPr>
    </w:p>
    <w:p w14:paraId="4EB4DC9F" w14:textId="530497B0" w:rsidR="000D20AB" w:rsidRDefault="000D20AB" w:rsidP="003C531E">
      <w:pPr>
        <w:spacing w:after="0" w:line="360" w:lineRule="auto"/>
        <w:ind w:firstLine="2268"/>
        <w:jc w:val="both"/>
        <w:rPr>
          <w:rFonts w:ascii="Arial" w:hAnsi="Arial" w:cs="Arial"/>
          <w:sz w:val="28"/>
          <w:szCs w:val="28"/>
        </w:rPr>
      </w:pPr>
      <w:r>
        <w:rPr>
          <w:rFonts w:ascii="Arial" w:hAnsi="Arial" w:cs="Arial"/>
          <w:sz w:val="28"/>
          <w:szCs w:val="28"/>
        </w:rPr>
        <w:t>Nesse sentido:</w:t>
      </w:r>
    </w:p>
    <w:p w14:paraId="05B6AAD0" w14:textId="77777777" w:rsidR="000D20AB" w:rsidRDefault="000D20AB" w:rsidP="003C531E">
      <w:pPr>
        <w:spacing w:after="0" w:line="360" w:lineRule="auto"/>
        <w:ind w:firstLine="2268"/>
        <w:jc w:val="both"/>
        <w:rPr>
          <w:ins w:id="1638" w:author="Assessor GDSXSR" w:date="2026-10-31T19:48:41Z"/>
          <w:rFonts w:ascii="Arial" w:hAnsi="Arial" w:cs="Arial"/>
          <w:sz w:val="28"/>
          <w:szCs w:val="28"/>
        </w:rPr>
      </w:pPr>
    </w:p>
    <w:p>
      <w:pPr>
        <w:spacing w:after="0" w:line="360" w:lineRule="auto"/>
        <w:ind w:left="2268"/>
        <w:jc w:val="both"/>
        <w:rPr>
          <w:rFonts w:ascii="Arial" w:hAnsi="Arial" w:cs="Arial"/>
          <w:sz w:val="28"/>
          <w:szCs w:val="28"/>
        </w:rPr>
      </w:pPr>
      <w:commentRangeStart w:id="12"/>
      <w:ins w:id="1639" w:author="Assessor GDSXSR" w:date="2026-10-31T19:48:41Z">
        <w:r>
          <w:rPr>
            <w:rFonts w:ascii="Arial" w:hAnsi="Arial"/>
            <w:i/>
            <w:color w:val="808080"/>
            <w:sz w:val="26"/>
          </w:rPr>
          <w:t xml:space="preserve">“(...) 3. A decisão saneadora reconhece a verossimilhança das alegações dos autores com base no acervo documental colhido e determina a inversão do ônus da prova, impondo à ré o encargo de afastar a plausibilidade dos fatos narrados. </w:t>
        </w:r>
        <w:r>
          <w:rPr>
            <w:rFonts w:ascii="Arial" w:hAnsi="Arial"/>
            <w:i/>
            <w:color w:val="808080"/>
            <w:sz w:val="26"/>
            <w:u w:val="single"/>
            <w:rPrChange w:id="1640" w:author="Assessor GDSXSR" w:date="2026-10-31T19:48:41Z">
              <w:rPr>
                <w:rFonts w:ascii="Arial" w:hAnsi="Arial"/>
                <w:i/>
                <w:color w:val="808080"/>
                <w:sz w:val="26"/>
              </w:rPr>
            </w:rPrChange>
          </w:rPr>
          <w:t xml:space="preserve">Não obstante, julgou improcedente o pedido em relação a autora, com fundamento na ausência de prova documental ou técnica acerca da falha na prestação do serviço, em evidente contradição interna com a decisão saneadora.</w:t>
        </w:r>
        <w:r>
          <w:rPr>
            <w:rFonts w:ascii="Arial" w:hAnsi="Arial"/>
            <w:i/>
            <w:color w:val="808080"/>
            <w:sz w:val="26"/>
          </w:rPr>
          <w:t xml:space="preserve">” (0705812-67.2024.8.07.0002, Relator(a): AISTON HENRIQUE DE SOUSA, 4ª TURMA CÍVEL, data de julgamento: 12/02/2026.) – Grifei</w:t>
        </w:r>
      </w:ins>
      <w:commentRangeEnd w:id="12"/>
      <w:r>
        <w:rPr>
          <w:rStyle w:val="CommentReference"/>
        </w:rPr>
        <w:commentReference w:id="12"/>
      </w:r>
    </w:p>
    <w:p w14:paraId="4841BD6B" w14:textId="60F8D63F" w:rsidR="000D20AB" w:rsidRPr="00351B80" w:rsidRDefault="000D20AB" w:rsidP="000D20AB">
      <w:pPr>
        <w:spacing w:after="0" w:line="360" w:lineRule="auto"/>
        <w:ind w:left="2268"/>
        <w:jc w:val="both"/>
        <w:rPr>
          <w:del w:id="1644" w:author="Assessor GDSXSR" w:date="2026-10-31T19:48:41Z"/>
          <w:rFonts w:ascii="Arial" w:hAnsi="Arial" w:cs="Arial"/>
          <w:i/>
          <w:iCs/>
          <w:sz w:val="26"/>
          <w:szCs w:val="26"/>
        </w:rPr>
      </w:pPr>
      <w:del w:id="1641" w:author="Assessor GDSXSR" w:date="2026-10-31T19:48:41Z">
        <w:r w:rsidRPr="00351B80">
          <w:rPr>
            <w:rFonts w:ascii="Arial" w:hAnsi="Arial" w:cs="Arial"/>
            <w:sz w:val="26"/>
            <w:szCs w:val="26"/>
          </w:rPr>
          <w:delText>“</w:delText>
        </w:r>
      </w:del>
      <w:del w:id="1642" w:author="Assessor GDSXSR" w:date="2026-10-31T19:48:41Z">
        <w:r w:rsidR="0093466A">
          <w:rPr>
            <w:rFonts w:ascii="Arial" w:hAnsi="Arial" w:cs="Arial"/>
            <w:sz w:val="26"/>
            <w:szCs w:val="26"/>
          </w:rPr>
          <w:delText xml:space="preserve">(...) </w:delText>
        </w:r>
      </w:del>
      <w:del w:id="1643" w:author="Assessor GDSXSR" w:date="2026-10-31T19:48:41Z">
        <w:r w:rsidRPr="00351B80">
          <w:rPr>
            <w:rFonts w:ascii="Arial" w:hAnsi="Arial" w:cs="Arial"/>
            <w:i/>
            <w:iCs/>
            <w:sz w:val="26"/>
            <w:szCs w:val="26"/>
          </w:rPr>
          <w:delText>1. Cabe frisar que a relação jurídica em análise deve ser examinada de acordo com as balizas do sistema consumerista, porquanto as partes envolvidas se enquadram no conceito de consumidora e fornecedora, respectivamente, nos precisos termos do art. 2º, caput, e art. 3º, caput, ambos do Código de Defesa do Consumidor - CDC.</w:delText>
        </w:r>
      </w:del>
    </w:p>
    <w:p w14:paraId="1D0C98C0" w14:textId="77777777" w:rsidR="000D20AB" w:rsidRPr="00351B80" w:rsidRDefault="000D20AB" w:rsidP="000D20AB">
      <w:pPr>
        <w:spacing w:after="0" w:line="360" w:lineRule="auto"/>
        <w:ind w:left="2268"/>
        <w:jc w:val="both"/>
        <w:rPr>
          <w:del w:id="1646" w:author="Assessor GDSXSR" w:date="2026-10-31T19:48:41Z"/>
          <w:rFonts w:ascii="Arial" w:hAnsi="Arial" w:cs="Arial"/>
          <w:i/>
          <w:iCs/>
          <w:sz w:val="26"/>
          <w:szCs w:val="26"/>
        </w:rPr>
      </w:pPr>
      <w:del w:id="1645" w:author="Assessor GDSXSR" w:date="2026-10-31T19:48:41Z">
        <w:r w:rsidRPr="00351B80">
          <w:rPr>
            <w:rFonts w:ascii="Arial" w:hAnsi="Arial" w:cs="Arial"/>
            <w:i/>
            <w:iCs/>
            <w:sz w:val="26"/>
            <w:szCs w:val="26"/>
          </w:rPr>
          <w:delText>2. Inicialmente, cabe esclarecer que o cerne da questão posta na inicial seria a fraude e o vício de consentimento na prestação do serviço, por irregularidade na execução do contrato, visto que não pretendia contratar a quantia disponibilizada em sua conta corrente, ou seja, tanto o valor como os termos do contrato ficaram bem diferente do ajuste anteriormente acordado.</w:delText>
        </w:r>
      </w:del>
    </w:p>
    <w:p w14:paraId="074CC04A" w14:textId="77777777" w:rsidR="000D20AB" w:rsidRPr="00351B80" w:rsidRDefault="000D20AB" w:rsidP="000D20AB">
      <w:pPr>
        <w:spacing w:after="0" w:line="360" w:lineRule="auto"/>
        <w:ind w:left="2268"/>
        <w:jc w:val="both"/>
        <w:rPr>
          <w:del w:id="1648" w:author="Assessor GDSXSR" w:date="2026-10-31T19:48:41Z"/>
          <w:rFonts w:ascii="Arial" w:hAnsi="Arial" w:cs="Arial"/>
          <w:i/>
          <w:iCs/>
          <w:sz w:val="26"/>
          <w:szCs w:val="26"/>
        </w:rPr>
      </w:pPr>
      <w:del w:id="1647" w:author="Assessor GDSXSR" w:date="2026-10-31T19:48:41Z">
        <w:r w:rsidRPr="00351B80">
          <w:rPr>
            <w:rFonts w:ascii="Arial" w:hAnsi="Arial" w:cs="Arial"/>
            <w:i/>
            <w:iCs/>
            <w:sz w:val="26"/>
            <w:szCs w:val="26"/>
          </w:rPr>
          <w:delText>3. Consoante estabelece o art. 6º do Código de Processo Civil - CPC, o Juiz, na qualidade de condutor do processo, tem o dever de zelar pela regularidade e eficiência do procedimento - com a cooperação das partes -, viabilizando em tempo razoável, a prolação de decisão de mérito justa e efetiva.</w:delText>
        </w:r>
      </w:del>
    </w:p>
    <w:p w14:paraId="267995C0" w14:textId="77777777" w:rsidR="000D20AB" w:rsidRPr="00351B80" w:rsidRDefault="000D20AB" w:rsidP="000D20AB">
      <w:pPr>
        <w:spacing w:after="0" w:line="360" w:lineRule="auto"/>
        <w:ind w:left="2268"/>
        <w:jc w:val="both"/>
        <w:rPr>
          <w:del w:id="1650" w:author="Assessor GDSXSR" w:date="2026-10-31T19:48:41Z"/>
          <w:rFonts w:ascii="Arial" w:hAnsi="Arial" w:cs="Arial"/>
          <w:i/>
          <w:iCs/>
          <w:sz w:val="26"/>
          <w:szCs w:val="26"/>
        </w:rPr>
      </w:pPr>
      <w:del w:id="1649" w:author="Assessor GDSXSR" w:date="2026-10-31T19:48:41Z">
        <w:r w:rsidRPr="00351B80">
          <w:rPr>
            <w:rFonts w:ascii="Arial" w:hAnsi="Arial" w:cs="Arial"/>
            <w:i/>
            <w:iCs/>
            <w:sz w:val="26"/>
            <w:szCs w:val="26"/>
          </w:rPr>
          <w:lastRenderedPageBreak/>
          <w:delText>4. Assim, conforme sabido e consabido, a todas as partes do processo deve ser assegurada uma participação isonômica, dialética e influente na construção do provimento jurisdicional, como pressuposto de uma decisão justa e alinhada com a ordem processualista constitucional.</w:delText>
        </w:r>
      </w:del>
    </w:p>
    <w:p w14:paraId="2172A970" w14:textId="77777777" w:rsidR="000D20AB" w:rsidRPr="00351B80" w:rsidRDefault="000D20AB" w:rsidP="000D20AB">
      <w:pPr>
        <w:spacing w:after="0" w:line="360" w:lineRule="auto"/>
        <w:ind w:left="2268"/>
        <w:jc w:val="both"/>
        <w:rPr>
          <w:del w:id="1652" w:author="Assessor GDSXSR" w:date="2026-10-31T19:48:41Z"/>
          <w:rFonts w:ascii="Arial" w:hAnsi="Arial" w:cs="Arial"/>
          <w:i/>
          <w:iCs/>
          <w:sz w:val="26"/>
          <w:szCs w:val="26"/>
        </w:rPr>
      </w:pPr>
      <w:del w:id="1651" w:author="Assessor GDSXSR" w:date="2026-10-31T19:48:41Z">
        <w:r w:rsidRPr="00351B80">
          <w:rPr>
            <w:rFonts w:ascii="Arial" w:hAnsi="Arial" w:cs="Arial"/>
            <w:i/>
            <w:iCs/>
            <w:sz w:val="26"/>
            <w:szCs w:val="26"/>
          </w:rPr>
          <w:delText>5. Desse modo, deve-se determinar a produção da prova na origem, exaurimento do contraditório (esclarecimento e comprovação dos termos do contrato), com inversão do ônus da prova e perícia, se for o caso, para melhor entendimento da lide e dos elementos necessários à uma análise mais aprofundada, não sendo possível extrair, com o grau de verossimilhança necessário, a probabilidade da tese defendida por nenhuma das partes.</w:delText>
        </w:r>
      </w:del>
    </w:p>
    <w:p w14:paraId="46DAFA7D" w14:textId="77777777" w:rsidR="000D20AB" w:rsidRPr="00351B80" w:rsidRDefault="000D20AB" w:rsidP="000D20AB">
      <w:pPr>
        <w:spacing w:after="0" w:line="360" w:lineRule="auto"/>
        <w:ind w:left="2268"/>
        <w:jc w:val="both"/>
        <w:rPr>
          <w:del w:id="1654" w:author="Assessor GDSXSR" w:date="2026-10-31T19:48:41Z"/>
          <w:rFonts w:ascii="Arial" w:hAnsi="Arial" w:cs="Arial"/>
          <w:i/>
          <w:iCs/>
          <w:sz w:val="26"/>
          <w:szCs w:val="26"/>
        </w:rPr>
      </w:pPr>
      <w:del w:id="1653" w:author="Assessor GDSXSR" w:date="2026-10-31T19:48:41Z">
        <w:r w:rsidRPr="00351B80">
          <w:rPr>
            <w:rFonts w:ascii="Arial" w:hAnsi="Arial" w:cs="Arial"/>
            <w:i/>
            <w:iCs/>
            <w:sz w:val="26"/>
            <w:szCs w:val="26"/>
          </w:rPr>
          <w:delText>6. Portanto, tratando-se, a toda evidência, de prova imprescindível, útil e pertinente, sendo assegurado pelo ordenamento jurídico sua produção, a fim de fundamentar o entendimento do Juízo, deve ser determinada sua apuração no presente processo.</w:delText>
        </w:r>
      </w:del>
    </w:p>
    <w:p w14:paraId="2D0B3707" w14:textId="488F6BB8" w:rsidR="000D20AB" w:rsidRPr="0093466A" w:rsidRDefault="000D20AB" w:rsidP="000D20AB">
      <w:pPr>
        <w:spacing w:after="0" w:line="360" w:lineRule="auto"/>
        <w:ind w:left="2268"/>
        <w:jc w:val="both"/>
        <w:rPr>
          <w:del w:id="1659" w:author="Assessor GDSXSR" w:date="2026-10-31T19:48:41Z"/>
          <w:rFonts w:ascii="Arial" w:hAnsi="Arial" w:cs="Arial"/>
          <w:i/>
          <w:iCs/>
          <w:sz w:val="26"/>
          <w:szCs w:val="26"/>
        </w:rPr>
      </w:pPr>
      <w:del w:id="1655" w:author="Assessor GDSXSR" w:date="2026-10-31T19:48:41Z">
        <w:r w:rsidRPr="00351B80">
          <w:rPr>
            <w:rFonts w:ascii="Arial" w:hAnsi="Arial" w:cs="Arial"/>
            <w:i/>
            <w:iCs/>
            <w:sz w:val="26"/>
            <w:szCs w:val="26"/>
          </w:rPr>
          <w:delText>7. Recurso provido. Sentença sem efeito</w:delText>
        </w:r>
      </w:del>
      <w:del w:id="1656" w:author="Assessor GDSXSR" w:date="2026-10-31T19:48:41Z">
        <w:r w:rsidR="0093466A">
          <w:rPr>
            <w:rFonts w:ascii="Arial" w:hAnsi="Arial" w:cs="Arial"/>
            <w:i/>
            <w:iCs/>
            <w:sz w:val="26"/>
            <w:szCs w:val="26"/>
          </w:rPr>
          <w:delText>.</w:delText>
        </w:r>
      </w:del>
      <w:del w:id="1657" w:author="Assessor GDSXSR" w:date="2026-10-31T19:48:41Z">
        <w:r w:rsidRPr="00351B80">
          <w:rPr>
            <w:rFonts w:ascii="Arial" w:hAnsi="Arial" w:cs="Arial"/>
            <w:sz w:val="26"/>
            <w:szCs w:val="26"/>
          </w:rPr>
          <w:delText xml:space="preserve">” </w:delText>
        </w:r>
      </w:del>
      <w:del w:id="1658" w:author="Assessor GDSXSR" w:date="2026-10-31T19:48:41Z">
        <w:r w:rsidRPr="0093466A">
          <w:rPr>
            <w:rFonts w:ascii="Arial" w:hAnsi="Arial" w:cs="Arial"/>
            <w:i/>
            <w:iCs/>
            <w:sz w:val="26"/>
            <w:szCs w:val="26"/>
          </w:rPr>
          <w:delText>(Acórdão 1730187, 0704174-49.2022.8.07.0008, Relator(a): ALFEU MACHADO, 6ª TURMA CÍVEL, data de julgamento: 12/7/2023, publicado no DJe: 27/7/2023)</w:delText>
        </w:r>
      </w:del>
    </w:p>
    <w:p w14:paraId="00B9EC50" w14:textId="77777777" w:rsidR="00AD038E" w:rsidRDefault="00AD038E" w:rsidP="003C531E">
      <w:pPr>
        <w:spacing w:after="0" w:line="360" w:lineRule="auto"/>
        <w:ind w:firstLine="2268"/>
        <w:jc w:val="both"/>
        <w:rPr>
          <w:rFonts w:ascii="Arial" w:hAnsi="Arial" w:cs="Arial"/>
          <w:sz w:val="28"/>
          <w:szCs w:val="28"/>
        </w:rPr>
      </w:pPr>
    </w:p>
    <w:p w14:paraId="0436956B" w14:textId="6F2C3400" w:rsidR="00AD038E" w:rsidRDefault="00AD038E" w:rsidP="003C531E">
      <w:pPr>
        <w:spacing w:after="0" w:line="360" w:lineRule="auto"/>
        <w:ind w:firstLine="2268"/>
        <w:jc w:val="both"/>
        <w:rPr>
          <w:rFonts w:ascii="Arial" w:hAnsi="Arial" w:cs="Arial"/>
          <w:sz w:val="28"/>
          <w:szCs w:val="28"/>
        </w:rPr>
      </w:pPr>
      <w:del w:id="1660" w:author="Assessor GDSXSR" w:date="2026-10-31T19:48:41Z">
        <w:r>
          <w:rPr>
            <w:rFonts w:ascii="Arial" w:hAnsi="Arial" w:cs="Arial"/>
            <w:sz w:val="28"/>
            <w:szCs w:val="28"/>
          </w:rPr>
          <w:delText xml:space="preserve">Quanto ao</w:delText>
        </w:r>
      </w:del>
      <w:ins w:id="1661" w:author="Assessor GDSXSR" w:date="2026-10-31T19:48:41Z">
        <w:commentRangeStart w:id="13"/>
        <w:r>
          <w:rPr>
            <w:rFonts w:ascii="Arial" w:hAnsi="Arial" w:cs="Arial"/>
            <w:color w:val="808080"/>
            <w:sz w:val="28"/>
            <w:szCs w:val="28"/>
            <w:highlight w:val="yellow"/>
            <w:rPrChange w:id="1726" w:author="Assessor GDSXSR" w:date="2026-10-31T19:48:41Z">
              <w:rPr>
                <w:rFonts w:ascii="Arial" w:hAnsi="Arial" w:cs="Arial"/>
                <w:color w:val="808080"/>
                <w:sz w:val="28"/>
                <w:szCs w:val="28"/>
              </w:rPr>
            </w:rPrChange>
          </w:rPr>
          <w:t xml:space="preserve">No</w:t>
        </w:r>
      </w:ins>
      <w:r>
        <w:rPr>
          <w:rFonts w:ascii="Arial" w:hAnsi="Arial" w:cs="Arial"/>
          <w:sz w:val="28"/>
          <w:szCs w:val="28"/>
          <w:highlight w:val="yellow"/>
          <w:rPrChange w:id="1727" w:author="Assessor GDSXSR" w:date="2026-10-31T19:48:41Z">
            <w:rPr>
              <w:rFonts w:ascii="Arial" w:hAnsi="Arial" w:cs="Arial"/>
              <w:sz w:val="28"/>
              <w:szCs w:val="28"/>
            </w:rPr>
          </w:rPrChange>
        </w:rPr>
        <w:t xml:space="preserve"> mais, </w:t>
      </w:r>
      <w:ins w:id="1662" w:author="Assessor GDSXSR" w:date="2026-10-31T19:48:41Z">
        <w:r>
          <w:rPr>
            <w:rFonts w:ascii="Arial" w:hAnsi="Arial" w:cs="Arial"/>
            <w:color w:val="808080"/>
            <w:sz w:val="28"/>
            <w:szCs w:val="28"/>
            <w:highlight w:val="yellow"/>
            <w:rPrChange w:id="1728" w:author="Assessor GDSXSR" w:date="2026-10-31T19:48:41Z">
              <w:rPr>
                <w:rFonts w:ascii="Arial" w:hAnsi="Arial" w:cs="Arial"/>
                <w:color w:val="808080"/>
                <w:sz w:val="28"/>
                <w:szCs w:val="28"/>
              </w:rPr>
            </w:rPrChange>
          </w:rPr>
          <w:t xml:space="preserve">a manifestação do apelante após o saneamento, em que dispensou esclarecimentos e ajustes, </w:t>
        </w:r>
      </w:ins>
      <w:r>
        <w:rPr>
          <w:rFonts w:ascii="Arial" w:hAnsi="Arial" w:cs="Arial"/>
          <w:sz w:val="28"/>
          <w:szCs w:val="28"/>
          <w:highlight w:val="yellow"/>
          <w:rPrChange w:id="1729" w:author="Assessor GDSXSR" w:date="2026-10-31T19:48:41Z">
            <w:rPr>
              <w:rFonts w:ascii="Arial" w:hAnsi="Arial" w:cs="Arial"/>
              <w:sz w:val="28"/>
              <w:szCs w:val="28"/>
            </w:rPr>
          </w:rPrChange>
        </w:rPr>
        <w:t xml:space="preserve">não</w:t>
      </w:r>
      <w:ins w:id="1663" w:author="Assessor GDSXSR" w:date="2026-10-31T19:48:41Z">
        <w:r>
          <w:rPr>
            <w:rFonts w:ascii="Arial" w:hAnsi="Arial" w:cs="Arial"/>
            <w:color w:val="808080"/>
            <w:sz w:val="28"/>
            <w:szCs w:val="28"/>
            <w:highlight w:val="yellow"/>
            <w:rPrChange w:id="1730" w:author="Assessor GDSXSR" w:date="2026-10-31T19:48:41Z">
              <w:rPr>
                <w:rFonts w:ascii="Arial" w:hAnsi="Arial" w:cs="Arial"/>
                <w:color w:val="808080"/>
                <w:sz w:val="28"/>
                <w:szCs w:val="28"/>
              </w:rPr>
            </w:rPrChange>
          </w:rPr>
          <w:t xml:space="preserve"> induz preclusão, pois</w:t>
        </w:r>
      </w:ins>
      <w:r>
        <w:rPr>
          <w:rFonts w:ascii="Arial" w:hAnsi="Arial" w:cs="Arial"/>
          <w:sz w:val="28"/>
          <w:szCs w:val="28"/>
          <w:highlight w:val="yellow"/>
          <w:rPrChange w:id="1731" w:author="Assessor GDSXSR" w:date="2026-10-31T19:48:41Z">
            <w:rPr>
              <w:rFonts w:ascii="Arial" w:hAnsi="Arial" w:cs="Arial"/>
              <w:sz w:val="28"/>
              <w:szCs w:val="28"/>
            </w:rPr>
          </w:rPrChange>
        </w:rPr>
        <w:t xml:space="preserve"> se </w:t>
      </w:r>
      <w:del w:id="1664" w:author="Assessor GDSXSR" w:date="2026-10-31T19:48:41Z">
        <w:r>
          <w:rPr>
            <w:rFonts w:ascii="Arial" w:hAnsi="Arial" w:cs="Arial"/>
            <w:sz w:val="28"/>
            <w:szCs w:val="28"/>
          </w:rPr>
          <w:delText xml:space="preserve">pode afirmar que a oportunidade para o apelante requerer prova pericial teria precluído, haja vista que a dispensa de provas adicionais</w:delText>
        </w:r>
        <w:r>
          <w:rPr>
            <w:rFonts w:ascii="Arial" w:hAnsi="Arial" w:cs="Arial"/>
            <w:sz w:val="28"/>
            <w:szCs w:val="28"/>
          </w:rPr>
          <w:delText xml:space="preserve">, manifestada após a decisão saneadora</w:delText>
        </w:r>
        <w:r>
          <w:rPr>
            <w:rFonts w:ascii="Arial" w:hAnsi="Arial" w:cs="Arial"/>
            <w:sz w:val="28"/>
            <w:szCs w:val="28"/>
          </w:rPr>
          <w:delText xml:space="preserve"> (ID 89619895)</w:delText>
        </w:r>
        <w:r>
          <w:rPr>
            <w:rFonts w:ascii="Arial" w:hAnsi="Arial" w:cs="Arial"/>
            <w:sz w:val="28"/>
            <w:szCs w:val="28"/>
          </w:rPr>
          <w:delText xml:space="preserve">, foi lastreada</w:delText>
        </w:r>
      </w:del>
      <w:ins w:id="1665" w:author="Assessor GDSXSR" w:date="2026-10-31T19:48:41Z">
        <w:r>
          <w:rPr>
            <w:rFonts w:ascii="Arial" w:hAnsi="Arial" w:cs="Arial"/>
            <w:color w:val="808080"/>
            <w:sz w:val="28"/>
            <w:szCs w:val="28"/>
            <w:highlight w:val="yellow"/>
            <w:rPrChange w:id="1732" w:author="Assessor GDSXSR" w:date="2026-10-31T19:48:41Z">
              <w:rPr>
                <w:rFonts w:ascii="Arial" w:hAnsi="Arial" w:cs="Arial"/>
                <w:color w:val="808080"/>
                <w:sz w:val="28"/>
                <w:szCs w:val="28"/>
              </w:rPr>
            </w:rPrChange>
          </w:rPr>
          <w:t xml:space="preserve">baseou</w:t>
        </w:r>
      </w:ins>
      <w:r>
        <w:rPr>
          <w:rFonts w:ascii="Arial" w:hAnsi="Arial" w:cs="Arial"/>
          <w:sz w:val="28"/>
          <w:szCs w:val="28"/>
          <w:highlight w:val="yellow"/>
          <w:rPrChange w:id="1733" w:author="Assessor GDSXSR" w:date="2026-10-31T19:48:41Z">
            <w:rPr>
              <w:rFonts w:ascii="Arial" w:hAnsi="Arial" w:cs="Arial"/>
              <w:sz w:val="28"/>
              <w:szCs w:val="28"/>
            </w:rPr>
          </w:rPrChange>
        </w:rPr>
        <w:t xml:space="preserve"> na expectativa </w:t>
      </w:r>
      <w:r>
        <w:rPr>
          <w:rFonts w:ascii="Arial" w:hAnsi="Arial" w:cs="Arial"/>
          <w:sz w:val="28"/>
          <w:szCs w:val="28"/>
          <w:highlight w:val="yellow"/>
          <w:rPrChange w:id="1734" w:author="Assessor GDSXSR" w:date="2026-10-31T19:48:41Z">
            <w:rPr>
              <w:rFonts w:ascii="Arial" w:hAnsi="Arial" w:cs="Arial"/>
              <w:sz w:val="28"/>
              <w:szCs w:val="28"/>
            </w:rPr>
          </w:rPrChange>
        </w:rPr>
        <w:t xml:space="preserve">razoável </w:t>
      </w:r>
      <w:r>
        <w:rPr>
          <w:rFonts w:ascii="Arial" w:hAnsi="Arial" w:cs="Arial"/>
          <w:sz w:val="28"/>
          <w:szCs w:val="28"/>
          <w:highlight w:val="yellow"/>
          <w:rPrChange w:id="1735" w:author="Assessor GDSXSR" w:date="2026-10-31T19:48:41Z">
            <w:rPr>
              <w:rFonts w:ascii="Arial" w:hAnsi="Arial" w:cs="Arial"/>
              <w:sz w:val="28"/>
              <w:szCs w:val="28"/>
            </w:rPr>
          </w:rPrChange>
        </w:rPr>
        <w:t xml:space="preserve">de que a</w:t>
      </w:r>
      <w:r>
        <w:rPr>
          <w:rFonts w:ascii="Arial" w:hAnsi="Arial" w:cs="Arial"/>
          <w:sz w:val="28"/>
          <w:szCs w:val="28"/>
          <w:highlight w:val="yellow"/>
          <w:rPrChange w:id="1736" w:author="Assessor GDSXSR" w:date="2026-10-31T19:48:41Z">
            <w:rPr>
              <w:rFonts w:ascii="Arial" w:hAnsi="Arial" w:cs="Arial"/>
              <w:sz w:val="28"/>
              <w:szCs w:val="28"/>
            </w:rPr>
          </w:rPrChange>
        </w:rPr>
        <w:t xml:space="preserve"> </w:t>
      </w:r>
      <w:del w:id="1666" w:author="Assessor GDSXSR" w:date="2026-10-31T19:48:41Z">
        <w:r>
          <w:rPr>
            <w:rFonts w:ascii="Arial" w:hAnsi="Arial" w:cs="Arial"/>
            <w:sz w:val="28"/>
            <w:szCs w:val="28"/>
          </w:rPr>
          <w:delText xml:space="preserve">eventual ausência</w:delText>
        </w:r>
      </w:del>
      <w:ins w:id="1667" w:author="Assessor GDSXSR" w:date="2026-10-31T19:48:41Z">
        <w:r>
          <w:rPr>
            <w:rFonts w:ascii="Arial" w:hAnsi="Arial" w:cs="Arial"/>
            <w:color w:val="808080"/>
            <w:sz w:val="28"/>
            <w:szCs w:val="28"/>
            <w:highlight w:val="yellow"/>
            <w:rPrChange w:id="1737" w:author="Assessor GDSXSR" w:date="2026-10-31T19:48:41Z">
              <w:rPr>
                <w:rFonts w:ascii="Arial" w:hAnsi="Arial" w:cs="Arial"/>
                <w:color w:val="808080"/>
                <w:sz w:val="28"/>
                <w:szCs w:val="28"/>
              </w:rPr>
            </w:rPrChange>
          </w:rPr>
          <w:t xml:space="preserve">falta</w:t>
        </w:r>
      </w:ins>
      <w:r>
        <w:rPr>
          <w:rFonts w:ascii="Arial" w:hAnsi="Arial" w:cs="Arial"/>
          <w:sz w:val="28"/>
          <w:szCs w:val="28"/>
          <w:highlight w:val="yellow"/>
          <w:rPrChange w:id="1738" w:author="Assessor GDSXSR" w:date="2026-10-31T19:48:41Z">
            <w:rPr>
              <w:rFonts w:ascii="Arial" w:hAnsi="Arial" w:cs="Arial"/>
              <w:sz w:val="28"/>
              <w:szCs w:val="28"/>
            </w:rPr>
          </w:rPrChange>
        </w:rPr>
        <w:t xml:space="preserve"> de prova </w:t>
      </w:r>
      <w:r>
        <w:rPr>
          <w:rFonts w:ascii="Arial" w:hAnsi="Arial" w:cs="Arial"/>
          <w:sz w:val="28"/>
          <w:szCs w:val="28"/>
          <w:highlight w:val="yellow"/>
          <w:rPrChange w:id="1739" w:author="Assessor GDSXSR" w:date="2026-10-31T19:48:41Z">
            <w:rPr>
              <w:rFonts w:ascii="Arial" w:hAnsi="Arial" w:cs="Arial"/>
              <w:sz w:val="28"/>
              <w:szCs w:val="28"/>
            </w:rPr>
          </w:rPrChange>
        </w:rPr>
        <w:t xml:space="preserve">adicional </w:t>
      </w:r>
      <w:del w:id="1668" w:author="Assessor GDSXSR" w:date="2026-10-31T19:48:41Z">
        <w:r>
          <w:rPr>
            <w:rFonts w:ascii="Arial" w:hAnsi="Arial" w:cs="Arial"/>
            <w:sz w:val="28"/>
            <w:szCs w:val="28"/>
          </w:rPr>
          <w:delText xml:space="preserve">fosse </w:delText>
        </w:r>
        <w:r>
          <w:rPr>
            <w:rFonts w:ascii="Arial" w:hAnsi="Arial" w:cs="Arial"/>
            <w:sz w:val="28"/>
            <w:szCs w:val="28"/>
          </w:rPr>
          <w:delText xml:space="preserve">repercutir</w:delText>
        </w:r>
      </w:del>
      <w:ins w:id="1669" w:author="Assessor GDSXSR" w:date="2026-10-31T19:48:41Z">
        <w:r>
          <w:rPr>
            <w:rFonts w:ascii="Arial" w:hAnsi="Arial" w:cs="Arial"/>
            <w:color w:val="808080"/>
            <w:sz w:val="28"/>
            <w:szCs w:val="28"/>
            <w:highlight w:val="yellow"/>
            <w:rPrChange w:id="1740" w:author="Assessor GDSXSR" w:date="2026-10-31T19:48:41Z">
              <w:rPr>
                <w:rFonts w:ascii="Arial" w:hAnsi="Arial" w:cs="Arial"/>
                <w:color w:val="808080"/>
                <w:sz w:val="28"/>
                <w:szCs w:val="28"/>
              </w:rPr>
            </w:rPrChange>
          </w:rPr>
          <w:t xml:space="preserve">repercutiria</w:t>
        </w:r>
      </w:ins>
      <w:r>
        <w:rPr>
          <w:rFonts w:ascii="Arial" w:hAnsi="Arial" w:cs="Arial"/>
          <w:sz w:val="28"/>
          <w:szCs w:val="28"/>
          <w:highlight w:val="yellow"/>
          <w:rPrChange w:id="1741" w:author="Assessor GDSXSR" w:date="2026-10-31T19:48:41Z">
            <w:rPr>
              <w:rFonts w:ascii="Arial" w:hAnsi="Arial" w:cs="Arial"/>
              <w:sz w:val="28"/>
              <w:szCs w:val="28"/>
            </w:rPr>
          </w:rPrChange>
        </w:rPr>
        <w:t xml:space="preserve"> em desfavor da seguradora</w:t>
      </w:r>
      <w:del w:id="1670" w:author="Assessor GDSXSR" w:date="2026-10-31T19:48:41Z">
        <w:r>
          <w:rPr>
            <w:rFonts w:ascii="Arial" w:hAnsi="Arial" w:cs="Arial"/>
            <w:sz w:val="28"/>
            <w:szCs w:val="28"/>
          </w:rPr>
          <w:delText xml:space="preserve"> por ocasião do julgamento do mérito</w:delText>
        </w:r>
      </w:del>
      <w:r>
        <w:rPr>
          <w:rFonts w:ascii="Arial" w:hAnsi="Arial" w:cs="Arial"/>
          <w:sz w:val="28"/>
          <w:szCs w:val="28"/>
          <w:highlight w:val="yellow"/>
          <w:rPrChange w:id="1742" w:author="Assessor GDSXSR" w:date="2026-10-31T19:48:41Z">
            <w:rPr>
              <w:rFonts w:ascii="Arial" w:hAnsi="Arial" w:cs="Arial"/>
              <w:sz w:val="28"/>
              <w:szCs w:val="28"/>
            </w:rPr>
          </w:rPrChange>
        </w:rPr>
        <w:t xml:space="preserve">, </w:t>
      </w:r>
      <w:del w:id="1671" w:author="Assessor GDSXSR" w:date="2026-10-31T19:48:41Z">
        <w:r>
          <w:rPr>
            <w:rFonts w:ascii="Arial" w:hAnsi="Arial" w:cs="Arial"/>
            <w:sz w:val="28"/>
            <w:szCs w:val="28"/>
          </w:rPr>
          <w:delText xml:space="preserve">ante</w:delText>
        </w:r>
      </w:del>
      <w:ins w:id="1672" w:author="Assessor GDSXSR" w:date="2026-10-31T19:48:41Z">
        <w:r>
          <w:rPr>
            <w:rFonts w:ascii="Arial" w:hAnsi="Arial" w:cs="Arial"/>
            <w:color w:val="808080"/>
            <w:sz w:val="28"/>
            <w:szCs w:val="28"/>
            <w:highlight w:val="yellow"/>
            <w:rPrChange w:id="1743" w:author="Assessor GDSXSR" w:date="2026-10-31T19:48:41Z">
              <w:rPr>
                <w:rFonts w:ascii="Arial" w:hAnsi="Arial" w:cs="Arial"/>
                <w:color w:val="808080"/>
                <w:sz w:val="28"/>
                <w:szCs w:val="28"/>
              </w:rPr>
            </w:rPrChange>
          </w:rPr>
          <w:t xml:space="preserve">diante</w:t>
        </w:r>
      </w:ins>
      <w:r>
        <w:rPr>
          <w:rFonts w:ascii="Arial" w:hAnsi="Arial" w:cs="Arial"/>
          <w:sz w:val="28"/>
          <w:szCs w:val="28"/>
          <w:highlight w:val="yellow"/>
          <w:rPrChange w:id="1744" w:author="Assessor GDSXSR" w:date="2026-10-31T19:48:41Z">
            <w:rPr>
              <w:rFonts w:ascii="Arial" w:hAnsi="Arial" w:cs="Arial"/>
              <w:sz w:val="28"/>
              <w:szCs w:val="28"/>
            </w:rPr>
          </w:rPrChange>
        </w:rPr>
        <w:t xml:space="preserve"> </w:t>
      </w:r>
      <w:del w:id="1673" w:author="Assessor GDSXSR" w:date="2026-10-31T19:48:41Z">
        <w:r>
          <w:rPr>
            <w:rFonts w:ascii="Arial" w:hAnsi="Arial" w:cs="Arial"/>
            <w:sz w:val="28"/>
            <w:szCs w:val="28"/>
          </w:rPr>
          <w:delText xml:space="preserve">a</w:delText>
        </w:r>
      </w:del>
      <w:ins w:id="1674" w:author="Assessor GDSXSR" w:date="2026-10-31T19:48:41Z">
        <w:r>
          <w:rPr>
            <w:rFonts w:ascii="Arial" w:hAnsi="Arial" w:cs="Arial"/>
            <w:color w:val="808080"/>
            <w:sz w:val="28"/>
            <w:szCs w:val="28"/>
            <w:highlight w:val="yellow"/>
            <w:rPrChange w:id="1745" w:author="Assessor GDSXSR" w:date="2026-10-31T19:48:41Z">
              <w:rPr>
                <w:rFonts w:ascii="Arial" w:hAnsi="Arial" w:cs="Arial"/>
                <w:color w:val="808080"/>
                <w:sz w:val="28"/>
                <w:szCs w:val="28"/>
              </w:rPr>
            </w:rPrChange>
          </w:rPr>
          <w:t xml:space="preserve">da</w:t>
        </w:r>
      </w:ins>
      <w:r>
        <w:rPr>
          <w:rFonts w:ascii="Arial" w:hAnsi="Arial" w:cs="Arial"/>
          <w:sz w:val="28"/>
          <w:szCs w:val="28"/>
          <w:highlight w:val="yellow"/>
          <w:rPrChange w:id="1746" w:author="Assessor GDSXSR" w:date="2026-10-31T19:48:41Z">
            <w:rPr>
              <w:rFonts w:ascii="Arial" w:hAnsi="Arial" w:cs="Arial"/>
              <w:sz w:val="28"/>
              <w:szCs w:val="28"/>
            </w:rPr>
          </w:rPrChange>
        </w:rPr>
        <w:t xml:space="preserve"> inversão expressamente operada</w:t>
      </w:r>
      <w:ins w:id="1675" w:author="Assessor GDSXSR" w:date="2026-10-31T19:48:41Z">
        <w:r>
          <w:rPr>
            <w:rFonts w:ascii="Arial" w:hAnsi="Arial" w:cs="Arial"/>
            <w:color w:val="808080"/>
            <w:sz w:val="28"/>
            <w:szCs w:val="28"/>
            <w:highlight w:val="yellow"/>
            <w:rPrChange w:id="1747" w:author="Assessor GDSXSR" w:date="2026-10-31T19:48:41Z">
              <w:rPr>
                <w:rFonts w:ascii="Arial" w:hAnsi="Arial" w:cs="Arial"/>
                <w:color w:val="808080"/>
                <w:sz w:val="28"/>
                <w:szCs w:val="28"/>
              </w:rPr>
            </w:rPrChange>
          </w:rPr>
          <w:t xml:space="preserve"> (ID 89619895)</w:t>
        </w:r>
      </w:ins>
      <w:r>
        <w:rPr>
          <w:rFonts w:ascii="Arial" w:hAnsi="Arial" w:cs="Arial"/>
          <w:sz w:val="28"/>
          <w:szCs w:val="28"/>
          <w:highlight w:val="yellow"/>
          <w:rPrChange w:id="1748" w:author="Assessor GDSXSR" w:date="2026-10-31T19:48:41Z">
            <w:rPr>
              <w:rFonts w:ascii="Arial" w:hAnsi="Arial" w:cs="Arial"/>
              <w:sz w:val="28"/>
              <w:szCs w:val="28"/>
            </w:rPr>
          </w:rPrChange>
        </w:rPr>
        <w:t xml:space="preserve">.</w:t>
      </w:r>
      <w:commentRangeEnd w:id="13"/>
      <w:r>
        <w:rPr>
          <w:rStyle w:val="CommentReference"/>
        </w:rPr>
        <w:commentReference w:id="13"/>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3C767E4" w:rsidR="008A4445" w:rsidRDefault="00D516B2" w:rsidP="00DB1301">
      <w:pPr>
        <w:spacing w:after="0" w:line="360" w:lineRule="auto"/>
        <w:ind w:firstLine="2268"/>
        <w:jc w:val="both"/>
        <w:rPr>
          <w:rFonts w:ascii="Arial" w:hAnsi="Arial" w:cs="Arial"/>
          <w:sz w:val="28"/>
          <w:szCs w:val="28"/>
        </w:rPr>
      </w:pPr>
      <w:commentRangeStart w:id="14"/>
      <w:r w:rsidRPr="66A65482">
        <w:rPr>
          <w:rFonts w:ascii="Arial" w:hAnsi="Arial" w:cs="Arial"/>
          <w:sz w:val="28"/>
          <w:szCs w:val="28"/>
        </w:rPr>
        <w:t>Ante o exposto,</w:t>
      </w:r>
      <w:r w:rsidR="002A023C" w:rsidRPr="002A023C">
        <w:t xml:space="preserve"> </w:t>
      </w:r>
      <w:r w:rsidR="00FE476F">
        <w:rPr>
          <w:rFonts w:ascii="Arial" w:hAnsi="Arial" w:cs="Arial"/>
          <w:b/>
          <w:bCs/>
          <w:sz w:val="28"/>
          <w:szCs w:val="28"/>
        </w:rPr>
        <w:t xml:space="preserve">dou </w:t>
      </w:r>
      <w:r w:rsidR="00D21983" w:rsidRPr="008E5F86">
        <w:rPr>
          <w:rFonts w:ascii="Arial" w:hAnsi="Arial" w:cs="Arial"/>
          <w:b/>
          <w:bCs/>
          <w:sz w:val="28"/>
          <w:szCs w:val="28"/>
        </w:rPr>
        <w:t>provimento</w:t>
      </w:r>
      <w:r w:rsidR="00D21983" w:rsidRPr="008E5F86">
        <w:rPr>
          <w:rFonts w:ascii="Arial" w:hAnsi="Arial" w:cs="Arial"/>
          <w:sz w:val="28"/>
          <w:szCs w:val="28"/>
        </w:rPr>
        <w:t xml:space="preserve"> </w:t>
      </w:r>
      <w:r w:rsidR="00D21983" w:rsidRPr="66A65482">
        <w:rPr>
          <w:rFonts w:ascii="Arial" w:hAnsi="Arial" w:cs="Arial"/>
          <w:sz w:val="28"/>
          <w:szCs w:val="28"/>
        </w:rPr>
        <w:t>ao apelo</w:t>
      </w:r>
      <w:r w:rsidR="00FE476F">
        <w:rPr>
          <w:rFonts w:ascii="Arial" w:hAnsi="Arial" w:cs="Arial"/>
          <w:sz w:val="28"/>
          <w:szCs w:val="28"/>
        </w:rPr>
        <w:t xml:space="preserve"> para cassar a sentença e determinar o retorno d</w:t>
      </w:r>
      <w:r w:rsidR="009F7AEC">
        <w:rPr>
          <w:rFonts w:ascii="Arial" w:hAnsi="Arial" w:cs="Arial"/>
          <w:sz w:val="28"/>
          <w:szCs w:val="28"/>
        </w:rPr>
        <w:t xml:space="preserve">o feito à fase </w:t>
      </w:r>
      <w:r w:rsidR="00412FE7">
        <w:rPr>
          <w:rFonts w:ascii="Arial" w:hAnsi="Arial" w:cs="Arial"/>
          <w:sz w:val="28"/>
          <w:szCs w:val="28"/>
        </w:rPr>
        <w:t>probatória</w:t>
      </w:r>
      <w:r w:rsidR="008E5F86">
        <w:rPr>
          <w:rFonts w:ascii="Arial" w:hAnsi="Arial" w:cs="Arial"/>
          <w:sz w:val="28"/>
          <w:szCs w:val="28"/>
        </w:rPr>
        <w:t>.</w:t>
      </w:r>
      <w:commentRangeEnd w:id="14"/>
      <w:r>
        <w:rPr>
          <w:rStyle w:val="CommentReference"/>
        </w:rPr>
        <w:commentReference w:id="14"/>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0C5D2EF7" w14:textId="2FB9C7A7" w:rsidR="00693B0D" w:rsidRDefault="00693B0D" w:rsidP="00693B0D">
      <w:pPr>
        <w:ind w:right="-96"/>
        <w:jc w:val="both"/>
        <w:rPr>
          <w:del w:id="1753" w:author="Assessor GDSXSR" w:date="2026-10-31T19:48:41Z"/>
          <w:b/>
          <w:color w:val="008000"/>
        </w:rPr>
      </w:pPr>
      <w:del w:id="1749" w:author="Assessor GDSXSR" w:date="2026-10-31T19:48:41Z">
        <w:r>
          <w:rPr>
            <w:b/>
            <w:color w:val="008000"/>
          </w:rPr>
          <w:lastRenderedPageBreak/>
          <w:delText>INCLUIR, AO FINAL, A SENTENÇA E DECISÃO EMBARGOS SE FORAM ACOLHIDOS.</w:delText>
        </w:r>
      </w:del>
      <w:del w:id="1750" w:author="Assessor GDSXSR" w:date="2026-10-31T19:48:41Z">
        <w:r w:rsidR="004873E8">
          <w:rPr>
            <w:b/>
            <w:color w:val="008000"/>
          </w:rPr>
          <w:delText xml:space="preserve"> </w:delText>
        </w:r>
      </w:del>
      <w:del w:id="1751" w:author="Assessor GDSXSR" w:date="2026-10-31T19:48:41Z">
        <w:r>
          <w:rPr>
            <w:b/>
            <w:color w:val="008000"/>
          </w:rPr>
          <w:delText>(COR UTILIZADA: VERDE)</w:delText>
        </w:r>
      </w:del>
      <w:del w:id="1752" w:author="Assessor GDSXSR" w:date="2026-10-31T19:48:41Z">
        <w:r w:rsidR="002F7666">
          <w:rPr>
            <w:b/>
            <w:color w:val="008000"/>
          </w:rPr>
          <w:delText>.</w:delText>
        </w:r>
      </w:del>
    </w:p>
    <w:p w14:paraId="6C5F592D" w14:textId="77777777" w:rsidR="00E74EC1" w:rsidRDefault="00E74EC1" w:rsidP="00693B0D">
      <w:pPr>
        <w:ind w:right="-96"/>
        <w:jc w:val="both"/>
        <w:rPr>
          <w:del w:id="1754" w:author="Assessor GDSXSR" w:date="2026-10-31T19:48:41Z"/>
          <w:b/>
          <w:color w:val="008000"/>
        </w:rPr>
      </w:pPr>
    </w:p>
    <w:p w14:paraId="718310BB" w14:textId="77777777" w:rsidR="00930AFD" w:rsidRPr="00930AFD" w:rsidRDefault="00930AFD" w:rsidP="00930AFD">
      <w:pPr>
        <w:ind w:right="-96"/>
        <w:jc w:val="both"/>
        <w:rPr>
          <w:b/>
          <w:color w:val="008000"/>
        </w:rPr>
      </w:pPr>
      <w:r w:rsidRPr="00930AFD">
        <w:rPr>
          <w:b/>
          <w:color w:val="008000"/>
        </w:rPr>
        <w:t>Cuida-se de ação submetida ao procedimento comum proposta por CARLOS JOSE FERREIRA DANTAS em desfavor de ASSURANT SEGURADORA S.A e outros, na qual requereu indenização por danos materiais e danos morais em razão de negativa de cobertura de seguro de garantia estendida. O autor afirmou que, em 18 de março de 2023, adquiriu no estabelecimento da ré Carrefour Comércio e Indústria Ltda. um televisor LG Smart TV 55”, modelo 55UQ8050PSA, pelo valor de R$ 2.699,00 e, na mesma ocasião, contratou seguro de garantia estendida, mediante pagamento de prêmio único no valor de R$ 877,91, com vigência indicada até 17 de março de 2027, conforme bilhete de seguro de ID 263079028. Segundo a inicial, em 18 de agosto de 2025, após alegado pico na rede elétrica, o televisor deixou de funcionar. O autor comunicou o sinistro à seguradora, sob protocolo n. 5957508 e sinistro n. 45210553, seguido de vistoria superficial realizada pela assistência técnica indicada pelo seguro e que, em seguida, recebeu negativa de cobertura, sob o fundamento de que o defeito não estaria coberto pelo seguro (ID 263079032).</w:t>
      </w:r>
    </w:p>
    <w:p w14:paraId="6166FC1D" w14:textId="77777777" w:rsidR="00930AFD" w:rsidRPr="00930AFD" w:rsidRDefault="00930AFD" w:rsidP="00930AFD">
      <w:pPr>
        <w:ind w:right="-96"/>
        <w:jc w:val="both"/>
        <w:rPr>
          <w:b/>
          <w:color w:val="008000"/>
        </w:rPr>
      </w:pPr>
      <w:r w:rsidRPr="00930AFD">
        <w:rPr>
          <w:b/>
          <w:color w:val="008000"/>
        </w:rPr>
        <w:t xml:space="preserve">Nesse cenário, o relatório de perda de garantia juntado no ID 263079035 registrou que o aparelho apresentava “tela com aspecto de quebrada logo após pico elétrico” e concluiu pela perda da garantia, por “defeito causado por ação/agente externo — tela trincada/quebrada” e, em seguida, o autor impugnou essa conclusão e sustentou que o televisor não estava quebrado, que não houve análise técnica adequada e que a negativa de cobertura foi indevida. Ao final, pediu a inversão do ônus da prova, a condenação da seguradora ao pagamento do valor do aparelho, em R$ 2.699,00, e a condenação solidária das rés ao pagamento de indenização por danos morais no valor de R$ 3.000,00. </w:t>
      </w:r>
    </w:p>
    <w:p w14:paraId="074EB0C7" w14:textId="77777777" w:rsidR="00930AFD" w:rsidRPr="00930AFD" w:rsidRDefault="00930AFD" w:rsidP="00930AFD">
      <w:pPr>
        <w:ind w:right="-96"/>
        <w:jc w:val="both"/>
        <w:rPr>
          <w:b/>
          <w:color w:val="008000"/>
        </w:rPr>
      </w:pPr>
      <w:r w:rsidRPr="00930AFD">
        <w:rPr>
          <w:b/>
          <w:color w:val="008000"/>
        </w:rPr>
        <w:t xml:space="preserve">Gratuidade de justiça concedida ao autor pelo Acórdão de ID 282043254. </w:t>
      </w:r>
    </w:p>
    <w:p w14:paraId="6FBF24F7" w14:textId="77777777" w:rsidR="00930AFD" w:rsidRPr="00930AFD" w:rsidRDefault="00930AFD" w:rsidP="00930AFD">
      <w:pPr>
        <w:ind w:right="-96"/>
        <w:jc w:val="both"/>
        <w:rPr>
          <w:b/>
          <w:color w:val="008000"/>
        </w:rPr>
      </w:pPr>
      <w:r w:rsidRPr="00930AFD">
        <w:rPr>
          <w:b/>
          <w:color w:val="008000"/>
        </w:rPr>
        <w:t>Citada, a ré Carrefour apresentou contestação no ID 267030276 e alegou, em síntese, ilegitimidade passiva, ausência de responsabilidade pelo vício do produto ou pela regulação do sinistro, responsabilidade exclusiva da seguradora, inexistência de ato ilícito e ausência de dano moral indenizável. Defendeu, ainda, a impossibilidade de inversão do ônus da prova, pugnando, ao final, pela improcedência dos pedidos.</w:t>
      </w:r>
    </w:p>
    <w:p w14:paraId="1F5DFE9C" w14:textId="77777777" w:rsidR="00930AFD" w:rsidRPr="00930AFD" w:rsidRDefault="00930AFD" w:rsidP="00930AFD">
      <w:pPr>
        <w:ind w:right="-96"/>
        <w:jc w:val="both"/>
        <w:rPr>
          <w:b/>
          <w:color w:val="008000"/>
        </w:rPr>
      </w:pPr>
      <w:r w:rsidRPr="00930AFD">
        <w:rPr>
          <w:b/>
          <w:color w:val="008000"/>
        </w:rPr>
        <w:t>A ré Assurant Seguradora, por sua vez, apresentou contestação no ID 270816176 ao argumento, em resumo, de ausência de interesse de agir, de regularidade da negativa de cobertura, de existência de excludente contratual decorrente de dano por agente externo e de inexistência de dano moral. Por tudo isso, requereu a improcedência dos pedidos.</w:t>
      </w:r>
    </w:p>
    <w:p w14:paraId="59A35389" w14:textId="77777777" w:rsidR="00930AFD" w:rsidRPr="00930AFD" w:rsidRDefault="00930AFD" w:rsidP="00930AFD">
      <w:pPr>
        <w:ind w:right="-96"/>
        <w:jc w:val="both"/>
        <w:rPr>
          <w:b/>
          <w:color w:val="008000"/>
        </w:rPr>
      </w:pPr>
      <w:r w:rsidRPr="00930AFD">
        <w:rPr>
          <w:b/>
          <w:color w:val="008000"/>
        </w:rPr>
        <w:t>Réplica no ID 271915612.</w:t>
      </w:r>
    </w:p>
    <w:p w14:paraId="4F5B4141" w14:textId="77777777" w:rsidR="00930AFD" w:rsidRPr="00930AFD" w:rsidRDefault="00930AFD" w:rsidP="00930AFD">
      <w:pPr>
        <w:ind w:right="-96"/>
        <w:jc w:val="both"/>
        <w:rPr>
          <w:b/>
          <w:color w:val="008000"/>
        </w:rPr>
      </w:pPr>
      <w:r w:rsidRPr="00930AFD">
        <w:rPr>
          <w:b/>
          <w:color w:val="008000"/>
        </w:rPr>
        <w:t>Na decisão saneadora de ID 275689769, foram rejeitadas as preliminares, reconheceu-se a relação de consumo, inverteu-se o ônus da prova e delimitou-se a controvérsia à verificação dos termos do contrato de seguro, da natureza do dano alegado no produto e de eventual dano daí decorrente.</w:t>
      </w:r>
    </w:p>
    <w:p w14:paraId="7A3A8DFB" w14:textId="77777777" w:rsidR="00930AFD" w:rsidRPr="00930AFD" w:rsidRDefault="00930AFD" w:rsidP="00930AFD">
      <w:pPr>
        <w:ind w:right="-96"/>
        <w:jc w:val="both"/>
        <w:rPr>
          <w:b/>
          <w:color w:val="008000"/>
        </w:rPr>
      </w:pPr>
      <w:r w:rsidRPr="00930AFD">
        <w:rPr>
          <w:b/>
          <w:color w:val="008000"/>
        </w:rPr>
        <w:t>Após manifestações das partes, os autos vieram conclusos para julgamento.</w:t>
      </w:r>
    </w:p>
    <w:p w14:paraId="63E17117" w14:textId="77777777" w:rsidR="00930AFD" w:rsidRPr="00930AFD" w:rsidRDefault="00930AFD" w:rsidP="00930AFD">
      <w:pPr>
        <w:ind w:right="-96"/>
        <w:jc w:val="both"/>
        <w:rPr>
          <w:b/>
          <w:color w:val="008000"/>
        </w:rPr>
      </w:pPr>
      <w:r w:rsidRPr="00930AFD">
        <w:rPr>
          <w:b/>
          <w:color w:val="008000"/>
        </w:rPr>
        <w:t>É o relatório. Decido.</w:t>
      </w:r>
    </w:p>
    <w:p w14:paraId="0A4B9B96" w14:textId="77777777" w:rsidR="00930AFD" w:rsidRPr="00930AFD" w:rsidRDefault="00930AFD" w:rsidP="00930AFD">
      <w:pPr>
        <w:ind w:right="-96"/>
        <w:jc w:val="both"/>
        <w:rPr>
          <w:b/>
          <w:color w:val="008000"/>
        </w:rPr>
      </w:pPr>
      <w:r w:rsidRPr="00930AFD">
        <w:rPr>
          <w:b/>
          <w:color w:val="008000"/>
        </w:rPr>
        <w:lastRenderedPageBreak/>
        <w:t>Mérito, verifico que os documentos essenciais são o bilhete de seguro, a comunicação do sinistro, a negativa de cobertura e o relatório de perda de garantia. O bilhete de seguro juntado com a inicial indica a contratação da garantia estendida para o televisor e prevê limite máximo de indenização correspondente ao valor da nota fiscal, R$ 2.699,00 (ID 263078292). A controvérsia, portanto, não está na existência do seguro, mas na cobertura do evento comunicado, tendo em vista que o autor alegou que o aparelho deixou de funcionar após pico de energia elétrica. Todavia, a alegação de pico elétrico consta apenas da narrativa apresentada pelo consumidor e da informação repassada à assistência técnica. Não há, nos autos, documento técnico independente que confirme que a causa do dano tenha sido variação de energia elétrica ou defeito interno coberto pelo seguro.</w:t>
      </w:r>
    </w:p>
    <w:p w14:paraId="39D7FA43" w14:textId="77777777" w:rsidR="00930AFD" w:rsidRPr="00930AFD" w:rsidRDefault="00930AFD" w:rsidP="00930AFD">
      <w:pPr>
        <w:ind w:right="-96"/>
        <w:jc w:val="both"/>
        <w:rPr>
          <w:b/>
          <w:color w:val="008000"/>
        </w:rPr>
      </w:pPr>
      <w:r w:rsidRPr="00930AFD">
        <w:rPr>
          <w:b/>
          <w:color w:val="008000"/>
        </w:rPr>
        <w:t>Por outro lado, o relatório de perda de garantia de ID 263079035 registrou a ordem de serviço RNN250820090102, identificou o modelo e o número de série do aparelho, vinculou o documento ao sinistro 45210553 e concluiu que houve perda da garantia por “defeito causado por ação/agente externo — tela trincada/quebrada”. O mesmo documento contém fotografias do aparelho e informa que a análise partiu da assistência técnica autorizada LG, Nacional TV Vídeo, observando-se que esse documento não foi afastado por prova técnica em sentido contrário. O autor impugnou a conclusão e sustentou que a tela não estava quebrada, mas não produziu laudo particular, orçamento técnico, relatório de assistência diversa ou outro elemento objetivo capaz de demonstrar que o dano era interno, elétrico ou coberto pelo seguro, tampouco requereu perícia, ao contrário, informou que os documentos existentes eram suficientes para o julgamento (ID 272798521).</w:t>
      </w:r>
    </w:p>
    <w:p w14:paraId="38A49F73" w14:textId="77777777" w:rsidR="00930AFD" w:rsidRPr="00930AFD" w:rsidRDefault="00930AFD" w:rsidP="00930AFD">
      <w:pPr>
        <w:ind w:right="-96"/>
        <w:jc w:val="both"/>
        <w:rPr>
          <w:b/>
          <w:color w:val="008000"/>
        </w:rPr>
      </w:pPr>
      <w:r w:rsidRPr="00930AFD">
        <w:rPr>
          <w:b/>
          <w:color w:val="008000"/>
        </w:rPr>
        <w:t>Nesse cenário, ainda considerada a inversão do ônus da prova, as rés apresentaram elemento técnico idôneo para justificar a negativa administrativa, inclusive porque o relatório de ID 263079035 é contemporâneo ao sinistro, identifica o bem, vincula-se à ordem de serviço e aponta causa de exclusão de garantia. A mera discordância do consumidor, desacompanhada de prova técnica mínima em sentido contrário, não é suficiente para afastar a conclusão documental existente nos autos. Além disso, a garantia estendida não equivale a cobertura universal para qualquer dano ao produto, pois, ainda que o seguro tenha sido contratado para ampliar a proteção do consumidor após a garantia do fabricante, sua execução depende da ocorrência de evento coberto, e não de hipótese excluída por dano decorrente de ação ou agente externo. Como o único documento técnico específico sobre o estado do aparelho aponta tela trincada/quebrada por agente externo, não há base probatória suficiente para reconhecer a obrigação da seguradora de pagar a indenização securitária pretendida.</w:t>
      </w:r>
    </w:p>
    <w:p w14:paraId="0E7266FB" w14:textId="77777777" w:rsidR="00930AFD" w:rsidRPr="00930AFD" w:rsidRDefault="00930AFD" w:rsidP="00930AFD">
      <w:pPr>
        <w:ind w:right="-96"/>
        <w:jc w:val="both"/>
        <w:rPr>
          <w:b/>
          <w:color w:val="008000"/>
        </w:rPr>
      </w:pPr>
      <w:r w:rsidRPr="00930AFD">
        <w:rPr>
          <w:b/>
          <w:color w:val="008000"/>
        </w:rPr>
        <w:t>De todo modo, também não há responsabilidade material da ré Carrefour Comércio e Indústria Ltda. no caso concreto, porquanto a ré integrou a cadeia de consumo e, por isso, sua legitimidade passiva foi corretamente reconhecida no saneamento. Contudo, a legitimidade para figurar no processo não se confunde com responsabilidade civil, pois não se comprovou defeito originário do produto, falha na venda, vício oculto atribuído ao comerciante ou conduta própria que tenha causado o dano alegado. A pretensão material decorre da negativa de cobertura securitária, e essa negativa, à luz da prova documental disponível, foi amparada em relatório técnico que apontou causa não coberta.</w:t>
      </w:r>
    </w:p>
    <w:p w14:paraId="5C955DBF" w14:textId="77777777" w:rsidR="00930AFD" w:rsidRPr="00930AFD" w:rsidRDefault="00930AFD" w:rsidP="00930AFD">
      <w:pPr>
        <w:ind w:right="-96"/>
        <w:jc w:val="both"/>
        <w:rPr>
          <w:b/>
          <w:color w:val="008000"/>
        </w:rPr>
      </w:pPr>
      <w:r w:rsidRPr="00930AFD">
        <w:rPr>
          <w:b/>
          <w:color w:val="008000"/>
        </w:rPr>
        <w:t xml:space="preserve">Assim, não demonstrada a falha na prestação do serviço securitário, também não subsiste o pedido de indenização material. Da mesma forma, o pedido de dano moral segue a mesma conclusão. A negativa de cobertura, quando fundada em interpretação contratual razoável e em relatório técnico contemporâneo, não configura, por si só, violação a direito da personalidade. O processo revela controvérsia contratual legítima sobre a natureza do dano no </w:t>
      </w:r>
      <w:r w:rsidRPr="00930AFD">
        <w:rPr>
          <w:b/>
          <w:color w:val="008000"/>
        </w:rPr>
        <w:lastRenderedPageBreak/>
        <w:t>produto e a abrangência da cobertura securitária, e não foram demonstrados fatos adicionais capazes de evidenciar exposição vexatória, ofensa à honra, conduta abusiva autônoma, desvio produtivo qualificado ou repercussão concreta que ultrapassasse o inadimplemento contratual discutido.</w:t>
      </w:r>
    </w:p>
    <w:p w14:paraId="7A9B61C8" w14:textId="77777777" w:rsidR="00930AFD" w:rsidRPr="00930AFD" w:rsidRDefault="00930AFD" w:rsidP="00930AFD">
      <w:pPr>
        <w:ind w:right="-96"/>
        <w:jc w:val="both"/>
        <w:rPr>
          <w:b/>
          <w:color w:val="008000"/>
        </w:rPr>
      </w:pPr>
      <w:r w:rsidRPr="00930AFD">
        <w:rPr>
          <w:b/>
          <w:color w:val="008000"/>
        </w:rPr>
        <w:t xml:space="preserve">Por fim, tenho que o televisor é bem de utilidade doméstica, mas a privação do uso do produto, nas circunstâncias demonstradas, não autoriza indenização extrapatrimonial automática. </w:t>
      </w:r>
    </w:p>
    <w:p w14:paraId="353B9EFA" w14:textId="77777777" w:rsidR="00930AFD" w:rsidRPr="00930AFD" w:rsidRDefault="00930AFD" w:rsidP="00930AFD">
      <w:pPr>
        <w:ind w:right="-96"/>
        <w:jc w:val="both"/>
        <w:rPr>
          <w:b/>
          <w:color w:val="008000"/>
        </w:rPr>
      </w:pPr>
      <w:r w:rsidRPr="00930AFD">
        <w:rPr>
          <w:b/>
          <w:color w:val="008000"/>
        </w:rPr>
        <w:t>Diante do exposto, com fundamento no art. 487, I, do CPC, JULGO IMPROCEDENTES os pedidos formulados na inicial, e condeno o autor ao pagamento das custas processuais e dos honorários advocatícios, que fixo em 10% sobre o valor da causa, nos termos do art. 85, § 2º, do CPC, observando-se a suspensão da exigibilidade das verbas de sucumbência porque o autor é beneficiário da gratuidade de justiça, nos termos do art. 98, § 3º, do CPC.</w:t>
      </w:r>
    </w:p>
    <w:p w14:paraId="23527F22" w14:textId="44CFEC22" w:rsidR="00930AFD" w:rsidRPr="00930AFD" w:rsidRDefault="00930AFD" w:rsidP="00930AFD">
      <w:pPr>
        <w:ind w:right="-96"/>
        <w:jc w:val="both"/>
        <w:rPr>
          <w:b/>
          <w:color w:val="008000"/>
        </w:rPr>
      </w:pPr>
      <w:r w:rsidRPr="00930AFD">
        <w:rPr>
          <w:b/>
          <w:color w:val="008000"/>
        </w:rPr>
        <w:t xml:space="preserve">Transitada em julgado e nada mais sendo devido ou requerido, dê-se baixa e arquivem-se.              </w:t>
      </w:r>
    </w:p>
    <w:p w14:paraId="7B05D8E6" w14:textId="77777777" w:rsidR="00930AFD" w:rsidRPr="00930AFD" w:rsidRDefault="00930AFD" w:rsidP="00930AFD">
      <w:pPr>
        <w:ind w:right="-96"/>
        <w:jc w:val="both"/>
        <w:rPr>
          <w:b/>
          <w:color w:val="008000"/>
        </w:rPr>
      </w:pPr>
      <w:r w:rsidRPr="00930AFD">
        <w:rPr>
          <w:b/>
          <w:color w:val="008000"/>
        </w:rPr>
        <w:t>Sentença registrada e publicada eletronicamente. Intimem-se.</w:t>
      </w:r>
    </w:p>
    <w:p w14:paraId="5515EFC3" w14:textId="77777777" w:rsidR="008A321A" w:rsidRDefault="008A321A" w:rsidP="00693B0D">
      <w:pPr>
        <w:ind w:right="-96"/>
        <w:jc w:val="both"/>
        <w:rPr>
          <w:b/>
          <w:color w:val="008000"/>
        </w:rPr>
      </w:pPr>
    </w:p>
    <w:p w14:paraId="6DDF7E83" w14:textId="77777777" w:rsidR="00693B0D" w:rsidRDefault="00693B0D" w:rsidP="00693B0D">
      <w:pPr>
        <w:ind w:right="-96"/>
        <w:jc w:val="both"/>
        <w:rPr>
          <w:b/>
          <w:color w:val="008000"/>
        </w:rPr>
      </w:pPr>
    </w:p>
    <w:p w14:paraId="787D42ED" w14:textId="13D1670E" w:rsidR="007E1C8C" w:rsidRDefault="00930AFD" w:rsidP="004873E8">
      <w:pPr>
        <w:ind w:right="-96"/>
        <w:jc w:val="both"/>
        <w:rPr>
          <w:b/>
          <w:color w:val="C45911"/>
        </w:rPr>
      </w:pPr>
      <w:r>
        <w:rPr>
          <w:b/>
          <w:color w:val="C45911"/>
        </w:rPr>
        <w:t xml:space="preserve">NÃO HÁ </w:t>
      </w:r>
      <w:r w:rsidR="007871A5">
        <w:rPr>
          <w:b/>
          <w:color w:val="C45911"/>
        </w:rPr>
        <w:t>PARECER</w:t>
      </w:r>
      <w:r w:rsidR="004873E8">
        <w:rPr>
          <w:b/>
          <w:color w:val="C45911"/>
        </w:rPr>
        <w:t xml:space="preserve"> DO MP</w:t>
      </w:r>
      <w:r>
        <w:rPr>
          <w:b/>
          <w:color w:val="C45911"/>
        </w:rPr>
        <w:t>.</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Gabriel Passos Sesana - GDACA" w:date="2026-07-15T17:23:00Z" w:initials="GP">
    <w:p w14:paraId="6FA94565" w14:textId="77777777" w:rsidR="00786AC2" w:rsidRDefault="00C54C8C" w:rsidP="00786AC2">
      <w:pPr>
        <w:pStyle w:val="Textodecomentrio"/>
      </w:pPr>
      <w:r>
        <w:rPr>
          <w:rStyle w:val="Refdecomentrio"/>
        </w:rPr>
        <w:annotationRef/>
      </w:r>
      <w:r w:rsidR="00786AC2">
        <w:t>Conclusão: 17/9</w:t>
      </w:r>
    </w:p>
    <w:p w14:paraId="4BD8352B" w14:textId="77777777" w:rsidR="00786AC2" w:rsidRDefault="00786AC2" w:rsidP="00786AC2">
      <w:pPr>
        <w:pStyle w:val="Textodecomentrio"/>
      </w:pPr>
      <w:r>
        <w:t>Entrega:</w:t>
      </w:r>
    </w:p>
    <w:p w14:paraId="4C116AAE" w14:textId="77777777" w:rsidR="00786AC2" w:rsidRDefault="00786AC2" w:rsidP="00786AC2">
      <w:pPr>
        <w:pStyle w:val="Textodecomentrio"/>
      </w:pPr>
      <w:r>
        <w:t>Certeza:</w:t>
      </w:r>
    </w:p>
  </w:comment>
  <w:comment w:id="2" w:author="Marcia Vilela Alves - GDACA" w:date="2026-09-29T16:13:00Z" w:initials="MV">
    <w:p w14:paraId="0D5E50E0" w14:textId="77777777" w:rsidR="0029455C" w:rsidRDefault="0029455C" w:rsidP="0029455C">
      <w:pPr>
        <w:pStyle w:val="Textodecomentrio"/>
      </w:pPr>
      <w:r>
        <w:rPr>
          <w:rStyle w:val="Refdecomentrio"/>
        </w:rPr>
        <w:annotationRef/>
      </w:r>
      <w:r>
        <w:t>Corrigido.</w:t>
      </w:r>
    </w:p>
  </w:comment>
  <w:comment w:id="3" w:author="Gabriel Passos Sesana - GDACA" w:date="2026-09-23T20:16:00Z" w:initials="GP">
    <w:p w14:paraId="78FFC7C6" w14:textId="77777777" w:rsidR="00155E64" w:rsidRDefault="00155E64" w:rsidP="00155E64">
      <w:pPr>
        <w:pStyle w:val="Textodecomentrio"/>
      </w:pPr>
      <w:r>
        <w:rPr>
          <w:rStyle w:val="Refdecomentrio"/>
        </w:rPr>
        <w:annotationRef/>
      </w:r>
      <w:r>
        <w:t>Aproveitei a forma e alguns trechos da APC 0735250-83.2020.8.07.0001, acórdão 1602181.</w:t>
      </w:r>
    </w:p>
  </w:comment>
  <w:comment w:id="4" w:author="Assessor GDSXSR" w:initials="AG" w:date="2026-10-31T19:48:41Z">
    <w:p>
      <w:pPr>
        <w:pStyle w:val="CommentText"/>
      </w:pPr>
      <w:r>
        <w:rPr>
          <w:rStyle w:val="CommentReference"/>
        </w:rPr>
        <w:annotationRef/>
      </w:r>
      <w:r>
        <w:t>ASSESSOR GDSXSR — Aplicadas as instruções de Marcos para minutas ACA: ementa enxugada em cerca de 25% (586 para ~440 palavras) e fundamentação do voto em cerca de 40% (1.391 para ~830 palavras), sem suprimir lei, documentos nem a sentença; podadas as redundâncias, fundidos períodos, capítulo aberto com as alegações enumeradas (C-30, C-3W), IDs na forma compacta (C-20, C-25) e fatos conferidos com os autos (C-24). Resultado (provimento, cassação da sentença) mantido (C-03).</w:t>
      </w:r>
    </w:p>
  </w:comment>
  <w:comment w:id="5" w:author="Assessor GDSXSR" w:initials="AG" w:date="2026-10-31T19:48:41Z">
    <w:p>
      <w:pPr>
        <w:pStyle w:val="CommentText"/>
      </w:pPr>
      <w:r>
        <w:rPr>
          <w:rStyle w:val="CommentReference"/>
        </w:rPr>
        <w:annotationRef/>
      </w:r>
      <w:r>
        <w:t>ASSESSOR GDSXSR — Título enxugado; mantidos o assunto, a divergência fotográfica, a cassação e o resultado (C-3P a). Item 1 com o valor da causa (R$ 5.699,00, autuação) e sem 'pessoa natural', pois o papel de consumidor já qualifica a parte (C-34 v60, v43); itens 2 e 3 reduzidos ao essencial; rodapés ajustados ao voto (C-33): CDC 14 § 3º II no lugar de CDC 12 § 3º III e precedente da 4ª Turma (C-67).</w:t>
      </w:r>
    </w:p>
  </w:comment>
  <w:comment w:id="6" w:author="Assessor GDSXSR" w:initials="AG" w:date="2026-10-31T19:48:41Z">
    <w:p>
      <w:pPr>
        <w:pStyle w:val="CommentText"/>
      </w:pPr>
      <w:r>
        <w:rPr>
          <w:rStyle w:val="CommentReference"/>
        </w:rPr>
        <w:annotationRef/>
      </w:r>
      <w:r>
        <w:t>ASSESSOR GDSXSR — Apelo reescrito em um só parágrafo, com as alegações enumeradas de 1) a 8), incluída a nulidade que estava em período à parte; conteúdo mantido (C-30). Fórmula 'A MM. Juíza sentenciante, Dra. …' conforme C-3N.</w:t>
      </w:r>
    </w:p>
  </w:comment>
  <w:comment w:id="7" w:author="Assessor GDSXSR" w:initials="AG" w:date="2026-10-31T19:48:41Z">
    <w:p>
      <w:pPr>
        <w:pStyle w:val="CommentText"/>
      </w:pPr>
      <w:r>
        <w:rPr>
          <w:rStyle w:val="CommentReference"/>
        </w:rPr>
        <w:annotationRef/>
      </w:r>
      <w:r>
        <w:t>ASSESSOR GDSXSR — Corrigida a redação dos itens 1, 2 e 6 das contrarrazões da Carrefour (ID 89619917), sem alterar o conteúdo (C-03).</w:t>
      </w:r>
    </w:p>
  </w:comment>
  <w:comment w:id="8" w:author="Assessor GDSXSR" w:initials="AG" w:date="2026-10-31T19:48:41Z">
    <w:p>
      <w:pPr>
        <w:pStyle w:val="CommentText"/>
      </w:pPr>
      <w:r>
        <w:rPr>
          <w:rStyle w:val="CommentReference"/>
        </w:rPr>
        <w:annotationRef/>
      </w:r>
      <w:r>
        <w:t>ASSESSOR GDSXSR — Título agora verbal, diz a decisão sobre o pedido (cassação para prosseguir a instrução), e não o assunto; o capítulo abre com as alegações do apelante e o ID do apelo (C-3W, C-30). Fundamentação enxugada em cerca de 40%: fundidos os períodos que repetiam a mesma premissa, podada a recapitulação e reduzido o precedente (C-02, C-16).</w:t>
      </w:r>
    </w:p>
  </w:comment>
  <w:comment w:id="9" w:author="Assessor GDSXSR" w:initials="AG" w:date="2026-10-31T19:48:41Z">
    <w:p>
      <w:pPr>
        <w:pStyle w:val="CommentText"/>
      </w:pPr>
      <w:r>
        <w:rPr>
          <w:rStyle w:val="CommentReference"/>
        </w:rPr>
        <w:annotationRef/>
      </w:r>
      <w:r>
        <w:t>ASSESSOR GDSXSR — Corrigi a premissa (C-24, C-21): o bilhete (ID 89618455) registra 6718388 como 'Código' do produto e, repetido, como 'Nº de Série (RMS)'; o laudo (ID 89619859) traz a série 301AZPU6P600. A frase da minuta de que a nota fiscal omite a série e de que o código seria o cadastrado pelo revendedor para a nota não pôde ser conferida: o OCR da nota fiscal (ID 89618455, p. 1) é ilegível; saiu do corpo. PENDÊNCIA (C-52): a inicial (ID 89618439, p. 1, 'Dos fatos') e o apelo (ID 89619913) afirmam que o televisor do autor tem a série 301AZPU6P600, a mesma do laudo; isso enfraquece a hipótese de aparelhos distintos e deve ser conferido pelo Des. Sérgio Rocha; o resultado não foi alterado (C-03, C-53).</w:t>
      </w:r>
    </w:p>
  </w:comment>
  <w:comment w:id="10" w:author="Assessor GDSXSR" w:initials="AG" w:date="2026-10-31T19:48:41Z">
    <w:p>
      <w:pPr>
        <w:pStyle w:val="CommentText"/>
      </w:pPr>
      <w:r>
        <w:rPr>
          <w:rStyle w:val="CommentReference"/>
        </w:rPr>
        <w:annotationRef/>
      </w:r>
      <w:r>
        <w:t>ASSESSOR GDSXSR — CDC 14 § 3º II no lugar de CDC 12 § 3º III: o art. 12 trata do fato do produto e o seguro é serviço (art. 14). Texto literal (C-63), Planalto, conferido no iajus: CDC, art. 14, § 3º: “O fornecedor de serviços só não será responsabilizado quando provar: I - que, tendo prestado o serviço, o defeito inexiste; II - a culpa exclusiva do consumidor ou de terceiro.”</w:t>
      </w:r>
    </w:p>
  </w:comment>
  <w:comment w:id="11" w:author="Assessor GDSXSR" w:initials="AG" w:date="2026-10-31T19:48:41Z">
    <w:p>
      <w:pPr>
        <w:pStyle w:val="CommentText"/>
      </w:pPr>
      <w:r>
        <w:rPr>
          <w:rStyle w:val="CommentReference"/>
        </w:rPr>
        <w:annotationRef/>
      </w:r>
      <w:r>
        <w:t>ASSESSOR GDSXSR — Lei 15.040/2024, art. 59: texto conferido no iajus (Planalto). A lei foi publicada em 10/12/2024 e entrou em vigor um ano depois (art. 134, 11/12/2025), após o contrato (18/3/2023) e o sinistro (18/8/2025). Mantida a transcrição como reforço da interpretação restritiva (C-64); o ônus da seguradora já decorre do CDC 14 § 3º II e da inversão deferida no saneamento.</w:t>
      </w:r>
    </w:p>
  </w:comment>
  <w:comment w:id="12" w:author="Assessor GDSXSR" w:initials="AG" w:date="2026-10-31T19:48:41Z">
    <w:p>
      <w:pPr>
        <w:pStyle w:val="CommentText"/>
      </w:pPr>
      <w:r>
        <w:rPr>
          <w:rStyle w:val="CommentReference"/>
        </w:rPr>
        <w:annotationRef/>
      </w:r>
      <w:r>
        <w:t>ASSESSOR GDSXSR — Substituí o acórdão da 6ª Turma da minuta (Acórdão 1730187, 0704174-49.2022.8.07.0008, j. 12/7/2023, conferido no iajus: ementa idêntica) pelo da 4ª Turma, mais recente e com a mesma situação (saneadora que inverte o ônus e sentença que cobra prova técnica), conforme C-67 e C-65. Ementa conferida no iajus; item 3 transcrito literalmente. PENDÊNCIA (C-52): o iajus não devolveu o número do acórdão nem o DJe; completar no JurisDF (APC 0705812-67.2024.8.07.0002, Des. Aiston Henrique de Sousa, 4ª TC, j. 12/2/2026).</w:t>
      </w:r>
    </w:p>
  </w:comment>
  <w:comment w:id="13" w:author="Assessor GDSXSR" w:initials="AG" w:date="2026-10-31T19:48:41Z">
    <w:p>
      <w:pPr>
        <w:pStyle w:val="CommentText"/>
      </w:pPr>
      <w:r>
        <w:rPr>
          <w:rStyle w:val="CommentReference"/>
        </w:rPr>
        <w:annotationRef/>
      </w:r>
      <w:r>
        <w:t>ASSESSOR GDSXSR — Acrescentei o ID da petição de 13/5/2026 em que o autor declara não ter interesse em esclarecimentos ou ajustes (ID 89619895, conferido nos autos) e 'No mais,' (C-23). Texto literal (C-63), CPC, art. 370: “Caberá ao juiz, de ofício ou a requerimento da parte, determinar as provas necessárias ao julgamento do mérito.” CPC, art. 464, caput: “A prova pericial consiste em exame, vistoria ou avaliação.” (planalto.gov.br, conferido no iajus).</w:t>
      </w:r>
    </w:p>
  </w:comment>
  <w:comment w:id="14" w:author="Assessor GDSXSR" w:initials="AG" w:date="2026-10-31T19:48:41Z">
    <w:p>
      <w:pPr>
        <w:pStyle w:val="CommentText"/>
      </w:pPr>
      <w:r>
        <w:rPr>
          <w:rStyle w:val="CommentReference"/>
        </w:rPr>
        <w:annotationRef/>
      </w:r>
      <w:r>
        <w:t>ASSESSOR GDSXSR — Dispositivo mantido, sem honorários recursais por ser caso de cassação da sentença (C-03).</w:t>
      </w:r>
    </w:p>
  </w:comment>
  <w:comment w:id="15" w:author="Assessor GDSXSR" w:initials="AG" w:date="2026-10-31T19:48:41Z">
    <w:p>
      <w:pPr>
        <w:pStyle w:val="CommentText"/>
      </w:pPr>
      <w:r>
        <w:rPr>
          <w:rStyle w:val="CommentReference"/>
        </w:rPr>
        <w:annotationRef/>
      </w:r>
      <w:r>
        <w:t>ASSESSOR GDSXSR — RELATÓRIO colocado no topo da página, como exige o padrão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4C116AAE" w15:paraIdParent="448DA02E" w15:done="0"/>
  <w15:commentEx w15:paraId="0D5E50E0" w15:paraIdParent="448DA02E" w15:done="0"/>
  <w15:commentEx w15:paraId="78FFC7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19103AB" w16cex:dateUtc="2026-07-15T20:23:00Z"/>
  <w16cex:commentExtensible w16cex:durableId="75CC670D" w16cex:dateUtc="2026-09-29T19:13:00Z"/>
  <w16cex:commentExtensible w16cex:durableId="09E2452A" w16cex:dateUtc="2026-09-23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4C116AAE" w16cid:durableId="219103AB"/>
  <w16cid:commentId w16cid:paraId="0D5E50E0" w16cid:durableId="75CC670D"/>
  <w16cid:commentId w16cid:paraId="78FFC7C6" w16cid:durableId="09E24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CB62" w14:textId="77777777" w:rsidR="002245BB" w:rsidRDefault="002245BB" w:rsidP="003A42DE">
      <w:pPr>
        <w:spacing w:after="0" w:line="240" w:lineRule="auto"/>
      </w:pPr>
      <w:r>
        <w:separator/>
      </w:r>
    </w:p>
  </w:endnote>
  <w:endnote w:type="continuationSeparator" w:id="0">
    <w:p w14:paraId="71F8505C" w14:textId="77777777" w:rsidR="002245BB" w:rsidRDefault="002245BB"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6C18" w14:textId="77777777" w:rsidR="002245BB" w:rsidRDefault="002245BB" w:rsidP="003A42DE">
      <w:pPr>
        <w:spacing w:after="0" w:line="240" w:lineRule="auto"/>
      </w:pPr>
      <w:r>
        <w:separator/>
      </w:r>
    </w:p>
  </w:footnote>
  <w:footnote w:type="continuationSeparator" w:id="0">
    <w:p w14:paraId="520E1644" w14:textId="77777777" w:rsidR="002245BB" w:rsidRDefault="002245BB"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7F2"/>
    <w:multiLevelType w:val="multilevel"/>
    <w:tmpl w:val="DFD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80A10"/>
    <w:multiLevelType w:val="hybridMultilevel"/>
    <w:tmpl w:val="94E21A8E"/>
    <w:lvl w:ilvl="0" w:tplc="3962DA20">
      <w:start w:val="1"/>
      <w:numFmt w:val="decimal"/>
      <w:lvlText w:val="%1."/>
      <w:lvlJc w:val="left"/>
      <w:pPr>
        <w:ind w:left="1440" w:hanging="360"/>
      </w:pPr>
    </w:lvl>
    <w:lvl w:ilvl="1" w:tplc="936898F2">
      <w:start w:val="1"/>
      <w:numFmt w:val="decimal"/>
      <w:lvlText w:val="%2."/>
      <w:lvlJc w:val="left"/>
      <w:pPr>
        <w:ind w:left="1440" w:hanging="360"/>
      </w:pPr>
    </w:lvl>
    <w:lvl w:ilvl="2" w:tplc="0C600296">
      <w:start w:val="1"/>
      <w:numFmt w:val="decimal"/>
      <w:lvlText w:val="%3."/>
      <w:lvlJc w:val="left"/>
      <w:pPr>
        <w:ind w:left="1440" w:hanging="360"/>
      </w:pPr>
    </w:lvl>
    <w:lvl w:ilvl="3" w:tplc="6FF44494">
      <w:start w:val="1"/>
      <w:numFmt w:val="decimal"/>
      <w:lvlText w:val="%4."/>
      <w:lvlJc w:val="left"/>
      <w:pPr>
        <w:ind w:left="1440" w:hanging="360"/>
      </w:pPr>
    </w:lvl>
    <w:lvl w:ilvl="4" w:tplc="63ECC94E">
      <w:start w:val="1"/>
      <w:numFmt w:val="decimal"/>
      <w:lvlText w:val="%5."/>
      <w:lvlJc w:val="left"/>
      <w:pPr>
        <w:ind w:left="1440" w:hanging="360"/>
      </w:pPr>
    </w:lvl>
    <w:lvl w:ilvl="5" w:tplc="697C573C">
      <w:start w:val="1"/>
      <w:numFmt w:val="decimal"/>
      <w:lvlText w:val="%6."/>
      <w:lvlJc w:val="left"/>
      <w:pPr>
        <w:ind w:left="1440" w:hanging="360"/>
      </w:pPr>
    </w:lvl>
    <w:lvl w:ilvl="6" w:tplc="0EFC5F46">
      <w:start w:val="1"/>
      <w:numFmt w:val="decimal"/>
      <w:lvlText w:val="%7."/>
      <w:lvlJc w:val="left"/>
      <w:pPr>
        <w:ind w:left="1440" w:hanging="360"/>
      </w:pPr>
    </w:lvl>
    <w:lvl w:ilvl="7" w:tplc="81DE8D5C">
      <w:start w:val="1"/>
      <w:numFmt w:val="decimal"/>
      <w:lvlText w:val="%8."/>
      <w:lvlJc w:val="left"/>
      <w:pPr>
        <w:ind w:left="1440" w:hanging="360"/>
      </w:pPr>
    </w:lvl>
    <w:lvl w:ilvl="8" w:tplc="7C56800E">
      <w:start w:val="1"/>
      <w:numFmt w:val="decimal"/>
      <w:lvlText w:val="%9."/>
      <w:lvlJc w:val="left"/>
      <w:pPr>
        <w:ind w:left="1440" w:hanging="360"/>
      </w:pPr>
    </w:lvl>
  </w:abstractNum>
  <w:abstractNum w:abstractNumId="6" w15:restartNumberingAfterBreak="0">
    <w:nsid w:val="5A1A6FAB"/>
    <w:multiLevelType w:val="multilevel"/>
    <w:tmpl w:val="A338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2"/>
  </w:num>
  <w:num w:numId="2" w16cid:durableId="1365403601">
    <w:abstractNumId w:val="1"/>
  </w:num>
  <w:num w:numId="3" w16cid:durableId="1699744316">
    <w:abstractNumId w:val="7"/>
  </w:num>
  <w:num w:numId="4" w16cid:durableId="1036810075">
    <w:abstractNumId w:val="3"/>
  </w:num>
  <w:num w:numId="5" w16cid:durableId="1881167072">
    <w:abstractNumId w:val="4"/>
  </w:num>
  <w:num w:numId="6" w16cid:durableId="1234513711">
    <w:abstractNumId w:val="0"/>
  </w:num>
  <w:num w:numId="7" w16cid:durableId="618801200">
    <w:abstractNumId w:val="6"/>
  </w:num>
  <w:num w:numId="8" w16cid:durableId="19091634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Gabriel Passos Sesana - GDACA">
    <w15:presenceInfo w15:providerId="AD" w15:userId="S::t318556@tjdft.jus.br::98268d75-773c-423e-bbc3-55d5340811be"/>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2E54"/>
    <w:rsid w:val="00033421"/>
    <w:rsid w:val="00033AFD"/>
    <w:rsid w:val="00037F34"/>
    <w:rsid w:val="00041EF8"/>
    <w:rsid w:val="0004206E"/>
    <w:rsid w:val="000427FF"/>
    <w:rsid w:val="00043A0B"/>
    <w:rsid w:val="000440B8"/>
    <w:rsid w:val="0005271C"/>
    <w:rsid w:val="00052AE3"/>
    <w:rsid w:val="00055F4E"/>
    <w:rsid w:val="000577B6"/>
    <w:rsid w:val="00057E78"/>
    <w:rsid w:val="0006080C"/>
    <w:rsid w:val="00060D5E"/>
    <w:rsid w:val="00060F64"/>
    <w:rsid w:val="000619E0"/>
    <w:rsid w:val="00063145"/>
    <w:rsid w:val="00064301"/>
    <w:rsid w:val="000761D9"/>
    <w:rsid w:val="00076D7D"/>
    <w:rsid w:val="0009174A"/>
    <w:rsid w:val="00091ABC"/>
    <w:rsid w:val="000949E5"/>
    <w:rsid w:val="00096E18"/>
    <w:rsid w:val="00097239"/>
    <w:rsid w:val="00097BBF"/>
    <w:rsid w:val="000A4FF8"/>
    <w:rsid w:val="000A7009"/>
    <w:rsid w:val="000B0FC6"/>
    <w:rsid w:val="000B2DCF"/>
    <w:rsid w:val="000B7AF7"/>
    <w:rsid w:val="000D0D30"/>
    <w:rsid w:val="000D20AB"/>
    <w:rsid w:val="000D2E62"/>
    <w:rsid w:val="000D59B2"/>
    <w:rsid w:val="000D5AF5"/>
    <w:rsid w:val="000E15C4"/>
    <w:rsid w:val="000F0325"/>
    <w:rsid w:val="000F1358"/>
    <w:rsid w:val="000F1817"/>
    <w:rsid w:val="000F1CB2"/>
    <w:rsid w:val="000F6570"/>
    <w:rsid w:val="001009CC"/>
    <w:rsid w:val="0011062B"/>
    <w:rsid w:val="001118A2"/>
    <w:rsid w:val="0011527A"/>
    <w:rsid w:val="00115458"/>
    <w:rsid w:val="00115569"/>
    <w:rsid w:val="00116FEE"/>
    <w:rsid w:val="00117166"/>
    <w:rsid w:val="00122133"/>
    <w:rsid w:val="0012238F"/>
    <w:rsid w:val="001234B7"/>
    <w:rsid w:val="00125329"/>
    <w:rsid w:val="001254C0"/>
    <w:rsid w:val="00126492"/>
    <w:rsid w:val="00130BB0"/>
    <w:rsid w:val="00131A63"/>
    <w:rsid w:val="00137A7E"/>
    <w:rsid w:val="00137BF8"/>
    <w:rsid w:val="00151611"/>
    <w:rsid w:val="0015424D"/>
    <w:rsid w:val="0015519F"/>
    <w:rsid w:val="00155E64"/>
    <w:rsid w:val="00157CB4"/>
    <w:rsid w:val="00161CD2"/>
    <w:rsid w:val="00166B65"/>
    <w:rsid w:val="001676A4"/>
    <w:rsid w:val="00167F3A"/>
    <w:rsid w:val="001801E9"/>
    <w:rsid w:val="00181CD2"/>
    <w:rsid w:val="00183700"/>
    <w:rsid w:val="00183B77"/>
    <w:rsid w:val="001A09B8"/>
    <w:rsid w:val="001B0FE3"/>
    <w:rsid w:val="001C466B"/>
    <w:rsid w:val="001D2162"/>
    <w:rsid w:val="001E0D41"/>
    <w:rsid w:val="001E0FEA"/>
    <w:rsid w:val="001E4974"/>
    <w:rsid w:val="001E7903"/>
    <w:rsid w:val="001F04DA"/>
    <w:rsid w:val="001F5EAF"/>
    <w:rsid w:val="00203B1D"/>
    <w:rsid w:val="0020478E"/>
    <w:rsid w:val="00206304"/>
    <w:rsid w:val="002126F1"/>
    <w:rsid w:val="00214D24"/>
    <w:rsid w:val="0021526A"/>
    <w:rsid w:val="0022272F"/>
    <w:rsid w:val="002245BB"/>
    <w:rsid w:val="00225F15"/>
    <w:rsid w:val="00230A7D"/>
    <w:rsid w:val="002328FD"/>
    <w:rsid w:val="00232EEB"/>
    <w:rsid w:val="00241710"/>
    <w:rsid w:val="00243312"/>
    <w:rsid w:val="002437F6"/>
    <w:rsid w:val="0024665A"/>
    <w:rsid w:val="00253AA1"/>
    <w:rsid w:val="00254E51"/>
    <w:rsid w:val="00264107"/>
    <w:rsid w:val="0026743F"/>
    <w:rsid w:val="0027313A"/>
    <w:rsid w:val="00274644"/>
    <w:rsid w:val="00277029"/>
    <w:rsid w:val="0028319F"/>
    <w:rsid w:val="00291367"/>
    <w:rsid w:val="002926F9"/>
    <w:rsid w:val="00292E82"/>
    <w:rsid w:val="0029455C"/>
    <w:rsid w:val="00296DAE"/>
    <w:rsid w:val="002A023C"/>
    <w:rsid w:val="002A2038"/>
    <w:rsid w:val="002A3D11"/>
    <w:rsid w:val="002A5205"/>
    <w:rsid w:val="002B0706"/>
    <w:rsid w:val="002B1184"/>
    <w:rsid w:val="002B210E"/>
    <w:rsid w:val="002B35FE"/>
    <w:rsid w:val="002B55D5"/>
    <w:rsid w:val="002C0DB7"/>
    <w:rsid w:val="002C218F"/>
    <w:rsid w:val="002C2464"/>
    <w:rsid w:val="002C2AB0"/>
    <w:rsid w:val="002C42D2"/>
    <w:rsid w:val="002C68A0"/>
    <w:rsid w:val="002C7A18"/>
    <w:rsid w:val="002D127E"/>
    <w:rsid w:val="002D2044"/>
    <w:rsid w:val="002D2D56"/>
    <w:rsid w:val="002D3FF3"/>
    <w:rsid w:val="002D5E8C"/>
    <w:rsid w:val="002D7F75"/>
    <w:rsid w:val="002F13AB"/>
    <w:rsid w:val="002F327C"/>
    <w:rsid w:val="002F35E6"/>
    <w:rsid w:val="002F4C59"/>
    <w:rsid w:val="002F7666"/>
    <w:rsid w:val="00302029"/>
    <w:rsid w:val="00302C28"/>
    <w:rsid w:val="00303FAE"/>
    <w:rsid w:val="0031063D"/>
    <w:rsid w:val="0031209C"/>
    <w:rsid w:val="00312291"/>
    <w:rsid w:val="0031574C"/>
    <w:rsid w:val="00316B1F"/>
    <w:rsid w:val="00321068"/>
    <w:rsid w:val="00321747"/>
    <w:rsid w:val="00323779"/>
    <w:rsid w:val="00323D27"/>
    <w:rsid w:val="003343F9"/>
    <w:rsid w:val="0033495F"/>
    <w:rsid w:val="0033735F"/>
    <w:rsid w:val="0034247B"/>
    <w:rsid w:val="00343C5C"/>
    <w:rsid w:val="0034511C"/>
    <w:rsid w:val="00347818"/>
    <w:rsid w:val="00351653"/>
    <w:rsid w:val="00351B80"/>
    <w:rsid w:val="003524E5"/>
    <w:rsid w:val="00352D66"/>
    <w:rsid w:val="00354AA2"/>
    <w:rsid w:val="00355C73"/>
    <w:rsid w:val="00355E0D"/>
    <w:rsid w:val="003624B4"/>
    <w:rsid w:val="00370C48"/>
    <w:rsid w:val="0037179E"/>
    <w:rsid w:val="003717FC"/>
    <w:rsid w:val="003749AB"/>
    <w:rsid w:val="0037617E"/>
    <w:rsid w:val="003A0FF2"/>
    <w:rsid w:val="003A42DE"/>
    <w:rsid w:val="003A4E55"/>
    <w:rsid w:val="003B00D3"/>
    <w:rsid w:val="003B3398"/>
    <w:rsid w:val="003B47F1"/>
    <w:rsid w:val="003C00A7"/>
    <w:rsid w:val="003C531E"/>
    <w:rsid w:val="003C6B07"/>
    <w:rsid w:val="003C6B16"/>
    <w:rsid w:val="003D11BE"/>
    <w:rsid w:val="003D3FEE"/>
    <w:rsid w:val="003E436D"/>
    <w:rsid w:val="003E59FE"/>
    <w:rsid w:val="003F1870"/>
    <w:rsid w:val="00405EAE"/>
    <w:rsid w:val="004065DD"/>
    <w:rsid w:val="00412FE7"/>
    <w:rsid w:val="00413928"/>
    <w:rsid w:val="00423538"/>
    <w:rsid w:val="004341B4"/>
    <w:rsid w:val="00441258"/>
    <w:rsid w:val="00445ED9"/>
    <w:rsid w:val="00447AC0"/>
    <w:rsid w:val="00451A6D"/>
    <w:rsid w:val="00465A25"/>
    <w:rsid w:val="0047216B"/>
    <w:rsid w:val="004762F1"/>
    <w:rsid w:val="00480A33"/>
    <w:rsid w:val="00485185"/>
    <w:rsid w:val="004873E8"/>
    <w:rsid w:val="00495349"/>
    <w:rsid w:val="00495EB5"/>
    <w:rsid w:val="00496EB5"/>
    <w:rsid w:val="004B2A9C"/>
    <w:rsid w:val="004C0465"/>
    <w:rsid w:val="004C591E"/>
    <w:rsid w:val="004C7418"/>
    <w:rsid w:val="004D082C"/>
    <w:rsid w:val="004E578E"/>
    <w:rsid w:val="004E7369"/>
    <w:rsid w:val="004F00F9"/>
    <w:rsid w:val="004F3097"/>
    <w:rsid w:val="004F33AD"/>
    <w:rsid w:val="004F4FD4"/>
    <w:rsid w:val="00504971"/>
    <w:rsid w:val="00506A7D"/>
    <w:rsid w:val="00506D76"/>
    <w:rsid w:val="005111CC"/>
    <w:rsid w:val="00511630"/>
    <w:rsid w:val="00511FFC"/>
    <w:rsid w:val="00517F10"/>
    <w:rsid w:val="0052156A"/>
    <w:rsid w:val="00523D82"/>
    <w:rsid w:val="00525A8B"/>
    <w:rsid w:val="00525FCB"/>
    <w:rsid w:val="005301CF"/>
    <w:rsid w:val="00530C7C"/>
    <w:rsid w:val="00531A65"/>
    <w:rsid w:val="00532E4A"/>
    <w:rsid w:val="00534CD9"/>
    <w:rsid w:val="005405B3"/>
    <w:rsid w:val="0054119A"/>
    <w:rsid w:val="0055172B"/>
    <w:rsid w:val="005571B1"/>
    <w:rsid w:val="00557342"/>
    <w:rsid w:val="00560427"/>
    <w:rsid w:val="00564DA7"/>
    <w:rsid w:val="00565748"/>
    <w:rsid w:val="005705D4"/>
    <w:rsid w:val="00573C5D"/>
    <w:rsid w:val="00575C42"/>
    <w:rsid w:val="00576A45"/>
    <w:rsid w:val="0057726B"/>
    <w:rsid w:val="0058556F"/>
    <w:rsid w:val="00586D91"/>
    <w:rsid w:val="00586EB6"/>
    <w:rsid w:val="005925FC"/>
    <w:rsid w:val="00594663"/>
    <w:rsid w:val="0059689A"/>
    <w:rsid w:val="00597864"/>
    <w:rsid w:val="005A00A8"/>
    <w:rsid w:val="005A1443"/>
    <w:rsid w:val="005A1AD9"/>
    <w:rsid w:val="005A37C9"/>
    <w:rsid w:val="005B3D8D"/>
    <w:rsid w:val="005B7851"/>
    <w:rsid w:val="005B7C2E"/>
    <w:rsid w:val="005C31C4"/>
    <w:rsid w:val="005C37D0"/>
    <w:rsid w:val="005C69F8"/>
    <w:rsid w:val="005D305E"/>
    <w:rsid w:val="005E3057"/>
    <w:rsid w:val="005E3F4E"/>
    <w:rsid w:val="005E5A03"/>
    <w:rsid w:val="005F3C77"/>
    <w:rsid w:val="005F58C7"/>
    <w:rsid w:val="005F6811"/>
    <w:rsid w:val="00601B09"/>
    <w:rsid w:val="0060333D"/>
    <w:rsid w:val="00611216"/>
    <w:rsid w:val="00611520"/>
    <w:rsid w:val="0061262D"/>
    <w:rsid w:val="0061281D"/>
    <w:rsid w:val="00615051"/>
    <w:rsid w:val="00615F11"/>
    <w:rsid w:val="006205E2"/>
    <w:rsid w:val="006226C6"/>
    <w:rsid w:val="00624045"/>
    <w:rsid w:val="006255CC"/>
    <w:rsid w:val="00631CC7"/>
    <w:rsid w:val="00632EAA"/>
    <w:rsid w:val="00633703"/>
    <w:rsid w:val="0063376A"/>
    <w:rsid w:val="00634358"/>
    <w:rsid w:val="006343B5"/>
    <w:rsid w:val="00634A73"/>
    <w:rsid w:val="006351F4"/>
    <w:rsid w:val="00635215"/>
    <w:rsid w:val="00635527"/>
    <w:rsid w:val="00637DEB"/>
    <w:rsid w:val="00641BB6"/>
    <w:rsid w:val="0065266B"/>
    <w:rsid w:val="00652F61"/>
    <w:rsid w:val="00661CF3"/>
    <w:rsid w:val="006634B1"/>
    <w:rsid w:val="006658A2"/>
    <w:rsid w:val="00670B5D"/>
    <w:rsid w:val="006736A6"/>
    <w:rsid w:val="00674B26"/>
    <w:rsid w:val="00675CFD"/>
    <w:rsid w:val="0068259E"/>
    <w:rsid w:val="00686C60"/>
    <w:rsid w:val="006921E1"/>
    <w:rsid w:val="00693B0D"/>
    <w:rsid w:val="006968EA"/>
    <w:rsid w:val="006A0700"/>
    <w:rsid w:val="006A20E6"/>
    <w:rsid w:val="006A2AAA"/>
    <w:rsid w:val="006A2EB5"/>
    <w:rsid w:val="006B2A89"/>
    <w:rsid w:val="006B344E"/>
    <w:rsid w:val="006B35B2"/>
    <w:rsid w:val="006B555B"/>
    <w:rsid w:val="006B6799"/>
    <w:rsid w:val="006C6E29"/>
    <w:rsid w:val="006C6F6C"/>
    <w:rsid w:val="006D07B9"/>
    <w:rsid w:val="006D0993"/>
    <w:rsid w:val="006D378E"/>
    <w:rsid w:val="006D3824"/>
    <w:rsid w:val="006D595E"/>
    <w:rsid w:val="006D71F1"/>
    <w:rsid w:val="006E2D1D"/>
    <w:rsid w:val="006E6449"/>
    <w:rsid w:val="006F4523"/>
    <w:rsid w:val="006F6A2E"/>
    <w:rsid w:val="006F725D"/>
    <w:rsid w:val="006F7717"/>
    <w:rsid w:val="0070621B"/>
    <w:rsid w:val="00711FE9"/>
    <w:rsid w:val="0071280C"/>
    <w:rsid w:val="00716EF2"/>
    <w:rsid w:val="00726567"/>
    <w:rsid w:val="00730800"/>
    <w:rsid w:val="00732EE4"/>
    <w:rsid w:val="00736063"/>
    <w:rsid w:val="00742161"/>
    <w:rsid w:val="00742EA2"/>
    <w:rsid w:val="00743DE7"/>
    <w:rsid w:val="00744AFA"/>
    <w:rsid w:val="00744BDF"/>
    <w:rsid w:val="00747176"/>
    <w:rsid w:val="0075018F"/>
    <w:rsid w:val="0076369E"/>
    <w:rsid w:val="00765709"/>
    <w:rsid w:val="00766C79"/>
    <w:rsid w:val="00770E7F"/>
    <w:rsid w:val="00771BB0"/>
    <w:rsid w:val="00775074"/>
    <w:rsid w:val="0077693D"/>
    <w:rsid w:val="0077719E"/>
    <w:rsid w:val="00777828"/>
    <w:rsid w:val="00782446"/>
    <w:rsid w:val="007844F9"/>
    <w:rsid w:val="00785806"/>
    <w:rsid w:val="00786AC2"/>
    <w:rsid w:val="007871A5"/>
    <w:rsid w:val="00791D48"/>
    <w:rsid w:val="007A3F4D"/>
    <w:rsid w:val="007A5C88"/>
    <w:rsid w:val="007B265E"/>
    <w:rsid w:val="007C0FEF"/>
    <w:rsid w:val="007C196D"/>
    <w:rsid w:val="007C250E"/>
    <w:rsid w:val="007C264C"/>
    <w:rsid w:val="007C4990"/>
    <w:rsid w:val="007D00F1"/>
    <w:rsid w:val="007D27C7"/>
    <w:rsid w:val="007D3BA7"/>
    <w:rsid w:val="007D4432"/>
    <w:rsid w:val="007E1C8C"/>
    <w:rsid w:val="007E3BF9"/>
    <w:rsid w:val="007E701F"/>
    <w:rsid w:val="007F0F43"/>
    <w:rsid w:val="007F4412"/>
    <w:rsid w:val="007F4468"/>
    <w:rsid w:val="007F62B6"/>
    <w:rsid w:val="007F7839"/>
    <w:rsid w:val="00800051"/>
    <w:rsid w:val="00804386"/>
    <w:rsid w:val="008134CE"/>
    <w:rsid w:val="008151BB"/>
    <w:rsid w:val="008235A6"/>
    <w:rsid w:val="00825BFF"/>
    <w:rsid w:val="008407E1"/>
    <w:rsid w:val="0085425F"/>
    <w:rsid w:val="00863202"/>
    <w:rsid w:val="0086390F"/>
    <w:rsid w:val="00864389"/>
    <w:rsid w:val="008713D5"/>
    <w:rsid w:val="00874B10"/>
    <w:rsid w:val="00874CC9"/>
    <w:rsid w:val="008759F4"/>
    <w:rsid w:val="008763B7"/>
    <w:rsid w:val="00877CCC"/>
    <w:rsid w:val="00877F2B"/>
    <w:rsid w:val="008809C2"/>
    <w:rsid w:val="00882188"/>
    <w:rsid w:val="00883A1B"/>
    <w:rsid w:val="00886ABA"/>
    <w:rsid w:val="00892825"/>
    <w:rsid w:val="008966E3"/>
    <w:rsid w:val="008A01E9"/>
    <w:rsid w:val="008A321A"/>
    <w:rsid w:val="008A3A9A"/>
    <w:rsid w:val="008A4445"/>
    <w:rsid w:val="008A49BC"/>
    <w:rsid w:val="008A56A3"/>
    <w:rsid w:val="008B45C4"/>
    <w:rsid w:val="008B62DA"/>
    <w:rsid w:val="008B7040"/>
    <w:rsid w:val="008C29EA"/>
    <w:rsid w:val="008C306F"/>
    <w:rsid w:val="008C34E5"/>
    <w:rsid w:val="008C4183"/>
    <w:rsid w:val="008C641E"/>
    <w:rsid w:val="008D0C9F"/>
    <w:rsid w:val="008D4483"/>
    <w:rsid w:val="008D721A"/>
    <w:rsid w:val="008D7960"/>
    <w:rsid w:val="008E3A8C"/>
    <w:rsid w:val="008E5F86"/>
    <w:rsid w:val="008F1E98"/>
    <w:rsid w:val="008F43F4"/>
    <w:rsid w:val="008F4440"/>
    <w:rsid w:val="00900491"/>
    <w:rsid w:val="00901219"/>
    <w:rsid w:val="00904541"/>
    <w:rsid w:val="009056F9"/>
    <w:rsid w:val="009113EA"/>
    <w:rsid w:val="00911601"/>
    <w:rsid w:val="00911F3D"/>
    <w:rsid w:val="009156BF"/>
    <w:rsid w:val="0092188E"/>
    <w:rsid w:val="0092538F"/>
    <w:rsid w:val="009300C5"/>
    <w:rsid w:val="00930AFD"/>
    <w:rsid w:val="00931BEC"/>
    <w:rsid w:val="00933600"/>
    <w:rsid w:val="0093466A"/>
    <w:rsid w:val="00935EDF"/>
    <w:rsid w:val="00937017"/>
    <w:rsid w:val="009431B2"/>
    <w:rsid w:val="00945DCA"/>
    <w:rsid w:val="00946FF7"/>
    <w:rsid w:val="009506E0"/>
    <w:rsid w:val="00951CAD"/>
    <w:rsid w:val="00954A54"/>
    <w:rsid w:val="00962A91"/>
    <w:rsid w:val="009641CB"/>
    <w:rsid w:val="00966A46"/>
    <w:rsid w:val="009717F3"/>
    <w:rsid w:val="00972EF3"/>
    <w:rsid w:val="00973189"/>
    <w:rsid w:val="00975A9C"/>
    <w:rsid w:val="0097780C"/>
    <w:rsid w:val="009778A4"/>
    <w:rsid w:val="00981285"/>
    <w:rsid w:val="00981F08"/>
    <w:rsid w:val="009828EC"/>
    <w:rsid w:val="00984F76"/>
    <w:rsid w:val="00987B61"/>
    <w:rsid w:val="009908C1"/>
    <w:rsid w:val="0099680F"/>
    <w:rsid w:val="009A136D"/>
    <w:rsid w:val="009A37F4"/>
    <w:rsid w:val="009A7251"/>
    <w:rsid w:val="009B7564"/>
    <w:rsid w:val="009C1026"/>
    <w:rsid w:val="009C116C"/>
    <w:rsid w:val="009C16BF"/>
    <w:rsid w:val="009C1D38"/>
    <w:rsid w:val="009C3A3E"/>
    <w:rsid w:val="009C4045"/>
    <w:rsid w:val="009C6B23"/>
    <w:rsid w:val="009C7443"/>
    <w:rsid w:val="009D0BA0"/>
    <w:rsid w:val="009D1137"/>
    <w:rsid w:val="009E1D8D"/>
    <w:rsid w:val="009E3373"/>
    <w:rsid w:val="009E3BE9"/>
    <w:rsid w:val="009F00C0"/>
    <w:rsid w:val="009F054D"/>
    <w:rsid w:val="009F2BB1"/>
    <w:rsid w:val="009F2F64"/>
    <w:rsid w:val="009F36E1"/>
    <w:rsid w:val="009F684C"/>
    <w:rsid w:val="009F759D"/>
    <w:rsid w:val="009F7AEC"/>
    <w:rsid w:val="00A025C2"/>
    <w:rsid w:val="00A03057"/>
    <w:rsid w:val="00A05467"/>
    <w:rsid w:val="00A145C2"/>
    <w:rsid w:val="00A15528"/>
    <w:rsid w:val="00A2661C"/>
    <w:rsid w:val="00A31C13"/>
    <w:rsid w:val="00A330C4"/>
    <w:rsid w:val="00A343DE"/>
    <w:rsid w:val="00A3595E"/>
    <w:rsid w:val="00A4416F"/>
    <w:rsid w:val="00A448BF"/>
    <w:rsid w:val="00A44A87"/>
    <w:rsid w:val="00A4720D"/>
    <w:rsid w:val="00A5055D"/>
    <w:rsid w:val="00A60C6D"/>
    <w:rsid w:val="00A627C7"/>
    <w:rsid w:val="00A6481B"/>
    <w:rsid w:val="00A67696"/>
    <w:rsid w:val="00A72414"/>
    <w:rsid w:val="00A77289"/>
    <w:rsid w:val="00A773CE"/>
    <w:rsid w:val="00A80091"/>
    <w:rsid w:val="00A80852"/>
    <w:rsid w:val="00A80FDB"/>
    <w:rsid w:val="00A83864"/>
    <w:rsid w:val="00A87227"/>
    <w:rsid w:val="00A87BEE"/>
    <w:rsid w:val="00A9296F"/>
    <w:rsid w:val="00A93C9C"/>
    <w:rsid w:val="00A958AF"/>
    <w:rsid w:val="00A96CB3"/>
    <w:rsid w:val="00A97525"/>
    <w:rsid w:val="00A975F5"/>
    <w:rsid w:val="00AA1C23"/>
    <w:rsid w:val="00AA5CDB"/>
    <w:rsid w:val="00AA6D92"/>
    <w:rsid w:val="00AA7E81"/>
    <w:rsid w:val="00AB1B10"/>
    <w:rsid w:val="00AB1DE4"/>
    <w:rsid w:val="00AB7E65"/>
    <w:rsid w:val="00AC12FA"/>
    <w:rsid w:val="00AC20E1"/>
    <w:rsid w:val="00AC3D3E"/>
    <w:rsid w:val="00AC4DC4"/>
    <w:rsid w:val="00AD038E"/>
    <w:rsid w:val="00AD204F"/>
    <w:rsid w:val="00AD3945"/>
    <w:rsid w:val="00AE3005"/>
    <w:rsid w:val="00AE47D7"/>
    <w:rsid w:val="00AE56A6"/>
    <w:rsid w:val="00AF2476"/>
    <w:rsid w:val="00AF539B"/>
    <w:rsid w:val="00B024A4"/>
    <w:rsid w:val="00B030BB"/>
    <w:rsid w:val="00B04942"/>
    <w:rsid w:val="00B06C21"/>
    <w:rsid w:val="00B11787"/>
    <w:rsid w:val="00B12065"/>
    <w:rsid w:val="00B13257"/>
    <w:rsid w:val="00B17310"/>
    <w:rsid w:val="00B2292B"/>
    <w:rsid w:val="00B238CB"/>
    <w:rsid w:val="00B30DAE"/>
    <w:rsid w:val="00B31E73"/>
    <w:rsid w:val="00B329E6"/>
    <w:rsid w:val="00B33AB5"/>
    <w:rsid w:val="00B41866"/>
    <w:rsid w:val="00B55BA5"/>
    <w:rsid w:val="00B5663B"/>
    <w:rsid w:val="00B5678F"/>
    <w:rsid w:val="00B606B1"/>
    <w:rsid w:val="00B60851"/>
    <w:rsid w:val="00B635D0"/>
    <w:rsid w:val="00B6575C"/>
    <w:rsid w:val="00B70927"/>
    <w:rsid w:val="00B73FAD"/>
    <w:rsid w:val="00B74FB6"/>
    <w:rsid w:val="00B75D6D"/>
    <w:rsid w:val="00B938DD"/>
    <w:rsid w:val="00B95CB8"/>
    <w:rsid w:val="00B9779D"/>
    <w:rsid w:val="00BA029A"/>
    <w:rsid w:val="00BA3360"/>
    <w:rsid w:val="00BA34F8"/>
    <w:rsid w:val="00BA3FC5"/>
    <w:rsid w:val="00BA541C"/>
    <w:rsid w:val="00BA65D0"/>
    <w:rsid w:val="00BA700C"/>
    <w:rsid w:val="00BB2608"/>
    <w:rsid w:val="00BB6749"/>
    <w:rsid w:val="00BB7B55"/>
    <w:rsid w:val="00BC3459"/>
    <w:rsid w:val="00BC5010"/>
    <w:rsid w:val="00BC647C"/>
    <w:rsid w:val="00BD0117"/>
    <w:rsid w:val="00BD3F57"/>
    <w:rsid w:val="00BD56C3"/>
    <w:rsid w:val="00BD6CE5"/>
    <w:rsid w:val="00BD757A"/>
    <w:rsid w:val="00BE376C"/>
    <w:rsid w:val="00BE5A12"/>
    <w:rsid w:val="00BE5F9C"/>
    <w:rsid w:val="00BE6736"/>
    <w:rsid w:val="00BE75D7"/>
    <w:rsid w:val="00BF1494"/>
    <w:rsid w:val="00BF173F"/>
    <w:rsid w:val="00BF4903"/>
    <w:rsid w:val="00BF7139"/>
    <w:rsid w:val="00C00DEA"/>
    <w:rsid w:val="00C01659"/>
    <w:rsid w:val="00C10020"/>
    <w:rsid w:val="00C11601"/>
    <w:rsid w:val="00C12218"/>
    <w:rsid w:val="00C138A9"/>
    <w:rsid w:val="00C164A4"/>
    <w:rsid w:val="00C21B40"/>
    <w:rsid w:val="00C22469"/>
    <w:rsid w:val="00C249B8"/>
    <w:rsid w:val="00C30270"/>
    <w:rsid w:val="00C30BB9"/>
    <w:rsid w:val="00C33B77"/>
    <w:rsid w:val="00C341CF"/>
    <w:rsid w:val="00C35BE5"/>
    <w:rsid w:val="00C36380"/>
    <w:rsid w:val="00C37113"/>
    <w:rsid w:val="00C374FA"/>
    <w:rsid w:val="00C40A19"/>
    <w:rsid w:val="00C41BF5"/>
    <w:rsid w:val="00C4378B"/>
    <w:rsid w:val="00C4687B"/>
    <w:rsid w:val="00C511E6"/>
    <w:rsid w:val="00C54C8C"/>
    <w:rsid w:val="00C57E17"/>
    <w:rsid w:val="00C6664A"/>
    <w:rsid w:val="00C67598"/>
    <w:rsid w:val="00C711EA"/>
    <w:rsid w:val="00C7169B"/>
    <w:rsid w:val="00C76D71"/>
    <w:rsid w:val="00C82644"/>
    <w:rsid w:val="00C94119"/>
    <w:rsid w:val="00C949BB"/>
    <w:rsid w:val="00C94B59"/>
    <w:rsid w:val="00C9633C"/>
    <w:rsid w:val="00C971BE"/>
    <w:rsid w:val="00C979A4"/>
    <w:rsid w:val="00CA324E"/>
    <w:rsid w:val="00CA4D84"/>
    <w:rsid w:val="00CB0848"/>
    <w:rsid w:val="00CB4E4C"/>
    <w:rsid w:val="00CB6D91"/>
    <w:rsid w:val="00CB7FF8"/>
    <w:rsid w:val="00CC166A"/>
    <w:rsid w:val="00CC2EF3"/>
    <w:rsid w:val="00CC520A"/>
    <w:rsid w:val="00CC7150"/>
    <w:rsid w:val="00CC71FB"/>
    <w:rsid w:val="00CC7378"/>
    <w:rsid w:val="00CD2C92"/>
    <w:rsid w:val="00CD3D6D"/>
    <w:rsid w:val="00CE17BC"/>
    <w:rsid w:val="00CF0581"/>
    <w:rsid w:val="00CF247F"/>
    <w:rsid w:val="00CF7147"/>
    <w:rsid w:val="00CF736C"/>
    <w:rsid w:val="00D01E8A"/>
    <w:rsid w:val="00D032BC"/>
    <w:rsid w:val="00D04BD8"/>
    <w:rsid w:val="00D04EE3"/>
    <w:rsid w:val="00D07310"/>
    <w:rsid w:val="00D101EF"/>
    <w:rsid w:val="00D1067B"/>
    <w:rsid w:val="00D1116C"/>
    <w:rsid w:val="00D11DD0"/>
    <w:rsid w:val="00D12D71"/>
    <w:rsid w:val="00D135AB"/>
    <w:rsid w:val="00D14CE7"/>
    <w:rsid w:val="00D14D52"/>
    <w:rsid w:val="00D16EE6"/>
    <w:rsid w:val="00D175FB"/>
    <w:rsid w:val="00D17E79"/>
    <w:rsid w:val="00D21983"/>
    <w:rsid w:val="00D3394F"/>
    <w:rsid w:val="00D34492"/>
    <w:rsid w:val="00D4104B"/>
    <w:rsid w:val="00D415F8"/>
    <w:rsid w:val="00D42B4A"/>
    <w:rsid w:val="00D516B2"/>
    <w:rsid w:val="00D51D0D"/>
    <w:rsid w:val="00D527D8"/>
    <w:rsid w:val="00D52E56"/>
    <w:rsid w:val="00D57E55"/>
    <w:rsid w:val="00D64231"/>
    <w:rsid w:val="00D65DB2"/>
    <w:rsid w:val="00D709D0"/>
    <w:rsid w:val="00D7279C"/>
    <w:rsid w:val="00D773DA"/>
    <w:rsid w:val="00D77C11"/>
    <w:rsid w:val="00D80481"/>
    <w:rsid w:val="00D80EBC"/>
    <w:rsid w:val="00D82493"/>
    <w:rsid w:val="00D8318A"/>
    <w:rsid w:val="00D8334B"/>
    <w:rsid w:val="00D84490"/>
    <w:rsid w:val="00D85E07"/>
    <w:rsid w:val="00D86DC0"/>
    <w:rsid w:val="00D873F6"/>
    <w:rsid w:val="00D90A3B"/>
    <w:rsid w:val="00D92F6D"/>
    <w:rsid w:val="00D96484"/>
    <w:rsid w:val="00DA5484"/>
    <w:rsid w:val="00DA6AEA"/>
    <w:rsid w:val="00DA765B"/>
    <w:rsid w:val="00DB1301"/>
    <w:rsid w:val="00DB284F"/>
    <w:rsid w:val="00DB342D"/>
    <w:rsid w:val="00DC39EE"/>
    <w:rsid w:val="00DC71DB"/>
    <w:rsid w:val="00DD1387"/>
    <w:rsid w:val="00DD39C7"/>
    <w:rsid w:val="00DE5D1E"/>
    <w:rsid w:val="00DF0543"/>
    <w:rsid w:val="00DF0654"/>
    <w:rsid w:val="00DF2216"/>
    <w:rsid w:val="00DF2670"/>
    <w:rsid w:val="00DF2730"/>
    <w:rsid w:val="00DF5AD8"/>
    <w:rsid w:val="00E02EC0"/>
    <w:rsid w:val="00E07B96"/>
    <w:rsid w:val="00E211F5"/>
    <w:rsid w:val="00E26735"/>
    <w:rsid w:val="00E30825"/>
    <w:rsid w:val="00E40579"/>
    <w:rsid w:val="00E437CF"/>
    <w:rsid w:val="00E44FF9"/>
    <w:rsid w:val="00E53472"/>
    <w:rsid w:val="00E53CAF"/>
    <w:rsid w:val="00E57AF3"/>
    <w:rsid w:val="00E611E9"/>
    <w:rsid w:val="00E63CC0"/>
    <w:rsid w:val="00E647A0"/>
    <w:rsid w:val="00E64DB7"/>
    <w:rsid w:val="00E730F3"/>
    <w:rsid w:val="00E742F2"/>
    <w:rsid w:val="00E74EC1"/>
    <w:rsid w:val="00E806F5"/>
    <w:rsid w:val="00E86190"/>
    <w:rsid w:val="00E87018"/>
    <w:rsid w:val="00E87B28"/>
    <w:rsid w:val="00E87F94"/>
    <w:rsid w:val="00E91CD1"/>
    <w:rsid w:val="00E93F33"/>
    <w:rsid w:val="00E963CE"/>
    <w:rsid w:val="00E96D12"/>
    <w:rsid w:val="00E97CB9"/>
    <w:rsid w:val="00EA2F74"/>
    <w:rsid w:val="00EB1943"/>
    <w:rsid w:val="00EB3378"/>
    <w:rsid w:val="00EB3F6A"/>
    <w:rsid w:val="00EB54B5"/>
    <w:rsid w:val="00EC2E1E"/>
    <w:rsid w:val="00EC5732"/>
    <w:rsid w:val="00ED0A9E"/>
    <w:rsid w:val="00ED44BA"/>
    <w:rsid w:val="00ED5E8E"/>
    <w:rsid w:val="00EE027D"/>
    <w:rsid w:val="00EE760E"/>
    <w:rsid w:val="00EF2715"/>
    <w:rsid w:val="00EF361D"/>
    <w:rsid w:val="00EF3BD7"/>
    <w:rsid w:val="00EF6CCA"/>
    <w:rsid w:val="00F02F93"/>
    <w:rsid w:val="00F041BA"/>
    <w:rsid w:val="00F07B06"/>
    <w:rsid w:val="00F07FA1"/>
    <w:rsid w:val="00F10D23"/>
    <w:rsid w:val="00F1149F"/>
    <w:rsid w:val="00F12768"/>
    <w:rsid w:val="00F143F5"/>
    <w:rsid w:val="00F14EA6"/>
    <w:rsid w:val="00F1627D"/>
    <w:rsid w:val="00F20A80"/>
    <w:rsid w:val="00F21A4B"/>
    <w:rsid w:val="00F3251E"/>
    <w:rsid w:val="00F32608"/>
    <w:rsid w:val="00F340D4"/>
    <w:rsid w:val="00F3776A"/>
    <w:rsid w:val="00F4061C"/>
    <w:rsid w:val="00F4139B"/>
    <w:rsid w:val="00F43DDE"/>
    <w:rsid w:val="00F51BA9"/>
    <w:rsid w:val="00F51F47"/>
    <w:rsid w:val="00F547F1"/>
    <w:rsid w:val="00F568E0"/>
    <w:rsid w:val="00F626C0"/>
    <w:rsid w:val="00F639CF"/>
    <w:rsid w:val="00F63CDB"/>
    <w:rsid w:val="00F66640"/>
    <w:rsid w:val="00F767FE"/>
    <w:rsid w:val="00F76937"/>
    <w:rsid w:val="00F77295"/>
    <w:rsid w:val="00F81C1F"/>
    <w:rsid w:val="00F84974"/>
    <w:rsid w:val="00F87022"/>
    <w:rsid w:val="00F90DC1"/>
    <w:rsid w:val="00F9351B"/>
    <w:rsid w:val="00FA1D9A"/>
    <w:rsid w:val="00FA22AF"/>
    <w:rsid w:val="00FA2993"/>
    <w:rsid w:val="00FA2FF5"/>
    <w:rsid w:val="00FA67C0"/>
    <w:rsid w:val="00FB0184"/>
    <w:rsid w:val="00FB4D3E"/>
    <w:rsid w:val="00FB4E6E"/>
    <w:rsid w:val="00FC0273"/>
    <w:rsid w:val="00FC0C0F"/>
    <w:rsid w:val="00FC2DF0"/>
    <w:rsid w:val="00FC4725"/>
    <w:rsid w:val="00FC4813"/>
    <w:rsid w:val="00FC4ED8"/>
    <w:rsid w:val="00FC613E"/>
    <w:rsid w:val="00FC6B80"/>
    <w:rsid w:val="00FC6CA1"/>
    <w:rsid w:val="00FD317E"/>
    <w:rsid w:val="00FD5831"/>
    <w:rsid w:val="00FD6FD5"/>
    <w:rsid w:val="00FE3C78"/>
    <w:rsid w:val="00FE476F"/>
    <w:rsid w:val="00FF1E97"/>
    <w:rsid w:val="00FF5783"/>
    <w:rsid w:val="00FF6C39"/>
    <w:rsid w:val="0100D07F"/>
    <w:rsid w:val="012B7E23"/>
    <w:rsid w:val="01427B94"/>
    <w:rsid w:val="022C0C70"/>
    <w:rsid w:val="026E497E"/>
    <w:rsid w:val="0406F2B1"/>
    <w:rsid w:val="04EB9BAA"/>
    <w:rsid w:val="053C8DC2"/>
    <w:rsid w:val="05C072E5"/>
    <w:rsid w:val="061EE5CE"/>
    <w:rsid w:val="066636ED"/>
    <w:rsid w:val="0741BAA1"/>
    <w:rsid w:val="07BAB62F"/>
    <w:rsid w:val="08624999"/>
    <w:rsid w:val="08BDBA2B"/>
    <w:rsid w:val="0A795B63"/>
    <w:rsid w:val="0AE7C217"/>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9BA7449"/>
    <w:rsid w:val="1A3663CD"/>
    <w:rsid w:val="1B897297"/>
    <w:rsid w:val="1D73FD00"/>
    <w:rsid w:val="1D8A9227"/>
    <w:rsid w:val="1DCB177C"/>
    <w:rsid w:val="1DE275A0"/>
    <w:rsid w:val="1E3E6500"/>
    <w:rsid w:val="1EF88F46"/>
    <w:rsid w:val="1FAFCC66"/>
    <w:rsid w:val="20EF5200"/>
    <w:rsid w:val="21D3B298"/>
    <w:rsid w:val="21E019B6"/>
    <w:rsid w:val="22173CF7"/>
    <w:rsid w:val="22242253"/>
    <w:rsid w:val="2259356D"/>
    <w:rsid w:val="232923D0"/>
    <w:rsid w:val="23459D0C"/>
    <w:rsid w:val="248F4127"/>
    <w:rsid w:val="249E222A"/>
    <w:rsid w:val="26A9A53C"/>
    <w:rsid w:val="26F6D672"/>
    <w:rsid w:val="27623DE6"/>
    <w:rsid w:val="282F3618"/>
    <w:rsid w:val="29FC1AE8"/>
    <w:rsid w:val="2AE1B6B7"/>
    <w:rsid w:val="2AE79E71"/>
    <w:rsid w:val="2AF5D78B"/>
    <w:rsid w:val="2BDF0338"/>
    <w:rsid w:val="2C2F6F28"/>
    <w:rsid w:val="2CF533C7"/>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08714"/>
    <w:rsid w:val="49AAD572"/>
    <w:rsid w:val="4AF457DF"/>
    <w:rsid w:val="4B409B22"/>
    <w:rsid w:val="4D3433F4"/>
    <w:rsid w:val="4D45AE2A"/>
    <w:rsid w:val="4EB5970F"/>
    <w:rsid w:val="4F3CC75C"/>
    <w:rsid w:val="515F5732"/>
    <w:rsid w:val="51AD1D19"/>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127CCD"/>
    <w:rsid w:val="675A84C2"/>
    <w:rsid w:val="67CD610C"/>
    <w:rsid w:val="6A1CED46"/>
    <w:rsid w:val="6AF4B7AD"/>
    <w:rsid w:val="6B6CA528"/>
    <w:rsid w:val="6BB8BDA7"/>
    <w:rsid w:val="6BC51F58"/>
    <w:rsid w:val="6CAA19FA"/>
    <w:rsid w:val="6D09AFC2"/>
    <w:rsid w:val="6D407278"/>
    <w:rsid w:val="6D53E1DA"/>
    <w:rsid w:val="6E776DB3"/>
    <w:rsid w:val="6EE9C512"/>
    <w:rsid w:val="6FB44F01"/>
    <w:rsid w:val="70125987"/>
    <w:rsid w:val="712DA350"/>
    <w:rsid w:val="7170D29C"/>
    <w:rsid w:val="722458E0"/>
    <w:rsid w:val="7306BEE6"/>
    <w:rsid w:val="73C6F265"/>
    <w:rsid w:val="74B9330C"/>
    <w:rsid w:val="7557E461"/>
    <w:rsid w:val="756F79F5"/>
    <w:rsid w:val="772D2BEE"/>
    <w:rsid w:val="7A7156FE"/>
    <w:rsid w:val="7BFEB2F4"/>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F9"/>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3717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3717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37179E"/>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37179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7BF8"/>
    <w:rsid w:val="001E2AC0"/>
    <w:rsid w:val="0024665A"/>
    <w:rsid w:val="00277029"/>
    <w:rsid w:val="002F13AB"/>
    <w:rsid w:val="003B38E0"/>
    <w:rsid w:val="004214D0"/>
    <w:rsid w:val="00465A25"/>
    <w:rsid w:val="004C209E"/>
    <w:rsid w:val="004C591E"/>
    <w:rsid w:val="005055C9"/>
    <w:rsid w:val="00523D82"/>
    <w:rsid w:val="005301CF"/>
    <w:rsid w:val="00617896"/>
    <w:rsid w:val="00633DBA"/>
    <w:rsid w:val="00730800"/>
    <w:rsid w:val="0077693D"/>
    <w:rsid w:val="007D5396"/>
    <w:rsid w:val="007E66CB"/>
    <w:rsid w:val="007F6529"/>
    <w:rsid w:val="00824C76"/>
    <w:rsid w:val="008C4978"/>
    <w:rsid w:val="00962A91"/>
    <w:rsid w:val="009A37F4"/>
    <w:rsid w:val="009F054D"/>
    <w:rsid w:val="00A64C82"/>
    <w:rsid w:val="00C11601"/>
    <w:rsid w:val="00C30190"/>
    <w:rsid w:val="00DF3A61"/>
    <w:rsid w:val="00DF51C9"/>
    <w:rsid w:val="00E87B28"/>
    <w:rsid w:val="00EC2E1E"/>
    <w:rsid w:val="00F4139B"/>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3759DFEE-A392-42B8-993F-EF19092DF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5168</Words>
  <Characters>27913</Characters>
  <Application>Microsoft Office Word</Application>
  <DocSecurity>0</DocSecurity>
  <Lines>232</Lines>
  <Paragraphs>66</Paragraphs>
  <ScaleCrop>false</ScaleCrop>
  <Company/>
  <LinksUpToDate>false</LinksUpToDate>
  <CharactersWithSpaces>33015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t318556</dc:creator>
  <cp:keywords/>
  <dc:description/>
  <cp:lastModifiedBy>Marcia Vilela Alves - GDACA</cp:lastModifiedBy>
  <cp:revision>257</cp:revision>
  <dcterms:created xsi:type="dcterms:W3CDTF">2026-08-07T17:17:00Z</dcterms:created>
  <dcterms:modified xsi:type="dcterms:W3CDTF">2026-09-29T19:13:00Z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