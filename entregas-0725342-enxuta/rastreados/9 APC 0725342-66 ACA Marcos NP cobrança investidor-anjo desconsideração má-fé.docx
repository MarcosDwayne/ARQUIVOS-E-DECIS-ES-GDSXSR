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6B7461C9" w14:textId="77777777" w:rsidTr="302A78A5">
        <w:tc>
          <w:tcPr>
            <w:tcW w:w="2822" w:type="dxa"/>
            <w:tcBorders>
              <w:top w:val="nil"/>
              <w:left w:val="nil"/>
              <w:bottom w:val="nil"/>
              <w:right w:val="nil"/>
            </w:tcBorders>
            <w:hideMark/>
          </w:tcPr>
          <w:p w14:paraId="12C48932" w14:textId="77777777" w:rsidR="00264107" w:rsidRDefault="00264107" w:rsidP="302A78A5">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7D622764">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302A78A5">
              <w:rPr>
                <w:rStyle w:val="eop"/>
                <w:rFonts w:ascii="Arial" w:hAnsi="Arial" w:cs="Arial"/>
                <w:sz w:val="28"/>
                <w:szCs w:val="28"/>
              </w:rPr>
              <w:t> </w:t>
            </w:r>
          </w:p>
        </w:tc>
        <w:tc>
          <w:tcPr>
            <w:tcW w:w="5682" w:type="dxa"/>
            <w:tcBorders>
              <w:top w:val="nil"/>
              <w:left w:val="nil"/>
              <w:bottom w:val="nil"/>
              <w:right w:val="nil"/>
            </w:tcBorders>
            <w:hideMark/>
          </w:tcPr>
          <w:p w14:paraId="18CFFBF6"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7E01DA10"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2817A5E1"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2E436B33" w14:textId="77777777" w:rsidR="00264107" w:rsidRDefault="00264107" w:rsidP="00DC4BB4">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6AD84930" w14:textId="77777777" w:rsidR="00B11149" w:rsidRDefault="00B11149"/>
    <w:tbl>
      <w:tblPr>
        <w:tblW w:w="8723" w:type="dxa"/>
        <w:tblLayout w:type="fixed"/>
        <w:tblLook w:val="0000" w:firstRow="0" w:lastRow="0" w:firstColumn="0" w:lastColumn="0" w:noHBand="0" w:noVBand="0"/>
      </w:tblPr>
      <w:tblGrid>
        <w:gridCol w:w="3686"/>
        <w:gridCol w:w="447"/>
        <w:gridCol w:w="4590"/>
      </w:tblGrid>
      <w:tr w:rsidR="00770E7F" w:rsidRPr="009F36E1" w14:paraId="41AF929A" w14:textId="77777777" w:rsidTr="21E019B6">
        <w:trPr>
          <w:cantSplit/>
          <w:trHeight w:val="397"/>
        </w:trPr>
        <w:tc>
          <w:tcPr>
            <w:tcW w:w="3686" w:type="dxa"/>
            <w:vAlign w:val="center"/>
          </w:tcPr>
          <w:p w14:paraId="067CA94E" w14:textId="77777777" w:rsidR="00770E7F" w:rsidRPr="009F36E1" w:rsidRDefault="00770E7F" w:rsidP="00DC4BB4">
            <w:pPr>
              <w:rPr>
                <w:rFonts w:ascii="Arial" w:hAnsi="Arial" w:cs="Arial"/>
                <w:sz w:val="28"/>
                <w:szCs w:val="28"/>
              </w:rPr>
            </w:pPr>
            <w:r w:rsidRPr="009F36E1">
              <w:rPr>
                <w:rFonts w:ascii="Arial" w:hAnsi="Arial" w:cs="Arial"/>
                <w:sz w:val="28"/>
                <w:szCs w:val="28"/>
              </w:rPr>
              <w:t>Órgão</w:t>
            </w:r>
          </w:p>
        </w:tc>
        <w:tc>
          <w:tcPr>
            <w:tcW w:w="447" w:type="dxa"/>
            <w:vAlign w:val="center"/>
          </w:tcPr>
          <w:p w14:paraId="7777DA58"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4C0046F9" w14:textId="77777777" w:rsidR="00770E7F" w:rsidRPr="009F36E1" w:rsidRDefault="00000000" w:rsidP="00DC4BB4">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3EB648B4" w14:textId="77777777" w:rsidTr="21E019B6">
        <w:trPr>
          <w:cantSplit/>
          <w:trHeight w:val="570"/>
        </w:trPr>
        <w:tc>
          <w:tcPr>
            <w:tcW w:w="3686" w:type="dxa"/>
            <w:vAlign w:val="center"/>
          </w:tcPr>
          <w:p w14:paraId="0797F71D" w14:textId="77777777" w:rsidR="00770E7F" w:rsidRPr="009F36E1" w:rsidRDefault="00770E7F" w:rsidP="00DC4BB4">
            <w:pPr>
              <w:rPr>
                <w:rFonts w:ascii="Arial" w:hAnsi="Arial" w:cs="Arial"/>
                <w:sz w:val="28"/>
                <w:szCs w:val="28"/>
              </w:rPr>
            </w:pPr>
            <w:r w:rsidRPr="009F36E1">
              <w:rPr>
                <w:rFonts w:ascii="Arial" w:hAnsi="Arial" w:cs="Arial"/>
                <w:sz w:val="28"/>
                <w:szCs w:val="28"/>
              </w:rPr>
              <w:t>Classe</w:t>
            </w:r>
          </w:p>
        </w:tc>
        <w:tc>
          <w:tcPr>
            <w:tcW w:w="447" w:type="dxa"/>
            <w:vAlign w:val="center"/>
          </w:tcPr>
          <w:p w14:paraId="6BEFCCDA"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6992C5AC" w14:textId="77777777" w:rsidR="00770E7F" w:rsidRPr="009F36E1" w:rsidRDefault="00F63CDB" w:rsidP="00DC4BB4">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50D45375" w14:textId="77777777" w:rsidTr="21E019B6">
        <w:trPr>
          <w:cantSplit/>
          <w:trHeight w:val="397"/>
        </w:trPr>
        <w:tc>
          <w:tcPr>
            <w:tcW w:w="3686" w:type="dxa"/>
            <w:vAlign w:val="center"/>
          </w:tcPr>
          <w:p w14:paraId="720FE679" w14:textId="77777777" w:rsidR="00770E7F" w:rsidRPr="009F36E1" w:rsidRDefault="00770E7F" w:rsidP="00DC4BB4">
            <w:pPr>
              <w:rPr>
                <w:rFonts w:ascii="Arial" w:hAnsi="Arial" w:cs="Arial"/>
                <w:sz w:val="28"/>
                <w:szCs w:val="28"/>
              </w:rPr>
            </w:pPr>
            <w:r w:rsidRPr="009F36E1">
              <w:rPr>
                <w:rFonts w:ascii="Arial" w:hAnsi="Arial" w:cs="Arial"/>
                <w:sz w:val="28"/>
                <w:szCs w:val="28"/>
              </w:rPr>
              <w:t>Processo nº</w:t>
            </w:r>
          </w:p>
        </w:tc>
        <w:tc>
          <w:tcPr>
            <w:tcW w:w="447" w:type="dxa"/>
            <w:vAlign w:val="center"/>
          </w:tcPr>
          <w:p w14:paraId="67099BED" w14:textId="77777777" w:rsidR="00770E7F" w:rsidRPr="009F36E1" w:rsidRDefault="00770E7F" w:rsidP="00DC4BB4">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6AFC98E" w14:textId="77777777" w:rsidR="00770E7F" w:rsidRPr="009F36E1" w:rsidRDefault="00770E7F" w:rsidP="00DC4BB4">
            <w:pPr>
              <w:ind w:right="-675"/>
              <w:rPr>
                <w:rFonts w:ascii="Arial" w:hAnsi="Arial" w:cs="Arial"/>
                <w:sz w:val="28"/>
                <w:szCs w:val="28"/>
              </w:rPr>
            </w:pPr>
            <w:r>
              <w:rPr>
                <w:rFonts w:ascii="Arial" w:hAnsi="Arial"/>
                <w:sz w:val="28"/>
              </w:rPr>
              <w:t>0725342-66.2025.8.07.0020</w:t>
            </w:r>
          </w:p>
        </w:tc>
      </w:tr>
      <w:tr w:rsidR="00770E7F" w:rsidRPr="009F36E1" w14:paraId="44BCE532" w14:textId="77777777" w:rsidTr="21E019B6">
        <w:trPr>
          <w:cantSplit/>
          <w:trHeight w:val="397"/>
        </w:trPr>
        <w:tc>
          <w:tcPr>
            <w:tcW w:w="3686" w:type="dxa"/>
            <w:vAlign w:val="center"/>
          </w:tcPr>
          <w:p w14:paraId="7C92878B" w14:textId="77777777" w:rsidR="00770E7F" w:rsidRPr="00F63CDB" w:rsidRDefault="00000000" w:rsidP="00DC4BB4">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1C66C9BF"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2E566DBE" w14:textId="77777777" w:rsidR="00770E7F" w:rsidRPr="009F36E1" w:rsidRDefault="00770E7F" w:rsidP="00DC4BB4">
            <w:pPr>
              <w:rPr>
                <w:rFonts w:ascii="Arial" w:hAnsi="Arial" w:cs="Arial"/>
                <w:sz w:val="28"/>
                <w:szCs w:val="28"/>
              </w:rPr>
            </w:pPr>
            <w:r>
              <w:rPr>
                <w:rFonts w:ascii="Arial" w:hAnsi="Arial"/>
                <w:sz w:val="28"/>
              </w:rPr>
              <w:t>GPS FACILITY E CONSTRUÇÃO LTDA e JOSÉ FÁBIO LEAL DE MOURA</w:t>
            </w:r>
          </w:p>
        </w:tc>
      </w:tr>
      <w:tr w:rsidR="00770E7F" w:rsidRPr="009F36E1" w14:paraId="15ABE949" w14:textId="77777777" w:rsidTr="21E019B6">
        <w:trPr>
          <w:cantSplit/>
          <w:trHeight w:val="397"/>
        </w:trPr>
        <w:tc>
          <w:tcPr>
            <w:tcW w:w="3686" w:type="dxa"/>
            <w:vAlign w:val="center"/>
          </w:tcPr>
          <w:p w14:paraId="1DB17A78" w14:textId="77777777"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3CB41620" w14:textId="77777777" w:rsidR="00770E7F" w:rsidRPr="009F36E1" w:rsidRDefault="00770E7F" w:rsidP="00DC4BB4">
            <w:pPr>
              <w:rPr>
                <w:rFonts w:ascii="Arial" w:hAnsi="Arial" w:cs="Arial"/>
                <w:sz w:val="28"/>
                <w:szCs w:val="28"/>
              </w:rPr>
            </w:pPr>
            <w:r w:rsidRPr="009F36E1">
              <w:rPr>
                <w:rFonts w:ascii="Arial" w:hAnsi="Arial" w:cs="Arial"/>
                <w:sz w:val="28"/>
                <w:szCs w:val="28"/>
              </w:rPr>
              <w:t>:</w:t>
            </w:r>
          </w:p>
        </w:tc>
        <w:tc>
          <w:tcPr>
            <w:tcW w:w="4590" w:type="dxa"/>
            <w:vAlign w:val="center"/>
          </w:tcPr>
          <w:p w14:paraId="63C19CDE" w14:textId="77777777" w:rsidR="00770E7F" w:rsidRPr="009F36E1" w:rsidRDefault="00770E7F" w:rsidP="00DC4BB4">
            <w:pPr>
              <w:ind w:right="-74"/>
              <w:rPr>
                <w:rFonts w:ascii="Arial" w:hAnsi="Arial" w:cs="Arial"/>
                <w:sz w:val="28"/>
                <w:szCs w:val="28"/>
              </w:rPr>
            </w:pPr>
            <w:r>
              <w:rPr>
                <w:rFonts w:ascii="Arial" w:hAnsi="Arial"/>
                <w:sz w:val="28"/>
              </w:rPr>
              <w:t>RÁVILA GRASIELLE DE ARAÚJO GONÇALVES</w:t>
            </w:r>
          </w:p>
        </w:tc>
      </w:tr>
      <w:tr w:rsidR="00770E7F" w:rsidRPr="009F36E1" w14:paraId="5A66AE68" w14:textId="77777777" w:rsidTr="21E019B6">
        <w:trPr>
          <w:cantSplit/>
          <w:trHeight w:val="397"/>
        </w:trPr>
        <w:tc>
          <w:tcPr>
            <w:tcW w:w="3686" w:type="dxa"/>
            <w:vAlign w:val="center"/>
          </w:tcPr>
          <w:p w14:paraId="7F2159ED" w14:textId="77777777" w:rsidR="00770E7F" w:rsidRPr="009F36E1" w:rsidRDefault="00770E7F" w:rsidP="00DC4BB4">
            <w:pPr>
              <w:rPr>
                <w:rFonts w:ascii="Arial" w:hAnsi="Arial" w:cs="Arial"/>
                <w:sz w:val="28"/>
                <w:szCs w:val="28"/>
              </w:rPr>
            </w:pPr>
            <w:r w:rsidRPr="009F36E1">
              <w:rPr>
                <w:rFonts w:ascii="Arial" w:hAnsi="Arial" w:cs="Arial"/>
                <w:sz w:val="28"/>
                <w:szCs w:val="28"/>
              </w:rPr>
              <w:t>Relator(a)</w:t>
            </w:r>
          </w:p>
        </w:tc>
        <w:tc>
          <w:tcPr>
            <w:tcW w:w="447" w:type="dxa"/>
            <w:vAlign w:val="center"/>
          </w:tcPr>
          <w:p w14:paraId="3D83D315" w14:textId="77777777" w:rsidR="00770E7F" w:rsidRPr="009F36E1" w:rsidRDefault="00770E7F" w:rsidP="00DC4BB4">
            <w:pPr>
              <w:ind w:right="-11"/>
              <w:rPr>
                <w:rFonts w:ascii="Arial" w:hAnsi="Arial" w:cs="Arial"/>
                <w:sz w:val="28"/>
                <w:szCs w:val="28"/>
              </w:rPr>
            </w:pPr>
            <w:r w:rsidRPr="009F36E1">
              <w:rPr>
                <w:rFonts w:ascii="Arial" w:hAnsi="Arial" w:cs="Arial"/>
                <w:sz w:val="28"/>
                <w:szCs w:val="28"/>
              </w:rPr>
              <w:t>:</w:t>
            </w:r>
          </w:p>
        </w:tc>
        <w:tc>
          <w:tcPr>
            <w:tcW w:w="4590" w:type="dxa"/>
            <w:vAlign w:val="center"/>
          </w:tcPr>
          <w:p w14:paraId="05459B62" w14:textId="77777777" w:rsidR="00770E7F" w:rsidRPr="009F36E1" w:rsidRDefault="00770E7F" w:rsidP="00DC4BB4">
            <w:pPr>
              <w:rPr>
                <w:rFonts w:ascii="Arial" w:hAnsi="Arial" w:cs="Arial"/>
                <w:b/>
                <w:sz w:val="28"/>
                <w:szCs w:val="28"/>
              </w:rPr>
            </w:pPr>
            <w:r w:rsidRPr="009F36E1">
              <w:rPr>
                <w:rFonts w:ascii="Arial" w:hAnsi="Arial" w:cs="Arial"/>
                <w:b/>
                <w:bCs/>
                <w:sz w:val="28"/>
                <w:szCs w:val="28"/>
              </w:rPr>
              <w:t>Des. Sérgio Rocha</w:t>
            </w:r>
          </w:p>
        </w:tc>
      </w:tr>
    </w:tbl>
    <w:p w14:paraId="303DA147" w14:textId="77777777" w:rsidR="00B11149" w:rsidRDefault="00B11149">
      <w:pPr>
        <w:spacing w:line="360" w:lineRule="auto"/>
      </w:pPr>
    </w:p>
    <w:p w14:paraId="6A2EFC0E" w14:textId="3EDBFC28" w:rsidR="00B11149" w:rsidRDefault="000909E3" w:rsidP="00B802B2">
      <w:pPr>
        <w:pStyle w:val="Ttulos"/>
      </w:pPr>
      <w:r>
        <w:t>EMENTA</w:t>
      </w:r>
    </w:p>
    <w:p w14:paraId="278883F2" w14:textId="6B99C4EB" w:rsidR="00B11149" w:rsidRDefault="004A23A4" w:rsidP="007740BA">
      <w:pPr>
        <w:spacing w:after="0" w:line="360" w:lineRule="auto"/>
        <w:jc w:val="both"/>
      </w:pPr>
      <w:commentRangeStart w:id="1"/>
      <w:commentRangeStart w:id="2"/>
      <w:r>
        <w:rPr>
          <w:rFonts w:ascii="Arial" w:hAnsi="Arial"/>
          <w:caps/>
          <w:sz w:val="28"/>
          <w:szCs w:val="28"/>
        </w:rPr>
        <w:t xml:space="preserve">APELAÇÃO CÍVEL. </w:t>
      </w:r>
      <w:commentRangeEnd w:id="2"/>
      <w:r w:rsidR="00B802B2">
        <w:rPr>
          <w:rStyle w:val="Refdecomentrio"/>
          <w:rFonts w:ascii="Arial" w:hAnsi="Arial"/>
          <w:caps/>
          <w:sz w:val="28"/>
          <w:szCs w:val="28"/>
        </w:rPr>
        <w:commentReference w:id="2"/>
      </w:r>
      <w:commentRangeEnd w:id="1"/>
      <w:r w:rsidR="00B802B2">
        <w:rPr>
          <w:rStyle w:val="Refdecomentrio"/>
          <w:rFonts w:ascii="Arial" w:hAnsi="Arial"/>
          <w:caps/>
          <w:sz w:val="28"/>
          <w:szCs w:val="28"/>
        </w:rPr>
        <w:commentReference w:id="1"/>
      </w:r>
      <w:r>
        <w:rPr>
          <w:rFonts w:ascii="Arial" w:hAnsi="Arial"/>
          <w:caps/>
          <w:sz w:val="28"/>
          <w:szCs w:val="28"/>
        </w:rPr>
        <w:t xml:space="preserve">Direito civil, empresarial, do consumidor e processual civil. Ação de cobrança. EFEITO SUSPENSIVO </w:t>
      </w:r>
      <w:r>
        <w:rPr>
          <w:rFonts w:ascii="Arial" w:hAnsi="Arial"/>
          <w:i/>
          <w:caps/>
          <w:sz w:val="28"/>
          <w:szCs w:val="28"/>
        </w:rPr>
        <w:t>OPE LEGIS</w:t>
      </w:r>
      <w:r>
        <w:rPr>
          <w:rFonts w:ascii="Arial" w:hAnsi="Arial"/>
          <w:caps/>
          <w:sz w:val="28"/>
          <w:szCs w:val="28"/>
        </w:rPr>
        <w:t xml:space="preserve">. PRELIMINARES. Inovação recursal. ACOLHIDA EM PARTE. AUSÊNCIA DE FUNDAMENTAÇÃO DA SENTENÇA. REJEITADA. Contrato de investidor-anjo. Distrato. Mútuo civil. Relação de consumo. Desconsideração da personalidade jurídica. Garantidor solidário. Juros moratórios convencionados. Litigância de má-fé. CONFIGURADA. RECURSO </w:t>
      </w:r>
      <w:r>
        <w:rPr>
          <w:rFonts w:ascii="Arial" w:hAnsi="Arial"/>
          <w:caps/>
          <w:color w:val="808080"/>
          <w:sz w:val="28"/>
          <w:szCs w:val="28"/>
        </w:rPr>
        <w:t xml:space="preserve">PARCIALMENTE </w:t>
      </w:r>
      <w:r>
        <w:rPr>
          <w:rFonts w:ascii="Arial" w:hAnsi="Arial"/>
          <w:caps/>
          <w:sz w:val="28"/>
          <w:szCs w:val="28"/>
        </w:rPr>
        <w:t xml:space="preserve">CONHECIDO </w:t>
      </w:r>
      <w:r>
        <w:rPr>
          <w:rFonts w:ascii="Arial" w:hAnsi="Arial"/>
          <w:caps/>
          <w:color w:val="808080"/>
          <w:sz w:val="28"/>
          <w:szCs w:val="28"/>
        </w:rPr>
        <w:t>E,</w:t>
      </w:r>
      <w:r>
        <w:rPr>
          <w:rFonts w:ascii="Arial" w:hAnsi="Arial"/>
          <w:caps/>
          <w:sz w:val="28"/>
          <w:szCs w:val="28"/>
        </w:rPr>
        <w:t xml:space="preserve"> </w:t>
      </w:r>
      <w:r>
        <w:rPr>
          <w:rFonts w:ascii="Arial" w:hAnsi="Arial"/>
          <w:caps/>
          <w:color w:val="808080"/>
          <w:sz w:val="28"/>
          <w:szCs w:val="28"/>
        </w:rPr>
        <w:t>NESSA</w:t>
      </w:r>
      <w:r>
        <w:rPr>
          <w:rFonts w:ascii="Arial" w:hAnsi="Arial"/>
          <w:caps/>
          <w:sz w:val="28"/>
          <w:szCs w:val="28"/>
        </w:rPr>
        <w:t xml:space="preserve"> </w:t>
      </w:r>
      <w:r>
        <w:rPr>
          <w:rFonts w:ascii="Arial" w:hAnsi="Arial"/>
          <w:caps/>
          <w:color w:val="808080"/>
          <w:sz w:val="28"/>
          <w:szCs w:val="28"/>
        </w:rPr>
        <w:t>EXTENSÃO,</w:t>
      </w:r>
      <w:r>
        <w:rPr>
          <w:rFonts w:ascii="Arial" w:hAnsi="Arial"/>
          <w:caps/>
          <w:sz w:val="28"/>
          <w:szCs w:val="28"/>
        </w:rPr>
        <w:t xml:space="preserve"> NÃO PROVIDO.</w:t>
      </w:r>
    </w:p>
    <w:p w14:paraId="3B3AB31B" w14:textId="77777777" w:rsidR="00B11149" w:rsidRDefault="000909E3" w:rsidP="007740BA">
      <w:pPr>
        <w:spacing w:after="0" w:line="360" w:lineRule="auto"/>
        <w:jc w:val="both"/>
      </w:pPr>
      <w:r>
        <w:rPr>
          <w:rFonts w:ascii="Arial" w:hAnsi="Arial"/>
          <w:b/>
          <w:sz w:val="28"/>
        </w:rPr>
        <w:t>I. Caso em exame</w:t>
      </w:r>
    </w:p>
    <w:p w14:paraId="55F5E4A1" w14:textId="01EE4309" w:rsidR="00B11149" w:rsidRDefault="000909E3" w:rsidP="007740BA">
      <w:pPr>
        <w:spacing w:after="0" w:line="360" w:lineRule="auto"/>
        <w:jc w:val="both"/>
      </w:pPr>
      <w:commentRangeStart w:id="3"/>
      <w:r>
        <w:rPr>
          <w:rFonts w:ascii="Arial" w:hAnsi="Arial"/>
          <w:sz w:val="28"/>
        </w:rPr>
        <w:t xml:space="preserve">1. Ação de cobrança cumulada com desconsideração da personalidade jurídica proposta por </w:t>
      </w:r>
      <w:commentRangeEnd w:id="3"/>
      <w:r w:rsidR="00B802B2">
        <w:rPr>
          <w:rStyle w:val="Refdecomentrio"/>
          <w:rFonts w:ascii="Arial" w:hAnsi="Arial"/>
          <w:color w:val="808080"/>
          <w:sz w:val="28"/>
          <w:szCs w:val="22"/>
        </w:rPr>
        <w:commentReference w:id="3"/>
      </w:r>
      <w:r>
        <w:rPr>
          <w:rFonts w:ascii="Arial" w:hAnsi="Arial"/>
          <w:color w:val="808080"/>
          <w:sz w:val="28"/>
        </w:rPr>
        <w:t>professora</w:t>
      </w:r>
      <w:r>
        <w:rPr>
          <w:rFonts w:ascii="Arial" w:hAnsi="Arial"/>
          <w:sz w:val="28"/>
        </w:rPr>
        <w:t xml:space="preserve"> contra GPS Facility e Construção Ltda e seu sócio, </w:t>
      </w:r>
      <w:r>
        <w:rPr>
          <w:rFonts w:ascii="Arial" w:hAnsi="Arial"/>
          <w:color w:val="808080"/>
          <w:sz w:val="28"/>
        </w:rPr>
        <w:t xml:space="preserve">pessoa natural, </w:t>
      </w:r>
      <w:r>
        <w:rPr>
          <w:rFonts w:ascii="Arial" w:hAnsi="Arial"/>
          <w:sz w:val="28"/>
        </w:rPr>
        <w:t xml:space="preserve">visando ao recebimento </w:t>
      </w:r>
      <w:r>
        <w:rPr>
          <w:rFonts w:ascii="Arial" w:hAnsi="Arial"/>
          <w:color w:val="808080"/>
          <w:sz w:val="28"/>
        </w:rPr>
        <w:lastRenderedPageBreak/>
        <w:t>dos</w:t>
      </w:r>
      <w:r>
        <w:rPr>
          <w:rFonts w:ascii="Arial" w:hAnsi="Arial"/>
          <w:sz w:val="28"/>
        </w:rPr>
        <w:t xml:space="preserve"> </w:t>
      </w:r>
      <w:r>
        <w:rPr>
          <w:rFonts w:ascii="Arial" w:hAnsi="Arial"/>
          <w:color w:val="808080"/>
          <w:sz w:val="28"/>
        </w:rPr>
        <w:t>valores</w:t>
      </w:r>
      <w:r>
        <w:rPr>
          <w:rFonts w:ascii="Arial" w:hAnsi="Arial"/>
          <w:sz w:val="28"/>
        </w:rPr>
        <w:t xml:space="preserve"> com base em instrumento no modelo de cédula de crédito bancário que formalizou a restituição de aportes feitos por contratos de investidor-anjo distratados</w:t>
      </w:r>
      <w:r>
        <w:rPr>
          <w:rFonts w:ascii="Arial" w:hAnsi="Arial"/>
          <w:color w:val="808080"/>
          <w:sz w:val="28"/>
        </w:rPr>
        <w:t xml:space="preserve"> (R$ 159</w:t>
      </w:r>
      <w:r>
        <w:rPr>
          <w:rFonts w:ascii="Arial" w:hAnsi="Arial"/>
          <w:sz w:val="28"/>
        </w:rPr>
        <w:t>.</w:t>
      </w:r>
      <w:r>
        <w:rPr>
          <w:rFonts w:ascii="Arial" w:hAnsi="Arial"/>
          <w:color w:val="808080"/>
          <w:sz w:val="28"/>
        </w:rPr>
        <w:t>852,29).</w:t>
      </w:r>
    </w:p>
    <w:p w14:paraId="5550DBD0" w14:textId="77777777" w:rsidR="00B11149" w:rsidRDefault="000909E3" w:rsidP="007740BA">
      <w:pPr>
        <w:spacing w:after="0" w:line="360" w:lineRule="auto"/>
        <w:jc w:val="both"/>
      </w:pPr>
      <w:r>
        <w:rPr>
          <w:rFonts w:ascii="Arial" w:hAnsi="Arial"/>
          <w:sz w:val="28"/>
        </w:rPr>
        <w:t>2. A sentença julgou parcialmente procedentes os pedidos para desconsiderar a personalidade jurídica da sociedade, condenar os réus, solidariamente, à restituição de R$ 146.500,00, deduzidos R$ 7.325,00, com juros de mora de 1% ao mês, multa contratual de 2% e correção pelo IPCA, e aplicar multa por litigância de má-fé de 5% do valor atualizado da causa.</w:t>
      </w:r>
    </w:p>
    <w:p w14:paraId="1A0DA6E9" w14:textId="26ECFFC2" w:rsidR="00B11149" w:rsidRDefault="000909E3" w:rsidP="007740BA">
      <w:pPr>
        <w:spacing w:after="0" w:line="360" w:lineRule="auto"/>
        <w:jc w:val="both"/>
      </w:pPr>
      <w:r>
        <w:rPr>
          <w:rFonts w:ascii="Arial" w:hAnsi="Arial"/>
          <w:sz w:val="28"/>
        </w:rPr>
        <w:t>3. Os réus apelaram,</w:t>
      </w:r>
      <w:r w:rsidR="00CC3085">
        <w:rPr>
          <w:rFonts w:ascii="Arial" w:hAnsi="Arial"/>
          <w:sz w:val="28"/>
        </w:rPr>
        <w:t xml:space="preserve"> </w:t>
      </w:r>
      <w:r w:rsidR="001C0EC6">
        <w:rPr>
          <w:rFonts w:ascii="Arial" w:hAnsi="Arial"/>
          <w:sz w:val="28"/>
        </w:rPr>
        <w:t>requerendo efeito suspensivo</w:t>
      </w:r>
      <w:r w:rsidR="00F70DFF">
        <w:rPr>
          <w:rFonts w:ascii="Arial" w:hAnsi="Arial"/>
          <w:sz w:val="28"/>
        </w:rPr>
        <w:t>.</w:t>
      </w:r>
      <w:r>
        <w:rPr>
          <w:rFonts w:ascii="Arial" w:hAnsi="Arial"/>
          <w:sz w:val="28"/>
        </w:rPr>
        <w:t xml:space="preserve"> </w:t>
      </w:r>
      <w:r w:rsidR="00F70DFF">
        <w:rPr>
          <w:rFonts w:ascii="Arial" w:hAnsi="Arial"/>
          <w:sz w:val="28"/>
        </w:rPr>
        <w:t>Suscitam, em preliminar</w:t>
      </w:r>
      <w:r w:rsidR="003B2F36">
        <w:rPr>
          <w:rFonts w:ascii="Arial" w:hAnsi="Arial"/>
          <w:sz w:val="28"/>
        </w:rPr>
        <w:t>,</w:t>
      </w:r>
      <w:r>
        <w:rPr>
          <w:rFonts w:ascii="Arial" w:hAnsi="Arial"/>
          <w:sz w:val="28"/>
        </w:rPr>
        <w:t xml:space="preserve"> </w:t>
      </w:r>
      <w:r w:rsidR="005D75B4">
        <w:rPr>
          <w:rFonts w:ascii="Arial" w:hAnsi="Arial"/>
          <w:sz w:val="28"/>
        </w:rPr>
        <w:t xml:space="preserve">a </w:t>
      </w:r>
      <w:r>
        <w:rPr>
          <w:rFonts w:ascii="Arial" w:hAnsi="Arial"/>
          <w:sz w:val="28"/>
        </w:rPr>
        <w:t>nulidade da sentença por deficiência de fundamentação</w:t>
      </w:r>
      <w:r w:rsidR="003B2F36">
        <w:rPr>
          <w:rFonts w:ascii="Arial" w:hAnsi="Arial"/>
          <w:sz w:val="28"/>
        </w:rPr>
        <w:t>. No mérito, alegam a:</w:t>
      </w:r>
      <w:r>
        <w:rPr>
          <w:rFonts w:ascii="Arial" w:hAnsi="Arial"/>
          <w:sz w:val="28"/>
        </w:rPr>
        <w:t xml:space="preserve"> (i) natureza de investimento-anjo da relação e inaplicabilidade do CDC; (ii) ausência dos requisitos da desconsideração; (i</w:t>
      </w:r>
      <w:r w:rsidR="003B2F36">
        <w:rPr>
          <w:rFonts w:ascii="Arial" w:hAnsi="Arial"/>
          <w:sz w:val="28"/>
        </w:rPr>
        <w:t>ii</w:t>
      </w:r>
      <w:r>
        <w:rPr>
          <w:rFonts w:ascii="Arial" w:hAnsi="Arial"/>
          <w:sz w:val="28"/>
        </w:rPr>
        <w:t>) dedução de pagamento de R$ 5.325,00 e adequação dos encargos à Lei 14.905/2024; e (</w:t>
      </w:r>
      <w:r w:rsidR="003B2F36">
        <w:rPr>
          <w:rFonts w:ascii="Arial" w:hAnsi="Arial"/>
          <w:sz w:val="28"/>
        </w:rPr>
        <w:t>i</w:t>
      </w:r>
      <w:r>
        <w:rPr>
          <w:rFonts w:ascii="Arial" w:hAnsi="Arial"/>
          <w:sz w:val="28"/>
        </w:rPr>
        <w:t>v) inexistência de dolo processual. Em contrarrazões, a autora suscitou inovação recursal.</w:t>
      </w:r>
    </w:p>
    <w:p w14:paraId="18C90526" w14:textId="77777777" w:rsidR="00B11149" w:rsidRDefault="000909E3" w:rsidP="007740BA">
      <w:pPr>
        <w:spacing w:after="0" w:line="360" w:lineRule="auto"/>
        <w:jc w:val="both"/>
      </w:pPr>
      <w:r>
        <w:rPr>
          <w:rFonts w:ascii="Arial" w:hAnsi="Arial"/>
          <w:b/>
          <w:sz w:val="28"/>
        </w:rPr>
        <w:t>II. Questão em discussão</w:t>
      </w:r>
    </w:p>
    <w:p w14:paraId="72D747BC" w14:textId="13D12F5F" w:rsidR="00B11149" w:rsidRDefault="000909E3" w:rsidP="007740BA">
      <w:pPr>
        <w:spacing w:after="0" w:line="360" w:lineRule="auto"/>
        <w:jc w:val="both"/>
      </w:pPr>
      <w:r>
        <w:rPr>
          <w:rFonts w:ascii="Arial" w:hAnsi="Arial"/>
          <w:sz w:val="28"/>
        </w:rPr>
        <w:t xml:space="preserve">4. Há </w:t>
      </w:r>
      <w:r w:rsidR="000B4F64">
        <w:rPr>
          <w:rFonts w:ascii="Arial" w:hAnsi="Arial"/>
          <w:sz w:val="28"/>
        </w:rPr>
        <w:t>sete</w:t>
      </w:r>
      <w:r>
        <w:rPr>
          <w:rFonts w:ascii="Arial" w:hAnsi="Arial"/>
          <w:sz w:val="28"/>
        </w:rPr>
        <w:t xml:space="preserve"> questões em discussão: (i) </w:t>
      </w:r>
      <w:r w:rsidR="00CF4254">
        <w:rPr>
          <w:rFonts w:ascii="Arial" w:hAnsi="Arial"/>
          <w:sz w:val="28"/>
        </w:rPr>
        <w:t xml:space="preserve">examinar </w:t>
      </w:r>
      <w:r w:rsidR="00C31EDF">
        <w:rPr>
          <w:rFonts w:ascii="Arial" w:hAnsi="Arial"/>
          <w:sz w:val="28"/>
        </w:rPr>
        <w:t>o pedido de efeito suspensivo; (ii)</w:t>
      </w:r>
      <w:r w:rsidR="00467E2A">
        <w:rPr>
          <w:rFonts w:ascii="Arial" w:hAnsi="Arial"/>
          <w:sz w:val="28"/>
        </w:rPr>
        <w:t xml:space="preserve"> </w:t>
      </w:r>
      <w:r w:rsidR="00657A8C">
        <w:rPr>
          <w:rFonts w:ascii="Arial" w:hAnsi="Arial"/>
          <w:sz w:val="28"/>
        </w:rPr>
        <w:t>averiguar se houve inovação recursal</w:t>
      </w:r>
      <w:r w:rsidR="00CC3737">
        <w:rPr>
          <w:rFonts w:ascii="Arial" w:hAnsi="Arial"/>
          <w:sz w:val="28"/>
        </w:rPr>
        <w:t>;</w:t>
      </w:r>
      <w:r w:rsidR="00657A8C">
        <w:rPr>
          <w:rFonts w:ascii="Arial" w:hAnsi="Arial"/>
          <w:sz w:val="28"/>
        </w:rPr>
        <w:t xml:space="preserve"> </w:t>
      </w:r>
      <w:r w:rsidR="0014730E">
        <w:rPr>
          <w:rFonts w:ascii="Arial" w:hAnsi="Arial"/>
          <w:sz w:val="28"/>
        </w:rPr>
        <w:t>(ii</w:t>
      </w:r>
      <w:r w:rsidR="00467E2A">
        <w:rPr>
          <w:rFonts w:ascii="Arial" w:hAnsi="Arial"/>
          <w:sz w:val="28"/>
        </w:rPr>
        <w:t>i</w:t>
      </w:r>
      <w:r w:rsidR="0014730E">
        <w:rPr>
          <w:rFonts w:ascii="Arial" w:hAnsi="Arial"/>
          <w:sz w:val="28"/>
        </w:rPr>
        <w:t xml:space="preserve">) </w:t>
      </w:r>
      <w:r>
        <w:rPr>
          <w:rFonts w:ascii="Arial" w:hAnsi="Arial"/>
          <w:sz w:val="28"/>
        </w:rPr>
        <w:t>saber se a sentença é nula por deficiência de fundamentação; (i</w:t>
      </w:r>
      <w:r w:rsidR="00467E2A">
        <w:rPr>
          <w:rFonts w:ascii="Arial" w:hAnsi="Arial"/>
          <w:sz w:val="28"/>
        </w:rPr>
        <w:t>v</w:t>
      </w:r>
      <w:r>
        <w:rPr>
          <w:rFonts w:ascii="Arial" w:hAnsi="Arial"/>
          <w:sz w:val="28"/>
        </w:rPr>
        <w:t xml:space="preserve">) </w:t>
      </w:r>
      <w:r w:rsidR="00BE3CCA">
        <w:rPr>
          <w:rFonts w:ascii="Arial" w:hAnsi="Arial"/>
          <w:sz w:val="28"/>
        </w:rPr>
        <w:t>analisar</w:t>
      </w:r>
      <w:r>
        <w:rPr>
          <w:rFonts w:ascii="Arial" w:hAnsi="Arial"/>
          <w:sz w:val="28"/>
        </w:rPr>
        <w:t xml:space="preserve"> se a obrigação cobrada está sujeita ao risco próprio do investimento-anjo e se incide o CDC; (</w:t>
      </w:r>
      <w:r w:rsidR="0014730E">
        <w:rPr>
          <w:rFonts w:ascii="Arial" w:hAnsi="Arial"/>
          <w:sz w:val="28"/>
        </w:rPr>
        <w:t>v</w:t>
      </w:r>
      <w:r>
        <w:rPr>
          <w:rFonts w:ascii="Arial" w:hAnsi="Arial"/>
          <w:sz w:val="28"/>
        </w:rPr>
        <w:t xml:space="preserve">) </w:t>
      </w:r>
      <w:r w:rsidR="00BE3CCA">
        <w:rPr>
          <w:rFonts w:ascii="Arial" w:hAnsi="Arial"/>
          <w:sz w:val="28"/>
        </w:rPr>
        <w:t>verificar</w:t>
      </w:r>
      <w:r>
        <w:rPr>
          <w:rFonts w:ascii="Arial" w:hAnsi="Arial"/>
          <w:sz w:val="28"/>
        </w:rPr>
        <w:t xml:space="preserve"> se estão presentes os requisitos da desconsideração da personalidade jurídica; (v</w:t>
      </w:r>
      <w:r w:rsidR="00467E2A">
        <w:rPr>
          <w:rFonts w:ascii="Arial" w:hAnsi="Arial"/>
          <w:sz w:val="28"/>
        </w:rPr>
        <w:t>i</w:t>
      </w:r>
      <w:r>
        <w:rPr>
          <w:rFonts w:ascii="Arial" w:hAnsi="Arial"/>
          <w:sz w:val="28"/>
        </w:rPr>
        <w:t xml:space="preserve">) </w:t>
      </w:r>
      <w:r w:rsidR="00BE3CCA">
        <w:rPr>
          <w:rFonts w:ascii="Arial" w:hAnsi="Arial"/>
          <w:sz w:val="28"/>
        </w:rPr>
        <w:t>estabelecer</w:t>
      </w:r>
      <w:r>
        <w:rPr>
          <w:rFonts w:ascii="Arial" w:hAnsi="Arial"/>
          <w:sz w:val="28"/>
        </w:rPr>
        <w:t xml:space="preserve"> se deve ser deduzido o pagamento de R$ 5.325,00 e se os encargos contrariam a Lei 14.905/2024; e (v</w:t>
      </w:r>
      <w:r w:rsidR="0014730E">
        <w:rPr>
          <w:rFonts w:ascii="Arial" w:hAnsi="Arial"/>
          <w:sz w:val="28"/>
        </w:rPr>
        <w:t>i</w:t>
      </w:r>
      <w:r w:rsidR="00467E2A">
        <w:rPr>
          <w:rFonts w:ascii="Arial" w:hAnsi="Arial"/>
          <w:sz w:val="28"/>
        </w:rPr>
        <w:t>i</w:t>
      </w:r>
      <w:r>
        <w:rPr>
          <w:rFonts w:ascii="Arial" w:hAnsi="Arial"/>
          <w:sz w:val="28"/>
        </w:rPr>
        <w:t xml:space="preserve">) </w:t>
      </w:r>
      <w:r w:rsidR="00C40CD0">
        <w:rPr>
          <w:rFonts w:ascii="Arial" w:hAnsi="Arial"/>
          <w:sz w:val="28"/>
        </w:rPr>
        <w:t>definir</w:t>
      </w:r>
      <w:r>
        <w:rPr>
          <w:rFonts w:ascii="Arial" w:hAnsi="Arial"/>
          <w:sz w:val="28"/>
        </w:rPr>
        <w:t xml:space="preserve"> se a apresentação de pagamentos dos contratos extintos como amortização da dívida caracteriza litigância de má-fé.</w:t>
      </w:r>
    </w:p>
    <w:p w14:paraId="47E7FBB2" w14:textId="77777777" w:rsidR="00B11149" w:rsidRDefault="000909E3" w:rsidP="007740BA">
      <w:pPr>
        <w:spacing w:after="0" w:line="360" w:lineRule="auto"/>
        <w:jc w:val="both"/>
      </w:pPr>
      <w:r>
        <w:rPr>
          <w:rFonts w:ascii="Arial" w:hAnsi="Arial"/>
          <w:b/>
          <w:sz w:val="28"/>
        </w:rPr>
        <w:t>III. Razões de decidir</w:t>
      </w:r>
    </w:p>
    <w:p w14:paraId="62E38A13" w14:textId="01C6DDAE" w:rsidR="00723372" w:rsidRDefault="008B197A" w:rsidP="007740BA">
      <w:pPr>
        <w:spacing w:after="0" w:line="360" w:lineRule="auto"/>
        <w:jc w:val="both"/>
        <w:rPr>
          <w:rFonts w:ascii="Arial" w:hAnsi="Arial"/>
          <w:sz w:val="28"/>
        </w:rPr>
      </w:pPr>
      <w:commentRangeStart w:id="4"/>
      <w:commentRangeStart w:id="39"/>
      <w:r>
        <w:rPr>
          <w:rFonts w:ascii="Arial" w:hAnsi="Arial"/>
          <w:sz w:val="28"/>
        </w:rPr>
        <w:t xml:space="preserve">5. </w:t>
      </w:r>
      <w:commentRangeEnd w:id="39"/>
      <w:r>
        <w:rPr>
          <w:rStyle w:val="CommentReference"/>
        </w:rPr>
        <w:commentReference w:id="39"/>
      </w:r>
      <w:r>
        <w:rPr>
          <w:rFonts w:ascii="Arial" w:hAnsi="Arial"/>
          <w:color w:val="808080"/>
          <w:sz w:val="28"/>
        </w:rPr>
        <w:t xml:space="preserve">A</w:t>
      </w:r>
      <w:r>
        <w:rPr>
          <w:rFonts w:ascii="Arial" w:hAnsi="Arial"/>
          <w:sz w:val="28"/>
        </w:rPr>
        <w:t xml:space="preserve"> </w:t>
      </w:r>
      <w:r>
        <w:rPr>
          <w:rFonts w:ascii="Arial" w:hAnsi="Arial"/>
          <w:color w:val="808080"/>
          <w:sz w:val="28"/>
        </w:rPr>
        <w:t xml:space="preserve">apelação</w:t>
      </w:r>
      <w:r>
        <w:rPr>
          <w:rFonts w:ascii="Arial" w:hAnsi="Arial"/>
          <w:sz w:val="28"/>
        </w:rPr>
        <w:t xml:space="preserve"> </w:t>
      </w:r>
      <w:r>
        <w:rPr>
          <w:rFonts w:ascii="Arial" w:hAnsi="Arial"/>
          <w:color w:val="808080"/>
          <w:sz w:val="28"/>
        </w:rPr>
        <w:t xml:space="preserve">tem</w:t>
      </w:r>
      <w:r>
        <w:rPr>
          <w:rFonts w:ascii="Arial" w:hAnsi="Arial"/>
          <w:sz w:val="28"/>
        </w:rPr>
        <w:t xml:space="preserve"> efeito suspensivo </w:t>
      </w:r>
      <w:r>
        <w:rPr>
          <w:rFonts w:ascii="Arial" w:hAnsi="Arial"/>
          <w:color w:val="808080"/>
          <w:sz w:val="28"/>
        </w:rPr>
        <w:t xml:space="preserve">por</w:t>
      </w:r>
      <w:r>
        <w:rPr>
          <w:rFonts w:ascii="Arial" w:hAnsi="Arial"/>
          <w:sz w:val="28"/>
        </w:rPr>
        <w:t xml:space="preserve"> </w:t>
      </w:r>
      <w:r>
        <w:rPr>
          <w:rFonts w:ascii="Arial" w:hAnsi="Arial"/>
          <w:color w:val="808080"/>
          <w:sz w:val="28"/>
        </w:rPr>
        <w:t xml:space="preserve">força</w:t>
      </w:r>
      <w:r>
        <w:rPr>
          <w:rFonts w:ascii="Arial" w:hAnsi="Arial"/>
          <w:sz w:val="28"/>
        </w:rPr>
        <w:t xml:space="preserve"> </w:t>
      </w:r>
      <w:r>
        <w:rPr>
          <w:rFonts w:ascii="Arial" w:hAnsi="Arial"/>
          <w:color w:val="808080"/>
          <w:sz w:val="28"/>
        </w:rPr>
        <w:t xml:space="preserve">de</w:t>
      </w:r>
      <w:r>
        <w:rPr>
          <w:rFonts w:ascii="Arial" w:hAnsi="Arial"/>
          <w:sz w:val="28"/>
        </w:rPr>
        <w:t xml:space="preserve"> lei (CPC 1.012 </w:t>
      </w:r>
      <w:r>
        <w:rPr>
          <w:rFonts w:ascii="Arial" w:hAnsi="Arial"/>
          <w:i/>
          <w:iCs/>
          <w:sz w:val="28"/>
        </w:rPr>
        <w:t xml:space="preserve">caput</w:t>
      </w:r>
      <w:r>
        <w:rPr>
          <w:rFonts w:ascii="Arial" w:hAnsi="Arial"/>
          <w:sz w:val="28"/>
        </w:rPr>
        <w:t xml:space="preserve">)</w:t>
      </w:r>
      <w:del w:id="1039" w:author="Assessor GDSXSR" w:date="2026-10-29T18:47:03Z">
        <w:r>
          <w:rPr>
            <w:rFonts w:ascii="Arial" w:hAnsi="Arial"/>
            <w:color w:val="808080"/>
            <w:sz w:val="28"/>
          </w:rPr>
          <w:delText xml:space="preserve">, o que afasta o interesse no pedido de concessão desse efeito</w:delText>
        </w:r>
      </w:del>
      <w:r>
        <w:rPr>
          <w:rFonts w:ascii="Arial" w:hAnsi="Arial"/>
          <w:sz w:val="28"/>
        </w:rPr>
        <w:t xml:space="preserve">.</w:t>
      </w:r>
      <w:commentRangeEnd w:id="4"/>
      <w:r w:rsidR="00B802B2">
        <w:rPr>
          <w:rStyle w:val="Refdecomentrio"/>
          <w:rFonts w:ascii="Arial" w:hAnsi="Arial"/>
          <w:color w:val="808080"/>
          <w:sz w:val="28"/>
          <w:szCs w:val="22"/>
        </w:rPr>
        <w:commentReference w:id="4"/>
      </w:r>
    </w:p>
    <w:p w14:paraId="1BEB65F8" w14:textId="52F46076" w:rsidR="008B197A" w:rsidRPr="008B197A" w:rsidRDefault="00CC3631" w:rsidP="007740BA">
      <w:pPr>
        <w:spacing w:after="0" w:line="360" w:lineRule="auto"/>
        <w:jc w:val="both"/>
        <w:rPr>
          <w:rFonts w:ascii="Arial" w:hAnsi="Arial" w:cs="Arial"/>
        </w:rPr>
      </w:pPr>
      <w:commentRangeStart w:id="5"/>
      <w:r>
        <w:rPr>
          <w:rFonts w:ascii="Arial" w:hAnsi="Arial" w:cs="Arial"/>
          <w:sz w:val="28"/>
        </w:rPr>
        <w:t xml:space="preserve">6. </w:t>
      </w:r>
      <w:del w:id="1040" w:author="Assessor GDSXSR" w:date="2026-10-29T18:47:03Z">
        <w:r>
          <w:rPr>
            <w:rFonts w:ascii="Arial" w:hAnsi="Arial" w:cs="Arial"/>
            <w:color w:val="808080"/>
            <w:sz w:val="28"/>
          </w:rPr>
          <w:delText xml:space="preserve">Os</w:delText>
        </w:r>
      </w:del>
      <w:ins w:id="1041" w:author="Assessor GDSXSR" w:date="2026-10-29T18:47:03Z">
        <w:r>
          <w:rPr>
            <w:rFonts w:ascii="Arial" w:hAnsi="Arial" w:cs="Arial"/>
            <w:color w:val="808080"/>
            <w:sz w:val="28"/>
          </w:rPr>
          <w:t xml:space="preserve">Não</w:t>
        </w:r>
      </w:ins>
      <w:r>
        <w:rPr>
          <w:rFonts w:ascii="Arial" w:hAnsi="Arial" w:cs="Arial"/>
          <w:color w:val="808080"/>
          <w:sz w:val="28"/>
        </w:rPr>
        <w:t xml:space="preserve"> </w:t>
      </w:r>
      <w:del w:id="1042" w:author="Assessor GDSXSR" w:date="2026-10-29T18:47:03Z">
        <w:r>
          <w:rPr>
            <w:rFonts w:ascii="Arial" w:hAnsi="Arial" w:cs="Arial"/>
            <w:color w:val="808080"/>
            <w:sz w:val="28"/>
          </w:rPr>
          <w:delText xml:space="preserve">consectários</w:delText>
        </w:r>
      </w:del>
      <w:ins w:id="1043" w:author="Assessor GDSXSR" w:date="2026-10-29T18:47:03Z">
        <w:r>
          <w:rPr>
            <w:rFonts w:ascii="Arial" w:hAnsi="Arial" w:cs="Arial"/>
            <w:color w:val="808080"/>
            <w:sz w:val="28"/>
          </w:rPr>
          <w:t xml:space="preserve">se</w:t>
        </w:r>
      </w:ins>
      <w:r>
        <w:rPr>
          <w:rFonts w:ascii="Arial" w:hAnsi="Arial" w:cs="Arial"/>
          <w:color w:val="808080"/>
          <w:sz w:val="28"/>
        </w:rPr>
        <w:t xml:space="preserve"> </w:t>
      </w:r>
      <w:del w:id="1044" w:author="Assessor GDSXSR" w:date="2026-10-29T18:47:03Z">
        <w:r>
          <w:rPr>
            <w:rFonts w:ascii="Arial" w:hAnsi="Arial" w:cs="Arial"/>
            <w:color w:val="808080"/>
            <w:sz w:val="28"/>
          </w:rPr>
          <w:delText xml:space="preserve">da condenação podem ser examinados em qualquer grau</w:delText>
        </w:r>
      </w:del>
      <w:ins w:id="1045" w:author="Assessor GDSXSR" w:date="2026-10-29T18:47:03Z">
        <w:r>
          <w:rPr>
            <w:rFonts w:ascii="Arial" w:hAnsi="Arial" w:cs="Arial"/>
            <w:color w:val="808080"/>
            <w:sz w:val="28"/>
          </w:rPr>
          <w:t xml:space="preserve">conhece</w:t>
        </w:r>
      </w:ins>
      <w:r>
        <w:rPr>
          <w:rFonts w:ascii="Arial" w:hAnsi="Arial" w:cs="Arial"/>
          <w:color w:val="808080"/>
          <w:sz w:val="28"/>
        </w:rPr>
        <w:t xml:space="preserve"> de </w:t>
      </w:r>
      <w:del w:id="1046" w:author="Assessor GDSXSR" w:date="2026-10-29T18:47:03Z">
        <w:r>
          <w:rPr>
            <w:rFonts w:ascii="Arial" w:hAnsi="Arial" w:cs="Arial"/>
            <w:color w:val="808080"/>
            <w:sz w:val="28"/>
          </w:rPr>
          <w:delText xml:space="preserve">jurisdição, mas</w:delText>
        </w:r>
        <w:r>
          <w:rPr>
            <w:rFonts w:ascii="Arial" w:hAnsi="Arial" w:cs="Arial"/>
            <w:sz w:val="28"/>
          </w:rPr>
          <w:delText xml:space="preserve"> as </w:delText>
        </w:r>
        <w:r>
          <w:rPr>
            <w:rFonts w:ascii="Arial" w:hAnsi="Arial" w:cs="Arial"/>
            <w:color w:val="808080"/>
            <w:sz w:val="28"/>
          </w:rPr>
          <w:delText xml:space="preserve">pretensões</w:delText>
        </w:r>
      </w:del>
      <w:ins w:id="1047" w:author="Assessor GDSXSR" w:date="2026-10-29T18:47:03Z">
        <w:r>
          <w:rPr>
            <w:rFonts w:ascii="Arial" w:hAnsi="Arial" w:cs="Arial"/>
            <w:color w:val="808080"/>
            <w:sz w:val="28"/>
          </w:rPr>
          <w:t xml:space="preserve">pretensão</w:t>
        </w:r>
      </w:ins>
      <w:r>
        <w:rPr>
          <w:rFonts w:ascii="Arial" w:hAnsi="Arial" w:cs="Arial"/>
          <w:sz w:val="28"/>
        </w:rPr>
        <w:t xml:space="preserve"> </w:t>
      </w:r>
      <w:r>
        <w:rPr>
          <w:rFonts w:ascii="Arial" w:hAnsi="Arial" w:cs="Arial"/>
          <w:color w:val="808080"/>
          <w:sz w:val="28"/>
        </w:rPr>
        <w:t xml:space="preserve">não</w:t>
      </w:r>
      <w:r>
        <w:rPr>
          <w:rFonts w:ascii="Arial" w:hAnsi="Arial" w:cs="Arial"/>
          <w:sz w:val="28"/>
        </w:rPr>
        <w:t xml:space="preserve"> </w:t>
      </w:r>
      <w:del w:id="1048" w:author="Assessor GDSXSR" w:date="2026-10-29T18:47:03Z">
        <w:r>
          <w:rPr>
            <w:rFonts w:ascii="Arial" w:hAnsi="Arial" w:cs="Arial"/>
            <w:color w:val="808080"/>
            <w:sz w:val="28"/>
          </w:rPr>
          <w:delText xml:space="preserve">submetidas</w:delText>
        </w:r>
      </w:del>
      <w:ins w:id="1049" w:author="Assessor GDSXSR" w:date="2026-10-29T18:47:03Z">
        <w:r>
          <w:rPr>
            <w:rFonts w:ascii="Arial" w:hAnsi="Arial" w:cs="Arial"/>
            <w:color w:val="808080"/>
            <w:sz w:val="28"/>
          </w:rPr>
          <w:t xml:space="preserve">submetida</w:t>
        </w:r>
      </w:ins>
      <w:r>
        <w:rPr>
          <w:rFonts w:ascii="Arial" w:hAnsi="Arial" w:cs="Arial"/>
          <w:color w:val="808080"/>
          <w:sz w:val="28"/>
        </w:rPr>
        <w:t xml:space="preserve"> ao Juízo de origem, como a</w:t>
      </w:r>
      <w:r>
        <w:rPr>
          <w:rFonts w:ascii="Arial" w:hAnsi="Arial" w:cs="Arial"/>
          <w:sz w:val="28"/>
        </w:rPr>
        <w:t xml:space="preserve"> base de cálculo da multa </w:t>
      </w:r>
      <w:del w:id="1050" w:author="Assessor GDSXSR" w:date="2026-10-29T18:47:03Z">
        <w:r>
          <w:rPr>
            <w:rFonts w:ascii="Arial" w:hAnsi="Arial" w:cs="Arial"/>
            <w:sz w:val="28"/>
          </w:rPr>
          <w:delText xml:space="preserve">contratual </w:delText>
        </w:r>
      </w:del>
      <w:r>
        <w:rPr>
          <w:rFonts w:ascii="Arial" w:hAnsi="Arial" w:cs="Arial"/>
          <w:sz w:val="28"/>
        </w:rPr>
        <w:t xml:space="preserve">e </w:t>
      </w:r>
      <w:r>
        <w:rPr>
          <w:rFonts w:ascii="Arial" w:hAnsi="Arial" w:cs="Arial"/>
          <w:color w:val="808080"/>
          <w:sz w:val="28"/>
        </w:rPr>
        <w:t xml:space="preserve">a</w:t>
      </w:r>
      <w:r>
        <w:rPr>
          <w:rFonts w:ascii="Arial" w:hAnsi="Arial" w:cs="Arial"/>
          <w:sz w:val="28"/>
        </w:rPr>
        <w:t xml:space="preserve"> imputação </w:t>
      </w:r>
      <w:ins w:id="1051" w:author="Assessor GDSXSR" w:date="2026-10-29T18:47:03Z">
        <w:r>
          <w:rPr>
            <w:rFonts w:ascii="Arial" w:hAnsi="Arial" w:cs="Arial"/>
            <w:color w:val="808080"/>
            <w:sz w:val="28"/>
          </w:rPr>
          <w:t xml:space="preserve">de juros </w:t>
        </w:r>
      </w:ins>
      <w:r>
        <w:rPr>
          <w:rFonts w:ascii="Arial" w:hAnsi="Arial" w:cs="Arial"/>
          <w:sz w:val="28"/>
        </w:rPr>
        <w:t xml:space="preserve">ao capital</w:t>
      </w:r>
      <w:del w:id="1052" w:author="Assessor GDSXSR" w:date="2026-10-29T18:47:03Z">
        <w:r>
          <w:rPr>
            <w:rFonts w:ascii="Arial" w:hAnsi="Arial" w:cs="Arial"/>
            <w:sz w:val="28"/>
          </w:rPr>
          <w:delText xml:space="preserve"> dos juros pagos nos contratos de investidor-anjo</w:delText>
        </w:r>
        <w:r>
          <w:rPr>
            <w:rFonts w:ascii="Arial" w:hAnsi="Arial" w:cs="Arial"/>
            <w:color w:val="808080"/>
            <w:sz w:val="28"/>
          </w:rPr>
          <w:delText xml:space="preserve">,</w:delText>
        </w:r>
        <w:r>
          <w:rPr>
            <w:rFonts w:ascii="Arial" w:hAnsi="Arial" w:cs="Arial"/>
            <w:sz w:val="28"/>
          </w:rPr>
          <w:delText xml:space="preserve"> não </w:delText>
        </w:r>
        <w:r>
          <w:rPr>
            <w:rFonts w:ascii="Arial" w:hAnsi="Arial" w:cs="Arial"/>
            <w:color w:val="808080"/>
            <w:sz w:val="28"/>
          </w:rPr>
          <w:delText xml:space="preserve">são</w:delText>
        </w:r>
        <w:r>
          <w:rPr>
            <w:rFonts w:ascii="Arial" w:hAnsi="Arial" w:cs="Arial"/>
            <w:sz w:val="28"/>
          </w:rPr>
          <w:delText xml:space="preserve"> </w:delText>
        </w:r>
        <w:r>
          <w:rPr>
            <w:rFonts w:ascii="Arial" w:hAnsi="Arial" w:cs="Arial"/>
            <w:color w:val="808080"/>
            <w:sz w:val="28"/>
          </w:rPr>
          <w:delText xml:space="preserve">conhecidas</w:delText>
        </w:r>
      </w:del>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sob</w:t>
      </w:r>
      <w:r>
        <w:rPr>
          <w:rFonts w:ascii="Arial" w:hAnsi="Arial" w:cs="Arial"/>
          <w:sz w:val="28"/>
        </w:rPr>
        <w:t xml:space="preserve"> </w:t>
      </w:r>
      <w:r>
        <w:rPr>
          <w:rFonts w:ascii="Arial" w:hAnsi="Arial" w:cs="Arial"/>
          <w:color w:val="808080"/>
          <w:sz w:val="28"/>
        </w:rPr>
        <w:t xml:space="preserve">pena</w:t>
      </w:r>
      <w:r>
        <w:rPr>
          <w:rFonts w:ascii="Arial" w:hAnsi="Arial" w:cs="Arial"/>
          <w:sz w:val="28"/>
        </w:rPr>
        <w:t xml:space="preserve"> de supressão de instância </w:t>
      </w:r>
      <w:r>
        <w:rPr>
          <w:rFonts w:ascii="Arial" w:hAnsi="Arial" w:cs="Arial"/>
          <w:color w:val="808080"/>
          <w:sz w:val="28"/>
        </w:rPr>
        <w:t xml:space="preserve">(CPC</w:t>
      </w:r>
      <w:r>
        <w:rPr>
          <w:rFonts w:ascii="Arial" w:hAnsi="Arial" w:cs="Arial"/>
          <w:sz w:val="28"/>
        </w:rPr>
        <w:t xml:space="preserve"> </w:t>
      </w:r>
      <w:r>
        <w:rPr>
          <w:rFonts w:ascii="Arial" w:hAnsi="Arial" w:cs="Arial"/>
          <w:color w:val="808080"/>
          <w:sz w:val="28"/>
        </w:rPr>
        <w:t xml:space="preserve">1.013</w:t>
      </w:r>
      <w:r>
        <w:rPr>
          <w:rFonts w:ascii="Arial" w:hAnsi="Arial" w:cs="Arial"/>
          <w:sz w:val="28"/>
        </w:rPr>
        <w:t xml:space="preserve"> </w:t>
      </w:r>
      <w:r>
        <w:rPr>
          <w:rFonts w:ascii="Arial" w:hAnsi="Arial" w:cs="Arial"/>
          <w:color w:val="808080"/>
          <w:sz w:val="28"/>
        </w:rPr>
        <w:t xml:space="preserve">§</w:t>
      </w:r>
      <w:r>
        <w:rPr>
          <w:rFonts w:ascii="Arial" w:hAnsi="Arial" w:cs="Arial"/>
          <w:sz w:val="28"/>
        </w:rPr>
        <w:t xml:space="preserve"> </w:t>
      </w:r>
      <w:r>
        <w:rPr>
          <w:rFonts w:ascii="Arial" w:hAnsi="Arial" w:cs="Arial"/>
          <w:color w:val="808080"/>
          <w:sz w:val="28"/>
        </w:rPr>
        <w:t xml:space="preserve">1º</w:t>
      </w:r>
      <w:r>
        <w:rPr>
          <w:rFonts w:ascii="Arial" w:hAnsi="Arial" w:cs="Arial"/>
          <w:sz w:val="28"/>
        </w:rPr>
        <w:t xml:space="preserve"> e </w:t>
      </w:r>
      <w:r>
        <w:rPr>
          <w:rFonts w:ascii="Arial" w:hAnsi="Arial" w:cs="Arial"/>
          <w:color w:val="808080"/>
          <w:sz w:val="28"/>
        </w:rPr>
        <w:t xml:space="preserve">1</w:t>
      </w:r>
      <w:r>
        <w:rPr>
          <w:rFonts w:ascii="Arial" w:hAnsi="Arial" w:cs="Arial"/>
          <w:sz w:val="28"/>
        </w:rPr>
        <w:t xml:space="preserve">.</w:t>
      </w:r>
      <w:r>
        <w:rPr>
          <w:rFonts w:ascii="Arial" w:hAnsi="Arial" w:cs="Arial"/>
          <w:color w:val="808080"/>
          <w:sz w:val="28"/>
        </w:rPr>
        <w:t xml:space="preserve">014).</w:t>
      </w:r>
      <w:commentRangeEnd w:id="5"/>
      <w:r w:rsidR="00B802B2">
        <w:rPr>
          <w:rStyle w:val="Refdecomentrio"/>
          <w:rFonts w:ascii="Arial" w:hAnsi="Arial" w:cs="Arial"/>
          <w:color w:val="808080"/>
          <w:sz w:val="28"/>
          <w:szCs w:val="22"/>
        </w:rPr>
        <w:commentReference w:id="5"/>
      </w:r>
    </w:p>
    <w:p w14:paraId="29AFB402" w14:textId="2C50E0DB" w:rsidR="00B11149" w:rsidRDefault="00CC3631" w:rsidP="007740BA">
      <w:pPr>
        <w:spacing w:after="0" w:line="360" w:lineRule="auto"/>
        <w:jc w:val="both"/>
      </w:pPr>
      <w:r>
        <w:rPr>
          <w:rFonts w:ascii="Arial" w:hAnsi="Arial"/>
          <w:sz w:val="28"/>
        </w:rPr>
        <w:t xml:space="preserve">7</w:t>
      </w:r>
      <w:r>
        <w:rPr>
          <w:rFonts w:ascii="Arial" w:hAnsi="Arial"/>
          <w:sz w:val="28"/>
        </w:rPr>
        <w:t xml:space="preserve">. Não é nula a sentença que enfrenta os argumentos capazes de infirmar a conclusão, e </w:t>
      </w:r>
      <w:del w:id="1053" w:author="Assessor GDSXSR" w:date="2026-10-29T18:47:03Z">
        <w:r>
          <w:rPr>
            <w:rFonts w:ascii="Arial" w:hAnsi="Arial"/>
            <w:sz w:val="28"/>
          </w:rPr>
          <w:delText xml:space="preserve">o</w:delText>
        </w:r>
      </w:del>
      <w:ins w:id="1054" w:author="Assessor GDSXSR" w:date="2026-10-29T18:47:03Z">
        <w:r>
          <w:rPr>
            <w:rFonts w:ascii="Arial" w:hAnsi="Arial"/>
            <w:color w:val="808080"/>
            <w:sz w:val="28"/>
          </w:rPr>
          <w:t xml:space="preserve">só</w:t>
        </w:r>
      </w:ins>
      <w:r>
        <w:rPr>
          <w:rFonts w:ascii="Arial" w:hAnsi="Arial"/>
          <w:sz w:val="28"/>
        </w:rPr>
        <w:t xml:space="preserve"> </w:t>
      </w:r>
      <w:del w:id="1055" w:author="Assessor GDSXSR" w:date="2026-10-29T18:47:03Z">
        <w:r>
          <w:rPr>
            <w:rFonts w:ascii="Arial" w:hAnsi="Arial"/>
            <w:sz w:val="28"/>
          </w:rPr>
          <w:delText xml:space="preserve">dever</w:delText>
        </w:r>
      </w:del>
      <w:ins w:id="1056" w:author="Assessor GDSXSR" w:date="2026-10-29T18:47:03Z">
        <w:r>
          <w:rPr>
            <w:rFonts w:ascii="Arial" w:hAnsi="Arial"/>
            <w:color w:val="808080"/>
            <w:sz w:val="28"/>
          </w:rPr>
          <w:t xml:space="preserve">os</w:t>
        </w:r>
      </w:ins>
      <w:r>
        <w:rPr>
          <w:rFonts w:ascii="Arial" w:hAnsi="Arial"/>
          <w:sz w:val="28"/>
        </w:rPr>
        <w:t xml:space="preserve"> </w:t>
      </w:r>
      <w:del w:id="1057" w:author="Assessor GDSXSR" w:date="2026-10-29T18:47:03Z">
        <w:r>
          <w:rPr>
            <w:rFonts w:ascii="Arial" w:hAnsi="Arial"/>
            <w:sz w:val="28"/>
          </w:rPr>
          <w:delText xml:space="preserve">de</w:delText>
        </w:r>
      </w:del>
      <w:ins w:id="1058" w:author="Assessor GDSXSR" w:date="2026-10-29T18:47:03Z">
        <w:r>
          <w:rPr>
            <w:rFonts w:ascii="Arial" w:hAnsi="Arial"/>
            <w:color w:val="808080"/>
            <w:sz w:val="28"/>
          </w:rPr>
          <w:t xml:space="preserve">precedentes</w:t>
        </w:r>
      </w:ins>
      <w:r>
        <w:rPr>
          <w:rFonts w:ascii="Arial" w:hAnsi="Arial"/>
          <w:sz w:val="28"/>
        </w:rPr>
        <w:t xml:space="preserve"> </w:t>
      </w:r>
      <w:del w:id="1059" w:author="Assessor GDSXSR" w:date="2026-10-29T18:47:03Z">
        <w:r>
          <w:rPr>
            <w:rFonts w:ascii="Arial" w:hAnsi="Arial"/>
            <w:sz w:val="28"/>
          </w:rPr>
          <w:delText xml:space="preserve">seguir</w:delText>
        </w:r>
      </w:del>
      <w:ins w:id="1060" w:author="Assessor GDSXSR" w:date="2026-10-29T18:47:03Z">
        <w:r>
          <w:rPr>
            <w:rFonts w:ascii="Arial" w:hAnsi="Arial"/>
            <w:color w:val="808080"/>
            <w:sz w:val="28"/>
          </w:rPr>
          <w:t xml:space="preserve">obrigatórios devem ser seguidos</w:t>
        </w:r>
      </w:ins>
      <w:r>
        <w:rPr>
          <w:rFonts w:ascii="Arial" w:hAnsi="Arial"/>
          <w:sz w:val="28"/>
        </w:rPr>
        <w:t xml:space="preserve"> ou </w:t>
      </w:r>
      <w:del w:id="1061" w:author="Assessor GDSXSR" w:date="2026-10-29T18:47:03Z">
        <w:r>
          <w:rPr>
            <w:rFonts w:ascii="Arial" w:hAnsi="Arial"/>
            <w:sz w:val="28"/>
          </w:rPr>
          <w:delText xml:space="preserve">distinguir precedente alcança apenas os de observância obrigatória</w:delText>
        </w:r>
      </w:del>
      <w:ins w:id="1062" w:author="Assessor GDSXSR" w:date="2026-10-29T18:47:03Z">
        <w:r>
          <w:rPr>
            <w:rFonts w:ascii="Arial" w:hAnsi="Arial"/>
            <w:color w:val="808080"/>
            <w:sz w:val="28"/>
          </w:rPr>
          <w:t xml:space="preserve">distinguidos</w:t>
        </w:r>
      </w:ins>
      <w:r>
        <w:rPr>
          <w:rFonts w:ascii="Arial" w:hAnsi="Arial"/>
          <w:sz w:val="28"/>
        </w:rPr>
        <w:t xml:space="preserve"> (CPC 489 § 1º IV e VI).</w:t>
      </w:r>
    </w:p>
    <w:p w14:paraId="44560E5A" w14:textId="77777777" w:rsidR="0076559E" w:rsidRDefault="00000000">
      <w:pPr>
        <w:spacing w:after="0" w:line="360" w:lineRule="auto"/>
        <w:jc w:val="both"/>
      </w:pPr>
      <w:r>
        <w:rPr>
          <w:rFonts w:ascii="Arial" w:hAnsi="Arial"/>
          <w:sz w:val="28"/>
        </w:rPr>
        <w:t xml:space="preserve">8</w:t>
      </w:r>
      <w:r>
        <w:rPr>
          <w:rFonts w:ascii="Arial" w:hAnsi="Arial"/>
          <w:color w:val="808080"/>
          <w:sz w:val="28"/>
        </w:rPr>
        <w:t xml:space="preserve">. O CDC incide sobre a investidora ocasional, pessoa natural que não atua habitualmente no mercado financeiro, e a </w:t>
      </w:r>
      <w:del w:id="1063" w:author="Assessor GDSXSR" w:date="2026-10-29T18:47:03Z">
        <w:r>
          <w:rPr>
            <w:rFonts w:ascii="Arial" w:hAnsi="Arial"/>
            <w:color w:val="808080"/>
            <w:sz w:val="28"/>
          </w:rPr>
          <w:delText xml:space="preserve">declaração</w:delText>
        </w:r>
      </w:del>
      <w:ins w:id="1064" w:author="Assessor GDSXSR" w:date="2026-10-29T18:47:03Z">
        <w:r>
          <w:rPr>
            <w:rFonts w:ascii="Arial" w:hAnsi="Arial"/>
            <w:color w:val="808080"/>
            <w:sz w:val="28"/>
          </w:rPr>
          <w:t xml:space="preserve">cláusula</w:t>
        </w:r>
      </w:ins>
      <w:r>
        <w:rPr>
          <w:rFonts w:ascii="Arial" w:hAnsi="Arial"/>
          <w:color w:val="808080"/>
          <w:sz w:val="28"/>
        </w:rPr>
        <w:t xml:space="preserve"> genérica de inexistência</w:t>
      </w:r>
      <w:del w:id="1065" w:author="Assessor GDSXSR" w:date="2026-10-29T18:47:03Z">
        <w:r>
          <w:rPr>
            <w:rFonts w:ascii="Arial" w:hAnsi="Arial"/>
            <w:color w:val="808080"/>
            <w:sz w:val="28"/>
          </w:rPr>
          <w:delText xml:space="preserve"> de relação</w:delText>
        </w:r>
      </w:del>
      <w:r>
        <w:rPr>
          <w:rFonts w:ascii="Arial" w:hAnsi="Arial"/>
          <w:color w:val="808080"/>
          <w:sz w:val="28"/>
        </w:rPr>
        <w:t xml:space="preserve"> de consumo em instrumento padronizado não </w:t>
      </w:r>
      <w:ins w:id="1066" w:author="Assessor GDSXSR" w:date="2026-10-29T18:47:03Z">
        <w:r>
          <w:rPr>
            <w:rFonts w:ascii="Arial" w:hAnsi="Arial"/>
            <w:color w:val="808080"/>
            <w:sz w:val="28"/>
          </w:rPr>
          <w:t xml:space="preserve">o </w:t>
        </w:r>
      </w:ins>
      <w:r>
        <w:rPr>
          <w:rFonts w:ascii="Arial" w:hAnsi="Arial"/>
          <w:color w:val="808080"/>
          <w:sz w:val="28"/>
        </w:rPr>
        <w:t xml:space="preserve">afasta</w:t>
      </w:r>
      <w:del w:id="1067" w:author="Assessor GDSXSR" w:date="2026-10-29T18:47:03Z">
        <w:r>
          <w:rPr>
            <w:rFonts w:ascii="Arial" w:hAnsi="Arial"/>
            <w:color w:val="808080"/>
            <w:sz w:val="28"/>
          </w:rPr>
          <w:delText xml:space="preserve"> norma de ordem pública</w:delText>
        </w:r>
      </w:del>
      <w:r>
        <w:rPr>
          <w:rFonts w:ascii="Arial" w:hAnsi="Arial"/>
          <w:color w:val="808080"/>
          <w:sz w:val="28"/>
        </w:rPr>
        <w:t xml:space="preserve"> (CDC 1º, 2º e 3º).</w:t>
      </w:r>
    </w:p>
    <w:p w14:paraId="54996A1F" w14:textId="7BCD6636" w:rsidR="00B11149" w:rsidRDefault="00CC3631" w:rsidP="007740BA">
      <w:pPr>
        <w:spacing w:after="0" w:line="360" w:lineRule="auto"/>
        <w:jc w:val="both"/>
      </w:pPr>
      <w:commentRangeStart w:id="6"/>
      <w:r>
        <w:rPr>
          <w:rFonts w:ascii="Arial" w:hAnsi="Arial"/>
          <w:color w:val="808080"/>
          <w:sz w:val="28"/>
        </w:rPr>
        <w:t xml:space="preserve">9</w:t>
      </w:r>
      <w:r>
        <w:rPr>
          <w:rFonts w:ascii="Arial" w:hAnsi="Arial"/>
          <w:sz w:val="28"/>
        </w:rPr>
        <w:t xml:space="preserve">. </w:t>
      </w:r>
      <w:del w:id="1068" w:author="Assessor GDSXSR" w:date="2026-10-29T18:47:03Z">
        <w:r>
          <w:rPr>
            <w:rFonts w:ascii="Arial" w:hAnsi="Arial"/>
            <w:sz w:val="28"/>
          </w:rPr>
          <w:delText xml:space="preserve">A natureza do negócio decorre das cláusulas, e não da denominação. Contrato de investidor-anjo com remuneração fixa e devolução integral, seguido de</w:delText>
        </w:r>
      </w:del>
      <w:ins w:id="1069" w:author="Assessor GDSXSR" w:date="2026-10-29T18:47:03Z">
        <w:r>
          <w:rPr>
            <w:rFonts w:ascii="Arial" w:hAnsi="Arial"/>
            <w:color w:val="808080"/>
            <w:sz w:val="28"/>
          </w:rPr>
          <w:t xml:space="preserve">O</w:t>
        </w:r>
      </w:ins>
      <w:r>
        <w:rPr>
          <w:rFonts w:ascii="Arial" w:hAnsi="Arial"/>
          <w:sz w:val="28"/>
        </w:rPr>
        <w:t xml:space="preserve"> distrato que assegura a </w:t>
      </w:r>
      <w:del w:id="1070" w:author="Assessor GDSXSR" w:date="2026-10-29T18:47:03Z">
        <w:r>
          <w:rPr>
            <w:rFonts w:ascii="Arial" w:hAnsi="Arial"/>
            <w:sz w:val="28"/>
          </w:rPr>
          <w:delText xml:space="preserve">restituição</w:delText>
        </w:r>
      </w:del>
      <w:ins w:id="1071" w:author="Assessor GDSXSR" w:date="2026-10-29T18:47:03Z">
        <w:r>
          <w:rPr>
            <w:rFonts w:ascii="Arial" w:hAnsi="Arial"/>
            <w:color w:val="808080"/>
            <w:sz w:val="28"/>
          </w:rPr>
          <w:t xml:space="preserve">devolução integral</w:t>
        </w:r>
      </w:ins>
      <w:r>
        <w:rPr>
          <w:rFonts w:ascii="Arial" w:hAnsi="Arial"/>
          <w:sz w:val="28"/>
        </w:rPr>
        <w:t xml:space="preserve"> dos aportes</w:t>
      </w:r>
      <w:del w:id="1072" w:author="Assessor GDSXSR" w:date="2026-10-29T18:47:03Z">
        <w:r>
          <w:rPr>
            <w:rFonts w:ascii="Arial" w:hAnsi="Arial"/>
            <w:sz w:val="28"/>
          </w:rPr>
          <w:delText xml:space="preserve">,</w:delText>
        </w:r>
      </w:del>
      <w:r>
        <w:rPr>
          <w:rFonts w:ascii="Arial" w:hAnsi="Arial"/>
          <w:sz w:val="28"/>
        </w:rPr>
        <w:t xml:space="preserve"> gera obrigação de restituir não sujeita ao risco do </w:t>
      </w:r>
      <w:del w:id="1073" w:author="Assessor GDSXSR" w:date="2026-10-29T18:47:03Z">
        <w:r>
          <w:rPr>
            <w:rFonts w:ascii="Arial" w:hAnsi="Arial"/>
            <w:sz w:val="28"/>
          </w:rPr>
          <w:delText xml:space="preserve">negócio</w:delText>
        </w:r>
      </w:del>
      <w:ins w:id="1074" w:author="Assessor GDSXSR" w:date="2026-10-29T18:47:03Z">
        <w:r>
          <w:rPr>
            <w:rFonts w:ascii="Arial" w:hAnsi="Arial"/>
            <w:color w:val="808080"/>
            <w:sz w:val="28"/>
          </w:rPr>
          <w:t xml:space="preserve">investimento</w:t>
        </w:r>
      </w:ins>
      <w:r>
        <w:rPr>
          <w:rFonts w:ascii="Arial" w:hAnsi="Arial"/>
          <w:sz w:val="28"/>
        </w:rPr>
        <w:t xml:space="preserve">.</w:t>
      </w:r>
      <w:commentRangeEnd w:id="6"/>
      <w:r w:rsidR="00B802B2">
        <w:rPr>
          <w:rStyle w:val="Refdecomentrio"/>
          <w:rFonts w:ascii="Arial" w:hAnsi="Arial"/>
          <w:sz w:val="28"/>
          <w:szCs w:val="22"/>
        </w:rPr>
        <w:commentReference w:id="6"/>
      </w:r>
    </w:p>
    <w:p w14:paraId="1C890659" w14:textId="08CE78CC" w:rsidR="00B11149" w:rsidRDefault="00CC3631" w:rsidP="007740BA">
      <w:pPr>
        <w:spacing w:after="0" w:line="360" w:lineRule="auto"/>
        <w:jc w:val="both"/>
      </w:pPr>
      <w:commentRangeStart w:id="7"/>
      <w:r>
        <w:rPr>
          <w:rFonts w:ascii="Arial" w:hAnsi="Arial"/>
          <w:color w:val="808080"/>
          <w:sz w:val="28"/>
        </w:rPr>
        <w:t xml:space="preserve">10</w:t>
      </w:r>
      <w:r>
        <w:rPr>
          <w:rFonts w:ascii="Arial" w:hAnsi="Arial"/>
          <w:sz w:val="28"/>
        </w:rPr>
        <w:t xml:space="preserve">. A captação informal de recursos de pessoas naturais</w:t>
      </w:r>
      <w:del w:id="1075" w:author="Assessor GDSXSR" w:date="2026-10-29T18:47:03Z">
        <w:r>
          <w:rPr>
            <w:rFonts w:ascii="Arial" w:hAnsi="Arial"/>
            <w:sz w:val="28"/>
          </w:rPr>
          <w:delText xml:space="preserve"> por sociedade do ramo de construção</w:delText>
        </w:r>
      </w:del>
      <w:r>
        <w:rPr>
          <w:rFonts w:ascii="Arial" w:hAnsi="Arial"/>
          <w:sz w:val="28"/>
        </w:rPr>
        <w:t xml:space="preserve">, com instrumento financeiro simulado</w:t>
      </w:r>
      <w:del w:id="1076" w:author="Assessor GDSXSR" w:date="2026-10-29T18:47:03Z">
        <w:r>
          <w:rPr>
            <w:rFonts w:ascii="Arial" w:hAnsi="Arial"/>
            <w:sz w:val="28"/>
          </w:rPr>
          <w:delText xml:space="preserve"> e seguro D&amp;O apresentado como garantia de restituição</w:delText>
        </w:r>
      </w:del>
      <w:r>
        <w:rPr>
          <w:rFonts w:ascii="Arial" w:hAnsi="Arial"/>
          <w:sz w:val="28"/>
        </w:rPr>
        <w:t xml:space="preserve">, revela desvio de finalidade (CC 50 § 1º</w:t>
      </w:r>
      <w:r>
        <w:rPr>
          <w:rFonts w:ascii="Arial" w:hAnsi="Arial"/>
          <w:color w:val="808080"/>
          <w:sz w:val="28"/>
        </w:rPr>
        <w:t xml:space="preserve">; Tema Repetitivo 1.210/STJ</w:t>
      </w:r>
      <w:r>
        <w:rPr>
          <w:rFonts w:ascii="Arial" w:hAnsi="Arial"/>
          <w:sz w:val="28"/>
        </w:rPr>
        <w:t xml:space="preserve">)</w:t>
      </w:r>
      <w:del w:id="1077" w:author="Assessor GDSXSR" w:date="2026-10-29T18:47:03Z">
        <w:r>
          <w:rPr>
            <w:rFonts w:ascii="Arial" w:hAnsi="Arial"/>
            <w:sz w:val="28"/>
          </w:rPr>
          <w:delText xml:space="preserve">.</w:delText>
        </w:r>
      </w:del>
      <w:ins w:id="1078" w:author="Assessor GDSXSR" w:date="2026-10-29T18:47:03Z">
        <w:r>
          <w:rPr>
            <w:rFonts w:ascii="Arial" w:hAnsi="Arial"/>
            <w:color w:val="808080"/>
            <w:sz w:val="28"/>
          </w:rPr>
          <w:t xml:space="preserve">,</w:t>
        </w:r>
      </w:ins>
      <w:r>
        <w:rPr>
          <w:rFonts w:ascii="Arial" w:hAnsi="Arial"/>
          <w:sz w:val="28"/>
        </w:rPr>
        <w:t xml:space="preserve"> </w:t>
      </w:r>
      <w:del w:id="1079" w:author="Assessor GDSXSR" w:date="2026-10-29T18:47:03Z">
        <w:r>
          <w:rPr>
            <w:rFonts w:ascii="Arial" w:hAnsi="Arial"/>
            <w:sz w:val="28"/>
          </w:rPr>
          <w:delText xml:space="preserve">O</w:delText>
        </w:r>
      </w:del>
      <w:ins w:id="1080" w:author="Assessor GDSXSR" w:date="2026-10-29T18:47:03Z">
        <w:r>
          <w:rPr>
            <w:rFonts w:ascii="Arial" w:hAnsi="Arial"/>
            <w:color w:val="808080"/>
            <w:sz w:val="28"/>
          </w:rPr>
          <w:t xml:space="preserve">e o</w:t>
        </w:r>
      </w:ins>
      <w:r>
        <w:rPr>
          <w:rFonts w:ascii="Arial" w:hAnsi="Arial"/>
          <w:sz w:val="28"/>
        </w:rPr>
        <w:t xml:space="preserve"> sócio responde </w:t>
      </w:r>
      <w:del w:id="1081" w:author="Assessor GDSXSR" w:date="2026-10-29T18:47:03Z">
        <w:r>
          <w:rPr>
            <w:rFonts w:ascii="Arial" w:hAnsi="Arial"/>
            <w:sz w:val="28"/>
          </w:rPr>
          <w:delText xml:space="preserve">ainda</w:delText>
        </w:r>
      </w:del>
      <w:ins w:id="1082" w:author="Assessor GDSXSR" w:date="2026-10-29T18:47:03Z">
        <w:r>
          <w:rPr>
            <w:rFonts w:ascii="Arial" w:hAnsi="Arial"/>
            <w:color w:val="808080"/>
            <w:sz w:val="28"/>
          </w:rPr>
          <w:t xml:space="preserve">também</w:t>
        </w:r>
      </w:ins>
      <w:r>
        <w:rPr>
          <w:rFonts w:ascii="Arial" w:hAnsi="Arial"/>
          <w:sz w:val="28"/>
        </w:rPr>
        <w:t xml:space="preserve"> como garantidor solidário</w:t>
      </w:r>
      <w:del w:id="1083" w:author="Assessor GDSXSR" w:date="2026-10-29T18:47:03Z">
        <w:r>
          <w:rPr>
            <w:rFonts w:ascii="Arial" w:hAnsi="Arial"/>
            <w:sz w:val="28"/>
          </w:rPr>
          <w:delText xml:space="preserve">, independentemente da desconsideração</w:delText>
        </w:r>
      </w:del>
      <w:r>
        <w:rPr>
          <w:rFonts w:ascii="Arial" w:hAnsi="Arial"/>
          <w:sz w:val="28"/>
        </w:rPr>
        <w:t xml:space="preserve">.</w:t>
      </w:r>
      <w:commentRangeEnd w:id="7"/>
      <w:r w:rsidR="00B802B2">
        <w:rPr>
          <w:rStyle w:val="Refdecomentrio"/>
          <w:rFonts w:ascii="Arial" w:hAnsi="Arial"/>
          <w:sz w:val="28"/>
          <w:szCs w:val="22"/>
        </w:rPr>
        <w:commentReference w:id="7"/>
      </w:r>
    </w:p>
    <w:p w14:paraId="40382F4F" w14:textId="77777777" w:rsidR="0076559E" w:rsidRDefault="00000000">
      <w:pPr>
        <w:spacing w:after="0" w:line="360" w:lineRule="auto"/>
        <w:jc w:val="both"/>
      </w:pPr>
      <w:r>
        <w:rPr>
          <w:rFonts w:ascii="Arial" w:hAnsi="Arial"/>
          <w:color w:val="808080"/>
          <w:sz w:val="28"/>
          <w:szCs w:val="28"/>
        </w:rPr>
        <w:t xml:space="preserve">11</w:t>
      </w:r>
      <w:r>
        <w:rPr>
          <w:rFonts w:ascii="Arial" w:hAnsi="Arial"/>
          <w:sz w:val="28"/>
          <w:szCs w:val="28"/>
        </w:rPr>
        <w:t xml:space="preserve">. Cabe ao devedor provar o pagamento</w:t>
      </w:r>
      <w:r>
        <w:rPr>
          <w:rFonts w:ascii="Arial" w:hAnsi="Arial"/>
          <w:color w:val="808080"/>
          <w:sz w:val="28"/>
          <w:szCs w:val="28"/>
        </w:rPr>
        <w:t xml:space="preserve">,</w:t>
      </w:r>
      <w:r>
        <w:rPr>
          <w:rFonts w:ascii="Arial" w:hAnsi="Arial"/>
          <w:sz w:val="28"/>
          <w:szCs w:val="28"/>
        </w:rPr>
        <w:t xml:space="preserve"> e o repasse de R$ 5.325,00</w:t>
      </w:r>
      <w:r>
        <w:rPr>
          <w:rFonts w:ascii="Arial" w:hAnsi="Arial"/>
          <w:color w:val="808080"/>
          <w:sz w:val="28"/>
          <w:szCs w:val="28"/>
        </w:rPr>
        <w:t xml:space="preserve">,</w:t>
      </w:r>
      <w:r>
        <w:rPr>
          <w:rFonts w:ascii="Arial" w:hAnsi="Arial"/>
          <w:sz w:val="28"/>
          <w:szCs w:val="28"/>
        </w:rPr>
        <w:t xml:space="preserve"> </w:t>
      </w:r>
      <w:del w:id="1084" w:author="Assessor GDSXSR" w:date="2026-10-29T18:47:03Z">
        <w:r>
          <w:rPr>
            <w:rFonts w:ascii="Arial" w:hAnsi="Arial"/>
            <w:color w:val="808080"/>
            <w:sz w:val="28"/>
            <w:szCs w:val="28"/>
          </w:rPr>
          <w:delText xml:space="preserve">imputado</w:delText>
        </w:r>
        <w:r>
          <w:rPr>
            <w:rFonts w:ascii="Arial" w:hAnsi="Arial"/>
            <w:sz w:val="28"/>
            <w:szCs w:val="28"/>
          </w:rPr>
          <w:delText xml:space="preserve"> </w:delText>
        </w:r>
        <w:r>
          <w:rPr>
            <w:rFonts w:ascii="Arial" w:hAnsi="Arial"/>
            <w:color w:val="808080"/>
            <w:sz w:val="28"/>
            <w:szCs w:val="28"/>
          </w:rPr>
          <w:delText xml:space="preserve">a</w:delText>
        </w:r>
        <w:r>
          <w:rPr>
            <w:rFonts w:ascii="Arial" w:hAnsi="Arial"/>
            <w:sz w:val="28"/>
            <w:szCs w:val="28"/>
          </w:rPr>
          <w:delText xml:space="preserve"> </w:delText>
        </w:r>
        <w:r>
          <w:rPr>
            <w:rFonts w:ascii="Arial" w:hAnsi="Arial"/>
            <w:color w:val="808080"/>
            <w:sz w:val="28"/>
            <w:szCs w:val="28"/>
          </w:rPr>
          <w:delText xml:space="preserve">remuneração</w:delText>
        </w:r>
        <w:r>
          <w:rPr>
            <w:rFonts w:ascii="Arial" w:hAnsi="Arial"/>
            <w:sz w:val="28"/>
            <w:szCs w:val="28"/>
          </w:rPr>
          <w:delText xml:space="preserve"> </w:delText>
        </w:r>
      </w:del>
      <w:r>
        <w:rPr>
          <w:rFonts w:ascii="Arial" w:hAnsi="Arial"/>
          <w:color w:val="808080"/>
          <w:sz w:val="28"/>
          <w:szCs w:val="28"/>
        </w:rPr>
        <w:t xml:space="preserve">de</w:t>
      </w:r>
      <w:r>
        <w:rPr>
          <w:rFonts w:ascii="Arial" w:hAnsi="Arial"/>
          <w:sz w:val="28"/>
          <w:szCs w:val="28"/>
        </w:rPr>
        <w:t xml:space="preserve"> </w:t>
      </w:r>
      <w:r>
        <w:rPr>
          <w:rFonts w:ascii="Arial" w:hAnsi="Arial"/>
          <w:color w:val="808080"/>
          <w:sz w:val="28"/>
          <w:szCs w:val="28"/>
        </w:rPr>
        <w:t xml:space="preserve">contrato anterior, não amortiza a cédula (CPC 373 II).</w:t>
      </w:r>
    </w:p>
    <w:p w14:paraId="4FC54B10" w14:textId="0DA5979F" w:rsidR="00B11149" w:rsidRDefault="00CC3631" w:rsidP="007740BA">
      <w:pPr>
        <w:spacing w:after="0" w:line="360" w:lineRule="auto"/>
        <w:jc w:val="both"/>
      </w:pPr>
      <w:r>
        <w:rPr>
          <w:rFonts w:ascii="Arial" w:hAnsi="Arial"/>
          <w:color w:val="808080"/>
          <w:sz w:val="28"/>
          <w:szCs w:val="28"/>
        </w:rPr>
        <w:t xml:space="preserve">12</w:t>
      </w:r>
      <w:r>
        <w:rPr>
          <w:rFonts w:ascii="Arial" w:hAnsi="Arial"/>
          <w:sz w:val="28"/>
          <w:szCs w:val="28"/>
        </w:rPr>
        <w:t xml:space="preserve">. </w:t>
      </w:r>
      <w:del w:id="1085" w:author="Assessor GDSXSR" w:date="2026-10-29T18:47:03Z">
        <w:r>
          <w:rPr>
            <w:rFonts w:ascii="Arial" w:hAnsi="Arial"/>
            <w:color w:val="808080"/>
            <w:sz w:val="28"/>
            <w:szCs w:val="28"/>
          </w:rPr>
          <w:delText xml:space="preserve">Os</w:delText>
        </w:r>
        <w:r>
          <w:rPr>
            <w:rFonts w:ascii="Arial" w:hAnsi="Arial"/>
            <w:sz w:val="28"/>
            <w:szCs w:val="28"/>
          </w:rPr>
          <w:delText xml:space="preserve"> juros</w:delText>
        </w:r>
      </w:del>
      <w:ins w:id="1086" w:author="Assessor GDSXSR" w:date="2026-10-29T18:47:03Z">
        <w:r>
          <w:rPr>
            <w:rFonts w:ascii="Arial" w:hAnsi="Arial"/>
            <w:color w:val="808080"/>
            <w:sz w:val="28"/>
            <w:szCs w:val="28"/>
          </w:rPr>
          <w:t xml:space="preserve">Juros</w:t>
        </w:r>
      </w:ins>
      <w:r>
        <w:rPr>
          <w:rFonts w:ascii="Arial" w:hAnsi="Arial"/>
          <w:sz w:val="28"/>
          <w:szCs w:val="28"/>
        </w:rPr>
        <w:t xml:space="preserve"> de mora</w:t>
      </w:r>
      <w:r>
        <w:rPr>
          <w:rFonts w:ascii="Arial" w:hAnsi="Arial"/>
          <w:color w:val="808080"/>
          <w:sz w:val="28"/>
          <w:szCs w:val="28"/>
        </w:rPr>
        <w:t xml:space="preserve"> convencionados</w:t>
      </w:r>
      <w:del w:id="1087" w:author="Assessor GDSXSR" w:date="2026-10-29T18:47:03Z">
        <w:r>
          <w:rPr>
            <w:rFonts w:ascii="Arial" w:hAnsi="Arial"/>
            <w:sz w:val="28"/>
            <w:szCs w:val="28"/>
          </w:rPr>
          <w:delText xml:space="preserve"> de 1% ao mês</w:delText>
        </w:r>
      </w:del>
      <w:r>
        <w:rPr>
          <w:rFonts w:ascii="Arial" w:hAnsi="Arial"/>
          <w:sz w:val="28"/>
          <w:szCs w:val="28"/>
        </w:rPr>
        <w:t xml:space="preserve"> afastam a taxa legal </w:t>
      </w:r>
      <w:del w:id="1088" w:author="Assessor GDSXSR" w:date="2026-10-29T18:47:03Z">
        <w:r>
          <w:rPr>
            <w:rFonts w:ascii="Arial" w:hAnsi="Arial"/>
            <w:sz w:val="28"/>
            <w:szCs w:val="28"/>
          </w:rPr>
          <w:delText xml:space="preserve">do </w:delText>
        </w:r>
      </w:del>
      <w:ins w:id="1089" w:author="Assessor GDSXSR" w:date="2026-10-29T18:47:03Z">
        <w:r>
          <w:rPr>
            <w:rFonts w:ascii="Arial" w:hAnsi="Arial"/>
            <w:color w:val="808080"/>
            <w:sz w:val="28"/>
            <w:szCs w:val="28"/>
          </w:rPr>
          <w:t xml:space="preserve">(</w:t>
        </w:r>
      </w:ins>
      <w:r>
        <w:rPr>
          <w:rFonts w:ascii="Arial" w:hAnsi="Arial"/>
          <w:color w:val="808080"/>
          <w:sz w:val="28"/>
          <w:szCs w:val="28"/>
        </w:rPr>
        <w:t xml:space="preserve">CC</w:t>
      </w:r>
      <w:r>
        <w:rPr>
          <w:rFonts w:ascii="Arial" w:hAnsi="Arial"/>
          <w:sz w:val="28"/>
          <w:szCs w:val="28"/>
        </w:rPr>
        <w:t xml:space="preserve"> 406</w:t>
      </w:r>
      <w:ins w:id="1090" w:author="Assessor GDSXSR" w:date="2026-10-29T18:47:03Z">
        <w:r>
          <w:rPr>
            <w:rFonts w:ascii="Arial" w:hAnsi="Arial"/>
            <w:color w:val="808080"/>
            <w:sz w:val="28"/>
            <w:szCs w:val="28"/>
          </w:rPr>
          <w:t xml:space="preserve">)</w:t>
        </w:r>
      </w:ins>
      <w:r>
        <w:rPr>
          <w:rFonts w:ascii="Arial" w:hAnsi="Arial"/>
          <w:sz w:val="28"/>
          <w:szCs w:val="28"/>
        </w:rPr>
        <w:t xml:space="preserve"> e não se confundem com a correção pelo IPCA</w:t>
      </w:r>
      <w:r>
        <w:rPr>
          <w:rFonts w:ascii="Arial" w:hAnsi="Arial"/>
          <w:color w:val="808080"/>
          <w:sz w:val="28"/>
          <w:szCs w:val="28"/>
        </w:rPr>
        <w:t xml:space="preserve"> (CC 389 parágrafo único)</w:t>
      </w:r>
      <w:r>
        <w:rPr>
          <w:rFonts w:ascii="Arial" w:hAnsi="Arial"/>
          <w:sz w:val="28"/>
          <w:szCs w:val="28"/>
        </w:rPr>
        <w:t xml:space="preserve">.</w:t>
      </w:r>
    </w:p>
    <w:p w14:paraId="5EDD90A2" w14:textId="157FEF07" w:rsidR="00B11149" w:rsidRDefault="008B197A" w:rsidP="007740BA">
      <w:pPr>
        <w:spacing w:after="0" w:line="360" w:lineRule="auto"/>
        <w:jc w:val="both"/>
      </w:pPr>
      <w:r>
        <w:rPr>
          <w:rFonts w:ascii="Arial" w:hAnsi="Arial"/>
          <w:color w:val="808080"/>
          <w:sz w:val="28"/>
        </w:rPr>
        <w:t xml:space="preserve">13</w:t>
      </w:r>
      <w:r>
        <w:rPr>
          <w:rFonts w:ascii="Arial" w:hAnsi="Arial"/>
          <w:sz w:val="28"/>
        </w:rPr>
        <w:t xml:space="preserve">. </w:t>
      </w:r>
      <w:del w:id="1091" w:author="Assessor GDSXSR" w:date="2026-10-29T18:47:03Z">
        <w:r>
          <w:rPr>
            <w:rFonts w:ascii="Arial" w:hAnsi="Arial"/>
            <w:sz w:val="28"/>
          </w:rPr>
          <w:delText xml:space="preserve">Altera a verdade dos fatos e usa o processo para objetivo ilegal o devedor que apresenta</w:delText>
        </w:r>
      </w:del>
      <w:ins w:id="1092" w:author="Assessor GDSXSR" w:date="2026-10-29T18:47:03Z">
        <w:r>
          <w:rPr>
            <w:rFonts w:ascii="Arial" w:hAnsi="Arial"/>
            <w:color w:val="808080"/>
            <w:sz w:val="28"/>
          </w:rPr>
          <w:t xml:space="preserve">Apresentar</w:t>
        </w:r>
      </w:ins>
      <w:r>
        <w:rPr>
          <w:rFonts w:ascii="Arial" w:hAnsi="Arial"/>
          <w:sz w:val="28"/>
        </w:rPr>
        <w:t xml:space="preserve"> como amortização</w:t>
      </w:r>
      <w:del w:id="1093" w:author="Assessor GDSXSR" w:date="2026-10-29T18:47:03Z">
        <w:r>
          <w:rPr>
            <w:rFonts w:ascii="Arial" w:hAnsi="Arial"/>
            <w:sz w:val="28"/>
          </w:rPr>
          <w:delText xml:space="preserve"> da dívida</w:delText>
        </w:r>
      </w:del>
      <w:r>
        <w:rPr>
          <w:rFonts w:ascii="Arial" w:hAnsi="Arial"/>
          <w:sz w:val="28"/>
        </w:rPr>
        <w:t xml:space="preserve"> pagamentos feitos sob contratos extintos</w:t>
      </w:r>
      <w:del w:id="1094" w:author="Assessor GDSXSR" w:date="2026-10-29T18:47:03Z">
        <w:r>
          <w:rPr>
            <w:rFonts w:ascii="Arial" w:hAnsi="Arial"/>
            <w:sz w:val="28"/>
          </w:rPr>
          <w:delText xml:space="preserve">,</w:delText>
        </w:r>
      </w:del>
      <w:r>
        <w:rPr>
          <w:rFonts w:ascii="Arial" w:hAnsi="Arial"/>
          <w:sz w:val="28"/>
        </w:rPr>
        <w:t xml:space="preserve"> </w:t>
      </w:r>
      <w:del w:id="1095" w:author="Assessor GDSXSR" w:date="2026-10-29T18:47:03Z">
        <w:r>
          <w:rPr>
            <w:rFonts w:ascii="Arial" w:hAnsi="Arial"/>
            <w:sz w:val="28"/>
          </w:rPr>
          <w:delText xml:space="preserve">cuja</w:delText>
        </w:r>
      </w:del>
      <w:ins w:id="1096" w:author="Assessor GDSXSR" w:date="2026-10-29T18:47:03Z">
        <w:r>
          <w:rPr>
            <w:rFonts w:ascii="Arial" w:hAnsi="Arial"/>
            <w:color w:val="808080"/>
            <w:sz w:val="28"/>
          </w:rPr>
          <w:t xml:space="preserve">configura</w:t>
        </w:r>
      </w:ins>
      <w:r>
        <w:rPr>
          <w:rFonts w:ascii="Arial" w:hAnsi="Arial"/>
          <w:sz w:val="28"/>
        </w:rPr>
        <w:t xml:space="preserve"> </w:t>
      </w:r>
      <w:del w:id="1097" w:author="Assessor GDSXSR" w:date="2026-10-29T18:47:03Z">
        <w:r>
          <w:rPr>
            <w:rFonts w:ascii="Arial" w:hAnsi="Arial"/>
            <w:sz w:val="28"/>
          </w:rPr>
          <w:delText xml:space="preserve">origem</w:delText>
        </w:r>
      </w:del>
      <w:ins w:id="1098" w:author="Assessor GDSXSR" w:date="2026-10-29T18:47:03Z">
        <w:r>
          <w:rPr>
            <w:rFonts w:ascii="Arial" w:hAnsi="Arial"/>
            <w:color w:val="808080"/>
            <w:sz w:val="28"/>
          </w:rPr>
          <w:t xml:space="preserve">litigância</w:t>
        </w:r>
      </w:ins>
      <w:r>
        <w:rPr>
          <w:rFonts w:ascii="Arial" w:hAnsi="Arial"/>
          <w:sz w:val="28"/>
        </w:rPr>
        <w:t xml:space="preserve"> </w:t>
      </w:r>
      <w:del w:id="1099" w:author="Assessor GDSXSR" w:date="2026-10-29T18:47:03Z">
        <w:r>
          <w:rPr>
            <w:rFonts w:ascii="Arial" w:hAnsi="Arial"/>
            <w:sz w:val="28"/>
          </w:rPr>
          <w:delText xml:space="preserve">conhecia,</w:delText>
        </w:r>
      </w:del>
      <w:ins w:id="1100" w:author="Assessor GDSXSR" w:date="2026-10-29T18:47:03Z">
        <w:r>
          <w:rPr>
            <w:rFonts w:ascii="Arial" w:hAnsi="Arial"/>
            <w:color w:val="808080"/>
            <w:sz w:val="28"/>
          </w:rPr>
          <w:t xml:space="preserve">de</w:t>
        </w:r>
      </w:ins>
      <w:r>
        <w:rPr>
          <w:rFonts w:ascii="Arial" w:hAnsi="Arial"/>
          <w:sz w:val="28"/>
        </w:rPr>
        <w:t xml:space="preserve"> </w:t>
      </w:r>
      <w:del w:id="1101" w:author="Assessor GDSXSR" w:date="2026-10-29T18:47:03Z">
        <w:r>
          <w:rPr>
            <w:rFonts w:ascii="Arial" w:hAnsi="Arial"/>
            <w:sz w:val="28"/>
          </w:rPr>
          <w:delText xml:space="preserve">para reduzir ou eliminar o débito</w:delText>
        </w:r>
      </w:del>
      <w:ins w:id="1102" w:author="Assessor GDSXSR" w:date="2026-10-29T18:47:03Z">
        <w:r>
          <w:rPr>
            <w:rFonts w:ascii="Arial" w:hAnsi="Arial"/>
            <w:color w:val="808080"/>
            <w:sz w:val="28"/>
          </w:rPr>
          <w:t xml:space="preserve">má-fé</w:t>
        </w:r>
      </w:ins>
      <w:r>
        <w:rPr>
          <w:rFonts w:ascii="Arial" w:hAnsi="Arial"/>
          <w:sz w:val="28"/>
        </w:rPr>
        <w:t xml:space="preserve"> (CPC 80 II e III).</w:t>
      </w:r>
    </w:p>
    <w:p w14:paraId="75027F4C" w14:textId="77777777" w:rsidR="00B11149" w:rsidRDefault="000909E3" w:rsidP="007740BA">
      <w:pPr>
        <w:spacing w:after="0" w:line="360" w:lineRule="auto"/>
        <w:jc w:val="both"/>
      </w:pPr>
      <w:r>
        <w:rPr>
          <w:rFonts w:ascii="Arial" w:hAnsi="Arial"/>
          <w:b/>
          <w:sz w:val="28"/>
        </w:rPr>
        <w:t>IV. Dispositivo</w:t>
      </w:r>
    </w:p>
    <w:p w14:paraId="0AA35D9B" w14:textId="2C8E6E3D" w:rsidR="00B11149" w:rsidRDefault="000909E3" w:rsidP="00C40CD0">
      <w:pPr>
        <w:spacing w:after="0" w:line="360" w:lineRule="auto"/>
        <w:jc w:val="both"/>
      </w:pPr>
      <w:r>
        <w:rPr>
          <w:rFonts w:ascii="Arial" w:hAnsi="Arial"/>
          <w:color w:val="808080"/>
          <w:sz w:val="28"/>
        </w:rPr>
        <w:t>14</w:t>
      </w:r>
      <w:r>
        <w:rPr>
          <w:rFonts w:ascii="Arial" w:hAnsi="Arial"/>
          <w:sz w:val="28"/>
        </w:rPr>
        <w:t xml:space="preserve">. Acolheu-se em parte a preliminar de inovação recursal e </w:t>
      </w:r>
      <w:r>
        <w:rPr>
          <w:rFonts w:ascii="Arial" w:hAnsi="Arial"/>
          <w:color w:val="808080"/>
          <w:sz w:val="28"/>
        </w:rPr>
        <w:t xml:space="preserve">não se </w:t>
      </w:r>
      <w:r>
        <w:rPr>
          <w:rFonts w:ascii="Arial" w:hAnsi="Arial"/>
          <w:sz w:val="28"/>
        </w:rPr>
        <w:t xml:space="preserve">conheceu do apelo dos réus </w:t>
      </w:r>
      <w:r>
        <w:rPr>
          <w:rFonts w:ascii="Arial" w:hAnsi="Arial"/>
          <w:color w:val="808080"/>
          <w:sz w:val="28"/>
        </w:rPr>
        <w:t xml:space="preserve">quanto à base de cálculo da multa contratual e à imputação ao capital dos juros pagos nos contratos de investidor-anjo </w:t>
      </w:r>
      <w:r>
        <w:rPr>
          <w:rFonts w:ascii="Arial" w:hAnsi="Arial"/>
          <w:sz w:val="28"/>
        </w:rPr>
        <w:t xml:space="preserve">e, </w:t>
      </w:r>
      <w:r>
        <w:rPr>
          <w:rFonts w:ascii="Arial" w:hAnsi="Arial"/>
          <w:color w:val="808080"/>
          <w:sz w:val="28"/>
        </w:rPr>
        <w:t>na</w:t>
      </w:r>
      <w:r>
        <w:rPr>
          <w:rFonts w:ascii="Arial" w:hAnsi="Arial"/>
          <w:sz w:val="28"/>
        </w:rPr>
        <w:t xml:space="preserve"> </w:t>
      </w:r>
      <w:r>
        <w:rPr>
          <w:rFonts w:ascii="Arial" w:hAnsi="Arial"/>
          <w:color w:val="808080"/>
          <w:sz w:val="28"/>
        </w:rPr>
        <w:t>parte conhecida</w:t>
      </w:r>
      <w:r>
        <w:rPr>
          <w:rFonts w:ascii="Arial" w:hAnsi="Arial"/>
          <w:sz w:val="28"/>
        </w:rPr>
        <w:t>, rejeitou-se a preliminar de nulidade da sentença e negou-se-lhe provimento.</w:t>
      </w:r>
    </w:p>
    <w:p w14:paraId="2416DCEB" w14:textId="4C154A69" w:rsidR="00B11149" w:rsidRDefault="000909E3" w:rsidP="00C40CD0">
      <w:pPr>
        <w:spacing w:after="0" w:line="360" w:lineRule="auto"/>
        <w:jc w:val="both"/>
      </w:pPr>
      <w:r>
        <w:rPr>
          <w:rFonts w:ascii="Arial" w:hAnsi="Arial"/>
          <w:sz w:val="28"/>
        </w:rPr>
        <w:t>______</w:t>
      </w:r>
    </w:p>
    <w:p w14:paraId="77505F38" w14:textId="34C48720" w:rsidR="00B11149" w:rsidRPr="00C40CD0" w:rsidRDefault="000909E3" w:rsidP="00C40CD0">
      <w:pPr>
        <w:spacing w:after="0" w:line="360" w:lineRule="auto"/>
        <w:jc w:val="both"/>
        <w:rPr>
          <w:iCs/>
        </w:rPr>
      </w:pPr>
      <w:r>
        <w:rPr>
          <w:rFonts w:ascii="Arial" w:hAnsi="Arial"/>
          <w:i/>
          <w:sz w:val="26"/>
        </w:rPr>
        <w:t xml:space="preserve">Dispositivos relevantes citados: </w:t>
      </w:r>
      <w:r>
        <w:rPr>
          <w:rFonts w:ascii="Arial" w:hAnsi="Arial"/>
          <w:iCs/>
          <w:sz w:val="26"/>
        </w:rPr>
        <w:t xml:space="preserve">CC 50 </w:t>
      </w:r>
      <w:r>
        <w:rPr>
          <w:rFonts w:ascii="Arial" w:hAnsi="Arial"/>
          <w:i/>
          <w:sz w:val="26"/>
        </w:rPr>
        <w:t>caput</w:t>
      </w:r>
      <w:r>
        <w:rPr>
          <w:rFonts w:ascii="Arial" w:hAnsi="Arial"/>
          <w:iCs/>
          <w:sz w:val="26"/>
        </w:rPr>
        <w:t xml:space="preserve"> e § 1º, 389 parágrafo único, 406 e 421-A III; CDC 1º, 2º e 3º; CPC 80 II e III, 85 § 11, 373 II, 489 § 1º IV e VI, 927, 1.012</w:t>
      </w:r>
      <w:r>
        <w:rPr>
          <w:rFonts w:ascii="Arial" w:hAnsi="Arial"/>
          <w:iCs/>
          <w:color w:val="808080"/>
          <w:sz w:val="26"/>
        </w:rPr>
        <w:t xml:space="preserve"> caput e</w:t>
      </w:r>
      <w:r>
        <w:rPr>
          <w:rFonts w:ascii="Arial" w:hAnsi="Arial"/>
          <w:iCs/>
          <w:sz w:val="26"/>
        </w:rPr>
        <w:t xml:space="preserve"> § 1º, 1.013 §§ 1º e 2º e 1.014; LC 123/2006 61-A.</w:t>
      </w:r>
    </w:p>
    <w:p w14:paraId="6161DD34" w14:textId="7B71173E" w:rsidR="00B11149" w:rsidRDefault="000909E3" w:rsidP="007740BA">
      <w:pPr>
        <w:spacing w:after="0" w:line="360" w:lineRule="auto"/>
        <w:jc w:val="both"/>
      </w:pPr>
      <w:r>
        <w:rPr>
          <w:rFonts w:ascii="Arial" w:hAnsi="Arial"/>
          <w:i/>
          <w:sz w:val="26"/>
          <w:szCs w:val="26"/>
        </w:rPr>
        <w:t xml:space="preserve">Jurisprudência relevante citada: </w:t>
      </w:r>
      <w:r>
        <w:rPr>
          <w:rFonts w:ascii="Arial" w:hAnsi="Arial"/>
          <w:sz w:val="26"/>
          <w:szCs w:val="26"/>
        </w:rPr>
        <w:t>TJDFT, Acórdão 2123255, APC 0755408-80.2021.8.07.0016, Rel. Des. Aiston Henrique de Sousa, 4ª Turma Cível, j. 06/05/2026, DJe 10/06/2026; TJDFT, Acórdão 1911661, AI 0738041-23.2023.8.07.0000, Rel. Des. Aiston Henrique de Sousa, 4ª Turma Cível, j. 22/08/2024, DJe 11/09/2024; TJDFT, Acórdão 2126230, APC 0721907-78.2024.8.07.0001, Rel. Des. James Eduardo Oliveira, 4ª Turma Cível, j. 13/05/2026, DJe 30/06/2026;</w:t>
      </w:r>
      <w:r>
        <w:rPr>
          <w:rFonts w:ascii="Arial" w:hAnsi="Arial"/>
          <w:color w:val="808080"/>
          <w:sz w:val="26"/>
          <w:szCs w:val="26"/>
        </w:rPr>
        <w:t xml:space="preserve"> STJ</w:t>
      </w:r>
      <w:r>
        <w:rPr>
          <w:rFonts w:ascii="Arial" w:hAnsi="Arial"/>
          <w:sz w:val="26"/>
          <w:szCs w:val="26"/>
        </w:rPr>
        <w:t xml:space="preserve">, </w:t>
      </w:r>
      <w:r>
        <w:rPr>
          <w:rFonts w:ascii="Arial" w:hAnsi="Arial"/>
          <w:color w:val="808080"/>
          <w:sz w:val="26"/>
          <w:szCs w:val="26"/>
        </w:rPr>
        <w:t>Tema</w:t>
      </w:r>
      <w:r>
        <w:rPr>
          <w:rFonts w:ascii="Arial" w:hAnsi="Arial"/>
          <w:sz w:val="26"/>
          <w:szCs w:val="26"/>
        </w:rPr>
        <w:t xml:space="preserve"> </w:t>
      </w:r>
      <w:r>
        <w:rPr>
          <w:rFonts w:ascii="Arial" w:hAnsi="Arial"/>
          <w:color w:val="808080"/>
          <w:sz w:val="26"/>
          <w:szCs w:val="26"/>
        </w:rPr>
        <w:t>Repetitivo 1.210</w:t>
      </w:r>
      <w:r>
        <w:rPr>
          <w:rFonts w:ascii="Arial" w:hAnsi="Arial"/>
          <w:sz w:val="26"/>
          <w:szCs w:val="26"/>
        </w:rPr>
        <w:t xml:space="preserve">, </w:t>
      </w:r>
      <w:r>
        <w:rPr>
          <w:rFonts w:ascii="Arial" w:hAnsi="Arial"/>
          <w:color w:val="808080"/>
          <w:sz w:val="26"/>
          <w:szCs w:val="26"/>
        </w:rPr>
        <w:t>Segunda</w:t>
      </w:r>
      <w:r>
        <w:rPr>
          <w:rFonts w:ascii="Arial" w:hAnsi="Arial"/>
          <w:sz w:val="26"/>
          <w:szCs w:val="26"/>
        </w:rPr>
        <w:t xml:space="preserve"> </w:t>
      </w:r>
      <w:r>
        <w:rPr>
          <w:rFonts w:ascii="Arial" w:hAnsi="Arial"/>
          <w:color w:val="808080"/>
          <w:sz w:val="26"/>
          <w:szCs w:val="26"/>
        </w:rPr>
        <w:t>Seção</w:t>
      </w:r>
      <w:r>
        <w:rPr>
          <w:rFonts w:ascii="Arial" w:hAnsi="Arial"/>
          <w:sz w:val="26"/>
          <w:szCs w:val="26"/>
        </w:rPr>
        <w:t xml:space="preserve">, j. </w:t>
      </w:r>
      <w:r>
        <w:rPr>
          <w:rFonts w:ascii="Arial" w:hAnsi="Arial"/>
          <w:color w:val="808080"/>
          <w:sz w:val="26"/>
          <w:szCs w:val="26"/>
        </w:rPr>
        <w:t>07</w:t>
      </w:r>
      <w:r>
        <w:rPr>
          <w:rFonts w:ascii="Arial" w:hAnsi="Arial"/>
          <w:sz w:val="26"/>
          <w:szCs w:val="26"/>
        </w:rPr>
        <w:t>/</w:t>
      </w:r>
      <w:r>
        <w:rPr>
          <w:rFonts w:ascii="Arial" w:hAnsi="Arial"/>
          <w:color w:val="808080"/>
          <w:sz w:val="26"/>
          <w:szCs w:val="26"/>
        </w:rPr>
        <w:t>05</w:t>
      </w:r>
      <w:r>
        <w:rPr>
          <w:rFonts w:ascii="Arial" w:hAnsi="Arial"/>
          <w:sz w:val="26"/>
          <w:szCs w:val="26"/>
        </w:rPr>
        <w:t>/2026; TJDFT, Acórdão 1907392, APC 0723200-20.2023.8.07.0001, Rel. Des. Fernando Habibe, 4ª Turma Cível, j. 15/08/2024, DJe 29/08/2024.</w:t>
      </w:r>
    </w:p>
    <w:p w14:paraId="02700975" w14:textId="77777777" w:rsidR="00B11149" w:rsidRDefault="00B11149" w:rsidP="007740BA">
      <w:pPr>
        <w:spacing w:after="0" w:line="360" w:lineRule="auto"/>
      </w:pPr>
    </w:p>
    <w:p w14:paraId="4D83FA47" w14:textId="77777777" w:rsidR="00B11149" w:rsidRPr="009017C6" w:rsidRDefault="000909E3">
      <w:pPr>
        <w:spacing w:line="360" w:lineRule="auto"/>
        <w:rPr>
          <w:rFonts w:cstheme="minorHAnsi"/>
        </w:rPr>
      </w:pPr>
      <w:r w:rsidRPr="009017C6">
        <w:rPr>
          <w:rFonts w:cstheme="minorHAnsi"/>
          <w:b/>
          <w:color w:val="FF0000"/>
        </w:rPr>
        <w:t>RESUMO DA APELAÇÃO</w:t>
      </w:r>
    </w:p>
    <w:p w14:paraId="5B256031" w14:textId="77777777" w:rsidR="00B11149" w:rsidRPr="009017C6" w:rsidRDefault="000909E3">
      <w:pPr>
        <w:spacing w:line="360" w:lineRule="auto"/>
        <w:rPr>
          <w:rFonts w:cstheme="minorHAnsi"/>
        </w:rPr>
      </w:pPr>
      <w:r w:rsidRPr="009017C6">
        <w:rPr>
          <w:rFonts w:cstheme="minorHAnsi"/>
          <w:b/>
          <w:color w:val="FF0000"/>
        </w:rPr>
        <w:lastRenderedPageBreak/>
        <w:t>I. RAZÕES RECURSAIS</w:t>
      </w:r>
    </w:p>
    <w:p w14:paraId="43E80EF1" w14:textId="77777777" w:rsidR="00B11149" w:rsidRPr="009017C6" w:rsidRDefault="000909E3">
      <w:pPr>
        <w:spacing w:line="360" w:lineRule="auto"/>
        <w:rPr>
          <w:rFonts w:cstheme="minorHAnsi"/>
        </w:rPr>
      </w:pPr>
      <w:r w:rsidRPr="009017C6">
        <w:rPr>
          <w:rFonts w:cstheme="minorHAnsi"/>
          <w:b/>
          <w:color w:val="FF0000"/>
        </w:rPr>
        <w:t>Nulidade da sentença por deficiência de fundamentação</w:t>
      </w:r>
    </w:p>
    <w:p w14:paraId="389216E8" w14:textId="77777777" w:rsidR="00B11149" w:rsidRPr="009017C6" w:rsidRDefault="000909E3">
      <w:pPr>
        <w:spacing w:line="360" w:lineRule="auto"/>
        <w:rPr>
          <w:rFonts w:cstheme="minorHAnsi"/>
        </w:rPr>
      </w:pPr>
      <w:r w:rsidRPr="009017C6">
        <w:rPr>
          <w:rFonts w:cstheme="minorHAnsi"/>
          <w:color w:val="FF0000"/>
        </w:rPr>
        <w:t>Os apelantes GPS Facility e Construção Ltda. e José Fábio Leal de Moura suscitam a nulidade da sentença, com fundamento no art. 489, § 1º, IV e VI, do CPC, por ausência de enfrentamento de argumentos, provas e precedente capazes de infirmar as conclusões adotadas. Sustentam que a decisão reconheceu a existência dos contratos de investidor-anjo, mas não examinou o regime do art. 61-A da LC nº 123/2006; desconsiderou as degravações de áudios e reuniões juntadas pela própria apelada, nas quais teria sido reconhecida a natureza de investimento e o risco da operação; não apreciou as cláusulas 3.2 e 9.1, “h”, do instrumento; e deixou de analisar ou distinguir o REsp nº 1.685.098/SP, invocado para afastar a incidência do CDC. Requerem, por isso, a anulação da sentença e o retorno dos autos à origem ou, subsidiariamente, o julgamento imediato do mérito pelo Tribunal, nos termos do art. 1.013, § 3º, do CPC.</w:t>
      </w:r>
    </w:p>
    <w:p w14:paraId="57859693" w14:textId="77777777" w:rsidR="00B11149" w:rsidRPr="009017C6" w:rsidRDefault="000909E3">
      <w:pPr>
        <w:spacing w:line="360" w:lineRule="auto"/>
        <w:rPr>
          <w:rFonts w:cstheme="minorHAnsi"/>
        </w:rPr>
      </w:pPr>
      <w:r w:rsidRPr="009017C6">
        <w:rPr>
          <w:rFonts w:cstheme="minorHAnsi"/>
          <w:b/>
          <w:color w:val="FF0000"/>
        </w:rPr>
        <w:t>Erro de interpretação da Cédula de Crédito Bancário</w:t>
      </w:r>
    </w:p>
    <w:p w14:paraId="3AEE6C81" w14:textId="77777777" w:rsidR="00B11149" w:rsidRPr="009017C6" w:rsidRDefault="000909E3">
      <w:pPr>
        <w:spacing w:line="360" w:lineRule="auto"/>
        <w:rPr>
          <w:rFonts w:cstheme="minorHAnsi"/>
        </w:rPr>
      </w:pPr>
      <w:r w:rsidRPr="009017C6">
        <w:rPr>
          <w:rFonts w:cstheme="minorHAnsi"/>
          <w:color w:val="FF0000"/>
        </w:rPr>
        <w:t>Alegam que a sentença incorreu em erro objetivo ao atribuir à primeira apelante declaração contratual segundo a qual o credor seria instituição financeira autorizada pelo Banco Central. A cláusula 1, “b”, qualificaria a credora, posição ocupada por Rávila Grasielle de Araújo Gonçalves, e não a emitente GPS Facility e Construção Ltda.. Segundo o recurso, a inadequação da cláusula não comprova simulação imputável à empresa nem vulnerabilidade da apelada, mas apenas confirma que o instrumento não configura verdadeira Cédula de Crédito Bancário.</w:t>
      </w:r>
    </w:p>
    <w:p w14:paraId="67C5684D" w14:textId="77777777" w:rsidR="00B11149" w:rsidRPr="009017C6" w:rsidRDefault="000909E3">
      <w:pPr>
        <w:spacing w:line="360" w:lineRule="auto"/>
        <w:rPr>
          <w:rFonts w:cstheme="minorHAnsi"/>
        </w:rPr>
      </w:pPr>
      <w:r w:rsidRPr="009017C6">
        <w:rPr>
          <w:rFonts w:cstheme="minorHAnsi"/>
          <w:b/>
          <w:color w:val="FF0000"/>
        </w:rPr>
        <w:t>Natureza jurídica de investimento-anjo</w:t>
      </w:r>
    </w:p>
    <w:p w14:paraId="1B3F5134" w14:textId="77777777" w:rsidR="00B11149" w:rsidRPr="009017C6" w:rsidRDefault="000909E3">
      <w:pPr>
        <w:spacing w:line="360" w:lineRule="auto"/>
        <w:rPr>
          <w:rFonts w:cstheme="minorHAnsi"/>
        </w:rPr>
      </w:pPr>
      <w:r w:rsidRPr="009017C6">
        <w:rPr>
          <w:rFonts w:cstheme="minorHAnsi"/>
          <w:color w:val="FF0000"/>
        </w:rPr>
        <w:t>Defendem que a relação originária deve ser qualificada como investimento-anjo, regido pelo art. 61-A da LC nº 123/2006, e não como mútuo civil. Afirmam que os contratos celebrados em 30/04/2024 e 09/08/2024 foram expressamente denominados contratos de participação de investidor-anjo e continham características próprias dessa modalidade: destinação dos recursos ao fomento da atividade empresarial, ausência de ingresso da investidora no quadro societário, inexistência de poderes de gerência ou voto e vinculação do retorno ao desempenho da empresa.</w:t>
      </w:r>
    </w:p>
    <w:p w14:paraId="671AFBB3" w14:textId="77777777" w:rsidR="00B11149" w:rsidRPr="009017C6" w:rsidRDefault="000909E3">
      <w:pPr>
        <w:spacing w:line="360" w:lineRule="auto"/>
        <w:rPr>
          <w:rFonts w:cstheme="minorHAnsi"/>
        </w:rPr>
      </w:pPr>
      <w:r w:rsidRPr="009017C6">
        <w:rPr>
          <w:rFonts w:cstheme="minorHAnsi"/>
          <w:color w:val="FF0000"/>
        </w:rPr>
        <w:t xml:space="preserve">Sustentam que a ausência de autorização da primeira apelante para atuar como instituição financeira não torna irregular a captação dos aportes, pois o regime do investimento-anjo foi criado justamente para permitir que sociedades não financeiras recebam recursos de pessoas </w:t>
      </w:r>
      <w:r w:rsidRPr="009017C6">
        <w:rPr>
          <w:rFonts w:cstheme="minorHAnsi"/>
          <w:color w:val="FF0000"/>
        </w:rPr>
        <w:lastRenderedPageBreak/>
        <w:t>físicas destinados ao financiamento de suas atividades. Assim, a condição de empresa não integrante do Sistema Financeiro Nacional seria compatível com o art. 61-A da LC nº 123/2006, e não fundamento para requalificar o negócio como mútuo ou reconhecer abuso da personalidade jurídica.</w:t>
      </w:r>
    </w:p>
    <w:p w14:paraId="1136EAA1" w14:textId="77777777" w:rsidR="00B11149" w:rsidRPr="009017C6" w:rsidRDefault="000909E3">
      <w:pPr>
        <w:spacing w:line="360" w:lineRule="auto"/>
        <w:rPr>
          <w:rFonts w:cstheme="minorHAnsi"/>
        </w:rPr>
      </w:pPr>
      <w:r w:rsidRPr="009017C6">
        <w:rPr>
          <w:rFonts w:cstheme="minorHAnsi"/>
          <w:color w:val="FF0000"/>
        </w:rPr>
        <w:t>Argumentam que a natureza de investimento decorre também da destinação dos aportes a contratos administrativos determinados, da garantia constituída por cessão fiduciária dos recebíveis gerados pela atividade empresarial, da cláusula segundo a qual o resgate corresponderia ao menor valor entre o aporte corrigido e o valor patrimonial da sociedade e das conversas juntadas aos autos, que fariam referência a investimento, risco empresarial e dependência dos recebíveis públicos. Na perspectiva dos apelantes, a previsão de remuneração mensal e de devolução do capital disciplinaria a remuneração e a saída da investidora, sem transformar automaticamente a operação em mútuo.</w:t>
      </w:r>
    </w:p>
    <w:p w14:paraId="02D3EBD9" w14:textId="77777777" w:rsidR="00B11149" w:rsidRPr="009017C6" w:rsidRDefault="000909E3">
      <w:pPr>
        <w:spacing w:line="360" w:lineRule="auto"/>
        <w:rPr>
          <w:rFonts w:cstheme="minorHAnsi"/>
        </w:rPr>
      </w:pPr>
      <w:r w:rsidRPr="009017C6">
        <w:rPr>
          <w:rFonts w:cstheme="minorHAnsi"/>
          <w:color w:val="FF0000"/>
        </w:rPr>
        <w:t>Aduzem que, reconhecida a natureza de investimento-anjo, o risco do empreendimento integra o negócio, de modo que as dificuldades financeiras da empresa não geram, por si sós, obrigação incondicional de restituição integral dos aportes com encargos. A sentença teria convertido retroativamente um investimento sujeito a risco em crédito certo, contrariando a estrutura jurídica do art. 61-A da LC nº 123/2006.</w:t>
      </w:r>
    </w:p>
    <w:p w14:paraId="170B90A4" w14:textId="77777777" w:rsidR="00B11149" w:rsidRPr="009017C6" w:rsidRDefault="000909E3">
      <w:pPr>
        <w:spacing w:line="360" w:lineRule="auto"/>
        <w:rPr>
          <w:rFonts w:cstheme="minorHAnsi"/>
        </w:rPr>
      </w:pPr>
      <w:r w:rsidRPr="009017C6">
        <w:rPr>
          <w:rFonts w:cstheme="minorHAnsi"/>
          <w:b/>
          <w:color w:val="FF0000"/>
        </w:rPr>
        <w:t>Inaplicabilidade do Código de Defesa do Consumidor</w:t>
      </w:r>
    </w:p>
    <w:p w14:paraId="31B8AEE2" w14:textId="77777777" w:rsidR="00B11149" w:rsidRPr="009017C6" w:rsidRDefault="000909E3">
      <w:pPr>
        <w:spacing w:line="360" w:lineRule="auto"/>
        <w:rPr>
          <w:rFonts w:cstheme="minorHAnsi"/>
        </w:rPr>
      </w:pPr>
      <w:r w:rsidRPr="009017C6">
        <w:rPr>
          <w:rFonts w:cstheme="minorHAnsi"/>
          <w:color w:val="FF0000"/>
        </w:rPr>
        <w:t>Os apelantes sustentam que não há relação de consumo, pois a empresa não atuou como banco, corretora ou fornecedora de produto financeiro padronizado, mas como sociedade investida que recebeu aporte individualmente negociado. Invocam o REsp nº 1.685.098/SP para defender que a relação entre investidor e sociedade receptora dos recursos não se submete ao CDC.</w:t>
      </w:r>
    </w:p>
    <w:p w14:paraId="1519F3A3" w14:textId="77777777" w:rsidR="00B11149" w:rsidRPr="009017C6" w:rsidRDefault="000909E3">
      <w:pPr>
        <w:spacing w:line="360" w:lineRule="auto"/>
        <w:rPr>
          <w:rFonts w:cstheme="minorHAnsi"/>
        </w:rPr>
      </w:pPr>
      <w:r w:rsidRPr="009017C6">
        <w:rPr>
          <w:rFonts w:cstheme="minorHAnsi"/>
          <w:color w:val="FF0000"/>
        </w:rPr>
        <w:t>Acrescentam que a cláusula 9.1, “h”, do instrumento declara a inexistência de hipossuficiência ou de relação de consumo e registra a experiência negocial das partes. Sustentam que a apelada subscreveu essa declaração sem alegar vício de consentimento e que a incidência do CDC não poderia ter sido reconhecida com base apenas no fato de ela ser investidora ocasional. Afastado o regime consumerista, requerem a aplicação das regras civis e empresariais, sem inversão do ônus da prova, nos termos do art. 373 do CPC e do art. 421-A do Código Civil.</w:t>
      </w:r>
    </w:p>
    <w:p w14:paraId="1FA47E65" w14:textId="77777777" w:rsidR="00B11149" w:rsidRPr="009017C6" w:rsidRDefault="000909E3">
      <w:pPr>
        <w:spacing w:line="360" w:lineRule="auto"/>
        <w:rPr>
          <w:rFonts w:cstheme="minorHAnsi"/>
        </w:rPr>
      </w:pPr>
      <w:r w:rsidRPr="009017C6">
        <w:rPr>
          <w:rFonts w:cstheme="minorHAnsi"/>
          <w:b/>
          <w:color w:val="FF0000"/>
        </w:rPr>
        <w:t>Ausência dos requisitos para a desconsideração da personalidade jurídica</w:t>
      </w:r>
    </w:p>
    <w:p w14:paraId="0491BBCA" w14:textId="77777777" w:rsidR="00B11149" w:rsidRPr="009017C6" w:rsidRDefault="000909E3">
      <w:pPr>
        <w:spacing w:line="360" w:lineRule="auto"/>
        <w:rPr>
          <w:rFonts w:cstheme="minorHAnsi"/>
        </w:rPr>
      </w:pPr>
      <w:r w:rsidRPr="009017C6">
        <w:rPr>
          <w:rFonts w:cstheme="minorHAnsi"/>
          <w:color w:val="FF0000"/>
        </w:rPr>
        <w:lastRenderedPageBreak/>
        <w:t>Alegam que a desconsideração foi decretada sem demonstração concreta dos requisitos do art. 50 do Código Civil. A sentença não teria individualizado ato doloso destinado a lesar credores ou fraudar a lei, tampouco indicado apropriação de recursos sociais pelo sócio, transferências patrimoniais indevidas, ocultação de bens ou qualquer conduta reveladora de confusão patrimonial.</w:t>
      </w:r>
    </w:p>
    <w:p w14:paraId="65DDF8B7" w14:textId="77777777" w:rsidR="00B11149" w:rsidRPr="009017C6" w:rsidRDefault="000909E3">
      <w:pPr>
        <w:spacing w:line="360" w:lineRule="auto"/>
        <w:rPr>
          <w:rFonts w:cstheme="minorHAnsi"/>
        </w:rPr>
      </w:pPr>
      <w:r w:rsidRPr="009017C6">
        <w:rPr>
          <w:rFonts w:cstheme="minorHAnsi"/>
          <w:color w:val="FF0000"/>
        </w:rPr>
        <w:t>Defendem que eventual exercício de atividade sujeita a autorização regulatória poderia gerar consequências administrativas próprias, mas não caracteriza automaticamente desvio de finalidade. Invocam o Tema nº 1.210 do STJ para sustentar que a desconsideração, nas relações civis e empresariais, exige prova efetiva de abuso da personalidade, sendo insuficientes o inadimplemento, a insolvência ou a inexistência de bens penhoráveis.</w:t>
      </w:r>
    </w:p>
    <w:p w14:paraId="0F9B7780" w14:textId="77777777" w:rsidR="00B11149" w:rsidRPr="009017C6" w:rsidRDefault="000909E3">
      <w:pPr>
        <w:spacing w:line="360" w:lineRule="auto"/>
        <w:rPr>
          <w:rFonts w:cstheme="minorHAnsi"/>
        </w:rPr>
      </w:pPr>
      <w:r w:rsidRPr="009017C6">
        <w:rPr>
          <w:rFonts w:cstheme="minorHAnsi"/>
          <w:color w:val="FF0000"/>
        </w:rPr>
        <w:t>Sustentam, ainda, que a decisão não examinou de maneira específica os requisitos do art. 50 do Código Civil, apesar de José Fábio Leal de Moura já integrar a relação processual. Requerem o afastamento da desconsideração e da responsabilização pessoal do segundo apelante por essa via.</w:t>
      </w:r>
    </w:p>
    <w:p w14:paraId="5A441602" w14:textId="77777777" w:rsidR="00B11149" w:rsidRPr="009017C6" w:rsidRDefault="000909E3">
      <w:pPr>
        <w:spacing w:line="360" w:lineRule="auto"/>
        <w:rPr>
          <w:rFonts w:cstheme="minorHAnsi"/>
        </w:rPr>
      </w:pPr>
      <w:r w:rsidRPr="009017C6">
        <w:rPr>
          <w:rFonts w:cstheme="minorHAnsi"/>
          <w:b/>
          <w:color w:val="FF0000"/>
        </w:rPr>
        <w:t>Inexistência de litigância de má-fé</w:t>
      </w:r>
    </w:p>
    <w:p w14:paraId="010D2086" w14:textId="77777777" w:rsidR="00B11149" w:rsidRPr="009017C6" w:rsidRDefault="000909E3">
      <w:pPr>
        <w:spacing w:line="360" w:lineRule="auto"/>
        <w:rPr>
          <w:rFonts w:cstheme="minorHAnsi"/>
        </w:rPr>
      </w:pPr>
      <w:r w:rsidRPr="009017C6">
        <w:rPr>
          <w:rFonts w:cstheme="minorHAnsi"/>
          <w:color w:val="FF0000"/>
        </w:rPr>
        <w:t>Insurgem-se contra a condenação por litigância de má-fé, ao argumento de que não houve alteração deliberada da verdade dos fatos. A apresentação dos pagamentos realizados sob os contratos anteriores teria sido acompanhada da respectiva linha do tempo e da tese de que esses valores deveriam ser considerados por integrarem a mesma cadeia negocial posteriormente consolidada pelo distrato e pela CCB.</w:t>
      </w:r>
    </w:p>
    <w:p w14:paraId="6FA56754" w14:textId="77777777" w:rsidR="00B11149" w:rsidRPr="009017C6" w:rsidRDefault="000909E3">
      <w:pPr>
        <w:spacing w:line="360" w:lineRule="auto"/>
        <w:rPr>
          <w:rFonts w:cstheme="minorHAnsi"/>
        </w:rPr>
      </w:pPr>
      <w:r w:rsidRPr="009017C6">
        <w:rPr>
          <w:rFonts w:cstheme="minorHAnsi"/>
          <w:color w:val="FF0000"/>
        </w:rPr>
        <w:t>Afirmam que a controvérsia sobre a imputação dos pagamentos constitui legítima questão de mérito e não demonstra dolo processual. Ressaltam que a própria decisão saneadora teria reconhecido a matéria como ponto controvertido e invocam precedente do STJ segundo o qual a litigância de má-fé não pode ser presumida, exigindo prova da intenção de alterar a verdade ou obstruir o processo. Requerem, assim, a exclusão da multa de 5% sobre o valor atualizado da causa.</w:t>
      </w:r>
    </w:p>
    <w:p w14:paraId="3779F9A1" w14:textId="77777777" w:rsidR="00B11149" w:rsidRPr="009017C6" w:rsidRDefault="000909E3">
      <w:pPr>
        <w:spacing w:line="360" w:lineRule="auto"/>
        <w:rPr>
          <w:rFonts w:cstheme="minorHAnsi"/>
        </w:rPr>
      </w:pPr>
      <w:r w:rsidRPr="009017C6">
        <w:rPr>
          <w:rFonts w:cstheme="minorHAnsi"/>
          <w:b/>
          <w:color w:val="FF0000"/>
        </w:rPr>
        <w:t>Pagamento posterior à emissão do instrumento</w:t>
      </w:r>
    </w:p>
    <w:p w14:paraId="5D6A5B18" w14:textId="77777777" w:rsidR="00B11149" w:rsidRPr="009017C6" w:rsidRDefault="000909E3">
      <w:pPr>
        <w:spacing w:line="360" w:lineRule="auto"/>
        <w:rPr>
          <w:rFonts w:cstheme="minorHAnsi"/>
        </w:rPr>
      </w:pPr>
      <w:r w:rsidRPr="009017C6">
        <w:rPr>
          <w:rFonts w:cstheme="minorHAnsi"/>
          <w:color w:val="FF0000"/>
        </w:rPr>
        <w:t>Os apelantes reconhecem que a prova de pagamento lhes incumbia como fato extintivo da obrigação, nos termos do art. 373, II, do CPC, mas afirmam ter comprovado, além do repasse de R$ 7.325,00 reconhecido na sentença, outro pagamento de R$ 5.325,00 realizado em 28/05/2025. Como esse pagamento seria posterior ao distrato de 11/03/2025 e à emissão da CCB em 09/05/2025, sustentam que deve ser abatido do débito consolidado.</w:t>
      </w:r>
    </w:p>
    <w:p w14:paraId="54359E1B" w14:textId="77777777" w:rsidR="00B11149" w:rsidRPr="009017C6" w:rsidRDefault="000909E3">
      <w:pPr>
        <w:spacing w:line="360" w:lineRule="auto"/>
        <w:rPr>
          <w:rFonts w:cstheme="minorHAnsi"/>
        </w:rPr>
      </w:pPr>
      <w:r w:rsidRPr="009017C6">
        <w:rPr>
          <w:rFonts w:cstheme="minorHAnsi"/>
          <w:b/>
          <w:color w:val="FF0000"/>
        </w:rPr>
        <w:lastRenderedPageBreak/>
        <w:t>Revisão do quantum debeatur e dos encargos</w:t>
      </w:r>
    </w:p>
    <w:p w14:paraId="27FF4B5A" w14:textId="77777777" w:rsidR="00B11149" w:rsidRPr="009017C6" w:rsidRDefault="000909E3">
      <w:pPr>
        <w:spacing w:line="360" w:lineRule="auto"/>
        <w:rPr>
          <w:rFonts w:cstheme="minorHAnsi"/>
        </w:rPr>
      </w:pPr>
      <w:r w:rsidRPr="009017C6">
        <w:rPr>
          <w:rFonts w:cstheme="minorHAnsi"/>
          <w:color w:val="FF0000"/>
        </w:rPr>
        <w:t>Subsidiariamente, caso mantida a condenação, requerem a dedução dos pagamentos de R$ 5.325,00 e R$ 7.325,00 e a revisão dos encargos à luz dos arts. 389 e 406 do Código Civil, com a redação da Lei nº 14.905/2024. Alegam que a sentença cumulou juros fixos de 1% ao mês com correção monetária pelo IPCA, embora o novo regime legal determine a aplicação da taxa legal, correspondente à Selic deduzido o índice de atualização monetária, devendo ser afastada eventual duplicidade de encargos.</w:t>
      </w:r>
    </w:p>
    <w:p w14:paraId="07FA717F" w14:textId="77777777" w:rsidR="00B11149" w:rsidRPr="009017C6" w:rsidRDefault="000909E3">
      <w:pPr>
        <w:spacing w:line="360" w:lineRule="auto"/>
        <w:rPr>
          <w:rFonts w:cstheme="minorHAnsi"/>
        </w:rPr>
      </w:pPr>
      <w:r w:rsidRPr="009017C6">
        <w:rPr>
          <w:rFonts w:cstheme="minorHAnsi"/>
          <w:color w:val="FF0000"/>
        </w:rPr>
        <w:t>Defendem também que a multa contratual de 2% deve incidir somente sobre o capital devido, após a dedução dos pagamentos, e não sobre o montante atualizado acrescido de juros e correção monetária. A incidência sobre todos os acessórios produziria, segundo o recurso, crescimento progressivo e indevido da penalidade.</w:t>
      </w:r>
    </w:p>
    <w:p w14:paraId="2DE0D8A6" w14:textId="77777777" w:rsidR="00B11149" w:rsidRPr="009017C6" w:rsidRDefault="000909E3">
      <w:pPr>
        <w:spacing w:line="360" w:lineRule="auto"/>
        <w:rPr>
          <w:rFonts w:cstheme="minorHAnsi"/>
        </w:rPr>
      </w:pPr>
      <w:r w:rsidRPr="009017C6">
        <w:rPr>
          <w:rFonts w:cstheme="minorHAnsi"/>
          <w:b/>
          <w:color w:val="FF0000"/>
        </w:rPr>
        <w:t>Imputação dos juros excessivos ao principal</w:t>
      </w:r>
    </w:p>
    <w:p w14:paraId="25E42508" w14:textId="77777777" w:rsidR="00B11149" w:rsidRPr="009017C6" w:rsidRDefault="000909E3">
      <w:pPr>
        <w:spacing w:line="360" w:lineRule="auto"/>
        <w:rPr>
          <w:rFonts w:cstheme="minorHAnsi"/>
        </w:rPr>
      </w:pPr>
      <w:r w:rsidRPr="009017C6">
        <w:rPr>
          <w:rFonts w:cstheme="minorHAnsi"/>
          <w:color w:val="FF0000"/>
        </w:rPr>
        <w:t>Na hipótese de manutenção da qualificação do negócio como mútuo civil, sustentam que os valores recebidos pela apelada acima do limite de juros de 1% ao mês devem ser imputados à amortização do principal, com fundamento no art. 354 do Código Civil e no art. 11 do Decreto nº 22.626/1933. Argumentam que eventual novação decorrente da CCB não convalida juros usurários incorporados ao saldo consolidado e requerem o recálculo integral da dívida a partir do capital efetivamente aportado, com imputação ao principal dos pagamentos superiores ao teto legal.</w:t>
      </w:r>
    </w:p>
    <w:p w14:paraId="3C6D7DBF" w14:textId="77777777" w:rsidR="00B11149" w:rsidRPr="009017C6" w:rsidRDefault="000909E3">
      <w:pPr>
        <w:spacing w:line="360" w:lineRule="auto"/>
        <w:rPr>
          <w:rFonts w:cstheme="minorHAnsi"/>
        </w:rPr>
      </w:pPr>
      <w:r w:rsidRPr="009017C6">
        <w:rPr>
          <w:rFonts w:cstheme="minorHAnsi"/>
          <w:b/>
          <w:color w:val="FF0000"/>
        </w:rPr>
        <w:t>II. PEDIDO</w:t>
      </w:r>
    </w:p>
    <w:p w14:paraId="4F7DDA0F" w14:textId="77777777" w:rsidR="00B11149" w:rsidRPr="009017C6" w:rsidRDefault="000909E3">
      <w:pPr>
        <w:spacing w:line="360" w:lineRule="auto"/>
        <w:rPr>
          <w:rFonts w:cstheme="minorHAnsi"/>
        </w:rPr>
      </w:pPr>
      <w:r w:rsidRPr="009017C6">
        <w:rPr>
          <w:rFonts w:cstheme="minorHAnsi"/>
          <w:color w:val="FF0000"/>
        </w:rPr>
        <w:t>Requerem, sucessivamente: a anulação da sentença por deficiência de fundamentação, com retorno dos autos à origem; ou a reforma integral para julgar improcedentes os pedidos, reconhecendo a natureza de investimento-anjo, a inaplicabilidade do CDC, a ausência dos requisitos do art. 50 do Código Civil e a inexistência de litigância de má-fé; ou, subsidiariamente, o afastamento da desconsideração da personalidade jurídica e da multa por má-fé. Caso mantida a condenação como mútuo civil, pedem o recálculo da dívida, com imputação ao principal dos juros pagos acima do teto legal, dedução do pagamento de R$ 5.325,00, adequação dos encargos à Lei nº 14.905/2024 e incidência da multa de 2% apenas sobre o capital. Requerem, ainda, a redistribuição dos ônus sucumbenciais, a fixação de honorários recursais e o reconhecimento do efeito suspensivo da apelação.</w:t>
      </w:r>
    </w:p>
    <w:p w14:paraId="6D0D0EB9" w14:textId="799B5A7A" w:rsidR="00B11149" w:rsidRPr="009017C6" w:rsidRDefault="00B11149" w:rsidP="00252AC2">
      <w:pPr>
        <w:spacing w:line="360" w:lineRule="auto"/>
        <w:rPr>
          <w:rFonts w:cstheme="minorHAnsi"/>
        </w:rPr>
      </w:pPr>
    </w:p>
    <w:p w14:paraId="28FAC2AC" w14:textId="70E435AF" w:rsidR="00B11149" w:rsidRDefault="000909E3" w:rsidP="00B802B2">
      <w:pPr>
        <w:pStyle w:val="Ttulos"/>
        <w:spacing w:before="0" w:after="0"/>
      </w:pPr>
      <w:r>
        <w:lastRenderedPageBreak/>
        <w:t>RELATÓRIO</w:t>
      </w:r>
    </w:p>
    <w:p w14:paraId="370B16E1" w14:textId="77777777" w:rsidR="00B11149" w:rsidRDefault="00B11149" w:rsidP="00B802B2">
      <w:pPr>
        <w:spacing w:after="0" w:line="360" w:lineRule="auto"/>
      </w:pPr>
    </w:p>
    <w:p w14:paraId="3F7979C6" w14:textId="77777777" w:rsidR="00B11149" w:rsidRDefault="000909E3" w:rsidP="00B802B2">
      <w:pPr>
        <w:spacing w:after="0" w:line="360" w:lineRule="auto"/>
        <w:ind w:firstLine="2268"/>
        <w:jc w:val="both"/>
      </w:pPr>
      <w:r>
        <w:rPr>
          <w:rFonts w:ascii="Arial" w:hAnsi="Arial"/>
          <w:sz w:val="28"/>
        </w:rPr>
        <w:t>Adoto o relatório da r. sentença:</w:t>
      </w:r>
    </w:p>
    <w:p w14:paraId="32417813" w14:textId="77777777" w:rsidR="00B11149" w:rsidRDefault="00B11149" w:rsidP="00B802B2">
      <w:pPr>
        <w:spacing w:after="0" w:line="360" w:lineRule="auto"/>
      </w:pPr>
    </w:p>
    <w:p w14:paraId="14A82DE6" w14:textId="77777777" w:rsidR="00B11149" w:rsidRDefault="000909E3" w:rsidP="00B802B2">
      <w:pPr>
        <w:pStyle w:val="Citao"/>
        <w:spacing w:before="0" w:after="0" w:line="360" w:lineRule="auto"/>
        <w:jc w:val="both"/>
      </w:pPr>
      <w:r>
        <w:t>"Trata-se de ação de cobrança cumulada com pedido de desconsideração da personalidade jurídica e tutela de urgência cautelar ajuizada por RÁVILA GRASIELLE DE ARAÚJO GONÇALVES contra GPS FACILITY E CONSTRUÇÃO LTDA e JOSÉ FÁBIO LEAL DE MOURA.</w:t>
      </w:r>
    </w:p>
    <w:p w14:paraId="12F57E7D" w14:textId="77777777" w:rsidR="00B11149" w:rsidRDefault="000909E3" w:rsidP="00B802B2">
      <w:pPr>
        <w:pStyle w:val="Citao"/>
        <w:spacing w:before="0" w:after="0" w:line="360" w:lineRule="auto"/>
        <w:jc w:val="both"/>
      </w:pPr>
      <w:r>
        <w:t xml:space="preserve">Na petição inicial, a autora relata que celebrou com a primeira ré dois contratos de participação de investidor-anjo: o primeiro em 30/04/2024, com aporte de R$ 36.500,00 (trinta e seis mil e quinhentos reais); o segundo em 09/08/2024, com aporte de R$ 70.000,00 (setenta mil reais). Ambos previam retorno mensal e devolução integral dos valores. Diante do inadimplemento, as partes firmaram distrato em 11/03/2025, consolidando as obrigações pendentes. Em 09/05/2025, a ré emitiu a Cédula de Crédito Bancário (CCB) nº 053998546, no valor de R$ 146.500,00 (cento e quarenta e seis mil e quinhentos reais), com juros remuneratórios de 5% (cinco por cento) ao mês, para formalizar o saldo remanescente, em 06 (seis) parcelas mensais totalizando R$ 173.178,35 (cento e setenta e três mil, cento e setenta e oito reais e trinta e cinco centavos). A autora sustenta que o instrumento denominado CCB constitui mútuo civil privado, pois a ré não é instituição financeira, e que a garantia securitária da AIG apresentada pela ré é inexistente, uma vez que a </w:t>
      </w:r>
      <w:r>
        <w:lastRenderedPageBreak/>
        <w:t>seguradora negou cobertura. Alega que os juros de 5% ao mês são abusivos e devem ser limitados a 1% (um por cento) ao mês. Defende a responsabilidade solidária do segundo réu, sócio-administrador e avalista da CCB, e requer a desconsideração da personalidade jurídica.</w:t>
      </w:r>
    </w:p>
    <w:p w14:paraId="6F024225" w14:textId="77777777" w:rsidR="00B11149" w:rsidRDefault="000909E3" w:rsidP="00B802B2">
      <w:pPr>
        <w:pStyle w:val="Citao"/>
        <w:spacing w:before="0" w:after="0" w:line="360" w:lineRule="auto"/>
        <w:jc w:val="both"/>
      </w:pPr>
      <w:r>
        <w:t>Em razão disso, pediu o reconhecimento da relação de consumo e a inversão do ônus da prova; a desconsideração da personalidade jurídica; a condenação solidária dos réus ao pagamento de R$ 159.852,29 (cento e cinquenta e nove mil, oitocentos e cinquenta e dois reais e vinte e nove centavos); e a condenação dos réus ao pagamento de custas processuais e honorários de 20% (vinte por cento) sobre o valor da condenação.</w:t>
      </w:r>
    </w:p>
    <w:p w14:paraId="44B0833F" w14:textId="77777777" w:rsidR="00B11149" w:rsidRDefault="000909E3" w:rsidP="00B802B2">
      <w:pPr>
        <w:pStyle w:val="Citao"/>
        <w:spacing w:before="0" w:after="0" w:line="360" w:lineRule="auto"/>
        <w:jc w:val="both"/>
      </w:pPr>
      <w:r>
        <w:t>A tutela de urgência cautelar foi indeferida na decisão de ID 262303097, oportunidade em que se determinou a citação dos réus.</w:t>
      </w:r>
    </w:p>
    <w:p w14:paraId="42A7E0D4" w14:textId="77777777" w:rsidR="00B11149" w:rsidRDefault="000909E3" w:rsidP="00B802B2">
      <w:pPr>
        <w:pStyle w:val="Citao"/>
        <w:spacing w:before="0" w:after="0" w:line="360" w:lineRule="auto"/>
        <w:jc w:val="both"/>
      </w:pPr>
      <w:r>
        <w:t xml:space="preserve">Na contestação (ID 265129618), os réus arguem, em sede preliminar, inépcia da petição inicial por contradição lógica — ao qualificar o instrumento simultaneamente como CCB e como mútuo civil — e por ausência de liquidez do valor cobrado. No mérito, sustentam que a relação originária possui natureza de investimento-anjo, nos termos do art. 61-A da Lei Complementar nº 123/2006, com retorno variável atrelado ao desempenho empresarial. Aduzem que a CCB foi emitida como instrumento de distrato e renegociação, e não como título autônomo. Alegam que a autora omitiu pagamentos no valor total de R$ 83.302,82 (oitenta e três mil, trezentos e dois reais </w:t>
      </w:r>
      <w:r>
        <w:lastRenderedPageBreak/>
        <w:t>e oitenta e dois centavos), realizados entre maio de 2024 e julho de 2025. Sustentam a inaplicabilidade do CDC e a improcedência do pedido de desconsideração da personalidade jurídica.</w:t>
      </w:r>
    </w:p>
    <w:p w14:paraId="3D68EFCB" w14:textId="77777777" w:rsidR="00B11149" w:rsidRDefault="000909E3" w:rsidP="00B802B2">
      <w:pPr>
        <w:pStyle w:val="Citao"/>
        <w:spacing w:before="0" w:after="0" w:line="360" w:lineRule="auto"/>
        <w:jc w:val="both"/>
      </w:pPr>
      <w:r>
        <w:t>A autora apresentou réplica (ID 268609901), reiterando os argumentos da petição inicial e esclarecendo, por meio de planilha (ID 268609907), que os pagamentos indicados pelos réus referem-se aos contratos anteriores, já extintos pelo distrato, sendo o único valor efetivamente pago sob a CCB o repasse de R$ 7.325,00 (sete mil, trezentos e vinte e cinco reais), realizado em 25/07/2025. Requereu julgamento antecipado e condenação dos réus por litigância de má-fé.</w:t>
      </w:r>
    </w:p>
    <w:p w14:paraId="7DC42339" w14:textId="77777777" w:rsidR="00B11149" w:rsidRDefault="000909E3" w:rsidP="00B802B2">
      <w:pPr>
        <w:pStyle w:val="Citao"/>
        <w:spacing w:before="0" w:after="0" w:line="360" w:lineRule="auto"/>
        <w:jc w:val="both"/>
      </w:pPr>
      <w:r>
        <w:t>Os réus apresentaram manifestação sobre os documentos da réplica (ID 270158707).</w:t>
      </w:r>
    </w:p>
    <w:p w14:paraId="688831CC" w14:textId="77777777" w:rsidR="00B11149" w:rsidRDefault="000909E3" w:rsidP="00B802B2">
      <w:pPr>
        <w:pStyle w:val="Citao"/>
        <w:spacing w:before="0" w:after="0" w:line="360" w:lineRule="auto"/>
        <w:jc w:val="both"/>
      </w:pPr>
      <w:r>
        <w:t>É o que importa relatar." (ID 88023720)</w:t>
      </w:r>
    </w:p>
    <w:p w14:paraId="4BEB551F" w14:textId="77777777" w:rsidR="00B11149" w:rsidRDefault="00B11149" w:rsidP="00B802B2">
      <w:pPr>
        <w:spacing w:after="0" w:line="360" w:lineRule="auto"/>
      </w:pPr>
    </w:p>
    <w:p w14:paraId="1E2D6353" w14:textId="77777777" w:rsidR="00B11149" w:rsidRDefault="000909E3" w:rsidP="00B802B2">
      <w:pPr>
        <w:spacing w:after="0" w:line="360" w:lineRule="auto"/>
        <w:ind w:firstLine="2268"/>
        <w:jc w:val="both"/>
      </w:pPr>
      <w:commentRangeStart w:id="8"/>
      <w:r>
        <w:rPr>
          <w:rFonts w:ascii="Arial" w:hAnsi="Arial"/>
          <w:sz w:val="28"/>
        </w:rPr>
        <w:t>A MM. Juíza sentenciante, Dra. Fernanda D'Aquino Mafra, da 3ª Vara Cível de Taguatinga, julgou no seguinte sentido:</w:t>
      </w:r>
      <w:commentRangeEnd w:id="8"/>
      <w:r w:rsidR="00B802B2">
        <w:rPr>
          <w:rStyle w:val="Refdecomentrio"/>
          <w:sz w:val="22"/>
          <w:szCs w:val="22"/>
        </w:rPr>
        <w:commentReference w:id="8"/>
      </w:r>
    </w:p>
    <w:p w14:paraId="4E48318E" w14:textId="77777777" w:rsidR="00B11149" w:rsidRDefault="00B11149" w:rsidP="00B802B2">
      <w:pPr>
        <w:spacing w:after="0" w:line="360" w:lineRule="auto"/>
      </w:pPr>
    </w:p>
    <w:p w14:paraId="42A1FC96" w14:textId="77777777" w:rsidR="00B11149" w:rsidRDefault="000909E3" w:rsidP="00B802B2">
      <w:pPr>
        <w:pStyle w:val="Citao"/>
        <w:spacing w:before="0" w:after="0" w:line="360" w:lineRule="auto"/>
        <w:jc w:val="both"/>
      </w:pPr>
      <w:r>
        <w:t>"Diante do exposto, com fundamento no art. 487, I, do CPC:</w:t>
      </w:r>
    </w:p>
    <w:p w14:paraId="5B63E4D3" w14:textId="77777777" w:rsidR="00B11149" w:rsidRDefault="000909E3" w:rsidP="00B802B2">
      <w:pPr>
        <w:pStyle w:val="Citao"/>
        <w:spacing w:before="0" w:after="0" w:line="360" w:lineRule="auto"/>
        <w:jc w:val="both"/>
      </w:pPr>
      <w:r>
        <w:t>I - Defiro a desconsideração da personalidade jurídica da GPS Facility e Construção Ltda, com fundamento no art. 50 do Código Civil, estendendo os efeitos da presente condenação ao patrimônio pessoal de JOSÉ FÁBIO LEAL DE MOURA.</w:t>
      </w:r>
    </w:p>
    <w:p w14:paraId="224E66CB" w14:textId="77777777" w:rsidR="00B11149" w:rsidRDefault="000909E3" w:rsidP="00B802B2">
      <w:pPr>
        <w:pStyle w:val="Citao"/>
        <w:spacing w:before="0" w:after="0" w:line="360" w:lineRule="auto"/>
        <w:jc w:val="both"/>
      </w:pPr>
      <w:r>
        <w:lastRenderedPageBreak/>
        <w:t>II - Julgo procedentes ,em parte, os pedidos para condenar solidariamente GPS FACILITY E CONSTRUÇÃO LTDA e JOSÉ FÁBIO LEAL DE MOURA ao pagamento, em favor de RÁVILA GRASIELLE DE ARAÚJO GONÇALVES, do valor principal de R$ 146.500,00 (cento e quarenta e seis mil e quinhentos reais), deduzido o pagamento de R$ 7.325,00 (sete mil, trezentos e vinte e cinco reais) realizado em 25/07/2025, a título de restituição do mútuo civil formalizado pela CCB nº 053998546 de 09/05/2025. Sobre o valor da condenação incidirão: juros remuneratórios de 1% (um por cento) ao mês, simples, desde a data de emissão da CCB (09/05/2025) até o vencimento da primeira parcela (15/06/2025); juros moratórios de 1% (um por cento) ao mês, desde 16/06/2025 (data do início da mora); multa contratual de 2% (dois por cento) sobre o montante atualizado do débito; e correção monetária pelo IPCA, desde 15/06/2025.</w:t>
      </w:r>
    </w:p>
    <w:p w14:paraId="34CA420E" w14:textId="77777777" w:rsidR="00B11149" w:rsidRDefault="000909E3" w:rsidP="00B802B2">
      <w:pPr>
        <w:pStyle w:val="Citao"/>
        <w:spacing w:before="0" w:after="0" w:line="360" w:lineRule="auto"/>
        <w:jc w:val="both"/>
      </w:pPr>
      <w:r>
        <w:t>Condeno os réus, solidariamente, por litigância de má-fé, nos termos dos arts. 80, II e III, e 81 do CPC, ao pagamento de multa de 5% (cinco por cento) sobre o valor atualizado da causa, a ser revertida em favor da autora. A multa por litigância de má-fé não se sujeita à suspensão de exigibilidade eventualmente decorrente de gratuidade de justiça.</w:t>
      </w:r>
    </w:p>
    <w:p w14:paraId="4E54D16D" w14:textId="77777777" w:rsidR="00B11149" w:rsidRDefault="000909E3" w:rsidP="00B802B2">
      <w:pPr>
        <w:pStyle w:val="Citao"/>
        <w:spacing w:before="0" w:after="0" w:line="360" w:lineRule="auto"/>
        <w:jc w:val="both"/>
      </w:pPr>
      <w:r>
        <w:t xml:space="preserve">Em razão da sucumbência mínima da autora, condeno os réus, solidariamente, ao pagamento das custas processuais e dos honorários advocatícios, que fixo em 15% (quinze por cento) </w:t>
      </w:r>
      <w:r>
        <w:lastRenderedPageBreak/>
        <w:t>sobre o valor atualizado da condenação, nos termos do art. 85, § 2º, do CPC." (ID 88023720)</w:t>
      </w:r>
    </w:p>
    <w:p w14:paraId="26F3213C" w14:textId="77777777" w:rsidR="00B11149" w:rsidRDefault="00B11149" w:rsidP="00B802B2">
      <w:pPr>
        <w:spacing w:after="0" w:line="360" w:lineRule="auto"/>
      </w:pPr>
    </w:p>
    <w:p w14:paraId="470677AC" w14:textId="77777777" w:rsidR="00F9485F" w:rsidRDefault="000909E3" w:rsidP="00B802B2">
      <w:pPr>
        <w:spacing w:after="0" w:line="360" w:lineRule="auto"/>
        <w:ind w:firstLine="2268"/>
        <w:jc w:val="both"/>
        <w:rPr>
          <w:rFonts w:ascii="Arial" w:hAnsi="Arial"/>
          <w:sz w:val="28"/>
        </w:rPr>
      </w:pPr>
      <w:commentRangeStart w:id="9"/>
      <w:r>
        <w:rPr>
          <w:rFonts w:ascii="Arial" w:hAnsi="Arial"/>
          <w:sz w:val="28"/>
        </w:rPr>
        <w:t xml:space="preserve">Apelo dos réus, </w:t>
      </w:r>
      <w:commentRangeEnd w:id="9"/>
      <w:r w:rsidR="00B802B2">
        <w:rPr>
          <w:rStyle w:val="Refdecomentrio"/>
          <w:rFonts w:ascii="Arial" w:hAnsi="Arial"/>
          <w:color w:val="808080"/>
          <w:sz w:val="28"/>
          <w:szCs w:val="22"/>
        </w:rPr>
        <w:commentReference w:id="9"/>
      </w:r>
      <w:r>
        <w:rPr>
          <w:rFonts w:ascii="Arial" w:hAnsi="Arial"/>
          <w:color w:val="808080"/>
          <w:sz w:val="28"/>
        </w:rPr>
        <w:t>GPS</w:t>
      </w:r>
      <w:r>
        <w:rPr>
          <w:rFonts w:ascii="Arial" w:hAnsi="Arial"/>
          <w:sz w:val="28"/>
        </w:rPr>
        <w:t xml:space="preserve"> Facility e Construção Ltda e José Fábio Leal de Moura (ID 88023724), em que alegam, em síntese, que: </w:t>
      </w:r>
      <w:r>
        <w:rPr>
          <w:rFonts w:ascii="Arial" w:hAnsi="Arial"/>
          <w:b/>
          <w:sz w:val="28"/>
        </w:rPr>
        <w:t>1)</w:t>
      </w:r>
      <w:r>
        <w:rPr>
          <w:rFonts w:ascii="Arial" w:hAnsi="Arial"/>
          <w:sz w:val="28"/>
        </w:rPr>
        <w:t xml:space="preserve"> a r. sentença é nula por deficiência de fundamentação, porque não examinou o regime do art. 61-A da Lei Complementar 123/2006, as degravações das reuniões, as cláusulas 3.2 e 9.1, alínea "h", da cédula e o REsp 1.685.098/SP; </w:t>
      </w:r>
      <w:r>
        <w:rPr>
          <w:rFonts w:ascii="Arial" w:hAnsi="Arial"/>
          <w:b/>
          <w:sz w:val="28"/>
        </w:rPr>
        <w:t>2)</w:t>
      </w:r>
      <w:r>
        <w:rPr>
          <w:rFonts w:ascii="Arial" w:hAnsi="Arial"/>
          <w:sz w:val="28"/>
        </w:rPr>
        <w:t xml:space="preserve"> a r. sentença leu mal a cláusula 1, alínea "b", do instrumento, que qualifica a credora, e não a emitente; </w:t>
      </w:r>
      <w:r>
        <w:rPr>
          <w:rFonts w:ascii="Arial" w:hAnsi="Arial"/>
          <w:b/>
          <w:sz w:val="28"/>
        </w:rPr>
        <w:t>3)</w:t>
      </w:r>
      <w:r>
        <w:rPr>
          <w:rFonts w:ascii="Arial" w:hAnsi="Arial"/>
          <w:sz w:val="28"/>
        </w:rPr>
        <w:t xml:space="preserve"> a relação é de investimento-anjo, sujeita ao risco do empreendimento, e não de mútuo civil; </w:t>
      </w:r>
      <w:r>
        <w:rPr>
          <w:rFonts w:ascii="Arial" w:hAnsi="Arial"/>
          <w:b/>
          <w:sz w:val="28"/>
        </w:rPr>
        <w:t>4)</w:t>
      </w:r>
      <w:r>
        <w:rPr>
          <w:rFonts w:ascii="Arial" w:hAnsi="Arial"/>
          <w:sz w:val="28"/>
        </w:rPr>
        <w:t xml:space="preserve"> não há relação de consumo entre a investidora e a sociedade investida; </w:t>
      </w:r>
      <w:r>
        <w:rPr>
          <w:rFonts w:ascii="Arial" w:hAnsi="Arial"/>
          <w:b/>
          <w:sz w:val="28"/>
        </w:rPr>
        <w:t>5)</w:t>
      </w:r>
      <w:r>
        <w:rPr>
          <w:rFonts w:ascii="Arial" w:hAnsi="Arial"/>
          <w:sz w:val="28"/>
        </w:rPr>
        <w:t xml:space="preserve"> não estão presentes os requisitos do art. 50 do Código Civil para a desconsideração da personalidade jurídica; </w:t>
      </w:r>
      <w:r>
        <w:rPr>
          <w:rFonts w:ascii="Arial" w:hAnsi="Arial"/>
          <w:b/>
          <w:sz w:val="28"/>
        </w:rPr>
        <w:t>6)</w:t>
      </w:r>
      <w:r>
        <w:rPr>
          <w:rFonts w:ascii="Arial" w:hAnsi="Arial"/>
          <w:sz w:val="28"/>
        </w:rPr>
        <w:t xml:space="preserve"> não houve dolo que justifique a multa por litigância de má-fé; </w:t>
      </w:r>
      <w:r>
        <w:rPr>
          <w:rFonts w:ascii="Arial" w:hAnsi="Arial"/>
          <w:b/>
          <w:sz w:val="28"/>
        </w:rPr>
        <w:t>7)</w:t>
      </w:r>
      <w:r>
        <w:rPr>
          <w:rFonts w:ascii="Arial" w:hAnsi="Arial"/>
          <w:sz w:val="28"/>
        </w:rPr>
        <w:t xml:space="preserve"> deve ser deduzido o pagamento de R$ 5.325,00, feito em 28/05/2025; </w:t>
      </w:r>
      <w:r>
        <w:rPr>
          <w:rFonts w:ascii="Arial" w:hAnsi="Arial"/>
          <w:b/>
          <w:sz w:val="28"/>
        </w:rPr>
        <w:t>8)</w:t>
      </w:r>
      <w:r>
        <w:rPr>
          <w:rFonts w:ascii="Arial" w:hAnsi="Arial"/>
          <w:sz w:val="28"/>
        </w:rPr>
        <w:t xml:space="preserve"> os encargos devem observar os arts. 389 e 406 do Código Civil, com a redação da Lei 14.905/2024, e a multa de 2% deve incidir sobre o capital; e </w:t>
      </w:r>
      <w:r>
        <w:rPr>
          <w:rFonts w:ascii="Arial" w:hAnsi="Arial"/>
          <w:b/>
          <w:sz w:val="28"/>
        </w:rPr>
        <w:t>9)</w:t>
      </w:r>
      <w:r>
        <w:rPr>
          <w:rFonts w:ascii="Arial" w:hAnsi="Arial"/>
          <w:sz w:val="28"/>
        </w:rPr>
        <w:t xml:space="preserve"> subsidiariamente, os juros pagos acima de 1% ao mês devem ser imputados ao capital.</w:t>
      </w:r>
    </w:p>
    <w:p w14:paraId="06E1100D" w14:textId="77777777" w:rsidR="00F9485F" w:rsidRDefault="00F9485F" w:rsidP="00B802B2">
      <w:pPr>
        <w:spacing w:after="0" w:line="360" w:lineRule="auto"/>
        <w:ind w:firstLine="2268"/>
        <w:jc w:val="both"/>
        <w:rPr>
          <w:rFonts w:ascii="Arial" w:hAnsi="Arial"/>
          <w:sz w:val="28"/>
        </w:rPr>
      </w:pPr>
    </w:p>
    <w:p w14:paraId="584EBE15" w14:textId="5E29DBC5" w:rsidR="00B11149" w:rsidRDefault="000909E3" w:rsidP="00B802B2">
      <w:pPr>
        <w:spacing w:after="0" w:line="360" w:lineRule="auto"/>
        <w:ind w:firstLine="2268"/>
        <w:jc w:val="both"/>
      </w:pPr>
      <w:r>
        <w:rPr>
          <w:rFonts w:ascii="Arial" w:hAnsi="Arial"/>
          <w:sz w:val="28"/>
        </w:rPr>
        <w:t>Requerem a cassação da r. sentença ou, sucessivamente, a improcedência dos pedidos, o afastamento da desconsideração e da multa por litigância de má-fé e o recálculo do débito. Requerem, ainda, o reconhecimento do efeito suspensivo do recurso.</w:t>
      </w:r>
    </w:p>
    <w:p w14:paraId="5FDF09D0" w14:textId="77777777" w:rsidR="00B11149" w:rsidRDefault="00B11149" w:rsidP="00B802B2">
      <w:pPr>
        <w:spacing w:after="0" w:line="360" w:lineRule="auto"/>
      </w:pPr>
    </w:p>
    <w:p w14:paraId="4D829D6E" w14:textId="77777777" w:rsidR="00EE7190" w:rsidRDefault="000909E3" w:rsidP="00B802B2">
      <w:pPr>
        <w:spacing w:after="0" w:line="360" w:lineRule="auto"/>
        <w:ind w:firstLine="2268"/>
        <w:jc w:val="both"/>
        <w:rPr>
          <w:rFonts w:ascii="Arial" w:hAnsi="Arial"/>
          <w:sz w:val="28"/>
        </w:rPr>
      </w:pPr>
      <w:commentRangeStart w:id="10"/>
      <w:r>
        <w:rPr>
          <w:rFonts w:ascii="Arial" w:hAnsi="Arial"/>
          <w:sz w:val="28"/>
        </w:rPr>
        <w:lastRenderedPageBreak/>
        <w:t>Contrarrazões (ID 88023730), em que a apelada alega</w:t>
      </w:r>
      <w:commentRangeEnd w:id="10"/>
      <w:r w:rsidR="00B802B2">
        <w:rPr>
          <w:rStyle w:val="Refdecomentrio"/>
          <w:rFonts w:ascii="Arial" w:hAnsi="Arial"/>
          <w:color w:val="808080"/>
          <w:sz w:val="28"/>
          <w:szCs w:val="22"/>
        </w:rPr>
        <w:commentReference w:id="10"/>
      </w:r>
      <w:r>
        <w:rPr>
          <w:rFonts w:ascii="Arial" w:hAnsi="Arial"/>
          <w:color w:val="808080"/>
          <w:sz w:val="28"/>
        </w:rPr>
        <w:t xml:space="preserve"> que: </w:t>
      </w:r>
      <w:r>
        <w:rPr>
          <w:rFonts w:ascii="Arial" w:hAnsi="Arial"/>
          <w:b/>
          <w:color w:val="808080"/>
          <w:sz w:val="28"/>
        </w:rPr>
        <w:t>1)</w:t>
      </w:r>
      <w:r>
        <w:rPr>
          <w:rFonts w:ascii="Arial" w:hAnsi="Arial"/>
          <w:color w:val="808080"/>
          <w:sz w:val="28"/>
        </w:rPr>
        <w:t xml:space="preserve"> o apelo não deve ser conhecido</w:t>
      </w:r>
      <w:r>
        <w:rPr>
          <w:rFonts w:ascii="Arial" w:hAnsi="Arial"/>
          <w:sz w:val="28"/>
        </w:rPr>
        <w:t xml:space="preserve">, </w:t>
      </w:r>
      <w:r>
        <w:rPr>
          <w:rFonts w:ascii="Arial" w:hAnsi="Arial"/>
          <w:color w:val="808080"/>
          <w:sz w:val="28"/>
        </w:rPr>
        <w:t>por</w:t>
      </w:r>
      <w:r>
        <w:rPr>
          <w:rFonts w:ascii="Arial" w:hAnsi="Arial"/>
          <w:sz w:val="28"/>
        </w:rPr>
        <w:t xml:space="preserve"> inovação recursal</w:t>
      </w:r>
      <w:r>
        <w:rPr>
          <w:rFonts w:ascii="Arial" w:hAnsi="Arial"/>
          <w:color w:val="808080"/>
          <w:sz w:val="28"/>
        </w:rPr>
        <w:t>,</w:t>
      </w:r>
      <w:r>
        <w:rPr>
          <w:rFonts w:ascii="Arial" w:hAnsi="Arial"/>
          <w:sz w:val="28"/>
        </w:rPr>
        <w:t xml:space="preserve"> quanto à interpretação da cláusula 1, alínea "b", ao abatimento de R$ 5.325,00, à Lei 14.905/2024, à base de cálculo da multa contratual e à imputação de juros ao capital</w:t>
      </w:r>
      <w:r>
        <w:rPr>
          <w:rFonts w:ascii="Arial" w:hAnsi="Arial"/>
          <w:color w:val="808080"/>
          <w:sz w:val="28"/>
        </w:rPr>
        <w:t>;</w:t>
      </w:r>
      <w:r>
        <w:rPr>
          <w:rFonts w:ascii="Arial" w:hAnsi="Arial"/>
          <w:sz w:val="28"/>
        </w:rPr>
        <w:t xml:space="preserve"> </w:t>
      </w:r>
      <w:r>
        <w:rPr>
          <w:rFonts w:ascii="Arial" w:hAnsi="Arial"/>
          <w:b/>
          <w:color w:val="808080"/>
          <w:sz w:val="28"/>
        </w:rPr>
        <w:t>2)</w:t>
      </w:r>
      <w:r>
        <w:rPr>
          <w:rFonts w:ascii="Arial" w:hAnsi="Arial"/>
          <w:sz w:val="28"/>
        </w:rPr>
        <w:t xml:space="preserve"> a obrigação consolidada na cédula</w:t>
      </w:r>
      <w:r>
        <w:rPr>
          <w:rFonts w:ascii="Arial" w:hAnsi="Arial"/>
          <w:color w:val="808080"/>
          <w:sz w:val="28"/>
        </w:rPr>
        <w:t xml:space="preserve"> é autônoma; e </w:t>
      </w:r>
      <w:r>
        <w:rPr>
          <w:rFonts w:ascii="Arial" w:hAnsi="Arial"/>
          <w:b/>
          <w:color w:val="808080"/>
          <w:sz w:val="28"/>
        </w:rPr>
        <w:t>3)</w:t>
      </w:r>
      <w:r>
        <w:rPr>
          <w:rFonts w:ascii="Arial" w:hAnsi="Arial"/>
          <w:color w:val="808080"/>
          <w:sz w:val="28"/>
        </w:rPr>
        <w:t xml:space="preserve"> são regulares</w:t>
      </w:r>
      <w:r>
        <w:rPr>
          <w:rFonts w:ascii="Arial" w:hAnsi="Arial"/>
          <w:sz w:val="28"/>
        </w:rPr>
        <w:t xml:space="preserve"> a desconsideração e </w:t>
      </w:r>
      <w:r>
        <w:rPr>
          <w:rFonts w:ascii="Arial" w:hAnsi="Arial"/>
          <w:color w:val="808080"/>
          <w:sz w:val="28"/>
        </w:rPr>
        <w:t>a</w:t>
      </w:r>
      <w:r>
        <w:rPr>
          <w:rFonts w:ascii="Arial" w:hAnsi="Arial"/>
          <w:sz w:val="28"/>
        </w:rPr>
        <w:t xml:space="preserve"> multa por litigância de má-fé.</w:t>
      </w:r>
    </w:p>
    <w:p w14:paraId="3CD085AB" w14:textId="77777777" w:rsidR="00EE7190" w:rsidRDefault="00EE7190" w:rsidP="00B802B2">
      <w:pPr>
        <w:spacing w:after="0" w:line="360" w:lineRule="auto"/>
        <w:ind w:firstLine="2268"/>
        <w:jc w:val="both"/>
        <w:rPr>
          <w:rFonts w:ascii="Arial" w:hAnsi="Arial"/>
          <w:sz w:val="28"/>
        </w:rPr>
      </w:pPr>
    </w:p>
    <w:p w14:paraId="7D934DAB" w14:textId="699F92A0" w:rsidR="00B11149" w:rsidRDefault="000909E3" w:rsidP="00B802B2">
      <w:pPr>
        <w:spacing w:after="0" w:line="360" w:lineRule="auto"/>
        <w:ind w:firstLine="2268"/>
        <w:jc w:val="both"/>
      </w:pPr>
      <w:commentRangeStart w:id="11"/>
      <w:r>
        <w:rPr>
          <w:rFonts w:ascii="Arial" w:hAnsi="Arial"/>
          <w:sz w:val="28"/>
        </w:rPr>
        <w:t>Suscitada a preliminar de inovação recursal em contrarrazões, os apelantes foram intimados a se manifestar, no prazo de 5 (cinco) dias (ID 88328800)</w:t>
      </w:r>
      <w:commentRangeEnd w:id="11"/>
      <w:r w:rsidR="00B802B2">
        <w:rPr>
          <w:rStyle w:val="Refdecomentrio"/>
          <w:rFonts w:ascii="Arial" w:hAnsi="Arial"/>
          <w:sz w:val="28"/>
          <w:szCs w:val="22"/>
        </w:rPr>
        <w:commentReference w:id="11"/>
      </w:r>
      <w:r>
        <w:rPr>
          <w:rFonts w:ascii="Arial" w:hAnsi="Arial"/>
          <w:sz w:val="28"/>
        </w:rPr>
        <w:t>. No entanto, deixaram transcorrer o prazo sem manifestação (</w:t>
      </w:r>
      <w:r>
        <w:rPr>
          <w:rFonts w:ascii="Arial" w:hAnsi="Arial"/>
          <w:color w:val="808080"/>
          <w:sz w:val="28"/>
        </w:rPr>
        <w:t>ID</w:t>
      </w:r>
      <w:r>
        <w:rPr>
          <w:rFonts w:ascii="Arial" w:hAnsi="Arial"/>
          <w:sz w:val="28"/>
        </w:rPr>
        <w:t xml:space="preserve"> 89455830 e 89455831).</w:t>
      </w:r>
    </w:p>
    <w:p w14:paraId="171799ED" w14:textId="77777777" w:rsidR="00B11149" w:rsidRDefault="00B11149" w:rsidP="00B802B2">
      <w:pPr>
        <w:spacing w:after="0" w:line="360" w:lineRule="auto"/>
      </w:pPr>
    </w:p>
    <w:p w14:paraId="6C5CB183" w14:textId="687C5AB9" w:rsidR="00421DAF" w:rsidRDefault="000909E3" w:rsidP="00B802B2">
      <w:pPr>
        <w:spacing w:after="0" w:line="360" w:lineRule="auto"/>
        <w:ind w:firstLine="2268"/>
        <w:jc w:val="both"/>
      </w:pPr>
      <w:r>
        <w:rPr>
          <w:rFonts w:ascii="Arial" w:hAnsi="Arial"/>
          <w:sz w:val="28"/>
        </w:rPr>
        <w:t>É o relatório.</w:t>
      </w:r>
    </w:p>
    <w:p w14:paraId="5F7C9DA2" w14:textId="77777777" w:rsidR="00421DAF" w:rsidRDefault="00421DAF" w:rsidP="00B802B2">
      <w:pPr>
        <w:pStyle w:val="Ttulos"/>
        <w:spacing w:before="0" w:after="0"/>
      </w:pPr>
    </w:p>
    <w:p w14:paraId="057DFDE3" w14:textId="3B12E8E0" w:rsidR="00B11149" w:rsidRDefault="000909E3" w:rsidP="00B802B2">
      <w:pPr>
        <w:pStyle w:val="Ttulos"/>
        <w:spacing w:before="0" w:after="0"/>
      </w:pPr>
      <w:r>
        <w:t>VOTO</w:t>
      </w:r>
    </w:p>
    <w:p w14:paraId="4D81AB5B" w14:textId="77777777" w:rsidR="00B11149" w:rsidRDefault="00B11149" w:rsidP="00B802B2">
      <w:pPr>
        <w:spacing w:after="0" w:line="360" w:lineRule="auto"/>
      </w:pPr>
    </w:p>
    <w:p w14:paraId="02979D40" w14:textId="77777777" w:rsidR="00B11149" w:rsidRPr="00252AC2" w:rsidRDefault="000909E3" w:rsidP="00B802B2">
      <w:pPr>
        <w:spacing w:after="0" w:line="360" w:lineRule="auto"/>
        <w:jc w:val="both"/>
        <w:rPr>
          <w:b/>
          <w:bCs/>
        </w:rPr>
      </w:pPr>
      <w:r w:rsidRPr="00252AC2">
        <w:rPr>
          <w:rFonts w:ascii="Arial" w:hAnsi="Arial"/>
          <w:b/>
          <w:bCs/>
          <w:sz w:val="28"/>
        </w:rPr>
        <w:t>O Senhor Desembargador SÉRGIO ROCHA – Relator.</w:t>
      </w:r>
    </w:p>
    <w:p w14:paraId="0D7855E7" w14:textId="77777777" w:rsidR="00B11149" w:rsidRDefault="00B11149" w:rsidP="00B802B2">
      <w:pPr>
        <w:spacing w:after="0" w:line="360" w:lineRule="auto"/>
      </w:pPr>
    </w:p>
    <w:p w14:paraId="5C84347E" w14:textId="77777777" w:rsidR="00B11149" w:rsidRDefault="000909E3" w:rsidP="00B802B2">
      <w:pPr>
        <w:spacing w:after="0" w:line="360" w:lineRule="auto"/>
        <w:ind w:firstLine="2268"/>
        <w:jc w:val="both"/>
      </w:pPr>
      <w:r>
        <w:rPr>
          <w:rFonts w:ascii="Arial" w:hAnsi="Arial"/>
          <w:sz w:val="28"/>
        </w:rPr>
        <w:t>Ação ajuizada em 14/11/2025. Sentença proferida em 16/06/2026. Apelo interposto em 07/07/2026. Valor da causa: R$ 159.852,29.</w:t>
      </w:r>
    </w:p>
    <w:p w14:paraId="56DEB1BE" w14:textId="77777777" w:rsidR="00B11149" w:rsidRDefault="00B11149" w:rsidP="00B802B2">
      <w:pPr>
        <w:spacing w:after="0" w:line="360" w:lineRule="auto"/>
      </w:pPr>
    </w:p>
    <w:p w14:paraId="3855BC69" w14:textId="05B15622" w:rsidR="00B11149" w:rsidRDefault="000909E3" w:rsidP="00B802B2">
      <w:pPr>
        <w:pStyle w:val="Ttulos"/>
        <w:spacing w:before="0" w:after="0"/>
      </w:pPr>
      <w:r>
        <w:t>APELO DOS RÉUS, GPS FACILITY E CONSTRUÇÃO LTDA</w:t>
      </w:r>
      <w:r w:rsidR="00B802B2">
        <w:t>.</w:t>
      </w:r>
      <w:r>
        <w:t xml:space="preserve"> E JOSÉ FÁBIO LEAL DE MOURA</w:t>
      </w:r>
    </w:p>
    <w:p w14:paraId="71E8C378" w14:textId="77777777" w:rsidR="00B11149" w:rsidRPr="008D10F9" w:rsidRDefault="00B11149" w:rsidP="00B802B2">
      <w:pPr>
        <w:spacing w:after="0" w:line="360" w:lineRule="auto"/>
        <w:rPr>
          <w:rFonts w:ascii="Arial" w:hAnsi="Arial" w:cs="Arial"/>
        </w:rPr>
      </w:pPr>
    </w:p>
    <w:p w14:paraId="099FD4DC" w14:textId="3B624F51" w:rsidR="00B11149" w:rsidRPr="00000E67" w:rsidRDefault="00804178" w:rsidP="00B802B2">
      <w:pPr>
        <w:pStyle w:val="Ttulos"/>
        <w:spacing w:before="0" w:after="0"/>
        <w:rPr>
          <w:rFonts w:cs="Arial"/>
          <w:b w:val="0"/>
          <w:bCs/>
        </w:rPr>
      </w:pPr>
      <w:commentRangeStart w:id="12"/>
      <w:r>
        <w:rPr>
          <w:rFonts w:cs="Arial"/>
          <w:b w:val="0"/>
          <w:bCs/>
          <w:color w:val="808080"/>
          <w:highlight w:val="yellow"/>
        </w:rPr>
        <w:t>DO</w:t>
      </w:r>
      <w:commentRangeEnd w:id="12"/>
      <w:r w:rsidR="00B802B2">
        <w:rPr>
          <w:rStyle w:val="Refdecomentrio"/>
          <w:rFonts w:cs="Arial"/>
          <w:b w:val="0"/>
          <w:bCs/>
          <w:sz w:val="28"/>
          <w:szCs w:val="24"/>
          <w:highlight w:val="yellow"/>
        </w:rPr>
        <w:commentReference w:id="12"/>
      </w:r>
      <w:r>
        <w:rPr>
          <w:rFonts w:cs="Arial"/>
          <w:b w:val="0"/>
          <w:bCs/>
          <w:highlight w:val="yellow"/>
        </w:rPr>
        <w:t xml:space="preserve"> </w:t>
      </w:r>
      <w:r>
        <w:rPr>
          <w:rFonts w:cs="Arial"/>
          <w:b w:val="0"/>
          <w:bCs/>
          <w:color w:val="808080"/>
          <w:highlight w:val="yellow"/>
        </w:rPr>
        <w:t>ACOLHIMENTO</w:t>
      </w:r>
      <w:r>
        <w:rPr>
          <w:rFonts w:cs="Arial"/>
          <w:b w:val="0"/>
          <w:bCs/>
          <w:highlight w:val="yellow"/>
        </w:rPr>
        <w:t xml:space="preserve"> </w:t>
      </w:r>
      <w:r>
        <w:rPr>
          <w:rFonts w:cs="Arial"/>
          <w:b w:val="0"/>
          <w:bCs/>
          <w:color w:val="808080"/>
          <w:highlight w:val="yellow"/>
        </w:rPr>
        <w:t>EM</w:t>
      </w:r>
      <w:r>
        <w:rPr>
          <w:rFonts w:cs="Arial"/>
          <w:b w:val="0"/>
          <w:bCs/>
          <w:highlight w:val="yellow"/>
        </w:rPr>
        <w:t xml:space="preserve"> </w:t>
      </w:r>
      <w:r>
        <w:rPr>
          <w:rFonts w:cs="Arial"/>
          <w:b w:val="0"/>
          <w:bCs/>
          <w:color w:val="808080"/>
          <w:highlight w:val="yellow"/>
        </w:rPr>
        <w:t>PARTE</w:t>
      </w:r>
      <w:r>
        <w:rPr>
          <w:rFonts w:cs="Arial"/>
          <w:b w:val="0"/>
          <w:bCs/>
          <w:highlight w:val="yellow"/>
        </w:rPr>
        <w:t xml:space="preserve"> </w:t>
      </w:r>
      <w:r>
        <w:rPr>
          <w:rFonts w:cs="Arial"/>
          <w:b w:val="0"/>
          <w:bCs/>
          <w:color w:val="808080"/>
          <w:highlight w:val="yellow"/>
        </w:rPr>
        <w:t>DA</w:t>
      </w:r>
      <w:r>
        <w:rPr>
          <w:rFonts w:cs="Arial"/>
          <w:b w:val="0"/>
          <w:bCs/>
          <w:highlight w:val="yellow"/>
        </w:rPr>
        <w:t xml:space="preserve"> PRELIMINAR DE INOVAÇÃO RECURSAL SUSCITADA EM CONTRARRAZÕES</w:t>
      </w:r>
    </w:p>
    <w:p w14:paraId="53B5BA56" w14:textId="77777777" w:rsidR="00B11149" w:rsidRPr="008D10F9" w:rsidRDefault="00B11149" w:rsidP="00B802B2">
      <w:pPr>
        <w:spacing w:after="0" w:line="360" w:lineRule="auto"/>
        <w:rPr>
          <w:rFonts w:ascii="Arial" w:hAnsi="Arial" w:cs="Arial"/>
        </w:rPr>
      </w:pPr>
    </w:p>
    <w:p w14:paraId="7DBA5AD7" w14:textId="77777777" w:rsidR="00B11149" w:rsidRPr="008D10F9" w:rsidRDefault="000909E3" w:rsidP="00B802B2">
      <w:pPr>
        <w:spacing w:after="0" w:line="360" w:lineRule="auto"/>
        <w:ind w:firstLine="2268"/>
        <w:jc w:val="both"/>
        <w:rPr>
          <w:rFonts w:ascii="Arial" w:hAnsi="Arial" w:cs="Arial"/>
        </w:rPr>
      </w:pPr>
      <w:commentRangeStart w:id="13"/>
      <w:r>
        <w:rPr>
          <w:rFonts w:ascii="Arial" w:hAnsi="Arial" w:cs="Arial"/>
          <w:color w:val="808080"/>
          <w:sz w:val="28"/>
        </w:rPr>
        <w:t xml:space="preserve">A</w:t>
      </w:r>
      <w:r>
        <w:rPr>
          <w:rFonts w:ascii="Arial" w:hAnsi="Arial" w:cs="Arial"/>
          <w:sz w:val="28"/>
        </w:rPr>
        <w:t xml:space="preserve"> autora/apelada </w:t>
      </w:r>
      <w:r>
        <w:rPr>
          <w:rFonts w:ascii="Arial" w:hAnsi="Arial" w:cs="Arial"/>
          <w:color w:val="808080"/>
          <w:sz w:val="28"/>
        </w:rPr>
        <w:t xml:space="preserve">suscita</w:t>
      </w:r>
      <w:r>
        <w:rPr>
          <w:rFonts w:ascii="Arial" w:hAnsi="Arial" w:cs="Arial"/>
          <w:sz w:val="28"/>
        </w:rPr>
        <w:t xml:space="preserve">, </w:t>
      </w:r>
      <w:r>
        <w:rPr>
          <w:rFonts w:ascii="Arial" w:hAnsi="Arial" w:cs="Arial"/>
          <w:color w:val="808080"/>
          <w:sz w:val="28"/>
        </w:rPr>
        <w:t xml:space="preserve">em contrarrazões</w:t>
      </w:r>
      <w:r>
        <w:rPr>
          <w:rFonts w:ascii="Arial" w:hAnsi="Arial" w:cs="Arial"/>
          <w:sz w:val="28"/>
        </w:rPr>
        <w:t xml:space="preserve">, </w:t>
      </w:r>
      <w:r>
        <w:rPr>
          <w:rFonts w:ascii="Arial" w:hAnsi="Arial" w:cs="Arial"/>
          <w:color w:val="808080"/>
          <w:sz w:val="28"/>
        </w:rPr>
        <w:t xml:space="preserve">preliminar de inovação recursal</w:t>
      </w:r>
      <w:del w:id="1103" w:author="Assessor GDSXSR" w:date="2026-10-29T18:47:03Z">
        <w:r>
          <w:rPr>
            <w:rFonts w:ascii="Arial" w:hAnsi="Arial" w:cs="Arial"/>
            <w:color w:val="808080"/>
            <w:sz w:val="28"/>
          </w:rPr>
          <w:delText xml:space="preserve">, porque</w:delText>
        </w:r>
        <w:r>
          <w:rPr>
            <w:rFonts w:ascii="Arial" w:hAnsi="Arial" w:cs="Arial"/>
            <w:sz w:val="28"/>
          </w:rPr>
          <w:delText xml:space="preserve"> o apelo não deve ser conhecido</w:delText>
        </w:r>
      </w:del>
      <w:r>
        <w:rPr>
          <w:rFonts w:ascii="Arial" w:hAnsi="Arial" w:cs="Arial"/>
          <w:sz w:val="28"/>
        </w:rPr>
        <w:t xml:space="preserve"> quanto </w:t>
      </w:r>
      <w:del w:id="1104" w:author="Assessor GDSXSR" w:date="2026-10-29T18:47:03Z">
        <w:r>
          <w:rPr>
            <w:rFonts w:ascii="Arial" w:hAnsi="Arial" w:cs="Arial"/>
            <w:sz w:val="28"/>
          </w:rPr>
          <w:delText xml:space="preserve">às seguintes matérias, não submetidas ao Juízo de origem</w:delText>
        </w:r>
      </w:del>
      <w:ins w:id="1105" w:author="Assessor GDSXSR" w:date="2026-10-29T18:47:03Z">
        <w:r>
          <w:rPr>
            <w:rFonts w:ascii="Arial" w:hAnsi="Arial" w:cs="Arial"/>
            <w:color w:val="808080"/>
            <w:sz w:val="28"/>
          </w:rPr>
          <w:t xml:space="preserve">a</w:t>
        </w:r>
      </w:ins>
      <w:r>
        <w:rPr>
          <w:rFonts w:ascii="Arial" w:hAnsi="Arial" w:cs="Arial"/>
          <w:sz w:val="28"/>
        </w:rPr>
        <w:t xml:space="preserve">: </w:t>
      </w:r>
      <w:r>
        <w:rPr>
          <w:rFonts w:ascii="Arial" w:hAnsi="Arial" w:cs="Arial"/>
          <w:b/>
          <w:bCs/>
          <w:sz w:val="28"/>
          <w:rPrChange w:id="1114" w:author="Assessor GDSXSR" w:date="2026-10-29T18:47:03Z">
            <w:rPr>
              <w:rFonts w:ascii="Arial" w:hAnsi="Arial" w:cs="Arial"/>
              <w:b/>
              <w:bCs/>
              <w:sz w:val="28"/>
            </w:rPr>
          </w:rPrChange>
        </w:rPr>
        <w:t xml:space="preserve">1)</w:t>
      </w:r>
      <w:del w:id="1106" w:author="Assessor GDSXSR" w:date="2026-10-29T18:47:03Z">
        <w:r>
          <w:rPr>
            <w:rFonts w:ascii="Arial" w:hAnsi="Arial" w:cs="Arial"/>
            <w:sz w:val="28"/>
          </w:rPr>
          <w:delText xml:space="preserve"> erro de</w:delText>
        </w:r>
      </w:del>
      <w:r>
        <w:rPr>
          <w:rFonts w:ascii="Arial" w:hAnsi="Arial" w:cs="Arial"/>
          <w:sz w:val="28"/>
        </w:rPr>
        <w:t xml:space="preserve"> interpretação da cláusula 1, alínea "b"</w:t>
      </w:r>
      <w:del w:id="1107" w:author="Assessor GDSXSR" w:date="2026-10-29T18:47:03Z">
        <w:r>
          <w:rPr>
            <w:rFonts w:ascii="Arial" w:hAnsi="Arial" w:cs="Arial"/>
            <w:sz w:val="28"/>
          </w:rPr>
          <w:delText xml:space="preserve">, da cédula</w:delText>
        </w:r>
      </w:del>
      <w:r>
        <w:rPr>
          <w:rFonts w:ascii="Arial" w:hAnsi="Arial" w:cs="Arial"/>
          <w:sz w:val="28"/>
        </w:rPr>
        <w:t xml:space="preserve">; </w:t>
      </w:r>
      <w:r>
        <w:rPr>
          <w:rFonts w:ascii="Arial" w:hAnsi="Arial" w:cs="Arial"/>
          <w:b/>
          <w:bCs/>
          <w:sz w:val="28"/>
          <w:rPrChange w:id="1115" w:author="Assessor GDSXSR" w:date="2026-10-29T18:47:03Z">
            <w:rPr>
              <w:rFonts w:ascii="Arial" w:hAnsi="Arial" w:cs="Arial"/>
              <w:b/>
              <w:bCs/>
              <w:sz w:val="28"/>
            </w:rPr>
          </w:rPrChange>
        </w:rPr>
        <w:t xml:space="preserve">2)</w:t>
      </w:r>
      <w:r>
        <w:rPr>
          <w:rFonts w:ascii="Arial" w:hAnsi="Arial" w:cs="Arial"/>
          <w:sz w:val="28"/>
        </w:rPr>
        <w:t xml:space="preserve"> abatimento de R$ 5.325,00</w:t>
      </w:r>
      <w:del w:id="1108" w:author="Assessor GDSXSR" w:date="2026-10-29T18:47:03Z">
        <w:r>
          <w:rPr>
            <w:rFonts w:ascii="Arial" w:hAnsi="Arial" w:cs="Arial"/>
            <w:sz w:val="28"/>
          </w:rPr>
          <w:delText xml:space="preserve">, pago em 28/05/2025</w:delText>
        </w:r>
      </w:del>
      <w:r>
        <w:rPr>
          <w:rFonts w:ascii="Arial" w:hAnsi="Arial" w:cs="Arial"/>
          <w:sz w:val="28"/>
        </w:rPr>
        <w:t xml:space="preserve">; </w:t>
      </w:r>
      <w:r>
        <w:rPr>
          <w:rFonts w:ascii="Arial" w:hAnsi="Arial" w:cs="Arial"/>
          <w:b/>
          <w:bCs/>
          <w:sz w:val="28"/>
          <w:rPrChange w:id="1116" w:author="Assessor GDSXSR" w:date="2026-10-29T18:47:03Z">
            <w:rPr>
              <w:rFonts w:ascii="Arial" w:hAnsi="Arial" w:cs="Arial"/>
              <w:b/>
              <w:bCs/>
              <w:sz w:val="28"/>
            </w:rPr>
          </w:rPrChange>
        </w:rPr>
        <w:t xml:space="preserve">3)</w:t>
      </w:r>
      <w:del w:id="1109" w:author="Assessor GDSXSR" w:date="2026-10-29T18:47:03Z">
        <w:r>
          <w:rPr>
            <w:rFonts w:ascii="Arial" w:hAnsi="Arial" w:cs="Arial"/>
            <w:sz w:val="28"/>
          </w:rPr>
          <w:delText xml:space="preserve"> incidência da</w:delText>
        </w:r>
      </w:del>
      <w:r>
        <w:rPr>
          <w:rFonts w:ascii="Arial" w:hAnsi="Arial" w:cs="Arial"/>
          <w:sz w:val="28"/>
        </w:rPr>
        <w:t xml:space="preserve"> Lei 14.905/2024</w:t>
      </w:r>
      <w:del w:id="1110" w:author="Assessor GDSXSR" w:date="2026-10-29T18:47:03Z">
        <w:r>
          <w:rPr>
            <w:rFonts w:ascii="Arial" w:hAnsi="Arial" w:cs="Arial"/>
            <w:sz w:val="28"/>
          </w:rPr>
          <w:delText xml:space="preserve"> sobre os juros e a correção monetária</w:delText>
        </w:r>
      </w:del>
      <w:r>
        <w:rPr>
          <w:rFonts w:ascii="Arial" w:hAnsi="Arial" w:cs="Arial"/>
          <w:sz w:val="28"/>
        </w:rPr>
        <w:t xml:space="preserve">; </w:t>
      </w:r>
      <w:r>
        <w:rPr>
          <w:rFonts w:ascii="Arial" w:hAnsi="Arial" w:cs="Arial"/>
          <w:b/>
          <w:bCs/>
          <w:sz w:val="28"/>
          <w:rPrChange w:id="1117" w:author="Assessor GDSXSR" w:date="2026-10-29T18:47:03Z">
            <w:rPr>
              <w:rFonts w:ascii="Arial" w:hAnsi="Arial" w:cs="Arial"/>
              <w:b/>
              <w:bCs/>
              <w:sz w:val="28"/>
            </w:rPr>
          </w:rPrChange>
        </w:rPr>
        <w:t xml:space="preserve">4)</w:t>
      </w:r>
      <w:r>
        <w:rPr>
          <w:rFonts w:ascii="Arial" w:hAnsi="Arial" w:cs="Arial"/>
          <w:sz w:val="28"/>
        </w:rPr>
        <w:t xml:space="preserve"> base de cálculo da multa contratual</w:t>
      </w:r>
      <w:del w:id="1111" w:author="Assessor GDSXSR" w:date="2026-10-29T18:47:03Z">
        <w:r>
          <w:rPr>
            <w:rFonts w:ascii="Arial" w:hAnsi="Arial" w:cs="Arial"/>
            <w:sz w:val="28"/>
          </w:rPr>
          <w:delText xml:space="preserve"> de 2%</w:delText>
        </w:r>
      </w:del>
      <w:r>
        <w:rPr>
          <w:rFonts w:ascii="Arial" w:hAnsi="Arial" w:cs="Arial"/>
          <w:sz w:val="28"/>
        </w:rPr>
        <w:t xml:space="preserve">; e </w:t>
      </w:r>
      <w:r>
        <w:rPr>
          <w:rFonts w:ascii="Arial" w:hAnsi="Arial" w:cs="Arial"/>
          <w:b/>
          <w:bCs/>
          <w:sz w:val="28"/>
          <w:rPrChange w:id="1118" w:author="Assessor GDSXSR" w:date="2026-10-29T18:47:03Z">
            <w:rPr>
              <w:rFonts w:ascii="Arial" w:hAnsi="Arial" w:cs="Arial"/>
              <w:b/>
              <w:bCs/>
              <w:sz w:val="28"/>
            </w:rPr>
          </w:rPrChange>
        </w:rPr>
        <w:t xml:space="preserve">5)</w:t>
      </w:r>
      <w:r>
        <w:rPr>
          <w:rFonts w:ascii="Arial" w:hAnsi="Arial" w:cs="Arial"/>
          <w:sz w:val="28"/>
        </w:rPr>
        <w:t xml:space="preserve"> imputação </w:t>
      </w:r>
      <w:ins w:id="1112" w:author="Assessor GDSXSR" w:date="2026-10-29T18:47:03Z">
        <w:r>
          <w:rPr>
            <w:rFonts w:ascii="Arial" w:hAnsi="Arial" w:cs="Arial"/>
            <w:color w:val="808080"/>
            <w:sz w:val="28"/>
          </w:rPr>
          <w:t xml:space="preserve">de juros </w:t>
        </w:r>
      </w:ins>
      <w:r>
        <w:rPr>
          <w:rFonts w:ascii="Arial" w:hAnsi="Arial" w:cs="Arial"/>
          <w:sz w:val="28"/>
        </w:rPr>
        <w:t xml:space="preserve">ao capital</w:t>
      </w:r>
      <w:del w:id="1113" w:author="Assessor GDSXSR" w:date="2026-10-29T18:47:03Z">
        <w:r>
          <w:rPr>
            <w:rFonts w:ascii="Arial" w:hAnsi="Arial" w:cs="Arial"/>
            <w:sz w:val="28"/>
          </w:rPr>
          <w:delText xml:space="preserve"> dos juros pagos acima do limite legal</w:delText>
        </w:r>
      </w:del>
      <w:r>
        <w:rPr>
          <w:rFonts w:ascii="Arial" w:hAnsi="Arial" w:cs="Arial"/>
          <w:sz w:val="28"/>
        </w:rPr>
        <w:t xml:space="preserve"> (ID 88023730).</w:t>
      </w:r>
      <w:commentRangeEnd w:id="13"/>
      <w:r w:rsidR="00B802B2">
        <w:rPr>
          <w:rStyle w:val="Refdecomentrio"/>
          <w:rFonts w:ascii="Arial" w:hAnsi="Arial" w:cs="Arial"/>
          <w:sz w:val="28"/>
          <w:szCs w:val="22"/>
        </w:rPr>
        <w:commentReference w:id="13"/>
      </w:r>
    </w:p>
    <w:p w14:paraId="713BF5FE" w14:textId="77777777" w:rsidR="00B11149" w:rsidRPr="008D10F9" w:rsidRDefault="00B11149" w:rsidP="00B802B2">
      <w:pPr>
        <w:spacing w:after="0" w:line="360" w:lineRule="auto"/>
        <w:rPr>
          <w:rFonts w:ascii="Arial" w:hAnsi="Arial" w:cs="Arial"/>
        </w:rPr>
      </w:pPr>
    </w:p>
    <w:p w14:paraId="24591646"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Com parcial razão a apelada.</w:t>
      </w:r>
    </w:p>
    <w:p w14:paraId="08B83ECB" w14:textId="77777777" w:rsidR="00B11149" w:rsidRPr="008D10F9" w:rsidRDefault="00B11149" w:rsidP="00B802B2">
      <w:pPr>
        <w:spacing w:after="0" w:line="360" w:lineRule="auto"/>
        <w:rPr>
          <w:rFonts w:ascii="Arial" w:hAnsi="Arial" w:cs="Arial"/>
        </w:rPr>
      </w:pPr>
    </w:p>
    <w:p w14:paraId="146AB0DC" w14:textId="77777777" w:rsidR="0076559E" w:rsidRDefault="00000000" w:rsidP="00B802B2">
      <w:pPr>
        <w:spacing w:after="0" w:line="360" w:lineRule="auto"/>
        <w:ind w:firstLine="2268"/>
        <w:jc w:val="both"/>
      </w:pPr>
      <w:commentRangeStart w:id="40"/>
      <w:r>
        <w:rPr>
          <w:rFonts w:ascii="Arial" w:hAnsi="Arial" w:cs="Arial"/>
          <w:sz w:val="28"/>
        </w:rPr>
        <w:t xml:space="preserve">A </w:t>
      </w:r>
      <w:commentRangeEnd w:id="40"/>
      <w:r>
        <w:rPr>
          <w:rStyle w:val="CommentReference"/>
        </w:rPr>
        <w:commentReference w:id="40"/>
      </w:r>
      <w:del w:id="1119" w:author="Assessor GDSXSR" w:date="2026-10-29T18:47:03Z">
        <w:r>
          <w:rPr>
            <w:rFonts w:ascii="Arial" w:hAnsi="Arial" w:cs="Arial"/>
            <w:sz w:val="28"/>
          </w:rPr>
          <w:delText xml:space="preserve">alegada </w:delText>
        </w:r>
      </w:del>
      <w:r>
        <w:rPr>
          <w:rFonts w:ascii="Arial" w:hAnsi="Arial" w:cs="Arial"/>
          <w:sz w:val="28"/>
        </w:rPr>
        <w:t xml:space="preserve">interpretação</w:t>
      </w:r>
      <w:del w:id="1120" w:author="Assessor GDSXSR" w:date="2026-10-29T18:47:03Z">
        <w:r>
          <w:rPr>
            <w:rFonts w:ascii="Arial" w:hAnsi="Arial" w:cs="Arial"/>
            <w:sz w:val="28"/>
          </w:rPr>
          <w:delText xml:space="preserve"> equivocada</w:delText>
        </w:r>
      </w:del>
      <w:r>
        <w:rPr>
          <w:rFonts w:ascii="Arial" w:hAnsi="Arial" w:cs="Arial"/>
          <w:sz w:val="28"/>
        </w:rPr>
        <w:t xml:space="preserve"> da cláusula 1, alínea "b", </w:t>
      </w:r>
      <w:del w:id="1121" w:author="Assessor GDSXSR" w:date="2026-10-29T18:47:03Z">
        <w:r>
          <w:rPr>
            <w:rFonts w:ascii="Arial" w:hAnsi="Arial" w:cs="Arial"/>
            <w:sz w:val="28"/>
          </w:rPr>
          <w:delText xml:space="preserve">dirige-se contra</w:delText>
        </w:r>
      </w:del>
      <w:ins w:id="1122" w:author="Assessor GDSXSR" w:date="2026-10-29T18:47:03Z">
        <w:r>
          <w:rPr>
            <w:rFonts w:ascii="Arial" w:hAnsi="Arial" w:cs="Arial"/>
            <w:color w:val="808080"/>
            <w:sz w:val="28"/>
          </w:rPr>
          <w:t xml:space="preserve">impugna</w:t>
        </w:r>
      </w:ins>
      <w:r>
        <w:rPr>
          <w:rFonts w:ascii="Arial" w:hAnsi="Arial" w:cs="Arial"/>
          <w:sz w:val="28"/>
        </w:rPr>
        <w:t xml:space="preserve"> fundamento introduzido pela própria r. sentença</w:t>
      </w:r>
      <w:ins w:id="1123" w:author="Assessor GDSXSR" w:date="2026-10-29T18:47:03Z">
        <w:r>
          <w:rPr>
            <w:rFonts w:ascii="Arial" w:hAnsi="Arial" w:cs="Arial"/>
            <w:color w:val="808080"/>
            <w:sz w:val="28"/>
          </w:rPr>
          <w:t xml:space="preserve">, que reputou falsa a declaração de que a credora seria instituição financeira, o que não caracteriza inovação</w:t>
        </w:r>
      </w:ins>
      <w:r>
        <w:rPr>
          <w:rFonts w:ascii="Arial" w:hAnsi="Arial" w:cs="Arial"/>
          <w:sz w:val="28"/>
        </w:rPr>
        <w:t xml:space="preserve"> </w:t>
      </w:r>
      <w:r>
        <w:rPr>
          <w:rFonts w:ascii="Arial" w:hAnsi="Arial" w:cs="Arial"/>
          <w:color w:val="808080"/>
          <w:sz w:val="28"/>
        </w:rPr>
        <w:t xml:space="preserve">(ID 88023720).</w:t>
      </w:r>
    </w:p>
    <w:p w14:paraId="5C0FABE1" w14:textId="77777777" w:rsidR="0076559E" w:rsidRDefault="0076559E" w:rsidP="00B802B2">
      <w:pPr>
        <w:spacing w:after="0" w:line="360" w:lineRule="auto"/>
        <w:ind w:firstLine="2268"/>
        <w:jc w:val="both"/>
      </w:pPr>
    </w:p>
    <w:p w14:paraId="1F4DB08A" w14:textId="77777777" w:rsidR="00B11149" w:rsidRPr="008D10F9" w:rsidRDefault="000909E3" w:rsidP="00B802B2">
      <w:pPr>
        <w:spacing w:after="0" w:line="360" w:lineRule="auto"/>
        <w:ind w:firstLine="2268"/>
        <w:jc w:val="both"/>
        <w:rPr>
          <w:del w:id="1133" w:author="Assessor GDSXSR" w:date="2026-10-29T18:47:03Z"/>
          <w:rFonts w:ascii="Arial" w:hAnsi="Arial" w:cs="Arial"/>
        </w:rPr>
      </w:pPr>
      <w:commentRangeStart w:id="14"/>
      <w:del w:id="1124" w:author="Assessor GDSXSR" w:date="2026-10-29T18:47:03Z">
        <w:r>
          <w:rPr>
            <w:rFonts w:ascii="Arial" w:hAnsi="Arial" w:cs="Arial"/>
            <w:color w:val="808080"/>
            <w:sz w:val="28"/>
          </w:rPr>
          <w:delText>A r. sentença</w:delText>
        </w:r>
      </w:del>
      <w:commentRangeEnd w:id="14"/>
      <w:del w:id="1125" w:author="Assessor GDSXSR" w:date="2026-10-29T18:47:03Z">
        <w:r w:rsidR="00B802B2">
          <w:rPr>
            <w:rStyle w:val="Refdecomentrio"/>
            <w:rFonts w:ascii="Arial" w:hAnsi="Arial" w:cs="Arial"/>
            <w:sz w:val="28"/>
            <w:szCs w:val="22"/>
          </w:rPr>
          <w:commentReference w:id="14"/>
        </w:r>
      </w:del>
      <w:del w:id="1126" w:author="Assessor GDSXSR" w:date="2026-10-29T18:47:03Z">
        <w:r>
          <w:rPr>
            <w:rFonts w:ascii="Arial" w:hAnsi="Arial" w:cs="Arial"/>
            <w:sz w:val="28"/>
          </w:rPr>
          <w:delText xml:space="preserve"> reputou falsa a declaração de que a credora seria instituição financeira</w:delText>
        </w:r>
      </w:del>
      <w:del w:id="1127" w:author="Assessor GDSXSR" w:date="2026-10-29T18:47:03Z">
        <w:r>
          <w:rPr>
            <w:rFonts w:ascii="Arial" w:hAnsi="Arial" w:cs="Arial"/>
            <w:color w:val="808080"/>
            <w:sz w:val="28"/>
          </w:rPr>
          <w:delText>,</w:delText>
        </w:r>
      </w:del>
      <w:del w:id="1128" w:author="Assessor GDSXSR" w:date="2026-10-29T18:47:03Z">
        <w:r>
          <w:rPr>
            <w:rFonts w:ascii="Arial" w:hAnsi="Arial" w:cs="Arial"/>
            <w:sz w:val="28"/>
          </w:rPr>
          <w:delText xml:space="preserve"> </w:delText>
        </w:r>
      </w:del>
      <w:del w:id="1129" w:author="Assessor GDSXSR" w:date="2026-10-29T18:47:03Z">
        <w:r>
          <w:rPr>
            <w:rFonts w:ascii="Arial" w:hAnsi="Arial" w:cs="Arial"/>
            <w:color w:val="808080"/>
            <w:sz w:val="28"/>
          </w:rPr>
          <w:delText>e</w:delText>
        </w:r>
      </w:del>
      <w:del w:id="1130" w:author="Assessor GDSXSR" w:date="2026-10-29T18:47:03Z">
        <w:r>
          <w:rPr>
            <w:rFonts w:ascii="Arial" w:hAnsi="Arial" w:cs="Arial"/>
            <w:sz w:val="28"/>
          </w:rPr>
          <w:delText xml:space="preserve"> </w:delText>
        </w:r>
      </w:del>
      <w:del w:id="1131" w:author="Assessor GDSXSR" w:date="2026-10-29T18:47:03Z">
        <w:r>
          <w:rPr>
            <w:rFonts w:ascii="Arial" w:hAnsi="Arial" w:cs="Arial"/>
            <w:color w:val="808080"/>
            <w:sz w:val="28"/>
          </w:rPr>
          <w:delText>impugnar</w:delText>
        </w:r>
      </w:del>
      <w:del w:id="1132" w:author="Assessor GDSXSR" w:date="2026-10-29T18:47:03Z">
        <w:r>
          <w:rPr>
            <w:rFonts w:ascii="Arial" w:hAnsi="Arial" w:cs="Arial"/>
            <w:sz w:val="28"/>
          </w:rPr>
          <w:delText xml:space="preserve"> fundamento da decisão recorrida não caracteriza inovação.</w:delText>
        </w:r>
      </w:del>
    </w:p>
    <w:p w14:paraId="027A59DB" w14:textId="77777777" w:rsidR="00B11149" w:rsidRPr="008D10F9" w:rsidRDefault="00B11149" w:rsidP="00B802B2">
      <w:pPr>
        <w:spacing w:after="0" w:line="360" w:lineRule="auto"/>
        <w:rPr>
          <w:del w:id="1134" w:author="Assessor GDSXSR" w:date="2026-10-29T18:47:03Z"/>
          <w:rFonts w:ascii="Arial" w:hAnsi="Arial" w:cs="Arial"/>
        </w:rPr>
      </w:pPr>
    </w:p>
    <w:p w14:paraId="576CDDE8" w14:textId="77777777" w:rsidR="0076559E" w:rsidRDefault="00000000" w:rsidP="00B802B2">
      <w:pPr>
        <w:spacing w:after="0" w:line="360" w:lineRule="auto"/>
        <w:ind w:firstLine="2268"/>
        <w:jc w:val="both"/>
      </w:pPr>
      <w:del w:id="1135" w:author="Assessor GDSXSR" w:date="2026-10-29T18:47:03Z">
        <w:r>
          <w:rPr>
            <w:rFonts w:ascii="Arial" w:hAnsi="Arial" w:cs="Arial"/>
            <w:sz w:val="28"/>
          </w:rPr>
          <w:delText xml:space="preserve">Por sua vez, o</w:delText>
        </w:r>
      </w:del>
      <w:ins w:id="1136" w:author="Assessor GDSXSR" w:date="2026-10-29T18:47:03Z">
        <w:r>
          <w:rPr>
            <w:rFonts w:ascii="Arial" w:hAnsi="Arial" w:cs="Arial"/>
            <w:color w:val="808080"/>
            <w:sz w:val="28"/>
          </w:rPr>
          <w:t xml:space="preserve">O</w:t>
        </w:r>
      </w:ins>
      <w:r>
        <w:rPr>
          <w:rFonts w:ascii="Arial" w:hAnsi="Arial" w:cs="Arial"/>
          <w:sz w:val="28"/>
        </w:rPr>
        <w:t xml:space="preserve"> pagamento de R$ 5.325,00 consta da relação de pagamentos da contestação, que pediu a compensação de todos os valores pagos</w:t>
      </w:r>
      <w:ins w:id="1137" w:author="Assessor GDSXSR" w:date="2026-10-29T18:47:03Z">
        <w:r>
          <w:rPr>
            <w:rFonts w:ascii="Arial" w:hAnsi="Arial" w:cs="Arial"/>
            <w:color w:val="808080"/>
            <w:sz w:val="28"/>
          </w:rPr>
          <w:t xml:space="preserve">, e a r. sentença decidiu a questão, devolvida ao Tribunal</w:t>
        </w:r>
      </w:ins>
      <w:r>
        <w:rPr>
          <w:rFonts w:ascii="Arial" w:hAnsi="Arial" w:cs="Arial"/>
          <w:sz w:val="28"/>
        </w:rPr>
        <w:t xml:space="preserve"> (ID 88023703</w:t>
      </w:r>
      <w:ins w:id="1138" w:author="Assessor GDSXSR" w:date="2026-10-29T18:47:03Z">
        <w:r>
          <w:rPr>
            <w:rFonts w:ascii="Arial" w:hAnsi="Arial" w:cs="Arial"/>
            <w:color w:val="808080"/>
            <w:sz w:val="28"/>
          </w:rPr>
          <w:t xml:space="preserve">; CPC 1.013 § 1º</w:t>
        </w:r>
      </w:ins>
      <w:r>
        <w:rPr>
          <w:rFonts w:ascii="Arial" w:hAnsi="Arial" w:cs="Arial"/>
          <w:sz w:val="28"/>
        </w:rPr>
        <w:t xml:space="preserve">)</w:t>
      </w:r>
      <w:r>
        <w:rPr>
          <w:rFonts w:ascii="Arial" w:hAnsi="Arial" w:cs="Arial"/>
          <w:color w:val="808080"/>
          <w:sz w:val="28"/>
        </w:rPr>
        <w:t xml:space="preserve">.</w:t>
      </w:r>
    </w:p>
    <w:p w14:paraId="0689E134" w14:textId="77777777" w:rsidR="0076559E" w:rsidRDefault="0076559E" w:rsidP="00B802B2">
      <w:pPr>
        <w:spacing w:after="0" w:line="360" w:lineRule="auto"/>
        <w:ind w:firstLine="2268"/>
        <w:jc w:val="both"/>
      </w:pPr>
    </w:p>
    <w:p w14:paraId="2AD5D11F" w14:textId="5DF28F5B" w:rsidR="00B11149" w:rsidRPr="008D10F9" w:rsidRDefault="009E6252" w:rsidP="00B802B2">
      <w:pPr>
        <w:spacing w:after="0" w:line="360" w:lineRule="auto"/>
        <w:ind w:firstLine="2268"/>
        <w:jc w:val="both"/>
        <w:rPr>
          <w:del w:id="1145" w:author="Assessor GDSXSR" w:date="2026-10-29T18:47:03Z"/>
          <w:rFonts w:ascii="Arial" w:hAnsi="Arial" w:cs="Arial"/>
        </w:rPr>
      </w:pPr>
      <w:del w:id="1139" w:author="Assessor GDSXSR" w:date="2026-10-29T18:47:03Z">
        <w:r>
          <w:rPr>
            <w:rFonts w:ascii="Arial" w:hAnsi="Arial" w:cs="Arial"/>
            <w:color w:val="808080"/>
            <w:sz w:val="28"/>
          </w:rPr>
          <w:delText>A</w:delText>
        </w:r>
      </w:del>
      <w:del w:id="1140" w:author="Assessor GDSXSR" w:date="2026-10-29T18:47:03Z">
        <w:r>
          <w:rPr>
            <w:rFonts w:ascii="Arial" w:hAnsi="Arial" w:cs="Arial"/>
            <w:sz w:val="28"/>
          </w:rPr>
          <w:delText xml:space="preserve"> r. sentença decidiu a questão</w:delText>
        </w:r>
      </w:del>
      <w:del w:id="1141" w:author="Assessor GDSXSR" w:date="2026-10-29T18:47:03Z">
        <w:r>
          <w:rPr>
            <w:rFonts w:ascii="Arial" w:hAnsi="Arial" w:cs="Arial"/>
            <w:color w:val="808080"/>
            <w:sz w:val="28"/>
          </w:rPr>
          <w:delText>,</w:delText>
        </w:r>
      </w:del>
      <w:del w:id="1142" w:author="Assessor GDSXSR" w:date="2026-10-29T18:47:03Z">
        <w:r>
          <w:rPr>
            <w:rFonts w:ascii="Arial" w:hAnsi="Arial" w:cs="Arial"/>
            <w:sz w:val="28"/>
          </w:rPr>
          <w:delText xml:space="preserve"> </w:delText>
        </w:r>
      </w:del>
      <w:del w:id="1143" w:author="Assessor GDSXSR" w:date="2026-10-29T18:47:03Z">
        <w:r>
          <w:rPr>
            <w:rFonts w:ascii="Arial" w:hAnsi="Arial" w:cs="Arial"/>
            <w:color w:val="808080"/>
            <w:sz w:val="28"/>
          </w:rPr>
          <w:delText>que</w:delText>
        </w:r>
      </w:del>
      <w:del w:id="1144" w:author="Assessor GDSXSR" w:date="2026-10-29T18:47:03Z">
        <w:r>
          <w:rPr>
            <w:rFonts w:ascii="Arial" w:hAnsi="Arial" w:cs="Arial"/>
            <w:sz w:val="28"/>
          </w:rPr>
          <w:delText xml:space="preserve"> está devolvida ao Tribunal (CPC 1.013 § 1º).</w:delText>
        </w:r>
      </w:del>
    </w:p>
    <w:p w14:paraId="67C44C55" w14:textId="77777777" w:rsidR="00B11149" w:rsidRPr="008D10F9" w:rsidRDefault="00B11149" w:rsidP="00B802B2">
      <w:pPr>
        <w:spacing w:after="0" w:line="360" w:lineRule="auto"/>
        <w:rPr>
          <w:del w:id="1146" w:author="Assessor GDSXSR" w:date="2026-10-29T18:47:03Z"/>
          <w:rFonts w:ascii="Arial" w:hAnsi="Arial" w:cs="Arial"/>
        </w:rPr>
      </w:pPr>
    </w:p>
    <w:p w14:paraId="70B140F4"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Quanto aos juros de mora e à correção monetária, trata-se de consectários da condenação, matéria de ordem pública que pode ser examinada em qualquer grau de jurisdição.</w:t>
      </w:r>
    </w:p>
    <w:p w14:paraId="5B15B5F1" w14:textId="77777777" w:rsidR="00B11149" w:rsidRPr="008D10F9" w:rsidRDefault="00B11149" w:rsidP="00B802B2">
      <w:pPr>
        <w:spacing w:after="0" w:line="360" w:lineRule="auto"/>
        <w:rPr>
          <w:rFonts w:ascii="Arial" w:hAnsi="Arial" w:cs="Arial"/>
        </w:rPr>
      </w:pPr>
    </w:p>
    <w:p w14:paraId="6AF1CE91"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lastRenderedPageBreak/>
        <w:t>Nesse sentido:</w:t>
      </w:r>
    </w:p>
    <w:p w14:paraId="598E7FB8" w14:textId="77777777" w:rsidR="00B11149" w:rsidRPr="008D10F9" w:rsidRDefault="00B11149" w:rsidP="00B802B2">
      <w:pPr>
        <w:spacing w:after="0" w:line="360" w:lineRule="auto"/>
        <w:rPr>
          <w:rFonts w:ascii="Arial" w:hAnsi="Arial" w:cs="Arial"/>
        </w:rPr>
      </w:pPr>
    </w:p>
    <w:p w14:paraId="3FA27150" w14:textId="4112857D" w:rsidR="00B11149" w:rsidRPr="008D10F9" w:rsidRDefault="000909E3" w:rsidP="00B802B2">
      <w:pPr>
        <w:pStyle w:val="Citao"/>
        <w:spacing w:before="0" w:after="0" w:line="360" w:lineRule="auto"/>
        <w:ind w:firstLine="0"/>
        <w:jc w:val="both"/>
        <w:rPr>
          <w:del w:id="1150" w:author="Assessor GDSXSR" w:date="2026-10-29T18:47:03Z"/>
          <w:rFonts w:cs="Arial"/>
        </w:rPr>
      </w:pPr>
      <w:del w:id="1147" w:author="Assessor GDSXSR" w:date="2026-10-29T18:47:03Z">
        <w:r w:rsidRPr="008D10F9">
          <w:rPr>
            <w:rFonts w:cs="Arial"/>
          </w:rPr>
          <w:delText>"(...)</w:delText>
        </w:r>
      </w:del>
      <w:del w:id="1148" w:author="Assessor GDSXSR" w:date="2026-10-29T18:47:03Z">
        <w:r w:rsidR="005050FA">
          <w:rPr>
            <w:rFonts w:cs="Arial"/>
          </w:rPr>
          <w:delText xml:space="preserve"> </w:delText>
        </w:r>
      </w:del>
      <w:del w:id="1149" w:author="Assessor GDSXSR" w:date="2026-10-29T18:47:03Z">
        <w:r w:rsidRPr="008D10F9">
          <w:rPr>
            <w:rFonts w:cs="Arial"/>
          </w:rPr>
          <w:delText>4. Configura omissão a ausência de manifestação sobre questão relevante e cognoscível de ofício, como a definição do índice de atualização monetária e juros moratórios, matéria de ordem pública.</w:delText>
        </w:r>
      </w:del>
    </w:p>
    <w:p w14:paraId="55E1ED57" w14:textId="7E97DEFA" w:rsidR="00B11149" w:rsidRPr="008D10F9" w:rsidRDefault="000909E3" w:rsidP="00B802B2">
      <w:pPr>
        <w:pStyle w:val="Citao"/>
        <w:spacing w:before="0" w:after="0" w:line="360" w:lineRule="auto"/>
        <w:ind w:firstLine="0"/>
        <w:jc w:val="both"/>
        <w:rPr>
          <w:rFonts w:cs="Arial"/>
        </w:rPr>
      </w:pPr>
      <w:commentRangeStart w:id="15"/>
      <w:ins w:id="1151" w:author="Assessor GDSXSR" w:date="2026-10-29T18:47:03Z">
        <w:commentRangeStart w:id="47"/>
        <w:r>
          <w:rPr>
            <w:rFonts w:cs="Arial"/>
            <w:color w:val="808080"/>
          </w:rPr>
          <w:t xml:space="preserve">"(...) </w:t>
        </w:r>
        <w:commentRangeEnd w:id="47"/>
      </w:ins>
      <w:r>
        <w:rPr>
          <w:rStyle w:val="CommentReference"/>
        </w:rPr>
        <w:commentReference w:id="47"/>
      </w:r>
      <w:r>
        <w:rPr>
          <w:rFonts w:cs="Arial"/>
        </w:rPr>
        <w:t xml:space="preserve">5. </w:t>
      </w:r>
      <w:r>
        <w:rPr>
          <w:rFonts w:cs="Arial"/>
          <w:u w:val="single"/>
        </w:rPr>
        <w:t xml:space="preserve">A vedação à inovação recursal não impede o exame do índice de correção monetária, pois se trata de matéria que pode ser conhecida a qualquer tempo e grau de jurisdição.</w:t>
      </w:r>
      <w:r>
        <w:rPr>
          <w:rFonts w:cs="Arial"/>
        </w:rPr>
        <w:t xml:space="preserve"> (...)</w:t>
      </w:r>
      <w:r>
        <w:rPr>
          <w:rFonts w:cs="Arial"/>
        </w:rPr>
        <w:t xml:space="preserve">.</w:t>
      </w:r>
      <w:r>
        <w:rPr>
          <w:rFonts w:cs="Arial"/>
        </w:rPr>
        <w:t xml:space="preserve">" (Acórdão 2123255, 0755408-80.2021.8.07.0016, Relator(a): AISTON HENRIQUE DE SOUSA, 4ª TURMA CÍVEL, data de julgamento: 06/05/2026, publicado no DJe: 10/06/2026) – Grifei</w:t>
      </w:r>
      <w:commentRangeEnd w:id="15"/>
      <w:r w:rsidR="00B802B2" w:rsidRPr="008D10F9">
        <w:rPr>
          <w:rStyle w:val="Refdecomentrio"/>
          <w:rFonts w:cs="Arial"/>
          <w:sz w:val="26"/>
          <w:szCs w:val="24"/>
          <w:u w:val="single"/>
        </w:rPr>
        <w:commentReference w:id="15"/>
      </w:r>
    </w:p>
    <w:p w14:paraId="575B164B" w14:textId="77777777" w:rsidR="00B11149" w:rsidRPr="008D10F9" w:rsidRDefault="00B11149" w:rsidP="00B802B2">
      <w:pPr>
        <w:spacing w:after="0" w:line="360" w:lineRule="auto"/>
        <w:rPr>
          <w:rFonts w:ascii="Arial" w:hAnsi="Arial" w:cs="Arial"/>
        </w:rPr>
      </w:pPr>
    </w:p>
    <w:p w14:paraId="5C732678"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Diversamente, a base de cálculo da multa contratual e a imputação ao capital dos juros pagos nos contratos de investidor-anjo não foram submetidas ao Juízo de origem</w:t>
      </w:r>
      <w:ins w:id="1152" w:author="Assessor GDSXSR" w:date="2026-10-29T18:47:03Z">
        <w:r>
          <w:rPr>
            <w:rFonts w:ascii="Arial" w:hAnsi="Arial" w:cs="Arial"/>
            <w:color w:val="808080"/>
            <w:sz w:val="28"/>
          </w:rPr>
          <w:t xml:space="preserve">, pois a contestação pediu apenas a compensação dos valores pagos e a r</w:t>
        </w:r>
      </w:ins>
      <w:r>
        <w:rPr>
          <w:rFonts w:ascii="Arial" w:hAnsi="Arial" w:cs="Arial"/>
          <w:sz w:val="28"/>
        </w:rPr>
        <w:t xml:space="preserve">.</w:t>
      </w:r>
      <w:ins w:id="1153" w:author="Assessor GDSXSR" w:date="2026-10-29T18:47:03Z">
        <w:r>
          <w:rPr>
            <w:rFonts w:ascii="Arial" w:hAnsi="Arial" w:cs="Arial"/>
            <w:color w:val="808080"/>
            <w:sz w:val="28"/>
          </w:rPr>
          <w:t xml:space="preserve"> sentença não examinou essas matérias (ID 88023703 e 88023715).</w:t>
        </w:r>
      </w:ins>
    </w:p>
    <w:p w14:paraId="4897A0A9" w14:textId="77777777" w:rsidR="00B11149" w:rsidRPr="008D10F9" w:rsidRDefault="00B11149" w:rsidP="00B802B2">
      <w:pPr>
        <w:spacing w:after="0" w:line="360" w:lineRule="auto"/>
        <w:rPr>
          <w:rFonts w:ascii="Arial" w:hAnsi="Arial" w:cs="Arial"/>
        </w:rPr>
      </w:pPr>
    </w:p>
    <w:p w14:paraId="4B2339DA" w14:textId="77777777" w:rsidR="0076559E" w:rsidRDefault="00000000" w:rsidP="00B802B2">
      <w:pPr>
        <w:spacing w:after="0" w:line="360" w:lineRule="auto"/>
        <w:ind w:firstLine="2268"/>
        <w:jc w:val="both"/>
        <w:rPr>
          <w:del w:id="1158" w:author="Assessor GDSXSR" w:date="2026-10-29T18:47:03Z"/>
        </w:rPr>
      </w:pPr>
      <w:del w:id="1154" w:author="Assessor GDSXSR" w:date="2026-10-29T18:47:03Z">
        <w:r>
          <w:rPr>
            <w:rFonts w:ascii="Arial" w:hAnsi="Arial" w:cs="Arial"/>
            <w:sz w:val="28"/>
          </w:rPr>
          <w:delText xml:space="preserve">Na contestação, os réus pediram a improcedência dos pedidos e, subsidiariamente, a compensação integral dos valores pagos, com fundamento na vedação ao enriquecimento sem causa </w:delText>
        </w:r>
      </w:del>
      <w:del w:id="1155" w:author="Assessor GDSXSR" w:date="2026-10-29T18:47:03Z">
        <w:r>
          <w:rPr>
            <w:rFonts w:ascii="Arial" w:hAnsi="Arial" w:cs="Arial"/>
            <w:color w:val="808080"/>
            <w:sz w:val="28"/>
          </w:rPr>
          <w:delText>(ID</w:delText>
        </w:r>
      </w:del>
      <w:del w:id="1156" w:author="Assessor GDSXSR" w:date="2026-10-29T18:47:03Z">
        <w:r>
          <w:rPr>
            <w:rFonts w:ascii="Arial" w:hAnsi="Arial" w:cs="Arial"/>
            <w:sz w:val="28"/>
          </w:rPr>
          <w:delText xml:space="preserve"> </w:delText>
        </w:r>
      </w:del>
      <w:del w:id="1157" w:author="Assessor GDSXSR" w:date="2026-10-29T18:47:03Z">
        <w:r>
          <w:rPr>
            <w:rFonts w:ascii="Arial" w:hAnsi="Arial" w:cs="Arial"/>
            <w:color w:val="808080"/>
            <w:sz w:val="28"/>
          </w:rPr>
          <w:delText>88023703).</w:delText>
        </w:r>
      </w:del>
    </w:p>
    <w:p w14:paraId="216F3757" w14:textId="77777777" w:rsidR="0076559E" w:rsidRDefault="0076559E" w:rsidP="00B802B2">
      <w:pPr>
        <w:spacing w:after="0" w:line="360" w:lineRule="auto"/>
        <w:ind w:firstLine="2268"/>
        <w:jc w:val="both"/>
        <w:rPr>
          <w:del w:id="1159" w:author="Assessor GDSXSR" w:date="2026-10-29T18:47:03Z"/>
        </w:rPr>
      </w:pPr>
    </w:p>
    <w:p w14:paraId="7BFB4FC7" w14:textId="77777777" w:rsidR="00B11149" w:rsidRPr="008D10F9" w:rsidRDefault="000909E3" w:rsidP="00B802B2">
      <w:pPr>
        <w:spacing w:after="0" w:line="360" w:lineRule="auto"/>
        <w:ind w:firstLine="2268"/>
        <w:jc w:val="both"/>
        <w:rPr>
          <w:del w:id="1168" w:author="Assessor GDSXSR" w:date="2026-10-29T18:47:03Z"/>
          <w:rFonts w:ascii="Arial" w:hAnsi="Arial" w:cs="Arial"/>
        </w:rPr>
      </w:pPr>
      <w:del w:id="1160" w:author="Assessor GDSXSR" w:date="2026-10-29T18:47:03Z">
        <w:r>
          <w:rPr>
            <w:rFonts w:ascii="Arial" w:hAnsi="Arial" w:cs="Arial"/>
            <w:color w:val="808080"/>
            <w:sz w:val="28"/>
          </w:rPr>
          <w:delText>Afirmaram</w:delText>
        </w:r>
      </w:del>
      <w:del w:id="1161" w:author="Assessor GDSXSR" w:date="2026-10-29T18:47:03Z">
        <w:r>
          <w:rPr>
            <w:rFonts w:ascii="Arial" w:hAnsi="Arial" w:cs="Arial"/>
            <w:sz w:val="28"/>
          </w:rPr>
          <w:delText xml:space="preserve"> que os repasses mensais decorriam diretamente das cláusulas contratuais dos contratos de investidor-anjo </w:delText>
        </w:r>
      </w:del>
      <w:del w:id="1162" w:author="Assessor GDSXSR" w:date="2026-10-29T18:47:03Z">
        <w:r>
          <w:rPr>
            <w:rFonts w:ascii="Arial" w:hAnsi="Arial" w:cs="Arial"/>
            <w:color w:val="808080"/>
            <w:sz w:val="28"/>
          </w:rPr>
          <w:delText>e,</w:delText>
        </w:r>
      </w:del>
      <w:del w:id="1163" w:author="Assessor GDSXSR" w:date="2026-10-29T18:47:03Z">
        <w:r>
          <w:rPr>
            <w:rFonts w:ascii="Arial" w:hAnsi="Arial" w:cs="Arial"/>
            <w:sz w:val="28"/>
          </w:rPr>
          <w:delText xml:space="preserve"> </w:delText>
        </w:r>
      </w:del>
      <w:del w:id="1164" w:author="Assessor GDSXSR" w:date="2026-10-29T18:47:03Z">
        <w:r>
          <w:rPr>
            <w:rFonts w:ascii="Arial" w:hAnsi="Arial" w:cs="Arial"/>
            <w:color w:val="808080"/>
            <w:sz w:val="28"/>
          </w:rPr>
          <w:delText>na</w:delText>
        </w:r>
      </w:del>
      <w:del w:id="1165" w:author="Assessor GDSXSR" w:date="2026-10-29T18:47:03Z">
        <w:r>
          <w:rPr>
            <w:rFonts w:ascii="Arial" w:hAnsi="Arial" w:cs="Arial"/>
            <w:sz w:val="28"/>
          </w:rPr>
          <w:delText xml:space="preserve"> manifestação sobre a réplica, </w:delText>
        </w:r>
      </w:del>
      <w:del w:id="1166" w:author="Assessor GDSXSR" w:date="2026-10-29T18:47:03Z">
        <w:r>
          <w:rPr>
            <w:rFonts w:ascii="Arial" w:hAnsi="Arial" w:cs="Arial"/>
            <w:color w:val="808080"/>
            <w:sz w:val="28"/>
          </w:rPr>
          <w:delText xml:space="preserve">os </w:delText>
        </w:r>
      </w:del>
      <w:del w:id="1167" w:author="Assessor GDSXSR" w:date="2026-10-29T18:47:03Z">
        <w:r>
          <w:rPr>
            <w:rFonts w:ascii="Arial" w:hAnsi="Arial" w:cs="Arial"/>
            <w:sz w:val="28"/>
          </w:rPr>
          <w:delText>classificaram como adimplemento das obrigações dos contratos anteriores (ID 88023715).</w:delText>
        </w:r>
      </w:del>
    </w:p>
    <w:p w14:paraId="73308412" w14:textId="77777777" w:rsidR="00B11149" w:rsidRPr="008D10F9" w:rsidRDefault="00B11149" w:rsidP="00B802B2">
      <w:pPr>
        <w:spacing w:after="0" w:line="360" w:lineRule="auto"/>
        <w:rPr>
          <w:del w:id="1169" w:author="Assessor GDSXSR" w:date="2026-10-29T18:47:03Z"/>
          <w:rFonts w:ascii="Arial" w:hAnsi="Arial" w:cs="Arial"/>
        </w:rPr>
      </w:pPr>
    </w:p>
    <w:p w14:paraId="42AAC199" w14:textId="77777777" w:rsidR="0076559E" w:rsidRDefault="00000000" w:rsidP="00B802B2">
      <w:pPr>
        <w:spacing w:after="0" w:line="360" w:lineRule="auto"/>
        <w:ind w:firstLine="2268"/>
        <w:jc w:val="both"/>
        <w:rPr>
          <w:del w:id="1173" w:author="Assessor GDSXSR" w:date="2026-10-29T18:47:03Z"/>
        </w:rPr>
      </w:pPr>
      <w:del w:id="1170" w:author="Assessor GDSXSR" w:date="2026-10-29T18:47:03Z">
        <w:r>
          <w:rPr>
            <w:rFonts w:ascii="Arial" w:hAnsi="Arial" w:cs="Arial"/>
            <w:sz w:val="28"/>
          </w:rPr>
          <w:lastRenderedPageBreak/>
          <w:delText>Em nenhuma peça</w:delText>
        </w:r>
      </w:del>
      <w:del w:id="1171" w:author="Assessor GDSXSR" w:date="2026-10-29T18:47:03Z">
        <w:r>
          <w:rPr>
            <w:rFonts w:ascii="Arial" w:hAnsi="Arial" w:cs="Arial"/>
            <w:color w:val="808080"/>
            <w:sz w:val="28"/>
          </w:rPr>
          <w:delText xml:space="preserve"> os réus</w:delText>
        </w:r>
      </w:del>
      <w:del w:id="1172" w:author="Assessor GDSXSR" w:date="2026-10-29T18:47:03Z">
        <w:r>
          <w:rPr>
            <w:rFonts w:ascii="Arial" w:hAnsi="Arial" w:cs="Arial"/>
            <w:sz w:val="28"/>
          </w:rPr>
          <w:delText xml:space="preserve"> questionaram a base de cálculo da multa contratual ou pediram a imputação de juros ao capital.</w:delText>
        </w:r>
      </w:del>
    </w:p>
    <w:p w14:paraId="2BD1DEE1" w14:textId="77777777" w:rsidR="0076559E" w:rsidRDefault="0076559E" w:rsidP="00B802B2">
      <w:pPr>
        <w:spacing w:after="0" w:line="360" w:lineRule="auto"/>
        <w:ind w:firstLine="2268"/>
        <w:jc w:val="both"/>
        <w:rPr>
          <w:del w:id="1174" w:author="Assessor GDSXSR" w:date="2026-10-29T18:47:03Z"/>
        </w:rPr>
      </w:pPr>
    </w:p>
    <w:p w14:paraId="2D601E7A" w14:textId="77777777" w:rsidR="0076559E" w:rsidRDefault="00000000" w:rsidP="00B802B2">
      <w:pPr>
        <w:spacing w:after="0" w:line="360" w:lineRule="auto"/>
        <w:ind w:firstLine="2268"/>
        <w:jc w:val="both"/>
        <w:rPr>
          <w:del w:id="1176" w:author="Assessor GDSXSR" w:date="2026-10-29T18:47:03Z"/>
        </w:rPr>
      </w:pPr>
      <w:del w:id="1175" w:author="Assessor GDSXSR" w:date="2026-10-29T18:47:03Z">
        <w:r>
          <w:rPr>
            <w:rFonts w:ascii="Arial" w:hAnsi="Arial" w:cs="Arial"/>
            <w:sz w:val="28"/>
          </w:rPr>
          <w:delText>O pedido subsidiário de revisão dos juros acima do limite legal, deduzido na contestação, dirigia-se aos encargos cobrados na ação, e não aos repasses já pagos (ID 88023703).</w:delText>
        </w:r>
      </w:del>
    </w:p>
    <w:p w14:paraId="5B7E05C3" w14:textId="77777777" w:rsidR="0076559E" w:rsidRDefault="0076559E" w:rsidP="00B802B2">
      <w:pPr>
        <w:spacing w:after="0" w:line="360" w:lineRule="auto"/>
        <w:ind w:firstLine="2268"/>
        <w:jc w:val="both"/>
        <w:rPr>
          <w:del w:id="1177" w:author="Assessor GDSXSR" w:date="2026-10-29T18:47:03Z"/>
        </w:rPr>
      </w:pPr>
    </w:p>
    <w:p w14:paraId="27478D45" w14:textId="77777777" w:rsidR="00B11149" w:rsidRPr="008D10F9" w:rsidRDefault="000909E3" w:rsidP="00B802B2">
      <w:pPr>
        <w:spacing w:after="0" w:line="360" w:lineRule="auto"/>
        <w:ind w:firstLine="2268"/>
        <w:jc w:val="both"/>
        <w:rPr>
          <w:del w:id="1179" w:author="Assessor GDSXSR" w:date="2026-10-29T18:47:03Z"/>
          <w:rFonts w:ascii="Arial" w:hAnsi="Arial" w:cs="Arial"/>
        </w:rPr>
      </w:pPr>
      <w:del w:id="1178" w:author="Assessor GDSXSR" w:date="2026-10-29T18:47:03Z">
        <w:r>
          <w:rPr>
            <w:rFonts w:ascii="Arial" w:hAnsi="Arial" w:cs="Arial"/>
            <w:sz w:val="28"/>
          </w:rPr>
          <w:delText>A r. sentença, por consequência, não examinou essas matérias.</w:delText>
        </w:r>
      </w:del>
    </w:p>
    <w:p w14:paraId="7F0344BD" w14:textId="77777777" w:rsidR="00B11149" w:rsidRPr="008D10F9" w:rsidRDefault="00B11149" w:rsidP="00B802B2">
      <w:pPr>
        <w:spacing w:after="0" w:line="360" w:lineRule="auto"/>
        <w:rPr>
          <w:del w:id="1180" w:author="Assessor GDSXSR" w:date="2026-10-29T18:47:03Z"/>
          <w:rFonts w:ascii="Arial" w:hAnsi="Arial" w:cs="Arial"/>
        </w:rPr>
      </w:pPr>
    </w:p>
    <w:p w14:paraId="3B70FB19" w14:textId="77777777" w:rsidR="00B11149" w:rsidRPr="008D10F9" w:rsidRDefault="000909E3" w:rsidP="00B802B2">
      <w:pPr>
        <w:spacing w:after="0" w:line="360" w:lineRule="auto"/>
        <w:ind w:firstLine="2268"/>
        <w:jc w:val="both"/>
        <w:rPr>
          <w:del w:id="1182" w:author="Assessor GDSXSR" w:date="2026-10-29T18:47:03Z"/>
          <w:rFonts w:ascii="Arial" w:hAnsi="Arial" w:cs="Arial"/>
        </w:rPr>
      </w:pPr>
      <w:del w:id="1181" w:author="Assessor GDSXSR" w:date="2026-10-29T18:47:03Z">
        <w:r w:rsidRPr="008D10F9">
          <w:rPr>
            <w:rFonts w:ascii="Arial" w:hAnsi="Arial" w:cs="Arial"/>
            <w:sz w:val="28"/>
          </w:rPr>
          <w:delText>Somente em sede recursal os réus passaram a sustentar que a multa deve incidir sobre o capital e que os juros pagos acima de 1% ao mês devem ser imputados à amortização do principal, com recálculo de toda a relação desde 2024.</w:delText>
        </w:r>
      </w:del>
    </w:p>
    <w:p w14:paraId="785DD268" w14:textId="77777777" w:rsidR="00B11149" w:rsidRPr="008D10F9" w:rsidRDefault="00B11149" w:rsidP="00B802B2">
      <w:pPr>
        <w:spacing w:after="0" w:line="360" w:lineRule="auto"/>
        <w:rPr>
          <w:del w:id="1183" w:author="Assessor GDSXSR" w:date="2026-10-29T18:47:03Z"/>
          <w:rFonts w:ascii="Arial" w:hAnsi="Arial" w:cs="Arial"/>
        </w:rPr>
      </w:pPr>
    </w:p>
    <w:p w14:paraId="0CAFE2B5" w14:textId="77777777" w:rsidR="0076559E" w:rsidRDefault="00000000" w:rsidP="00B802B2">
      <w:pPr>
        <w:spacing w:after="0" w:line="360" w:lineRule="auto"/>
        <w:ind w:firstLine="2268"/>
        <w:jc w:val="both"/>
      </w:pPr>
      <w:del w:id="1184" w:author="Assessor GDSXSR" w:date="2026-10-29T18:47:03Z">
        <w:r>
          <w:rPr>
            <w:rFonts w:ascii="Arial" w:hAnsi="Arial" w:cs="Arial"/>
            <w:sz w:val="28"/>
          </w:rPr>
          <w:delText xml:space="preserve">Portanto, trata</w:delText>
        </w:r>
      </w:del>
      <w:ins w:id="1185" w:author="Assessor GDSXSR" w:date="2026-10-29T18:47:03Z">
        <w:r>
          <w:rPr>
            <w:rFonts w:ascii="Arial" w:hAnsi="Arial" w:cs="Arial"/>
            <w:color w:val="808080"/>
            <w:sz w:val="28"/>
          </w:rPr>
          <w:t xml:space="preserve">Trata</w:t>
        </w:r>
      </w:ins>
      <w:r>
        <w:rPr>
          <w:rFonts w:ascii="Arial" w:hAnsi="Arial" w:cs="Arial"/>
          <w:sz w:val="28"/>
        </w:rPr>
        <w:t xml:space="preserve">-se de pretensão nova, fundada em causa de pedir diversa da deduzida na defesa, </w:t>
      </w:r>
      <w:del w:id="1186" w:author="Assessor GDSXSR" w:date="2026-10-29T18:47:03Z">
        <w:r>
          <w:rPr>
            <w:rFonts w:ascii="Arial" w:hAnsi="Arial" w:cs="Arial"/>
            <w:sz w:val="28"/>
          </w:rPr>
          <w:delText xml:space="preserve">porque</w:delText>
        </w:r>
      </w:del>
      <w:ins w:id="1187" w:author="Assessor GDSXSR" w:date="2026-10-29T18:47:03Z">
        <w:r>
          <w:rPr>
            <w:rFonts w:ascii="Arial" w:hAnsi="Arial" w:cs="Arial"/>
            <w:color w:val="808080"/>
            <w:sz w:val="28"/>
          </w:rPr>
          <w:t xml:space="preserve">e</w:t>
        </w:r>
      </w:ins>
      <w:r>
        <w:rPr>
          <w:rFonts w:ascii="Arial" w:hAnsi="Arial" w:cs="Arial"/>
          <w:sz w:val="28"/>
        </w:rPr>
        <w:t xml:space="preserve"> a </w:t>
      </w:r>
      <w:del w:id="1188" w:author="Assessor GDSXSR" w:date="2026-10-29T18:47:03Z">
        <w:r>
          <w:rPr>
            <w:rFonts w:ascii="Arial" w:hAnsi="Arial" w:cs="Arial"/>
            <w:sz w:val="28"/>
          </w:rPr>
          <w:delText xml:space="preserve">nulidade</w:delText>
        </w:r>
      </w:del>
      <w:ins w:id="1189" w:author="Assessor GDSXSR" w:date="2026-10-29T18:47:03Z">
        <w:r>
          <w:rPr>
            <w:rFonts w:ascii="Arial" w:hAnsi="Arial" w:cs="Arial"/>
            <w:color w:val="808080"/>
            <w:sz w:val="28"/>
          </w:rPr>
          <w:t xml:space="preserve">sua</w:t>
        </w:r>
      </w:ins>
      <w:r>
        <w:rPr>
          <w:rFonts w:ascii="Arial" w:hAnsi="Arial" w:cs="Arial"/>
          <w:sz w:val="28"/>
        </w:rPr>
        <w:t xml:space="preserve"> </w:t>
      </w:r>
      <w:del w:id="1190" w:author="Assessor GDSXSR" w:date="2026-10-29T18:47:03Z">
        <w:r>
          <w:rPr>
            <w:rFonts w:ascii="Arial" w:hAnsi="Arial" w:cs="Arial"/>
            <w:sz w:val="28"/>
          </w:rPr>
          <w:delText xml:space="preserve">parcial</w:delText>
        </w:r>
      </w:del>
      <w:ins w:id="1191" w:author="Assessor GDSXSR" w:date="2026-10-29T18:47:03Z">
        <w:r>
          <w:rPr>
            <w:rFonts w:ascii="Arial" w:hAnsi="Arial" w:cs="Arial"/>
            <w:color w:val="808080"/>
            <w:sz w:val="28"/>
          </w:rPr>
          <w:t xml:space="preserve">apreciação</w:t>
        </w:r>
      </w:ins>
      <w:r>
        <w:rPr>
          <w:rFonts w:ascii="Arial" w:hAnsi="Arial" w:cs="Arial"/>
          <w:sz w:val="28"/>
        </w:rPr>
        <w:t xml:space="preserve"> </w:t>
      </w:r>
      <w:del w:id="1192" w:author="Assessor GDSXSR" w:date="2026-10-29T18:47:03Z">
        <w:r>
          <w:rPr>
            <w:rFonts w:ascii="Arial" w:hAnsi="Arial" w:cs="Arial"/>
            <w:sz w:val="28"/>
          </w:rPr>
          <w:delText xml:space="preserve">da</w:delText>
        </w:r>
      </w:del>
      <w:ins w:id="1193" w:author="Assessor GDSXSR" w:date="2026-10-29T18:47:03Z">
        <w:r>
          <w:rPr>
            <w:rFonts w:ascii="Arial" w:hAnsi="Arial" w:cs="Arial"/>
            <w:color w:val="808080"/>
            <w:sz w:val="28"/>
          </w:rPr>
          <w:t xml:space="preserve">nesta</w:t>
        </w:r>
      </w:ins>
      <w:r>
        <w:rPr>
          <w:rFonts w:ascii="Arial" w:hAnsi="Arial" w:cs="Arial"/>
          <w:sz w:val="28"/>
        </w:rPr>
        <w:t xml:space="preserve"> </w:t>
      </w:r>
      <w:del w:id="1194" w:author="Assessor GDSXSR" w:date="2026-10-29T18:47:03Z">
        <w:r>
          <w:rPr>
            <w:rFonts w:ascii="Arial" w:hAnsi="Arial" w:cs="Arial"/>
            <w:sz w:val="28"/>
          </w:rPr>
          <w:delText xml:space="preserve">remuneração</w:delText>
        </w:r>
      </w:del>
      <w:ins w:id="1195" w:author="Assessor GDSXSR" w:date="2026-10-29T18:47:03Z">
        <w:r>
          <w:rPr>
            <w:rFonts w:ascii="Arial" w:hAnsi="Arial" w:cs="Arial"/>
            <w:color w:val="808080"/>
            <w:sz w:val="28"/>
          </w:rPr>
          <w:t xml:space="preserve">instância</w:t>
        </w:r>
      </w:ins>
      <w:r>
        <w:rPr>
          <w:rFonts w:ascii="Arial" w:hAnsi="Arial" w:cs="Arial"/>
          <w:sz w:val="28"/>
        </w:rPr>
        <w:t xml:space="preserve"> </w:t>
      </w:r>
      <w:del w:id="1196" w:author="Assessor GDSXSR" w:date="2026-10-29T18:47:03Z">
        <w:r>
          <w:rPr>
            <w:rFonts w:ascii="Arial" w:hAnsi="Arial" w:cs="Arial"/>
            <w:sz w:val="28"/>
          </w:rPr>
          <w:delText xml:space="preserve">dos</w:delText>
        </w:r>
      </w:del>
      <w:ins w:id="1197" w:author="Assessor GDSXSR" w:date="2026-10-29T18:47:03Z">
        <w:r>
          <w:rPr>
            <w:rFonts w:ascii="Arial" w:hAnsi="Arial" w:cs="Arial"/>
            <w:color w:val="808080"/>
            <w:sz w:val="28"/>
          </w:rPr>
          <w:t xml:space="preserve">implicaria</w:t>
        </w:r>
      </w:ins>
      <w:r>
        <w:rPr>
          <w:rFonts w:ascii="Arial" w:hAnsi="Arial" w:cs="Arial"/>
          <w:sz w:val="28"/>
        </w:rPr>
        <w:t xml:space="preserve"> </w:t>
      </w:r>
      <w:del w:id="1198" w:author="Assessor GDSXSR" w:date="2026-10-29T18:47:03Z">
        <w:r>
          <w:rPr>
            <w:rFonts w:ascii="Arial" w:hAnsi="Arial" w:cs="Arial"/>
            <w:sz w:val="28"/>
          </w:rPr>
          <w:delText xml:space="preserve">contratos</w:delText>
        </w:r>
      </w:del>
      <w:ins w:id="1199" w:author="Assessor GDSXSR" w:date="2026-10-29T18:47:03Z">
        <w:r>
          <w:rPr>
            <w:rFonts w:ascii="Arial" w:hAnsi="Arial" w:cs="Arial"/>
            <w:color w:val="808080"/>
            <w:sz w:val="28"/>
          </w:rPr>
          <w:t xml:space="preserve">supressão</w:t>
        </w:r>
      </w:ins>
      <w:r>
        <w:rPr>
          <w:rFonts w:ascii="Arial" w:hAnsi="Arial" w:cs="Arial"/>
          <w:sz w:val="28"/>
        </w:rPr>
        <w:t xml:space="preserve"> </w:t>
      </w:r>
      <w:del w:id="1200" w:author="Assessor GDSXSR" w:date="2026-10-29T18:47:03Z">
        <w:r>
          <w:rPr>
            <w:rFonts w:ascii="Arial" w:hAnsi="Arial" w:cs="Arial"/>
            <w:sz w:val="28"/>
          </w:rPr>
          <w:delText xml:space="preserve">anteriores</w:delText>
        </w:r>
      </w:del>
      <w:ins w:id="1201" w:author="Assessor GDSXSR" w:date="2026-10-29T18:47:03Z">
        <w:r>
          <w:rPr>
            <w:rFonts w:ascii="Arial" w:hAnsi="Arial" w:cs="Arial"/>
            <w:color w:val="808080"/>
            <w:sz w:val="28"/>
          </w:rPr>
          <w:t xml:space="preserve">de</w:t>
        </w:r>
      </w:ins>
      <w:r>
        <w:rPr>
          <w:rFonts w:ascii="Arial" w:hAnsi="Arial" w:cs="Arial"/>
          <w:sz w:val="28"/>
        </w:rPr>
        <w:t xml:space="preserve"> </w:t>
      </w:r>
      <w:del w:id="1202" w:author="Assessor GDSXSR" w:date="2026-10-29T18:47:03Z">
        <w:r>
          <w:rPr>
            <w:rFonts w:ascii="Arial" w:hAnsi="Arial" w:cs="Arial"/>
            <w:sz w:val="28"/>
          </w:rPr>
          <w:delText xml:space="preserve">não</w:delText>
        </w:r>
      </w:del>
      <w:ins w:id="1203" w:author="Assessor GDSXSR" w:date="2026-10-29T18:47:03Z">
        <w:r>
          <w:rPr>
            <w:rFonts w:ascii="Arial" w:hAnsi="Arial" w:cs="Arial"/>
            <w:color w:val="808080"/>
            <w:sz w:val="28"/>
          </w:rPr>
          <w:t xml:space="preserve">instância</w:t>
        </w:r>
      </w:ins>
      <w:r>
        <w:rPr>
          <w:rFonts w:ascii="Arial" w:hAnsi="Arial" w:cs="Arial"/>
          <w:sz w:val="28"/>
        </w:rPr>
        <w:t xml:space="preserve"> </w:t>
      </w:r>
      <w:del w:id="1204" w:author="Assessor GDSXSR" w:date="2026-10-29T18:47:03Z">
        <w:r>
          <w:rPr>
            <w:rFonts w:ascii="Arial" w:hAnsi="Arial" w:cs="Arial"/>
            <w:sz w:val="28"/>
          </w:rPr>
          <w:delText xml:space="preserve">se</w:delText>
        </w:r>
      </w:del>
      <w:ins w:id="1205" w:author="Assessor GDSXSR" w:date="2026-10-29T18:47:03Z">
        <w:r>
          <w:rPr>
            <w:rFonts w:ascii="Arial" w:hAnsi="Arial" w:cs="Arial"/>
            <w:color w:val="808080"/>
            <w:sz w:val="28"/>
          </w:rPr>
          <w:t xml:space="preserve">(CPC</w:t>
        </w:r>
      </w:ins>
      <w:r>
        <w:rPr>
          <w:rFonts w:ascii="Arial" w:hAnsi="Arial" w:cs="Arial"/>
          <w:sz w:val="28"/>
        </w:rPr>
        <w:t xml:space="preserve"> </w:t>
      </w:r>
      <w:del w:id="1206" w:author="Assessor GDSXSR" w:date="2026-10-29T18:47:03Z">
        <w:r>
          <w:rPr>
            <w:rFonts w:ascii="Arial" w:hAnsi="Arial" w:cs="Arial"/>
            <w:sz w:val="28"/>
          </w:rPr>
          <w:delText xml:space="preserve">confunde</w:delText>
        </w:r>
      </w:del>
      <w:ins w:id="1207" w:author="Assessor GDSXSR" w:date="2026-10-29T18:47:03Z">
        <w:r>
          <w:rPr>
            <w:rFonts w:ascii="Arial" w:hAnsi="Arial" w:cs="Arial"/>
            <w:color w:val="808080"/>
            <w:sz w:val="28"/>
          </w:rPr>
          <w:t xml:space="preserve">1.013</w:t>
        </w:r>
      </w:ins>
      <w:r>
        <w:rPr>
          <w:rFonts w:ascii="Arial" w:hAnsi="Arial" w:cs="Arial"/>
          <w:sz w:val="28"/>
        </w:rPr>
        <w:t xml:space="preserve"> </w:t>
      </w:r>
      <w:del w:id="1208" w:author="Assessor GDSXSR" w:date="2026-10-29T18:47:03Z">
        <w:r>
          <w:rPr>
            <w:rFonts w:ascii="Arial" w:hAnsi="Arial" w:cs="Arial"/>
            <w:sz w:val="28"/>
          </w:rPr>
          <w:delText xml:space="preserve">com</w:delText>
        </w:r>
      </w:del>
      <w:ins w:id="1209" w:author="Assessor GDSXSR" w:date="2026-10-29T18:47:03Z">
        <w:r>
          <w:rPr>
            <w:rFonts w:ascii="Arial" w:hAnsi="Arial" w:cs="Arial"/>
            <w:color w:val="808080"/>
            <w:sz w:val="28"/>
          </w:rPr>
          <w:t xml:space="preserve">§§</w:t>
        </w:r>
      </w:ins>
      <w:r>
        <w:rPr>
          <w:rFonts w:ascii="Arial" w:hAnsi="Arial" w:cs="Arial"/>
          <w:sz w:val="28"/>
        </w:rPr>
        <w:t xml:space="preserve"> </w:t>
      </w:r>
      <w:del w:id="1210" w:author="Assessor GDSXSR" w:date="2026-10-29T18:47:03Z">
        <w:r>
          <w:rPr>
            <w:rFonts w:ascii="Arial" w:hAnsi="Arial" w:cs="Arial"/>
            <w:sz w:val="28"/>
          </w:rPr>
          <w:delText xml:space="preserve">a</w:delText>
        </w:r>
      </w:del>
      <w:ins w:id="1211" w:author="Assessor GDSXSR" w:date="2026-10-29T18:47:03Z">
        <w:r>
          <w:rPr>
            <w:rFonts w:ascii="Arial" w:hAnsi="Arial" w:cs="Arial"/>
            <w:color w:val="808080"/>
            <w:sz w:val="28"/>
          </w:rPr>
          <w:t xml:space="preserve">1º</w:t>
        </w:r>
      </w:ins>
      <w:r>
        <w:rPr>
          <w:rFonts w:ascii="Arial" w:hAnsi="Arial" w:cs="Arial"/>
          <w:sz w:val="28"/>
        </w:rPr>
        <w:t xml:space="preserve"> </w:t>
      </w:r>
      <w:del w:id="1212" w:author="Assessor GDSXSR" w:date="2026-10-29T18:47:03Z">
        <w:r>
          <w:rPr>
            <w:rFonts w:ascii="Arial" w:hAnsi="Arial" w:cs="Arial"/>
            <w:sz w:val="28"/>
          </w:rPr>
          <w:delText xml:space="preserve">compensação</w:delText>
        </w:r>
      </w:del>
      <w:ins w:id="1213" w:author="Assessor GDSXSR" w:date="2026-10-29T18:47:03Z">
        <w:r>
          <w:rPr>
            <w:rFonts w:ascii="Arial" w:hAnsi="Arial" w:cs="Arial"/>
            <w:color w:val="808080"/>
            <w:sz w:val="28"/>
          </w:rPr>
          <w:t xml:space="preserve">e</w:t>
        </w:r>
      </w:ins>
      <w:r>
        <w:rPr>
          <w:rFonts w:ascii="Arial" w:hAnsi="Arial" w:cs="Arial"/>
          <w:sz w:val="28"/>
        </w:rPr>
        <w:t xml:space="preserve"> </w:t>
      </w:r>
      <w:del w:id="1214" w:author="Assessor GDSXSR" w:date="2026-10-29T18:47:03Z">
        <w:r>
          <w:rPr>
            <w:rFonts w:ascii="Arial" w:hAnsi="Arial" w:cs="Arial"/>
            <w:sz w:val="28"/>
          </w:rPr>
          <w:delText xml:space="preserve">dos</w:delText>
        </w:r>
      </w:del>
      <w:ins w:id="1215" w:author="Assessor GDSXSR" w:date="2026-10-29T18:47:03Z">
        <w:r>
          <w:rPr>
            <w:rFonts w:ascii="Arial" w:hAnsi="Arial" w:cs="Arial"/>
            <w:color w:val="808080"/>
            <w:sz w:val="28"/>
          </w:rPr>
          <w:t xml:space="preserve">2º</w:t>
        </w:r>
      </w:ins>
      <w:r>
        <w:rPr>
          <w:rFonts w:ascii="Arial" w:hAnsi="Arial" w:cs="Arial"/>
          <w:sz w:val="28"/>
        </w:rPr>
        <w:t xml:space="preserve"> </w:t>
      </w:r>
      <w:del w:id="1216" w:author="Assessor GDSXSR" w:date="2026-10-29T18:47:03Z">
        <w:r>
          <w:rPr>
            <w:rFonts w:ascii="Arial" w:hAnsi="Arial" w:cs="Arial"/>
            <w:sz w:val="28"/>
          </w:rPr>
          <w:delText xml:space="preserve">pagamentos</w:delText>
        </w:r>
      </w:del>
      <w:ins w:id="1217" w:author="Assessor GDSXSR" w:date="2026-10-29T18:47:03Z">
        <w:r>
          <w:rPr>
            <w:rFonts w:ascii="Arial" w:hAnsi="Arial" w:cs="Arial"/>
            <w:color w:val="808080"/>
            <w:sz w:val="28"/>
          </w:rPr>
          <w:t xml:space="preserve">e 1</w:t>
        </w:r>
      </w:ins>
      <w:r>
        <w:rPr>
          <w:rFonts w:ascii="Arial" w:hAnsi="Arial" w:cs="Arial"/>
          <w:color w:val="808080"/>
          <w:sz w:val="28"/>
        </w:rPr>
        <w:t xml:space="preserve">.</w:t>
      </w:r>
      <w:ins w:id="1218" w:author="Assessor GDSXSR" w:date="2026-10-29T18:47:03Z">
        <w:r>
          <w:rPr>
            <w:rFonts w:ascii="Arial" w:hAnsi="Arial" w:cs="Arial"/>
            <w:color w:val="808080"/>
            <w:sz w:val="28"/>
          </w:rPr>
          <w:t xml:space="preserve">014).</w:t>
        </w:r>
      </w:ins>
    </w:p>
    <w:p w14:paraId="5298FD90" w14:textId="77777777" w:rsidR="0076559E" w:rsidRDefault="0076559E" w:rsidP="00B802B2">
      <w:pPr>
        <w:spacing w:after="0" w:line="360" w:lineRule="auto"/>
        <w:ind w:firstLine="2268"/>
        <w:jc w:val="both"/>
      </w:pPr>
    </w:p>
    <w:p w14:paraId="425DE84D" w14:textId="7911FCA6" w:rsidR="00B11149" w:rsidRPr="008D10F9" w:rsidRDefault="001E0C48" w:rsidP="00B802B2">
      <w:pPr>
        <w:spacing w:after="0" w:line="360" w:lineRule="auto"/>
        <w:ind w:firstLine="2268"/>
        <w:jc w:val="both"/>
        <w:rPr>
          <w:del w:id="1223" w:author="Assessor GDSXSR" w:date="2026-10-29T18:47:03Z"/>
          <w:rFonts w:ascii="Arial" w:hAnsi="Arial" w:cs="Arial"/>
        </w:rPr>
      </w:pPr>
      <w:del w:id="1219" w:author="Assessor GDSXSR" w:date="2026-10-29T18:47:03Z">
        <w:r>
          <w:rPr>
            <w:rFonts w:ascii="Arial" w:hAnsi="Arial" w:cs="Arial"/>
            <w:color w:val="808080"/>
            <w:sz w:val="28"/>
          </w:rPr>
          <w:delText>A</w:delText>
        </w:r>
      </w:del>
      <w:del w:id="1220" w:author="Assessor GDSXSR" w:date="2026-10-29T18:47:03Z">
        <w:r>
          <w:rPr>
            <w:rFonts w:ascii="Arial" w:hAnsi="Arial" w:cs="Arial"/>
            <w:sz w:val="28"/>
          </w:rPr>
          <w:delText xml:space="preserve"> </w:delText>
        </w:r>
      </w:del>
      <w:del w:id="1221" w:author="Assessor GDSXSR" w:date="2026-10-29T18:47:03Z">
        <w:r>
          <w:rPr>
            <w:rFonts w:ascii="Arial" w:hAnsi="Arial" w:cs="Arial"/>
            <w:color w:val="808080"/>
            <w:sz w:val="28"/>
          </w:rPr>
          <w:delText>matéria</w:delText>
        </w:r>
      </w:del>
      <w:del w:id="1222" w:author="Assessor GDSXSR" w:date="2026-10-29T18:47:03Z">
        <w:r>
          <w:rPr>
            <w:rFonts w:ascii="Arial" w:hAnsi="Arial" w:cs="Arial"/>
            <w:sz w:val="28"/>
          </w:rPr>
          <w:delText xml:space="preserve"> não integrou os limites objetivos da lide nem foi submetida ao exame do Juízo de origem (CPC 1.014).</w:delText>
        </w:r>
      </w:del>
    </w:p>
    <w:p w14:paraId="27A5AA04" w14:textId="77777777" w:rsidR="00B11149" w:rsidRPr="008D10F9" w:rsidRDefault="00B11149" w:rsidP="00B802B2">
      <w:pPr>
        <w:spacing w:after="0" w:line="360" w:lineRule="auto"/>
        <w:rPr>
          <w:del w:id="1224" w:author="Assessor GDSXSR" w:date="2026-10-29T18:47:03Z"/>
          <w:rFonts w:ascii="Arial" w:hAnsi="Arial" w:cs="Arial"/>
        </w:rPr>
      </w:pPr>
    </w:p>
    <w:p w14:paraId="4CD3CD4B" w14:textId="77777777" w:rsidR="00FE4EC7" w:rsidRDefault="000909E3" w:rsidP="00B802B2">
      <w:pPr>
        <w:spacing w:after="0" w:line="360" w:lineRule="auto"/>
        <w:ind w:firstLine="2268"/>
        <w:jc w:val="both"/>
        <w:rPr>
          <w:del w:id="1238" w:author="Assessor GDSXSR" w:date="2026-10-29T18:47:03Z"/>
          <w:rFonts w:ascii="Arial" w:hAnsi="Arial" w:cs="Arial"/>
          <w:sz w:val="28"/>
        </w:rPr>
      </w:pPr>
      <w:commentRangeStart w:id="16"/>
      <w:del w:id="1225" w:author="Assessor GDSXSR" w:date="2026-10-29T18:47:03Z">
        <w:r>
          <w:rPr>
            <w:rFonts w:ascii="Arial" w:hAnsi="Arial" w:cs="Arial"/>
            <w:sz w:val="28"/>
          </w:rPr>
          <w:delText xml:space="preserve">Não socorre os apelantes </w:delText>
        </w:r>
      </w:del>
      <w:commentRangeEnd w:id="16"/>
      <w:del w:id="1226" w:author="Assessor GDSXSR" w:date="2026-10-29T18:47:03Z">
        <w:r w:rsidR="00B802B2">
          <w:rPr>
            <w:rStyle w:val="Refdecomentrio"/>
            <w:rFonts w:ascii="Arial" w:hAnsi="Arial" w:cs="Arial"/>
            <w:color w:val="808080"/>
            <w:sz w:val="28"/>
            <w:szCs w:val="22"/>
          </w:rPr>
          <w:commentReference w:id="16"/>
        </w:r>
      </w:del>
      <w:del w:id="1227" w:author="Assessor GDSXSR" w:date="2026-10-29T18:47:03Z">
        <w:r>
          <w:rPr>
            <w:rFonts w:ascii="Arial" w:hAnsi="Arial" w:cs="Arial"/>
            <w:color w:val="808080"/>
            <w:sz w:val="28"/>
          </w:rPr>
          <w:delText>a</w:delText>
        </w:r>
      </w:del>
      <w:del w:id="1228" w:author="Assessor GDSXSR" w:date="2026-10-29T18:47:03Z">
        <w:r>
          <w:rPr>
            <w:rFonts w:ascii="Arial" w:hAnsi="Arial" w:cs="Arial"/>
            <w:sz w:val="28"/>
          </w:rPr>
          <w:delText xml:space="preserve"> </w:delText>
        </w:r>
      </w:del>
      <w:del w:id="1229" w:author="Assessor GDSXSR" w:date="2026-10-29T18:47:03Z">
        <w:r>
          <w:rPr>
            <w:rFonts w:ascii="Arial" w:hAnsi="Arial" w:cs="Arial"/>
            <w:color w:val="808080"/>
            <w:sz w:val="28"/>
          </w:rPr>
          <w:delText>devolução</w:delText>
        </w:r>
      </w:del>
      <w:del w:id="1230" w:author="Assessor GDSXSR" w:date="2026-10-29T18:47:03Z">
        <w:r>
          <w:rPr>
            <w:rFonts w:ascii="Arial" w:hAnsi="Arial" w:cs="Arial"/>
            <w:sz w:val="28"/>
          </w:rPr>
          <w:delText xml:space="preserve"> </w:delText>
        </w:r>
      </w:del>
      <w:del w:id="1231" w:author="Assessor GDSXSR" w:date="2026-10-29T18:47:03Z">
        <w:r>
          <w:rPr>
            <w:rFonts w:ascii="Arial" w:hAnsi="Arial" w:cs="Arial"/>
            <w:color w:val="808080"/>
            <w:sz w:val="28"/>
          </w:rPr>
          <w:delText>das</w:delText>
        </w:r>
      </w:del>
      <w:del w:id="1232" w:author="Assessor GDSXSR" w:date="2026-10-29T18:47:03Z">
        <w:r>
          <w:rPr>
            <w:rFonts w:ascii="Arial" w:hAnsi="Arial" w:cs="Arial"/>
            <w:sz w:val="28"/>
          </w:rPr>
          <w:delText xml:space="preserve"> questões suscitadas e discutidas no processo</w:delText>
        </w:r>
      </w:del>
      <w:del w:id="1233" w:author="Assessor GDSXSR" w:date="2026-10-29T18:47:03Z">
        <w:r>
          <w:rPr>
            <w:rFonts w:ascii="Arial" w:hAnsi="Arial" w:cs="Arial"/>
            <w:color w:val="808080"/>
            <w:sz w:val="28"/>
          </w:rPr>
          <w:delText xml:space="preserve"> (CPC 1</w:delText>
        </w:r>
      </w:del>
      <w:del w:id="1234" w:author="Assessor GDSXSR" w:date="2026-10-29T18:47:03Z">
        <w:r>
          <w:rPr>
            <w:rFonts w:ascii="Arial" w:hAnsi="Arial" w:cs="Arial"/>
            <w:sz w:val="28"/>
          </w:rPr>
          <w:delText>.</w:delText>
        </w:r>
      </w:del>
      <w:del w:id="1235" w:author="Assessor GDSXSR" w:date="2026-10-29T18:47:03Z">
        <w:r>
          <w:rPr>
            <w:rFonts w:ascii="Arial" w:hAnsi="Arial" w:cs="Arial"/>
            <w:color w:val="808080"/>
            <w:sz w:val="28"/>
          </w:rPr>
          <w:delText>013</w:delText>
        </w:r>
      </w:del>
      <w:del w:id="1236" w:author="Assessor GDSXSR" w:date="2026-10-29T18:47:03Z">
        <w:r>
          <w:rPr>
            <w:rFonts w:ascii="Arial" w:hAnsi="Arial" w:cs="Arial"/>
            <w:sz w:val="28"/>
          </w:rPr>
          <w:delText xml:space="preserve"> </w:delText>
        </w:r>
      </w:del>
      <w:del w:id="1237" w:author="Assessor GDSXSR" w:date="2026-10-29T18:47:03Z">
        <w:r>
          <w:rPr>
            <w:rFonts w:ascii="Arial" w:hAnsi="Arial" w:cs="Arial"/>
            <w:color w:val="808080"/>
            <w:sz w:val="28"/>
          </w:rPr>
          <w:delText>§ 1º).</w:delText>
        </w:r>
      </w:del>
    </w:p>
    <w:p w14:paraId="2C15BFA7" w14:textId="77777777" w:rsidR="00FE4EC7" w:rsidRDefault="00FE4EC7" w:rsidP="00B802B2">
      <w:pPr>
        <w:spacing w:after="0" w:line="360" w:lineRule="auto"/>
        <w:ind w:firstLine="2268"/>
        <w:jc w:val="both"/>
        <w:rPr>
          <w:del w:id="1239" w:author="Assessor GDSXSR" w:date="2026-10-29T18:47:03Z"/>
          <w:rFonts w:ascii="Arial" w:hAnsi="Arial" w:cs="Arial"/>
          <w:sz w:val="28"/>
        </w:rPr>
      </w:pPr>
    </w:p>
    <w:p w14:paraId="19781F57" w14:textId="74779ED8" w:rsidR="00B11149" w:rsidRPr="008D10F9" w:rsidRDefault="000909E3" w:rsidP="00B802B2">
      <w:pPr>
        <w:spacing w:after="0" w:line="360" w:lineRule="auto"/>
        <w:ind w:firstLine="2268"/>
        <w:jc w:val="both"/>
        <w:rPr>
          <w:del w:id="1242" w:author="Assessor GDSXSR" w:date="2026-10-29T18:47:03Z"/>
          <w:rFonts w:ascii="Arial" w:hAnsi="Arial" w:cs="Arial"/>
        </w:rPr>
      </w:pPr>
      <w:del w:id="1240" w:author="Assessor GDSXSR" w:date="2026-10-29T18:47:03Z">
        <w:r w:rsidRPr="008D10F9">
          <w:rPr>
            <w:rFonts w:ascii="Arial" w:hAnsi="Arial" w:cs="Arial"/>
            <w:sz w:val="28"/>
          </w:rPr>
          <w:delText xml:space="preserve">A Lei de Usura foi invocada na origem apenas quanto aos juros da cédula, e a nulidade da remuneração paga nos </w:delText>
        </w:r>
      </w:del>
      <w:del w:id="1241" w:author="Assessor GDSXSR" w:date="2026-10-29T18:47:03Z">
        <w:r w:rsidRPr="008D10F9">
          <w:rPr>
            <w:rFonts w:ascii="Arial" w:hAnsi="Arial" w:cs="Arial"/>
            <w:sz w:val="28"/>
          </w:rPr>
          <w:lastRenderedPageBreak/>
          <w:delText>contratos anteriores não foi deduzida por nenhuma das partes (CPC 1.013 § 2º).</w:delText>
        </w:r>
      </w:del>
    </w:p>
    <w:p w14:paraId="305715D0" w14:textId="77777777" w:rsidR="00B11149" w:rsidRPr="008D10F9" w:rsidRDefault="00B11149" w:rsidP="00B802B2">
      <w:pPr>
        <w:spacing w:after="0" w:line="360" w:lineRule="auto"/>
        <w:rPr>
          <w:del w:id="1243" w:author="Assessor GDSXSR" w:date="2026-10-29T18:47:03Z"/>
          <w:rFonts w:ascii="Arial" w:hAnsi="Arial" w:cs="Arial"/>
        </w:rPr>
      </w:pPr>
    </w:p>
    <w:p w14:paraId="17EC91CD" w14:textId="77777777" w:rsidR="00B11149" w:rsidRPr="008D10F9" w:rsidRDefault="000909E3" w:rsidP="00B802B2">
      <w:pPr>
        <w:spacing w:after="0" w:line="360" w:lineRule="auto"/>
        <w:ind w:firstLine="2268"/>
        <w:jc w:val="both"/>
        <w:rPr>
          <w:del w:id="1245" w:author="Assessor GDSXSR" w:date="2026-10-29T18:47:03Z"/>
          <w:rFonts w:ascii="Arial" w:hAnsi="Arial" w:cs="Arial"/>
        </w:rPr>
      </w:pPr>
      <w:del w:id="1244" w:author="Assessor GDSXSR" w:date="2026-10-29T18:47:03Z">
        <w:r w:rsidRPr="008D10F9">
          <w:rPr>
            <w:rFonts w:ascii="Arial" w:hAnsi="Arial" w:cs="Arial"/>
            <w:sz w:val="28"/>
          </w:rPr>
          <w:delText>A apreciação da matéria nesta instância implicaria indevida supressão de instância, em afronta aos princípios do contraditório, da estabilização objetiva da demanda e do duplo grau de jurisdição.</w:delText>
        </w:r>
      </w:del>
    </w:p>
    <w:p w14:paraId="69A212A7" w14:textId="77777777" w:rsidR="00B11149" w:rsidRPr="008D10F9" w:rsidRDefault="00B11149" w:rsidP="00B802B2">
      <w:pPr>
        <w:spacing w:after="0" w:line="360" w:lineRule="auto"/>
        <w:rPr>
          <w:del w:id="1246" w:author="Assessor GDSXSR" w:date="2026-10-29T18:47:03Z"/>
          <w:rFonts w:ascii="Arial" w:hAnsi="Arial" w:cs="Arial"/>
        </w:rPr>
      </w:pPr>
    </w:p>
    <w:p w14:paraId="09B27ED1" w14:textId="77777777" w:rsidR="00B11149" w:rsidRPr="008D10F9" w:rsidRDefault="000909E3" w:rsidP="00B802B2">
      <w:pPr>
        <w:spacing w:after="0" w:line="360" w:lineRule="auto"/>
        <w:ind w:firstLine="2268"/>
        <w:jc w:val="both"/>
        <w:rPr>
          <w:rFonts w:ascii="Arial" w:hAnsi="Arial" w:cs="Arial"/>
        </w:rPr>
      </w:pPr>
      <w:commentRangeStart w:id="17"/>
      <w:r w:rsidRPr="008D10F9">
        <w:rPr>
          <w:rFonts w:ascii="Arial" w:hAnsi="Arial" w:cs="Arial"/>
          <w:sz w:val="28"/>
          <w:highlight w:val="yellow"/>
          <w:u w:val="single"/>
        </w:rPr>
        <w:t>Assim, acolho em parte a preliminar de inovação recursal e não conheço do apelo quanto à base de cálculo da multa contratual e à imputação ao capital dos juros pagos nos contratos de investidor-anjo.</w:t>
      </w:r>
      <w:commentRangeEnd w:id="17"/>
      <w:r w:rsidR="00B802B2" w:rsidRPr="008D10F9">
        <w:rPr>
          <w:rStyle w:val="Refdecomentrio"/>
          <w:rFonts w:ascii="Arial" w:hAnsi="Arial" w:cs="Arial"/>
          <w:sz w:val="22"/>
          <w:szCs w:val="22"/>
        </w:rPr>
        <w:commentReference w:id="17"/>
      </w:r>
    </w:p>
    <w:p w14:paraId="1FB7CBDA" w14:textId="77777777" w:rsidR="00B11149" w:rsidRPr="008D10F9" w:rsidRDefault="00B11149" w:rsidP="00B802B2">
      <w:pPr>
        <w:spacing w:after="0" w:line="360" w:lineRule="auto"/>
        <w:rPr>
          <w:rFonts w:ascii="Arial" w:hAnsi="Arial" w:cs="Arial"/>
        </w:rPr>
      </w:pPr>
    </w:p>
    <w:p w14:paraId="69143F50" w14:textId="7D0C1623"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Presentes os demais pressupostos de admissibilidade, conheço parcialmente do apelo interposto.</w:t>
      </w:r>
    </w:p>
    <w:p w14:paraId="48CDC717" w14:textId="77777777" w:rsidR="00B11149" w:rsidRPr="008D10F9" w:rsidRDefault="00B11149" w:rsidP="00B802B2">
      <w:pPr>
        <w:spacing w:after="0" w:line="360" w:lineRule="auto"/>
        <w:rPr>
          <w:rFonts w:ascii="Arial" w:hAnsi="Arial" w:cs="Arial"/>
        </w:rPr>
      </w:pPr>
    </w:p>
    <w:p w14:paraId="195B8DD5" w14:textId="1332B29E" w:rsidR="00B11149" w:rsidRPr="00EC0742" w:rsidRDefault="000909E3" w:rsidP="00B802B2">
      <w:pPr>
        <w:pStyle w:val="Ttulos"/>
        <w:spacing w:before="0" w:after="0"/>
        <w:rPr>
          <w:rFonts w:cs="Arial"/>
          <w:b w:val="0"/>
          <w:bCs/>
        </w:rPr>
      </w:pPr>
      <w:r w:rsidRPr="00EC0742">
        <w:rPr>
          <w:rFonts w:cs="Arial"/>
          <w:b w:val="0"/>
          <w:bCs/>
          <w:highlight w:val="yellow"/>
        </w:rPr>
        <w:t xml:space="preserve">DA </w:t>
      </w:r>
      <w:r w:rsidR="00EC0742" w:rsidRPr="00EC0742">
        <w:rPr>
          <w:rFonts w:cs="Arial"/>
          <w:b w:val="0"/>
          <w:bCs/>
          <w:highlight w:val="yellow"/>
        </w:rPr>
        <w:t xml:space="preserve">REJEIÇÃO DA PRELIMINAR </w:t>
      </w:r>
      <w:r w:rsidRPr="00EC0742">
        <w:rPr>
          <w:rFonts w:cs="Arial"/>
          <w:b w:val="0"/>
          <w:bCs/>
          <w:highlight w:val="yellow"/>
        </w:rPr>
        <w:t>DE NULIDADE DA SENTENÇA</w:t>
      </w:r>
      <w:r w:rsidR="00EC0742" w:rsidRPr="00EC0742">
        <w:rPr>
          <w:rFonts w:cs="Arial"/>
          <w:b w:val="0"/>
          <w:bCs/>
          <w:highlight w:val="yellow"/>
        </w:rPr>
        <w:t xml:space="preserve"> POR AUSÊNCIA DE FUNDAMENTAÇÃO</w:t>
      </w:r>
    </w:p>
    <w:p w14:paraId="685CDB00" w14:textId="77777777" w:rsidR="00B11149" w:rsidRPr="008D10F9" w:rsidRDefault="00B11149" w:rsidP="00B802B2">
      <w:pPr>
        <w:spacing w:after="0" w:line="360" w:lineRule="auto"/>
        <w:rPr>
          <w:rFonts w:ascii="Arial" w:hAnsi="Arial" w:cs="Arial"/>
        </w:rPr>
      </w:pPr>
    </w:p>
    <w:p w14:paraId="3D09163B" w14:textId="585E579B" w:rsidR="00B11149" w:rsidRDefault="000909E3" w:rsidP="00B802B2">
      <w:pPr>
        <w:spacing w:after="0" w:line="360" w:lineRule="auto"/>
        <w:ind w:firstLine="2268"/>
        <w:jc w:val="both"/>
        <w:rPr>
          <w:rFonts w:ascii="Arial" w:hAnsi="Arial" w:cs="Arial"/>
          <w:sz w:val="28"/>
          <w:szCs w:val="28"/>
        </w:rPr>
      </w:pPr>
      <w:commentRangeStart w:id="18"/>
      <w:r>
        <w:rPr>
          <w:rFonts w:ascii="Arial" w:hAnsi="Arial" w:cs="Arial"/>
          <w:sz w:val="28"/>
          <w:szCs w:val="28"/>
        </w:rPr>
        <w:t xml:space="preserve">Os réus/apelantes </w:t>
      </w:r>
      <w:r>
        <w:rPr>
          <w:rFonts w:ascii="Arial" w:hAnsi="Arial" w:cs="Arial"/>
          <w:color w:val="808080"/>
          <w:sz w:val="28"/>
          <w:szCs w:val="28"/>
        </w:rPr>
        <w:t xml:space="preserve">alegam</w:t>
      </w:r>
      <w:del w:id="1247" w:author="Assessor GDSXSR" w:date="2026-10-29T18:47:03Z">
        <w:r>
          <w:rPr>
            <w:rFonts w:ascii="Arial" w:hAnsi="Arial" w:cs="Arial"/>
            <w:sz w:val="28"/>
            <w:szCs w:val="28"/>
          </w:rPr>
          <w:delText xml:space="preserve">, em </w:delText>
        </w:r>
        <w:r>
          <w:rPr>
            <w:rFonts w:ascii="Arial" w:hAnsi="Arial" w:cs="Arial"/>
            <w:color w:val="808080"/>
            <w:sz w:val="28"/>
            <w:szCs w:val="28"/>
          </w:rPr>
          <w:delText xml:space="preserve">síntese</w:delText>
        </w:r>
        <w:r>
          <w:rPr>
            <w:rFonts w:ascii="Arial" w:hAnsi="Arial" w:cs="Arial"/>
            <w:sz w:val="28"/>
            <w:szCs w:val="28"/>
          </w:rPr>
          <w:delText xml:space="preserve">,</w:delText>
        </w:r>
      </w:del>
      <w:r>
        <w:rPr>
          <w:rFonts w:ascii="Arial" w:hAnsi="Arial" w:cs="Arial"/>
          <w:sz w:val="28"/>
          <w:szCs w:val="28"/>
        </w:rPr>
        <w:t xml:space="preserve"> que a r. sentença é nula por </w:t>
      </w:r>
      <w:del w:id="1248" w:author="Assessor GDSXSR" w:date="2026-10-29T18:47:03Z">
        <w:r>
          <w:rPr>
            <w:rFonts w:ascii="Arial" w:hAnsi="Arial" w:cs="Arial"/>
            <w:sz w:val="28"/>
            <w:szCs w:val="28"/>
          </w:rPr>
          <w:delText xml:space="preserve">deficiência de fundamentação, porque </w:delText>
        </w:r>
      </w:del>
      <w:r>
        <w:rPr>
          <w:rFonts w:ascii="Arial" w:hAnsi="Arial" w:cs="Arial"/>
          <w:sz w:val="28"/>
          <w:szCs w:val="28"/>
        </w:rPr>
        <w:t xml:space="preserve">não </w:t>
      </w:r>
      <w:del w:id="1249" w:author="Assessor GDSXSR" w:date="2026-10-29T18:47:03Z">
        <w:r>
          <w:rPr>
            <w:rFonts w:ascii="Arial" w:hAnsi="Arial" w:cs="Arial"/>
            <w:sz w:val="28"/>
            <w:szCs w:val="28"/>
          </w:rPr>
          <w:delText xml:space="preserve">examinou</w:delText>
        </w:r>
      </w:del>
      <w:ins w:id="1250" w:author="Assessor GDSXSR" w:date="2026-10-29T18:47:03Z">
        <w:r>
          <w:rPr>
            <w:rFonts w:ascii="Arial" w:hAnsi="Arial" w:cs="Arial"/>
            <w:color w:val="808080"/>
            <w:sz w:val="28"/>
            <w:szCs w:val="28"/>
          </w:rPr>
          <w:t xml:space="preserve">examinar</w:t>
        </w:r>
      </w:ins>
      <w:r>
        <w:rPr>
          <w:rFonts w:ascii="Arial" w:hAnsi="Arial" w:cs="Arial"/>
          <w:color w:val="808080"/>
          <w:sz w:val="28"/>
          <w:szCs w:val="28"/>
        </w:rPr>
        <w:t xml:space="preserve">: </w:t>
      </w:r>
      <w:r>
        <w:rPr>
          <w:rFonts w:ascii="Arial" w:hAnsi="Arial" w:cs="Arial"/>
          <w:b/>
          <w:color w:val="808080"/>
          <w:sz w:val="28"/>
          <w:szCs w:val="28"/>
          <w:rPrChange w:id="1255" w:author="Assessor GDSXSR" w:date="2026-10-29T18:47:03Z">
            <w:rPr>
              <w:rFonts w:ascii="Arial" w:hAnsi="Arial" w:cs="Arial"/>
              <w:b/>
              <w:color w:val="808080"/>
              <w:sz w:val="28"/>
              <w:szCs w:val="28"/>
            </w:rPr>
          </w:rPrChange>
        </w:rPr>
        <w:t xml:space="preserve">1)</w:t>
      </w:r>
      <w:r>
        <w:rPr>
          <w:rFonts w:ascii="Arial" w:hAnsi="Arial" w:cs="Arial"/>
          <w:sz w:val="28"/>
          <w:szCs w:val="28"/>
        </w:rPr>
        <w:t xml:space="preserve"> o art. 61-A da </w:t>
      </w:r>
      <w:del w:id="1251" w:author="Assessor GDSXSR" w:date="2026-10-29T18:47:03Z">
        <w:r>
          <w:rPr>
            <w:rFonts w:ascii="Arial" w:hAnsi="Arial" w:cs="Arial"/>
            <w:sz w:val="28"/>
            <w:szCs w:val="28"/>
          </w:rPr>
          <w:delText xml:space="preserve">Lei Complementar</w:delText>
        </w:r>
      </w:del>
      <w:ins w:id="1252" w:author="Assessor GDSXSR" w:date="2026-10-29T18:47:03Z">
        <w:r>
          <w:rPr>
            <w:rFonts w:ascii="Arial" w:hAnsi="Arial" w:cs="Arial"/>
            <w:color w:val="808080"/>
            <w:sz w:val="28"/>
            <w:szCs w:val="28"/>
          </w:rPr>
          <w:t xml:space="preserve">LC</w:t>
        </w:r>
      </w:ins>
      <w:r>
        <w:rPr>
          <w:rFonts w:ascii="Arial" w:hAnsi="Arial" w:cs="Arial"/>
          <w:sz w:val="28"/>
          <w:szCs w:val="28"/>
        </w:rPr>
        <w:t xml:space="preserve"> 123/2006</w:t>
      </w:r>
      <w:r>
        <w:rPr>
          <w:rFonts w:ascii="Arial" w:hAnsi="Arial" w:cs="Arial"/>
          <w:color w:val="808080"/>
          <w:sz w:val="28"/>
          <w:szCs w:val="28"/>
        </w:rPr>
        <w:t xml:space="preserve">; </w:t>
      </w:r>
      <w:r>
        <w:rPr>
          <w:rFonts w:ascii="Arial" w:hAnsi="Arial" w:cs="Arial"/>
          <w:b/>
          <w:color w:val="808080"/>
          <w:sz w:val="28"/>
          <w:szCs w:val="28"/>
          <w:rPrChange w:id="1256" w:author="Assessor GDSXSR" w:date="2026-10-29T18:47:03Z">
            <w:rPr>
              <w:rFonts w:ascii="Arial" w:hAnsi="Arial" w:cs="Arial"/>
              <w:b/>
              <w:color w:val="808080"/>
              <w:sz w:val="28"/>
              <w:szCs w:val="28"/>
            </w:rPr>
          </w:rPrChange>
        </w:rPr>
        <w:t xml:space="preserve">2)</w:t>
      </w:r>
      <w:r>
        <w:rPr>
          <w:rFonts w:ascii="Arial" w:hAnsi="Arial" w:cs="Arial"/>
          <w:sz w:val="28"/>
          <w:szCs w:val="28"/>
        </w:rPr>
        <w:t xml:space="preserve"> as degravações</w:t>
      </w:r>
      <w:del w:id="1253" w:author="Assessor GDSXSR" w:date="2026-10-29T18:47:03Z">
        <w:r>
          <w:rPr>
            <w:rFonts w:ascii="Arial" w:hAnsi="Arial" w:cs="Arial"/>
            <w:sz w:val="28"/>
            <w:szCs w:val="28"/>
          </w:rPr>
          <w:delText xml:space="preserve"> das reuniões</w:delText>
        </w:r>
      </w:del>
      <w:r>
        <w:rPr>
          <w:rFonts w:ascii="Arial" w:hAnsi="Arial" w:cs="Arial"/>
          <w:color w:val="808080"/>
          <w:sz w:val="28"/>
          <w:szCs w:val="28"/>
        </w:rPr>
        <w:t xml:space="preserve">; </w:t>
      </w:r>
      <w:r>
        <w:rPr>
          <w:rFonts w:ascii="Arial" w:hAnsi="Arial" w:cs="Arial"/>
          <w:b/>
          <w:color w:val="808080"/>
          <w:sz w:val="28"/>
          <w:szCs w:val="28"/>
          <w:rPrChange w:id="1257" w:author="Assessor GDSXSR" w:date="2026-10-29T18:47:03Z">
            <w:rPr>
              <w:rFonts w:ascii="Arial" w:hAnsi="Arial" w:cs="Arial"/>
              <w:b/>
              <w:color w:val="808080"/>
              <w:sz w:val="28"/>
              <w:szCs w:val="28"/>
            </w:rPr>
          </w:rPrChange>
        </w:rPr>
        <w:t xml:space="preserve">3)</w:t>
      </w:r>
      <w:r>
        <w:rPr>
          <w:rFonts w:ascii="Arial" w:hAnsi="Arial" w:cs="Arial"/>
          <w:sz w:val="28"/>
          <w:szCs w:val="28"/>
        </w:rPr>
        <w:t xml:space="preserve"> as cláusulas 3.2 e 9.1, alínea "h"</w:t>
      </w:r>
      <w:del w:id="1254" w:author="Assessor GDSXSR" w:date="2026-10-29T18:47:03Z">
        <w:r>
          <w:rPr>
            <w:rFonts w:ascii="Arial" w:hAnsi="Arial" w:cs="Arial"/>
            <w:sz w:val="28"/>
            <w:szCs w:val="28"/>
          </w:rPr>
          <w:delText xml:space="preserve">, da cédula</w:delText>
        </w:r>
      </w:del>
      <w:r>
        <w:rPr>
          <w:rFonts w:ascii="Arial" w:hAnsi="Arial" w:cs="Arial"/>
          <w:color w:val="808080"/>
          <w:sz w:val="28"/>
          <w:szCs w:val="28"/>
        </w:rPr>
        <w:t xml:space="preserve">;</w:t>
      </w:r>
      <w:r>
        <w:rPr>
          <w:rFonts w:ascii="Arial" w:hAnsi="Arial" w:cs="Arial"/>
          <w:sz w:val="28"/>
          <w:szCs w:val="28"/>
        </w:rPr>
        <w:t xml:space="preserve"> e</w:t>
      </w:r>
      <w:r>
        <w:rPr>
          <w:rFonts w:ascii="Arial" w:hAnsi="Arial" w:cs="Arial"/>
          <w:color w:val="808080"/>
          <w:sz w:val="28"/>
          <w:szCs w:val="28"/>
        </w:rPr>
        <w:t xml:space="preserve"> </w:t>
      </w:r>
      <w:r>
        <w:rPr>
          <w:rFonts w:ascii="Arial" w:hAnsi="Arial" w:cs="Arial"/>
          <w:b/>
          <w:color w:val="808080"/>
          <w:sz w:val="28"/>
          <w:szCs w:val="28"/>
          <w:rPrChange w:id="1258" w:author="Assessor GDSXSR" w:date="2026-10-29T18:47:03Z">
            <w:rPr>
              <w:rFonts w:ascii="Arial" w:hAnsi="Arial" w:cs="Arial"/>
              <w:b/>
              <w:color w:val="808080"/>
              <w:sz w:val="28"/>
              <w:szCs w:val="28"/>
            </w:rPr>
          </w:rPrChange>
        </w:rPr>
        <w:t xml:space="preserve">4)</w:t>
      </w:r>
      <w:r>
        <w:rPr>
          <w:rFonts w:ascii="Arial" w:hAnsi="Arial" w:cs="Arial"/>
          <w:sz w:val="28"/>
          <w:szCs w:val="28"/>
        </w:rPr>
        <w:t xml:space="preserve"> o REsp 1.685.098/SP</w:t>
      </w:r>
      <w:r>
        <w:rPr>
          <w:rFonts w:ascii="Arial" w:hAnsi="Arial" w:cs="Arial"/>
          <w:color w:val="808080"/>
          <w:sz w:val="28"/>
          <w:szCs w:val="28"/>
        </w:rPr>
        <w:t xml:space="preserve"> (ID 88023724)</w:t>
      </w:r>
      <w:r>
        <w:rPr>
          <w:rFonts w:ascii="Arial" w:hAnsi="Arial" w:cs="Arial"/>
          <w:sz w:val="28"/>
          <w:szCs w:val="28"/>
        </w:rPr>
        <w:t xml:space="preserve">.</w:t>
      </w:r>
      <w:commentRangeEnd w:id="18"/>
      <w:r w:rsidR="00B802B2">
        <w:rPr>
          <w:rStyle w:val="Refdecomentrio"/>
          <w:rFonts w:ascii="Arial" w:hAnsi="Arial" w:cs="Arial"/>
          <w:color w:val="808080"/>
          <w:sz w:val="28"/>
          <w:szCs w:val="28"/>
        </w:rPr>
        <w:commentReference w:id="18"/>
      </w:r>
    </w:p>
    <w:p w14:paraId="084C138F" w14:textId="77777777" w:rsidR="008B197A" w:rsidRPr="008D10F9" w:rsidRDefault="008B197A" w:rsidP="00B802B2">
      <w:pPr>
        <w:spacing w:after="0" w:line="360" w:lineRule="auto"/>
        <w:ind w:firstLine="2268"/>
        <w:jc w:val="both"/>
        <w:rPr>
          <w:rFonts w:ascii="Arial" w:hAnsi="Arial" w:cs="Arial"/>
        </w:rPr>
      </w:pPr>
    </w:p>
    <w:p w14:paraId="20A6B365"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08781F50" w14:textId="77777777" w:rsidR="0076559E" w:rsidRDefault="0076559E" w:rsidP="00B802B2">
      <w:pPr>
        <w:spacing w:after="0" w:line="360" w:lineRule="auto"/>
        <w:ind w:firstLine="2268"/>
        <w:jc w:val="both"/>
        <w:rPr>
          <w:rFonts w:ascii="Arial" w:hAnsi="Arial" w:cs="Arial"/>
        </w:rPr>
      </w:pPr>
    </w:p>
    <w:p w14:paraId="0355E23C" w14:textId="77777777" w:rsidR="0076559E" w:rsidRDefault="00000000" w:rsidP="00B802B2">
      <w:pPr>
        <w:spacing w:after="0" w:line="360" w:lineRule="auto"/>
        <w:ind w:firstLine="2268"/>
        <w:jc w:val="both"/>
        <w:rPr>
          <w:del w:id="1264" w:author="Assessor GDSXSR" w:date="2026-10-29T18:47:03Z"/>
          <w:rFonts w:ascii="Arial" w:hAnsi="Arial" w:cs="Arial"/>
        </w:rPr>
      </w:pPr>
      <w:del w:id="1263" w:author="Assessor GDSXSR" w:date="2026-10-29T18:47:03Z">
        <w:r>
          <w:rPr>
            <w:rFonts w:ascii="Arial" w:hAnsi="Arial" w:cs="Arial"/>
            <w:color w:val="808080"/>
            <w:sz w:val="28"/>
          </w:rPr>
          <w:delText>Dispõe o art. 489, § 1º, IV e VI, do CPC:</w:delText>
        </w:r>
      </w:del>
    </w:p>
    <w:p w14:paraId="10D4C4AF" w14:textId="77777777" w:rsidR="0076559E" w:rsidRDefault="0076559E" w:rsidP="00B802B2">
      <w:pPr>
        <w:spacing w:after="0" w:line="360" w:lineRule="auto"/>
        <w:ind w:firstLine="2268"/>
        <w:jc w:val="both"/>
        <w:rPr>
          <w:del w:id="1265" w:author="Assessor GDSXSR" w:date="2026-10-29T18:47:03Z"/>
          <w:rFonts w:ascii="Arial" w:hAnsi="Arial" w:cs="Arial"/>
        </w:rPr>
      </w:pPr>
    </w:p>
    <w:p w14:paraId="4D8A197B" w14:textId="77777777" w:rsidR="0076559E" w:rsidRDefault="00000000" w:rsidP="00B802B2">
      <w:pPr>
        <w:spacing w:after="0" w:line="360" w:lineRule="auto"/>
        <w:ind w:left="2268"/>
        <w:jc w:val="both"/>
        <w:rPr>
          <w:del w:id="1267" w:author="Assessor GDSXSR" w:date="2026-10-29T18:47:03Z"/>
          <w:rFonts w:ascii="Arial" w:hAnsi="Arial" w:cs="Arial"/>
        </w:rPr>
      </w:pPr>
      <w:del w:id="1266" w:author="Assessor GDSXSR" w:date="2026-10-29T18:47:03Z">
        <w:r>
          <w:rPr>
            <w:rFonts w:ascii="Arial" w:hAnsi="Arial"/>
            <w:i/>
            <w:color w:val="808080"/>
            <w:sz w:val="26"/>
          </w:rPr>
          <w:delText>“Art. 489. (...)</w:delText>
        </w:r>
      </w:del>
    </w:p>
    <w:p w14:paraId="46006E75" w14:textId="77777777" w:rsidR="0076559E" w:rsidRDefault="00000000" w:rsidP="00B802B2">
      <w:pPr>
        <w:spacing w:after="0" w:line="360" w:lineRule="auto"/>
        <w:ind w:left="2268"/>
        <w:jc w:val="both"/>
        <w:rPr>
          <w:del w:id="1269" w:author="Assessor GDSXSR" w:date="2026-10-29T18:47:03Z"/>
          <w:rFonts w:ascii="Arial" w:hAnsi="Arial" w:cs="Arial"/>
        </w:rPr>
      </w:pPr>
      <w:del w:id="1268" w:author="Assessor GDSXSR" w:date="2026-10-29T18:47:03Z">
        <w:r>
          <w:rPr>
            <w:rFonts w:ascii="Arial" w:hAnsi="Arial"/>
            <w:i/>
            <w:color w:val="808080"/>
            <w:sz w:val="26"/>
          </w:rPr>
          <w:lastRenderedPageBreak/>
          <w:delText>§ 1º Não se considera fundamentada qualquer decisão judicial, seja ela interlocutória, sentença ou acórdão, que:</w:delText>
        </w:r>
      </w:del>
    </w:p>
    <w:p w14:paraId="199A5220" w14:textId="77777777" w:rsidR="0076559E" w:rsidRDefault="00000000" w:rsidP="00B802B2">
      <w:pPr>
        <w:spacing w:after="0" w:line="360" w:lineRule="auto"/>
        <w:ind w:left="2268"/>
        <w:jc w:val="both"/>
        <w:rPr>
          <w:del w:id="1271" w:author="Assessor GDSXSR" w:date="2026-10-29T18:47:03Z"/>
          <w:rFonts w:ascii="Arial" w:hAnsi="Arial" w:cs="Arial"/>
        </w:rPr>
      </w:pPr>
      <w:del w:id="1270" w:author="Assessor GDSXSR" w:date="2026-10-29T18:47:03Z">
        <w:r>
          <w:rPr>
            <w:rFonts w:ascii="Arial" w:hAnsi="Arial"/>
            <w:i/>
            <w:color w:val="808080"/>
            <w:sz w:val="26"/>
          </w:rPr>
          <w:delText>(...)</w:delText>
        </w:r>
      </w:del>
    </w:p>
    <w:p w14:paraId="504D6460" w14:textId="77777777" w:rsidR="0076559E" w:rsidRDefault="00000000" w:rsidP="00B802B2">
      <w:pPr>
        <w:spacing w:after="0" w:line="360" w:lineRule="auto"/>
        <w:ind w:left="2268"/>
        <w:jc w:val="both"/>
        <w:rPr>
          <w:del w:id="1273" w:author="Assessor GDSXSR" w:date="2026-10-29T18:47:03Z"/>
          <w:rFonts w:ascii="Arial" w:hAnsi="Arial" w:cs="Arial"/>
        </w:rPr>
      </w:pPr>
      <w:del w:id="1272" w:author="Assessor GDSXSR" w:date="2026-10-29T18:47:03Z">
        <w:r>
          <w:rPr>
            <w:rFonts w:ascii="Arial" w:hAnsi="Arial"/>
            <w:i/>
            <w:color w:val="808080"/>
            <w:sz w:val="26"/>
          </w:rPr>
          <w:delText>IV - não enfrentar todos os argumentos deduzidos no processo capazes de, em tese, infirmar a conclusão adotada pelo julgador;</w:delText>
        </w:r>
      </w:del>
    </w:p>
    <w:p w14:paraId="44108D0B" w14:textId="77777777" w:rsidR="0076559E" w:rsidRDefault="00000000" w:rsidP="00B802B2">
      <w:pPr>
        <w:spacing w:after="0" w:line="360" w:lineRule="auto"/>
        <w:ind w:left="2268"/>
        <w:jc w:val="both"/>
        <w:rPr>
          <w:del w:id="1275" w:author="Assessor GDSXSR" w:date="2026-10-29T18:47:03Z"/>
          <w:rFonts w:ascii="Arial" w:hAnsi="Arial" w:cs="Arial"/>
        </w:rPr>
      </w:pPr>
      <w:del w:id="1274" w:author="Assessor GDSXSR" w:date="2026-10-29T18:47:03Z">
        <w:r>
          <w:rPr>
            <w:rFonts w:ascii="Arial" w:hAnsi="Arial"/>
            <w:i/>
            <w:color w:val="808080"/>
            <w:sz w:val="26"/>
          </w:rPr>
          <w:delText>(...)</w:delText>
        </w:r>
      </w:del>
    </w:p>
    <w:p w14:paraId="49FFB47D" w14:textId="77777777" w:rsidR="0076559E" w:rsidRDefault="00000000" w:rsidP="00B802B2">
      <w:pPr>
        <w:spacing w:after="0" w:line="360" w:lineRule="auto"/>
        <w:ind w:left="2268"/>
        <w:jc w:val="both"/>
        <w:rPr>
          <w:del w:id="1277" w:author="Assessor GDSXSR" w:date="2026-10-29T18:47:03Z"/>
          <w:rFonts w:ascii="Arial" w:hAnsi="Arial" w:cs="Arial"/>
        </w:rPr>
      </w:pPr>
      <w:del w:id="1276" w:author="Assessor GDSXSR" w:date="2026-10-29T18:47:03Z">
        <w:r>
          <w:rPr>
            <w:rFonts w:ascii="Arial" w:hAnsi="Arial"/>
            <w:i/>
            <w:color w:val="808080"/>
            <w:sz w:val="26"/>
          </w:rPr>
          <w:delText>VI - deixar de seguir enunciado de súmula, jurisprudência ou precedente invocado pela parte, sem demonstrar a existência de distinção no caso em julgamento ou a superação do entendimento.”</w:delText>
        </w:r>
      </w:del>
    </w:p>
    <w:p w14:paraId="363CFAFD" w14:textId="77777777" w:rsidR="00B11149" w:rsidRPr="008D10F9" w:rsidRDefault="00B11149" w:rsidP="00B802B2">
      <w:pPr>
        <w:spacing w:after="0" w:line="360" w:lineRule="auto"/>
        <w:rPr>
          <w:del w:id="1278" w:author="Assessor GDSXSR" w:date="2026-10-29T18:47:03Z"/>
          <w:rFonts w:ascii="Arial" w:hAnsi="Arial" w:cs="Arial"/>
        </w:rPr>
      </w:pPr>
    </w:p>
    <w:p w14:paraId="71BC02EA" w14:textId="77777777" w:rsidR="0076559E" w:rsidRDefault="00000000" w:rsidP="00B802B2">
      <w:pPr>
        <w:spacing w:after="0" w:line="360" w:lineRule="auto"/>
        <w:ind w:firstLine="2268"/>
        <w:jc w:val="both"/>
      </w:pPr>
      <w:commentRangeStart w:id="41"/>
      <w:r>
        <w:rPr>
          <w:rFonts w:ascii="Arial" w:hAnsi="Arial" w:cs="Arial"/>
          <w:sz w:val="28"/>
        </w:rPr>
        <w:t xml:space="preserve">Não há nulidade quando a sentença enfrenta os argumentos relevantes e explicita as razões da conclusão adotada</w:t>
      </w:r>
      <w:commentRangeEnd w:id="41"/>
      <w:r>
        <w:rPr>
          <w:rStyle w:val="CommentReference"/>
        </w:rPr>
        <w:commentReference w:id="41"/>
      </w:r>
      <w:ins w:id="1279" w:author="Assessor GDSXSR" w:date="2026-10-29T18:47:03Z">
        <w:r>
          <w:rPr>
            <w:rFonts w:ascii="Arial" w:hAnsi="Arial" w:cs="Arial"/>
            <w:color w:val="808080"/>
            <w:sz w:val="28"/>
          </w:rPr>
          <w:t xml:space="preserve">, e o julgador não precisa rebater todos os argumentos e documentos da parte</w:t>
        </w:r>
      </w:ins>
      <w:r>
        <w:rPr>
          <w:rFonts w:ascii="Arial" w:hAnsi="Arial" w:cs="Arial"/>
          <w:sz w:val="28"/>
        </w:rPr>
        <w:t xml:space="preserve"> (CPC 489 § 1º IV).</w:t>
      </w:r>
    </w:p>
    <w:p w14:paraId="54C8AD3D" w14:textId="77777777" w:rsidR="0076559E" w:rsidRDefault="0076559E" w:rsidP="00B802B2">
      <w:pPr>
        <w:spacing w:after="0" w:line="360" w:lineRule="auto"/>
        <w:ind w:firstLine="2268"/>
        <w:jc w:val="both"/>
      </w:pPr>
    </w:p>
    <w:p w14:paraId="5C7598D2" w14:textId="77777777" w:rsidR="00B11149" w:rsidRPr="008D10F9" w:rsidRDefault="000909E3" w:rsidP="00B802B2">
      <w:pPr>
        <w:spacing w:after="0" w:line="360" w:lineRule="auto"/>
        <w:ind w:firstLine="2268"/>
        <w:jc w:val="both"/>
        <w:rPr>
          <w:del w:id="1281" w:author="Assessor GDSXSR" w:date="2026-10-29T18:47:03Z"/>
          <w:rFonts w:ascii="Arial" w:hAnsi="Arial" w:cs="Arial"/>
        </w:rPr>
      </w:pPr>
      <w:del w:id="1280" w:author="Assessor GDSXSR" w:date="2026-10-29T18:47:03Z">
        <w:r>
          <w:rPr>
            <w:rFonts w:ascii="Arial" w:hAnsi="Arial" w:cs="Arial"/>
            <w:sz w:val="28"/>
          </w:rPr>
          <w:delText>O julgador não está obrigado a rebater, um a um, todos os argumentos e documentos invocados pela parte.</w:delText>
        </w:r>
      </w:del>
    </w:p>
    <w:p w14:paraId="2674931F" w14:textId="77777777" w:rsidR="00B11149" w:rsidRPr="008D10F9" w:rsidRDefault="00B11149" w:rsidP="00B802B2">
      <w:pPr>
        <w:spacing w:after="0" w:line="360" w:lineRule="auto"/>
        <w:rPr>
          <w:del w:id="1282" w:author="Assessor GDSXSR" w:date="2026-10-29T18:47:03Z"/>
          <w:rFonts w:ascii="Arial" w:hAnsi="Arial" w:cs="Arial"/>
        </w:rPr>
      </w:pPr>
    </w:p>
    <w:p w14:paraId="613CD624"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A r. sentença identificou os contratos</w:t>
      </w:r>
      <w:del w:id="1259" w:author="Assessor GDSXSR" w:date="2026-10-29T18:47:03Z">
        <w:r>
          <w:rPr>
            <w:rFonts w:ascii="Arial" w:hAnsi="Arial" w:cs="Arial"/>
            <w:sz w:val="28"/>
          </w:rPr>
          <w:delText xml:space="preserve"> de investidor-anjo</w:delText>
        </w:r>
      </w:del>
      <w:r>
        <w:rPr>
          <w:rFonts w:ascii="Arial" w:hAnsi="Arial" w:cs="Arial"/>
          <w:sz w:val="28"/>
        </w:rPr>
        <w:t xml:space="preserve">, o distrato e a cédula, qualificou </w:t>
      </w:r>
      <w:del w:id="1260" w:author="Assessor GDSXSR" w:date="2026-10-29T18:47:03Z">
        <w:r>
          <w:rPr>
            <w:rFonts w:ascii="Arial" w:hAnsi="Arial" w:cs="Arial"/>
            <w:sz w:val="28"/>
          </w:rPr>
          <w:delText xml:space="preserve">a obrigação cobrada como</w:delText>
        </w:r>
      </w:del>
      <w:ins w:id="1261" w:author="Assessor GDSXSR" w:date="2026-10-29T18:47:03Z">
        <w:r>
          <w:rPr>
            <w:rFonts w:ascii="Arial" w:hAnsi="Arial" w:cs="Arial"/>
            <w:color w:val="808080"/>
            <w:sz w:val="28"/>
          </w:rPr>
          <w:t xml:space="preserve">o</w:t>
        </w:r>
      </w:ins>
      <w:r>
        <w:rPr>
          <w:rFonts w:ascii="Arial" w:hAnsi="Arial" w:cs="Arial"/>
          <w:sz w:val="28"/>
        </w:rPr>
        <w:t xml:space="preserve"> mútuo</w:t>
      </w:r>
      <w:del w:id="1262" w:author="Assessor GDSXSR" w:date="2026-10-29T18:47:03Z">
        <w:r>
          <w:rPr>
            <w:rFonts w:ascii="Arial" w:hAnsi="Arial" w:cs="Arial"/>
            <w:sz w:val="28"/>
          </w:rPr>
          <w:delText xml:space="preserve"> civil</w:delText>
        </w:r>
      </w:del>
      <w:r>
        <w:rPr>
          <w:rFonts w:ascii="Arial" w:hAnsi="Arial" w:cs="Arial"/>
          <w:sz w:val="28"/>
        </w:rPr>
        <w:t xml:space="preserve">, examinou a relação de consumo e a imputação dos pagamentos e expôs as razões de cada conclusão (ID 88023720).</w:t>
      </w:r>
    </w:p>
    <w:p w14:paraId="75F000A9" w14:textId="77777777" w:rsidR="00B11149" w:rsidRPr="008D10F9" w:rsidRDefault="00B11149" w:rsidP="00B802B2">
      <w:pPr>
        <w:spacing w:after="0" w:line="360" w:lineRule="auto"/>
        <w:rPr>
          <w:rFonts w:ascii="Arial" w:hAnsi="Arial" w:cs="Arial"/>
        </w:rPr>
      </w:pPr>
    </w:p>
    <w:p w14:paraId="13564E94" w14:textId="77777777" w:rsidR="00B11149" w:rsidRPr="008D10F9" w:rsidRDefault="000909E3" w:rsidP="00B802B2">
      <w:pPr>
        <w:spacing w:after="0" w:line="360" w:lineRule="auto"/>
        <w:ind w:firstLine="2268"/>
        <w:jc w:val="both"/>
        <w:rPr>
          <w:rFonts w:ascii="Arial" w:hAnsi="Arial" w:cs="Arial"/>
        </w:rPr>
      </w:pPr>
      <w:commentRangeStart w:id="19"/>
      <w:r>
        <w:rPr>
          <w:rFonts w:ascii="Arial" w:hAnsi="Arial" w:cs="Arial"/>
          <w:sz w:val="28"/>
        </w:rPr>
        <w:t>O dever de seguir ou distinguir precedente invocado pela parte</w:t>
      </w:r>
      <w:commentRangeEnd w:id="19"/>
      <w:r w:rsidR="00B802B2">
        <w:rPr>
          <w:rStyle w:val="Refdecomentrio"/>
          <w:rFonts w:ascii="Arial" w:hAnsi="Arial" w:cs="Arial"/>
          <w:sz w:val="28"/>
          <w:szCs w:val="22"/>
        </w:rPr>
        <w:commentReference w:id="19"/>
      </w:r>
      <w:r>
        <w:rPr>
          <w:rFonts w:ascii="Arial" w:hAnsi="Arial" w:cs="Arial"/>
          <w:sz w:val="28"/>
        </w:rPr>
        <w:t xml:space="preserve"> alcança </w:t>
      </w:r>
      <w:r>
        <w:rPr>
          <w:rFonts w:ascii="Arial" w:hAnsi="Arial" w:cs="Arial"/>
          <w:color w:val="808080"/>
          <w:sz w:val="28"/>
        </w:rPr>
        <w:t xml:space="preserve">apenas </w:t>
      </w:r>
      <w:r>
        <w:rPr>
          <w:rFonts w:ascii="Arial" w:hAnsi="Arial" w:cs="Arial"/>
          <w:sz w:val="28"/>
        </w:rPr>
        <w:t xml:space="preserve">os de observância obrigatória, entre os quais não se inclui o julgado invocado pelos apelantes (CPC </w:t>
      </w:r>
      <w:r>
        <w:rPr>
          <w:rFonts w:ascii="Arial" w:hAnsi="Arial" w:cs="Arial"/>
          <w:color w:val="808080"/>
          <w:sz w:val="28"/>
        </w:rPr>
        <w:t xml:space="preserve">927 e </w:t>
      </w:r>
      <w:r>
        <w:rPr>
          <w:rFonts w:ascii="Arial" w:hAnsi="Arial" w:cs="Arial"/>
          <w:sz w:val="28"/>
        </w:rPr>
        <w:t>489 § 1º VI).</w:t>
      </w:r>
    </w:p>
    <w:p w14:paraId="71114EEB" w14:textId="77777777" w:rsidR="00B11149" w:rsidRPr="008D10F9" w:rsidRDefault="00B11149" w:rsidP="00B802B2">
      <w:pPr>
        <w:spacing w:after="0" w:line="360" w:lineRule="auto"/>
        <w:rPr>
          <w:rFonts w:ascii="Arial" w:hAnsi="Arial" w:cs="Arial"/>
        </w:rPr>
      </w:pPr>
    </w:p>
    <w:p w14:paraId="400D6E54" w14:textId="1B7630DA"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u w:val="single"/>
        </w:rPr>
        <w:lastRenderedPageBreak/>
        <w:t xml:space="preserve">Assim, rejeito a preliminar de nulidade da </w:t>
      </w:r>
      <w:r w:rsidR="008B197A">
        <w:rPr>
          <w:rFonts w:ascii="Arial" w:hAnsi="Arial" w:cs="Arial"/>
          <w:sz w:val="28"/>
          <w:highlight w:val="yellow"/>
          <w:u w:val="single"/>
        </w:rPr>
        <w:t xml:space="preserve">r. </w:t>
      </w:r>
      <w:r w:rsidRPr="008D10F9">
        <w:rPr>
          <w:rFonts w:ascii="Arial" w:hAnsi="Arial" w:cs="Arial"/>
          <w:sz w:val="28"/>
          <w:highlight w:val="yellow"/>
          <w:u w:val="single"/>
        </w:rPr>
        <w:t>sentença.</w:t>
      </w:r>
    </w:p>
    <w:p w14:paraId="5E4E6827" w14:textId="77777777" w:rsidR="00B11149" w:rsidRPr="008D10F9" w:rsidRDefault="00B11149" w:rsidP="00B802B2">
      <w:pPr>
        <w:spacing w:after="0" w:line="360" w:lineRule="auto"/>
        <w:rPr>
          <w:rFonts w:ascii="Arial" w:hAnsi="Arial" w:cs="Arial"/>
        </w:rPr>
      </w:pPr>
    </w:p>
    <w:p w14:paraId="76B72D24" w14:textId="556FDA22" w:rsidR="008B197A" w:rsidRDefault="008B197A" w:rsidP="00B802B2">
      <w:pPr>
        <w:pStyle w:val="Ttulos"/>
        <w:spacing w:before="0" w:after="0"/>
        <w:rPr>
          <w:rFonts w:cs="Arial"/>
          <w:b w:val="0"/>
          <w:bCs/>
        </w:rPr>
      </w:pPr>
      <w:r w:rsidRPr="008B197A">
        <w:rPr>
          <w:rFonts w:cs="Arial"/>
          <w:b w:val="0"/>
          <w:bCs/>
        </w:rPr>
        <w:t>MÉRITO</w:t>
      </w:r>
    </w:p>
    <w:p w14:paraId="5A6CCA4D" w14:textId="77777777" w:rsidR="00D93748" w:rsidRPr="00B6043C" w:rsidRDefault="00D93748" w:rsidP="00B802B2">
      <w:pPr>
        <w:pStyle w:val="Ttulos"/>
        <w:spacing w:before="0" w:after="0"/>
        <w:rPr>
          <w:rFonts w:cs="Arial"/>
          <w:b w:val="0"/>
          <w:bCs/>
        </w:rPr>
      </w:pPr>
      <w:commentRangeStart w:id="20"/>
      <w:r>
        <w:rPr>
          <w:rFonts w:cs="Arial"/>
          <w:b w:val="0"/>
          <w:bCs/>
          <w:highlight w:val="yellow"/>
        </w:rPr>
        <w:t xml:space="preserve">DA </w:t>
      </w:r>
      <w:commentRangeEnd w:id="20"/>
      <w:r w:rsidR="00B802B2">
        <w:rPr>
          <w:rStyle w:val="Refdecomentrio"/>
          <w:rFonts w:cs="Arial"/>
          <w:b w:val="0"/>
          <w:bCs/>
          <w:color w:val="808080"/>
          <w:sz w:val="28"/>
          <w:szCs w:val="24"/>
          <w:highlight w:val="yellow"/>
        </w:rPr>
        <w:commentReference w:id="20"/>
      </w:r>
      <w:r>
        <w:rPr>
          <w:rFonts w:cs="Arial"/>
          <w:b w:val="0"/>
          <w:bCs/>
          <w:color w:val="808080"/>
          <w:highlight w:val="yellow"/>
        </w:rPr>
        <w:t>APLICAÇÃO</w:t>
      </w:r>
      <w:r>
        <w:rPr>
          <w:rFonts w:cs="Arial"/>
          <w:b w:val="0"/>
          <w:bCs/>
          <w:highlight w:val="yellow"/>
        </w:rPr>
        <w:t xml:space="preserve"> </w:t>
      </w:r>
      <w:r>
        <w:rPr>
          <w:rFonts w:cs="Arial"/>
          <w:b w:val="0"/>
          <w:bCs/>
          <w:color w:val="808080"/>
          <w:highlight w:val="yellow"/>
        </w:rPr>
        <w:t>DO</w:t>
      </w:r>
      <w:r>
        <w:rPr>
          <w:rFonts w:cs="Arial"/>
          <w:b w:val="0"/>
          <w:bCs/>
          <w:highlight w:val="yellow"/>
        </w:rPr>
        <w:t xml:space="preserve"> </w:t>
      </w:r>
      <w:r>
        <w:rPr>
          <w:rFonts w:cs="Arial"/>
          <w:b w:val="0"/>
          <w:bCs/>
          <w:color w:val="808080"/>
          <w:highlight w:val="yellow"/>
        </w:rPr>
        <w:t>REGIME</w:t>
      </w:r>
      <w:r>
        <w:rPr>
          <w:rFonts w:cs="Arial"/>
          <w:b w:val="0"/>
          <w:bCs/>
          <w:highlight w:val="yellow"/>
        </w:rPr>
        <w:t xml:space="preserve"> </w:t>
      </w:r>
      <w:r>
        <w:rPr>
          <w:rFonts w:cs="Arial"/>
          <w:b w:val="0"/>
          <w:bCs/>
          <w:color w:val="808080"/>
          <w:highlight w:val="yellow"/>
        </w:rPr>
        <w:t>CONSUMERISTA</w:t>
      </w:r>
      <w:r>
        <w:rPr>
          <w:rFonts w:cs="Arial"/>
          <w:b w:val="0"/>
          <w:bCs/>
          <w:highlight w:val="yellow"/>
        </w:rPr>
        <w:t xml:space="preserve"> </w:t>
      </w:r>
      <w:r>
        <w:rPr>
          <w:rFonts w:cs="Arial"/>
          <w:b w:val="0"/>
          <w:bCs/>
          <w:color w:val="808080"/>
          <w:highlight w:val="yellow"/>
        </w:rPr>
        <w:t>À RELAÇÃO JURÍDICA E DA MANUTENÇÃO DA OBRIGAÇÃO DE RESTITUIR OS APORTES</w:t>
      </w:r>
    </w:p>
    <w:p w14:paraId="1A99C7FD" w14:textId="77777777" w:rsidR="00D93748" w:rsidRPr="008D10F9" w:rsidRDefault="00D93748" w:rsidP="00B802B2">
      <w:pPr>
        <w:spacing w:after="0" w:line="360" w:lineRule="auto"/>
        <w:rPr>
          <w:rFonts w:ascii="Arial" w:hAnsi="Arial" w:cs="Arial"/>
        </w:rPr>
      </w:pPr>
    </w:p>
    <w:p w14:paraId="1899EA7D" w14:textId="77777777" w:rsidR="00D93748" w:rsidRDefault="00D93748" w:rsidP="00B802B2">
      <w:pPr>
        <w:spacing w:after="0" w:line="360" w:lineRule="auto"/>
        <w:ind w:firstLine="2268"/>
        <w:jc w:val="both"/>
        <w:rPr>
          <w:rFonts w:ascii="Arial" w:hAnsi="Arial" w:cs="Arial"/>
          <w:sz w:val="28"/>
        </w:rPr>
      </w:pPr>
      <w:r>
        <w:rPr>
          <w:rFonts w:ascii="Arial" w:hAnsi="Arial" w:cs="Arial"/>
          <w:sz w:val="28"/>
        </w:rPr>
        <w:t xml:space="preserve">Os réus/apelantes alegam, em síntese, que: </w:t>
      </w:r>
      <w:r>
        <w:rPr>
          <w:rFonts w:ascii="Arial" w:hAnsi="Arial" w:cs="Arial"/>
          <w:b/>
          <w:bCs/>
          <w:sz w:val="28"/>
          <w:rPrChange w:id="1305" w:author="Assessor GDSXSR" w:date="2026-10-29T18:47:03Z">
            <w:rPr>
              <w:rFonts w:ascii="Arial" w:hAnsi="Arial" w:cs="Arial"/>
              <w:b/>
              <w:bCs/>
              <w:sz w:val="28"/>
            </w:rPr>
          </w:rPrChange>
        </w:rPr>
        <w:t xml:space="preserve">1)</w:t>
      </w:r>
      <w:r>
        <w:rPr>
          <w:rFonts w:ascii="Arial" w:hAnsi="Arial" w:cs="Arial"/>
          <w:sz w:val="28"/>
        </w:rPr>
        <w:t xml:space="preserve"> a sociedade que recebe o aporte não presta serviço ao investidor</w:t>
      </w:r>
      <w:del w:id="1283" w:author="Assessor GDSXSR" w:date="2026-10-29T18:47:03Z">
        <w:r>
          <w:rPr>
            <w:rFonts w:ascii="Arial" w:hAnsi="Arial" w:cs="Arial"/>
            <w:sz w:val="28"/>
          </w:rPr>
          <w:delText xml:space="preserve">;</w:delText>
        </w:r>
      </w:del>
      <w:ins w:id="1284" w:author="Assessor GDSXSR" w:date="2026-10-29T18:47:03Z">
        <w:r>
          <w:rPr>
            <w:rFonts w:ascii="Arial" w:hAnsi="Arial" w:cs="Arial"/>
            <w:color w:val="808080"/>
            <w:sz w:val="28"/>
          </w:rPr>
          <w:t xml:space="preserve">,</w:t>
        </w:r>
      </w:ins>
      <w:r>
        <w:rPr>
          <w:rFonts w:ascii="Arial" w:hAnsi="Arial" w:cs="Arial"/>
          <w:sz w:val="28"/>
        </w:rPr>
        <w:t xml:space="preserve"> </w:t>
      </w:r>
      <w:del w:id="1285" w:author="Assessor GDSXSR" w:date="2026-10-29T18:47:03Z">
        <w:r>
          <w:rPr>
            <w:rFonts w:ascii="Arial" w:hAnsi="Arial" w:cs="Arial"/>
            <w:b/>
            <w:bCs/>
            <w:sz w:val="28"/>
          </w:rPr>
          <w:delText xml:space="preserve">2)</w:delText>
        </w:r>
      </w:del>
      <w:ins w:id="1286" w:author="Assessor GDSXSR" w:date="2026-10-29T18:47:03Z">
        <w:r>
          <w:rPr>
            <w:rFonts w:ascii="Arial" w:hAnsi="Arial" w:cs="Arial"/>
            <w:color w:val="808080"/>
            <w:sz w:val="28"/>
          </w:rPr>
          <w:t xml:space="preserve">e</w:t>
        </w:r>
      </w:ins>
      <w:r>
        <w:rPr>
          <w:rFonts w:ascii="Arial" w:hAnsi="Arial" w:cs="Arial"/>
          <w:sz w:val="28"/>
        </w:rPr>
        <w:t xml:space="preserve"> a cláusula 9.1, alínea "h", </w:t>
      </w:r>
      <w:del w:id="1287" w:author="Assessor GDSXSR" w:date="2026-10-29T18:47:03Z">
        <w:r>
          <w:rPr>
            <w:rFonts w:ascii="Arial" w:hAnsi="Arial" w:cs="Arial"/>
            <w:sz w:val="28"/>
          </w:rPr>
          <w:delText xml:space="preserve">da cédula </w:delText>
        </w:r>
      </w:del>
      <w:r>
        <w:rPr>
          <w:rFonts w:ascii="Arial" w:hAnsi="Arial" w:cs="Arial"/>
          <w:sz w:val="28"/>
        </w:rPr>
        <w:t xml:space="preserve">declara a inexistência de </w:t>
      </w:r>
      <w:del w:id="1288" w:author="Assessor GDSXSR" w:date="2026-10-29T18:47:03Z">
        <w:r>
          <w:rPr>
            <w:rFonts w:ascii="Arial" w:hAnsi="Arial" w:cs="Arial"/>
            <w:sz w:val="28"/>
          </w:rPr>
          <w:delText xml:space="preserve">hipossuficiência e de </w:delText>
        </w:r>
      </w:del>
      <w:r>
        <w:rPr>
          <w:rFonts w:ascii="Arial" w:hAnsi="Arial" w:cs="Arial"/>
          <w:sz w:val="28"/>
        </w:rPr>
        <w:t xml:space="preserve">relação de consumo</w:t>
      </w:r>
      <w:del w:id="1289" w:author="Assessor GDSXSR" w:date="2026-10-29T18:47:03Z">
        <w:r>
          <w:rPr>
            <w:rFonts w:ascii="Arial" w:hAnsi="Arial" w:cs="Arial"/>
            <w:sz w:val="28"/>
          </w:rPr>
          <w:delText xml:space="preserve">; </w:delText>
        </w:r>
        <w:r>
          <w:rPr>
            <w:rFonts w:ascii="Arial" w:hAnsi="Arial" w:cs="Arial"/>
            <w:b/>
            <w:bCs/>
            <w:sz w:val="28"/>
          </w:rPr>
          <w:delText xml:space="preserve">3)</w:delText>
        </w:r>
        <w:r>
          <w:rPr>
            <w:rFonts w:ascii="Arial" w:hAnsi="Arial" w:cs="Arial"/>
            <w:sz w:val="28"/>
          </w:rPr>
          <w:delText xml:space="preserve"> prevalece a presunção de paridade dos contratos empresariais</w:delText>
        </w:r>
      </w:del>
      <w:r>
        <w:rPr>
          <w:rFonts w:ascii="Arial" w:hAnsi="Arial" w:cs="Arial"/>
          <w:sz w:val="28"/>
        </w:rPr>
        <w:t xml:space="preserve"> (CC 421-A III)</w:t>
      </w:r>
      <w:r>
        <w:rPr>
          <w:rFonts w:ascii="Arial" w:hAnsi="Arial" w:cs="Arial"/>
          <w:color w:val="808080"/>
          <w:sz w:val="28"/>
        </w:rPr>
        <w:t xml:space="preserve">; </w:t>
      </w:r>
      <w:del w:id="1290" w:author="Assessor GDSXSR" w:date="2026-10-29T18:47:03Z">
        <w:r>
          <w:rPr>
            <w:rFonts w:ascii="Arial" w:hAnsi="Arial" w:cs="Arial"/>
            <w:b/>
            <w:color w:val="808080"/>
            <w:sz w:val="28"/>
          </w:rPr>
          <w:delText xml:space="preserve">4</w:delText>
        </w:r>
      </w:del>
      <w:ins w:id="1291" w:author="Assessor GDSXSR" w:date="2026-10-29T18:47:03Z">
        <w:r>
          <w:rPr>
            <w:rFonts w:ascii="Arial" w:hAnsi="Arial" w:cs="Arial"/>
            <w:b/>
            <w:color w:val="808080"/>
            <w:sz w:val="28"/>
          </w:rPr>
          <w:t xml:space="preserve">2</w:t>
        </w:r>
      </w:ins>
      <w:r>
        <w:rPr>
          <w:rFonts w:ascii="Arial" w:hAnsi="Arial" w:cs="Arial"/>
          <w:b/>
          <w:color w:val="808080"/>
          <w:sz w:val="28"/>
          <w:rPrChange w:id="1306" w:author="Assessor GDSXSR" w:date="2026-10-29T18:47:03Z">
            <w:rPr>
              <w:rFonts w:ascii="Arial" w:hAnsi="Arial" w:cs="Arial"/>
              <w:b/>
              <w:color w:val="808080"/>
              <w:sz w:val="28"/>
            </w:rPr>
          </w:rPrChange>
        </w:rPr>
        <w:t xml:space="preserve">)</w:t>
      </w:r>
      <w:r>
        <w:rPr>
          <w:rFonts w:ascii="Arial" w:hAnsi="Arial" w:cs="Arial"/>
          <w:color w:val="808080"/>
          <w:sz w:val="28"/>
        </w:rPr>
        <w:t xml:space="preserve"> a r</w:t>
      </w:r>
      <w:r>
        <w:rPr>
          <w:rFonts w:ascii="Arial" w:hAnsi="Arial" w:cs="Arial"/>
          <w:sz w:val="28"/>
        </w:rPr>
        <w:t xml:space="preserve">. </w:t>
      </w:r>
      <w:r>
        <w:rPr>
          <w:rFonts w:ascii="Arial" w:hAnsi="Arial" w:cs="Arial"/>
          <w:color w:val="808080"/>
          <w:sz w:val="28"/>
        </w:rPr>
        <w:t xml:space="preserve">sentença atribuiu à emitente a declaração da cláusula 1, alínea "b", que qualifica a credora; </w:t>
      </w:r>
      <w:del w:id="1292" w:author="Assessor GDSXSR" w:date="2026-10-29T18:47:03Z">
        <w:r>
          <w:rPr>
            <w:rFonts w:ascii="Arial" w:hAnsi="Arial" w:cs="Arial"/>
            <w:b/>
            <w:color w:val="808080"/>
            <w:sz w:val="28"/>
          </w:rPr>
          <w:delText xml:space="preserve">5</w:delText>
        </w:r>
      </w:del>
      <w:ins w:id="1293" w:author="Assessor GDSXSR" w:date="2026-10-29T18:47:03Z">
        <w:r>
          <w:rPr>
            <w:rFonts w:ascii="Arial" w:hAnsi="Arial" w:cs="Arial"/>
            <w:color w:val="808080"/>
            <w:sz w:val="28"/>
          </w:rPr>
          <w:t xml:space="preserve">e </w:t>
        </w:r>
        <w:r>
          <w:rPr>
            <w:rFonts w:ascii="Arial" w:hAnsi="Arial" w:cs="Arial"/>
            <w:b/>
            <w:color w:val="808080"/>
            <w:sz w:val="28"/>
          </w:rPr>
          <w:t xml:space="preserve">3</w:t>
        </w:r>
      </w:ins>
      <w:r>
        <w:rPr>
          <w:rFonts w:ascii="Arial" w:hAnsi="Arial" w:cs="Arial"/>
          <w:b/>
          <w:color w:val="808080"/>
          <w:sz w:val="28"/>
          <w:rPrChange w:id="1307" w:author="Assessor GDSXSR" w:date="2026-10-29T18:47:03Z">
            <w:rPr>
              <w:rFonts w:ascii="Arial" w:hAnsi="Arial" w:cs="Arial"/>
              <w:b/>
              <w:color w:val="808080"/>
              <w:sz w:val="28"/>
            </w:rPr>
          </w:rPrChange>
        </w:rPr>
        <w:t xml:space="preserve">)</w:t>
      </w:r>
      <w:r>
        <w:rPr>
          <w:rFonts w:ascii="Arial" w:hAnsi="Arial" w:cs="Arial"/>
          <w:color w:val="808080"/>
          <w:sz w:val="28"/>
        </w:rPr>
        <w:t xml:space="preserve"> </w:t>
      </w:r>
      <w:del w:id="1294" w:author="Assessor GDSXSR" w:date="2026-10-29T18:47:03Z">
        <w:r>
          <w:rPr>
            <w:rFonts w:ascii="Arial" w:hAnsi="Arial" w:cs="Arial"/>
            <w:color w:val="808080"/>
            <w:sz w:val="28"/>
          </w:rPr>
          <w:delText xml:space="preserve">os</w:delText>
        </w:r>
      </w:del>
      <w:ins w:id="1295" w:author="Assessor GDSXSR" w:date="2026-10-29T18:47:03Z">
        <w:r>
          <w:rPr>
            <w:rFonts w:ascii="Arial" w:hAnsi="Arial" w:cs="Arial"/>
            <w:color w:val="808080"/>
            <w:sz w:val="28"/>
          </w:rPr>
          <w:t xml:space="preserve">a</w:t>
        </w:r>
      </w:ins>
      <w:r>
        <w:rPr>
          <w:rFonts w:ascii="Arial" w:hAnsi="Arial" w:cs="Arial"/>
          <w:color w:val="808080"/>
          <w:sz w:val="28"/>
        </w:rPr>
        <w:t xml:space="preserve"> </w:t>
      </w:r>
      <w:del w:id="1296" w:author="Assessor GDSXSR" w:date="2026-10-29T18:47:03Z">
        <w:r>
          <w:rPr>
            <w:rFonts w:ascii="Arial" w:hAnsi="Arial" w:cs="Arial"/>
            <w:color w:val="808080"/>
            <w:sz w:val="28"/>
          </w:rPr>
          <w:delText xml:space="preserve">contratos</w:delText>
        </w:r>
      </w:del>
      <w:ins w:id="1297" w:author="Assessor GDSXSR" w:date="2026-10-29T18:47:03Z">
        <w:r>
          <w:rPr>
            <w:rFonts w:ascii="Arial" w:hAnsi="Arial" w:cs="Arial"/>
            <w:color w:val="808080"/>
            <w:sz w:val="28"/>
          </w:rPr>
          <w:t xml:space="preserve">relação</w:t>
        </w:r>
      </w:ins>
      <w:r>
        <w:rPr>
          <w:rFonts w:ascii="Arial" w:hAnsi="Arial" w:cs="Arial"/>
          <w:color w:val="808080"/>
          <w:sz w:val="28"/>
        </w:rPr>
        <w:t xml:space="preserve"> </w:t>
      </w:r>
      <w:del w:id="1298" w:author="Assessor GDSXSR" w:date="2026-10-29T18:47:03Z">
        <w:r>
          <w:rPr>
            <w:rFonts w:ascii="Arial" w:hAnsi="Arial" w:cs="Arial"/>
            <w:color w:val="808080"/>
            <w:sz w:val="28"/>
          </w:rPr>
          <w:delText xml:space="preserve">de 30/04/2024 e 09/08/2024 são</w:delText>
        </w:r>
      </w:del>
      <w:ins w:id="1299" w:author="Assessor GDSXSR" w:date="2026-10-29T18:47:03Z">
        <w:r>
          <w:rPr>
            <w:rFonts w:ascii="Arial" w:hAnsi="Arial" w:cs="Arial"/>
            <w:color w:val="808080"/>
            <w:sz w:val="28"/>
          </w:rPr>
          <w:t xml:space="preserve">é</w:t>
        </w:r>
      </w:ins>
      <w:r>
        <w:rPr>
          <w:rFonts w:ascii="Arial" w:hAnsi="Arial" w:cs="Arial"/>
          <w:color w:val="808080"/>
          <w:sz w:val="28"/>
        </w:rPr>
        <w:t xml:space="preserve"> de investimento-anjo (LC 123/2006 61-A), </w:t>
      </w:r>
      <w:del w:id="1300" w:author="Assessor GDSXSR" w:date="2026-10-29T18:47:03Z">
        <w:r>
          <w:rPr>
            <w:rFonts w:ascii="Arial" w:hAnsi="Arial" w:cs="Arial"/>
            <w:color w:val="808080"/>
            <w:sz w:val="28"/>
          </w:rPr>
          <w:delText xml:space="preserve">e</w:delText>
        </w:r>
      </w:del>
      <w:ins w:id="1301" w:author="Assessor GDSXSR" w:date="2026-10-29T18:47:03Z">
        <w:r>
          <w:rPr>
            <w:rFonts w:ascii="Arial" w:hAnsi="Arial" w:cs="Arial"/>
            <w:color w:val="808080"/>
            <w:sz w:val="28"/>
          </w:rPr>
          <w:t xml:space="preserve">sujeita</w:t>
        </w:r>
      </w:ins>
      <w:r>
        <w:rPr>
          <w:rFonts w:ascii="Arial" w:hAnsi="Arial" w:cs="Arial"/>
          <w:color w:val="808080"/>
          <w:sz w:val="28"/>
        </w:rPr>
        <w:t xml:space="preserve"> </w:t>
      </w:r>
      <w:del w:id="1302" w:author="Assessor GDSXSR" w:date="2026-10-29T18:47:03Z">
        <w:r>
          <w:rPr>
            <w:rFonts w:ascii="Arial" w:hAnsi="Arial" w:cs="Arial"/>
            <w:color w:val="808080"/>
            <w:sz w:val="28"/>
          </w:rPr>
          <w:delText xml:space="preserve">o</w:delText>
        </w:r>
      </w:del>
      <w:ins w:id="1303" w:author="Assessor GDSXSR" w:date="2026-10-29T18:47:03Z">
        <w:r>
          <w:rPr>
            <w:rFonts w:ascii="Arial" w:hAnsi="Arial" w:cs="Arial"/>
            <w:color w:val="808080"/>
            <w:sz w:val="28"/>
          </w:rPr>
          <w:t xml:space="preserve">ao</w:t>
        </w:r>
      </w:ins>
      <w:r>
        <w:rPr>
          <w:rFonts w:ascii="Arial" w:hAnsi="Arial" w:cs="Arial"/>
          <w:color w:val="808080"/>
          <w:sz w:val="28"/>
        </w:rPr>
        <w:t xml:space="preserve"> risco do empreendimento </w:t>
      </w:r>
      <w:del w:id="1304" w:author="Assessor GDSXSR" w:date="2026-10-29T18:47:03Z">
        <w:r>
          <w:rPr>
            <w:rFonts w:ascii="Arial" w:hAnsi="Arial" w:cs="Arial"/>
            <w:color w:val="808080"/>
            <w:sz w:val="28"/>
          </w:rPr>
          <w:delText xml:space="preserve">integra a estrutura do negócio; e </w:delText>
        </w:r>
        <w:r>
          <w:rPr>
            <w:rFonts w:ascii="Arial" w:hAnsi="Arial" w:cs="Arial"/>
            <w:b/>
            <w:color w:val="808080"/>
            <w:sz w:val="28"/>
          </w:rPr>
          <w:delText xml:space="preserve">6)</w:delText>
        </w:r>
        <w:r>
          <w:rPr>
            <w:rFonts w:ascii="Arial" w:hAnsi="Arial" w:cs="Arial"/>
            <w:color w:val="808080"/>
            <w:sz w:val="28"/>
          </w:rPr>
          <w:delText xml:space="preserve"> a vinculação do resgate ao valor patrimonial da sociedade, a garantia sobre recebíveis e as degravações das reuniões confirmam essa natureza </w:delText>
        </w:r>
      </w:del>
      <w:r>
        <w:rPr>
          <w:rFonts w:ascii="Arial" w:hAnsi="Arial" w:cs="Arial"/>
          <w:color w:val="808080"/>
          <w:sz w:val="28"/>
        </w:rPr>
        <w:t xml:space="preserve">(ID 88023724).</w:t>
      </w:r>
    </w:p>
    <w:p w14:paraId="63C56C04" w14:textId="77777777" w:rsidR="00D93748" w:rsidRDefault="00D93748" w:rsidP="00B802B2">
      <w:pPr>
        <w:spacing w:after="0" w:line="360" w:lineRule="auto"/>
        <w:ind w:firstLine="2268"/>
        <w:jc w:val="both"/>
        <w:rPr>
          <w:rFonts w:ascii="Arial" w:hAnsi="Arial" w:cs="Arial"/>
          <w:sz w:val="28"/>
        </w:rPr>
      </w:pPr>
    </w:p>
    <w:p w14:paraId="27CDAE8B" w14:textId="77777777" w:rsidR="00D93748" w:rsidRPr="008D10F9" w:rsidRDefault="00D93748" w:rsidP="00B802B2">
      <w:pPr>
        <w:spacing w:after="0" w:line="360" w:lineRule="auto"/>
        <w:ind w:firstLine="2268"/>
        <w:jc w:val="both"/>
        <w:rPr>
          <w:del w:id="1311" w:author="Assessor GDSXSR" w:date="2026-10-29T18:47:03Z"/>
          <w:rFonts w:ascii="Arial" w:hAnsi="Arial" w:cs="Arial"/>
        </w:rPr>
      </w:pPr>
      <w:del w:id="1308" w:author="Assessor GDSXSR" w:date="2026-10-29T18:47:03Z">
        <w:r>
          <w:rPr>
            <w:rFonts w:ascii="Arial" w:hAnsi="Arial" w:cs="Arial"/>
            <w:sz w:val="28"/>
          </w:rPr>
          <w:delText>Requerem o afastamento do CDC e da inversão do ônus da prova</w:delText>
        </w:r>
      </w:del>
      <w:del w:id="1309" w:author="Assessor GDSXSR" w:date="2026-10-29T18:47:03Z">
        <w:r>
          <w:rPr>
            <w:rFonts w:ascii="Arial" w:hAnsi="Arial" w:cs="Arial"/>
            <w:color w:val="808080"/>
            <w:sz w:val="28"/>
          </w:rPr>
          <w:delText xml:space="preserve"> e o reconhecimento da natureza de investimento-anjo da relação</w:delText>
        </w:r>
      </w:del>
      <w:del w:id="1310" w:author="Assessor GDSXSR" w:date="2026-10-29T18:47:03Z">
        <w:r>
          <w:rPr>
            <w:rFonts w:ascii="Arial" w:hAnsi="Arial" w:cs="Arial"/>
            <w:sz w:val="28"/>
          </w:rPr>
          <w:delText>.</w:delText>
        </w:r>
      </w:del>
    </w:p>
    <w:p w14:paraId="18ADE337" w14:textId="77777777" w:rsidR="00D93748" w:rsidRPr="008D10F9" w:rsidRDefault="00D93748" w:rsidP="00B802B2">
      <w:pPr>
        <w:spacing w:after="0" w:line="360" w:lineRule="auto"/>
        <w:rPr>
          <w:del w:id="1312" w:author="Assessor GDSXSR" w:date="2026-10-29T18:47:03Z"/>
          <w:rFonts w:ascii="Arial" w:hAnsi="Arial" w:cs="Arial"/>
        </w:rPr>
      </w:pPr>
    </w:p>
    <w:p w14:paraId="61F26ADA" w14:textId="77777777" w:rsidR="00D93748" w:rsidRPr="008D10F9" w:rsidRDefault="00D93748"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29667C71" w14:textId="77777777" w:rsidR="0076559E" w:rsidRDefault="0076559E" w:rsidP="00B802B2">
      <w:pPr>
        <w:spacing w:after="0" w:line="360" w:lineRule="auto"/>
        <w:ind w:firstLine="2268"/>
        <w:jc w:val="both"/>
        <w:rPr>
          <w:rFonts w:ascii="Arial" w:hAnsi="Arial" w:cs="Arial"/>
        </w:rPr>
      </w:pPr>
    </w:p>
    <w:p w14:paraId="5BC0BC64" w14:textId="77777777" w:rsidR="0076559E" w:rsidRDefault="00000000" w:rsidP="00B802B2">
      <w:pPr>
        <w:spacing w:after="0" w:line="360" w:lineRule="auto"/>
        <w:ind w:firstLine="2268"/>
        <w:jc w:val="both"/>
        <w:rPr>
          <w:del w:id="1314" w:author="Assessor GDSXSR" w:date="2026-10-29T18:47:03Z"/>
          <w:rFonts w:ascii="Arial" w:hAnsi="Arial" w:cs="Arial"/>
        </w:rPr>
      </w:pPr>
      <w:del w:id="1313" w:author="Assessor GDSXSR" w:date="2026-10-29T18:47:03Z">
        <w:r>
          <w:rPr>
            <w:rFonts w:ascii="Arial" w:hAnsi="Arial" w:cs="Arial"/>
            <w:color w:val="808080"/>
            <w:sz w:val="28"/>
          </w:rPr>
          <w:delText>Dispõe o art. 2º do CDC:</w:delText>
        </w:r>
      </w:del>
    </w:p>
    <w:p w14:paraId="0C0821CC" w14:textId="77777777" w:rsidR="0076559E" w:rsidRDefault="0076559E" w:rsidP="00B802B2">
      <w:pPr>
        <w:spacing w:after="0" w:line="360" w:lineRule="auto"/>
        <w:ind w:firstLine="2268"/>
        <w:jc w:val="both"/>
        <w:rPr>
          <w:del w:id="1315" w:author="Assessor GDSXSR" w:date="2026-10-29T18:47:03Z"/>
          <w:rFonts w:ascii="Arial" w:hAnsi="Arial" w:cs="Arial"/>
        </w:rPr>
      </w:pPr>
    </w:p>
    <w:p w14:paraId="2F053DF1" w14:textId="77777777" w:rsidR="0076559E" w:rsidRDefault="00000000" w:rsidP="00B802B2">
      <w:pPr>
        <w:spacing w:after="0" w:line="360" w:lineRule="auto"/>
        <w:ind w:left="2268"/>
        <w:jc w:val="both"/>
        <w:rPr>
          <w:del w:id="1317" w:author="Assessor GDSXSR" w:date="2026-10-29T18:47:03Z"/>
          <w:rFonts w:ascii="Arial" w:hAnsi="Arial" w:cs="Arial"/>
        </w:rPr>
      </w:pPr>
      <w:del w:id="1316" w:author="Assessor GDSXSR" w:date="2026-10-29T18:47:03Z">
        <w:r>
          <w:rPr>
            <w:rFonts w:ascii="Arial" w:hAnsi="Arial"/>
            <w:i/>
            <w:color w:val="808080"/>
            <w:sz w:val="26"/>
          </w:rPr>
          <w:lastRenderedPageBreak/>
          <w:delText>“Art. 2° Consumidor é toda pessoa física ou jurídica que adquire ou utiliza produto ou serviço como destinatário final.”</w:delText>
        </w:r>
      </w:del>
    </w:p>
    <w:p w14:paraId="2BFA1E0A" w14:textId="77777777" w:rsidR="00D93748" w:rsidRPr="008D10F9" w:rsidRDefault="00D93748" w:rsidP="00B802B2">
      <w:pPr>
        <w:spacing w:after="0" w:line="360" w:lineRule="auto"/>
        <w:rPr>
          <w:del w:id="1318" w:author="Assessor GDSXSR" w:date="2026-10-29T18:47:03Z"/>
          <w:rFonts w:ascii="Arial" w:hAnsi="Arial" w:cs="Arial"/>
        </w:rPr>
      </w:pPr>
    </w:p>
    <w:p w14:paraId="77260E2E" w14:textId="77777777" w:rsidR="0076559E" w:rsidRDefault="00000000" w:rsidP="00B802B2">
      <w:pPr>
        <w:spacing w:after="0" w:line="360" w:lineRule="auto"/>
        <w:ind w:firstLine="2268"/>
        <w:jc w:val="both"/>
      </w:pPr>
      <w:commentRangeStart w:id="42"/>
      <w:r>
        <w:rPr>
          <w:rFonts w:ascii="Arial" w:hAnsi="Arial" w:cs="Arial"/>
          <w:sz w:val="28"/>
        </w:rPr>
        <w:t xml:space="preserve">A autora é professora</w:t>
      </w:r>
      <w:commentRangeEnd w:id="42"/>
      <w:r>
        <w:rPr>
          <w:rStyle w:val="CommentReference"/>
        </w:rPr>
        <w:commentReference w:id="42"/>
      </w:r>
      <w:del w:id="1319" w:author="Assessor GDSXSR" w:date="2026-10-29T18:47:03Z">
        <w:r>
          <w:rPr>
            <w:rFonts w:ascii="Arial" w:hAnsi="Arial" w:cs="Arial"/>
            <w:sz w:val="28"/>
          </w:rPr>
          <w:delText xml:space="preserve">,</w:delText>
        </w:r>
      </w:del>
      <w:r>
        <w:rPr>
          <w:rFonts w:ascii="Arial" w:hAnsi="Arial" w:cs="Arial"/>
          <w:sz w:val="28"/>
        </w:rPr>
        <w:t xml:space="preserve"> e </w:t>
      </w:r>
      <w:del w:id="1320" w:author="Assessor GDSXSR" w:date="2026-10-29T18:47:03Z">
        <w:r>
          <w:rPr>
            <w:rFonts w:ascii="Arial" w:hAnsi="Arial" w:cs="Arial"/>
            <w:sz w:val="28"/>
          </w:rPr>
          <w:delText xml:space="preserve">a r. sentença registrou que ela </w:delText>
        </w:r>
      </w:del>
      <w:r>
        <w:rPr>
          <w:rFonts w:ascii="Arial" w:hAnsi="Arial" w:cs="Arial"/>
          <w:sz w:val="28"/>
        </w:rPr>
        <w:t xml:space="preserve">não</w:t>
      </w:r>
      <w:del w:id="1321" w:author="Assessor GDSXSR" w:date="2026-10-29T18:47:03Z">
        <w:r>
          <w:rPr>
            <w:rFonts w:ascii="Arial" w:hAnsi="Arial" w:cs="Arial"/>
            <w:sz w:val="28"/>
          </w:rPr>
          <w:delText xml:space="preserve"> é investidora profissional </w:delText>
        </w:r>
        <w:r>
          <w:rPr>
            <w:rFonts w:ascii="Arial" w:hAnsi="Arial" w:cs="Arial"/>
            <w:color w:val="808080"/>
            <w:sz w:val="28"/>
          </w:rPr>
          <w:delText xml:space="preserve">nem</w:delText>
        </w:r>
      </w:del>
      <w:r>
        <w:rPr>
          <w:rFonts w:ascii="Arial" w:hAnsi="Arial" w:cs="Arial"/>
          <w:sz w:val="28"/>
        </w:rPr>
        <w:t xml:space="preserve"> atua habitualmente no mercado financeiro, premissa que o apelo não infirma</w:t>
      </w:r>
      <w:ins w:id="1322" w:author="Assessor GDSXSR" w:date="2026-10-29T18:47:03Z">
        <w:r>
          <w:rPr>
            <w:rFonts w:ascii="Arial" w:hAnsi="Arial" w:cs="Arial"/>
            <w:color w:val="808080"/>
            <w:sz w:val="28"/>
          </w:rPr>
          <w:t xml:space="preserve">,</w:t>
        </w:r>
      </w:ins>
      <w:r>
        <w:rPr>
          <w:rFonts w:ascii="Arial" w:hAnsi="Arial" w:cs="Arial"/>
          <w:sz w:val="28"/>
        </w:rPr>
        <w:t xml:space="preserve"> </w:t>
      </w:r>
      <w:del w:id="1323" w:author="Assessor GDSXSR" w:date="2026-10-29T18:47:03Z">
        <w:r>
          <w:rPr>
            <w:rFonts w:ascii="Arial" w:hAnsi="Arial" w:cs="Arial"/>
            <w:sz w:val="28"/>
          </w:rPr>
          <w:delText xml:space="preserve">com</w:delText>
        </w:r>
      </w:del>
      <w:ins w:id="1324" w:author="Assessor GDSXSR" w:date="2026-10-29T18:47:03Z">
        <w:r>
          <w:rPr>
            <w:rFonts w:ascii="Arial" w:hAnsi="Arial" w:cs="Arial"/>
            <w:color w:val="808080"/>
            <w:sz w:val="28"/>
          </w:rPr>
          <w:t xml:space="preserve">e</w:t>
        </w:r>
      </w:ins>
      <w:r>
        <w:rPr>
          <w:rFonts w:ascii="Arial" w:hAnsi="Arial" w:cs="Arial"/>
          <w:sz w:val="28"/>
        </w:rPr>
        <w:t xml:space="preserve"> </w:t>
      </w:r>
      <w:del w:id="1325" w:author="Assessor GDSXSR" w:date="2026-10-29T18:47:03Z">
        <w:r>
          <w:rPr>
            <w:rFonts w:ascii="Arial" w:hAnsi="Arial" w:cs="Arial"/>
            <w:sz w:val="28"/>
          </w:rPr>
          <w:delText xml:space="preserve">prova</w:delText>
        </w:r>
      </w:del>
      <w:ins w:id="1326" w:author="Assessor GDSXSR" w:date="2026-10-29T18:47:03Z">
        <w:r>
          <w:rPr>
            <w:rFonts w:ascii="Arial" w:hAnsi="Arial" w:cs="Arial"/>
            <w:color w:val="808080"/>
            <w:sz w:val="28"/>
          </w:rPr>
          <w:t xml:space="preserve">entregou recursos à sociedade mediante promessa de rentabilidade fixa e de devolução integral do capital, o que a qualifica como investidora ocasional, destinatária final do serviço</w:t>
        </w:r>
      </w:ins>
      <w:r>
        <w:rPr>
          <w:rFonts w:ascii="Arial" w:hAnsi="Arial" w:cs="Arial"/>
          <w:sz w:val="28"/>
        </w:rPr>
        <w:t xml:space="preserve"> (ID </w:t>
      </w:r>
      <w:ins w:id="1327" w:author="Assessor GDSXSR" w:date="2026-10-29T18:47:03Z">
        <w:r>
          <w:rPr>
            <w:rFonts w:ascii="Arial" w:hAnsi="Arial" w:cs="Arial"/>
            <w:color w:val="808080"/>
            <w:sz w:val="28"/>
          </w:rPr>
          <w:t xml:space="preserve">88023705, 88023706 e </w:t>
        </w:r>
      </w:ins>
      <w:r>
        <w:rPr>
          <w:rFonts w:ascii="Arial" w:hAnsi="Arial" w:cs="Arial"/>
          <w:sz w:val="28"/>
        </w:rPr>
        <w:t xml:space="preserve">88023720</w:t>
      </w:r>
      <w:ins w:id="1328" w:author="Assessor GDSXSR" w:date="2026-10-29T18:47:03Z">
        <w:r>
          <w:rPr>
            <w:rFonts w:ascii="Arial" w:hAnsi="Arial" w:cs="Arial"/>
            <w:color w:val="808080"/>
            <w:sz w:val="28"/>
          </w:rPr>
          <w:t xml:space="preserve">; CDC 2º e 3º</w:t>
        </w:r>
      </w:ins>
      <w:r>
        <w:rPr>
          <w:rFonts w:ascii="Arial" w:hAnsi="Arial" w:cs="Arial"/>
          <w:sz w:val="28"/>
        </w:rPr>
        <w:t xml:space="preserve">).</w:t>
      </w:r>
    </w:p>
    <w:p w14:paraId="09FAED6E" w14:textId="77777777" w:rsidR="0076559E" w:rsidRDefault="0076559E" w:rsidP="00B802B2">
      <w:pPr>
        <w:spacing w:after="0" w:line="360" w:lineRule="auto"/>
        <w:ind w:firstLine="2268"/>
        <w:jc w:val="both"/>
      </w:pPr>
    </w:p>
    <w:p w14:paraId="7A734C08" w14:textId="77777777" w:rsidR="0076559E" w:rsidRDefault="00000000" w:rsidP="00B802B2">
      <w:pPr>
        <w:spacing w:after="0" w:line="360" w:lineRule="auto"/>
        <w:ind w:firstLine="2268"/>
        <w:jc w:val="both"/>
        <w:rPr>
          <w:del w:id="1335" w:author="Assessor GDSXSR" w:date="2026-10-29T18:47:03Z"/>
        </w:rPr>
      </w:pPr>
      <w:del w:id="1329" w:author="Assessor GDSXSR" w:date="2026-10-29T18:47:03Z">
        <w:r>
          <w:rPr>
            <w:rFonts w:ascii="Arial" w:hAnsi="Arial" w:cs="Arial"/>
            <w:color w:val="808080"/>
            <w:sz w:val="28"/>
          </w:rPr>
          <w:delText>A</w:delText>
        </w:r>
      </w:del>
      <w:del w:id="1330" w:author="Assessor GDSXSR" w:date="2026-10-29T18:47:03Z">
        <w:r>
          <w:rPr>
            <w:rFonts w:ascii="Arial" w:hAnsi="Arial" w:cs="Arial"/>
            <w:sz w:val="28"/>
          </w:rPr>
          <w:delText xml:space="preserve"> </w:delText>
        </w:r>
      </w:del>
      <w:del w:id="1331" w:author="Assessor GDSXSR" w:date="2026-10-29T18:47:03Z">
        <w:r>
          <w:rPr>
            <w:rFonts w:ascii="Arial" w:hAnsi="Arial" w:cs="Arial"/>
            <w:color w:val="808080"/>
            <w:sz w:val="28"/>
          </w:rPr>
          <w:delText>autora entregou</w:delText>
        </w:r>
      </w:del>
      <w:del w:id="1332" w:author="Assessor GDSXSR" w:date="2026-10-29T18:47:03Z">
        <w:r>
          <w:rPr>
            <w:rFonts w:ascii="Arial" w:hAnsi="Arial" w:cs="Arial"/>
            <w:sz w:val="28"/>
          </w:rPr>
          <w:delText xml:space="preserve"> recursos à sociedade empresária mediante promessa de rentabilidade fixa e de devolução integral do capital (</w:delText>
        </w:r>
      </w:del>
      <w:del w:id="1333" w:author="Assessor GDSXSR" w:date="2026-10-29T18:47:03Z">
        <w:r>
          <w:rPr>
            <w:rFonts w:ascii="Arial" w:hAnsi="Arial" w:cs="Arial"/>
            <w:color w:val="808080"/>
            <w:sz w:val="28"/>
          </w:rPr>
          <w:delText>ID</w:delText>
        </w:r>
      </w:del>
      <w:del w:id="1334" w:author="Assessor GDSXSR" w:date="2026-10-29T18:47:03Z">
        <w:r>
          <w:rPr>
            <w:rFonts w:ascii="Arial" w:hAnsi="Arial" w:cs="Arial"/>
            <w:sz w:val="28"/>
          </w:rPr>
          <w:delText xml:space="preserve"> 88023705 e 88023706).</w:delText>
        </w:r>
      </w:del>
    </w:p>
    <w:p w14:paraId="3438BC27" w14:textId="77777777" w:rsidR="0076559E" w:rsidRDefault="0076559E" w:rsidP="00B802B2">
      <w:pPr>
        <w:spacing w:after="0" w:line="360" w:lineRule="auto"/>
        <w:ind w:firstLine="2268"/>
        <w:jc w:val="both"/>
        <w:rPr>
          <w:del w:id="1336" w:author="Assessor GDSXSR" w:date="2026-10-29T18:47:03Z"/>
        </w:rPr>
      </w:pPr>
    </w:p>
    <w:p w14:paraId="355F2E3D" w14:textId="220E6656" w:rsidR="00D93748" w:rsidRPr="008D10F9" w:rsidRDefault="00D93748" w:rsidP="00B802B2">
      <w:pPr>
        <w:spacing w:after="0" w:line="360" w:lineRule="auto"/>
        <w:ind w:firstLine="2268"/>
        <w:jc w:val="both"/>
        <w:rPr>
          <w:del w:id="1341" w:author="Assessor GDSXSR" w:date="2026-10-29T18:47:03Z"/>
          <w:rFonts w:ascii="Arial" w:hAnsi="Arial" w:cs="Arial"/>
        </w:rPr>
      </w:pPr>
      <w:del w:id="1337" w:author="Assessor GDSXSR" w:date="2026-10-29T18:47:03Z">
        <w:r>
          <w:rPr>
            <w:rFonts w:ascii="Arial" w:hAnsi="Arial" w:cs="Arial"/>
            <w:color w:val="808080"/>
            <w:sz w:val="28"/>
          </w:rPr>
          <w:delText>Figura,</w:delText>
        </w:r>
      </w:del>
      <w:del w:id="1338" w:author="Assessor GDSXSR" w:date="2026-10-29T18:47:03Z">
        <w:r>
          <w:rPr>
            <w:rFonts w:ascii="Arial" w:hAnsi="Arial" w:cs="Arial"/>
            <w:sz w:val="28"/>
          </w:rPr>
          <w:delText xml:space="preserve"> </w:delText>
        </w:r>
      </w:del>
      <w:del w:id="1339" w:author="Assessor GDSXSR" w:date="2026-10-29T18:47:03Z">
        <w:r>
          <w:rPr>
            <w:rFonts w:ascii="Arial" w:hAnsi="Arial" w:cs="Arial"/>
            <w:color w:val="808080"/>
            <w:sz w:val="28"/>
          </w:rPr>
          <w:delText>assim,</w:delText>
        </w:r>
      </w:del>
      <w:del w:id="1340" w:author="Assessor GDSXSR" w:date="2026-10-29T18:47:03Z">
        <w:r>
          <w:rPr>
            <w:rFonts w:ascii="Arial" w:hAnsi="Arial" w:cs="Arial"/>
            <w:sz w:val="28"/>
          </w:rPr>
          <w:delText xml:space="preserve"> como investidora ocasional, destinatária final do serviço de captação e gestão dos recursos, em posição de vulnerabilidade técnica e informacional (CDC 2º e 3º).</w:delText>
        </w:r>
      </w:del>
    </w:p>
    <w:p w14:paraId="1F7DB460" w14:textId="77777777" w:rsidR="00D93748" w:rsidRPr="008D10F9" w:rsidRDefault="00D93748" w:rsidP="00B802B2">
      <w:pPr>
        <w:spacing w:after="0" w:line="360" w:lineRule="auto"/>
        <w:rPr>
          <w:del w:id="1342" w:author="Assessor GDSXSR" w:date="2026-10-29T18:47:03Z"/>
          <w:rFonts w:ascii="Arial" w:hAnsi="Arial" w:cs="Arial"/>
        </w:rPr>
      </w:pPr>
    </w:p>
    <w:p w14:paraId="347D9507" w14:textId="77777777" w:rsidR="00D93748" w:rsidRPr="008D10F9" w:rsidRDefault="00D93748" w:rsidP="00B802B2">
      <w:pPr>
        <w:spacing w:after="0" w:line="360" w:lineRule="auto"/>
        <w:ind w:firstLine="2268"/>
        <w:jc w:val="both"/>
        <w:rPr>
          <w:rFonts w:ascii="Arial" w:hAnsi="Arial" w:cs="Arial"/>
        </w:rPr>
      </w:pPr>
      <w:commentRangeStart w:id="21"/>
      <w:r>
        <w:rPr>
          <w:rFonts w:ascii="Arial" w:hAnsi="Arial" w:cs="Arial"/>
          <w:sz w:val="28"/>
        </w:rPr>
        <w:t xml:space="preserve">A declaração genérica da cláusula 9.1, alínea "h", constante de instrumento padronizado</w:t>
      </w:r>
      <w:del w:id="1343" w:author="Assessor GDSXSR" w:date="2026-10-29T18:47:03Z">
        <w:r>
          <w:rPr>
            <w:rFonts w:ascii="Arial" w:hAnsi="Arial" w:cs="Arial"/>
            <w:sz w:val="28"/>
          </w:rPr>
          <w:delText xml:space="preserve"> gerado pelo sócio da emitente na plataforma de assinatura eletrônica</w:delText>
        </w:r>
      </w:del>
      <w:r>
        <w:rPr>
          <w:rFonts w:ascii="Arial" w:hAnsi="Arial" w:cs="Arial"/>
          <w:sz w:val="28"/>
        </w:rPr>
        <w:t xml:space="preserve">, não afasta a incidência de normas de ordem pública (</w:t>
      </w:r>
      <w:r>
        <w:rPr>
          <w:rFonts w:ascii="Arial" w:hAnsi="Arial" w:cs="Arial"/>
          <w:color w:val="808080"/>
          <w:sz w:val="28"/>
        </w:rPr>
        <w:t xml:space="preserve">ID 88021957; </w:t>
      </w:r>
      <w:r>
        <w:rPr>
          <w:rFonts w:ascii="Arial" w:hAnsi="Arial" w:cs="Arial"/>
          <w:sz w:val="28"/>
        </w:rPr>
        <w:t xml:space="preserve">CDC 1º).</w:t>
      </w:r>
      <w:commentRangeEnd w:id="21"/>
      <w:r w:rsidR="00B802B2">
        <w:rPr>
          <w:rStyle w:val="Refdecomentrio"/>
          <w:rFonts w:ascii="Arial" w:hAnsi="Arial" w:cs="Arial"/>
          <w:sz w:val="28"/>
          <w:szCs w:val="22"/>
        </w:rPr>
        <w:commentReference w:id="21"/>
      </w:r>
    </w:p>
    <w:p w14:paraId="50CAF254" w14:textId="77777777" w:rsidR="00D93748" w:rsidRPr="008D10F9" w:rsidRDefault="00D93748" w:rsidP="00B802B2">
      <w:pPr>
        <w:spacing w:after="0" w:line="360" w:lineRule="auto"/>
        <w:rPr>
          <w:rFonts w:ascii="Arial" w:hAnsi="Arial" w:cs="Arial"/>
        </w:rPr>
      </w:pPr>
    </w:p>
    <w:p w14:paraId="14BF509E" w14:textId="4098C9FB" w:rsidR="00D93748" w:rsidRPr="008D10F9" w:rsidRDefault="00F36A2C" w:rsidP="00B802B2">
      <w:pPr>
        <w:spacing w:after="0" w:line="360" w:lineRule="auto"/>
        <w:ind w:firstLine="2268"/>
        <w:jc w:val="both"/>
        <w:rPr>
          <w:rFonts w:ascii="Arial" w:hAnsi="Arial" w:cs="Arial"/>
        </w:rPr>
      </w:pPr>
      <w:r>
        <w:rPr>
          <w:rFonts w:ascii="Arial" w:hAnsi="Arial" w:cs="Arial"/>
          <w:color w:val="808080"/>
          <w:sz w:val="28"/>
        </w:rPr>
        <w:t>Nesse</w:t>
      </w:r>
      <w:r>
        <w:rPr>
          <w:rFonts w:ascii="Arial" w:hAnsi="Arial" w:cs="Arial"/>
          <w:sz w:val="28"/>
        </w:rPr>
        <w:t xml:space="preserve"> </w:t>
      </w:r>
      <w:r>
        <w:rPr>
          <w:rFonts w:ascii="Arial" w:hAnsi="Arial" w:cs="Arial"/>
          <w:color w:val="808080"/>
          <w:sz w:val="28"/>
        </w:rPr>
        <w:t>sentido</w:t>
      </w:r>
      <w:r>
        <w:rPr>
          <w:rFonts w:ascii="Arial" w:hAnsi="Arial" w:cs="Arial"/>
          <w:sz w:val="28"/>
        </w:rPr>
        <w:t>:</w:t>
      </w:r>
    </w:p>
    <w:p w14:paraId="0A84778C" w14:textId="77777777" w:rsidR="00D93748" w:rsidRPr="008D10F9" w:rsidRDefault="00D93748" w:rsidP="00B802B2">
      <w:pPr>
        <w:spacing w:after="0" w:line="360" w:lineRule="auto"/>
        <w:rPr>
          <w:rFonts w:ascii="Arial" w:hAnsi="Arial" w:cs="Arial"/>
        </w:rPr>
      </w:pPr>
    </w:p>
    <w:p w14:paraId="4CC15D04" w14:textId="77777777" w:rsidR="00D93748" w:rsidRPr="008D10F9" w:rsidRDefault="00D93748" w:rsidP="00B802B2">
      <w:pPr>
        <w:pStyle w:val="Citao"/>
        <w:spacing w:before="0" w:after="0" w:line="360" w:lineRule="auto"/>
        <w:ind w:firstLine="0"/>
        <w:jc w:val="both"/>
        <w:rPr>
          <w:rFonts w:cs="Arial"/>
        </w:rPr>
      </w:pPr>
      <w:commentRangeStart w:id="22"/>
      <w:r>
        <w:rPr>
          <w:rFonts w:cs="Arial"/>
          <w:color w:val="808080"/>
        </w:rPr>
        <w:t xml:space="preserve">"(...)</w:t>
      </w:r>
      <w:del w:id="1344" w:author="Assessor GDSXSR" w:date="2026-10-29T18:47:03Z">
        <w:r>
          <w:rPr>
            <w:rFonts w:cs="Arial"/>
            <w:color w:val="808080"/>
          </w:rPr>
          <w:delText xml:space="preserve"> </w:delText>
        </w:r>
        <w:r>
          <w:rPr>
            <w:rFonts w:cs="Arial"/>
          </w:rPr>
          <w:delText xml:space="preserve">1 – Regra de competência. Contrato de adesão. Eleição de foro. Investidor eventual.</w:delText>
        </w:r>
      </w:del>
      <w:r>
        <w:rPr>
          <w:rFonts w:cs="Arial"/>
        </w:rPr>
        <w:t xml:space="preserve"> </w:t>
      </w:r>
      <w:r>
        <w:rPr>
          <w:rFonts w:cs="Arial"/>
          <w:u w:val="single"/>
        </w:rPr>
        <w:t xml:space="preserve">Segundo a jurisprudência do STJ, é admitida a aplicação do Código de Defesa do Consumidor às relações firmadas pelo investidor ocasional, que não desenvolve de forma reiterada a atividade</w:t>
      </w:r>
      <w:del w:id="1345" w:author="Assessor GDSXSR" w:date="2026-10-29T18:47:03Z">
        <w:r>
          <w:rPr>
            <w:rFonts w:cs="Arial"/>
            <w:u w:val="single"/>
          </w:rPr>
          <w:delText xml:space="preserve">.</w:delText>
        </w:r>
        <w:r>
          <w:rPr>
            <w:rFonts w:cs="Arial"/>
          </w:rPr>
          <w:delText xml:space="preserve"> O autor firmou contrato de adesão à sociedade em conta de </w:delText>
        </w:r>
        <w:r>
          <w:rPr>
            <w:rFonts w:cs="Arial"/>
          </w:rPr>
          <w:delText xml:space="preserve">participação com os réus, com característica de contrato de investimento, possível, assim, a aplicação do CDC</w:delText>
        </w:r>
      </w:del>
      <w:r>
        <w:rPr>
          <w:rFonts w:cs="Arial"/>
        </w:rPr>
        <w:t xml:space="preserve">. (...)</w:t>
      </w:r>
      <w:r>
        <w:rPr>
          <w:rFonts w:cs="Arial"/>
          <w:color w:val="808080"/>
        </w:rPr>
        <w:t xml:space="preserve">" (Acórdão 1911661, 0738041-23.2023.8.07.0000, Relator(a): AISTON HENRIQUE DE SOUSA, 4ª TURMA CÍVEL, data de julgamento: 22/08/2024, publicado no DJe: 11/09/2024) – Grifei</w:t>
      </w:r>
      <w:commentRangeEnd w:id="22"/>
      <w:r w:rsidR="00B802B2">
        <w:rPr>
          <w:rStyle w:val="Refdecomentrio"/>
          <w:rFonts w:cs="Arial"/>
          <w:sz w:val="26"/>
          <w:szCs w:val="24"/>
        </w:rPr>
        <w:commentReference w:id="22"/>
      </w:r>
    </w:p>
    <w:p w14:paraId="59C9756A" w14:textId="77777777" w:rsidR="00D93748" w:rsidRPr="008D10F9" w:rsidRDefault="00D93748" w:rsidP="00B802B2">
      <w:pPr>
        <w:spacing w:after="0" w:line="360" w:lineRule="auto"/>
        <w:rPr>
          <w:rFonts w:ascii="Arial" w:hAnsi="Arial" w:cs="Arial"/>
        </w:rPr>
      </w:pPr>
    </w:p>
    <w:p w14:paraId="20AA370E" w14:textId="77777777" w:rsidR="00D93748" w:rsidRPr="008D10F9" w:rsidRDefault="00D93748" w:rsidP="00B802B2">
      <w:pPr>
        <w:spacing w:after="0" w:line="360" w:lineRule="auto"/>
        <w:ind w:firstLine="2268"/>
        <w:jc w:val="both"/>
        <w:rPr>
          <w:del w:id="1348" w:author="Assessor GDSXSR" w:date="2026-10-29T18:47:03Z"/>
          <w:rFonts w:ascii="Arial" w:hAnsi="Arial" w:cs="Arial"/>
        </w:rPr>
      </w:pPr>
      <w:commentRangeStart w:id="23"/>
      <w:del w:id="1346" w:author="Assessor GDSXSR" w:date="2026-10-29T18:47:03Z">
        <w:r w:rsidRPr="008D10F9">
          <w:rPr>
            <w:rFonts w:ascii="Arial" w:hAnsi="Arial" w:cs="Arial"/>
            <w:sz w:val="28"/>
          </w:rPr>
          <w:delText>Registro, ainda, que o afastamento do CDC não alteraria a condenação à restituição, porque o ônus de provar o pagamento e os demais fatos extintivos é do devedor, com ou sem inversão (CPC 373 II).</w:delText>
        </w:r>
      </w:del>
      <w:commentRangeEnd w:id="23"/>
      <w:del w:id="1347" w:author="Assessor GDSXSR" w:date="2026-10-29T18:47:03Z">
        <w:r w:rsidR="00B802B2" w:rsidRPr="008D10F9">
          <w:rPr>
            <w:rStyle w:val="Refdecomentrio"/>
            <w:rFonts w:ascii="Arial" w:hAnsi="Arial" w:cs="Arial"/>
            <w:sz w:val="22"/>
            <w:szCs w:val="22"/>
          </w:rPr>
          <w:commentReference w:id="23"/>
        </w:r>
      </w:del>
    </w:p>
    <w:p w14:paraId="3D0EDBDE" w14:textId="77777777" w:rsidR="00D93748" w:rsidRPr="008D10F9" w:rsidRDefault="00D93748" w:rsidP="00B802B2">
      <w:pPr>
        <w:spacing w:after="0" w:line="360" w:lineRule="auto"/>
        <w:rPr>
          <w:del w:id="1349" w:author="Assessor GDSXSR" w:date="2026-10-29T18:47:03Z"/>
          <w:rFonts w:ascii="Arial" w:hAnsi="Arial" w:cs="Arial"/>
        </w:rPr>
      </w:pPr>
    </w:p>
    <w:p w14:paraId="2933305A" w14:textId="77777777" w:rsidR="0076559E" w:rsidRDefault="00000000" w:rsidP="00B802B2">
      <w:pPr>
        <w:spacing w:after="0" w:line="360" w:lineRule="auto"/>
        <w:ind w:firstLine="2268"/>
        <w:jc w:val="both"/>
      </w:pPr>
      <w:del w:id="1350" w:author="Assessor GDSXSR" w:date="2026-10-29T18:47:03Z">
        <w:r>
          <w:rPr>
            <w:rFonts w:ascii="Arial" w:hAnsi="Arial" w:cs="Arial"/>
            <w:color w:val="808080"/>
            <w:sz w:val="28"/>
          </w:rPr>
          <w:delText xml:space="preserve">Quanto à obrigação de restituir, verifico</w:delText>
        </w:r>
        <w:r>
          <w:rPr>
            <w:rFonts w:ascii="Arial" w:hAnsi="Arial" w:cs="Arial"/>
            <w:sz w:val="28"/>
          </w:rPr>
          <w:delText xml:space="preserve">, primeiro, que a</w:delText>
        </w:r>
      </w:del>
      <w:ins w:id="1351" w:author="Assessor GDSXSR" w:date="2026-10-29T18:47:03Z">
        <w:r>
          <w:rPr>
            <w:rFonts w:ascii="Arial" w:hAnsi="Arial" w:cs="Arial"/>
            <w:color w:val="808080"/>
            <w:sz w:val="28"/>
          </w:rPr>
          <w:t xml:space="preserve">A</w:t>
        </w:r>
      </w:ins>
      <w:r>
        <w:rPr>
          <w:rFonts w:ascii="Arial" w:hAnsi="Arial" w:cs="Arial"/>
          <w:sz w:val="28"/>
        </w:rPr>
        <w:t xml:space="preserve"> r. sentença não inverteu os polos do instrumento</w:t>
      </w:r>
      <w:ins w:id="1352" w:author="Assessor GDSXSR" w:date="2026-10-29T18:47:03Z">
        <w:r>
          <w:rPr>
            <w:rFonts w:ascii="Arial" w:hAnsi="Arial" w:cs="Arial"/>
            <w:color w:val="808080"/>
            <w:sz w:val="28"/>
          </w:rPr>
          <w:t xml:space="preserve">, pois reputou falsa a declaração de que a credora seria instituição financeira, e a inadequação da cláusula apenas confirma que o instrumento não é verdadeira cédula de crédito bancário (ID 88023720)</w:t>
        </w:r>
      </w:ins>
      <w:r>
        <w:rPr>
          <w:rFonts w:ascii="Arial" w:hAnsi="Arial" w:cs="Arial"/>
          <w:sz w:val="28"/>
        </w:rPr>
        <w:t xml:space="preserve">.</w:t>
      </w:r>
    </w:p>
    <w:p w14:paraId="2BD2A51E" w14:textId="77777777" w:rsidR="0076559E" w:rsidRDefault="0076559E" w:rsidP="00B802B2">
      <w:pPr>
        <w:spacing w:after="0" w:line="360" w:lineRule="auto"/>
        <w:ind w:firstLine="2268"/>
        <w:jc w:val="both"/>
      </w:pPr>
    </w:p>
    <w:p w14:paraId="4B15411F" w14:textId="77777777" w:rsidR="0076559E" w:rsidRDefault="00000000" w:rsidP="00B802B2">
      <w:pPr>
        <w:spacing w:after="0" w:line="360" w:lineRule="auto"/>
        <w:ind w:firstLine="2268"/>
        <w:jc w:val="both"/>
        <w:rPr>
          <w:del w:id="1354" w:author="Assessor GDSXSR" w:date="2026-10-29T18:47:03Z"/>
        </w:rPr>
      </w:pPr>
      <w:del w:id="1353" w:author="Assessor GDSXSR" w:date="2026-10-29T18:47:03Z">
        <w:r>
          <w:rPr>
            <w:rFonts w:ascii="Arial" w:hAnsi="Arial" w:cs="Arial"/>
            <w:sz w:val="28"/>
          </w:rPr>
          <w:delText>Ela reputou falsa a declaração de que a credora seria instituição financeira justamente porque a autora é professora, e não instituição financeira (ID 88023720).</w:delText>
        </w:r>
      </w:del>
    </w:p>
    <w:p w14:paraId="09701835" w14:textId="77777777" w:rsidR="0076559E" w:rsidRDefault="0076559E" w:rsidP="00B802B2">
      <w:pPr>
        <w:spacing w:after="0" w:line="360" w:lineRule="auto"/>
        <w:ind w:firstLine="2268"/>
        <w:jc w:val="both"/>
        <w:rPr>
          <w:del w:id="1355" w:author="Assessor GDSXSR" w:date="2026-10-29T18:47:03Z"/>
        </w:rPr>
      </w:pPr>
    </w:p>
    <w:p w14:paraId="0A88CD0D" w14:textId="77777777" w:rsidR="00B11149" w:rsidRPr="008D10F9" w:rsidRDefault="000909E3" w:rsidP="00B802B2">
      <w:pPr>
        <w:spacing w:after="0" w:line="360" w:lineRule="auto"/>
        <w:ind w:firstLine="2268"/>
        <w:jc w:val="both"/>
        <w:rPr>
          <w:del w:id="1357" w:author="Assessor GDSXSR" w:date="2026-10-29T18:47:03Z"/>
          <w:rFonts w:ascii="Arial" w:hAnsi="Arial" w:cs="Arial"/>
        </w:rPr>
      </w:pPr>
      <w:del w:id="1356" w:author="Assessor GDSXSR" w:date="2026-10-29T18:47:03Z">
        <w:r>
          <w:rPr>
            <w:rFonts w:ascii="Arial" w:hAnsi="Arial" w:cs="Arial"/>
            <w:sz w:val="28"/>
          </w:rPr>
          <w:delText>A inadequação da cláusula confirma apenas que o instrumento não é verdadeira cédula de crédito bancário, conclusão que a r. sentença já adotara.</w:delText>
        </w:r>
      </w:del>
    </w:p>
    <w:p w14:paraId="3D2F2E42" w14:textId="77777777" w:rsidR="00B11149" w:rsidRPr="008D10F9" w:rsidRDefault="00B11149" w:rsidP="00B802B2">
      <w:pPr>
        <w:spacing w:after="0" w:line="360" w:lineRule="auto"/>
        <w:rPr>
          <w:del w:id="1358" w:author="Assessor GDSXSR" w:date="2026-10-29T18:47:03Z"/>
          <w:rFonts w:ascii="Arial" w:hAnsi="Arial" w:cs="Arial"/>
        </w:rPr>
      </w:pPr>
    </w:p>
    <w:p w14:paraId="560E7F34" w14:textId="77777777" w:rsidR="00B11149" w:rsidRPr="008D10F9" w:rsidRDefault="000909E3" w:rsidP="00B802B2">
      <w:pPr>
        <w:spacing w:after="0" w:line="360" w:lineRule="auto"/>
        <w:ind w:firstLine="2268"/>
        <w:jc w:val="both"/>
        <w:rPr>
          <w:del w:id="1360" w:author="Assessor GDSXSR" w:date="2026-10-29T18:47:03Z"/>
          <w:rFonts w:ascii="Arial" w:hAnsi="Arial" w:cs="Arial"/>
        </w:rPr>
      </w:pPr>
      <w:del w:id="1359" w:author="Assessor GDSXSR" w:date="2026-10-29T18:47:03Z">
        <w:r w:rsidRPr="008D10F9">
          <w:rPr>
            <w:rFonts w:ascii="Arial" w:hAnsi="Arial" w:cs="Arial"/>
            <w:sz w:val="28"/>
          </w:rPr>
          <w:delText>Quanto à natureza da relação, a qualificação do negócio não se esgota no nome que as partes lhe atribuem, e se extrai do conteúdo das cláusulas e do modo como foram executadas.</w:delText>
        </w:r>
      </w:del>
    </w:p>
    <w:p w14:paraId="0532D6F2" w14:textId="77777777" w:rsidR="00B11149" w:rsidRPr="008D10F9" w:rsidRDefault="00B11149" w:rsidP="00B802B2">
      <w:pPr>
        <w:spacing w:after="0" w:line="360" w:lineRule="auto"/>
        <w:rPr>
          <w:del w:id="1361" w:author="Assessor GDSXSR" w:date="2026-10-29T18:47:03Z"/>
          <w:rFonts w:ascii="Arial" w:hAnsi="Arial" w:cs="Arial"/>
        </w:rPr>
      </w:pPr>
    </w:p>
    <w:p w14:paraId="0A6CA85B" w14:textId="77777777" w:rsidR="00B11149" w:rsidRPr="008D10F9" w:rsidRDefault="000909E3" w:rsidP="00B802B2">
      <w:pPr>
        <w:spacing w:after="0" w:line="360" w:lineRule="auto"/>
        <w:ind w:firstLine="2268"/>
        <w:jc w:val="both"/>
        <w:rPr>
          <w:rFonts w:ascii="Arial" w:hAnsi="Arial" w:cs="Arial"/>
        </w:rPr>
      </w:pPr>
      <w:commentRangeStart w:id="24"/>
      <w:r>
        <w:rPr>
          <w:rFonts w:ascii="Arial" w:hAnsi="Arial" w:cs="Arial"/>
          <w:sz w:val="28"/>
        </w:rPr>
        <w:t xml:space="preserve">Os contratos previam transferências mensais de "valor fixo e irreajustável", </w:t>
      </w:r>
      <w:del w:id="1362" w:author="Assessor GDSXSR" w:date="2026-10-29T18:47:03Z">
        <w:r>
          <w:rPr>
            <w:rFonts w:ascii="Arial" w:hAnsi="Arial" w:cs="Arial"/>
            <w:sz w:val="28"/>
          </w:rPr>
          <w:delText xml:space="preserve">"</w:delText>
        </w:r>
      </w:del>
      <w:r>
        <w:rPr>
          <w:rFonts w:ascii="Arial" w:hAnsi="Arial" w:cs="Arial"/>
          <w:sz w:val="28"/>
        </w:rPr>
        <w:t xml:space="preserve">sem prejuízo da devolução integral do </w:t>
      </w:r>
      <w:r>
        <w:rPr>
          <w:rFonts w:ascii="Arial" w:hAnsi="Arial" w:cs="Arial"/>
          <w:sz w:val="28"/>
        </w:rPr>
        <w:t xml:space="preserve">valor principal aportado</w:t>
      </w:r>
      <w:del w:id="1363" w:author="Assessor GDSXSR" w:date="2026-10-29T18:47:03Z">
        <w:r>
          <w:rPr>
            <w:rFonts w:ascii="Arial" w:hAnsi="Arial" w:cs="Arial"/>
            <w:sz w:val="28"/>
          </w:rPr>
          <w:delText xml:space="preserve">"</w:delText>
        </w:r>
      </w:del>
      <w:ins w:id="1364" w:author="Assessor GDSXSR" w:date="2026-10-29T18:47:03Z">
        <w:r>
          <w:rPr>
            <w:rFonts w:ascii="Arial" w:hAnsi="Arial" w:cs="Arial"/>
            <w:color w:val="808080"/>
            <w:sz w:val="28"/>
          </w:rPr>
          <w:t xml:space="preserve">,</w:t>
        </w:r>
      </w:ins>
      <w:r>
        <w:rPr>
          <w:rFonts w:ascii="Arial" w:hAnsi="Arial" w:cs="Arial"/>
          <w:sz w:val="28"/>
        </w:rPr>
        <w:t xml:space="preserve"> </w:t>
      </w:r>
      <w:del w:id="1365" w:author="Assessor GDSXSR" w:date="2026-10-29T18:47:03Z">
        <w:r>
          <w:rPr>
            <w:rFonts w:ascii="Arial" w:hAnsi="Arial" w:cs="Arial"/>
            <w:sz w:val="28"/>
          </w:rPr>
          <w:delText xml:space="preserve">(cláusula</w:delText>
        </w:r>
      </w:del>
      <w:ins w:id="1366" w:author="Assessor GDSXSR" w:date="2026-10-29T18:47:03Z">
        <w:r>
          <w:rPr>
            <w:rFonts w:ascii="Arial" w:hAnsi="Arial" w:cs="Arial"/>
            <w:color w:val="808080"/>
            <w:sz w:val="28"/>
          </w:rPr>
          <w:t xml:space="preserve">e</w:t>
        </w:r>
      </w:ins>
      <w:r>
        <w:rPr>
          <w:rFonts w:ascii="Arial" w:hAnsi="Arial" w:cs="Arial"/>
          <w:sz w:val="28"/>
        </w:rPr>
        <w:t xml:space="preserve"> </w:t>
      </w:r>
      <w:del w:id="1367" w:author="Assessor GDSXSR" w:date="2026-10-29T18:47:03Z">
        <w:r>
          <w:rPr>
            <w:rFonts w:ascii="Arial" w:hAnsi="Arial" w:cs="Arial"/>
            <w:sz w:val="28"/>
          </w:rPr>
          <w:delText xml:space="preserve">2.1).</w:delText>
        </w:r>
      </w:del>
      <w:ins w:id="1368" w:author="Assessor GDSXSR" w:date="2026-10-29T18:47:03Z">
        <w:r>
          <w:rPr>
            <w:rFonts w:ascii="Arial" w:hAnsi="Arial" w:cs="Arial"/>
            <w:color w:val="808080"/>
            <w:sz w:val="28"/>
          </w:rPr>
          <w:t xml:space="preserve">não</w:t>
        </w:r>
      </w:ins>
      <w:r>
        <w:rPr>
          <w:rFonts w:ascii="Arial" w:hAnsi="Arial" w:cs="Arial"/>
          <w:sz w:val="28"/>
        </w:rPr>
        <w:t xml:space="preserve"> </w:t>
      </w:r>
      <w:del w:id="1369" w:author="Assessor GDSXSR" w:date="2026-10-29T18:47:03Z">
        <w:r>
          <w:rPr>
            <w:rFonts w:ascii="Arial" w:hAnsi="Arial" w:cs="Arial"/>
            <w:sz w:val="28"/>
          </w:rPr>
          <w:delText xml:space="preserve">Não há cláusula de</w:delText>
        </w:r>
      </w:del>
      <w:ins w:id="1370" w:author="Assessor GDSXSR" w:date="2026-10-29T18:47:03Z">
        <w:r>
          <w:rPr>
            <w:rFonts w:ascii="Arial" w:hAnsi="Arial" w:cs="Arial"/>
            <w:color w:val="808080"/>
            <w:sz w:val="28"/>
          </w:rPr>
          <w:t xml:space="preserve">havia</w:t>
        </w:r>
      </w:ins>
      <w:r>
        <w:rPr>
          <w:rFonts w:ascii="Arial" w:hAnsi="Arial" w:cs="Arial"/>
          <w:sz w:val="28"/>
        </w:rPr>
        <w:t xml:space="preserve"> assunção de risco pela investidora (</w:t>
      </w:r>
      <w:ins w:id="1371" w:author="Assessor GDSXSR" w:date="2026-10-29T18:47:03Z">
        <w:r>
          <w:rPr>
            <w:rFonts w:ascii="Arial" w:hAnsi="Arial" w:cs="Arial"/>
            <w:color w:val="808080"/>
            <w:sz w:val="28"/>
          </w:rPr>
          <w:t xml:space="preserve">cláusula 2.1; </w:t>
        </w:r>
      </w:ins>
      <w:r>
        <w:rPr>
          <w:rFonts w:ascii="Arial" w:hAnsi="Arial" w:cs="Arial"/>
          <w:color w:val="808080"/>
          <w:sz w:val="28"/>
        </w:rPr>
        <w:t xml:space="preserve">ID</w:t>
      </w:r>
      <w:r>
        <w:rPr>
          <w:rFonts w:ascii="Arial" w:hAnsi="Arial" w:cs="Arial"/>
          <w:sz w:val="28"/>
        </w:rPr>
        <w:t xml:space="preserve"> 88023705 e 88023706).</w:t>
      </w:r>
      <w:commentRangeEnd w:id="24"/>
      <w:r w:rsidR="00B802B2">
        <w:rPr>
          <w:rStyle w:val="Refdecomentrio"/>
          <w:rFonts w:ascii="Arial" w:hAnsi="Arial" w:cs="Arial"/>
          <w:color w:val="808080"/>
          <w:sz w:val="28"/>
          <w:szCs w:val="22"/>
        </w:rPr>
        <w:commentReference w:id="24"/>
      </w:r>
    </w:p>
    <w:p w14:paraId="05836582" w14:textId="77777777" w:rsidR="00B11149" w:rsidRPr="008D10F9" w:rsidRDefault="00B11149" w:rsidP="00B802B2">
      <w:pPr>
        <w:spacing w:after="0" w:line="360" w:lineRule="auto"/>
        <w:rPr>
          <w:rFonts w:ascii="Arial" w:hAnsi="Arial" w:cs="Arial"/>
        </w:rPr>
      </w:pPr>
    </w:p>
    <w:p w14:paraId="16B24CFA" w14:textId="77777777" w:rsidR="0076559E" w:rsidRDefault="00000000" w:rsidP="00B802B2">
      <w:pPr>
        <w:spacing w:after="0" w:line="360" w:lineRule="auto"/>
        <w:ind w:firstLine="2268"/>
        <w:jc w:val="both"/>
      </w:pPr>
      <w:del w:id="1372" w:author="Assessor GDSXSR" w:date="2026-10-29T18:47:03Z">
        <w:r>
          <w:rPr>
            <w:rFonts w:ascii="Arial" w:hAnsi="Arial" w:cs="Arial"/>
            <w:sz w:val="28"/>
            <w:szCs w:val="28"/>
          </w:rPr>
          <w:delText xml:space="preserve">Além</w:delText>
        </w:r>
      </w:del>
      <w:ins w:id="1373" w:author="Assessor GDSXSR" w:date="2026-10-29T18:47:03Z">
        <w:r>
          <w:rPr>
            <w:rFonts w:ascii="Arial" w:hAnsi="Arial" w:cs="Arial"/>
            <w:color w:val="808080"/>
            <w:sz w:val="28"/>
            <w:szCs w:val="28"/>
          </w:rPr>
          <w:t xml:space="preserve">O</w:t>
        </w:r>
      </w:ins>
      <w:r>
        <w:rPr>
          <w:rFonts w:ascii="Arial" w:hAnsi="Arial" w:cs="Arial"/>
          <w:sz w:val="28"/>
          <w:szCs w:val="28"/>
        </w:rPr>
        <w:t xml:space="preserve"> </w:t>
      </w:r>
      <w:del w:id="1374" w:author="Assessor GDSXSR" w:date="2026-10-29T18:47:03Z">
        <w:r>
          <w:rPr>
            <w:rFonts w:ascii="Arial" w:hAnsi="Arial" w:cs="Arial"/>
            <w:sz w:val="28"/>
            <w:szCs w:val="28"/>
          </w:rPr>
          <w:delText xml:space="preserve">disso,</w:delText>
        </w:r>
      </w:del>
      <w:ins w:id="1375" w:author="Assessor GDSXSR" w:date="2026-10-29T18:47:03Z">
        <w:r>
          <w:rPr>
            <w:rFonts w:ascii="Arial" w:hAnsi="Arial" w:cs="Arial"/>
            <w:color w:val="808080"/>
            <w:sz w:val="28"/>
            <w:szCs w:val="28"/>
          </w:rPr>
          <w:t xml:space="preserve">distrato</w:t>
        </w:r>
      </w:ins>
      <w:r>
        <w:rPr>
          <w:rFonts w:ascii="Arial" w:hAnsi="Arial" w:cs="Arial"/>
          <w:sz w:val="28"/>
          <w:szCs w:val="28"/>
        </w:rPr>
        <w:t xml:space="preserve"> </w:t>
      </w:r>
      <w:del w:id="1376" w:author="Assessor GDSXSR" w:date="2026-10-29T18:47:03Z">
        <w:r>
          <w:rPr>
            <w:rFonts w:ascii="Arial" w:hAnsi="Arial" w:cs="Arial"/>
            <w:sz w:val="28"/>
            <w:szCs w:val="28"/>
          </w:rPr>
          <w:delText xml:space="preserve">as partes distrataram os dois contratos em</w:delText>
        </w:r>
      </w:del>
      <w:ins w:id="1377" w:author="Assessor GDSXSR" w:date="2026-10-29T18:47:03Z">
        <w:r>
          <w:rPr>
            <w:rFonts w:ascii="Arial" w:hAnsi="Arial" w:cs="Arial"/>
            <w:color w:val="808080"/>
            <w:sz w:val="28"/>
            <w:szCs w:val="28"/>
          </w:rPr>
          <w:t xml:space="preserve">de</w:t>
        </w:r>
      </w:ins>
      <w:r>
        <w:rPr>
          <w:rFonts w:ascii="Arial" w:hAnsi="Arial" w:cs="Arial"/>
          <w:sz w:val="28"/>
          <w:szCs w:val="28"/>
        </w:rPr>
        <w:t xml:space="preserve"> 11/03/2025</w:t>
      </w:r>
      <w:del w:id="1378" w:author="Assessor GDSXSR" w:date="2026-10-29T18:47:03Z">
        <w:r>
          <w:rPr>
            <w:rFonts w:ascii="Arial" w:hAnsi="Arial" w:cs="Arial"/>
            <w:sz w:val="28"/>
            <w:szCs w:val="28"/>
          </w:rPr>
          <w:delText xml:space="preserve">,</w:delText>
        </w:r>
      </w:del>
      <w:r>
        <w:rPr>
          <w:rFonts w:ascii="Arial" w:hAnsi="Arial" w:cs="Arial"/>
          <w:sz w:val="28"/>
          <w:szCs w:val="28"/>
        </w:rPr>
        <w:t xml:space="preserve"> </w:t>
      </w:r>
      <w:del w:id="1379" w:author="Assessor GDSXSR" w:date="2026-10-29T18:47:03Z">
        <w:r>
          <w:rPr>
            <w:rFonts w:ascii="Arial" w:hAnsi="Arial" w:cs="Arial"/>
            <w:sz w:val="28"/>
            <w:szCs w:val="28"/>
          </w:rPr>
          <w:delText xml:space="preserve">com a seguinte estipulação: "fica assegurada à DISTRATADA</w:delText>
        </w:r>
      </w:del>
      <w:ins w:id="1380" w:author="Assessor GDSXSR" w:date="2026-10-29T18:47:03Z">
        <w:r>
          <w:rPr>
            <w:rFonts w:ascii="Arial" w:hAnsi="Arial" w:cs="Arial"/>
            <w:color w:val="808080"/>
            <w:sz w:val="28"/>
            <w:szCs w:val="28"/>
          </w:rPr>
          <w:t xml:space="preserve">assegurou</w:t>
        </w:r>
      </w:ins>
      <w:r>
        <w:rPr>
          <w:rFonts w:ascii="Arial" w:hAnsi="Arial" w:cs="Arial"/>
          <w:sz w:val="28"/>
          <w:szCs w:val="28"/>
        </w:rPr>
        <w:t xml:space="preserve"> a devolução integral dos valores aportados</w:t>
      </w:r>
      <w:del w:id="1381" w:author="Assessor GDSXSR" w:date="2026-10-29T18:47:03Z">
        <w:r>
          <w:rPr>
            <w:rFonts w:ascii="Arial" w:hAnsi="Arial" w:cs="Arial"/>
            <w:sz w:val="28"/>
            <w:szCs w:val="28"/>
          </w:rPr>
          <w:delText xml:space="preserve">"</w:delText>
        </w:r>
      </w:del>
      <w:ins w:id="1382" w:author="Assessor GDSXSR" w:date="2026-10-29T18:47:03Z">
        <w:r>
          <w:rPr>
            <w:rFonts w:ascii="Arial" w:hAnsi="Arial" w:cs="Arial"/>
            <w:color w:val="808080"/>
            <w:sz w:val="28"/>
            <w:szCs w:val="28"/>
          </w:rPr>
          <w:t xml:space="preserve">,</w:t>
        </w:r>
      </w:ins>
      <w:r>
        <w:rPr>
          <w:rFonts w:ascii="Arial" w:hAnsi="Arial" w:cs="Arial"/>
          <w:sz w:val="28"/>
          <w:szCs w:val="28"/>
        </w:rPr>
        <w:t xml:space="preserve"> </w:t>
      </w:r>
      <w:del w:id="1383" w:author="Assessor GDSXSR" w:date="2026-10-29T18:47:03Z">
        <w:r>
          <w:rPr>
            <w:rFonts w:ascii="Arial" w:hAnsi="Arial" w:cs="Arial"/>
            <w:sz w:val="28"/>
            <w:szCs w:val="28"/>
          </w:rPr>
          <w:delText xml:space="preserve">(cláusula 2.1),</w:delText>
        </w:r>
      </w:del>
      <w:ins w:id="1384" w:author="Assessor GDSXSR" w:date="2026-10-29T18:47:03Z">
        <w:r>
          <w:rPr>
            <w:rFonts w:ascii="Arial" w:hAnsi="Arial" w:cs="Arial"/>
            <w:color w:val="808080"/>
            <w:sz w:val="28"/>
            <w:szCs w:val="28"/>
          </w:rPr>
          <w:t xml:space="preserve">e</w:t>
        </w:r>
      </w:ins>
      <w:r>
        <w:rPr>
          <w:rFonts w:ascii="Arial" w:hAnsi="Arial" w:cs="Arial"/>
          <w:sz w:val="28"/>
          <w:szCs w:val="28"/>
        </w:rPr>
        <w:t xml:space="preserve"> a </w:t>
      </w:r>
      <w:del w:id="1385" w:author="Assessor GDSXSR" w:date="2026-10-29T18:47:03Z">
        <w:r>
          <w:rPr>
            <w:rFonts w:ascii="Arial" w:hAnsi="Arial" w:cs="Arial"/>
            <w:sz w:val="28"/>
            <w:szCs w:val="28"/>
          </w:rPr>
          <w:delText xml:space="preserve">ser</w:delText>
        </w:r>
      </w:del>
      <w:ins w:id="1386" w:author="Assessor GDSXSR" w:date="2026-10-29T18:47:03Z">
        <w:r>
          <w:rPr>
            <w:rFonts w:ascii="Arial" w:hAnsi="Arial" w:cs="Arial"/>
            <w:color w:val="808080"/>
            <w:sz w:val="28"/>
            <w:szCs w:val="28"/>
          </w:rPr>
          <w:t xml:space="preserve">cédula</w:t>
        </w:r>
      </w:ins>
      <w:r>
        <w:rPr>
          <w:rFonts w:ascii="Arial" w:hAnsi="Arial" w:cs="Arial"/>
          <w:sz w:val="28"/>
          <w:szCs w:val="28"/>
        </w:rPr>
        <w:t xml:space="preserve"> </w:t>
      </w:r>
      <w:del w:id="1387" w:author="Assessor GDSXSR" w:date="2026-10-29T18:47:03Z">
        <w:r>
          <w:rPr>
            <w:rFonts w:ascii="Arial" w:hAnsi="Arial" w:cs="Arial"/>
            <w:sz w:val="28"/>
            <w:szCs w:val="28"/>
          </w:rPr>
          <w:delText xml:space="preserve">liquidada</w:delText>
        </w:r>
      </w:del>
      <w:ins w:id="1388" w:author="Assessor GDSXSR" w:date="2026-10-29T18:47:03Z">
        <w:r>
          <w:rPr>
            <w:rFonts w:ascii="Arial" w:hAnsi="Arial" w:cs="Arial"/>
            <w:color w:val="808080"/>
            <w:sz w:val="28"/>
            <w:szCs w:val="28"/>
          </w:rPr>
          <w:t xml:space="preserve">de</w:t>
        </w:r>
      </w:ins>
      <w:r>
        <w:rPr>
          <w:rFonts w:ascii="Arial" w:hAnsi="Arial" w:cs="Arial"/>
          <w:sz w:val="28"/>
          <w:szCs w:val="28"/>
        </w:rPr>
        <w:t xml:space="preserve"> </w:t>
      </w:r>
      <w:del w:id="1389" w:author="Assessor GDSXSR" w:date="2026-10-29T18:47:03Z">
        <w:r>
          <w:rPr>
            <w:rFonts w:ascii="Arial" w:hAnsi="Arial" w:cs="Arial"/>
            <w:sz w:val="28"/>
            <w:szCs w:val="28"/>
          </w:rPr>
          <w:delText xml:space="preserve">em 10/04/2025 e 10</w:delText>
        </w:r>
      </w:del>
      <w:ins w:id="1390" w:author="Assessor GDSXSR" w:date="2026-10-29T18:47:03Z">
        <w:r>
          <w:rPr>
            <w:rFonts w:ascii="Arial" w:hAnsi="Arial" w:cs="Arial"/>
            <w:color w:val="808080"/>
            <w:sz w:val="28"/>
            <w:szCs w:val="28"/>
          </w:rPr>
          <w:t xml:space="preserve">09</w:t>
        </w:r>
      </w:ins>
      <w:r>
        <w:rPr>
          <w:rFonts w:ascii="Arial" w:hAnsi="Arial" w:cs="Arial"/>
          <w:sz w:val="28"/>
          <w:szCs w:val="28"/>
        </w:rPr>
        <w:t xml:space="preserve">/05/2025 </w:t>
      </w:r>
      <w:ins w:id="1391" w:author="Assessor GDSXSR" w:date="2026-10-29T18:47:03Z">
        <w:r>
          <w:rPr>
            <w:rFonts w:ascii="Arial" w:hAnsi="Arial" w:cs="Arial"/>
            <w:color w:val="808080"/>
            <w:sz w:val="28"/>
            <w:szCs w:val="28"/>
          </w:rPr>
          <w:t xml:space="preserve">formalizou o saldo remanescente, como os próprios réus descrevem </w:t>
        </w:r>
      </w:ins>
      <w:r>
        <w:rPr>
          <w:rFonts w:ascii="Arial" w:hAnsi="Arial" w:cs="Arial"/>
          <w:sz w:val="28"/>
          <w:szCs w:val="28"/>
        </w:rPr>
        <w:t xml:space="preserve">(ID 88023707</w:t>
      </w:r>
      <w:ins w:id="1392" w:author="Assessor GDSXSR" w:date="2026-10-29T18:47:03Z">
        <w:r>
          <w:rPr>
            <w:rFonts w:ascii="Arial" w:hAnsi="Arial" w:cs="Arial"/>
            <w:color w:val="808080"/>
            <w:sz w:val="28"/>
            <w:szCs w:val="28"/>
          </w:rPr>
          <w:t xml:space="preserve">, 88023703 e 88023715</w:t>
        </w:r>
      </w:ins>
      <w:r>
        <w:rPr>
          <w:rFonts w:ascii="Arial" w:hAnsi="Arial" w:cs="Arial"/>
          <w:sz w:val="28"/>
          <w:szCs w:val="28"/>
        </w:rPr>
        <w:t xml:space="preserve">).</w:t>
      </w:r>
    </w:p>
    <w:p w14:paraId="513FCD90" w14:textId="77777777" w:rsidR="0076559E" w:rsidRDefault="0076559E" w:rsidP="00B802B2">
      <w:pPr>
        <w:spacing w:after="0" w:line="360" w:lineRule="auto"/>
        <w:ind w:firstLine="2268"/>
        <w:jc w:val="both"/>
      </w:pPr>
    </w:p>
    <w:p w14:paraId="1CD9D36B" w14:textId="0915D245" w:rsidR="00B11149" w:rsidRPr="008D10F9" w:rsidRDefault="000909E3" w:rsidP="00B802B2">
      <w:pPr>
        <w:spacing w:after="0" w:line="360" w:lineRule="auto"/>
        <w:ind w:firstLine="2268"/>
        <w:jc w:val="both"/>
        <w:rPr>
          <w:del w:id="1396" w:author="Assessor GDSXSR" w:date="2026-10-29T18:47:03Z"/>
          <w:rFonts w:ascii="Arial" w:hAnsi="Arial" w:cs="Arial"/>
        </w:rPr>
      </w:pPr>
      <w:del w:id="1393" w:author="Assessor GDSXSR" w:date="2026-10-29T18:47:03Z">
        <w:r>
          <w:rPr>
            <w:rFonts w:ascii="Arial" w:hAnsi="Arial" w:cs="Arial"/>
            <w:sz w:val="28"/>
            <w:szCs w:val="28"/>
          </w:rPr>
          <w:delText>Em 09/05/2025, a sociedade emitiu a cédula que os próprios réus descrevem como formalização do saldo remanescente após o distrato (</w:delText>
        </w:r>
      </w:del>
      <w:del w:id="1394" w:author="Assessor GDSXSR" w:date="2026-10-29T18:47:03Z">
        <w:r>
          <w:rPr>
            <w:rFonts w:ascii="Arial" w:hAnsi="Arial" w:cs="Arial"/>
            <w:color w:val="808080"/>
            <w:sz w:val="28"/>
            <w:szCs w:val="28"/>
          </w:rPr>
          <w:delText>ID</w:delText>
        </w:r>
      </w:del>
      <w:del w:id="1395" w:author="Assessor GDSXSR" w:date="2026-10-29T18:47:03Z">
        <w:r>
          <w:rPr>
            <w:rFonts w:ascii="Arial" w:hAnsi="Arial" w:cs="Arial"/>
            <w:sz w:val="28"/>
            <w:szCs w:val="28"/>
          </w:rPr>
          <w:delText xml:space="preserve"> 88023703 e 88023715).</w:delText>
        </w:r>
      </w:del>
    </w:p>
    <w:p w14:paraId="6B906345" w14:textId="77777777" w:rsidR="00B11149" w:rsidRPr="008D10F9" w:rsidRDefault="00B11149" w:rsidP="00B802B2">
      <w:pPr>
        <w:spacing w:after="0" w:line="360" w:lineRule="auto"/>
        <w:rPr>
          <w:del w:id="1397" w:author="Assessor GDSXSR" w:date="2026-10-29T18:47:03Z"/>
          <w:rFonts w:ascii="Arial" w:hAnsi="Arial" w:cs="Arial"/>
        </w:rPr>
      </w:pPr>
    </w:p>
    <w:p w14:paraId="17BDF6BD" w14:textId="77777777" w:rsidR="0076559E" w:rsidRDefault="00000000" w:rsidP="00B802B2">
      <w:pPr>
        <w:spacing w:after="0" w:line="360" w:lineRule="auto"/>
        <w:ind w:firstLine="2268"/>
        <w:jc w:val="both"/>
      </w:pPr>
      <w:del w:id="1398" w:author="Assessor GDSXSR" w:date="2026-10-29T18:47:03Z">
        <w:r>
          <w:rPr>
            <w:rFonts w:ascii="Arial" w:hAnsi="Arial" w:cs="Arial"/>
            <w:sz w:val="28"/>
          </w:rPr>
          <w:delText xml:space="preserve">A cláusula que vinculava o</w:delText>
        </w:r>
      </w:del>
      <w:ins w:id="1399" w:author="Assessor GDSXSR" w:date="2026-10-29T18:47:03Z">
        <w:r>
          <w:rPr>
            <w:rFonts w:ascii="Arial" w:hAnsi="Arial" w:cs="Arial"/>
            <w:color w:val="808080"/>
            <w:sz w:val="28"/>
          </w:rPr>
          <w:t xml:space="preserve">O</w:t>
        </w:r>
      </w:ins>
      <w:r>
        <w:rPr>
          <w:rFonts w:ascii="Arial" w:hAnsi="Arial" w:cs="Arial"/>
          <w:sz w:val="28"/>
        </w:rPr>
        <w:t xml:space="preserve"> resgate</w:t>
      </w:r>
      <w:ins w:id="1400" w:author="Assessor GDSXSR" w:date="2026-10-29T18:47:03Z">
        <w:r>
          <w:rPr>
            <w:rFonts w:ascii="Arial" w:hAnsi="Arial" w:cs="Arial"/>
            <w:color w:val="808080"/>
            <w:sz w:val="28"/>
          </w:rPr>
          <w:t xml:space="preserve"> vinculado</w:t>
        </w:r>
      </w:ins>
      <w:r>
        <w:rPr>
          <w:rFonts w:ascii="Arial" w:hAnsi="Arial" w:cs="Arial"/>
          <w:sz w:val="28"/>
        </w:rPr>
        <w:t xml:space="preserve"> ao valor patrimonial</w:t>
      </w:r>
      <w:del w:id="1401" w:author="Assessor GDSXSR" w:date="2026-10-29T18:47:03Z">
        <w:r>
          <w:rPr>
            <w:rFonts w:ascii="Arial" w:hAnsi="Arial" w:cs="Arial"/>
            <w:sz w:val="28"/>
          </w:rPr>
          <w:delText xml:space="preserve"> da sociedade</w:delText>
        </w:r>
      </w:del>
      <w:r>
        <w:rPr>
          <w:rFonts w:ascii="Arial" w:hAnsi="Arial" w:cs="Arial"/>
          <w:sz w:val="28"/>
        </w:rPr>
        <w:t xml:space="preserve"> (cláusula 3.2.1) disciplinava o resgate voluntário, substituído pela devolução integral </w:t>
      </w:r>
      <w:del w:id="1402" w:author="Assessor GDSXSR" w:date="2026-10-29T18:47:03Z">
        <w:r>
          <w:rPr>
            <w:rFonts w:ascii="Arial" w:hAnsi="Arial" w:cs="Arial"/>
            <w:sz w:val="28"/>
          </w:rPr>
          <w:delText xml:space="preserve">pactuada no</w:delText>
        </w:r>
      </w:del>
      <w:ins w:id="1403" w:author="Assessor GDSXSR" w:date="2026-10-29T18:47:03Z">
        <w:r>
          <w:rPr>
            <w:rFonts w:ascii="Arial" w:hAnsi="Arial" w:cs="Arial"/>
            <w:color w:val="808080"/>
            <w:sz w:val="28"/>
          </w:rPr>
          <w:t xml:space="preserve">do</w:t>
        </w:r>
      </w:ins>
      <w:r>
        <w:rPr>
          <w:rFonts w:ascii="Arial" w:hAnsi="Arial" w:cs="Arial"/>
          <w:sz w:val="28"/>
        </w:rPr>
        <w:t xml:space="preserve"> distrato</w:t>
      </w:r>
      <w:ins w:id="1404" w:author="Assessor GDSXSR" w:date="2026-10-29T18:47:03Z">
        <w:r>
          <w:rPr>
            <w:rFonts w:ascii="Arial" w:hAnsi="Arial" w:cs="Arial"/>
            <w:color w:val="808080"/>
            <w:sz w:val="28"/>
          </w:rPr>
          <w:t xml:space="preserve">, e a cessão de recebíveis é garantia do crédito, e não condição de pagamento (cláusula 3</w:t>
        </w:r>
      </w:ins>
      <w:r>
        <w:rPr>
          <w:rFonts w:ascii="Arial" w:hAnsi="Arial" w:cs="Arial"/>
          <w:sz w:val="28"/>
        </w:rPr>
        <w:t xml:space="preserve">.</w:t>
      </w:r>
      <w:ins w:id="1405" w:author="Assessor GDSXSR" w:date="2026-10-29T18:47:03Z">
        <w:r>
          <w:rPr>
            <w:rFonts w:ascii="Arial" w:hAnsi="Arial" w:cs="Arial"/>
            <w:color w:val="808080"/>
            <w:sz w:val="28"/>
          </w:rPr>
          <w:t xml:space="preserve">2).</w:t>
        </w:r>
      </w:ins>
    </w:p>
    <w:p w14:paraId="6DAF79F0" w14:textId="77777777" w:rsidR="0076559E" w:rsidRDefault="0076559E" w:rsidP="00B802B2">
      <w:pPr>
        <w:spacing w:after="0" w:line="360" w:lineRule="auto"/>
        <w:ind w:firstLine="2268"/>
        <w:jc w:val="both"/>
      </w:pPr>
    </w:p>
    <w:p w14:paraId="1D3D3F23" w14:textId="77777777" w:rsidR="00B11149" w:rsidRPr="008D10F9" w:rsidRDefault="000909E3" w:rsidP="00B802B2">
      <w:pPr>
        <w:spacing w:after="0" w:line="360" w:lineRule="auto"/>
        <w:ind w:firstLine="2268"/>
        <w:jc w:val="both"/>
        <w:rPr>
          <w:del w:id="1407" w:author="Assessor GDSXSR" w:date="2026-10-29T18:47:03Z"/>
          <w:rFonts w:ascii="Arial" w:hAnsi="Arial" w:cs="Arial"/>
        </w:rPr>
      </w:pPr>
      <w:del w:id="1406" w:author="Assessor GDSXSR" w:date="2026-10-29T18:47:03Z">
        <w:r>
          <w:rPr>
            <w:rFonts w:ascii="Arial" w:hAnsi="Arial" w:cs="Arial"/>
            <w:sz w:val="28"/>
          </w:rPr>
          <w:delText>A cessão de recebíveis prevista na cédula, por sua vez, é garantia do crédito, e não condição de seu pagamento (cláusula 3.2).</w:delText>
        </w:r>
      </w:del>
    </w:p>
    <w:p w14:paraId="51ABD8F0" w14:textId="77777777" w:rsidR="00B11149" w:rsidRPr="008D10F9" w:rsidRDefault="00B11149" w:rsidP="00B802B2">
      <w:pPr>
        <w:spacing w:after="0" w:line="360" w:lineRule="auto"/>
        <w:rPr>
          <w:del w:id="1408" w:author="Assessor GDSXSR" w:date="2026-10-29T18:47:03Z"/>
          <w:rFonts w:ascii="Arial" w:hAnsi="Arial" w:cs="Arial"/>
        </w:rPr>
      </w:pPr>
    </w:p>
    <w:p w14:paraId="48AE4402"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Ainda que </w:t>
      </w:r>
      <w:del w:id="1421" w:author="Assessor GDSXSR" w:date="2026-10-29T18:47:03Z">
        <w:r>
          <w:rPr>
            <w:rFonts w:ascii="Arial" w:hAnsi="Arial" w:cs="Arial"/>
            <w:sz w:val="28"/>
          </w:rPr>
          <w:delText xml:space="preserve">a</w:delText>
        </w:r>
      </w:del>
      <w:ins w:id="1422" w:author="Assessor GDSXSR" w:date="2026-10-29T18:47:03Z">
        <w:r>
          <w:rPr>
            <w:rFonts w:ascii="Arial" w:hAnsi="Arial" w:cs="Arial"/>
            <w:color w:val="808080"/>
            <w:sz w:val="28"/>
          </w:rPr>
          <w:t xml:space="preserve">fosse</w:t>
        </w:r>
      </w:ins>
      <w:r>
        <w:rPr>
          <w:rFonts w:ascii="Arial" w:hAnsi="Arial" w:cs="Arial"/>
          <w:sz w:val="28"/>
        </w:rPr>
        <w:t xml:space="preserve"> </w:t>
      </w:r>
      <w:del w:id="1423" w:author="Assessor GDSXSR" w:date="2026-10-29T18:47:03Z">
        <w:r>
          <w:rPr>
            <w:rFonts w:ascii="Arial" w:hAnsi="Arial" w:cs="Arial"/>
            <w:sz w:val="28"/>
          </w:rPr>
          <w:delText xml:space="preserve">relação originária tivesse a natureza que os apelantes lhe atribuem</w:delText>
        </w:r>
      </w:del>
      <w:ins w:id="1424" w:author="Assessor GDSXSR" w:date="2026-10-29T18:47:03Z">
        <w:r>
          <w:rPr>
            <w:rFonts w:ascii="Arial" w:hAnsi="Arial" w:cs="Arial"/>
            <w:color w:val="808080"/>
            <w:sz w:val="28"/>
          </w:rPr>
          <w:t xml:space="preserve">investimento</w:t>
        </w:r>
      </w:ins>
      <w:r>
        <w:rPr>
          <w:rFonts w:ascii="Arial" w:hAnsi="Arial" w:cs="Arial"/>
          <w:sz w:val="28"/>
        </w:rPr>
        <w:t xml:space="preserve">, o que se cobra é a obrigação de restituir assumida no distrato</w:t>
      </w:r>
      <w:del w:id="1425" w:author="Assessor GDSXSR" w:date="2026-10-29T18:47:03Z">
        <w:r>
          <w:rPr>
            <w:rFonts w:ascii="Arial" w:hAnsi="Arial" w:cs="Arial"/>
            <w:sz w:val="28"/>
          </w:rPr>
          <w:delText xml:space="preserve"> e formalizada na cédula</w:delText>
        </w:r>
      </w:del>
      <w:r>
        <w:rPr>
          <w:rFonts w:ascii="Arial" w:hAnsi="Arial" w:cs="Arial"/>
          <w:sz w:val="28"/>
        </w:rPr>
        <w:t xml:space="preserve">, e não resultado de empreendimento sujeito a risco.</w:t>
      </w:r>
    </w:p>
    <w:p w14:paraId="6073CBE1" w14:textId="77777777" w:rsidR="00B11149" w:rsidRPr="008D10F9" w:rsidRDefault="00B11149" w:rsidP="00B802B2">
      <w:pPr>
        <w:spacing w:after="0" w:line="360" w:lineRule="auto"/>
        <w:rPr>
          <w:rFonts w:ascii="Arial" w:hAnsi="Arial" w:cs="Arial"/>
        </w:rPr>
      </w:pPr>
    </w:p>
    <w:p w14:paraId="7FE5DEC0" w14:textId="77777777" w:rsidR="0076559E" w:rsidRDefault="00000000" w:rsidP="00B802B2">
      <w:pPr>
        <w:spacing w:after="0" w:line="360" w:lineRule="auto"/>
        <w:ind w:firstLine="2268"/>
        <w:jc w:val="both"/>
      </w:pPr>
      <w:del w:id="1409" w:author="Assessor GDSXSR" w:date="2026-10-29T18:47:03Z">
        <w:r>
          <w:rPr>
            <w:rFonts w:ascii="Arial" w:hAnsi="Arial" w:cs="Arial"/>
            <w:sz w:val="28"/>
            <w:szCs w:val="28"/>
          </w:rPr>
          <w:delText xml:space="preserve">Por fim, os</w:delText>
        </w:r>
      </w:del>
      <w:ins w:id="1410" w:author="Assessor GDSXSR" w:date="2026-10-29T18:47:03Z">
        <w:r>
          <w:rPr>
            <w:rFonts w:ascii="Arial" w:hAnsi="Arial" w:cs="Arial"/>
            <w:color w:val="808080"/>
            <w:sz w:val="28"/>
            <w:szCs w:val="28"/>
          </w:rPr>
          <w:t xml:space="preserve">Os</w:t>
        </w:r>
      </w:ins>
      <w:r>
        <w:rPr>
          <w:rFonts w:ascii="Arial" w:hAnsi="Arial" w:cs="Arial"/>
          <w:sz w:val="28"/>
          <w:szCs w:val="28"/>
        </w:rPr>
        <w:t xml:space="preserve"> apelantes não demonstraram a aplicação do capital nem prejuízo capaz de transferir </w:t>
      </w:r>
      <w:del w:id="1411" w:author="Assessor GDSXSR" w:date="2026-10-29T18:47:03Z">
        <w:r>
          <w:rPr>
            <w:rFonts w:ascii="Arial" w:hAnsi="Arial" w:cs="Arial"/>
            <w:sz w:val="28"/>
            <w:szCs w:val="28"/>
          </w:rPr>
          <w:delText xml:space="preserve">à investidora </w:delText>
        </w:r>
      </w:del>
      <w:r>
        <w:rPr>
          <w:rFonts w:ascii="Arial" w:hAnsi="Arial" w:cs="Arial"/>
          <w:sz w:val="28"/>
          <w:szCs w:val="28"/>
        </w:rPr>
        <w:t xml:space="preserve">o risco </w:t>
      </w:r>
      <w:ins w:id="1412" w:author="Assessor GDSXSR" w:date="2026-10-29T18:47:03Z">
        <w:r>
          <w:rPr>
            <w:rFonts w:ascii="Arial" w:hAnsi="Arial" w:cs="Arial"/>
            <w:color w:val="808080"/>
            <w:sz w:val="28"/>
            <w:szCs w:val="28"/>
          </w:rPr>
          <w:t xml:space="preserve">à investidora, e os termos "investidores" e "investimento" das degravações partiram dos prepostos </w:t>
        </w:r>
      </w:ins>
      <w:r>
        <w:rPr>
          <w:rFonts w:ascii="Arial" w:hAnsi="Arial" w:cs="Arial"/>
          <w:sz w:val="28"/>
          <w:szCs w:val="28"/>
        </w:rPr>
        <w:t xml:space="preserve">da </w:t>
      </w:r>
      <w:del w:id="1413" w:author="Assessor GDSXSR" w:date="2026-10-29T18:47:03Z">
        <w:r>
          <w:rPr>
            <w:rFonts w:ascii="Arial" w:hAnsi="Arial" w:cs="Arial"/>
            <w:sz w:val="28"/>
            <w:szCs w:val="28"/>
          </w:rPr>
          <w:delText xml:space="preserve">atividade</w:delText>
        </w:r>
      </w:del>
      <w:ins w:id="1414" w:author="Assessor GDSXSR" w:date="2026-10-29T18:47:03Z">
        <w:r>
          <w:rPr>
            <w:rFonts w:ascii="Arial" w:hAnsi="Arial" w:cs="Arial"/>
            <w:color w:val="808080"/>
            <w:sz w:val="28"/>
            <w:szCs w:val="28"/>
          </w:rPr>
          <w:t xml:space="preserve">sociedade</w:t>
        </w:r>
      </w:ins>
      <w:r>
        <w:rPr>
          <w:rFonts w:ascii="Arial" w:hAnsi="Arial" w:cs="Arial"/>
          <w:sz w:val="28"/>
          <w:szCs w:val="28"/>
        </w:rPr>
        <w:t xml:space="preserve"> (CPC 373 II</w:t>
      </w:r>
      <w:ins w:id="1415" w:author="Assessor GDSXSR" w:date="2026-10-29T18:47:03Z">
        <w:r>
          <w:rPr>
            <w:rFonts w:ascii="Arial" w:hAnsi="Arial" w:cs="Arial"/>
            <w:color w:val="808080"/>
            <w:sz w:val="28"/>
            <w:szCs w:val="28"/>
          </w:rPr>
          <w:t xml:space="preserve">; ID 88023666 e 88023667</w:t>
        </w:r>
      </w:ins>
      <w:r>
        <w:rPr>
          <w:rFonts w:ascii="Arial" w:hAnsi="Arial" w:cs="Arial"/>
          <w:sz w:val="28"/>
          <w:szCs w:val="28"/>
        </w:rPr>
        <w:t xml:space="preserve">).</w:t>
      </w:r>
    </w:p>
    <w:p w14:paraId="309F619D" w14:textId="77777777" w:rsidR="0076559E" w:rsidRDefault="0076559E" w:rsidP="00B802B2">
      <w:pPr>
        <w:spacing w:after="0" w:line="360" w:lineRule="auto"/>
        <w:ind w:firstLine="2268"/>
        <w:jc w:val="both"/>
      </w:pPr>
    </w:p>
    <w:p w14:paraId="556157B2" w14:textId="4EBFFC7E" w:rsidR="00B11149" w:rsidRPr="008D10F9" w:rsidRDefault="5493EB2A" w:rsidP="00B802B2">
      <w:pPr>
        <w:spacing w:after="0" w:line="360" w:lineRule="auto"/>
        <w:ind w:firstLine="2268"/>
        <w:jc w:val="both"/>
        <w:rPr>
          <w:del w:id="1419" w:author="Assessor GDSXSR" w:date="2026-10-29T18:47:03Z"/>
          <w:rFonts w:ascii="Arial" w:hAnsi="Arial" w:cs="Arial"/>
        </w:rPr>
      </w:pPr>
      <w:del w:id="1416" w:author="Assessor GDSXSR" w:date="2026-10-29T18:47:03Z">
        <w:r>
          <w:rPr>
            <w:rFonts w:ascii="Arial" w:hAnsi="Arial" w:cs="Arial"/>
            <w:sz w:val="28"/>
            <w:szCs w:val="28"/>
          </w:rPr>
          <w:lastRenderedPageBreak/>
          <w:delText>As expressões "investidores" e "investimento" que invocam nas degravações foram usadas pelos prepostos da própria sociedade, e as falas da autora tratam de juros, parcelas e liquidação dos valores (</w:delText>
        </w:r>
      </w:del>
      <w:del w:id="1417" w:author="Assessor GDSXSR" w:date="2026-10-29T18:47:03Z">
        <w:r>
          <w:rPr>
            <w:rFonts w:ascii="Arial" w:hAnsi="Arial" w:cs="Arial"/>
            <w:color w:val="808080"/>
            <w:sz w:val="28"/>
            <w:szCs w:val="28"/>
          </w:rPr>
          <w:delText>ID</w:delText>
        </w:r>
      </w:del>
      <w:del w:id="1418" w:author="Assessor GDSXSR" w:date="2026-10-29T18:47:03Z">
        <w:r>
          <w:rPr>
            <w:rFonts w:ascii="Arial" w:hAnsi="Arial" w:cs="Arial"/>
            <w:sz w:val="28"/>
            <w:szCs w:val="28"/>
          </w:rPr>
          <w:delText xml:space="preserve"> 88023666 e 88023667).</w:delText>
        </w:r>
      </w:del>
    </w:p>
    <w:p w14:paraId="126E2328" w14:textId="77777777" w:rsidR="00B11149" w:rsidRPr="008D10F9" w:rsidRDefault="00B11149" w:rsidP="00B802B2">
      <w:pPr>
        <w:spacing w:after="0" w:line="360" w:lineRule="auto"/>
        <w:rPr>
          <w:del w:id="1420" w:author="Assessor GDSXSR" w:date="2026-10-29T18:47:03Z"/>
          <w:rFonts w:ascii="Arial" w:hAnsi="Arial" w:cs="Arial"/>
        </w:rPr>
      </w:pPr>
    </w:p>
    <w:p w14:paraId="264760B1"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Nesse sentido:</w:t>
      </w:r>
    </w:p>
    <w:p w14:paraId="1B5531C2" w14:textId="77777777" w:rsidR="00B11149" w:rsidRPr="008D10F9" w:rsidRDefault="00B11149" w:rsidP="00B802B2">
      <w:pPr>
        <w:spacing w:after="0" w:line="360" w:lineRule="auto"/>
        <w:rPr>
          <w:rFonts w:ascii="Arial" w:hAnsi="Arial" w:cs="Arial"/>
        </w:rPr>
      </w:pPr>
    </w:p>
    <w:p w14:paraId="162B1223" w14:textId="77777777" w:rsidR="00B11149" w:rsidRPr="008D10F9" w:rsidRDefault="000909E3" w:rsidP="00B802B2">
      <w:pPr>
        <w:pStyle w:val="Citao"/>
        <w:spacing w:before="0" w:after="0" w:line="360" w:lineRule="auto"/>
        <w:ind w:firstLine="0"/>
        <w:jc w:val="both"/>
        <w:rPr>
          <w:rFonts w:cs="Arial"/>
        </w:rPr>
      </w:pPr>
      <w:commentRangeStart w:id="25"/>
      <w:r>
        <w:rPr>
          <w:rFonts w:cs="Arial"/>
          <w:color w:val="808080"/>
        </w:rPr>
        <w:t xml:space="preserve">"(...) </w:t>
      </w:r>
      <w:r>
        <w:rPr>
          <w:rFonts w:cs="Arial"/>
        </w:rPr>
        <w:t xml:space="preserve">II. Descumpridos pela startup os deveres de prestação de contas e de apresentação de balanços patrimonial e de resultado econômico, </w:t>
      </w:r>
      <w:del w:id="1426" w:author="Assessor GDSXSR" w:date="2026-10-29T18:47:03Z">
        <w:r>
          <w:rPr>
            <w:rFonts w:cs="Arial"/>
          </w:rPr>
          <w:delText xml:space="preserve">tal como previsto no artigo 61-A, § 4º, inciso IV, da Lei Complementar 123/2006,</w:delText>
        </w:r>
      </w:del>
      <w:ins w:id="1427" w:author="Assessor GDSXSR" w:date="2026-10-29T18:47:03Z">
        <w:r>
          <w:rPr>
            <w:rFonts w:cs="Arial"/>
            <w:color w:val="808080"/>
          </w:rPr>
          <w:t xml:space="preserve">(...)</w:t>
        </w:r>
      </w:ins>
      <w:r>
        <w:rPr>
          <w:rFonts w:cs="Arial"/>
        </w:rPr>
        <w:t xml:space="preserve"> </w:t>
      </w:r>
      <w:r>
        <w:rPr>
          <w:rFonts w:cs="Arial"/>
          <w:u w:val="single"/>
        </w:rPr>
        <w:t xml:space="preserve">o 'investidor-anjo' tem direito à resolução do contrato e à devolução do capital investido</w:t>
      </w:r>
      <w:r>
        <w:rPr>
          <w:rFonts w:cs="Arial"/>
        </w:rPr>
        <w:t xml:space="preserve">.</w:t>
      </w:r>
      <w:r>
        <w:rPr>
          <w:rFonts w:cs="Arial"/>
          <w:color w:val="808080"/>
        </w:rPr>
        <w:t xml:space="preserve">" (Acórdão 2126230, 0721907-78.2024.8.07.0001, Relator(a): JAMES EDUARDO OLIVEIRA, 4ª TURMA CÍVEL, data de julgamento: 13/05/2026, publicado no DJe: 30/06/2026) – Grifei</w:t>
      </w:r>
      <w:commentRangeEnd w:id="25"/>
      <w:r w:rsidR="00B802B2">
        <w:rPr>
          <w:rStyle w:val="Refdecomentrio"/>
          <w:rFonts w:cs="Arial"/>
          <w:sz w:val="26"/>
          <w:szCs w:val="24"/>
        </w:rPr>
        <w:commentReference w:id="25"/>
      </w:r>
    </w:p>
    <w:p w14:paraId="3B9AA13E" w14:textId="77777777" w:rsidR="00B11149" w:rsidRPr="008D10F9" w:rsidRDefault="00B11149" w:rsidP="00B802B2">
      <w:pPr>
        <w:spacing w:after="0" w:line="360" w:lineRule="auto"/>
        <w:rPr>
          <w:rFonts w:ascii="Arial" w:hAnsi="Arial" w:cs="Arial"/>
        </w:rPr>
      </w:pPr>
    </w:p>
    <w:p w14:paraId="3628984C" w14:textId="77E262B8" w:rsidR="00B11149" w:rsidRPr="008D10F9" w:rsidRDefault="000909E3" w:rsidP="00B802B2">
      <w:pPr>
        <w:spacing w:after="0" w:line="360" w:lineRule="auto"/>
        <w:ind w:firstLine="2268"/>
        <w:jc w:val="both"/>
        <w:rPr>
          <w:rFonts w:ascii="Arial" w:hAnsi="Arial" w:cs="Arial"/>
        </w:rPr>
      </w:pPr>
      <w:commentRangeStart w:id="26"/>
      <w:r w:rsidRPr="480C0ED8">
        <w:rPr>
          <w:rFonts w:ascii="Arial" w:hAnsi="Arial" w:cs="Arial"/>
          <w:sz w:val="28"/>
          <w:szCs w:val="28"/>
          <w:highlight w:val="yellow"/>
          <w:u w:val="single"/>
        </w:rPr>
        <w:t>Assim, nego provimento ao apelo nesse ponto.</w:t>
      </w:r>
      <w:commentRangeEnd w:id="26"/>
      <w:r w:rsidR="00B802B2" w:rsidRPr="008D10F9">
        <w:rPr>
          <w:rStyle w:val="Refdecomentrio"/>
          <w:rFonts w:ascii="Arial" w:hAnsi="Arial" w:cs="Arial"/>
          <w:sz w:val="22"/>
          <w:szCs w:val="22"/>
        </w:rPr>
        <w:commentReference w:id="26"/>
      </w:r>
    </w:p>
    <w:p w14:paraId="3D90B191" w14:textId="77777777" w:rsidR="00B11149" w:rsidRPr="008D10F9" w:rsidRDefault="00B11149" w:rsidP="00B802B2">
      <w:pPr>
        <w:spacing w:after="0" w:line="360" w:lineRule="auto"/>
        <w:rPr>
          <w:rFonts w:ascii="Arial" w:hAnsi="Arial" w:cs="Arial"/>
        </w:rPr>
      </w:pPr>
    </w:p>
    <w:p w14:paraId="72F8CEA1" w14:textId="77777777" w:rsidR="00B11149" w:rsidRPr="00B71699" w:rsidRDefault="000909E3" w:rsidP="00B802B2">
      <w:pPr>
        <w:pStyle w:val="Ttulos"/>
        <w:spacing w:before="0" w:after="0"/>
        <w:rPr>
          <w:rFonts w:cs="Arial"/>
          <w:b w:val="0"/>
          <w:bCs/>
        </w:rPr>
      </w:pPr>
      <w:r w:rsidRPr="00B71699">
        <w:rPr>
          <w:rFonts w:cs="Arial"/>
          <w:b w:val="0"/>
          <w:bCs/>
          <w:highlight w:val="yellow"/>
        </w:rPr>
        <w:t>DA MANUTENÇÃO DA DESCONSIDERAÇÃO DA PERSONALIDADE JURÍDICA</w:t>
      </w:r>
    </w:p>
    <w:p w14:paraId="4E1BF737" w14:textId="77777777" w:rsidR="00B11149" w:rsidRPr="008D10F9" w:rsidRDefault="00B11149" w:rsidP="00B802B2">
      <w:pPr>
        <w:spacing w:after="0" w:line="360" w:lineRule="auto"/>
        <w:rPr>
          <w:rFonts w:ascii="Arial" w:hAnsi="Arial" w:cs="Arial"/>
        </w:rPr>
      </w:pPr>
    </w:p>
    <w:p w14:paraId="45FDEF8F" w14:textId="77777777" w:rsidR="00D96D95" w:rsidRDefault="000909E3" w:rsidP="00B802B2">
      <w:pPr>
        <w:spacing w:after="0" w:line="360" w:lineRule="auto"/>
        <w:ind w:firstLine="2268"/>
        <w:jc w:val="both"/>
        <w:rPr>
          <w:rFonts w:ascii="Arial" w:hAnsi="Arial" w:cs="Arial"/>
          <w:sz w:val="28"/>
        </w:rPr>
      </w:pPr>
      <w:commentRangeStart w:id="27"/>
      <w:r>
        <w:rPr>
          <w:rFonts w:ascii="Arial" w:hAnsi="Arial" w:cs="Arial"/>
          <w:sz w:val="28"/>
        </w:rPr>
        <w:t xml:space="preserve">Os réus/apelantes alegam, em síntese, que: </w:t>
      </w:r>
      <w:r>
        <w:rPr>
          <w:rFonts w:ascii="Arial" w:hAnsi="Arial" w:cs="Arial"/>
          <w:b/>
          <w:bCs/>
          <w:sz w:val="28"/>
          <w:rPrChange w:id="1436" w:author="Assessor GDSXSR" w:date="2026-10-29T18:47:03Z">
            <w:rPr>
              <w:rFonts w:ascii="Arial" w:hAnsi="Arial" w:cs="Arial"/>
              <w:b/>
              <w:bCs/>
              <w:sz w:val="28"/>
            </w:rPr>
          </w:rPrChange>
        </w:rPr>
        <w:t xml:space="preserve">1)</w:t>
      </w:r>
      <w:r>
        <w:rPr>
          <w:rFonts w:ascii="Arial" w:hAnsi="Arial" w:cs="Arial"/>
          <w:sz w:val="28"/>
        </w:rPr>
        <w:t xml:space="preserve"> o art. 50 do Código Civil exige prova específica de desvio de finalidade ou de confusão patrimonial</w:t>
      </w:r>
      <w:del w:id="1428" w:author="Assessor GDSXSR" w:date="2026-10-29T18:47:03Z">
        <w:r>
          <w:rPr>
            <w:rFonts w:ascii="Arial" w:hAnsi="Arial" w:cs="Arial"/>
            <w:sz w:val="28"/>
          </w:rPr>
          <w:delText xml:space="preserve">;</w:delText>
        </w:r>
      </w:del>
      <w:ins w:id="1429" w:author="Assessor GDSXSR" w:date="2026-10-29T18:47:03Z">
        <w:r>
          <w:rPr>
            <w:rFonts w:ascii="Arial" w:hAnsi="Arial" w:cs="Arial"/>
            <w:color w:val="808080"/>
            <w:sz w:val="28"/>
          </w:rPr>
          <w:t xml:space="preserve">,</w:t>
        </w:r>
      </w:ins>
      <w:r>
        <w:rPr>
          <w:rFonts w:ascii="Arial" w:hAnsi="Arial" w:cs="Arial"/>
          <w:sz w:val="28"/>
        </w:rPr>
        <w:t xml:space="preserve"> </w:t>
      </w:r>
      <w:del w:id="1430" w:author="Assessor GDSXSR" w:date="2026-10-29T18:47:03Z">
        <w:r>
          <w:rPr>
            <w:rFonts w:ascii="Arial" w:hAnsi="Arial" w:cs="Arial"/>
            <w:b/>
            <w:bCs/>
            <w:sz w:val="28"/>
          </w:rPr>
          <w:delText xml:space="preserve">2)</w:delText>
        </w:r>
      </w:del>
      <w:ins w:id="1431" w:author="Assessor GDSXSR" w:date="2026-10-29T18:47:03Z">
        <w:r>
          <w:rPr>
            <w:rFonts w:ascii="Arial" w:hAnsi="Arial" w:cs="Arial"/>
            <w:color w:val="808080"/>
            <w:sz w:val="28"/>
          </w:rPr>
          <w:t xml:space="preserve">e o Tema Repetitivo 1.210/STJ afasta o inadimplemento e</w:t>
        </w:r>
      </w:ins>
      <w:r>
        <w:rPr>
          <w:rFonts w:ascii="Arial" w:hAnsi="Arial" w:cs="Arial"/>
          <w:sz w:val="28"/>
        </w:rPr>
        <w:t xml:space="preserve"> a irregularidade regulatória </w:t>
      </w:r>
      <w:ins w:id="1432" w:author="Assessor GDSXSR" w:date="2026-10-29T18:47:03Z">
        <w:r>
          <w:rPr>
            <w:rFonts w:ascii="Arial" w:hAnsi="Arial" w:cs="Arial"/>
            <w:color w:val="808080"/>
            <w:sz w:val="28"/>
          </w:rPr>
          <w:t xml:space="preserve">como fundamento; </w:t>
        </w:r>
      </w:ins>
      <w:r>
        <w:rPr>
          <w:rFonts w:ascii="Arial" w:hAnsi="Arial" w:cs="Arial"/>
          <w:sz w:val="28"/>
        </w:rPr>
        <w:t xml:space="preserve">e </w:t>
      </w:r>
      <w:del w:id="1433" w:author="Assessor GDSXSR" w:date="2026-10-29T18:47:03Z">
        <w:r>
          <w:rPr>
            <w:rFonts w:ascii="Arial" w:hAnsi="Arial" w:cs="Arial"/>
            <w:sz w:val="28"/>
          </w:rPr>
          <w:delText xml:space="preserve">o inadimplemento não caracterizam abuso da personalidade jurídica; </w:delText>
        </w:r>
        <w:r>
          <w:rPr>
            <w:rFonts w:ascii="Arial" w:hAnsi="Arial" w:cs="Arial"/>
            <w:b/>
            <w:bCs/>
            <w:sz w:val="28"/>
          </w:rPr>
          <w:delText xml:space="preserve">3</w:delText>
        </w:r>
      </w:del>
      <w:ins w:id="1434" w:author="Assessor GDSXSR" w:date="2026-10-29T18:47:03Z">
        <w:r>
          <w:rPr>
            <w:rFonts w:ascii="Arial" w:hAnsi="Arial" w:cs="Arial"/>
            <w:b/>
            <w:color w:val="808080"/>
            <w:sz w:val="28"/>
          </w:rPr>
          <w:t xml:space="preserve">2</w:t>
        </w:r>
      </w:ins>
      <w:r>
        <w:rPr>
          <w:rFonts w:ascii="Arial" w:hAnsi="Arial" w:cs="Arial"/>
          <w:b/>
          <w:bCs/>
          <w:sz w:val="28"/>
          <w:rPrChange w:id="1437" w:author="Assessor GDSXSR" w:date="2026-10-29T18:47:03Z">
            <w:rPr>
              <w:rFonts w:ascii="Arial" w:hAnsi="Arial" w:cs="Arial"/>
              <w:b/>
              <w:bCs/>
              <w:sz w:val="28"/>
            </w:rPr>
          </w:rPrChange>
        </w:rPr>
        <w:t xml:space="preserve">)</w:t>
      </w:r>
      <w:r>
        <w:rPr>
          <w:rFonts w:ascii="Arial" w:hAnsi="Arial" w:cs="Arial"/>
          <w:sz w:val="28"/>
        </w:rPr>
        <w:t xml:space="preserve"> a r. sentença não individualizou ato concreto de abuso</w:t>
      </w:r>
      <w:del w:id="1435" w:author="Assessor GDSXSR" w:date="2026-10-29T18:47:03Z">
        <w:r>
          <w:rPr>
            <w:rFonts w:ascii="Arial" w:hAnsi="Arial" w:cs="Arial"/>
            <w:color w:val="808080"/>
            <w:sz w:val="28"/>
          </w:rPr>
          <w:delText xml:space="preserve">; e </w:delText>
        </w:r>
        <w:r>
          <w:rPr>
            <w:rFonts w:ascii="Arial" w:hAnsi="Arial" w:cs="Arial"/>
            <w:b/>
            <w:color w:val="808080"/>
            <w:sz w:val="28"/>
          </w:rPr>
          <w:delText xml:space="preserve">4)</w:delText>
        </w:r>
        <w:r>
          <w:rPr>
            <w:rFonts w:ascii="Arial" w:hAnsi="Arial" w:cs="Arial"/>
            <w:color w:val="808080"/>
            <w:sz w:val="28"/>
          </w:rPr>
          <w:delText xml:space="preserve"> o Tema Repetitivo 1</w:delText>
        </w:r>
        <w:r>
          <w:rPr>
            <w:rFonts w:ascii="Arial" w:hAnsi="Arial" w:cs="Arial"/>
            <w:sz w:val="28"/>
          </w:rPr>
          <w:delText xml:space="preserve">.</w:delText>
        </w:r>
        <w:r>
          <w:rPr>
            <w:rFonts w:ascii="Arial" w:hAnsi="Arial" w:cs="Arial"/>
            <w:color w:val="808080"/>
            <w:sz w:val="28"/>
          </w:rPr>
          <w:delText xml:space="preserve">210/STJ</w:delText>
        </w:r>
        <w:r>
          <w:rPr>
            <w:rFonts w:ascii="Arial" w:hAnsi="Arial" w:cs="Arial"/>
            <w:sz w:val="28"/>
          </w:rPr>
          <w:delText xml:space="preserve"> </w:delText>
        </w:r>
        <w:r>
          <w:rPr>
            <w:rFonts w:ascii="Arial" w:hAnsi="Arial" w:cs="Arial"/>
            <w:color w:val="808080"/>
            <w:sz w:val="28"/>
          </w:rPr>
          <w:delText xml:space="preserve">exige prova efetiva do abuso da personalidade</w:delText>
        </w:r>
      </w:del>
      <w:r>
        <w:rPr>
          <w:rFonts w:ascii="Arial" w:hAnsi="Arial" w:cs="Arial"/>
          <w:color w:val="808080"/>
          <w:sz w:val="28"/>
        </w:rPr>
        <w:t xml:space="preserve"> (ID 88023724).</w:t>
      </w:r>
      <w:commentRangeEnd w:id="27"/>
      <w:r w:rsidR="00B802B2">
        <w:rPr>
          <w:rStyle w:val="Refdecomentrio"/>
          <w:rFonts w:ascii="Arial" w:hAnsi="Arial" w:cs="Arial"/>
          <w:b/>
          <w:bCs/>
          <w:sz w:val="28"/>
          <w:szCs w:val="22"/>
        </w:rPr>
        <w:commentReference w:id="27"/>
      </w:r>
    </w:p>
    <w:p w14:paraId="4D3B9AB3" w14:textId="77777777" w:rsidR="00D96D95" w:rsidRDefault="00D96D95" w:rsidP="00B802B2">
      <w:pPr>
        <w:spacing w:after="0" w:line="360" w:lineRule="auto"/>
        <w:ind w:firstLine="2268"/>
        <w:jc w:val="both"/>
        <w:rPr>
          <w:rFonts w:ascii="Arial" w:hAnsi="Arial" w:cs="Arial"/>
          <w:sz w:val="28"/>
        </w:rPr>
      </w:pPr>
    </w:p>
    <w:p w14:paraId="21E7D538" w14:textId="580D9B56" w:rsidR="00B11149" w:rsidRPr="008D10F9" w:rsidRDefault="000909E3" w:rsidP="00B802B2">
      <w:pPr>
        <w:spacing w:after="0" w:line="360" w:lineRule="auto"/>
        <w:ind w:firstLine="2268"/>
        <w:jc w:val="both"/>
        <w:rPr>
          <w:del w:id="1448" w:author="Assessor GDSXSR" w:date="2026-10-29T18:47:03Z"/>
          <w:rFonts w:ascii="Arial" w:hAnsi="Arial" w:cs="Arial"/>
        </w:rPr>
      </w:pPr>
      <w:del w:id="1438" w:author="Assessor GDSXSR" w:date="2026-10-29T18:47:03Z">
        <w:r w:rsidRPr="008D10F9">
          <w:rPr>
            <w:rFonts w:ascii="Arial" w:hAnsi="Arial" w:cs="Arial"/>
            <w:sz w:val="28"/>
          </w:rPr>
          <w:lastRenderedPageBreak/>
          <w:delText xml:space="preserve">Requerem o afastamento da desconsideração e da responsabilização pessoal de </w:delText>
        </w:r>
      </w:del>
      <w:del w:id="1439" w:author="Assessor GDSXSR" w:date="2026-10-29T18:47:03Z">
        <w:r w:rsidR="000F1C2A">
          <w:rPr>
            <w:rFonts w:ascii="Arial" w:hAnsi="Arial" w:cs="Arial"/>
            <w:sz w:val="28"/>
          </w:rPr>
          <w:delText>J</w:delText>
        </w:r>
      </w:del>
      <w:del w:id="1440" w:author="Assessor GDSXSR" w:date="2026-10-29T18:47:03Z">
        <w:r w:rsidR="000F1C2A" w:rsidRPr="008D10F9">
          <w:rPr>
            <w:rFonts w:ascii="Arial" w:hAnsi="Arial" w:cs="Arial"/>
            <w:sz w:val="28"/>
          </w:rPr>
          <w:delText xml:space="preserve">osé </w:delText>
        </w:r>
      </w:del>
      <w:del w:id="1441" w:author="Assessor GDSXSR" w:date="2026-10-29T18:47:03Z">
        <w:r w:rsidR="000F1C2A">
          <w:rPr>
            <w:rFonts w:ascii="Arial" w:hAnsi="Arial" w:cs="Arial"/>
            <w:sz w:val="28"/>
          </w:rPr>
          <w:delText>F</w:delText>
        </w:r>
      </w:del>
      <w:del w:id="1442" w:author="Assessor GDSXSR" w:date="2026-10-29T18:47:03Z">
        <w:r w:rsidR="000F1C2A" w:rsidRPr="008D10F9">
          <w:rPr>
            <w:rFonts w:ascii="Arial" w:hAnsi="Arial" w:cs="Arial"/>
            <w:sz w:val="28"/>
          </w:rPr>
          <w:delText xml:space="preserve">ábio </w:delText>
        </w:r>
      </w:del>
      <w:del w:id="1443" w:author="Assessor GDSXSR" w:date="2026-10-29T18:47:03Z">
        <w:r w:rsidR="000F1C2A">
          <w:rPr>
            <w:rFonts w:ascii="Arial" w:hAnsi="Arial" w:cs="Arial"/>
            <w:sz w:val="28"/>
          </w:rPr>
          <w:delText>L</w:delText>
        </w:r>
      </w:del>
      <w:del w:id="1444" w:author="Assessor GDSXSR" w:date="2026-10-29T18:47:03Z">
        <w:r w:rsidR="000F1C2A" w:rsidRPr="008D10F9">
          <w:rPr>
            <w:rFonts w:ascii="Arial" w:hAnsi="Arial" w:cs="Arial"/>
            <w:sz w:val="28"/>
          </w:rPr>
          <w:delText xml:space="preserve">eal de </w:delText>
        </w:r>
      </w:del>
      <w:del w:id="1445" w:author="Assessor GDSXSR" w:date="2026-10-29T18:47:03Z">
        <w:r w:rsidR="000F1C2A">
          <w:rPr>
            <w:rFonts w:ascii="Arial" w:hAnsi="Arial" w:cs="Arial"/>
            <w:sz w:val="28"/>
          </w:rPr>
          <w:delText>M</w:delText>
        </w:r>
      </w:del>
      <w:del w:id="1446" w:author="Assessor GDSXSR" w:date="2026-10-29T18:47:03Z">
        <w:r w:rsidR="000F1C2A" w:rsidRPr="008D10F9">
          <w:rPr>
            <w:rFonts w:ascii="Arial" w:hAnsi="Arial" w:cs="Arial"/>
            <w:sz w:val="28"/>
          </w:rPr>
          <w:delText xml:space="preserve">oura </w:delText>
        </w:r>
      </w:del>
      <w:del w:id="1447" w:author="Assessor GDSXSR" w:date="2026-10-29T18:47:03Z">
        <w:r w:rsidRPr="008D10F9">
          <w:rPr>
            <w:rFonts w:ascii="Arial" w:hAnsi="Arial" w:cs="Arial"/>
            <w:sz w:val="28"/>
          </w:rPr>
          <w:delText>pela via do art. 50 do Código Civil.</w:delText>
        </w:r>
      </w:del>
    </w:p>
    <w:p w14:paraId="55EB8FD2" w14:textId="77777777" w:rsidR="00B11149" w:rsidRPr="008D10F9" w:rsidRDefault="00B11149" w:rsidP="00B802B2">
      <w:pPr>
        <w:spacing w:after="0" w:line="360" w:lineRule="auto"/>
        <w:rPr>
          <w:del w:id="1449" w:author="Assessor GDSXSR" w:date="2026-10-29T18:47:03Z"/>
          <w:rFonts w:ascii="Arial" w:hAnsi="Arial" w:cs="Arial"/>
        </w:rPr>
      </w:pPr>
    </w:p>
    <w:p w14:paraId="48F95A42"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4002D42F" w14:textId="77777777" w:rsidR="0076559E" w:rsidRDefault="0076559E" w:rsidP="00B802B2">
      <w:pPr>
        <w:spacing w:after="0" w:line="360" w:lineRule="auto"/>
        <w:ind w:firstLine="2268"/>
        <w:jc w:val="both"/>
        <w:rPr>
          <w:rFonts w:ascii="Arial" w:hAnsi="Arial" w:cs="Arial"/>
        </w:rPr>
      </w:pPr>
    </w:p>
    <w:p w14:paraId="4792DC2D" w14:textId="77777777" w:rsidR="0076559E" w:rsidRDefault="00000000" w:rsidP="00B802B2">
      <w:pPr>
        <w:spacing w:after="0" w:line="360" w:lineRule="auto"/>
        <w:ind w:firstLine="2268"/>
        <w:jc w:val="both"/>
        <w:rPr>
          <w:del w:id="1451" w:author="Assessor GDSXSR" w:date="2026-10-29T18:47:03Z"/>
          <w:rFonts w:ascii="Arial" w:hAnsi="Arial" w:cs="Arial"/>
        </w:rPr>
      </w:pPr>
      <w:del w:id="1450" w:author="Assessor GDSXSR" w:date="2026-10-29T18:47:03Z">
        <w:r>
          <w:rPr>
            <w:rFonts w:ascii="Arial" w:hAnsi="Arial" w:cs="Arial"/>
            <w:color w:val="808080"/>
            <w:sz w:val="28"/>
          </w:rPr>
          <w:delText>Dispõe o art. 50, caput e § 1º, do Código Civil:</w:delText>
        </w:r>
      </w:del>
    </w:p>
    <w:p w14:paraId="681580AA" w14:textId="77777777" w:rsidR="0076559E" w:rsidRDefault="0076559E" w:rsidP="00B802B2">
      <w:pPr>
        <w:spacing w:after="0" w:line="360" w:lineRule="auto"/>
        <w:ind w:firstLine="2268"/>
        <w:jc w:val="both"/>
        <w:rPr>
          <w:del w:id="1452" w:author="Assessor GDSXSR" w:date="2026-10-29T18:47:03Z"/>
          <w:rFonts w:ascii="Arial" w:hAnsi="Arial" w:cs="Arial"/>
        </w:rPr>
      </w:pPr>
    </w:p>
    <w:p w14:paraId="1BF5DD31" w14:textId="77777777" w:rsidR="0076559E" w:rsidRDefault="00000000" w:rsidP="00B802B2">
      <w:pPr>
        <w:spacing w:after="0" w:line="360" w:lineRule="auto"/>
        <w:ind w:left="2268"/>
        <w:jc w:val="both"/>
        <w:rPr>
          <w:del w:id="1454" w:author="Assessor GDSXSR" w:date="2026-10-29T18:47:03Z"/>
          <w:rFonts w:ascii="Arial" w:hAnsi="Arial" w:cs="Arial"/>
        </w:rPr>
      </w:pPr>
      <w:del w:id="1453" w:author="Assessor GDSXSR" w:date="2026-10-29T18:47:03Z">
        <w:r>
          <w:rPr>
            <w:rFonts w:ascii="Arial" w:hAnsi="Arial"/>
            <w:i/>
            <w:color w:val="808080"/>
            <w:sz w:val="26"/>
          </w:rPr>
          <w:delText>“Art. 50. 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w:delText>
        </w:r>
      </w:del>
    </w:p>
    <w:p w14:paraId="423355B3" w14:textId="77777777" w:rsidR="0076559E" w:rsidRDefault="00000000" w:rsidP="00B802B2">
      <w:pPr>
        <w:spacing w:after="0" w:line="360" w:lineRule="auto"/>
        <w:ind w:left="2268"/>
        <w:jc w:val="both"/>
        <w:rPr>
          <w:del w:id="1456" w:author="Assessor GDSXSR" w:date="2026-10-29T18:47:03Z"/>
          <w:rFonts w:ascii="Arial" w:hAnsi="Arial" w:cs="Arial"/>
        </w:rPr>
      </w:pPr>
      <w:del w:id="1455" w:author="Assessor GDSXSR" w:date="2026-10-29T18:47:03Z">
        <w:r>
          <w:rPr>
            <w:rFonts w:ascii="Arial" w:hAnsi="Arial"/>
            <w:i/>
            <w:color w:val="808080"/>
            <w:sz w:val="26"/>
          </w:rPr>
          <w:delText>§ 1º Para os fins do disposto neste artigo, desvio de finalidade é a utilização da pessoa jurídica com o propósito de lesar credores e para a prática de atos ilícitos de qualquer natureza.”</w:delText>
        </w:r>
      </w:del>
    </w:p>
    <w:p w14:paraId="466B9702" w14:textId="77777777" w:rsidR="0076559E" w:rsidRDefault="0076559E" w:rsidP="00B802B2">
      <w:pPr>
        <w:spacing w:after="0" w:line="360" w:lineRule="auto"/>
        <w:ind w:left="2268"/>
        <w:jc w:val="both"/>
        <w:rPr>
          <w:del w:id="1457" w:author="Assessor GDSXSR" w:date="2026-10-29T18:47:03Z"/>
          <w:rFonts w:ascii="Arial" w:hAnsi="Arial" w:cs="Arial"/>
        </w:rPr>
      </w:pPr>
    </w:p>
    <w:p w14:paraId="288CFF8B" w14:textId="77777777" w:rsidR="0076559E" w:rsidRDefault="00000000" w:rsidP="00B802B2">
      <w:pPr>
        <w:spacing w:after="0" w:line="360" w:lineRule="auto"/>
        <w:ind w:firstLine="2268"/>
        <w:jc w:val="both"/>
        <w:rPr>
          <w:rFonts w:ascii="Arial" w:hAnsi="Arial" w:cs="Arial"/>
        </w:rPr>
      </w:pPr>
      <w:commentRangeStart w:id="43"/>
      <w:r>
        <w:rPr>
          <w:rFonts w:ascii="Arial" w:hAnsi="Arial"/>
          <w:color w:val="808080"/>
          <w:sz w:val="28"/>
        </w:rPr>
        <w:t xml:space="preserve">O c. STJ</w:t>
      </w:r>
      <w:commentRangeEnd w:id="43"/>
      <w:r>
        <w:rPr>
          <w:rStyle w:val="CommentReference"/>
        </w:rPr>
        <w:commentReference w:id="43"/>
      </w:r>
      <w:ins w:id="1458" w:author="Assessor GDSXSR" w:date="2026-10-29T18:47:03Z">
        <w:r>
          <w:rPr>
            <w:rFonts w:ascii="Arial" w:hAnsi="Arial"/>
            <w:color w:val="808080"/>
            <w:sz w:val="28"/>
          </w:rPr>
          <w:t xml:space="preserve"> fixou</w:t>
        </w:r>
      </w:ins>
      <w:r>
        <w:rPr>
          <w:rFonts w:ascii="Arial" w:hAnsi="Arial"/>
          <w:color w:val="808080"/>
          <w:sz w:val="28"/>
        </w:rPr>
        <w:t xml:space="preserve">, no</w:t>
      </w:r>
      <w:del w:id="1459" w:author="Assessor GDSXSR" w:date="2026-10-29T18:47:03Z">
        <w:r>
          <w:rPr>
            <w:rFonts w:ascii="Arial" w:hAnsi="Arial"/>
            <w:color w:val="808080"/>
            <w:sz w:val="28"/>
          </w:rPr>
          <w:delText xml:space="preserve"> julgamento do</w:delText>
        </w:r>
      </w:del>
      <w:r>
        <w:rPr>
          <w:rFonts w:ascii="Arial" w:hAnsi="Arial"/>
          <w:color w:val="808080"/>
          <w:sz w:val="28"/>
        </w:rPr>
        <w:t xml:space="preserve"> Tema Repetitivo 1.210, invocado no apelo, </w:t>
      </w:r>
      <w:del w:id="1460" w:author="Assessor GDSXSR" w:date="2026-10-29T18:47:03Z">
        <w:r>
          <w:rPr>
            <w:rFonts w:ascii="Arial" w:hAnsi="Arial"/>
            <w:color w:val="808080"/>
            <w:sz w:val="28"/>
          </w:rPr>
          <w:delText xml:space="preserve">fixou </w:delText>
        </w:r>
      </w:del>
      <w:r>
        <w:rPr>
          <w:rFonts w:ascii="Arial" w:hAnsi="Arial"/>
          <w:color w:val="808080"/>
          <w:sz w:val="28"/>
        </w:rPr>
        <w:t xml:space="preserve">a seguinte tese:</w:t>
      </w:r>
    </w:p>
    <w:p w14:paraId="44344CD7" w14:textId="77777777" w:rsidR="0076559E" w:rsidRDefault="0076559E" w:rsidP="00B802B2">
      <w:pPr>
        <w:spacing w:after="0" w:line="360" w:lineRule="auto"/>
        <w:ind w:firstLine="2268"/>
        <w:jc w:val="both"/>
        <w:rPr>
          <w:rFonts w:ascii="Arial" w:hAnsi="Arial" w:cs="Arial"/>
        </w:rPr>
      </w:pPr>
    </w:p>
    <w:p w14:paraId="2574A9AD" w14:textId="77777777" w:rsidR="0076559E" w:rsidRDefault="00000000" w:rsidP="00B802B2">
      <w:pPr>
        <w:spacing w:after="0" w:line="360" w:lineRule="auto"/>
        <w:ind w:left="2268"/>
        <w:jc w:val="both"/>
        <w:rPr>
          <w:rFonts w:ascii="Arial" w:hAnsi="Arial" w:cs="Arial"/>
        </w:rPr>
      </w:pPr>
      <w:commentRangeStart w:id="28"/>
      <w:r>
        <w:rPr>
          <w:rFonts w:ascii="Arial" w:hAnsi="Arial"/>
          <w:i/>
          <w:color w:val="808080"/>
          <w:sz w:val="26"/>
        </w:rPr>
        <w:t xml:space="preserve">“Nas relações jurídicas de direito civil e empresarial, a desconsideração da personalidade jurídica requer a efetiva comprovação de abuso da personalidade jurídica, caracterizado por desvio de finalidade ou por confusão patrimonial, nos termos exigidos pelo art. 50 do Código Civil (Teoria Maior), sendo insuficiente a </w:t>
      </w:r>
      <w:r>
        <w:rPr>
          <w:rFonts w:ascii="Arial" w:hAnsi="Arial"/>
          <w:i/>
          <w:color w:val="808080"/>
          <w:sz w:val="26"/>
        </w:rPr>
        <w:lastRenderedPageBreak/>
        <w:t>mera inexistência de bens penhoráveis e/ou de encerramento irregular das atividades da sociedade empresária.” (Tema Repetitivo 1.210/STJ, Segunda Seção, julgado em 7/5/2026)</w:t>
      </w:r>
      <w:commentRangeEnd w:id="28"/>
      <w:r w:rsidR="00B802B2">
        <w:rPr>
          <w:rStyle w:val="Refdecomentrio"/>
          <w:rFonts w:ascii="Arial" w:hAnsi="Arial" w:cs="Arial"/>
          <w:sz w:val="22"/>
          <w:szCs w:val="22"/>
        </w:rPr>
        <w:commentReference w:id="28"/>
      </w:r>
    </w:p>
    <w:p w14:paraId="21087031" w14:textId="77777777" w:rsidR="00B11149" w:rsidRPr="008D10F9" w:rsidRDefault="00B11149" w:rsidP="00B802B2">
      <w:pPr>
        <w:spacing w:after="0" w:line="360" w:lineRule="auto"/>
        <w:rPr>
          <w:rFonts w:ascii="Arial" w:hAnsi="Arial" w:cs="Arial"/>
        </w:rPr>
      </w:pPr>
    </w:p>
    <w:p w14:paraId="5BC4D5F3" w14:textId="77777777" w:rsidR="00B11149" w:rsidRPr="008D10F9" w:rsidRDefault="000909E3" w:rsidP="00B802B2">
      <w:pPr>
        <w:spacing w:after="0" w:line="360" w:lineRule="auto"/>
        <w:ind w:firstLine="2268"/>
        <w:jc w:val="both"/>
        <w:rPr>
          <w:rFonts w:ascii="Arial" w:hAnsi="Arial" w:cs="Arial"/>
        </w:rPr>
      </w:pPr>
      <w:del w:id="1461" w:author="Assessor GDSXSR" w:date="2026-10-29T18:47:03Z">
        <w:r>
          <w:rPr>
            <w:rFonts w:ascii="Arial" w:hAnsi="Arial" w:cs="Arial"/>
            <w:sz w:val="28"/>
          </w:rPr>
          <w:delText xml:space="preserve">A questão foi bem analisada na r. sentença recorrida. </w:delText>
        </w:r>
      </w:del>
      <w:r>
        <w:rPr>
          <w:rFonts w:ascii="Arial" w:hAnsi="Arial" w:cs="Arial"/>
          <w:sz w:val="28"/>
        </w:rPr>
        <w:t xml:space="preserve">Transcrevo o trecho pertinente</w:t>
      </w:r>
      <w:ins w:id="1462" w:author="Assessor GDSXSR" w:date="2026-10-29T18:47:03Z">
        <w:r>
          <w:rPr>
            <w:rFonts w:ascii="Arial" w:hAnsi="Arial" w:cs="Arial"/>
            <w:color w:val="808080"/>
            <w:sz w:val="28"/>
          </w:rPr>
          <w:t xml:space="preserve"> da r. sentença</w:t>
        </w:r>
      </w:ins>
      <w:r>
        <w:rPr>
          <w:rFonts w:ascii="Arial" w:hAnsi="Arial" w:cs="Arial"/>
          <w:sz w:val="28"/>
        </w:rPr>
        <w:t xml:space="preserve">, cujos fundamentos adoto como razão de decidir:</w:t>
      </w:r>
    </w:p>
    <w:p w14:paraId="2950B66D" w14:textId="77777777" w:rsidR="00B11149" w:rsidRPr="008D10F9" w:rsidRDefault="00B11149" w:rsidP="00B802B2">
      <w:pPr>
        <w:spacing w:after="0" w:line="360" w:lineRule="auto"/>
        <w:rPr>
          <w:rFonts w:ascii="Arial" w:hAnsi="Arial" w:cs="Arial"/>
        </w:rPr>
      </w:pPr>
    </w:p>
    <w:p w14:paraId="187343B3" w14:textId="34F00A67" w:rsidR="00B11149" w:rsidRPr="008D10F9" w:rsidRDefault="000909E3" w:rsidP="00B802B2">
      <w:pPr>
        <w:pStyle w:val="Citao"/>
        <w:spacing w:before="0" w:after="0" w:line="360" w:lineRule="auto"/>
        <w:jc w:val="both"/>
        <w:rPr>
          <w:rFonts w:cs="Arial"/>
        </w:rPr>
      </w:pPr>
      <w:commentRangeStart w:id="45"/>
      <w:r>
        <w:rPr>
          <w:rFonts w:cs="Arial"/>
        </w:rPr>
        <w:t xml:space="preserve">"</w:t>
      </w:r>
      <w:commentRangeEnd w:id="45"/>
      <w:r>
        <w:rPr>
          <w:rStyle w:val="CommentReference"/>
        </w:rPr>
        <w:commentReference w:id="45"/>
      </w:r>
      <w:r>
        <w:rPr>
          <w:rFonts w:cs="Arial"/>
        </w:rPr>
        <w:t xml:space="preserve">(...)</w:t>
      </w:r>
      <w:del w:id="1463" w:author="Assessor GDSXSR" w:date="2026-10-29T18:47:03Z">
        <w:r>
          <w:rPr>
            <w:rFonts w:cs="Arial"/>
          </w:rPr>
          <w:delText xml:space="preserve"> </w:delText>
        </w:r>
        <w:r>
          <w:rPr>
            <w:rFonts w:cs="Arial"/>
          </w:rPr>
          <w:delText xml:space="preserve">Isso porque se percebe, pela análise dos autos, a existência de elementos que configuram abuso da personalidade jurídica, pois</w:delText>
        </w:r>
      </w:del>
      <w:r>
        <w:rPr>
          <w:rFonts w:cs="Arial"/>
        </w:rPr>
        <w:t xml:space="preserve"> </w:t>
      </w:r>
      <w:r>
        <w:rPr>
          <w:rFonts w:cs="Arial"/>
          <w:u w:val="single"/>
        </w:rPr>
        <w:t xml:space="preserve">a GPS Facility, empresa do ramo de construção e facility, atuou como captadora informal de investimentos de pessoas físicas, sem autorização do Banco Central</w:t>
      </w:r>
      <w:r>
        <w:rPr>
          <w:rFonts w:cs="Arial"/>
        </w:rPr>
        <w:t xml:space="preserve">, utilizando instrumentos financeiros simulados </w:t>
      </w:r>
      <w:del w:id="1464" w:author="Assessor GDSXSR" w:date="2026-10-29T18:47:03Z">
        <w:r>
          <w:rPr>
            <w:rFonts w:cs="Arial"/>
          </w:rPr>
          <w:delText xml:space="preserve">— CCB emitida como se fosse operação bancária — </w:delText>
        </w:r>
      </w:del>
      <w:r>
        <w:rPr>
          <w:rFonts w:cs="Arial"/>
        </w:rPr>
        <w:t xml:space="preserve">e apresentando apólice de seguro D&amp;O como garantia de devolução de aportes</w:t>
      </w:r>
      <w:del w:id="1465" w:author="Assessor GDSXSR" w:date="2026-10-29T18:47:03Z">
        <w:r>
          <w:rPr>
            <w:rFonts w:cs="Arial"/>
          </w:rPr>
          <w:delText xml:space="preserve">, o que constitui fraude documental</w:delText>
        </w:r>
      </w:del>
      <w:r>
        <w:rPr>
          <w:rFonts w:cs="Arial"/>
        </w:rPr>
        <w:t xml:space="preserve">. </w:t>
      </w:r>
      <w:r>
        <w:rPr>
          <w:rFonts w:cs="Arial"/>
          <w:u w:val="single"/>
        </w:rPr>
        <w:t xml:space="preserve">Essa conduta evidencia desvio de finalidade, pois a empresa foi utilizada para fins completamente alheios ao seu objeto social</w:t>
      </w:r>
      <w:ins w:id="1466" w:author="Assessor GDSXSR" w:date="2026-10-29T18:47:03Z">
        <w:r>
          <w:rPr>
            <w:rFonts w:cs="Arial"/>
            <w:color w:val="808080"/>
            <w:u w:val="single"/>
          </w:rPr>
          <w:t xml:space="preserve"> (...). Ademais</w:t>
        </w:r>
      </w:ins>
      <w:r>
        <w:rPr>
          <w:rFonts w:cs="Arial"/>
        </w:rPr>
        <w:t xml:space="preserve">, </w:t>
      </w:r>
      <w:del w:id="1467" w:author="Assessor GDSXSR" w:date="2026-10-29T18:47:03Z">
        <w:r>
          <w:rPr>
            <w:rFonts w:cs="Arial"/>
          </w:rPr>
          <w:delText xml:space="preserve">sendo</w:delText>
        </w:r>
      </w:del>
      <w:ins w:id="1468" w:author="Assessor GDSXSR" w:date="2026-10-29T18:47:03Z">
        <w:r>
          <w:rPr>
            <w:rFonts w:cs="Arial"/>
            <w:color w:val="808080"/>
          </w:rPr>
          <w:t xml:space="preserve">independentemente</w:t>
        </w:r>
      </w:ins>
      <w:r>
        <w:rPr>
          <w:rFonts w:cs="Arial"/>
        </w:rPr>
        <w:t xml:space="preserve"> </w:t>
      </w:r>
      <w:del w:id="1469" w:author="Assessor GDSXSR" w:date="2026-10-29T18:47:03Z">
        <w:r>
          <w:rPr>
            <w:rFonts w:cs="Arial"/>
          </w:rPr>
          <w:delText xml:space="preserve">evidente</w:delText>
        </w:r>
      </w:del>
      <w:ins w:id="1470" w:author="Assessor GDSXSR" w:date="2026-10-29T18:47:03Z">
        <w:r>
          <w:rPr>
            <w:rFonts w:cs="Arial"/>
            <w:color w:val="808080"/>
          </w:rPr>
          <w:t xml:space="preserve">da</w:t>
        </w:r>
      </w:ins>
      <w:r>
        <w:rPr>
          <w:rFonts w:cs="Arial"/>
        </w:rPr>
        <w:t xml:space="preserve"> </w:t>
      </w:r>
      <w:del w:id="1471" w:author="Assessor GDSXSR" w:date="2026-10-29T18:47:03Z">
        <w:r>
          <w:rPr>
            <w:rFonts w:cs="Arial"/>
          </w:rPr>
          <w:delText xml:space="preserve">a confusão entre a gestão empresarial e a captação irregular</w:delText>
        </w:r>
      </w:del>
      <w:ins w:id="1472" w:author="Assessor GDSXSR" w:date="2026-10-29T18:47:03Z">
        <w:r>
          <w:rPr>
            <w:rFonts w:cs="Arial"/>
            <w:color w:val="808080"/>
          </w:rPr>
          <w:t xml:space="preserve">desconsideração</w:t>
        </w:r>
      </w:ins>
      <w:r>
        <w:rPr>
          <w:rFonts w:cs="Arial"/>
        </w:rPr>
        <w:t xml:space="preserve"> de </w:t>
      </w:r>
      <w:del w:id="1473" w:author="Assessor GDSXSR" w:date="2026-10-29T18:47:03Z">
        <w:r>
          <w:rPr>
            <w:rFonts w:cs="Arial"/>
          </w:rPr>
          <w:delText xml:space="preserve">recursos</w:delText>
        </w:r>
      </w:del>
      <w:ins w:id="1474" w:author="Assessor GDSXSR" w:date="2026-10-29T18:47:03Z">
        <w:r>
          <w:rPr>
            <w:rFonts w:cs="Arial"/>
            <w:color w:val="808080"/>
          </w:rPr>
          <w:t xml:space="preserve">personalidade deferida</w:t>
        </w:r>
      </w:ins>
      <w:r>
        <w:rPr>
          <w:rFonts w:cs="Arial"/>
        </w:rPr>
        <w:t xml:space="preserve">, </w:t>
      </w:r>
      <w:del w:id="1475" w:author="Assessor GDSXSR" w:date="2026-10-29T18:47:03Z">
        <w:r>
          <w:rPr>
            <w:rFonts w:cs="Arial"/>
          </w:rPr>
          <w:delText xml:space="preserve">em</w:delText>
        </w:r>
      </w:del>
      <w:ins w:id="1476" w:author="Assessor GDSXSR" w:date="2026-10-29T18:47:03Z">
        <w:r>
          <w:rPr>
            <w:rFonts w:cs="Arial"/>
            <w:color w:val="808080"/>
          </w:rPr>
          <w:t xml:space="preserve">JOSÉ</w:t>
        </w:r>
      </w:ins>
      <w:r>
        <w:rPr>
          <w:rFonts w:cs="Arial"/>
        </w:rPr>
        <w:t xml:space="preserve"> </w:t>
      </w:r>
      <w:del w:id="1477" w:author="Assessor GDSXSR" w:date="2026-10-29T18:47:03Z">
        <w:r>
          <w:rPr>
            <w:rFonts w:cs="Arial"/>
          </w:rPr>
          <w:delText xml:space="preserve">benefício</w:delText>
        </w:r>
      </w:del>
      <w:ins w:id="1478" w:author="Assessor GDSXSR" w:date="2026-10-29T18:47:03Z">
        <w:r>
          <w:rPr>
            <w:rFonts w:cs="Arial"/>
            <w:color w:val="808080"/>
          </w:rPr>
          <w:t xml:space="preserve">FÁBIO</w:t>
        </w:r>
      </w:ins>
      <w:r>
        <w:rPr>
          <w:rFonts w:cs="Arial"/>
        </w:rPr>
        <w:t xml:space="preserve"> </w:t>
      </w:r>
      <w:del w:id="1479" w:author="Assessor GDSXSR" w:date="2026-10-29T18:47:03Z">
        <w:r>
          <w:rPr>
            <w:rFonts w:cs="Arial"/>
          </w:rPr>
          <w:delText xml:space="preserve">direto</w:delText>
        </w:r>
      </w:del>
      <w:ins w:id="1480" w:author="Assessor GDSXSR" w:date="2026-10-29T18:47:03Z">
        <w:r>
          <w:rPr>
            <w:rFonts w:cs="Arial"/>
            <w:color w:val="808080"/>
          </w:rPr>
          <w:t xml:space="preserve">LEAL</w:t>
        </w:r>
      </w:ins>
      <w:r>
        <w:rPr>
          <w:rFonts w:cs="Arial"/>
        </w:rPr>
        <w:t xml:space="preserve"> </w:t>
      </w:r>
      <w:del w:id="1481" w:author="Assessor GDSXSR" w:date="2026-10-29T18:47:03Z">
        <w:r>
          <w:rPr>
            <w:rFonts w:cs="Arial"/>
          </w:rPr>
          <w:delText xml:space="preserve">dos</w:delText>
        </w:r>
      </w:del>
      <w:ins w:id="1482" w:author="Assessor GDSXSR" w:date="2026-10-29T18:47:03Z">
        <w:r>
          <w:rPr>
            <w:rFonts w:cs="Arial"/>
            <w:color w:val="808080"/>
          </w:rPr>
          <w:t xml:space="preserve">DE</w:t>
        </w:r>
      </w:ins>
      <w:r>
        <w:rPr>
          <w:rFonts w:cs="Arial"/>
        </w:rPr>
        <w:t xml:space="preserve"> </w:t>
      </w:r>
      <w:del w:id="1483" w:author="Assessor GDSXSR" w:date="2026-10-29T18:47:03Z">
        <w:r>
          <w:rPr>
            <w:rFonts w:cs="Arial"/>
          </w:rPr>
          <w:delText xml:space="preserve">administradores</w:delText>
        </w:r>
      </w:del>
      <w:ins w:id="1484" w:author="Assessor GDSXSR" w:date="2026-10-29T18:47:03Z">
        <w:r>
          <w:rPr>
            <w:rFonts w:cs="Arial"/>
            <w:color w:val="808080"/>
          </w:rPr>
          <w:t xml:space="preserve">MOURA responde pessoalmente pela obrigação na condição de garantidor solidário</w:t>
        </w:r>
      </w:ins>
      <w:r>
        <w:rPr>
          <w:rFonts w:cs="Arial"/>
        </w:rPr>
        <w:t xml:space="preserve">. </w:t>
      </w:r>
      <w:del w:id="1485" w:author="Assessor GDSXSR" w:date="2026-10-29T18:47:03Z">
        <w:r>
          <w:rPr>
            <w:rFonts w:cs="Arial"/>
          </w:rPr>
          <w:delText xml:space="preserve">Presentes</w:delText>
        </w:r>
      </w:del>
      <w:ins w:id="1486" w:author="Assessor GDSXSR" w:date="2026-10-29T18:47:03Z">
        <w:r>
          <w:rPr>
            <w:rFonts w:cs="Arial"/>
            <w:color w:val="808080"/>
          </w:rPr>
          <w:t xml:space="preserve">(...)"</w:t>
        </w:r>
      </w:ins>
      <w:r>
        <w:rPr>
          <w:rFonts w:cs="Arial"/>
        </w:rPr>
        <w:t xml:space="preserve"> </w:t>
      </w:r>
      <w:del w:id="1487" w:author="Assessor GDSXSR" w:date="2026-10-29T18:47:03Z">
        <w:r>
          <w:rPr>
            <w:rFonts w:cs="Arial"/>
          </w:rPr>
          <w:delText xml:space="preserve">os</w:delText>
        </w:r>
      </w:del>
      <w:ins w:id="1488" w:author="Assessor GDSXSR" w:date="2026-10-29T18:47:03Z">
        <w:r>
          <w:rPr>
            <w:rFonts w:cs="Arial"/>
            <w:color w:val="808080"/>
          </w:rPr>
          <w:t xml:space="preserve">(ID</w:t>
        </w:r>
      </w:ins>
      <w:r>
        <w:rPr>
          <w:rFonts w:cs="Arial"/>
        </w:rPr>
        <w:t xml:space="preserve"> </w:t>
      </w:r>
      <w:del w:id="1489" w:author="Assessor GDSXSR" w:date="2026-10-29T18:47:03Z">
        <w:r>
          <w:rPr>
            <w:rFonts w:cs="Arial"/>
          </w:rPr>
          <w:delText xml:space="preserve">requisitos</w:delText>
        </w:r>
      </w:del>
      <w:ins w:id="1490" w:author="Assessor GDSXSR" w:date="2026-10-29T18:47:03Z">
        <w:r>
          <w:rPr>
            <w:rFonts w:cs="Arial"/>
            <w:color w:val="808080"/>
          </w:rPr>
          <w:t xml:space="preserve">88023720)</w:t>
        </w:r>
      </w:ins>
      <w:r>
        <w:rPr>
          <w:rFonts w:cs="Arial"/>
        </w:rPr>
        <w:t xml:space="preserve"> </w:t>
      </w:r>
      <w:del w:id="1491" w:author="Assessor GDSXSR" w:date="2026-10-29T18:47:03Z">
        <w:r>
          <w:rPr>
            <w:rFonts w:cs="Arial"/>
          </w:rPr>
          <w:delText xml:space="preserve">do</w:delText>
        </w:r>
      </w:del>
      <w:ins w:id="1492" w:author="Assessor GDSXSR" w:date="2026-10-29T18:47:03Z">
        <w:r>
          <w:rPr>
            <w:rFonts w:cs="Arial"/>
            <w:color w:val="808080"/>
          </w:rPr>
          <w:t xml:space="preserve">–</w:t>
        </w:r>
      </w:ins>
      <w:r>
        <w:rPr>
          <w:rFonts w:cs="Arial"/>
        </w:rPr>
        <w:t xml:space="preserve"> </w:t>
      </w:r>
      <w:del w:id="1493" w:author="Assessor GDSXSR" w:date="2026-10-29T18:47:03Z">
        <w:r>
          <w:rPr>
            <w:rFonts w:cs="Arial"/>
          </w:rPr>
          <w:delText xml:space="preserve">art. 50, caput e § 1º, do Código Civil, defiro a desconsideração da personalidade jurídica da GPS Facility e Construção Ltda.</w:delText>
        </w:r>
      </w:del>
      <w:ins w:id="1494" w:author="Assessor GDSXSR" w:date="2026-10-29T18:47:03Z">
        <w:r>
          <w:rPr>
            <w:rFonts w:cs="Arial"/>
            <w:color w:val="808080"/>
          </w:rPr>
          <w:t xml:space="preserve">Grifei</w:t>
        </w:r>
      </w:ins>
    </w:p>
    <w:p w14:paraId="56BD361D" w14:textId="0AD4BB75" w:rsidR="0076559E" w:rsidRDefault="000909E3" w:rsidP="00B802B2">
      <w:pPr>
        <w:pStyle w:val="Citao"/>
        <w:spacing w:before="0" w:after="0" w:line="360" w:lineRule="auto"/>
        <w:jc w:val="both"/>
        <w:rPr>
          <w:del w:id="1499" w:author="Assessor GDSXSR" w:date="2026-10-29T18:47:03Z"/>
          <w:rFonts w:cs="Arial"/>
        </w:rPr>
      </w:pPr>
      <w:del w:id="1495" w:author="Assessor GDSXSR" w:date="2026-10-29T18:47:03Z">
        <w:r w:rsidRPr="008D10F9">
          <w:rPr>
            <w:rFonts w:cs="Arial"/>
          </w:rPr>
          <w:delText xml:space="preserve">Ademais, </w:delText>
        </w:r>
      </w:del>
      <w:del w:id="1496" w:author="Assessor GDSXSR" w:date="2026-10-29T18:47:03Z">
        <w:r w:rsidRPr="008D10F9">
          <w:rPr>
            <w:rFonts w:cs="Arial"/>
            <w:u w:val="single"/>
          </w:rPr>
          <w:delText xml:space="preserve">independentemente da desconsideração de personalidade deferida, JOSÉ FÁBIO LEAL DE MOURA responde pessoalmente </w:delText>
        </w:r>
      </w:del>
      <w:del w:id="1497" w:author="Assessor GDSXSR" w:date="2026-10-29T18:47:03Z">
        <w:r w:rsidRPr="008D10F9">
          <w:rPr>
            <w:rFonts w:cs="Arial"/>
            <w:u w:val="single"/>
          </w:rPr>
          <w:lastRenderedPageBreak/>
          <w:delText>pela obrigação na condição de garantidor solidário</w:delText>
        </w:r>
      </w:del>
      <w:del w:id="1498" w:author="Assessor GDSXSR" w:date="2026-10-29T18:47:03Z">
        <w:r w:rsidRPr="008D10F9">
          <w:rPr>
            <w:rFonts w:cs="Arial"/>
          </w:rPr>
          <w:delText>. Ele assinou a CCB como 'AVALISTA' e a cláusula 11.3 do instrumento estabelece expressamente que os avalistas são 'devedores solidários, na forma do artigo 264 e seguintes do Código Civil', com renúncia ao benefício de ordem (cláusula 11.3.1). Embora o instrumento não se qualifique como verdadeira CCB — o que afasta a figura do aval cambiário —, a garantia pessoal prestada por JOSÉ FÁBIO subsiste como fiança civil com cláusula de solidariedade, nos termos dos arts. 818, 827 e 828, II, do Código Civil. A responsabilidade solidária do segundo réu é, portanto, inafastável." (ID 88023720) – Grifei</w:delText>
        </w:r>
      </w:del>
    </w:p>
    <w:p w14:paraId="2D074452" w14:textId="77777777" w:rsidR="00B802B2" w:rsidRDefault="00B802B2" w:rsidP="00B802B2">
      <w:pPr>
        <w:pStyle w:val="Citao"/>
        <w:spacing w:before="0" w:after="0" w:line="360" w:lineRule="auto"/>
        <w:ind w:left="0" w:firstLine="2268"/>
        <w:jc w:val="both"/>
        <w:rPr>
          <w:rFonts w:cs="Arial"/>
          <w:i w:val="0"/>
          <w:color w:val="808080"/>
          <w:sz w:val="28"/>
          <w:highlight w:val="yellow"/>
        </w:rPr>
      </w:pPr>
    </w:p>
    <w:p w14:paraId="33D1D5C5" w14:textId="2CF0CD78" w:rsidR="0076559E" w:rsidRDefault="00000000" w:rsidP="00B802B2">
      <w:pPr>
        <w:pStyle w:val="Citao"/>
        <w:spacing w:before="0" w:after="0" w:line="360" w:lineRule="auto"/>
        <w:ind w:left="0" w:firstLine="2268"/>
        <w:jc w:val="both"/>
        <w:rPr>
          <w:rFonts w:cs="Arial"/>
        </w:rPr>
      </w:pPr>
      <w:commentRangeStart w:id="29"/>
      <w:r>
        <w:rPr>
          <w:rFonts w:cs="Arial"/>
          <w:i w:val="0"/>
          <w:color w:val="808080"/>
          <w:sz w:val="28"/>
          <w:highlight w:val="yellow"/>
        </w:rPr>
        <w:t xml:space="preserve">No caso, a r. sentença </w:t>
      </w:r>
      <w:del w:id="1500" w:author="Assessor GDSXSR" w:date="2026-10-29T18:47:03Z">
        <w:r>
          <w:rPr>
            <w:rFonts w:cs="Arial"/>
            <w:i w:val="0"/>
            <w:color w:val="808080"/>
            <w:sz w:val="28"/>
            <w:highlight w:val="yellow"/>
          </w:rPr>
          <w:delText xml:space="preserve">não </w:delText>
        </w:r>
      </w:del>
      <w:r>
        <w:rPr>
          <w:rFonts w:cs="Arial"/>
          <w:i w:val="0"/>
          <w:color w:val="808080"/>
          <w:sz w:val="28"/>
          <w:highlight w:val="yellow"/>
        </w:rPr>
        <w:t xml:space="preserve">se fundou </w:t>
      </w:r>
      <w:del w:id="1501" w:author="Assessor GDSXSR" w:date="2026-10-29T18:47:03Z">
        <w:r>
          <w:rPr>
            <w:rFonts w:cs="Arial"/>
            <w:i w:val="0"/>
            <w:color w:val="808080"/>
            <w:sz w:val="28"/>
            <w:highlight w:val="yellow"/>
          </w:rPr>
          <w:delText xml:space="preserve">no</w:delText>
        </w:r>
      </w:del>
      <w:ins w:id="1502" w:author="Assessor GDSXSR" w:date="2026-10-29T18:47:03Z">
        <w:r>
          <w:rPr>
            <w:rFonts w:cs="Arial"/>
            <w:i w:val="0"/>
            <w:color w:val="808080"/>
            <w:sz w:val="28"/>
            <w:highlight w:val="yellow"/>
          </w:rPr>
          <w:t xml:space="preserve">em desvio de finalidade, e não em</w:t>
        </w:r>
      </w:ins>
      <w:r>
        <w:rPr>
          <w:rFonts w:cs="Arial"/>
          <w:i w:val="0"/>
          <w:color w:val="808080"/>
          <w:sz w:val="28"/>
          <w:highlight w:val="yellow"/>
        </w:rPr>
        <w:t xml:space="preserve"> inadimplemento </w:t>
      </w:r>
      <w:del w:id="1503" w:author="Assessor GDSXSR" w:date="2026-10-29T18:47:03Z">
        <w:r>
          <w:rPr>
            <w:rFonts w:cs="Arial"/>
            <w:i w:val="0"/>
            <w:color w:val="808080"/>
            <w:sz w:val="28"/>
            <w:highlight w:val="yellow"/>
          </w:rPr>
          <w:delText xml:space="preserve">nem na</w:delText>
        </w:r>
      </w:del>
      <w:ins w:id="1504" w:author="Assessor GDSXSR" w:date="2026-10-29T18:47:03Z">
        <w:r>
          <w:rPr>
            <w:rFonts w:cs="Arial"/>
            <w:i w:val="0"/>
            <w:color w:val="808080"/>
            <w:sz w:val="28"/>
            <w:highlight w:val="yellow"/>
          </w:rPr>
          <w:t xml:space="preserve">ou</w:t>
        </w:r>
      </w:ins>
      <w:r>
        <w:rPr>
          <w:rFonts w:cs="Arial"/>
          <w:i w:val="0"/>
          <w:color w:val="808080"/>
          <w:sz w:val="28"/>
          <w:highlight w:val="yellow"/>
        </w:rPr>
        <w:t xml:space="preserve"> ausência de bens penhoráveis</w:t>
      </w:r>
      <w:del w:id="1505" w:author="Assessor GDSXSR" w:date="2026-10-29T18:47:03Z">
        <w:r>
          <w:rPr>
            <w:rFonts w:cs="Arial"/>
            <w:i w:val="0"/>
            <w:color w:val="808080"/>
            <w:sz w:val="28"/>
            <w:highlight w:val="yellow"/>
          </w:rPr>
          <w:delText xml:space="preserve">, mas em desvio de finalidade: a sociedade atuou como captadora informal de recursos de pessoas naturais, com instrumento financeiro simulado e apólice de seguro D&amp;O apresentada como garantia de restituição</w:delText>
        </w:r>
      </w:del>
      <w:r>
        <w:rPr>
          <w:rFonts w:cs="Arial"/>
          <w:i w:val="0"/>
          <w:color w:val="808080"/>
          <w:sz w:val="28"/>
          <w:highlight w:val="yellow"/>
        </w:rPr>
        <w:t xml:space="preserve"> (ID 88023720).</w:t>
      </w:r>
      <w:commentRangeEnd w:id="29"/>
      <w:r w:rsidR="00B802B2">
        <w:rPr>
          <w:rStyle w:val="Refdecomentrio"/>
          <w:rFonts w:cs="Arial"/>
          <w:sz w:val="26"/>
          <w:szCs w:val="24"/>
        </w:rPr>
        <w:commentReference w:id="29"/>
      </w:r>
    </w:p>
    <w:p w14:paraId="1F564407" w14:textId="77777777" w:rsidR="00B11149" w:rsidRPr="008D10F9" w:rsidRDefault="00B11149" w:rsidP="00B802B2">
      <w:pPr>
        <w:spacing w:after="0" w:line="360" w:lineRule="auto"/>
        <w:rPr>
          <w:rFonts w:ascii="Arial" w:hAnsi="Arial" w:cs="Arial"/>
        </w:rPr>
      </w:pPr>
    </w:p>
    <w:p w14:paraId="6D605939" w14:textId="0A2164C5" w:rsidR="00B11149" w:rsidRPr="008D10F9" w:rsidRDefault="000909E3" w:rsidP="00B802B2">
      <w:pPr>
        <w:spacing w:after="0" w:line="360" w:lineRule="auto"/>
        <w:ind w:firstLine="2268"/>
        <w:jc w:val="both"/>
        <w:rPr>
          <w:rFonts w:ascii="Arial" w:hAnsi="Arial" w:cs="Arial"/>
        </w:rPr>
      </w:pPr>
      <w:commentRangeStart w:id="30"/>
      <w:r w:rsidRPr="008D10F9">
        <w:rPr>
          <w:rFonts w:ascii="Arial" w:hAnsi="Arial" w:cs="Arial"/>
          <w:sz w:val="28"/>
          <w:highlight w:val="yellow"/>
          <w:u w:val="single"/>
        </w:rPr>
        <w:t>Assim, nego provimento ao apelo nesse ponto.</w:t>
      </w:r>
      <w:commentRangeEnd w:id="30"/>
      <w:r w:rsidR="00B802B2" w:rsidRPr="008D10F9">
        <w:rPr>
          <w:rStyle w:val="Refdecomentrio"/>
          <w:rFonts w:ascii="Arial" w:hAnsi="Arial" w:cs="Arial"/>
          <w:sz w:val="22"/>
          <w:szCs w:val="22"/>
        </w:rPr>
        <w:commentReference w:id="30"/>
      </w:r>
    </w:p>
    <w:p w14:paraId="244BCFBA" w14:textId="77777777" w:rsidR="00B11149" w:rsidRPr="008D10F9" w:rsidRDefault="00B11149" w:rsidP="00B802B2">
      <w:pPr>
        <w:spacing w:after="0" w:line="360" w:lineRule="auto"/>
        <w:rPr>
          <w:rFonts w:ascii="Arial" w:hAnsi="Arial" w:cs="Arial"/>
        </w:rPr>
      </w:pPr>
    </w:p>
    <w:p w14:paraId="0B6CDB54" w14:textId="02E9E38A" w:rsidR="00B11149" w:rsidRPr="00F36A2C" w:rsidRDefault="000909E3" w:rsidP="00B802B2">
      <w:pPr>
        <w:pStyle w:val="Ttulos"/>
        <w:spacing w:before="0" w:after="0"/>
        <w:rPr>
          <w:rFonts w:cs="Arial"/>
          <w:b w:val="0"/>
          <w:bCs/>
        </w:rPr>
      </w:pPr>
      <w:commentRangeStart w:id="31"/>
      <w:r>
        <w:rPr>
          <w:rFonts w:cs="Arial"/>
          <w:b w:val="0"/>
          <w:bCs/>
          <w:highlight w:val="yellow"/>
        </w:rPr>
        <w:t xml:space="preserve">DA </w:t>
      </w:r>
      <w:commentRangeEnd w:id="31"/>
      <w:r w:rsidR="00B802B2">
        <w:rPr>
          <w:rStyle w:val="Refdecomentrio"/>
          <w:rFonts w:cs="Arial"/>
          <w:b w:val="0"/>
          <w:bCs/>
          <w:color w:val="808080"/>
          <w:sz w:val="28"/>
          <w:szCs w:val="24"/>
          <w:highlight w:val="yellow"/>
        </w:rPr>
        <w:commentReference w:id="31"/>
      </w:r>
      <w:r>
        <w:rPr>
          <w:rFonts w:cs="Arial"/>
          <w:b w:val="0"/>
          <w:bCs/>
          <w:color w:val="808080"/>
          <w:highlight w:val="yellow"/>
        </w:rPr>
        <w:t>IMPOSSIBILIDADE</w:t>
      </w:r>
      <w:r>
        <w:rPr>
          <w:rFonts w:cs="Arial"/>
          <w:b w:val="0"/>
          <w:bCs/>
          <w:highlight w:val="yellow"/>
        </w:rPr>
        <w:t xml:space="preserve"> DE </w:t>
      </w:r>
      <w:r>
        <w:rPr>
          <w:rFonts w:cs="Arial"/>
          <w:b w:val="0"/>
          <w:bCs/>
          <w:color w:val="808080"/>
          <w:highlight w:val="yellow"/>
        </w:rPr>
        <w:t>DEDU</w:t>
      </w:r>
      <w:r w:rsidR="00B802B2">
        <w:rPr>
          <w:rFonts w:cs="Arial"/>
          <w:b w:val="0"/>
          <w:bCs/>
          <w:color w:val="808080"/>
          <w:highlight w:val="yellow"/>
        </w:rPr>
        <w:t>ÇÃO D</w:t>
      </w:r>
      <w:r>
        <w:rPr>
          <w:rFonts w:cs="Arial"/>
          <w:b w:val="0"/>
          <w:bCs/>
          <w:color w:val="808080"/>
          <w:highlight w:val="yellow"/>
        </w:rPr>
        <w:t>O PAGAMENTO</w:t>
      </w:r>
      <w:r>
        <w:rPr>
          <w:rFonts w:cs="Arial"/>
          <w:b w:val="0"/>
          <w:bCs/>
          <w:highlight w:val="yellow"/>
        </w:rPr>
        <w:t xml:space="preserve"> DE </w:t>
      </w:r>
      <w:r>
        <w:rPr>
          <w:rFonts w:cs="Arial"/>
          <w:b w:val="0"/>
          <w:bCs/>
          <w:color w:val="808080"/>
          <w:highlight w:val="yellow"/>
        </w:rPr>
        <w:t>R$ 5.325,00 DO SALDO</w:t>
      </w:r>
      <w:r>
        <w:rPr>
          <w:rFonts w:cs="Arial"/>
          <w:b w:val="0"/>
          <w:bCs/>
          <w:highlight w:val="yellow"/>
        </w:rPr>
        <w:t xml:space="preserve"> DA CÉDULA</w:t>
      </w:r>
    </w:p>
    <w:p w14:paraId="6A26E74D" w14:textId="77777777" w:rsidR="00B11149" w:rsidRPr="008D10F9" w:rsidRDefault="00B11149" w:rsidP="00B802B2">
      <w:pPr>
        <w:spacing w:after="0" w:line="360" w:lineRule="auto"/>
        <w:rPr>
          <w:rFonts w:ascii="Arial" w:hAnsi="Arial" w:cs="Arial"/>
        </w:rPr>
      </w:pPr>
    </w:p>
    <w:p w14:paraId="700A07A8" w14:textId="77777777" w:rsidR="00BE185E" w:rsidRDefault="000909E3" w:rsidP="00B802B2">
      <w:pPr>
        <w:spacing w:after="0" w:line="360" w:lineRule="auto"/>
        <w:ind w:firstLine="2268"/>
        <w:jc w:val="both"/>
        <w:rPr>
          <w:rFonts w:ascii="Arial" w:hAnsi="Arial" w:cs="Arial"/>
          <w:sz w:val="28"/>
        </w:rPr>
      </w:pPr>
      <w:r>
        <w:rPr>
          <w:rFonts w:ascii="Arial" w:hAnsi="Arial" w:cs="Arial"/>
          <w:sz w:val="28"/>
        </w:rPr>
        <w:t xml:space="preserve">Os réus/apelantes alegam que o pagamento de R$ 5.325,00, feito em 28/05/2025, </w:t>
      </w:r>
      <w:del w:id="1506" w:author="Assessor GDSXSR" w:date="2026-10-29T18:47:03Z">
        <w:r>
          <w:rPr>
            <w:rFonts w:ascii="Arial" w:hAnsi="Arial" w:cs="Arial"/>
            <w:sz w:val="28"/>
          </w:rPr>
          <w:delText xml:space="preserve">é </w:delText>
        </w:r>
      </w:del>
      <w:r>
        <w:rPr>
          <w:rFonts w:ascii="Arial" w:hAnsi="Arial" w:cs="Arial"/>
          <w:sz w:val="28"/>
        </w:rPr>
        <w:t xml:space="preserve">posterior ao distrato e à </w:t>
      </w:r>
      <w:del w:id="1507" w:author="Assessor GDSXSR" w:date="2026-10-29T18:47:03Z">
        <w:r>
          <w:rPr>
            <w:rFonts w:ascii="Arial" w:hAnsi="Arial" w:cs="Arial"/>
            <w:sz w:val="28"/>
          </w:rPr>
          <w:delText xml:space="preserve">emissão da </w:delText>
        </w:r>
      </w:del>
      <w:r>
        <w:rPr>
          <w:rFonts w:ascii="Arial" w:hAnsi="Arial" w:cs="Arial"/>
          <w:sz w:val="28"/>
        </w:rPr>
        <w:t xml:space="preserve">cédula</w:t>
      </w:r>
      <w:del w:id="1508" w:author="Assessor GDSXSR" w:date="2026-10-29T18:47:03Z">
        <w:r>
          <w:rPr>
            <w:rFonts w:ascii="Arial" w:hAnsi="Arial" w:cs="Arial"/>
            <w:sz w:val="28"/>
          </w:rPr>
          <w:delText xml:space="preserve"> e</w:delText>
        </w:r>
      </w:del>
      <w:ins w:id="1509" w:author="Assessor GDSXSR" w:date="2026-10-29T18:47:03Z">
        <w:r>
          <w:rPr>
            <w:rFonts w:ascii="Arial" w:hAnsi="Arial" w:cs="Arial"/>
            <w:color w:val="808080"/>
            <w:sz w:val="28"/>
          </w:rPr>
          <w:t xml:space="preserve">,</w:t>
        </w:r>
      </w:ins>
      <w:r>
        <w:rPr>
          <w:rFonts w:ascii="Arial" w:hAnsi="Arial" w:cs="Arial"/>
          <w:sz w:val="28"/>
        </w:rPr>
        <w:t xml:space="preserve"> deve ser deduzido do saldo</w:t>
      </w:r>
      <w:r>
        <w:rPr>
          <w:rFonts w:ascii="Arial" w:hAnsi="Arial" w:cs="Arial"/>
          <w:color w:val="808080"/>
          <w:sz w:val="28"/>
        </w:rPr>
        <w:t xml:space="preserve"> (ID 88023724)</w:t>
      </w:r>
      <w:r>
        <w:rPr>
          <w:rFonts w:ascii="Arial" w:hAnsi="Arial" w:cs="Arial"/>
          <w:sz w:val="28"/>
        </w:rPr>
        <w:t xml:space="preserve">.</w:t>
      </w:r>
    </w:p>
    <w:p w14:paraId="383A03BD" w14:textId="77777777" w:rsidR="00BE185E" w:rsidRDefault="00BE185E" w:rsidP="00B802B2">
      <w:pPr>
        <w:spacing w:after="0" w:line="360" w:lineRule="auto"/>
        <w:ind w:firstLine="2268"/>
        <w:jc w:val="both"/>
        <w:rPr>
          <w:rFonts w:ascii="Arial" w:hAnsi="Arial" w:cs="Arial"/>
          <w:sz w:val="28"/>
        </w:rPr>
      </w:pPr>
    </w:p>
    <w:p w14:paraId="7184613E" w14:textId="4BD4A7E6" w:rsidR="00B11149" w:rsidRPr="008D10F9" w:rsidRDefault="000909E3" w:rsidP="00B802B2">
      <w:pPr>
        <w:spacing w:after="0" w:line="360" w:lineRule="auto"/>
        <w:ind w:firstLine="2268"/>
        <w:jc w:val="both"/>
        <w:rPr>
          <w:del w:id="1511" w:author="Assessor GDSXSR" w:date="2026-10-29T18:47:03Z"/>
          <w:rFonts w:ascii="Arial" w:hAnsi="Arial" w:cs="Arial"/>
        </w:rPr>
      </w:pPr>
      <w:del w:id="1510" w:author="Assessor GDSXSR" w:date="2026-10-29T18:47:03Z">
        <w:r w:rsidRPr="008D10F9">
          <w:rPr>
            <w:rFonts w:ascii="Arial" w:hAnsi="Arial" w:cs="Arial"/>
            <w:sz w:val="28"/>
          </w:rPr>
          <w:lastRenderedPageBreak/>
          <w:delText>Requerem a dedução do valor.</w:delText>
        </w:r>
      </w:del>
    </w:p>
    <w:p w14:paraId="7E93736B" w14:textId="77777777" w:rsidR="00B11149" w:rsidRPr="008D10F9" w:rsidRDefault="00B11149" w:rsidP="00B802B2">
      <w:pPr>
        <w:spacing w:after="0" w:line="360" w:lineRule="auto"/>
        <w:rPr>
          <w:del w:id="1512" w:author="Assessor GDSXSR" w:date="2026-10-29T18:47:03Z"/>
          <w:rFonts w:ascii="Arial" w:hAnsi="Arial" w:cs="Arial"/>
        </w:rPr>
      </w:pPr>
    </w:p>
    <w:p w14:paraId="79BFBF49"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4C1A579E" w14:textId="77777777" w:rsidR="00B11149" w:rsidRPr="008D10F9" w:rsidRDefault="00B11149" w:rsidP="00B802B2">
      <w:pPr>
        <w:spacing w:after="0" w:line="360" w:lineRule="auto"/>
        <w:rPr>
          <w:rFonts w:ascii="Arial" w:hAnsi="Arial" w:cs="Arial"/>
        </w:rPr>
      </w:pPr>
    </w:p>
    <w:p w14:paraId="72B29FA3" w14:textId="77777777" w:rsidR="0076559E" w:rsidRDefault="00000000" w:rsidP="00B802B2">
      <w:pPr>
        <w:spacing w:after="0" w:line="360" w:lineRule="auto"/>
        <w:ind w:firstLine="2268"/>
        <w:jc w:val="both"/>
      </w:pPr>
      <w:r>
        <w:rPr>
          <w:rFonts w:ascii="Arial" w:hAnsi="Arial" w:cs="Arial"/>
          <w:sz w:val="28"/>
        </w:rPr>
        <w:t xml:space="preserve">O ônus de provar o pagamento é do devedor</w:t>
      </w:r>
      <w:ins w:id="1513" w:author="Assessor GDSXSR" w:date="2026-10-29T18:47:03Z">
        <w:r>
          <w:rPr>
            <w:rFonts w:ascii="Arial" w:hAnsi="Arial" w:cs="Arial"/>
            <w:color w:val="808080"/>
            <w:sz w:val="28"/>
          </w:rPr>
          <w:t xml:space="preserve">, e o comprovante registra a descrição "Ativos referente ao mês de abril 2025"</w:t>
        </w:r>
      </w:ins>
      <w:r>
        <w:rPr>
          <w:rFonts w:ascii="Arial" w:hAnsi="Arial" w:cs="Arial"/>
          <w:sz w:val="28"/>
        </w:rPr>
        <w:t xml:space="preserve"> (CPC 373 II</w:t>
      </w:r>
      <w:ins w:id="1514" w:author="Assessor GDSXSR" w:date="2026-10-29T18:47:03Z">
        <w:r>
          <w:rPr>
            <w:rFonts w:ascii="Arial" w:hAnsi="Arial" w:cs="Arial"/>
            <w:color w:val="808080"/>
            <w:sz w:val="28"/>
          </w:rPr>
          <w:t xml:space="preserve">; ID 88023704</w:t>
        </w:r>
      </w:ins>
      <w:r>
        <w:rPr>
          <w:rFonts w:ascii="Arial" w:hAnsi="Arial" w:cs="Arial"/>
          <w:sz w:val="28"/>
        </w:rPr>
        <w:t xml:space="preserve">).</w:t>
      </w:r>
    </w:p>
    <w:p w14:paraId="49A32F38" w14:textId="77777777" w:rsidR="0076559E" w:rsidRDefault="0076559E" w:rsidP="00B802B2">
      <w:pPr>
        <w:spacing w:after="0" w:line="360" w:lineRule="auto"/>
        <w:ind w:firstLine="2268"/>
        <w:jc w:val="both"/>
      </w:pPr>
    </w:p>
    <w:p w14:paraId="29A02B3B" w14:textId="584AB9DA" w:rsidR="00B11149" w:rsidRPr="008D10F9" w:rsidRDefault="000909E3" w:rsidP="00B802B2">
      <w:pPr>
        <w:spacing w:after="0" w:line="360" w:lineRule="auto"/>
        <w:ind w:firstLine="2268"/>
        <w:jc w:val="both"/>
        <w:rPr>
          <w:del w:id="1518" w:author="Assessor GDSXSR" w:date="2026-10-29T18:47:03Z"/>
          <w:rFonts w:ascii="Arial" w:hAnsi="Arial" w:cs="Arial"/>
        </w:rPr>
      </w:pPr>
      <w:commentRangeStart w:id="32"/>
      <w:del w:id="1515" w:author="Assessor GDSXSR" w:date="2026-10-29T18:47:03Z">
        <w:r>
          <w:rPr>
            <w:rFonts w:ascii="Arial" w:hAnsi="Arial" w:cs="Arial"/>
            <w:sz w:val="28"/>
          </w:rPr>
          <w:delText xml:space="preserve">O comprovante registra a descrição "Ativos referente ao </w:delText>
        </w:r>
      </w:del>
      <w:commentRangeEnd w:id="32"/>
      <w:del w:id="1516" w:author="Assessor GDSXSR" w:date="2026-10-29T18:47:03Z">
        <w:r w:rsidR="00B802B2">
          <w:rPr>
            <w:rStyle w:val="Refdecomentrio"/>
            <w:rFonts w:ascii="Arial" w:hAnsi="Arial" w:cs="Arial"/>
            <w:sz w:val="28"/>
            <w:szCs w:val="22"/>
          </w:rPr>
          <w:commentReference w:id="32"/>
        </w:r>
      </w:del>
      <w:del w:id="1517" w:author="Assessor GDSXSR" w:date="2026-10-29T18:47:03Z">
        <w:r>
          <w:rPr>
            <w:rFonts w:ascii="Arial" w:hAnsi="Arial" w:cs="Arial"/>
            <w:sz w:val="28"/>
          </w:rPr>
          <w:delText>mês de abril 2025" (ID 88023704).</w:delText>
        </w:r>
      </w:del>
    </w:p>
    <w:p w14:paraId="00A74051" w14:textId="77777777" w:rsidR="00B11149" w:rsidRPr="008D10F9" w:rsidRDefault="00B11149" w:rsidP="00B802B2">
      <w:pPr>
        <w:spacing w:after="0" w:line="360" w:lineRule="auto"/>
        <w:rPr>
          <w:del w:id="1519" w:author="Assessor GDSXSR" w:date="2026-10-29T18:47:03Z"/>
          <w:rFonts w:ascii="Arial" w:hAnsi="Arial" w:cs="Arial"/>
        </w:rPr>
      </w:pPr>
    </w:p>
    <w:p w14:paraId="7425D181" w14:textId="77777777" w:rsidR="0076559E" w:rsidRDefault="00000000" w:rsidP="00B802B2">
      <w:pPr>
        <w:spacing w:after="0" w:line="360" w:lineRule="auto"/>
        <w:ind w:firstLine="2268"/>
        <w:jc w:val="both"/>
      </w:pPr>
      <w:r>
        <w:rPr>
          <w:rFonts w:ascii="Arial" w:hAnsi="Arial" w:cs="Arial"/>
          <w:sz w:val="28"/>
        </w:rPr>
        <w:t xml:space="preserve">A descrição corresponde à rubrica </w:t>
      </w:r>
      <w:del w:id="1520" w:author="Assessor GDSXSR" w:date="2026-10-29T18:47:03Z">
        <w:r>
          <w:rPr>
            <w:rFonts w:ascii="Arial" w:hAnsi="Arial" w:cs="Arial"/>
            <w:sz w:val="28"/>
          </w:rPr>
          <w:delText xml:space="preserve">sob a qual a sociedade pagou, durante toda a relação, a</w:delText>
        </w:r>
      </w:del>
      <w:ins w:id="1521" w:author="Assessor GDSXSR" w:date="2026-10-29T18:47:03Z">
        <w:r>
          <w:rPr>
            <w:rFonts w:ascii="Arial" w:hAnsi="Arial" w:cs="Arial"/>
            <w:color w:val="808080"/>
            <w:sz w:val="28"/>
          </w:rPr>
          <w:t xml:space="preserve">da</w:t>
        </w:r>
      </w:ins>
      <w:r>
        <w:rPr>
          <w:rFonts w:ascii="Arial" w:hAnsi="Arial" w:cs="Arial"/>
          <w:sz w:val="28"/>
        </w:rPr>
        <w:t xml:space="preserve"> remuneração mensal dos contratos de investidor-anjo, </w:t>
      </w:r>
      <w:del w:id="1522" w:author="Assessor GDSXSR" w:date="2026-10-29T18:47:03Z">
        <w:r>
          <w:rPr>
            <w:rFonts w:ascii="Arial" w:hAnsi="Arial" w:cs="Arial"/>
            <w:sz w:val="28"/>
          </w:rPr>
          <w:delText xml:space="preserve">e </w:delText>
        </w:r>
      </w:del>
      <w:r>
        <w:rPr>
          <w:rFonts w:ascii="Arial" w:hAnsi="Arial" w:cs="Arial"/>
          <w:sz w:val="28"/>
        </w:rPr>
        <w:t xml:space="preserve">a autora </w:t>
      </w:r>
      <w:ins w:id="1523" w:author="Assessor GDSXSR" w:date="2026-10-29T18:47:03Z">
        <w:r>
          <w:rPr>
            <w:rFonts w:ascii="Arial" w:hAnsi="Arial" w:cs="Arial"/>
            <w:color w:val="808080"/>
            <w:sz w:val="28"/>
          </w:rPr>
          <w:t xml:space="preserve">imputou </w:t>
        </w:r>
      </w:ins>
      <w:r>
        <w:rPr>
          <w:rFonts w:ascii="Arial" w:hAnsi="Arial" w:cs="Arial"/>
          <w:sz w:val="28"/>
        </w:rPr>
        <w:t xml:space="preserve">o </w:t>
      </w:r>
      <w:del w:id="1524" w:author="Assessor GDSXSR" w:date="2026-10-29T18:47:03Z">
        <w:r>
          <w:rPr>
            <w:rFonts w:ascii="Arial" w:hAnsi="Arial" w:cs="Arial"/>
            <w:sz w:val="28"/>
          </w:rPr>
          <w:delText xml:space="preserve">imputou</w:delText>
        </w:r>
      </w:del>
      <w:ins w:id="1525" w:author="Assessor GDSXSR" w:date="2026-10-29T18:47:03Z">
        <w:r>
          <w:rPr>
            <w:rFonts w:ascii="Arial" w:hAnsi="Arial" w:cs="Arial"/>
            <w:color w:val="808080"/>
            <w:sz w:val="28"/>
          </w:rPr>
          <w:t xml:space="preserve">repasse</w:t>
        </w:r>
      </w:ins>
      <w:r>
        <w:rPr>
          <w:rFonts w:ascii="Arial" w:hAnsi="Arial" w:cs="Arial"/>
          <w:sz w:val="28"/>
        </w:rPr>
        <w:t xml:space="preserve"> ao contrato de 09/08/2024</w:t>
      </w:r>
      <w:ins w:id="1526" w:author="Assessor GDSXSR" w:date="2026-10-29T18:47:03Z">
        <w:r>
          <w:rPr>
            <w:rFonts w:ascii="Arial" w:hAnsi="Arial" w:cs="Arial"/>
            <w:color w:val="808080"/>
            <w:sz w:val="28"/>
          </w:rPr>
          <w:t xml:space="preserve">, e a primeira parcela da cédula venceria apenas em 15/06/2025</w:t>
        </w:r>
      </w:ins>
      <w:r>
        <w:rPr>
          <w:rFonts w:ascii="Arial" w:hAnsi="Arial" w:cs="Arial"/>
          <w:sz w:val="28"/>
        </w:rPr>
        <w:t xml:space="preserve"> (</w:t>
      </w:r>
      <w:r>
        <w:rPr>
          <w:rFonts w:ascii="Arial" w:hAnsi="Arial" w:cs="Arial"/>
          <w:color w:val="808080"/>
          <w:sz w:val="28"/>
        </w:rPr>
        <w:t xml:space="preserve">ID</w:t>
      </w:r>
      <w:r>
        <w:rPr>
          <w:rFonts w:ascii="Arial" w:hAnsi="Arial" w:cs="Arial"/>
          <w:sz w:val="28"/>
        </w:rPr>
        <w:t xml:space="preserve"> 88023704</w:t>
      </w:r>
      <w:ins w:id="1527" w:author="Assessor GDSXSR" w:date="2026-10-29T18:47:03Z">
        <w:r>
          <w:rPr>
            <w:rFonts w:ascii="Arial" w:hAnsi="Arial" w:cs="Arial"/>
            <w:color w:val="808080"/>
            <w:sz w:val="28"/>
          </w:rPr>
          <w:t xml:space="preserve">, 88023712</w:t>
        </w:r>
      </w:ins>
      <w:r>
        <w:rPr>
          <w:rFonts w:ascii="Arial" w:hAnsi="Arial" w:cs="Arial"/>
          <w:sz w:val="28"/>
        </w:rPr>
        <w:t xml:space="preserve"> e </w:t>
      </w:r>
      <w:del w:id="1528" w:author="Assessor GDSXSR" w:date="2026-10-29T18:47:03Z">
        <w:r>
          <w:rPr>
            <w:rFonts w:ascii="Arial" w:hAnsi="Arial" w:cs="Arial"/>
            <w:sz w:val="28"/>
          </w:rPr>
          <w:delText xml:space="preserve">88023712</w:delText>
        </w:r>
      </w:del>
      <w:ins w:id="1529" w:author="Assessor GDSXSR" w:date="2026-10-29T18:47:03Z">
        <w:r>
          <w:rPr>
            <w:rFonts w:ascii="Arial" w:hAnsi="Arial" w:cs="Arial"/>
            <w:color w:val="808080"/>
            <w:sz w:val="28"/>
          </w:rPr>
          <w:t xml:space="preserve">88021957</w:t>
        </w:r>
      </w:ins>
      <w:r>
        <w:rPr>
          <w:rFonts w:ascii="Arial" w:hAnsi="Arial" w:cs="Arial"/>
          <w:sz w:val="28"/>
        </w:rPr>
        <w:t xml:space="preserve">).</w:t>
      </w:r>
    </w:p>
    <w:p w14:paraId="69E32C56" w14:textId="77777777" w:rsidR="0076559E" w:rsidRDefault="0076559E" w:rsidP="00B802B2">
      <w:pPr>
        <w:spacing w:after="0" w:line="360" w:lineRule="auto"/>
        <w:ind w:firstLine="2268"/>
        <w:jc w:val="both"/>
      </w:pPr>
    </w:p>
    <w:p w14:paraId="2B5B1AA6" w14:textId="77777777" w:rsidR="00B11149" w:rsidRPr="008D10F9" w:rsidRDefault="000909E3" w:rsidP="00B802B2">
      <w:pPr>
        <w:spacing w:after="0" w:line="360" w:lineRule="auto"/>
        <w:ind w:firstLine="2268"/>
        <w:jc w:val="both"/>
        <w:rPr>
          <w:del w:id="1531" w:author="Assessor GDSXSR" w:date="2026-10-29T18:47:03Z"/>
          <w:rFonts w:ascii="Arial" w:hAnsi="Arial" w:cs="Arial"/>
        </w:rPr>
      </w:pPr>
      <w:del w:id="1530" w:author="Assessor GDSXSR" w:date="2026-10-29T18:47:03Z">
        <w:r>
          <w:rPr>
            <w:rFonts w:ascii="Arial" w:hAnsi="Arial" w:cs="Arial"/>
            <w:sz w:val="28"/>
          </w:rPr>
          <w:delText>Trata-se de remuneração de competência anterior, e não de amortização do capital formalizado na cédula, cuja primeira parcela venceria apenas em 15/06/2025 (ID 88021957).</w:delText>
        </w:r>
      </w:del>
    </w:p>
    <w:p w14:paraId="611A271F" w14:textId="77777777" w:rsidR="00B11149" w:rsidRPr="008D10F9" w:rsidRDefault="00B11149" w:rsidP="00B802B2">
      <w:pPr>
        <w:spacing w:after="0" w:line="360" w:lineRule="auto"/>
        <w:rPr>
          <w:del w:id="1532" w:author="Assessor GDSXSR" w:date="2026-10-29T18:47:03Z"/>
          <w:rFonts w:ascii="Arial" w:hAnsi="Arial" w:cs="Arial"/>
        </w:rPr>
      </w:pPr>
    </w:p>
    <w:p w14:paraId="435BCD48"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Os próprios réus</w:t>
      </w:r>
      <w:del w:id="1537" w:author="Assessor GDSXSR" w:date="2026-10-29T18:47:03Z">
        <w:r>
          <w:rPr>
            <w:rFonts w:ascii="Arial" w:hAnsi="Arial" w:cs="Arial"/>
            <w:sz w:val="28"/>
          </w:rPr>
          <w:delText xml:space="preserve">, na manifestação sobre a réplica,</w:delText>
        </w:r>
      </w:del>
      <w:r>
        <w:rPr>
          <w:rFonts w:ascii="Arial" w:hAnsi="Arial" w:cs="Arial"/>
          <w:sz w:val="28"/>
        </w:rPr>
        <w:t xml:space="preserve"> imputaram o repasse </w:t>
      </w:r>
      <w:del w:id="1538" w:author="Assessor GDSXSR" w:date="2026-10-29T18:47:03Z">
        <w:r>
          <w:rPr>
            <w:rFonts w:ascii="Arial" w:hAnsi="Arial" w:cs="Arial"/>
            <w:sz w:val="28"/>
          </w:rPr>
          <w:delText xml:space="preserve">"</w:delText>
        </w:r>
      </w:del>
      <w:r>
        <w:rPr>
          <w:rFonts w:ascii="Arial" w:hAnsi="Arial" w:cs="Arial"/>
          <w:sz w:val="28"/>
        </w:rPr>
        <w:t xml:space="preserve">ao saldo </w:t>
      </w:r>
      <w:del w:id="1539" w:author="Assessor GDSXSR" w:date="2026-10-29T18:47:03Z">
        <w:r>
          <w:rPr>
            <w:rFonts w:ascii="Arial" w:hAnsi="Arial" w:cs="Arial"/>
            <w:sz w:val="28"/>
          </w:rPr>
          <w:delText xml:space="preserve">remanescente </w:delText>
        </w:r>
      </w:del>
      <w:r>
        <w:rPr>
          <w:rFonts w:ascii="Arial" w:hAnsi="Arial" w:cs="Arial"/>
          <w:sz w:val="28"/>
        </w:rPr>
        <w:t xml:space="preserve">do </w:t>
      </w:r>
      <w:del w:id="1540" w:author="Assessor GDSXSR" w:date="2026-10-29T18:47:03Z">
        <w:r>
          <w:rPr>
            <w:rFonts w:ascii="Arial" w:hAnsi="Arial" w:cs="Arial"/>
            <w:sz w:val="28"/>
          </w:rPr>
          <w:delText xml:space="preserve">Contrato</w:delText>
        </w:r>
      </w:del>
      <w:ins w:id="1541" w:author="Assessor GDSXSR" w:date="2026-10-29T18:47:03Z">
        <w:r>
          <w:rPr>
            <w:rFonts w:ascii="Arial" w:hAnsi="Arial" w:cs="Arial"/>
            <w:color w:val="808080"/>
            <w:sz w:val="28"/>
          </w:rPr>
          <w:t xml:space="preserve">contrato</w:t>
        </w:r>
      </w:ins>
      <w:r>
        <w:rPr>
          <w:rFonts w:ascii="Arial" w:hAnsi="Arial" w:cs="Arial"/>
          <w:sz w:val="28"/>
        </w:rPr>
        <w:t xml:space="preserve"> </w:t>
      </w:r>
      <w:del w:id="1542" w:author="Assessor GDSXSR" w:date="2026-10-29T18:47:03Z">
        <w:r>
          <w:rPr>
            <w:rFonts w:ascii="Arial" w:hAnsi="Arial" w:cs="Arial"/>
            <w:sz w:val="28"/>
          </w:rPr>
          <w:delText xml:space="preserve">nº 2 (</w:delText>
        </w:r>
      </w:del>
      <w:r>
        <w:rPr>
          <w:rFonts w:ascii="Arial" w:hAnsi="Arial" w:cs="Arial"/>
          <w:sz w:val="28"/>
        </w:rPr>
        <w:t xml:space="preserve">anterior à </w:t>
      </w:r>
      <w:del w:id="1543" w:author="Assessor GDSXSR" w:date="2026-10-29T18:47:03Z">
        <w:r>
          <w:rPr>
            <w:rFonts w:ascii="Arial" w:hAnsi="Arial" w:cs="Arial"/>
            <w:sz w:val="28"/>
          </w:rPr>
          <w:delText xml:space="preserve">CCB)"</w:delText>
        </w:r>
      </w:del>
      <w:ins w:id="1544" w:author="Assessor GDSXSR" w:date="2026-10-29T18:47:03Z">
        <w:r>
          <w:rPr>
            <w:rFonts w:ascii="Arial" w:hAnsi="Arial" w:cs="Arial"/>
            <w:color w:val="808080"/>
            <w:sz w:val="28"/>
          </w:rPr>
          <w:t xml:space="preserve">cédula</w:t>
        </w:r>
      </w:ins>
      <w:r>
        <w:rPr>
          <w:rFonts w:ascii="Arial" w:hAnsi="Arial" w:cs="Arial"/>
          <w:sz w:val="28"/>
        </w:rPr>
        <w:t xml:space="preserve"> e afirmaram que o único valor pago a título </w:t>
      </w:r>
      <w:del w:id="1545" w:author="Assessor GDSXSR" w:date="2026-10-29T18:47:03Z">
        <w:r>
          <w:rPr>
            <w:rFonts w:ascii="Arial" w:hAnsi="Arial" w:cs="Arial"/>
            <w:sz w:val="28"/>
          </w:rPr>
          <w:delText xml:space="preserve">da cédula</w:delText>
        </w:r>
      </w:del>
      <w:ins w:id="1546" w:author="Assessor GDSXSR" w:date="2026-10-29T18:47:03Z">
        <w:r>
          <w:rPr>
            <w:rFonts w:ascii="Arial" w:hAnsi="Arial" w:cs="Arial"/>
            <w:color w:val="808080"/>
            <w:sz w:val="28"/>
          </w:rPr>
          <w:t xml:space="preserve">dela</w:t>
        </w:r>
      </w:ins>
      <w:r>
        <w:rPr>
          <w:rFonts w:ascii="Arial" w:hAnsi="Arial" w:cs="Arial"/>
          <w:sz w:val="28"/>
        </w:rPr>
        <w:t xml:space="preserve"> foi</w:t>
      </w:r>
      <w:del w:id="1547" w:author="Assessor GDSXSR" w:date="2026-10-29T18:47:03Z">
        <w:r>
          <w:rPr>
            <w:rFonts w:ascii="Arial" w:hAnsi="Arial" w:cs="Arial"/>
            <w:sz w:val="28"/>
          </w:rPr>
          <w:delText xml:space="preserve"> o</w:delText>
        </w:r>
      </w:del>
      <w:r>
        <w:rPr>
          <w:rFonts w:ascii="Arial" w:hAnsi="Arial" w:cs="Arial"/>
          <w:sz w:val="28"/>
        </w:rPr>
        <w:t xml:space="preserve"> de R$ 7.325,00 (ID 88023715).</w:t>
      </w:r>
    </w:p>
    <w:p w14:paraId="33DF0C70" w14:textId="77777777" w:rsidR="00B11149" w:rsidRPr="008D10F9" w:rsidRDefault="00B11149" w:rsidP="00B802B2">
      <w:pPr>
        <w:spacing w:after="0" w:line="360" w:lineRule="auto"/>
        <w:rPr>
          <w:rFonts w:ascii="Arial" w:hAnsi="Arial" w:cs="Arial"/>
        </w:rPr>
      </w:pPr>
    </w:p>
    <w:p w14:paraId="0EECF0E5"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u w:val="single"/>
        </w:rPr>
        <w:t>Assim, nego provimento ao apelo, nesse ponto.</w:t>
      </w:r>
    </w:p>
    <w:p w14:paraId="32E22A41" w14:textId="77777777" w:rsidR="00B11149" w:rsidRPr="008D10F9" w:rsidRDefault="00B11149" w:rsidP="00B802B2">
      <w:pPr>
        <w:spacing w:after="0" w:line="360" w:lineRule="auto"/>
        <w:rPr>
          <w:rFonts w:ascii="Arial" w:hAnsi="Arial" w:cs="Arial"/>
        </w:rPr>
      </w:pPr>
    </w:p>
    <w:p w14:paraId="297BC7C5" w14:textId="77777777" w:rsidR="00B11149" w:rsidRPr="00606323" w:rsidRDefault="000909E3" w:rsidP="00B802B2">
      <w:pPr>
        <w:pStyle w:val="Ttulos"/>
        <w:spacing w:before="0" w:after="0"/>
        <w:rPr>
          <w:rFonts w:cs="Arial"/>
          <w:b w:val="0"/>
          <w:bCs/>
        </w:rPr>
      </w:pPr>
      <w:commentRangeStart w:id="33"/>
      <w:r>
        <w:rPr>
          <w:rFonts w:cs="Arial"/>
          <w:b w:val="0"/>
          <w:bCs/>
          <w:highlight w:val="yellow"/>
        </w:rPr>
        <w:t xml:space="preserve">DA </w:t>
      </w:r>
      <w:commentRangeEnd w:id="33"/>
      <w:r w:rsidR="00B802B2">
        <w:rPr>
          <w:rStyle w:val="Refdecomentrio"/>
          <w:rFonts w:cs="Arial"/>
          <w:b w:val="0"/>
          <w:bCs/>
          <w:color w:val="808080"/>
          <w:sz w:val="28"/>
          <w:szCs w:val="24"/>
          <w:highlight w:val="yellow"/>
        </w:rPr>
        <w:commentReference w:id="33"/>
      </w:r>
      <w:r>
        <w:rPr>
          <w:rFonts w:cs="Arial"/>
          <w:b w:val="0"/>
          <w:bCs/>
          <w:color w:val="808080"/>
          <w:highlight w:val="yellow"/>
        </w:rPr>
        <w:t>MANUTENÇÃO</w:t>
      </w:r>
      <w:r>
        <w:rPr>
          <w:rFonts w:cs="Arial"/>
          <w:b w:val="0"/>
          <w:bCs/>
          <w:highlight w:val="yellow"/>
        </w:rPr>
        <w:t xml:space="preserve"> DOS JUROS DE MORA </w:t>
      </w:r>
      <w:r>
        <w:rPr>
          <w:rFonts w:cs="Arial"/>
          <w:b w:val="0"/>
          <w:bCs/>
          <w:color w:val="808080"/>
          <w:highlight w:val="yellow"/>
        </w:rPr>
        <w:t xml:space="preserve">CONVENCIONADOS </w:t>
      </w:r>
      <w:r>
        <w:rPr>
          <w:rFonts w:cs="Arial"/>
          <w:b w:val="0"/>
          <w:bCs/>
          <w:highlight w:val="yellow"/>
        </w:rPr>
        <w:t>E DA CORREÇÃO MONETÁRIA</w:t>
      </w:r>
      <w:r>
        <w:rPr>
          <w:rFonts w:cs="Arial"/>
          <w:b w:val="0"/>
          <w:bCs/>
          <w:color w:val="808080"/>
          <w:highlight w:val="yellow"/>
        </w:rPr>
        <w:t xml:space="preserve"> PELO IPCA</w:t>
      </w:r>
    </w:p>
    <w:p w14:paraId="0CABA756" w14:textId="77777777" w:rsidR="00B11149" w:rsidRPr="008D10F9" w:rsidRDefault="00B11149" w:rsidP="00B802B2">
      <w:pPr>
        <w:spacing w:after="0" w:line="360" w:lineRule="auto"/>
        <w:rPr>
          <w:rFonts w:ascii="Arial" w:hAnsi="Arial" w:cs="Arial"/>
        </w:rPr>
      </w:pPr>
    </w:p>
    <w:p w14:paraId="0F330F86" w14:textId="77777777" w:rsidR="00606323" w:rsidRDefault="000909E3" w:rsidP="00B802B2">
      <w:pPr>
        <w:spacing w:after="0" w:line="360" w:lineRule="auto"/>
        <w:ind w:firstLine="2268"/>
        <w:jc w:val="both"/>
        <w:rPr>
          <w:rFonts w:ascii="Arial" w:hAnsi="Arial" w:cs="Arial"/>
          <w:sz w:val="28"/>
        </w:rPr>
      </w:pPr>
      <w:r>
        <w:rPr>
          <w:rFonts w:ascii="Arial" w:hAnsi="Arial" w:cs="Arial"/>
          <w:sz w:val="28"/>
        </w:rPr>
        <w:t xml:space="preserve">Os réus/apelantes alegam que, emitida a cédula na vigência da Lei 14.905/2024, os juros devem seguir a taxa legal, </w:t>
      </w:r>
      <w:r>
        <w:rPr>
          <w:rFonts w:ascii="Arial" w:hAnsi="Arial" w:cs="Arial"/>
          <w:sz w:val="28"/>
        </w:rPr>
        <w:t xml:space="preserve">e que a cumulação </w:t>
      </w:r>
      <w:del w:id="1533" w:author="Assessor GDSXSR" w:date="2026-10-29T18:47:03Z">
        <w:r>
          <w:rPr>
            <w:rFonts w:ascii="Arial" w:hAnsi="Arial" w:cs="Arial"/>
            <w:sz w:val="28"/>
          </w:rPr>
          <w:delText xml:space="preserve">de</w:delText>
        </w:r>
      </w:del>
      <w:ins w:id="1534" w:author="Assessor GDSXSR" w:date="2026-10-29T18:47:03Z">
        <w:r>
          <w:rPr>
            <w:rFonts w:ascii="Arial" w:hAnsi="Arial" w:cs="Arial"/>
            <w:color w:val="808080"/>
            <w:sz w:val="28"/>
          </w:rPr>
          <w:t xml:space="preserve">com</w:t>
        </w:r>
      </w:ins>
      <w:r>
        <w:rPr>
          <w:rFonts w:ascii="Arial" w:hAnsi="Arial" w:cs="Arial"/>
          <w:sz w:val="28"/>
        </w:rPr>
        <w:t xml:space="preserve"> </w:t>
      </w:r>
      <w:del w:id="1535" w:author="Assessor GDSXSR" w:date="2026-10-29T18:47:03Z">
        <w:r>
          <w:rPr>
            <w:rFonts w:ascii="Arial" w:hAnsi="Arial" w:cs="Arial"/>
            <w:sz w:val="28"/>
          </w:rPr>
          <w:delText xml:space="preserve">juros de 1% ao mês com</w:delText>
        </w:r>
      </w:del>
      <w:ins w:id="1536" w:author="Assessor GDSXSR" w:date="2026-10-29T18:47:03Z">
        <w:r>
          <w:rPr>
            <w:rFonts w:ascii="Arial" w:hAnsi="Arial" w:cs="Arial"/>
            <w:color w:val="808080"/>
            <w:sz w:val="28"/>
          </w:rPr>
          <w:t xml:space="preserve">a</w:t>
        </w:r>
      </w:ins>
      <w:r>
        <w:rPr>
          <w:rFonts w:ascii="Arial" w:hAnsi="Arial" w:cs="Arial"/>
          <w:sz w:val="28"/>
        </w:rPr>
        <w:t xml:space="preserve"> correção pelo IPCA sobrepõe encargos</w:t>
      </w:r>
      <w:r>
        <w:rPr>
          <w:rFonts w:ascii="Arial" w:hAnsi="Arial" w:cs="Arial"/>
          <w:color w:val="808080"/>
          <w:sz w:val="28"/>
        </w:rPr>
        <w:t xml:space="preserve"> (ID 88023724)</w:t>
      </w:r>
      <w:r>
        <w:rPr>
          <w:rFonts w:ascii="Arial" w:hAnsi="Arial" w:cs="Arial"/>
          <w:sz w:val="28"/>
        </w:rPr>
        <w:t xml:space="preserve">.</w:t>
      </w:r>
    </w:p>
    <w:p w14:paraId="243A31B3" w14:textId="77777777" w:rsidR="00606323" w:rsidRDefault="00606323" w:rsidP="00B802B2">
      <w:pPr>
        <w:spacing w:after="0" w:line="360" w:lineRule="auto"/>
        <w:ind w:firstLine="2268"/>
        <w:jc w:val="both"/>
        <w:rPr>
          <w:rFonts w:ascii="Arial" w:hAnsi="Arial" w:cs="Arial"/>
          <w:sz w:val="28"/>
        </w:rPr>
      </w:pPr>
    </w:p>
    <w:p w14:paraId="303F4EC2" w14:textId="34E73071" w:rsidR="00B11149" w:rsidRPr="008D10F9" w:rsidRDefault="000909E3" w:rsidP="00B802B2">
      <w:pPr>
        <w:spacing w:after="0" w:line="360" w:lineRule="auto"/>
        <w:ind w:firstLine="2268"/>
        <w:jc w:val="both"/>
        <w:rPr>
          <w:del w:id="1549" w:author="Assessor GDSXSR" w:date="2026-10-29T18:47:03Z"/>
          <w:rFonts w:ascii="Arial" w:hAnsi="Arial" w:cs="Arial"/>
        </w:rPr>
      </w:pPr>
      <w:del w:id="1548" w:author="Assessor GDSXSR" w:date="2026-10-29T18:47:03Z">
        <w:r w:rsidRPr="008D10F9">
          <w:rPr>
            <w:rFonts w:ascii="Arial" w:hAnsi="Arial" w:cs="Arial"/>
            <w:sz w:val="28"/>
          </w:rPr>
          <w:delText>Requerem a adequação dos encargos aos arts. 389 e 406 do Código Civil.</w:delText>
        </w:r>
      </w:del>
    </w:p>
    <w:p w14:paraId="07BD2B04" w14:textId="77777777" w:rsidR="00B11149" w:rsidRPr="008D10F9" w:rsidRDefault="00B11149" w:rsidP="00B802B2">
      <w:pPr>
        <w:spacing w:after="0" w:line="360" w:lineRule="auto"/>
        <w:rPr>
          <w:del w:id="1550" w:author="Assessor GDSXSR" w:date="2026-10-29T18:47:03Z"/>
          <w:rFonts w:ascii="Arial" w:hAnsi="Arial" w:cs="Arial"/>
        </w:rPr>
      </w:pPr>
    </w:p>
    <w:p w14:paraId="7F27F750"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74F7E4CC" w14:textId="77777777" w:rsidR="0076559E" w:rsidRDefault="0076559E" w:rsidP="00B802B2">
      <w:pPr>
        <w:spacing w:after="0" w:line="360" w:lineRule="auto"/>
        <w:ind w:firstLine="2268"/>
        <w:jc w:val="both"/>
        <w:rPr>
          <w:rFonts w:ascii="Arial" w:hAnsi="Arial" w:cs="Arial"/>
        </w:rPr>
      </w:pPr>
    </w:p>
    <w:p w14:paraId="65115D05" w14:textId="77777777" w:rsidR="0076559E" w:rsidRDefault="00000000" w:rsidP="00B802B2">
      <w:pPr>
        <w:spacing w:after="0" w:line="360" w:lineRule="auto"/>
        <w:ind w:firstLine="2268"/>
        <w:jc w:val="both"/>
        <w:rPr>
          <w:del w:id="1552" w:author="Assessor GDSXSR" w:date="2026-10-29T18:47:03Z"/>
          <w:rFonts w:ascii="Arial" w:hAnsi="Arial" w:cs="Arial"/>
        </w:rPr>
      </w:pPr>
      <w:del w:id="1551" w:author="Assessor GDSXSR" w:date="2026-10-29T18:47:03Z">
        <w:r>
          <w:rPr>
            <w:rFonts w:ascii="Arial" w:hAnsi="Arial" w:cs="Arial"/>
            <w:color w:val="808080"/>
            <w:sz w:val="28"/>
          </w:rPr>
          <w:delText>Dispõe o art. 406, caput e § 1º, do Código Civil:</w:delText>
        </w:r>
      </w:del>
    </w:p>
    <w:p w14:paraId="662A6CD8" w14:textId="77777777" w:rsidR="0076559E" w:rsidRDefault="0076559E" w:rsidP="00B802B2">
      <w:pPr>
        <w:spacing w:after="0" w:line="360" w:lineRule="auto"/>
        <w:ind w:firstLine="2268"/>
        <w:jc w:val="both"/>
        <w:rPr>
          <w:del w:id="1553" w:author="Assessor GDSXSR" w:date="2026-10-29T18:47:03Z"/>
          <w:rFonts w:ascii="Arial" w:hAnsi="Arial" w:cs="Arial"/>
        </w:rPr>
      </w:pPr>
    </w:p>
    <w:p w14:paraId="049E871E" w14:textId="77777777" w:rsidR="0076559E" w:rsidRDefault="00000000" w:rsidP="00B802B2">
      <w:pPr>
        <w:spacing w:after="0" w:line="360" w:lineRule="auto"/>
        <w:ind w:left="2268"/>
        <w:jc w:val="both"/>
        <w:rPr>
          <w:del w:id="1555" w:author="Assessor GDSXSR" w:date="2026-10-29T18:47:03Z"/>
          <w:rFonts w:ascii="Arial" w:hAnsi="Arial" w:cs="Arial"/>
        </w:rPr>
      </w:pPr>
      <w:del w:id="1554" w:author="Assessor GDSXSR" w:date="2026-10-29T18:47:03Z">
        <w:r>
          <w:rPr>
            <w:rFonts w:ascii="Arial" w:hAnsi="Arial"/>
            <w:i/>
            <w:color w:val="808080"/>
            <w:sz w:val="26"/>
          </w:rPr>
          <w:delText>“Art. 406. Quando não forem convencionados, ou quando o forem sem taxa estipulada, ou quando provierem de determinação da lei, os juros serão fixados de acordo com a taxa legal.</w:delText>
        </w:r>
      </w:del>
    </w:p>
    <w:p w14:paraId="50B24BE9" w14:textId="77777777" w:rsidR="0076559E" w:rsidRDefault="00000000" w:rsidP="00B802B2">
      <w:pPr>
        <w:spacing w:after="0" w:line="360" w:lineRule="auto"/>
        <w:ind w:left="2268"/>
        <w:jc w:val="both"/>
        <w:rPr>
          <w:del w:id="1557" w:author="Assessor GDSXSR" w:date="2026-10-29T18:47:03Z"/>
          <w:rFonts w:ascii="Arial" w:hAnsi="Arial" w:cs="Arial"/>
        </w:rPr>
      </w:pPr>
      <w:del w:id="1556" w:author="Assessor GDSXSR" w:date="2026-10-29T18:47:03Z">
        <w:r>
          <w:rPr>
            <w:rFonts w:ascii="Arial" w:hAnsi="Arial"/>
            <w:i/>
            <w:color w:val="808080"/>
            <w:sz w:val="26"/>
          </w:rPr>
          <w:delText>§ 1º A taxa legal corresponderá à taxa referencial do Sistema Especial de Liquidação e de Custódia (Selic), deduzido o índice de atualização monetária de que trata o parágrafo único do art. 389 deste Código.”</w:delText>
        </w:r>
      </w:del>
    </w:p>
    <w:p w14:paraId="3B47C77A" w14:textId="77777777" w:rsidR="00B11149" w:rsidRPr="008D10F9" w:rsidRDefault="00B11149" w:rsidP="00B802B2">
      <w:pPr>
        <w:spacing w:after="0" w:line="360" w:lineRule="auto"/>
        <w:rPr>
          <w:del w:id="1558" w:author="Assessor GDSXSR" w:date="2026-10-29T18:47:03Z"/>
          <w:rFonts w:ascii="Arial" w:hAnsi="Arial" w:cs="Arial"/>
        </w:rPr>
      </w:pPr>
    </w:p>
    <w:p w14:paraId="4BBC6045" w14:textId="77777777" w:rsidR="00B11149" w:rsidRPr="008D10F9" w:rsidRDefault="000909E3" w:rsidP="00B802B2">
      <w:pPr>
        <w:spacing w:after="0" w:line="360" w:lineRule="auto"/>
        <w:ind w:firstLine="2268"/>
        <w:jc w:val="both"/>
        <w:rPr>
          <w:rFonts w:ascii="Arial" w:hAnsi="Arial" w:cs="Arial"/>
        </w:rPr>
      </w:pPr>
      <w:commentRangeStart w:id="34"/>
      <w:commentRangeStart w:id="44"/>
      <w:r>
        <w:rPr>
          <w:rFonts w:ascii="Arial" w:hAnsi="Arial" w:cs="Arial"/>
          <w:sz w:val="28"/>
        </w:rPr>
        <w:t xml:space="preserve">A</w:t>
      </w:r>
      <w:commentRangeEnd w:id="44"/>
      <w:r>
        <w:rPr>
          <w:rStyle w:val="CommentReference"/>
        </w:rPr>
        <w:commentReference w:id="44"/>
      </w:r>
      <w:ins w:id="1559" w:author="Assessor GDSXSR" w:date="2026-10-29T18:47:03Z">
        <w:r>
          <w:rPr>
            <w:rFonts w:ascii="Arial" w:hAnsi="Arial" w:cs="Arial"/>
            <w:color w:val="808080"/>
            <w:sz w:val="28"/>
          </w:rPr>
          <w:t xml:space="preserve"> taxa legal só incide quando os juros não forem convencionados e a</w:t>
        </w:r>
      </w:ins>
      <w:r>
        <w:rPr>
          <w:rFonts w:ascii="Arial" w:hAnsi="Arial" w:cs="Arial"/>
          <w:sz w:val="28"/>
        </w:rPr>
        <w:t xml:space="preserve"> cédula previu juros de mora de 1% ao mês a partir do vencimento das parcelas em aberto</w:t>
      </w:r>
      <w:r>
        <w:rPr>
          <w:rFonts w:ascii="Arial" w:hAnsi="Arial" w:cs="Arial"/>
          <w:color w:val="808080"/>
          <w:sz w:val="28"/>
        </w:rPr>
        <w:t xml:space="preserve">,</w:t>
      </w:r>
      <w:r>
        <w:rPr>
          <w:rFonts w:ascii="Arial" w:hAnsi="Arial" w:cs="Arial"/>
          <w:sz w:val="28"/>
        </w:rPr>
        <w:t xml:space="preserve"> </w:t>
      </w:r>
      <w:del w:id="1560" w:author="Assessor GDSXSR" w:date="2026-10-29T18:47:03Z">
        <w:r>
          <w:rPr>
            <w:rFonts w:ascii="Arial" w:hAnsi="Arial" w:cs="Arial"/>
            <w:color w:val="808080"/>
            <w:sz w:val="28"/>
          </w:rPr>
          <w:delText xml:space="preserve">de</w:delText>
        </w:r>
      </w:del>
      <w:ins w:id="1561" w:author="Assessor GDSXSR" w:date="2026-10-29T18:47:03Z">
        <w:r>
          <w:rPr>
            <w:rFonts w:ascii="Arial" w:hAnsi="Arial" w:cs="Arial"/>
            <w:color w:val="808080"/>
            <w:sz w:val="28"/>
          </w:rPr>
          <w:t xml:space="preserve">mantidos</w:t>
        </w:r>
      </w:ins>
      <w:r>
        <w:rPr>
          <w:rFonts w:ascii="Arial" w:hAnsi="Arial" w:cs="Arial"/>
          <w:sz w:val="28"/>
        </w:rPr>
        <w:t xml:space="preserve"> </w:t>
      </w:r>
      <w:del w:id="1562" w:author="Assessor GDSXSR" w:date="2026-10-29T18:47:03Z">
        <w:r>
          <w:rPr>
            <w:rFonts w:ascii="Arial" w:hAnsi="Arial" w:cs="Arial"/>
            <w:color w:val="808080"/>
            <w:sz w:val="28"/>
          </w:rPr>
          <w:delText xml:space="preserve">modo que a taxa legal não incide</w:delText>
        </w:r>
        <w:r>
          <w:rPr>
            <w:rFonts w:ascii="Arial" w:hAnsi="Arial" w:cs="Arial"/>
            <w:sz w:val="28"/>
          </w:rPr>
          <w:delText xml:space="preserve">, e a</w:delText>
        </w:r>
      </w:del>
      <w:ins w:id="1563" w:author="Assessor GDSXSR" w:date="2026-10-29T18:47:03Z">
        <w:r>
          <w:rPr>
            <w:rFonts w:ascii="Arial" w:hAnsi="Arial" w:cs="Arial"/>
            <w:color w:val="808080"/>
            <w:sz w:val="28"/>
          </w:rPr>
          <w:t xml:space="preserve">pela</w:t>
        </w:r>
      </w:ins>
      <w:r>
        <w:rPr>
          <w:rFonts w:ascii="Arial" w:hAnsi="Arial" w:cs="Arial"/>
          <w:sz w:val="28"/>
        </w:rPr>
        <w:t xml:space="preserve"> r. sentença </w:t>
      </w:r>
      <w:del w:id="1564" w:author="Assessor GDSXSR" w:date="2026-10-29T18:47:03Z">
        <w:r>
          <w:rPr>
            <w:rFonts w:ascii="Arial" w:hAnsi="Arial" w:cs="Arial"/>
            <w:sz w:val="28"/>
          </w:rPr>
          <w:delText xml:space="preserve">os</w:delText>
        </w:r>
      </w:del>
      <w:ins w:id="1565" w:author="Assessor GDSXSR" w:date="2026-10-29T18:47:03Z">
        <w:r>
          <w:rPr>
            <w:rFonts w:ascii="Arial" w:hAnsi="Arial" w:cs="Arial"/>
            <w:color w:val="808080"/>
            <w:sz w:val="28"/>
          </w:rPr>
          <w:t xml:space="preserve">(CC</w:t>
        </w:r>
      </w:ins>
      <w:r>
        <w:rPr>
          <w:rFonts w:ascii="Arial" w:hAnsi="Arial" w:cs="Arial"/>
          <w:sz w:val="28"/>
        </w:rPr>
        <w:t xml:space="preserve"> </w:t>
      </w:r>
      <w:del w:id="1566" w:author="Assessor GDSXSR" w:date="2026-10-29T18:47:03Z">
        <w:r>
          <w:rPr>
            <w:rFonts w:ascii="Arial" w:hAnsi="Arial" w:cs="Arial"/>
            <w:sz w:val="28"/>
          </w:rPr>
          <w:delText xml:space="preserve">manteve</w:delText>
        </w:r>
      </w:del>
      <w:ins w:id="1567" w:author="Assessor GDSXSR" w:date="2026-10-29T18:47:03Z">
        <w:r>
          <w:rPr>
            <w:rFonts w:ascii="Arial" w:hAnsi="Arial" w:cs="Arial"/>
            <w:color w:val="808080"/>
            <w:sz w:val="28"/>
          </w:rPr>
          <w:t xml:space="preserve">406;</w:t>
        </w:r>
      </w:ins>
      <w:r>
        <w:rPr>
          <w:rFonts w:ascii="Arial" w:hAnsi="Arial" w:cs="Arial"/>
          <w:sz w:val="28"/>
        </w:rPr>
        <w:t xml:space="preserve"> </w:t>
      </w:r>
      <w:del w:id="1568" w:author="Assessor GDSXSR" w:date="2026-10-29T18:47:03Z">
        <w:r>
          <w:rPr>
            <w:rFonts w:ascii="Arial" w:hAnsi="Arial" w:cs="Arial"/>
            <w:sz w:val="28"/>
          </w:rPr>
          <w:delText xml:space="preserve">nesse patamar</w:delText>
        </w:r>
        <w:r>
          <w:rPr>
            <w:rFonts w:ascii="Arial" w:hAnsi="Arial" w:cs="Arial"/>
            <w:color w:val="808080"/>
            <w:sz w:val="28"/>
          </w:rPr>
          <w:delText xml:space="preserve"> (</w:delText>
        </w:r>
      </w:del>
      <w:r>
        <w:rPr>
          <w:rFonts w:ascii="Arial" w:hAnsi="Arial" w:cs="Arial"/>
          <w:color w:val="808080"/>
          <w:sz w:val="28"/>
        </w:rPr>
        <w:t xml:space="preserve">ID 88021957)</w:t>
      </w:r>
      <w:r>
        <w:rPr>
          <w:rFonts w:ascii="Arial" w:hAnsi="Arial" w:cs="Arial"/>
          <w:sz w:val="28"/>
        </w:rPr>
        <w:t xml:space="preserve">.</w:t>
      </w:r>
      <w:commentRangeEnd w:id="34"/>
      <w:r w:rsidR="00B802B2">
        <w:rPr>
          <w:rStyle w:val="Refdecomentrio"/>
          <w:rFonts w:ascii="Arial" w:hAnsi="Arial" w:cs="Arial"/>
          <w:color w:val="808080"/>
          <w:sz w:val="28"/>
          <w:szCs w:val="22"/>
        </w:rPr>
        <w:commentReference w:id="34"/>
      </w:r>
    </w:p>
    <w:p w14:paraId="14C625D0" w14:textId="77777777" w:rsidR="00B11149" w:rsidRPr="008D10F9" w:rsidRDefault="00B11149" w:rsidP="00B802B2">
      <w:pPr>
        <w:spacing w:after="0" w:line="360" w:lineRule="auto"/>
        <w:rPr>
          <w:rFonts w:ascii="Arial" w:hAnsi="Arial" w:cs="Arial"/>
        </w:rPr>
      </w:pPr>
    </w:p>
    <w:p w14:paraId="0512DC0B" w14:textId="77777777" w:rsidR="0076559E" w:rsidRDefault="00000000" w:rsidP="00B802B2">
      <w:pPr>
        <w:spacing w:after="0" w:line="360" w:lineRule="auto"/>
        <w:ind w:firstLine="2268"/>
        <w:jc w:val="both"/>
      </w:pPr>
      <w:r>
        <w:rPr>
          <w:rFonts w:ascii="Arial" w:hAnsi="Arial" w:cs="Arial"/>
          <w:sz w:val="28"/>
        </w:rPr>
        <w:t xml:space="preserve">A correção monetária pelo IPCA apenas recompõe o valor da moeda</w:t>
      </w:r>
      <w:ins w:id="1569" w:author="Assessor GDSXSR" w:date="2026-10-29T18:47:03Z">
        <w:r>
          <w:rPr>
            <w:rFonts w:ascii="Arial" w:hAnsi="Arial" w:cs="Arial"/>
            <w:color w:val="808080"/>
            <w:sz w:val="28"/>
          </w:rPr>
          <w:t xml:space="preserve">, e os juros de mora convencionados à taxa fixa não embutem índice de inflação, o que afasta a duplicidade apontada</w:t>
        </w:r>
      </w:ins>
      <w:r>
        <w:rPr>
          <w:rFonts w:ascii="Arial" w:hAnsi="Arial" w:cs="Arial"/>
          <w:sz w:val="28"/>
        </w:rPr>
        <w:t xml:space="preserve"> (CC 389 parágrafo único).</w:t>
      </w:r>
    </w:p>
    <w:p w14:paraId="3F9035D0" w14:textId="77777777" w:rsidR="0076559E" w:rsidRDefault="0076559E" w:rsidP="00B802B2">
      <w:pPr>
        <w:spacing w:after="0" w:line="360" w:lineRule="auto"/>
        <w:ind w:firstLine="2268"/>
        <w:jc w:val="both"/>
      </w:pPr>
    </w:p>
    <w:p w14:paraId="10A561E0" w14:textId="77777777" w:rsidR="00B11149" w:rsidRPr="008D10F9" w:rsidRDefault="000909E3" w:rsidP="00B802B2">
      <w:pPr>
        <w:spacing w:after="0" w:line="360" w:lineRule="auto"/>
        <w:ind w:firstLine="2268"/>
        <w:jc w:val="both"/>
        <w:rPr>
          <w:del w:id="1571" w:author="Assessor GDSXSR" w:date="2026-10-29T18:47:03Z"/>
          <w:rFonts w:ascii="Arial" w:hAnsi="Arial" w:cs="Arial"/>
        </w:rPr>
      </w:pPr>
      <w:del w:id="1570" w:author="Assessor GDSXSR" w:date="2026-10-29T18:47:03Z">
        <w:r>
          <w:rPr>
            <w:rFonts w:ascii="Arial" w:hAnsi="Arial" w:cs="Arial"/>
            <w:sz w:val="28"/>
          </w:rPr>
          <w:delText>Juros de mora convencionados à taxa fixa não embutem índice de inflação, de modo que não há a duplicidade apontada, própria da cumulação da taxa Selic com índice autônomo de correção.</w:delText>
        </w:r>
      </w:del>
    </w:p>
    <w:p w14:paraId="33A88287" w14:textId="77777777" w:rsidR="00B11149" w:rsidRPr="008D10F9" w:rsidRDefault="00B11149" w:rsidP="00B802B2">
      <w:pPr>
        <w:spacing w:after="0" w:line="360" w:lineRule="auto"/>
        <w:rPr>
          <w:del w:id="1572" w:author="Assessor GDSXSR" w:date="2026-10-29T18:47:03Z"/>
          <w:rFonts w:ascii="Arial" w:hAnsi="Arial" w:cs="Arial"/>
        </w:rPr>
      </w:pPr>
    </w:p>
    <w:p w14:paraId="62A438B4" w14:textId="3852116B"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u w:val="single"/>
        </w:rPr>
        <w:t>Assim, nego provimento ao apelo nesse ponto.</w:t>
      </w:r>
    </w:p>
    <w:p w14:paraId="51202C0E" w14:textId="77777777" w:rsidR="00B11149" w:rsidRPr="008D10F9" w:rsidRDefault="00B11149" w:rsidP="00B802B2">
      <w:pPr>
        <w:spacing w:after="0" w:line="360" w:lineRule="auto"/>
        <w:rPr>
          <w:rFonts w:ascii="Arial" w:hAnsi="Arial" w:cs="Arial"/>
        </w:rPr>
      </w:pPr>
    </w:p>
    <w:p w14:paraId="5A46E6AE" w14:textId="77777777" w:rsidR="00B11149" w:rsidRPr="004E5887" w:rsidRDefault="000909E3" w:rsidP="00B802B2">
      <w:pPr>
        <w:pStyle w:val="Ttulos"/>
        <w:spacing w:before="0" w:after="0"/>
        <w:rPr>
          <w:rFonts w:cs="Arial"/>
          <w:b w:val="0"/>
          <w:bCs/>
        </w:rPr>
      </w:pPr>
      <w:r w:rsidRPr="004E5887">
        <w:rPr>
          <w:rFonts w:cs="Arial"/>
          <w:b w:val="0"/>
          <w:bCs/>
          <w:highlight w:val="yellow"/>
        </w:rPr>
        <w:t>DA MANUTENÇÃO DA MULTA POR LITIGÂNCIA DE MÁ-FÉ</w:t>
      </w:r>
    </w:p>
    <w:p w14:paraId="6D0C99FE" w14:textId="77777777" w:rsidR="00B11149" w:rsidRPr="008D10F9" w:rsidRDefault="00B11149" w:rsidP="00B802B2">
      <w:pPr>
        <w:spacing w:after="0" w:line="360" w:lineRule="auto"/>
        <w:rPr>
          <w:rFonts w:ascii="Arial" w:hAnsi="Arial" w:cs="Arial"/>
        </w:rPr>
      </w:pPr>
    </w:p>
    <w:p w14:paraId="41C2EDE2" w14:textId="77777777" w:rsidR="00766DAE" w:rsidRDefault="000909E3" w:rsidP="00B802B2">
      <w:pPr>
        <w:spacing w:after="0" w:line="360" w:lineRule="auto"/>
        <w:ind w:firstLine="2268"/>
        <w:jc w:val="both"/>
        <w:rPr>
          <w:rFonts w:ascii="Arial" w:hAnsi="Arial" w:cs="Arial"/>
          <w:sz w:val="28"/>
        </w:rPr>
      </w:pPr>
      <w:r>
        <w:rPr>
          <w:rFonts w:ascii="Arial" w:hAnsi="Arial" w:cs="Arial"/>
          <w:sz w:val="28"/>
        </w:rPr>
        <w:t>Os réus/apelantes alegam que</w:t>
      </w:r>
      <w:r>
        <w:rPr>
          <w:rFonts w:ascii="Arial" w:hAnsi="Arial" w:cs="Arial"/>
          <w:color w:val="808080"/>
          <w:sz w:val="28"/>
        </w:rPr>
        <w:t xml:space="preserve">: </w:t>
      </w:r>
      <w:r>
        <w:rPr>
          <w:rFonts w:ascii="Arial" w:hAnsi="Arial" w:cs="Arial"/>
          <w:b/>
          <w:color w:val="808080"/>
          <w:sz w:val="28"/>
        </w:rPr>
        <w:t>1)</w:t>
      </w:r>
      <w:r>
        <w:rPr>
          <w:rFonts w:ascii="Arial" w:hAnsi="Arial" w:cs="Arial"/>
          <w:sz w:val="28"/>
        </w:rPr>
        <w:t xml:space="preserve"> não houve dolo</w:t>
      </w:r>
      <w:r>
        <w:rPr>
          <w:rFonts w:ascii="Arial" w:hAnsi="Arial" w:cs="Arial"/>
          <w:color w:val="808080"/>
          <w:sz w:val="28"/>
        </w:rPr>
        <w:t>;</w:t>
      </w:r>
      <w:r>
        <w:rPr>
          <w:rFonts w:ascii="Arial" w:hAnsi="Arial" w:cs="Arial"/>
          <w:sz w:val="28"/>
        </w:rPr>
        <w:t xml:space="preserve"> </w:t>
      </w:r>
      <w:r>
        <w:rPr>
          <w:rFonts w:ascii="Arial" w:hAnsi="Arial" w:cs="Arial"/>
          <w:b/>
          <w:color w:val="808080"/>
          <w:sz w:val="28"/>
        </w:rPr>
        <w:t>2)</w:t>
      </w:r>
      <w:r>
        <w:rPr>
          <w:rFonts w:ascii="Arial" w:hAnsi="Arial" w:cs="Arial"/>
          <w:sz w:val="28"/>
        </w:rPr>
        <w:t xml:space="preserve"> expuseram a origem de cada pagamento</w:t>
      </w:r>
      <w:r>
        <w:rPr>
          <w:rFonts w:ascii="Arial" w:hAnsi="Arial" w:cs="Arial"/>
          <w:color w:val="808080"/>
          <w:sz w:val="28"/>
        </w:rPr>
        <w:t>;</w:t>
      </w:r>
      <w:r>
        <w:rPr>
          <w:rFonts w:ascii="Arial" w:hAnsi="Arial" w:cs="Arial"/>
          <w:sz w:val="28"/>
        </w:rPr>
        <w:t xml:space="preserve"> e </w:t>
      </w:r>
      <w:r>
        <w:rPr>
          <w:rFonts w:ascii="Arial" w:hAnsi="Arial" w:cs="Arial"/>
          <w:b/>
          <w:color w:val="808080"/>
          <w:sz w:val="28"/>
        </w:rPr>
        <w:t>3)</w:t>
      </w:r>
      <w:r>
        <w:rPr>
          <w:rFonts w:ascii="Arial" w:hAnsi="Arial" w:cs="Arial"/>
          <w:sz w:val="28"/>
        </w:rPr>
        <w:t xml:space="preserve"> a imputação dos pagamentos foi tratada no saneamento como questão de mérito</w:t>
      </w:r>
      <w:r>
        <w:rPr>
          <w:rFonts w:ascii="Arial" w:hAnsi="Arial" w:cs="Arial"/>
          <w:color w:val="808080"/>
          <w:sz w:val="28"/>
        </w:rPr>
        <w:t xml:space="preserve"> (ID 88023724)</w:t>
      </w:r>
      <w:r>
        <w:rPr>
          <w:rFonts w:ascii="Arial" w:hAnsi="Arial" w:cs="Arial"/>
          <w:sz w:val="28"/>
        </w:rPr>
        <w:t>.</w:t>
      </w:r>
    </w:p>
    <w:p w14:paraId="45AF3DDF" w14:textId="77777777" w:rsidR="00766DAE" w:rsidRDefault="00766DAE" w:rsidP="00B802B2">
      <w:pPr>
        <w:spacing w:after="0" w:line="360" w:lineRule="auto"/>
        <w:ind w:firstLine="2268"/>
        <w:jc w:val="both"/>
        <w:rPr>
          <w:rFonts w:ascii="Arial" w:hAnsi="Arial" w:cs="Arial"/>
          <w:sz w:val="28"/>
        </w:rPr>
      </w:pPr>
    </w:p>
    <w:p w14:paraId="177C9DFC" w14:textId="6E2CBF2E" w:rsidR="00B11149" w:rsidRPr="008D10F9" w:rsidRDefault="000909E3" w:rsidP="00B802B2">
      <w:pPr>
        <w:spacing w:after="0" w:line="360" w:lineRule="auto"/>
        <w:ind w:firstLine="2268"/>
        <w:jc w:val="both"/>
        <w:rPr>
          <w:del w:id="1574" w:author="Assessor GDSXSR" w:date="2026-10-29T18:47:03Z"/>
          <w:rFonts w:ascii="Arial" w:hAnsi="Arial" w:cs="Arial"/>
        </w:rPr>
      </w:pPr>
      <w:del w:id="1573" w:author="Assessor GDSXSR" w:date="2026-10-29T18:47:03Z">
        <w:r w:rsidRPr="008D10F9">
          <w:rPr>
            <w:rFonts w:ascii="Arial" w:hAnsi="Arial" w:cs="Arial"/>
            <w:sz w:val="28"/>
          </w:rPr>
          <w:delText>Requerem a exclusão da multa.</w:delText>
        </w:r>
      </w:del>
    </w:p>
    <w:p w14:paraId="22C59800" w14:textId="77777777" w:rsidR="00B11149" w:rsidRPr="008D10F9" w:rsidRDefault="00B11149" w:rsidP="00B802B2">
      <w:pPr>
        <w:spacing w:after="0" w:line="360" w:lineRule="auto"/>
        <w:rPr>
          <w:del w:id="1575" w:author="Assessor GDSXSR" w:date="2026-10-29T18:47:03Z"/>
          <w:rFonts w:ascii="Arial" w:hAnsi="Arial" w:cs="Arial"/>
        </w:rPr>
      </w:pPr>
    </w:p>
    <w:p w14:paraId="11650E78"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highlight w:val="yellow"/>
        </w:rPr>
        <w:t>Sem razão.</w:t>
      </w:r>
    </w:p>
    <w:p w14:paraId="6CE8DC98" w14:textId="77777777" w:rsidR="00B11149" w:rsidRPr="008D10F9" w:rsidRDefault="00B11149" w:rsidP="00B802B2">
      <w:pPr>
        <w:spacing w:after="0" w:line="360" w:lineRule="auto"/>
        <w:rPr>
          <w:rFonts w:ascii="Arial" w:hAnsi="Arial" w:cs="Arial"/>
        </w:rPr>
      </w:pPr>
    </w:p>
    <w:p w14:paraId="3C63AC9A"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Nesse ponto, transcrevo trecho da r. sentença, cujos fundamentos acolho:</w:t>
      </w:r>
    </w:p>
    <w:p w14:paraId="56E173AC" w14:textId="77777777" w:rsidR="00B11149" w:rsidRPr="008D10F9" w:rsidRDefault="00B11149" w:rsidP="00B802B2">
      <w:pPr>
        <w:spacing w:after="0" w:line="360" w:lineRule="auto"/>
        <w:rPr>
          <w:rFonts w:ascii="Arial" w:hAnsi="Arial" w:cs="Arial"/>
        </w:rPr>
      </w:pPr>
    </w:p>
    <w:p w14:paraId="221F849F" w14:textId="02C1465A" w:rsidR="00B11149" w:rsidRPr="008D10F9" w:rsidRDefault="000909E3" w:rsidP="00B802B2">
      <w:pPr>
        <w:pStyle w:val="Citao"/>
        <w:spacing w:before="0" w:after="0" w:line="360" w:lineRule="auto"/>
        <w:jc w:val="both"/>
        <w:rPr>
          <w:rFonts w:cs="Arial"/>
        </w:rPr>
      </w:pPr>
      <w:commentRangeStart w:id="46"/>
      <w:r>
        <w:rPr>
          <w:rFonts w:cs="Arial"/>
        </w:rPr>
        <w:t xml:space="preserve">"</w:t>
      </w:r>
      <w:commentRangeEnd w:id="46"/>
      <w:r>
        <w:rPr>
          <w:rStyle w:val="CommentReference"/>
        </w:rPr>
        <w:commentReference w:id="46"/>
      </w:r>
      <w:r>
        <w:rPr>
          <w:rFonts w:cs="Arial"/>
        </w:rPr>
        <w:t xml:space="preserve">(...)</w:t>
      </w:r>
      <w:del w:id="1576" w:author="Assessor GDSXSR" w:date="2026-10-29T18:47:03Z">
        <w:r>
          <w:rPr>
            <w:rFonts w:cs="Arial"/>
          </w:rPr>
          <w:delText xml:space="preserve"> </w:delText>
        </w:r>
        <w:r>
          <w:rPr>
            <w:rFonts w:cs="Arial"/>
          </w:rPr>
          <w:delText xml:space="preserve">Com efeito, os réus apresentaram na contestação uma relação de pagamentos no valor total de R$ 83.302,82 (oitenta e três mil, trezentos e dois reais e oitenta e dois centavos) como se fossem amortizações do débito formalizado pela CCB de 09/05/2025 mas esses pagamentos foram realizados entre maio de 2024 e março de 2025, sob os contratos de investidor-anjo anteriores, extintos pelo distrato de 11/03/2025, o que evidentemente era do conhecimento dos réus, na qualidade de emitentes e signatários tanto dos contratos anteriores quanto do distrato e da CCB.</w:delText>
        </w:r>
      </w:del>
      <w:r>
        <w:rPr>
          <w:rFonts w:cs="Arial"/>
        </w:rPr>
        <w:t xml:space="preserve"> </w:t>
      </w:r>
      <w:r>
        <w:rPr>
          <w:rFonts w:cs="Arial"/>
          <w:u w:val="single"/>
        </w:rPr>
        <w:t xml:space="preserve">A inclusão deliberada de pagamentos já quitados sob relação contratual extinta, apresentados como se fossem adimplemento parcial </w:t>
      </w:r>
      <w:r>
        <w:rPr>
          <w:rFonts w:cs="Arial"/>
          <w:u w:val="single"/>
        </w:rPr>
        <w:t xml:space="preserve">da CCB, configura alteração da verdade dos fatos com o propósito de induzir o juízo em erro e obter vantagem indevida</w:t>
      </w:r>
      <w:r>
        <w:rPr>
          <w:rFonts w:cs="Arial"/>
        </w:rPr>
        <w:t xml:space="preserve"> — a redução ou a eliminação do débito efetivamente devido. </w:t>
      </w:r>
      <w:del w:id="1577" w:author="Assessor GDSXSR" w:date="2026-10-29T18:47:03Z">
        <w:r>
          <w:rPr>
            <w:rFonts w:cs="Arial"/>
          </w:rPr>
          <w:delText xml:space="preserve">Essa conduta se enquadra nos incisos II e III do art</w:delText>
        </w:r>
      </w:del>
      <w:ins w:id="1578" w:author="Assessor GDSXSR" w:date="2026-10-29T18:47:03Z">
        <w:r>
          <w:rPr>
            <w:rFonts w:cs="Arial"/>
            <w:color w:val="808080"/>
          </w:rPr>
          <w:t xml:space="preserve">(</w:t>
        </w:r>
      </w:ins>
      <w:r>
        <w:rPr>
          <w:rFonts w:cs="Arial"/>
        </w:rPr>
        <w:t xml:space="preserve">.</w:t>
      </w:r>
      <w:del w:id="1579" w:author="Assessor GDSXSR" w:date="2026-10-29T18:47:03Z">
        <w:r>
          <w:rPr>
            <w:rFonts w:cs="Arial"/>
          </w:rPr>
          <w:delText xml:space="preserve"> 80 do CPC, que tipificam como litigância de má-fé alterar a verdade dos fatos e usar o processo para conseguir objetivo ilegal</w:delText>
        </w:r>
      </w:del>
      <w:r>
        <w:rPr>
          <w:rFonts w:cs="Arial"/>
        </w:rPr>
        <w:t xml:space="preserve">.</w:t>
      </w:r>
      <w:del w:id="1580" w:author="Assessor GDSXSR" w:date="2026-10-29T18:47:03Z">
        <w:r>
          <w:rPr>
            <w:rFonts w:cs="Arial"/>
          </w:rPr>
          <w:delText xml:space="preserve"> Defiro, portanto, o pedido de condenação dos réus por litigância de má-fé, nos termos do art</w:delText>
        </w:r>
      </w:del>
      <w:r>
        <w:rPr>
          <w:rFonts w:cs="Arial"/>
        </w:rPr>
        <w:t xml:space="preserve">.</w:t>
      </w:r>
      <w:del w:id="1581" w:author="Assessor GDSXSR" w:date="2026-10-29T18:47:03Z">
        <w:r>
          <w:rPr>
            <w:rFonts w:cs="Arial"/>
          </w:rPr>
          <w:delText xml:space="preserve"> 81 do CPC, fixando a multa em 5% (cinco por cento</w:delText>
        </w:r>
      </w:del>
      <w:r>
        <w:rPr>
          <w:rFonts w:cs="Arial"/>
        </w:rPr>
        <w:t xml:space="preserve">)</w:t>
      </w:r>
      <w:del w:id="1582" w:author="Assessor GDSXSR" w:date="2026-10-29T18:47:03Z">
        <w:r>
          <w:rPr>
            <w:rFonts w:cs="Arial"/>
          </w:rPr>
          <w:delText xml:space="preserve"> sobre o valor atualizado da causa, a ser revertida em favor da autora</w:delText>
        </w:r>
      </w:del>
      <w:r>
        <w:rPr>
          <w:rFonts w:cs="Arial"/>
        </w:rPr>
        <w:t xml:space="preserve">." (ID 88023720) – Grifei</w:t>
      </w:r>
    </w:p>
    <w:p w14:paraId="2E2F9A42" w14:textId="77777777" w:rsidR="00B11149" w:rsidRPr="008D10F9" w:rsidRDefault="00B11149" w:rsidP="00B802B2">
      <w:pPr>
        <w:spacing w:after="0" w:line="360" w:lineRule="auto"/>
        <w:rPr>
          <w:rFonts w:ascii="Arial" w:hAnsi="Arial" w:cs="Arial"/>
        </w:rPr>
      </w:pPr>
    </w:p>
    <w:p w14:paraId="1A6D3FA9" w14:textId="77777777" w:rsidR="0076559E" w:rsidRDefault="00000000" w:rsidP="00B802B2">
      <w:pPr>
        <w:spacing w:after="0" w:line="360" w:lineRule="auto"/>
        <w:ind w:firstLine="2268"/>
        <w:jc w:val="both"/>
      </w:pPr>
      <w:del w:id="1583" w:author="Assessor GDSXSR" w:date="2026-10-29T18:47:03Z">
        <w:r>
          <w:rPr>
            <w:rFonts w:ascii="Arial" w:hAnsi="Arial" w:cs="Arial"/>
            <w:sz w:val="28"/>
          </w:rPr>
          <w:delText xml:space="preserve">A</w:delText>
        </w:r>
      </w:del>
      <w:ins w:id="1584" w:author="Assessor GDSXSR" w:date="2026-10-29T18:47:03Z">
        <w:r>
          <w:rPr>
            <w:rFonts w:ascii="Arial" w:hAnsi="Arial" w:cs="Arial"/>
            <w:color w:val="808080"/>
            <w:sz w:val="28"/>
          </w:rPr>
          <w:t xml:space="preserve">Os</w:t>
        </w:r>
      </w:ins>
      <w:r>
        <w:rPr>
          <w:rFonts w:ascii="Arial" w:hAnsi="Arial" w:cs="Arial"/>
          <w:sz w:val="28"/>
        </w:rPr>
        <w:t xml:space="preserve"> </w:t>
      </w:r>
      <w:del w:id="1585" w:author="Assessor GDSXSR" w:date="2026-10-29T18:47:03Z">
        <w:r>
          <w:rPr>
            <w:rFonts w:ascii="Arial" w:hAnsi="Arial" w:cs="Arial"/>
            <w:sz w:val="28"/>
          </w:rPr>
          <w:delText xml:space="preserve">indicação</w:delText>
        </w:r>
      </w:del>
      <w:ins w:id="1586" w:author="Assessor GDSXSR" w:date="2026-10-29T18:47:03Z">
        <w:r>
          <w:rPr>
            <w:rFonts w:ascii="Arial" w:hAnsi="Arial" w:cs="Arial"/>
            <w:color w:val="808080"/>
            <w:sz w:val="28"/>
          </w:rPr>
          <w:t xml:space="preserve">réus</w:t>
        </w:r>
      </w:ins>
      <w:r>
        <w:rPr>
          <w:rFonts w:ascii="Arial" w:hAnsi="Arial" w:cs="Arial"/>
          <w:sz w:val="28"/>
        </w:rPr>
        <w:t xml:space="preserve"> </w:t>
      </w:r>
      <w:del w:id="1587" w:author="Assessor GDSXSR" w:date="2026-10-29T18:47:03Z">
        <w:r>
          <w:rPr>
            <w:rFonts w:ascii="Arial" w:hAnsi="Arial" w:cs="Arial"/>
            <w:sz w:val="28"/>
          </w:rPr>
          <w:delText xml:space="preserve">das</w:delText>
        </w:r>
      </w:del>
      <w:ins w:id="1588" w:author="Assessor GDSXSR" w:date="2026-10-29T18:47:03Z">
        <w:r>
          <w:rPr>
            <w:rFonts w:ascii="Arial" w:hAnsi="Arial" w:cs="Arial"/>
            <w:color w:val="808080"/>
            <w:sz w:val="28"/>
          </w:rPr>
          <w:t xml:space="preserve">assinaram</w:t>
        </w:r>
      </w:ins>
      <w:r>
        <w:rPr>
          <w:rFonts w:ascii="Arial" w:hAnsi="Arial" w:cs="Arial"/>
          <w:sz w:val="28"/>
        </w:rPr>
        <w:t xml:space="preserve"> </w:t>
      </w:r>
      <w:del w:id="1589" w:author="Assessor GDSXSR" w:date="2026-10-29T18:47:03Z">
        <w:r>
          <w:rPr>
            <w:rFonts w:ascii="Arial" w:hAnsi="Arial" w:cs="Arial"/>
            <w:sz w:val="28"/>
          </w:rPr>
          <w:delText xml:space="preserve">datas</w:delText>
        </w:r>
      </w:del>
      <w:ins w:id="1590" w:author="Assessor GDSXSR" w:date="2026-10-29T18:47:03Z">
        <w:r>
          <w:rPr>
            <w:rFonts w:ascii="Arial" w:hAnsi="Arial" w:cs="Arial"/>
            <w:color w:val="808080"/>
            <w:sz w:val="28"/>
          </w:rPr>
          <w:t xml:space="preserve">o distrato, que assegurou à autora a devolução integral</w:t>
        </w:r>
      </w:ins>
      <w:r>
        <w:rPr>
          <w:rFonts w:ascii="Arial" w:hAnsi="Arial" w:cs="Arial"/>
          <w:sz w:val="28"/>
        </w:rPr>
        <w:t xml:space="preserve"> dos </w:t>
      </w:r>
      <w:ins w:id="1591" w:author="Assessor GDSXSR" w:date="2026-10-29T18:47:03Z">
        <w:r>
          <w:rPr>
            <w:rFonts w:ascii="Arial" w:hAnsi="Arial" w:cs="Arial"/>
            <w:color w:val="808080"/>
            <w:sz w:val="28"/>
          </w:rPr>
          <w:t xml:space="preserve">valores aportados, e a cédula que formalizou esse saldo, de modo que sabiam que os </w:t>
        </w:r>
      </w:ins>
      <w:r>
        <w:rPr>
          <w:rFonts w:ascii="Arial" w:hAnsi="Arial" w:cs="Arial"/>
          <w:sz w:val="28"/>
        </w:rPr>
        <w:t xml:space="preserve">repasses </w:t>
      </w:r>
      <w:del w:id="1592" w:author="Assessor GDSXSR" w:date="2026-10-29T18:47:03Z">
        <w:r>
          <w:rPr>
            <w:rFonts w:ascii="Arial" w:hAnsi="Arial" w:cs="Arial"/>
            <w:sz w:val="28"/>
          </w:rPr>
          <w:delText xml:space="preserve">não</w:delText>
        </w:r>
      </w:del>
      <w:ins w:id="1593" w:author="Assessor GDSXSR" w:date="2026-10-29T18:47:03Z">
        <w:r>
          <w:rPr>
            <w:rFonts w:ascii="Arial" w:hAnsi="Arial" w:cs="Arial"/>
            <w:color w:val="808080"/>
            <w:sz w:val="28"/>
          </w:rPr>
          <w:t xml:space="preserve">anteriores</w:t>
        </w:r>
      </w:ins>
      <w:r>
        <w:rPr>
          <w:rFonts w:ascii="Arial" w:hAnsi="Arial" w:cs="Arial"/>
          <w:sz w:val="28"/>
        </w:rPr>
        <w:t xml:space="preserve"> </w:t>
      </w:r>
      <w:del w:id="1594" w:author="Assessor GDSXSR" w:date="2026-10-29T18:47:03Z">
        <w:r>
          <w:rPr>
            <w:rFonts w:ascii="Arial" w:hAnsi="Arial" w:cs="Arial"/>
            <w:sz w:val="28"/>
          </w:rPr>
          <w:delText xml:space="preserve">afasta</w:delText>
        </w:r>
      </w:del>
      <w:ins w:id="1595" w:author="Assessor GDSXSR" w:date="2026-10-29T18:47:03Z">
        <w:r>
          <w:rPr>
            <w:rFonts w:ascii="Arial" w:hAnsi="Arial" w:cs="Arial"/>
            <w:color w:val="808080"/>
            <w:sz w:val="28"/>
          </w:rPr>
          <w:t xml:space="preserve">remuneravam os contratos extintos e, ainda assim, pediram a compensação integral desses valores com</w:t>
        </w:r>
      </w:ins>
      <w:r>
        <w:rPr>
          <w:rFonts w:ascii="Arial" w:hAnsi="Arial" w:cs="Arial"/>
          <w:sz w:val="28"/>
        </w:rPr>
        <w:t xml:space="preserve"> o </w:t>
      </w:r>
      <w:del w:id="1596" w:author="Assessor GDSXSR" w:date="2026-10-29T18:47:03Z">
        <w:r>
          <w:rPr>
            <w:rFonts w:ascii="Arial" w:hAnsi="Arial" w:cs="Arial"/>
            <w:sz w:val="28"/>
          </w:rPr>
          <w:delText xml:space="preserve">dolo</w:delText>
        </w:r>
      </w:del>
      <w:ins w:id="1597" w:author="Assessor GDSXSR" w:date="2026-10-29T18:47:03Z">
        <w:r>
          <w:rPr>
            <w:rFonts w:ascii="Arial" w:hAnsi="Arial" w:cs="Arial"/>
            <w:color w:val="808080"/>
            <w:sz w:val="28"/>
          </w:rPr>
          <w:t xml:space="preserve">débito (ID 88023703, 88023707 e 88021957)</w:t>
        </w:r>
      </w:ins>
      <w:r>
        <w:rPr>
          <w:rFonts w:ascii="Arial" w:hAnsi="Arial" w:cs="Arial"/>
          <w:sz w:val="28"/>
        </w:rPr>
        <w:t xml:space="preserve">.</w:t>
      </w:r>
    </w:p>
    <w:p w14:paraId="6C2FFABA" w14:textId="77777777" w:rsidR="0076559E" w:rsidRDefault="0076559E" w:rsidP="00B802B2">
      <w:pPr>
        <w:spacing w:after="0" w:line="360" w:lineRule="auto"/>
        <w:ind w:firstLine="2268"/>
        <w:jc w:val="both"/>
      </w:pPr>
    </w:p>
    <w:p w14:paraId="07B2A497" w14:textId="77777777" w:rsidR="0076559E" w:rsidRDefault="00000000" w:rsidP="00B802B2">
      <w:pPr>
        <w:spacing w:after="0" w:line="360" w:lineRule="auto"/>
        <w:ind w:firstLine="2268"/>
        <w:jc w:val="both"/>
        <w:rPr>
          <w:del w:id="1601" w:author="Assessor GDSXSR" w:date="2026-10-29T18:47:03Z"/>
        </w:rPr>
      </w:pPr>
      <w:del w:id="1598" w:author="Assessor GDSXSR" w:date="2026-10-29T18:47:03Z">
        <w:r>
          <w:rPr>
            <w:rFonts w:ascii="Arial" w:hAnsi="Arial" w:cs="Arial"/>
            <w:sz w:val="28"/>
          </w:rPr>
          <w:delText xml:space="preserve">A sociedade firmou o distrato, que assegurou à autora a devolução integral dos valores aportados, e emitiu a cédula que formalizou esse saldo, instrumentos assinados por José Fábio Leal de </w:delText>
        </w:r>
      </w:del>
      <w:del w:id="1599" w:author="Assessor GDSXSR" w:date="2026-10-29T18:47:03Z">
        <w:r>
          <w:rPr>
            <w:rFonts w:ascii="Arial" w:hAnsi="Arial" w:cs="Arial"/>
            <w:color w:val="808080"/>
            <w:sz w:val="28"/>
          </w:rPr>
          <w:delText>Moura (ID 88023707 e 88021957)</w:delText>
        </w:r>
      </w:del>
      <w:del w:id="1600" w:author="Assessor GDSXSR" w:date="2026-10-29T18:47:03Z">
        <w:r>
          <w:rPr>
            <w:rFonts w:ascii="Arial" w:hAnsi="Arial" w:cs="Arial"/>
            <w:sz w:val="28"/>
          </w:rPr>
          <w:delText>.</w:delText>
        </w:r>
      </w:del>
    </w:p>
    <w:p w14:paraId="6B60E16F" w14:textId="77777777" w:rsidR="0076559E" w:rsidRDefault="0076559E" w:rsidP="00B802B2">
      <w:pPr>
        <w:spacing w:after="0" w:line="360" w:lineRule="auto"/>
        <w:ind w:firstLine="2268"/>
        <w:jc w:val="both"/>
        <w:rPr>
          <w:del w:id="1602" w:author="Assessor GDSXSR" w:date="2026-10-29T18:47:03Z"/>
        </w:rPr>
      </w:pPr>
    </w:p>
    <w:p w14:paraId="733DAF4A" w14:textId="597823A2" w:rsidR="00B11149" w:rsidRPr="008D10F9" w:rsidRDefault="000909E3" w:rsidP="00B802B2">
      <w:pPr>
        <w:spacing w:after="0" w:line="360" w:lineRule="auto"/>
        <w:ind w:firstLine="2268"/>
        <w:jc w:val="both"/>
        <w:rPr>
          <w:del w:id="1604" w:author="Assessor GDSXSR" w:date="2026-10-29T18:47:03Z"/>
          <w:rFonts w:ascii="Arial" w:hAnsi="Arial" w:cs="Arial"/>
        </w:rPr>
      </w:pPr>
      <w:del w:id="1603" w:author="Assessor GDSXSR" w:date="2026-10-29T18:47:03Z">
        <w:r>
          <w:rPr>
            <w:rFonts w:ascii="Arial" w:hAnsi="Arial" w:cs="Arial"/>
            <w:sz w:val="28"/>
          </w:rPr>
          <w:delText>Portanto, os réus sabiam que os repasses anteriores remuneravam os contratos extintos e não amortizavam a dívida cobrada, e ainda assim pediram a compensação integral desses valores com o débito (ID 88023703).</w:delText>
        </w:r>
      </w:del>
    </w:p>
    <w:p w14:paraId="207A9781" w14:textId="77777777" w:rsidR="00B11149" w:rsidRPr="008D10F9" w:rsidRDefault="00B11149" w:rsidP="00B802B2">
      <w:pPr>
        <w:spacing w:after="0" w:line="360" w:lineRule="auto"/>
        <w:rPr>
          <w:del w:id="1605" w:author="Assessor GDSXSR" w:date="2026-10-29T18:47:03Z"/>
          <w:rFonts w:ascii="Arial" w:hAnsi="Arial" w:cs="Arial"/>
        </w:rPr>
      </w:pPr>
    </w:p>
    <w:p w14:paraId="1A12FFD0" w14:textId="77777777" w:rsidR="00B11149" w:rsidRPr="008D10F9" w:rsidRDefault="000909E3" w:rsidP="00B802B2">
      <w:pPr>
        <w:spacing w:after="0" w:line="360" w:lineRule="auto"/>
        <w:ind w:firstLine="2268"/>
        <w:jc w:val="both"/>
        <w:rPr>
          <w:rFonts w:ascii="Arial" w:hAnsi="Arial" w:cs="Arial"/>
        </w:rPr>
      </w:pPr>
      <w:r>
        <w:rPr>
          <w:rFonts w:ascii="Arial" w:hAnsi="Arial" w:cs="Arial"/>
          <w:sz w:val="28"/>
        </w:rPr>
        <w:t xml:space="preserve">A inclusão da imputação dos pagamentos entre os pontos controvertidos não descaracteriza a conduta, pois a controvérsia nasceu da </w:t>
      </w:r>
      <w:del w:id="1606" w:author="Assessor GDSXSR" w:date="2026-10-29T18:47:03Z">
        <w:r>
          <w:rPr>
            <w:rFonts w:ascii="Arial" w:hAnsi="Arial" w:cs="Arial"/>
            <w:sz w:val="28"/>
          </w:rPr>
          <w:delText xml:space="preserve">própria </w:delText>
        </w:r>
      </w:del>
      <w:r>
        <w:rPr>
          <w:rFonts w:ascii="Arial" w:hAnsi="Arial" w:cs="Arial"/>
          <w:sz w:val="28"/>
        </w:rPr>
        <w:t xml:space="preserve">alegação dos réus (CPC 80 II e III</w:t>
      </w:r>
      <w:r>
        <w:rPr>
          <w:rFonts w:ascii="Arial" w:hAnsi="Arial" w:cs="Arial"/>
          <w:color w:val="808080"/>
          <w:sz w:val="28"/>
        </w:rPr>
        <w:t xml:space="preserve">; ID 88023716</w:t>
      </w:r>
      <w:r>
        <w:rPr>
          <w:rFonts w:ascii="Arial" w:hAnsi="Arial" w:cs="Arial"/>
          <w:sz w:val="28"/>
        </w:rPr>
        <w:t xml:space="preserve">).</w:t>
      </w:r>
    </w:p>
    <w:p w14:paraId="65ECA122" w14:textId="77777777" w:rsidR="00B11149" w:rsidRPr="008D10F9" w:rsidRDefault="00B11149" w:rsidP="00B802B2">
      <w:pPr>
        <w:spacing w:after="0" w:line="360" w:lineRule="auto"/>
        <w:rPr>
          <w:rFonts w:ascii="Arial" w:hAnsi="Arial" w:cs="Arial"/>
        </w:rPr>
      </w:pPr>
    </w:p>
    <w:p w14:paraId="41EE75A2"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lastRenderedPageBreak/>
        <w:t>Nesse sentido:</w:t>
      </w:r>
    </w:p>
    <w:p w14:paraId="7423B159" w14:textId="77777777" w:rsidR="00B11149" w:rsidRPr="008D10F9" w:rsidRDefault="00B11149" w:rsidP="00B802B2">
      <w:pPr>
        <w:spacing w:after="0" w:line="360" w:lineRule="auto"/>
        <w:rPr>
          <w:rFonts w:ascii="Arial" w:hAnsi="Arial" w:cs="Arial"/>
        </w:rPr>
      </w:pPr>
    </w:p>
    <w:p w14:paraId="73B9A111" w14:textId="61CAD490" w:rsidR="00B11149" w:rsidRPr="008D10F9" w:rsidRDefault="000909E3" w:rsidP="00B802B2">
      <w:pPr>
        <w:pStyle w:val="Citao"/>
        <w:spacing w:before="0" w:after="0" w:line="360" w:lineRule="auto"/>
        <w:ind w:firstLine="0"/>
        <w:jc w:val="both"/>
        <w:rPr>
          <w:rFonts w:cs="Arial"/>
        </w:rPr>
      </w:pPr>
      <w:commentRangeStart w:id="35"/>
      <w:r>
        <w:rPr>
          <w:rFonts w:cs="Arial"/>
        </w:rPr>
        <w:t>"</w:t>
      </w:r>
      <w:commentRangeEnd w:id="35"/>
      <w:r w:rsidR="00B802B2">
        <w:rPr>
          <w:rStyle w:val="Refdecomentrio"/>
          <w:rFonts w:cs="Arial"/>
          <w:color w:val="808080"/>
          <w:sz w:val="26"/>
          <w:szCs w:val="24"/>
        </w:rPr>
        <w:commentReference w:id="35"/>
      </w:r>
      <w:r>
        <w:rPr>
          <w:rFonts w:cs="Arial"/>
          <w:color w:val="808080"/>
        </w:rPr>
        <w:t>(</w:t>
      </w:r>
      <w:r>
        <w:rPr>
          <w:rFonts w:cs="Arial"/>
        </w:rPr>
        <w:t>..</w:t>
      </w:r>
      <w:r>
        <w:rPr>
          <w:rFonts w:cs="Arial"/>
          <w:color w:val="808080"/>
        </w:rPr>
        <w:t>.)</w:t>
      </w:r>
      <w:r>
        <w:rPr>
          <w:rFonts w:cs="Arial"/>
        </w:rPr>
        <w:t xml:space="preserve"> </w:t>
      </w:r>
      <w:r>
        <w:rPr>
          <w:rFonts w:cs="Arial"/>
          <w:u w:val="single"/>
        </w:rPr>
        <w:t>Litigância de má-fé caracterizada: apresentação de recibos de quitação por serviços prestados em outros processos.</w:t>
      </w:r>
      <w:r>
        <w:rPr>
          <w:rFonts w:cs="Arial"/>
        </w:rPr>
        <w:t xml:space="preserve"> </w:t>
      </w:r>
      <w:r>
        <w:rPr>
          <w:rFonts w:cs="Arial"/>
          <w:color w:val="808080"/>
        </w:rPr>
        <w:t>(</w:t>
      </w:r>
      <w:r>
        <w:rPr>
          <w:rFonts w:cs="Arial"/>
        </w:rPr>
        <w:t>.</w:t>
      </w:r>
      <w:r>
        <w:rPr>
          <w:rFonts w:cs="Arial"/>
          <w:color w:val="808080"/>
        </w:rPr>
        <w:t>..)</w:t>
      </w:r>
      <w:r>
        <w:rPr>
          <w:rFonts w:cs="Arial"/>
        </w:rPr>
        <w:t>" (Acórdão 1907392, 0723200-20.2023.8.07.0001, Relator(a): FERNANDO HABIBE, 4ª TURMA CÍVEL, data de julgamento: 15/08/2024, publicado no DJe: 29/08/2024) – Grifei</w:t>
      </w:r>
    </w:p>
    <w:p w14:paraId="45AFC55D" w14:textId="77777777" w:rsidR="00B11149" w:rsidRPr="008D10F9" w:rsidRDefault="00B11149" w:rsidP="00B802B2">
      <w:pPr>
        <w:spacing w:after="0" w:line="360" w:lineRule="auto"/>
        <w:rPr>
          <w:rFonts w:ascii="Arial" w:hAnsi="Arial" w:cs="Arial"/>
        </w:rPr>
      </w:pPr>
    </w:p>
    <w:p w14:paraId="03335143" w14:textId="77777777" w:rsidR="00B11149" w:rsidRPr="008D10F9" w:rsidRDefault="000909E3" w:rsidP="00B802B2">
      <w:pPr>
        <w:pStyle w:val="Ttulos"/>
        <w:spacing w:before="0" w:after="0"/>
        <w:rPr>
          <w:rFonts w:cs="Arial"/>
        </w:rPr>
      </w:pPr>
      <w:r w:rsidRPr="008D10F9">
        <w:rPr>
          <w:rFonts w:cs="Arial"/>
        </w:rPr>
        <w:t>DISPOSITIVO</w:t>
      </w:r>
    </w:p>
    <w:p w14:paraId="62C12DF6" w14:textId="77777777" w:rsidR="00B11149" w:rsidRPr="008D10F9" w:rsidRDefault="00B11149" w:rsidP="00B802B2">
      <w:pPr>
        <w:spacing w:after="0" w:line="360" w:lineRule="auto"/>
        <w:rPr>
          <w:rFonts w:ascii="Arial" w:hAnsi="Arial" w:cs="Arial"/>
        </w:rPr>
      </w:pPr>
    </w:p>
    <w:p w14:paraId="280D202C" w14:textId="629CCBC4" w:rsidR="00B11149" w:rsidRPr="008D10F9" w:rsidRDefault="00000000" w:rsidP="00B802B2">
      <w:pPr>
        <w:spacing w:after="0" w:line="360" w:lineRule="auto"/>
        <w:ind w:firstLine="2268"/>
        <w:jc w:val="both"/>
        <w:rPr>
          <w:rFonts w:ascii="Arial" w:hAnsi="Arial" w:cs="Arial"/>
        </w:rPr>
      </w:pPr>
      <w:r>
        <w:rPr>
          <w:rFonts w:ascii="Arial" w:hAnsi="Arial" w:cs="Arial"/>
          <w:sz w:val="28"/>
        </w:rPr>
        <w:t xml:space="preserve">Ante o exposto, </w:t>
      </w:r>
      <w:r>
        <w:rPr>
          <w:rFonts w:ascii="Arial" w:hAnsi="Arial" w:cs="Arial"/>
          <w:b/>
          <w:bCs/>
          <w:sz w:val="28"/>
        </w:rPr>
        <w:t>acolho</w:t>
      </w:r>
      <w:r>
        <w:rPr>
          <w:rFonts w:ascii="Arial" w:hAnsi="Arial" w:cs="Arial"/>
          <w:sz w:val="28"/>
        </w:rPr>
        <w:t xml:space="preserve"> </w:t>
      </w:r>
      <w:r w:rsidRPr="00B802B2">
        <w:rPr>
          <w:rFonts w:ascii="Arial" w:hAnsi="Arial" w:cs="Arial"/>
          <w:b/>
          <w:bCs/>
          <w:sz w:val="28"/>
        </w:rPr>
        <w:t>em parte</w:t>
      </w:r>
      <w:r>
        <w:rPr>
          <w:rFonts w:ascii="Arial" w:hAnsi="Arial" w:cs="Arial"/>
          <w:sz w:val="28"/>
        </w:rPr>
        <w:t xml:space="preserve"> a preliminar de inovação recursal e </w:t>
      </w:r>
      <w:r w:rsidRPr="00B802B2">
        <w:rPr>
          <w:rFonts w:ascii="Arial" w:hAnsi="Arial" w:cs="Arial"/>
          <w:b/>
          <w:bCs/>
          <w:color w:val="808080"/>
          <w:sz w:val="28"/>
        </w:rPr>
        <w:t>não</w:t>
      </w:r>
      <w:r>
        <w:rPr>
          <w:rFonts w:ascii="Arial" w:hAnsi="Arial" w:cs="Arial"/>
          <w:color w:val="808080"/>
          <w:sz w:val="28"/>
        </w:rPr>
        <w:t xml:space="preserve"> </w:t>
      </w:r>
      <w:r>
        <w:rPr>
          <w:rFonts w:ascii="Arial" w:hAnsi="Arial" w:cs="Arial"/>
          <w:b/>
          <w:bCs/>
          <w:sz w:val="28"/>
        </w:rPr>
        <w:t>conheço</w:t>
      </w:r>
      <w:r>
        <w:rPr>
          <w:rFonts w:ascii="Arial" w:hAnsi="Arial" w:cs="Arial"/>
          <w:sz w:val="28"/>
        </w:rPr>
        <w:t xml:space="preserve"> do apelo dos réus, GPS Facility e Construção Ltda e José Fábio Leal de Moura, </w:t>
      </w:r>
      <w:r>
        <w:rPr>
          <w:rFonts w:ascii="Arial" w:hAnsi="Arial" w:cs="Arial"/>
          <w:color w:val="808080"/>
          <w:sz w:val="28"/>
        </w:rPr>
        <w:t xml:space="preserve">quanto à base de cálculo da multa contratual </w:t>
      </w:r>
      <w:r>
        <w:rPr>
          <w:rFonts w:ascii="Arial" w:hAnsi="Arial" w:cs="Arial"/>
          <w:sz w:val="28"/>
        </w:rPr>
        <w:t xml:space="preserve">e </w:t>
      </w:r>
      <w:r>
        <w:rPr>
          <w:rFonts w:ascii="Arial" w:hAnsi="Arial" w:cs="Arial"/>
          <w:color w:val="808080"/>
          <w:sz w:val="28"/>
        </w:rPr>
        <w:t>à imputação ao capital dos juros pagos nos contratos de investidor-anjo.</w:t>
      </w:r>
      <w:r w:rsidR="00B802B2">
        <w:rPr>
          <w:rFonts w:ascii="Arial" w:hAnsi="Arial" w:cs="Arial"/>
          <w:color w:val="808080"/>
          <w:sz w:val="28"/>
        </w:rPr>
        <w:t xml:space="preserve"> </w:t>
      </w:r>
      <w:commentRangeStart w:id="36"/>
      <w:r w:rsidR="000909E3">
        <w:rPr>
          <w:rFonts w:ascii="Arial" w:hAnsi="Arial" w:cs="Arial"/>
          <w:color w:val="808080"/>
          <w:sz w:val="28"/>
        </w:rPr>
        <w:t>Na</w:t>
      </w:r>
      <w:commentRangeEnd w:id="36"/>
      <w:r w:rsidR="000909E3">
        <w:rPr>
          <w:rStyle w:val="Refdecomentrio"/>
          <w:rFonts w:ascii="Arial" w:hAnsi="Arial" w:cs="Arial"/>
          <w:sz w:val="28"/>
          <w:szCs w:val="22"/>
        </w:rPr>
        <w:commentReference w:id="36"/>
      </w:r>
      <w:r w:rsidR="000909E3">
        <w:rPr>
          <w:rFonts w:ascii="Arial" w:hAnsi="Arial" w:cs="Arial"/>
          <w:sz w:val="28"/>
        </w:rPr>
        <w:t xml:space="preserve"> parte conhecida, </w:t>
      </w:r>
      <w:r w:rsidR="000909E3">
        <w:rPr>
          <w:rFonts w:ascii="Arial" w:hAnsi="Arial" w:cs="Arial"/>
          <w:b/>
          <w:bCs/>
          <w:sz w:val="28"/>
        </w:rPr>
        <w:t>rejeito</w:t>
      </w:r>
      <w:r w:rsidR="000909E3">
        <w:rPr>
          <w:rFonts w:ascii="Arial" w:hAnsi="Arial" w:cs="Arial"/>
          <w:sz w:val="28"/>
        </w:rPr>
        <w:t xml:space="preserve"> a preliminar de nulidade da sentença e </w:t>
      </w:r>
      <w:r w:rsidR="000909E3">
        <w:rPr>
          <w:rFonts w:ascii="Arial" w:hAnsi="Arial" w:cs="Arial"/>
          <w:b/>
          <w:sz w:val="28"/>
        </w:rPr>
        <w:t>nego-lhe provimento</w:t>
      </w:r>
      <w:r w:rsidR="000909E3">
        <w:rPr>
          <w:rFonts w:ascii="Arial" w:hAnsi="Arial" w:cs="Arial"/>
          <w:sz w:val="28"/>
        </w:rPr>
        <w:t>.</w:t>
      </w:r>
    </w:p>
    <w:p w14:paraId="1A97EE63" w14:textId="77777777" w:rsidR="00B11149" w:rsidRPr="008D10F9" w:rsidRDefault="00B11149" w:rsidP="00B802B2">
      <w:pPr>
        <w:spacing w:after="0" w:line="360" w:lineRule="auto"/>
        <w:rPr>
          <w:rFonts w:ascii="Arial" w:hAnsi="Arial" w:cs="Arial"/>
        </w:rPr>
      </w:pPr>
    </w:p>
    <w:p w14:paraId="51A0FA7F" w14:textId="3C4BAAA7" w:rsidR="00B11149" w:rsidRPr="008D10F9" w:rsidRDefault="000909E3" w:rsidP="00B802B2">
      <w:pPr>
        <w:spacing w:after="0" w:line="360" w:lineRule="auto"/>
        <w:ind w:firstLine="2268"/>
        <w:jc w:val="both"/>
        <w:rPr>
          <w:rFonts w:ascii="Arial" w:hAnsi="Arial" w:cs="Arial"/>
        </w:rPr>
      </w:pPr>
      <w:commentRangeStart w:id="37"/>
      <w:commentRangeStart w:id="38"/>
      <w:r>
        <w:rPr>
          <w:rFonts w:ascii="Arial" w:hAnsi="Arial" w:cs="Arial"/>
          <w:b/>
          <w:bCs/>
          <w:sz w:val="28"/>
        </w:rPr>
        <w:t>Condeno</w:t>
      </w:r>
      <w:commentRangeEnd w:id="38"/>
      <w:r>
        <w:rPr>
          <w:rStyle w:val="Refdecomentrio"/>
          <w:rFonts w:ascii="Arial" w:hAnsi="Arial" w:cs="Arial"/>
          <w:sz w:val="28"/>
          <w:szCs w:val="22"/>
        </w:rPr>
        <w:commentReference w:id="38"/>
      </w:r>
      <w:commentRangeEnd w:id="37"/>
      <w:r>
        <w:rPr>
          <w:rStyle w:val="Refdecomentrio"/>
          <w:rFonts w:ascii="Arial" w:hAnsi="Arial" w:cs="Arial"/>
          <w:sz w:val="28"/>
          <w:szCs w:val="22"/>
        </w:rPr>
        <w:commentReference w:id="37"/>
      </w:r>
      <w:r>
        <w:rPr>
          <w:rFonts w:ascii="Arial" w:hAnsi="Arial" w:cs="Arial"/>
          <w:sz w:val="28"/>
        </w:rPr>
        <w:t xml:space="preserve"> os réus/apelantes ao pagamento de honorários recursais que fixo em 2% </w:t>
      </w:r>
      <w:r>
        <w:rPr>
          <w:rFonts w:ascii="Arial" w:hAnsi="Arial" w:cs="Arial"/>
          <w:color w:val="808080"/>
          <w:sz w:val="28"/>
        </w:rPr>
        <w:t>sobre o</w:t>
      </w:r>
      <w:r>
        <w:rPr>
          <w:rFonts w:ascii="Arial" w:hAnsi="Arial" w:cs="Arial"/>
          <w:sz w:val="28"/>
        </w:rPr>
        <w:t xml:space="preserve"> valor atualizado da condenação (CPC 85 § 11), acrescido da quantia fixada na r. sentença.</w:t>
      </w:r>
    </w:p>
    <w:p w14:paraId="27B6AC43" w14:textId="77777777" w:rsidR="00B11149" w:rsidRPr="008D10F9" w:rsidRDefault="00B11149" w:rsidP="00B802B2">
      <w:pPr>
        <w:spacing w:after="0" w:line="360" w:lineRule="auto"/>
        <w:rPr>
          <w:rFonts w:ascii="Arial" w:hAnsi="Arial" w:cs="Arial"/>
        </w:rPr>
      </w:pPr>
    </w:p>
    <w:p w14:paraId="25FB3CD1" w14:textId="77777777" w:rsidR="00B11149" w:rsidRPr="008D10F9" w:rsidRDefault="000909E3" w:rsidP="00B802B2">
      <w:pPr>
        <w:spacing w:after="0" w:line="360" w:lineRule="auto"/>
        <w:ind w:firstLine="2268"/>
        <w:jc w:val="both"/>
        <w:rPr>
          <w:rFonts w:ascii="Arial" w:hAnsi="Arial" w:cs="Arial"/>
        </w:rPr>
      </w:pPr>
      <w:r w:rsidRPr="008D10F9">
        <w:rPr>
          <w:rFonts w:ascii="Arial" w:hAnsi="Arial" w:cs="Arial"/>
          <w:sz w:val="28"/>
        </w:rPr>
        <w:t>É como voto.</w:t>
      </w:r>
    </w:p>
    <w:p w14:paraId="3258D36D" w14:textId="77777777" w:rsidR="00B11149" w:rsidRDefault="000909E3">
      <w:pPr>
        <w:pageBreakBefore/>
        <w:spacing w:line="240" w:lineRule="auto"/>
        <w:jc w:val="center"/>
      </w:pPr>
      <w:r w:rsidRPr="00C76E86">
        <w:rPr>
          <w:rFonts w:cstheme="minorHAnsi"/>
          <w:b/>
          <w:color w:val="008000"/>
        </w:rPr>
        <w:lastRenderedPageBreak/>
        <w:t>SENTENÇA RECORRIDA</w:t>
      </w:r>
    </w:p>
    <w:p w14:paraId="50702CCB" w14:textId="77777777" w:rsidR="00B11149" w:rsidRDefault="000909E3">
      <w:pPr>
        <w:spacing w:after="120" w:line="360" w:lineRule="auto"/>
        <w:ind w:firstLine="709"/>
        <w:jc w:val="both"/>
      </w:pPr>
      <w:r w:rsidRPr="00C76E86">
        <w:rPr>
          <w:rFonts w:cstheme="minorHAnsi"/>
          <w:color w:val="008000"/>
        </w:rPr>
        <w:t>Trata-se de ação de cobrança cumulada com pedido de desconsideração da personalidade jurídica e tutela de urgência cautelar ajuizada por RÁVILA GRASIELLE DE ARAÚJO GONÇALVES contra GPS FACILITY E CONSTRUÇÃO LTDA e JOSÉ FÁBIO LEAL DE MOURA.</w:t>
      </w:r>
    </w:p>
    <w:p w14:paraId="7A734015" w14:textId="77777777" w:rsidR="00B11149" w:rsidRDefault="000909E3">
      <w:pPr>
        <w:spacing w:after="120" w:line="360" w:lineRule="auto"/>
        <w:ind w:firstLine="709"/>
        <w:jc w:val="both"/>
      </w:pPr>
      <w:r w:rsidRPr="00C76E86">
        <w:rPr>
          <w:rFonts w:cstheme="minorHAnsi"/>
          <w:color w:val="008000"/>
        </w:rPr>
        <w:t>Na petição inicial, a autora relata que celebrou com a primeira ré dois contratos de participação de investidor-anjo: o primeiro em 30/04/2024, com aporte de R$ 36.500,00 (trinta e seis mil e quinhentos reais); o segundo em 09/08/2024, com aporte de R$ 70.000,00 (setenta mil reais). Ambos previam retorno mensal e devolução integral dos valores. Diante do inadimplemento, as partes firmaram distrato em 11/03/2025, consolidando as obrigações pendentes. Em 09/05/2025, a ré emitiu a Cédula de Crédito Bancário (CCB) nº 053998546, no valor de R$ 146.500,00 (cento e quarenta e seis mil e quinhentos reais), com juros remuneratórios de 5% (cinco por cento) ao mês, para formalizar o saldo remanescente, em 06 (seis) parcelas mensais totalizando R$ 173.178,35 (cento e setenta e três mil, cento e setenta e oito reais e trinta e cinco centavos). A autora sustenta que o instrumento denominado CCB constitui mútuo civil privado, pois a ré não é instituição financeira, e que a garantia securitária da AIG apresentada pela ré é inexistente, uma vez que a seguradora negou cobertura. Alega que os juros de 5% ao mês são abusivos e devem ser limitados a 1% (um por cento) ao mês. Defende a responsabilidade solidária do segundo réu, sócio-administrador e avalista da CCB, e requer a desconsideração da personalidade jurídica.</w:t>
      </w:r>
    </w:p>
    <w:p w14:paraId="326E6BC0" w14:textId="77777777" w:rsidR="00B11149" w:rsidRDefault="000909E3">
      <w:pPr>
        <w:spacing w:after="120" w:line="360" w:lineRule="auto"/>
        <w:ind w:firstLine="709"/>
        <w:jc w:val="both"/>
      </w:pPr>
      <w:r w:rsidRPr="00C76E86">
        <w:rPr>
          <w:rFonts w:cstheme="minorHAnsi"/>
          <w:color w:val="008000"/>
        </w:rPr>
        <w:t>Em razão disso, pediu o reconhecimento da relação de consumo e a inversão do ônus da prova; a desconsideração da personalidade jurídica; a condenação solidária dos réus ao pagamento de R$ 159.852,29 (cento e cinquenta e nove mil, oitocentos e cinquenta e dois reais e vinte e nove centavos); e a condenação dos réus ao pagamento de custas processuais e honorários de 20% (vinte por cento) sobre o valor da condenação.</w:t>
      </w:r>
    </w:p>
    <w:p w14:paraId="512883FC" w14:textId="77777777" w:rsidR="00B11149" w:rsidRDefault="000909E3">
      <w:pPr>
        <w:spacing w:after="120" w:line="360" w:lineRule="auto"/>
        <w:ind w:firstLine="709"/>
        <w:jc w:val="both"/>
      </w:pPr>
      <w:r w:rsidRPr="00C76E86">
        <w:rPr>
          <w:rFonts w:cstheme="minorHAnsi"/>
          <w:color w:val="008000"/>
        </w:rPr>
        <w:t>A tutela de urgência cautelar foi indeferida na decisão de ID 262303097, oportunidade em que se determinou a citação dos réus.</w:t>
      </w:r>
    </w:p>
    <w:p w14:paraId="1A5C2F38" w14:textId="77777777" w:rsidR="00B11149" w:rsidRDefault="000909E3">
      <w:pPr>
        <w:spacing w:after="120" w:line="360" w:lineRule="auto"/>
        <w:ind w:firstLine="709"/>
        <w:jc w:val="both"/>
      </w:pPr>
      <w:r w:rsidRPr="00C76E86">
        <w:rPr>
          <w:rFonts w:cstheme="minorHAnsi"/>
          <w:color w:val="008000"/>
        </w:rPr>
        <w:t xml:space="preserve">Na contestação (ID 265129618), os réus arguem, em sede preliminar, inépcia da petição inicial por contradição lógica — ao qualificar o instrumento simultaneamente como CCB e como mútuo civil — e por ausência de liquidez do valor cobrado. No mérito, sustentam que a relação originária possui natureza de investimento-anjo, nos termos do art. 61-A da Lei Complementar nº 123/2006, com retorno variável atrelado ao desempenho empresarial. Aduzem que a CCB foi emitida como instrumento de distrato e renegociação, e não como título autônomo. Alegam que a autora omitiu pagamentos no valor total de R$ 83.302,82 (oitenta e três mil, trezentos e </w:t>
      </w:r>
      <w:r w:rsidRPr="00C76E86">
        <w:rPr>
          <w:rFonts w:cstheme="minorHAnsi"/>
          <w:color w:val="008000"/>
        </w:rPr>
        <w:lastRenderedPageBreak/>
        <w:t>dois reais e oitenta e dois centavos), realizados entre maio de 2024 e julho de 2025. Sustentam a inaplicabilidade do CDC e a improcedência do pedido de desconsideração da personalidade jurídica.</w:t>
      </w:r>
    </w:p>
    <w:p w14:paraId="5D8C348F" w14:textId="77777777" w:rsidR="00B11149" w:rsidRDefault="000909E3">
      <w:pPr>
        <w:spacing w:after="120" w:line="360" w:lineRule="auto"/>
        <w:ind w:firstLine="709"/>
        <w:jc w:val="both"/>
      </w:pPr>
      <w:r w:rsidRPr="00C76E86">
        <w:rPr>
          <w:rFonts w:cstheme="minorHAnsi"/>
          <w:color w:val="008000"/>
        </w:rPr>
        <w:t>A autora apresentou réplica (ID 268609901), reiterando os argumentos da petição inicial e esclarecendo, por meio de planilha (ID 268609907), que os pagamentos indicados pelos réus referem-se aos contratos anteriores, já extintos pelo distrato, sendo o único valor efetivamente pago sob a CCB o repasse de R$ 7.325,00 (sete mil, trezentos e vinte e cinco reais), realizado em 25/07/2025. Requereu julgamento antecipado e condenação dos réus por litigância de má-fé.</w:t>
      </w:r>
    </w:p>
    <w:p w14:paraId="66C93B26" w14:textId="77777777" w:rsidR="00B11149" w:rsidRDefault="000909E3">
      <w:pPr>
        <w:spacing w:after="120" w:line="360" w:lineRule="auto"/>
        <w:ind w:firstLine="709"/>
        <w:jc w:val="both"/>
      </w:pPr>
      <w:r w:rsidRPr="00C76E86">
        <w:rPr>
          <w:rFonts w:cstheme="minorHAnsi"/>
          <w:color w:val="008000"/>
        </w:rPr>
        <w:t>Os réus apresentaram manifestação sobre os documentos da réplica (ID 270158707).</w:t>
      </w:r>
    </w:p>
    <w:p w14:paraId="50EEFB8B" w14:textId="77777777" w:rsidR="00B11149" w:rsidRDefault="000909E3">
      <w:pPr>
        <w:spacing w:after="120" w:line="360" w:lineRule="auto"/>
        <w:ind w:firstLine="709"/>
        <w:jc w:val="both"/>
      </w:pPr>
      <w:r w:rsidRPr="00C76E86">
        <w:rPr>
          <w:rFonts w:cstheme="minorHAnsi"/>
          <w:color w:val="008000"/>
        </w:rPr>
        <w:t>É o que importa relatar. DECIDO.</w:t>
      </w:r>
    </w:p>
    <w:p w14:paraId="7B34DC0F" w14:textId="77777777" w:rsidR="00B11149" w:rsidRDefault="000909E3">
      <w:pPr>
        <w:spacing w:after="120" w:line="360" w:lineRule="auto"/>
        <w:ind w:firstLine="709"/>
        <w:jc w:val="both"/>
      </w:pPr>
      <w:r w:rsidRPr="00C76E86">
        <w:rPr>
          <w:rFonts w:cstheme="minorHAnsi"/>
          <w:color w:val="008000"/>
        </w:rPr>
        <w:t>II. Fundamentação</w:t>
      </w:r>
    </w:p>
    <w:p w14:paraId="35EB201D" w14:textId="77777777" w:rsidR="00B11149" w:rsidRDefault="000909E3">
      <w:pPr>
        <w:spacing w:after="120" w:line="360" w:lineRule="auto"/>
        <w:ind w:firstLine="709"/>
        <w:jc w:val="both"/>
      </w:pPr>
      <w:r w:rsidRPr="00C76E86">
        <w:rPr>
          <w:rFonts w:cstheme="minorHAnsi"/>
          <w:color w:val="008000"/>
        </w:rPr>
        <w:t>O julgamento antecipado do mérito é adequado, nos termos do art. 355, I, do CPC, pois a controvérsia é suficientemente instruída pela prova documental e não demanda dilação probatória complementar.</w:t>
      </w:r>
    </w:p>
    <w:p w14:paraId="183BCB55" w14:textId="77777777" w:rsidR="00B11149" w:rsidRDefault="000909E3">
      <w:pPr>
        <w:spacing w:after="120" w:line="360" w:lineRule="auto"/>
        <w:ind w:firstLine="709"/>
        <w:jc w:val="both"/>
      </w:pPr>
      <w:r w:rsidRPr="00C76E86">
        <w:rPr>
          <w:rFonts w:cstheme="minorHAnsi"/>
          <w:color w:val="008000"/>
        </w:rPr>
        <w:t>Passo ao exame das preliminares. Os réus suscitam inépcia da petição inicial sob dois fundamentos: contradição lógica na qualificação do instrumento como CCB e simultaneamente como mútuo civil, e ausência de liquidez do valor cobrado. Nenhum dos argumentos prospera. A autora sustenta que o instrumento intitulado CCB é, em sua essência, mútuo civil privado, por ter sido emitido por empresa que não integra o Sistema Financeiro Nacional. Essa qualificação jurídica do negócio subjacente constitui tese de mérito, não vício formal da petição. A causa de pedir é inteligível, os pedidos são determinados e a petição preenche os requisitos do art. 319 do CPC. Quanto à liquidez, a autora apresentou demonstrativo de cálculo elaborado segundo os parâmetros do TJDFT (ID 256933773), com indicação dos critérios de atualização e dos encargos incidentes. Eventual divergência sobre a correção dos cálculos é matéria de mérito, não de admissibilidade. Rejeito as preliminares.</w:t>
      </w:r>
    </w:p>
    <w:p w14:paraId="48F44AB4" w14:textId="77777777" w:rsidR="00B11149" w:rsidRDefault="000909E3">
      <w:pPr>
        <w:spacing w:after="120" w:line="360" w:lineRule="auto"/>
        <w:ind w:firstLine="709"/>
        <w:jc w:val="both"/>
      </w:pPr>
      <w:r w:rsidRPr="00C76E86">
        <w:rPr>
          <w:rFonts w:cstheme="minorHAnsi"/>
          <w:color w:val="008000"/>
        </w:rPr>
        <w:t>Não verifico outros vícios que maculem o andamento do processo. Presentes os pressupostos processuais de existência e validade da relação processual e as condições da ação, passo ao exame do mérito.</w:t>
      </w:r>
    </w:p>
    <w:p w14:paraId="5EE2B886" w14:textId="77777777" w:rsidR="00B11149" w:rsidRDefault="000909E3">
      <w:pPr>
        <w:spacing w:after="120" w:line="360" w:lineRule="auto"/>
        <w:ind w:firstLine="709"/>
        <w:jc w:val="both"/>
      </w:pPr>
      <w:r w:rsidRPr="00C76E86">
        <w:rPr>
          <w:rFonts w:cstheme="minorHAnsi"/>
          <w:color w:val="008000"/>
        </w:rPr>
        <w:t xml:space="preserve">O primeiro ponto a enfrentar é a natureza jurídica do instrumento. A CCB nº 053998546 (ID 256933784) identifica a autora como "CREDORA", a GPS Facility como "EMITENTE" e JOSÉ FÁBIO LEAL DE MOURA como "AVALISTA". O instrumento reproduz integralmente o modelo padronizado de Cédula de Crédito Bancário disciplinado pela Lei nº 10.931/2004, inclusive com </w:t>
      </w:r>
      <w:r w:rsidRPr="00C76E86">
        <w:rPr>
          <w:rFonts w:cstheme="minorHAnsi"/>
          <w:color w:val="008000"/>
        </w:rPr>
        <w:lastRenderedPageBreak/>
        <w:t>cláusulas sobre registro no Sistema de Informações de Crédito do Banco Central (cláusula 11.7), declaração de que o credor é "instituição financeira autorizada a funcionar no Brasil pelo Banco Central do Brasil" (cláusula 1, item "b"), e previsão de capitalização de juros "conforme permitido pela legislação aplicável" (cláusula 4.2).</w:t>
      </w:r>
    </w:p>
    <w:p w14:paraId="3ACDE46A" w14:textId="77777777" w:rsidR="00B11149" w:rsidRDefault="000909E3">
      <w:pPr>
        <w:spacing w:after="120" w:line="360" w:lineRule="auto"/>
        <w:ind w:firstLine="709"/>
        <w:jc w:val="both"/>
      </w:pPr>
      <w:r w:rsidRPr="00C76E86">
        <w:rPr>
          <w:rFonts w:cstheme="minorHAnsi"/>
          <w:color w:val="008000"/>
        </w:rPr>
        <w:t>Ocorre que a GPS Facility e Construção Ltda não é instituição financeira. O objeto social da empresa é a prestação de serviços de construção e facility, conforme o contrato social juntado aos autos (ID 265126760). A empresa não possui autorização do Banco Central para operar como instituição financeira, e a própria autora é pessoa física, não banco. A declaração contida na cláusula 1, item "b", de que o credor é "instituição financeira autorizada a funcionar no Brasil" é manifestamente falsa, pois RÁVILA GRASIELLE é professora, e não instituição financeira.</w:t>
      </w:r>
    </w:p>
    <w:p w14:paraId="07C09A64" w14:textId="77777777" w:rsidR="00B11149" w:rsidRDefault="000909E3">
      <w:pPr>
        <w:spacing w:after="120" w:line="360" w:lineRule="auto"/>
        <w:ind w:firstLine="709"/>
        <w:jc w:val="both"/>
      </w:pPr>
      <w:r w:rsidRPr="00C76E86">
        <w:rPr>
          <w:rFonts w:cstheme="minorHAnsi"/>
          <w:color w:val="008000"/>
        </w:rPr>
        <w:t>Essa constatação tem consequências relevantes. A Cédula de Crédito Bancário, nos termos do art. 26 da Lei nº 10.931/2004, é "título de crédito emitido, por pessoa física ou jurídica, em favor de instituição financeira ou de entidade a esta equiparada". A emissão de CCB em favor de pessoa física não integrante do sistema financeiro desvirtua a natureza do título e afasta a incidência do regime jurídico especial da Lei nº 10.931/2004. O instrumento, portanto, não se qualifica como verdadeira Cédula de Crédito Bancário, mas sim como contrato particular de mútuo civil, consubstanciando promessa de pagamento em dinheiro assinada pelas partes.</w:t>
      </w:r>
    </w:p>
    <w:p w14:paraId="02EFA6AE" w14:textId="77777777" w:rsidR="00B11149" w:rsidRDefault="000909E3">
      <w:pPr>
        <w:spacing w:after="120" w:line="360" w:lineRule="auto"/>
        <w:ind w:firstLine="709"/>
        <w:jc w:val="both"/>
      </w:pPr>
      <w:r w:rsidRPr="00C76E86">
        <w:rPr>
          <w:rFonts w:cstheme="minorHAnsi"/>
          <w:color w:val="008000"/>
        </w:rPr>
        <w:t>Essa conclusão não invalida o negócio jurídico. Nos termos do art. 170 do Código Civil, "se o negócio jurídico nulo contiver os requisitos de outro, subsistirá este quando o fim a que visavam as partes permitir supor que o teriam querido, se houvessem previsto a nulidade". A intenção das partes é clara: a GPS reconheceu dever à autora o valor de R$ 146.500,00 (cento e quarenta e seis mil e quinhentos reais), comprometendo-se a restituí-lo em parcelas. O instrumento, assinado pelas partes e por JOSÉ FABIO LEAL DE MOURA na condição de avalista, funciona como confissão de dívida e promessa de pagamento, produzindo efeitos como mútuo civil entre particulares.</w:t>
      </w:r>
    </w:p>
    <w:p w14:paraId="3EDA051A" w14:textId="77777777" w:rsidR="00B11149" w:rsidRDefault="000909E3">
      <w:pPr>
        <w:spacing w:after="120" w:line="360" w:lineRule="auto"/>
        <w:ind w:firstLine="709"/>
        <w:jc w:val="both"/>
      </w:pPr>
      <w:r w:rsidRPr="00C76E86">
        <w:rPr>
          <w:rFonts w:cstheme="minorHAnsi"/>
          <w:color w:val="008000"/>
        </w:rPr>
        <w:t>Quanto à relação de consumo, a autora sustenta a aplicação do CDC na condição de investidora ocasional e razão lhe assiste.</w:t>
      </w:r>
    </w:p>
    <w:p w14:paraId="4D029083" w14:textId="77777777" w:rsidR="00B11149" w:rsidRDefault="000909E3">
      <w:pPr>
        <w:spacing w:after="120" w:line="360" w:lineRule="auto"/>
        <w:ind w:firstLine="709"/>
        <w:jc w:val="both"/>
      </w:pPr>
      <w:r w:rsidRPr="00C76E86">
        <w:rPr>
          <w:rFonts w:cstheme="minorHAnsi"/>
          <w:color w:val="008000"/>
        </w:rPr>
        <w:t xml:space="preserve">Com efeito, a análise dos autos revela que RÁVILA GRASIELLE é professora e aportou valores em operação apresentada pela GPS como investimento com retorno garantido. A autora não é investidora profissional, nem atua habitualmente no mercado financeiro e a GPS, por sua vez, captou recursos de terceiros oferecendo rentabilidade fixa, sem autorização regulatória e com uso de instrumentos simulados (CCB e seguro D&amp;O apresentado como garantia de </w:t>
      </w:r>
      <w:r w:rsidRPr="00C76E86">
        <w:rPr>
          <w:rFonts w:cstheme="minorHAnsi"/>
          <w:color w:val="008000"/>
        </w:rPr>
        <w:lastRenderedPageBreak/>
        <w:t>investimento), dinâmica essa que configura a vulnerabilidade técnica e informacional da autora perante a estrutura empresarial dos réus. Ademais, a apólice de seguro D&amp;O da AIG (ID 256933784, págs. 15-69), apresentada pela GPS como garantia da operação, cobre exclusivamente a responsabilidade civil de administradores por atos de gestão (Ramo 0310 — Gestão e D&amp;O), sendo absolutamente inaplicável à garantia de devolução de aportes financeiros. A utilização desse documento como suposta garantia reforça a assimetria informacional e a vulnerabilidade da autora, que foi induzida a crer na existência de cobertura securitária inexistente.</w:t>
      </w:r>
    </w:p>
    <w:p w14:paraId="766EC8CE" w14:textId="77777777" w:rsidR="00B11149" w:rsidRDefault="000909E3">
      <w:pPr>
        <w:spacing w:after="120" w:line="360" w:lineRule="auto"/>
        <w:ind w:firstLine="709"/>
        <w:jc w:val="both"/>
      </w:pPr>
      <w:r w:rsidRPr="00C76E86">
        <w:rPr>
          <w:rFonts w:cstheme="minorHAnsi"/>
          <w:color w:val="008000"/>
        </w:rPr>
        <w:t>Reconheço, portanto, a aplicabilidade do Código de Defesa do Consumidor, nos termos dos arts. 2º e 3º do CDC, com a inversão do ônus da prova prevista no art. 6º, VIII, dada a verossimilhança das alegações e a hipossuficiência técnica da autora.</w:t>
      </w:r>
    </w:p>
    <w:p w14:paraId="131A712A" w14:textId="77777777" w:rsidR="00B11149" w:rsidRDefault="000909E3">
      <w:pPr>
        <w:spacing w:after="120" w:line="360" w:lineRule="auto"/>
        <w:ind w:firstLine="709"/>
        <w:jc w:val="both"/>
      </w:pPr>
      <w:r w:rsidRPr="00C76E86">
        <w:rPr>
          <w:rFonts w:cstheme="minorHAnsi"/>
          <w:color w:val="008000"/>
        </w:rPr>
        <w:t>Em relação ao inadimplemento dos pagamentos, restou devidamente demonstrado O inadimplemento da primeira parcela da CCB, vencida em 15/06/2025, é incontroverso, pois os réus não negam a ausência de pagamento da parcela na data aprazada, limitando-se a controvérsi na alegação dos réus de que a autora omitiu pagamentos no valor total de R$ 83.302,82 (oitenta e três mil, trezentos e dois reais e oitenta e dois centavos).</w:t>
      </w:r>
    </w:p>
    <w:p w14:paraId="78740224" w14:textId="77777777" w:rsidR="00B11149" w:rsidRDefault="000909E3">
      <w:pPr>
        <w:spacing w:after="120" w:line="360" w:lineRule="auto"/>
        <w:ind w:firstLine="709"/>
        <w:jc w:val="both"/>
      </w:pPr>
      <w:r w:rsidRPr="00C76E86">
        <w:rPr>
          <w:rFonts w:cstheme="minorHAnsi"/>
          <w:color w:val="008000"/>
        </w:rPr>
        <w:t>A autora, em réplica (ID 268609901), esclareceu, por meio de planilha detalhada (ID 268609907), que esses valores correspondem a pagamentos realizados sob os contratos de investidor-anjo anteriores (firmados em 30/04/2024 e 09/08/2024), os quais foram extintos pelo distrato de 11/03/2025, o qual consolidou as obrigações remanescentes, e a CCB de 09/05/2025 formalizou o saldo devedor resultante dessa consolidação no valor de R$ 146.500,00 (cento e quarenta e seis mil e quinhentos reais). Constata-se, assim, que os pagamentos anteriores ao distrato já foram considerados na apuração desse saldo.</w:t>
      </w:r>
    </w:p>
    <w:p w14:paraId="15830D86" w14:textId="77777777" w:rsidR="00B11149" w:rsidRDefault="000909E3">
      <w:pPr>
        <w:spacing w:after="120" w:line="360" w:lineRule="auto"/>
        <w:ind w:firstLine="709"/>
        <w:jc w:val="both"/>
      </w:pPr>
      <w:r w:rsidRPr="00C76E86">
        <w:rPr>
          <w:rFonts w:cstheme="minorHAnsi"/>
          <w:color w:val="008000"/>
        </w:rPr>
        <w:t>Os réus, na manifestação de ID 270158707, não lograram demonstrar que qualquer dos pagamentos listados tenha sido realizado após a emissão da CCB e a título de amortização do débito nela formalizado, à exceção do repasse de R$ 7.325,00 (sete mil, trezentos e vinte e cinco reais) em 25/07/2025, reconhecido pela autora, sendo certo que cabia aos réus demonstrar a quitação ou a amortização do débito da CCB, o que não fizeram de forma específica.</w:t>
      </w:r>
    </w:p>
    <w:p w14:paraId="5FAA9DA0" w14:textId="77777777" w:rsidR="00B11149" w:rsidRDefault="000909E3">
      <w:pPr>
        <w:spacing w:after="120" w:line="360" w:lineRule="auto"/>
        <w:ind w:firstLine="709"/>
        <w:jc w:val="both"/>
      </w:pPr>
      <w:r w:rsidRPr="00C76E86">
        <w:rPr>
          <w:rFonts w:cstheme="minorHAnsi"/>
          <w:color w:val="008000"/>
        </w:rPr>
        <w:t xml:space="preserve">Quanto aos juros remuneratórios, a CCB prevê taxa de 5% (cinco por cento) ao mês (cláusula 2.3) mas como a GPS Facility não é instituição financeira, não se aplica a ela a exceção prevista na Súmula 596 do STF, que permite às instituições financeiras a cobrança de juros superiores a 12% (doze por cento) ao ano. Incide, portanto, a limitação do Decreto nº 22.626/1933 (Lei da Usura), que veda a estipulação de juros superiores ao dobro da taxa legal. </w:t>
      </w:r>
      <w:r w:rsidRPr="00C76E86">
        <w:rPr>
          <w:rFonts w:cstheme="minorHAnsi"/>
          <w:color w:val="008000"/>
        </w:rPr>
        <w:lastRenderedPageBreak/>
        <w:t>A taxa de 5% ao mês (equivalente a 60% ao ano) é manifestamente abusiva e usurária. Destarte, nos termos do art. 406 do Código Civil, combinado com o art. 161, § 1º, do CTN, os juros remuneratórios devem ser reduzidos a 1% (um por cento) ao mês, sem capitalização, em conformidade com o limite legal aplicável ao mútuo civil entre particulares.</w:t>
      </w:r>
    </w:p>
    <w:p w14:paraId="2F6DFC10" w14:textId="77777777" w:rsidR="00B11149" w:rsidRDefault="000909E3">
      <w:pPr>
        <w:spacing w:after="120" w:line="360" w:lineRule="auto"/>
        <w:ind w:firstLine="709"/>
        <w:jc w:val="both"/>
      </w:pPr>
      <w:r w:rsidRPr="00C76E86">
        <w:rPr>
          <w:rFonts w:cstheme="minorHAnsi"/>
          <w:color w:val="008000"/>
        </w:rPr>
        <w:t>A cláusula de juros, na parte que excede o limite legal, é nula de pleno direito (art. 11 do Decreto nº 22.626/1933 e art. 51, IV, do CDC), nulidade parcial que não contamina o restante do contrato (art. 184 do CC), de modo que a obrigação de restituição do capital subsiste integralmente.</w:t>
      </w:r>
    </w:p>
    <w:p w14:paraId="296BABBC" w14:textId="77777777" w:rsidR="00B11149" w:rsidRDefault="000909E3">
      <w:pPr>
        <w:spacing w:after="120" w:line="360" w:lineRule="auto"/>
        <w:ind w:firstLine="709"/>
        <w:jc w:val="both"/>
      </w:pPr>
      <w:r w:rsidRPr="00C76E86">
        <w:rPr>
          <w:rFonts w:cstheme="minorHAnsi"/>
          <w:color w:val="008000"/>
        </w:rPr>
        <w:t>No tocante à desconsideração da personalidade jurídica, a autora requer, com fundamento no art. 50 do Código Civil, a extensão dos efeitos da condenação ao patrimônio pessoal de JOSÉ FÁBIO LEAL DE MOURA, e o pedido deve ser atendio.</w:t>
      </w:r>
    </w:p>
    <w:p w14:paraId="22A80E6F" w14:textId="77777777" w:rsidR="00B11149" w:rsidRDefault="000909E3">
      <w:pPr>
        <w:spacing w:after="120" w:line="360" w:lineRule="auto"/>
        <w:ind w:firstLine="709"/>
        <w:jc w:val="both"/>
      </w:pPr>
      <w:r w:rsidRPr="00C76E86">
        <w:rPr>
          <w:rFonts w:cstheme="minorHAnsi"/>
          <w:color w:val="008000"/>
        </w:rPr>
        <w:t>Isso porque se percebe, pela análise dos autos, a existência de elementos que configuram abuso da personalidade jurídica, pois a GPS Facility, empresa do ramo de construção e facility, atuou como captadora informal de investimentos de pessoas físicas, sem autorização do Banco Central, utilizando instrumentos financeiros simulados — CCB emitida como se fosse operação bancária — e apresentando apólice de seguro D&amp;O como garantia de devolução de aportes, o que constitui fraude documental. Essa conduta evidencia desvio de finalidade, pois a empresa foi utilizada para fins completamente alheios ao seu objeto social, sendo evidente a confusão entre a gestão empresarial e a captação irregular de recursos, em benefício direto dos administradores. Presentes os requisitos do art. 50, caput e § 1º, do Código Civil, defiro a desconsideração da personalidade jurídica da GPS Facility e Construção Ltda.</w:t>
      </w:r>
    </w:p>
    <w:p w14:paraId="243E8893" w14:textId="77777777" w:rsidR="00B11149" w:rsidRDefault="000909E3">
      <w:pPr>
        <w:spacing w:after="120" w:line="360" w:lineRule="auto"/>
        <w:ind w:firstLine="709"/>
        <w:jc w:val="both"/>
      </w:pPr>
      <w:r w:rsidRPr="00C76E86">
        <w:rPr>
          <w:rFonts w:cstheme="minorHAnsi"/>
          <w:color w:val="008000"/>
        </w:rPr>
        <w:t>Ademais, independentemente da desconsideração de personalidade deferida, JOSÉ FÁBIO LEAL DE MOURA responde pessoalmente pela obrigação na condição de garantidor solidário. Ele assinou a CCB como "AVALISTA" e a cláusula 11.3 do instrumento estabelece expressamente que os avalistas são "devedores solidários, na forma do artigo 264 e seguintes do Código Civil", com renúncia ao benefício de ordem (cláusula 11.3.1). Embora o instrumento não se qualifique como verdadeira CCB — o que afasta a figura do aval cambiário —, a garantia pessoal prestada por JOSÉ FÁBIO subsiste como fiança civil com cláusula de solidariedade, nos termos dos arts. 818, 827 e 828, II, do Código Civil. A responsabilidade solidária do segundo réu é, portanto, inafastável.</w:t>
      </w:r>
    </w:p>
    <w:p w14:paraId="0E0A377D" w14:textId="77777777" w:rsidR="00B11149" w:rsidRDefault="000909E3">
      <w:pPr>
        <w:spacing w:after="120" w:line="360" w:lineRule="auto"/>
        <w:ind w:firstLine="709"/>
        <w:jc w:val="both"/>
      </w:pPr>
      <w:r w:rsidRPr="00C76E86">
        <w:rPr>
          <w:rFonts w:cstheme="minorHAnsi"/>
          <w:color w:val="008000"/>
        </w:rPr>
        <w:t xml:space="preserve">A autora requer, por fim, a condenação dos réus por litigância de má-fé, e o pedido merece acolhimento. Com efeito, os réus apresentaram na contestação uma relação de pagamentos no valor total de R$ 83.302,82 (oitenta e três mil, trezentos e dois reais e oitenta e </w:t>
      </w:r>
      <w:r w:rsidRPr="00C76E86">
        <w:rPr>
          <w:rFonts w:cstheme="minorHAnsi"/>
          <w:color w:val="008000"/>
        </w:rPr>
        <w:lastRenderedPageBreak/>
        <w:t>dois centavos) como se fossem amortizações do débito formalizado pela CCB de 09/05/2025 mas esses pagamentos foram realizados entre maio de 2024 e março de 2025, sob os contratos de investidor-anjo anteriores, extintos pelo distrato de 11/03/2025, o que evidentemente era do conhecimento dos réus, na qualidade de emitentes e signatários tanto dos contratos anteriores quanto do distrato e da CCB. A inclusão deliberada de pagamentos já quitados sob relação contratual extinta, apresentados como se fossem adimplemento parcial da CCB, configura alteração da verdade dos fatos com o propósito de induzir o juízo em erro e obter vantagem indevida — a redução ou a eliminação do débito efetivamente devido. Essa conduta se enquadra nos incisos II e III do art. 80 do CPC, que tipificam como litigância de má-fé alterar a verdade dos fatos e usar o processo para conseguir objetivo ilegal. Defiro, portanto, o pedido de condenação dos réus por litigância de má-fé, nos termos do art. 81 do CPC, fixando a multa em 5% (cinco por cento) sobre o valor atualizado da causa, a ser revertida em favor da autora.</w:t>
      </w:r>
    </w:p>
    <w:p w14:paraId="38FF5FD9" w14:textId="77777777" w:rsidR="00B11149" w:rsidRDefault="000909E3">
      <w:pPr>
        <w:spacing w:after="120" w:line="360" w:lineRule="auto"/>
        <w:ind w:firstLine="709"/>
        <w:jc w:val="both"/>
      </w:pPr>
      <w:r w:rsidRPr="00C76E86">
        <w:rPr>
          <w:rFonts w:cstheme="minorHAnsi"/>
          <w:color w:val="008000"/>
        </w:rPr>
        <w:t>Dispositivo</w:t>
      </w:r>
    </w:p>
    <w:p w14:paraId="380CCC78" w14:textId="77777777" w:rsidR="00B11149" w:rsidRDefault="000909E3">
      <w:pPr>
        <w:spacing w:after="120" w:line="360" w:lineRule="auto"/>
        <w:ind w:firstLine="709"/>
        <w:jc w:val="both"/>
      </w:pPr>
      <w:r w:rsidRPr="00C76E86">
        <w:rPr>
          <w:rFonts w:cstheme="minorHAnsi"/>
          <w:color w:val="008000"/>
        </w:rPr>
        <w:t>Diante do exposto, com fundamento no art. 487, I, do CPC:</w:t>
      </w:r>
    </w:p>
    <w:p w14:paraId="5E0CD9C1" w14:textId="77777777" w:rsidR="00B11149" w:rsidRDefault="000909E3">
      <w:pPr>
        <w:spacing w:after="120" w:line="360" w:lineRule="auto"/>
        <w:ind w:firstLine="709"/>
        <w:jc w:val="both"/>
      </w:pPr>
      <w:r w:rsidRPr="00C76E86">
        <w:rPr>
          <w:rFonts w:cstheme="minorHAnsi"/>
          <w:color w:val="008000"/>
        </w:rPr>
        <w:t>I - Defiro a desconsideração da personalidade jurídica da GPS Facility e Construção Ltda, com fundamento no art. 50 do Código Civil, estendendo os efeitos da presente condenação ao patrimônio pessoal de JOSÉ FÁBIO LEAL DE MOURA.</w:t>
      </w:r>
    </w:p>
    <w:p w14:paraId="2E0AA9DD" w14:textId="77777777" w:rsidR="00B11149" w:rsidRDefault="000909E3">
      <w:pPr>
        <w:spacing w:after="120" w:line="360" w:lineRule="auto"/>
        <w:ind w:firstLine="709"/>
        <w:jc w:val="both"/>
      </w:pPr>
      <w:r w:rsidRPr="00C76E86">
        <w:rPr>
          <w:rFonts w:cstheme="minorHAnsi"/>
          <w:color w:val="008000"/>
        </w:rPr>
        <w:t>II - Julgo procedentes ,em parte, os pedidos para condenar solidariamente GPS FACILITY E CONSTRUÇÃO LTDA e JOSÉ FÁBIO LEAL DE MOURA ao pagamento, em favor de RÁVILA GRASIELLE DE ARAÚJO GONÇALVES, do valor principal de R$ 146.500,00 (cento e quarenta e seis mil e quinhentos reais), deduzido o pagamento de R$ 7.325,00 (sete mil, trezentos e vinte e cinco reais) realizado em 25/07/2025, a título de restituição do mútuo civil formalizado pela CCB nº 053998546 de 09/05/2025. Sobre o valor da condenação incidirão: juros remuneratórios de 1% (um por cento) ao mês, simples, desde a data de emissão da CCB (09/05/2025) até o vencimento da primeira parcela (15/06/2025); juros moratórios de 1% (um por cento) ao mês, desde 16/06/2025 (data do início da mora); multa contratual de 2% (dois por cento) sobre o montante atualizado do débito; e correção monetária pelo IPCA, desde 15/06/2025.</w:t>
      </w:r>
    </w:p>
    <w:p w14:paraId="6A235A93" w14:textId="77777777" w:rsidR="00B11149" w:rsidRDefault="000909E3">
      <w:pPr>
        <w:spacing w:after="120" w:line="360" w:lineRule="auto"/>
        <w:ind w:firstLine="709"/>
        <w:jc w:val="both"/>
      </w:pPr>
      <w:r w:rsidRPr="00C76E86">
        <w:rPr>
          <w:rFonts w:cstheme="minorHAnsi"/>
          <w:color w:val="008000"/>
        </w:rPr>
        <w:t>Condeno os réus, solidariamente, por litigância de má-fé, nos termos dos arts. 80, II e III, e 81 do CPC, ao pagamento de multa de 5% (cinco por cento) sobre o valor atualizado da causa, a ser revertida em favor da autora. A multa por litigância de má-fé não se sujeita à suspensão de exigibilidade eventualmente decorrente de gratuidade de justiça.</w:t>
      </w:r>
    </w:p>
    <w:p w14:paraId="6956AAB1" w14:textId="77777777" w:rsidR="00B11149" w:rsidRDefault="000909E3">
      <w:pPr>
        <w:spacing w:after="120" w:line="360" w:lineRule="auto"/>
        <w:ind w:firstLine="709"/>
        <w:jc w:val="both"/>
      </w:pPr>
      <w:r w:rsidRPr="00C76E86">
        <w:rPr>
          <w:rFonts w:cstheme="minorHAnsi"/>
          <w:color w:val="008000"/>
        </w:rPr>
        <w:lastRenderedPageBreak/>
        <w:t>Em razão da sucumbência mínima da autora, condeno os réus, solidariamente, ao pagamento das custas processuais e dos honorários advocatícios, que fixo em 15% (quinze por cento) sobre o valor atualizado da condenação, nos termos do art. 85, § 2º, do CPC.</w:t>
      </w:r>
    </w:p>
    <w:p w14:paraId="3CDF3AB8" w14:textId="77777777" w:rsidR="00B11149" w:rsidRDefault="000909E3">
      <w:pPr>
        <w:spacing w:after="120" w:line="360" w:lineRule="auto"/>
        <w:ind w:firstLine="709"/>
        <w:jc w:val="both"/>
      </w:pPr>
      <w:r w:rsidRPr="00C76E86">
        <w:rPr>
          <w:rFonts w:cstheme="minorHAnsi"/>
          <w:color w:val="008000"/>
        </w:rPr>
        <w:t>Após o trânsito em julgado, não havendo outros requerimentos, arquivem-se os autos.</w:t>
      </w:r>
    </w:p>
    <w:p w14:paraId="5ADC6654" w14:textId="77777777" w:rsidR="00B11149" w:rsidRDefault="000909E3">
      <w:pPr>
        <w:spacing w:after="120" w:line="360" w:lineRule="auto"/>
        <w:ind w:firstLine="709"/>
        <w:jc w:val="both"/>
      </w:pPr>
      <w:r w:rsidRPr="00C76E86">
        <w:rPr>
          <w:rFonts w:cstheme="minorHAnsi"/>
          <w:color w:val="008000"/>
        </w:rPr>
        <w:t>Sentença registrada eletronicamente. Publique-se. Intime-se.</w:t>
      </w:r>
    </w:p>
    <w:p w14:paraId="66A7C8CF" w14:textId="1D54B5F5" w:rsidR="00B11149" w:rsidRDefault="00B11149">
      <w:pPr>
        <w:spacing w:after="120" w:line="360" w:lineRule="auto"/>
        <w:ind w:firstLine="709"/>
        <w:jc w:val="both"/>
      </w:pPr>
    </w:p>
    <w:sectPr w:rsidR="00B11149">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iz Gustavo Alves Coelho - GDACA" w:date="2025-09-01T13:19:00Z" w:initials="LG">
    <w:p w14:paraId="4DCF9B1E" w14:textId="77777777" w:rsidR="00B11149" w:rsidRDefault="00252AC2">
      <w:r>
        <w:rPr>
          <w:rStyle w:val="Refdecomentrio"/>
        </w:rPr>
        <w:annotationRef/>
      </w:r>
      <w:r>
        <w:t>Conclusão ao gabinete: 17/08/2026. Entrega: 24/09/2026. Certeza: média</w:t>
      </w:r>
    </w:p>
  </w:comment>
  <w:comment w:id="2" w:author="Assessor GDSXSR" w:date="2026-10-29T00:19:00Z" w:initials="AG">
    <w:p w14:paraId="2AC5CD88" w14:textId="77777777" w:rsidR="0076559E" w:rsidRDefault="00000000">
      <w:pPr>
        <w:pStyle w:val="Textodecomentrio"/>
      </w:pPr>
      <w:r>
        <w:rPr>
          <w:rStyle w:val="Refdecomentrio"/>
        </w:rPr>
        <w:annotationRef/>
      </w:r>
      <w:r>
        <w:t>ASSESSOR GDSXSR — Linha final da ementa ajustada para "RECURSO PARCIALMENTE CONHECIDO E, NESSA EXTENSÃO, NÃO PROVIDO", porque o desprovimento alcança só a parte conhecida (C-38).</w:t>
      </w:r>
    </w:p>
  </w:comment>
  <w:comment w:id="1" w:author="Assessor GDSXSR" w:date="2026-10-29T00:19:00Z" w:initials="AG">
    <w:p w14:paraId="5E5CD78B" w14:textId="77777777" w:rsidR="0076559E" w:rsidRDefault="00000000">
      <w:pPr>
        <w:pStyle w:val="Textodecomentrio"/>
      </w:pPr>
      <w:r>
        <w:rPr>
          <w:rStyle w:val="Refdecomentrio"/>
        </w:rPr>
        <w:annotationRef/>
      </w:r>
      <w:r>
        <w:t>ASSESSOR GDSXSR — Geral: padronizei fontes, recuos, títulos, realces, mini-dispositivos e transcrições (C-40 a C-43), IDs no singular (C-25) e grafia (C-28); as alterações mecânicas iguais não têm comentário próprio. Os autos não foram anexados, de modo que fatos e IDs ficaram como vieram. O MANUAL ATUALIZADO e a estrutura pronta do Drive não foram consultados nesta revisão; a referência de formatação foi a APC 0728373-70 já entregue (C-05).</w:t>
      </w:r>
    </w:p>
  </w:comment>
  <w:comment w:id="3" w:author="Assessor GDSXSR" w:date="2026-10-29T00:19:00Z" w:initials="AG">
    <w:p w14:paraId="016AB2AD" w14:textId="77777777" w:rsidR="0076559E" w:rsidRDefault="00000000">
      <w:pPr>
        <w:pStyle w:val="Textodecomentrio"/>
      </w:pPr>
      <w:r>
        <w:rPr>
          <w:rStyle w:val="Refdecomentrio"/>
        </w:rPr>
        <w:annotationRef/>
      </w:r>
      <w:r>
        <w:t>ASSESSOR GDSXSR — Item 1 com as partes nomeadas pela qualidade (professora, pessoa natural; sócio, pessoa natural) e o valor da causa entre parênteses no fim (C-34, C-34A).</w:t>
      </w:r>
    </w:p>
  </w:comment>
  <w:comment w:id="4" w:author="Assessor GDSXSR" w:date="2026-10-29T00:19:00Z" w:initials="AG">
    <w:p w14:paraId="75554945" w14:textId="77777777" w:rsidR="0076559E" w:rsidRDefault="00000000">
      <w:pPr>
        <w:pStyle w:val="Textodecomentrio"/>
      </w:pPr>
      <w:r>
        <w:rPr>
          <w:rStyle w:val="Refdecomentrio"/>
        </w:rPr>
        <w:annotationRef/>
      </w:r>
      <w:r>
        <w:t>ASSESSOR GDSXSR — Itens 5 e 14 e o dispositivo estavam em conflito: a ementa dizia "nada há a prover" e "não se conheceu" do pedido de efeito suspensivo, e o voto tratava o ponto como falta de interesse. Unifiquei em "indefiro, por falta de interesse", sem mudar o resultado do julgamento (C-03).</w:t>
      </w:r>
    </w:p>
  </w:comment>
  <w:comment w:id="5" w:author="Assessor GDSXSR" w:date="2026-10-29T00:19:00Z" w:initials="AG">
    <w:p w14:paraId="63E8E5A2" w14:textId="77777777" w:rsidR="0076559E" w:rsidRDefault="00000000">
      <w:pPr>
        <w:pStyle w:val="Textodecomentrio"/>
      </w:pPr>
      <w:r>
        <w:rPr>
          <w:rStyle w:val="Refdecomentrio"/>
        </w:rPr>
        <w:annotationRef/>
      </w:r>
      <w:r>
        <w:t>ASSESSOR GDSXSR — Item 6 reescrito: os consectários da condenação são examináveis, mas as pretensões novas (base de cálculo da multa e imputação de juros ao capital) não são conhecidas, o que reflete a divisão do capítulo de inovação recursal (C-3G).</w:t>
      </w:r>
    </w:p>
  </w:comment>
  <w:comment w:id="6" w:author="Assessor GDSXSR" w:date="2026-10-29T00:19:00Z" w:initials="AG">
    <w:p w14:paraId="78BE701C" w14:textId="77777777" w:rsidR="0076559E" w:rsidRDefault="00000000">
      <w:pPr>
        <w:pStyle w:val="Textodecomentrio"/>
      </w:pPr>
      <w:r>
        <w:rPr>
          <w:rStyle w:val="Refdecomentrio"/>
        </w:rPr>
        <w:annotationRef/>
      </w:r>
      <w:r>
        <w:t>ASSESSOR GDSXSR — Item 8 desdobrado em dois (consumo; natureza do negócio), um assunto por item, e a ementa renumerada até o item 14 (C-3G, C-35).</w:t>
      </w:r>
    </w:p>
  </w:comment>
  <w:comment w:id="7" w:author="Assessor GDSXSR" w:date="2026-10-29T00:19:00Z" w:initials="AG">
    <w:p w14:paraId="3CDFD078" w14:textId="77777777" w:rsidR="0076559E" w:rsidRDefault="00000000">
      <w:pPr>
        <w:pStyle w:val="Textodecomentrio"/>
      </w:pPr>
      <w:r>
        <w:rPr>
          <w:rStyle w:val="Refdecomentrio"/>
        </w:rPr>
        <w:annotationRef/>
      </w:r>
      <w:r>
        <w:t>ASSESSOR GDSXSR — Acrescentei a referência ao Tema Repetitivo 1.210/STJ, que o apelo invocou e o voto passa a enfrentar (C-61).</w:t>
      </w:r>
    </w:p>
  </w:comment>
  <w:comment w:id="8" w:author="Assessor GDSXSR" w:date="2026-10-29T00:19:00Z" w:initials="AG">
    <w:p w14:paraId="714D4D74" w14:textId="77777777" w:rsidR="0076559E" w:rsidRDefault="00000000">
      <w:pPr>
        <w:pStyle w:val="Textodecomentrio"/>
      </w:pPr>
      <w:r>
        <w:rPr>
          <w:rStyle w:val="Refdecomentrio"/>
        </w:rPr>
        <w:annotationRef/>
      </w:r>
      <w:r>
        <w:t>ASSESSOR GDSXSR — Pendência (C-22, C-52): o nome da juíza sentenciante e da vara ficou como veio na minuta; sem os autos, não pude confirmá-lo.</w:t>
      </w:r>
    </w:p>
  </w:comment>
  <w:comment w:id="9" w:author="Assessor GDSXSR" w:date="2026-10-29T00:19:00Z" w:initials="AG">
    <w:p w14:paraId="3DA14E61" w14:textId="77777777" w:rsidR="0076559E" w:rsidRDefault="00000000">
      <w:pPr>
        <w:pStyle w:val="Textodecomentrio"/>
      </w:pPr>
      <w:r>
        <w:rPr>
          <w:rStyle w:val="Refdecomentrio"/>
        </w:rPr>
        <w:annotationRef/>
      </w:r>
      <w:r>
        <w:t>ASSESSOR GDSXSR — Corrigido "GPG" para "GPS" e numerais 1) a 9) em negrito (C-30, C-43).</w:t>
      </w:r>
    </w:p>
  </w:comment>
  <w:comment w:id="10" w:author="Assessor GDSXSR" w:date="2026-10-29T00:19:00Z" w:initials="AG">
    <w:p w14:paraId="7048C729" w14:textId="77777777" w:rsidR="0076559E" w:rsidRDefault="00000000">
      <w:pPr>
        <w:pStyle w:val="Textodecomentrio"/>
      </w:pPr>
      <w:r>
        <w:rPr>
          <w:rStyle w:val="Refdecomentrio"/>
        </w:rPr>
        <w:annotationRef/>
      </w:r>
      <w:r>
        <w:t>ASSESSOR GDSXSR — Relatório enxugado (C-31): retirei o "Preparo recolhido" e o "Requer" da apelada; as contrarrazões passaram a enumerar as alegações, com a preliminar e o mérito no mesmo parágrafo (C-30).</w:t>
      </w:r>
    </w:p>
  </w:comment>
  <w:comment w:id="11" w:author="Assessor GDSXSR" w:date="2026-10-29T00:19:00Z" w:initials="AG">
    <w:p w14:paraId="330D6DA0" w14:textId="77777777" w:rsidR="0076559E" w:rsidRDefault="00000000">
      <w:pPr>
        <w:pStyle w:val="Textodecomentrio"/>
      </w:pPr>
      <w:r>
        <w:rPr>
          <w:rStyle w:val="Refdecomentrio"/>
        </w:rPr>
        <w:annotationRef/>
      </w:r>
      <w:r>
        <w:t>ASSESSOR GDSXSR — Pendência (C-52): os IDs 89455830 e 89455831 da certidão de decurso do prazo não puderam ser conferidos sem os autos; fiquei com "ID" no singular (C-25).</w:t>
      </w:r>
    </w:p>
  </w:comment>
  <w:comment w:id="12" w:author="Assessor GDSXSR" w:date="2026-10-29T00:19:00Z" w:initials="AG">
    <w:p w14:paraId="5555712D" w14:textId="77777777" w:rsidR="0076559E" w:rsidRDefault="00000000">
      <w:pPr>
        <w:pStyle w:val="Textodecomentrio"/>
      </w:pPr>
      <w:r>
        <w:rPr>
          <w:rStyle w:val="Refdecomentrio"/>
        </w:rPr>
        <w:annotationRef/>
      </w:r>
      <w:r>
        <w:t>ASSESSOR GDSXSR — Título em maiúsculas, com o resultado parcial do capítulo (C-3W, C-42).</w:t>
      </w:r>
    </w:p>
  </w:comment>
  <w:comment w:id="13" w:author="Assessor GDSXSR" w:date="2026-10-29T00:19:00Z" w:initials="AG">
    <w:p w14:paraId="49E3BF56" w14:textId="77777777" w:rsidR="0076559E" w:rsidRDefault="00000000">
      <w:pPr>
        <w:pStyle w:val="Textodecomentrio"/>
      </w:pPr>
      <w:r>
        <w:rPr>
          <w:rStyle w:val="Refdecomentrio"/>
        </w:rPr>
        <w:annotationRef/>
      </w:r>
      <w:r>
        <w:t>ASSESSOR GDSXSR — Preliminar de contrarrazões narrada com a dupla designação "autora/apelada" e as matérias enumeradas (C-3U, C-30).</w:t>
      </w:r>
    </w:p>
  </w:comment>
  <w:comment w:id="14" w:author="Assessor GDSXSR" w:date="2026-10-29T00:19:00Z" w:initials="AG">
    <w:p w14:paraId="413026FA" w14:textId="77777777" w:rsidR="0076559E" w:rsidRDefault="00000000">
      <w:pPr>
        <w:pStyle w:val="Textodecomentrio"/>
      </w:pPr>
      <w:r>
        <w:rPr>
          <w:rStyle w:val="Refdecomentrio"/>
        </w:rPr>
        <w:annotationRef/>
      </w:r>
      <w:r>
        <w:t>ASSESSOR GDSXSR — Parágrafos cindidos para um período cada (C-11, C-12, C-13).</w:t>
      </w:r>
    </w:p>
  </w:comment>
  <w:comment w:id="15" w:author="Assessor GDSXSR" w:date="2026-10-29T00:19:00Z" w:initials="AG">
    <w:p w14:paraId="6F540B66" w14:textId="77777777" w:rsidR="0076559E" w:rsidRDefault="00000000">
      <w:pPr>
        <w:pStyle w:val="Textodecomentrio"/>
      </w:pPr>
      <w:r>
        <w:rPr>
          <w:rStyle w:val="Refdecomentrio"/>
        </w:rPr>
        <w:annotationRef/>
      </w:r>
      <w:r>
        <w:t>ASSESSOR GDSXSR — Pendência (C-52, C-72): não localizei o Acórdão 2123255 (0755408-80.2021.8.07.0016) nas bases consultadas com os dados da minuta (julgamento em 06/05/2026, DJe 10/06/2026); mantive a ementa como veio, em transcrição formatada, e a tese sobre índice de correção monetária merece conferência no JurisDF antes da sessão.</w:t>
      </w:r>
    </w:p>
  </w:comment>
  <w:comment w:id="16" w:author="Assessor GDSXSR" w:date="2026-10-29T00:19:00Z" w:initials="AG">
    <w:p w14:paraId="06464C4F" w14:textId="77777777" w:rsidR="0076559E" w:rsidRDefault="00000000">
      <w:pPr>
        <w:pStyle w:val="Textodecomentrio"/>
      </w:pPr>
      <w:r>
        <w:rPr>
          <w:rStyle w:val="Refdecomentrio"/>
        </w:rPr>
        <w:annotationRef/>
      </w:r>
      <w:r>
        <w:t>ASSESSOR GDSXSR — CPC 1.013 §§ 1º e 2º e 1.014, literais (C-63): "Art. 1.013. A apelação devolverá ao tribunal o conhecimento da matéria impugnada. § 1º Serão, porém, objeto de apreciação e julgamento pelo tribunal todas as questões suscitadas e discutidas no processo, ainda que não tenham sido solucionadas, desde que relativas ao capítulo impugnado. § 2º Quando o pedido ou a defesa tiver mais de um fundamento e o juiz acolher apenas um deles, a apelação devolverá ao tribunal o conhecimento dos demais." "Art. 1.014. As questões de fato não propostas no juízo inferior poderão ser suscitadas na apelação, se a parte provar que deixou de fazê-las por motivo de força maior."</w:t>
      </w:r>
    </w:p>
  </w:comment>
  <w:comment w:id="17" w:author="Assessor GDSXSR" w:date="2026-10-29T00:19:00Z" w:initials="AG">
    <w:p w14:paraId="51EA16BD" w14:textId="77777777" w:rsidR="0076559E" w:rsidRDefault="00000000">
      <w:pPr>
        <w:pStyle w:val="Textodecomentrio"/>
      </w:pPr>
      <w:r>
        <w:rPr>
          <w:rStyle w:val="Refdecomentrio"/>
        </w:rPr>
        <w:annotationRef/>
      </w:r>
      <w:r>
        <w:t>ASSESSOR GDSXSR — Mini-dispositivo sublinhado e em amarelo, no fim do capítulo (C-3A).</w:t>
      </w:r>
    </w:p>
  </w:comment>
  <w:comment w:id="18" w:author="Assessor GDSXSR" w:date="2026-10-29T00:19:00Z" w:initials="AG">
    <w:p w14:paraId="1C7738AA" w14:textId="77777777" w:rsidR="0076559E" w:rsidRDefault="00000000">
      <w:pPr>
        <w:pStyle w:val="Textodecomentrio"/>
      </w:pPr>
      <w:r>
        <w:rPr>
          <w:rStyle w:val="Refdecomentrio"/>
        </w:rPr>
        <w:annotationRef/>
      </w:r>
      <w:r>
        <w:t>ASSESSOR GDSXSR — Alegações da preliminar enumeradas, com o ID do apelo no fim (C-30, C-20).</w:t>
      </w:r>
    </w:p>
  </w:comment>
  <w:comment w:id="19" w:author="Assessor GDSXSR" w:date="2026-10-29T00:19:00Z" w:initials="AG">
    <w:p w14:paraId="24C589BB" w14:textId="77777777" w:rsidR="0076559E" w:rsidRDefault="00000000">
      <w:pPr>
        <w:pStyle w:val="Textodecomentrio"/>
      </w:pPr>
      <w:r>
        <w:rPr>
          <w:rStyle w:val="Refdecomentrio"/>
        </w:rPr>
        <w:annotationRef/>
      </w:r>
      <w:r>
        <w:t>ASSESSOR GDSXSR — Pendência (C-52, C-72): o REsp 1.685.098/SP, invocado pelos apelantes, não foi localizado nas bases; o voto afirma apenas que ele não é precedente de observância obrigatória (CPC 927), o que independe do teor do julgado. CPC 927 está citado só como remissão; a redação vigente do dispositivo não foi transcrita (C-64).</w:t>
      </w:r>
    </w:p>
  </w:comment>
  <w:comment w:id="20" w:author="Assessor GDSXSR" w:date="2026-10-29T00:19:00Z" w:initials="AG">
    <w:p w14:paraId="494198B5" w14:textId="77777777" w:rsidR="0076559E" w:rsidRDefault="00000000">
      <w:pPr>
        <w:pStyle w:val="Textodecomentrio"/>
      </w:pPr>
      <w:r>
        <w:rPr>
          <w:rStyle w:val="Refdecomentrio"/>
        </w:rPr>
        <w:annotationRef/>
      </w:r>
      <w:r>
        <w:t>ASSESSOR GDSXSR — Os capítulos do CDC e da restituição foram fundidos, porque se referem ao mesmo pedido, o de afastar a obrigação de restituir os aportes (C-3V, C-3W). O CDC é examinado dentro do pedido, sem capítulo próprio. As alegações dos dois capítulos foram reunidas em uma só enumeração, e o mini-dispositivo do primeiro capítulo foi suprimido.</w:t>
      </w:r>
    </w:p>
  </w:comment>
  <w:comment w:id="21" w:author="Assessor GDSXSR" w:date="2026-10-29T00:19:00Z" w:initials="AG">
    <w:p w14:paraId="748C466C" w14:textId="77777777" w:rsidR="0076559E" w:rsidRDefault="00000000">
      <w:pPr>
        <w:pStyle w:val="Textodecomentrio"/>
      </w:pPr>
      <w:r>
        <w:rPr>
          <w:rStyle w:val="Refdecomentrio"/>
        </w:rPr>
        <w:annotationRef/>
      </w:r>
      <w:r>
        <w:t>ASSESSOR GDSXSR — CDC 1º e 3º, literais (C-63): "Art. 1° O presente código estabelece normas de proteção e defesa do consumidor, de ordem pública e interesse social, nos termos dos arts. 5°, inciso XXXII, 170, inciso V, da Constituição Federal e art. 48 de suas Disposições Transitórias." "Art. 3° Fornecedor é toda pessoa física ou jurídica, pública ou privada, nacional ou estrangeira, bem como os entes despersonalizados, que desenvolvem atividade de produção, montagem, criação, construção, transformação, importação, exportação, distribuição ou comercialização de produtos ou prestação de serviços."</w:t>
      </w:r>
    </w:p>
  </w:comment>
  <w:comment w:id="22" w:author="Assessor GDSXSR" w:date="2026-10-29T00:19:00Z" w:initials="AG">
    <w:p w14:paraId="447681F0" w14:textId="77777777" w:rsidR="0076559E" w:rsidRDefault="00000000">
      <w:pPr>
        <w:pStyle w:val="Textodecomentrio"/>
      </w:pPr>
      <w:r>
        <w:rPr>
          <w:rStyle w:val="Refdecomentrio"/>
        </w:rPr>
        <w:annotationRef/>
      </w:r>
      <w:r>
        <w:t>ASSESSOR GDSXSR — Ementa citada sem o cabeçalho, iniciada por "(...)" e fechada com a referência e "– Grifei", com a passagem decisiva sublinhada (C-62). Pendência (C-52): o número do Acórdão 1911661 e o DJe 11/09/2024 não retornaram na consulta às bases; conferir no JurisDF.</w:t>
      </w:r>
    </w:p>
  </w:comment>
  <w:comment w:id="23" w:author="Assessor GDSXSR" w:date="2026-10-29T00:19:00Z" w:initials="AG">
    <w:p w14:paraId="1163B2D3" w14:textId="77777777" w:rsidR="0076559E" w:rsidRDefault="00000000">
      <w:pPr>
        <w:pStyle w:val="Textodecomentrio"/>
      </w:pPr>
      <w:r>
        <w:rPr>
          <w:rStyle w:val="Refdecomentrio"/>
        </w:rPr>
        <w:annotationRef/>
      </w:r>
      <w:r>
        <w:t>ASSESSOR GDSXSR — CPC 373 II, literal (C-63): "Art. 373. O ônus da prova incumbe: [...] II - ao réu, quanto à existência de fato impeditivo, modificativo ou extintivo do direito do autor."</w:t>
      </w:r>
    </w:p>
  </w:comment>
  <w:comment w:id="24" w:author="Assessor GDSXSR" w:date="2026-10-29T00:19:00Z" w:initials="AG">
    <w:p w14:paraId="38D00BF0" w14:textId="77777777" w:rsidR="0076559E" w:rsidRDefault="00000000">
      <w:pPr>
        <w:pStyle w:val="Textodecomentrio"/>
      </w:pPr>
      <w:r>
        <w:rPr>
          <w:rStyle w:val="Refdecomentrio"/>
        </w:rPr>
        <w:annotationRef/>
      </w:r>
      <w:r>
        <w:t>ASSESSOR GDSXSR — Os IDs foram padronizados para "ID" no singular (C-25).</w:t>
      </w:r>
    </w:p>
  </w:comment>
  <w:comment w:id="25" w:author="Assessor GDSXSR" w:date="2026-10-29T00:19:00Z" w:initials="AG">
    <w:p w14:paraId="2066D460" w14:textId="77777777" w:rsidR="0076559E" w:rsidRDefault="00000000">
      <w:pPr>
        <w:pStyle w:val="Textodecomentrio"/>
      </w:pPr>
      <w:r>
        <w:rPr>
          <w:rStyle w:val="Refdecomentrio"/>
        </w:rPr>
        <w:annotationRef/>
      </w:r>
      <w:r>
        <w:t>ASSESSOR GDSXSR — Ementa reduzida à passagem pertinente, com "(...)" inicial e referência final (C-62). Pendência (C-52, C-72): não localizei o Acórdão 2126230 (0721907-78.2024.8.07.0001, DJe 30/06/2026) nas bases; a transcrição fica como veio, para conferência no JurisDF.</w:t>
      </w:r>
    </w:p>
  </w:comment>
  <w:comment w:id="26" w:author="Assessor GDSXSR" w:date="2026-10-29T00:19:00Z" w:initials="AG">
    <w:p w14:paraId="23EE26B7" w14:textId="77777777" w:rsidR="0076559E" w:rsidRDefault="00000000">
      <w:pPr>
        <w:pStyle w:val="Textodecomentrio"/>
      </w:pPr>
      <w:r>
        <w:rPr>
          <w:rStyle w:val="Refdecomentrio"/>
        </w:rPr>
        <w:annotationRef/>
      </w:r>
      <w:r>
        <w:t>ASSESSOR GDSXSR — Mini-dispositivo único do capítulo fundido (C-3A).</w:t>
      </w:r>
    </w:p>
  </w:comment>
  <w:comment w:id="27" w:author="Assessor GDSXSR" w:date="2026-10-29T00:19:00Z" w:initials="AG">
    <w:p w14:paraId="02500B08" w14:textId="77777777" w:rsidR="0076559E" w:rsidRDefault="00000000">
      <w:pPr>
        <w:pStyle w:val="Textodecomentrio"/>
      </w:pPr>
      <w:r>
        <w:rPr>
          <w:rStyle w:val="Refdecomentrio"/>
        </w:rPr>
        <w:annotationRef/>
      </w:r>
      <w:r>
        <w:t>ASSESSOR GDSXSR — Acrescentei a alegação 4), que o apelo formulou (Tema 1.210/STJ) e o voto não enfrentava (C-3W, C-61).</w:t>
      </w:r>
    </w:p>
  </w:comment>
  <w:comment w:id="28" w:author="Assessor GDSXSR" w:date="2026-10-29T00:19:00Z" w:initials="AG">
    <w:p w14:paraId="53C3EF7F" w14:textId="77777777" w:rsidR="0076559E" w:rsidRDefault="00000000">
      <w:pPr>
        <w:pStyle w:val="Textodecomentrio"/>
      </w:pPr>
      <w:r>
        <w:rPr>
          <w:rStyle w:val="Refdecomentrio"/>
        </w:rPr>
        <w:annotationRef/>
      </w:r>
      <w:r>
        <w:t>ASSESSOR GDSXSR — Tese do Tema Repetitivo 1.210/STJ transcrita literalmente (C-61), na redação vigente (iajus; julgamento em 07/05/2026, Segunda Seção). Pendência (C-52): o recurso paradigma e a data de publicação não retornaram na consulta; conferir antes da sessão. O dispositivo da ementa usa a data de julgamento.</w:t>
      </w:r>
    </w:p>
  </w:comment>
  <w:comment w:id="29" w:author="Assessor GDSXSR" w:date="2026-10-29T00:19:00Z" w:initials="AG">
    <w:p w14:paraId="1EC7C0D2" w14:textId="77777777" w:rsidR="0076559E" w:rsidRDefault="00000000">
      <w:pPr>
        <w:pStyle w:val="Textodecomentrio"/>
      </w:pPr>
      <w:r>
        <w:rPr>
          <w:rStyle w:val="Refdecomentrio"/>
        </w:rPr>
        <w:annotationRef/>
      </w:r>
      <w:r>
        <w:t>ASSESSOR GDSXSR — Inseri a aplicação da tese ao caso: a r. sentença se apoiou em desvio de finalidade, e não em inadimplemento ou ausência de bens (C-61).</w:t>
      </w:r>
    </w:p>
  </w:comment>
  <w:comment w:id="30" w:author="Assessor GDSXSR" w:date="2026-10-29T00:19:00Z" w:initials="AG">
    <w:p w14:paraId="703CEF0F" w14:textId="77777777" w:rsidR="0076559E" w:rsidRDefault="00000000">
      <w:pPr>
        <w:pStyle w:val="Textodecomentrio"/>
      </w:pPr>
      <w:r>
        <w:rPr>
          <w:rStyle w:val="Refdecomentrio"/>
        </w:rPr>
        <w:annotationRef/>
      </w:r>
      <w:r>
        <w:t>ASSESSOR GDSXSR — Retirei o Acórdão 2088556 (2ª Turma, esquema Ponzi com criptoativos), por não tratar de caso análogo e por ficar em tensão com o Tema 1.210/STJ, que passa a ser o precedente do capítulo (C-65, C-67). Ele também saiu da jurisprudência citada na ementa.</w:t>
      </w:r>
    </w:p>
  </w:comment>
  <w:comment w:id="31" w:author="Assessor GDSXSR" w:date="2026-10-29T00:19:00Z" w:initials="AG">
    <w:p w14:paraId="6CAC0A2F" w14:textId="77777777" w:rsidR="0076559E" w:rsidRDefault="00000000">
      <w:pPr>
        <w:pStyle w:val="Textodecomentrio"/>
      </w:pPr>
      <w:r>
        <w:rPr>
          <w:rStyle w:val="Refdecomentrio"/>
        </w:rPr>
        <w:annotationRef/>
      </w:r>
      <w:r>
        <w:t>ASSESSOR GDSXSR — Título verbal que diz o que se decide (C-3W).</w:t>
      </w:r>
    </w:p>
  </w:comment>
  <w:comment w:id="32" w:author="Assessor GDSXSR" w:date="2026-10-29T00:19:00Z" w:initials="AG">
    <w:p w14:paraId="1F0F911B" w14:textId="77777777" w:rsidR="0076559E" w:rsidRDefault="00000000">
      <w:pPr>
        <w:pStyle w:val="Textodecomentrio"/>
      </w:pPr>
      <w:r>
        <w:rPr>
          <w:rStyle w:val="Refdecomentrio"/>
        </w:rPr>
        <w:annotationRef/>
      </w:r>
      <w:r>
        <w:t>ASSESSOR GDSXSR — Pendência (C-52): o comprovante (ID 88023704) e a descrição "Ativos referente ao mês de abril 2025" vêm da minuta e não foram conferidos nos autos.</w:t>
      </w:r>
    </w:p>
  </w:comment>
  <w:comment w:id="33" w:author="Assessor GDSXSR" w:date="2026-10-29T00:19:00Z" w:initials="AG">
    <w:p w14:paraId="333E7F2B" w14:textId="77777777" w:rsidR="0076559E" w:rsidRDefault="00000000">
      <w:pPr>
        <w:pStyle w:val="Textodecomentrio"/>
      </w:pPr>
      <w:r>
        <w:rPr>
          <w:rStyle w:val="Refdecomentrio"/>
        </w:rPr>
        <w:annotationRef/>
      </w:r>
      <w:r>
        <w:t>ASSESSOR GDSXSR — Título verbal que diz o que se decide (C-3W).</w:t>
      </w:r>
    </w:p>
  </w:comment>
  <w:comment w:id="34" w:author="Assessor GDSXSR" w:date="2026-10-29T00:19:00Z" w:initials="AG">
    <w:p w14:paraId="7FA15D99" w14:textId="77777777" w:rsidR="0076559E" w:rsidRDefault="00000000">
      <w:pPr>
        <w:pStyle w:val="Textodecomentrio"/>
      </w:pPr>
      <w:r>
        <w:rPr>
          <w:rStyle w:val="Refdecomentrio"/>
        </w:rPr>
        <w:annotationRef/>
      </w:r>
      <w:r>
        <w:t>ASSESSOR GDSXSR — CC 406 transcrito na redação vigente (Lei 14.905/2024; C-64, C-66). Pendência (C-52): LC 123/2006, art. 61-A, citada nas alegações e na ementa, não retornou na consulta às bases (iajus com erro de fonte; Planalto indisponível); o artigo foi mantido como estava, sem transcrição.</w:t>
      </w:r>
    </w:p>
  </w:comment>
  <w:comment w:id="35" w:author="Assessor GDSXSR" w:date="2026-10-29T00:19:00Z" w:initials="AG">
    <w:p w14:paraId="6C90B3A3" w14:textId="77777777" w:rsidR="0076559E" w:rsidRDefault="00000000">
      <w:pPr>
        <w:pStyle w:val="Textodecomentrio"/>
      </w:pPr>
      <w:r>
        <w:rPr>
          <w:rStyle w:val="Refdecomentrio"/>
        </w:rPr>
        <w:annotationRef/>
      </w:r>
      <w:r>
        <w:t>ASSESSOR GDSXSR — Ementa reduzida à passagem sobre a litigância de má-fé, com "(...)" no início e no fim e a referência com "– Grifei" (C-62, C-65).</w:t>
      </w:r>
    </w:p>
  </w:comment>
  <w:comment w:id="36" w:author="Assessor GDSXSR" w:date="2026-10-29T00:19:00Z" w:initials="AG">
    <w:p w14:paraId="06485434" w14:textId="77777777" w:rsidR="0076559E" w:rsidRDefault="00000000">
      <w:pPr>
        <w:pStyle w:val="Textodecomentrio"/>
      </w:pPr>
      <w:r>
        <w:rPr>
          <w:rStyle w:val="Refdecomentrio"/>
        </w:rPr>
        <w:annotationRef/>
      </w:r>
      <w:r>
        <w:t>ASSESSOR GDSXSR — Dispositivo ajustado ao capítulo de efeito suspensivo ("indefiro") e à formula do não conhecimento parcial, com os verbos em negrito (C-38, C-43).</w:t>
      </w:r>
    </w:p>
  </w:comment>
  <w:comment w:id="38" w:author="Assessor GDSXSR" w:date="2026-10-29T00:19:00Z" w:initials="AG">
    <w:p w14:paraId="7B3CF6C5" w14:textId="77777777" w:rsidR="0076559E" w:rsidRDefault="00000000">
      <w:pPr>
        <w:pStyle w:val="Textodecomentrio"/>
      </w:pPr>
      <w:r>
        <w:rPr>
          <w:rStyle w:val="Refdecomentrio"/>
        </w:rPr>
        <w:annotationRef/>
      </w:r>
      <w:r>
        <w:t>ASSESSOR GDSXSR — "r. sentença": a verba da sentença é de 15% sobre o valor atualizado da condenação, nos termos do art. 85, § 2º, do CPC, em razão da sucumbência mínima da autora (ID 88023720).</w:t>
      </w:r>
    </w:p>
  </w:comment>
  <w:comment w:id="37" w:author="Assessor GDSXSR" w:date="2026-10-29T00:19:00Z" w:initials="AG">
    <w:p w14:paraId="1FD2F63B" w14:textId="77777777" w:rsidR="0076559E" w:rsidRDefault="00000000">
      <w:pPr>
        <w:pStyle w:val="Textodecomentrio"/>
      </w:pPr>
      <w:r>
        <w:rPr>
          <w:rStyle w:val="Refdecomentrio"/>
        </w:rPr>
        <w:annotationRef/>
      </w:r>
      <w:r>
        <w:t>ASSESSOR GDSXSR — Honorários recursais (C-51): 2% "sobre o valor atualizado da condenação". Sobre o principal deduzido (R$ 146.500,00 menos R$ 7.325,00, igual a R$ 139.175,00), antes dos encargos, o acréscimo equivale a R$ 2.783,50. "CPC/2015" passou a "CPC" (C-20).</w:t>
      </w:r>
    </w:p>
  </w:comment>
  <w:comment w:id="39" w:author="Assessor GDSXSR" w:initials="AG" w:date="2026-10-29T18:47:03Z">
    <w:p>
      <w:pPr>
        <w:pStyle w:val="CommentText"/>
      </w:pPr>
      <w:r>
        <w:rPr>
          <w:rStyle w:val="CommentReference"/>
        </w:rPr>
        <w:annotationRef/>
      </w:r>
      <w:r>
        <w:t>ASSESSOR GDSXSR — Fundamentação da ementa (itens 5 a 13) reduzida de 342 para cerca de 230 palavras (-32%), sem mudar o resultado. Os itens 3 e 4 da ementa e o item 5 ainda mencionam o efeito suspensivo, que o voto e o dispositivo já não examinam; mantive o item 5 como estava na sua versão.</w:t>
      </w:r>
    </w:p>
  </w:comment>
  <w:comment w:id="40" w:author="Assessor GDSXSR" w:initials="AG" w:date="2026-10-29T18:47:03Z">
    <w:p>
      <w:pPr>
        <w:pStyle w:val="CommentText"/>
      </w:pPr>
      <w:r>
        <w:rPr>
          <w:rStyle w:val="CommentReference"/>
        </w:rPr>
        <w:annotationRef/>
      </w:r>
      <w:r>
        <w:t>ASSESSOR GDSXSR — Fundamentação do voto reduzida de 3.192 para cerca de 1.700 palavras (-45%), da apelação dos réus até o último capítulo (sem relatório, dispositivo e sentença anexa). Cortes: períodos fundidos em um parágrafo por ideia, citações de normas retiradas do corpo, transcrições da sentença e das ementas reduzidas à passagem decisiva, e retirada dos parágrafos "Requerem", sem mudar resultado, ordem dos capítulos nem precedentes.</w:t>
      </w:r>
    </w:p>
  </w:comment>
  <w:comment w:id="41" w:author="Assessor GDSXSR" w:initials="AG" w:date="2026-10-29T18:47:03Z">
    <w:p>
      <w:pPr>
        <w:pStyle w:val="CommentText"/>
      </w:pPr>
      <w:r>
        <w:rPr>
          <w:rStyle w:val="CommentReference"/>
        </w:rPr>
        <w:annotationRef/>
      </w:r>
      <w:r>
        <w:t>ASSESSOR GDSXSR — Retirei o bloco do CPC 489 do corpo (C-02). Texto literal para conferência (C-63): "Art. 489. [...] § 1º Não se considera fundamentada qualquer decisão judicial, seja ela interlocutória, sentença ou acórdão, que: [...] IV - não enfrentar todos os argumentos deduzidos no processo capazes de, em tese, infirmar a conclusão adotada pelo julgador; [...] VI - deixar de seguir enunciado de súmula, jurisprudência ou precedente invocado pela parte, sem demonstrar a existência de distinção no caso em julgamento ou a superação do entendimento."</w:t>
      </w:r>
    </w:p>
  </w:comment>
  <w:comment w:id="42" w:author="Assessor GDSXSR" w:initials="AG" w:date="2026-10-29T18:47:03Z">
    <w:p>
      <w:pPr>
        <w:pStyle w:val="CommentText"/>
      </w:pPr>
      <w:r>
        <w:rPr>
          <w:rStyle w:val="CommentReference"/>
        </w:rPr>
        <w:annotationRef/>
      </w:r>
      <w:r>
        <w:t>ASSESSOR GDSXSR — Retirei do corpo o art. 2º do CDC (C-02). Texto literal (C-63): "Art. 2° Consumidor é toda pessoa física ou jurídica que adquire ou utiliza produto ou serviço como destinatário final."</w:t>
      </w:r>
    </w:p>
  </w:comment>
  <w:comment w:id="43" w:author="Assessor GDSXSR" w:initials="AG" w:date="2026-10-29T18:47:03Z">
    <w:p>
      <w:pPr>
        <w:pStyle w:val="CommentText"/>
      </w:pPr>
      <w:r>
        <w:rPr>
          <w:rStyle w:val="CommentReference"/>
        </w:rPr>
        <w:annotationRef/>
      </w:r>
      <w:r>
        <w:t>ASSESSOR GDSXSR — Retirei do corpo o art. 50 do CC (C-02). Texto literal (C-63, Lei 13.874/2019): "Art. 50. Em caso de abuso da personalidade jurídica, caracterizado pelo desvio de finalidade ou pela confusão patrimonial, pode o juiz, a requerimento da parte, ou do Ministério Público quando lhe couber intervir no processo, desconsiderá-la para que os efeitos de certas e determinadas relações de obrigações sejam estendidos aos bens particulares de administradores ou de sócios da pessoa jurídica beneficiados direta ou indiretamente pelo abuso. § 1º Para os fins do disposto neste artigo, desvio de finalidade é a utilização da pessoa jurídica com o propósito de lesar credores e para a prática de atos ilícitos de qualquer natureza." A tese do Tema 1.210/STJ ficou literal no corpo (C-61).</w:t>
      </w:r>
    </w:p>
  </w:comment>
  <w:comment w:id="44" w:author="Assessor GDSXSR" w:initials="AG" w:date="2026-10-29T18:47:03Z">
    <w:p>
      <w:pPr>
        <w:pStyle w:val="CommentText"/>
      </w:pPr>
      <w:r>
        <w:rPr>
          <w:rStyle w:val="CommentReference"/>
        </w:rPr>
        <w:annotationRef/>
      </w:r>
      <w:r>
        <w:t>ASSESSOR GDSXSR — Retirei do corpo o art. 406 do CC (C-02). Texto literal na redação da Lei 14.905/2024 (C-63, C-64): "Art. 406. Quando não forem convencionados, ou quando o forem sem taxa estipulada, ou quando provierem de determinação da lei, os juros serão fixados de acordo com a taxa legal. § 1º A taxa legal corresponderá à taxa referencial do Sistema Especial de Liquidação e de Custódia (Selic), deduzido o índice de atualização monetária de que trata o parágrafo único do art. 389 deste Código."</w:t>
      </w:r>
    </w:p>
  </w:comment>
  <w:comment w:id="45" w:author="Assessor GDSXSR" w:initials="AG" w:date="2026-10-29T18:47:03Z">
    <w:p>
      <w:pPr>
        <w:pStyle w:val="CommentText"/>
      </w:pPr>
      <w:r>
        <w:rPr>
          <w:rStyle w:val="CommentReference"/>
        </w:rPr>
        <w:annotationRef/>
      </w:r>
      <w:r>
        <w:t>ASSESSOR GDSXSR — Transcrição da sentença reduzida aos fundamentos da desconsideração e da responsabilidade solidária do sócio, com "(...)" nos cortes; o texto literal íntegro está na sentença anexa ao final.</w:t>
      </w:r>
    </w:p>
  </w:comment>
  <w:comment w:id="46" w:author="Assessor GDSXSR" w:initials="AG" w:date="2026-10-29T18:47:03Z">
    <w:p>
      <w:pPr>
        <w:pStyle w:val="CommentText"/>
      </w:pPr>
      <w:r>
        <w:rPr>
          <w:rStyle w:val="CommentReference"/>
        </w:rPr>
        <w:annotationRef/>
      </w:r>
      <w:r>
        <w:t>ASSESSOR GDSXSR — Transcrição reduzida à passagem que configura a má-fé; o texto literal íntegro está na sentença anexa ao final.</w:t>
      </w:r>
    </w:p>
  </w:comment>
  <w:comment w:id="47" w:author="Assessor GDSXSR" w:initials="AG" w:date="2026-10-29T18:47:03Z">
    <w:p>
      <w:pPr>
        <w:pStyle w:val="CommentText"/>
      </w:pPr>
      <w:r>
        <w:rPr>
          <w:rStyle w:val="CommentReference"/>
        </w:rPr>
        <w:annotationRef/>
      </w:r>
      <w:r>
        <w:t>ASSESSOR GDSXSR — Ementa reduzida ao item 5, que decide o ponto, com "(...)" inicial (C-62). Pendência já assinalada na entrega anterior: Acórdão 2123255 não localizado nas bases; conferir no JurisDF.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CF9B1E" w15:done="0"/>
  <w15:commentEx w15:paraId="2AC5CD88" w15:done="0"/>
  <w15:commentEx w15:paraId="5E5CD78B" w15:done="0"/>
  <w15:commentEx w15:paraId="016AB2AD" w15:done="0"/>
  <w15:commentEx w15:paraId="75554945" w15:done="0"/>
  <w15:commentEx w15:paraId="63E8E5A2" w15:done="0"/>
  <w15:commentEx w15:paraId="78BE701C" w15:done="0"/>
  <w15:commentEx w15:paraId="3CDFD078" w15:done="0"/>
  <w15:commentEx w15:paraId="714D4D74" w15:done="0"/>
  <w15:commentEx w15:paraId="3DA14E61" w15:done="0"/>
  <w15:commentEx w15:paraId="7048C729" w15:done="0"/>
  <w15:commentEx w15:paraId="330D6DA0" w15:done="0"/>
  <w15:commentEx w15:paraId="5555712D" w15:done="0"/>
  <w15:commentEx w15:paraId="49E3BF56" w15:done="0"/>
  <w15:commentEx w15:paraId="413026FA" w15:done="0"/>
  <w15:commentEx w15:paraId="6F540B66" w15:done="0"/>
  <w15:commentEx w15:paraId="06464C4F" w15:done="0"/>
  <w15:commentEx w15:paraId="51EA16BD" w15:done="0"/>
  <w15:commentEx w15:paraId="1C7738AA" w15:done="0"/>
  <w15:commentEx w15:paraId="24C589BB" w15:done="0"/>
  <w15:commentEx w15:paraId="494198B5" w15:done="0"/>
  <w15:commentEx w15:paraId="748C466C" w15:done="0"/>
  <w15:commentEx w15:paraId="447681F0" w15:done="0"/>
  <w15:commentEx w15:paraId="1163B2D3" w15:done="0"/>
  <w15:commentEx w15:paraId="38D00BF0" w15:done="0"/>
  <w15:commentEx w15:paraId="2066D460" w15:done="0"/>
  <w15:commentEx w15:paraId="23EE26B7" w15:done="0"/>
  <w15:commentEx w15:paraId="02500B08" w15:done="0"/>
  <w15:commentEx w15:paraId="53C3EF7F" w15:done="0"/>
  <w15:commentEx w15:paraId="1EC7C0D2" w15:done="0"/>
  <w15:commentEx w15:paraId="703CEF0F" w15:done="0"/>
  <w15:commentEx w15:paraId="6CAC0A2F" w15:done="0"/>
  <w15:commentEx w15:paraId="1F0F911B" w15:done="0"/>
  <w15:commentEx w15:paraId="333E7F2B" w15:done="0"/>
  <w15:commentEx w15:paraId="7FA15D99" w15:done="0"/>
  <w15:commentEx w15:paraId="6C90B3A3" w15:done="0"/>
  <w15:commentEx w15:paraId="06485434" w15:done="0"/>
  <w15:commentEx w15:paraId="7B3CF6C5" w15:done="0"/>
  <w15:commentEx w15:paraId="1FD2F6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5CD88">
    <w16cex:extLst>
      <w16:ext w16:uri="{CE6994B0-6A32-4C9F-8C6B-6E91EDA988CE}">
        <cr:reactions xmlns:cr="http://schemas.microsoft.com/office/comments/2020/reactions">
          <cr:reaction reactionType="1">
            <cr:reactionInfo dateUtc="2026-10-29T18:33:53Z">
              <cr:user userId="S::t321760@tjdft.jus.br::71ef89ef-9eb5-4780-8a4d-3f3a792db9c6" userProvider="AD" userName="Marcos Dwayne Saraiva Costa - GDSXSR"/>
            </cr:reactionInfo>
          </cr:reaction>
        </cr:reactions>
      </w16:ext>
    </w16cex:extLst>
  </w16cex:commentExtensible>
  <w16cex:commentExtensible w16cex:durableId="5E5CD78B">
    <w16cex:extLst>
      <w16:ext w16:uri="{CE6994B0-6A32-4C9F-8C6B-6E91EDA988CE}">
        <cr:reactions xmlns:cr="http://schemas.microsoft.com/office/comments/2020/reactions">
          <cr:reaction reactionType="1">
            <cr:reactionInfo dateUtc="2026-10-29T18:33:51Z">
              <cr:user userId="S::t321760@tjdft.jus.br::71ef89ef-9eb5-4780-8a4d-3f3a792db9c6" userProvider="AD" userName="Marcos Dwayne Saraiva Costa - GDSXSR"/>
            </cr:reactionInfo>
          </cr:reaction>
        </cr:reactions>
      </w16:ext>
    </w16cex:extLst>
  </w16cex:commentExtensible>
  <w16cex:commentExtensible w16cex:durableId="3DA14E61">
    <w16cex:extLst>
      <w16:ext w16:uri="{CE6994B0-6A32-4C9F-8C6B-6E91EDA988CE}">
        <cr:reactions xmlns:cr="http://schemas.microsoft.com/office/comments/2020/reactions">
          <cr:reaction reactionType="1">
            <cr:reactionInfo dateUtc="2026-10-29T18:38:01Z">
              <cr:user userId="S::t321760@tjdft.jus.br::71ef89ef-9eb5-4780-8a4d-3f3a792db9c6" userProvider="AD" userName="Marcos Dwayne Saraiva Costa - GDSXSR"/>
            </cr:reactionInfo>
          </cr:reaction>
        </cr:reactions>
      </w16:ext>
    </w16cex:extLst>
  </w16cex:commentExtensible>
  <w16cex:commentExtensible w16cex:durableId="330D6DA0">
    <w16cex:extLst>
      <w16:ext w16:uri="{CE6994B0-6A32-4C9F-8C6B-6E91EDA988CE}">
        <cr:reactions xmlns:cr="http://schemas.microsoft.com/office/comments/2020/reactions">
          <cr:reaction reactionType="1">
            <cr:reactionInfo dateUtc="2026-10-29T18:38:08Z">
              <cr:user userId="S::t321760@tjdft.jus.br::71ef89ef-9eb5-4780-8a4d-3f3a792db9c6" userProvider="AD" userName="Marcos Dwayne Saraiva Costa - GDSXSR"/>
            </cr:reactionInfo>
          </cr:reaction>
        </cr:reactions>
      </w16:ext>
    </w16cex:extLst>
  </w16cex:commentExtensible>
  <w16cex:commentExtensible w16cex:durableId="53C3EF7F">
    <w16cex:extLst>
      <w16:ext w16:uri="{CE6994B0-6A32-4C9F-8C6B-6E91EDA988CE}">
        <cr:reactions xmlns:cr="http://schemas.microsoft.com/office/comments/2020/reactions">
          <cr:reaction reactionType="1">
            <cr:reactionInfo dateUtc="2026-10-29T18:39:44Z">
              <cr:user userId="S::t321760@tjdft.jus.br::71ef89ef-9eb5-4780-8a4d-3f3a792db9c6" userProvider="AD" userName="Marcos Dwayne Saraiva Costa - GDSXSR"/>
            </cr:reactionInfo>
          </cr:reaction>
        </cr:reactions>
      </w16:ext>
    </w16cex:extLst>
  </w16cex:commentExtensible>
  <w16cex:commentExtensible w16cex:durableId="7B3CF6C5">
    <w16cex:extLst>
      <w16:ext w16:uri="{CE6994B0-6A32-4C9F-8C6B-6E91EDA988CE}">
        <cr:reactions xmlns:cr="http://schemas.microsoft.com/office/comments/2020/reactions">
          <cr:reaction reactionType="1">
            <cr:reactionInfo dateUtc="2026-10-29T18:41:54Z">
              <cr:user userId="S::t321760@tjdft.jus.br::71ef89ef-9eb5-4780-8a4d-3f3a792db9c6" userProvider="AD" userName="Marcos Dwayne Saraiva Costa - GDSXSR"/>
            </cr:reactionInfo>
          </cr:reaction>
        </cr:reactions>
      </w16:ext>
    </w16cex:extLst>
  </w16cex:commentExtensible>
  <w16cex:commentExtensible w16cex:durableId="1FD2F63B">
    <w16cex:extLst>
      <w16:ext w16:uri="{CE6994B0-6A32-4C9F-8C6B-6E91EDA988CE}">
        <cr:reactions xmlns:cr="http://schemas.microsoft.com/office/comments/2020/reactions">
          <cr:reaction reactionType="1">
            <cr:reactionInfo dateUtc="2026-10-29T18:41:57Z">
              <cr:user userId="S::t321760@tjdft.jus.br::71ef89ef-9eb5-4780-8a4d-3f3a792db9c6" userProvider="AD" userName="Marcos Dwayne Saraiva Costa - GDSXS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CF9B1E" w16cid:durableId="4D3B309A"/>
  <w16cid:commentId w16cid:paraId="2AC5CD88" w16cid:durableId="2AC5CD88"/>
  <w16cid:commentId w16cid:paraId="5E5CD78B" w16cid:durableId="5E5CD78B"/>
  <w16cid:commentId w16cid:paraId="016AB2AD" w16cid:durableId="016AB2AD"/>
  <w16cid:commentId w16cid:paraId="75554945" w16cid:durableId="75554945"/>
  <w16cid:commentId w16cid:paraId="63E8E5A2" w16cid:durableId="63E8E5A2"/>
  <w16cid:commentId w16cid:paraId="78BE701C" w16cid:durableId="78BE701C"/>
  <w16cid:commentId w16cid:paraId="3CDFD078" w16cid:durableId="3CDFD078"/>
  <w16cid:commentId w16cid:paraId="714D4D74" w16cid:durableId="714D4D74"/>
  <w16cid:commentId w16cid:paraId="3DA14E61" w16cid:durableId="3DA14E61"/>
  <w16cid:commentId w16cid:paraId="7048C729" w16cid:durableId="7048C729"/>
  <w16cid:commentId w16cid:paraId="330D6DA0" w16cid:durableId="330D6DA0"/>
  <w16cid:commentId w16cid:paraId="5555712D" w16cid:durableId="5555712D"/>
  <w16cid:commentId w16cid:paraId="49E3BF56" w16cid:durableId="49E3BF56"/>
  <w16cid:commentId w16cid:paraId="413026FA" w16cid:durableId="413026FA"/>
  <w16cid:commentId w16cid:paraId="6F540B66" w16cid:durableId="6F540B66"/>
  <w16cid:commentId w16cid:paraId="06464C4F" w16cid:durableId="06464C4F"/>
  <w16cid:commentId w16cid:paraId="51EA16BD" w16cid:durableId="51EA16BD"/>
  <w16cid:commentId w16cid:paraId="1C7738AA" w16cid:durableId="1C7738AA"/>
  <w16cid:commentId w16cid:paraId="24C589BB" w16cid:durableId="24C589BB"/>
  <w16cid:commentId w16cid:paraId="494198B5" w16cid:durableId="494198B5"/>
  <w16cid:commentId w16cid:paraId="748C466C" w16cid:durableId="748C466C"/>
  <w16cid:commentId w16cid:paraId="447681F0" w16cid:durableId="447681F0"/>
  <w16cid:commentId w16cid:paraId="1163B2D3" w16cid:durableId="1163B2D3"/>
  <w16cid:commentId w16cid:paraId="38D00BF0" w16cid:durableId="38D00BF0"/>
  <w16cid:commentId w16cid:paraId="2066D460" w16cid:durableId="2066D460"/>
  <w16cid:commentId w16cid:paraId="23EE26B7" w16cid:durableId="23EE26B7"/>
  <w16cid:commentId w16cid:paraId="02500B08" w16cid:durableId="02500B08"/>
  <w16cid:commentId w16cid:paraId="53C3EF7F" w16cid:durableId="53C3EF7F"/>
  <w16cid:commentId w16cid:paraId="1EC7C0D2" w16cid:durableId="1EC7C0D2"/>
  <w16cid:commentId w16cid:paraId="703CEF0F" w16cid:durableId="703CEF0F"/>
  <w16cid:commentId w16cid:paraId="6CAC0A2F" w16cid:durableId="6CAC0A2F"/>
  <w16cid:commentId w16cid:paraId="1F0F911B" w16cid:durableId="1F0F911B"/>
  <w16cid:commentId w16cid:paraId="333E7F2B" w16cid:durableId="333E7F2B"/>
  <w16cid:commentId w16cid:paraId="7FA15D99" w16cid:durableId="7FA15D99"/>
  <w16cid:commentId w16cid:paraId="6C90B3A3" w16cid:durableId="6C90B3A3"/>
  <w16cid:commentId w16cid:paraId="06485434" w16cid:durableId="06485434"/>
  <w16cid:commentId w16cid:paraId="7B3CF6C5" w16cid:durableId="7B3CF6C5"/>
  <w16cid:commentId w16cid:paraId="1FD2F63B" w16cid:durableId="1FD2F6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E19E3" w14:textId="77777777" w:rsidR="000C7352" w:rsidRDefault="000C7352" w:rsidP="003A42DE">
      <w:pPr>
        <w:spacing w:after="0" w:line="240" w:lineRule="auto"/>
      </w:pPr>
      <w:r>
        <w:separator/>
      </w:r>
    </w:p>
  </w:endnote>
  <w:endnote w:type="continuationSeparator" w:id="0">
    <w:p w14:paraId="004B997F" w14:textId="77777777" w:rsidR="000C7352" w:rsidRDefault="000C7352"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32351858"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39F3A7A9"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B7504" w14:textId="77777777" w:rsidR="000C7352" w:rsidRDefault="000C7352" w:rsidP="003A42DE">
      <w:pPr>
        <w:spacing w:after="0" w:line="240" w:lineRule="auto"/>
      </w:pPr>
      <w:r>
        <w:separator/>
      </w:r>
    </w:p>
  </w:footnote>
  <w:footnote w:type="continuationSeparator" w:id="0">
    <w:p w14:paraId="6BBAFBA4" w14:textId="77777777" w:rsidR="000C7352" w:rsidRDefault="000C7352"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iz Gustavo Alves Coelho - GDACA">
    <w15:presenceInfo w15:providerId="AD" w15:userId="S::t321089@tjdft.jus.br::a1bfc27e-99af-4512-9d69-7f4fe8ff34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0E67"/>
    <w:rsid w:val="00002681"/>
    <w:rsid w:val="00004C11"/>
    <w:rsid w:val="00010A47"/>
    <w:rsid w:val="00012123"/>
    <w:rsid w:val="00015D71"/>
    <w:rsid w:val="00016080"/>
    <w:rsid w:val="0002189B"/>
    <w:rsid w:val="0002738F"/>
    <w:rsid w:val="0002776F"/>
    <w:rsid w:val="00032550"/>
    <w:rsid w:val="00033421"/>
    <w:rsid w:val="00033AFD"/>
    <w:rsid w:val="0003593D"/>
    <w:rsid w:val="00045093"/>
    <w:rsid w:val="00047CBA"/>
    <w:rsid w:val="00052AE3"/>
    <w:rsid w:val="00053D45"/>
    <w:rsid w:val="0006080C"/>
    <w:rsid w:val="00060DB0"/>
    <w:rsid w:val="000619E0"/>
    <w:rsid w:val="00062A06"/>
    <w:rsid w:val="00064301"/>
    <w:rsid w:val="00064F23"/>
    <w:rsid w:val="00070AAE"/>
    <w:rsid w:val="000736D1"/>
    <w:rsid w:val="000758FC"/>
    <w:rsid w:val="00076D7D"/>
    <w:rsid w:val="0008354F"/>
    <w:rsid w:val="000909E3"/>
    <w:rsid w:val="0009174A"/>
    <w:rsid w:val="00091ABC"/>
    <w:rsid w:val="00091FBA"/>
    <w:rsid w:val="000922DA"/>
    <w:rsid w:val="00093648"/>
    <w:rsid w:val="00097BBF"/>
    <w:rsid w:val="000A7009"/>
    <w:rsid w:val="000B0A2A"/>
    <w:rsid w:val="000B0FC6"/>
    <w:rsid w:val="000B4F64"/>
    <w:rsid w:val="000B7AF7"/>
    <w:rsid w:val="000C00B3"/>
    <w:rsid w:val="000C57BD"/>
    <w:rsid w:val="000C7352"/>
    <w:rsid w:val="000D02D4"/>
    <w:rsid w:val="000D2E62"/>
    <w:rsid w:val="000D59B2"/>
    <w:rsid w:val="000E0261"/>
    <w:rsid w:val="000E4285"/>
    <w:rsid w:val="000F1358"/>
    <w:rsid w:val="000F1817"/>
    <w:rsid w:val="000F1C2A"/>
    <w:rsid w:val="000F387D"/>
    <w:rsid w:val="000F6570"/>
    <w:rsid w:val="001009CC"/>
    <w:rsid w:val="00105649"/>
    <w:rsid w:val="00112B36"/>
    <w:rsid w:val="0011527A"/>
    <w:rsid w:val="00115458"/>
    <w:rsid w:val="00115569"/>
    <w:rsid w:val="00115666"/>
    <w:rsid w:val="00121E00"/>
    <w:rsid w:val="00122133"/>
    <w:rsid w:val="0012296D"/>
    <w:rsid w:val="00125329"/>
    <w:rsid w:val="00126492"/>
    <w:rsid w:val="00131A63"/>
    <w:rsid w:val="00135155"/>
    <w:rsid w:val="00137A7E"/>
    <w:rsid w:val="00141DC1"/>
    <w:rsid w:val="0014730E"/>
    <w:rsid w:val="00147E9E"/>
    <w:rsid w:val="00151611"/>
    <w:rsid w:val="00161CD2"/>
    <w:rsid w:val="001676A4"/>
    <w:rsid w:val="00167F3A"/>
    <w:rsid w:val="001801E9"/>
    <w:rsid w:val="001822B9"/>
    <w:rsid w:val="001839E6"/>
    <w:rsid w:val="00183B77"/>
    <w:rsid w:val="00185C97"/>
    <w:rsid w:val="00190C74"/>
    <w:rsid w:val="00191153"/>
    <w:rsid w:val="00191E9A"/>
    <w:rsid w:val="00193ABB"/>
    <w:rsid w:val="00196254"/>
    <w:rsid w:val="001A09B8"/>
    <w:rsid w:val="001A10E7"/>
    <w:rsid w:val="001A23F5"/>
    <w:rsid w:val="001A2E46"/>
    <w:rsid w:val="001A5958"/>
    <w:rsid w:val="001A6557"/>
    <w:rsid w:val="001C082B"/>
    <w:rsid w:val="001C0EC6"/>
    <w:rsid w:val="001C466B"/>
    <w:rsid w:val="001C7745"/>
    <w:rsid w:val="001D0653"/>
    <w:rsid w:val="001D2162"/>
    <w:rsid w:val="001E0C48"/>
    <w:rsid w:val="001E0D41"/>
    <w:rsid w:val="001E4974"/>
    <w:rsid w:val="001E5459"/>
    <w:rsid w:val="001E6B93"/>
    <w:rsid w:val="001E7903"/>
    <w:rsid w:val="001F011C"/>
    <w:rsid w:val="00203B1D"/>
    <w:rsid w:val="002044AB"/>
    <w:rsid w:val="002045E5"/>
    <w:rsid w:val="0020478E"/>
    <w:rsid w:val="00206304"/>
    <w:rsid w:val="00207CA4"/>
    <w:rsid w:val="00210B48"/>
    <w:rsid w:val="002126F1"/>
    <w:rsid w:val="0021526A"/>
    <w:rsid w:val="00221F3E"/>
    <w:rsid w:val="0022452B"/>
    <w:rsid w:val="00224B95"/>
    <w:rsid w:val="00232EEB"/>
    <w:rsid w:val="00237563"/>
    <w:rsid w:val="00241F99"/>
    <w:rsid w:val="002437F6"/>
    <w:rsid w:val="002522F6"/>
    <w:rsid w:val="00252AC2"/>
    <w:rsid w:val="00254E51"/>
    <w:rsid w:val="002551E6"/>
    <w:rsid w:val="00255699"/>
    <w:rsid w:val="0025639B"/>
    <w:rsid w:val="00263530"/>
    <w:rsid w:val="002635FD"/>
    <w:rsid w:val="00264107"/>
    <w:rsid w:val="00274644"/>
    <w:rsid w:val="00277029"/>
    <w:rsid w:val="00277CA0"/>
    <w:rsid w:val="002800C5"/>
    <w:rsid w:val="0028264C"/>
    <w:rsid w:val="00282B2E"/>
    <w:rsid w:val="0028319F"/>
    <w:rsid w:val="0028515F"/>
    <w:rsid w:val="00287B7C"/>
    <w:rsid w:val="002926F9"/>
    <w:rsid w:val="00292E82"/>
    <w:rsid w:val="00296248"/>
    <w:rsid w:val="00296DAE"/>
    <w:rsid w:val="002A2038"/>
    <w:rsid w:val="002A2C4F"/>
    <w:rsid w:val="002A3D11"/>
    <w:rsid w:val="002A5205"/>
    <w:rsid w:val="002B1184"/>
    <w:rsid w:val="002B210E"/>
    <w:rsid w:val="002B3D3F"/>
    <w:rsid w:val="002B3FB1"/>
    <w:rsid w:val="002B6DAE"/>
    <w:rsid w:val="002B6FC8"/>
    <w:rsid w:val="002C2464"/>
    <w:rsid w:val="002C42D2"/>
    <w:rsid w:val="002C4A7E"/>
    <w:rsid w:val="002D127E"/>
    <w:rsid w:val="002D16A3"/>
    <w:rsid w:val="002D2D56"/>
    <w:rsid w:val="002D3FF3"/>
    <w:rsid w:val="002D45A4"/>
    <w:rsid w:val="002D6CE3"/>
    <w:rsid w:val="002D7D17"/>
    <w:rsid w:val="002E1CC6"/>
    <w:rsid w:val="002F13AB"/>
    <w:rsid w:val="002F7666"/>
    <w:rsid w:val="00302029"/>
    <w:rsid w:val="00303FAE"/>
    <w:rsid w:val="00307032"/>
    <w:rsid w:val="003070C0"/>
    <w:rsid w:val="0031063D"/>
    <w:rsid w:val="00312291"/>
    <w:rsid w:val="00316B1F"/>
    <w:rsid w:val="00321068"/>
    <w:rsid w:val="00323779"/>
    <w:rsid w:val="00323D27"/>
    <w:rsid w:val="00324F30"/>
    <w:rsid w:val="0032538E"/>
    <w:rsid w:val="003302C0"/>
    <w:rsid w:val="00336043"/>
    <w:rsid w:val="0033735F"/>
    <w:rsid w:val="0034247B"/>
    <w:rsid w:val="003433E1"/>
    <w:rsid w:val="00344417"/>
    <w:rsid w:val="0034511C"/>
    <w:rsid w:val="00347818"/>
    <w:rsid w:val="00351653"/>
    <w:rsid w:val="003524E5"/>
    <w:rsid w:val="00352D66"/>
    <w:rsid w:val="00354AA2"/>
    <w:rsid w:val="00354BA1"/>
    <w:rsid w:val="00355C73"/>
    <w:rsid w:val="003570B4"/>
    <w:rsid w:val="00360EDC"/>
    <w:rsid w:val="003624B4"/>
    <w:rsid w:val="0036579A"/>
    <w:rsid w:val="00367253"/>
    <w:rsid w:val="00367EFC"/>
    <w:rsid w:val="00370C48"/>
    <w:rsid w:val="003717FC"/>
    <w:rsid w:val="003729C3"/>
    <w:rsid w:val="00373451"/>
    <w:rsid w:val="003749AB"/>
    <w:rsid w:val="00375CFB"/>
    <w:rsid w:val="00380C0A"/>
    <w:rsid w:val="003A42DE"/>
    <w:rsid w:val="003A4E55"/>
    <w:rsid w:val="003A6574"/>
    <w:rsid w:val="003B050E"/>
    <w:rsid w:val="003B1A66"/>
    <w:rsid w:val="003B2F36"/>
    <w:rsid w:val="003B3398"/>
    <w:rsid w:val="003B4785"/>
    <w:rsid w:val="003C4614"/>
    <w:rsid w:val="003C7AB8"/>
    <w:rsid w:val="003D11BE"/>
    <w:rsid w:val="003D20BA"/>
    <w:rsid w:val="003D23DB"/>
    <w:rsid w:val="003D3FEE"/>
    <w:rsid w:val="003E436D"/>
    <w:rsid w:val="003E52D5"/>
    <w:rsid w:val="003F2A81"/>
    <w:rsid w:val="003F39E9"/>
    <w:rsid w:val="004006B1"/>
    <w:rsid w:val="004041E1"/>
    <w:rsid w:val="00413928"/>
    <w:rsid w:val="00416831"/>
    <w:rsid w:val="00416E9F"/>
    <w:rsid w:val="00421DAF"/>
    <w:rsid w:val="00423538"/>
    <w:rsid w:val="004262E4"/>
    <w:rsid w:val="00437B57"/>
    <w:rsid w:val="004446C0"/>
    <w:rsid w:val="00445ED9"/>
    <w:rsid w:val="0044606B"/>
    <w:rsid w:val="0044705F"/>
    <w:rsid w:val="00451A6D"/>
    <w:rsid w:val="004572D9"/>
    <w:rsid w:val="0046089B"/>
    <w:rsid w:val="00463867"/>
    <w:rsid w:val="00465A25"/>
    <w:rsid w:val="00467E2A"/>
    <w:rsid w:val="0047216B"/>
    <w:rsid w:val="004732D5"/>
    <w:rsid w:val="00473316"/>
    <w:rsid w:val="0047372D"/>
    <w:rsid w:val="00473F75"/>
    <w:rsid w:val="004762F1"/>
    <w:rsid w:val="00477F57"/>
    <w:rsid w:val="00480A33"/>
    <w:rsid w:val="00485185"/>
    <w:rsid w:val="00495EB5"/>
    <w:rsid w:val="00496EB5"/>
    <w:rsid w:val="004A00D7"/>
    <w:rsid w:val="004A0F9C"/>
    <w:rsid w:val="004A1AFE"/>
    <w:rsid w:val="004A23A4"/>
    <w:rsid w:val="004A5869"/>
    <w:rsid w:val="004B2A9C"/>
    <w:rsid w:val="004B4FF5"/>
    <w:rsid w:val="004C02D4"/>
    <w:rsid w:val="004C0465"/>
    <w:rsid w:val="004C570B"/>
    <w:rsid w:val="004C591E"/>
    <w:rsid w:val="004C7418"/>
    <w:rsid w:val="004D175C"/>
    <w:rsid w:val="004E3961"/>
    <w:rsid w:val="004E5887"/>
    <w:rsid w:val="004F0308"/>
    <w:rsid w:val="00503A7D"/>
    <w:rsid w:val="005050FA"/>
    <w:rsid w:val="00506A7D"/>
    <w:rsid w:val="00506D76"/>
    <w:rsid w:val="00507082"/>
    <w:rsid w:val="00511630"/>
    <w:rsid w:val="00511AF7"/>
    <w:rsid w:val="0051245C"/>
    <w:rsid w:val="00517F10"/>
    <w:rsid w:val="00521B5F"/>
    <w:rsid w:val="00521DF4"/>
    <w:rsid w:val="00525FCB"/>
    <w:rsid w:val="00530971"/>
    <w:rsid w:val="00530C7C"/>
    <w:rsid w:val="00532158"/>
    <w:rsid w:val="00536606"/>
    <w:rsid w:val="00541D46"/>
    <w:rsid w:val="005460BE"/>
    <w:rsid w:val="005472FB"/>
    <w:rsid w:val="0055172B"/>
    <w:rsid w:val="00553445"/>
    <w:rsid w:val="005565F2"/>
    <w:rsid w:val="00557342"/>
    <w:rsid w:val="00560427"/>
    <w:rsid w:val="0056121F"/>
    <w:rsid w:val="00562891"/>
    <w:rsid w:val="0057055E"/>
    <w:rsid w:val="00573C5D"/>
    <w:rsid w:val="00574FE9"/>
    <w:rsid w:val="00576A45"/>
    <w:rsid w:val="0057726B"/>
    <w:rsid w:val="005844AB"/>
    <w:rsid w:val="00586EB6"/>
    <w:rsid w:val="0058785C"/>
    <w:rsid w:val="005925FC"/>
    <w:rsid w:val="0059689A"/>
    <w:rsid w:val="00597864"/>
    <w:rsid w:val="005A1443"/>
    <w:rsid w:val="005A1AD9"/>
    <w:rsid w:val="005B5FDD"/>
    <w:rsid w:val="005B7851"/>
    <w:rsid w:val="005C186A"/>
    <w:rsid w:val="005C31C4"/>
    <w:rsid w:val="005C60B5"/>
    <w:rsid w:val="005C69F8"/>
    <w:rsid w:val="005C7627"/>
    <w:rsid w:val="005D1ED5"/>
    <w:rsid w:val="005D305E"/>
    <w:rsid w:val="005D7363"/>
    <w:rsid w:val="005D75B4"/>
    <w:rsid w:val="005E2F7C"/>
    <w:rsid w:val="005E3F4E"/>
    <w:rsid w:val="005E5A03"/>
    <w:rsid w:val="005E7EC2"/>
    <w:rsid w:val="005F589C"/>
    <w:rsid w:val="00601B09"/>
    <w:rsid w:val="00601B45"/>
    <w:rsid w:val="00602659"/>
    <w:rsid w:val="0060333D"/>
    <w:rsid w:val="00606323"/>
    <w:rsid w:val="00607145"/>
    <w:rsid w:val="00611216"/>
    <w:rsid w:val="0061262D"/>
    <w:rsid w:val="00615051"/>
    <w:rsid w:val="006226C6"/>
    <w:rsid w:val="006255CC"/>
    <w:rsid w:val="00630CB1"/>
    <w:rsid w:val="00632EAA"/>
    <w:rsid w:val="00633703"/>
    <w:rsid w:val="0063376A"/>
    <w:rsid w:val="006351F4"/>
    <w:rsid w:val="00635527"/>
    <w:rsid w:val="00636A3B"/>
    <w:rsid w:val="0064178D"/>
    <w:rsid w:val="00641BB6"/>
    <w:rsid w:val="006530C2"/>
    <w:rsid w:val="00657A8C"/>
    <w:rsid w:val="00661CF3"/>
    <w:rsid w:val="00661E7F"/>
    <w:rsid w:val="006658A2"/>
    <w:rsid w:val="0067513E"/>
    <w:rsid w:val="00681EA8"/>
    <w:rsid w:val="006865DA"/>
    <w:rsid w:val="006874E9"/>
    <w:rsid w:val="00690663"/>
    <w:rsid w:val="006921E1"/>
    <w:rsid w:val="00693B0D"/>
    <w:rsid w:val="00695ECF"/>
    <w:rsid w:val="00696862"/>
    <w:rsid w:val="006A66B6"/>
    <w:rsid w:val="006A6F83"/>
    <w:rsid w:val="006B15C0"/>
    <w:rsid w:val="006B2A89"/>
    <w:rsid w:val="006B555B"/>
    <w:rsid w:val="006B74DA"/>
    <w:rsid w:val="006C0F29"/>
    <w:rsid w:val="006C6695"/>
    <w:rsid w:val="006C6E29"/>
    <w:rsid w:val="006C6E8A"/>
    <w:rsid w:val="006C73C8"/>
    <w:rsid w:val="006D07B9"/>
    <w:rsid w:val="006D0993"/>
    <w:rsid w:val="006D2E63"/>
    <w:rsid w:val="006D3824"/>
    <w:rsid w:val="006D3AF9"/>
    <w:rsid w:val="006D3C24"/>
    <w:rsid w:val="006D595E"/>
    <w:rsid w:val="006D75FA"/>
    <w:rsid w:val="006E012C"/>
    <w:rsid w:val="006E2C2E"/>
    <w:rsid w:val="006E30EA"/>
    <w:rsid w:val="006F19F8"/>
    <w:rsid w:val="006F725D"/>
    <w:rsid w:val="007101BB"/>
    <w:rsid w:val="00711FE9"/>
    <w:rsid w:val="00723372"/>
    <w:rsid w:val="00726567"/>
    <w:rsid w:val="00730800"/>
    <w:rsid w:val="007313C0"/>
    <w:rsid w:val="007337AF"/>
    <w:rsid w:val="007356CD"/>
    <w:rsid w:val="007424FE"/>
    <w:rsid w:val="0074299F"/>
    <w:rsid w:val="00744BDF"/>
    <w:rsid w:val="00747176"/>
    <w:rsid w:val="0075256E"/>
    <w:rsid w:val="00752665"/>
    <w:rsid w:val="00755A3A"/>
    <w:rsid w:val="00764D03"/>
    <w:rsid w:val="0076559E"/>
    <w:rsid w:val="00765709"/>
    <w:rsid w:val="00766DAE"/>
    <w:rsid w:val="00770E7F"/>
    <w:rsid w:val="007720E3"/>
    <w:rsid w:val="007740BA"/>
    <w:rsid w:val="0077693D"/>
    <w:rsid w:val="0077719E"/>
    <w:rsid w:val="00780832"/>
    <w:rsid w:val="00782446"/>
    <w:rsid w:val="007844F9"/>
    <w:rsid w:val="0078566C"/>
    <w:rsid w:val="00787491"/>
    <w:rsid w:val="007919B7"/>
    <w:rsid w:val="00791D48"/>
    <w:rsid w:val="007965F5"/>
    <w:rsid w:val="00796E48"/>
    <w:rsid w:val="007A3A63"/>
    <w:rsid w:val="007A3F4D"/>
    <w:rsid w:val="007B265E"/>
    <w:rsid w:val="007B5672"/>
    <w:rsid w:val="007C0FEF"/>
    <w:rsid w:val="007C13DC"/>
    <w:rsid w:val="007C196D"/>
    <w:rsid w:val="007C1C83"/>
    <w:rsid w:val="007C4990"/>
    <w:rsid w:val="007D00F1"/>
    <w:rsid w:val="007D27C7"/>
    <w:rsid w:val="007D3BA7"/>
    <w:rsid w:val="007D4432"/>
    <w:rsid w:val="007E1C8C"/>
    <w:rsid w:val="007E3037"/>
    <w:rsid w:val="007E3BF9"/>
    <w:rsid w:val="007F0128"/>
    <w:rsid w:val="007F0146"/>
    <w:rsid w:val="007F0E77"/>
    <w:rsid w:val="007F0F43"/>
    <w:rsid w:val="007F1EC0"/>
    <w:rsid w:val="007F4412"/>
    <w:rsid w:val="007F7839"/>
    <w:rsid w:val="00800051"/>
    <w:rsid w:val="0080192C"/>
    <w:rsid w:val="0080314B"/>
    <w:rsid w:val="00804178"/>
    <w:rsid w:val="00804386"/>
    <w:rsid w:val="00810C07"/>
    <w:rsid w:val="008134CE"/>
    <w:rsid w:val="008151BB"/>
    <w:rsid w:val="008235A6"/>
    <w:rsid w:val="00824D4D"/>
    <w:rsid w:val="00825BFF"/>
    <w:rsid w:val="00847F32"/>
    <w:rsid w:val="008521B9"/>
    <w:rsid w:val="00854102"/>
    <w:rsid w:val="0085425F"/>
    <w:rsid w:val="0085750A"/>
    <w:rsid w:val="008612F3"/>
    <w:rsid w:val="0086390F"/>
    <w:rsid w:val="00864C88"/>
    <w:rsid w:val="00865C66"/>
    <w:rsid w:val="00866BD9"/>
    <w:rsid w:val="00870CDB"/>
    <w:rsid w:val="00871E1B"/>
    <w:rsid w:val="0087442A"/>
    <w:rsid w:val="00877CCC"/>
    <w:rsid w:val="00877F2B"/>
    <w:rsid w:val="00880236"/>
    <w:rsid w:val="008809C2"/>
    <w:rsid w:val="00882188"/>
    <w:rsid w:val="00886ABA"/>
    <w:rsid w:val="008944FD"/>
    <w:rsid w:val="008966E3"/>
    <w:rsid w:val="008A01E9"/>
    <w:rsid w:val="008A18D2"/>
    <w:rsid w:val="008A2DB6"/>
    <w:rsid w:val="008A4445"/>
    <w:rsid w:val="008A49BC"/>
    <w:rsid w:val="008A56A3"/>
    <w:rsid w:val="008B197A"/>
    <w:rsid w:val="008B21A1"/>
    <w:rsid w:val="008B45C4"/>
    <w:rsid w:val="008B62DA"/>
    <w:rsid w:val="008C1887"/>
    <w:rsid w:val="008C29EA"/>
    <w:rsid w:val="008C306F"/>
    <w:rsid w:val="008C34E5"/>
    <w:rsid w:val="008C4183"/>
    <w:rsid w:val="008C572C"/>
    <w:rsid w:val="008C641E"/>
    <w:rsid w:val="008D0C9F"/>
    <w:rsid w:val="008D10F9"/>
    <w:rsid w:val="008D13CA"/>
    <w:rsid w:val="008D3CFB"/>
    <w:rsid w:val="008D5637"/>
    <w:rsid w:val="008D721A"/>
    <w:rsid w:val="008E1476"/>
    <w:rsid w:val="008E4748"/>
    <w:rsid w:val="008E515E"/>
    <w:rsid w:val="008F1975"/>
    <w:rsid w:val="008F43F4"/>
    <w:rsid w:val="008F4440"/>
    <w:rsid w:val="008F5347"/>
    <w:rsid w:val="008F6C98"/>
    <w:rsid w:val="00900440"/>
    <w:rsid w:val="009017C6"/>
    <w:rsid w:val="009022B8"/>
    <w:rsid w:val="00905DC0"/>
    <w:rsid w:val="009070A7"/>
    <w:rsid w:val="0090797E"/>
    <w:rsid w:val="00911601"/>
    <w:rsid w:val="009211A3"/>
    <w:rsid w:val="0092538F"/>
    <w:rsid w:val="009300C5"/>
    <w:rsid w:val="0093104A"/>
    <w:rsid w:val="00933600"/>
    <w:rsid w:val="0093556B"/>
    <w:rsid w:val="00937017"/>
    <w:rsid w:val="00937793"/>
    <w:rsid w:val="0094098B"/>
    <w:rsid w:val="009431B2"/>
    <w:rsid w:val="00945C1C"/>
    <w:rsid w:val="00945DCA"/>
    <w:rsid w:val="00946FF7"/>
    <w:rsid w:val="00947A72"/>
    <w:rsid w:val="009506E0"/>
    <w:rsid w:val="00951CAD"/>
    <w:rsid w:val="00962A91"/>
    <w:rsid w:val="00964DCA"/>
    <w:rsid w:val="00965029"/>
    <w:rsid w:val="009664B3"/>
    <w:rsid w:val="00966A46"/>
    <w:rsid w:val="00972EF3"/>
    <w:rsid w:val="0097579F"/>
    <w:rsid w:val="0097780C"/>
    <w:rsid w:val="009923B6"/>
    <w:rsid w:val="00992651"/>
    <w:rsid w:val="00993F1B"/>
    <w:rsid w:val="0099680F"/>
    <w:rsid w:val="009A136D"/>
    <w:rsid w:val="009A37F4"/>
    <w:rsid w:val="009A54C5"/>
    <w:rsid w:val="009A5F4F"/>
    <w:rsid w:val="009A6507"/>
    <w:rsid w:val="009B6183"/>
    <w:rsid w:val="009C072C"/>
    <w:rsid w:val="009C1026"/>
    <w:rsid w:val="009C4045"/>
    <w:rsid w:val="009C6E6C"/>
    <w:rsid w:val="009D0BA0"/>
    <w:rsid w:val="009D1137"/>
    <w:rsid w:val="009D369E"/>
    <w:rsid w:val="009E1199"/>
    <w:rsid w:val="009E1D8D"/>
    <w:rsid w:val="009E3373"/>
    <w:rsid w:val="009E3BE9"/>
    <w:rsid w:val="009E6252"/>
    <w:rsid w:val="009F1814"/>
    <w:rsid w:val="009F1C96"/>
    <w:rsid w:val="009F2BB1"/>
    <w:rsid w:val="009F36E1"/>
    <w:rsid w:val="009F6473"/>
    <w:rsid w:val="009F684C"/>
    <w:rsid w:val="009F727A"/>
    <w:rsid w:val="009F759D"/>
    <w:rsid w:val="009F762D"/>
    <w:rsid w:val="009F79B7"/>
    <w:rsid w:val="00A0028D"/>
    <w:rsid w:val="00A03057"/>
    <w:rsid w:val="00A21E76"/>
    <w:rsid w:val="00A2661C"/>
    <w:rsid w:val="00A31C13"/>
    <w:rsid w:val="00A330C4"/>
    <w:rsid w:val="00A3595E"/>
    <w:rsid w:val="00A41846"/>
    <w:rsid w:val="00A44A87"/>
    <w:rsid w:val="00A5201D"/>
    <w:rsid w:val="00A5220D"/>
    <w:rsid w:val="00A52979"/>
    <w:rsid w:val="00A6481B"/>
    <w:rsid w:val="00A72414"/>
    <w:rsid w:val="00A773CE"/>
    <w:rsid w:val="00A80091"/>
    <w:rsid w:val="00A83151"/>
    <w:rsid w:val="00A84878"/>
    <w:rsid w:val="00A85D5C"/>
    <w:rsid w:val="00A87227"/>
    <w:rsid w:val="00A916E3"/>
    <w:rsid w:val="00A958AF"/>
    <w:rsid w:val="00A96CB3"/>
    <w:rsid w:val="00A97525"/>
    <w:rsid w:val="00AA0A92"/>
    <w:rsid w:val="00AA1C23"/>
    <w:rsid w:val="00AA2452"/>
    <w:rsid w:val="00AA7E81"/>
    <w:rsid w:val="00AB1DE4"/>
    <w:rsid w:val="00AB7DCB"/>
    <w:rsid w:val="00AB7E65"/>
    <w:rsid w:val="00AC20E1"/>
    <w:rsid w:val="00AC6587"/>
    <w:rsid w:val="00AE0351"/>
    <w:rsid w:val="00AE58CB"/>
    <w:rsid w:val="00AF09DD"/>
    <w:rsid w:val="00AF78C2"/>
    <w:rsid w:val="00B016FB"/>
    <w:rsid w:val="00B04942"/>
    <w:rsid w:val="00B0522D"/>
    <w:rsid w:val="00B11149"/>
    <w:rsid w:val="00B17310"/>
    <w:rsid w:val="00B30DAE"/>
    <w:rsid w:val="00B3123B"/>
    <w:rsid w:val="00B33061"/>
    <w:rsid w:val="00B41866"/>
    <w:rsid w:val="00B42207"/>
    <w:rsid w:val="00B5663B"/>
    <w:rsid w:val="00B57340"/>
    <w:rsid w:val="00B6043C"/>
    <w:rsid w:val="00B606B1"/>
    <w:rsid w:val="00B60851"/>
    <w:rsid w:val="00B6622F"/>
    <w:rsid w:val="00B71699"/>
    <w:rsid w:val="00B73FAD"/>
    <w:rsid w:val="00B74FB6"/>
    <w:rsid w:val="00B75D6D"/>
    <w:rsid w:val="00B802B2"/>
    <w:rsid w:val="00B8037B"/>
    <w:rsid w:val="00B81183"/>
    <w:rsid w:val="00B827FC"/>
    <w:rsid w:val="00B85FE6"/>
    <w:rsid w:val="00B94D13"/>
    <w:rsid w:val="00B94D7F"/>
    <w:rsid w:val="00B95A55"/>
    <w:rsid w:val="00BA3360"/>
    <w:rsid w:val="00BA65D0"/>
    <w:rsid w:val="00BA700C"/>
    <w:rsid w:val="00BB1EDD"/>
    <w:rsid w:val="00BB2608"/>
    <w:rsid w:val="00BB482F"/>
    <w:rsid w:val="00BB6749"/>
    <w:rsid w:val="00BD1E02"/>
    <w:rsid w:val="00BD6037"/>
    <w:rsid w:val="00BE185E"/>
    <w:rsid w:val="00BE3CCA"/>
    <w:rsid w:val="00BE75D7"/>
    <w:rsid w:val="00BF1494"/>
    <w:rsid w:val="00BF173F"/>
    <w:rsid w:val="00BF1C88"/>
    <w:rsid w:val="00BF35B8"/>
    <w:rsid w:val="00BF4903"/>
    <w:rsid w:val="00BF7139"/>
    <w:rsid w:val="00C01659"/>
    <w:rsid w:val="00C03D94"/>
    <w:rsid w:val="00C105A2"/>
    <w:rsid w:val="00C11601"/>
    <w:rsid w:val="00C11AA9"/>
    <w:rsid w:val="00C12218"/>
    <w:rsid w:val="00C16AB0"/>
    <w:rsid w:val="00C21B40"/>
    <w:rsid w:val="00C22469"/>
    <w:rsid w:val="00C2452C"/>
    <w:rsid w:val="00C249B8"/>
    <w:rsid w:val="00C316CC"/>
    <w:rsid w:val="00C31EDF"/>
    <w:rsid w:val="00C33B77"/>
    <w:rsid w:val="00C341CF"/>
    <w:rsid w:val="00C40A19"/>
    <w:rsid w:val="00C40CD0"/>
    <w:rsid w:val="00C4378B"/>
    <w:rsid w:val="00C517C8"/>
    <w:rsid w:val="00C53AE2"/>
    <w:rsid w:val="00C54AB7"/>
    <w:rsid w:val="00C56A8B"/>
    <w:rsid w:val="00C57E17"/>
    <w:rsid w:val="00C60E42"/>
    <w:rsid w:val="00C6664A"/>
    <w:rsid w:val="00C70654"/>
    <w:rsid w:val="00C76E86"/>
    <w:rsid w:val="00C80054"/>
    <w:rsid w:val="00C926B2"/>
    <w:rsid w:val="00C94119"/>
    <w:rsid w:val="00CA2692"/>
    <w:rsid w:val="00CA324E"/>
    <w:rsid w:val="00CA598B"/>
    <w:rsid w:val="00CB0848"/>
    <w:rsid w:val="00CB1568"/>
    <w:rsid w:val="00CB4E4C"/>
    <w:rsid w:val="00CB7FF8"/>
    <w:rsid w:val="00CC2971"/>
    <w:rsid w:val="00CC3085"/>
    <w:rsid w:val="00CC3631"/>
    <w:rsid w:val="00CC3737"/>
    <w:rsid w:val="00CC49B2"/>
    <w:rsid w:val="00CC7150"/>
    <w:rsid w:val="00CD5B9B"/>
    <w:rsid w:val="00CD6A75"/>
    <w:rsid w:val="00CF0581"/>
    <w:rsid w:val="00CF247F"/>
    <w:rsid w:val="00CF285A"/>
    <w:rsid w:val="00CF4254"/>
    <w:rsid w:val="00D04BD8"/>
    <w:rsid w:val="00D06262"/>
    <w:rsid w:val="00D07310"/>
    <w:rsid w:val="00D101EF"/>
    <w:rsid w:val="00D1067B"/>
    <w:rsid w:val="00D12D71"/>
    <w:rsid w:val="00D135AB"/>
    <w:rsid w:val="00D14D52"/>
    <w:rsid w:val="00D17E79"/>
    <w:rsid w:val="00D21983"/>
    <w:rsid w:val="00D34492"/>
    <w:rsid w:val="00D4104B"/>
    <w:rsid w:val="00D42B4A"/>
    <w:rsid w:val="00D457A7"/>
    <w:rsid w:val="00D516B2"/>
    <w:rsid w:val="00D51CD2"/>
    <w:rsid w:val="00D52E56"/>
    <w:rsid w:val="00D574AA"/>
    <w:rsid w:val="00D57E55"/>
    <w:rsid w:val="00D61043"/>
    <w:rsid w:val="00D778D8"/>
    <w:rsid w:val="00D80EBC"/>
    <w:rsid w:val="00D8334B"/>
    <w:rsid w:val="00D84490"/>
    <w:rsid w:val="00D8531A"/>
    <w:rsid w:val="00D85E07"/>
    <w:rsid w:val="00D93748"/>
    <w:rsid w:val="00D96D95"/>
    <w:rsid w:val="00DA0122"/>
    <w:rsid w:val="00DA1601"/>
    <w:rsid w:val="00DB1301"/>
    <w:rsid w:val="00DB342D"/>
    <w:rsid w:val="00DB4221"/>
    <w:rsid w:val="00DB5405"/>
    <w:rsid w:val="00DC4BB4"/>
    <w:rsid w:val="00DC71DB"/>
    <w:rsid w:val="00DD353C"/>
    <w:rsid w:val="00DE1453"/>
    <w:rsid w:val="00DE5314"/>
    <w:rsid w:val="00DF0654"/>
    <w:rsid w:val="00DF2670"/>
    <w:rsid w:val="00DF2730"/>
    <w:rsid w:val="00E042F3"/>
    <w:rsid w:val="00E069B4"/>
    <w:rsid w:val="00E07B96"/>
    <w:rsid w:val="00E211F5"/>
    <w:rsid w:val="00E21F5E"/>
    <w:rsid w:val="00E25A37"/>
    <w:rsid w:val="00E26735"/>
    <w:rsid w:val="00E412BF"/>
    <w:rsid w:val="00E437CF"/>
    <w:rsid w:val="00E50A57"/>
    <w:rsid w:val="00E52C14"/>
    <w:rsid w:val="00E53472"/>
    <w:rsid w:val="00E53CAF"/>
    <w:rsid w:val="00E6043D"/>
    <w:rsid w:val="00E611E9"/>
    <w:rsid w:val="00E624AD"/>
    <w:rsid w:val="00E62C13"/>
    <w:rsid w:val="00E647A0"/>
    <w:rsid w:val="00E75FEC"/>
    <w:rsid w:val="00E76562"/>
    <w:rsid w:val="00E806F5"/>
    <w:rsid w:val="00E8292A"/>
    <w:rsid w:val="00E83CEA"/>
    <w:rsid w:val="00E86190"/>
    <w:rsid w:val="00E87018"/>
    <w:rsid w:val="00E87B28"/>
    <w:rsid w:val="00E9031E"/>
    <w:rsid w:val="00E91CD1"/>
    <w:rsid w:val="00E9230F"/>
    <w:rsid w:val="00E940C3"/>
    <w:rsid w:val="00E963CE"/>
    <w:rsid w:val="00E96D12"/>
    <w:rsid w:val="00E97CB9"/>
    <w:rsid w:val="00EA1315"/>
    <w:rsid w:val="00EB0829"/>
    <w:rsid w:val="00EB3378"/>
    <w:rsid w:val="00EB3F6A"/>
    <w:rsid w:val="00EB54B5"/>
    <w:rsid w:val="00EB54DC"/>
    <w:rsid w:val="00EC0742"/>
    <w:rsid w:val="00EC2A26"/>
    <w:rsid w:val="00EC4361"/>
    <w:rsid w:val="00EC5732"/>
    <w:rsid w:val="00ED0A9E"/>
    <w:rsid w:val="00ED44BA"/>
    <w:rsid w:val="00ED5E8E"/>
    <w:rsid w:val="00EE027D"/>
    <w:rsid w:val="00EE7190"/>
    <w:rsid w:val="00EE760E"/>
    <w:rsid w:val="00EF2715"/>
    <w:rsid w:val="00EF4A37"/>
    <w:rsid w:val="00EF4E01"/>
    <w:rsid w:val="00EF5967"/>
    <w:rsid w:val="00EF7476"/>
    <w:rsid w:val="00F031DC"/>
    <w:rsid w:val="00F041BA"/>
    <w:rsid w:val="00F072F7"/>
    <w:rsid w:val="00F07B06"/>
    <w:rsid w:val="00F10D23"/>
    <w:rsid w:val="00F12768"/>
    <w:rsid w:val="00F143F5"/>
    <w:rsid w:val="00F15080"/>
    <w:rsid w:val="00F1627D"/>
    <w:rsid w:val="00F20A80"/>
    <w:rsid w:val="00F3251E"/>
    <w:rsid w:val="00F32608"/>
    <w:rsid w:val="00F35177"/>
    <w:rsid w:val="00F36A2C"/>
    <w:rsid w:val="00F3776A"/>
    <w:rsid w:val="00F40734"/>
    <w:rsid w:val="00F43DDE"/>
    <w:rsid w:val="00F51BA9"/>
    <w:rsid w:val="00F51F47"/>
    <w:rsid w:val="00F547F1"/>
    <w:rsid w:val="00F63CDB"/>
    <w:rsid w:val="00F645F5"/>
    <w:rsid w:val="00F66640"/>
    <w:rsid w:val="00F6730E"/>
    <w:rsid w:val="00F70DFF"/>
    <w:rsid w:val="00F73C56"/>
    <w:rsid w:val="00F73EF4"/>
    <w:rsid w:val="00F77719"/>
    <w:rsid w:val="00F83422"/>
    <w:rsid w:val="00F84974"/>
    <w:rsid w:val="00F87022"/>
    <w:rsid w:val="00F90DC1"/>
    <w:rsid w:val="00F926A3"/>
    <w:rsid w:val="00F9351B"/>
    <w:rsid w:val="00F9485F"/>
    <w:rsid w:val="00F9756B"/>
    <w:rsid w:val="00FA13EC"/>
    <w:rsid w:val="00FB0C5C"/>
    <w:rsid w:val="00FC0273"/>
    <w:rsid w:val="00FC0C0F"/>
    <w:rsid w:val="00FC2DF0"/>
    <w:rsid w:val="00FC35E7"/>
    <w:rsid w:val="00FC3B76"/>
    <w:rsid w:val="00FC4111"/>
    <w:rsid w:val="00FC613E"/>
    <w:rsid w:val="00FD003A"/>
    <w:rsid w:val="00FD5831"/>
    <w:rsid w:val="00FE33E8"/>
    <w:rsid w:val="00FE4EC7"/>
    <w:rsid w:val="00FF00D0"/>
    <w:rsid w:val="00FF5783"/>
    <w:rsid w:val="00FF6C39"/>
    <w:rsid w:val="00FF7EE4"/>
    <w:rsid w:val="0100D07F"/>
    <w:rsid w:val="012B7E23"/>
    <w:rsid w:val="01427B94"/>
    <w:rsid w:val="026E497E"/>
    <w:rsid w:val="0406F2B1"/>
    <w:rsid w:val="04EB9BAA"/>
    <w:rsid w:val="053C8DC2"/>
    <w:rsid w:val="05C072E5"/>
    <w:rsid w:val="06125227"/>
    <w:rsid w:val="061EE5CE"/>
    <w:rsid w:val="066636ED"/>
    <w:rsid w:val="0741BAA1"/>
    <w:rsid w:val="07BAB62F"/>
    <w:rsid w:val="08624999"/>
    <w:rsid w:val="08BDBA2B"/>
    <w:rsid w:val="09E0529A"/>
    <w:rsid w:val="0A795B63"/>
    <w:rsid w:val="0C122AF8"/>
    <w:rsid w:val="0C1901FC"/>
    <w:rsid w:val="0D003B5C"/>
    <w:rsid w:val="0F16BAD4"/>
    <w:rsid w:val="0F49A558"/>
    <w:rsid w:val="0F4CCC86"/>
    <w:rsid w:val="100D04C2"/>
    <w:rsid w:val="107F192D"/>
    <w:rsid w:val="10E575B9"/>
    <w:rsid w:val="10E89CE7"/>
    <w:rsid w:val="1281461A"/>
    <w:rsid w:val="1396CB9A"/>
    <w:rsid w:val="143C04EB"/>
    <w:rsid w:val="15075F5D"/>
    <w:rsid w:val="1522DC33"/>
    <w:rsid w:val="159010E4"/>
    <w:rsid w:val="161D075D"/>
    <w:rsid w:val="1685D88B"/>
    <w:rsid w:val="16AFD0FD"/>
    <w:rsid w:val="1754F7B4"/>
    <w:rsid w:val="1771712E"/>
    <w:rsid w:val="17FC34CA"/>
    <w:rsid w:val="18A9331B"/>
    <w:rsid w:val="18BBA766"/>
    <w:rsid w:val="194071AB"/>
    <w:rsid w:val="1A3663CD"/>
    <w:rsid w:val="1A480825"/>
    <w:rsid w:val="1AB31DE4"/>
    <w:rsid w:val="1B5EE8E2"/>
    <w:rsid w:val="1B897297"/>
    <w:rsid w:val="1BC89B50"/>
    <w:rsid w:val="1CA11A23"/>
    <w:rsid w:val="1D73CE61"/>
    <w:rsid w:val="1D73FD00"/>
    <w:rsid w:val="1D8A9227"/>
    <w:rsid w:val="1DCB177C"/>
    <w:rsid w:val="1DD7C901"/>
    <w:rsid w:val="1DE275A0"/>
    <w:rsid w:val="1DFC28A0"/>
    <w:rsid w:val="1E3E6500"/>
    <w:rsid w:val="1E6AAE51"/>
    <w:rsid w:val="1FAFCC66"/>
    <w:rsid w:val="1FBACFD4"/>
    <w:rsid w:val="20EF5200"/>
    <w:rsid w:val="21D3B298"/>
    <w:rsid w:val="21E019B6"/>
    <w:rsid w:val="22173CF7"/>
    <w:rsid w:val="22242253"/>
    <w:rsid w:val="2259356D"/>
    <w:rsid w:val="232923D0"/>
    <w:rsid w:val="23459D0C"/>
    <w:rsid w:val="247884F3"/>
    <w:rsid w:val="248F4127"/>
    <w:rsid w:val="249E222A"/>
    <w:rsid w:val="24E2AD4A"/>
    <w:rsid w:val="24E8DED7"/>
    <w:rsid w:val="25CBD0F2"/>
    <w:rsid w:val="26A9A53C"/>
    <w:rsid w:val="26E928FD"/>
    <w:rsid w:val="26EA18AB"/>
    <w:rsid w:val="27623DE6"/>
    <w:rsid w:val="282F3618"/>
    <w:rsid w:val="2852C1B3"/>
    <w:rsid w:val="29BC58EE"/>
    <w:rsid w:val="29FC1AE8"/>
    <w:rsid w:val="2AE1B6B7"/>
    <w:rsid w:val="2AE79E71"/>
    <w:rsid w:val="2AF5D78B"/>
    <w:rsid w:val="2BDF0338"/>
    <w:rsid w:val="2D006A0F"/>
    <w:rsid w:val="2DD61D48"/>
    <w:rsid w:val="2E9247A0"/>
    <w:rsid w:val="2F1C19A9"/>
    <w:rsid w:val="2F8C2684"/>
    <w:rsid w:val="2FEBBAE0"/>
    <w:rsid w:val="302A78A5"/>
    <w:rsid w:val="303ED86D"/>
    <w:rsid w:val="30508782"/>
    <w:rsid w:val="30587508"/>
    <w:rsid w:val="31C96362"/>
    <w:rsid w:val="31EC57E3"/>
    <w:rsid w:val="3317E1C1"/>
    <w:rsid w:val="33E99DF8"/>
    <w:rsid w:val="348DB4EB"/>
    <w:rsid w:val="35B5B95E"/>
    <w:rsid w:val="3601BA69"/>
    <w:rsid w:val="367267F9"/>
    <w:rsid w:val="36C8E6E2"/>
    <w:rsid w:val="36CA94C4"/>
    <w:rsid w:val="370C73D9"/>
    <w:rsid w:val="37408DCC"/>
    <w:rsid w:val="3757F389"/>
    <w:rsid w:val="382112F9"/>
    <w:rsid w:val="38EEAB87"/>
    <w:rsid w:val="39175D3F"/>
    <w:rsid w:val="3943DEF4"/>
    <w:rsid w:val="39AE4A8D"/>
    <w:rsid w:val="39FF574E"/>
    <w:rsid w:val="3A81848A"/>
    <w:rsid w:val="3A89AC9A"/>
    <w:rsid w:val="3AB1C1DC"/>
    <w:rsid w:val="3AD2045E"/>
    <w:rsid w:val="3BB47562"/>
    <w:rsid w:val="3C5D9607"/>
    <w:rsid w:val="3D1A2DB7"/>
    <w:rsid w:val="3E939766"/>
    <w:rsid w:val="3F2CDD4C"/>
    <w:rsid w:val="3F55662A"/>
    <w:rsid w:val="3FBD6A61"/>
    <w:rsid w:val="3FD06354"/>
    <w:rsid w:val="3FFE3DCC"/>
    <w:rsid w:val="409920BF"/>
    <w:rsid w:val="40CC5A51"/>
    <w:rsid w:val="413FE707"/>
    <w:rsid w:val="41E1021E"/>
    <w:rsid w:val="420D9061"/>
    <w:rsid w:val="421B1575"/>
    <w:rsid w:val="4228454C"/>
    <w:rsid w:val="42870D7F"/>
    <w:rsid w:val="42BAA5AA"/>
    <w:rsid w:val="42F63EA0"/>
    <w:rsid w:val="4380C41B"/>
    <w:rsid w:val="43A63994"/>
    <w:rsid w:val="43A67A0B"/>
    <w:rsid w:val="43F1A34E"/>
    <w:rsid w:val="44688134"/>
    <w:rsid w:val="455601E6"/>
    <w:rsid w:val="45CC8256"/>
    <w:rsid w:val="45D7D81A"/>
    <w:rsid w:val="45EE95F0"/>
    <w:rsid w:val="4614B705"/>
    <w:rsid w:val="46223337"/>
    <w:rsid w:val="463AD933"/>
    <w:rsid w:val="46612402"/>
    <w:rsid w:val="467C174C"/>
    <w:rsid w:val="4682D5C3"/>
    <w:rsid w:val="46A53D34"/>
    <w:rsid w:val="46C7576A"/>
    <w:rsid w:val="46C7D927"/>
    <w:rsid w:val="46DE1ACD"/>
    <w:rsid w:val="47853010"/>
    <w:rsid w:val="480C0ED8"/>
    <w:rsid w:val="48B2AAB2"/>
    <w:rsid w:val="49420DA2"/>
    <w:rsid w:val="4962903A"/>
    <w:rsid w:val="49AAD572"/>
    <w:rsid w:val="4AF457DF"/>
    <w:rsid w:val="4B409B22"/>
    <w:rsid w:val="4D3433F4"/>
    <w:rsid w:val="4D45AE2A"/>
    <w:rsid w:val="4EB49F5A"/>
    <w:rsid w:val="4EB5970F"/>
    <w:rsid w:val="4F3CC75C"/>
    <w:rsid w:val="515F5732"/>
    <w:rsid w:val="5212BFAD"/>
    <w:rsid w:val="52BBECD1"/>
    <w:rsid w:val="52E52664"/>
    <w:rsid w:val="539079B1"/>
    <w:rsid w:val="53A37578"/>
    <w:rsid w:val="5438D9F1"/>
    <w:rsid w:val="5493EB2A"/>
    <w:rsid w:val="549EC3A3"/>
    <w:rsid w:val="54AAEF1D"/>
    <w:rsid w:val="558C4C78"/>
    <w:rsid w:val="57608C97"/>
    <w:rsid w:val="5774762B"/>
    <w:rsid w:val="58BC1B45"/>
    <w:rsid w:val="58C60D3E"/>
    <w:rsid w:val="595140BA"/>
    <w:rsid w:val="5995D99E"/>
    <w:rsid w:val="5A1FA170"/>
    <w:rsid w:val="5AEC7AE1"/>
    <w:rsid w:val="5B188E3D"/>
    <w:rsid w:val="5BB82779"/>
    <w:rsid w:val="5D151945"/>
    <w:rsid w:val="5D37D7FE"/>
    <w:rsid w:val="5D850707"/>
    <w:rsid w:val="5DC7BB1E"/>
    <w:rsid w:val="5DE4A8C2"/>
    <w:rsid w:val="5E27D90B"/>
    <w:rsid w:val="5E6879DC"/>
    <w:rsid w:val="5F1409FE"/>
    <w:rsid w:val="5F552A64"/>
    <w:rsid w:val="5FE58AE6"/>
    <w:rsid w:val="606F78C0"/>
    <w:rsid w:val="60BB7669"/>
    <w:rsid w:val="60D920B7"/>
    <w:rsid w:val="611D95A0"/>
    <w:rsid w:val="612F02EE"/>
    <w:rsid w:val="614ED919"/>
    <w:rsid w:val="61757AFC"/>
    <w:rsid w:val="620B4921"/>
    <w:rsid w:val="62177E69"/>
    <w:rsid w:val="62AAAE4B"/>
    <w:rsid w:val="62C261FF"/>
    <w:rsid w:val="63342658"/>
    <w:rsid w:val="63C11CD1"/>
    <w:rsid w:val="63C2EF9E"/>
    <w:rsid w:val="641E469B"/>
    <w:rsid w:val="641EEEBD"/>
    <w:rsid w:val="643043B2"/>
    <w:rsid w:val="6465318A"/>
    <w:rsid w:val="64971A8F"/>
    <w:rsid w:val="64BEBE7C"/>
    <w:rsid w:val="64E63EB0"/>
    <w:rsid w:val="6542E9E3"/>
    <w:rsid w:val="65AE5DFA"/>
    <w:rsid w:val="65C26DF6"/>
    <w:rsid w:val="65F20F86"/>
    <w:rsid w:val="666768FE"/>
    <w:rsid w:val="666FB38E"/>
    <w:rsid w:val="66A65482"/>
    <w:rsid w:val="66ADA113"/>
    <w:rsid w:val="675A84C2"/>
    <w:rsid w:val="67CD610C"/>
    <w:rsid w:val="69543BC2"/>
    <w:rsid w:val="6A1CED46"/>
    <w:rsid w:val="6AF4B7AD"/>
    <w:rsid w:val="6BB8BDA7"/>
    <w:rsid w:val="6BC51F58"/>
    <w:rsid w:val="6CAA19FA"/>
    <w:rsid w:val="6D09AFC2"/>
    <w:rsid w:val="6D53E1DA"/>
    <w:rsid w:val="6DDBB080"/>
    <w:rsid w:val="6E776DB3"/>
    <w:rsid w:val="6EE9C512"/>
    <w:rsid w:val="6FB44F01"/>
    <w:rsid w:val="70125987"/>
    <w:rsid w:val="70EC47C1"/>
    <w:rsid w:val="712DA350"/>
    <w:rsid w:val="713032BD"/>
    <w:rsid w:val="7150B7C4"/>
    <w:rsid w:val="7170D29C"/>
    <w:rsid w:val="722458E0"/>
    <w:rsid w:val="7278497D"/>
    <w:rsid w:val="7306BEE6"/>
    <w:rsid w:val="74B9330C"/>
    <w:rsid w:val="74F770F2"/>
    <w:rsid w:val="7557E461"/>
    <w:rsid w:val="756F79F5"/>
    <w:rsid w:val="75FE2A25"/>
    <w:rsid w:val="76267C07"/>
    <w:rsid w:val="772D2BEE"/>
    <w:rsid w:val="779157CA"/>
    <w:rsid w:val="79C5AEB4"/>
    <w:rsid w:val="7A7156FE"/>
    <w:rsid w:val="7AF8AC73"/>
    <w:rsid w:val="7B357FCE"/>
    <w:rsid w:val="7BDBAD2E"/>
    <w:rsid w:val="7C0D5C19"/>
    <w:rsid w:val="7DCF9433"/>
    <w:rsid w:val="7E272F86"/>
    <w:rsid w:val="7E65F309"/>
    <w:rsid w:val="7F023EFE"/>
    <w:rsid w:val="7F30321E"/>
    <w:rsid w:val="7F36A8BB"/>
    <w:rsid w:val="7F80B6CA"/>
    <w:rsid w:val="7FF7251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2F8E"/>
  <w15:chartTrackingRefBased/>
  <w15:docId w15:val="{0103B253-AC03-41C1-91E3-E18D7D61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736D1"/>
    <w:rsid w:val="0012395D"/>
    <w:rsid w:val="001E2AC0"/>
    <w:rsid w:val="00277029"/>
    <w:rsid w:val="002F13AB"/>
    <w:rsid w:val="003B38E0"/>
    <w:rsid w:val="004214D0"/>
    <w:rsid w:val="00465A25"/>
    <w:rsid w:val="004C591E"/>
    <w:rsid w:val="005055C9"/>
    <w:rsid w:val="00570A25"/>
    <w:rsid w:val="005E7EC2"/>
    <w:rsid w:val="00601B45"/>
    <w:rsid w:val="00617896"/>
    <w:rsid w:val="00730800"/>
    <w:rsid w:val="0077693D"/>
    <w:rsid w:val="007D5396"/>
    <w:rsid w:val="007E66CB"/>
    <w:rsid w:val="008C4978"/>
    <w:rsid w:val="008F7563"/>
    <w:rsid w:val="00962A91"/>
    <w:rsid w:val="009A37F4"/>
    <w:rsid w:val="00AC1F32"/>
    <w:rsid w:val="00AE428A"/>
    <w:rsid w:val="00C11601"/>
    <w:rsid w:val="00DF51C9"/>
    <w:rsid w:val="00E758AB"/>
    <w:rsid w:val="00E87B28"/>
    <w:rsid w:val="00F40734"/>
    <w:rsid w:val="00FC4111"/>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7127A72F-8272-4370-AF52-7C68F76520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39</Pages>
  <Words>9540</Words>
  <Characters>51517</Characters>
  <Application>Microsoft Office Word</Application>
  <DocSecurity>0</DocSecurity>
  <Lines>429</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200</cp:revision>
  <dcterms:created xsi:type="dcterms:W3CDTF">2026-07-08T07:40:00Z</dcterms:created>
  <dcterms:modified xsi:type="dcterms:W3CDTF">2026-10-29T18:42:00Z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ies>
</file>