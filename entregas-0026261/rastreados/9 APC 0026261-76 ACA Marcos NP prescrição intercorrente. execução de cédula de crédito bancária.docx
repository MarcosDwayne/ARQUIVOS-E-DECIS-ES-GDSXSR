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0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:rsidTr="4F3CC75C" w14:paraId="4680266B" w14:textId="77777777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64107" w:rsidP="4F3CC75C" w:rsidRDefault="00264107" w14:paraId="6DE29C9C" w14:textId="7A7CF8C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C07C5B" wp14:editId="5CB1E9A6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4F3CC75C"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64107" w:rsidRDefault="00264107" w14:paraId="299F0D40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62C261FF" w:rsidRDefault="00264107" w14:paraId="55CC1E66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</w:t>
            </w:r>
            <w:commentRangeStart w:id="0"/>
            <w:commentRangeStart w:id="1"/>
            <w:commentRangeStart w:id="2"/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o</w:t>
            </w:r>
            <w:commentRangeEnd w:id="0"/>
            <w:r w:rsidRPr="62C261FF" w:rsidR="00370C48">
              <w:rPr>
                <w:rStyle w:val="CommentReference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  <w:commentRangeEnd w:id="2"/>
            <w:r>
              <w:rPr>
                <w:rStyle w:val="CommentReference"/>
              </w:rPr>
              <w:commentReference w:id="2"/>
            </w: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s</w:t>
            </w:r>
            <w:r w:rsidRPr="62C261FF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:rsidR="00264107" w:rsidRDefault="00264107" w14:paraId="12B71A35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RDefault="00264107" w14:paraId="15750CFE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:rsidR="00DB1301" w:rsidP="00DB1301" w:rsidRDefault="00DB1301" w14:paraId="3D4EAEEA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Pr="009F36E1" w:rsidR="00770E7F" w:rsidTr="21E019B6" w14:paraId="39579C6E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9F36E1" w:rsidR="00770E7F" w:rsidRDefault="00770E7F" w14:paraId="0E990AE5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:rsidRPr="009F36E1" w:rsidR="00770E7F" w:rsidRDefault="00770E7F" w14:paraId="2043BC66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:rsidRPr="009F36E1" w:rsidR="00770E7F" w:rsidRDefault="00910759" w14:paraId="619F5A49" w14:textId="77777777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Pr="009F36E1" w:rsidR="00770E7F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Pr="009F36E1" w:rsidR="00770E7F" w:rsidTr="21E019B6" w14:paraId="1234CB9C" w14:textId="77777777">
        <w:trPr>
          <w:cantSplit/>
          <w:trHeight w:val="570"/>
        </w:trPr>
        <w:tc>
          <w:tcPr>
            <w:tcW w:w="3686" w:type="dxa"/>
            <w:vAlign w:val="center"/>
          </w:tcPr>
          <w:p w:rsidRPr="009F36E1" w:rsidR="00770E7F" w:rsidRDefault="00770E7F" w14:paraId="7118EFBD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:rsidRPr="009F36E1" w:rsidR="00770E7F" w:rsidRDefault="00770E7F" w14:paraId="64B2264F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:rsidRPr="009F36E1" w:rsidR="00770E7F" w:rsidRDefault="00F63CDB" w14:paraId="2174A042" w14:textId="4BD4FA6E">
                <w:pPr>
                  <w:pStyle w:val="Quote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Pr="009F36E1" w:rsidR="00770E7F" w:rsidTr="21E019B6" w14:paraId="32B00EA9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9F36E1" w:rsidR="00770E7F" w:rsidRDefault="00770E7F" w14:paraId="0E73EC07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:rsidRPr="009F36E1" w:rsidR="00770E7F" w:rsidRDefault="00770E7F" w14:paraId="10327F8B" w14:textId="5A82C08D">
            <w:pPr>
              <w:rPr>
                <w:rFonts w:ascii="Arial" w:hAnsi="Arial" w:cs="Arial"/>
                <w:sz w:val="28"/>
                <w:szCs w:val="28"/>
              </w:rPr>
            </w:pPr>
            <w:r w:rsidRPr="20EF5200">
              <w:rPr>
                <w:rFonts w:ascii="Arial" w:hAnsi="Arial" w:cs="Arial"/>
                <w:sz w:val="28"/>
                <w:szCs w:val="28"/>
              </w:rPr>
              <w:t>:</w:t>
            </w:r>
            <w:r w:rsidRPr="20EF5200" w:rsidR="3757F389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90" w:type="dxa"/>
            <w:vAlign w:val="center"/>
          </w:tcPr>
          <w:p w:rsidRPr="009F36E1" w:rsidR="00770E7F" w:rsidRDefault="000525EE" w14:paraId="7C53B768" w14:textId="7F04497B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0525EE">
              <w:rPr>
                <w:rFonts w:ascii="Arial" w:hAnsi="Arial" w:cs="Arial"/>
                <w:sz w:val="28"/>
                <w:szCs w:val="28"/>
              </w:rPr>
              <w:t>0026261-76.2013.8.07.0001</w:t>
            </w:r>
          </w:p>
        </w:tc>
      </w:tr>
      <w:tr w:rsidRPr="009F36E1" w:rsidR="00770E7F" w:rsidTr="21E019B6" w14:paraId="48ED7BFE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F63CDB" w:rsidR="00770E7F" w:rsidRDefault="00910759" w14:paraId="272F493B" w14:textId="1AD7452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eastAsia="Times New Roman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Pr="00F63CDB" w:rsidR="00F63CDB">
                  <w:rPr>
                    <w:rFonts w:ascii="Arial" w:hAnsi="Arial" w:eastAsia="Times New Roman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Pr="00F63CDB" w:rsidR="00770E7F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:rsidRPr="009F36E1" w:rsidR="00770E7F" w:rsidRDefault="00770E7F" w14:paraId="5C191C1F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:rsidRPr="009F36E1" w:rsidR="00770E7F" w:rsidRDefault="000525EE" w14:paraId="4A58BA3C" w14:textId="1F12A43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BRB – Banco de Brasília S.A.</w:t>
            </w:r>
          </w:p>
        </w:tc>
      </w:tr>
      <w:tr w:rsidRPr="009F36E1" w:rsidR="00770E7F" w:rsidTr="21E019B6" w14:paraId="55763F2D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9F36E1" w:rsidR="00770E7F" w:rsidP="009F36E1" w:rsidRDefault="00910759" w14:paraId="59BAA433" w14:textId="5D3E517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eastAsia="Times New Roman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F63CDB">
                  <w:rPr>
                    <w:rFonts w:ascii="Arial" w:hAnsi="Arial" w:eastAsia="Times New Roman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Pr="009F36E1" w:rsidR="00770E7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9F36E1">
              <w:rPr>
                <w:rFonts w:ascii="Arial" w:hAnsi="Arial" w:cs="Arial"/>
                <w:sz w:val="28"/>
                <w:szCs w:val="28"/>
              </w:rPr>
              <w:t>(</w:t>
            </w:r>
            <w:r w:rsidRPr="009F36E1" w:rsidR="00770E7F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:rsidRPr="009F36E1" w:rsidR="00770E7F" w:rsidRDefault="00770E7F" w14:paraId="683A2C11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:rsidRPr="009F36E1" w:rsidR="00770E7F" w:rsidRDefault="000525EE" w14:paraId="1AB96577" w14:textId="36FE9A21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João Pinheiro da Luz</w:t>
            </w:r>
          </w:p>
        </w:tc>
      </w:tr>
      <w:tr w:rsidRPr="009F36E1" w:rsidR="00770E7F" w:rsidTr="21E019B6" w14:paraId="640EA867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9F36E1" w:rsidR="00770E7F" w:rsidRDefault="00770E7F" w14:paraId="34627CFC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:rsidRPr="009F36E1" w:rsidR="00770E7F" w:rsidRDefault="00770E7F" w14:paraId="4161AF01" w14:textId="7777777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:rsidRPr="009F36E1" w:rsidR="00770E7F" w:rsidRDefault="00770E7F" w14:paraId="5B83A2F0" w14:textId="7777777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:rsidR="00886ABA" w:rsidP="00886ABA" w:rsidRDefault="00886ABA" w14:paraId="638734C5" w14:textId="7777777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Pr="007E1C8C" w:rsidR="00886ABA" w:rsidP="00886ABA" w:rsidRDefault="00886ABA" w14:paraId="55004760" w14:textId="77777777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  <w:pPrChange w:id="1004" w:author="Assessor GDSXSR" w:date="2026-10-29T21:14:59Z">
          <w:pPr>
            <w:spacing w:after="0" w:line="360" w:lineRule="auto"/>
            <w:jc w:val="center"/>
          </w:pPr>
        </w:pPrChange>
      </w:pPr>
      <w:commentRangeStart w:id="4"/>
      <w:r w:rsidRPr="45CC8256">
        <w:rPr>
          <w:rFonts w:ascii="Arial" w:hAnsi="Arial" w:cs="Arial"/>
          <w:b/>
          <w:bCs/>
          <w:sz w:val="28"/>
          <w:szCs w:val="28"/>
        </w:rPr>
        <w:t>EMENTA</w:t>
      </w:r>
      <w:commentRangeEnd w:id="4"/>
      <w:r>
        <w:rPr>
          <w:rStyle w:val="CommentReference"/>
        </w:rPr>
        <w:commentReference w:id="4"/>
      </w:r>
    </w:p>
    <w:p w:rsidR="00886ABA" w:rsidP="00886ABA" w:rsidRDefault="00886ABA" w14:paraId="06BF179A" w14:textId="7777777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386303" w:rsidP="00386303" w:rsidRDefault="00386303" w14:paraId="6268E843" w14:textId="6BBC574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386303">
        <w:rPr>
          <w:rFonts w:ascii="Arial" w:hAnsi="Arial" w:cs="Arial"/>
          <w:sz w:val="28"/>
          <w:szCs w:val="28"/>
        </w:rPr>
        <w:t>APELAÇÃO CÍVEL.</w:t>
      </w:r>
      <w:r>
        <w:rPr>
          <w:rFonts w:ascii="Arial" w:hAnsi="Arial" w:cs="Arial"/>
          <w:sz w:val="28"/>
          <w:szCs w:val="28"/>
        </w:rPr>
        <w:t xml:space="preserve"> </w:t>
      </w:r>
      <w:r w:rsidRPr="00386303">
        <w:rPr>
          <w:rFonts w:ascii="Arial" w:hAnsi="Arial" w:cs="Arial"/>
          <w:sz w:val="28"/>
          <w:szCs w:val="28"/>
        </w:rPr>
        <w:t>DIREITO PROCESSUAL CIVIL. EXECUÇÃO DE TÍTULO EXTRAJUDICIAL. CÉDULA DE</w:t>
      </w:r>
      <w:r>
        <w:rPr>
          <w:rFonts w:ascii="Arial" w:hAnsi="Arial" w:cs="Arial"/>
          <w:sz w:val="28"/>
          <w:szCs w:val="28"/>
        </w:rPr>
        <w:t xml:space="preserve"> </w:t>
      </w:r>
      <w:r w:rsidRPr="00386303">
        <w:rPr>
          <w:rFonts w:ascii="Arial" w:hAnsi="Arial" w:cs="Arial"/>
          <w:sz w:val="28"/>
          <w:szCs w:val="28"/>
        </w:rPr>
        <w:t>CRÉDITO BANCÁRIO. PRESCRIÇÃO INTERCORRENTE. SUSPENSÃO POR AUSÊNCIA DE BENS.</w:t>
      </w:r>
      <w:r>
        <w:rPr>
          <w:rFonts w:ascii="Arial" w:hAnsi="Arial" w:cs="Arial"/>
          <w:sz w:val="28"/>
          <w:szCs w:val="28"/>
        </w:rPr>
        <w:t xml:space="preserve"> INDEFERIMENTO DE REITERAÇÃO DE DILIGÊNCIAS</w:t>
      </w:r>
      <w:r w:rsidRPr="00386303"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>AUSÊNCIA DE INTERRUPÇÃO DO PRAZO</w:t>
      </w:r>
      <w:r w:rsidRPr="00386303">
        <w:rPr>
          <w:rFonts w:ascii="Arial" w:hAnsi="Arial" w:cs="Arial"/>
          <w:sz w:val="28"/>
          <w:szCs w:val="28"/>
        </w:rPr>
        <w:t>. RECURSO NÃO PROVIDO.</w:t>
      </w:r>
    </w:p>
    <w:p w:rsidRPr="0034247B" w:rsidR="00886ABA" w:rsidP="00386303" w:rsidRDefault="00886ABA" w14:paraId="515C6761" w14:textId="782C9BFB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I. Caso em exame</w:t>
      </w:r>
    </w:p>
    <w:p w:rsidRPr="00386303" w:rsidR="00386303" w:rsidP="00386303" w:rsidRDefault="00886ABA" w14:paraId="74199D59" w14:textId="4EFCD90B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commentRangeStart w:id="5"/>
      <w:r>
        <w:rPr>
          <w:rFonts w:ascii="Arial" w:hAnsi="Arial" w:cs="Arial"/>
          <w:sz w:val="28"/>
          <w:szCs w:val="28"/>
        </w:rPr>
        <w:t xml:space="preserve">1. </w:t>
      </w:r>
      <w:r>
        <w:rPr>
          <w:rFonts w:ascii="Arial" w:hAnsi="Arial" w:cs="Arial"/>
          <w:sz w:val="28"/>
          <w:szCs w:val="28"/>
        </w:rPr>
        <w:t xml:space="preserve">Execução de título extrajudicial proposta por BRB </w:t>
      </w:r>
      <w:ins w:id="1005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– </w:t>
        </w:r>
      </w:ins>
      <w:r>
        <w:rPr>
          <w:rFonts w:ascii="Arial" w:hAnsi="Arial" w:cs="Arial"/>
          <w:sz w:val="28"/>
          <w:szCs w:val="28"/>
        </w:rPr>
        <w:t xml:space="preserve">Banco de Brasília S.A.</w:t>
      </w:r>
      <w:ins w:id="1006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, exequente,</w:t>
        </w:r>
      </w:ins>
      <w:r>
        <w:rPr>
          <w:rFonts w:ascii="Arial" w:hAnsi="Arial" w:cs="Arial"/>
          <w:sz w:val="28"/>
          <w:szCs w:val="28"/>
        </w:rPr>
        <w:t xml:space="preserve"> contra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pessoa natural</w:t>
      </w:r>
      <w:ins w:id="1007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, executado</w:t>
        </w:r>
      </w:ins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fundada em cédula de crédito bancário</w:t>
      </w:r>
      <w:ins w:id="1008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 (R$ 55</w:t>
        </w:r>
      </w:ins>
      <w:r>
        <w:rPr>
          <w:rFonts w:ascii="Arial" w:hAnsi="Arial" w:cs="Arial"/>
          <w:sz w:val="28"/>
          <w:szCs w:val="28"/>
        </w:rPr>
        <w:t xml:space="preserve">.</w:t>
      </w:r>
      <w:ins w:id="1009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429,91).</w:t>
        </w:r>
      </w:ins>
      <w:commentRangeEnd w:id="5"/>
      <w:r>
        <w:rPr>
          <w:rStyle w:val="CommentReference"/>
        </w:rPr>
        <w:commentReference w:id="5"/>
      </w:r>
    </w:p>
    <w:p w:rsidRPr="00386303" w:rsidR="00386303" w:rsidP="00386303" w:rsidRDefault="00386303" w14:paraId="15B65CD7" w14:textId="77777777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commentRangeStart w:id="6"/>
      <w:r>
        <w:rPr>
          <w:rFonts w:ascii="Arial" w:hAnsi="Arial" w:cs="Arial"/>
          <w:sz w:val="28"/>
          <w:szCs w:val="28"/>
        </w:rPr>
        <w:t xml:space="preserve">2. A sentença pronunciou a prescrição intercorrente e extinguiu a execução</w:t>
      </w:r>
      <w:ins w:id="1010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 (CPC 924 V)</w:t>
        </w:r>
      </w:ins>
      <w:r>
        <w:rPr>
          <w:rFonts w:ascii="Arial" w:hAnsi="Arial" w:cs="Arial"/>
          <w:sz w:val="28"/>
          <w:szCs w:val="28"/>
        </w:rPr>
        <w:t xml:space="preserve">.</w:t>
      </w:r>
      <w:commentRangeEnd w:id="6"/>
      <w:r>
        <w:rPr>
          <w:rStyle w:val="CommentReference"/>
        </w:rPr>
        <w:commentReference w:id="6"/>
      </w:r>
    </w:p>
    <w:p w:rsidR="00886ABA" w:rsidP="00386303" w:rsidRDefault="00386303" w14:paraId="60F6C53C" w14:textId="551F646B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 exequente apelou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sustentando inexistência de inércia</w:t>
      </w:r>
      <w:r>
        <w:rPr>
          <w:rFonts w:ascii="Arial" w:hAnsi="Arial" w:cs="Arial"/>
          <w:sz w:val="28"/>
          <w:szCs w:val="28"/>
        </w:rPr>
        <w:t xml:space="preserve">, notadamente porque renovou o pedido de diligências junto aos sistemas informatizados disponíveis ao Juízo</w:t>
      </w:r>
      <w:ins w:id="1011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, e requereu a cassação ou, subsidiariamente, a anulação da sentença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 w:rsidRPr="0034247B" w:rsidR="00886ABA" w:rsidP="00886ABA" w:rsidRDefault="00886ABA" w14:paraId="75F97632" w14:textId="77777777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II. Questão em discussão</w:t>
      </w:r>
    </w:p>
    <w:p w:rsidR="00886ABA" w:rsidP="00386303" w:rsidRDefault="00511630" w14:paraId="7E384F7A" w14:textId="0F8F1438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A questão em discussão </w:t>
      </w:r>
      <w:r>
        <w:rPr>
          <w:rFonts w:ascii="Arial" w:hAnsi="Arial" w:cs="Arial"/>
          <w:sz w:val="28"/>
          <w:szCs w:val="28"/>
        </w:rPr>
        <w:t xml:space="preserve">consiste em</w:t>
      </w:r>
      <w:r>
        <w:rPr>
          <w:rFonts w:ascii="Arial" w:hAnsi="Arial" w:cs="Arial"/>
          <w:sz w:val="28"/>
          <w:szCs w:val="28"/>
        </w:rPr>
        <w:t xml:space="preserve"> saber se </w:t>
      </w:r>
      <w:del w:id="1012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foi</w:delText>
        </w:r>
      </w:del>
      <w:ins w:id="1013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as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14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correto</w:delText>
        </w:r>
      </w:del>
      <w:ins w:id="1015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diligências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16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o</w:delText>
        </w:r>
      </w:del>
      <w:ins w:id="1017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requeridas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18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reconhecimento</w:delText>
        </w:r>
      </w:del>
      <w:ins w:id="1019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pelo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20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da</w:delText>
        </w:r>
      </w:del>
      <w:ins w:id="1021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exequente afastam a</w:t>
        </w:r>
      </w:ins>
      <w:r>
        <w:rPr>
          <w:rFonts w:ascii="Arial" w:hAnsi="Arial" w:cs="Arial"/>
          <w:sz w:val="28"/>
          <w:szCs w:val="28"/>
        </w:rPr>
        <w:t xml:space="preserve"> prescrição intercorrente.</w:t>
      </w:r>
    </w:p>
    <w:p w:rsidRPr="0034247B" w:rsidR="00886ABA" w:rsidP="00886ABA" w:rsidRDefault="00886ABA" w14:paraId="514DEA23" w14:textId="7777777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III. Razões de decidir</w:t>
      </w:r>
    </w:p>
    <w:p w:rsidR="00886ABA" w:rsidP="00386303" w:rsidRDefault="00511630" w14:paraId="351C336E" w14:textId="51092C32">
      <w:pPr>
        <w:pStyle w:val="ListParagraph"/>
        <w:tabs>
          <w:tab w:val="left" w:pos="1122"/>
        </w:tabs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  <w:t xml:space="preserve"> A pretensão </w:t>
      </w:r>
      <w:del w:id="1022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de</w:delText>
        </w:r>
      </w:del>
      <w:ins w:id="1023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executiva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24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execução</w:delText>
        </w:r>
      </w:del>
      <w:ins w:id="1025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fundada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26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de </w:delText>
        </w:r>
        <w:r>
          <w:rPr>
            <w:rFonts w:ascii="Arial" w:hAnsi="Arial" w:cs="Arial"/>
            <w:sz w:val="28"/>
            <w:szCs w:val="28"/>
          </w:rPr>
          <w:delText xml:space="preserve">obrigação </w:delText>
        </w:r>
        <w:r>
          <w:rPr>
            <w:rFonts w:ascii="Arial" w:hAnsi="Arial" w:cs="Arial"/>
            <w:sz w:val="28"/>
            <w:szCs w:val="28"/>
          </w:rPr>
          <w:delText xml:space="preserve">constante de</w:delText>
        </w:r>
      </w:del>
      <w:ins w:id="1027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em</w:t>
        </w:r>
      </w:ins>
      <w:r>
        <w:rPr>
          <w:rFonts w:ascii="Arial" w:hAnsi="Arial" w:cs="Arial"/>
          <w:sz w:val="28"/>
          <w:szCs w:val="28"/>
        </w:rPr>
        <w:t xml:space="preserve"> cédula de crédito bancário prescreve em três anos</w:t>
      </w:r>
      <w:del w:id="1028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</w:t>
      </w:r>
      <w:del w:id="1029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conforme</w:delText>
        </w:r>
      </w:del>
      <w:ins w:id="1030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(Lei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31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os</w:delText>
        </w:r>
      </w:del>
      <w:ins w:id="1032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10.931/2004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33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art</w:delText>
        </w:r>
        <w:r>
          <w:rPr>
            <w:rFonts w:ascii="Arial" w:hAnsi="Arial" w:cs="Arial"/>
            <w:sz w:val="28"/>
            <w:szCs w:val="28"/>
          </w:rPr>
          <w:delText xml:space="preserve">s</w:delText>
        </w:r>
        <w:r>
          <w:rPr>
            <w:rFonts w:ascii="Arial" w:hAnsi="Arial" w:cs="Arial"/>
            <w:sz w:val="28"/>
            <w:szCs w:val="28"/>
          </w:rPr>
          <w:delText xml:space="preserve">.</w:delText>
        </w:r>
      </w:del>
      <w:ins w:id="1034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44; LUG 70; CC</w:t>
        </w:r>
      </w:ins>
      <w:r>
        <w:rPr>
          <w:rFonts w:ascii="Arial" w:hAnsi="Arial" w:cs="Arial"/>
          <w:sz w:val="28"/>
          <w:szCs w:val="28"/>
        </w:rPr>
        <w:t xml:space="preserve"> 206</w:t>
      </w:r>
      <w:del w:id="1035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§ 3º</w:t>
      </w:r>
      <w:del w:id="1036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VIII</w:t>
      </w:r>
      <w:del w:id="1037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, do CC, 44</w:delText>
        </w:r>
        <w:r>
          <w:rPr>
            <w:rFonts w:ascii="Arial" w:hAnsi="Arial" w:cs="Arial"/>
            <w:sz w:val="28"/>
            <w:szCs w:val="28"/>
          </w:rPr>
          <w:delText xml:space="preserve">,</w:delText>
        </w:r>
        <w:r>
          <w:rPr>
            <w:rFonts w:ascii="Arial" w:hAnsi="Arial" w:cs="Arial"/>
            <w:sz w:val="28"/>
            <w:szCs w:val="28"/>
          </w:rPr>
          <w:delText xml:space="preserve"> da Lei nº10</w:delText>
        </w:r>
      </w:del>
      <w:ins w:id="1038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)</w:t>
        </w:r>
      </w:ins>
      <w:r>
        <w:rPr>
          <w:rFonts w:ascii="Arial" w:hAnsi="Arial" w:cs="Arial"/>
          <w:sz w:val="28"/>
          <w:szCs w:val="28"/>
        </w:rPr>
        <w:t xml:space="preserve">.</w:t>
      </w:r>
      <w:del w:id="1039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931/2004</w:delText>
        </w:r>
        <w:r>
          <w:rPr>
            <w:rFonts w:ascii="Arial" w:hAnsi="Arial" w:cs="Arial"/>
            <w:sz w:val="28"/>
            <w:szCs w:val="28"/>
          </w:rPr>
          <w:delText xml:space="preserve">,</w:delText>
        </w:r>
        <w:r>
          <w:rPr>
            <w:rFonts w:ascii="Arial" w:hAnsi="Arial" w:cs="Arial"/>
            <w:sz w:val="28"/>
            <w:szCs w:val="28"/>
          </w:rPr>
          <w:delText xml:space="preserve"> e 70</w:delText>
        </w:r>
        <w:r>
          <w:rPr>
            <w:rFonts w:ascii="Arial" w:hAnsi="Arial" w:cs="Arial"/>
            <w:sz w:val="28"/>
            <w:szCs w:val="28"/>
          </w:rPr>
          <w:delText xml:space="preserve">,</w:delText>
        </w:r>
        <w:r>
          <w:rPr>
            <w:rFonts w:ascii="Arial" w:hAnsi="Arial" w:cs="Arial"/>
            <w:sz w:val="28"/>
            <w:szCs w:val="28"/>
          </w:rPr>
          <w:delText xml:space="preserve"> da Lei Uniforme de Genebra.</w:delText>
        </w:r>
      </w:del>
    </w:p>
    <w:p w:rsidR="00886ABA" w:rsidP="00886ABA" w:rsidRDefault="00511630" w14:paraId="15EDE053" w14:textId="6C66D7CC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6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prescrição intercorrente começa a fluir automaticamente após o término do prazo de suspensão de um ano </w:t>
      </w:r>
      <w:del w:id="1040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previsto no</w:delText>
        </w:r>
        <w:r>
          <w:rPr>
            <w:rFonts w:ascii="Arial" w:hAnsi="Arial" w:cs="Arial"/>
            <w:sz w:val="28"/>
            <w:szCs w:val="28"/>
          </w:rPr>
          <w:delText xml:space="preserve"> </w:delText>
        </w:r>
        <w:r>
          <w:rPr>
            <w:rFonts w:ascii="Arial" w:hAnsi="Arial" w:cs="Arial"/>
            <w:sz w:val="28"/>
            <w:szCs w:val="28"/>
          </w:rPr>
          <w:delText xml:space="preserve">art.</w:delText>
        </w:r>
      </w:del>
      <w:ins w:id="1041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(CPC</w:t>
        </w:r>
      </w:ins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921</w:t>
      </w:r>
      <w:del w:id="1042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, inciso</w:delText>
        </w:r>
      </w:del>
      <w:r>
        <w:rPr>
          <w:rFonts w:ascii="Arial" w:hAnsi="Arial" w:cs="Arial"/>
          <w:sz w:val="28"/>
          <w:szCs w:val="28"/>
        </w:rPr>
        <w:t xml:space="preserve"> III</w:t>
      </w:r>
      <w:del w:id="1043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ins w:id="1044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 e</w:t>
        </w:r>
      </w:ins>
      <w:r>
        <w:rPr>
          <w:rFonts w:ascii="Arial" w:hAnsi="Arial" w:cs="Arial"/>
          <w:sz w:val="28"/>
          <w:szCs w:val="28"/>
        </w:rPr>
        <w:t xml:space="preserve"> §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1º</w:t>
      </w:r>
      <w:del w:id="1045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, do CPC</w:delText>
        </w:r>
      </w:del>
      <w:ins w:id="1046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)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 w:rsidR="00386303" w:rsidP="00886ABA" w:rsidRDefault="00386303" w14:paraId="515259CD" w14:textId="67070167">
      <w:pPr>
        <w:pStyle w:val="ListParagraph"/>
        <w:spacing w:after="0" w:line="360" w:lineRule="auto"/>
        <w:ind w:left="0"/>
        <w:jc w:val="both"/>
        <w:rPr>
          <w:del w:id="1051" w:author="Assessor GDSXSR" w:date="2026-10-29T21:14:59Z"/>
          <w:rFonts w:ascii="Arial" w:hAnsi="Arial" w:cs="Arial"/>
          <w:sz w:val="28"/>
          <w:szCs w:val="28"/>
        </w:rPr>
      </w:pPr>
      <w:del w:id="1047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7. </w:delText>
        </w:r>
      </w:del>
      <w:del w:id="1048" w:author="Assessor GDSXSR" w:date="2026-10-29T21:14:59Z">
        <w:r w:rsidRPr="00386303">
          <w:rPr>
            <w:rFonts w:ascii="Arial" w:hAnsi="Arial" w:cs="Arial"/>
            <w:sz w:val="28"/>
            <w:szCs w:val="28"/>
          </w:rPr>
          <w:delText>É ônus do exequente indicar bens do devedor passíveis de penhora, não podendo transferir essa incumbência ao Poder</w:delText>
        </w:r>
      </w:del>
      <w:del w:id="1049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 </w:delText>
        </w:r>
      </w:del>
      <w:del w:id="1050" w:author="Assessor GDSXSR" w:date="2026-10-29T21:14:59Z">
        <w:r w:rsidRPr="00386303">
          <w:rPr>
            <w:rFonts w:ascii="Arial" w:hAnsi="Arial" w:cs="Arial"/>
            <w:sz w:val="28"/>
            <w:szCs w:val="28"/>
          </w:rPr>
          <w:delText>Judiciário.</w:delText>
        </w:r>
      </w:del>
    </w:p>
    <w:p w:rsidR="00386303" w:rsidP="00886ABA" w:rsidRDefault="00386303" w14:paraId="052E9496" w14:textId="3272E49D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commentRangeStart w:id="7"/>
      <w:del w:id="1052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8</w:delText>
        </w:r>
      </w:del>
      <w:ins w:id="1053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7</w:t>
        </w:r>
      </w:ins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A</w:t>
      </w:r>
      <w:del w:id="1054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 mera</w:delText>
        </w:r>
      </w:del>
      <w:r>
        <w:rPr>
          <w:rFonts w:ascii="Arial" w:hAnsi="Arial" w:cs="Arial"/>
          <w:sz w:val="28"/>
          <w:szCs w:val="28"/>
        </w:rPr>
        <w:t xml:space="preserve"> reiteração de diligências </w:t>
      </w:r>
      <w:del w:id="1055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já</w:delText>
        </w:r>
      </w:del>
      <w:ins w:id="1056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infrutíferas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57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executadas</w:delText>
        </w:r>
      </w:del>
      <w:ins w:id="1058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ou indeferidas</w:t>
        </w:r>
      </w:ins>
      <w:r>
        <w:rPr>
          <w:rFonts w:ascii="Arial" w:hAnsi="Arial" w:cs="Arial"/>
          <w:sz w:val="28"/>
          <w:szCs w:val="28"/>
        </w:rPr>
        <w:t xml:space="preserve"> e o simples peticionamento requerendo a </w:t>
      </w:r>
      <w:del w:id="1059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realização de </w:delText>
        </w:r>
      </w:del>
      <w:r>
        <w:rPr>
          <w:rFonts w:ascii="Arial" w:hAnsi="Arial" w:cs="Arial"/>
          <w:sz w:val="28"/>
          <w:szCs w:val="28"/>
        </w:rPr>
        <w:t xml:space="preserve">penhora</w:t>
      </w:r>
      <w:del w:id="1060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, por si só</w:delText>
        </w:r>
        <w:r>
          <w:rPr>
            <w:rFonts w:ascii="Arial" w:hAnsi="Arial" w:cs="Arial"/>
            <w:sz w:val="28"/>
            <w:szCs w:val="28"/>
          </w:rPr>
          <w:delText xml:space="preserve">s</w:delText>
        </w:r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não interrompem o prazo da prescrição intercorrente</w:t>
      </w:r>
      <w:ins w:id="1061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, sendo necessária a efetiva constrição patrimonial</w:t>
        </w:r>
      </w:ins>
      <w:r>
        <w:rPr>
          <w:rFonts w:ascii="Arial" w:hAnsi="Arial" w:cs="Arial"/>
          <w:sz w:val="28"/>
          <w:szCs w:val="28"/>
        </w:rPr>
        <w:t xml:space="preserve"> (Tema 568/STJ).</w:t>
      </w:r>
      <w:commentRangeEnd w:id="7"/>
      <w:r>
        <w:rPr>
          <w:rStyle w:val="CommentReference"/>
        </w:rPr>
        <w:commentReference w:id="7"/>
      </w:r>
    </w:p>
    <w:p w:rsidR="00386303" w:rsidP="00886ABA" w:rsidRDefault="00386303" w14:paraId="67485164" w14:textId="0B4692C7">
      <w:pPr>
        <w:pStyle w:val="ListParagraph"/>
        <w:spacing w:after="0" w:line="360" w:lineRule="auto"/>
        <w:ind w:left="0"/>
        <w:jc w:val="both"/>
        <w:rPr>
          <w:ins w:id="1072" w:author="Assessor GDSXSR" w:date="2026-10-29T21:14:59Z"/>
          <w:rFonts w:ascii="Arial" w:hAnsi="Arial" w:cs="Arial"/>
          <w:sz w:val="28"/>
          <w:szCs w:val="28"/>
        </w:rPr>
      </w:pPr>
      <w:del w:id="1062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9</w:delText>
        </w:r>
      </w:del>
      <w:ins w:id="1063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8</w:t>
        </w:r>
      </w:ins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O feito executivo foi suspenso por ausência de bens penhoráveis em </w:t>
      </w:r>
      <w:del w:id="1064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4</w:delText>
        </w:r>
      </w:del>
      <w:ins w:id="1065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04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/11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/2021</w:t>
      </w:r>
      <w:r>
        <w:rPr>
          <w:rFonts w:ascii="Arial" w:hAnsi="Arial" w:cs="Arial"/>
          <w:sz w:val="28"/>
          <w:szCs w:val="28"/>
        </w:rPr>
        <w:t xml:space="preserve">. O prazo prescricional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voltou a correr em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17/11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/2022</w:t>
      </w:r>
      <w:r>
        <w:rPr>
          <w:rFonts w:ascii="Arial" w:hAnsi="Arial" w:cs="Arial"/>
          <w:sz w:val="28"/>
          <w:szCs w:val="28"/>
        </w:rPr>
        <w:t xml:space="preserve">. Após essa data não foram localizados bens </w:t>
      </w:r>
      <w:del w:id="1066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dos</w:delText>
        </w:r>
      </w:del>
      <w:ins w:id="1067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do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68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devedores</w:delText>
        </w:r>
      </w:del>
      <w:ins w:id="1069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executado</w:t>
        </w:r>
      </w:ins>
      <w:r>
        <w:rPr>
          <w:rFonts w:ascii="Arial" w:hAnsi="Arial" w:cs="Arial"/>
          <w:sz w:val="28"/>
          <w:szCs w:val="28"/>
        </w:rPr>
        <w:t xml:space="preserve"> capazes 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satisfazer o crédito exequendo. Assim, a prescrição intercorrente se consumou </w:t>
      </w:r>
      <w:del w:id="1070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na data de</w:delText>
        </w:r>
      </w:del>
      <w:ins w:id="1071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em</w:t>
        </w:r>
      </w:ins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17/11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/2025</w:t>
      </w:r>
      <w:r>
        <w:rPr>
          <w:rFonts w:ascii="Arial" w:hAnsi="Arial" w:cs="Arial"/>
          <w:sz w:val="28"/>
          <w:szCs w:val="28"/>
        </w:rPr>
        <w:t xml:space="preserve">.</w:t>
      </w:r>
    </w:p>
    <w:p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ins w:id="1073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9. Não cabe determinar nova manifestação do Juízo de origem sobre as diligências indeferidas, por serem indiferentes à conclusão alcançada.</w:t>
        </w:r>
      </w:ins>
    </w:p>
    <w:p w:rsidRPr="0034247B" w:rsidR="00886ABA" w:rsidP="00886ABA" w:rsidRDefault="00886ABA" w14:paraId="61C39010" w14:textId="77777777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413FE707">
        <w:rPr>
          <w:rFonts w:ascii="Arial" w:hAnsi="Arial" w:cs="Arial"/>
          <w:b/>
          <w:bCs/>
          <w:sz w:val="28"/>
          <w:szCs w:val="28"/>
        </w:rPr>
        <w:t>IV. Dispositivo</w:t>
      </w:r>
    </w:p>
    <w:p w:rsidRPr="00E87018" w:rsidR="00886ABA" w:rsidP="00886ABA" w:rsidRDefault="00062B87" w14:paraId="267AB3B2" w14:textId="2C0A611F">
      <w:p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10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eastAsia="Arial" w:cs="Arial"/>
          <w:color w:val="000000" w:themeColor="text1"/>
          <w:sz w:val="28"/>
          <w:szCs w:val="28"/>
        </w:rPr>
        <w:t xml:space="preserve">Negou-se provimento ao apelo</w:t>
      </w:r>
      <w:ins w:id="1074" w:author="Assessor GDSXSR" w:date="2026-10-29T21:14:59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 do exequente</w:t>
        </w:r>
      </w:ins>
      <w:r>
        <w:rPr>
          <w:rFonts w:ascii="Arial" w:hAnsi="Arial" w:eastAsia="Arial" w:cs="Arial"/>
          <w:color w:val="000000" w:themeColor="text1"/>
          <w:sz w:val="28"/>
          <w:szCs w:val="28"/>
        </w:rPr>
        <w:t xml:space="preserve">.</w:t>
      </w:r>
    </w:p>
    <w:p w:rsidRPr="00E87018" w:rsidR="00886ABA" w:rsidP="00886ABA" w:rsidRDefault="008B62DA" w14:paraId="4C4C6D22" w14:textId="4AF1698F">
      <w:p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8"/>
          <w:szCs w:val="28"/>
        </w:rPr>
      </w:pPr>
      <w:r>
        <w:rPr>
          <w:rFonts w:ascii="Arial" w:hAnsi="Arial" w:eastAsia="Arial" w:cs="Arial"/>
          <w:color w:val="000000" w:themeColor="text1"/>
          <w:sz w:val="28"/>
          <w:szCs w:val="28"/>
        </w:rPr>
        <w:t>_______</w:t>
      </w:r>
    </w:p>
    <w:p w:rsidR="00886ABA" w:rsidP="00886ABA" w:rsidRDefault="00886ABA" w14:paraId="2B039768" w14:textId="4EA69D1C">
      <w:pPr>
        <w:spacing w:after="0" w:line="360" w:lineRule="auto"/>
        <w:jc w:val="both"/>
        <w:rPr>
          <w:rFonts w:ascii="Arial" w:hAnsi="Arial" w:eastAsia="Arial" w:cs="Arial"/>
          <w:i/>
          <w:iCs/>
          <w:color w:val="000000" w:themeColor="text1"/>
          <w:sz w:val="26"/>
          <w:szCs w:val="26"/>
        </w:rPr>
      </w:pPr>
      <w:r>
        <w:rPr>
          <w:rFonts w:ascii="Arial" w:hAnsi="Arial" w:eastAsia="Arial" w:cs="Arial"/>
          <w:i/>
          <w:iCs/>
          <w:color w:val="000000" w:themeColor="text1"/>
          <w:sz w:val="26"/>
          <w:szCs w:val="26"/>
        </w:rPr>
        <w:t xml:space="preserve">Dispositivos relevantes citados: </w:t>
      </w:r>
      <w:ins w:id="1075" w:author="Assessor GDSXSR" w:date="2026-10-29T21:14:59Z">
        <w:r>
          <w:rPr>
            <w:rFonts w:ascii="Arial" w:hAnsi="Arial" w:eastAsia="Arial" w:cs="Arial"/>
            <w:i w:val="0"/>
            <w:iCs/>
            <w:color w:val="808080"/>
            <w:sz w:val="26"/>
            <w:szCs w:val="26"/>
          </w:rPr>
          <w:t xml:space="preserve">CC 206 § 3º VIII; 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CPC</w:t>
      </w:r>
      <w:ins w:id="1076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 85 § 11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, </w:t>
      </w:r>
      <w:del w:id="1077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arts. </w:delText>
        </w:r>
      </w:del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921</w:t>
      </w:r>
      <w:del w:id="1078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,</w:delText>
        </w:r>
      </w:del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III e § </w:t>
      </w:r>
      <w:del w:id="1079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5º</w:delText>
        </w:r>
      </w:del>
      <w:ins w:id="1080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1º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, </w:t>
      </w:r>
      <w:del w:id="1081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e </w:delText>
        </w:r>
      </w:del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924</w:t>
      </w:r>
      <w:del w:id="1082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,</w:delText>
        </w:r>
      </w:del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V; </w:t>
      </w:r>
      <w:del w:id="1083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CC, art. 206, § 3º, VIII; </w:delText>
        </w:r>
      </w:del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Lei</w:t>
      </w:r>
      <w:del w:id="1084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 nº</w:delText>
        </w:r>
      </w:del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10.931/2004</w:t>
      </w:r>
      <w:del w:id="1085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, art.</w:delText>
        </w:r>
      </w:del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44; </w:t>
      </w:r>
      <w:del w:id="1086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Lei Uniforme de Genebra, art.</w:delText>
        </w:r>
      </w:del>
      <w:ins w:id="1087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LUG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70.</w:t>
      </w:r>
    </w:p>
    <w:p w:rsidRPr="00062B87" w:rsidR="00886ABA" w:rsidP="00886ABA" w:rsidRDefault="00886ABA" w14:paraId="43D43365" w14:textId="2C41AA64">
      <w:p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6"/>
          <w:szCs w:val="26"/>
        </w:rPr>
      </w:pPr>
      <w:commentRangeStart w:id="8"/>
      <w:r>
        <w:rPr>
          <w:rFonts w:ascii="Arial" w:hAnsi="Arial" w:eastAsia="Arial" w:cs="Arial"/>
          <w:i/>
          <w:iCs/>
          <w:color w:val="000000" w:themeColor="text1"/>
          <w:sz w:val="26"/>
          <w:szCs w:val="26"/>
        </w:rPr>
        <w:t xml:space="preserve">Jurisprudência relevante citada:</w:t>
      </w:r>
      <w:del w:id="1088" w:author="Assessor GDSXSR" w:date="2026-10-29T21:14:59Z">
        <w:r>
          <w:rPr>
            <w:rFonts w:ascii="Arial" w:hAnsi="Arial" w:eastAsia="Arial" w:cs="Arial"/>
            <w:i/>
            <w:iCs/>
            <w:color w:val="000000" w:themeColor="text1"/>
            <w:sz w:val="26"/>
            <w:szCs w:val="26"/>
          </w:rPr>
          <w:delText xml:space="preserve"> </w:delText>
        </w:r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STJ, Tema Repetitivo nº </w:delText>
        </w:r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568;</w:delText>
        </w:r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 </w:delText>
        </w:r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TJDFT</w:delText>
        </w:r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, Acórdão 2121895, APC 0720135-56.2019.8.07.0001, Rel. Des. Fábio Eduardo Marques, 5ª Turma Cível, j. 14/5/2026, DJe 21/5/2026;</w:delText>
        </w:r>
      </w:del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TJDFT, Acórdão 2073134, </w:t>
      </w:r>
      <w:del w:id="1089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APC</w:delText>
        </w:r>
      </w:del>
      <w:ins w:id="1090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Processo nº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0703646-12.2017.8.07.0001, Rel. Des. Jansen Fialho de Almeida, 4ª Turma Cível, j. 27/11/2025, DJe 11/12/2025;</w:t>
      </w:r>
      <w:del w:id="1091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   </w:delText>
        </w:r>
      </w:del>
      <w:ins w:id="1092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 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TJDFT, Acórdão 2103829, </w:t>
      </w:r>
      <w:del w:id="1093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APC</w:delText>
        </w:r>
      </w:del>
      <w:ins w:id="1094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Processo nº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0085184-37.2009.8.07.0001, Rel. Des. Aiston Henrique de Sousa, 4ª Turma Cível, j. 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11/</w:t>
      </w:r>
      <w:del w:id="1095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3</w:delText>
        </w:r>
      </w:del>
      <w:ins w:id="1096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03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/2026;</w:t>
      </w:r>
      <w:del w:id="1097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;</w:delText>
        </w:r>
      </w:del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</w:t>
      </w:r>
      <w:del w:id="1098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TJDFT</w:delText>
        </w:r>
      </w:del>
      <w:ins w:id="1099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STJ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, </w:t>
      </w:r>
      <w:del w:id="1100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Acórdão</w:delText>
        </w:r>
      </w:del>
      <w:ins w:id="1101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REsp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</w:t>
      </w:r>
      <w:del w:id="1102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1950428,</w:delText>
        </w:r>
      </w:del>
      <w:ins w:id="1103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nº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</w:t>
      </w:r>
      <w:del w:id="1104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AI 0729216-56</w:delText>
        </w:r>
      </w:del>
      <w:ins w:id="1105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1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.</w:t>
      </w:r>
      <w:del w:id="1106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2024</w:delText>
        </w:r>
      </w:del>
      <w:ins w:id="1107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340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.</w:t>
      </w:r>
      <w:del w:id="1108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8.07.0000</w:delText>
        </w:r>
      </w:del>
      <w:ins w:id="1109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553/RS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, Rel</w:t>
      </w:r>
      <w:del w:id="1110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(a)</w:delText>
        </w:r>
      </w:del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. </w:t>
      </w:r>
      <w:del w:id="1111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Des</w:delText>
        </w:r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(a)</w:delText>
        </w:r>
      </w:del>
      <w:ins w:id="1112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Min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. </w:t>
      </w:r>
      <w:del w:id="1113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Leonor</w:delText>
        </w:r>
      </w:del>
      <w:ins w:id="1114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Mauro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</w:t>
      </w:r>
      <w:del w:id="1115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Aguena</w:delText>
        </w:r>
      </w:del>
      <w:ins w:id="1116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Campbell Marques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, </w:t>
      </w:r>
      <w:del w:id="1117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5ª</w:delText>
        </w:r>
      </w:del>
      <w:ins w:id="1118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Primeira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</w:t>
      </w:r>
      <w:del w:id="1119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Turma Cível</w:delText>
        </w:r>
      </w:del>
      <w:ins w:id="1120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Seção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, j. </w:t>
      </w:r>
      <w:del w:id="1121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28</w:delText>
        </w:r>
      </w:del>
      <w:ins w:id="1122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12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/</w:t>
      </w:r>
      <w:del w:id="1123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11</w:delText>
        </w:r>
      </w:del>
      <w:ins w:id="1124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09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/</w:t>
      </w:r>
      <w:del w:id="1125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2024</w:delText>
        </w:r>
      </w:del>
      <w:ins w:id="1126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2018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, DJe </w:t>
      </w:r>
      <w:del w:id="1127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12</w:delText>
        </w:r>
      </w:del>
      <w:ins w:id="1128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16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/</w:t>
      </w:r>
      <w:del w:id="1129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12</w:delText>
        </w:r>
      </w:del>
      <w:ins w:id="1130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10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/</w:t>
      </w:r>
      <w:del w:id="1131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2024; TJDFT</w:delText>
        </w:r>
      </w:del>
      <w:ins w:id="1132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2018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, </w:t>
      </w:r>
      <w:del w:id="1133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Acórdão</w:delText>
        </w:r>
      </w:del>
      <w:ins w:id="1134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Tema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</w:t>
      </w:r>
      <w:del w:id="1135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1950219,</w:delText>
        </w:r>
      </w:del>
      <w:ins w:id="1136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Repetitivo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</w:t>
      </w:r>
      <w:del w:id="1137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APC 0704238-38</w:delText>
        </w:r>
      </w:del>
      <w:ins w:id="1138" w:author="Assessor GDSXSR" w:date="2026-10-29T21:14:59Z">
        <w:r>
          <w:rPr>
            <w:rFonts w:ascii="Arial" w:hAnsi="Arial" w:eastAsia="Arial" w:cs="Arial"/>
            <w:i w:val="0"/>
            <w:color w:val="808080"/>
            <w:sz w:val="26"/>
            <w:szCs w:val="26"/>
          </w:rPr>
          <w:t xml:space="preserve">568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.</w:t>
      </w:r>
      <w:del w:id="1139" w:author="Assessor GDSXSR" w:date="2026-10-29T21:14:59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2017.8.07.0007, Rel. Des. Carlos Alberto Martins Filho, 1ª Turma Cível, j. 27/11/2024, DJe 11/12/2024.</w:delText>
        </w:r>
      </w:del>
      <w:commentRangeEnd w:id="8"/>
      <w:r>
        <w:rPr>
          <w:rStyle w:val="CommentReference"/>
        </w:rPr>
        <w:commentReference w:id="8"/>
      </w:r>
    </w:p>
    <w:p w:rsidR="00886ABA" w:rsidP="00DB1301" w:rsidRDefault="00886ABA" w14:paraId="58E96891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Pr="00715D4D" w:rsidR="00386303" w:rsidP="00386303" w:rsidRDefault="00386303" w14:paraId="5A526B80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RESUMO DA APELAÇÃO</w:t>
      </w:r>
    </w:p>
    <w:p w:rsidRPr="00715D4D" w:rsidR="00386303" w:rsidP="00386303" w:rsidRDefault="00386303" w14:paraId="26F2EB89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I. RAZÕES RECURSAIS</w:t>
      </w:r>
    </w:p>
    <w:p w:rsidRPr="00715D4D" w:rsidR="00386303" w:rsidP="00386303" w:rsidRDefault="00386303" w14:paraId="5042BF09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Pressupostos de admissibilidade</w:t>
      </w:r>
    </w:p>
    <w:p w:rsidRPr="00715D4D" w:rsidR="00386303" w:rsidP="00386303" w:rsidRDefault="00386303" w14:paraId="2BA79510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O apelante sustenta a tempestividade do recurso, protocolado em 26/06/2026, data indicada como termo final do prazo recursal, bem como o regular recolhimento do preparo.</w:t>
      </w:r>
    </w:p>
    <w:p w:rsidRPr="00715D4D" w:rsidR="00386303" w:rsidP="00386303" w:rsidRDefault="00386303" w14:paraId="570E43A7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Requisitos cumulativos da prescrição intercorrente</w:t>
      </w:r>
    </w:p>
    <w:p w:rsidRPr="00715D4D" w:rsidR="00386303" w:rsidP="00386303" w:rsidRDefault="00386303" w14:paraId="59464A63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Alega que o reconhecimento da prescrição intercorrente não decorre apenas do transcurso do prazo prescricional, exigindo também a demonstração da efetiva inércia do exequente na adoção das providências necessárias ao andamento da execução.</w:t>
      </w:r>
    </w:p>
    <w:p w:rsidRPr="00715D4D" w:rsidR="00386303" w:rsidP="00386303" w:rsidRDefault="00386303" w14:paraId="78A0A74E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Ausência de inércia do exequente</w:t>
      </w:r>
    </w:p>
    <w:p w:rsidRPr="00715D4D" w:rsidR="00386303" w:rsidP="00386303" w:rsidRDefault="00386303" w14:paraId="463F5864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Afirma que não houve abandono ou desídia processual, pois o exequente formulou sucessivos requerimentos destinados à localização de bens penhoráveis e promoveu pesquisas patrimoniais pelos sistemas disponibilizados ao Poder Judiciário, com o objetivo de satisfazer o crédito executado.</w:t>
      </w:r>
    </w:p>
    <w:p w:rsidRPr="00715D4D" w:rsidR="00386303" w:rsidP="00386303" w:rsidRDefault="00386303" w14:paraId="072ED451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Insucesso das diligências patrimoniais</w:t>
      </w:r>
    </w:p>
    <w:p w:rsidRPr="00715D4D" w:rsidR="00386303" w:rsidP="00386303" w:rsidRDefault="00386303" w14:paraId="2A93CEB1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Defende que a inexistência de bens localizáveis e o resultado infrutífero das diligências patrimoniais não se confundem com inércia processual, uma vez que a prescrição intercorrente pressupõe comportamento omissivo imputável ao credor.</w:t>
      </w:r>
    </w:p>
    <w:p w:rsidRPr="00715D4D" w:rsidR="00386303" w:rsidP="00386303" w:rsidRDefault="00386303" w14:paraId="036D16AD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Ausência de identificação de período de desídia</w:t>
      </w:r>
    </w:p>
    <w:p w:rsidRPr="00715D4D" w:rsidR="00386303" w:rsidP="00386303" w:rsidRDefault="00386303" w14:paraId="0B0B8B12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Sustenta que a sentença se limitou a registrar a ausência de bens penhoráveis, sem indicar período concreto de desídia do exequente ou conduta omissiva capaz de caracterizar abandono da execução.</w:t>
      </w:r>
    </w:p>
    <w:p w:rsidRPr="00715D4D" w:rsidR="00386303" w:rsidP="00386303" w:rsidRDefault="00386303" w14:paraId="54E2E90F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Incompatibilidade entre os atos de impulso e a prescrição</w:t>
      </w:r>
    </w:p>
    <w:p w:rsidRPr="00715D4D" w:rsidR="00386303" w:rsidP="00386303" w:rsidRDefault="00386303" w14:paraId="2013D525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Argumenta que a continuidade das diligências destinadas à localização do patrimônio do executado é incompatível com o reconhecimento da prescrição intercorrente, por afastar um de seus requisitos indispensáveis: a inércia do titular da pretensão executória.</w:t>
      </w:r>
    </w:p>
    <w:p w:rsidRPr="00715D4D" w:rsidR="00386303" w:rsidP="00386303" w:rsidRDefault="00386303" w14:paraId="33E4A71C" w14:textId="77777777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715D4D">
        <w:rPr>
          <w:rFonts w:cstheme="minorHAnsi"/>
          <w:b/>
          <w:bCs/>
          <w:color w:val="FF0000"/>
        </w:rPr>
        <w:t>Jurisprudência invocada</w:t>
      </w:r>
    </w:p>
    <w:p w:rsidRPr="00715D4D" w:rsidR="00386303" w:rsidP="00386303" w:rsidRDefault="00386303" w14:paraId="65EBBFA0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Invoca precedentes do Superior Tribunal de Justiça segundo os quais a prescrição intercorrente depende da presença concomitante do decurso do prazo legal e da inércia do credor, não sendo suficiente a mera ausência de êxito nas medidas constritivas ou nas pesquisas patrimoniais. Também menciona precedente de tribunal estadual no sentido de que a atuação diligente do exequente impede a declaração da prescrição intercorrente.</w:t>
      </w:r>
    </w:p>
    <w:p w:rsidRPr="00715D4D" w:rsidR="00386303" w:rsidP="00386303" w:rsidRDefault="00386303" w14:paraId="202350E4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II. PEDIDO</w:t>
      </w:r>
    </w:p>
    <w:p w:rsidRPr="00715D4D" w:rsidR="00386303" w:rsidP="00386303" w:rsidRDefault="00386303" w14:paraId="05E306A9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Requer o conhecimento e o provimento da apelação para reformar a sentença, afastar o reconhecimento da prescrição intercorrente e determinar o regular prosseguimento da execução, em razão da ausência de inércia do exequente.</w:t>
      </w:r>
    </w:p>
    <w:p w:rsidRPr="00715D4D" w:rsidR="00386303" w:rsidP="00386303" w:rsidRDefault="00386303" w14:paraId="71832DF9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Subsidiariamente, requer a anulação da sentença e o retorno dos autos ao juízo de origem para novo julgamento, com apreciação integral das diligências promovidas pelo credor e dos fatos potencialmente impeditivos da prescrição intercorrente.</w:t>
      </w:r>
    </w:p>
    <w:p w:rsidRPr="00715D4D" w:rsidR="00386303" w:rsidP="00386303" w:rsidRDefault="00386303" w14:paraId="5087AC95" w14:textId="77777777">
      <w:pPr>
        <w:spacing w:after="0" w:line="360" w:lineRule="auto"/>
        <w:jc w:val="both"/>
        <w:rPr>
          <w:rFonts w:cstheme="minorHAnsi"/>
          <w:color w:val="FF0000"/>
        </w:rPr>
      </w:pPr>
      <w:r w:rsidRPr="00715D4D">
        <w:rPr>
          <w:rFonts w:cstheme="minorHAnsi"/>
          <w:color w:val="FF0000"/>
        </w:rPr>
        <w:t>Critério de síntese</w:t>
      </w:r>
    </w:p>
    <w:p w:rsidRPr="00386303" w:rsidR="00E87018" w:rsidP="00386303" w:rsidRDefault="00386303" w14:paraId="38C16038" w14:textId="7FF4A52B">
      <w:pPr>
        <w:spacing w:after="0" w:line="360" w:lineRule="auto"/>
        <w:jc w:val="both"/>
        <w:rPr>
          <w:rFonts w:ascii="Arial" w:hAnsi="Arial" w:cs="Arial"/>
          <w:color w:val="FF0000"/>
        </w:rPr>
      </w:pPr>
      <w:r w:rsidRPr="00715D4D">
        <w:rPr>
          <w:rFonts w:cstheme="minorHAnsi"/>
          <w:color w:val="FF0000"/>
        </w:rPr>
        <w:t>O resumo separa os requisitos de admissibilidade, a tese jurídica central, sua aplicação ao caso concreto e os pedidos principal e subsidiário, preservando a distinção defendida no recurso entre ausência de bens penhoráveis e inércia processual do exequente.</w:t>
      </w:r>
    </w:p>
    <w:p w:rsidR="00E87018" w:rsidP="00DB1301" w:rsidRDefault="00E87018" w14:paraId="08F96DB0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="00886ABA" w:rsidP="00DB1301" w:rsidRDefault="00886ABA" w14:paraId="5350F300" w14:textId="77777777">
      <w:pPr>
        <w:spacing w:after="0" w:line="360" w:lineRule="auto"/>
        <w:rPr>
          <w:del w:id="1399" w:author="Assessor GDSXSR" w:date="2026-10-29T21:14:59Z"/>
          <w:rFonts w:ascii="Arial" w:hAnsi="Arial" w:cs="Arial"/>
          <w:sz w:val="28"/>
          <w:szCs w:val="28"/>
        </w:rPr>
      </w:pPr>
    </w:p>
    <w:p w:rsidR="007A32D4" w:rsidP="00355C73" w:rsidRDefault="007A32D4" w14:paraId="5686ADB9" w14:textId="77777777">
      <w:pPr>
        <w:spacing w:after="0" w:line="360" w:lineRule="auto"/>
        <w:jc w:val="center"/>
        <w:outlineLvl w:val="0"/>
        <w:rPr>
          <w:del w:id="1400" w:author="Assessor GDSXSR" w:date="2026-10-29T21:14:59Z"/>
          <w:rFonts w:ascii="Arial" w:hAnsi="Arial" w:cs="Arial"/>
          <w:b/>
          <w:bCs/>
          <w:sz w:val="28"/>
          <w:szCs w:val="28"/>
        </w:rPr>
      </w:pPr>
    </w:p>
    <w:p w:rsidR="007A32D4" w:rsidP="00355C73" w:rsidRDefault="007A32D4" w14:paraId="72C96F5A" w14:textId="77777777">
      <w:pPr>
        <w:spacing w:after="0" w:line="360" w:lineRule="auto"/>
        <w:jc w:val="center"/>
        <w:outlineLvl w:val="0"/>
        <w:rPr>
          <w:del w:id="1401" w:author="Assessor GDSXSR" w:date="2026-10-29T21:14:59Z"/>
          <w:rFonts w:ascii="Arial" w:hAnsi="Arial" w:cs="Arial"/>
          <w:b/>
          <w:bCs/>
          <w:sz w:val="28"/>
          <w:szCs w:val="28"/>
        </w:rPr>
      </w:pPr>
    </w:p>
    <w:p w:rsidR="007A32D4" w:rsidP="00355C73" w:rsidRDefault="007A32D4" w14:paraId="07AB1AD3" w14:textId="77777777">
      <w:pPr>
        <w:spacing w:after="0" w:line="360" w:lineRule="auto"/>
        <w:jc w:val="center"/>
        <w:outlineLvl w:val="0"/>
        <w:rPr>
          <w:del w:id="1402" w:author="Assessor GDSXSR" w:date="2026-10-29T21:14:59Z"/>
          <w:rFonts w:ascii="Arial" w:hAnsi="Arial" w:cs="Arial"/>
          <w:b/>
          <w:bCs/>
          <w:sz w:val="28"/>
          <w:szCs w:val="28"/>
        </w:rPr>
      </w:pPr>
    </w:p>
    <w:p w:rsidR="007A32D4" w:rsidP="00355C73" w:rsidRDefault="007A32D4" w14:paraId="4EE07521" w14:textId="77777777">
      <w:pPr>
        <w:spacing w:after="0" w:line="360" w:lineRule="auto"/>
        <w:jc w:val="center"/>
        <w:outlineLvl w:val="0"/>
        <w:rPr>
          <w:del w:id="1403" w:author="Assessor GDSXSR" w:date="2026-10-29T21:14:59Z"/>
          <w:rFonts w:ascii="Arial" w:hAnsi="Arial" w:cs="Arial"/>
          <w:b/>
          <w:bCs/>
          <w:sz w:val="28"/>
          <w:szCs w:val="28"/>
        </w:rPr>
      </w:pPr>
    </w:p>
    <w:p w:rsidR="00CF1C50" w:rsidP="00355C73" w:rsidRDefault="00CF1C50" w14:paraId="5D08B083" w14:textId="77777777">
      <w:pPr>
        <w:spacing w:after="0" w:line="360" w:lineRule="auto"/>
        <w:jc w:val="center"/>
        <w:outlineLvl w:val="0"/>
        <w:rPr>
          <w:del w:id="1404" w:author="Assessor GDSXSR" w:date="2026-10-29T21:14:59Z"/>
          <w:rFonts w:ascii="Arial" w:hAnsi="Arial" w:cs="Arial"/>
          <w:b/>
          <w:bCs/>
          <w:sz w:val="28"/>
          <w:szCs w:val="28"/>
        </w:rPr>
      </w:pPr>
    </w:p>
    <w:p w:rsidR="00CF1C50" w:rsidP="00355C73" w:rsidRDefault="00CF1C50" w14:paraId="0ED1426B" w14:textId="77777777">
      <w:pPr>
        <w:spacing w:after="0" w:line="360" w:lineRule="auto"/>
        <w:jc w:val="center"/>
        <w:outlineLvl w:val="0"/>
        <w:rPr>
          <w:del w:id="1405" w:author="Assessor GDSXSR" w:date="2026-10-29T21:14:59Z"/>
          <w:rFonts w:ascii="Arial" w:hAnsi="Arial" w:cs="Arial"/>
          <w:b/>
          <w:bCs/>
          <w:sz w:val="28"/>
          <w:szCs w:val="28"/>
        </w:rPr>
      </w:pPr>
    </w:p>
    <w:p w:rsidR="00CF1C50" w:rsidP="00355C73" w:rsidRDefault="00CF1C50" w14:paraId="195C04C5" w14:textId="77777777">
      <w:pPr>
        <w:spacing w:after="0" w:line="360" w:lineRule="auto"/>
        <w:jc w:val="center"/>
        <w:outlineLvl w:val="0"/>
        <w:rPr>
          <w:del w:id="1406" w:author="Assessor GDSXSR" w:date="2026-10-29T21:14:59Z"/>
          <w:rFonts w:ascii="Arial" w:hAnsi="Arial" w:cs="Arial"/>
          <w:b/>
          <w:bCs/>
          <w:sz w:val="28"/>
          <w:szCs w:val="28"/>
        </w:rPr>
      </w:pPr>
    </w:p>
    <w:p w:rsidR="007A32D4" w:rsidP="00355C73" w:rsidRDefault="007A32D4" w14:paraId="06257E63" w14:textId="77777777">
      <w:pPr>
        <w:spacing w:after="0" w:line="360" w:lineRule="auto"/>
        <w:jc w:val="center"/>
        <w:outlineLvl w:val="0"/>
        <w:rPr>
          <w:del w:id="1407" w:author="Assessor GDSXSR" w:date="2026-10-29T21:14:59Z"/>
          <w:rFonts w:ascii="Arial" w:hAnsi="Arial" w:cs="Arial"/>
          <w:b/>
          <w:bCs/>
          <w:sz w:val="28"/>
          <w:szCs w:val="28"/>
        </w:rPr>
      </w:pPr>
    </w:p>
    <w:p w:rsidR="007A32D4" w:rsidP="00355C73" w:rsidRDefault="007A32D4" w14:paraId="0E9F8B94" w14:textId="77777777">
      <w:pPr>
        <w:spacing w:after="0" w:line="360" w:lineRule="auto"/>
        <w:jc w:val="center"/>
        <w:outlineLvl w:val="0"/>
        <w:rPr>
          <w:del w:id="1408" w:author="Assessor GDSXSR" w:date="2026-10-29T21:14:59Z"/>
          <w:rFonts w:ascii="Arial" w:hAnsi="Arial" w:cs="Arial"/>
          <w:b/>
          <w:bCs/>
          <w:sz w:val="28"/>
          <w:szCs w:val="28"/>
        </w:rPr>
      </w:pPr>
    </w:p>
    <w:p w:rsidR="007A32D4" w:rsidP="00355C73" w:rsidRDefault="007A32D4" w14:paraId="1F4FCD95" w14:textId="77777777">
      <w:pPr>
        <w:spacing w:after="0" w:line="360" w:lineRule="auto"/>
        <w:jc w:val="center"/>
        <w:outlineLvl w:val="0"/>
        <w:rPr>
          <w:del w:id="1409" w:author="Assessor GDSXSR" w:date="2026-10-29T21:14:59Z"/>
          <w:rFonts w:ascii="Arial" w:hAnsi="Arial" w:cs="Arial"/>
          <w:b/>
          <w:bCs/>
          <w:sz w:val="28"/>
          <w:szCs w:val="28"/>
        </w:rPr>
      </w:pPr>
    </w:p>
    <w:p w:rsidR="00DB1301" w:rsidP="00355C73" w:rsidRDefault="00F63CDB" w14:paraId="63358632" w14:textId="19BA68B6">
      <w:pPr>
        <w:pageBreakBefore/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  <w:pPrChange w:id="1398" w:author="Assessor GDSXSR" w:date="2026-10-29T21:14:59Z">
          <w:pPr>
            <w:spacing w:after="0" w:line="360" w:lineRule="auto"/>
            <w:jc w:val="center"/>
            <w:outlineLvl w:val="0"/>
          </w:pPr>
        </w:pPrChange>
      </w:pPr>
      <w:r>
        <w:rPr>
          <w:rFonts w:ascii="Arial" w:hAnsi="Arial" w:cs="Arial"/>
          <w:b/>
          <w:bCs/>
          <w:sz w:val="28"/>
          <w:szCs w:val="28"/>
        </w:rPr>
        <w:t>RELATÓRIO</w:t>
      </w:r>
    </w:p>
    <w:p w:rsidR="00DB1301" w:rsidP="00DB1301" w:rsidRDefault="00DB1301" w14:paraId="5B804E7F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DB1301" w:rsidP="00DB1301" w:rsidRDefault="00F63CDB" w14:paraId="354DD0FB" w14:textId="04C87392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Adoto o relatório da r. sentença</w:t>
      </w:r>
      <w:r w:rsidR="00167F3A">
        <w:rPr>
          <w:rFonts w:ascii="Arial" w:hAnsi="Arial" w:cs="Arial"/>
          <w:sz w:val="28"/>
          <w:szCs w:val="28"/>
        </w:rPr>
        <w:t>:</w:t>
      </w:r>
    </w:p>
    <w:p w:rsidR="00167F3A" w:rsidP="00DB1301" w:rsidRDefault="00167F3A" w14:paraId="21AD02C0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0525EE" w:rsidR="000525EE" w:rsidP="000525EE" w:rsidRDefault="00F63CDB" w14:paraId="5DA05AEC" w14:textId="7777777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Pr="000525EE" w:rsidR="000525EE">
        <w:rPr>
          <w:rFonts w:ascii="Arial" w:hAnsi="Arial" w:cs="Arial"/>
          <w:i/>
          <w:iCs/>
          <w:sz w:val="26"/>
          <w:szCs w:val="26"/>
        </w:rPr>
        <w:t>Cuida-se de execução de título extrajudicial, fundada em cédula de crédito bancário (id. 31007236).</w:t>
      </w:r>
    </w:p>
    <w:p w:rsidRPr="000525EE" w:rsidR="000525EE" w:rsidP="000525EE" w:rsidRDefault="000525EE" w14:paraId="57AC702C" w14:textId="7777777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525EE">
        <w:rPr>
          <w:rFonts w:ascii="Arial" w:hAnsi="Arial" w:cs="Arial"/>
          <w:i/>
          <w:iCs/>
          <w:sz w:val="26"/>
          <w:szCs w:val="26"/>
        </w:rPr>
        <w:t>Foram realizadas diversas diligências com vistas à expropriação de bens para o adimplemento do débito exequendo, sem êxito. Diante disso, à falta de bens, a execução permaneceu suspensa pelo prazo de 01 (ano), nos termos do art. 921, III, do CPC, conforme decisão proferida em 04/11/2021 (id. 107565005).</w:t>
      </w:r>
    </w:p>
    <w:p w:rsidRPr="000525EE" w:rsidR="000525EE" w:rsidP="000525EE" w:rsidRDefault="000525EE" w14:paraId="26E5844E" w14:textId="7777777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525EE">
        <w:rPr>
          <w:rFonts w:ascii="Arial" w:hAnsi="Arial" w:cs="Arial"/>
          <w:i/>
          <w:iCs/>
          <w:sz w:val="26"/>
          <w:szCs w:val="26"/>
        </w:rPr>
        <w:t>Após o transcurso do prazo de suspensão, iniciou-se automaticamente o prazo de prescrição intercorrente. Nesse interregno, não ocorreu a penhora de bens e os autos foram arquivados provisoriamente (id. 144848082).</w:t>
      </w:r>
    </w:p>
    <w:p w:rsidRPr="000A7009" w:rsidR="00F63CDB" w:rsidP="000525EE" w:rsidRDefault="000525EE" w14:paraId="2A1367AB" w14:textId="3DAEF834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525EE">
        <w:rPr>
          <w:rFonts w:ascii="Arial" w:hAnsi="Arial" w:cs="Arial"/>
          <w:i/>
          <w:iCs/>
          <w:sz w:val="26"/>
          <w:szCs w:val="26"/>
        </w:rPr>
        <w:t>Por fim, anoto que as partes foram intimadas a se manifestarem sobre a prescrição (id. 262064545).</w:t>
      </w:r>
      <w:r w:rsidRPr="00E926C7" w:rsidR="0061262D">
        <w:rPr>
          <w:rFonts w:ascii="Arial" w:hAnsi="Arial" w:cs="Arial"/>
          <w:sz w:val="26"/>
          <w:szCs w:val="26"/>
        </w:rPr>
        <w:t xml:space="preserve">” (ID </w:t>
      </w:r>
      <w:r w:rsidR="00E926C7">
        <w:rPr>
          <w:rFonts w:ascii="Arial" w:hAnsi="Arial" w:cs="Arial"/>
          <w:sz w:val="26"/>
          <w:szCs w:val="26"/>
        </w:rPr>
        <w:t>89383872</w:t>
      </w:r>
      <w:r w:rsidRPr="00E926C7" w:rsidR="0061262D">
        <w:rPr>
          <w:rFonts w:ascii="Arial" w:hAnsi="Arial" w:cs="Arial"/>
          <w:sz w:val="26"/>
          <w:szCs w:val="26"/>
        </w:rPr>
        <w:t>).</w:t>
      </w:r>
    </w:p>
    <w:p w:rsidR="00F63CDB" w:rsidP="00DB1301" w:rsidRDefault="00F63CDB" w14:paraId="62321101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A40FBB" w:rsidR="0061262D" w:rsidP="00DB1301" w:rsidRDefault="008235A6" w14:paraId="04E520D9" w14:textId="21CAF3BA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9"/>
      <w:r w:rsidRPr="00A40FBB">
        <w:rPr>
          <w:rFonts w:ascii="Arial" w:hAnsi="Arial" w:cs="Arial"/>
          <w:sz w:val="28"/>
          <w:szCs w:val="28"/>
        </w:rPr>
        <w:t xml:space="preserve">A MM. Juíza </w:t>
      </w:r>
      <w:r w:rsidR="007A32D4">
        <w:rPr>
          <w:rFonts w:ascii="Arial" w:hAnsi="Arial" w:cs="Arial"/>
          <w:sz w:val="28"/>
          <w:szCs w:val="28"/>
        </w:rPr>
        <w:t>s</w:t>
      </w:r>
      <w:r w:rsidRPr="00A40FBB">
        <w:rPr>
          <w:rFonts w:ascii="Arial" w:hAnsi="Arial" w:cs="Arial"/>
          <w:sz w:val="28"/>
          <w:szCs w:val="28"/>
        </w:rPr>
        <w:t>entenciante, Dra.</w:t>
      </w:r>
      <w:r w:rsidRPr="00A40FBB" w:rsidR="003524E5">
        <w:rPr>
          <w:rFonts w:ascii="Arial" w:hAnsi="Arial" w:cs="Arial"/>
          <w:sz w:val="28"/>
          <w:szCs w:val="28"/>
        </w:rPr>
        <w:t xml:space="preserve"> </w:t>
      </w:r>
      <w:r w:rsidRPr="00A40FBB" w:rsidR="00A40FBB">
        <w:rPr>
          <w:rFonts w:ascii="Arial" w:hAnsi="Arial" w:cs="Arial"/>
          <w:sz w:val="28"/>
          <w:szCs w:val="28"/>
        </w:rPr>
        <w:t>Edioni da Costa Lima</w:t>
      </w:r>
      <w:r w:rsidRPr="00A40FBB" w:rsidR="003524E5">
        <w:rPr>
          <w:rFonts w:ascii="Arial" w:hAnsi="Arial" w:cs="Arial"/>
          <w:sz w:val="28"/>
          <w:szCs w:val="28"/>
        </w:rPr>
        <w:t>, da</w:t>
      </w:r>
      <w:r w:rsidRPr="00A40FBB" w:rsidR="0006080C">
        <w:rPr>
          <w:rFonts w:ascii="Arial" w:hAnsi="Arial" w:cs="Arial"/>
          <w:sz w:val="28"/>
          <w:szCs w:val="28"/>
        </w:rPr>
        <w:t xml:space="preserve"> </w:t>
      </w:r>
      <w:r w:rsidRPr="00A40FBB" w:rsidR="00A40FBB">
        <w:rPr>
          <w:rFonts w:ascii="Arial" w:hAnsi="Arial" w:cs="Arial"/>
          <w:sz w:val="28"/>
          <w:szCs w:val="28"/>
        </w:rPr>
        <w:t>2ª Vara de Execução de Títulos Extrajudiciais e Conflitos Arbitrais de Brasília</w:t>
      </w:r>
      <w:r w:rsidRPr="00A40FBB" w:rsidR="003524E5">
        <w:rPr>
          <w:rFonts w:ascii="Arial" w:hAnsi="Arial" w:cs="Arial"/>
          <w:sz w:val="28"/>
          <w:szCs w:val="28"/>
        </w:rPr>
        <w:t>, julgou no seguinte sentido:</w:t>
      </w:r>
      <w:commentRangeEnd w:id="9"/>
      <w:r>
        <w:rPr>
          <w:rStyle w:val="CommentReference"/>
        </w:rPr>
        <w:commentReference w:id="9"/>
      </w:r>
    </w:p>
    <w:p w:rsidRPr="00A40FBB" w:rsidR="0061262D" w:rsidP="00DB1301" w:rsidRDefault="0061262D" w14:paraId="12E5EEA8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A40FBB" w:rsidR="00A40FBB" w:rsidP="00A40FBB" w:rsidRDefault="0006080C" w14:paraId="1991C05E" w14:textId="7777777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40FBB">
        <w:rPr>
          <w:rFonts w:ascii="Arial" w:hAnsi="Arial" w:cs="Arial"/>
          <w:sz w:val="26"/>
          <w:szCs w:val="26"/>
        </w:rPr>
        <w:t>“</w:t>
      </w:r>
      <w:r w:rsidRPr="00A40FBB" w:rsidR="00A40FBB">
        <w:rPr>
          <w:rFonts w:ascii="Arial" w:hAnsi="Arial" w:cs="Arial"/>
          <w:i/>
          <w:iCs/>
          <w:sz w:val="26"/>
          <w:szCs w:val="26"/>
        </w:rPr>
        <w:t>Ante o exposto, pronuncio a prescrição intercorrente da pretensão executiva e, por conseguinte, julgo extinto o processo executivo nos termos do art. 924, V, do CPC.</w:t>
      </w:r>
    </w:p>
    <w:p w:rsidRPr="00A40FBB" w:rsidR="0006080C" w:rsidP="00A40FBB" w:rsidRDefault="00A40FBB" w14:paraId="163354A9" w14:textId="1335041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40FBB">
        <w:rPr>
          <w:rFonts w:ascii="Arial" w:hAnsi="Arial" w:cs="Arial"/>
          <w:i/>
          <w:iCs/>
          <w:sz w:val="26"/>
          <w:szCs w:val="26"/>
        </w:rPr>
        <w:t>Sem ônus sucumbenciais, consoante art. 921, § 5°, do CPC.</w:t>
      </w:r>
      <w:r w:rsidRPr="00A40FBB" w:rsidR="0006080C">
        <w:rPr>
          <w:rFonts w:ascii="Arial" w:hAnsi="Arial" w:cs="Arial"/>
          <w:i/>
          <w:iCs/>
          <w:sz w:val="26"/>
          <w:szCs w:val="26"/>
        </w:rPr>
        <w:t>”</w:t>
      </w:r>
    </w:p>
    <w:p w:rsidRPr="00A40FBB" w:rsidR="0006080C" w:rsidP="00DB1301" w:rsidRDefault="0006080C" w14:paraId="7827D2E8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E86190" w:rsidR="00882188" w:rsidP="00A40FBB" w:rsidRDefault="00882188" w14:paraId="756A258C" w14:textId="60487819">
      <w:pPr>
        <w:spacing w:after="0" w:line="360" w:lineRule="auto"/>
        <w:ind w:firstLine="2268"/>
        <w:jc w:val="both"/>
        <w:rPr>
          <w:rFonts w:ascii="Arial" w:hAnsi="Arial" w:cs="Arial"/>
          <w:color w:val="7030A0"/>
          <w:sz w:val="28"/>
          <w:szCs w:val="28"/>
        </w:rPr>
      </w:pPr>
      <w:commentRangeStart w:id="10"/>
      <w:r>
        <w:rPr>
          <w:rFonts w:ascii="Arial" w:hAnsi="Arial" w:cs="Arial"/>
          <w:sz w:val="28"/>
          <w:szCs w:val="28"/>
        </w:rPr>
        <w:t xml:space="preserve">Apelo </w:t>
      </w:r>
      <w:r>
        <w:rPr>
          <w:rFonts w:ascii="Arial" w:hAnsi="Arial" w:cs="Arial"/>
          <w:sz w:val="28"/>
          <w:szCs w:val="28"/>
        </w:rPr>
        <w:t xml:space="preserve">do exequente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BRB – Banco de Brasília S.A</w:t>
      </w:r>
      <w:r>
        <w:rPr>
          <w:rFonts w:ascii="Arial" w:hAnsi="Arial" w:cs="Arial"/>
          <w:sz w:val="28"/>
          <w:szCs w:val="28"/>
          <w:rPrChange w:id="1142" w:author="Assessor GDSXSR" w:date="2026-10-29T21:14:59Z">
            <w:rPr>
              <w:rFonts w:ascii="Arial" w:hAnsi="Arial" w:cs="Arial"/>
              <w:color w:val="FF0000"/>
              <w:sz w:val="28"/>
              <w:szCs w:val="28"/>
            </w:rPr>
          </w:rPrChange>
        </w:rPr>
        <w:t xml:space="preserve">.</w:t>
      </w:r>
      <w:r>
        <w:rPr>
          <w:rFonts w:ascii="Arial" w:hAnsi="Arial" w:cs="Arial"/>
          <w:sz w:val="28"/>
          <w:szCs w:val="28"/>
          <w:rPrChange w:id="1143" w:author="Assessor GDSXSR" w:date="2026-10-29T21:14:59Z">
            <w:rPr>
              <w:rFonts w:ascii="Arial" w:hAnsi="Arial" w:cs="Arial"/>
              <w:color w:val="FF0000"/>
              <w:sz w:val="28"/>
              <w:szCs w:val="28"/>
            </w:rPr>
          </w:rPrChange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(ID</w:t>
      </w:r>
      <w:r>
        <w:rPr>
          <w:rFonts w:ascii="Arial" w:hAnsi="Arial" w:cs="Arial"/>
          <w:sz w:val="28"/>
          <w:szCs w:val="28"/>
        </w:rPr>
        <w:t xml:space="preserve"> 89383876</w:t>
      </w:r>
      <w:r>
        <w:rPr>
          <w:rFonts w:ascii="Arial" w:hAnsi="Arial" w:cs="Arial"/>
          <w:sz w:val="28"/>
          <w:szCs w:val="28"/>
        </w:rPr>
        <w:t xml:space="preserve">)</w:t>
      </w:r>
      <w:ins w:id="1144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em que alega, em síntese</w:t>
      </w:r>
      <w:r>
        <w:rPr>
          <w:rFonts w:ascii="Arial" w:hAnsi="Arial" w:cs="Arial"/>
          <w:sz w:val="28"/>
          <w:szCs w:val="28"/>
        </w:rPr>
        <w:t xml:space="preserve">, que</w:t>
      </w:r>
      <w:ins w:id="1145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: </w:t>
        </w:r>
        <w:r>
          <w:rPr>
            <w:rFonts w:ascii="Arial" w:hAnsi="Arial" w:cs="Arial"/>
            <w:b/>
            <w:color w:val="808080"/>
            <w:sz w:val="28"/>
            <w:szCs w:val="28"/>
          </w:rPr>
          <w:t xml:space="preserve">1)</w:t>
        </w:r>
      </w:ins>
      <w:r>
        <w:rPr>
          <w:rFonts w:ascii="Arial" w:hAnsi="Arial" w:cs="Arial"/>
          <w:sz w:val="28"/>
          <w:szCs w:val="28"/>
        </w:rPr>
        <w:t xml:space="preserve"> a prescrição intercorrente pressupõe não apenas o decurso do tempo, mas a existência de inércia do credor, o que não se verifica no caso</w:t>
      </w:r>
      <w:del w:id="1146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ins w:id="1147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;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48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pois</w:delText>
        </w:r>
      </w:del>
      <w:ins w:id="1149" w:author="Assessor GDSXSR" w:date="2026-10-29T21:14:59Z">
        <w:r>
          <w:rPr>
            <w:rFonts w:ascii="Arial" w:hAnsi="Arial" w:cs="Arial"/>
            <w:b/>
            <w:color w:val="808080"/>
            <w:sz w:val="28"/>
            <w:szCs w:val="28"/>
          </w:rPr>
          <w:t xml:space="preserve">2)</w:t>
        </w:r>
      </w:ins>
      <w:r>
        <w:rPr>
          <w:rFonts w:ascii="Arial" w:hAnsi="Arial" w:cs="Arial"/>
          <w:sz w:val="28"/>
          <w:szCs w:val="28"/>
        </w:rPr>
        <w:t xml:space="preserve"> apresentou </w:t>
      </w:r>
      <w:r>
        <w:rPr>
          <w:rFonts w:ascii="Arial" w:hAnsi="Arial" w:cs="Arial"/>
          <w:sz w:val="28"/>
          <w:szCs w:val="28"/>
        </w:rPr>
        <w:t xml:space="preserve">sucessivos requerimentos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destinados à localização de bens penhoráveis, </w:t>
      </w:r>
      <w:r>
        <w:rPr>
          <w:rFonts w:ascii="Arial" w:hAnsi="Arial" w:cs="Arial"/>
          <w:sz w:val="28"/>
          <w:szCs w:val="28"/>
        </w:rPr>
        <w:t xml:space="preserve">mediante</w:t>
      </w:r>
      <w:r>
        <w:rPr>
          <w:rFonts w:ascii="Arial" w:hAnsi="Arial" w:cs="Arial"/>
          <w:sz w:val="28"/>
          <w:szCs w:val="28"/>
        </w:rPr>
        <w:t xml:space="preserve"> pesquisas</w:t>
      </w:r>
      <w:r>
        <w:rPr>
          <w:rFonts w:ascii="Arial" w:hAnsi="Arial" w:cs="Arial"/>
          <w:sz w:val="28"/>
          <w:szCs w:val="28"/>
        </w:rPr>
        <w:t xml:space="preserve"> em </w:t>
      </w:r>
      <w:r>
        <w:rPr>
          <w:rFonts w:ascii="Arial" w:hAnsi="Arial" w:cs="Arial"/>
          <w:sz w:val="28"/>
          <w:szCs w:val="28"/>
        </w:rPr>
        <w:t xml:space="preserve">sistemas</w:t>
      </w:r>
      <w:r>
        <w:rPr>
          <w:rFonts w:ascii="Arial" w:hAnsi="Arial" w:cs="Arial"/>
          <w:sz w:val="28"/>
          <w:szCs w:val="28"/>
        </w:rPr>
        <w:t xml:space="preserve"> eletrônicos.</w:t>
      </w:r>
      <w:commentRangeEnd w:id="10"/>
      <w:r>
        <w:rPr>
          <w:rStyle w:val="CommentReference"/>
        </w:rPr>
        <w:commentReference w:id="10"/>
      </w:r>
    </w:p>
    <w:p w:rsidRPr="00882188" w:rsidR="00882188" w:rsidP="00882188" w:rsidRDefault="00882188" w14:paraId="042F6C97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882188" w:rsidR="00882188" w:rsidP="00882188" w:rsidRDefault="00882188" w14:paraId="2A6592BB" w14:textId="43FF325F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Requer</w:t>
      </w:r>
      <w:r w:rsidR="00946FF7">
        <w:rPr>
          <w:rFonts w:ascii="Arial" w:hAnsi="Arial" w:cs="Arial"/>
          <w:sz w:val="28"/>
          <w:szCs w:val="28"/>
        </w:rPr>
        <w:t xml:space="preserve"> </w:t>
      </w:r>
      <w:r w:rsidR="006D07B9">
        <w:rPr>
          <w:rFonts w:ascii="Arial" w:hAnsi="Arial" w:cs="Arial"/>
          <w:sz w:val="28"/>
          <w:szCs w:val="28"/>
        </w:rPr>
        <w:t xml:space="preserve">a </w:t>
      </w:r>
      <w:r w:rsidR="00A40FBB">
        <w:rPr>
          <w:rFonts w:ascii="Arial" w:hAnsi="Arial" w:cs="Arial"/>
          <w:sz w:val="28"/>
          <w:szCs w:val="28"/>
        </w:rPr>
        <w:t>cassação</w:t>
      </w:r>
      <w:r w:rsidR="006D07B9">
        <w:rPr>
          <w:rFonts w:ascii="Arial" w:hAnsi="Arial" w:cs="Arial"/>
          <w:sz w:val="28"/>
          <w:szCs w:val="28"/>
        </w:rPr>
        <w:t xml:space="preserve"> da r. sentença </w:t>
      </w:r>
      <w:r w:rsidR="00A40FBB">
        <w:rPr>
          <w:rFonts w:ascii="Arial" w:hAnsi="Arial" w:cs="Arial"/>
          <w:sz w:val="28"/>
          <w:szCs w:val="28"/>
        </w:rPr>
        <w:t>e o prosseguimento do feito executivo, ou, subsidiariamente, a sua anulação para que haja novo pronunciamento sobre as diligências promovidas.</w:t>
      </w:r>
    </w:p>
    <w:p w:rsidRPr="00882188" w:rsidR="00882188" w:rsidP="00882188" w:rsidRDefault="00882188" w14:paraId="15BADA6A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882188" w:rsidR="00882188" w:rsidP="00A40FBB" w:rsidRDefault="00882188" w14:paraId="3C59DD1D" w14:textId="19FCF35E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Contrarrazões</w:t>
      </w:r>
      <w:ins w:id="1150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 (ID 89383879)</w:t>
        </w:r>
      </w:ins>
      <w:r>
        <w:rPr>
          <w:rFonts w:ascii="Arial" w:hAnsi="Arial" w:cs="Arial"/>
          <w:sz w:val="28"/>
          <w:szCs w:val="28"/>
        </w:rPr>
        <w:t xml:space="preserve">, em que </w:t>
      </w:r>
      <w:r>
        <w:rPr>
          <w:rFonts w:ascii="Arial" w:hAnsi="Arial" w:cs="Arial"/>
          <w:sz w:val="28"/>
          <w:szCs w:val="28"/>
        </w:rPr>
        <w:t xml:space="preserve">a Curadoria Especial</w:t>
      </w:r>
      <w:r>
        <w:rPr>
          <w:rFonts w:ascii="Arial" w:hAnsi="Arial" w:cs="Arial"/>
          <w:sz w:val="28"/>
          <w:szCs w:val="28"/>
        </w:rPr>
        <w:t xml:space="preserve"> alega que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requerimentos tardios e infrutíferos formulados pelo credor não </w:t>
      </w:r>
      <w:r>
        <w:rPr>
          <w:rFonts w:ascii="Arial" w:hAnsi="Arial" w:cs="Arial"/>
          <w:sz w:val="28"/>
          <w:szCs w:val="28"/>
        </w:rPr>
        <w:t xml:space="preserve">interrompem</w:t>
      </w:r>
      <w:r>
        <w:rPr>
          <w:rFonts w:ascii="Arial" w:hAnsi="Arial" w:cs="Arial"/>
          <w:sz w:val="28"/>
          <w:szCs w:val="28"/>
        </w:rPr>
        <w:t xml:space="preserve"> a prescrição intercorrente</w:t>
      </w:r>
      <w:del w:id="1151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 (ID 89383879)</w:delText>
        </w:r>
      </w:del>
      <w:r>
        <w:rPr>
          <w:rFonts w:ascii="Arial" w:hAnsi="Arial" w:cs="Arial"/>
          <w:sz w:val="28"/>
          <w:szCs w:val="28"/>
        </w:rPr>
        <w:t xml:space="preserve">.</w:t>
      </w:r>
    </w:p>
    <w:p w:rsidRPr="00882188" w:rsidR="00882188" w:rsidP="00882188" w:rsidRDefault="00882188" w14:paraId="5E847BBF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F63CDB" w:rsidP="00882188" w:rsidRDefault="00882188" w14:paraId="1F0E0E82" w14:textId="6FC4357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É o relatório.</w:t>
      </w:r>
    </w:p>
    <w:p w:rsidR="00882188" w:rsidP="00DB1301" w:rsidRDefault="00882188" w14:paraId="2D9FEE41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355C73" w:rsidRDefault="00355C73" w14:paraId="42AEDC34" w14:textId="55B9F79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882188" w:rsidP="00DB1301" w:rsidRDefault="00882188" w14:paraId="5A5C960D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355C73" w:rsidR="00882188" w:rsidP="00355C73" w:rsidRDefault="00355C73" w14:paraId="1869B69C" w14:textId="7A25C947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VOTO</w:t>
      </w:r>
    </w:p>
    <w:p w:rsidR="00882188" w:rsidP="00DB1301" w:rsidRDefault="00882188" w14:paraId="5518CFBB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355C73" w:rsidR="00355C73" w:rsidP="00355C73" w:rsidRDefault="00355C73" w14:paraId="39B1C8E2" w14:textId="1BE1B14E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:rsidR="00355C73" w:rsidP="00DB1301" w:rsidRDefault="00355C73" w14:paraId="2F38563C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355C73" w:rsidP="00DB1301" w:rsidRDefault="00A72414" w14:paraId="61AE6B8E" w14:textId="0F1DB934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1"/>
      <w:r>
        <w:rPr>
          <w:rFonts w:ascii="Arial" w:hAnsi="Arial" w:cs="Arial"/>
          <w:sz w:val="28"/>
          <w:szCs w:val="28"/>
        </w:rPr>
        <w:t xml:space="preserve">Ação ajuizada em </w:t>
      </w:r>
      <w:r>
        <w:rPr>
          <w:rFonts w:ascii="Arial" w:hAnsi="Arial" w:cs="Arial"/>
          <w:sz w:val="28"/>
          <w:szCs w:val="28"/>
        </w:rPr>
        <w:t xml:space="preserve">16/</w:t>
      </w:r>
      <w:del w:id="1152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7</w:delText>
        </w:r>
      </w:del>
      <w:ins w:id="1153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07</w:t>
        </w:r>
      </w:ins>
      <w:r>
        <w:rPr>
          <w:rFonts w:ascii="Arial" w:hAnsi="Arial" w:cs="Arial"/>
          <w:sz w:val="28"/>
          <w:szCs w:val="28"/>
        </w:rPr>
        <w:t xml:space="preserve">/</w:t>
      </w:r>
      <w:del w:id="1154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13</w:delText>
        </w:r>
      </w:del>
      <w:ins w:id="1155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2013</w:t>
        </w:r>
      </w:ins>
      <w:r>
        <w:rPr>
          <w:rFonts w:ascii="Arial" w:hAnsi="Arial" w:cs="Arial"/>
          <w:sz w:val="28"/>
          <w:szCs w:val="28"/>
        </w:rPr>
        <w:t xml:space="preserve">. Sentença proferida em </w:t>
      </w:r>
      <w:r>
        <w:rPr>
          <w:rFonts w:ascii="Arial" w:hAnsi="Arial" w:cs="Arial"/>
          <w:sz w:val="28"/>
          <w:szCs w:val="28"/>
        </w:rPr>
        <w:t xml:space="preserve">29/</w:t>
      </w:r>
      <w:del w:id="1156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5</w:delText>
        </w:r>
      </w:del>
      <w:ins w:id="1157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05</w:t>
        </w:r>
      </w:ins>
      <w:r>
        <w:rPr>
          <w:rFonts w:ascii="Arial" w:hAnsi="Arial" w:cs="Arial"/>
          <w:sz w:val="28"/>
          <w:szCs w:val="28"/>
        </w:rPr>
        <w:t xml:space="preserve">/</w:t>
      </w:r>
      <w:del w:id="1158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26</w:delText>
        </w:r>
      </w:del>
      <w:ins w:id="1159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2026</w:t>
        </w:r>
      </w:ins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Apelo</w:t>
      </w:r>
      <w:r>
        <w:rPr>
          <w:rFonts w:ascii="Arial" w:hAnsi="Arial" w:cs="Arial"/>
          <w:sz w:val="28"/>
          <w:szCs w:val="28"/>
        </w:rPr>
        <w:t xml:space="preserve"> interposto em </w:t>
      </w:r>
      <w:r>
        <w:rPr>
          <w:rFonts w:ascii="Arial" w:hAnsi="Arial" w:cs="Arial"/>
          <w:sz w:val="28"/>
          <w:szCs w:val="28"/>
        </w:rPr>
        <w:t xml:space="preserve">26/</w:t>
      </w:r>
      <w:del w:id="1160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6</w:delText>
        </w:r>
      </w:del>
      <w:ins w:id="1161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06</w:t>
        </w:r>
      </w:ins>
      <w:r>
        <w:rPr>
          <w:rFonts w:ascii="Arial" w:hAnsi="Arial" w:cs="Arial"/>
          <w:sz w:val="28"/>
          <w:szCs w:val="28"/>
        </w:rPr>
        <w:t xml:space="preserve">/</w:t>
      </w:r>
      <w:del w:id="1162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13</w:delText>
        </w:r>
      </w:del>
      <w:ins w:id="1163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2026</w:t>
        </w:r>
      </w:ins>
      <w:r>
        <w:rPr>
          <w:rFonts w:ascii="Arial" w:hAnsi="Arial" w:cs="Arial"/>
          <w:sz w:val="28"/>
          <w:szCs w:val="28"/>
        </w:rPr>
        <w:t xml:space="preserve">. Valor da causa: R$ </w:t>
      </w:r>
      <w:r>
        <w:rPr>
          <w:rFonts w:ascii="Arial" w:hAnsi="Arial" w:cs="Arial"/>
          <w:sz w:val="28"/>
          <w:szCs w:val="28"/>
        </w:rPr>
        <w:t xml:space="preserve">55.429,91</w:t>
      </w:r>
      <w:r>
        <w:rPr>
          <w:rFonts w:ascii="Arial" w:hAnsi="Arial" w:cs="Arial"/>
          <w:sz w:val="28"/>
          <w:szCs w:val="28"/>
        </w:rPr>
        <w:t xml:space="preserve">.</w:t>
      </w:r>
      <w:commentRangeEnd w:id="11"/>
      <w:r>
        <w:rPr>
          <w:rStyle w:val="CommentReference"/>
        </w:rPr>
        <w:commentReference w:id="11"/>
      </w:r>
    </w:p>
    <w:p w:rsidR="00355C73" w:rsidP="00DB1301" w:rsidRDefault="00355C73" w14:paraId="58BDE931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7E1C8C" w:rsidR="00355C73" w:rsidP="00A72414" w:rsidRDefault="00A72414" w14:paraId="2C5A86CD" w14:textId="3D5E564D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APELO DO </w:t>
      </w:r>
      <w:r w:rsidR="005F0EBE">
        <w:rPr>
          <w:rFonts w:ascii="Arial" w:hAnsi="Arial" w:cs="Arial"/>
          <w:b/>
          <w:bCs/>
          <w:color w:val="000000" w:themeColor="text1"/>
          <w:sz w:val="28"/>
          <w:szCs w:val="28"/>
        </w:rPr>
        <w:t>EXEQUENTE</w:t>
      </w: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 w:rsidR="005F0EBE">
        <w:rPr>
          <w:rFonts w:ascii="Arial" w:hAnsi="Arial" w:cs="Arial"/>
          <w:b/>
          <w:bCs/>
          <w:color w:val="000000" w:themeColor="text1"/>
          <w:sz w:val="28"/>
          <w:szCs w:val="28"/>
        </w:rPr>
        <w:t>BRB – BANCO DE BRASÍLIA S.A.</w:t>
      </w:r>
    </w:p>
    <w:p w:rsidRPr="007E1C8C" w:rsidR="00A72414" w:rsidP="00DB1301" w:rsidRDefault="00A72414" w14:paraId="187A5EFC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Pr="007E1C8C" w:rsidR="00A72414" w:rsidP="00DB1301" w:rsidRDefault="00A958AF" w14:paraId="2E63BFE0" w14:textId="2DE55355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apelo interposto</w:t>
      </w:r>
      <w:r w:rsidR="005A1443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A72414" w:rsidP="00DB1301" w:rsidRDefault="00A72414" w14:paraId="6DD4E06C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A72414" w:rsidP="00495EB5" w:rsidRDefault="005F0EBE" w14:paraId="4AC060DA" w14:textId="6B5B91BD">
      <w:pPr>
        <w:spacing w:after="0" w:line="360" w:lineRule="auto"/>
        <w:ind/>
        <w:jc w:val="center"/>
        <w:rPr>
          <w:rFonts w:ascii="Arial" w:hAnsi="Arial" w:cs="Arial"/>
          <w:sz w:val="28"/>
          <w:szCs w:val="28"/>
        </w:rPr>
        <w:pPrChange w:id="1164" w:author="Assessor GDSXSR" w:date="2026-10-29T21:14:59Z">
          <w:pPr>
            <w:spacing w:after="0" w:line="360" w:lineRule="auto"/>
            <w:ind w:hanging="142"/>
            <w:jc w:val="center"/>
          </w:pPr>
        </w:pPrChange>
      </w:pPr>
      <w:commentRangeStart w:id="12"/>
      <w:commentRangeStart w:id="3"/>
      <w:r>
        <w:rPr>
          <w:rFonts w:ascii="Arial" w:hAnsi="Arial" w:cs="Arial"/>
          <w:sz w:val="28"/>
          <w:szCs w:val="28"/>
          <w:highlight w:val="yellow"/>
          <w:rPrChange w:id="1167" w:author="Assessor GDSXSR" w:date="2026-10-29T21:14:59Z">
            <w:rPr>
              <w:rFonts w:ascii="Arial" w:hAnsi="Arial" w:cs="Arial"/>
              <w:sz w:val="28"/>
              <w:szCs w:val="28"/>
            </w:rPr>
          </w:rPrChange>
        </w:rPr>
        <w:t xml:space="preserve">DA </w:t>
      </w:r>
      <w:del w:id="1168" w:author="Assessor GDSXSR" w:date="2026-10-29T21:14:59Z">
        <w:r>
          <w:rPr>
            <w:rFonts w:ascii="Arial" w:hAnsi="Arial" w:cs="Arial"/>
            <w:sz w:val="28"/>
            <w:szCs w:val="28"/>
            <w:highlight w:val="yellow"/>
          </w:rPr>
          <w:delText xml:space="preserve">CONSUMAÇÃO</w:delText>
        </w:r>
      </w:del>
      <w:ins w:id="1169" w:author="Assessor GDSXSR" w:date="2026-10-29T21:14:59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MANUTENÇÃO</w:t>
        </w:r>
      </w:ins>
      <w:r>
        <w:rPr>
          <w:rFonts w:ascii="Arial" w:hAnsi="Arial" w:cs="Arial"/>
          <w:sz w:val="28"/>
          <w:szCs w:val="28"/>
          <w:highlight w:val="yellow"/>
          <w:rPrChange w:id="1170" w:author="Assessor GDSXSR" w:date="2026-10-29T21:14:59Z">
            <w:rPr>
              <w:rFonts w:ascii="Arial" w:hAnsi="Arial" w:cs="Arial"/>
              <w:sz w:val="28"/>
              <w:szCs w:val="28"/>
            </w:rPr>
          </w:rPrChange>
        </w:rPr>
        <w:t xml:space="preserve"> DA</w:t>
      </w:r>
      <w:ins w:id="1171" w:author="Assessor GDSXSR" w:date="2026-10-29T21:14:59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 EXTINÇÃO DA EXECUÇÃO PELA</w:t>
        </w:r>
      </w:ins>
      <w:r>
        <w:rPr>
          <w:rFonts w:ascii="Arial" w:hAnsi="Arial" w:cs="Arial"/>
          <w:sz w:val="28"/>
          <w:szCs w:val="28"/>
          <w:highlight w:val="yellow"/>
          <w:rPrChange w:id="1172" w:author="Assessor GDSXSR" w:date="2026-10-29T21:14:59Z">
            <w:rPr>
              <w:rFonts w:ascii="Arial" w:hAnsi="Arial" w:cs="Arial"/>
              <w:sz w:val="28"/>
              <w:szCs w:val="28"/>
            </w:rPr>
          </w:rPrChange>
        </w:rPr>
        <w:t xml:space="preserve"> PRESCRIÇÃO </w:t>
      </w:r>
      <w:r>
        <w:rPr>
          <w:rFonts w:ascii="Arial" w:hAnsi="Arial" w:cs="Arial"/>
          <w:sz w:val="28"/>
          <w:szCs w:val="28"/>
          <w:highlight w:val="yellow"/>
          <w:rPrChange w:id="1173" w:author="Assessor GDSXSR" w:date="2026-10-29T21:14:59Z">
            <w:rPr>
              <w:rFonts w:ascii="Arial" w:hAnsi="Arial" w:cs="Arial"/>
              <w:sz w:val="28"/>
              <w:szCs w:val="28"/>
            </w:rPr>
          </w:rPrChange>
        </w:rPr>
        <w:t xml:space="preserve">INTERCORRENTE</w:t>
      </w:r>
      <w:commentRangeEnd w:id="3"/>
      <w:commentRangeEnd w:id="12"/>
      <w:r>
        <w:rPr>
          <w:rStyle w:val="CommentReference"/>
          <w:rFonts w:ascii="Arial" w:hAnsi="Arial" w:cs="Arial"/>
          <w:sz w:val="28"/>
          <w:szCs w:val="28"/>
        </w:rPr>
        <w:commentReference w:id="3"/>
      </w:r>
      <w:r>
        <w:rPr>
          <w:rStyle w:val="CommentReference"/>
        </w:rPr>
        <w:commentReference w:id="12"/>
      </w:r>
    </w:p>
    <w:p w:rsidR="00A72414" w:rsidP="00DB1301" w:rsidRDefault="00A72414" w14:paraId="143DFC13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7E1C8C" w:rsidR="00EB3378" w:rsidP="005F0EBE" w:rsidRDefault="005F0EBE" w14:paraId="3EA11C48" w14:textId="1FCE0F1A">
      <w:pPr>
        <w:spacing w:after="0" w:line="360" w:lineRule="auto"/>
        <w:ind w:firstLine="2268"/>
        <w:jc w:val="both"/>
        <w:rPr>
          <w:ins w:id="1188" w:author="Assessor GDSXSR" w:date="2026-10-29T21:14:59Z"/>
          <w:rFonts w:ascii="Arial" w:hAnsi="Arial" w:cs="Arial"/>
          <w:color w:val="000000" w:themeColor="text1"/>
          <w:sz w:val="28"/>
          <w:szCs w:val="28"/>
        </w:rPr>
      </w:pPr>
      <w:commentRangeStart w:id="13"/>
      <w:r>
        <w:rPr>
          <w:rFonts w:ascii="Arial" w:hAnsi="Arial" w:cs="Arial"/>
          <w:color w:val="000000" w:themeColor="text1"/>
          <w:sz w:val="28"/>
          <w:szCs w:val="28"/>
        </w:rPr>
        <w:t xml:space="preserve">O exequente</w:t>
      </w:r>
      <w:ins w:id="1174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/apelante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alega que</w:t>
      </w:r>
      <w:ins w:id="1175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: </w:t>
        </w:r>
        <w:r>
          <w:rPr>
            <w:rFonts w:ascii="Arial" w:hAnsi="Arial" w:cs="Arial"/>
            <w:b/>
            <w:color w:val="808080"/>
            <w:sz w:val="28"/>
            <w:szCs w:val="28"/>
          </w:rPr>
          <w:t xml:space="preserve">1)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 configuração da prescrição pressupõe demonstração de inércia do credor, não verificada no caso</w:t>
      </w:r>
      <w:del w:id="1176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.</w:delText>
        </w:r>
      </w:del>
      <w:ins w:id="1177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;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178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Ressalta</w:delText>
        </w:r>
      </w:del>
      <w:ins w:id="1179" w:author="Assessor GDSXSR" w:date="2026-10-29T21:14:59Z">
        <w:r>
          <w:rPr>
            <w:rFonts w:ascii="Arial" w:hAnsi="Arial" w:cs="Arial"/>
            <w:b/>
            <w:color w:val="808080"/>
            <w:sz w:val="28"/>
            <w:szCs w:val="28"/>
          </w:rPr>
          <w:t xml:space="preserve">2)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180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que “</w:delText>
        </w:r>
      </w:del>
      <w:r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promoveu sucessivos requerimentos destinados à localização de bens penhoráveis, postulando a realização de pesquisas patrimoniais pelos sistemas disponibilizados ao Poder Judiciário, sempre buscando a satisfação do crédito exequendo</w:t>
      </w:r>
      <w:del w:id="1181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”.</w:delText>
        </w:r>
      </w:del>
      <w:ins w:id="1182" w:author="Assessor GDSXSR" w:date="2026-10-29T21:14:59Z">
        <w:r>
          <w:rPr>
            <w:rFonts w:ascii="Arial" w:hAnsi="Arial" w:cs="Arial"/>
            <w:i/>
            <w:iCs/>
            <w:color w:val="808080"/>
            <w:sz w:val="28"/>
            <w:szCs w:val="28"/>
          </w:rPr>
          <w:t xml:space="preserve">;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183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Pondera</w:delText>
        </w:r>
      </w:del>
      <w:ins w:id="1184" w:author="Assessor GDSXSR" w:date="2026-10-29T21:14:59Z">
        <w:r>
          <w:rPr>
            <w:rFonts w:ascii="Arial" w:hAnsi="Arial" w:cs="Arial"/>
            <w:b/>
            <w:color w:val="808080"/>
            <w:sz w:val="28"/>
            <w:szCs w:val="28"/>
          </w:rPr>
          <w:t xml:space="preserve">3)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185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que “</w:delText>
        </w:r>
      </w:del>
      <w:r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a circunstância de tais diligências terem sido infrutíferas não autoriza concluir pela ocorrência de abandono da execução</w:t>
      </w:r>
      <w:del w:id="1186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”</w:delText>
        </w:r>
      </w:del>
      <w:ins w:id="1187" w:author="Assessor GDSXSR" w:date="2026-10-29T21:14:59Z">
        <w:r>
          <w:rPr>
            <w:rFonts w:ascii="Arial" w:hAnsi="Arial" w:cs="Arial"/>
            <w:i/>
            <w:iCs/>
            <w:color w:val="808080"/>
            <w:sz w:val="28"/>
            <w:szCs w:val="28"/>
          </w:rPr>
          <w:t xml:space="preserve"> (ID 89383876)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13"/>
      <w:r>
        <w:rPr>
          <w:rStyle w:val="CommentReference"/>
        </w:rPr>
        <w:commentReference w:id="13"/>
      </w:r>
    </w:p>
    <w:p>
      <w:pPr>
        <w:spacing w:after="0" w:line="360" w:lineRule="auto"/>
        <w:ind w:firstLine="2268"/>
        <w:jc w:val="both"/>
        <w:rPr>
          <w:ins w:id="1189" w:author="Assessor GDSXSR" w:date="2026-10-29T21:14:59Z"/>
          <w:rFonts w:ascii="Arial" w:hAnsi="Arial" w:cs="Arial"/>
          <w:color w:val="000000" w:themeColor="text1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ins w:id="1190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Requer a cassação da r. sentença e o prosseguimento do feito executivo, ou, subsidiariamente, a sua anulação, para novo pronunciamento sobre as diligências promovidas.</w:t>
        </w:r>
      </w:ins>
    </w:p>
    <w:p w:rsidRPr="007E1C8C" w:rsidR="002437F6" w:rsidP="00621C46" w:rsidRDefault="002437F6" w14:paraId="38D3CE25" w14:textId="77777777">
      <w:pPr>
        <w:spacing w:after="0" w:line="36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Pr="007E1C8C" w:rsidR="00911601" w:rsidP="00DB1301" w:rsidRDefault="00137A7E" w14:paraId="102F1792" w14:textId="316ABE99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  <w:highlight w:val="yellow"/>
          <w:rPrChange w:id="1191" w:author="Assessor GDSXSR" w:date="2026-10-29T21:14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Sem razão</w:t>
      </w:r>
      <w:r w:rsidR="005F0EBE">
        <w:rPr>
          <w:rFonts w:ascii="Arial" w:hAnsi="Arial" w:cs="Arial"/>
          <w:color w:val="000000" w:themeColor="text1"/>
          <w:sz w:val="28"/>
          <w:szCs w:val="28"/>
          <w:highlight w:val="yellow"/>
          <w:rPrChange w:id="1192" w:author="Assessor GDSXSR" w:date="2026-10-29T21:14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r w:rsidRPr="007E1C8C" w:rsidR="00911601">
        <w:rPr>
          <w:rFonts w:ascii="Arial" w:hAnsi="Arial" w:cs="Arial"/>
          <w:color w:val="000000" w:themeColor="text1"/>
          <w:sz w:val="28"/>
          <w:szCs w:val="28"/>
          <w:highlight w:val="yellow"/>
          <w:rPrChange w:id="1193" w:author="Assessor GDSXSR" w:date="2026-10-29T21:14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o apelante</w:t>
      </w:r>
      <w:r w:rsidRPr="007E1C8C" w:rsidR="007F7839">
        <w:rPr>
          <w:rFonts w:ascii="Arial" w:hAnsi="Arial" w:cs="Arial"/>
          <w:color w:val="000000" w:themeColor="text1"/>
          <w:sz w:val="28"/>
          <w:szCs w:val="28"/>
          <w:highlight w:val="yellow"/>
          <w:rPrChange w:id="1194" w:author="Assessor GDSXSR" w:date="2026-10-29T21:14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.</w:t>
      </w:r>
    </w:p>
    <w:p w:rsidRPr="007E1C8C" w:rsidR="00911601" w:rsidP="00DB1301" w:rsidRDefault="00911601" w14:paraId="3926BD70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213" w:author="Assessor GDSXSR" w:date="2026-10-29T21:14:59Z"/>
        </w:rPr>
      </w:pPr>
      <w:commentRangeStart w:id="14"/>
      <w:r>
        <w:rPr>
          <w:rFonts w:ascii="Arial" w:hAnsi="Arial" w:cs="Arial"/>
          <w:color w:val="000000" w:themeColor="text1"/>
          <w:sz w:val="28"/>
          <w:szCs w:val="28"/>
        </w:rPr>
        <w:t xml:space="preserve">Trata-se de execução fundada em cédula de crédito bancário (</w:t>
      </w:r>
      <w:del w:id="1195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ID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s</w:delText>
        </w:r>
      </w:del>
      <w:ins w:id="1196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ID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89383102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e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89383104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)</w:t>
      </w:r>
      <w:del w:id="1197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</w:delText>
        </w:r>
      </w:del>
      <w:ins w:id="1198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.</w:t>
        </w:r>
      </w:ins>
    </w:p>
    <w:p>
      <w:pPr>
        <w:spacing w:after="0" w:line="360" w:lineRule="auto"/>
        <w:ind w:firstLine="2268"/>
        <w:jc w:val="both"/>
        <w:rPr>
          <w:ins w:id="1214" w:author="Assessor GDSXSR" w:date="2026-10-29T21:14:59Z"/>
        </w:rPr>
      </w:pPr>
    </w:p>
    <w:p w:rsidRPr="007417DB" w:rsidR="007417DB" w:rsidP="007417DB" w:rsidRDefault="007417DB" w14:paraId="63AA8627" w14:textId="6714019D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ins w:id="1199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Essa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00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</w:delText>
        </w:r>
      </w:del>
      <w:ins w:id="1201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pretensão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02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qual</w:delText>
        </w:r>
      </w:del>
      <w:ins w:id="1203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prescreve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04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está sujeita ao prazo prescricional de</w:delText>
        </w:r>
      </w:del>
      <w:ins w:id="1205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em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três anos, conforme </w:t>
      </w:r>
      <w:del w:id="1206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interpretação</w:delText>
        </w:r>
      </w:del>
      <w:ins w:id="1207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os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08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sistemática dos artigos</w:delText>
        </w:r>
      </w:del>
      <w:ins w:id="1209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arts.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44 da Lei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nº 10.931/2004, 70 da Lei Uniforme de Genebra e 206, §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3º, VIII</w:t>
      </w:r>
      <w:ins w:id="1210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do </w:t>
      </w:r>
      <w:del w:id="1211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Código Civil</w:delText>
        </w:r>
      </w:del>
      <w:ins w:id="1212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CC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:</w:t>
      </w:r>
      <w:commentRangeEnd w:id="14"/>
      <w:r>
        <w:rPr>
          <w:rStyle w:val="CommentReference"/>
        </w:rPr>
        <w:commentReference w:id="14"/>
      </w:r>
    </w:p>
    <w:p w:rsidR="007417DB" w:rsidP="007417DB" w:rsidRDefault="007417DB" w14:paraId="526CF125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Pr="007417DB" w:rsidR="007417DB" w:rsidP="007417DB" w:rsidRDefault="007417DB" w14:paraId="35F73B0E" w14:textId="174899EC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 xml:space="preserve">“</w:t>
      </w:r>
      <w:del w:id="1215" w:author="Assessor GDSXSR" w:date="2026-10-29T21:14:59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Lei nº 10.931/2004, art</w:delText>
        </w:r>
      </w:del>
      <w:ins w:id="1216" w:author="Assessor GDSXSR" w:date="2026-10-29T21:14:59Z">
        <w:r>
          <w:rPr>
            <w:rFonts w:ascii="Arial" w:hAnsi="Arial" w:cs="Arial"/>
            <w:i/>
            <w:color w:val="808080"/>
            <w:sz w:val="26"/>
            <w:szCs w:val="26"/>
          </w:rPr>
          <w:t xml:space="preserve">Art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  <w:rPrChange w:id="1217" w:author="Assessor GDSXSR" w:date="2026-10-29T21:14:59Z">
            <w:rPr>
              <w:rFonts w:ascii="Arial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. 44.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Aplica-se às Cédulas de Crédito Bancário, no que não contrariar o disposto nesta Lei, a legislação cambial, dispensado o protesto para garantir o direito de cobrança contra endossantes, seus avalistas e terceiros garantidores.</w:t>
      </w:r>
      <w:r>
        <w:rPr>
          <w:rFonts w:ascii="Arial" w:hAnsi="Arial" w:cs="Arial"/>
          <w:color w:val="000000" w:themeColor="text1"/>
          <w:sz w:val="26"/>
          <w:szCs w:val="26"/>
        </w:rPr>
        <w:t xml:space="preserve">”</w:t>
      </w:r>
    </w:p>
    <w:p w:rsidRPr="007417DB" w:rsidR="007417DB" w:rsidP="007417DB" w:rsidRDefault="007417DB" w14:paraId="27FA60CA" w14:textId="77777777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Pr="007417DB" w:rsidR="007417DB" w:rsidP="007417DB" w:rsidRDefault="007417DB" w14:paraId="123692C6" w14:textId="38C42DF0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 xml:space="preserve">“</w:t>
      </w:r>
      <w:del w:id="1218" w:author="Assessor GDSXSR" w:date="2026-10-29T21:14:59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LUG, art</w:delText>
        </w:r>
      </w:del>
      <w:ins w:id="1219" w:author="Assessor GDSXSR" w:date="2026-10-29T21:14:59Z">
        <w:r>
          <w:rPr>
            <w:rFonts w:ascii="Arial" w:hAnsi="Arial" w:cs="Arial"/>
            <w:i/>
            <w:color w:val="808080"/>
            <w:sz w:val="26"/>
            <w:szCs w:val="26"/>
          </w:rPr>
          <w:t xml:space="preserve">Art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  <w:rPrChange w:id="1224" w:author="Assessor GDSXSR" w:date="2026-10-29T21:14:59Z">
            <w:rPr>
              <w:rFonts w:ascii="Arial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. 70</w:t>
      </w:r>
      <w:del w:id="1220" w:author="Assessor GDSXSR" w:date="2026-10-29T21:14:59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 -</w:delText>
        </w:r>
      </w:del>
      <w:ins w:id="1221" w:author="Assessor GDSXSR" w:date="2026-10-29T21:14:59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.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Todas as ações contra </w:t>
      </w:r>
      <w:del w:id="1222" w:author="Assessor GDSXSR" w:date="2026-10-29T21:14:59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ao</w:delText>
        </w:r>
      </w:del>
      <w:ins w:id="1223" w:author="Assessor GDSXSR" w:date="2026-10-29T21:14:59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o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aceitante relativas a letras prescrevem em três anos a contar do seu vencimento.</w:t>
      </w:r>
      <w:r>
        <w:rPr>
          <w:rFonts w:ascii="Arial" w:hAnsi="Arial" w:cs="Arial"/>
          <w:color w:val="000000" w:themeColor="text1"/>
          <w:sz w:val="26"/>
          <w:szCs w:val="26"/>
        </w:rPr>
        <w:t xml:space="preserve">”</w:t>
      </w:r>
    </w:p>
    <w:p w:rsidRPr="007417DB" w:rsidR="007417DB" w:rsidP="007417DB" w:rsidRDefault="007417DB" w14:paraId="331BF6B8" w14:textId="77777777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Pr="007417DB" w:rsidR="007417DB" w:rsidP="007417DB" w:rsidRDefault="007417DB" w14:paraId="52A968F4" w14:textId="77777777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 xml:space="preserve">“</w:t>
      </w:r>
      <w:del w:id="1225" w:author="Assessor GDSXSR" w:date="2026-10-29T21:14:59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CC, art</w:delText>
        </w:r>
      </w:del>
      <w:ins w:id="1226" w:author="Assessor GDSXSR" w:date="2026-10-29T21:14:59Z">
        <w:r>
          <w:rPr>
            <w:rFonts w:ascii="Arial" w:hAnsi="Arial" w:cs="Arial"/>
            <w:i/>
            <w:color w:val="808080"/>
            <w:sz w:val="26"/>
            <w:szCs w:val="26"/>
          </w:rPr>
          <w:t xml:space="preserve">Art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  <w:rPrChange w:id="1229" w:author="Assessor GDSXSR" w:date="2026-10-29T21:14:59Z">
            <w:rPr>
              <w:rFonts w:ascii="Arial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. 206</w:t>
      </w:r>
      <w:del w:id="1227" w:author="Assessor GDSXSR" w:date="2026-10-29T21:14:59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 -</w:delText>
        </w:r>
      </w:del>
      <w:ins w:id="1228" w:author="Assessor GDSXSR" w:date="2026-10-29T21:14:59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.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Prescreve:</w:t>
      </w:r>
    </w:p>
    <w:p w:rsidRPr="007417DB" w:rsidR="007417DB" w:rsidP="007417DB" w:rsidRDefault="007417DB" w14:paraId="482C4D3B" w14:textId="77777777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7417DB">
        <w:rPr>
          <w:rFonts w:ascii="Arial" w:hAnsi="Arial" w:cs="Arial"/>
          <w:i/>
          <w:iCs/>
          <w:color w:val="000000" w:themeColor="text1"/>
          <w:sz w:val="26"/>
          <w:szCs w:val="26"/>
        </w:rPr>
        <w:t>(...)</w:t>
      </w:r>
    </w:p>
    <w:p w:rsidRPr="007417DB" w:rsidR="007417DB" w:rsidP="007417DB" w:rsidRDefault="007417DB" w14:paraId="669B9C2F" w14:textId="77000D34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7417DB">
        <w:rPr>
          <w:rFonts w:ascii="Arial" w:hAnsi="Arial" w:cs="Arial"/>
          <w:i/>
          <w:iCs/>
          <w:color w:val="000000" w:themeColor="text1"/>
          <w:sz w:val="26"/>
          <w:szCs w:val="26"/>
        </w:rPr>
        <w:t>§ 3º Em três anos:</w:t>
      </w:r>
    </w:p>
    <w:p w:rsidRPr="007417DB" w:rsidR="007417DB" w:rsidP="007417DB" w:rsidRDefault="007417DB" w14:paraId="7AC3A969" w14:textId="77777777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7417DB">
        <w:rPr>
          <w:rFonts w:ascii="Arial" w:hAnsi="Arial" w:cs="Arial"/>
          <w:i/>
          <w:iCs/>
          <w:color w:val="000000" w:themeColor="text1"/>
          <w:sz w:val="26"/>
          <w:szCs w:val="26"/>
        </w:rPr>
        <w:t>(...)</w:t>
      </w:r>
    </w:p>
    <w:p w:rsidRPr="007417DB" w:rsidR="007417DB" w:rsidP="007417DB" w:rsidRDefault="007417DB" w14:paraId="27E558ED" w14:textId="33F0380E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7417DB">
        <w:rPr>
          <w:rFonts w:ascii="Arial" w:hAnsi="Arial" w:cs="Arial"/>
          <w:i/>
          <w:iCs/>
          <w:color w:val="000000" w:themeColor="text1"/>
          <w:sz w:val="26"/>
          <w:szCs w:val="26"/>
        </w:rPr>
        <w:t>VIII - a pretensão para haver o pagamento de título de crédito, a contar do vencimento, ressalvadas as disposições de lei especial;</w:t>
      </w:r>
      <w:r w:rsidRPr="007417DB">
        <w:rPr>
          <w:rFonts w:ascii="Arial" w:hAnsi="Arial" w:cs="Arial"/>
          <w:color w:val="000000" w:themeColor="text1"/>
          <w:sz w:val="26"/>
          <w:szCs w:val="26"/>
        </w:rPr>
        <w:t>”</w:t>
      </w:r>
    </w:p>
    <w:p w:rsidRPr="007417DB" w:rsidR="007417DB" w:rsidP="007417DB" w:rsidRDefault="007417DB" w14:paraId="0EE8EA02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7417DB" w:rsidP="007417DB" w:rsidRDefault="007417DB" w14:paraId="24913259" w14:textId="2073AF8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5"/>
      <w:del w:id="1230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No mesmo</w:delText>
        </w:r>
      </w:del>
      <w:ins w:id="1231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Nesse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sentido</w:t>
      </w:r>
      <w:del w:id="1232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é a jurisprudência deste Tribunal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:</w:t>
      </w:r>
      <w:commentRangeEnd w:id="15"/>
      <w:r>
        <w:rPr>
          <w:rStyle w:val="CommentReference"/>
        </w:rPr>
        <w:commentReference w:id="15"/>
      </w:r>
    </w:p>
    <w:p w:rsidRPr="007417DB" w:rsidR="007417DB" w:rsidP="007417DB" w:rsidRDefault="007417DB" w14:paraId="2BF11EE6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Pr="00273F21" w:rsidR="007417DB" w:rsidP="007417DB" w:rsidRDefault="007417DB" w14:paraId="5E252B1A" w14:textId="0DC2FC60">
      <w:pPr>
        <w:spacing w:after="0" w:line="360" w:lineRule="auto"/>
        <w:ind w:left="2268"/>
        <w:jc w:val="both"/>
        <w:rPr>
          <w:del w:id="1240" w:author="Assessor GDSXSR" w:date="2026-10-29T21:14:59Z"/>
          <w:rFonts w:ascii="Arial" w:hAnsi="Arial" w:cs="Arial"/>
          <w:i/>
          <w:iCs/>
          <w:color w:val="000000" w:themeColor="text1"/>
          <w:sz w:val="26"/>
          <w:szCs w:val="26"/>
        </w:rPr>
      </w:pPr>
      <w:del w:id="1233" w:author="Assessor GDSXSR" w:date="2026-10-29T21:14:59Z">
        <w:r w:rsidRPr="007417DB">
          <w:rPr>
            <w:rFonts w:ascii="Arial" w:hAnsi="Arial" w:cs="Arial"/>
            <w:color w:val="000000" w:themeColor="text1"/>
            <w:sz w:val="26"/>
            <w:szCs w:val="26"/>
          </w:rPr>
          <w:delText xml:space="preserve">“(...) </w:delText>
        </w:r>
      </w:del>
      <w:del w:id="1234" w:author="Assessor GDSXSR" w:date="2026-10-29T21:14:59Z">
        <w:r w:rsidRPr="007417DB"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>Prescreve em 3 (três) anos, contados do vencimento da última parcela, a pretensão na ação de execução fundada em cédula de crédito bancário (art. 44 da Lei 10.931/2004 c/c art. 70 da LUG).</w:delText>
        </w:r>
      </w:del>
      <w:del w:id="1235" w:author="Assessor GDSXSR" w:date="2026-10-29T21:14:59Z">
        <w:r>
          <w:rPr>
            <w:rFonts w:ascii="Arial" w:hAnsi="Arial" w:cs="Arial"/>
            <w:color w:val="000000" w:themeColor="text1"/>
            <w:sz w:val="26"/>
            <w:szCs w:val="26"/>
          </w:rPr>
          <w:delText xml:space="preserve"> </w:delText>
        </w:r>
      </w:del>
      <w:del w:id="1236" w:author="Assessor GDSXSR" w:date="2026-10-29T21:14:59Z">
        <w:r w:rsidRPr="007417DB">
          <w:rPr>
            <w:rFonts w:ascii="Arial" w:hAnsi="Arial" w:cs="Arial"/>
            <w:color w:val="000000" w:themeColor="text1"/>
            <w:sz w:val="26"/>
            <w:szCs w:val="26"/>
          </w:rPr>
          <w:delText>(...)</w:delText>
        </w:r>
      </w:del>
      <w:del w:id="1237" w:author="Assessor GDSXSR" w:date="2026-10-29T21:14:59Z">
        <w:r w:rsidR="00863E44">
          <w:rPr>
            <w:rFonts w:ascii="Arial" w:hAnsi="Arial" w:cs="Arial"/>
            <w:color w:val="000000" w:themeColor="text1"/>
            <w:sz w:val="26"/>
            <w:szCs w:val="26"/>
          </w:rPr>
          <w:delText>.</w:delText>
        </w:r>
      </w:del>
      <w:del w:id="1238" w:author="Assessor GDSXSR" w:date="2026-10-29T21:14:59Z">
        <w:r w:rsidRPr="007417DB">
          <w:rPr>
            <w:rFonts w:ascii="Arial" w:hAnsi="Arial" w:cs="Arial"/>
            <w:color w:val="000000" w:themeColor="text1"/>
            <w:sz w:val="26"/>
            <w:szCs w:val="26"/>
          </w:rPr>
          <w:delText xml:space="preserve">” </w:delText>
        </w:r>
      </w:del>
      <w:del w:id="1239" w:author="Assessor GDSXSR" w:date="2026-10-29T21:14:59Z">
        <w:r w:rsidRPr="00273F21"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>(Acórdão 2121895, 0720135-56.2019.8.07.0001, Relator(a): FÁBIO EDUARDO MARQUES, 5ª TURMA CÍVEL, data de julgamento: 14/5/2026, publicado no DJe: 21/5/2026)</w:delText>
        </w:r>
      </w:del>
    </w:p>
    <w:p w:rsidRPr="007417DB" w:rsidR="007417DB" w:rsidP="007417DB" w:rsidRDefault="007417DB" w14:paraId="0BBD22CE" w14:textId="77777777">
      <w:pPr>
        <w:spacing w:after="0" w:line="360" w:lineRule="auto"/>
        <w:ind w:left="2268"/>
        <w:jc w:val="both"/>
        <w:rPr>
          <w:del w:id="1241" w:author="Assessor GDSXSR" w:date="2026-10-29T21:14:59Z"/>
          <w:rFonts w:ascii="Arial" w:hAnsi="Arial" w:cs="Arial"/>
          <w:color w:val="000000" w:themeColor="text1"/>
          <w:sz w:val="26"/>
          <w:szCs w:val="26"/>
        </w:rPr>
      </w:pPr>
    </w:p>
    <w:p w:rsidRPr="00173BC6" w:rsidR="007417DB" w:rsidP="007417DB" w:rsidRDefault="007417DB" w14:paraId="5AD27434" w14:textId="20AA243A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>
        <w:rPr>
          <w:rFonts w:ascii="Arial" w:hAnsi="Arial" w:cs="Arial"/>
          <w:i/>
          <w:color w:val="000000" w:themeColor="text1"/>
          <w:sz w:val="26"/>
          <w:szCs w:val="26"/>
          <w:rPrChange w:id="1252" w:author="Assessor GDSXSR" w:date="2026-10-29T21:14:59Z">
            <w:rPr>
              <w:rFonts w:ascii="Arial" w:hAnsi="Arial" w:cs="Arial"/>
              <w:color w:val="000000" w:themeColor="text1"/>
              <w:sz w:val="26"/>
              <w:szCs w:val="26"/>
            </w:rPr>
          </w:rPrChange>
        </w:rPr>
        <w:t xml:space="preserve">“(...)</w:t>
      </w:r>
      <w:r>
        <w:rPr>
          <w:rFonts w:ascii="Arial" w:hAnsi="Arial" w:cs="Arial"/>
          <w:i/>
          <w:color w:val="000000" w:themeColor="text1"/>
          <w:sz w:val="26"/>
          <w:szCs w:val="26"/>
          <w:rPrChange w:id="1253" w:author="Assessor GDSXSR" w:date="2026-10-29T21:14:59Z">
            <w:rPr>
              <w:rFonts w:ascii="Arial" w:hAnsi="Arial" w:cs="Arial"/>
              <w:color w:val="000000" w:themeColor="text1"/>
              <w:sz w:val="26"/>
              <w:szCs w:val="26"/>
            </w:rPr>
          </w:rPrChange>
        </w:rPr>
        <w:t xml:space="preserve"> </w:t>
      </w:r>
      <w:r>
        <w:rPr>
          <w:rFonts w:ascii="Arial" w:hAnsi="Arial" w:cs="Arial"/>
          <w:i/>
          <w:iCs/>
          <w:color w:val="000000" w:themeColor="text1"/>
          <w:sz w:val="26"/>
          <w:szCs w:val="26"/>
          <w:rPrChange w:id="1254" w:author="Assessor GDSXSR" w:date="2026-10-29T21:14:59Z">
            <w:rPr>
              <w:rFonts w:ascii="Arial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A prescrição intercorrente aplica-se à execução de cédula de crédito bancário, </w:t>
      </w:r>
      <w:r>
        <w:rPr>
          <w:rFonts w:ascii="Arial" w:hAnsi="Arial" w:cs="Arial"/>
          <w:i/>
          <w:iCs/>
          <w:color w:val="000000" w:themeColor="text1"/>
          <w:sz w:val="26"/>
          <w:szCs w:val="26"/>
          <w:u w:val="single"/>
          <w:rPrChange w:id="1255" w:author="Assessor GDSXSR" w:date="2026-10-29T21:14:59Z">
            <w:rPr>
              <w:rFonts w:ascii="Arial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com prazo de três (3) anos</w:t>
      </w:r>
      <w:r>
        <w:rPr>
          <w:rFonts w:ascii="Arial" w:hAnsi="Arial" w:cs="Arial"/>
          <w:i/>
          <w:iCs/>
          <w:color w:val="000000" w:themeColor="text1"/>
          <w:sz w:val="26"/>
          <w:szCs w:val="26"/>
          <w:rPrChange w:id="1256" w:author="Assessor GDSXSR" w:date="2026-10-29T21:14:59Z">
            <w:rPr>
              <w:rFonts w:ascii="Arial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, conforme os arts. 44 e 45-A, da Lei nº 10.931/2004, c/c o art. 206, § 3º, VIII, do Código Civil.</w:t>
      </w:r>
      <w:r>
        <w:rPr>
          <w:rFonts w:ascii="Arial" w:hAnsi="Arial" w:cs="Arial"/>
          <w:i/>
          <w:color w:val="000000" w:themeColor="text1"/>
          <w:sz w:val="26"/>
          <w:szCs w:val="26"/>
          <w:rPrChange w:id="1257" w:author="Assessor GDSXSR" w:date="2026-10-29T21:14:59Z">
            <w:rPr>
              <w:rFonts w:ascii="Arial" w:hAnsi="Arial" w:cs="Arial"/>
              <w:color w:val="000000" w:themeColor="text1"/>
              <w:sz w:val="26"/>
              <w:szCs w:val="26"/>
            </w:rPr>
          </w:rPrChange>
        </w:rPr>
        <w:t xml:space="preserve"> </w:t>
      </w:r>
      <w:r>
        <w:rPr>
          <w:rFonts w:ascii="Arial" w:hAnsi="Arial" w:cs="Arial"/>
          <w:i/>
          <w:iCs/>
          <w:color w:val="000000" w:themeColor="text1"/>
          <w:sz w:val="26"/>
          <w:szCs w:val="26"/>
          <w:rPrChange w:id="1258" w:author="Assessor GDSXSR" w:date="2026-10-29T21:14:59Z">
            <w:rPr>
              <w:rFonts w:ascii="Arial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(...)</w:t>
      </w:r>
      <w:r>
        <w:rPr>
          <w:rFonts w:ascii="Arial" w:hAnsi="Arial" w:cs="Arial"/>
          <w:i/>
          <w:iCs/>
          <w:color w:val="000000" w:themeColor="text1"/>
          <w:sz w:val="26"/>
          <w:szCs w:val="26"/>
          <w:rPrChange w:id="1259" w:author="Assessor GDSXSR" w:date="2026-10-29T21:14:59Z">
            <w:rPr>
              <w:rFonts w:ascii="Arial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.</w:t>
      </w:r>
      <w:r>
        <w:rPr>
          <w:rFonts w:ascii="Arial" w:hAnsi="Arial" w:cs="Arial"/>
          <w:i/>
          <w:iCs/>
          <w:color w:val="000000" w:themeColor="text1"/>
          <w:sz w:val="26"/>
          <w:szCs w:val="26"/>
          <w:rPrChange w:id="1260" w:author="Assessor GDSXSR" w:date="2026-10-29T21:14:59Z">
            <w:rPr>
              <w:rFonts w:ascii="Arial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” (Acórdão 2073134, 0703646-12.2017.8.07.0001, Relator(a): JANSEN FIALHO DE ALMEIDA, 4ª TURMA CÍVEL, data de julgamento: 27/11/2025, publicado no DJe: 11/12/2025)</w:t>
      </w:r>
      <w:ins w:id="1261" w:author="Assessor GDSXSR" w:date="2026-10-29T21:14:59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– Grifei</w:t>
        </w:r>
      </w:ins>
    </w:p>
    <w:p w:rsidRPr="007417DB" w:rsidR="007417DB" w:rsidP="00385F90" w:rsidRDefault="007417DB" w14:paraId="6DED7205" w14:textId="77777777">
      <w:pPr>
        <w:spacing w:after="0" w:line="360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="007417DB" w:rsidP="007417DB" w:rsidRDefault="007417DB" w14:paraId="655CCB52" w14:textId="67EE260D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6"/>
      <w:del w:id="1262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No particular, a</w:delText>
        </w:r>
      </w:del>
      <w:ins w:id="1263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execução foi proposta em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16/</w:t>
      </w:r>
      <w:del w:id="1264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7</w:delText>
        </w:r>
      </w:del>
      <w:ins w:id="1265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07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/</w:t>
      </w:r>
      <w:del w:id="1266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13</w:delText>
        </w:r>
      </w:del>
      <w:ins w:id="1267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2013 e suspensa, por ausência de bens penhoráveis, em 04/11/2021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(</w:t>
      </w:r>
      <w:ins w:id="1268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CPC 921 III e § 1º; 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ID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89383102</w:t>
      </w:r>
      <w:ins w:id="1269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 e 89383849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).</w:t>
      </w:r>
      <w:commentRangeEnd w:id="16"/>
      <w:r>
        <w:rPr>
          <w:rStyle w:val="CommentReference"/>
        </w:rPr>
        <w:commentReference w:id="16"/>
      </w:r>
    </w:p>
    <w:p w:rsidRPr="007417DB" w:rsidR="007417DB" w:rsidP="007417DB" w:rsidRDefault="007417DB" w14:paraId="691EE91C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7417DB" w:rsidP="007417DB" w:rsidRDefault="007417DB" w14:paraId="3DDC4D83" w14:textId="1F60E530">
      <w:pPr>
        <w:spacing w:after="0" w:line="360" w:lineRule="auto"/>
        <w:ind w:firstLine="2268"/>
        <w:jc w:val="both"/>
        <w:rPr>
          <w:del w:id="1275" w:author="Assessor GDSXSR" w:date="2026-10-29T21:14:59Z"/>
          <w:rFonts w:ascii="Arial" w:hAnsi="Arial" w:cs="Arial"/>
          <w:color w:val="000000" w:themeColor="text1"/>
          <w:sz w:val="28"/>
          <w:szCs w:val="28"/>
        </w:rPr>
      </w:pPr>
      <w:del w:id="1270" w:author="Assessor GDSXSR" w:date="2026-10-29T21:14:59Z">
        <w:r w:rsidRPr="007417DB">
          <w:rPr>
            <w:rFonts w:ascii="Arial" w:hAnsi="Arial" w:cs="Arial"/>
            <w:color w:val="000000" w:themeColor="text1"/>
            <w:sz w:val="28"/>
            <w:szCs w:val="28"/>
          </w:rPr>
          <w:delText xml:space="preserve">O feito executivo foi suspenso por ausência de bens penhoráveis em </w:delText>
        </w:r>
      </w:del>
      <w:del w:id="1271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>4/11</w:delText>
        </w:r>
      </w:del>
      <w:del w:id="1272" w:author="Assessor GDSXSR" w:date="2026-10-29T21:14:59Z">
        <w:r w:rsidRPr="007417DB">
          <w:rPr>
            <w:rFonts w:ascii="Arial" w:hAnsi="Arial" w:cs="Arial"/>
            <w:color w:val="000000" w:themeColor="text1"/>
            <w:sz w:val="28"/>
            <w:szCs w:val="28"/>
          </w:rPr>
          <w:delText>/2021 (ID</w:delText>
        </w:r>
      </w:del>
      <w:del w:id="1273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89383849</w:delText>
        </w:r>
      </w:del>
      <w:del w:id="1274" w:author="Assessor GDSXSR" w:date="2026-10-29T21:14:59Z">
        <w:r w:rsidRPr="007417DB">
          <w:rPr>
            <w:rFonts w:ascii="Arial" w:hAnsi="Arial" w:cs="Arial"/>
            <w:color w:val="000000" w:themeColor="text1"/>
            <w:sz w:val="28"/>
            <w:szCs w:val="28"/>
          </w:rPr>
          <w:delText>).</w:delText>
        </w:r>
      </w:del>
    </w:p>
    <w:p w:rsidRPr="007417DB" w:rsidR="007417DB" w:rsidP="007417DB" w:rsidRDefault="007417DB" w14:paraId="6DE7B259" w14:textId="77777777">
      <w:pPr>
        <w:spacing w:after="0" w:line="360" w:lineRule="auto"/>
        <w:ind w:firstLine="2268"/>
        <w:jc w:val="both"/>
        <w:rPr>
          <w:del w:id="1276" w:author="Assessor GDSXSR" w:date="2026-10-29T21:14:59Z"/>
          <w:rFonts w:ascii="Arial" w:hAnsi="Arial" w:cs="Arial"/>
          <w:color w:val="000000" w:themeColor="text1"/>
          <w:sz w:val="28"/>
          <w:szCs w:val="28"/>
        </w:rPr>
      </w:pPr>
    </w:p>
    <w:p w:rsidRPr="007417DB" w:rsidR="007417DB" w:rsidP="007417DB" w:rsidRDefault="007417DB" w14:paraId="4796625F" w14:textId="5EDB3CB5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O prazo prescricional voltou a correr automaticamente em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17/11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/2022 </w:t>
      </w:r>
      <w:ins w:id="1277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e, depois dessa data, não foram localizados bens do executado capazes de satisfazer o crédito exequendo 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(ID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89383854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).</w:t>
      </w:r>
    </w:p>
    <w:p w:rsidR="007417DB" w:rsidP="007417DB" w:rsidRDefault="007417DB" w14:paraId="01A5830A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7417DB" w:rsidP="007417DB" w:rsidRDefault="007417DB" w14:paraId="30F6E238" w14:textId="46287251">
      <w:pPr>
        <w:spacing w:after="0" w:line="360" w:lineRule="auto"/>
        <w:ind w:firstLine="2268"/>
        <w:jc w:val="both"/>
        <w:rPr>
          <w:del w:id="1281" w:author="Assessor GDSXSR" w:date="2026-10-29T21:14:59Z"/>
          <w:rFonts w:ascii="Arial" w:hAnsi="Arial" w:cs="Arial"/>
          <w:color w:val="000000" w:themeColor="text1"/>
          <w:sz w:val="28"/>
          <w:szCs w:val="28"/>
        </w:rPr>
      </w:pPr>
      <w:del w:id="1278" w:author="Assessor GDSXSR" w:date="2026-10-29T21:14:59Z">
        <w:r w:rsidRPr="007417DB">
          <w:rPr>
            <w:rFonts w:ascii="Arial" w:hAnsi="Arial" w:cs="Arial"/>
            <w:color w:val="000000" w:themeColor="text1"/>
            <w:sz w:val="28"/>
            <w:szCs w:val="28"/>
          </w:rPr>
          <w:delText>Após essa data não foram localizados bens dos devedores capazes de satisfazer</w:delText>
        </w:r>
      </w:del>
      <w:del w:id="1279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280" w:author="Assessor GDSXSR" w:date="2026-10-29T21:14:59Z">
        <w:r w:rsidRPr="007417DB">
          <w:rPr>
            <w:rFonts w:ascii="Arial" w:hAnsi="Arial" w:cs="Arial"/>
            <w:color w:val="000000" w:themeColor="text1"/>
            <w:sz w:val="28"/>
            <w:szCs w:val="28"/>
          </w:rPr>
          <w:delText>minimamente o crédito exequendo.</w:delText>
        </w:r>
      </w:del>
    </w:p>
    <w:p w:rsidRPr="007417DB" w:rsidR="007417DB" w:rsidP="007417DB" w:rsidRDefault="007417DB" w14:paraId="290628FB" w14:textId="77777777">
      <w:pPr>
        <w:spacing w:after="0" w:line="360" w:lineRule="auto"/>
        <w:ind w:firstLine="2268"/>
        <w:jc w:val="both"/>
        <w:rPr>
          <w:del w:id="1282" w:author="Assessor GDSXSR" w:date="2026-10-29T21:14:59Z"/>
          <w:rFonts w:ascii="Arial" w:hAnsi="Arial" w:cs="Arial"/>
          <w:color w:val="000000" w:themeColor="text1"/>
          <w:sz w:val="28"/>
          <w:szCs w:val="28"/>
        </w:rPr>
      </w:pPr>
    </w:p>
    <w:p w:rsidR="007417DB" w:rsidP="007417DB" w:rsidRDefault="007417DB" w14:paraId="0A515005" w14:textId="2F77F985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del w:id="1283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Com efeito</w:delText>
        </w:r>
      </w:del>
      <w:ins w:id="1284" w:author="Assessor GDSXSR" w:date="2026-10-29T21:14:59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Assim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287" w:author="Assessor GDSXSR" w:date="2026-10-29T21:14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, a prescrição intercorrente se consumou </w:t>
      </w:r>
      <w:del w:id="1285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na data de</w:delText>
        </w:r>
      </w:del>
      <w:ins w:id="1286" w:author="Assessor GDSXSR" w:date="2026-10-29T21:14:59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em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288" w:author="Assessor GDSXSR" w:date="2026-10-29T21:14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289" w:author="Assessor GDSXSR" w:date="2026-10-29T21:14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17/11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290" w:author="Assessor GDSXSR" w:date="2026-10-29T21:14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/2025.</w:t>
      </w:r>
    </w:p>
    <w:p w:rsidRPr="007417DB" w:rsidR="007417DB" w:rsidP="007417DB" w:rsidRDefault="007417DB" w14:paraId="6E016F42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5107D2" w:rsidP="007417DB" w:rsidRDefault="007417DB" w14:paraId="1980F276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417DB">
        <w:rPr>
          <w:rFonts w:ascii="Arial" w:hAnsi="Arial" w:cs="Arial"/>
          <w:color w:val="000000" w:themeColor="text1"/>
          <w:sz w:val="28"/>
          <w:szCs w:val="28"/>
          <w:highlight w:val="yellow"/>
          <w:rPrChange w:id="1291" w:author="Assessor GDSXSR" w:date="2026-10-29T21:14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Dito isso, diligências formais e infrutíferas, incapazes de obter constrição patrimonial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292" w:author="Assessor GDSXSR" w:date="2026-10-29T21:14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r w:rsidRPr="007417DB">
        <w:rPr>
          <w:rFonts w:ascii="Arial" w:hAnsi="Arial" w:cs="Arial"/>
          <w:color w:val="000000" w:themeColor="text1"/>
          <w:sz w:val="28"/>
          <w:szCs w:val="28"/>
          <w:highlight w:val="yellow"/>
          <w:rPrChange w:id="1293" w:author="Assessor GDSXSR" w:date="2026-10-29T21:14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minimamente efetiva, não são aptas a interromper a prescrição intercorrente</w:t>
      </w:r>
      <w:r w:rsidR="005107D2">
        <w:rPr>
          <w:rFonts w:ascii="Arial" w:hAnsi="Arial" w:cs="Arial"/>
          <w:color w:val="000000" w:themeColor="text1"/>
          <w:sz w:val="28"/>
          <w:szCs w:val="28"/>
          <w:highlight w:val="yellow"/>
          <w:rPrChange w:id="1294" w:author="Assessor GDSXSR" w:date="2026-10-29T21:14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.</w:t>
      </w:r>
    </w:p>
    <w:p w:rsidR="005107D2" w:rsidP="007417DB" w:rsidRDefault="005107D2" w14:paraId="4226D4A5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7417DB" w:rsidP="007417DB" w:rsidRDefault="005107D2" w14:paraId="75A92983" w14:textId="7F54878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del w:id="1295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</w:delText>
        </w:r>
      </w:del>
      <w:ins w:id="1296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Nesse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97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pr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opósito, veja-se</w:delText>
        </w:r>
      </w:del>
      <w:ins w:id="1298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sentido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:</w:t>
      </w:r>
    </w:p>
    <w:p w:rsidRPr="00715D4D" w:rsidR="007417DB" w:rsidP="005107D2" w:rsidRDefault="007417DB" w14:paraId="363A69AD" w14:textId="77777777">
      <w:pPr>
        <w:spacing w:after="0" w:line="360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Pr="00881203" w:rsidR="007417DB" w:rsidP="007417DB" w:rsidRDefault="007417DB" w14:paraId="6912AB92" w14:textId="268960D5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commentRangeStart w:id="17"/>
      <w:r>
        <w:rPr>
          <w:rFonts w:ascii="Arial" w:hAnsi="Arial" w:cs="Arial"/>
          <w:i/>
          <w:color w:val="000000" w:themeColor="text1"/>
          <w:sz w:val="26"/>
          <w:szCs w:val="26"/>
          <w:rPrChange w:id="1306" w:author="Assessor GDSXSR" w:date="2026-10-29T21:14:59Z">
            <w:rPr>
              <w:rFonts w:ascii="Arial" w:hAnsi="Arial" w:cs="Arial"/>
              <w:color w:val="000000" w:themeColor="text1"/>
              <w:sz w:val="26"/>
              <w:szCs w:val="26"/>
            </w:rPr>
          </w:rPrChange>
        </w:rPr>
        <w:t xml:space="preserve">“</w:t>
      </w:r>
      <w:r>
        <w:rPr>
          <w:rFonts w:ascii="Arial" w:hAnsi="Arial" w:cs="Arial"/>
          <w:i/>
          <w:iCs/>
          <w:color w:val="000000" w:themeColor="text1"/>
          <w:sz w:val="26"/>
          <w:szCs w:val="26"/>
          <w:rPrChange w:id="1307" w:author="Assessor GDSXSR" w:date="2026-10-29T21:14:59Z">
            <w:rPr>
              <w:rFonts w:ascii="Arial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(...) A prescrição intercorrente </w:t>
      </w:r>
      <w:r>
        <w:rPr>
          <w:rFonts w:ascii="Arial" w:hAnsi="Arial" w:cs="Arial"/>
          <w:i/>
          <w:iCs/>
          <w:color w:val="000000" w:themeColor="text1"/>
          <w:sz w:val="26"/>
          <w:szCs w:val="26"/>
          <w:u w:val="single"/>
          <w:rPrChange w:id="1308" w:author="Assessor GDSXSR" w:date="2026-10-29T21:14:59Z">
            <w:rPr>
              <w:rFonts w:ascii="Arial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somente é afastada por ato executivo útil e eficaz</w:t>
      </w:r>
      <w:r>
        <w:rPr>
          <w:rFonts w:ascii="Arial" w:hAnsi="Arial" w:cs="Arial"/>
          <w:i/>
          <w:iCs/>
          <w:color w:val="000000" w:themeColor="text1"/>
          <w:sz w:val="26"/>
          <w:szCs w:val="26"/>
          <w:rPrChange w:id="1309" w:author="Assessor GDSXSR" w:date="2026-10-29T21:14:59Z">
            <w:rPr>
              <w:rFonts w:ascii="Arial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, não sendo suficiente o mero peticionamento ou diligências infrutíferas.</w:t>
      </w:r>
      <w:r>
        <w:rPr>
          <w:rFonts w:ascii="Arial" w:hAnsi="Arial" w:cs="Arial"/>
          <w:i/>
          <w:color w:val="000000" w:themeColor="text1"/>
          <w:sz w:val="26"/>
          <w:szCs w:val="26"/>
          <w:rPrChange w:id="1310" w:author="Assessor GDSXSR" w:date="2026-10-29T21:14:59Z">
            <w:rPr>
              <w:rFonts w:ascii="Arial" w:hAnsi="Arial" w:cs="Arial"/>
              <w:color w:val="000000" w:themeColor="text1"/>
              <w:sz w:val="26"/>
              <w:szCs w:val="26"/>
            </w:rPr>
          </w:rPrChange>
        </w:rPr>
        <w:t xml:space="preserve">” </w:t>
      </w:r>
      <w:r>
        <w:rPr>
          <w:rFonts w:ascii="Arial" w:hAnsi="Arial" w:cs="Arial"/>
          <w:i/>
          <w:iCs/>
          <w:color w:val="000000" w:themeColor="text1"/>
          <w:sz w:val="26"/>
          <w:szCs w:val="26"/>
          <w:rPrChange w:id="1311" w:author="Assessor GDSXSR" w:date="2026-10-29T21:14:59Z">
            <w:rPr>
              <w:rFonts w:ascii="Arial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(Acórdão 2103829, 0085184-37.2009.8.07.0001, Relator(a): AISTON HENRIQUE DE SOUSA, 4ª TURMA CÍVEL, data de julgamento: 11/03/2026</w:t>
      </w:r>
      <w:del w:id="1312" w:author="Assessor GDSXSR" w:date="2026-10-29T21:14:59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,</w:delText>
        </w:r>
      </w:del>
      <w:ins w:id="1313" w:author="Assessor GDSXSR" w:date="2026-10-29T21:14:59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.)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  <w:rPrChange w:id="1314" w:author="Assessor GDSXSR" w:date="2026-10-29T21:14:59Z">
            <w:rPr>
              <w:rFonts w:ascii="Arial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 </w:t>
      </w:r>
      <w:del w:id="1315" w:author="Assessor GDSXSR" w:date="2026-10-29T21:14:59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publicado</w:delText>
        </w:r>
      </w:del>
      <w:ins w:id="1316" w:author="Assessor GDSXSR" w:date="2026-10-29T21:14:59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–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  <w:rPrChange w:id="1317" w:author="Assessor GDSXSR" w:date="2026-10-29T21:14:59Z">
            <w:rPr>
              <w:rFonts w:ascii="Arial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 </w:t>
      </w:r>
      <w:del w:id="1318" w:author="Assessor GDSXSR" w:date="2026-10-29T21:14:59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no DJe: Invalid date)</w:delText>
        </w:r>
      </w:del>
      <w:ins w:id="1319" w:author="Assessor GDSXSR" w:date="2026-10-29T21:14:59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Grifei</w:t>
        </w:r>
      </w:ins>
      <w:commentRangeEnd w:id="17"/>
      <w:r>
        <w:rPr>
          <w:rStyle w:val="CommentReference"/>
        </w:rPr>
        <w:commentReference w:id="17"/>
      </w:r>
    </w:p>
    <w:p w:rsidRPr="007417DB" w:rsidR="007417DB" w:rsidP="007417DB" w:rsidRDefault="007417DB" w14:paraId="4F9952AF" w14:textId="77777777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356" w:author="Assessor GDSXSR" w:date="2026-10-29T21:14:59Z"/>
        </w:rPr>
      </w:pPr>
      <w:commentRangeStart w:id="18"/>
      <w:del w:id="1320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Ressalto ainda que, por</w:delText>
        </w:r>
      </w:del>
      <w:ins w:id="1321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No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mais</w:t>
      </w:r>
      <w:del w:id="1322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que</w:delText>
        </w:r>
      </w:del>
      <w:ins w:id="1323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del w:id="1324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parte</w:delText>
        </w:r>
      </w:del>
      <w:ins w:id="1325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reiteração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26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tenha</w:delText>
        </w:r>
      </w:del>
      <w:ins w:id="1327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das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28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reiterado a busca</w:delText>
        </w:r>
      </w:del>
      <w:ins w:id="1329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buscas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nos sistemas SISBAJUD, RENAJUD e INFOJUD em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7/</w:t>
      </w:r>
      <w:del w:id="1330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725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</w:delText>
        </w:r>
      </w:del>
      <w:ins w:id="1331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7/25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32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essas</w:delText>
        </w:r>
      </w:del>
      <w:ins w:id="1333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foi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34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diligências foram indeferi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as</w:delText>
        </w:r>
      </w:del>
      <w:ins w:id="1335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indeferida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(</w:t>
      </w:r>
      <w:del w:id="1336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IDs</w:delText>
        </w:r>
      </w:del>
      <w:ins w:id="1337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ID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89383855 e 89383858)</w:t>
      </w:r>
      <w:ins w:id="1338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.</w:t>
        </w:r>
      </w:ins>
    </w:p>
    <w:p>
      <w:pPr>
        <w:spacing w:after="0" w:line="360" w:lineRule="auto"/>
        <w:ind w:firstLine="2268"/>
        <w:jc w:val="both"/>
        <w:rPr>
          <w:ins w:id="1357" w:author="Assessor GDSXSR" w:date="2026-10-29T21:14:59Z"/>
        </w:rPr>
      </w:pPr>
    </w:p>
    <w:p w:rsidR="00E926C7" w:rsidP="00E926C7" w:rsidRDefault="00E926C7" w14:paraId="58CBB9E3" w14:textId="260D754D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ins w:id="1339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Por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40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e, portanto</w:delText>
        </w:r>
      </w:del>
      <w:ins w:id="1341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isso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, não </w:t>
      </w:r>
      <w:del w:id="1342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se prestam a interromper</w:delText>
        </w:r>
      </w:del>
      <w:ins w:id="1343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interrompe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o prazo prescricional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del w:id="1344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como</w:delText>
        </w:r>
      </w:del>
      <w:ins w:id="1345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conforme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46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se</w:delText>
        </w:r>
      </w:del>
      <w:ins w:id="1347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48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vê</w:delText>
        </w:r>
      </w:del>
      <w:ins w:id="1349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tese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50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o</w:delText>
        </w:r>
      </w:del>
      <w:ins w:id="1351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fixada pelo c. STJ no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Tema </w:t>
      </w:r>
      <w:del w:id="1352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do</w:delText>
        </w:r>
      </w:del>
      <w:ins w:id="1353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Repetitivo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54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S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TJ e, inclusive,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julgados 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desta egrégia Corte de Justiça, a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seguir transcritos</w:delText>
        </w:r>
      </w:del>
      <w:ins w:id="1355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568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:</w:t>
      </w:r>
      <w:commentRangeEnd w:id="18"/>
      <w:r>
        <w:rPr>
          <w:rStyle w:val="CommentReference"/>
        </w:rPr>
        <w:commentReference w:id="18"/>
      </w:r>
    </w:p>
    <w:p w:rsidRPr="00E926C7" w:rsidR="00E926C7" w:rsidP="00E926C7" w:rsidRDefault="00E926C7" w14:paraId="40B0D6E0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Pr="00E926C7" w:rsidR="00E926C7" w:rsidP="00E926C7" w:rsidRDefault="00E926C7" w14:paraId="3E6A50F9" w14:textId="1D436EFE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6"/>
          <w:szCs w:val="26"/>
        </w:rPr>
      </w:pPr>
      <w:commentRangeStart w:id="19"/>
      <w:r>
        <w:rPr>
          <w:rFonts w:ascii="Arial" w:hAnsi="Arial" w:cs="Arial"/>
          <w:color w:val="000000" w:themeColor="text1"/>
          <w:sz w:val="26"/>
          <w:szCs w:val="26"/>
        </w:rPr>
        <w:t xml:space="preserve">“</w:t>
      </w:r>
      <w:del w:id="1358" w:author="Assessor GDSXSR" w:date="2026-10-29T21:14:59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Tema</w:delText>
        </w:r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 568: </w:delText>
        </w:r>
      </w:del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A efetiva constrição patrimonial e a efetiva citação (ainda que por edital) são aptas a interromper o curso da prescrição intercorrente, não bastando para tal o mero peticionamento em juízo, requerendo, v.g., a feitura da penhora sobre ativos financeiros ou sobre outros bens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.</w:t>
      </w:r>
      <w:r>
        <w:rPr>
          <w:rFonts w:ascii="Arial" w:hAnsi="Arial" w:cs="Arial"/>
          <w:color w:val="000000" w:themeColor="text1"/>
          <w:sz w:val="26"/>
          <w:szCs w:val="26"/>
        </w:rPr>
        <w:t xml:space="preserve">”</w:t>
      </w:r>
      <w:ins w:id="1359" w:author="Assessor GDSXSR" w:date="2026-10-29T21:14:59Z">
        <w:r>
          <w:rPr>
            <w:rFonts w:ascii="Arial" w:hAnsi="Arial" w:cs="Arial"/>
            <w:color w:val="808080"/>
            <w:sz w:val="26"/>
            <w:szCs w:val="26"/>
          </w:rPr>
          <w:t xml:space="preserve"> </w:t>
        </w:r>
        <w:r>
          <w:rPr>
            <w:rFonts w:ascii="Arial" w:hAnsi="Arial" w:cs="Arial"/>
            <w:i/>
            <w:color w:val="808080"/>
            <w:sz w:val="26"/>
            <w:szCs w:val="26"/>
          </w:rPr>
          <w:t xml:space="preserve">(REsp n. 1.340.553/RS, relator Ministro Mauro Campbell Marques, Primeira Seção, julgado em 12/9/2018, DJe de 16/10/2018.)</w:t>
        </w:r>
      </w:ins>
      <w:commentRangeEnd w:id="19"/>
      <w:r>
        <w:rPr>
          <w:rStyle w:val="CommentReference"/>
        </w:rPr>
        <w:commentReference w:id="19"/>
      </w:r>
    </w:p>
    <w:p w:rsidRPr="00E926C7" w:rsidR="00E926C7" w:rsidP="00E926C7" w:rsidRDefault="00E926C7" w14:paraId="2810A74C" w14:textId="77777777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Pr="005C75B9" w:rsidR="00E926C7" w:rsidP="00E926C7" w:rsidRDefault="00E926C7" w14:paraId="1D3BAE09" w14:textId="7BE4DAA4">
      <w:pPr>
        <w:spacing w:after="0" w:line="360" w:lineRule="auto"/>
        <w:ind w:left="2268"/>
        <w:jc w:val="both"/>
        <w:rPr>
          <w:del w:id="1367" w:author="Assessor GDSXSR" w:date="2026-10-29T21:14:59Z"/>
          <w:rFonts w:ascii="Arial" w:hAnsi="Arial" w:cs="Arial"/>
          <w:i/>
          <w:iCs/>
          <w:color w:val="000000" w:themeColor="text1"/>
          <w:sz w:val="26"/>
          <w:szCs w:val="26"/>
        </w:rPr>
      </w:pPr>
      <w:del w:id="1360" w:author="Assessor GDSXSR" w:date="2026-10-29T21:14:59Z">
        <w:r w:rsidRPr="00E926C7">
          <w:rPr>
            <w:rFonts w:ascii="Arial" w:hAnsi="Arial" w:cs="Arial"/>
            <w:color w:val="000000" w:themeColor="text1"/>
            <w:sz w:val="26"/>
            <w:szCs w:val="26"/>
          </w:rPr>
          <w:delText>“(...)</w:delText>
        </w:r>
      </w:del>
      <w:del w:id="1361" w:author="Assessor GDSXSR" w:date="2026-10-29T21:14:59Z">
        <w:r>
          <w:rPr>
            <w:rFonts w:ascii="Arial" w:hAnsi="Arial" w:cs="Arial"/>
            <w:color w:val="000000" w:themeColor="text1"/>
            <w:sz w:val="26"/>
            <w:szCs w:val="26"/>
          </w:rPr>
          <w:delText xml:space="preserve"> </w:delText>
        </w:r>
      </w:del>
      <w:del w:id="1362" w:author="Assessor GDSXSR" w:date="2026-10-29T21:14:59Z">
        <w:r w:rsidRPr="00E926C7"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>7. O indeferimento do pedido de repetição de pesquisa não interrompe o curso da prescrição intercorrente. Art. 921, § 3º, do CPC e Tema Repetitivo 568 do STJ.</w:delText>
        </w:r>
      </w:del>
      <w:del w:id="1363" w:author="Assessor GDSXSR" w:date="2026-10-29T21:14:59Z">
        <w:r w:rsidRPr="00E926C7">
          <w:rPr>
            <w:rFonts w:ascii="Arial" w:hAnsi="Arial" w:cs="Arial"/>
            <w:color w:val="000000" w:themeColor="text1"/>
            <w:sz w:val="26"/>
            <w:szCs w:val="26"/>
          </w:rPr>
          <w:delText xml:space="preserve"> (...)</w:delText>
        </w:r>
      </w:del>
      <w:del w:id="1364" w:author="Assessor GDSXSR" w:date="2026-10-29T21:14:59Z">
        <w:r w:rsidR="0021791B">
          <w:rPr>
            <w:rFonts w:ascii="Arial" w:hAnsi="Arial" w:cs="Arial"/>
            <w:color w:val="000000" w:themeColor="text1"/>
            <w:sz w:val="26"/>
            <w:szCs w:val="26"/>
          </w:rPr>
          <w:delText>.</w:delText>
        </w:r>
      </w:del>
      <w:del w:id="1365" w:author="Assessor GDSXSR" w:date="2026-10-29T21:14:59Z">
        <w:r w:rsidRPr="00E926C7">
          <w:rPr>
            <w:rFonts w:ascii="Arial" w:hAnsi="Arial" w:cs="Arial"/>
            <w:color w:val="000000" w:themeColor="text1"/>
            <w:sz w:val="26"/>
            <w:szCs w:val="26"/>
          </w:rPr>
          <w:delText xml:space="preserve">” </w:delText>
        </w:r>
      </w:del>
      <w:del w:id="1366" w:author="Assessor GDSXSR" w:date="2026-10-29T21:14:59Z">
        <w:r w:rsidRPr="005C75B9"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>(Acórdão 1950428, 0729216-56.2024.8.07.0000, Relator(a): LEONOR AGUENA, 5ª TURMA CÍVEL, data de julgamento: 28/11/2024, publicado no DJe: 12/12/2024.)</w:delText>
        </w:r>
      </w:del>
    </w:p>
    <w:p w:rsidRPr="00E926C7" w:rsidR="00E926C7" w:rsidP="00E926C7" w:rsidRDefault="00E926C7" w14:paraId="4F03564D" w14:textId="77777777">
      <w:pPr>
        <w:spacing w:after="0" w:line="360" w:lineRule="auto"/>
        <w:ind w:left="2268"/>
        <w:jc w:val="both"/>
        <w:rPr>
          <w:del w:id="1368" w:author="Assessor GDSXSR" w:date="2026-10-29T21:14:59Z"/>
          <w:rFonts w:ascii="Arial" w:hAnsi="Arial" w:cs="Arial"/>
          <w:color w:val="000000" w:themeColor="text1"/>
          <w:sz w:val="26"/>
          <w:szCs w:val="26"/>
        </w:rPr>
      </w:pPr>
    </w:p>
    <w:p w:rsidRPr="005C75B9" w:rsidR="00E926C7" w:rsidP="00E926C7" w:rsidRDefault="00E926C7" w14:paraId="2692D6EF" w14:textId="0E84EDE4">
      <w:pPr>
        <w:spacing w:after="0" w:line="360" w:lineRule="auto"/>
        <w:ind w:left="2268"/>
        <w:jc w:val="both"/>
        <w:rPr>
          <w:del w:id="1375" w:author="Assessor GDSXSR" w:date="2026-10-29T21:14:59Z"/>
          <w:rFonts w:ascii="Arial" w:hAnsi="Arial" w:cs="Arial"/>
          <w:i/>
          <w:iCs/>
          <w:color w:val="000000" w:themeColor="text1"/>
          <w:sz w:val="26"/>
          <w:szCs w:val="26"/>
        </w:rPr>
      </w:pPr>
      <w:del w:id="1369" w:author="Assessor GDSXSR" w:date="2026-10-29T21:14:59Z">
        <w:r w:rsidRPr="00E926C7">
          <w:rPr>
            <w:rFonts w:ascii="Arial" w:hAnsi="Arial" w:cs="Arial"/>
            <w:color w:val="000000" w:themeColor="text1"/>
            <w:sz w:val="26"/>
            <w:szCs w:val="26"/>
          </w:rPr>
          <w:delText xml:space="preserve">“(...) </w:delText>
        </w:r>
      </w:del>
      <w:del w:id="1370" w:author="Assessor GDSXSR" w:date="2026-10-29T21:14:59Z">
        <w:r w:rsidRPr="00E926C7"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>A reiteração de medidas frustradas, ainda que deferidas, não são aptas a ensejar nova interrupção ou suspensão no curso do prazo prescricional, sob pena de eternizar a relação jurídica processual.</w:delText>
        </w:r>
      </w:del>
      <w:del w:id="1371" w:author="Assessor GDSXSR" w:date="2026-10-29T21:14:59Z">
        <w:r w:rsidRPr="00E926C7">
          <w:rPr>
            <w:rFonts w:ascii="Arial" w:hAnsi="Arial" w:cs="Arial"/>
            <w:color w:val="000000" w:themeColor="text1"/>
            <w:sz w:val="26"/>
            <w:szCs w:val="26"/>
          </w:rPr>
          <w:delText xml:space="preserve"> (...)</w:delText>
        </w:r>
      </w:del>
      <w:del w:id="1372" w:author="Assessor GDSXSR" w:date="2026-10-29T21:14:59Z">
        <w:r w:rsidR="005C75B9">
          <w:rPr>
            <w:rFonts w:ascii="Arial" w:hAnsi="Arial" w:cs="Arial"/>
            <w:color w:val="000000" w:themeColor="text1"/>
            <w:sz w:val="26"/>
            <w:szCs w:val="26"/>
          </w:rPr>
          <w:delText>.</w:delText>
        </w:r>
      </w:del>
      <w:del w:id="1373" w:author="Assessor GDSXSR" w:date="2026-10-29T21:14:59Z">
        <w:r w:rsidRPr="00E926C7">
          <w:rPr>
            <w:rFonts w:ascii="Arial" w:hAnsi="Arial" w:cs="Arial"/>
            <w:color w:val="000000" w:themeColor="text1"/>
            <w:sz w:val="26"/>
            <w:szCs w:val="26"/>
          </w:rPr>
          <w:delText xml:space="preserve">” </w:delText>
        </w:r>
      </w:del>
      <w:del w:id="1374" w:author="Assessor GDSXSR" w:date="2026-10-29T21:14:59Z">
        <w:r w:rsidRPr="005C75B9"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>(Acórdão 1950219, 0704238-38.2017.8.07.0007, Relator(a): CARLOS ALBERTO MARTINS FILHO, 1ª TURMA CÍVEL, data de julgamento: 27/11/2024, publicado no DJe: 11/12/2024)</w:delText>
        </w:r>
      </w:del>
    </w:p>
    <w:p w:rsidR="00E926C7" w:rsidP="007417DB" w:rsidRDefault="00E926C7" w14:paraId="0D3EB721" w14:textId="77777777">
      <w:pPr>
        <w:spacing w:after="0" w:line="360" w:lineRule="auto"/>
        <w:ind w:firstLine="2268"/>
        <w:jc w:val="both"/>
        <w:rPr>
          <w:del w:id="1376" w:author="Assessor GDSXSR" w:date="2026-10-29T21:14:59Z"/>
          <w:rFonts w:ascii="Arial" w:hAnsi="Arial" w:cs="Arial"/>
          <w:color w:val="000000" w:themeColor="text1"/>
          <w:sz w:val="28"/>
          <w:szCs w:val="28"/>
        </w:rPr>
      </w:pPr>
    </w:p>
    <w:p w:rsidR="00E926C7" w:rsidP="007417DB" w:rsidRDefault="00E926C7" w14:paraId="49479EF5" w14:textId="32FB22EF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20"/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377" w:author="Assessor GDSXSR" w:date="2026-10-29T21:14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Portanto, não tendo havido efetiva penhora durante o transcurso do prazo da prescrição intercorrente, correta a sentença que reconheceu a sua consumação.</w:t>
      </w:r>
      <w:commentRangeEnd w:id="20"/>
      <w:r>
        <w:rPr>
          <w:rStyle w:val="CommentReference"/>
        </w:rPr>
        <w:commentReference w:id="20"/>
      </w:r>
    </w:p>
    <w:p w:rsidR="00292ABE" w:rsidP="007417DB" w:rsidRDefault="00292ABE" w14:paraId="437EA1C1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292ABE" w:rsidP="007417DB" w:rsidRDefault="00292ABE" w14:paraId="44E89334" w14:textId="1C1D7182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Por fim, não cabe </w:t>
      </w:r>
      <w:del w:id="1378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determinação de</w:delText>
        </w:r>
      </w:del>
      <w:ins w:id="1379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determinar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nova manifestação</w:t>
      </w:r>
      <w:del w:id="1380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81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pelo</w:delText>
        </w:r>
      </w:del>
      <w:ins w:id="1382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do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Juízo de origem</w:t>
      </w:r>
      <w:del w:id="1383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84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quanto</w:delText>
        </w:r>
      </w:del>
      <w:ins w:id="1385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sobre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86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às</w:delText>
        </w:r>
      </w:del>
      <w:ins w:id="1387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as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diligências requeridas e indeferidas, </w:t>
      </w:r>
      <w:del w:id="1388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já que estas</w:delText>
        </w:r>
      </w:del>
      <w:ins w:id="1389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pois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são indiferentes </w:t>
      </w:r>
      <w:del w:id="1390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para a</w:delText>
        </w:r>
      </w:del>
      <w:ins w:id="1391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à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conclusão alcançada</w:t>
      </w:r>
      <w:del w:id="1392" w:author="Assessor GDSXSR" w:date="2026-10-29T21:14:59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 pelos fundamentos já expostos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</w:p>
    <w:p w:rsidR="00642EE1" w:rsidP="00642EE1" w:rsidRDefault="00642EE1" w14:paraId="40F509A3" w14:textId="77777777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:rsidRPr="00642EE1" w:rsidR="00262F85" w:rsidP="00642EE1" w:rsidRDefault="00642EE1" w14:paraId="63AD4CAE" w14:textId="34D52B1B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42EE1">
        <w:rPr>
          <w:rFonts w:ascii="Arial" w:hAnsi="Arial" w:cs="Arial"/>
          <w:b/>
          <w:bCs/>
          <w:color w:val="000000" w:themeColor="text1"/>
          <w:sz w:val="28"/>
          <w:szCs w:val="28"/>
        </w:rPr>
        <w:t>DISPOSITIVO</w:t>
      </w:r>
    </w:p>
    <w:p w:rsidR="00642EE1" w:rsidP="007417DB" w:rsidRDefault="00642EE1" w14:paraId="49B2B3C5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Pr="007E1C8C" w:rsidR="00C22469" w:rsidP="007417DB" w:rsidRDefault="00E926C7" w14:paraId="6416B54E" w14:textId="5DE635DD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  <w:u w:val="single"/>
        </w:rPr>
      </w:pPr>
      <w:r w:rsidRPr="00E926C7">
        <w:rPr>
          <w:rFonts w:ascii="Arial" w:hAnsi="Arial" w:cs="Arial"/>
          <w:color w:val="000000" w:themeColor="text1"/>
          <w:sz w:val="28"/>
          <w:szCs w:val="28"/>
        </w:rPr>
        <w:t xml:space="preserve">Ante o exposto, </w:t>
      </w:r>
      <w:r w:rsidRPr="00E926C7">
        <w:rPr>
          <w:rFonts w:ascii="Arial" w:hAnsi="Arial" w:cs="Arial"/>
          <w:b/>
          <w:bCs/>
          <w:color w:val="000000" w:themeColor="text1"/>
          <w:sz w:val="28"/>
          <w:szCs w:val="28"/>
        </w:rPr>
        <w:t>nego provimento</w:t>
      </w:r>
      <w:r w:rsidRPr="00E926C7">
        <w:rPr>
          <w:rFonts w:ascii="Arial" w:hAnsi="Arial" w:cs="Arial"/>
          <w:color w:val="000000" w:themeColor="text1"/>
          <w:sz w:val="28"/>
          <w:szCs w:val="28"/>
        </w:rPr>
        <w:t xml:space="preserve"> ao apelo do exequente, </w:t>
      </w:r>
      <w:r>
        <w:rPr>
          <w:rFonts w:ascii="Arial" w:hAnsi="Arial" w:cs="Arial"/>
          <w:color w:val="000000" w:themeColor="text1"/>
          <w:sz w:val="28"/>
          <w:szCs w:val="28"/>
        </w:rPr>
        <w:t>BRB – Banco de Brasília</w:t>
      </w:r>
      <w:r w:rsidRPr="00E926C7">
        <w:rPr>
          <w:rFonts w:ascii="Arial" w:hAnsi="Arial" w:cs="Arial"/>
          <w:color w:val="000000" w:themeColor="text1"/>
          <w:sz w:val="28"/>
          <w:szCs w:val="28"/>
        </w:rPr>
        <w:t xml:space="preserve"> S.A.</w:t>
      </w:r>
    </w:p>
    <w:p w:rsidR="00E926C7" w:rsidP="00635527" w:rsidRDefault="00E926C7" w14:paraId="6887CE5C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635527" w:rsidP="00635527" w:rsidRDefault="00635527" w14:paraId="6D23747E" w14:textId="619B49A2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21"/>
      <w:r>
        <w:rPr>
          <w:rFonts w:ascii="Arial" w:hAnsi="Arial" w:cs="Arial"/>
          <w:sz w:val="28"/>
          <w:szCs w:val="28"/>
        </w:rPr>
        <w:t xml:space="preserve">Sem honorários recursais</w:t>
      </w:r>
      <w:ins w:id="1393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, pois a r. sentença não fixou honorários</w:t>
        </w:r>
      </w:ins>
      <w:r>
        <w:rPr>
          <w:rFonts w:ascii="Arial" w:hAnsi="Arial" w:cs="Arial"/>
          <w:sz w:val="28"/>
          <w:szCs w:val="28"/>
        </w:rPr>
        <w:t xml:space="preserve"> (CPC</w:t>
      </w:r>
      <w:r>
        <w:rPr>
          <w:rFonts w:ascii="Arial" w:hAnsi="Arial" w:cs="Arial"/>
          <w:sz w:val="28"/>
          <w:szCs w:val="28"/>
        </w:rPr>
        <w:t xml:space="preserve"> </w:t>
      </w:r>
      <w:del w:id="1394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921</w:delText>
        </w:r>
      </w:del>
      <w:ins w:id="1395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85</w:t>
        </w:r>
      </w:ins>
      <w:r>
        <w:rPr>
          <w:rFonts w:ascii="Arial" w:hAnsi="Arial" w:cs="Arial"/>
          <w:sz w:val="28"/>
          <w:szCs w:val="28"/>
        </w:rPr>
        <w:t xml:space="preserve"> § </w:t>
      </w:r>
      <w:del w:id="1396" w:author="Assessor GDSXSR" w:date="2026-10-29T21:14:59Z">
        <w:r>
          <w:rPr>
            <w:rFonts w:ascii="Arial" w:hAnsi="Arial" w:cs="Arial"/>
            <w:sz w:val="28"/>
            <w:szCs w:val="28"/>
          </w:rPr>
          <w:delText xml:space="preserve">5º</w:delText>
        </w:r>
      </w:del>
      <w:ins w:id="1397" w:author="Assessor GDSXSR" w:date="2026-10-29T21:14:59Z">
        <w:r>
          <w:rPr>
            <w:rFonts w:ascii="Arial" w:hAnsi="Arial" w:cs="Arial"/>
            <w:color w:val="808080"/>
            <w:sz w:val="28"/>
            <w:szCs w:val="28"/>
          </w:rPr>
          <w:t xml:space="preserve">11</w:t>
        </w:r>
      </w:ins>
      <w:r>
        <w:rPr>
          <w:rFonts w:ascii="Arial" w:hAnsi="Arial" w:cs="Arial"/>
          <w:sz w:val="28"/>
          <w:szCs w:val="28"/>
        </w:rPr>
        <w:t xml:space="preserve">).</w:t>
      </w:r>
      <w:commentRangeEnd w:id="21"/>
      <w:r>
        <w:rPr>
          <w:rStyle w:val="CommentReference"/>
        </w:rPr>
        <w:commentReference w:id="21"/>
      </w:r>
    </w:p>
    <w:p w:rsidR="00635527" w:rsidP="00DB1301" w:rsidRDefault="00635527" w14:paraId="6AF8FD8A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7E1C8C" w:rsidP="00DB1301" w:rsidRDefault="007E1C8C" w14:paraId="0DA21613" w14:textId="569A3EA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:rsidR="64E63EB0" w:rsidP="00642EE1" w:rsidRDefault="64E63EB0" w14:paraId="4D1C0125" w14:textId="6D1C6F36">
      <w:pPr>
        <w:rPr>
          <w:rFonts w:ascii="Arial" w:hAnsi="Arial" w:cs="Arial"/>
          <w:sz w:val="28"/>
          <w:szCs w:val="28"/>
        </w:rPr>
      </w:pPr>
    </w:p>
    <w:p w:rsidR="007E1C8C" w:rsidP="007E1C8C" w:rsidRDefault="007E1C8C" w14:paraId="529D3CDE" w14:textId="3D1A7C3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642EE1" w:rsidP="00A7661A" w:rsidRDefault="00642EE1" w14:paraId="22179972" w14:textId="77777777">
      <w:pPr>
        <w:ind w:right="-96"/>
        <w:jc w:val="both"/>
        <w:rPr>
          <w:b/>
          <w:color w:val="008000"/>
        </w:rPr>
      </w:pPr>
      <w:r>
        <w:rPr>
          <w:b/>
          <w:color w:val="00B050"/>
          <w:rPrChange w:id="1410" w:author="Assessor GDSXSR" w:date="2026-10-29T21:14:59Z">
            <w:rPr>
              <w:b/>
              <w:color w:val="008000"/>
            </w:rPr>
          </w:rPrChange>
        </w:rPr>
        <w:t>SENTENÇA</w:t>
      </w:r>
    </w:p>
    <w:p w:rsidRPr="00A7661A" w:rsidR="00A7661A" w:rsidP="00A7661A" w:rsidRDefault="00A7661A" w14:paraId="1DEB0F4D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11" w:author="Assessor GDSXSR" w:date="2026-10-29T21:14:59Z">
            <w:rPr>
              <w:b/>
              <w:color w:val="008000"/>
            </w:rPr>
          </w:rPrChange>
        </w:rPr>
        <w:t>Cuida-se de execução de título extrajudicial, fundada em cédula de crédito bancário (id. 31007236).</w:t>
      </w:r>
    </w:p>
    <w:p w:rsidRPr="00A7661A" w:rsidR="00A7661A" w:rsidP="00A7661A" w:rsidRDefault="00A7661A" w14:paraId="4E037967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12" w:author="Assessor GDSXSR" w:date="2026-10-29T21:14:59Z">
            <w:rPr>
              <w:b/>
              <w:color w:val="008000"/>
            </w:rPr>
          </w:rPrChange>
        </w:rPr>
        <w:t>Foram realizadas diversas diligências com vistas à expropriação de bens para o adimplemento do débito exequendo, sem êxito. Diante disso, à falta de bens, a execução permaneceu suspensa pelo prazo de 01 (ano), nos termos do art. 921, III, do CPC, conforme decisão proferida em 04/11/2021 (id. 107565005).</w:t>
      </w:r>
    </w:p>
    <w:p w:rsidRPr="00A7661A" w:rsidR="00A7661A" w:rsidP="00A7661A" w:rsidRDefault="00A7661A" w14:paraId="0C6453D2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13" w:author="Assessor GDSXSR" w:date="2026-10-29T21:14:59Z">
            <w:rPr>
              <w:b/>
              <w:color w:val="008000"/>
            </w:rPr>
          </w:rPrChange>
        </w:rPr>
        <w:t>Após o transcurso do prazo de suspensão, iniciou-se automaticamente o prazo de prescrição intercorrente. Nesse interregno, não ocorreu a penhora de bens e os autos foram arquivados provisoriamente (id. 144848082).</w:t>
      </w:r>
    </w:p>
    <w:p w:rsidRPr="00A7661A" w:rsidR="00A7661A" w:rsidP="00A7661A" w:rsidRDefault="00A7661A" w14:paraId="3CF06EDC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14" w:author="Assessor GDSXSR" w:date="2026-10-29T21:14:59Z">
            <w:rPr>
              <w:b/>
              <w:color w:val="008000"/>
            </w:rPr>
          </w:rPrChange>
        </w:rPr>
        <w:t>Por fim, anoto que as partes foram intimadas a se manifestarem sobre a prescrição (id. 262064545).</w:t>
      </w:r>
    </w:p>
    <w:p w:rsidRPr="00A7661A" w:rsidR="00A7661A" w:rsidP="00A7661A" w:rsidRDefault="00A7661A" w14:paraId="794DE8E7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15" w:author="Assessor GDSXSR" w:date="2026-10-29T21:14:59Z">
            <w:rPr>
              <w:b/>
              <w:color w:val="008000"/>
            </w:rPr>
          </w:rPrChange>
        </w:rPr>
        <w:t>É o relatório. Decido.</w:t>
      </w:r>
    </w:p>
    <w:p w:rsidRPr="00A7661A" w:rsidR="00A7661A" w:rsidP="00A7661A" w:rsidRDefault="00A7661A" w14:paraId="1D06C94B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16" w:author="Assessor GDSXSR" w:date="2026-10-29T21:14:59Z">
            <w:rPr>
              <w:b/>
              <w:color w:val="008000"/>
            </w:rPr>
          </w:rPrChange>
        </w:rPr>
        <w:t>Após ajuizada a ação de execução, realizadas diligências que não se mostraram proveitosas à satisfação do débito, o feito teve o curso suspenso pelo prazo de 1 (um) ano, seguido de arquivamento provisório.</w:t>
      </w:r>
    </w:p>
    <w:p w:rsidRPr="00A7661A" w:rsidR="00A7661A" w:rsidP="00A7661A" w:rsidRDefault="00A7661A" w14:paraId="744F6473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17" w:author="Assessor GDSXSR" w:date="2026-10-29T21:14:59Z">
            <w:rPr>
              <w:b/>
              <w:color w:val="008000"/>
            </w:rPr>
          </w:rPrChange>
        </w:rPr>
        <w:t>É de se lembrar que o art. 921, § 4º, do CPC determina que, decorrido o prazo de 1 (um) ano desde a suspensão do feito sem que sejam encontrados bens penhoráveis, começa a correr o prazo de prescrição intercorrente.</w:t>
      </w:r>
    </w:p>
    <w:p w:rsidRPr="00A7661A" w:rsidR="00A7661A" w:rsidP="00A7661A" w:rsidRDefault="00A7661A" w14:paraId="57C1AE39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18" w:author="Assessor GDSXSR" w:date="2026-10-29T21:14:59Z">
            <w:rPr>
              <w:b/>
              <w:color w:val="008000"/>
            </w:rPr>
          </w:rPrChange>
        </w:rPr>
        <w:t>Nesse particular, a execução está amparada em cédula de crédito bancário que, nos termos do art. 44 da Lei nº 10.931/2004, se submete à legislação cambial. Em decorrência, as ações contra o emitente prescrevem em três anos, a contar do seu vencimento (art. 70 do Decreto 57.663/1966).</w:t>
      </w:r>
    </w:p>
    <w:p w:rsidRPr="00A7661A" w:rsidR="00A7661A" w:rsidP="00A7661A" w:rsidRDefault="00A7661A" w14:paraId="4AD7ABCD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19" w:author="Assessor GDSXSR" w:date="2026-10-29T21:14:59Z">
            <w:rPr>
              <w:b/>
              <w:color w:val="008000"/>
            </w:rPr>
          </w:rPrChange>
        </w:rPr>
        <w:t>Por ser a cobrança em questão advinda de título executivo extrajudicial, a ela se aplica a prescrição trienal prevista no art. 206, § 3º, inciso VIII, do Código Civil, que abrange a "pretensão, em 3 anos, para haver o pagamento de título de crédito, a contar do vencimento, ressalvadas as disposições de lei especial".</w:t>
      </w:r>
    </w:p>
    <w:p w:rsidRPr="00A7661A" w:rsidR="00A7661A" w:rsidP="00A7661A" w:rsidRDefault="00A7661A" w14:paraId="2B2506A7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20" w:author="Assessor GDSXSR" w:date="2026-10-29T21:14:59Z">
            <w:rPr>
              <w:b/>
              <w:color w:val="008000"/>
            </w:rPr>
          </w:rPrChange>
        </w:rPr>
        <w:t>Uma vez que o prazo de prescrição intercorrente do título se iniciou automaticamente após o decurso do prazo suspensivo ocorrido em 17/11/2022 (id. 144848082), é de rigor reconhecer que a ação executiva do exequente foi fulminada pela prescrição intercorrente, em 17/11/2025, nos termos do inciso V do art. 924 do CPC.</w:t>
      </w:r>
    </w:p>
    <w:p w:rsidRPr="00A7661A" w:rsidR="00A7661A" w:rsidP="00A7661A" w:rsidRDefault="00A7661A" w14:paraId="048F6FA9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21" w:author="Assessor GDSXSR" w:date="2026-10-29T21:14:59Z">
            <w:rPr>
              <w:b/>
              <w:color w:val="008000"/>
            </w:rPr>
          </w:rPrChange>
        </w:rPr>
        <w:t>A propósito, esta foi a tese firmada no Incidente de Assunção de Competência, veiculado no REsp 1604412, conforme ementa que ora transcrevo:</w:t>
      </w:r>
    </w:p>
    <w:p w:rsidR="00A7661A" w:rsidP="00A7661A" w:rsidRDefault="00A7661A" w14:paraId="1692F780" w14:textId="77777777">
      <w:pPr>
        <w:ind w:right="-96"/>
        <w:jc w:val="both"/>
        <w:rPr>
          <w:b/>
          <w:color w:val="008000"/>
        </w:rPr>
      </w:pPr>
    </w:p>
    <w:p w:rsidRPr="00A7661A" w:rsidR="00A7661A" w:rsidP="00A7661A" w:rsidRDefault="00A7661A" w14:paraId="69DECA80" w14:textId="414887EA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22" w:author="Assessor GDSXSR" w:date="2026-10-29T21:14:59Z">
            <w:rPr>
              <w:b/>
              <w:color w:val="008000"/>
            </w:rPr>
          </w:rPrChange>
        </w:rPr>
        <w:t xml:space="preserve">RECURSO ESPECIAL. INCIDENTE DE ASSUNÇÃO DE COMPETÊNCIA. AÇÃO DE EXECUÇÃO DE TÍTULO EXTRAJUDICIAL. PRESCRIÇÃO INTERCORRENTE DA PRETENSÃO EXECUTÓRIA.  CABIMENTO. TERMO INICIAL. NECESSIDADE DE PRÉVIA INTIMAÇÃO DO CREDOR-EXEQUENTE. OITIVA DO CREDOR. INEXISTÊNCIA. CONTRADITÓRIO DESRESPEITADO. RECURSO ESPECIAL PROVIDO. </w:t>
      </w:r>
    </w:p>
    <w:p w:rsidRPr="00A7661A" w:rsidR="00A7661A" w:rsidP="00A7661A" w:rsidRDefault="00A7661A" w14:paraId="230B7009" w14:textId="77777777">
      <w:pPr>
        <w:ind w:right="-96"/>
        <w:jc w:val="both"/>
        <w:rPr>
          <w:b/>
          <w:color w:val="008000"/>
        </w:rPr>
      </w:pPr>
    </w:p>
    <w:p w:rsidRPr="00A7661A" w:rsidR="00A7661A" w:rsidP="00A7661A" w:rsidRDefault="00A7661A" w14:paraId="08D5D374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23" w:author="Assessor GDSXSR" w:date="2026-10-29T21:14:59Z">
            <w:rPr>
              <w:b/>
              <w:color w:val="008000"/>
            </w:rPr>
          </w:rPrChange>
        </w:rPr>
        <w:t xml:space="preserve">1. As teses a serem firmadas, para efeito do art. 947 do CPC/2015 são as seguintes: 1.1 Incide a prescrição intercorrente, nas causas regidas pelo CPC/73, quando o exequente permanece inerte por prazo superior ao de prescrição do direito material vindicado, conforme interpretação extraída do art. 202, parágrafo único, do Código Civil de 2002. 1.2 O termo inicial do prazo prescricional, na vigência do CPC/1973, conta-se do fim do prazo judicial de suspensão do processo ou, inexistindo prazo fixado, do transcurso de um ano (aplicação analógica do art. 40, § 2º, da Lei 6.830/1980). 1.3 . O termo inicial do art. 1.056 do CPC/2015 tem incidência apenas nas hipóteses em que o processo se encontrava suspenso na data da entrada em vigor da novel lei processual, uma vez que não se pode extrair interpretação que viabilize o reinício ou a reabertura de prazo prescricional ocorridos na vigência do revogado CPC/1973 (aplicação irretroativa da norma processual). 1.4. O contraditório é princípio que deve ser respeitado em todas as manifestações do Poder Judiciário, que deve zelar pela sua observância, inclusive nas hipóteses de declaração de ofício da prescrição intercorrente, devendo o credor ser previamente intimado para opor algum fato impeditivo à incidência da prescrição. </w:t>
      </w:r>
    </w:p>
    <w:p w:rsidRPr="00A7661A" w:rsidR="00A7661A" w:rsidP="00A7661A" w:rsidRDefault="00A7661A" w14:paraId="24D716B6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24" w:author="Assessor GDSXSR" w:date="2026-10-29T21:14:59Z">
            <w:rPr>
              <w:b/>
              <w:color w:val="008000"/>
            </w:rPr>
          </w:rPrChange>
        </w:rPr>
        <w:t>2. No caso concreto, a despeito de transcorrido mais de uma década após   o arquivamento administrativo do processo, não houve a intimação da recorrente a assegurar o exercício oportuno do contraditório.</w:t>
      </w:r>
    </w:p>
    <w:p w:rsidRPr="00A7661A" w:rsidR="00A7661A" w:rsidP="00A7661A" w:rsidRDefault="00A7661A" w14:paraId="0D832871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25" w:author="Assessor GDSXSR" w:date="2026-10-29T21:14:59Z">
            <w:rPr>
              <w:b/>
              <w:color w:val="008000"/>
            </w:rPr>
          </w:rPrChange>
        </w:rPr>
        <w:t>3. Recurso Especial provido.</w:t>
      </w:r>
    </w:p>
    <w:p w:rsidRPr="00A7661A" w:rsidR="00A7661A" w:rsidP="00A7661A" w:rsidRDefault="00A7661A" w14:paraId="22D815B3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26" w:author="Assessor GDSXSR" w:date="2026-10-29T21:14:59Z">
            <w:rPr>
              <w:b/>
              <w:color w:val="008000"/>
            </w:rPr>
          </w:rPrChange>
        </w:rPr>
        <w:t>(REsp 1604412 / SC; Ministro MARCO AURÉLIO BELLIZZE; DJe 22/08/2018).</w:t>
      </w:r>
    </w:p>
    <w:p w:rsidRPr="00A7661A" w:rsidR="00A7661A" w:rsidP="00A7661A" w:rsidRDefault="00A7661A" w14:paraId="69129D49" w14:textId="77777777">
      <w:pPr>
        <w:ind w:right="-96"/>
        <w:jc w:val="both"/>
        <w:rPr>
          <w:b/>
          <w:color w:val="008000"/>
        </w:rPr>
      </w:pPr>
    </w:p>
    <w:p w:rsidRPr="00A7661A" w:rsidR="00A7661A" w:rsidP="00A7661A" w:rsidRDefault="00A7661A" w14:paraId="0A28E9FE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27" w:author="Assessor GDSXSR" w:date="2026-10-29T21:14:59Z">
            <w:rPr>
              <w:b/>
              <w:color w:val="008000"/>
            </w:rPr>
          </w:rPrChange>
        </w:rPr>
        <w:t xml:space="preserve"> A corroborar esse entendimento, também é nesse sentido a seguinte ementa, in verbis:</w:t>
      </w:r>
    </w:p>
    <w:p w:rsidR="00A7661A" w:rsidP="00A7661A" w:rsidRDefault="00A7661A" w14:paraId="428D4979" w14:textId="77777777">
      <w:pPr>
        <w:ind w:right="-96"/>
        <w:jc w:val="both"/>
        <w:rPr>
          <w:b/>
          <w:color w:val="008000"/>
        </w:rPr>
      </w:pPr>
    </w:p>
    <w:p w:rsidRPr="00A7661A" w:rsidR="00A7661A" w:rsidP="00A7661A" w:rsidRDefault="00A7661A" w14:paraId="56F3D9A2" w14:textId="5717AE79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28" w:author="Assessor GDSXSR" w:date="2026-10-29T21:14:59Z">
            <w:rPr>
              <w:b/>
              <w:color w:val="008000"/>
            </w:rPr>
          </w:rPrChange>
        </w:rPr>
        <w:t xml:space="preserve">APELAÇÃO. PROCESSO CIVIL. EXECUÇÃO DE TÍTULO EXTRAJUDICIAL. CÉDULA DE CRÉDITO BANCÁRIO. AUSÊNCIA DE LOCALIZAÇÃO DE BENS PENHORÁVEIS. DILIGÊNCIAS INFRUTÍFERAS À SATISFAÇÃO DO CRÉDITO. PRESCRIÇÃO INTERCORRENTE. OCORRÊNCIA. SENTENÇA MANTIDA. </w:t>
      </w:r>
    </w:p>
    <w:p w:rsidRPr="00A7661A" w:rsidR="00A7661A" w:rsidP="00A7661A" w:rsidRDefault="00A7661A" w14:paraId="2D8A1EEC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29" w:author="Assessor GDSXSR" w:date="2026-10-29T21:14:59Z">
            <w:rPr>
              <w:b/>
              <w:color w:val="008000"/>
            </w:rPr>
          </w:rPrChange>
        </w:rPr>
        <w:t xml:space="preserve">1. Na hipótese, decorreu prazo superior a 3 (três) anos após o transcurso do prazo de suspensão de 1 (um) ano por ausência de bens penhoráveis, operando-se a prescrição intercorrente (art. 206, §3º, inc. VIII, do Código Civil), sendo certo afirmar que o credor foi previamente intimado para se manifestar sobre eventual transcurso do prazo prescricional, restando cumprido o disposto no art. 921, §5º, do Código de Processo Civil. </w:t>
      </w:r>
    </w:p>
    <w:p w:rsidRPr="00A7661A" w:rsidR="00A7661A" w:rsidP="00A7661A" w:rsidRDefault="00A7661A" w14:paraId="3F00E6BB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30" w:author="Assessor GDSXSR" w:date="2026-10-29T21:14:59Z">
            <w:rPr>
              <w:b/>
              <w:color w:val="008000"/>
            </w:rPr>
          </w:rPrChange>
        </w:rPr>
        <w:t xml:space="preserve">2. Requerimentos para realização de diligências que se mostraram infrutíferas em localizar bens suficientes do devedor não suspendem nem interrompem o prazo de prescrição intercorrente. Precedentes. </w:t>
      </w:r>
    </w:p>
    <w:p w:rsidRPr="00A7661A" w:rsidR="00A7661A" w:rsidP="00A7661A" w:rsidRDefault="00A7661A" w14:paraId="44CB602C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31" w:author="Assessor GDSXSR" w:date="2026-10-29T21:14:59Z">
            <w:rPr>
              <w:b/>
              <w:color w:val="008000"/>
            </w:rPr>
          </w:rPrChange>
        </w:rPr>
        <w:t>3. Recurso conhecido e não provido.</w:t>
      </w:r>
    </w:p>
    <w:p w:rsidRPr="00A7661A" w:rsidR="00A7661A" w:rsidP="00A7661A" w:rsidRDefault="00A7661A" w14:paraId="1D34E177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32" w:author="Assessor GDSXSR" w:date="2026-10-29T21:14:59Z">
            <w:rPr>
              <w:b/>
              <w:color w:val="008000"/>
            </w:rPr>
          </w:rPrChange>
        </w:rPr>
        <w:t>(Acórdão 2060027, 0730500-43.2017.8.07.0001, Relator(a): MAURICIO SILVA MIRANDA, 7ª TURMA CÍVEL, data de julgamento: 22/10/2025, publicado no DJe: 04/11/2025.)</w:t>
      </w:r>
    </w:p>
    <w:p w:rsidRPr="00A7661A" w:rsidR="00A7661A" w:rsidP="00A7661A" w:rsidRDefault="00A7661A" w14:paraId="5783A63B" w14:textId="77777777">
      <w:pPr>
        <w:ind w:right="-96"/>
        <w:jc w:val="both"/>
        <w:rPr>
          <w:b/>
          <w:color w:val="008000"/>
        </w:rPr>
      </w:pPr>
    </w:p>
    <w:p w:rsidRPr="00A7661A" w:rsidR="00A7661A" w:rsidP="00A7661A" w:rsidRDefault="00A7661A" w14:paraId="708D1526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33" w:author="Assessor GDSXSR" w:date="2026-10-29T21:14:59Z">
            <w:rPr>
              <w:b/>
              <w:color w:val="008000"/>
            </w:rPr>
          </w:rPrChange>
        </w:rPr>
        <w:t>Ante o exposto, pronuncio a prescrição intercorrente da pretensão executiva e, por conseguinte, julgo extinto o processo executivo nos termos do art. 924, V, do CPC.</w:t>
      </w:r>
    </w:p>
    <w:p w:rsidRPr="00A7661A" w:rsidR="00A7661A" w:rsidP="00A7661A" w:rsidRDefault="00A7661A" w14:paraId="222022FE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34" w:author="Assessor GDSXSR" w:date="2026-10-29T21:14:59Z">
            <w:rPr>
              <w:b/>
              <w:color w:val="008000"/>
            </w:rPr>
          </w:rPrChange>
        </w:rPr>
        <w:t xml:space="preserve">Sem ônus sucumbenciais, consoante art. 921, §5°, do CPC.  </w:t>
      </w:r>
    </w:p>
    <w:p w:rsidRPr="00A7661A" w:rsidR="00A7661A" w:rsidP="00A7661A" w:rsidRDefault="00A7661A" w14:paraId="14980220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35" w:author="Assessor GDSXSR" w:date="2026-10-29T21:14:59Z">
            <w:rPr>
              <w:b/>
              <w:color w:val="008000"/>
            </w:rPr>
          </w:rPrChange>
        </w:rPr>
        <w:t>Desconstitua(m)-se eventual(ais) penhora(s) e/ou indisponibilidade(s) ainda vigentes sobre o patrimônio da parte executada.</w:t>
      </w:r>
    </w:p>
    <w:p w:rsidRPr="00A7661A" w:rsidR="00A7661A" w:rsidP="00A7661A" w:rsidRDefault="00A7661A" w14:paraId="54F3DEAD" w14:textId="77777777">
      <w:pPr>
        <w:ind w:right="-96"/>
        <w:jc w:val="both"/>
        <w:rPr>
          <w:b/>
          <w:color w:val="008000"/>
        </w:rPr>
      </w:pPr>
      <w:r w:rsidRPr="00A7661A">
        <w:rPr>
          <w:b/>
          <w:color w:val="00B050"/>
          <w:rPrChange w:id="1436" w:author="Assessor GDSXSR" w:date="2026-10-29T21:14:59Z">
            <w:rPr>
              <w:b/>
              <w:color w:val="008000"/>
            </w:rPr>
          </w:rPrChange>
        </w:rPr>
        <w:t>Após o trânsito em julgado, arquivem-se os autos, com baixa na Distribuição e observância das cautelas de estilo.</w:t>
      </w:r>
    </w:p>
    <w:p w:rsidRPr="00A7661A" w:rsidR="00693B0D" w:rsidP="00693B0D" w:rsidRDefault="00693B0D" w14:paraId="356D1637" w14:textId="6A4B995B">
      <w:pPr>
        <w:ind w:right="-96"/>
        <w:jc w:val="both"/>
      </w:pPr>
      <w:r w:rsidRPr="1ECEA598" w:rsidR="00A7661A">
        <w:rPr>
          <w:b w:val="1"/>
          <w:bCs w:val="1"/>
          <w:color w:val="00B050"/>
          <w:rPrChange w:id="1437" w:author="Assessor GDSXSR" w:date="2026-10-29T21:14:59Z">
            <w:rPr>
              <w:b w:val="1"/>
              <w:bCs w:val="1"/>
              <w:color w:val="008000"/>
            </w:rPr>
          </w:rPrChange>
        </w:rPr>
        <w:t>Publique-se. Intimem-se. Sentença registrada eletronicamente neste ato, por intermédio do sistema informatizado do TJDFT.</w:t>
      </w:r>
    </w:p>
    <w:p w:rsidRPr="00A7661A" w:rsidR="00693B0D" w:rsidP="1ECEA598" w:rsidRDefault="00693B0D" w14:paraId="39E1B210" w14:textId="2BA0F620">
      <w:pPr>
        <w:ind w:right="-96"/>
        <w:jc w:val="both"/>
        <w:rPr>
          <w:b w:val="1"/>
          <w:bCs w:val="1"/>
          <w:color w:val="C45911" w:themeColor="accent2" w:themeTint="FF" w:themeShade="BF"/>
        </w:rPr>
      </w:pPr>
    </w:p>
    <w:p w:rsidRPr="00A7661A" w:rsidR="00693B0D" w:rsidP="1ECEA598" w:rsidRDefault="00693B0D" w14:paraId="12F5F94F" w14:textId="457C5C40">
      <w:pPr>
        <w:ind w:right="-96"/>
        <w:jc w:val="both"/>
        <w:rPr>
          <w:b w:val="1"/>
          <w:bCs w:val="1"/>
          <w:color w:val="C45911"/>
        </w:rPr>
      </w:pPr>
    </w:p>
    <w:sectPr w:rsidRPr="00A7661A" w:rsidR="00693B0D">
      <w:footerReference w:type="default" r:id="rId15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G" w:author="Marcos Dwayne Saraiva Costa - GDSXSR" w:date="2025-09-01T13:19:00Z" w:id="0">
    <w:p w:rsidR="00B74FB6" w:rsidRDefault="0063376A" w14:paraId="346E87E3" w14:textId="0D98C4E7">
      <w:r>
        <w:annotationRef/>
      </w:r>
      <w:r w:rsidRPr="40B1094E">
        <w:t>Conclusão:</w:t>
      </w:r>
    </w:p>
    <w:p w:rsidR="00B74FB6" w:rsidRDefault="0063376A" w14:paraId="020D7533" w14:textId="1497ECC6">
      <w:r w:rsidRPr="3A8CDDB3">
        <w:t>Entrega:</w:t>
      </w:r>
    </w:p>
    <w:p w:rsidR="00B74FB6" w:rsidRDefault="0063376A" w14:paraId="448DA02E" w14:textId="7411C318">
      <w:r w:rsidRPr="43891A96">
        <w:t xml:space="preserve">Certeza: </w:t>
      </w:r>
    </w:p>
  </w:comment>
  <w:comment w:initials="GP" w:author="Gabriel Passos Sesana - GDACA" w:date="2026-09-22T16:40:00Z" w:id="1">
    <w:p w:rsidR="000525EE" w:rsidP="000525EE" w:rsidRDefault="000525EE" w14:paraId="3006A9EA" w14:textId="77777777">
      <w:pPr>
        <w:pStyle w:val="CommentText"/>
      </w:pPr>
      <w:r>
        <w:rPr>
          <w:rStyle w:val="CommentReference"/>
        </w:rPr>
        <w:annotationRef/>
      </w:r>
      <w:r>
        <w:t>Conclusão: 11/9/26</w:t>
      </w:r>
    </w:p>
  </w:comment>
  <w:comment w:initials="MV" w:author="Marcia Vilela Alves - GDACA" w:date="2026-09-29T15:53:00Z" w:id="2">
    <w:p w:rsidR="00CF1C50" w:rsidP="00CF1C50" w:rsidRDefault="00CF1C50" w14:paraId="2B329C53" w14:textId="77777777">
      <w:pPr>
        <w:pStyle w:val="CommentText"/>
      </w:pPr>
      <w:r>
        <w:rPr>
          <w:rStyle w:val="CommentReference"/>
        </w:rPr>
        <w:annotationRef/>
      </w:r>
      <w:r>
        <w:t>CORRIGIDO.</w:t>
      </w:r>
    </w:p>
  </w:comment>
  <w:comment w:initials="GP" w:author="Gabriel Passos Sesana - GDACA" w:date="2026-09-22T17:50:00Z" w:id="3">
    <w:p w:rsidR="005F0EBE" w:rsidP="005F0EBE" w:rsidRDefault="005F0EBE" w14:paraId="77A141A3" w14:textId="77777777">
      <w:pPr>
        <w:pStyle w:val="CommentText"/>
      </w:pPr>
      <w:r>
        <w:rPr>
          <w:rStyle w:val="CommentReference"/>
        </w:rPr>
        <w:annotationRef/>
      </w:r>
      <w:r>
        <w:t xml:space="preserve">Modelos: </w:t>
      </w:r>
    </w:p>
    <w:p w:rsidR="005F0EBE" w:rsidP="005F0EBE" w:rsidRDefault="005F0EBE" w14:paraId="005FFD29" w14:textId="77777777">
      <w:pPr>
        <w:pStyle w:val="CommentText"/>
      </w:pPr>
      <w:r>
        <w:t>APC 0011355-76.2016.8.07.0001, acórdão 2161931; e</w:t>
      </w:r>
    </w:p>
    <w:p w:rsidR="005F0EBE" w:rsidP="005F0EBE" w:rsidRDefault="005F0EBE" w14:paraId="67219C7D" w14:textId="77777777">
      <w:pPr>
        <w:pStyle w:val="CommentText"/>
      </w:pPr>
      <w:r>
        <w:t>APC 0004102-71.2015.8.07.0001, acórdão 1979794.</w:t>
      </w:r>
    </w:p>
  </w:comment>
  <w:comment w:id="4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Alterações em cinza, explicadas aqui e nos comentários seguintes. Mecânicas, sem comentário próprio: referências compactas entre parênteses (C-20), "ID" no singular (C-25), datas com dois dígitos e ano completo, EMENTA à esquerda (C-42), realce amarelo no título do capítulo e nas frases que decidem (C-42, C-43), sentença anexa recolorida para o verde 00B050 (C-45). O resumo em vermelho foi preservado (C-39). Resultado, fatos e datas do processo não foram alterados (C-03).</w:t>
      </w:r>
    </w:p>
  </w:comment>
  <w:comment w:id="5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Alterei o item 1 para nomear o exequente pela autuação ("BRB – Banco de Brasília S.A."), manter o executado como pessoa natural e fechar com o valor da causa entre parênteses (C-34, C-34A).</w:t>
      </w:r>
    </w:p>
  </w:comment>
  <w:comment w:id="6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Acrescentei o fundamento da extinção (CPC 924, V) ao item 2. Texto literal (C-63), CPC, art. 924, V: “Art. 924. Extingue-se a execução quando: (...) V - ocorrer a prescrição intercorrente.” (fonte: Planalto, via iajus).</w:t>
      </w:r>
    </w:p>
  </w:comment>
  <w:comment w:id="7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Excluí o antigo item 7 ("É ônus do exequente indicar bens do devedor…"), porque o voto não traz esse fundamento e a ementa espelha o voto (C-33). Reescrevi o item seguinte (agora 7) para refletir o que o voto decide: a reiteração de diligências infrutíferas ou indeferidas e o mero peticionamento não interrompem o prazo, sendo necessária a efetiva constrição (Tema 568/STJ); e acrescentei o item 9, que espelha o último parágrafo do voto (C-33, C-35). Itens renumerados.</w:t>
      </w:r>
    </w:p>
  </w:comment>
  <w:comment w:id="8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Refiz os rodapés na forma compacta e conforme o voto (C-20, C-33, C-67): dispositivos em ordem por diploma, com CPC 85 § 11 e sem o art. 921, § 5º (aplicado na sentença, não no voto); jurisprudência na ordem do corpo, com identificação completa. Saíram da lista os Acórdãos 2121895 (5ª Turma), 1950428 (5ª Turma) e 1950219 (1ª Turma), retirados do corpo (C-65, C-67); não foram conferidos no JurisDF. Pendência (C-52): o iajus confirmou, pelo número CNJ, os acórdãos da 4ª Turma 0703646-12.2017.8.07.0001 (Rel. Jansen, j. 27/11/2025) e 0085184-37.2009.8.07.0001 (Rel. Aiston, j. 11/03/2026), mas não devolve número de acórdão nem DJe; conferir no JurisDF o nº 2073134 e o DJe 11/12/2025 (ambos da minuta) e o nº 2103829 e o DJe. O REsp nº 1.340.553/RS, o relator e o DJe do Tema 568 seguem o modelo APC 0013934-65; o iajus confirma o tema, a tese e o julgamento em 12/9/2018.</w:t>
      </w:r>
    </w:p>
  </w:comment>
  <w:comment w:id="9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Pendência (C-22, C-52): o nome "Edioni da Costa Lima", o gênero e a vara não constam do material recebido (a sentença anexa não traz assinatura); conferir no PJe.</w:t>
      </w:r>
    </w:p>
  </w:comment>
  <w:comment w:id="10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Reescrevi o apelo na fórmula do relatório, com as alegações enumeradas em um só parágrafo, vírgula depois do ID e dois pontos depois de "que" (C-30), e tirei a cor vermelha do ponto e do espaço depois de "S.A", que estavam fora do resumo (C-46). Nas contrarrazões, passei o ID para depois da palavra (C-20).</w:t>
      </w:r>
    </w:p>
  </w:comment>
  <w:comment w:id="11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Corrigi "Apelo interposto em 26/6/13" para 26/06/2026 (o resumo da apelação indica o protocolo em 26/06/2026 e a sentença é de 29/05/2026) e escrevi as datas com dois dígitos e ano completo; o ajuizamento em 2013 confere com o número do processo (0026261-76.2013) (C-03, C-20).</w:t>
      </w:r>
    </w:p>
  </w:comment>
  <w:comment w:id="12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Troquei o título de assunto ("DA CONSUMAÇÃO…") pelo título que diz a decisão sobre o pedido de cassação da sentença (C-3W b) e o realcei em amarelo (C-42). Capítulo único: sem mini-dispositivo (C-3A).</w:t>
      </w:r>
    </w:p>
  </w:comment>
  <w:comment w:id="13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Reescrevi a abertura na fórmula do Gabinete: "O exequente/apelante alega que: 1) …", em um só parágrafo, com o ID ao final e sem repetir o nome já posto no título do apelo, e acrescentei o "Requer", conforme o relatório (C-3W c, C-30; perfil APC, seq. do capítulo). As alegações são as do apelo, já reproduzidas na minuta (ID 89383876).</w:t>
      </w:r>
    </w:p>
  </w:comment>
  <w:comment w:id="14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Tirei a identificação do diploma de dentro das aspas, que passou para a frase de introdução (C-66 a), e troquei "IDs" por "ID" (C-25). Pendência (C-52, C-72): corrigi "contra ao aceitante" para "contra o aceitante" no art. 70 da LUG (Decreto 57.663/1966, Anexo I), mas não consegui abrir o Anexo I no iajus nem no Planalto (bloqueado no ambiente); conferir o texto. Lei 10.931/2004, art. 44, e CC, art. 206, § 3º, VIII, foram conferidos no iajus (Planalto) e conferem.</w:t>
      </w:r>
    </w:p>
  </w:comment>
  <w:comment w:id="15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Mantive só o acórdão da 4ª Turma Cível para a tese do prazo trienal (C-65, C-67); retirei o Acórdão 2121895 (5ª Turma, Rel. Fábio Eduardo Marques, j. 14/5/2026), que repetia a mesma tese e não foi conferido no JurisDF. Usei "Nesse sentido:" (C-67).</w:t>
      </w:r>
    </w:p>
  </w:comment>
  <w:comment w:id="16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Fundi os parágrafos curtos de fatos (C-11, C-13), usei "executado" (a autuação traz um só executado) e retirei "minimamente". Texto literal (C-63), CPC, art. 921: “III - quando não for localizado o executado ou bens penhoráveis; (...) § 1º Na hipótese do inciso III, o juiz suspenderá a execução pelo prazo de 1 (um) ano, durante o qual se suspenderá a prescrição.” (fonte: Planalto, via iajus). Ponto de atenção (C-64): a suspensão é de 04/11/2021, depois da Lei 14.195/2021, que deu ao § 4º a redação vigente: “O termo inicial da prescrição no curso do processo será a ciência da primeira tentativa infrutífera de localização do devedor ou de bens penhoráveis, e será suspensa, por uma única vez, pelo prazo máximo previsto no § 1º deste artigo.” O voto mantém o termo da sentença (17/11/2022, depois do ano de suspensão), mais favorável ao exequente, de modo que o resultado não muda; a data da primeira tentativa infrutífera não consta do material recebido.</w:t>
      </w:r>
    </w:p>
  </w:comment>
  <w:comment w:id="17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Pendência (C-52, C-67): o iajus confirma o acórdão da 4ª Turma (0085184-37.2009.8.07.0001, Rel. Aiston, j. 11/03/2026) e a tese "A prescrição intercorrente somente é afastada por ato executivo útil e eficaz, não sendo suficiente o mero peticionamento ou diligências infrutíferas", mas não devolve o número do acórdão nem o DJe; a minuta trazia "publicado no DJe: Invalid date", que retirei. Conferir no JurisDF o nº 2103829 e o DJe.</w:t>
      </w:r>
    </w:p>
  </w:comment>
  <w:comment w:id="18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Reescrevi o parágrafo, que atribuía a transcrição também a "julgados desta egrégia Corte" (agora só o Tema 568), e troquei "IDs" por "ID" (C-25). Pendência (C-52): a minuta traz "7/725"; escrevi "7/7/25" por erro de digitação evidente, mas a data não consta do material recebido; conferir no ID 89383855.</w:t>
      </w:r>
    </w:p>
  </w:comment>
  <w:comment w:id="19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Transcrevi a tese do Tema 568 sem o rótulo "Tema 568:" e acrescentei o leading case na forma de C-61. Conferido no iajus: tese literal idêntica e julgamento em 12/9/2018 (o registro traz o aviso "maturidade não apurada"); REsp nº 1.340.553/RS, relator e DJe de 16/10/2018 conforme o modelo APC 0013934-65 (C-60, C-72).</w:t>
      </w:r>
    </w:p>
  </w:comment>
  <w:comment w:id="20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Retirei os Acórdãos 1950428 (5ª Turma, Rel. Leonor Aguena, j. 28/11/2024) e 1950219 (1ª Turma, Rel. Carlos Alberto Martins Filho, j. 27/11/2024): a tese está coberta pelo Tema 568 e pelo acórdão da 4ª Turma (C-65, C-67). Não foram conferidos no JurisDF.</w:t>
      </w:r>
    </w:p>
  </w:comment>
  <w:comment w:id="21" w:author="Assessor GDSXSR" w:initials="RG" w:date="2026-10-29T21:14:59Z">
    <w:p>
      <w:pPr>
        <w:pStyle w:val="CommentText"/>
      </w:pPr>
      <w:r>
        <w:rPr>
          <w:rStyle w:val="CommentReference"/>
        </w:rPr>
        <w:annotationRef/>
      </w:r>
      <w:r>
        <w:t>ASSESSOR GDSXSR — Troquei "CPC 921 § 5º" pela fórmula de honorários recursais do modelo APC 0013934-65: a sentença não fixou honorários ("Sem ônus sucumbenciais, consoante art. 921, § 5°, do CPC"), logo não há o que majorar (C-51). Texto literal (C-63), CPC, art. 85, § 11: “O tribunal, ao julgar recurso, majorará os honorários fixados anteriormente levando em conta o trabalho adicional realizado em grau recursal, observando, conforme o caso, o disposto nos §§ 2º a 6º, (...).” Art. 921, § 5º: “O juiz, depois de ouvidas as partes, no prazo de 15 (quinze) dias, poderá, de ofício, reconhecer a prescrição no curso do processo e extingui-lo, sem ônus para as partes.” (fonte: Planalto, via iajus).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8DA02E" w15:done="0"/>
  <w15:commentEx w15:paraId="3006A9EA" w15:paraIdParent="448DA02E" w15:done="0"/>
  <w15:commentEx w15:paraId="2B329C53" w15:paraIdParent="448DA02E" w15:done="0"/>
  <w15:commentEx w15:paraId="67219C7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CC4A47" w16cex:dateUtc="2025-09-01T16:19:00Z"/>
  <w16cex:commentExtensible w16cex:durableId="043D86E0" w16cex:dateUtc="2026-09-22T19:40:00Z"/>
  <w16cex:commentExtensible w16cex:durableId="4248380A" w16cex:dateUtc="2026-09-29T18:53:00Z"/>
  <w16cex:commentExtensible w16cex:durableId="2598BB7F" w16cex:dateUtc="2026-09-22T20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8DA02E" w16cid:durableId="22CC4A47"/>
  <w16cid:commentId w16cid:paraId="3006A9EA" w16cid:durableId="043D86E0"/>
  <w16cid:commentId w16cid:paraId="2B329C53" w16cid:durableId="4248380A"/>
  <w16cid:commentId w16cid:paraId="67219C7D" w16cid:durableId="2598BB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0759" w:rsidP="003A42DE" w:rsidRDefault="00910759" w14:paraId="47778BEC" w14:textId="77777777">
      <w:pPr>
        <w:spacing w:after="0" w:line="240" w:lineRule="auto"/>
      </w:pPr>
      <w:r>
        <w:separator/>
      </w:r>
    </w:p>
  </w:endnote>
  <w:endnote w:type="continuationSeparator" w:id="0">
    <w:p w:rsidR="00910759" w:rsidP="003A42DE" w:rsidRDefault="00910759" w14:paraId="398ADD3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:rsidR="003A42DE" w:rsidRDefault="003A42DE" w14:paraId="4A86AAF9" w14:textId="7777777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A42DE" w:rsidRDefault="003A42DE" w14:paraId="2B59F42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0759" w:rsidP="003A42DE" w:rsidRDefault="00910759" w14:paraId="02A91AAD" w14:textId="77777777">
      <w:pPr>
        <w:spacing w:after="0" w:line="240" w:lineRule="auto"/>
      </w:pPr>
      <w:r>
        <w:separator/>
      </w:r>
    </w:p>
  </w:footnote>
  <w:footnote w:type="continuationSeparator" w:id="0">
    <w:p w:rsidR="00910759" w:rsidP="003A42DE" w:rsidRDefault="00910759" w14:paraId="066EC7A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B32FC"/>
    <w:multiLevelType w:val="hybridMultilevel"/>
    <w:tmpl w:val="59AC91B2"/>
    <w:lvl w:ilvl="0" w:tplc="F840619C">
      <w:start w:val="1"/>
      <w:numFmt w:val="decimal"/>
      <w:lvlText w:val="%1."/>
      <w:lvlJc w:val="left"/>
      <w:pPr>
        <w:ind w:left="1440" w:hanging="360"/>
      </w:pPr>
    </w:lvl>
    <w:lvl w:ilvl="1" w:tplc="3BD018F8">
      <w:start w:val="1"/>
      <w:numFmt w:val="decimal"/>
      <w:lvlText w:val="%2."/>
      <w:lvlJc w:val="left"/>
      <w:pPr>
        <w:ind w:left="1440" w:hanging="360"/>
      </w:pPr>
    </w:lvl>
    <w:lvl w:ilvl="2" w:tplc="37647642">
      <w:start w:val="1"/>
      <w:numFmt w:val="decimal"/>
      <w:lvlText w:val="%3."/>
      <w:lvlJc w:val="left"/>
      <w:pPr>
        <w:ind w:left="1440" w:hanging="360"/>
      </w:pPr>
    </w:lvl>
    <w:lvl w:ilvl="3" w:tplc="5DBE9C5E">
      <w:start w:val="1"/>
      <w:numFmt w:val="decimal"/>
      <w:lvlText w:val="%4."/>
      <w:lvlJc w:val="left"/>
      <w:pPr>
        <w:ind w:left="1440" w:hanging="360"/>
      </w:pPr>
    </w:lvl>
    <w:lvl w:ilvl="4" w:tplc="6538900C">
      <w:start w:val="1"/>
      <w:numFmt w:val="decimal"/>
      <w:lvlText w:val="%5."/>
      <w:lvlJc w:val="left"/>
      <w:pPr>
        <w:ind w:left="1440" w:hanging="360"/>
      </w:pPr>
    </w:lvl>
    <w:lvl w:ilvl="5" w:tplc="83525DC2">
      <w:start w:val="1"/>
      <w:numFmt w:val="decimal"/>
      <w:lvlText w:val="%6."/>
      <w:lvlJc w:val="left"/>
      <w:pPr>
        <w:ind w:left="1440" w:hanging="360"/>
      </w:pPr>
    </w:lvl>
    <w:lvl w:ilvl="6" w:tplc="6954524C">
      <w:start w:val="1"/>
      <w:numFmt w:val="decimal"/>
      <w:lvlText w:val="%7."/>
      <w:lvlJc w:val="left"/>
      <w:pPr>
        <w:ind w:left="1440" w:hanging="360"/>
      </w:pPr>
    </w:lvl>
    <w:lvl w:ilvl="7" w:tplc="C818C66A">
      <w:start w:val="1"/>
      <w:numFmt w:val="decimal"/>
      <w:lvlText w:val="%8."/>
      <w:lvlJc w:val="left"/>
      <w:pPr>
        <w:ind w:left="1440" w:hanging="360"/>
      </w:pPr>
    </w:lvl>
    <w:lvl w:ilvl="8" w:tplc="7A547A3E">
      <w:start w:val="1"/>
      <w:numFmt w:val="decimal"/>
      <w:lvlText w:val="%9."/>
      <w:lvlJc w:val="left"/>
      <w:pPr>
        <w:ind w:left="1440" w:hanging="360"/>
      </w:pPr>
    </w:lvl>
  </w:abstractNum>
  <w:abstractNum w:abstractNumId="1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47904"/>
    <w:multiLevelType w:val="hybridMultilevel"/>
    <w:tmpl w:val="E54C34DE"/>
    <w:lvl w:ilvl="0" w:tplc="6F129584">
      <w:start w:val="1"/>
      <w:numFmt w:val="decimal"/>
      <w:lvlText w:val="%1."/>
      <w:lvlJc w:val="left"/>
      <w:pPr>
        <w:ind w:left="1440" w:hanging="360"/>
      </w:pPr>
    </w:lvl>
    <w:lvl w:ilvl="1" w:tplc="7DF0BCE4">
      <w:start w:val="1"/>
      <w:numFmt w:val="decimal"/>
      <w:lvlText w:val="%2."/>
      <w:lvlJc w:val="left"/>
      <w:pPr>
        <w:ind w:left="1440" w:hanging="360"/>
      </w:pPr>
    </w:lvl>
    <w:lvl w:ilvl="2" w:tplc="22684894">
      <w:start w:val="1"/>
      <w:numFmt w:val="decimal"/>
      <w:lvlText w:val="%3."/>
      <w:lvlJc w:val="left"/>
      <w:pPr>
        <w:ind w:left="1440" w:hanging="360"/>
      </w:pPr>
    </w:lvl>
    <w:lvl w:ilvl="3" w:tplc="C886642C">
      <w:start w:val="1"/>
      <w:numFmt w:val="decimal"/>
      <w:lvlText w:val="%4."/>
      <w:lvlJc w:val="left"/>
      <w:pPr>
        <w:ind w:left="1440" w:hanging="360"/>
      </w:pPr>
    </w:lvl>
    <w:lvl w:ilvl="4" w:tplc="69C40946">
      <w:start w:val="1"/>
      <w:numFmt w:val="decimal"/>
      <w:lvlText w:val="%5."/>
      <w:lvlJc w:val="left"/>
      <w:pPr>
        <w:ind w:left="1440" w:hanging="360"/>
      </w:pPr>
    </w:lvl>
    <w:lvl w:ilvl="5" w:tplc="FE9C7576">
      <w:start w:val="1"/>
      <w:numFmt w:val="decimal"/>
      <w:lvlText w:val="%6."/>
      <w:lvlJc w:val="left"/>
      <w:pPr>
        <w:ind w:left="1440" w:hanging="360"/>
      </w:pPr>
    </w:lvl>
    <w:lvl w:ilvl="6" w:tplc="CDD02B36">
      <w:start w:val="1"/>
      <w:numFmt w:val="decimal"/>
      <w:lvlText w:val="%7."/>
      <w:lvlJc w:val="left"/>
      <w:pPr>
        <w:ind w:left="1440" w:hanging="360"/>
      </w:pPr>
    </w:lvl>
    <w:lvl w:ilvl="7" w:tplc="0932FFD2">
      <w:start w:val="1"/>
      <w:numFmt w:val="decimal"/>
      <w:lvlText w:val="%8."/>
      <w:lvlJc w:val="left"/>
      <w:pPr>
        <w:ind w:left="1440" w:hanging="360"/>
      </w:pPr>
    </w:lvl>
    <w:lvl w:ilvl="8" w:tplc="C194C262">
      <w:start w:val="1"/>
      <w:numFmt w:val="decimal"/>
      <w:lvlText w:val="%9."/>
      <w:lvlJc w:val="left"/>
      <w:pPr>
        <w:ind w:left="1440" w:hanging="360"/>
      </w:pPr>
    </w:lvl>
  </w:abstractNum>
  <w:abstractNum w:abstractNumId="5" w15:restartNumberingAfterBreak="0">
    <w:nsid w:val="2DAA0674"/>
    <w:multiLevelType w:val="hybridMultilevel"/>
    <w:tmpl w:val="9F40D6DC"/>
    <w:lvl w:ilvl="0" w:tplc="626C3FE8">
      <w:start w:val="1"/>
      <w:numFmt w:val="decimal"/>
      <w:lvlText w:val="%1."/>
      <w:lvlJc w:val="left"/>
      <w:pPr>
        <w:ind w:left="1440" w:hanging="360"/>
      </w:pPr>
    </w:lvl>
    <w:lvl w:ilvl="1" w:tplc="F674521C">
      <w:start w:val="1"/>
      <w:numFmt w:val="decimal"/>
      <w:lvlText w:val="%2."/>
      <w:lvlJc w:val="left"/>
      <w:pPr>
        <w:ind w:left="1440" w:hanging="360"/>
      </w:pPr>
    </w:lvl>
    <w:lvl w:ilvl="2" w:tplc="7B528E16">
      <w:start w:val="1"/>
      <w:numFmt w:val="decimal"/>
      <w:lvlText w:val="%3."/>
      <w:lvlJc w:val="left"/>
      <w:pPr>
        <w:ind w:left="1440" w:hanging="360"/>
      </w:pPr>
    </w:lvl>
    <w:lvl w:ilvl="3" w:tplc="717AC2F8">
      <w:start w:val="1"/>
      <w:numFmt w:val="decimal"/>
      <w:lvlText w:val="%4."/>
      <w:lvlJc w:val="left"/>
      <w:pPr>
        <w:ind w:left="1440" w:hanging="360"/>
      </w:pPr>
    </w:lvl>
    <w:lvl w:ilvl="4" w:tplc="6082D594">
      <w:start w:val="1"/>
      <w:numFmt w:val="decimal"/>
      <w:lvlText w:val="%5."/>
      <w:lvlJc w:val="left"/>
      <w:pPr>
        <w:ind w:left="1440" w:hanging="360"/>
      </w:pPr>
    </w:lvl>
    <w:lvl w:ilvl="5" w:tplc="12D00D5E">
      <w:start w:val="1"/>
      <w:numFmt w:val="decimal"/>
      <w:lvlText w:val="%6."/>
      <w:lvlJc w:val="left"/>
      <w:pPr>
        <w:ind w:left="1440" w:hanging="360"/>
      </w:pPr>
    </w:lvl>
    <w:lvl w:ilvl="6" w:tplc="3340AB5C">
      <w:start w:val="1"/>
      <w:numFmt w:val="decimal"/>
      <w:lvlText w:val="%7."/>
      <w:lvlJc w:val="left"/>
      <w:pPr>
        <w:ind w:left="1440" w:hanging="360"/>
      </w:pPr>
    </w:lvl>
    <w:lvl w:ilvl="7" w:tplc="7474E420">
      <w:start w:val="1"/>
      <w:numFmt w:val="decimal"/>
      <w:lvlText w:val="%8."/>
      <w:lvlJc w:val="left"/>
      <w:pPr>
        <w:ind w:left="1440" w:hanging="360"/>
      </w:pPr>
    </w:lvl>
    <w:lvl w:ilvl="8" w:tplc="3EAE1F8A">
      <w:start w:val="1"/>
      <w:numFmt w:val="decimal"/>
      <w:lvlText w:val="%9."/>
      <w:lvlJc w:val="left"/>
      <w:pPr>
        <w:ind w:left="1440" w:hanging="360"/>
      </w:pPr>
    </w:lvl>
  </w:abstractNum>
  <w:abstractNum w:abstractNumId="6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5823E8"/>
    <w:multiLevelType w:val="hybridMultilevel"/>
    <w:tmpl w:val="4E7665AA"/>
    <w:lvl w:ilvl="0" w:tplc="AD505550">
      <w:start w:val="1"/>
      <w:numFmt w:val="decimal"/>
      <w:lvlText w:val="%1."/>
      <w:lvlJc w:val="left"/>
      <w:pPr>
        <w:ind w:left="1440" w:hanging="360"/>
      </w:pPr>
    </w:lvl>
    <w:lvl w:ilvl="1" w:tplc="6AA22908">
      <w:start w:val="1"/>
      <w:numFmt w:val="decimal"/>
      <w:lvlText w:val="%2."/>
      <w:lvlJc w:val="left"/>
      <w:pPr>
        <w:ind w:left="1440" w:hanging="360"/>
      </w:pPr>
    </w:lvl>
    <w:lvl w:ilvl="2" w:tplc="8F38DEC4">
      <w:start w:val="1"/>
      <w:numFmt w:val="decimal"/>
      <w:lvlText w:val="%3."/>
      <w:lvlJc w:val="left"/>
      <w:pPr>
        <w:ind w:left="1440" w:hanging="360"/>
      </w:pPr>
    </w:lvl>
    <w:lvl w:ilvl="3" w:tplc="9392AD78">
      <w:start w:val="1"/>
      <w:numFmt w:val="decimal"/>
      <w:lvlText w:val="%4."/>
      <w:lvlJc w:val="left"/>
      <w:pPr>
        <w:ind w:left="1440" w:hanging="360"/>
      </w:pPr>
    </w:lvl>
    <w:lvl w:ilvl="4" w:tplc="6AD85956">
      <w:start w:val="1"/>
      <w:numFmt w:val="decimal"/>
      <w:lvlText w:val="%5."/>
      <w:lvlJc w:val="left"/>
      <w:pPr>
        <w:ind w:left="1440" w:hanging="360"/>
      </w:pPr>
    </w:lvl>
    <w:lvl w:ilvl="5" w:tplc="8DEABD38">
      <w:start w:val="1"/>
      <w:numFmt w:val="decimal"/>
      <w:lvlText w:val="%6."/>
      <w:lvlJc w:val="left"/>
      <w:pPr>
        <w:ind w:left="1440" w:hanging="360"/>
      </w:pPr>
    </w:lvl>
    <w:lvl w:ilvl="6" w:tplc="AC3C2484">
      <w:start w:val="1"/>
      <w:numFmt w:val="decimal"/>
      <w:lvlText w:val="%7."/>
      <w:lvlJc w:val="left"/>
      <w:pPr>
        <w:ind w:left="1440" w:hanging="360"/>
      </w:pPr>
    </w:lvl>
    <w:lvl w:ilvl="7" w:tplc="52701428">
      <w:start w:val="1"/>
      <w:numFmt w:val="decimal"/>
      <w:lvlText w:val="%8."/>
      <w:lvlJc w:val="left"/>
      <w:pPr>
        <w:ind w:left="1440" w:hanging="360"/>
      </w:pPr>
    </w:lvl>
    <w:lvl w:ilvl="8" w:tplc="94A27ECA">
      <w:start w:val="1"/>
      <w:numFmt w:val="decimal"/>
      <w:lvlText w:val="%9."/>
      <w:lvlJc w:val="left"/>
      <w:pPr>
        <w:ind w:left="1440" w:hanging="360"/>
      </w:pPr>
    </w:lvl>
  </w:abstractNum>
  <w:abstractNum w:abstractNumId="8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2"/>
  </w:num>
  <w:num w:numId="2" w16cid:durableId="1365403601">
    <w:abstractNumId w:val="1"/>
  </w:num>
  <w:num w:numId="3" w16cid:durableId="1699744316">
    <w:abstractNumId w:val="8"/>
  </w:num>
  <w:num w:numId="4" w16cid:durableId="1036810075">
    <w:abstractNumId w:val="3"/>
  </w:num>
  <w:num w:numId="5" w16cid:durableId="1881167072">
    <w:abstractNumId w:val="6"/>
  </w:num>
  <w:num w:numId="6" w16cid:durableId="1437095995">
    <w:abstractNumId w:val="7"/>
  </w:num>
  <w:num w:numId="7" w16cid:durableId="172191484">
    <w:abstractNumId w:val="0"/>
  </w:num>
  <w:num w:numId="8" w16cid:durableId="594636134">
    <w:abstractNumId w:val="5"/>
  </w:num>
  <w:num w:numId="9" w16cid:durableId="134756266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  <w15:person w15:author="Gabriel Passos Sesana - GDACA">
    <w15:presenceInfo w15:providerId="AD" w15:userId="S::t318556@tjdft.jus.br::98268d75-773c-423e-bbc3-55d5340811be"/>
  </w15:person>
  <w15:person w15:author="Marcia Vilela Alves - GDACA">
    <w15:presenceInfo w15:providerId="AD" w15:userId="S::t308703@tjdft.jus.br::7a63abfe-b68b-4abc-8a9c-163dd7d9a1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4C15"/>
    <w:rsid w:val="00012123"/>
    <w:rsid w:val="000121B2"/>
    <w:rsid w:val="00012E42"/>
    <w:rsid w:val="0002189B"/>
    <w:rsid w:val="0002738F"/>
    <w:rsid w:val="00033421"/>
    <w:rsid w:val="00033AFD"/>
    <w:rsid w:val="00036B93"/>
    <w:rsid w:val="000525EE"/>
    <w:rsid w:val="00052AE3"/>
    <w:rsid w:val="0006080C"/>
    <w:rsid w:val="000619E0"/>
    <w:rsid w:val="00062B87"/>
    <w:rsid w:val="00064301"/>
    <w:rsid w:val="00076D7D"/>
    <w:rsid w:val="0009174A"/>
    <w:rsid w:val="00091ABC"/>
    <w:rsid w:val="00097BBF"/>
    <w:rsid w:val="000A7009"/>
    <w:rsid w:val="000B0FC6"/>
    <w:rsid w:val="000B7AF7"/>
    <w:rsid w:val="000D2E62"/>
    <w:rsid w:val="000D59B2"/>
    <w:rsid w:val="000D5B96"/>
    <w:rsid w:val="000E50C3"/>
    <w:rsid w:val="000F1358"/>
    <w:rsid w:val="000F1817"/>
    <w:rsid w:val="000F6570"/>
    <w:rsid w:val="001009CC"/>
    <w:rsid w:val="0010525D"/>
    <w:rsid w:val="0011527A"/>
    <w:rsid w:val="00115458"/>
    <w:rsid w:val="00115569"/>
    <w:rsid w:val="00120021"/>
    <w:rsid w:val="00122133"/>
    <w:rsid w:val="00125329"/>
    <w:rsid w:val="00126492"/>
    <w:rsid w:val="00131A63"/>
    <w:rsid w:val="00137A7E"/>
    <w:rsid w:val="001457C7"/>
    <w:rsid w:val="00151611"/>
    <w:rsid w:val="00155B85"/>
    <w:rsid w:val="00161CD2"/>
    <w:rsid w:val="00164388"/>
    <w:rsid w:val="001676A4"/>
    <w:rsid w:val="00167F3A"/>
    <w:rsid w:val="00173BC6"/>
    <w:rsid w:val="001801E9"/>
    <w:rsid w:val="00183B77"/>
    <w:rsid w:val="00185ADA"/>
    <w:rsid w:val="001A09B8"/>
    <w:rsid w:val="001A1B8B"/>
    <w:rsid w:val="001C3EA1"/>
    <w:rsid w:val="001C466B"/>
    <w:rsid w:val="001D2162"/>
    <w:rsid w:val="001E0D41"/>
    <w:rsid w:val="001E4974"/>
    <w:rsid w:val="001E7903"/>
    <w:rsid w:val="001F285F"/>
    <w:rsid w:val="00203B1D"/>
    <w:rsid w:val="0020478E"/>
    <w:rsid w:val="00206304"/>
    <w:rsid w:val="002126F1"/>
    <w:rsid w:val="0021526A"/>
    <w:rsid w:val="0021791B"/>
    <w:rsid w:val="002218E0"/>
    <w:rsid w:val="00222EF4"/>
    <w:rsid w:val="00232EEB"/>
    <w:rsid w:val="002437F6"/>
    <w:rsid w:val="00250886"/>
    <w:rsid w:val="00254E51"/>
    <w:rsid w:val="00262F85"/>
    <w:rsid w:val="00264107"/>
    <w:rsid w:val="00273F21"/>
    <w:rsid w:val="00274644"/>
    <w:rsid w:val="00277029"/>
    <w:rsid w:val="0028319F"/>
    <w:rsid w:val="002864CA"/>
    <w:rsid w:val="002926F9"/>
    <w:rsid w:val="00292ABE"/>
    <w:rsid w:val="00292E82"/>
    <w:rsid w:val="00296003"/>
    <w:rsid w:val="00296DAE"/>
    <w:rsid w:val="002A2038"/>
    <w:rsid w:val="002A3D11"/>
    <w:rsid w:val="002A5205"/>
    <w:rsid w:val="002B0491"/>
    <w:rsid w:val="002B1184"/>
    <w:rsid w:val="002B210E"/>
    <w:rsid w:val="002C2464"/>
    <w:rsid w:val="002C42D2"/>
    <w:rsid w:val="002D0407"/>
    <w:rsid w:val="002D127E"/>
    <w:rsid w:val="002D2D56"/>
    <w:rsid w:val="002D3FF3"/>
    <w:rsid w:val="002F13AB"/>
    <w:rsid w:val="002F7666"/>
    <w:rsid w:val="00302029"/>
    <w:rsid w:val="00303FAE"/>
    <w:rsid w:val="0031063D"/>
    <w:rsid w:val="00311BCD"/>
    <w:rsid w:val="00312291"/>
    <w:rsid w:val="00316B1F"/>
    <w:rsid w:val="00321068"/>
    <w:rsid w:val="00323779"/>
    <w:rsid w:val="00323D27"/>
    <w:rsid w:val="0033735F"/>
    <w:rsid w:val="00337B6B"/>
    <w:rsid w:val="0034247B"/>
    <w:rsid w:val="003436F6"/>
    <w:rsid w:val="0034511C"/>
    <w:rsid w:val="0034578E"/>
    <w:rsid w:val="00347818"/>
    <w:rsid w:val="00351653"/>
    <w:rsid w:val="003524E5"/>
    <w:rsid w:val="00352D66"/>
    <w:rsid w:val="00354AA2"/>
    <w:rsid w:val="00355C73"/>
    <w:rsid w:val="00362154"/>
    <w:rsid w:val="003624B4"/>
    <w:rsid w:val="00370C48"/>
    <w:rsid w:val="003717FC"/>
    <w:rsid w:val="003749AB"/>
    <w:rsid w:val="00385F90"/>
    <w:rsid w:val="00386303"/>
    <w:rsid w:val="00392CF1"/>
    <w:rsid w:val="003A1DD8"/>
    <w:rsid w:val="003A42DE"/>
    <w:rsid w:val="003A4E55"/>
    <w:rsid w:val="003A6871"/>
    <w:rsid w:val="003B3398"/>
    <w:rsid w:val="003C2247"/>
    <w:rsid w:val="003D11BE"/>
    <w:rsid w:val="003D3FEE"/>
    <w:rsid w:val="003E436D"/>
    <w:rsid w:val="00401FA1"/>
    <w:rsid w:val="00413928"/>
    <w:rsid w:val="00423538"/>
    <w:rsid w:val="00445ED9"/>
    <w:rsid w:val="00451A6D"/>
    <w:rsid w:val="00465A25"/>
    <w:rsid w:val="0047216B"/>
    <w:rsid w:val="004738B5"/>
    <w:rsid w:val="00474DCD"/>
    <w:rsid w:val="004762F1"/>
    <w:rsid w:val="00480A33"/>
    <w:rsid w:val="00484723"/>
    <w:rsid w:val="00485185"/>
    <w:rsid w:val="00495EB5"/>
    <w:rsid w:val="00496EB5"/>
    <w:rsid w:val="004A55E8"/>
    <w:rsid w:val="004A6DE1"/>
    <w:rsid w:val="004B2A9C"/>
    <w:rsid w:val="004B7A6C"/>
    <w:rsid w:val="004C0465"/>
    <w:rsid w:val="004C339B"/>
    <w:rsid w:val="004C591E"/>
    <w:rsid w:val="004C7418"/>
    <w:rsid w:val="004D0BCF"/>
    <w:rsid w:val="00506A7D"/>
    <w:rsid w:val="00506D76"/>
    <w:rsid w:val="005107D2"/>
    <w:rsid w:val="00511630"/>
    <w:rsid w:val="00517F10"/>
    <w:rsid w:val="00520E8A"/>
    <w:rsid w:val="00525FCB"/>
    <w:rsid w:val="00530C7C"/>
    <w:rsid w:val="00546DC4"/>
    <w:rsid w:val="0055172B"/>
    <w:rsid w:val="00557342"/>
    <w:rsid w:val="00560427"/>
    <w:rsid w:val="00573C5D"/>
    <w:rsid w:val="00576A45"/>
    <w:rsid w:val="0057726B"/>
    <w:rsid w:val="00585828"/>
    <w:rsid w:val="00586EB6"/>
    <w:rsid w:val="005925FC"/>
    <w:rsid w:val="0059689A"/>
    <w:rsid w:val="00597864"/>
    <w:rsid w:val="005A1443"/>
    <w:rsid w:val="005A1AD9"/>
    <w:rsid w:val="005A58E7"/>
    <w:rsid w:val="005A6662"/>
    <w:rsid w:val="005B7851"/>
    <w:rsid w:val="005C108B"/>
    <w:rsid w:val="005C31C4"/>
    <w:rsid w:val="005C69F8"/>
    <w:rsid w:val="005C75B9"/>
    <w:rsid w:val="005D305E"/>
    <w:rsid w:val="005E3F4E"/>
    <w:rsid w:val="005E5A03"/>
    <w:rsid w:val="005F0EBE"/>
    <w:rsid w:val="005F32C8"/>
    <w:rsid w:val="00601B09"/>
    <w:rsid w:val="0060333D"/>
    <w:rsid w:val="00611216"/>
    <w:rsid w:val="0061262D"/>
    <w:rsid w:val="00615051"/>
    <w:rsid w:val="00621C46"/>
    <w:rsid w:val="006226C6"/>
    <w:rsid w:val="00632EAA"/>
    <w:rsid w:val="00633703"/>
    <w:rsid w:val="0063376A"/>
    <w:rsid w:val="00635527"/>
    <w:rsid w:val="00641BB6"/>
    <w:rsid w:val="00642EE1"/>
    <w:rsid w:val="006520E0"/>
    <w:rsid w:val="00661CF3"/>
    <w:rsid w:val="006658A2"/>
    <w:rsid w:val="006921E1"/>
    <w:rsid w:val="00693B0D"/>
    <w:rsid w:val="006B2A89"/>
    <w:rsid w:val="006B555B"/>
    <w:rsid w:val="006C6E29"/>
    <w:rsid w:val="006D07B9"/>
    <w:rsid w:val="006D0993"/>
    <w:rsid w:val="006D3824"/>
    <w:rsid w:val="006D595E"/>
    <w:rsid w:val="006F725D"/>
    <w:rsid w:val="00711FE9"/>
    <w:rsid w:val="00713933"/>
    <w:rsid w:val="00715D4D"/>
    <w:rsid w:val="00726567"/>
    <w:rsid w:val="00730800"/>
    <w:rsid w:val="007417DB"/>
    <w:rsid w:val="00744BDF"/>
    <w:rsid w:val="00747176"/>
    <w:rsid w:val="0076287B"/>
    <w:rsid w:val="00765709"/>
    <w:rsid w:val="00770E7F"/>
    <w:rsid w:val="0077693D"/>
    <w:rsid w:val="0077719E"/>
    <w:rsid w:val="00782446"/>
    <w:rsid w:val="007844F9"/>
    <w:rsid w:val="00791D48"/>
    <w:rsid w:val="007A32D4"/>
    <w:rsid w:val="007A3F4D"/>
    <w:rsid w:val="007B1C1A"/>
    <w:rsid w:val="007B265E"/>
    <w:rsid w:val="007C0FEF"/>
    <w:rsid w:val="007C196D"/>
    <w:rsid w:val="007C4990"/>
    <w:rsid w:val="007D00F1"/>
    <w:rsid w:val="007D27C7"/>
    <w:rsid w:val="007D3BA7"/>
    <w:rsid w:val="007D4432"/>
    <w:rsid w:val="007E1C8C"/>
    <w:rsid w:val="007E3BF9"/>
    <w:rsid w:val="007F0F43"/>
    <w:rsid w:val="007F4412"/>
    <w:rsid w:val="007F7839"/>
    <w:rsid w:val="00800051"/>
    <w:rsid w:val="00804386"/>
    <w:rsid w:val="008134CE"/>
    <w:rsid w:val="008151BB"/>
    <w:rsid w:val="0082317A"/>
    <w:rsid w:val="008235A6"/>
    <w:rsid w:val="00825BFF"/>
    <w:rsid w:val="00850905"/>
    <w:rsid w:val="0085425F"/>
    <w:rsid w:val="0086390F"/>
    <w:rsid w:val="00863E44"/>
    <w:rsid w:val="00877CCC"/>
    <w:rsid w:val="00877F2B"/>
    <w:rsid w:val="008809C2"/>
    <w:rsid w:val="00881203"/>
    <w:rsid w:val="00882188"/>
    <w:rsid w:val="00886ABA"/>
    <w:rsid w:val="008966E3"/>
    <w:rsid w:val="008A01E9"/>
    <w:rsid w:val="008A4445"/>
    <w:rsid w:val="008A49BC"/>
    <w:rsid w:val="008A56A3"/>
    <w:rsid w:val="008B35C6"/>
    <w:rsid w:val="008B45C4"/>
    <w:rsid w:val="008B62DA"/>
    <w:rsid w:val="008C29EA"/>
    <w:rsid w:val="008C306F"/>
    <w:rsid w:val="008C34E5"/>
    <w:rsid w:val="008C4183"/>
    <w:rsid w:val="008C641E"/>
    <w:rsid w:val="008D0C9F"/>
    <w:rsid w:val="008D3078"/>
    <w:rsid w:val="008D721A"/>
    <w:rsid w:val="008D7295"/>
    <w:rsid w:val="008F43F4"/>
    <w:rsid w:val="008F4440"/>
    <w:rsid w:val="00910759"/>
    <w:rsid w:val="00911601"/>
    <w:rsid w:val="0092538F"/>
    <w:rsid w:val="009300C5"/>
    <w:rsid w:val="00933600"/>
    <w:rsid w:val="00937017"/>
    <w:rsid w:val="0094285B"/>
    <w:rsid w:val="009431B2"/>
    <w:rsid w:val="00945DCA"/>
    <w:rsid w:val="00946FF7"/>
    <w:rsid w:val="009506E0"/>
    <w:rsid w:val="00951CAD"/>
    <w:rsid w:val="00962A91"/>
    <w:rsid w:val="00963E74"/>
    <w:rsid w:val="00966A46"/>
    <w:rsid w:val="00972EF3"/>
    <w:rsid w:val="009757E6"/>
    <w:rsid w:val="0097780C"/>
    <w:rsid w:val="00980B49"/>
    <w:rsid w:val="0099680F"/>
    <w:rsid w:val="009A136D"/>
    <w:rsid w:val="009A37F4"/>
    <w:rsid w:val="009C1026"/>
    <w:rsid w:val="009C4045"/>
    <w:rsid w:val="009D0BA0"/>
    <w:rsid w:val="009D1137"/>
    <w:rsid w:val="009E1D8D"/>
    <w:rsid w:val="009E3373"/>
    <w:rsid w:val="009E3BE9"/>
    <w:rsid w:val="009F2BB1"/>
    <w:rsid w:val="009F36E1"/>
    <w:rsid w:val="009F684C"/>
    <w:rsid w:val="009F759D"/>
    <w:rsid w:val="00A03057"/>
    <w:rsid w:val="00A2661C"/>
    <w:rsid w:val="00A31C13"/>
    <w:rsid w:val="00A330C4"/>
    <w:rsid w:val="00A3595E"/>
    <w:rsid w:val="00A37E08"/>
    <w:rsid w:val="00A40FBB"/>
    <w:rsid w:val="00A44876"/>
    <w:rsid w:val="00A44A87"/>
    <w:rsid w:val="00A6481B"/>
    <w:rsid w:val="00A666B6"/>
    <w:rsid w:val="00A72414"/>
    <w:rsid w:val="00A7661A"/>
    <w:rsid w:val="00A773CE"/>
    <w:rsid w:val="00A80091"/>
    <w:rsid w:val="00A86951"/>
    <w:rsid w:val="00A87227"/>
    <w:rsid w:val="00A958AF"/>
    <w:rsid w:val="00A96CB3"/>
    <w:rsid w:val="00A97525"/>
    <w:rsid w:val="00AA1C23"/>
    <w:rsid w:val="00AA7E81"/>
    <w:rsid w:val="00AB1DE4"/>
    <w:rsid w:val="00AB6A11"/>
    <w:rsid w:val="00AB7E65"/>
    <w:rsid w:val="00AC20E1"/>
    <w:rsid w:val="00AE495E"/>
    <w:rsid w:val="00B04942"/>
    <w:rsid w:val="00B17310"/>
    <w:rsid w:val="00B175A0"/>
    <w:rsid w:val="00B30DAE"/>
    <w:rsid w:val="00B41866"/>
    <w:rsid w:val="00B5663B"/>
    <w:rsid w:val="00B60375"/>
    <w:rsid w:val="00B606B1"/>
    <w:rsid w:val="00B60851"/>
    <w:rsid w:val="00B71FB9"/>
    <w:rsid w:val="00B73FAD"/>
    <w:rsid w:val="00B74FB6"/>
    <w:rsid w:val="00B75D6D"/>
    <w:rsid w:val="00B834B5"/>
    <w:rsid w:val="00B848AE"/>
    <w:rsid w:val="00BA3360"/>
    <w:rsid w:val="00BA65D0"/>
    <w:rsid w:val="00BA700C"/>
    <w:rsid w:val="00BB2608"/>
    <w:rsid w:val="00BB6749"/>
    <w:rsid w:val="00BE75D7"/>
    <w:rsid w:val="00BF1494"/>
    <w:rsid w:val="00BF173F"/>
    <w:rsid w:val="00BF4903"/>
    <w:rsid w:val="00BF7139"/>
    <w:rsid w:val="00C01659"/>
    <w:rsid w:val="00C12218"/>
    <w:rsid w:val="00C21B40"/>
    <w:rsid w:val="00C22469"/>
    <w:rsid w:val="00C249B8"/>
    <w:rsid w:val="00C33B77"/>
    <w:rsid w:val="00C341CF"/>
    <w:rsid w:val="00C40A19"/>
    <w:rsid w:val="00C4378B"/>
    <w:rsid w:val="00C5461F"/>
    <w:rsid w:val="00C57E17"/>
    <w:rsid w:val="00C65EBB"/>
    <w:rsid w:val="00C6664A"/>
    <w:rsid w:val="00C728D3"/>
    <w:rsid w:val="00C94119"/>
    <w:rsid w:val="00C966CA"/>
    <w:rsid w:val="00CA324E"/>
    <w:rsid w:val="00CB0848"/>
    <w:rsid w:val="00CB4E4C"/>
    <w:rsid w:val="00CB7FF8"/>
    <w:rsid w:val="00CC7150"/>
    <w:rsid w:val="00CF0581"/>
    <w:rsid w:val="00CF1C50"/>
    <w:rsid w:val="00CF247F"/>
    <w:rsid w:val="00D04BD8"/>
    <w:rsid w:val="00D07310"/>
    <w:rsid w:val="00D101EF"/>
    <w:rsid w:val="00D1067B"/>
    <w:rsid w:val="00D12D71"/>
    <w:rsid w:val="00D135AB"/>
    <w:rsid w:val="00D14D52"/>
    <w:rsid w:val="00D17E79"/>
    <w:rsid w:val="00D21983"/>
    <w:rsid w:val="00D34492"/>
    <w:rsid w:val="00D4104B"/>
    <w:rsid w:val="00D42648"/>
    <w:rsid w:val="00D42B4A"/>
    <w:rsid w:val="00D42DB8"/>
    <w:rsid w:val="00D456A6"/>
    <w:rsid w:val="00D516B2"/>
    <w:rsid w:val="00D52E56"/>
    <w:rsid w:val="00D57E55"/>
    <w:rsid w:val="00D80EBC"/>
    <w:rsid w:val="00D8260E"/>
    <w:rsid w:val="00D8334B"/>
    <w:rsid w:val="00D84490"/>
    <w:rsid w:val="00D85E07"/>
    <w:rsid w:val="00DB0A08"/>
    <w:rsid w:val="00DB1301"/>
    <w:rsid w:val="00DB342D"/>
    <w:rsid w:val="00DC71DB"/>
    <w:rsid w:val="00DF0654"/>
    <w:rsid w:val="00DF2670"/>
    <w:rsid w:val="00DF2730"/>
    <w:rsid w:val="00E055B0"/>
    <w:rsid w:val="00E07B96"/>
    <w:rsid w:val="00E211F5"/>
    <w:rsid w:val="00E26735"/>
    <w:rsid w:val="00E27460"/>
    <w:rsid w:val="00E437CF"/>
    <w:rsid w:val="00E53472"/>
    <w:rsid w:val="00E53CAF"/>
    <w:rsid w:val="00E611E9"/>
    <w:rsid w:val="00E647A0"/>
    <w:rsid w:val="00E806F5"/>
    <w:rsid w:val="00E828E3"/>
    <w:rsid w:val="00E828EB"/>
    <w:rsid w:val="00E84050"/>
    <w:rsid w:val="00E86190"/>
    <w:rsid w:val="00E87018"/>
    <w:rsid w:val="00E87B28"/>
    <w:rsid w:val="00E91CD1"/>
    <w:rsid w:val="00E926C7"/>
    <w:rsid w:val="00E963CE"/>
    <w:rsid w:val="00E96D12"/>
    <w:rsid w:val="00E97CB9"/>
    <w:rsid w:val="00EA63F0"/>
    <w:rsid w:val="00EB3378"/>
    <w:rsid w:val="00EB3F6A"/>
    <w:rsid w:val="00EB54B5"/>
    <w:rsid w:val="00EC5732"/>
    <w:rsid w:val="00EC712D"/>
    <w:rsid w:val="00ED0A9E"/>
    <w:rsid w:val="00ED44BA"/>
    <w:rsid w:val="00ED5E8E"/>
    <w:rsid w:val="00EE027D"/>
    <w:rsid w:val="00EE760E"/>
    <w:rsid w:val="00EF2715"/>
    <w:rsid w:val="00F041BA"/>
    <w:rsid w:val="00F066B4"/>
    <w:rsid w:val="00F07B06"/>
    <w:rsid w:val="00F07F92"/>
    <w:rsid w:val="00F10D23"/>
    <w:rsid w:val="00F12768"/>
    <w:rsid w:val="00F143F5"/>
    <w:rsid w:val="00F1627D"/>
    <w:rsid w:val="00F20A80"/>
    <w:rsid w:val="00F213B7"/>
    <w:rsid w:val="00F3251E"/>
    <w:rsid w:val="00F32608"/>
    <w:rsid w:val="00F3776A"/>
    <w:rsid w:val="00F43DDE"/>
    <w:rsid w:val="00F516D2"/>
    <w:rsid w:val="00F51BA9"/>
    <w:rsid w:val="00F51F47"/>
    <w:rsid w:val="00F547F1"/>
    <w:rsid w:val="00F63CDB"/>
    <w:rsid w:val="00F66640"/>
    <w:rsid w:val="00F84974"/>
    <w:rsid w:val="00F87022"/>
    <w:rsid w:val="00F879B4"/>
    <w:rsid w:val="00F90352"/>
    <w:rsid w:val="00F90DC1"/>
    <w:rsid w:val="00F9351B"/>
    <w:rsid w:val="00FC0273"/>
    <w:rsid w:val="00FC0C0F"/>
    <w:rsid w:val="00FC2DF0"/>
    <w:rsid w:val="00FC613E"/>
    <w:rsid w:val="00FD2D53"/>
    <w:rsid w:val="00FD5831"/>
    <w:rsid w:val="00FF25B5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08AD0F"/>
    <w:rsid w:val="10E575B9"/>
    <w:rsid w:val="10E89CE7"/>
    <w:rsid w:val="1281461A"/>
    <w:rsid w:val="15075F5D"/>
    <w:rsid w:val="1522DC33"/>
    <w:rsid w:val="159010E4"/>
    <w:rsid w:val="161D075D"/>
    <w:rsid w:val="1685D88B"/>
    <w:rsid w:val="16AFD0FD"/>
    <w:rsid w:val="1754F7B4"/>
    <w:rsid w:val="18BBA766"/>
    <w:rsid w:val="194071AB"/>
    <w:rsid w:val="1A3663CD"/>
    <w:rsid w:val="1AB6635E"/>
    <w:rsid w:val="1B897297"/>
    <w:rsid w:val="1D73FD00"/>
    <w:rsid w:val="1D8A9227"/>
    <w:rsid w:val="1DCB177C"/>
    <w:rsid w:val="1DE275A0"/>
    <w:rsid w:val="1E3E6500"/>
    <w:rsid w:val="1ECEA598"/>
    <w:rsid w:val="1FAFCC66"/>
    <w:rsid w:val="20EF5200"/>
    <w:rsid w:val="21D3B298"/>
    <w:rsid w:val="21E019B6"/>
    <w:rsid w:val="22173CF7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9FC1AE8"/>
    <w:rsid w:val="2AA8CD65"/>
    <w:rsid w:val="2AE1B6B7"/>
    <w:rsid w:val="2AE79E71"/>
    <w:rsid w:val="2AF5D78B"/>
    <w:rsid w:val="2BDF0338"/>
    <w:rsid w:val="2DD61D48"/>
    <w:rsid w:val="2E2B134C"/>
    <w:rsid w:val="2E9247A0"/>
    <w:rsid w:val="2F1C19A9"/>
    <w:rsid w:val="303ED86D"/>
    <w:rsid w:val="30508782"/>
    <w:rsid w:val="30587508"/>
    <w:rsid w:val="30A4AA1E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B47562"/>
    <w:rsid w:val="3C5D9607"/>
    <w:rsid w:val="3D1A2DB7"/>
    <w:rsid w:val="3F2CDD4C"/>
    <w:rsid w:val="3FBD6A61"/>
    <w:rsid w:val="3FD06354"/>
    <w:rsid w:val="3FFE3DCC"/>
    <w:rsid w:val="413FE707"/>
    <w:rsid w:val="41E1021E"/>
    <w:rsid w:val="420D9061"/>
    <w:rsid w:val="4228454C"/>
    <w:rsid w:val="42870D7F"/>
    <w:rsid w:val="42F63EA0"/>
    <w:rsid w:val="4380C41B"/>
    <w:rsid w:val="43A63994"/>
    <w:rsid w:val="43A67A0B"/>
    <w:rsid w:val="44688134"/>
    <w:rsid w:val="45CC8256"/>
    <w:rsid w:val="45D7D81A"/>
    <w:rsid w:val="45EE95F0"/>
    <w:rsid w:val="4614B705"/>
    <w:rsid w:val="46223337"/>
    <w:rsid w:val="463AD933"/>
    <w:rsid w:val="46A53D34"/>
    <w:rsid w:val="46C7D927"/>
    <w:rsid w:val="46DE1ACD"/>
    <w:rsid w:val="49311B44"/>
    <w:rsid w:val="49420DA2"/>
    <w:rsid w:val="4962903A"/>
    <w:rsid w:val="49AAD572"/>
    <w:rsid w:val="4AF457DF"/>
    <w:rsid w:val="4B409B22"/>
    <w:rsid w:val="4C380660"/>
    <w:rsid w:val="4D3433F4"/>
    <w:rsid w:val="4D45AE2A"/>
    <w:rsid w:val="4D484E22"/>
    <w:rsid w:val="4EB5970F"/>
    <w:rsid w:val="4F3CC75C"/>
    <w:rsid w:val="50AFF784"/>
    <w:rsid w:val="515F5732"/>
    <w:rsid w:val="5212BFAD"/>
    <w:rsid w:val="52E52664"/>
    <w:rsid w:val="53A37578"/>
    <w:rsid w:val="5438D9F1"/>
    <w:rsid w:val="54AAEF1D"/>
    <w:rsid w:val="57608C97"/>
    <w:rsid w:val="5774762B"/>
    <w:rsid w:val="58BC1B45"/>
    <w:rsid w:val="58C60D3E"/>
    <w:rsid w:val="595140BA"/>
    <w:rsid w:val="5B188E3D"/>
    <w:rsid w:val="5D151945"/>
    <w:rsid w:val="5D37D7FE"/>
    <w:rsid w:val="5DC7BB1E"/>
    <w:rsid w:val="5E27D90B"/>
    <w:rsid w:val="5E6879DC"/>
    <w:rsid w:val="5F1409FE"/>
    <w:rsid w:val="5F3F5CAB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3043B2"/>
    <w:rsid w:val="6465318A"/>
    <w:rsid w:val="64971A8F"/>
    <w:rsid w:val="64BEBE7C"/>
    <w:rsid w:val="64E63EB0"/>
    <w:rsid w:val="6542E9E3"/>
    <w:rsid w:val="65C26DF6"/>
    <w:rsid w:val="65F20F86"/>
    <w:rsid w:val="666768FE"/>
    <w:rsid w:val="666FB38E"/>
    <w:rsid w:val="66A65482"/>
    <w:rsid w:val="66ADA113"/>
    <w:rsid w:val="675A84C2"/>
    <w:rsid w:val="67CD610C"/>
    <w:rsid w:val="6A1CED46"/>
    <w:rsid w:val="6AF4B7AD"/>
    <w:rsid w:val="6BB8BDA7"/>
    <w:rsid w:val="6BC51F58"/>
    <w:rsid w:val="6CAA19FA"/>
    <w:rsid w:val="6D09AFC2"/>
    <w:rsid w:val="6D53E1DA"/>
    <w:rsid w:val="6DDB7C5A"/>
    <w:rsid w:val="6E776DB3"/>
    <w:rsid w:val="6EE9C512"/>
    <w:rsid w:val="6FB44F01"/>
    <w:rsid w:val="70125987"/>
    <w:rsid w:val="712DA350"/>
    <w:rsid w:val="7170D29C"/>
    <w:rsid w:val="722458E0"/>
    <w:rsid w:val="7306BEE6"/>
    <w:rsid w:val="74B9330C"/>
    <w:rsid w:val="7557E461"/>
    <w:rsid w:val="756F79F5"/>
    <w:rsid w:val="772D2BEE"/>
    <w:rsid w:val="7A7156FE"/>
    <w:rsid w:val="7BDD8F9F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227D"/>
  <w15:chartTrackingRefBased/>
  <w15:docId w15:val="{F3EF0117-CB36-4871-B798-5011927A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2464"/>
  </w:style>
  <w:style w:type="paragraph" w:styleId="Heading1">
    <w:name w:val="heading 1"/>
    <w:basedOn w:val="Normal"/>
    <w:next w:val="Normal"/>
    <w:link w:val="Heading1Char"/>
    <w:rsid w:val="00012123"/>
    <w:pPr>
      <w:keepNext/>
      <w:spacing w:after="0" w:line="240" w:lineRule="auto"/>
      <w:jc w:val="both"/>
      <w:outlineLvl w:val="0"/>
    </w:pPr>
    <w:rPr>
      <w:rFonts w:ascii="Arial" w:hAnsi="Arial" w:eastAsia="Times New Roman" w:cs="Times New Roman"/>
      <w:b/>
      <w:sz w:val="24"/>
      <w:szCs w:val="20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38630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30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rsid w:val="003B3398"/>
    <w:rPr>
      <w:b/>
      <w:bCs/>
    </w:rPr>
  </w:style>
  <w:style w:type="character" w:styleId="Emphasis">
    <w:name w:val="Emphasis"/>
    <w:basedOn w:val="DefaultParagraphFont"/>
    <w:uiPriority w:val="20"/>
    <w:rsid w:val="003B3398"/>
    <w:rPr>
      <w:i/>
      <w:iCs/>
    </w:rPr>
  </w:style>
  <w:style w:type="character" w:styleId="CommentReference">
    <w:name w:val="annotation reference"/>
    <w:uiPriority w:val="99"/>
    <w:rsid w:val="002D3F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2D3FF3"/>
    <w:pPr>
      <w:spacing w:after="0" w:line="240" w:lineRule="auto"/>
    </w:pPr>
    <w:rPr>
      <w:rFonts w:ascii="Verdana" w:hAnsi="Verdana" w:eastAsia="Times New Roman" w:cs="Times New Roman"/>
      <w:sz w:val="20"/>
      <w:szCs w:val="20"/>
      <w:lang w:val="x-none" w:eastAsia="x-none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FF3"/>
    <w:rPr>
      <w:rFonts w:ascii="Verdana" w:hAnsi="Verdana" w:eastAsia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4BD8"/>
    <w:pPr>
      <w:spacing w:after="160"/>
    </w:pPr>
    <w:rPr>
      <w:rFonts w:asciiTheme="minorHAnsi" w:hAnsiTheme="minorHAnsi" w:eastAsiaTheme="minorHAnsi" w:cstheme="minorBidi"/>
      <w:b/>
      <w:bCs/>
      <w:lang w:val="pt-BR" w:eastAsia="en-US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04BD8"/>
    <w:rPr>
      <w:rFonts w:ascii="Verdana" w:hAnsi="Verdana" w:eastAsia="Times New Roman" w:cs="Times New Roman"/>
      <w:b/>
      <w:bCs/>
      <w:sz w:val="20"/>
      <w:szCs w:val="20"/>
      <w:lang w:val="x-none" w:eastAsia="x-none"/>
    </w:rPr>
  </w:style>
  <w:style w:type="character" w:styleId="cf01" w:customStyle="1">
    <w:name w:val="cf01"/>
    <w:basedOn w:val="DefaultParagraphFont"/>
    <w:rsid w:val="00354AA2"/>
    <w:rPr>
      <w:rFonts w:hint="default" w:ascii="Segoe UI" w:hAnsi="Segoe UI" w:cs="Segoe UI"/>
      <w:sz w:val="18"/>
      <w:szCs w:val="18"/>
    </w:rPr>
  </w:style>
  <w:style w:type="character" w:styleId="normaltextrun" w:customStyle="1">
    <w:name w:val="normaltextrun"/>
    <w:basedOn w:val="DefaultParagraphFont"/>
    <w:rsid w:val="00661CF3"/>
  </w:style>
  <w:style w:type="character" w:styleId="eop" w:customStyle="1">
    <w:name w:val="eop"/>
    <w:basedOn w:val="DefaultParagraphFont"/>
    <w:rsid w:val="00661CF3"/>
  </w:style>
  <w:style w:type="paragraph" w:styleId="paragraph" w:customStyle="1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Heading1Char" w:customStyle="1">
    <w:name w:val="Heading 1 Char"/>
    <w:basedOn w:val="DefaultParagraphFont"/>
    <w:link w:val="Heading1"/>
    <w:rsid w:val="00012123"/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styleId="cf11" w:customStyle="1">
    <w:name w:val="cf11"/>
    <w:basedOn w:val="DefaultParagraphFont"/>
    <w:rsid w:val="005B7851"/>
    <w:rPr>
      <w:rFonts w:hint="default" w:ascii="Segoe UI" w:hAnsi="Segoe UI" w:cs="Segoe UI"/>
      <w:b/>
      <w:bCs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NoSpacing">
    <w:name w:val="No Spacing"/>
    <w:uiPriority w:val="1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A42DE"/>
  </w:style>
  <w:style w:type="paragraph" w:styleId="Footer">
    <w:name w:val="footer"/>
    <w:basedOn w:val="Normal"/>
    <w:link w:val="Footer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A42DE"/>
  </w:style>
  <w:style w:type="paragraph" w:styleId="Quote">
    <w:name w:val="Quote"/>
    <w:next w:val="Normal"/>
    <w:link w:val="Quote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QuoteChar" w:customStyle="1">
    <w:name w:val="Quote Char"/>
    <w:basedOn w:val="DefaultParagraphFont"/>
    <w:link w:val="Quote"/>
    <w:uiPriority w:val="29"/>
    <w:rsid w:val="00770E7F"/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770E7F"/>
    <w:rPr>
      <w:color w:val="808080"/>
    </w:rPr>
  </w:style>
  <w:style w:type="paragraph" w:styleId="Ttulos" w:customStyle="1">
    <w:name w:val="Títulos"/>
    <w:basedOn w:val="Quote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styleId="TtulosChar" w:customStyle="1">
    <w:name w:val="Títulos Char"/>
    <w:basedOn w:val="QuoteChar"/>
    <w:link w:val="Ttulos"/>
    <w:rsid w:val="002D127E"/>
    <w:rPr>
      <w:rFonts w:ascii="Arial" w:hAnsi="Arial" w:eastAsia="Times New Roman" w:cs="Verdana"/>
      <w:b/>
      <w:i w:val="0"/>
      <w:iCs/>
      <w:caps/>
      <w:sz w:val="28"/>
      <w:szCs w:val="24"/>
      <w:lang w:eastAsia="zh-CN"/>
    </w:rPr>
  </w:style>
  <w:style w:type="paragraph" w:styleId="ListParagraph">
    <w:name w:val="List Paragraph"/>
    <w:basedOn w:val="Normal"/>
    <w:uiPriority w:val="34"/>
    <w:rsid w:val="003624B4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semiHidden/>
    <w:rsid w:val="0038630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8630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P="00730800" w:rsidRDefault="00730800">
          <w:pPr>
            <w:pStyle w:val="A3B9A70FAF5543A087E733AB63B30A08"/>
          </w:pPr>
          <w:r w:rsidRPr="002A0A13">
            <w:rPr>
              <w:rStyle w:val="PlaceholderText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P="00465A25" w:rsidRDefault="00465A25">
          <w:pPr>
            <w:pStyle w:val="3FA3A92DAD524C3DB57C04BE729E38DD2"/>
          </w:pPr>
          <w:r w:rsidRPr="009F36E1">
            <w:rPr>
              <w:rStyle w:val="PlaceholderText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P="00465A25" w:rsidRDefault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P="00465A25" w:rsidRDefault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33421"/>
    <w:rsid w:val="0012395D"/>
    <w:rsid w:val="001E2AC0"/>
    <w:rsid w:val="00277029"/>
    <w:rsid w:val="002F13AB"/>
    <w:rsid w:val="0034578E"/>
    <w:rsid w:val="003B38E0"/>
    <w:rsid w:val="004214D0"/>
    <w:rsid w:val="00465A25"/>
    <w:rsid w:val="004C591E"/>
    <w:rsid w:val="00617896"/>
    <w:rsid w:val="00730800"/>
    <w:rsid w:val="00733D48"/>
    <w:rsid w:val="0077693D"/>
    <w:rsid w:val="007D5396"/>
    <w:rsid w:val="007E66CB"/>
    <w:rsid w:val="00801E64"/>
    <w:rsid w:val="008C4978"/>
    <w:rsid w:val="00962A91"/>
    <w:rsid w:val="009A37F4"/>
    <w:rsid w:val="00DF51C9"/>
    <w:rsid w:val="00E87B28"/>
    <w:rsid w:val="00FD2D53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customXml/itemProps2.xml><?xml version="1.0" encoding="utf-8"?>
<ds:datastoreItem xmlns:ds="http://schemas.openxmlformats.org/officeDocument/2006/customXml" ds:itemID="{6572DB4E-3BC0-4468-A742-F995A364D8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Gabriel Passos Sesana</dc:creator>
  <keywords/>
  <dc:description/>
  <lastModifiedBy>Marcia Vilela Alves - GDACA</lastModifiedBy>
  <revision>61</revision>
  <dcterms:created xsi:type="dcterms:W3CDTF">2026-09-22T23:39:00.0000000Z</dcterms:created>
  <dcterms:modified xsi:type="dcterms:W3CDTF">2026-09-29T18:55:27.6425848Z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0x0101007D8446F430C8754BA55C94BD5B7A1A3F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