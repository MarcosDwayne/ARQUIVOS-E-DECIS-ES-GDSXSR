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50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2"/>
        <w:gridCol w:w="5682"/>
      </w:tblGrid>
      <w:tr w:rsidR="00264107" w14:paraId="4680266B" w14:textId="77777777" w:rsidTr="302A78A5">
        <w:tc>
          <w:tcPr>
            <w:tcW w:w="28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E29C9C" w14:textId="73D86837" w:rsidR="00264107" w:rsidRDefault="00264107" w:rsidP="302A78A5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5C07C5B" wp14:editId="7D622764">
                  <wp:extent cx="1647825" cy="504825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302A78A5">
              <w:rPr>
                <w:rStyle w:val="eop"/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568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9F0D40" w14:textId="77777777" w:rsidR="00264107" w:rsidRDefault="00264107" w:rsidP="00DC4BB4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color w:val="595959"/>
                <w:sz w:val="20"/>
                <w:szCs w:val="20"/>
              </w:rPr>
              <w:t>Poder Judiciário da União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14:paraId="55CC1E66" w14:textId="77777777" w:rsidR="00264107" w:rsidRDefault="00264107" w:rsidP="62C261FF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62C261FF"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Tribunal de Justiça do Distrito Federal e dos Territóri</w:t>
            </w:r>
            <w:commentRangeStart w:id="0"/>
            <w:commentRangeStart w:id="1"/>
            <w:commentRangeStart w:id="2"/>
            <w:r w:rsidRPr="62C261FF"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o</w:t>
            </w:r>
            <w:commentRangeEnd w:id="0"/>
            <w:r w:rsidR="00370C48" w:rsidRPr="62C261FF">
              <w:rPr>
                <w:rStyle w:val="Refdecomentrio"/>
                <w:rFonts w:ascii="Calibri" w:hAnsi="Calibri" w:cs="Calibri"/>
                <w:color w:val="595959" w:themeColor="text1" w:themeTint="A6"/>
                <w:sz w:val="20"/>
                <w:szCs w:val="20"/>
              </w:rPr>
              <w:commentReference w:id="0"/>
            </w:r>
            <w:commentRangeEnd w:id="1"/>
            <w:r w:rsidRPr="62C261FF">
              <w:rPr>
                <w:rStyle w:val="Refdecomentrio"/>
                <w:rFonts w:ascii="Calibri" w:hAnsi="Calibri" w:cs="Calibri"/>
                <w:color w:val="595959" w:themeColor="text1" w:themeTint="A6"/>
                <w:sz w:val="20"/>
                <w:szCs w:val="20"/>
              </w:rPr>
              <w:commentReference w:id="1"/>
            </w:r>
            <w:commentRangeEnd w:id="2"/>
            <w:r w:rsidRPr="62C261FF">
              <w:rPr>
                <w:rStyle w:val="Refdecomentrio"/>
                <w:rFonts w:ascii="Calibri" w:hAnsi="Calibri" w:cs="Calibri"/>
                <w:color w:val="595959" w:themeColor="text1" w:themeTint="A6"/>
                <w:sz w:val="20"/>
                <w:szCs w:val="20"/>
              </w:rPr>
              <w:commentReference w:id="2"/>
            </w:r>
            <w:r w:rsidRPr="62C261FF"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s</w:t>
            </w:r>
            <w:r w:rsidRPr="62C261FF">
              <w:rPr>
                <w:rStyle w:val="eop"/>
                <w:rFonts w:ascii="Calibri" w:hAnsi="Calibri" w:cs="Calibri"/>
                <w:color w:val="595959" w:themeColor="text1" w:themeTint="A6"/>
                <w:sz w:val="20"/>
                <w:szCs w:val="20"/>
              </w:rPr>
              <w:t> </w:t>
            </w:r>
          </w:p>
          <w:p w14:paraId="12B71A35" w14:textId="77777777" w:rsidR="00264107" w:rsidRDefault="00264107" w:rsidP="00DC4BB4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GDSXSR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14:paraId="15750CFE" w14:textId="77777777" w:rsidR="00264107" w:rsidRDefault="00264107" w:rsidP="00DC4BB4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GABINETE DO DESEMBARGADOR SÉRGIO ROCHA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</w:tc>
      </w:tr>
    </w:tbl>
    <w:p w14:paraId="3D4EAEEA" w14:textId="77777777" w:rsidR="00DB1301" w:rsidRDefault="00DB1301" w:rsidP="00DB1301">
      <w:pPr>
        <w:spacing w:after="0" w:line="360" w:lineRule="auto"/>
        <w:rPr>
          <w:rFonts w:ascii="Arial" w:hAnsi="Arial" w:cs="Arial"/>
          <w:sz w:val="28"/>
          <w:szCs w:val="28"/>
        </w:rPr>
      </w:pPr>
    </w:p>
    <w:tbl>
      <w:tblPr>
        <w:tblW w:w="8723" w:type="dxa"/>
        <w:tblLayout w:type="fixed"/>
        <w:tblLook w:val="0000" w:firstRow="0" w:lastRow="0" w:firstColumn="0" w:lastColumn="0" w:noHBand="0" w:noVBand="0"/>
      </w:tblPr>
      <w:tblGrid>
        <w:gridCol w:w="3686"/>
        <w:gridCol w:w="447"/>
        <w:gridCol w:w="4590"/>
      </w:tblGrid>
      <w:tr w:rsidR="00770E7F" w:rsidRPr="009F36E1" w14:paraId="39579C6E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0E990AE5" w14:textId="77777777" w:rsidR="00770E7F" w:rsidRPr="009F36E1" w:rsidRDefault="00770E7F" w:rsidP="00DC4BB4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Órgão</w:t>
            </w:r>
          </w:p>
        </w:tc>
        <w:tc>
          <w:tcPr>
            <w:tcW w:w="447" w:type="dxa"/>
            <w:vAlign w:val="center"/>
          </w:tcPr>
          <w:p w14:paraId="2043BC66" w14:textId="77777777" w:rsidR="00770E7F" w:rsidRPr="009F36E1" w:rsidRDefault="00770E7F" w:rsidP="00DC4BB4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619F5A49" w14:textId="77777777" w:rsidR="00770E7F" w:rsidRPr="009F36E1" w:rsidRDefault="00163990" w:rsidP="00DC4BB4">
            <w:pP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  <w:sz w:val="28"/>
                  <w:szCs w:val="28"/>
                </w:rPr>
                <w:alias w:val="Órgão"/>
                <w:tag w:val="Órgão"/>
                <w:id w:val="-940843638"/>
                <w:placeholder>
                  <w:docPart w:val="A3B9A70FAF5543A087E733AB63B30A08"/>
                </w:placeholder>
                <w15:color w:val="000000"/>
                <w:dropDownList>
                  <w:listItem w:value="Escolher um item."/>
                  <w:listItem w:displayText="4ª Turma Cível" w:value="4ª Turma Cível"/>
                  <w:listItem w:displayText="2ª Câmara Cível" w:value="2ª Câmara Cível"/>
                  <w:listItem w:displayText="Conselho Especial Jurisdicional" w:value="Conselho Especial Jurisdicional"/>
                  <w:listItem w:displayText="Conselho Especial Administrativo" w:value="Conselho Especial Administrativo"/>
                  <w:listItem w:displayText="Tribunal Pleno" w:value="Tribunal Pleno"/>
                  <w:listItem w:displayText="Conselho da Magistratura" w:value="Conselho da Magistratura"/>
                </w:dropDownList>
              </w:sdtPr>
              <w:sdtEndPr/>
              <w:sdtContent>
                <w:r w:rsidR="00770E7F" w:rsidRPr="009F36E1">
                  <w:rPr>
                    <w:rFonts w:ascii="Arial" w:hAnsi="Arial" w:cs="Arial"/>
                    <w:sz w:val="28"/>
                    <w:szCs w:val="28"/>
                  </w:rPr>
                  <w:t>4ª Turma Cível</w:t>
                </w:r>
              </w:sdtContent>
            </w:sdt>
          </w:p>
        </w:tc>
      </w:tr>
      <w:tr w:rsidR="00770E7F" w:rsidRPr="009F36E1" w14:paraId="1234CB9C" w14:textId="77777777" w:rsidTr="21E019B6">
        <w:trPr>
          <w:cantSplit/>
          <w:trHeight w:val="570"/>
        </w:trPr>
        <w:tc>
          <w:tcPr>
            <w:tcW w:w="3686" w:type="dxa"/>
            <w:vAlign w:val="center"/>
          </w:tcPr>
          <w:p w14:paraId="7118EFBD" w14:textId="77777777" w:rsidR="00770E7F" w:rsidRPr="009F36E1" w:rsidRDefault="00770E7F" w:rsidP="00DC4BB4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Classe</w:t>
            </w:r>
          </w:p>
        </w:tc>
        <w:tc>
          <w:tcPr>
            <w:tcW w:w="447" w:type="dxa"/>
            <w:vAlign w:val="center"/>
          </w:tcPr>
          <w:p w14:paraId="64B2264F" w14:textId="77777777" w:rsidR="00770E7F" w:rsidRPr="009F36E1" w:rsidRDefault="00770E7F" w:rsidP="00DC4BB4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sdt>
            <w:sdtPr>
              <w:rPr>
                <w:rFonts w:cs="Arial"/>
                <w:i w:val="0"/>
                <w:iCs w:val="0"/>
                <w:sz w:val="28"/>
                <w:szCs w:val="28"/>
              </w:rPr>
              <w:id w:val="1558446301"/>
              <w:placeholder>
                <w:docPart w:val="3FA3A92DAD524C3DB57C04BE729E38DD"/>
              </w:placeholder>
              <w15:color w:val="000000"/>
              <w:comboBox>
                <w:listItem w:value="Escolher um item."/>
                <w:listItem w:displayText="Apelação Cível" w:value="Apelação Cível"/>
                <w:listItem w:displayText="Agravo de Instrumento" w:value="Agravo de Instrumento"/>
                <w:listItem w:displayText="Embargos de Declaração" w:value="Embargos de Declaração"/>
                <w:listItem w:displayText="Agravo Interno" w:value="Agravo Interno"/>
                <w:listItem w:displayText="Agravo de Instrumento e Agravo Interno" w:value="Agravo de Instrumento e Agravo Interno"/>
                <w:listItem w:displayText="Apelação e Reexame Necessário" w:value="Apelação e Reexame Necessário"/>
                <w:listItem w:displayText="Reexame Necessário" w:value="Reexame Necessário"/>
                <w:listItem w:displayText="Mandado de Segurança" w:value="Mandado de Segurança"/>
                <w:listItem w:displayText="Mandado de Injunção" w:value="Mandado de Injunção"/>
                <w:listItem w:displayText="Ação Direta de Constitucionalidade" w:value="Ação Direta de Constitucionalidade"/>
                <w:listItem w:displayText="Ação Declaratória de Constitucionalidade" w:value="Ação Declaratória de Constitucionalidade"/>
                <w:listItem w:displayText="Ação Penal Originária" w:value="Ação Penal Originária"/>
                <w:listItem w:displayText="Conflito de Competência" w:value="Conflito de Competência"/>
                <w:listItem w:displayText="Ação Rescisória" w:value="Ação Rescisória"/>
                <w:listItem w:displayText="Reclamação" w:value="Reclamação"/>
                <w:listItem w:displayText="Petição" w:value="Petição"/>
              </w:comboBox>
            </w:sdtPr>
            <w:sdtEndPr/>
            <w:sdtContent>
              <w:p w14:paraId="2174A042" w14:textId="4BD4FA6E" w:rsidR="00770E7F" w:rsidRPr="009F36E1" w:rsidRDefault="00F63CDB" w:rsidP="00DC4BB4">
                <w:pPr>
                  <w:pStyle w:val="Citao"/>
                  <w:ind w:left="0" w:firstLine="0"/>
                  <w:jc w:val="both"/>
                  <w:rPr>
                    <w:rFonts w:cs="Arial"/>
                    <w:i w:val="0"/>
                    <w:iCs w:val="0"/>
                    <w:sz w:val="28"/>
                    <w:szCs w:val="28"/>
                  </w:rPr>
                </w:pPr>
                <w:r>
                  <w:rPr>
                    <w:rFonts w:cs="Arial"/>
                    <w:i w:val="0"/>
                    <w:iCs w:val="0"/>
                    <w:sz w:val="28"/>
                    <w:szCs w:val="28"/>
                  </w:rPr>
                  <w:t>Apelação Cível</w:t>
                </w:r>
              </w:p>
            </w:sdtContent>
          </w:sdt>
        </w:tc>
      </w:tr>
      <w:tr w:rsidR="00770E7F" w:rsidRPr="009F36E1" w14:paraId="32B00EA9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0E73EC07" w14:textId="77777777" w:rsidR="00770E7F" w:rsidRPr="009F36E1" w:rsidRDefault="00770E7F" w:rsidP="00DC4BB4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Processo nº</w:t>
            </w:r>
          </w:p>
        </w:tc>
        <w:tc>
          <w:tcPr>
            <w:tcW w:w="447" w:type="dxa"/>
            <w:vAlign w:val="center"/>
          </w:tcPr>
          <w:p w14:paraId="10327F8B" w14:textId="5A82C08D" w:rsidR="00770E7F" w:rsidRPr="009F36E1" w:rsidRDefault="00770E7F" w:rsidP="00DC4BB4">
            <w:pPr>
              <w:rPr>
                <w:rFonts w:ascii="Arial" w:hAnsi="Arial" w:cs="Arial"/>
                <w:sz w:val="28"/>
                <w:szCs w:val="28"/>
              </w:rPr>
            </w:pPr>
            <w:r w:rsidRPr="20EF5200">
              <w:rPr>
                <w:rFonts w:ascii="Arial" w:hAnsi="Arial" w:cs="Arial"/>
                <w:sz w:val="28"/>
                <w:szCs w:val="28"/>
              </w:rPr>
              <w:t>:</w:t>
            </w:r>
            <w:r w:rsidR="3757F389" w:rsidRPr="20EF5200"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4590" w:type="dxa"/>
            <w:vAlign w:val="center"/>
          </w:tcPr>
          <w:p w14:paraId="7C53B768" w14:textId="4C4C9C8A" w:rsidR="00770E7F" w:rsidRPr="009F36E1" w:rsidRDefault="00744386" w:rsidP="00DC4BB4">
            <w:pPr>
              <w:ind w:right="-675"/>
              <w:rPr>
                <w:rFonts w:ascii="Arial" w:hAnsi="Arial" w:cs="Arial"/>
                <w:sz w:val="28"/>
                <w:szCs w:val="28"/>
              </w:rPr>
            </w:pPr>
            <w:r w:rsidRPr="00744386">
              <w:rPr>
                <w:rFonts w:ascii="Arial" w:hAnsi="Arial" w:cs="Arial"/>
                <w:sz w:val="28"/>
                <w:szCs w:val="28"/>
              </w:rPr>
              <w:t>0725999-08.2025.8.07.0020</w:t>
            </w:r>
          </w:p>
        </w:tc>
      </w:tr>
      <w:tr w:rsidR="00770E7F" w:rsidRPr="009F36E1" w14:paraId="48ED7BFE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272F493B" w14:textId="1AD7452F" w:rsidR="00770E7F" w:rsidRPr="00F63CDB" w:rsidRDefault="00163990" w:rsidP="00DC4BB4">
            <w:pPr>
              <w:spacing w:line="240" w:lineRule="auto"/>
              <w:ind w:right="34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254128301"/>
                <w:placeholder>
                  <w:docPart w:val="D299773260594DFB838BAFD35996AEEF"/>
                </w:placeholder>
                <w15:color w:val="808080"/>
                <w:comboBox>
                  <w:listItem w:value="Escolher um item."/>
                  <w:listItem w:displayText="Apelante" w:value="Apelante"/>
                  <w:listItem w:displayText="Agravante" w:value="Agravante"/>
                  <w:listItem w:displayText="Requerente" w:value="Requerente"/>
                  <w:listItem w:displayText="Autor" w:value="Autor"/>
                  <w:listItem w:displayText="Embargante" w:value="Embargante"/>
                  <w:listItem w:displayText="Suscitante" w:value="Suscitante"/>
                  <w:listItem w:displayText="Impetrante" w:value="Impetrante"/>
                  <w:listItem w:displayText="Exequente" w:value="Exequente"/>
                </w:comboBox>
              </w:sdtPr>
              <w:sdtEndPr/>
              <w:sdtContent>
                <w:r w:rsidR="00F63CDB" w:rsidRPr="00F63CDB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Apelante</w:t>
                </w:r>
              </w:sdtContent>
            </w:sdt>
            <w:r w:rsidR="00770E7F" w:rsidRPr="00F63CDB">
              <w:rPr>
                <w:rFonts w:ascii="Arial" w:hAnsi="Arial" w:cs="Arial"/>
                <w:sz w:val="28"/>
                <w:szCs w:val="28"/>
              </w:rPr>
              <w:t xml:space="preserve"> (s)</w:t>
            </w:r>
          </w:p>
        </w:tc>
        <w:tc>
          <w:tcPr>
            <w:tcW w:w="447" w:type="dxa"/>
            <w:vAlign w:val="center"/>
          </w:tcPr>
          <w:p w14:paraId="5C191C1F" w14:textId="77777777" w:rsidR="00770E7F" w:rsidRPr="009F36E1" w:rsidRDefault="00770E7F" w:rsidP="00DC4BB4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4A58BA3C" w14:textId="2565585F" w:rsidR="00770E7F" w:rsidRPr="009F36E1" w:rsidRDefault="003B008D" w:rsidP="003B008D">
            <w:pPr>
              <w:rPr>
                <w:rFonts w:ascii="Arial" w:hAnsi="Arial" w:cs="Arial"/>
                <w:sz w:val="28"/>
                <w:szCs w:val="28"/>
              </w:rPr>
            </w:pPr>
            <w:r w:rsidRPr="00410E52">
              <w:rPr>
                <w:rFonts w:ascii="Arial" w:hAnsi="Arial" w:cs="Arial"/>
                <w:sz w:val="28"/>
                <w:szCs w:val="28"/>
              </w:rPr>
              <w:t>Associa</w:t>
            </w:r>
            <w:r w:rsidR="001E199D">
              <w:rPr>
                <w:rFonts w:ascii="Arial" w:hAnsi="Arial" w:cs="Arial"/>
                <w:sz w:val="28"/>
                <w:szCs w:val="28"/>
              </w:rPr>
              <w:t>çã</w:t>
            </w:r>
            <w:r w:rsidRPr="00410E52">
              <w:rPr>
                <w:rFonts w:ascii="Arial" w:hAnsi="Arial" w:cs="Arial"/>
                <w:sz w:val="28"/>
                <w:szCs w:val="28"/>
              </w:rPr>
              <w:t xml:space="preserve">o </w:t>
            </w:r>
            <w:r>
              <w:rPr>
                <w:rFonts w:ascii="Arial" w:hAnsi="Arial" w:cs="Arial"/>
                <w:sz w:val="28"/>
                <w:szCs w:val="28"/>
              </w:rPr>
              <w:t>C</w:t>
            </w:r>
            <w:r w:rsidRPr="00410E52">
              <w:rPr>
                <w:rFonts w:ascii="Arial" w:hAnsi="Arial" w:cs="Arial"/>
                <w:sz w:val="28"/>
                <w:szCs w:val="28"/>
              </w:rPr>
              <w:t xml:space="preserve">entro </w:t>
            </w:r>
            <w:r>
              <w:rPr>
                <w:rFonts w:ascii="Arial" w:hAnsi="Arial" w:cs="Arial"/>
                <w:sz w:val="28"/>
                <w:szCs w:val="28"/>
              </w:rPr>
              <w:t>E</w:t>
            </w:r>
            <w:r w:rsidRPr="00410E52">
              <w:rPr>
                <w:rFonts w:ascii="Arial" w:hAnsi="Arial" w:cs="Arial"/>
                <w:sz w:val="28"/>
                <w:szCs w:val="28"/>
              </w:rPr>
              <w:t xml:space="preserve">mpresarial </w:t>
            </w:r>
            <w:r>
              <w:rPr>
                <w:rFonts w:ascii="Arial" w:hAnsi="Arial" w:cs="Arial"/>
                <w:sz w:val="28"/>
                <w:szCs w:val="28"/>
              </w:rPr>
              <w:t>V</w:t>
            </w:r>
            <w:r w:rsidRPr="00410E52">
              <w:rPr>
                <w:rFonts w:ascii="Arial" w:hAnsi="Arial" w:cs="Arial"/>
                <w:sz w:val="28"/>
                <w:szCs w:val="28"/>
              </w:rPr>
              <w:t xml:space="preserve">icente </w:t>
            </w:r>
            <w:r>
              <w:rPr>
                <w:rFonts w:ascii="Arial" w:hAnsi="Arial" w:cs="Arial"/>
                <w:sz w:val="28"/>
                <w:szCs w:val="28"/>
              </w:rPr>
              <w:t>P</w:t>
            </w:r>
            <w:r w:rsidRPr="00410E52">
              <w:rPr>
                <w:rFonts w:ascii="Arial" w:hAnsi="Arial" w:cs="Arial"/>
                <w:sz w:val="28"/>
                <w:szCs w:val="28"/>
              </w:rPr>
              <w:t>ires -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410E52">
              <w:rPr>
                <w:rFonts w:ascii="Arial" w:hAnsi="Arial" w:cs="Arial"/>
                <w:sz w:val="28"/>
                <w:szCs w:val="28"/>
              </w:rPr>
              <w:t>ACEVP</w:t>
            </w:r>
          </w:p>
        </w:tc>
      </w:tr>
      <w:tr w:rsidR="00770E7F" w:rsidRPr="009F36E1" w14:paraId="55763F2D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59BAA433" w14:textId="5D3E5176" w:rsidR="00770E7F" w:rsidRPr="009F36E1" w:rsidRDefault="00163990" w:rsidP="009F36E1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1351640470"/>
                <w:placeholder>
                  <w:docPart w:val="7AA328237CE04ECF8850841618042D0C"/>
                </w:placeholder>
                <w15:color w:val="000000"/>
                <w:comboBox>
                  <w:listItem w:value="Escolher um item."/>
                  <w:listItem w:displayText="Apelado" w:value="Apelado"/>
                  <w:listItem w:displayText="Agravado" w:value="Agravado"/>
                  <w:listItem w:displayText="Autoridade coatora" w:value="Autoridade coatora"/>
                  <w:listItem w:displayText="Embargado" w:value="Embargado"/>
                  <w:listItem w:displayText="Requerido" w:value="Requerido"/>
                  <w:listItem w:displayText="Executado" w:value="Executado"/>
                  <w:listItem w:displayText="Suscitado" w:value="Suscitado"/>
                </w:comboBox>
              </w:sdtPr>
              <w:sdtEndPr/>
              <w:sdtContent>
                <w:r w:rsidR="00F63CDB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Apelado</w:t>
                </w:r>
              </w:sdtContent>
            </w:sdt>
            <w:r w:rsidR="00770E7F" w:rsidRPr="009F36E1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9F36E1">
              <w:rPr>
                <w:rFonts w:ascii="Arial" w:hAnsi="Arial" w:cs="Arial"/>
                <w:sz w:val="28"/>
                <w:szCs w:val="28"/>
              </w:rPr>
              <w:t>(</w:t>
            </w:r>
            <w:r w:rsidR="00770E7F" w:rsidRPr="009F36E1">
              <w:rPr>
                <w:rFonts w:ascii="Arial" w:hAnsi="Arial" w:cs="Arial"/>
                <w:sz w:val="28"/>
                <w:szCs w:val="28"/>
              </w:rPr>
              <w:t>a)(s)</w:t>
            </w:r>
          </w:p>
        </w:tc>
        <w:tc>
          <w:tcPr>
            <w:tcW w:w="447" w:type="dxa"/>
            <w:vAlign w:val="center"/>
          </w:tcPr>
          <w:p w14:paraId="683A2C11" w14:textId="77777777" w:rsidR="00770E7F" w:rsidRPr="009F36E1" w:rsidRDefault="00770E7F" w:rsidP="00DC4BB4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202588E5" w14:textId="77777777" w:rsidR="00770E7F" w:rsidRDefault="004E01CD" w:rsidP="00DC4BB4">
            <w:pPr>
              <w:ind w:right="-74"/>
              <w:rPr>
                <w:rFonts w:ascii="Arial" w:hAnsi="Arial" w:cs="Arial"/>
                <w:sz w:val="28"/>
                <w:szCs w:val="28"/>
              </w:rPr>
            </w:pPr>
            <w:r w:rsidRPr="004E01CD">
              <w:rPr>
                <w:rFonts w:ascii="Arial" w:hAnsi="Arial" w:cs="Arial"/>
                <w:sz w:val="28"/>
                <w:szCs w:val="28"/>
              </w:rPr>
              <w:t xml:space="preserve">Regina Marcia Rios </w:t>
            </w:r>
            <w:r>
              <w:rPr>
                <w:rFonts w:ascii="Arial" w:hAnsi="Arial" w:cs="Arial"/>
                <w:sz w:val="28"/>
                <w:szCs w:val="28"/>
              </w:rPr>
              <w:t>d</w:t>
            </w:r>
            <w:r w:rsidRPr="004E01CD">
              <w:rPr>
                <w:rFonts w:ascii="Arial" w:hAnsi="Arial" w:cs="Arial"/>
                <w:sz w:val="28"/>
                <w:szCs w:val="28"/>
              </w:rPr>
              <w:t>e Oliveira</w:t>
            </w:r>
          </w:p>
          <w:p w14:paraId="1AB96577" w14:textId="50EA060F" w:rsidR="00CB07B9" w:rsidRPr="009F36E1" w:rsidRDefault="00CB07B9" w:rsidP="00DC4BB4">
            <w:pPr>
              <w:ind w:right="-74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770E7F" w:rsidRPr="009F36E1" w14:paraId="640EA867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34627CFC" w14:textId="77777777" w:rsidR="00770E7F" w:rsidRPr="009F36E1" w:rsidRDefault="00770E7F" w:rsidP="00DC4BB4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Relator(a)</w:t>
            </w:r>
          </w:p>
        </w:tc>
        <w:tc>
          <w:tcPr>
            <w:tcW w:w="447" w:type="dxa"/>
            <w:vAlign w:val="center"/>
          </w:tcPr>
          <w:p w14:paraId="4161AF01" w14:textId="77777777" w:rsidR="00770E7F" w:rsidRPr="009F36E1" w:rsidRDefault="00770E7F" w:rsidP="00DC4BB4">
            <w:pPr>
              <w:ind w:right="-11"/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5B83A2F0" w14:textId="77777777" w:rsidR="00770E7F" w:rsidRPr="009F36E1" w:rsidRDefault="00770E7F" w:rsidP="00DC4BB4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9F36E1">
              <w:rPr>
                <w:rFonts w:ascii="Arial" w:hAnsi="Arial" w:cs="Arial"/>
                <w:b/>
                <w:bCs/>
                <w:sz w:val="28"/>
                <w:szCs w:val="28"/>
              </w:rPr>
              <w:t>Des. Sérgio Rocha</w:t>
            </w:r>
          </w:p>
        </w:tc>
      </w:tr>
    </w:tbl>
    <w:p w14:paraId="638734C5" w14:textId="77777777" w:rsidR="00886ABA" w:rsidRDefault="00886ABA" w:rsidP="00886ABA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55004760" w14:textId="77777777" w:rsidR="00886ABA" w:rsidRPr="007E1C8C" w:rsidRDefault="00886ABA" w:rsidP="00886ABA">
      <w:pPr>
        <w:spacing w:after="0" w:line="360" w:lineRule="auto"/>
        <w:jc w:val="left"/>
        <w:rPr>
          <w:rFonts w:ascii="Arial" w:hAnsi="Arial" w:cs="Arial"/>
          <w:b/>
          <w:bCs/>
          <w:sz w:val="28"/>
          <w:szCs w:val="28"/>
        </w:rPr>
        <w:pPrChange w:id="1139" w:author="Assessor GDSXSR" w:date="2026-10-31T00:10:42Z">
          <w:pPr>
            <w:spacing w:after="0" w:line="360" w:lineRule="auto"/>
            <w:jc w:val="center"/>
          </w:pPr>
        </w:pPrChange>
      </w:pPr>
      <w:r w:rsidRPr="45CC8256">
        <w:rPr>
          <w:rFonts w:ascii="Arial" w:hAnsi="Arial" w:cs="Arial"/>
          <w:b/>
          <w:bCs/>
          <w:sz w:val="28"/>
          <w:szCs w:val="28"/>
        </w:rPr>
        <w:t>EMENTA</w:t>
      </w:r>
    </w:p>
    <w:p w14:paraId="06BF179A" w14:textId="77777777" w:rsidR="00886ABA" w:rsidRDefault="00886ABA" w:rsidP="00886ABA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503C0032" w14:textId="1A350AC7" w:rsidR="006F36AC" w:rsidRPr="00E44D70" w:rsidRDefault="00886ABA" w:rsidP="525D804D">
      <w:pPr>
        <w:spacing w:after="0" w:line="360" w:lineRule="auto"/>
        <w:jc w:val="both"/>
        <w:rPr>
          <w:rFonts w:ascii="Arial" w:eastAsia="Arial" w:hAnsi="Arial" w:cs="Arial"/>
          <w:sz w:val="28"/>
          <w:szCs w:val="28"/>
        </w:rPr>
      </w:pPr>
      <w:commentRangeStart w:id="4"/>
      <w:r>
        <w:rPr>
          <w:rFonts w:ascii="Arial" w:hAnsi="Arial" w:cs="Arial"/>
          <w:sz w:val="28"/>
          <w:szCs w:val="28"/>
        </w:rPr>
        <w:t xml:space="preserve">APELAÇÃO CÍVEL.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DIREITO CIVIL E PROCESSUAL CIVIL. AÇÃO DE COBRANÇA. ASSOCIAÇÃO. DESPESAS CONDOMINIAIS. OMISSÃO DA SENTENÇA. </w:t>
      </w:r>
      <w:ins w:id="1004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SENTENÇA CASSADA EM PARTE. CAUSA MADURA. </w:t>
        </w:r>
      </w:ins>
      <w:r>
        <w:rPr>
          <w:rFonts w:ascii="Arial" w:hAnsi="Arial" w:cs="Arial"/>
          <w:sz w:val="28"/>
          <w:szCs w:val="28"/>
        </w:rPr>
        <w:t xml:space="preserve">MULTA MORATÓRIA DE 2%</w:t>
      </w:r>
      <w:del w:id="1005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.</w:delText>
        </w:r>
        <w:r>
          <w:rPr>
            <w:rFonts w:ascii="Arial" w:hAnsi="Arial" w:cs="Arial"/>
            <w:sz w:val="28"/>
            <w:szCs w:val="28"/>
          </w:rPr>
          <w:delText xml:space="preserve"> INCIDÊNCIA.</w:delText>
        </w:r>
        <w:r>
          <w:rPr>
            <w:rFonts w:ascii="Arial" w:hAnsi="Arial" w:cs="Arial"/>
            <w:sz w:val="28"/>
            <w:szCs w:val="28"/>
          </w:rPr>
          <w:delText xml:space="preserve"> TEORIA DA CAUSA MADURA</w:delText>
        </w:r>
      </w:del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sz w:val="28"/>
          <w:szCs w:val="28"/>
        </w:rPr>
        <w:t xml:space="preserve">ENCARGOS SOBRE AS PARCELAS VINCENDAS</w:t>
      </w:r>
      <w:r>
        <w:rPr>
          <w:rFonts w:ascii="Arial" w:hAnsi="Arial" w:cs="Arial"/>
          <w:sz w:val="28"/>
          <w:szCs w:val="28"/>
        </w:rPr>
        <w:t xml:space="preserve">. </w:t>
      </w:r>
      <w:del w:id="1006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INCLUSÃO EXPRESSA</w:delText>
        </w:r>
        <w:r>
          <w:rPr>
            <w:rFonts w:ascii="Arial" w:hAnsi="Arial" w:cs="Arial"/>
            <w:sz w:val="28"/>
            <w:szCs w:val="28"/>
          </w:rPr>
          <w:delText xml:space="preserve"> NA SENTENÇA</w:delText>
        </w:r>
        <w:r>
          <w:rPr>
            <w:rFonts w:ascii="Arial" w:hAnsi="Arial" w:cs="Arial"/>
            <w:sz w:val="28"/>
            <w:szCs w:val="28"/>
          </w:rPr>
          <w:delText xml:space="preserve">. </w:delText>
        </w:r>
      </w:del>
      <w:r>
        <w:rPr>
          <w:rFonts w:ascii="Arial" w:eastAsia="Arial" w:hAnsi="Arial" w:cs="Arial"/>
          <w:color w:val="000000" w:themeColor="text1"/>
          <w:sz w:val="28"/>
          <w:szCs w:val="28"/>
        </w:rPr>
        <w:t xml:space="preserve">RECURSO </w:t>
      </w:r>
      <w:ins w:id="1007" w:author="Assessor GDSXSR" w:date="2026-10-31T00:10:42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PARCIALMENTE </w:t>
        </w:r>
      </w:ins>
      <w:r>
        <w:rPr>
          <w:rFonts w:ascii="Arial" w:eastAsia="Arial" w:hAnsi="Arial" w:cs="Arial"/>
          <w:color w:val="000000" w:themeColor="text1"/>
          <w:sz w:val="28"/>
          <w:szCs w:val="28"/>
        </w:rPr>
        <w:t xml:space="preserve">PROVIDO</w:t>
      </w:r>
      <w:del w:id="1008" w:author="Assessor GDSXSR" w:date="2026-10-31T00:10:42Z">
        <w:r>
          <w:rPr>
            <w:rFonts w:ascii="Arial" w:eastAsia="Arial" w:hAnsi="Arial" w:cs="Arial"/>
            <w:color w:val="000000" w:themeColor="text1"/>
            <w:sz w:val="28"/>
            <w:szCs w:val="28"/>
          </w:rPr>
          <w:delText xml:space="preserve"> EM PARTE</w:delText>
        </w:r>
      </w:del>
      <w:r>
        <w:rPr>
          <w:rFonts w:ascii="Arial" w:eastAsia="Arial" w:hAnsi="Arial" w:cs="Arial"/>
          <w:color w:val="000000" w:themeColor="text1"/>
          <w:sz w:val="28"/>
          <w:szCs w:val="28"/>
        </w:rPr>
        <w:t xml:space="preserve">.</w:t>
      </w:r>
      <w:commentRangeEnd w:id="4"/>
      <w:r>
        <w:rPr>
          <w:rStyle w:val="CommentReference"/>
        </w:rPr>
        <w:commentReference w:id="4"/>
      </w:r>
    </w:p>
    <w:p w14:paraId="515C6761" w14:textId="77777777" w:rsidR="00886ABA" w:rsidRPr="0034247B" w:rsidRDefault="00886ABA" w:rsidP="00886ABA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4247B">
        <w:rPr>
          <w:rFonts w:ascii="Arial" w:hAnsi="Arial" w:cs="Arial"/>
          <w:b/>
          <w:bCs/>
          <w:sz w:val="28"/>
          <w:szCs w:val="28"/>
        </w:rPr>
        <w:t>I. Caso em exame</w:t>
      </w:r>
    </w:p>
    <w:p w14:paraId="60F6C53C" w14:textId="13425B4C" w:rsidR="00886ABA" w:rsidRDefault="00886ABA" w:rsidP="00886ABA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1. </w:t>
      </w:r>
      <w:r>
        <w:rPr>
          <w:rFonts w:ascii="Arial" w:hAnsi="Arial" w:cs="Arial"/>
          <w:sz w:val="28"/>
          <w:szCs w:val="28"/>
        </w:rPr>
        <w:t xml:space="preserve">Ação de cobrança </w:t>
      </w:r>
      <w:ins w:id="1009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de despesas condominiais </w:t>
        </w:r>
      </w:ins>
      <w:r>
        <w:rPr>
          <w:rFonts w:ascii="Arial" w:hAnsi="Arial" w:cs="Arial"/>
          <w:sz w:val="28"/>
          <w:szCs w:val="28"/>
        </w:rPr>
        <w:t xml:space="preserve">proposta </w:t>
      </w:r>
      <w:del w:id="1010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por</w:delText>
        </w:r>
      </w:del>
      <w:ins w:id="1011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pela</w:t>
        </w:r>
      </w:ins>
      <w:r>
        <w:rPr>
          <w:rFonts w:ascii="Arial" w:hAnsi="Arial" w:cs="Arial"/>
          <w:sz w:val="28"/>
          <w:szCs w:val="28"/>
        </w:rPr>
        <w:t xml:space="preserve"> Associação Centro Empresarial Vicente Pires – ACEVP contra pessoa natural</w:t>
      </w:r>
      <w:ins w:id="1012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 (R$ 7.071</w:t>
        </w:r>
      </w:ins>
      <w:r>
        <w:rPr>
          <w:rFonts w:ascii="Arial" w:hAnsi="Arial" w:cs="Arial"/>
          <w:sz w:val="28"/>
          <w:szCs w:val="28"/>
        </w:rPr>
        <w:t xml:space="preserve">,</w:t>
      </w:r>
      <w:del w:id="1013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 visando à cobrança de despesas condominiais</w:delText>
        </w:r>
        <w:r>
          <w:rPr>
            <w:rFonts w:ascii="Arial" w:hAnsi="Arial" w:cs="Arial"/>
            <w:sz w:val="28"/>
            <w:szCs w:val="28"/>
          </w:rPr>
          <w:delText xml:space="preserve">, </w:delText>
        </w:r>
        <w:r>
          <w:rPr>
            <w:rFonts w:ascii="Arial" w:hAnsi="Arial" w:cs="Arial"/>
            <w:sz w:val="28"/>
            <w:szCs w:val="28"/>
          </w:rPr>
          <w:delText xml:space="preserve">acrescidas dos encargos previstos no estatuto da associação e das parcelas vincendas</w:delText>
        </w:r>
      </w:del>
      <w:ins w:id="1014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31)</w:t>
        </w:r>
      </w:ins>
      <w:r>
        <w:rPr>
          <w:rFonts w:ascii="Arial" w:hAnsi="Arial" w:cs="Arial"/>
          <w:sz w:val="28"/>
          <w:szCs w:val="28"/>
        </w:rPr>
        <w:t xml:space="preserve">.</w:t>
      </w:r>
    </w:p>
    <w:p w14:paraId="7A5E7795" w14:textId="3EBAB745" w:rsidR="00511630" w:rsidRDefault="00511630" w:rsidP="00886ABA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2.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 sentença julgou procedentes os pedidos</w:t>
      </w:r>
      <w:ins w:id="1015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,</w:t>
        </w:r>
      </w:ins>
      <w:r>
        <w:rPr>
          <w:rFonts w:ascii="Arial" w:hAnsi="Arial" w:cs="Arial"/>
          <w:sz w:val="28"/>
          <w:szCs w:val="28"/>
        </w:rPr>
        <w:t xml:space="preserve"> para condenar a ré </w:t>
      </w:r>
      <w:del w:id="1016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ao pagamento das</w:delText>
        </w:r>
      </w:del>
      <w:ins w:id="1017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às</w:t>
        </w:r>
      </w:ins>
      <w:r>
        <w:rPr>
          <w:rFonts w:ascii="Arial" w:hAnsi="Arial" w:cs="Arial"/>
          <w:sz w:val="28"/>
          <w:szCs w:val="28"/>
        </w:rPr>
        <w:t xml:space="preserve"> despesas vencidas, com correção</w:t>
      </w:r>
      <w:del w:id="1018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 monetária</w:delText>
        </w:r>
      </w:del>
      <w:r>
        <w:rPr>
          <w:rFonts w:ascii="Arial" w:hAnsi="Arial" w:cs="Arial"/>
          <w:sz w:val="28"/>
          <w:szCs w:val="28"/>
        </w:rPr>
        <w:t xml:space="preserve"> pelo INPC, juros de mora de 1% ao mês e parcelas vincendas, sem </w:t>
      </w:r>
      <w:r>
        <w:rPr>
          <w:rFonts w:ascii="Arial" w:hAnsi="Arial" w:cs="Arial"/>
          <w:sz w:val="28"/>
          <w:szCs w:val="28"/>
        </w:rPr>
        <w:t xml:space="preserve">apreciar </w:t>
      </w:r>
      <w:del w:id="1019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o pedido de incidência da</w:delText>
        </w:r>
      </w:del>
      <w:ins w:id="1020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a</w:t>
        </w:r>
      </w:ins>
      <w:r>
        <w:rPr>
          <w:rFonts w:ascii="Arial" w:hAnsi="Arial" w:cs="Arial"/>
          <w:sz w:val="28"/>
          <w:szCs w:val="28"/>
        </w:rPr>
        <w:t xml:space="preserve"> multa moratória de 2%. Os embargos de declaração </w:t>
      </w:r>
      <w:del w:id="1021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opostos pela autora </w:delText>
        </w:r>
      </w:del>
      <w:r>
        <w:rPr>
          <w:rFonts w:ascii="Arial" w:hAnsi="Arial" w:cs="Arial"/>
          <w:sz w:val="28"/>
          <w:szCs w:val="28"/>
        </w:rPr>
        <w:t xml:space="preserve">foram rejeitados.</w:t>
      </w:r>
    </w:p>
    <w:p w14:paraId="3CC7FA98" w14:textId="002EC7A4" w:rsidR="00511630" w:rsidRDefault="00511630" w:rsidP="00886ABA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3.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 autora apelou </w:t>
      </w:r>
      <w:del w:id="1022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sustentando</w:delText>
        </w:r>
      </w:del>
      <w:ins w:id="1023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para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024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nulidade</w:delText>
        </w:r>
      </w:del>
      <w:ins w:id="1025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cassar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026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da</w:delText>
        </w:r>
      </w:del>
      <w:ins w:id="1027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a</w:t>
        </w:r>
      </w:ins>
      <w:r>
        <w:rPr>
          <w:rFonts w:ascii="Arial" w:hAnsi="Arial" w:cs="Arial"/>
          <w:sz w:val="28"/>
          <w:szCs w:val="28"/>
        </w:rPr>
        <w:t xml:space="preserve"> sentença</w:t>
      </w:r>
      <w:ins w:id="1028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,</w:t>
        </w:r>
      </w:ins>
      <w:r>
        <w:rPr>
          <w:rFonts w:ascii="Arial" w:hAnsi="Arial" w:cs="Arial"/>
          <w:sz w:val="28"/>
          <w:szCs w:val="28"/>
        </w:rPr>
        <w:t xml:space="preserve"> por omissão quanto </w:t>
      </w:r>
      <w:del w:id="1029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ao pedido de multa moratória de 2%, além de requerer a inclusão expressa dos encargos incidentes sobre as parcelas vincendas. Subsidiariamente, postulou a reforma da sentença para acrescer a</w:delText>
        </w:r>
      </w:del>
      <w:ins w:id="1030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à</w:t>
        </w:r>
      </w:ins>
      <w:r>
        <w:rPr>
          <w:rFonts w:ascii="Arial" w:hAnsi="Arial" w:cs="Arial"/>
          <w:sz w:val="28"/>
          <w:szCs w:val="28"/>
        </w:rPr>
        <w:t xml:space="preserve"> multa moratória de 2% </w:t>
      </w:r>
      <w:del w:id="1031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sobre</w:delText>
        </w:r>
      </w:del>
      <w:ins w:id="1032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e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033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as</w:delText>
        </w:r>
      </w:del>
      <w:ins w:id="1034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aos encargos das</w:t>
        </w:r>
      </w:ins>
      <w:r>
        <w:rPr>
          <w:rFonts w:ascii="Arial" w:hAnsi="Arial" w:cs="Arial"/>
          <w:sz w:val="28"/>
          <w:szCs w:val="28"/>
        </w:rPr>
        <w:t xml:space="preserve"> parcelas </w:t>
      </w:r>
      <w:del w:id="1035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vencidas</w:delText>
        </w:r>
      </w:del>
      <w:ins w:id="1036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vincendas, ou, subsidiariamente, para incluir a multa na condenação</w:t>
        </w:r>
      </w:ins>
      <w:r>
        <w:rPr>
          <w:rFonts w:ascii="Arial" w:hAnsi="Arial" w:cs="Arial"/>
          <w:sz w:val="28"/>
          <w:szCs w:val="28"/>
        </w:rPr>
        <w:t xml:space="preserve">.</w:t>
      </w:r>
    </w:p>
    <w:p w14:paraId="75F97632" w14:textId="77777777" w:rsidR="00886ABA" w:rsidRPr="0034247B" w:rsidRDefault="00886ABA" w:rsidP="00886ABA">
      <w:pPr>
        <w:pStyle w:val="PargrafodaLista"/>
        <w:spacing w:after="0" w:line="360" w:lineRule="auto"/>
        <w:ind w:left="0"/>
        <w:jc w:val="both"/>
        <w:rPr>
          <w:rFonts w:ascii="Arial" w:hAnsi="Arial" w:cs="Arial"/>
          <w:b/>
          <w:bCs/>
          <w:sz w:val="28"/>
          <w:szCs w:val="28"/>
        </w:rPr>
      </w:pPr>
      <w:r w:rsidRPr="0034247B">
        <w:rPr>
          <w:rFonts w:ascii="Arial" w:hAnsi="Arial" w:cs="Arial"/>
          <w:b/>
          <w:bCs/>
          <w:sz w:val="28"/>
          <w:szCs w:val="28"/>
        </w:rPr>
        <w:t>II. Questão em discussão</w:t>
      </w:r>
    </w:p>
    <w:p w14:paraId="74A27C08" w14:textId="52241A7F" w:rsidR="00531B2F" w:rsidRPr="00531B2F" w:rsidRDefault="00511630" w:rsidP="00531B2F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4</w:t>
      </w:r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sz w:val="28"/>
          <w:szCs w:val="28"/>
        </w:rPr>
        <w:t xml:space="preserve">Há </w:t>
      </w:r>
      <w:r>
        <w:rPr>
          <w:rFonts w:ascii="Arial" w:hAnsi="Arial" w:cs="Arial"/>
          <w:sz w:val="28"/>
          <w:szCs w:val="28"/>
        </w:rPr>
        <w:t xml:space="preserve">três</w:t>
      </w:r>
      <w:r>
        <w:rPr>
          <w:rFonts w:ascii="Arial" w:hAnsi="Arial" w:cs="Arial"/>
          <w:sz w:val="28"/>
          <w:szCs w:val="28"/>
        </w:rPr>
        <w:t xml:space="preserve"> questões em discussão: (i) saber se a sentença </w:t>
      </w:r>
      <w:del w:id="1037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padece</w:delText>
        </w:r>
      </w:del>
      <w:ins w:id="1038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é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039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de</w:delText>
        </w:r>
      </w:del>
      <w:ins w:id="1040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omissa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041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omissão</w:delText>
        </w:r>
      </w:del>
      <w:ins w:id="1042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quanto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043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por não apreciar pedido expresso de incidência de</w:delText>
        </w:r>
      </w:del>
      <w:ins w:id="1044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à</w:t>
        </w:r>
      </w:ins>
      <w:r>
        <w:rPr>
          <w:rFonts w:ascii="Arial" w:hAnsi="Arial" w:cs="Arial"/>
          <w:sz w:val="28"/>
          <w:szCs w:val="28"/>
        </w:rPr>
        <w:t xml:space="preserve"> multa moratória de 2%; (ii) </w:t>
      </w:r>
      <w:r>
        <w:rPr>
          <w:rFonts w:ascii="Arial" w:hAnsi="Arial" w:cs="Arial"/>
          <w:sz w:val="28"/>
          <w:szCs w:val="28"/>
        </w:rPr>
        <w:t xml:space="preserve">definir</w:t>
      </w:r>
      <w:r>
        <w:rPr>
          <w:rFonts w:ascii="Arial" w:hAnsi="Arial" w:cs="Arial"/>
          <w:sz w:val="28"/>
          <w:szCs w:val="28"/>
        </w:rPr>
        <w:t xml:space="preserve"> se a </w:t>
      </w:r>
      <w:del w:id="1045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condenação</w:delText>
        </w:r>
      </w:del>
      <w:ins w:id="1046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multa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047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deve incluir</w:delText>
        </w:r>
      </w:del>
      <w:ins w:id="1048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integra</w:t>
        </w:r>
      </w:ins>
      <w:r>
        <w:rPr>
          <w:rFonts w:ascii="Arial" w:hAnsi="Arial" w:cs="Arial"/>
          <w:sz w:val="28"/>
          <w:szCs w:val="28"/>
        </w:rPr>
        <w:t xml:space="preserve"> a </w:t>
      </w:r>
      <w:del w:id="1049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multa moratória de 2% e especificar os encargos incidentes sobre as parcelas vincendas</w:delText>
        </w:r>
      </w:del>
      <w:ins w:id="1050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condenação</w:t>
        </w:r>
      </w:ins>
      <w:r>
        <w:rPr>
          <w:rFonts w:ascii="Arial" w:hAnsi="Arial" w:cs="Arial"/>
          <w:sz w:val="28"/>
          <w:szCs w:val="28"/>
        </w:rPr>
        <w:t xml:space="preserve">; </w:t>
      </w:r>
      <w:r>
        <w:rPr>
          <w:rFonts w:ascii="Arial" w:hAnsi="Arial" w:cs="Arial"/>
          <w:sz w:val="28"/>
          <w:szCs w:val="28"/>
        </w:rPr>
        <w:t xml:space="preserve">e </w:t>
      </w:r>
      <w:r>
        <w:rPr>
          <w:rFonts w:ascii="Arial" w:hAnsi="Arial" w:cs="Arial"/>
          <w:sz w:val="28"/>
          <w:szCs w:val="28"/>
        </w:rPr>
        <w:t xml:space="preserve">(iii) saber se </w:t>
      </w:r>
      <w:r>
        <w:rPr>
          <w:rFonts w:ascii="Arial" w:hAnsi="Arial" w:cs="Arial"/>
          <w:sz w:val="28"/>
          <w:szCs w:val="28"/>
        </w:rPr>
        <w:t xml:space="preserve">há </w:t>
      </w:r>
      <w:del w:id="1051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necessidade</w:delText>
        </w:r>
      </w:del>
      <w:ins w:id="1052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omissão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053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de</w:delText>
        </w:r>
      </w:del>
      <w:ins w:id="1054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quanto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055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reforma da sentença para determinar a inclusão expressa de</w:delText>
        </w:r>
      </w:del>
      <w:ins w:id="1056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aos</w:t>
        </w:r>
      </w:ins>
      <w:r>
        <w:rPr>
          <w:rFonts w:ascii="Arial" w:hAnsi="Arial" w:cs="Arial"/>
          <w:sz w:val="28"/>
          <w:szCs w:val="28"/>
        </w:rPr>
        <w:t xml:space="preserve"> encargos </w:t>
      </w:r>
      <w:del w:id="1057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moratórios</w:delText>
        </w:r>
      </w:del>
      <w:ins w:id="1058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das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059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às parcelas que se vencerem ao longo da demanda</w:delText>
        </w:r>
      </w:del>
      <w:ins w:id="1060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vincendas</w:t>
        </w:r>
      </w:ins>
      <w:r>
        <w:rPr>
          <w:rFonts w:ascii="Arial" w:hAnsi="Arial" w:cs="Arial"/>
          <w:sz w:val="28"/>
          <w:szCs w:val="28"/>
        </w:rPr>
        <w:t xml:space="preserve">.</w:t>
      </w:r>
      <w:del w:id="1061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 </w:delText>
        </w:r>
      </w:del>
    </w:p>
    <w:p w14:paraId="514DEA23" w14:textId="77777777" w:rsidR="00886ABA" w:rsidRPr="0034247B" w:rsidRDefault="00886ABA" w:rsidP="00886ABA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4247B">
        <w:rPr>
          <w:rFonts w:ascii="Arial" w:hAnsi="Arial" w:cs="Arial"/>
          <w:b/>
          <w:bCs/>
          <w:sz w:val="28"/>
          <w:szCs w:val="28"/>
        </w:rPr>
        <w:t>III. Razões de decidir</w:t>
      </w:r>
    </w:p>
    <w:p w14:paraId="351C336E" w14:textId="52C34DA6" w:rsidR="00886ABA" w:rsidRDefault="00511630" w:rsidP="00886ABA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5</w:t>
      </w:r>
      <w:r>
        <w:rPr>
          <w:rFonts w:ascii="Arial" w:hAnsi="Arial" w:cs="Arial"/>
          <w:sz w:val="28"/>
          <w:szCs w:val="28"/>
        </w:rPr>
        <w:t xml:space="preserve">.</w:t>
      </w:r>
      <w:r>
        <w:rPr>
          <w:rFonts w:ascii="Arial" w:hAnsi="Arial" w:cs="Arial"/>
          <w:sz w:val="28"/>
          <w:szCs w:val="28"/>
        </w:rPr>
        <w:t xml:space="preserve"> </w:t>
      </w:r>
      <w:del w:id="1062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Configura ofensa ao art. 1.022, II, do CPC a</w:delText>
        </w:r>
      </w:del>
      <w:ins w:id="1063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A</w:t>
        </w:r>
      </w:ins>
      <w:r>
        <w:rPr>
          <w:rFonts w:ascii="Arial" w:hAnsi="Arial" w:cs="Arial"/>
          <w:sz w:val="28"/>
          <w:szCs w:val="28"/>
        </w:rPr>
        <w:t xml:space="preserve"> sentença que deixa de apreciar pedido </w:t>
      </w:r>
      <w:del w:id="1064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expressamente</w:delText>
        </w:r>
      </w:del>
      <w:ins w:id="1065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expresso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066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formulado na petição</w:delText>
        </w:r>
      </w:del>
      <w:ins w:id="1067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da</w:t>
        </w:r>
      </w:ins>
      <w:r>
        <w:rPr>
          <w:rFonts w:ascii="Arial" w:hAnsi="Arial" w:cs="Arial"/>
          <w:sz w:val="28"/>
          <w:szCs w:val="28"/>
        </w:rPr>
        <w:t xml:space="preserve"> inicial, </w:t>
      </w:r>
      <w:del w:id="1068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ainda</w:delText>
        </w:r>
      </w:del>
      <w:ins w:id="1069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mesmo</w:t>
        </w:r>
      </w:ins>
      <w:r>
        <w:rPr>
          <w:rFonts w:ascii="Arial" w:hAnsi="Arial" w:cs="Arial"/>
          <w:sz w:val="28"/>
          <w:szCs w:val="28"/>
        </w:rPr>
        <w:t xml:space="preserve"> após</w:t>
      </w:r>
      <w:del w:id="1070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 oposição de</w:delText>
        </w:r>
      </w:del>
      <w:r>
        <w:rPr>
          <w:rFonts w:ascii="Arial" w:hAnsi="Arial" w:cs="Arial"/>
          <w:sz w:val="28"/>
          <w:szCs w:val="28"/>
        </w:rPr>
        <w:t xml:space="preserve"> embargos de declaração</w:t>
      </w:r>
      <w:ins w:id="1071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, ofende o CPC 1.022 II</w:t>
        </w:r>
      </w:ins>
      <w:r>
        <w:rPr>
          <w:rFonts w:ascii="Arial" w:hAnsi="Arial" w:cs="Arial"/>
          <w:sz w:val="28"/>
          <w:szCs w:val="28"/>
        </w:rPr>
        <w:t xml:space="preserve">. </w:t>
      </w:r>
      <w:del w:id="1072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Reconhecida</w:delText>
        </w:r>
      </w:del>
      <w:ins w:id="1073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No caso,</w:t>
        </w:r>
      </w:ins>
      <w:r>
        <w:rPr>
          <w:rFonts w:ascii="Arial" w:hAnsi="Arial" w:cs="Arial"/>
          <w:sz w:val="28"/>
          <w:szCs w:val="28"/>
        </w:rPr>
        <w:t xml:space="preserve"> a </w:t>
      </w:r>
      <w:del w:id="1074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omissão</w:delText>
        </w:r>
      </w:del>
      <w:ins w:id="1075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multa moratória de 2% foi requerida e não examinada</w:t>
        </w:r>
      </w:ins>
      <w:r>
        <w:rPr>
          <w:rFonts w:ascii="Arial" w:hAnsi="Arial" w:cs="Arial"/>
          <w:sz w:val="28"/>
          <w:szCs w:val="28"/>
        </w:rPr>
        <w:t xml:space="preserve">, </w:t>
      </w:r>
      <w:ins w:id="1076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o que </w:t>
        </w:r>
      </w:ins>
      <w:r>
        <w:rPr>
          <w:rFonts w:ascii="Arial" w:hAnsi="Arial" w:cs="Arial"/>
          <w:sz w:val="28"/>
          <w:szCs w:val="28"/>
        </w:rPr>
        <w:t xml:space="preserve">impõe</w:t>
      </w:r>
      <w:del w:id="1077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-se</w:delText>
        </w:r>
      </w:del>
      <w:r>
        <w:rPr>
          <w:rFonts w:ascii="Arial" w:hAnsi="Arial" w:cs="Arial"/>
          <w:sz w:val="28"/>
          <w:szCs w:val="28"/>
        </w:rPr>
        <w:t xml:space="preserve"> a cassação </w:t>
      </w:r>
      <w:del w:id="1078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da</w:delText>
        </w:r>
      </w:del>
      <w:ins w:id="1079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nesse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080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sentença</w:delText>
        </w:r>
      </w:del>
      <w:ins w:id="1081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ponto</w:t>
        </w:r>
      </w:ins>
      <w:r>
        <w:rPr>
          <w:rFonts w:ascii="Arial" w:hAnsi="Arial" w:cs="Arial"/>
          <w:sz w:val="28"/>
          <w:szCs w:val="28"/>
        </w:rPr>
        <w:t xml:space="preserve">.</w:t>
      </w:r>
    </w:p>
    <w:p w14:paraId="15EDE053" w14:textId="470CD781" w:rsidR="00886ABA" w:rsidRDefault="00511630" w:rsidP="00886ABA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6</w:t>
      </w:r>
      <w:r>
        <w:rPr>
          <w:rFonts w:ascii="Arial" w:hAnsi="Arial" w:cs="Arial"/>
          <w:sz w:val="28"/>
          <w:szCs w:val="28"/>
        </w:rPr>
        <w:t xml:space="preserve">.</w:t>
      </w:r>
      <w:r>
        <w:rPr>
          <w:rFonts w:ascii="Arial" w:hAnsi="Arial" w:cs="Arial"/>
          <w:sz w:val="28"/>
          <w:szCs w:val="28"/>
        </w:rPr>
        <w:t xml:space="preserve"> </w:t>
      </w:r>
      <w:del w:id="1082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Aplica-se a teoria da causa madura prevista no art. 1.013, § 3º, I, do CPC, pois</w:delText>
        </w:r>
      </w:del>
      <w:ins w:id="1083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Estando</w:t>
        </w:r>
      </w:ins>
      <w:r>
        <w:rPr>
          <w:rFonts w:ascii="Arial" w:hAnsi="Arial" w:cs="Arial"/>
          <w:sz w:val="28"/>
          <w:szCs w:val="28"/>
        </w:rPr>
        <w:t xml:space="preserve"> o processo </w:t>
      </w:r>
      <w:del w:id="1084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encontra-se </w:delText>
        </w:r>
      </w:del>
      <w:r>
        <w:rPr>
          <w:rFonts w:ascii="Arial" w:hAnsi="Arial" w:cs="Arial"/>
          <w:sz w:val="28"/>
          <w:szCs w:val="28"/>
        </w:rPr>
        <w:t xml:space="preserve">apto </w:t>
      </w:r>
      <w:del w:id="1085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para imediato</w:delText>
        </w:r>
      </w:del>
      <w:ins w:id="1086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a</w:t>
        </w:r>
      </w:ins>
      <w:r>
        <w:rPr>
          <w:rFonts w:ascii="Arial" w:hAnsi="Arial" w:cs="Arial"/>
          <w:sz w:val="28"/>
          <w:szCs w:val="28"/>
        </w:rPr>
        <w:t xml:space="preserve"> julgamento </w:t>
      </w:r>
      <w:del w:id="1087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pelo</w:delText>
        </w:r>
      </w:del>
      <w:ins w:id="1088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imediato, o</w:t>
        </w:r>
      </w:ins>
      <w:r>
        <w:rPr>
          <w:rFonts w:ascii="Arial" w:hAnsi="Arial" w:cs="Arial"/>
          <w:sz w:val="28"/>
          <w:szCs w:val="28"/>
        </w:rPr>
        <w:t xml:space="preserve"> Tribunal</w:t>
      </w:r>
      <w:ins w:id="1089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 examina o mérito (CPC 1</w:t>
        </w:r>
      </w:ins>
      <w:r>
        <w:rPr>
          <w:rFonts w:ascii="Arial" w:hAnsi="Arial" w:cs="Arial"/>
          <w:sz w:val="28"/>
          <w:szCs w:val="28"/>
        </w:rPr>
        <w:t xml:space="preserve">.</w:t>
      </w:r>
      <w:ins w:id="1090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013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091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A</w:delText>
        </w:r>
      </w:del>
      <w:ins w:id="1092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§ 3º III) e inclui a</w:t>
        </w:r>
      </w:ins>
      <w:r>
        <w:rPr>
          <w:rFonts w:ascii="Arial" w:hAnsi="Arial" w:cs="Arial"/>
          <w:sz w:val="28"/>
          <w:szCs w:val="28"/>
        </w:rPr>
        <w:t xml:space="preserve"> multa moratória de 2% </w:t>
      </w:r>
      <w:del w:id="1093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integra a</w:delText>
        </w:r>
      </w:del>
      <w:ins w:id="1094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na</w:t>
        </w:r>
      </w:ins>
      <w:r>
        <w:rPr>
          <w:rFonts w:ascii="Arial" w:hAnsi="Arial" w:cs="Arial"/>
          <w:sz w:val="28"/>
          <w:szCs w:val="28"/>
        </w:rPr>
        <w:t xml:space="preserve"> condenação</w:t>
      </w:r>
      <w:ins w:id="1095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,</w:t>
        </w:r>
      </w:ins>
      <w:r>
        <w:rPr>
          <w:rFonts w:ascii="Arial" w:hAnsi="Arial" w:cs="Arial"/>
          <w:sz w:val="28"/>
          <w:szCs w:val="28"/>
        </w:rPr>
        <w:t xml:space="preserve"> por estar </w:t>
      </w:r>
      <w:del w:id="1096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expressamente </w:delText>
        </w:r>
      </w:del>
      <w:r>
        <w:rPr>
          <w:rFonts w:ascii="Arial" w:hAnsi="Arial" w:cs="Arial"/>
          <w:sz w:val="28"/>
          <w:szCs w:val="28"/>
        </w:rPr>
        <w:t xml:space="preserve">prevista no </w:t>
      </w:r>
      <w:del w:id="1097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art.</w:delText>
        </w:r>
      </w:del>
      <w:ins w:id="1098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CC</w:t>
        </w:r>
      </w:ins>
      <w:r>
        <w:rPr>
          <w:rFonts w:ascii="Arial" w:hAnsi="Arial" w:cs="Arial"/>
          <w:sz w:val="28"/>
          <w:szCs w:val="28"/>
        </w:rPr>
        <w:t xml:space="preserve"> 1.336</w:t>
      </w:r>
      <w:del w:id="1099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,</w:delText>
        </w:r>
      </w:del>
      <w:r>
        <w:rPr>
          <w:rFonts w:ascii="Arial" w:hAnsi="Arial" w:cs="Arial"/>
          <w:sz w:val="28"/>
          <w:szCs w:val="28"/>
        </w:rPr>
        <w:t xml:space="preserve"> § 1º</w:t>
      </w:r>
      <w:del w:id="1100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, do Código Civil</w:delText>
        </w:r>
      </w:del>
      <w:r>
        <w:rPr>
          <w:rFonts w:ascii="Arial" w:hAnsi="Arial" w:cs="Arial"/>
          <w:sz w:val="28"/>
          <w:szCs w:val="28"/>
        </w:rPr>
        <w:t xml:space="preserve"> e no </w:t>
      </w:r>
      <w:r>
        <w:rPr>
          <w:rFonts w:ascii="Arial" w:hAnsi="Arial" w:cs="Arial"/>
          <w:sz w:val="28"/>
          <w:szCs w:val="28"/>
        </w:rPr>
        <w:t xml:space="preserve">E</w:t>
      </w:r>
      <w:r>
        <w:rPr>
          <w:rFonts w:ascii="Arial" w:hAnsi="Arial" w:cs="Arial"/>
          <w:sz w:val="28"/>
          <w:szCs w:val="28"/>
        </w:rPr>
        <w:t xml:space="preserve">statuto da </w:t>
      </w:r>
      <w:del w:id="1101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A</w:delText>
        </w:r>
        <w:r>
          <w:rPr>
            <w:rFonts w:ascii="Arial" w:hAnsi="Arial" w:cs="Arial"/>
            <w:sz w:val="28"/>
            <w:szCs w:val="28"/>
          </w:rPr>
          <w:delText xml:space="preserve">ssociação</w:delText>
        </w:r>
      </w:del>
      <w:ins w:id="1102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associação</w:t>
        </w:r>
      </w:ins>
      <w:r>
        <w:rPr>
          <w:rFonts w:ascii="Arial" w:hAnsi="Arial" w:cs="Arial"/>
          <w:sz w:val="28"/>
          <w:szCs w:val="28"/>
        </w:rPr>
        <w:t xml:space="preserve">.</w:t>
      </w:r>
    </w:p>
    <w:p w14:paraId="7F3BFFF0" w14:textId="62DEE385" w:rsidR="00707215" w:rsidRDefault="00707215" w:rsidP="00886ABA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7. </w:t>
      </w:r>
      <w:del w:id="1103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Inexiste</w:delText>
        </w:r>
      </w:del>
      <w:ins w:id="1104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Não há</w:t>
        </w:r>
      </w:ins>
      <w:r>
        <w:rPr>
          <w:rFonts w:ascii="Arial" w:hAnsi="Arial" w:cs="Arial"/>
          <w:sz w:val="28"/>
          <w:szCs w:val="28"/>
        </w:rPr>
        <w:t xml:space="preserve"> omissão quanto </w:t>
      </w:r>
      <w:del w:id="1105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aos encargos incidentes sobre</w:delText>
        </w:r>
      </w:del>
      <w:ins w:id="1106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às</w:t>
        </w:r>
      </w:ins>
      <w:r>
        <w:rPr>
          <w:rFonts w:ascii="Arial" w:hAnsi="Arial" w:cs="Arial"/>
          <w:sz w:val="28"/>
          <w:szCs w:val="28"/>
        </w:rPr>
        <w:t xml:space="preserve"> parcelas vincendas, pois a sentença </w:t>
      </w:r>
      <w:del w:id="1107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determinou a incidência de</w:delText>
        </w:r>
      </w:del>
      <w:ins w:id="1108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fixou</w:t>
        </w:r>
      </w:ins>
      <w:r>
        <w:rPr>
          <w:rFonts w:ascii="Arial" w:hAnsi="Arial" w:cs="Arial"/>
          <w:sz w:val="28"/>
          <w:szCs w:val="28"/>
        </w:rPr>
        <w:t xml:space="preserve"> juros de mora desde o vencimento de cada parcela, </w:t>
      </w:r>
      <w:del w:id="1109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alcançando</w:delText>
        </w:r>
      </w:del>
      <w:ins w:id="1110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inclusive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111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também</w:delText>
        </w:r>
      </w:del>
      <w:ins w:id="1112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das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113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aquelas que se vencerem no curso da obrigação</w:delText>
        </w:r>
      </w:del>
      <w:ins w:id="1114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vincendas</w:t>
        </w:r>
      </w:ins>
      <w:r>
        <w:rPr>
          <w:rFonts w:ascii="Arial" w:hAnsi="Arial" w:cs="Arial"/>
          <w:sz w:val="28"/>
          <w:szCs w:val="28"/>
        </w:rPr>
        <w:t xml:space="preserve">.</w:t>
      </w:r>
    </w:p>
    <w:p w14:paraId="61C39010" w14:textId="77777777" w:rsidR="00886ABA" w:rsidRPr="0034247B" w:rsidRDefault="00886ABA" w:rsidP="00886ABA">
      <w:pPr>
        <w:pStyle w:val="PargrafodaLista"/>
        <w:spacing w:after="0" w:line="360" w:lineRule="auto"/>
        <w:ind w:left="0"/>
        <w:jc w:val="both"/>
        <w:rPr>
          <w:rFonts w:ascii="Arial" w:hAnsi="Arial" w:cs="Arial"/>
          <w:b/>
          <w:bCs/>
          <w:sz w:val="28"/>
          <w:szCs w:val="28"/>
        </w:rPr>
      </w:pPr>
      <w:r w:rsidRPr="413FE707">
        <w:rPr>
          <w:rFonts w:ascii="Arial" w:hAnsi="Arial" w:cs="Arial"/>
          <w:b/>
          <w:bCs/>
          <w:sz w:val="28"/>
          <w:szCs w:val="28"/>
        </w:rPr>
        <w:lastRenderedPageBreak/>
        <w:t>IV. Dispositivo</w:t>
      </w:r>
    </w:p>
    <w:p w14:paraId="6C578D9E" w14:textId="1081E5B2" w:rsidR="00CE7EED" w:rsidRDefault="00707215" w:rsidP="00707215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8</w:t>
      </w:r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sz w:val="28"/>
          <w:szCs w:val="28"/>
        </w:rPr>
        <w:t xml:space="preserve">Deu-se </w:t>
      </w:r>
      <w:r>
        <w:rPr>
          <w:rFonts w:ascii="Arial" w:hAnsi="Arial" w:cs="Arial"/>
          <w:sz w:val="28"/>
          <w:szCs w:val="28"/>
        </w:rPr>
        <w:t xml:space="preserve">pa</w:t>
      </w:r>
      <w:r>
        <w:rPr>
          <w:rFonts w:ascii="Arial" w:hAnsi="Arial" w:cs="Arial"/>
          <w:sz w:val="28"/>
          <w:szCs w:val="28"/>
        </w:rPr>
        <w:t xml:space="preserve">rcial </w:t>
      </w:r>
      <w:r>
        <w:rPr>
          <w:rFonts w:ascii="Arial" w:hAnsi="Arial" w:cs="Arial"/>
          <w:sz w:val="28"/>
          <w:szCs w:val="28"/>
        </w:rPr>
        <w:t xml:space="preserve">provimento ao apelo </w:t>
      </w:r>
      <w:ins w:id="1115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da autora </w:t>
        </w:r>
      </w:ins>
      <w:r>
        <w:rPr>
          <w:rFonts w:ascii="Arial" w:hAnsi="Arial" w:cs="Arial"/>
          <w:sz w:val="28"/>
          <w:szCs w:val="28"/>
        </w:rPr>
        <w:t xml:space="preserve">para cassar</w:t>
      </w:r>
      <w:del w:id="1116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, em parte,</w:delText>
        </w:r>
      </w:del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 sentença</w:t>
      </w:r>
      <w:del w:id="1117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 </w:delText>
        </w:r>
        <w:r>
          <w:rPr>
            <w:rFonts w:ascii="Arial" w:hAnsi="Arial" w:cs="Arial"/>
            <w:sz w:val="28"/>
            <w:szCs w:val="28"/>
          </w:rPr>
          <w:delText xml:space="preserve">apenas</w:delText>
        </w:r>
      </w:del>
      <w:r>
        <w:rPr>
          <w:rFonts w:ascii="Arial" w:hAnsi="Arial" w:cs="Arial"/>
          <w:sz w:val="28"/>
          <w:szCs w:val="28"/>
        </w:rPr>
        <w:t xml:space="preserve"> quanto à omissão </w:t>
      </w:r>
      <w:del w:id="1118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verificada </w:delText>
        </w:r>
      </w:del>
      <w:r>
        <w:rPr>
          <w:rFonts w:ascii="Arial" w:hAnsi="Arial" w:cs="Arial"/>
          <w:sz w:val="28"/>
          <w:szCs w:val="28"/>
        </w:rPr>
        <w:t xml:space="preserve">e, </w:t>
      </w:r>
      <w:del w:id="1119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com fundamento</w:delText>
        </w:r>
        <w:r>
          <w:rPr>
            <w:rFonts w:ascii="Arial" w:hAnsi="Arial" w:cs="Arial"/>
            <w:sz w:val="28"/>
            <w:szCs w:val="28"/>
          </w:rPr>
          <w:delText xml:space="preserve"> </w:delText>
        </w:r>
        <w:r>
          <w:rPr>
            <w:rFonts w:ascii="Arial" w:hAnsi="Arial" w:cs="Arial"/>
            <w:sz w:val="28"/>
            <w:szCs w:val="28"/>
          </w:rPr>
          <w:delText xml:space="preserve">n</w:delText>
        </w:r>
        <w:r>
          <w:rPr>
            <w:rFonts w:ascii="Arial" w:hAnsi="Arial" w:cs="Arial"/>
            <w:sz w:val="28"/>
            <w:szCs w:val="28"/>
          </w:rPr>
          <w:delText xml:space="preserve">a</w:delText>
        </w:r>
      </w:del>
      <w:ins w:id="1120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pela</w:t>
        </w:r>
      </w:ins>
      <w:r>
        <w:rPr>
          <w:rFonts w:ascii="Arial" w:hAnsi="Arial" w:cs="Arial"/>
          <w:sz w:val="28"/>
          <w:szCs w:val="28"/>
        </w:rPr>
        <w:t xml:space="preserve"> teoria da causa madura (</w:t>
      </w:r>
      <w:r>
        <w:rPr>
          <w:rFonts w:ascii="Arial" w:hAnsi="Arial" w:cs="Arial"/>
          <w:sz w:val="28"/>
          <w:szCs w:val="28"/>
        </w:rPr>
        <w:t xml:space="preserve">CPC</w:t>
      </w:r>
      <w:r>
        <w:rPr>
          <w:rFonts w:ascii="Arial" w:hAnsi="Arial" w:cs="Arial"/>
          <w:sz w:val="28"/>
          <w:szCs w:val="28"/>
        </w:rPr>
        <w:t xml:space="preserve"> 1.013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§ 3º</w:t>
      </w:r>
      <w:ins w:id="1121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 III</w:t>
        </w:r>
      </w:ins>
      <w:r>
        <w:rPr>
          <w:rFonts w:ascii="Arial" w:hAnsi="Arial" w:cs="Arial"/>
          <w:sz w:val="28"/>
          <w:szCs w:val="28"/>
        </w:rPr>
        <w:t xml:space="preserve">), </w:t>
      </w:r>
      <w:del w:id="1122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julgar</w:delText>
        </w:r>
      </w:del>
      <w:ins w:id="1123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condenar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124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procedente o pedido de </w:delText>
        </w:r>
        <w:r>
          <w:rPr>
            <w:rFonts w:ascii="Arial" w:hAnsi="Arial" w:cs="Arial"/>
            <w:sz w:val="28"/>
            <w:szCs w:val="28"/>
          </w:rPr>
          <w:delText xml:space="preserve">condenação da</w:delText>
        </w:r>
      </w:del>
      <w:ins w:id="1125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a</w:t>
        </w:r>
      </w:ins>
      <w:r>
        <w:rPr>
          <w:rFonts w:ascii="Arial" w:hAnsi="Arial" w:cs="Arial"/>
          <w:sz w:val="28"/>
          <w:szCs w:val="28"/>
        </w:rPr>
        <w:t xml:space="preserve"> ré</w:t>
      </w:r>
      <w:r>
        <w:rPr>
          <w:rFonts w:ascii="Arial" w:hAnsi="Arial" w:cs="Arial"/>
          <w:sz w:val="28"/>
          <w:szCs w:val="28"/>
        </w:rPr>
        <w:t xml:space="preserve"> ao pagamento </w:t>
      </w:r>
      <w:del w:id="1126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de</w:delText>
        </w:r>
      </w:del>
      <w:ins w:id="1127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da</w:t>
        </w:r>
      </w:ins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multa moratória de 2%</w:t>
      </w:r>
      <w:del w:id="1128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, mantidos os demais termos da sentença</w:delText>
        </w:r>
      </w:del>
      <w:r>
        <w:rPr>
          <w:rFonts w:ascii="Arial" w:hAnsi="Arial" w:cs="Arial"/>
          <w:sz w:val="28"/>
          <w:szCs w:val="28"/>
        </w:rPr>
        <w:t xml:space="preserve">.</w:t>
      </w:r>
    </w:p>
    <w:p w14:paraId="4C4C6D22" w14:textId="4AF1698F" w:rsidR="00886ABA" w:rsidRPr="00E87018" w:rsidRDefault="008B62DA" w:rsidP="00886ABA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8"/>
          <w:szCs w:val="28"/>
        </w:rPr>
      </w:pPr>
      <w:r>
        <w:rPr>
          <w:rFonts w:ascii="Arial" w:eastAsia="Arial" w:hAnsi="Arial" w:cs="Arial"/>
          <w:color w:val="000000" w:themeColor="text1"/>
          <w:sz w:val="28"/>
          <w:szCs w:val="28"/>
        </w:rPr>
        <w:t>_______</w:t>
      </w:r>
    </w:p>
    <w:p w14:paraId="42DDE922" w14:textId="755695A4" w:rsidR="00887483" w:rsidRPr="00887483" w:rsidRDefault="00886ABA" w:rsidP="00887483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6"/>
          <w:szCs w:val="26"/>
        </w:rPr>
      </w:pPr>
      <w:r>
        <w:rPr>
          <w:rFonts w:ascii="Arial" w:eastAsia="Arial" w:hAnsi="Arial" w:cs="Arial"/>
          <w:i/>
          <w:iCs/>
          <w:color w:val="000000" w:themeColor="text1"/>
          <w:sz w:val="26"/>
          <w:szCs w:val="26"/>
        </w:rPr>
        <w:t xml:space="preserve">Dispositivos relevantes citados: </w:t>
      </w:r>
      <w:ins w:id="1129" w:author="Assessor GDSXSR" w:date="2026-10-31T00:10:42Z">
        <w:r>
          <w:rPr>
            <w:rFonts w:ascii="Arial" w:eastAsia="Arial" w:hAnsi="Arial" w:cs="Arial"/>
            <w:i/>
            <w:iCs/>
            <w:color w:val="808080"/>
            <w:sz w:val="26"/>
            <w:szCs w:val="26"/>
          </w:rPr>
          <w:t xml:space="preserve">CC 1.336 § 1º; </w:t>
        </w:r>
      </w:ins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CPC</w:t>
      </w:r>
      <w:del w:id="1130" w:author="Assessor GDSXSR" w:date="2026-10-31T00:10:42Z">
        <w:r>
          <w:rPr>
            <w:rFonts w:ascii="Arial" w:eastAsia="Arial" w:hAnsi="Arial" w:cs="Arial"/>
            <w:color w:val="000000" w:themeColor="text1"/>
            <w:sz w:val="26"/>
            <w:szCs w:val="26"/>
          </w:rPr>
          <w:delText xml:space="preserve">, arts. 487, I,</w:delText>
        </w:r>
      </w:del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 1.013</w:t>
      </w:r>
      <w:del w:id="1131" w:author="Assessor GDSXSR" w:date="2026-10-31T00:10:42Z">
        <w:r>
          <w:rPr>
            <w:rFonts w:ascii="Arial" w:eastAsia="Arial" w:hAnsi="Arial" w:cs="Arial"/>
            <w:color w:val="000000" w:themeColor="text1"/>
            <w:sz w:val="26"/>
            <w:szCs w:val="26"/>
          </w:rPr>
          <w:delText xml:space="preserve">,</w:delText>
        </w:r>
      </w:del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 § 3º</w:t>
      </w:r>
      <w:del w:id="1132" w:author="Assessor GDSXSR" w:date="2026-10-31T00:10:42Z">
        <w:r>
          <w:rPr>
            <w:rFonts w:ascii="Arial" w:eastAsia="Arial" w:hAnsi="Arial" w:cs="Arial"/>
            <w:color w:val="000000" w:themeColor="text1"/>
            <w:sz w:val="26"/>
            <w:szCs w:val="26"/>
          </w:rPr>
          <w:delText xml:space="preserve">,</w:delText>
        </w:r>
      </w:del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 </w:t>
      </w:r>
      <w:del w:id="1133" w:author="Assessor GDSXSR" w:date="2026-10-31T00:10:42Z">
        <w:r>
          <w:rPr>
            <w:rFonts w:ascii="Arial" w:eastAsia="Arial" w:hAnsi="Arial" w:cs="Arial"/>
            <w:color w:val="000000" w:themeColor="text1"/>
            <w:sz w:val="26"/>
            <w:szCs w:val="26"/>
          </w:rPr>
          <w:delText xml:space="preserve">I,</w:delText>
        </w:r>
      </w:del>
      <w:ins w:id="1134" w:author="Assessor GDSXSR" w:date="2026-10-31T00:10:42Z">
        <w:r>
          <w:rPr>
            <w:rFonts w:ascii="Arial" w:eastAsia="Arial" w:hAnsi="Arial" w:cs="Arial"/>
            <w:color w:val="808080"/>
            <w:sz w:val="26"/>
            <w:szCs w:val="26"/>
          </w:rPr>
          <w:t xml:space="preserve">III</w:t>
        </w:r>
      </w:ins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 e 1.022</w:t>
      </w:r>
      <w:del w:id="1135" w:author="Assessor GDSXSR" w:date="2026-10-31T00:10:42Z">
        <w:r>
          <w:rPr>
            <w:rFonts w:ascii="Arial" w:eastAsia="Arial" w:hAnsi="Arial" w:cs="Arial"/>
            <w:color w:val="000000" w:themeColor="text1"/>
            <w:sz w:val="26"/>
            <w:szCs w:val="26"/>
          </w:rPr>
          <w:delText xml:space="preserve">,</w:delText>
        </w:r>
      </w:del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 II</w:t>
      </w:r>
      <w:del w:id="1136" w:author="Assessor GDSXSR" w:date="2026-10-31T00:10:42Z">
        <w:r>
          <w:rPr>
            <w:rFonts w:ascii="Arial" w:eastAsia="Arial" w:hAnsi="Arial" w:cs="Arial"/>
            <w:color w:val="000000" w:themeColor="text1"/>
            <w:sz w:val="26"/>
            <w:szCs w:val="26"/>
          </w:rPr>
          <w:delText xml:space="preserve">; </w:delText>
        </w:r>
        <w:r>
          <w:rPr>
            <w:rFonts w:ascii="Arial" w:eastAsia="Arial" w:hAnsi="Arial" w:cs="Arial"/>
            <w:color w:val="000000" w:themeColor="text1"/>
            <w:sz w:val="26"/>
            <w:szCs w:val="26"/>
          </w:rPr>
          <w:delText xml:space="preserve">CC, art</w:delText>
        </w:r>
      </w:del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.</w:t>
      </w:r>
      <w:del w:id="1137" w:author="Assessor GDSXSR" w:date="2026-10-31T00:10:42Z">
        <w:r>
          <w:rPr>
            <w:rFonts w:ascii="Arial" w:eastAsia="Arial" w:hAnsi="Arial" w:cs="Arial"/>
            <w:color w:val="000000" w:themeColor="text1"/>
            <w:sz w:val="26"/>
            <w:szCs w:val="26"/>
          </w:rPr>
          <w:delText xml:space="preserve"> 1.336, § 1º</w:delText>
        </w:r>
        <w:r>
          <w:rPr>
            <w:rFonts w:ascii="Arial" w:eastAsia="Arial" w:hAnsi="Arial" w:cs="Arial"/>
            <w:color w:val="000000" w:themeColor="text1"/>
            <w:sz w:val="26"/>
            <w:szCs w:val="26"/>
          </w:rPr>
          <w:delText xml:space="preserve">.</w:delText>
        </w:r>
      </w:del>
    </w:p>
    <w:p w14:paraId="43D43365" w14:textId="28C96861" w:rsidR="00886ABA" w:rsidRDefault="00886ABA" w:rsidP="00886ABA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6"/>
          <w:szCs w:val="26"/>
        </w:rPr>
      </w:pPr>
      <w:r>
        <w:rPr>
          <w:rFonts w:ascii="Arial" w:eastAsia="Arial" w:hAnsi="Arial" w:cs="Arial"/>
          <w:i/>
          <w:iCs/>
          <w:color w:val="000000" w:themeColor="text1"/>
          <w:sz w:val="26"/>
          <w:szCs w:val="26"/>
        </w:rPr>
        <w:t xml:space="preserve">Jurisprudência relevante citada: 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TJDFT, Acórdão 2076426,</w:t>
      </w:r>
      <w:del w:id="1138" w:author="Assessor GDSXSR" w:date="2026-10-31T00:10:42Z">
        <w:r>
          <w:rPr>
            <w:rFonts w:ascii="Arial" w:eastAsia="Arial" w:hAnsi="Arial" w:cs="Arial"/>
            <w:color w:val="000000" w:themeColor="text1"/>
            <w:sz w:val="26"/>
            <w:szCs w:val="26"/>
          </w:rPr>
          <w:delText xml:space="preserve"> </w:delText>
        </w:r>
        <w:r>
          <w:rPr>
            <w:rFonts w:ascii="Arial" w:eastAsia="Arial" w:hAnsi="Arial" w:cs="Arial"/>
            <w:color w:val="000000" w:themeColor="text1"/>
            <w:sz w:val="26"/>
            <w:szCs w:val="26"/>
          </w:rPr>
          <w:delText xml:space="preserve">APC</w:delText>
        </w:r>
      </w:del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 0702669-79.2025.8.07.0020, Rel. Des. Aiston Henrique de Sousa, 4ª Turma Cível, j. 04/12/2025, DJe 27/01/2026.</w:t>
      </w:r>
    </w:p>
    <w:p w14:paraId="7EB41473" w14:textId="77777777" w:rsidR="008A7AE1" w:rsidRDefault="008A7AE1" w:rsidP="00886ABA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6"/>
          <w:szCs w:val="26"/>
        </w:rPr>
      </w:pPr>
    </w:p>
    <w:p w14:paraId="4A18AB37" w14:textId="77777777" w:rsidR="0093378D" w:rsidRPr="0093378D" w:rsidRDefault="0093378D" w:rsidP="0093378D">
      <w:pPr>
        <w:spacing w:after="0" w:line="360" w:lineRule="auto"/>
        <w:jc w:val="both"/>
        <w:rPr>
          <w:rFonts w:cstheme="minorHAnsi"/>
          <w:color w:val="FF0000"/>
        </w:rPr>
      </w:pPr>
      <w:r w:rsidRPr="0093378D">
        <w:rPr>
          <w:rFonts w:cstheme="minorHAnsi"/>
          <w:color w:val="FF0000"/>
        </w:rPr>
        <w:t>RESUMO DA SENTENÇA</w:t>
      </w:r>
    </w:p>
    <w:p w14:paraId="2F6D4907" w14:textId="77777777" w:rsidR="0093378D" w:rsidRPr="0093378D" w:rsidRDefault="0093378D" w:rsidP="0093378D">
      <w:pPr>
        <w:spacing w:after="0" w:line="360" w:lineRule="auto"/>
        <w:jc w:val="both"/>
        <w:rPr>
          <w:rFonts w:cstheme="minorHAnsi"/>
          <w:color w:val="FF0000"/>
        </w:rPr>
      </w:pPr>
      <w:r w:rsidRPr="0093378D">
        <w:rPr>
          <w:rFonts w:cstheme="minorHAnsi"/>
          <w:color w:val="FF0000"/>
        </w:rPr>
        <w:t>I. RAZÕES DE DECIDIR</w:t>
      </w:r>
    </w:p>
    <w:p w14:paraId="0E97688A" w14:textId="77777777" w:rsidR="0093378D" w:rsidRPr="0093378D" w:rsidRDefault="0093378D" w:rsidP="0093378D">
      <w:pPr>
        <w:spacing w:after="0" w:line="360" w:lineRule="auto"/>
        <w:jc w:val="both"/>
        <w:rPr>
          <w:rFonts w:cstheme="minorHAnsi"/>
          <w:color w:val="FF0000"/>
        </w:rPr>
      </w:pPr>
      <w:r w:rsidRPr="0093378D">
        <w:rPr>
          <w:rFonts w:cstheme="minorHAnsi"/>
          <w:color w:val="FF0000"/>
        </w:rPr>
        <w:t>Revelia e presunção relativa de veracidade</w:t>
      </w:r>
    </w:p>
    <w:p w14:paraId="61922530" w14:textId="77777777" w:rsidR="0093378D" w:rsidRPr="0093378D" w:rsidRDefault="0093378D" w:rsidP="0093378D">
      <w:pPr>
        <w:spacing w:after="0" w:line="360" w:lineRule="auto"/>
        <w:jc w:val="both"/>
        <w:rPr>
          <w:rFonts w:cstheme="minorHAnsi"/>
          <w:color w:val="FF0000"/>
        </w:rPr>
      </w:pPr>
      <w:r w:rsidRPr="0093378D">
        <w:rPr>
          <w:rFonts w:cstheme="minorHAnsi"/>
          <w:color w:val="FF0000"/>
        </w:rPr>
        <w:t>A requerida foi regularmente citada, inclusive por hora certa, mas não apresentou contestação, sendo decretada sua revelia. O Juízo destacou que a revelia gera presunção relativa de veracidade dos fatos alegados pela autora (art. 344 do CPC), a qual foi corroborada pelas provas documentais produzidas nos autos.</w:t>
      </w:r>
    </w:p>
    <w:p w14:paraId="3EA97EF9" w14:textId="77777777" w:rsidR="0093378D" w:rsidRPr="0093378D" w:rsidRDefault="0093378D" w:rsidP="0093378D">
      <w:pPr>
        <w:spacing w:after="0" w:line="360" w:lineRule="auto"/>
        <w:jc w:val="both"/>
        <w:rPr>
          <w:rFonts w:cstheme="minorHAnsi"/>
          <w:color w:val="FF0000"/>
        </w:rPr>
      </w:pPr>
      <w:r w:rsidRPr="0093378D">
        <w:rPr>
          <w:rFonts w:cstheme="minorHAnsi"/>
          <w:color w:val="FF0000"/>
        </w:rPr>
        <w:t>Comprovação do débito condominial 2. A autora comprovou o inadimplemento mediante planilha discriminada e demonstrativos de cobrança, evidenciando a existência de taxas ordinárias e fundo de reserva referentes às competências de 10/06/2025 a 10/11/2025, totalizando R$ 2.824,51, acrescidos dos encargos incidentes.</w:t>
      </w:r>
    </w:p>
    <w:p w14:paraId="0778FCD0" w14:textId="77777777" w:rsidR="0093378D" w:rsidRPr="0093378D" w:rsidRDefault="0093378D" w:rsidP="0093378D">
      <w:pPr>
        <w:spacing w:after="0" w:line="360" w:lineRule="auto"/>
        <w:jc w:val="both"/>
        <w:rPr>
          <w:rFonts w:cstheme="minorHAnsi"/>
          <w:color w:val="FF0000"/>
        </w:rPr>
      </w:pPr>
      <w:r w:rsidRPr="0093378D">
        <w:rPr>
          <w:rFonts w:cstheme="minorHAnsi"/>
          <w:color w:val="FF0000"/>
        </w:rPr>
        <w:t>Responsabilidade da proprietária e natureza propter rem da obrigação 3. Restou demonstrado o vínculo da requerida com a unidade imobiliária geradora das despesas. O Juízo consignou que as despesas condominiais possuem natureza propter rem, vinculando-se à titularidade ou posse do imóvel, sendo exigíveis independentemente de manifestação expressa de vontade do condômino.</w:t>
      </w:r>
    </w:p>
    <w:p w14:paraId="47876FAF" w14:textId="77777777" w:rsidR="0093378D" w:rsidRPr="0093378D" w:rsidRDefault="0093378D" w:rsidP="0093378D">
      <w:pPr>
        <w:spacing w:after="0" w:line="360" w:lineRule="auto"/>
        <w:jc w:val="both"/>
        <w:rPr>
          <w:rFonts w:cstheme="minorHAnsi"/>
          <w:color w:val="FF0000"/>
        </w:rPr>
      </w:pPr>
      <w:r w:rsidRPr="0093378D">
        <w:rPr>
          <w:rFonts w:cstheme="minorHAnsi"/>
          <w:color w:val="FF0000"/>
        </w:rPr>
        <w:t>Legitimidade da cobrança das despesas aprovadas em assembleia 4. A sentença reconheceu que a aprovação regular das despesas em assembleia legitima a cobrança promovida pela associação, inexistindo nos autos elementos capazes de afastar a validade dos débitos exigidos.</w:t>
      </w:r>
    </w:p>
    <w:p w14:paraId="31D4684A" w14:textId="77777777" w:rsidR="0093378D" w:rsidRPr="0093378D" w:rsidRDefault="0093378D" w:rsidP="0093378D">
      <w:pPr>
        <w:spacing w:after="0" w:line="360" w:lineRule="auto"/>
        <w:jc w:val="both"/>
        <w:rPr>
          <w:rFonts w:cstheme="minorHAnsi"/>
          <w:color w:val="FF0000"/>
        </w:rPr>
      </w:pPr>
      <w:r w:rsidRPr="0093378D">
        <w:rPr>
          <w:rFonts w:cstheme="minorHAnsi"/>
          <w:color w:val="FF0000"/>
        </w:rPr>
        <w:lastRenderedPageBreak/>
        <w:t>Honorários convencionais 5. O Juízo afastou a inclusão automática dos honorários convencionais no valor principal da condenação, assentando que a verba honorária devida no processo deve observar o regime dos honorários sucumbenciais fixados judicialmente.</w:t>
      </w:r>
    </w:p>
    <w:p w14:paraId="3CB19EF2" w14:textId="77777777" w:rsidR="0093378D" w:rsidRPr="0093378D" w:rsidRDefault="0093378D" w:rsidP="0093378D">
      <w:pPr>
        <w:spacing w:after="0" w:line="360" w:lineRule="auto"/>
        <w:jc w:val="both"/>
        <w:rPr>
          <w:rFonts w:cstheme="minorHAnsi"/>
          <w:color w:val="FF0000"/>
        </w:rPr>
      </w:pPr>
      <w:r w:rsidRPr="0093378D">
        <w:rPr>
          <w:rFonts w:cstheme="minorHAnsi"/>
          <w:color w:val="FF0000"/>
        </w:rPr>
        <w:t>Parcelas vincendas 6. Por se tratar de obrigação de trato sucessivo, foi reconhecida a possibilidade de inclusão das parcelas vincendas até o efetivo cumprimento da obrigação, nos termos do art. 323 do CPC.</w:t>
      </w:r>
    </w:p>
    <w:p w14:paraId="052B8F5F" w14:textId="77777777" w:rsidR="0093378D" w:rsidRPr="0093378D" w:rsidRDefault="0093378D" w:rsidP="0093378D">
      <w:pPr>
        <w:spacing w:after="0" w:line="360" w:lineRule="auto"/>
        <w:jc w:val="both"/>
        <w:rPr>
          <w:rFonts w:cstheme="minorHAnsi"/>
          <w:color w:val="FF0000"/>
        </w:rPr>
      </w:pPr>
      <w:r w:rsidRPr="0093378D">
        <w:rPr>
          <w:rFonts w:cstheme="minorHAnsi"/>
          <w:color w:val="FF0000"/>
        </w:rPr>
        <w:t>II. DISPOSITIVO DA SENTENÇA</w:t>
      </w:r>
    </w:p>
    <w:p w14:paraId="17684698" w14:textId="7327E0BD" w:rsidR="0093378D" w:rsidRPr="0093378D" w:rsidRDefault="0093378D" w:rsidP="0093378D">
      <w:pPr>
        <w:spacing w:after="0" w:line="360" w:lineRule="auto"/>
        <w:jc w:val="both"/>
        <w:rPr>
          <w:rFonts w:cstheme="minorHAnsi"/>
          <w:color w:val="FF0000"/>
        </w:rPr>
      </w:pPr>
      <w:r w:rsidRPr="0093378D">
        <w:rPr>
          <w:rFonts w:cstheme="minorHAnsi"/>
          <w:color w:val="FF0000"/>
        </w:rPr>
        <w:t>O Juízo julgou procedentes os pedidos formulados pela ASSOCIAÇÃO CENTRO EMPRESARIAL VICENTE PIRES – ACEVP, resolvendo o mérito com fundamento no art. 487, I, do CPC, para condenar a requerida REGINA MARCIA RIOS DE OLIVEIRA ao pagamento das despesas condominiais vencidas no valor de R$ 2.824,51, acrescidas de correção monetária pelo INPC e juros de mora de 1% ao mês desde o vencimento de cada parcela, bem como ao pagamento das parcelas vincendas enquanto perdurar a obrigação. A requerida foi ainda condenada ao pagamento das custas processuais e honorários advocatícios fixados em 10% sobre o valor da condenação.</w:t>
      </w:r>
    </w:p>
    <w:p w14:paraId="08F96DB0" w14:textId="77777777" w:rsidR="00E87018" w:rsidRDefault="00E87018" w:rsidP="00DB1301">
      <w:pPr>
        <w:spacing w:after="0" w:line="360" w:lineRule="auto"/>
        <w:rPr>
          <w:del w:id="1391" w:author="Assessor GDSXSR" w:date="2026-10-31T00:10:42Z"/>
          <w:rFonts w:ascii="Arial" w:hAnsi="Arial" w:cs="Arial"/>
          <w:sz w:val="28"/>
          <w:szCs w:val="28"/>
        </w:rPr>
      </w:pPr>
    </w:p>
    <w:p w14:paraId="5350F300" w14:textId="77777777" w:rsidR="00886ABA" w:rsidRDefault="00886ABA" w:rsidP="00DB1301">
      <w:pPr>
        <w:spacing w:after="0" w:line="360" w:lineRule="auto"/>
        <w:rPr>
          <w:del w:id="1392" w:author="Assessor GDSXSR" w:date="2026-10-31T00:10:42Z"/>
          <w:rFonts w:ascii="Arial" w:hAnsi="Arial" w:cs="Arial"/>
          <w:sz w:val="28"/>
          <w:szCs w:val="28"/>
        </w:rPr>
      </w:pPr>
    </w:p>
    <w:p w14:paraId="5F3B6700" w14:textId="77777777" w:rsidR="00822E35" w:rsidRDefault="00822E35" w:rsidP="00355C73">
      <w:pPr>
        <w:spacing w:after="0" w:line="360" w:lineRule="auto"/>
        <w:jc w:val="center"/>
        <w:outlineLvl w:val="0"/>
        <w:rPr>
          <w:del w:id="1393" w:author="Assessor GDSXSR" w:date="2026-10-31T00:10:42Z"/>
          <w:rFonts w:ascii="Arial" w:hAnsi="Arial" w:cs="Arial"/>
          <w:b/>
          <w:bCs/>
          <w:sz w:val="28"/>
          <w:szCs w:val="28"/>
        </w:rPr>
      </w:pPr>
    </w:p>
    <w:p w14:paraId="53D05A57" w14:textId="77777777" w:rsidR="00822E35" w:rsidRDefault="00822E35" w:rsidP="00355C73">
      <w:pPr>
        <w:spacing w:after="0" w:line="360" w:lineRule="auto"/>
        <w:jc w:val="center"/>
        <w:outlineLvl w:val="0"/>
        <w:rPr>
          <w:del w:id="1394" w:author="Assessor GDSXSR" w:date="2026-10-31T00:10:42Z"/>
          <w:rFonts w:ascii="Arial" w:hAnsi="Arial" w:cs="Arial"/>
          <w:b/>
          <w:bCs/>
          <w:sz w:val="28"/>
          <w:szCs w:val="28"/>
        </w:rPr>
      </w:pPr>
    </w:p>
    <w:p w14:paraId="1570635C" w14:textId="77777777" w:rsidR="00822E35" w:rsidRDefault="00822E35" w:rsidP="00355C73">
      <w:pPr>
        <w:spacing w:after="0" w:line="360" w:lineRule="auto"/>
        <w:jc w:val="center"/>
        <w:outlineLvl w:val="0"/>
        <w:rPr>
          <w:del w:id="1395" w:author="Assessor GDSXSR" w:date="2026-10-31T00:10:42Z"/>
          <w:rFonts w:ascii="Arial" w:hAnsi="Arial" w:cs="Arial"/>
          <w:b/>
          <w:bCs/>
          <w:sz w:val="28"/>
          <w:szCs w:val="28"/>
        </w:rPr>
      </w:pPr>
    </w:p>
    <w:p w14:paraId="1053F028" w14:textId="77777777" w:rsidR="00822E35" w:rsidRDefault="00822E35" w:rsidP="00355C73">
      <w:pPr>
        <w:spacing w:after="0" w:line="360" w:lineRule="auto"/>
        <w:jc w:val="center"/>
        <w:outlineLvl w:val="0"/>
        <w:rPr>
          <w:del w:id="1396" w:author="Assessor GDSXSR" w:date="2026-10-31T00:10:42Z"/>
          <w:rFonts w:ascii="Arial" w:hAnsi="Arial" w:cs="Arial"/>
          <w:b/>
          <w:bCs/>
          <w:sz w:val="28"/>
          <w:szCs w:val="28"/>
        </w:rPr>
      </w:pPr>
    </w:p>
    <w:p w14:paraId="135AE162" w14:textId="77777777" w:rsidR="00822E35" w:rsidRDefault="00822E35" w:rsidP="00355C73">
      <w:pPr>
        <w:spacing w:after="0" w:line="360" w:lineRule="auto"/>
        <w:jc w:val="center"/>
        <w:outlineLvl w:val="0"/>
        <w:rPr>
          <w:del w:id="1397" w:author="Assessor GDSXSR" w:date="2026-10-31T00:10:42Z"/>
          <w:rFonts w:ascii="Arial" w:hAnsi="Arial" w:cs="Arial"/>
          <w:b/>
          <w:bCs/>
          <w:sz w:val="28"/>
          <w:szCs w:val="28"/>
        </w:rPr>
      </w:pPr>
    </w:p>
    <w:p w14:paraId="2D68F9BC" w14:textId="77777777" w:rsidR="00822E35" w:rsidRDefault="00822E35" w:rsidP="00355C73">
      <w:pPr>
        <w:spacing w:after="0" w:line="360" w:lineRule="auto"/>
        <w:jc w:val="center"/>
        <w:outlineLvl w:val="0"/>
        <w:rPr>
          <w:del w:id="1398" w:author="Assessor GDSXSR" w:date="2026-10-31T00:10:42Z"/>
          <w:rFonts w:ascii="Arial" w:hAnsi="Arial" w:cs="Arial"/>
          <w:b/>
          <w:bCs/>
          <w:sz w:val="28"/>
          <w:szCs w:val="28"/>
        </w:rPr>
      </w:pPr>
    </w:p>
    <w:p w14:paraId="7A0D2E33" w14:textId="77777777" w:rsidR="00822E35" w:rsidRDefault="00822E35" w:rsidP="00355C73">
      <w:pPr>
        <w:spacing w:after="0" w:line="360" w:lineRule="auto"/>
        <w:jc w:val="center"/>
        <w:outlineLvl w:val="0"/>
        <w:rPr>
          <w:del w:id="1399" w:author="Assessor GDSXSR" w:date="2026-10-31T00:10:42Z"/>
          <w:rFonts w:ascii="Arial" w:hAnsi="Arial" w:cs="Arial"/>
          <w:b/>
          <w:bCs/>
          <w:sz w:val="28"/>
          <w:szCs w:val="28"/>
        </w:rPr>
      </w:pPr>
    </w:p>
    <w:p w14:paraId="629791F5" w14:textId="77777777" w:rsidR="00822E35" w:rsidRDefault="00822E35" w:rsidP="00355C73">
      <w:pPr>
        <w:spacing w:after="0" w:line="360" w:lineRule="auto"/>
        <w:jc w:val="center"/>
        <w:outlineLvl w:val="0"/>
        <w:rPr>
          <w:del w:id="1400" w:author="Assessor GDSXSR" w:date="2026-10-31T00:10:42Z"/>
          <w:rFonts w:ascii="Arial" w:hAnsi="Arial" w:cs="Arial"/>
          <w:b/>
          <w:bCs/>
          <w:sz w:val="28"/>
          <w:szCs w:val="28"/>
        </w:rPr>
      </w:pPr>
    </w:p>
    <w:p w14:paraId="55DE762A" w14:textId="77777777" w:rsidR="00822E35" w:rsidRDefault="00822E35" w:rsidP="00355C73">
      <w:pPr>
        <w:spacing w:after="0" w:line="360" w:lineRule="auto"/>
        <w:jc w:val="center"/>
        <w:outlineLvl w:val="0"/>
        <w:rPr>
          <w:del w:id="1401" w:author="Assessor GDSXSR" w:date="2026-10-31T00:10:42Z"/>
          <w:rFonts w:ascii="Arial" w:hAnsi="Arial" w:cs="Arial"/>
          <w:b/>
          <w:bCs/>
          <w:sz w:val="28"/>
          <w:szCs w:val="28"/>
        </w:rPr>
      </w:pPr>
    </w:p>
    <w:p w14:paraId="7E48455A" w14:textId="77777777" w:rsidR="00822E35" w:rsidRDefault="00822E35" w:rsidP="00355C73">
      <w:pPr>
        <w:spacing w:after="0" w:line="360" w:lineRule="auto"/>
        <w:jc w:val="center"/>
        <w:outlineLvl w:val="0"/>
        <w:rPr>
          <w:del w:id="1402" w:author="Assessor GDSXSR" w:date="2026-10-31T00:10:42Z"/>
          <w:rFonts w:ascii="Arial" w:hAnsi="Arial" w:cs="Arial"/>
          <w:b/>
          <w:bCs/>
          <w:sz w:val="28"/>
          <w:szCs w:val="28"/>
        </w:rPr>
      </w:pPr>
    </w:p>
    <w:p w14:paraId="060756C4" w14:textId="77777777" w:rsidR="00336583" w:rsidRDefault="00336583" w:rsidP="00355C73">
      <w:pPr>
        <w:spacing w:after="0" w:line="360" w:lineRule="auto"/>
        <w:jc w:val="center"/>
        <w:outlineLvl w:val="0"/>
        <w:rPr>
          <w:del w:id="1403" w:author="Assessor GDSXSR" w:date="2026-10-31T00:10:42Z"/>
          <w:rFonts w:ascii="Arial" w:hAnsi="Arial" w:cs="Arial"/>
          <w:b/>
          <w:bCs/>
          <w:sz w:val="28"/>
          <w:szCs w:val="28"/>
        </w:rPr>
      </w:pPr>
    </w:p>
    <w:p w14:paraId="07172380" w14:textId="77777777" w:rsidR="00336583" w:rsidRDefault="00336583" w:rsidP="00355C73">
      <w:pPr>
        <w:spacing w:after="0" w:line="360" w:lineRule="auto"/>
        <w:jc w:val="center"/>
        <w:outlineLvl w:val="0"/>
        <w:rPr>
          <w:del w:id="1404" w:author="Assessor GDSXSR" w:date="2026-10-31T00:10:42Z"/>
          <w:rFonts w:ascii="Arial" w:hAnsi="Arial" w:cs="Arial"/>
          <w:b/>
          <w:bCs/>
          <w:sz w:val="28"/>
          <w:szCs w:val="28"/>
        </w:rPr>
      </w:pPr>
    </w:p>
    <w:p w14:paraId="5B872919" w14:textId="77777777" w:rsidR="00822E35" w:rsidRDefault="00822E35" w:rsidP="00355C73">
      <w:pPr>
        <w:spacing w:after="0" w:line="360" w:lineRule="auto"/>
        <w:jc w:val="center"/>
        <w:outlineLvl w:val="0"/>
        <w:rPr>
          <w:del w:id="1405" w:author="Assessor GDSXSR" w:date="2026-10-31T00:10:42Z"/>
          <w:rFonts w:ascii="Arial" w:hAnsi="Arial" w:cs="Arial"/>
          <w:b/>
          <w:bCs/>
          <w:sz w:val="28"/>
          <w:szCs w:val="28"/>
        </w:rPr>
      </w:pPr>
    </w:p>
    <w:p w14:paraId="26731E28" w14:textId="77777777" w:rsidR="00822E35" w:rsidRDefault="00822E35" w:rsidP="00355C73">
      <w:pPr>
        <w:spacing w:after="0" w:line="360" w:lineRule="auto"/>
        <w:jc w:val="center"/>
        <w:outlineLvl w:val="0"/>
        <w:rPr>
          <w:del w:id="1406" w:author="Assessor GDSXSR" w:date="2026-10-31T00:10:42Z"/>
          <w:rFonts w:ascii="Arial" w:hAnsi="Arial" w:cs="Arial"/>
          <w:b/>
          <w:bCs/>
          <w:sz w:val="28"/>
          <w:szCs w:val="28"/>
        </w:rPr>
      </w:pPr>
    </w:p>
    <w:p w14:paraId="63358632" w14:textId="6B408D21" w:rsidR="00DB1301" w:rsidRDefault="00F63CDB" w:rsidP="00355C73">
      <w:pPr>
        <w:pageBreakBefore/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  <w:pPrChange w:id="1407" w:author="Assessor GDSXSR" w:date="2026-10-31T00:10:42Z">
          <w:pPr>
            <w:spacing w:after="0" w:line="360" w:lineRule="auto"/>
            <w:jc w:val="center"/>
            <w:outlineLvl w:val="0"/>
            <w:rPr>
              <w:rFonts w:ascii="Arial" w:hAnsi="Arial" w:cs="Arial"/>
              <w:b/>
              <w:bCs/>
              <w:sz w:val="28"/>
              <w:szCs w:val="28"/>
            </w:rPr>
          </w:pPr>
        </w:pPrChange>
      </w:pPr>
      <w:r>
        <w:rPr>
          <w:rFonts w:ascii="Arial" w:hAnsi="Arial" w:cs="Arial"/>
          <w:b/>
          <w:bCs/>
          <w:sz w:val="28"/>
          <w:szCs w:val="28"/>
        </w:rPr>
        <w:lastRenderedPageBreak/>
        <w:t>RELATÓRIO</w:t>
      </w:r>
    </w:p>
    <w:p w14:paraId="5B804E7F" w14:textId="77777777" w:rsidR="00DB1301" w:rsidRDefault="00DB1301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354DD0FB" w14:textId="04C87392" w:rsidR="00DB1301" w:rsidRDefault="00F63CDB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Adoto o relatório da r. sentença</w:t>
      </w:r>
      <w:r w:rsidR="00167F3A">
        <w:rPr>
          <w:rFonts w:ascii="Arial" w:hAnsi="Arial" w:cs="Arial"/>
          <w:sz w:val="28"/>
          <w:szCs w:val="28"/>
        </w:rPr>
        <w:t>:</w:t>
      </w:r>
    </w:p>
    <w:p w14:paraId="21AD02C0" w14:textId="77777777" w:rsidR="00167F3A" w:rsidRDefault="00167F3A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36D3E16E" w14:textId="77777777" w:rsidR="00EF7D83" w:rsidRPr="00EF7D83" w:rsidRDefault="00F63CDB" w:rsidP="00822E35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0A7009">
        <w:rPr>
          <w:rFonts w:ascii="Arial" w:hAnsi="Arial" w:cs="Arial"/>
          <w:sz w:val="26"/>
          <w:szCs w:val="26"/>
        </w:rPr>
        <w:t>“</w:t>
      </w:r>
      <w:r w:rsidR="00EF7D83" w:rsidRPr="00EF7D83">
        <w:rPr>
          <w:rFonts w:ascii="Arial" w:hAnsi="Arial" w:cs="Arial"/>
          <w:i/>
          <w:iCs/>
          <w:sz w:val="26"/>
          <w:szCs w:val="26"/>
        </w:rPr>
        <w:t>Trata-se de ação de cobrança proposta por ASSOCIAÇÃO CENTRO EMPRESARIAL VICENTE PIRES – ACEVP em face de REGINA MARCIA RIOS DE OLIVEIRA, na qual a parte autora alega inadimplemento de despesas condominiais relativas às competências de 10/06/2025 a 10/11/2025, referentes à unidade 210, de titularidade da requerida, totalizando o valor de R$ 2.824,51, acrescido de encargos contratuais, além de parcelas vincendas.</w:t>
      </w:r>
    </w:p>
    <w:p w14:paraId="797C10A0" w14:textId="77777777" w:rsidR="00EF7D83" w:rsidRPr="00EF7D83" w:rsidRDefault="00EF7D83" w:rsidP="00822E35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EF7D83">
        <w:rPr>
          <w:rFonts w:ascii="Arial" w:hAnsi="Arial" w:cs="Arial"/>
          <w:i/>
          <w:iCs/>
          <w:sz w:val="26"/>
          <w:szCs w:val="26"/>
        </w:rPr>
        <w:t>Sustenta a legitimidade da cobrança, ainda que se trate de associação, e a regular aprovação das despesas em assembleia.</w:t>
      </w:r>
    </w:p>
    <w:p w14:paraId="2796B7E6" w14:textId="77777777" w:rsidR="00EF7D83" w:rsidRPr="00EF7D83" w:rsidRDefault="00EF7D83" w:rsidP="00822E35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EF7D83">
        <w:rPr>
          <w:rFonts w:ascii="Arial" w:hAnsi="Arial" w:cs="Arial"/>
          <w:i/>
          <w:iCs/>
          <w:sz w:val="26"/>
          <w:szCs w:val="26"/>
        </w:rPr>
        <w:t>Requereu a condenação da requerida ao pagamento do débito, com correção monetária, juros de mora, multa e honorários convencionais, bem como das parcelas vincendas e ônus de sucumbência.</w:t>
      </w:r>
    </w:p>
    <w:p w14:paraId="5C19AA13" w14:textId="77777777" w:rsidR="00EF7D83" w:rsidRPr="00EF7D83" w:rsidRDefault="00EF7D83" w:rsidP="00822E35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EF7D83">
        <w:rPr>
          <w:rFonts w:ascii="Arial" w:hAnsi="Arial" w:cs="Arial"/>
          <w:i/>
          <w:iCs/>
          <w:sz w:val="26"/>
          <w:szCs w:val="26"/>
        </w:rPr>
        <w:t>A requerida foi citada, inclusive por hora certa, e regularmente intimada, não tendo apresentado contestação, sendo decretada sua revelia.</w:t>
      </w:r>
    </w:p>
    <w:p w14:paraId="2A1367AB" w14:textId="4AEC0F53" w:rsidR="00F63CDB" w:rsidRPr="000A7009" w:rsidRDefault="00EF7D83" w:rsidP="00822E35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EF7D83">
        <w:rPr>
          <w:rFonts w:ascii="Arial" w:hAnsi="Arial" w:cs="Arial"/>
          <w:i/>
          <w:iCs/>
          <w:sz w:val="26"/>
          <w:szCs w:val="26"/>
        </w:rPr>
        <w:t>Não houve requerimento para produção de novas provas. Sobreveio determinação de julgamento antecipado da lide.</w:t>
      </w:r>
      <w:r w:rsidR="0061262D" w:rsidRPr="000A7009">
        <w:rPr>
          <w:rFonts w:ascii="Arial" w:hAnsi="Arial" w:cs="Arial"/>
          <w:i/>
          <w:iCs/>
          <w:sz w:val="26"/>
          <w:szCs w:val="26"/>
        </w:rPr>
        <w:t xml:space="preserve">” (ID </w:t>
      </w:r>
      <w:r w:rsidR="006F2624" w:rsidRPr="006F2624">
        <w:rPr>
          <w:rFonts w:ascii="Arial" w:hAnsi="Arial" w:cs="Arial"/>
          <w:i/>
          <w:iCs/>
          <w:sz w:val="26"/>
          <w:szCs w:val="26"/>
        </w:rPr>
        <w:t>88498558</w:t>
      </w:r>
      <w:r w:rsidR="0061262D" w:rsidRPr="000A7009">
        <w:rPr>
          <w:rFonts w:ascii="Arial" w:hAnsi="Arial" w:cs="Arial"/>
          <w:i/>
          <w:iCs/>
          <w:sz w:val="26"/>
          <w:szCs w:val="26"/>
        </w:rPr>
        <w:t>).</w:t>
      </w:r>
    </w:p>
    <w:p w14:paraId="62321101" w14:textId="77777777" w:rsidR="00F63CDB" w:rsidRDefault="00F63CDB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04E520D9" w14:textId="25F6422B" w:rsidR="0061262D" w:rsidRPr="00446DBB" w:rsidRDefault="008235A6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 </w:t>
      </w:r>
      <w:del w:id="1140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MM</w:delText>
        </w:r>
        <w:r>
          <w:rPr>
            <w:rFonts w:ascii="Arial" w:hAnsi="Arial" w:cs="Arial"/>
            <w:sz w:val="28"/>
            <w:szCs w:val="28"/>
          </w:rPr>
          <w:delText xml:space="preserve">a</w:delText>
        </w:r>
      </w:del>
      <w:ins w:id="1141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MM</w:t>
        </w:r>
      </w:ins>
      <w:r>
        <w:rPr>
          <w:rFonts w:ascii="Arial" w:hAnsi="Arial" w:cs="Arial"/>
          <w:sz w:val="28"/>
          <w:szCs w:val="28"/>
        </w:rPr>
        <w:t xml:space="preserve">. Juíza </w:t>
      </w:r>
      <w:r>
        <w:rPr>
          <w:rFonts w:ascii="Arial" w:hAnsi="Arial" w:cs="Arial"/>
          <w:sz w:val="28"/>
          <w:szCs w:val="28"/>
        </w:rPr>
        <w:t xml:space="preserve">s</w:t>
      </w:r>
      <w:r>
        <w:rPr>
          <w:rFonts w:ascii="Arial" w:hAnsi="Arial" w:cs="Arial"/>
          <w:sz w:val="28"/>
          <w:szCs w:val="28"/>
        </w:rPr>
        <w:t xml:space="preserve">entenciante, Dra.</w:t>
      </w:r>
      <w:r>
        <w:rPr>
          <w:rFonts w:ascii="Arial" w:hAnsi="Arial" w:cs="Arial"/>
          <w:sz w:val="28"/>
          <w:szCs w:val="28"/>
        </w:rPr>
        <w:t xml:space="preserve"> MARCIA ALVES MARTINS LOBO</w:t>
      </w:r>
      <w:r>
        <w:rPr>
          <w:rFonts w:ascii="Arial" w:hAnsi="Arial" w:cs="Arial"/>
          <w:sz w:val="28"/>
          <w:szCs w:val="28"/>
        </w:rPr>
        <w:t xml:space="preserve">, da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1ª Vara Cível de Águas Claras,</w:t>
      </w:r>
      <w:r>
        <w:rPr>
          <w:rFonts w:ascii="Arial" w:hAnsi="Arial" w:cs="Arial"/>
          <w:sz w:val="28"/>
          <w:szCs w:val="28"/>
        </w:rPr>
        <w:t xml:space="preserve"> julgou no seguinte sentido:</w:t>
      </w:r>
    </w:p>
    <w:p w14:paraId="12E5EEA8" w14:textId="77777777" w:rsidR="0061262D" w:rsidRDefault="0061262D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5CD038E9" w14:textId="1CEAB824" w:rsidR="00446DBB" w:rsidRPr="00446DBB" w:rsidRDefault="0006080C" w:rsidP="00822E35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0A7009">
        <w:rPr>
          <w:rFonts w:ascii="Arial" w:hAnsi="Arial" w:cs="Arial"/>
          <w:sz w:val="26"/>
          <w:szCs w:val="26"/>
        </w:rPr>
        <w:t>“</w:t>
      </w:r>
      <w:r w:rsidR="00446DBB" w:rsidRPr="00446DBB">
        <w:rPr>
          <w:rFonts w:ascii="Arial" w:hAnsi="Arial" w:cs="Arial"/>
          <w:i/>
          <w:iCs/>
          <w:sz w:val="26"/>
          <w:szCs w:val="26"/>
        </w:rPr>
        <w:t>Ante o exposto, resolvo o mérito, nos termos do art. 487, I, do CPC e JULGO PROCEDENTES os pedidos formulados por ASSOCIAÇÃO CENTRO EMPRESARIAL VICENTE PIRES – ACEVP, para condenar REGINA MARCIA RIOS DE OLIVEIRA ao pagamento das despesas condominiais vencidas no valor de R$ 2.824,51, acrescidas de correção monetária pelo INPC e juros de mora de 1% ao mês desde o vencimento de cada parcela, bem como ao pagamento das parcelas vincendas enquanto perdurar a obrigação.</w:t>
      </w:r>
    </w:p>
    <w:p w14:paraId="163354A9" w14:textId="6900B537" w:rsidR="0006080C" w:rsidRPr="000A7009" w:rsidRDefault="00446DBB" w:rsidP="00446DBB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446DBB">
        <w:rPr>
          <w:rFonts w:ascii="Arial" w:hAnsi="Arial" w:cs="Arial"/>
          <w:i/>
          <w:iCs/>
          <w:sz w:val="26"/>
          <w:szCs w:val="26"/>
        </w:rPr>
        <w:t>Condeno a parte requerida ao pagamento das custas processuais e honorários advocatícios, que fixo em 10% sobre o valor da condenação, corrigido monetariamente pelo INPC e com incidência de juros de mora de 1% ao mês</w:t>
      </w:r>
      <w:r w:rsidR="00822E35">
        <w:rPr>
          <w:rFonts w:ascii="Arial" w:hAnsi="Arial" w:cs="Arial"/>
          <w:i/>
          <w:iCs/>
          <w:sz w:val="26"/>
          <w:szCs w:val="26"/>
        </w:rPr>
        <w:t xml:space="preserve"> (..</w:t>
      </w:r>
      <w:r w:rsidRPr="00446DBB">
        <w:rPr>
          <w:rFonts w:ascii="Arial" w:hAnsi="Arial" w:cs="Arial"/>
          <w:i/>
          <w:iCs/>
          <w:sz w:val="26"/>
          <w:szCs w:val="26"/>
        </w:rPr>
        <w:t>.</w:t>
      </w:r>
      <w:r w:rsidR="0015649B">
        <w:rPr>
          <w:rFonts w:ascii="Arial" w:hAnsi="Arial" w:cs="Arial"/>
          <w:i/>
          <w:iCs/>
          <w:sz w:val="26"/>
          <w:szCs w:val="26"/>
        </w:rPr>
        <w:t>).</w:t>
      </w:r>
      <w:r w:rsidR="0006080C" w:rsidRPr="000A7009">
        <w:rPr>
          <w:rFonts w:ascii="Arial" w:hAnsi="Arial" w:cs="Arial"/>
          <w:i/>
          <w:iCs/>
          <w:sz w:val="26"/>
          <w:szCs w:val="26"/>
        </w:rPr>
        <w:t>”</w:t>
      </w:r>
    </w:p>
    <w:p w14:paraId="41F018EC" w14:textId="77777777" w:rsidR="0061262D" w:rsidRDefault="0061262D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5DC7D771" w14:textId="60CDA0E4" w:rsidR="0006080C" w:rsidRDefault="009C1026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del w:id="1142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O</w:delText>
        </w:r>
      </w:del>
      <w:ins w:id="1143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A</w:t>
        </w:r>
      </w:ins>
      <w:commentRangeStart w:id="5"/>
      <w:r>
        <w:rPr>
          <w:rFonts w:ascii="Arial" w:hAnsi="Arial" w:cs="Arial"/>
          <w:sz w:val="28"/>
          <w:szCs w:val="28"/>
        </w:rPr>
        <w:t xml:space="preserve"> </w:t>
      </w:r>
      <w:del w:id="1144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autor</w:delText>
        </w:r>
      </w:del>
      <w:ins w:id="1145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autora</w:t>
        </w:r>
      </w:ins>
      <w:r>
        <w:rPr>
          <w:rFonts w:ascii="Arial" w:hAnsi="Arial" w:cs="Arial"/>
          <w:sz w:val="28"/>
          <w:szCs w:val="28"/>
        </w:rPr>
        <w:t xml:space="preserve"> opôs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embargos de declaração (ID </w:t>
      </w:r>
      <w:r>
        <w:rPr>
          <w:rFonts w:ascii="Arial" w:hAnsi="Arial" w:cs="Arial"/>
          <w:sz w:val="28"/>
          <w:szCs w:val="28"/>
        </w:rPr>
        <w:t xml:space="preserve">88498810</w:t>
      </w:r>
      <w:r>
        <w:rPr>
          <w:rFonts w:ascii="Arial" w:hAnsi="Arial" w:cs="Arial"/>
          <w:sz w:val="28"/>
          <w:szCs w:val="28"/>
        </w:rPr>
        <w:t xml:space="preserve">), os quais foram rejeitados</w:t>
      </w:r>
      <w:r>
        <w:rPr>
          <w:rFonts w:ascii="Arial" w:hAnsi="Arial" w:cs="Arial"/>
          <w:color w:val="7030A0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(</w:t>
      </w:r>
      <w:del w:id="1146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ID</w:delText>
        </w:r>
        <w:r>
          <w:rPr>
            <w:rFonts w:ascii="Arial" w:hAnsi="Arial" w:cs="Arial"/>
            <w:sz w:val="28"/>
            <w:szCs w:val="28"/>
          </w:rPr>
          <w:delText xml:space="preserve">88498813</w:delText>
        </w:r>
      </w:del>
      <w:ins w:id="1147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ID 88498813</w:t>
        </w:r>
      </w:ins>
      <w:r>
        <w:rPr>
          <w:rFonts w:ascii="Arial" w:hAnsi="Arial" w:cs="Arial"/>
          <w:sz w:val="28"/>
          <w:szCs w:val="28"/>
        </w:rPr>
        <w:t xml:space="preserve">).</w:t>
      </w:r>
      <w:commentRangeEnd w:id="5"/>
      <w:r>
        <w:rPr>
          <w:rStyle w:val="CommentReference"/>
        </w:rPr>
        <w:commentReference w:id="5"/>
      </w:r>
    </w:p>
    <w:p w14:paraId="7827D2E8" w14:textId="77777777" w:rsidR="0006080C" w:rsidRDefault="0006080C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59F29937" w14:textId="7A32FBA8" w:rsidR="00266953" w:rsidRPr="00EB3B98" w:rsidRDefault="00882188" w:rsidP="00882188">
      <w:pPr>
        <w:spacing w:after="0" w:line="360" w:lineRule="auto"/>
        <w:ind w:firstLine="2268"/>
        <w:jc w:val="both"/>
        <w:rPr>
          <w:rFonts w:ascii="Arial" w:hAnsi="Arial" w:cs="Arial"/>
          <w:b/>
          <w:bCs/>
          <w:sz w:val="28"/>
          <w:szCs w:val="28"/>
        </w:rPr>
      </w:pPr>
      <w:r w:rsidRPr="00882188">
        <w:rPr>
          <w:rFonts w:ascii="Arial" w:hAnsi="Arial" w:cs="Arial"/>
          <w:sz w:val="28"/>
          <w:szCs w:val="28"/>
        </w:rPr>
        <w:t>Apelo d</w:t>
      </w:r>
      <w:r w:rsidR="00644738">
        <w:rPr>
          <w:rFonts w:ascii="Arial" w:hAnsi="Arial" w:cs="Arial"/>
          <w:sz w:val="28"/>
          <w:szCs w:val="28"/>
        </w:rPr>
        <w:t>a</w:t>
      </w:r>
      <w:r w:rsidRPr="00882188">
        <w:rPr>
          <w:rFonts w:ascii="Arial" w:hAnsi="Arial" w:cs="Arial"/>
          <w:sz w:val="28"/>
          <w:szCs w:val="28"/>
        </w:rPr>
        <w:t xml:space="preserve"> autor</w:t>
      </w:r>
      <w:r w:rsidR="00644738">
        <w:rPr>
          <w:rFonts w:ascii="Arial" w:hAnsi="Arial" w:cs="Arial"/>
          <w:sz w:val="28"/>
          <w:szCs w:val="28"/>
        </w:rPr>
        <w:t>a</w:t>
      </w:r>
      <w:r>
        <w:rPr>
          <w:rFonts w:ascii="Arial" w:hAnsi="Arial" w:cs="Arial"/>
          <w:sz w:val="28"/>
          <w:szCs w:val="28"/>
        </w:rPr>
        <w:t xml:space="preserve">, </w:t>
      </w:r>
      <w:r w:rsidR="00CB3BA8" w:rsidRPr="00410E52">
        <w:rPr>
          <w:rFonts w:ascii="Arial" w:hAnsi="Arial" w:cs="Arial"/>
          <w:sz w:val="28"/>
          <w:szCs w:val="28"/>
        </w:rPr>
        <w:t>Associa</w:t>
      </w:r>
      <w:r w:rsidR="00CB3BA8">
        <w:rPr>
          <w:rFonts w:ascii="Arial" w:hAnsi="Arial" w:cs="Arial"/>
          <w:sz w:val="28"/>
          <w:szCs w:val="28"/>
        </w:rPr>
        <w:t>çã</w:t>
      </w:r>
      <w:r w:rsidR="00CB3BA8" w:rsidRPr="00410E52">
        <w:rPr>
          <w:rFonts w:ascii="Arial" w:hAnsi="Arial" w:cs="Arial"/>
          <w:sz w:val="28"/>
          <w:szCs w:val="28"/>
        </w:rPr>
        <w:t xml:space="preserve">o </w:t>
      </w:r>
      <w:r w:rsidR="00CB3BA8">
        <w:rPr>
          <w:rFonts w:ascii="Arial" w:hAnsi="Arial" w:cs="Arial"/>
          <w:sz w:val="28"/>
          <w:szCs w:val="28"/>
        </w:rPr>
        <w:t>C</w:t>
      </w:r>
      <w:r w:rsidR="00CB3BA8" w:rsidRPr="00410E52">
        <w:rPr>
          <w:rFonts w:ascii="Arial" w:hAnsi="Arial" w:cs="Arial"/>
          <w:sz w:val="28"/>
          <w:szCs w:val="28"/>
        </w:rPr>
        <w:t xml:space="preserve">entro </w:t>
      </w:r>
      <w:r w:rsidR="00CB3BA8">
        <w:rPr>
          <w:rFonts w:ascii="Arial" w:hAnsi="Arial" w:cs="Arial"/>
          <w:sz w:val="28"/>
          <w:szCs w:val="28"/>
        </w:rPr>
        <w:t>E</w:t>
      </w:r>
      <w:r w:rsidR="00CB3BA8" w:rsidRPr="00410E52">
        <w:rPr>
          <w:rFonts w:ascii="Arial" w:hAnsi="Arial" w:cs="Arial"/>
          <w:sz w:val="28"/>
          <w:szCs w:val="28"/>
        </w:rPr>
        <w:t xml:space="preserve">mpresarial </w:t>
      </w:r>
      <w:r w:rsidR="00CB3BA8">
        <w:rPr>
          <w:rFonts w:ascii="Arial" w:hAnsi="Arial" w:cs="Arial"/>
          <w:sz w:val="28"/>
          <w:szCs w:val="28"/>
        </w:rPr>
        <w:t>V</w:t>
      </w:r>
      <w:r w:rsidR="00CB3BA8" w:rsidRPr="00410E52">
        <w:rPr>
          <w:rFonts w:ascii="Arial" w:hAnsi="Arial" w:cs="Arial"/>
          <w:sz w:val="28"/>
          <w:szCs w:val="28"/>
        </w:rPr>
        <w:t xml:space="preserve">icente </w:t>
      </w:r>
      <w:r w:rsidR="00CB3BA8">
        <w:rPr>
          <w:rFonts w:ascii="Arial" w:hAnsi="Arial" w:cs="Arial"/>
          <w:sz w:val="28"/>
          <w:szCs w:val="28"/>
        </w:rPr>
        <w:t>P</w:t>
      </w:r>
      <w:r w:rsidR="00CB3BA8" w:rsidRPr="00410E52">
        <w:rPr>
          <w:rFonts w:ascii="Arial" w:hAnsi="Arial" w:cs="Arial"/>
          <w:sz w:val="28"/>
          <w:szCs w:val="28"/>
        </w:rPr>
        <w:t xml:space="preserve">ires </w:t>
      </w:r>
      <w:r w:rsidR="00B5557F">
        <w:rPr>
          <w:rFonts w:ascii="Arial" w:hAnsi="Arial" w:cs="Arial"/>
          <w:sz w:val="28"/>
          <w:szCs w:val="28"/>
        </w:rPr>
        <w:t>–</w:t>
      </w:r>
      <w:r w:rsidR="00CB3BA8">
        <w:rPr>
          <w:rFonts w:ascii="Arial" w:hAnsi="Arial" w:cs="Arial"/>
          <w:sz w:val="28"/>
          <w:szCs w:val="28"/>
        </w:rPr>
        <w:t xml:space="preserve"> </w:t>
      </w:r>
      <w:r w:rsidR="00CB3BA8" w:rsidRPr="00410E52">
        <w:rPr>
          <w:rFonts w:ascii="Arial" w:hAnsi="Arial" w:cs="Arial"/>
          <w:sz w:val="28"/>
          <w:szCs w:val="28"/>
        </w:rPr>
        <w:t>ACEV</w:t>
      </w:r>
      <w:r w:rsidR="00B5557F">
        <w:rPr>
          <w:rFonts w:ascii="Arial" w:hAnsi="Arial" w:cs="Arial"/>
          <w:sz w:val="28"/>
          <w:szCs w:val="28"/>
        </w:rPr>
        <w:t>P</w:t>
      </w:r>
      <w:r w:rsidR="00E152F3">
        <w:rPr>
          <w:rFonts w:ascii="Arial" w:hAnsi="Arial" w:cs="Arial"/>
          <w:sz w:val="28"/>
          <w:szCs w:val="28"/>
        </w:rPr>
        <w:t xml:space="preserve"> </w:t>
      </w:r>
      <w:r w:rsidRPr="00882188">
        <w:rPr>
          <w:rFonts w:ascii="Arial" w:hAnsi="Arial" w:cs="Arial"/>
          <w:sz w:val="28"/>
          <w:szCs w:val="28"/>
        </w:rPr>
        <w:t>(ID</w:t>
      </w:r>
      <w:r w:rsidR="00B5557F">
        <w:rPr>
          <w:rFonts w:ascii="Arial" w:hAnsi="Arial" w:cs="Arial"/>
          <w:sz w:val="28"/>
          <w:szCs w:val="28"/>
        </w:rPr>
        <w:t xml:space="preserve"> </w:t>
      </w:r>
      <w:r w:rsidR="00B5557F" w:rsidRPr="00B5557F">
        <w:rPr>
          <w:rFonts w:ascii="Arial" w:hAnsi="Arial" w:cs="Arial"/>
          <w:sz w:val="28"/>
          <w:szCs w:val="28"/>
        </w:rPr>
        <w:t>88498816</w:t>
      </w:r>
      <w:r w:rsidRPr="00882188">
        <w:rPr>
          <w:rFonts w:ascii="Arial" w:hAnsi="Arial" w:cs="Arial"/>
          <w:sz w:val="28"/>
          <w:szCs w:val="28"/>
        </w:rPr>
        <w:t>) em que alega</w:t>
      </w:r>
      <w:r w:rsidR="00E152F3">
        <w:rPr>
          <w:rFonts w:ascii="Arial" w:hAnsi="Arial" w:cs="Arial"/>
          <w:sz w:val="28"/>
          <w:szCs w:val="28"/>
        </w:rPr>
        <w:t>,</w:t>
      </w:r>
      <w:r w:rsidRPr="00882188">
        <w:rPr>
          <w:rFonts w:ascii="Arial" w:hAnsi="Arial" w:cs="Arial"/>
          <w:sz w:val="28"/>
          <w:szCs w:val="28"/>
        </w:rPr>
        <w:t xml:space="preserve"> em síntese</w:t>
      </w:r>
      <w:r w:rsidRPr="00E86190">
        <w:rPr>
          <w:rFonts w:ascii="Arial" w:hAnsi="Arial" w:cs="Arial"/>
          <w:sz w:val="28"/>
          <w:szCs w:val="28"/>
        </w:rPr>
        <w:t xml:space="preserve">, que: </w:t>
      </w:r>
      <w:r w:rsidRPr="00E86190">
        <w:rPr>
          <w:rFonts w:ascii="Arial" w:hAnsi="Arial" w:cs="Arial"/>
          <w:b/>
          <w:bCs/>
          <w:sz w:val="28"/>
          <w:szCs w:val="28"/>
        </w:rPr>
        <w:t>1)</w:t>
      </w:r>
      <w:r w:rsidR="00CB3BA8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r w:rsidR="00CB3BA8" w:rsidRPr="00266953">
        <w:rPr>
          <w:rFonts w:ascii="Arial" w:hAnsi="Arial" w:cs="Arial"/>
          <w:sz w:val="28"/>
          <w:szCs w:val="28"/>
        </w:rPr>
        <w:t xml:space="preserve">a decisão que rejeitou os embargos de declaração </w:t>
      </w:r>
      <w:r w:rsidR="00E152F3" w:rsidRPr="00266953">
        <w:rPr>
          <w:rFonts w:ascii="Arial" w:hAnsi="Arial" w:cs="Arial"/>
          <w:sz w:val="28"/>
          <w:szCs w:val="28"/>
        </w:rPr>
        <w:t xml:space="preserve">é nula, </w:t>
      </w:r>
      <w:r w:rsidR="00CB3BA8" w:rsidRPr="00266953">
        <w:rPr>
          <w:rFonts w:ascii="Arial" w:hAnsi="Arial" w:cs="Arial"/>
          <w:sz w:val="28"/>
          <w:szCs w:val="28"/>
        </w:rPr>
        <w:t>pois o juízo não apreciou o pedido de incidência da multa moratória de 2%</w:t>
      </w:r>
      <w:r w:rsidR="00266953">
        <w:rPr>
          <w:rFonts w:ascii="Arial" w:hAnsi="Arial" w:cs="Arial"/>
          <w:sz w:val="28"/>
          <w:szCs w:val="28"/>
        </w:rPr>
        <w:t xml:space="preserve">; </w:t>
      </w:r>
      <w:r w:rsidRPr="00E86190">
        <w:rPr>
          <w:rFonts w:ascii="Arial" w:hAnsi="Arial" w:cs="Arial"/>
          <w:b/>
          <w:bCs/>
          <w:sz w:val="28"/>
          <w:szCs w:val="28"/>
        </w:rPr>
        <w:t>2)</w:t>
      </w:r>
      <w:r w:rsidR="00266953">
        <w:rPr>
          <w:rFonts w:ascii="Arial" w:hAnsi="Arial" w:cs="Arial"/>
          <w:b/>
          <w:bCs/>
          <w:sz w:val="28"/>
          <w:szCs w:val="28"/>
        </w:rPr>
        <w:t xml:space="preserve"> </w:t>
      </w:r>
      <w:r w:rsidR="00EB3B98" w:rsidRPr="00EB3B98">
        <w:rPr>
          <w:rFonts w:ascii="Arial" w:hAnsi="Arial" w:cs="Arial"/>
          <w:sz w:val="28"/>
          <w:szCs w:val="28"/>
        </w:rPr>
        <w:t xml:space="preserve">a sentença foi omissa ao não definir expressamente os encargos incidentes sobre as parcelas vincendas, o que geraria </w:t>
      </w:r>
      <w:r w:rsidR="00EB3B98" w:rsidRPr="00EB3B98">
        <w:rPr>
          <w:rFonts w:ascii="Arial" w:hAnsi="Arial" w:cs="Arial"/>
          <w:sz w:val="28"/>
          <w:szCs w:val="28"/>
        </w:rPr>
        <w:lastRenderedPageBreak/>
        <w:t>insegurança jurídica na fase de cumprimento</w:t>
      </w:r>
      <w:r w:rsidR="00EB3B98">
        <w:rPr>
          <w:rFonts w:ascii="Arial" w:hAnsi="Arial" w:cs="Arial"/>
          <w:sz w:val="28"/>
          <w:szCs w:val="28"/>
        </w:rPr>
        <w:t>;</w:t>
      </w:r>
      <w:r w:rsidR="0015649B">
        <w:rPr>
          <w:rFonts w:ascii="Arial" w:hAnsi="Arial" w:cs="Arial"/>
          <w:sz w:val="28"/>
          <w:szCs w:val="28"/>
        </w:rPr>
        <w:t xml:space="preserve"> e</w:t>
      </w:r>
      <w:r w:rsidR="00EB3B98">
        <w:rPr>
          <w:rFonts w:ascii="Arial" w:hAnsi="Arial" w:cs="Arial"/>
          <w:sz w:val="28"/>
          <w:szCs w:val="28"/>
        </w:rPr>
        <w:t xml:space="preserve"> </w:t>
      </w:r>
      <w:r w:rsidR="00E763A2">
        <w:rPr>
          <w:rFonts w:ascii="Arial" w:hAnsi="Arial" w:cs="Arial"/>
          <w:b/>
          <w:bCs/>
          <w:sz w:val="28"/>
          <w:szCs w:val="28"/>
        </w:rPr>
        <w:t xml:space="preserve">3) </w:t>
      </w:r>
      <w:r w:rsidR="002823A9" w:rsidRPr="00E763A2">
        <w:rPr>
          <w:rFonts w:ascii="Arial" w:hAnsi="Arial" w:cs="Arial"/>
          <w:sz w:val="28"/>
          <w:szCs w:val="28"/>
        </w:rPr>
        <w:t xml:space="preserve">a sentença deve ser reformada para incluir </w:t>
      </w:r>
      <w:r w:rsidR="001A44A9">
        <w:rPr>
          <w:rFonts w:ascii="Arial" w:hAnsi="Arial" w:cs="Arial"/>
          <w:sz w:val="28"/>
          <w:szCs w:val="28"/>
        </w:rPr>
        <w:t xml:space="preserve">a </w:t>
      </w:r>
      <w:r w:rsidR="002823A9" w:rsidRPr="00E763A2">
        <w:rPr>
          <w:rFonts w:ascii="Arial" w:hAnsi="Arial" w:cs="Arial"/>
          <w:sz w:val="28"/>
          <w:szCs w:val="28"/>
        </w:rPr>
        <w:t>multa moratória de 2% sobre as parcelas vencidas, prevista no Estatuto da associação e no art. 1.336, § 1º, do Código Civil</w:t>
      </w:r>
      <w:r w:rsidR="00063248">
        <w:rPr>
          <w:rFonts w:ascii="Arial" w:hAnsi="Arial" w:cs="Arial"/>
          <w:sz w:val="28"/>
          <w:szCs w:val="28"/>
        </w:rPr>
        <w:t>.</w:t>
      </w:r>
    </w:p>
    <w:p w14:paraId="76219546" w14:textId="77777777" w:rsidR="00266953" w:rsidRDefault="00266953" w:rsidP="00882188">
      <w:pPr>
        <w:spacing w:after="0" w:line="360" w:lineRule="auto"/>
        <w:ind w:firstLine="2268"/>
        <w:jc w:val="both"/>
        <w:rPr>
          <w:rFonts w:ascii="Arial" w:hAnsi="Arial" w:cs="Arial"/>
          <w:b/>
          <w:bCs/>
          <w:sz w:val="28"/>
          <w:szCs w:val="28"/>
        </w:rPr>
      </w:pPr>
    </w:p>
    <w:p w14:paraId="2A6592BB" w14:textId="04C7AD9B" w:rsidR="00882188" w:rsidRPr="00882188" w:rsidRDefault="00882188" w:rsidP="00790B00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 w:rsidRPr="00882188">
        <w:rPr>
          <w:rFonts w:ascii="Arial" w:hAnsi="Arial" w:cs="Arial"/>
          <w:sz w:val="28"/>
          <w:szCs w:val="28"/>
        </w:rPr>
        <w:t>Requer</w:t>
      </w:r>
      <w:r w:rsidR="00063248">
        <w:rPr>
          <w:rFonts w:ascii="Arial" w:hAnsi="Arial" w:cs="Arial"/>
          <w:sz w:val="28"/>
          <w:szCs w:val="28"/>
        </w:rPr>
        <w:t xml:space="preserve"> </w:t>
      </w:r>
      <w:r w:rsidR="006D07B9">
        <w:rPr>
          <w:rFonts w:ascii="Arial" w:hAnsi="Arial" w:cs="Arial"/>
          <w:sz w:val="28"/>
          <w:szCs w:val="28"/>
        </w:rPr>
        <w:t xml:space="preserve">a </w:t>
      </w:r>
      <w:r w:rsidR="00886857">
        <w:rPr>
          <w:rFonts w:ascii="Arial" w:hAnsi="Arial" w:cs="Arial"/>
          <w:sz w:val="28"/>
          <w:szCs w:val="28"/>
        </w:rPr>
        <w:t>cassação</w:t>
      </w:r>
      <w:r w:rsidR="006D07B9">
        <w:rPr>
          <w:rFonts w:ascii="Arial" w:hAnsi="Arial" w:cs="Arial"/>
          <w:sz w:val="28"/>
          <w:szCs w:val="28"/>
        </w:rPr>
        <w:t xml:space="preserve"> da r. sentença para</w:t>
      </w:r>
      <w:r w:rsidR="00063248">
        <w:rPr>
          <w:rFonts w:ascii="Arial" w:hAnsi="Arial" w:cs="Arial"/>
          <w:sz w:val="28"/>
          <w:szCs w:val="28"/>
        </w:rPr>
        <w:t xml:space="preserve"> </w:t>
      </w:r>
      <w:r w:rsidR="00886857">
        <w:rPr>
          <w:rFonts w:ascii="Arial" w:hAnsi="Arial" w:cs="Arial"/>
          <w:sz w:val="28"/>
          <w:szCs w:val="28"/>
        </w:rPr>
        <w:t>que os autos retornem ao juízo de origem</w:t>
      </w:r>
      <w:r w:rsidR="009E7A18">
        <w:rPr>
          <w:rFonts w:ascii="Arial" w:hAnsi="Arial" w:cs="Arial"/>
          <w:sz w:val="28"/>
          <w:szCs w:val="28"/>
        </w:rPr>
        <w:t xml:space="preserve"> para sanar as omissões apontadas. Ultrapassada a preliminar de nulidade, pede que a sentença seja reformada para incluir </w:t>
      </w:r>
      <w:r w:rsidR="0098377D">
        <w:rPr>
          <w:rFonts w:ascii="Arial" w:hAnsi="Arial" w:cs="Arial"/>
          <w:sz w:val="28"/>
          <w:szCs w:val="28"/>
        </w:rPr>
        <w:t>na condenação a multa moratória de 2%</w:t>
      </w:r>
      <w:r w:rsidR="00790B00">
        <w:rPr>
          <w:rFonts w:ascii="Arial" w:hAnsi="Arial" w:cs="Arial"/>
          <w:sz w:val="28"/>
          <w:szCs w:val="28"/>
        </w:rPr>
        <w:t xml:space="preserve">, bem como para incluir expressamente os </w:t>
      </w:r>
      <w:r w:rsidR="00790B00" w:rsidRPr="00790B00">
        <w:rPr>
          <w:rFonts w:ascii="Arial" w:hAnsi="Arial" w:cs="Arial"/>
          <w:sz w:val="28"/>
          <w:szCs w:val="28"/>
        </w:rPr>
        <w:t>encargos moratórios sobre</w:t>
      </w:r>
      <w:r w:rsidR="00175661">
        <w:rPr>
          <w:rFonts w:ascii="Arial" w:hAnsi="Arial" w:cs="Arial"/>
          <w:sz w:val="28"/>
          <w:szCs w:val="28"/>
        </w:rPr>
        <w:t xml:space="preserve"> </w:t>
      </w:r>
      <w:r w:rsidR="00790B00" w:rsidRPr="00790B00">
        <w:rPr>
          <w:rFonts w:ascii="Arial" w:hAnsi="Arial" w:cs="Arial"/>
          <w:sz w:val="28"/>
          <w:szCs w:val="28"/>
        </w:rPr>
        <w:t>as parcelas vincendas</w:t>
      </w:r>
      <w:r w:rsidR="00175661">
        <w:rPr>
          <w:rFonts w:ascii="Arial" w:hAnsi="Arial" w:cs="Arial"/>
          <w:sz w:val="28"/>
          <w:szCs w:val="28"/>
        </w:rPr>
        <w:t>.</w:t>
      </w:r>
    </w:p>
    <w:p w14:paraId="15BADA6A" w14:textId="77777777" w:rsidR="00882188" w:rsidRDefault="00882188" w:rsidP="00882188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5E847BBF" w14:textId="32FBDCA9" w:rsidR="00882188" w:rsidRDefault="00882188" w:rsidP="00882188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 w:rsidRPr="65F20F86">
        <w:rPr>
          <w:rFonts w:ascii="Arial" w:hAnsi="Arial" w:cs="Arial"/>
          <w:sz w:val="28"/>
          <w:szCs w:val="28"/>
        </w:rPr>
        <w:t>Sem contrarrazões</w:t>
      </w:r>
      <w:r w:rsidR="005774DC">
        <w:rPr>
          <w:rFonts w:ascii="Arial" w:hAnsi="Arial" w:cs="Arial"/>
          <w:sz w:val="28"/>
          <w:szCs w:val="28"/>
        </w:rPr>
        <w:t>.</w:t>
      </w:r>
    </w:p>
    <w:p w14:paraId="6EEF5CB3" w14:textId="77777777" w:rsidR="00882188" w:rsidRPr="00882188" w:rsidRDefault="00882188" w:rsidP="00882188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1F0E0E82" w14:textId="6FC4357D" w:rsidR="00F63CDB" w:rsidRDefault="00882188" w:rsidP="00882188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 w:rsidRPr="00882188">
        <w:rPr>
          <w:rFonts w:ascii="Arial" w:hAnsi="Arial" w:cs="Arial"/>
          <w:sz w:val="28"/>
          <w:szCs w:val="28"/>
        </w:rPr>
        <w:t>É o relatório.</w:t>
      </w:r>
    </w:p>
    <w:p w14:paraId="2D9FEE41" w14:textId="77777777" w:rsidR="00882188" w:rsidRDefault="00882188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2AEDC34" w14:textId="55B9F799" w:rsidR="00355C73" w:rsidRDefault="00355C7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1869B69C" w14:textId="7A25C947" w:rsidR="00882188" w:rsidRPr="00355C73" w:rsidRDefault="00355C73" w:rsidP="00355C73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355C73">
        <w:rPr>
          <w:rFonts w:ascii="Arial" w:hAnsi="Arial" w:cs="Arial"/>
          <w:b/>
          <w:bCs/>
          <w:sz w:val="28"/>
          <w:szCs w:val="28"/>
        </w:rPr>
        <w:lastRenderedPageBreak/>
        <w:t>VOTO</w:t>
      </w:r>
    </w:p>
    <w:p w14:paraId="5518CFBB" w14:textId="77777777" w:rsidR="00882188" w:rsidRDefault="00882188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39B1C8E2" w14:textId="1BE1B14E" w:rsidR="00355C73" w:rsidRPr="00355C73" w:rsidRDefault="00355C73" w:rsidP="00355C73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55C73">
        <w:rPr>
          <w:rFonts w:ascii="Arial" w:hAnsi="Arial" w:cs="Arial"/>
          <w:b/>
          <w:bCs/>
          <w:sz w:val="28"/>
          <w:szCs w:val="28"/>
        </w:rPr>
        <w:t>O Senhor Desembargador SÉRGIO ROCHA – Relator.</w:t>
      </w:r>
    </w:p>
    <w:p w14:paraId="2F38563C" w14:textId="77777777" w:rsidR="00355C73" w:rsidRDefault="00355C73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61AE6B8E" w14:textId="6891C739" w:rsidR="00355C73" w:rsidRDefault="00A72414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6"/>
      <w:r>
        <w:rPr>
          <w:rFonts w:ascii="Arial" w:hAnsi="Arial" w:cs="Arial"/>
          <w:sz w:val="28"/>
          <w:szCs w:val="28"/>
        </w:rPr>
        <w:t xml:space="preserve">Ação ajuizada em </w:t>
      </w:r>
      <w:r>
        <w:rPr>
          <w:rFonts w:ascii="Arial" w:hAnsi="Arial" w:cs="Arial"/>
          <w:sz w:val="28"/>
          <w:szCs w:val="28"/>
        </w:rPr>
        <w:t xml:space="preserve">25/11/2025</w:t>
      </w:r>
      <w:r>
        <w:rPr>
          <w:rFonts w:ascii="Arial" w:hAnsi="Arial" w:cs="Arial"/>
          <w:sz w:val="28"/>
          <w:szCs w:val="28"/>
        </w:rPr>
        <w:t xml:space="preserve">. Sentença proferida em </w:t>
      </w:r>
      <w:del w:id="1148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01</w:delText>
        </w:r>
      </w:del>
      <w:ins w:id="1149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20</w:t>
        </w:r>
      </w:ins>
      <w:r>
        <w:rPr>
          <w:rFonts w:ascii="Arial" w:hAnsi="Arial" w:cs="Arial"/>
          <w:sz w:val="28"/>
          <w:szCs w:val="28"/>
        </w:rPr>
        <w:t xml:space="preserve">/</w:t>
      </w:r>
      <w:del w:id="1150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07</w:delText>
        </w:r>
      </w:del>
      <w:ins w:id="1151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05</w:t>
        </w:r>
      </w:ins>
      <w:r>
        <w:rPr>
          <w:rFonts w:ascii="Arial" w:hAnsi="Arial" w:cs="Arial"/>
          <w:sz w:val="28"/>
          <w:szCs w:val="28"/>
        </w:rPr>
        <w:t xml:space="preserve">/2026</w:t>
      </w:r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sz w:val="28"/>
          <w:szCs w:val="28"/>
        </w:rPr>
        <w:t xml:space="preserve">Apelo</w:t>
      </w:r>
      <w:r>
        <w:rPr>
          <w:rFonts w:ascii="Arial" w:hAnsi="Arial" w:cs="Arial"/>
          <w:sz w:val="28"/>
          <w:szCs w:val="28"/>
        </w:rPr>
        <w:t xml:space="preserve"> interposto em </w:t>
      </w:r>
      <w:r>
        <w:rPr>
          <w:rFonts w:ascii="Arial" w:hAnsi="Arial" w:cs="Arial"/>
          <w:sz w:val="28"/>
          <w:szCs w:val="28"/>
        </w:rPr>
        <w:t xml:space="preserve">27/07/2026</w:t>
      </w:r>
      <w:r>
        <w:rPr>
          <w:rFonts w:ascii="Arial" w:hAnsi="Arial" w:cs="Arial"/>
          <w:sz w:val="28"/>
          <w:szCs w:val="28"/>
        </w:rPr>
        <w:t xml:space="preserve">. Valor da causa: R$ </w:t>
      </w:r>
      <w:del w:id="1152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R$ </w:delText>
        </w:r>
      </w:del>
      <w:r>
        <w:rPr>
          <w:rFonts w:ascii="Arial" w:hAnsi="Arial" w:cs="Arial"/>
          <w:sz w:val="28"/>
          <w:szCs w:val="28"/>
        </w:rPr>
        <w:t xml:space="preserve">7.071,31</w:t>
      </w:r>
      <w:r>
        <w:rPr>
          <w:rFonts w:ascii="Arial" w:hAnsi="Arial" w:cs="Arial"/>
          <w:sz w:val="28"/>
          <w:szCs w:val="28"/>
        </w:rPr>
        <w:t xml:space="preserve">.</w:t>
      </w:r>
      <w:commentRangeEnd w:id="6"/>
      <w:r>
        <w:rPr>
          <w:rStyle w:val="CommentReference"/>
        </w:rPr>
        <w:commentReference w:id="6"/>
      </w:r>
    </w:p>
    <w:p w14:paraId="58BDE931" w14:textId="77777777" w:rsidR="00355C73" w:rsidRDefault="00355C73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187A5EFC" w14:textId="2906286A" w:rsidR="00A72414" w:rsidRDefault="00354BDE" w:rsidP="00354BDE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354BDE">
        <w:rPr>
          <w:rFonts w:ascii="Arial" w:hAnsi="Arial" w:cs="Arial"/>
          <w:b/>
          <w:bCs/>
          <w:color w:val="000000" w:themeColor="text1"/>
          <w:sz w:val="28"/>
          <w:szCs w:val="28"/>
        </w:rPr>
        <w:t>APELO D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>A</w:t>
      </w:r>
      <w:r w:rsidRPr="00354BDE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AUTOR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>A</w:t>
      </w:r>
      <w:r w:rsidRPr="00354BDE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, </w:t>
      </w:r>
      <w:r w:rsidRPr="00354BDE">
        <w:rPr>
          <w:rFonts w:ascii="Arial" w:hAnsi="Arial" w:cs="Arial"/>
          <w:b/>
          <w:bCs/>
          <w:sz w:val="28"/>
          <w:szCs w:val="28"/>
        </w:rPr>
        <w:t>ASSOCIAÇÃO CENTRO EMPRESARIAL VICENTE PIRES – ACEVP</w:t>
      </w:r>
    </w:p>
    <w:p w14:paraId="4FD5F2C4" w14:textId="77777777" w:rsidR="00354BDE" w:rsidRPr="00354BDE" w:rsidRDefault="00354BDE" w:rsidP="00354BDE">
      <w:pPr>
        <w:spacing w:after="0" w:line="360" w:lineRule="auto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2E63BFE0" w14:textId="2E2BAAA3" w:rsidR="00A72414" w:rsidRPr="007E1C8C" w:rsidRDefault="00A958AF" w:rsidP="00DB1301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7E1C8C">
        <w:rPr>
          <w:rFonts w:ascii="Arial" w:hAnsi="Arial" w:cs="Arial"/>
          <w:color w:val="000000" w:themeColor="text1"/>
          <w:sz w:val="28"/>
          <w:szCs w:val="28"/>
        </w:rPr>
        <w:t>Presentes os pressupostos de admissibilidade, conheço do apelo interposto</w:t>
      </w:r>
      <w:r w:rsidR="005A1443">
        <w:rPr>
          <w:rFonts w:ascii="Arial" w:hAnsi="Arial" w:cs="Arial"/>
          <w:color w:val="000000" w:themeColor="text1"/>
          <w:sz w:val="28"/>
          <w:szCs w:val="28"/>
        </w:rPr>
        <w:t>.</w:t>
      </w:r>
      <w:r w:rsidR="00495EB5" w:rsidRPr="007E1C8C">
        <w:rPr>
          <w:rFonts w:ascii="Arial" w:hAnsi="Arial" w:cs="Arial"/>
          <w:color w:val="000000" w:themeColor="text1"/>
          <w:sz w:val="28"/>
          <w:szCs w:val="28"/>
        </w:rPr>
        <w:t xml:space="preserve"> </w:t>
      </w:r>
    </w:p>
    <w:p w14:paraId="6DD4E06C" w14:textId="77777777" w:rsidR="00A72414" w:rsidRDefault="00A72414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208544F1" w14:textId="77777777" w:rsidR="009D757F" w:rsidRPr="000F3F23" w:rsidRDefault="009D757F" w:rsidP="009D757F">
      <w:pPr>
        <w:spacing w:after="0" w:line="360" w:lineRule="auto"/>
        <w:jc w:val="center"/>
        <w:rPr>
          <w:del w:id="1158" w:author="Assessor GDSXSR" w:date="2026-10-31T00:10:42Z"/>
          <w:rFonts w:ascii="Arial" w:hAnsi="Arial" w:cs="Arial"/>
          <w:sz w:val="28"/>
          <w:szCs w:val="28"/>
        </w:rPr>
      </w:pPr>
      <w:del w:id="1153" w:author="Assessor GDSXSR" w:date="2026-10-31T00:10:42Z">
        <w:r w:rsidRPr="000F3F23">
          <w:rPr>
            <w:rFonts w:ascii="Arial" w:hAnsi="Arial" w:cs="Arial"/>
            <w:sz w:val="28"/>
            <w:szCs w:val="28"/>
          </w:rPr>
          <w:delText>D</w:delText>
        </w:r>
      </w:del>
      <w:del w:id="1154" w:author="Assessor GDSXSR" w:date="2026-10-31T00:10:42Z">
        <w:r>
          <w:rPr>
            <w:rFonts w:ascii="Arial" w:hAnsi="Arial" w:cs="Arial"/>
            <w:sz w:val="28"/>
            <w:szCs w:val="28"/>
          </w:rPr>
          <w:delText>A AUSÊNCIA DE OMISSÃO QUANTO A</w:delText>
        </w:r>
      </w:del>
      <w:del w:id="1155" w:author="Assessor GDSXSR" w:date="2026-10-31T00:10:42Z">
        <w:r w:rsidRPr="000F3F23">
          <w:rPr>
            <w:rFonts w:ascii="Arial" w:hAnsi="Arial" w:cs="Arial"/>
            <w:sz w:val="28"/>
            <w:szCs w:val="28"/>
          </w:rPr>
          <w:delText xml:space="preserve">OS ENCARGOS </w:delText>
        </w:r>
      </w:del>
      <w:del w:id="1156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DE MORA </w:delText>
        </w:r>
      </w:del>
      <w:del w:id="1157" w:author="Assessor GDSXSR" w:date="2026-10-31T00:10:42Z">
        <w:r w:rsidRPr="000F3F23">
          <w:rPr>
            <w:rFonts w:ascii="Arial" w:hAnsi="Arial" w:cs="Arial"/>
            <w:sz w:val="28"/>
            <w:szCs w:val="28"/>
          </w:rPr>
          <w:delText>SOBRE AS PARCELAS VINCENDAS</w:delText>
        </w:r>
      </w:del>
    </w:p>
    <w:p w14:paraId="33B2863A" w14:textId="77777777" w:rsidR="009D757F" w:rsidRDefault="009D757F" w:rsidP="009D757F">
      <w:pPr>
        <w:spacing w:after="0" w:line="360" w:lineRule="auto"/>
        <w:ind w:firstLine="2268"/>
        <w:jc w:val="both"/>
        <w:rPr>
          <w:del w:id="1159" w:author="Assessor GDSXSR" w:date="2026-10-31T00:10:42Z"/>
          <w:rFonts w:ascii="Arial" w:hAnsi="Arial" w:cs="Arial"/>
          <w:sz w:val="28"/>
          <w:szCs w:val="28"/>
          <w:u w:val="single"/>
        </w:rPr>
      </w:pPr>
    </w:p>
    <w:p w14:paraId="62D42D25" w14:textId="77777777" w:rsidR="009D757F" w:rsidRDefault="009D757F" w:rsidP="009D757F">
      <w:pPr>
        <w:spacing w:after="0" w:line="360" w:lineRule="auto"/>
        <w:ind w:firstLine="2268"/>
        <w:jc w:val="both"/>
        <w:rPr>
          <w:del w:id="1163" w:author="Assessor GDSXSR" w:date="2026-10-31T00:10:42Z"/>
          <w:rFonts w:ascii="Arial" w:hAnsi="Arial" w:cs="Arial"/>
          <w:sz w:val="28"/>
          <w:szCs w:val="28"/>
        </w:rPr>
      </w:pPr>
      <w:del w:id="1160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O apelante alega que </w:delText>
        </w:r>
      </w:del>
      <w:del w:id="1161" w:author="Assessor GDSXSR" w:date="2026-10-31T00:10:42Z">
        <w:r w:rsidRPr="00EB3B98">
          <w:rPr>
            <w:rFonts w:ascii="Arial" w:hAnsi="Arial" w:cs="Arial"/>
            <w:sz w:val="28"/>
            <w:szCs w:val="28"/>
          </w:rPr>
          <w:delText>a sentença foi omissa ao não definir expressamente os encargos incidentes sobre as parcelas vincendas</w:delText>
        </w:r>
      </w:del>
      <w:del w:id="1162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. </w:delText>
        </w:r>
      </w:del>
    </w:p>
    <w:p w14:paraId="00D4C8A0" w14:textId="77777777" w:rsidR="009D757F" w:rsidRDefault="009D757F" w:rsidP="009D757F">
      <w:pPr>
        <w:spacing w:after="0" w:line="360" w:lineRule="auto"/>
        <w:ind w:firstLine="2268"/>
        <w:jc w:val="both"/>
        <w:rPr>
          <w:del w:id="1164" w:author="Assessor GDSXSR" w:date="2026-10-31T00:10:42Z"/>
          <w:rFonts w:ascii="Arial" w:hAnsi="Arial" w:cs="Arial"/>
          <w:sz w:val="28"/>
          <w:szCs w:val="28"/>
        </w:rPr>
      </w:pPr>
    </w:p>
    <w:p w14:paraId="7E214FFA" w14:textId="77777777" w:rsidR="009D757F" w:rsidRDefault="009D757F" w:rsidP="009D757F">
      <w:pPr>
        <w:spacing w:after="0" w:line="360" w:lineRule="auto"/>
        <w:ind w:firstLine="2268"/>
        <w:jc w:val="both"/>
        <w:rPr>
          <w:del w:id="1166" w:author="Assessor GDSXSR" w:date="2026-10-31T00:10:42Z"/>
          <w:rFonts w:ascii="Arial" w:hAnsi="Arial" w:cs="Arial"/>
          <w:sz w:val="28"/>
          <w:szCs w:val="28"/>
        </w:rPr>
      </w:pPr>
      <w:del w:id="1165" w:author="Assessor GDSXSR" w:date="2026-10-31T00:10:42Z">
        <w:r>
          <w:rPr>
            <w:rFonts w:ascii="Arial" w:hAnsi="Arial" w:cs="Arial"/>
            <w:sz w:val="28"/>
            <w:szCs w:val="28"/>
          </w:rPr>
          <w:delText>Sem razão.</w:delText>
        </w:r>
      </w:del>
    </w:p>
    <w:p w14:paraId="5F063051" w14:textId="77777777" w:rsidR="009D757F" w:rsidRDefault="009D757F" w:rsidP="009D757F">
      <w:pPr>
        <w:spacing w:after="0" w:line="360" w:lineRule="auto"/>
        <w:ind w:firstLine="2268"/>
        <w:jc w:val="both"/>
        <w:rPr>
          <w:del w:id="1167" w:author="Assessor GDSXSR" w:date="2026-10-31T00:10:42Z"/>
          <w:rFonts w:ascii="Arial" w:hAnsi="Arial" w:cs="Arial"/>
          <w:sz w:val="28"/>
          <w:szCs w:val="28"/>
        </w:rPr>
      </w:pPr>
    </w:p>
    <w:p w14:paraId="0B787A9B" w14:textId="77777777" w:rsidR="009D757F" w:rsidRDefault="009D757F" w:rsidP="009D757F">
      <w:pPr>
        <w:spacing w:after="0" w:line="360" w:lineRule="auto"/>
        <w:ind w:firstLine="2268"/>
        <w:jc w:val="both"/>
        <w:rPr>
          <w:del w:id="1169" w:author="Assessor GDSXSR" w:date="2026-10-31T00:10:42Z"/>
          <w:rFonts w:ascii="Arial" w:hAnsi="Arial" w:cs="Arial"/>
          <w:sz w:val="28"/>
          <w:szCs w:val="28"/>
        </w:rPr>
      </w:pPr>
      <w:del w:id="1168" w:author="Assessor GDSXSR" w:date="2026-10-31T00:10:42Z">
        <w:r>
          <w:rPr>
            <w:rFonts w:ascii="Arial" w:hAnsi="Arial" w:cs="Arial"/>
            <w:sz w:val="28"/>
            <w:szCs w:val="28"/>
          </w:rPr>
          <w:delText>Diversamente do que alega a parte apelante, a sentença foi clara ao asseverar que os juros de mora devem incidir a partir do vencimento de cada parcela, ou seja, inclusive das que vencerem no curso do processo. Veja-se:</w:delText>
        </w:r>
      </w:del>
    </w:p>
    <w:p w14:paraId="2804445B" w14:textId="77777777" w:rsidR="009D757F" w:rsidRDefault="009D757F" w:rsidP="009D757F">
      <w:pPr>
        <w:spacing w:after="0" w:line="360" w:lineRule="auto"/>
        <w:ind w:firstLine="2268"/>
        <w:jc w:val="both"/>
        <w:rPr>
          <w:del w:id="1170" w:author="Assessor GDSXSR" w:date="2026-10-31T00:10:42Z"/>
          <w:rFonts w:ascii="Arial" w:hAnsi="Arial" w:cs="Arial"/>
          <w:sz w:val="28"/>
          <w:szCs w:val="28"/>
        </w:rPr>
      </w:pPr>
    </w:p>
    <w:p w14:paraId="46BF2BCD" w14:textId="77777777" w:rsidR="009D757F" w:rsidRPr="00446DBB" w:rsidRDefault="009D757F" w:rsidP="009D757F">
      <w:pPr>
        <w:spacing w:after="0" w:line="360" w:lineRule="auto"/>
        <w:ind w:left="2268" w:firstLine="1134"/>
        <w:jc w:val="both"/>
        <w:rPr>
          <w:del w:id="1174" w:author="Assessor GDSXSR" w:date="2026-10-31T00:10:42Z"/>
          <w:rFonts w:ascii="Arial" w:hAnsi="Arial" w:cs="Arial"/>
          <w:i/>
          <w:iCs/>
          <w:sz w:val="26"/>
          <w:szCs w:val="26"/>
        </w:rPr>
      </w:pPr>
      <w:del w:id="1171" w:author="Assessor GDSXSR" w:date="2026-10-31T00:10:42Z">
        <w:r>
          <w:rPr>
            <w:rFonts w:ascii="Arial" w:hAnsi="Arial" w:cs="Arial"/>
            <w:i/>
            <w:iCs/>
            <w:sz w:val="26"/>
            <w:szCs w:val="26"/>
          </w:rPr>
          <w:lastRenderedPageBreak/>
          <w:delText>“</w:delText>
        </w:r>
      </w:del>
      <w:del w:id="1172" w:author="Assessor GDSXSR" w:date="2026-10-31T00:10:42Z">
        <w:r w:rsidRPr="00446DBB">
          <w:rPr>
            <w:rFonts w:ascii="Arial" w:hAnsi="Arial" w:cs="Arial"/>
            <w:i/>
            <w:iCs/>
            <w:sz w:val="26"/>
            <w:szCs w:val="26"/>
          </w:rPr>
          <w:delText>Ante o exposto, resolvo o mérito, nos termos do art. 487, I, do CPC e JULGO PROCEDENTES os pedidos formulados por ASSOCIAÇÃO CENTRO EMPRESARIAL VICENTE PIRES – ACEVP, para condenar REGINA MARCIA RIOS DE OLIVEIRA ao pagamento das despesas condominiais vencidas no valor de R$ 2.824,51, acrescidas de correção monetária pelo INPC e juros de mora de 1% ao mês desde o vencimento de cada parcela, bem como ao pagamento das parcelas vincendas enquanto perdurar a obrigação.</w:delText>
        </w:r>
      </w:del>
      <w:del w:id="1173" w:author="Assessor GDSXSR" w:date="2026-10-31T00:10:42Z">
        <w:r>
          <w:rPr>
            <w:rFonts w:ascii="Arial" w:hAnsi="Arial" w:cs="Arial"/>
            <w:i/>
            <w:iCs/>
            <w:sz w:val="26"/>
            <w:szCs w:val="26"/>
          </w:rPr>
          <w:delText>”</w:delText>
        </w:r>
      </w:del>
    </w:p>
    <w:p w14:paraId="2F004206" w14:textId="77777777" w:rsidR="009D757F" w:rsidRDefault="009D757F" w:rsidP="009D757F">
      <w:pPr>
        <w:spacing w:after="0" w:line="360" w:lineRule="auto"/>
        <w:ind w:firstLine="2268"/>
        <w:jc w:val="both"/>
        <w:rPr>
          <w:del w:id="1175" w:author="Assessor GDSXSR" w:date="2026-10-31T00:10:42Z"/>
          <w:rFonts w:ascii="Arial" w:hAnsi="Arial" w:cs="Arial"/>
          <w:sz w:val="28"/>
          <w:szCs w:val="28"/>
        </w:rPr>
      </w:pPr>
    </w:p>
    <w:p w14:paraId="37F19EE5" w14:textId="77777777" w:rsidR="009D757F" w:rsidRDefault="009D757F" w:rsidP="009D757F">
      <w:pPr>
        <w:spacing w:after="0" w:line="360" w:lineRule="auto"/>
        <w:ind w:firstLine="2268"/>
        <w:jc w:val="both"/>
        <w:rPr>
          <w:del w:id="1179" w:author="Assessor GDSXSR" w:date="2026-10-31T00:10:42Z"/>
          <w:rFonts w:ascii="Arial" w:hAnsi="Arial" w:cs="Arial"/>
          <w:sz w:val="28"/>
          <w:szCs w:val="28"/>
          <w:u w:val="single"/>
        </w:rPr>
      </w:pPr>
      <w:del w:id="1176" w:author="Assessor GDSXSR" w:date="2026-10-31T00:10:42Z">
        <w:r w:rsidRPr="00182D89">
          <w:rPr>
            <w:rFonts w:ascii="Arial" w:hAnsi="Arial" w:cs="Arial"/>
            <w:sz w:val="28"/>
            <w:szCs w:val="28"/>
            <w:u w:val="single"/>
          </w:rPr>
          <w:delText xml:space="preserve">Assim, não </w:delText>
        </w:r>
      </w:del>
      <w:del w:id="1177" w:author="Assessor GDSXSR" w:date="2026-10-31T00:10:42Z">
        <w:r>
          <w:rPr>
            <w:rFonts w:ascii="Arial" w:hAnsi="Arial" w:cs="Arial"/>
            <w:sz w:val="28"/>
            <w:szCs w:val="28"/>
            <w:u w:val="single"/>
          </w:rPr>
          <w:delText>há</w:delText>
        </w:r>
      </w:del>
      <w:del w:id="1178" w:author="Assessor GDSXSR" w:date="2026-10-31T00:10:42Z">
        <w:r w:rsidRPr="00182D89">
          <w:rPr>
            <w:rFonts w:ascii="Arial" w:hAnsi="Arial" w:cs="Arial"/>
            <w:sz w:val="28"/>
            <w:szCs w:val="28"/>
            <w:u w:val="single"/>
          </w:rPr>
          <w:delText xml:space="preserve"> o que prover quanto a esse pedido.</w:delText>
        </w:r>
      </w:del>
    </w:p>
    <w:p w14:paraId="57734C35" w14:textId="77777777" w:rsidR="009D757F" w:rsidRPr="00182D89" w:rsidRDefault="009D757F" w:rsidP="009D757F">
      <w:pPr>
        <w:spacing w:after="0" w:line="360" w:lineRule="auto"/>
        <w:ind w:firstLine="2268"/>
        <w:jc w:val="both"/>
        <w:rPr>
          <w:del w:id="1180" w:author="Assessor GDSXSR" w:date="2026-10-31T00:10:42Z"/>
          <w:rFonts w:ascii="Arial" w:hAnsi="Arial" w:cs="Arial"/>
          <w:sz w:val="28"/>
          <w:szCs w:val="28"/>
          <w:u w:val="single"/>
        </w:rPr>
      </w:pPr>
    </w:p>
    <w:p w14:paraId="143DFC13" w14:textId="1B256044" w:rsidR="00A72414" w:rsidRDefault="00F12EA4" w:rsidP="00F12EA4">
      <w:pPr>
        <w:spacing w:after="0" w:line="360" w:lineRule="auto"/>
        <w:ind w:firstLine="0"/>
        <w:jc w:val="center"/>
        <w:rPr>
          <w:rFonts w:ascii="Arial" w:hAnsi="Arial" w:cs="Arial"/>
          <w:sz w:val="28"/>
          <w:szCs w:val="28"/>
        </w:rPr>
        <w:pPrChange w:id="1187" w:author="Assessor GDSXSR" w:date="2026-10-31T00:10:42Z">
          <w:pPr>
            <w:spacing w:after="0" w:line="360" w:lineRule="auto"/>
            <w:ind w:hanging="142"/>
            <w:jc w:val="center"/>
          </w:pPr>
        </w:pPrChange>
      </w:pPr>
      <w:del w:id="1181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D</w:delText>
        </w:r>
        <w:r>
          <w:rPr>
            <w:rFonts w:ascii="Arial" w:hAnsi="Arial" w:cs="Arial"/>
            <w:sz w:val="28"/>
            <w:szCs w:val="28"/>
          </w:rPr>
          <w:delText xml:space="preserve">O</w:delText>
        </w:r>
      </w:del>
      <w:ins w:id="1182" w:author="Assessor GDSXSR" w:date="2026-10-31T00:10:42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DA</w:t>
        </w:r>
      </w:ins>
      <w:commentRangeStart w:id="7"/>
      <w:r>
        <w:rPr>
          <w:rFonts w:ascii="Arial" w:hAnsi="Arial" w:cs="Arial"/>
          <w:sz w:val="28"/>
          <w:szCs w:val="28"/>
          <w:highlight w:val="yellow"/>
          <w:rPrChange w:id="1188" w:author="Assessor GDSXSR" w:date="2026-10-31T00:10:42Z">
            <w:rPr>
              <w:rFonts w:ascii="Arial" w:hAnsi="Arial" w:cs="Arial"/>
              <w:sz w:val="28"/>
              <w:szCs w:val="28"/>
            </w:rPr>
          </w:rPrChange>
        </w:rPr>
        <w:t xml:space="preserve"> </w:t>
      </w:r>
      <w:del w:id="1183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ACOLHIMENTO</w:delText>
        </w:r>
      </w:del>
      <w:ins w:id="1184" w:author="Assessor GDSXSR" w:date="2026-10-31T00:10:42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CASSAÇÃO PARCIAL</w:t>
        </w:r>
      </w:ins>
      <w:r>
        <w:rPr>
          <w:rFonts w:ascii="Arial" w:hAnsi="Arial" w:cs="Arial"/>
          <w:sz w:val="28"/>
          <w:szCs w:val="28"/>
          <w:highlight w:val="yellow"/>
          <w:rPrChange w:id="1189" w:author="Assessor GDSXSR" w:date="2026-10-31T00:10:42Z">
            <w:rPr>
              <w:rFonts w:ascii="Arial" w:hAnsi="Arial" w:cs="Arial"/>
              <w:sz w:val="28"/>
              <w:szCs w:val="28"/>
            </w:rPr>
          </w:rPrChange>
        </w:rPr>
        <w:t xml:space="preserve"> DA</w:t>
      </w:r>
      <w:r>
        <w:rPr>
          <w:rFonts w:ascii="Arial" w:hAnsi="Arial" w:cs="Arial"/>
          <w:sz w:val="28"/>
          <w:szCs w:val="28"/>
          <w:highlight w:val="yellow"/>
          <w:rPrChange w:id="1190" w:author="Assessor GDSXSR" w:date="2026-10-31T00:10:42Z">
            <w:rPr>
              <w:rFonts w:ascii="Arial" w:hAnsi="Arial" w:cs="Arial"/>
              <w:sz w:val="28"/>
              <w:szCs w:val="28"/>
            </w:rPr>
          </w:rPrChange>
        </w:rPr>
        <w:t xml:space="preserve"> </w:t>
      </w:r>
      <w:del w:id="1185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PRELIMINAR DE NULIDADE</w:delText>
        </w:r>
      </w:del>
      <w:ins w:id="1186" w:author="Assessor GDSXSR" w:date="2026-10-31T00:10:42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SENTENÇA</w:t>
        </w:r>
      </w:ins>
      <w:r>
        <w:rPr>
          <w:rFonts w:ascii="Arial" w:hAnsi="Arial" w:cs="Arial"/>
          <w:sz w:val="28"/>
          <w:szCs w:val="28"/>
          <w:highlight w:val="yellow"/>
          <w:rPrChange w:id="1191" w:author="Assessor GDSXSR" w:date="2026-10-31T00:10:42Z">
            <w:rPr>
              <w:rFonts w:ascii="Arial" w:hAnsi="Arial" w:cs="Arial"/>
              <w:sz w:val="28"/>
              <w:szCs w:val="28"/>
            </w:rPr>
          </w:rPrChange>
        </w:rPr>
        <w:t xml:space="preserve"> POR OMISSÃO</w:t>
      </w:r>
      <w:r>
        <w:rPr>
          <w:rFonts w:ascii="Arial" w:hAnsi="Arial" w:cs="Arial"/>
          <w:sz w:val="28"/>
          <w:szCs w:val="28"/>
          <w:highlight w:val="yellow"/>
          <w:rPrChange w:id="1192" w:author="Assessor GDSXSR" w:date="2026-10-31T00:10:42Z">
            <w:rPr>
              <w:rFonts w:ascii="Arial" w:hAnsi="Arial" w:cs="Arial"/>
              <w:sz w:val="28"/>
              <w:szCs w:val="28"/>
            </w:rPr>
          </w:rPrChange>
        </w:rPr>
        <w:t xml:space="preserve"> QUANTO À MULTA MORATÓRIA</w:t>
      </w:r>
      <w:commentRangeEnd w:id="7"/>
      <w:r>
        <w:rPr>
          <w:rStyle w:val="CommentReference"/>
        </w:rPr>
        <w:commentReference w:id="7"/>
      </w:r>
    </w:p>
    <w:p w14:paraId="4203E5D2" w14:textId="77777777" w:rsidR="00F12EA4" w:rsidRDefault="00F12EA4" w:rsidP="00F12EA4">
      <w:pPr>
        <w:spacing w:after="0" w:line="360" w:lineRule="auto"/>
        <w:ind w:hanging="142"/>
        <w:jc w:val="center"/>
        <w:rPr>
          <w:rFonts w:ascii="Arial" w:hAnsi="Arial" w:cs="Arial"/>
          <w:sz w:val="28"/>
          <w:szCs w:val="28"/>
        </w:rPr>
      </w:pPr>
    </w:p>
    <w:p w14:paraId="3EA11C48" w14:textId="5CBB32B0" w:rsidR="00EB3378" w:rsidRDefault="00644738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autor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/apelante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alega que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a sentença </w:t>
      </w:r>
      <w:del w:id="1193" w:author="Assessor GDSXSR" w:date="2026-10-31T00:10:42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deve</w:delText>
        </w:r>
      </w:del>
      <w:ins w:id="1194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é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195" w:author="Assessor GDSXSR" w:date="2026-10-31T00:10:42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ser cassada</w:delText>
        </w:r>
      </w:del>
      <w:ins w:id="1196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nula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, </w:t>
      </w:r>
      <w:del w:id="1197" w:author="Assessor GDSXSR" w:date="2026-10-31T00:10:42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tendo em vista que </w:delText>
        </w:r>
        <w:r>
          <w:rPr>
            <w:rFonts w:ascii="Arial" w:hAnsi="Arial" w:cs="Arial"/>
            <w:sz w:val="28"/>
            <w:szCs w:val="28"/>
          </w:rPr>
          <w:delText xml:space="preserve">a</w:delText>
        </w:r>
        <w:r>
          <w:rPr>
            <w:rFonts w:ascii="Arial" w:hAnsi="Arial" w:cs="Arial"/>
            <w:sz w:val="28"/>
            <w:szCs w:val="28"/>
          </w:rPr>
          <w:delText xml:space="preserve"> </w:delText>
        </w:r>
        <w:r>
          <w:rPr>
            <w:rFonts w:ascii="Arial" w:hAnsi="Arial" w:cs="Arial"/>
            <w:sz w:val="28"/>
            <w:szCs w:val="28"/>
          </w:rPr>
          <w:delText xml:space="preserve">julgadora sentenciante</w:delText>
        </w:r>
      </w:del>
      <w:ins w:id="1198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pois</w:t>
        </w:r>
      </w:ins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não apreciou o pedido de </w:t>
      </w:r>
      <w:del w:id="1199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incidência da </w:delText>
        </w:r>
      </w:del>
      <w:r>
        <w:rPr>
          <w:rFonts w:ascii="Arial" w:hAnsi="Arial" w:cs="Arial"/>
          <w:sz w:val="28"/>
          <w:szCs w:val="28"/>
        </w:rPr>
        <w:t xml:space="preserve">multa moratória de 2%</w:t>
      </w:r>
      <w:ins w:id="1200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, nem após os embargos de declaração (ID 88498816)</w:t>
        </w:r>
      </w:ins>
      <w:r>
        <w:rPr>
          <w:rFonts w:ascii="Arial" w:hAnsi="Arial" w:cs="Arial"/>
          <w:sz w:val="28"/>
          <w:szCs w:val="28"/>
        </w:rPr>
        <w:t xml:space="preserve">.</w:t>
      </w:r>
    </w:p>
    <w:p w14:paraId="581CDCDA" w14:textId="77777777" w:rsidR="0066130A" w:rsidRDefault="0066130A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5C92A1A4" w14:textId="766BEA13" w:rsidR="0066130A" w:rsidRDefault="0066130A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highlight w:val="yellow"/>
          <w:rPrChange w:id="1202" w:author="Assessor GDSXSR" w:date="2026-10-31T00:10:42Z">
            <w:rPr>
              <w:rFonts w:ascii="Arial" w:hAnsi="Arial" w:cs="Arial"/>
              <w:sz w:val="28"/>
              <w:szCs w:val="28"/>
            </w:rPr>
          </w:rPrChange>
        </w:rPr>
        <w:t xml:space="preserve">Com razão.</w:t>
      </w:r>
      <w:del w:id="1201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 </w:delText>
        </w:r>
      </w:del>
    </w:p>
    <w:p w14:paraId="2FA70CAA" w14:textId="77777777" w:rsidR="003B175C" w:rsidRDefault="003B175C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633B774A" w14:textId="206D854C" w:rsidR="00D43D0D" w:rsidRDefault="003B175C" w:rsidP="00D43D0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del w:id="1203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Compulsando os autos, observa-se que, de</w:delText>
        </w:r>
      </w:del>
      <w:ins w:id="1204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De</w:t>
        </w:r>
      </w:ins>
      <w:r>
        <w:rPr>
          <w:rFonts w:ascii="Arial" w:hAnsi="Arial" w:cs="Arial"/>
          <w:sz w:val="28"/>
          <w:szCs w:val="28"/>
        </w:rPr>
        <w:t xml:space="preserve"> fato, a </w:t>
      </w:r>
      <w:del w:id="1205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despeito</w:delText>
        </w:r>
      </w:del>
      <w:ins w:id="1206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sentença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207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da</w:delText>
        </w:r>
      </w:del>
      <w:ins w:id="1208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não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209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oposição</w:delText>
        </w:r>
      </w:del>
      <w:ins w:id="1210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analisou o pedido</w:t>
        </w:r>
      </w:ins>
      <w:r>
        <w:rPr>
          <w:rFonts w:ascii="Arial" w:hAnsi="Arial" w:cs="Arial"/>
          <w:sz w:val="28"/>
          <w:szCs w:val="28"/>
        </w:rPr>
        <w:t xml:space="preserve"> de</w:t>
      </w:r>
      <w:ins w:id="1211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 multa de 2%, formulado na inicial, nem após os</w:t>
        </w:r>
      </w:ins>
      <w:r>
        <w:rPr>
          <w:rFonts w:ascii="Arial" w:hAnsi="Arial" w:cs="Arial"/>
          <w:sz w:val="28"/>
          <w:szCs w:val="28"/>
        </w:rPr>
        <w:t xml:space="preserve"> embargos de declaração</w:t>
      </w:r>
      <w:del w:id="1212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,</w:delText>
        </w:r>
      </w:del>
      <w:r>
        <w:rPr>
          <w:rFonts w:ascii="Arial" w:hAnsi="Arial" w:cs="Arial"/>
          <w:sz w:val="28"/>
          <w:szCs w:val="28"/>
        </w:rPr>
        <w:t xml:space="preserve"> </w:t>
      </w:r>
      <w:del w:id="1213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a</w:delText>
        </w:r>
      </w:del>
      <w:ins w:id="1214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(ID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215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m</w:delText>
        </w:r>
        <w:r>
          <w:rPr>
            <w:rFonts w:ascii="Arial" w:hAnsi="Arial" w:cs="Arial"/>
            <w:sz w:val="28"/>
            <w:szCs w:val="28"/>
          </w:rPr>
          <w:delText xml:space="preserve">agistrada singular não analisou tal pedido</w:delText>
        </w:r>
        <w:r>
          <w:rPr>
            <w:rFonts w:ascii="Arial" w:hAnsi="Arial" w:cs="Arial"/>
            <w:sz w:val="28"/>
            <w:szCs w:val="28"/>
          </w:rPr>
          <w:delText xml:space="preserve">, apesar de </w:delText>
        </w:r>
        <w:r>
          <w:rPr>
            <w:rFonts w:ascii="Arial" w:hAnsi="Arial" w:cs="Arial"/>
            <w:sz w:val="28"/>
            <w:szCs w:val="28"/>
          </w:rPr>
          <w:delText xml:space="preserve">a</w:delText>
        </w:r>
        <w:r>
          <w:rPr>
            <w:rFonts w:ascii="Arial" w:hAnsi="Arial" w:cs="Arial"/>
            <w:sz w:val="28"/>
            <w:szCs w:val="28"/>
          </w:rPr>
          <w:delText xml:space="preserve"> autor</w:delText>
        </w:r>
        <w:r>
          <w:rPr>
            <w:rFonts w:ascii="Arial" w:hAnsi="Arial" w:cs="Arial"/>
            <w:sz w:val="28"/>
            <w:szCs w:val="28"/>
          </w:rPr>
          <w:delText xml:space="preserve">a</w:delText>
        </w:r>
        <w:r>
          <w:rPr>
            <w:rFonts w:ascii="Arial" w:hAnsi="Arial" w:cs="Arial"/>
            <w:sz w:val="28"/>
            <w:szCs w:val="28"/>
          </w:rPr>
          <w:delText xml:space="preserve"> ter requerido</w:delText>
        </w:r>
        <w:r>
          <w:rPr>
            <w:rFonts w:ascii="Arial" w:hAnsi="Arial" w:cs="Arial"/>
            <w:sz w:val="28"/>
            <w:szCs w:val="28"/>
          </w:rPr>
          <w:delText xml:space="preserve"> expressamente</w:delText>
        </w:r>
        <w:r>
          <w:rPr>
            <w:rFonts w:ascii="Arial" w:hAnsi="Arial" w:cs="Arial"/>
            <w:sz w:val="28"/>
            <w:szCs w:val="28"/>
          </w:rPr>
          <w:delText xml:space="preserve"> a </w:delText>
        </w:r>
        <w:r>
          <w:rPr>
            <w:rFonts w:ascii="Arial" w:hAnsi="Arial" w:cs="Arial"/>
            <w:sz w:val="28"/>
            <w:szCs w:val="28"/>
          </w:rPr>
          <w:delText xml:space="preserve">incidência da multa moratória de 2%</w:delText>
        </w:r>
        <w:r>
          <w:rPr>
            <w:rFonts w:ascii="Arial" w:hAnsi="Arial" w:cs="Arial"/>
            <w:sz w:val="28"/>
            <w:szCs w:val="28"/>
          </w:rPr>
          <w:delText xml:space="preserve"> na inicial</w:delText>
        </w:r>
      </w:del>
      <w:ins w:id="1216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88498813)</w:t>
        </w:r>
      </w:ins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sz w:val="28"/>
          <w:szCs w:val="28"/>
        </w:rPr>
        <w:t xml:space="preserve">Veja-se (ID </w:t>
      </w:r>
      <w:r>
        <w:rPr>
          <w:rFonts w:ascii="Arial" w:hAnsi="Arial" w:cs="Arial"/>
          <w:sz w:val="28"/>
          <w:szCs w:val="28"/>
        </w:rPr>
        <w:t xml:space="preserve">88498528</w:t>
      </w:r>
      <w:r>
        <w:rPr>
          <w:rFonts w:ascii="Arial" w:hAnsi="Arial" w:cs="Arial"/>
          <w:sz w:val="28"/>
          <w:szCs w:val="28"/>
        </w:rPr>
        <w:t xml:space="preserve">):</w:t>
      </w:r>
    </w:p>
    <w:p w14:paraId="514188AD" w14:textId="77777777" w:rsidR="00E56CD2" w:rsidRDefault="00E56CD2" w:rsidP="00D43D0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1CCAA062" w14:textId="61E1D567" w:rsidR="004B5833" w:rsidRDefault="00F40A01" w:rsidP="00E56CD2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>
        <w:rPr>
          <w:rFonts w:ascii="Arial" w:hAnsi="Arial" w:cs="Arial"/>
          <w:i/>
          <w:iCs/>
          <w:sz w:val="26"/>
          <w:szCs w:val="26"/>
        </w:rPr>
        <w:t xml:space="preserve">“</w:t>
      </w:r>
      <w:del w:id="1217" w:author="Assessor GDSXSR" w:date="2026-10-31T00:10:42Z">
        <w:r>
          <w:rPr>
            <w:rFonts w:ascii="Arial" w:hAnsi="Arial" w:cs="Arial"/>
            <w:i/>
            <w:iCs/>
            <w:sz w:val="26"/>
            <w:szCs w:val="26"/>
          </w:rPr>
          <w:delText xml:space="preserve">Seja a presente ação julgada PROCEDENTE, com a condenação da Requerida ao pagamento das despesas condominiais em aberto, correspondentes ao valor R$ 2</w:delText>
        </w:r>
      </w:del>
      <w:ins w:id="1218" w:author="Assessor GDSXSR" w:date="2026-10-31T00:10:42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(</w:t>
        </w:r>
      </w:ins>
      <w:r>
        <w:rPr>
          <w:rFonts w:ascii="Arial" w:hAnsi="Arial" w:cs="Arial"/>
          <w:i/>
          <w:iCs/>
          <w:sz w:val="26"/>
          <w:szCs w:val="26"/>
        </w:rPr>
        <w:t xml:space="preserve">.</w:t>
      </w:r>
      <w:del w:id="1219" w:author="Assessor GDSXSR" w:date="2026-10-31T00:10:42Z">
        <w:r>
          <w:rPr>
            <w:rFonts w:ascii="Arial" w:hAnsi="Arial" w:cs="Arial"/>
            <w:i/>
            <w:iCs/>
            <w:sz w:val="26"/>
            <w:szCs w:val="26"/>
          </w:rPr>
          <w:delText xml:space="preserve">824,51</w:delText>
        </w:r>
        <w:r>
          <w:rPr>
            <w:rFonts w:ascii="Arial" w:hAnsi="Arial" w:cs="Arial"/>
            <w:i/>
            <w:iCs/>
            <w:sz w:val="26"/>
            <w:szCs w:val="26"/>
          </w:rPr>
          <w:delText xml:space="preserve"> </w:delText>
        </w:r>
        <w:r>
          <w:rPr>
            <w:rFonts w:ascii="Arial" w:hAnsi="Arial" w:cs="Arial"/>
            <w:i/>
            <w:iCs/>
            <w:sz w:val="26"/>
            <w:szCs w:val="26"/>
          </w:rPr>
          <w:delText xml:space="preserve">(dois mil oitocentos e vinte e quatro reais e cinquenta e um centavos</w:delText>
        </w:r>
      </w:del>
      <w:ins w:id="1220" w:author="Assessor GDSXSR" w:date="2026-10-31T00:10:42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..</w:t>
        </w:r>
      </w:ins>
      <w:r>
        <w:rPr>
          <w:rFonts w:ascii="Arial" w:hAnsi="Arial" w:cs="Arial"/>
          <w:i/>
          <w:iCs/>
          <w:sz w:val="26"/>
          <w:szCs w:val="26"/>
        </w:rPr>
        <w:t xml:space="preserve">)</w:t>
      </w:r>
      <w:del w:id="1221" w:author="Assessor GDSXSR" w:date="2026-10-31T00:10:42Z">
        <w:r>
          <w:rPr>
            <w:rFonts w:ascii="Arial" w:hAnsi="Arial" w:cs="Arial"/>
            <w:i/>
            <w:iCs/>
            <w:sz w:val="26"/>
            <w:szCs w:val="26"/>
          </w:rPr>
          <w:delText xml:space="preserve">,</w:delText>
        </w:r>
      </w:del>
      <w:r>
        <w:rPr>
          <w:rFonts w:ascii="Arial" w:hAnsi="Arial" w:cs="Arial"/>
          <w:i/>
          <w:iCs/>
          <w:sz w:val="26"/>
          <w:szCs w:val="26"/>
        </w:rPr>
        <w:t xml:space="preserve"> acrescidos de correção monetária, juros de mora de 1% ao mês, ambos a partir do vencimento de cada parcela, </w:t>
      </w:r>
      <w:r>
        <w:rPr>
          <w:rFonts w:ascii="Arial" w:hAnsi="Arial" w:cs="Arial"/>
          <w:b/>
          <w:bCs/>
          <w:i/>
          <w:iCs/>
          <w:sz w:val="26"/>
          <w:szCs w:val="26"/>
          <w:u w:val="single"/>
        </w:rPr>
        <w:t xml:space="preserve">multa de 2% (art. 1.336, §1º, CC) sobre o débito</w:t>
      </w:r>
      <w:r>
        <w:rPr>
          <w:rFonts w:ascii="Arial" w:hAnsi="Arial" w:cs="Arial"/>
          <w:i/>
          <w:iCs/>
          <w:sz w:val="26"/>
          <w:szCs w:val="26"/>
          <w:u w:val="single"/>
        </w:rPr>
        <w:t xml:space="preserve"> </w:t>
      </w:r>
      <w:del w:id="1222" w:author="Assessor GDSXSR" w:date="2026-10-31T00:10:42Z">
        <w:r>
          <w:rPr>
            <w:rFonts w:ascii="Arial" w:hAnsi="Arial" w:cs="Arial"/>
            <w:i/>
            <w:iCs/>
            <w:sz w:val="26"/>
            <w:szCs w:val="26"/>
          </w:rPr>
          <w:delText xml:space="preserve">e honorários convencionais de 20%</w:delText>
        </w:r>
      </w:del>
      <w:ins w:id="1223" w:author="Assessor GDSXSR" w:date="2026-10-31T00:10:42Z">
        <w:r>
          <w:rPr>
            <w:rFonts w:ascii="Arial" w:hAnsi="Arial" w:cs="Arial"/>
            <w:i/>
            <w:iCs/>
            <w:color w:val="808080"/>
            <w:sz w:val="26"/>
            <w:szCs w:val="26"/>
            <w:u w:val="single"/>
          </w:rPr>
          <w:t xml:space="preserve">(...)</w:t>
        </w:r>
      </w:ins>
      <w:r>
        <w:rPr>
          <w:rFonts w:ascii="Arial" w:hAnsi="Arial" w:cs="Arial"/>
          <w:i/>
          <w:iCs/>
          <w:sz w:val="26"/>
          <w:szCs w:val="26"/>
        </w:rPr>
        <w:t xml:space="preserve">”</w:t>
      </w:r>
      <w:r>
        <w:rPr>
          <w:rFonts w:ascii="Arial" w:hAnsi="Arial" w:cs="Arial"/>
          <w:i/>
          <w:iCs/>
          <w:sz w:val="26"/>
          <w:szCs w:val="26"/>
        </w:rPr>
        <w:t xml:space="preserve"> </w:t>
      </w:r>
      <w:del w:id="1224" w:author="Assessor GDSXSR" w:date="2026-10-31T00:10:42Z">
        <w:r>
          <w:rPr>
            <w:rFonts w:ascii="Arial" w:hAnsi="Arial" w:cs="Arial"/>
            <w:i/>
            <w:iCs/>
            <w:sz w:val="26"/>
            <w:szCs w:val="26"/>
          </w:rPr>
          <w:delText xml:space="preserve">(g.n.).</w:delText>
        </w:r>
      </w:del>
      <w:ins w:id="1225" w:author="Assessor GDSXSR" w:date="2026-10-31T00:10:42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– Grifei</w:t>
        </w:r>
      </w:ins>
    </w:p>
    <w:p w14:paraId="3A0D97A5" w14:textId="77777777" w:rsidR="00F40A01" w:rsidRDefault="00F40A01" w:rsidP="00E56CD2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</w:p>
    <w:p w14:paraId="0864F252" w14:textId="0BB341EC" w:rsidR="00ED252E" w:rsidRDefault="00ED252E" w:rsidP="00D43D0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8"/>
      <w:r>
        <w:rPr>
          <w:rFonts w:ascii="Arial" w:hAnsi="Arial" w:cs="Arial"/>
          <w:sz w:val="28"/>
          <w:szCs w:val="28"/>
        </w:rPr>
        <w:t xml:space="preserve">Portanto, impõe-se reconhecer a ofensa ao </w:t>
      </w:r>
      <w:del w:id="1226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art.</w:delText>
        </w:r>
      </w:del>
      <w:ins w:id="1227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CPC</w:t>
        </w:r>
      </w:ins>
      <w:r>
        <w:rPr>
          <w:rFonts w:ascii="Arial" w:hAnsi="Arial" w:cs="Arial"/>
          <w:sz w:val="28"/>
          <w:szCs w:val="28"/>
        </w:rPr>
        <w:t xml:space="preserve"> 1.022</w:t>
      </w:r>
      <w:del w:id="1228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, inciso</w:delText>
        </w:r>
      </w:del>
      <w:r>
        <w:rPr>
          <w:rFonts w:ascii="Arial" w:hAnsi="Arial" w:cs="Arial"/>
          <w:sz w:val="28"/>
          <w:szCs w:val="28"/>
        </w:rPr>
        <w:t xml:space="preserve"> II</w:t>
      </w:r>
      <w:del w:id="1229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, do CPC</w:delText>
        </w:r>
      </w:del>
      <w:r>
        <w:rPr>
          <w:rFonts w:ascii="Arial" w:hAnsi="Arial" w:cs="Arial"/>
          <w:sz w:val="28"/>
          <w:szCs w:val="28"/>
        </w:rPr>
        <w:t xml:space="preserve">.</w:t>
      </w:r>
      <w:commentRangeEnd w:id="8"/>
      <w:r>
        <w:rPr>
          <w:rStyle w:val="CommentReference"/>
        </w:rPr>
        <w:commentReference w:id="8"/>
      </w:r>
      <w:del w:id="1230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 </w:delText>
        </w:r>
      </w:del>
    </w:p>
    <w:p w14:paraId="200333BB" w14:textId="77777777" w:rsidR="006159C3" w:rsidRDefault="006159C3" w:rsidP="00D43D0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0FB2AFDB" w14:textId="2D032EC4" w:rsidR="006159C3" w:rsidRPr="006159C3" w:rsidRDefault="006159C3" w:rsidP="00E12FDA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3"/>
      <w:del w:id="1231" w:author="Assessor GDSXSR" w:date="2026-10-31T00:10:42Z">
        <w:r>
          <w:rPr>
            <w:rFonts w:ascii="Arial" w:hAnsi="Arial" w:cs="Arial"/>
            <w:sz w:val="28"/>
            <w:szCs w:val="28"/>
            <w:u w:val="single"/>
          </w:rPr>
          <w:delText xml:space="preserve">Dessa forma, </w:delText>
        </w:r>
        <w:r>
          <w:rPr>
            <w:rFonts w:ascii="Arial" w:hAnsi="Arial" w:cs="Arial"/>
            <w:sz w:val="28"/>
            <w:szCs w:val="28"/>
            <w:u w:val="single"/>
          </w:rPr>
          <w:delText xml:space="preserve">verifica</w:delText>
        </w:r>
        <w:r>
          <w:rPr>
            <w:rFonts w:ascii="Arial" w:hAnsi="Arial" w:cs="Arial"/>
            <w:sz w:val="28"/>
            <w:szCs w:val="28"/>
            <w:u w:val="single"/>
          </w:rPr>
          <w:delText xml:space="preserve">da</w:delText>
        </w:r>
        <w:r>
          <w:rPr>
            <w:rFonts w:ascii="Arial" w:hAnsi="Arial" w:cs="Arial"/>
            <w:sz w:val="28"/>
            <w:szCs w:val="28"/>
            <w:u w:val="single"/>
          </w:rPr>
          <w:delText xml:space="preserve"> a omissão</w:delText>
        </w:r>
      </w:del>
      <w:ins w:id="1232" w:author="Assessor GDSXSR" w:date="2026-10-31T00:10:42Z">
        <w:r>
          <w:rPr>
            <w:rFonts w:ascii="Arial" w:hAnsi="Arial" w:cs="Arial"/>
            <w:color w:val="808080"/>
            <w:sz w:val="28"/>
            <w:szCs w:val="28"/>
            <w:highlight w:val="yellow"/>
            <w:u w:val="single"/>
          </w:rPr>
          <w:t xml:space="preserve">Assim</w:t>
        </w:r>
      </w:ins>
      <w:r>
        <w:rPr>
          <w:rFonts w:ascii="Arial" w:hAnsi="Arial" w:cs="Arial"/>
          <w:sz w:val="28"/>
          <w:szCs w:val="28"/>
          <w:highlight w:val="yellow"/>
          <w:u w:val="single"/>
          <w:rPrChange w:id="1236" w:author="Assessor GDSXSR" w:date="2026-10-31T00:10:42Z">
            <w:rPr>
              <w:rFonts w:ascii="Arial" w:hAnsi="Arial" w:cs="Arial"/>
              <w:sz w:val="28"/>
              <w:szCs w:val="28"/>
              <w:u w:val="single"/>
            </w:rPr>
          </w:rPrChange>
        </w:rPr>
        <w:t xml:space="preserve">, </w:t>
      </w:r>
      <w:r>
        <w:rPr>
          <w:rFonts w:ascii="Arial" w:hAnsi="Arial" w:cs="Arial"/>
          <w:sz w:val="28"/>
          <w:szCs w:val="28"/>
          <w:highlight w:val="yellow"/>
          <w:u w:val="single"/>
          <w:rPrChange w:id="1237" w:author="Assessor GDSXSR" w:date="2026-10-31T00:10:42Z">
            <w:rPr>
              <w:rFonts w:ascii="Arial" w:hAnsi="Arial" w:cs="Arial"/>
              <w:sz w:val="28"/>
              <w:szCs w:val="28"/>
              <w:u w:val="single"/>
            </w:rPr>
          </w:rPrChange>
        </w:rPr>
        <w:t xml:space="preserve">com a máxima vênia ao d. Juízo de origem, </w:t>
      </w:r>
      <w:del w:id="1233" w:author="Assessor GDSXSR" w:date="2026-10-31T00:10:42Z">
        <w:r>
          <w:rPr>
            <w:rFonts w:ascii="Arial" w:hAnsi="Arial" w:cs="Arial"/>
            <w:sz w:val="28"/>
            <w:szCs w:val="28"/>
            <w:u w:val="single"/>
          </w:rPr>
          <w:delText xml:space="preserve">casso</w:delText>
        </w:r>
      </w:del>
      <w:ins w:id="1234" w:author="Assessor GDSXSR" w:date="2026-10-31T00:10:42Z">
        <w:r>
          <w:rPr>
            <w:rFonts w:ascii="Arial" w:hAnsi="Arial" w:cs="Arial"/>
            <w:color w:val="808080"/>
            <w:sz w:val="28"/>
            <w:szCs w:val="28"/>
            <w:highlight w:val="yellow"/>
            <w:u w:val="single"/>
          </w:rPr>
          <w:t xml:space="preserve">dou provimento ao apelo, nesse ponto, para cassar em parte</w:t>
        </w:r>
      </w:ins>
      <w:r>
        <w:rPr>
          <w:rFonts w:ascii="Arial" w:hAnsi="Arial" w:cs="Arial"/>
          <w:sz w:val="28"/>
          <w:szCs w:val="28"/>
          <w:highlight w:val="yellow"/>
          <w:u w:val="single"/>
          <w:rPrChange w:id="1238" w:author="Assessor GDSXSR" w:date="2026-10-31T00:10:42Z">
            <w:rPr>
              <w:rFonts w:ascii="Arial" w:hAnsi="Arial" w:cs="Arial"/>
              <w:sz w:val="28"/>
              <w:szCs w:val="28"/>
              <w:u w:val="single"/>
            </w:rPr>
          </w:rPrChange>
        </w:rPr>
        <w:t xml:space="preserve"> a r. sentença</w:t>
      </w:r>
      <w:del w:id="1235" w:author="Assessor GDSXSR" w:date="2026-10-31T00:10:42Z">
        <w:r>
          <w:rPr>
            <w:rFonts w:ascii="Arial" w:hAnsi="Arial" w:cs="Arial"/>
            <w:sz w:val="28"/>
            <w:szCs w:val="28"/>
            <w:u w:val="single"/>
          </w:rPr>
          <w:delText xml:space="preserve">, nesse ponto</w:delText>
        </w:r>
      </w:del>
      <w:r>
        <w:rPr>
          <w:rFonts w:ascii="Arial" w:hAnsi="Arial" w:cs="Arial"/>
          <w:sz w:val="28"/>
          <w:szCs w:val="28"/>
          <w:highlight w:val="yellow"/>
          <w:u w:val="single"/>
          <w:rPrChange w:id="1239" w:author="Assessor GDSXSR" w:date="2026-10-31T00:10:42Z">
            <w:rPr>
              <w:rFonts w:ascii="Arial" w:hAnsi="Arial" w:cs="Arial"/>
              <w:sz w:val="28"/>
              <w:szCs w:val="28"/>
            </w:rPr>
          </w:rPrChange>
        </w:rPr>
        <w:t xml:space="preserve">.</w:t>
      </w:r>
    </w:p>
    <w:p w14:paraId="5511224C" w14:textId="77777777" w:rsidR="006159C3" w:rsidRPr="006159C3" w:rsidRDefault="006159C3" w:rsidP="006159C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 w:rsidRPr="006159C3">
        <w:rPr>
          <w:rFonts w:ascii="Arial" w:hAnsi="Arial" w:cs="Arial"/>
          <w:sz w:val="28"/>
          <w:szCs w:val="28"/>
        </w:rPr>
        <w:t> </w:t>
      </w:r>
    </w:p>
    <w:p w14:paraId="0D5DB13A" w14:textId="2EE28A95" w:rsidR="006159C3" w:rsidRPr="006159C3" w:rsidRDefault="006159C3" w:rsidP="00C82216">
      <w:pPr>
        <w:spacing w:after="0" w:line="360" w:lineRule="auto"/>
        <w:ind w:firstLine="2268"/>
        <w:jc w:val="both"/>
        <w:rPr>
          <w:del w:id="1246" w:author="Assessor GDSXSR" w:date="2026-10-31T00:10:42Z"/>
          <w:rFonts w:ascii="Arial" w:hAnsi="Arial" w:cs="Arial"/>
          <w:sz w:val="28"/>
          <w:szCs w:val="28"/>
        </w:rPr>
      </w:pPr>
      <w:del w:id="1240" w:author="Assessor GDSXSR" w:date="2026-10-31T00:10:42Z">
        <w:r w:rsidRPr="006159C3">
          <w:rPr>
            <w:rFonts w:ascii="Arial" w:hAnsi="Arial" w:cs="Arial"/>
            <w:sz w:val="28"/>
            <w:szCs w:val="28"/>
          </w:rPr>
          <w:delText>Não obstante isso,</w:delText>
        </w:r>
      </w:del>
      <w:del w:id="1241" w:author="Assessor GDSXSR" w:date="2026-10-31T00:10:42Z">
        <w:r w:rsidR="00E12FDA">
          <w:rPr>
            <w:rFonts w:ascii="Arial" w:hAnsi="Arial" w:cs="Arial"/>
            <w:sz w:val="28"/>
            <w:szCs w:val="28"/>
          </w:rPr>
          <w:delText xml:space="preserve"> </w:delText>
        </w:r>
      </w:del>
      <w:del w:id="1242" w:author="Assessor GDSXSR" w:date="2026-10-31T00:10:42Z">
        <w:r w:rsidRPr="006159C3">
          <w:rPr>
            <w:rFonts w:ascii="Arial" w:hAnsi="Arial" w:cs="Arial"/>
            <w:sz w:val="28"/>
            <w:szCs w:val="28"/>
          </w:rPr>
          <w:delText xml:space="preserve">reputo que o feito comporta julgamento de mérito no estado em que se encontra, de modo que passo ao exame da </w:delText>
        </w:r>
      </w:del>
      <w:del w:id="1243" w:author="Assessor GDSXSR" w:date="2026-10-31T00:10:42Z">
        <w:r w:rsidR="00C82216">
          <w:rPr>
            <w:rFonts w:ascii="Arial" w:hAnsi="Arial" w:cs="Arial"/>
            <w:sz w:val="28"/>
            <w:szCs w:val="28"/>
          </w:rPr>
          <w:delText xml:space="preserve">possibilidade de inclusão da multa moratória na condenação, </w:delText>
        </w:r>
      </w:del>
      <w:del w:id="1244" w:author="Assessor GDSXSR" w:date="2026-10-31T00:10:42Z">
        <w:r w:rsidRPr="006159C3">
          <w:rPr>
            <w:rFonts w:ascii="Arial" w:hAnsi="Arial" w:cs="Arial"/>
            <w:sz w:val="28"/>
            <w:szCs w:val="28"/>
          </w:rPr>
          <w:delText>à luz do art. 1.013, § 3º, I, do CPC/2015. </w:delText>
        </w:r>
      </w:del>
      <w:commentRangeEnd w:id="3"/>
      <w:del w:id="1245" w:author="Assessor GDSXSR" w:date="2026-10-31T00:10:42Z">
        <w:r w:rsidR="006243DD" w:rsidRPr="006159C3">
          <w:rPr>
            <w:rStyle w:val="Refdecomentrio"/>
            <w:rFonts w:ascii="Arial" w:hAnsi="Arial" w:cs="Arial"/>
            <w:sz w:val="28"/>
            <w:szCs w:val="28"/>
          </w:rPr>
          <w:commentReference w:id="3"/>
        </w:r>
      </w:del>
    </w:p>
    <w:p w14:paraId="5E64BBF6" w14:textId="77777777" w:rsidR="006159C3" w:rsidRPr="006159C3" w:rsidRDefault="006159C3" w:rsidP="006159C3">
      <w:pPr>
        <w:spacing w:after="0" w:line="360" w:lineRule="auto"/>
        <w:ind w:firstLine="2268"/>
        <w:jc w:val="both"/>
        <w:rPr>
          <w:del w:id="1248" w:author="Assessor GDSXSR" w:date="2026-10-31T00:10:42Z"/>
          <w:rFonts w:ascii="Arial" w:hAnsi="Arial" w:cs="Arial"/>
          <w:sz w:val="28"/>
          <w:szCs w:val="28"/>
        </w:rPr>
      </w:pPr>
      <w:del w:id="1247" w:author="Assessor GDSXSR" w:date="2026-10-31T00:10:42Z">
        <w:r w:rsidRPr="006159C3">
          <w:rPr>
            <w:rFonts w:ascii="Arial" w:hAnsi="Arial" w:cs="Arial"/>
            <w:sz w:val="28"/>
            <w:szCs w:val="28"/>
          </w:rPr>
          <w:delText> </w:delText>
        </w:r>
      </w:del>
    </w:p>
    <w:p w14:paraId="12ACD51E" w14:textId="7949505F" w:rsidR="006159C3" w:rsidRPr="00A84135" w:rsidRDefault="006B06B5" w:rsidP="006B06B5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  <w:del w:id="1249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DO</w:delText>
        </w:r>
      </w:del>
      <w:ins w:id="1250" w:author="Assessor GDSXSR" w:date="2026-10-31T00:10:42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DA</w:t>
        </w:r>
      </w:ins>
      <w:r>
        <w:rPr>
          <w:rFonts w:ascii="Arial" w:hAnsi="Arial" w:cs="Arial"/>
          <w:sz w:val="28"/>
          <w:szCs w:val="28"/>
          <w:highlight w:val="yellow"/>
          <w:rPrChange w:id="1258" w:author="Assessor GDSXSR" w:date="2026-10-31T00:10:42Z">
            <w:rPr>
              <w:rFonts w:ascii="Arial" w:hAnsi="Arial" w:cs="Arial"/>
              <w:sz w:val="28"/>
              <w:szCs w:val="28"/>
            </w:rPr>
          </w:rPrChange>
        </w:rPr>
        <w:t xml:space="preserve"> </w:t>
      </w:r>
      <w:del w:id="1251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JULGAMENTO</w:delText>
        </w:r>
      </w:del>
      <w:ins w:id="1252" w:author="Assessor GDSXSR" w:date="2026-10-31T00:10:42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INCLUSÃO</w:t>
        </w:r>
      </w:ins>
      <w:r>
        <w:rPr>
          <w:rFonts w:ascii="Arial" w:hAnsi="Arial" w:cs="Arial"/>
          <w:sz w:val="28"/>
          <w:szCs w:val="28"/>
          <w:highlight w:val="yellow"/>
          <w:rPrChange w:id="1259" w:author="Assessor GDSXSR" w:date="2026-10-31T00:10:42Z">
            <w:rPr>
              <w:rFonts w:ascii="Arial" w:hAnsi="Arial" w:cs="Arial"/>
              <w:sz w:val="28"/>
              <w:szCs w:val="28"/>
            </w:rPr>
          </w:rPrChange>
        </w:rPr>
        <w:t xml:space="preserve"> </w:t>
      </w:r>
      <w:del w:id="1253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SEGUNDO</w:delText>
        </w:r>
      </w:del>
      <w:ins w:id="1254" w:author="Assessor GDSXSR" w:date="2026-10-31T00:10:42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DA</w:t>
        </w:r>
      </w:ins>
      <w:r>
        <w:rPr>
          <w:rFonts w:ascii="Arial" w:hAnsi="Arial" w:cs="Arial"/>
          <w:sz w:val="28"/>
          <w:szCs w:val="28"/>
          <w:highlight w:val="yellow"/>
          <w:rPrChange w:id="1260" w:author="Assessor GDSXSR" w:date="2026-10-31T00:10:42Z">
            <w:rPr>
              <w:rFonts w:ascii="Arial" w:hAnsi="Arial" w:cs="Arial"/>
              <w:sz w:val="28"/>
              <w:szCs w:val="28"/>
            </w:rPr>
          </w:rPrChange>
        </w:rPr>
        <w:t xml:space="preserve"> </w:t>
      </w:r>
      <w:del w:id="1255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A</w:delText>
        </w:r>
      </w:del>
      <w:ins w:id="1256" w:author="Assessor GDSXSR" w:date="2026-10-31T00:10:42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MULTA MORATÓRIA NA CONDENAÇÃO PELA</w:t>
        </w:r>
      </w:ins>
      <w:r>
        <w:rPr>
          <w:rFonts w:ascii="Arial" w:hAnsi="Arial" w:cs="Arial"/>
          <w:sz w:val="28"/>
          <w:szCs w:val="28"/>
          <w:highlight w:val="yellow"/>
          <w:rPrChange w:id="1261" w:author="Assessor GDSXSR" w:date="2026-10-31T00:10:42Z">
            <w:rPr>
              <w:rFonts w:ascii="Arial" w:hAnsi="Arial" w:cs="Arial"/>
              <w:sz w:val="28"/>
              <w:szCs w:val="28"/>
            </w:rPr>
          </w:rPrChange>
        </w:rPr>
        <w:t xml:space="preserve"> TEORIA DA CAUSA MADURA</w:t>
      </w:r>
      <w:del w:id="1257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 (CPC/2015 1.013, § 3º, I)</w:delText>
        </w:r>
      </w:del>
    </w:p>
    <w:p w14:paraId="75AC2235" w14:textId="77777777" w:rsidR="00ED252E" w:rsidRDefault="00ED252E" w:rsidP="006B06B5">
      <w:pPr>
        <w:spacing w:after="0" w:line="360" w:lineRule="auto"/>
        <w:ind w:firstLine="2268"/>
        <w:jc w:val="center"/>
        <w:rPr>
          <w:rFonts w:ascii="Arial" w:hAnsi="Arial" w:cs="Arial"/>
          <w:sz w:val="28"/>
          <w:szCs w:val="28"/>
        </w:rPr>
      </w:pPr>
    </w:p>
    <w:p w14:paraId="6E36C44D" w14:textId="0CF2953C" w:rsidR="00E56CD2" w:rsidRDefault="00190890" w:rsidP="6C633494">
      <w:pPr>
        <w:spacing w:after="0" w:line="360" w:lineRule="auto"/>
        <w:ind w:firstLine="2268"/>
        <w:jc w:val="both"/>
        <w:rPr>
          <w:del w:id="1267" w:author="Assessor GDSXSR" w:date="2026-10-31T00:10:42Z"/>
          <w:rFonts w:ascii="Arial" w:hAnsi="Arial" w:cs="Arial"/>
          <w:sz w:val="28"/>
          <w:szCs w:val="28"/>
        </w:rPr>
      </w:pPr>
      <w:del w:id="1262" w:author="Assessor GDSXSR" w:date="2026-10-31T00:10:42Z">
        <w:r w:rsidRPr="6C633494">
          <w:rPr>
            <w:rFonts w:ascii="Arial" w:hAnsi="Arial" w:cs="Arial"/>
            <w:sz w:val="28"/>
            <w:szCs w:val="28"/>
          </w:rPr>
          <w:delText xml:space="preserve">DA </w:delText>
        </w:r>
      </w:del>
      <w:del w:id="1263" w:author="Assessor GDSXSR" w:date="2026-10-31T00:10:42Z">
        <w:r w:rsidR="006B06B5" w:rsidRPr="6C633494">
          <w:rPr>
            <w:rFonts w:ascii="Arial" w:hAnsi="Arial" w:cs="Arial"/>
            <w:sz w:val="28"/>
            <w:szCs w:val="28"/>
          </w:rPr>
          <w:delText>IN</w:delText>
        </w:r>
      </w:del>
      <w:del w:id="1264" w:author="Assessor GDSXSR" w:date="2026-10-31T00:10:42Z">
        <w:r w:rsidR="403F600A" w:rsidRPr="6C633494">
          <w:rPr>
            <w:rFonts w:ascii="Arial" w:hAnsi="Arial" w:cs="Arial"/>
            <w:sz w:val="28"/>
            <w:szCs w:val="28"/>
          </w:rPr>
          <w:delText>CIDÊNCIA</w:delText>
        </w:r>
      </w:del>
      <w:del w:id="1265" w:author="Assessor GDSXSR" w:date="2026-10-31T00:10:42Z">
        <w:r w:rsidR="006B06B5" w:rsidRPr="6C633494">
          <w:rPr>
            <w:rFonts w:ascii="Arial" w:hAnsi="Arial" w:cs="Arial"/>
            <w:sz w:val="28"/>
            <w:szCs w:val="28"/>
          </w:rPr>
          <w:delText xml:space="preserve"> DA </w:delText>
        </w:r>
      </w:del>
      <w:del w:id="1266" w:author="Assessor GDSXSR" w:date="2026-10-31T00:10:42Z">
        <w:r w:rsidRPr="6C633494">
          <w:rPr>
            <w:rFonts w:ascii="Arial" w:hAnsi="Arial" w:cs="Arial"/>
            <w:sz w:val="28"/>
            <w:szCs w:val="28"/>
          </w:rPr>
          <w:delText>MULTA MORATÓRIA</w:delText>
        </w:r>
      </w:del>
    </w:p>
    <w:p w14:paraId="55BC7434" w14:textId="77777777" w:rsidR="00190890" w:rsidRDefault="00190890" w:rsidP="00D43D0D">
      <w:pPr>
        <w:spacing w:after="0" w:line="360" w:lineRule="auto"/>
        <w:ind w:firstLine="2268"/>
        <w:jc w:val="both"/>
        <w:rPr>
          <w:del w:id="1268" w:author="Assessor GDSXSR" w:date="2026-10-31T00:10:42Z"/>
          <w:rFonts w:ascii="Arial" w:hAnsi="Arial" w:cs="Arial"/>
          <w:sz w:val="28"/>
          <w:szCs w:val="28"/>
        </w:rPr>
      </w:pPr>
    </w:p>
    <w:p w14:paraId="661CC5D3" w14:textId="49F2EABA" w:rsidR="009E1C77" w:rsidRPr="00EB3B98" w:rsidRDefault="00E51C91" w:rsidP="009E1C77">
      <w:pPr>
        <w:spacing w:after="0" w:line="360" w:lineRule="auto"/>
        <w:ind w:firstLine="2268"/>
        <w:jc w:val="both"/>
        <w:rPr>
          <w:ins w:id="1284" w:author="Assessor GDSXSR" w:date="2026-10-31T00:10:42Z"/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ins w:id="1269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autora/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apelante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alega que</w:t>
      </w:r>
      <w:del w:id="1270" w:author="Assessor GDSXSR" w:date="2026-10-31T00:10:42Z">
        <w:r>
          <w:rPr>
            <w:rFonts w:ascii="Arial" w:hAnsi="Arial" w:cs="Arial"/>
            <w:b/>
            <w:bCs/>
            <w:sz w:val="28"/>
            <w:szCs w:val="28"/>
          </w:rPr>
          <w:delText xml:space="preserve"> </w:delText>
        </w:r>
        <w:r>
          <w:rPr>
            <w:rFonts w:ascii="Arial" w:hAnsi="Arial" w:cs="Arial"/>
            <w:sz w:val="28"/>
            <w:szCs w:val="28"/>
          </w:rPr>
          <w:delText xml:space="preserve">a sentença deve ser reformada para incluir</w:delText>
        </w:r>
      </w:del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 </w:t>
      </w:r>
      <w:r>
        <w:rPr>
          <w:rFonts w:ascii="Arial" w:hAnsi="Arial" w:cs="Arial"/>
          <w:sz w:val="28"/>
          <w:szCs w:val="28"/>
        </w:rPr>
        <w:t xml:space="preserve">multa moratória de 2% </w:t>
      </w:r>
      <w:del w:id="1271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sobre</w:delText>
        </w:r>
      </w:del>
      <w:ins w:id="1272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deve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273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as</w:delText>
        </w:r>
      </w:del>
      <w:ins w:id="1274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ser acrescida às</w:t>
        </w:r>
      </w:ins>
      <w:r>
        <w:rPr>
          <w:rFonts w:ascii="Arial" w:hAnsi="Arial" w:cs="Arial"/>
          <w:sz w:val="28"/>
          <w:szCs w:val="28"/>
        </w:rPr>
        <w:t xml:space="preserve"> parcelas vencidas,</w:t>
      </w:r>
      <w:ins w:id="1275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 pois</w:t>
        </w:r>
      </w:ins>
      <w:r>
        <w:rPr>
          <w:rFonts w:ascii="Arial" w:hAnsi="Arial" w:cs="Arial"/>
          <w:sz w:val="28"/>
          <w:szCs w:val="28"/>
        </w:rPr>
        <w:t xml:space="preserve"> prevista no Estatuto da associação e no </w:t>
      </w:r>
      <w:del w:id="1276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art.</w:delText>
        </w:r>
      </w:del>
      <w:ins w:id="1277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CC</w:t>
        </w:r>
      </w:ins>
      <w:r>
        <w:rPr>
          <w:rFonts w:ascii="Arial" w:hAnsi="Arial" w:cs="Arial"/>
          <w:sz w:val="28"/>
          <w:szCs w:val="28"/>
        </w:rPr>
        <w:t xml:space="preserve"> 1.336</w:t>
      </w:r>
      <w:del w:id="1278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,</w:delText>
        </w:r>
      </w:del>
      <w:r>
        <w:rPr>
          <w:rFonts w:ascii="Arial" w:hAnsi="Arial" w:cs="Arial"/>
          <w:sz w:val="28"/>
          <w:szCs w:val="28"/>
        </w:rPr>
        <w:t xml:space="preserve"> § 1º</w:t>
      </w:r>
      <w:del w:id="1279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,</w:delText>
        </w:r>
      </w:del>
      <w:r>
        <w:rPr>
          <w:rFonts w:ascii="Arial" w:hAnsi="Arial" w:cs="Arial"/>
          <w:sz w:val="28"/>
          <w:szCs w:val="28"/>
        </w:rPr>
        <w:t xml:space="preserve"> </w:t>
      </w:r>
      <w:del w:id="1280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do</w:delText>
        </w:r>
      </w:del>
      <w:ins w:id="1281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(ID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282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Código Civil</w:delText>
        </w:r>
      </w:del>
      <w:ins w:id="1283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88498816)</w:t>
        </w:r>
      </w:ins>
      <w:r>
        <w:rPr>
          <w:rFonts w:ascii="Arial" w:hAnsi="Arial" w:cs="Arial"/>
          <w:sz w:val="28"/>
          <w:szCs w:val="28"/>
        </w:rPr>
        <w:t xml:space="preserve">.</w:t>
      </w:r>
    </w:p>
    <w:p>
      <w:pPr>
        <w:spacing w:after="0" w:line="360" w:lineRule="auto"/>
        <w:ind w:firstLine="2268"/>
        <w:jc w:val="both"/>
        <w:rPr>
          <w:ins w:id="1285" w:author="Assessor GDSXSR" w:date="2026-10-31T00:10:42Z"/>
          <w:rFonts w:ascii="Arial" w:hAnsi="Arial" w:cs="Arial"/>
          <w:b/>
          <w:bCs/>
          <w:sz w:val="28"/>
          <w:szCs w:val="28"/>
        </w:rPr>
      </w:pPr>
    </w:p>
    <w:p>
      <w:pPr>
        <w:spacing w:after="0" w:line="360" w:lineRule="auto"/>
        <w:ind w:firstLine="2268"/>
        <w:jc w:val="both"/>
        <w:rPr>
          <w:ins w:id="1287" w:author="Assessor GDSXSR" w:date="2026-10-31T00:10:42Z"/>
          <w:rFonts w:ascii="Arial" w:hAnsi="Arial" w:cs="Arial"/>
          <w:b/>
          <w:bCs/>
          <w:sz w:val="28"/>
          <w:szCs w:val="28"/>
        </w:rPr>
      </w:pPr>
      <w:ins w:id="1286" w:author="Assessor GDSXSR" w:date="2026-10-31T00:10:42Z">
        <w:r>
          <w:rPr>
            <w:rFonts w:ascii="Arial" w:hAnsi="Arial" w:cs="Arial"/>
            <w:b w:val="0"/>
            <w:color w:val="808080"/>
            <w:sz w:val="28"/>
            <w:szCs w:val="28"/>
            <w:highlight w:val="yellow"/>
          </w:rPr>
          <w:t xml:space="preserve">Com razão.</w:t>
        </w:r>
      </w:ins>
    </w:p>
    <w:p>
      <w:pPr>
        <w:spacing w:after="0" w:line="360" w:lineRule="auto"/>
        <w:ind w:firstLine="2268"/>
        <w:jc w:val="both"/>
        <w:rPr>
          <w:ins w:id="1288" w:author="Assessor GDSXSR" w:date="2026-10-31T00:10:42Z"/>
          <w:rFonts w:ascii="Arial" w:hAnsi="Arial" w:cs="Arial"/>
          <w:b/>
          <w:bCs/>
          <w:sz w:val="28"/>
          <w:szCs w:val="28"/>
        </w:rPr>
      </w:pPr>
    </w:p>
    <w:p>
      <w:pPr>
        <w:spacing w:after="0" w:line="360" w:lineRule="auto"/>
        <w:ind w:firstLine="2268"/>
        <w:jc w:val="both"/>
        <w:rPr>
          <w:ins w:id="1290" w:author="Assessor GDSXSR" w:date="2026-10-31T00:10:42Z"/>
          <w:rFonts w:ascii="Arial" w:hAnsi="Arial" w:cs="Arial"/>
          <w:b/>
          <w:bCs/>
          <w:sz w:val="28"/>
          <w:szCs w:val="28"/>
        </w:rPr>
      </w:pPr>
      <w:ins w:id="1289" w:author="Assessor GDSXSR" w:date="2026-10-31T00:10:42Z">
        <w:commentRangeStart w:id="9"/>
        <w:r>
          <w:rPr>
            <w:b w:val="0"/>
            <w:color w:val="808080"/>
            <w:sz w:val="28"/>
          </w:rPr>
          <w:t xml:space="preserve">Cassada a sentença nesse ponto, o tribunal pode julgar desde logo o mérito, ao constatar “a omissão no exame de um dos pedidos” (CPC 1.013 § 3º III).</w:t>
        </w:r>
        <w:commentRangeEnd w:id="9"/>
        <w:r>
          <w:rPr>
            <w:rStyle w:val="CommentReference"/>
            <w:color w:val="808080"/>
          </w:rPr>
          <w:commentReference w:id="9"/>
        </w:r>
      </w:ins>
    </w:p>
    <w:p>
      <w:pPr>
        <w:spacing w:after="0" w:line="360" w:lineRule="auto"/>
        <w:ind w:firstLine="2268"/>
        <w:jc w:val="both"/>
        <w:rPr>
          <w:ins w:id="1291" w:author="Assessor GDSXSR" w:date="2026-10-31T00:10:42Z"/>
          <w:rFonts w:ascii="Arial" w:hAnsi="Arial" w:cs="Arial"/>
          <w:b/>
          <w:bCs/>
          <w:sz w:val="28"/>
          <w:szCs w:val="28"/>
        </w:rPr>
      </w:pPr>
    </w:p>
    <w:p>
      <w:pPr>
        <w:spacing w:after="0" w:line="360" w:lineRule="auto"/>
        <w:ind w:firstLine="2268"/>
        <w:jc w:val="both"/>
        <w:rPr>
          <w:ins w:id="1293" w:author="Assessor GDSXSR" w:date="2026-10-31T00:10:42Z"/>
          <w:rFonts w:ascii="Arial" w:hAnsi="Arial" w:cs="Arial"/>
          <w:b/>
          <w:bCs/>
          <w:sz w:val="28"/>
          <w:szCs w:val="28"/>
        </w:rPr>
      </w:pPr>
      <w:ins w:id="1292" w:author="Assessor GDSXSR" w:date="2026-10-31T00:10:42Z">
        <w:r>
          <w:rPr>
            <w:b w:val="0"/>
            <w:color w:val="808080"/>
            <w:sz w:val="28"/>
          </w:rPr>
          <w:t xml:space="preserve">Dispõe o art. 1.336, § 1º, do CC:</w:t>
        </w:r>
      </w:ins>
    </w:p>
    <w:p>
      <w:pPr>
        <w:spacing w:after="0" w:line="360" w:lineRule="auto"/>
        <w:ind w:firstLine="2268"/>
        <w:jc w:val="both"/>
        <w:rPr>
          <w:ins w:id="1294" w:author="Assessor GDSXSR" w:date="2026-10-31T00:10:42Z"/>
          <w:rFonts w:ascii="Arial" w:hAnsi="Arial" w:cs="Arial"/>
          <w:b/>
          <w:bCs/>
          <w:sz w:val="28"/>
          <w:szCs w:val="28"/>
        </w:rPr>
      </w:pPr>
    </w:p>
    <w:p>
      <w:pPr>
        <w:spacing w:after="0" w:line="360" w:lineRule="auto"/>
        <w:ind w:left="2268" w:firstLine="0"/>
        <w:jc w:val="both"/>
        <w:rPr>
          <w:ins w:id="1296" w:author="Assessor GDSXSR" w:date="2026-10-31T00:10:42Z"/>
          <w:rFonts w:ascii="Arial" w:hAnsi="Arial" w:cs="Arial"/>
          <w:b/>
          <w:bCs/>
          <w:sz w:val="28"/>
          <w:szCs w:val="28"/>
        </w:rPr>
      </w:pPr>
      <w:ins w:id="1295" w:author="Assessor GDSXSR" w:date="2026-10-31T00:10:42Z">
        <w:r>
          <w:rPr>
            <w:b w:val="0"/>
            <w:i/>
            <w:color w:val="808080"/>
            <w:sz w:val="26"/>
          </w:rPr>
          <w:t xml:space="preserve">“Art. 1.336. (...)</w:t>
        </w:r>
      </w:ins>
    </w:p>
    <w:p>
      <w:pPr>
        <w:spacing w:after="0" w:line="360" w:lineRule="auto"/>
        <w:ind w:left="2268" w:firstLine="0"/>
        <w:jc w:val="both"/>
        <w:rPr>
          <w:ins w:id="1298" w:author="Assessor GDSXSR" w:date="2026-10-31T00:10:42Z"/>
          <w:rFonts w:ascii="Arial" w:hAnsi="Arial" w:cs="Arial"/>
          <w:b/>
          <w:bCs/>
          <w:sz w:val="28"/>
          <w:szCs w:val="28"/>
        </w:rPr>
      </w:pPr>
      <w:ins w:id="1297" w:author="Assessor GDSXSR" w:date="2026-10-31T00:10:42Z">
        <w:commentRangeStart w:id="10"/>
        <w:r>
          <w:rPr>
            <w:b w:val="0"/>
            <w:i/>
            <w:color w:val="808080"/>
            <w:sz w:val="26"/>
          </w:rPr>
          <w:t xml:space="preserve">§ 1º O condômino que não pagar a sua contribuição ficará sujeito (...) à multa de até 2% (dois por cento) sobre o débito.” – Grifei</w:t>
        </w:r>
        <w:commentRangeEnd w:id="10"/>
        <w:r>
          <w:rPr>
            <w:rStyle w:val="CommentReference"/>
            <w:color w:val="808080"/>
          </w:rPr>
          <w:commentReference w:id="10"/>
        </w:r>
      </w:ins>
    </w:p>
    <w:p>
      <w:pPr>
        <w:spacing w:after="0" w:line="360" w:lineRule="auto"/>
        <w:ind w:left="2268" w:firstLine="0"/>
        <w:jc w:val="both"/>
        <w:rPr>
          <w:ins w:id="1299" w:author="Assessor GDSXSR" w:date="2026-10-31T00:10:42Z"/>
          <w:rFonts w:ascii="Arial" w:hAnsi="Arial" w:cs="Arial"/>
          <w:b/>
          <w:bCs/>
          <w:sz w:val="28"/>
          <w:szCs w:val="28"/>
        </w:rPr>
      </w:pPr>
    </w:p>
    <w:p>
      <w:pPr>
        <w:spacing w:after="0" w:line="360" w:lineRule="auto"/>
        <w:ind w:left="0" w:firstLine="2268"/>
        <w:jc w:val="both"/>
        <w:rPr>
          <w:ins w:id="1301" w:author="Assessor GDSXSR" w:date="2026-10-31T00:10:42Z"/>
          <w:rFonts w:ascii="Arial" w:hAnsi="Arial" w:cs="Arial"/>
          <w:b/>
          <w:bCs/>
          <w:sz w:val="28"/>
          <w:szCs w:val="28"/>
        </w:rPr>
      </w:pPr>
      <w:ins w:id="1300" w:author="Assessor GDSXSR" w:date="2026-10-31T00:10:42Z">
        <w:r>
          <w:rPr>
            <w:b w:val="0"/>
            <w:i w:val="0"/>
            <w:color w:val="808080"/>
            <w:sz w:val="28"/>
          </w:rPr>
          <w:t xml:space="preserve">No caso, dispõe o art. 39 do Estatuto da associação (ID 88498533):</w:t>
        </w:r>
      </w:ins>
    </w:p>
    <w:p>
      <w:pPr>
        <w:spacing w:after="0" w:line="360" w:lineRule="auto"/>
        <w:ind w:left="0" w:firstLine="2268"/>
        <w:jc w:val="both"/>
        <w:rPr>
          <w:ins w:id="1302" w:author="Assessor GDSXSR" w:date="2026-10-31T00:10:42Z"/>
          <w:rFonts w:ascii="Arial" w:hAnsi="Arial" w:cs="Arial"/>
          <w:b/>
          <w:bCs/>
          <w:sz w:val="28"/>
          <w:szCs w:val="28"/>
        </w:rPr>
      </w:pPr>
    </w:p>
    <w:p>
      <w:pPr>
        <w:spacing w:after="0" w:line="360" w:lineRule="auto"/>
        <w:ind w:left="2268" w:firstLine="1134"/>
        <w:jc w:val="both"/>
        <w:rPr>
          <w:rFonts w:ascii="Arial" w:hAnsi="Arial" w:cs="Arial"/>
          <w:b/>
          <w:bCs/>
          <w:sz w:val="28"/>
          <w:szCs w:val="28"/>
        </w:rPr>
      </w:pPr>
      <w:ins w:id="1303" w:author="Assessor GDSXSR" w:date="2026-10-31T00:10:42Z">
        <w:r>
          <w:rPr>
            <w:b w:val="0"/>
            <w:i/>
            <w:color w:val="808080"/>
            <w:sz w:val="26"/>
          </w:rPr>
          <w:t xml:space="preserve">“Art.39º - (...) Os associados em atraso com o pagamento das respectivas contribuições pagarão juros de mora de 1% (um por cento) ao mês, (...) e ficarão sujeitos à multa de 2% (dois por cento) (...).” – Grifei</w:t>
        </w:r>
      </w:ins>
    </w:p>
    <w:p w14:paraId="671051FC" w14:textId="77777777" w:rsidR="009E1C77" w:rsidRDefault="009E1C77" w:rsidP="00EC03E0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1D337C21" w14:textId="164374B4" w:rsidR="00EC03E0" w:rsidRPr="00EC03E0" w:rsidRDefault="008156B7" w:rsidP="00EC03E0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del w:id="1304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Com efeito</w:delText>
        </w:r>
      </w:del>
      <w:ins w:id="1305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Assim</w:t>
        </w:r>
      </w:ins>
      <w:r>
        <w:rPr>
          <w:rFonts w:ascii="Arial" w:hAnsi="Arial" w:cs="Arial"/>
          <w:sz w:val="28"/>
          <w:szCs w:val="28"/>
        </w:rPr>
        <w:t xml:space="preserve">, a</w:t>
      </w:r>
      <w:r>
        <w:rPr>
          <w:rFonts w:ascii="Arial" w:hAnsi="Arial" w:cs="Arial"/>
          <w:sz w:val="28"/>
          <w:szCs w:val="28"/>
        </w:rPr>
        <w:t xml:space="preserve"> multa de 2% </w:t>
      </w:r>
      <w:del w:id="1306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decorrente do atraso no pagamento </w:delText>
        </w:r>
      </w:del>
      <w:r>
        <w:rPr>
          <w:rFonts w:ascii="Arial" w:hAnsi="Arial" w:cs="Arial"/>
          <w:sz w:val="28"/>
          <w:szCs w:val="28"/>
        </w:rPr>
        <w:t xml:space="preserve">deve ser acrescida </w:t>
      </w:r>
      <w:del w:id="1307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ao valor </w:delText>
        </w:r>
        <w:r>
          <w:rPr>
            <w:rFonts w:ascii="Arial" w:hAnsi="Arial" w:cs="Arial"/>
            <w:sz w:val="28"/>
            <w:szCs w:val="28"/>
          </w:rPr>
          <w:delText xml:space="preserve">das</w:delText>
        </w:r>
      </w:del>
      <w:ins w:id="1308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às</w:t>
        </w:r>
      </w:ins>
      <w:r>
        <w:rPr>
          <w:rFonts w:ascii="Arial" w:hAnsi="Arial" w:cs="Arial"/>
          <w:sz w:val="28"/>
          <w:szCs w:val="28"/>
        </w:rPr>
        <w:t xml:space="preserve"> parcelas vencidas</w:t>
      </w:r>
      <w:del w:id="1309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, uma vez que se encontra expressamente prevista no art</w:delText>
        </w:r>
      </w:del>
      <w:r>
        <w:rPr>
          <w:rFonts w:ascii="Arial" w:hAnsi="Arial" w:cs="Arial"/>
          <w:sz w:val="28"/>
          <w:szCs w:val="28"/>
        </w:rPr>
        <w:t xml:space="preserve">.</w:t>
      </w:r>
      <w:del w:id="1310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 1.336, §1º, do Código Civil</w:delText>
        </w:r>
        <w:r>
          <w:rPr>
            <w:rFonts w:ascii="Arial" w:hAnsi="Arial" w:cs="Arial"/>
            <w:sz w:val="28"/>
            <w:szCs w:val="28"/>
          </w:rPr>
          <w:delText xml:space="preserve">,</w:delText>
        </w:r>
        <w:r>
          <w:rPr>
            <w:rFonts w:ascii="Arial" w:hAnsi="Arial" w:cs="Arial"/>
            <w:sz w:val="28"/>
            <w:szCs w:val="28"/>
          </w:rPr>
          <w:delText xml:space="preserve"> e no art. </w:delText>
        </w:r>
        <w:r>
          <w:rPr>
            <w:rFonts w:ascii="Arial" w:hAnsi="Arial" w:cs="Arial"/>
            <w:sz w:val="28"/>
            <w:szCs w:val="28"/>
          </w:rPr>
          <w:delText xml:space="preserve">39</w:delText>
        </w:r>
        <w:r>
          <w:rPr>
            <w:rFonts w:ascii="Arial" w:hAnsi="Arial" w:cs="Arial"/>
            <w:sz w:val="28"/>
            <w:szCs w:val="28"/>
          </w:rPr>
          <w:delText xml:space="preserve"> do Estatuto Social da </w:delText>
        </w:r>
        <w:r>
          <w:rPr>
            <w:rFonts w:ascii="Arial" w:hAnsi="Arial" w:cs="Arial"/>
            <w:sz w:val="28"/>
            <w:szCs w:val="28"/>
          </w:rPr>
          <w:delText xml:space="preserve">A</w:delText>
        </w:r>
        <w:r>
          <w:rPr>
            <w:rFonts w:ascii="Arial" w:hAnsi="Arial" w:cs="Arial"/>
            <w:sz w:val="28"/>
            <w:szCs w:val="28"/>
          </w:rPr>
          <w:delText xml:space="preserve">ssociação.</w:delText>
        </w:r>
      </w:del>
    </w:p>
    <w:p w14:paraId="1D7F3D1C" w14:textId="77777777" w:rsidR="00EC03E0" w:rsidRDefault="00EC03E0" w:rsidP="00D43D0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03EE5954" w14:textId="0EEBC1A1" w:rsidR="00190890" w:rsidRDefault="00623D87" w:rsidP="00D43D0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Nesse sentido:</w:t>
      </w:r>
    </w:p>
    <w:p w14:paraId="29135F45" w14:textId="77777777" w:rsidR="001D7639" w:rsidRPr="00623D87" w:rsidRDefault="001D7639" w:rsidP="00786D40">
      <w:pPr>
        <w:spacing w:before="120" w:after="0" w:line="360" w:lineRule="auto"/>
        <w:ind w:left="2268"/>
        <w:jc w:val="both"/>
        <w:rPr>
          <w:rFonts w:ascii="Arial" w:hAnsi="Arial" w:cs="Arial"/>
          <w:i/>
          <w:iCs/>
          <w:sz w:val="26"/>
          <w:szCs w:val="26"/>
        </w:rPr>
      </w:pPr>
    </w:p>
    <w:p w14:paraId="3C84B058" w14:textId="0A21F5BC" w:rsidR="001D7639" w:rsidRPr="00623D87" w:rsidRDefault="00623D87" w:rsidP="00786D40">
      <w:pPr>
        <w:spacing w:before="120" w:after="0" w:line="360" w:lineRule="auto"/>
        <w:ind w:left="2268"/>
        <w:jc w:val="both"/>
        <w:rPr>
          <w:del w:id="1316" w:author="Assessor GDSXSR" w:date="2026-10-31T00:10:42Z"/>
          <w:rFonts w:ascii="Arial" w:hAnsi="Arial" w:cs="Arial"/>
          <w:i/>
          <w:iCs/>
          <w:sz w:val="26"/>
          <w:szCs w:val="26"/>
        </w:rPr>
      </w:pPr>
      <w:del w:id="1314" w:author="Assessor GDSXSR" w:date="2026-10-31T00:10:42Z">
        <w:r w:rsidRPr="00623D87">
          <w:rPr>
            <w:rFonts w:ascii="Arial" w:hAnsi="Arial" w:cs="Arial"/>
            <w:i/>
            <w:iCs/>
            <w:sz w:val="26"/>
            <w:szCs w:val="26"/>
          </w:rPr>
          <w:delText>“</w:delText>
        </w:r>
      </w:del>
      <w:del w:id="1315" w:author="Assessor GDSXSR" w:date="2026-10-31T00:10:42Z">
        <w:r w:rsidR="001D7639" w:rsidRPr="00623D87">
          <w:rPr>
            <w:rFonts w:ascii="Arial" w:hAnsi="Arial" w:cs="Arial"/>
            <w:i/>
            <w:iCs/>
            <w:sz w:val="26"/>
            <w:szCs w:val="26"/>
          </w:rPr>
          <w:delText>DIREITO CIVIL. APELAÇÃO CÍVEL. ASSOCIAÇÃO DE MORADORES. COBRANÇA DE TAXAS CONDOMINIAIS E MULTAS. LEGITIMIDADE DA COBRANÇA. FRACIONAMENTO DE LOTES. ÔNUS DA PROVA. GRATUIDADE DE JUSTIÇA. HONORÁRIOS ADVOCATÍCIOS CONVENCIONAIS. MULTA MORATÓRIA. APELAÇÃO PARCIALMENTE PROVIDA.</w:delText>
        </w:r>
      </w:del>
    </w:p>
    <w:p w14:paraId="496E063F" w14:textId="77777777" w:rsidR="001D7639" w:rsidRPr="00623D87" w:rsidRDefault="001D7639" w:rsidP="00786D40">
      <w:pPr>
        <w:spacing w:before="120" w:after="0" w:line="360" w:lineRule="auto"/>
        <w:ind w:left="2268"/>
        <w:jc w:val="both"/>
        <w:rPr>
          <w:del w:id="1318" w:author="Assessor GDSXSR" w:date="2026-10-31T00:10:42Z"/>
          <w:rFonts w:ascii="Arial" w:hAnsi="Arial" w:cs="Arial"/>
          <w:i/>
          <w:iCs/>
          <w:sz w:val="26"/>
          <w:szCs w:val="26"/>
        </w:rPr>
      </w:pPr>
      <w:del w:id="1317" w:author="Assessor GDSXSR" w:date="2026-10-31T00:10:42Z">
        <w:r w:rsidRPr="00623D87">
          <w:rPr>
            <w:rFonts w:ascii="Arial" w:hAnsi="Arial" w:cs="Arial"/>
            <w:i/>
            <w:iCs/>
            <w:sz w:val="26"/>
            <w:szCs w:val="26"/>
          </w:rPr>
          <w:delText>I. CASO EM EXAME</w:delText>
        </w:r>
      </w:del>
    </w:p>
    <w:p w14:paraId="1CF27668" w14:textId="77777777" w:rsidR="001D7639" w:rsidRPr="00623D87" w:rsidRDefault="001D7639" w:rsidP="00786D40">
      <w:pPr>
        <w:spacing w:before="120" w:after="0" w:line="360" w:lineRule="auto"/>
        <w:ind w:left="2268"/>
        <w:jc w:val="both"/>
        <w:rPr>
          <w:del w:id="1320" w:author="Assessor GDSXSR" w:date="2026-10-31T00:10:42Z"/>
          <w:rFonts w:ascii="Arial" w:hAnsi="Arial" w:cs="Arial"/>
          <w:i/>
          <w:iCs/>
          <w:sz w:val="26"/>
          <w:szCs w:val="26"/>
        </w:rPr>
      </w:pPr>
      <w:del w:id="1319" w:author="Assessor GDSXSR" w:date="2026-10-31T00:10:42Z">
        <w:r w:rsidRPr="00623D87">
          <w:rPr>
            <w:rFonts w:ascii="Arial" w:hAnsi="Arial" w:cs="Arial"/>
            <w:i/>
            <w:iCs/>
            <w:sz w:val="26"/>
            <w:szCs w:val="26"/>
          </w:rPr>
          <w:delText>1. Apelação interposta por associação de moradores contra sentença que julgou parcialmente procedente ação de cobrança ajuizada para exigir taxas ordinárias, extraordinárias, multas por descumprimento do estatuto e honorários contratuais, relativos à unidade imobiliária 28/B, alegadamente fracionada de lote originário. A sentença reconheceu a gratuidade de justiça da apelada, afastou a cobrança de multas por ausência de notificação válida, reconheceu a inexistência de prova do fracionamento e afastou os honorários contratuais.</w:delText>
        </w:r>
      </w:del>
    </w:p>
    <w:p w14:paraId="1CB52D41" w14:textId="77777777" w:rsidR="001D7639" w:rsidRPr="00623D87" w:rsidRDefault="001D7639" w:rsidP="00786D40">
      <w:pPr>
        <w:spacing w:before="120" w:after="0" w:line="360" w:lineRule="auto"/>
        <w:ind w:left="2268"/>
        <w:jc w:val="both"/>
        <w:rPr>
          <w:del w:id="1322" w:author="Assessor GDSXSR" w:date="2026-10-31T00:10:42Z"/>
          <w:rFonts w:ascii="Arial" w:hAnsi="Arial" w:cs="Arial"/>
          <w:i/>
          <w:iCs/>
          <w:sz w:val="26"/>
          <w:szCs w:val="26"/>
        </w:rPr>
      </w:pPr>
      <w:del w:id="1321" w:author="Assessor GDSXSR" w:date="2026-10-31T00:10:42Z">
        <w:r w:rsidRPr="00623D87">
          <w:rPr>
            <w:rFonts w:ascii="Arial" w:hAnsi="Arial" w:cs="Arial"/>
            <w:i/>
            <w:iCs/>
            <w:sz w:val="26"/>
            <w:szCs w:val="26"/>
          </w:rPr>
          <w:delText>II. QUESTÃO EM DISCUSSÃO</w:delText>
        </w:r>
      </w:del>
    </w:p>
    <w:p w14:paraId="6D95D64D" w14:textId="77777777" w:rsidR="001D7639" w:rsidRPr="00623D87" w:rsidRDefault="001D7639" w:rsidP="00786D40">
      <w:pPr>
        <w:spacing w:before="120" w:after="0" w:line="360" w:lineRule="auto"/>
        <w:ind w:left="2268"/>
        <w:jc w:val="both"/>
        <w:rPr>
          <w:del w:id="1324" w:author="Assessor GDSXSR" w:date="2026-10-31T00:10:42Z"/>
          <w:rFonts w:ascii="Arial" w:hAnsi="Arial" w:cs="Arial"/>
          <w:i/>
          <w:iCs/>
          <w:sz w:val="26"/>
          <w:szCs w:val="26"/>
        </w:rPr>
      </w:pPr>
      <w:del w:id="1323" w:author="Assessor GDSXSR" w:date="2026-10-31T00:10:42Z">
        <w:r w:rsidRPr="00623D87">
          <w:rPr>
            <w:rFonts w:ascii="Arial" w:hAnsi="Arial" w:cs="Arial"/>
            <w:i/>
            <w:iCs/>
            <w:sz w:val="26"/>
            <w:szCs w:val="26"/>
          </w:rPr>
          <w:lastRenderedPageBreak/>
          <w:delText>2. Há quatro questões em discussão: (i) verificar se há conexão entre os processos em trâmite para eventual reunião; (ii) definir se a gratuidade de justiça concedida à apelada deve ser mantida; (iii) estabelecer se há comprovação do fracionamento do lote para fins de cobrança individualizada; (iv) determinar a validade das multas aplicadas e a incidência de honorários contratuais e multa moratória.</w:delText>
        </w:r>
      </w:del>
    </w:p>
    <w:p w14:paraId="284B30F3" w14:textId="77777777" w:rsidR="001D7639" w:rsidRPr="00623D87" w:rsidRDefault="001D7639" w:rsidP="00786D40">
      <w:pPr>
        <w:spacing w:before="120" w:after="0" w:line="360" w:lineRule="auto"/>
        <w:ind w:left="2268"/>
        <w:jc w:val="both"/>
        <w:rPr>
          <w:del w:id="1326" w:author="Assessor GDSXSR" w:date="2026-10-31T00:10:42Z"/>
          <w:rFonts w:ascii="Arial" w:hAnsi="Arial" w:cs="Arial"/>
          <w:i/>
          <w:iCs/>
          <w:sz w:val="26"/>
          <w:szCs w:val="26"/>
        </w:rPr>
      </w:pPr>
      <w:del w:id="1325" w:author="Assessor GDSXSR" w:date="2026-10-31T00:10:42Z">
        <w:r w:rsidRPr="00623D87">
          <w:rPr>
            <w:rFonts w:ascii="Arial" w:hAnsi="Arial" w:cs="Arial"/>
            <w:i/>
            <w:iCs/>
            <w:sz w:val="26"/>
            <w:szCs w:val="26"/>
          </w:rPr>
          <w:delText>III. RAZÕES DE DECIDIR</w:delText>
        </w:r>
      </w:del>
    </w:p>
    <w:p w14:paraId="4A70A530" w14:textId="1DDD1611" w:rsidR="001D7639" w:rsidRPr="00623D87" w:rsidRDefault="00DD4D41" w:rsidP="00786D40">
      <w:pPr>
        <w:spacing w:before="120" w:after="0" w:line="360" w:lineRule="auto"/>
        <w:ind w:left="2268"/>
        <w:jc w:val="both"/>
        <w:rPr>
          <w:del w:id="1328" w:author="Assessor GDSXSR" w:date="2026-10-31T00:10:42Z"/>
          <w:rFonts w:ascii="Arial" w:hAnsi="Arial" w:cs="Arial"/>
          <w:i/>
          <w:iCs/>
          <w:sz w:val="26"/>
          <w:szCs w:val="26"/>
        </w:rPr>
      </w:pPr>
      <w:del w:id="1327" w:author="Assessor GDSXSR" w:date="2026-10-31T00:10:42Z">
        <w:r w:rsidRPr="00623D87">
          <w:rPr>
            <w:rFonts w:ascii="Arial" w:hAnsi="Arial" w:cs="Arial"/>
            <w:i/>
            <w:iCs/>
            <w:sz w:val="26"/>
            <w:szCs w:val="26"/>
          </w:rPr>
          <w:delText>(...)</w:delText>
        </w:r>
      </w:del>
    </w:p>
    <w:p w14:paraId="5E7DF768" w14:textId="77777777" w:rsidR="001D7639" w:rsidRPr="00A1698F" w:rsidRDefault="001D7639" w:rsidP="00786D40">
      <w:pPr>
        <w:spacing w:before="120" w:after="0" w:line="360" w:lineRule="auto"/>
        <w:ind w:left="2268" w:firstLine="0"/>
        <w:jc w:val="both"/>
        <w:rPr>
          <w:ins w:id="1347" w:author="Assessor GDSXSR" w:date="2026-10-31T00:10:42Z"/>
          <w:rFonts w:ascii="Arial" w:hAnsi="Arial" w:cs="Arial"/>
          <w:b/>
          <w:bCs/>
          <w:i/>
          <w:iCs/>
          <w:sz w:val="26"/>
          <w:szCs w:val="26"/>
          <w:u w:val="single"/>
        </w:rPr>
        <w:pPrChange w:id="1313" w:author="Assessor GDSXSR" w:date="2026-10-31T00:10:42Z">
          <w:pPr>
            <w:spacing w:before="120" w:after="0" w:line="360" w:lineRule="auto"/>
            <w:ind w:left="2268"/>
            <w:jc w:val="both"/>
          </w:pPr>
        </w:pPrChange>
      </w:pPr>
      <w:ins w:id="1311" w:author="Assessor GDSXSR" w:date="2026-10-31T00:10:42Z">
        <w:r>
          <w:rPr>
            <w:rFonts w:ascii="Arial" w:hAnsi="Arial" w:cs="Arial"/>
            <w:b w:val="0"/>
            <w:i/>
            <w:iCs/>
            <w:color w:val="808080"/>
            <w:sz w:val="26"/>
            <w:szCs w:val="26"/>
            <w:u w:val="none"/>
          </w:rPr>
          <w:t xml:space="preserve">“(...) </w:t>
        </w:r>
      </w:ins>
      <w:commentRangeStart w:id="11"/>
      <w:r>
        <w:rPr>
          <w:rFonts w:ascii="Arial" w:hAnsi="Arial" w:cs="Arial"/>
          <w:i/>
          <w:iCs/>
          <w:sz w:val="26"/>
          <w:szCs w:val="26"/>
        </w:rPr>
        <w:t xml:space="preserve">8.</w:t>
      </w:r>
      <w:r>
        <w:rPr>
          <w:rFonts w:ascii="Arial" w:hAnsi="Arial" w:cs="Arial"/>
          <w:b/>
          <w:bCs/>
          <w:i/>
          <w:iCs/>
          <w:sz w:val="26"/>
          <w:szCs w:val="26"/>
        </w:rPr>
        <w:t xml:space="preserve"> </w:t>
      </w:r>
      <w:r>
        <w:rPr>
          <w:rFonts w:ascii="Arial" w:hAnsi="Arial" w:cs="Arial"/>
          <w:b/>
          <w:bCs/>
          <w:i/>
          <w:iCs/>
          <w:sz w:val="26"/>
          <w:szCs w:val="26"/>
          <w:u w:val="single"/>
        </w:rPr>
        <w:t xml:space="preserve">A multa moratória de 2% sobre os débitos é devida, por estar prevista no art. 1.336, §1º, do Código Civil e no art. 48 do Estatuto Social da associação, devendo integrar o valor da condenação.</w:t>
      </w:r>
      <w:commentRangeEnd w:id="11"/>
      <w:r>
        <w:rPr>
          <w:rStyle w:val="CommentReference"/>
        </w:rPr>
        <w:commentReference w:id="11"/>
      </w:r>
      <w:ins w:id="1312" w:author="Assessor GDSXSR" w:date="2026-10-31T00:10:42Z">
        <w:r>
          <w:rPr>
            <w:rFonts w:ascii="Arial" w:hAnsi="Arial" w:cs="Arial"/>
            <w:b w:val="0"/>
            <w:bCs/>
            <w:i/>
            <w:iCs/>
            <w:color w:val="808080"/>
            <w:sz w:val="26"/>
            <w:szCs w:val="26"/>
            <w:u w:val="none"/>
          </w:rPr>
          <w:t xml:space="preserve">” (Acórdão 2076426, 0702669-79.2025.8.07.0020, Relator(a): AISTON HENRIQUE DE SOUSA, 4ª TURMA CÍVEL, data de julgamento: 04/12/2025, publicado no DJe: 27/01/2026.) – Grifei</w:t>
        </w:r>
      </w:ins>
    </w:p>
    <w:p>
      <w:pPr>
        <w:spacing w:before="120" w:after="0" w:line="360" w:lineRule="auto"/>
        <w:ind w:left="2268" w:firstLine="0"/>
        <w:jc w:val="both"/>
        <w:rPr>
          <w:ins w:id="1348" w:author="Assessor GDSXSR" w:date="2026-10-31T00:10:42Z"/>
          <w:rFonts w:ascii="Arial" w:hAnsi="Arial" w:cs="Arial"/>
          <w:b/>
          <w:bCs/>
          <w:i/>
          <w:iCs/>
          <w:sz w:val="26"/>
          <w:szCs w:val="26"/>
          <w:u w:val="single"/>
        </w:rPr>
      </w:pPr>
    </w:p>
    <w:p>
      <w:pPr>
        <w:spacing w:before="120" w:after="0" w:line="360" w:lineRule="auto"/>
        <w:ind w:left="0" w:firstLine="2268"/>
        <w:jc w:val="both"/>
        <w:rPr>
          <w:ins w:id="1350" w:author="Assessor GDSXSR" w:date="2026-10-31T00:10:42Z"/>
          <w:rFonts w:ascii="Arial" w:hAnsi="Arial" w:cs="Arial"/>
          <w:b/>
          <w:bCs/>
          <w:i/>
          <w:iCs/>
          <w:sz w:val="26"/>
          <w:szCs w:val="26"/>
          <w:u w:val="single"/>
        </w:rPr>
      </w:pPr>
      <w:ins w:id="1349" w:author="Assessor GDSXSR" w:date="2026-10-31T00:10:42Z">
        <w:r>
          <w:rPr>
            <w:rFonts w:ascii="Arial" w:hAnsi="Arial" w:cs="Arial"/>
            <w:b w:val="0"/>
            <w:bCs/>
            <w:i w:val="0"/>
            <w:iCs/>
            <w:color w:val="808080"/>
            <w:sz w:val="28"/>
            <w:szCs w:val="26"/>
            <w:highlight w:val="yellow"/>
            <w:u w:val="single"/>
          </w:rPr>
          <w:t xml:space="preserve">Assim, dou provimento ao apelo, nesse ponto, para incluir na condenação a multa moratória de 2% sobre as parcelas vencidas.</w:t>
        </w:r>
      </w:ins>
    </w:p>
    <w:p>
      <w:pPr>
        <w:spacing w:before="120" w:after="0" w:line="360" w:lineRule="auto"/>
        <w:ind w:left="0" w:firstLine="2268"/>
        <w:jc w:val="both"/>
        <w:rPr>
          <w:ins w:id="1351" w:author="Assessor GDSXSR" w:date="2026-10-31T00:10:42Z"/>
          <w:rFonts w:ascii="Arial" w:hAnsi="Arial" w:cs="Arial"/>
          <w:b/>
          <w:bCs/>
          <w:i/>
          <w:iCs/>
          <w:sz w:val="26"/>
          <w:szCs w:val="26"/>
          <w:u w:val="single"/>
        </w:rPr>
      </w:pPr>
    </w:p>
    <w:p>
      <w:pPr>
        <w:spacing w:before="120" w:after="0" w:line="360" w:lineRule="auto"/>
        <w:ind w:left="0" w:firstLine="0"/>
        <w:jc w:val="center"/>
        <w:rPr>
          <w:ins w:id="1353" w:author="Assessor GDSXSR" w:date="2026-10-31T00:10:42Z"/>
          <w:rFonts w:ascii="Arial" w:hAnsi="Arial" w:cs="Arial"/>
          <w:b/>
          <w:bCs/>
          <w:i/>
          <w:iCs/>
          <w:sz w:val="26"/>
          <w:szCs w:val="26"/>
          <w:u w:val="single"/>
        </w:rPr>
      </w:pPr>
      <w:ins w:id="1352" w:author="Assessor GDSXSR" w:date="2026-10-31T00:10:42Z">
        <w:r>
          <w:rPr>
            <w:b w:val="0"/>
            <w:i w:val="0"/>
            <w:color w:val="808080"/>
            <w:sz w:val="28"/>
            <w:highlight w:val="yellow"/>
            <w:u w:val="none"/>
          </w:rPr>
          <w:t xml:space="preserve">DA INEXISTÊNCIA DE OMISSÃO QUANTO AOS ENCARGOS SOBRE AS PARCELAS VINCENDAS</w:t>
        </w:r>
      </w:ins>
    </w:p>
    <w:p>
      <w:pPr>
        <w:spacing w:before="120" w:after="0" w:line="360" w:lineRule="auto"/>
        <w:ind w:left="0" w:firstLine="0"/>
        <w:jc w:val="center"/>
        <w:rPr>
          <w:ins w:id="1354" w:author="Assessor GDSXSR" w:date="2026-10-31T00:10:42Z"/>
          <w:rFonts w:ascii="Arial" w:hAnsi="Arial" w:cs="Arial"/>
          <w:b/>
          <w:bCs/>
          <w:i/>
          <w:iCs/>
          <w:sz w:val="26"/>
          <w:szCs w:val="26"/>
          <w:u w:val="single"/>
        </w:rPr>
      </w:pPr>
    </w:p>
    <w:p>
      <w:pPr>
        <w:spacing w:before="120" w:after="0" w:line="360" w:lineRule="auto"/>
        <w:ind w:left="0" w:firstLine="2268"/>
        <w:jc w:val="both"/>
        <w:rPr>
          <w:ins w:id="1356" w:author="Assessor GDSXSR" w:date="2026-10-31T00:10:42Z"/>
          <w:rFonts w:ascii="Arial" w:hAnsi="Arial" w:cs="Arial"/>
          <w:b/>
          <w:bCs/>
          <w:i/>
          <w:iCs/>
          <w:sz w:val="26"/>
          <w:szCs w:val="26"/>
          <w:u w:val="single"/>
        </w:rPr>
      </w:pPr>
      <w:ins w:id="1355" w:author="Assessor GDSXSR" w:date="2026-10-31T00:10:42Z">
        <w:r>
          <w:rPr>
            <w:b w:val="0"/>
            <w:i w:val="0"/>
            <w:color w:val="808080"/>
            <w:sz w:val="28"/>
            <w:u w:val="none"/>
          </w:rPr>
          <w:t xml:space="preserve">A autora/apelante alega que a sentença foi omissa ao não definir os encargos incidentes sobre as parcelas vincendas (ID 88498816).</w:t>
        </w:r>
      </w:ins>
    </w:p>
    <w:p>
      <w:pPr>
        <w:spacing w:before="120" w:after="0" w:line="360" w:lineRule="auto"/>
        <w:ind w:left="0" w:firstLine="2268"/>
        <w:jc w:val="both"/>
        <w:rPr>
          <w:ins w:id="1357" w:author="Assessor GDSXSR" w:date="2026-10-31T00:10:42Z"/>
          <w:rFonts w:ascii="Arial" w:hAnsi="Arial" w:cs="Arial"/>
          <w:b/>
          <w:bCs/>
          <w:i/>
          <w:iCs/>
          <w:sz w:val="26"/>
          <w:szCs w:val="26"/>
          <w:u w:val="single"/>
        </w:rPr>
      </w:pPr>
    </w:p>
    <w:p>
      <w:pPr>
        <w:spacing w:before="120" w:after="0" w:line="360" w:lineRule="auto"/>
        <w:ind w:left="0" w:firstLine="2268"/>
        <w:jc w:val="both"/>
        <w:rPr>
          <w:ins w:id="1359" w:author="Assessor GDSXSR" w:date="2026-10-31T00:10:42Z"/>
          <w:rFonts w:ascii="Arial" w:hAnsi="Arial" w:cs="Arial"/>
          <w:b/>
          <w:bCs/>
          <w:i/>
          <w:iCs/>
          <w:sz w:val="26"/>
          <w:szCs w:val="26"/>
          <w:u w:val="single"/>
        </w:rPr>
      </w:pPr>
      <w:ins w:id="1358" w:author="Assessor GDSXSR" w:date="2026-10-31T00:10:42Z">
        <w:r>
          <w:rPr>
            <w:b w:val="0"/>
            <w:color w:val="808080"/>
            <w:sz w:val="28"/>
            <w:highlight w:val="yellow"/>
            <w:u w:val="none"/>
          </w:rPr>
          <w:t xml:space="preserve">Sem razão.</w:t>
        </w:r>
      </w:ins>
    </w:p>
    <w:p>
      <w:pPr>
        <w:spacing w:before="120" w:after="0" w:line="360" w:lineRule="auto"/>
        <w:ind w:left="0" w:firstLine="2268"/>
        <w:jc w:val="both"/>
        <w:rPr>
          <w:ins w:id="1360" w:author="Assessor GDSXSR" w:date="2026-10-31T00:10:42Z"/>
          <w:rFonts w:ascii="Arial" w:hAnsi="Arial" w:cs="Arial"/>
          <w:b/>
          <w:bCs/>
          <w:i/>
          <w:iCs/>
          <w:sz w:val="26"/>
          <w:szCs w:val="26"/>
          <w:u w:val="single"/>
        </w:rPr>
      </w:pPr>
    </w:p>
    <w:p>
      <w:pPr>
        <w:spacing w:before="120" w:after="0" w:line="360" w:lineRule="auto"/>
        <w:ind w:left="0" w:firstLine="2268"/>
        <w:jc w:val="both"/>
        <w:rPr>
          <w:ins w:id="1362" w:author="Assessor GDSXSR" w:date="2026-10-31T00:10:42Z"/>
          <w:rFonts w:ascii="Arial" w:hAnsi="Arial" w:cs="Arial"/>
          <w:b/>
          <w:bCs/>
          <w:i/>
          <w:iCs/>
          <w:sz w:val="26"/>
          <w:szCs w:val="26"/>
          <w:u w:val="single"/>
        </w:rPr>
      </w:pPr>
      <w:ins w:id="1361" w:author="Assessor GDSXSR" w:date="2026-10-31T00:10:42Z">
        <w:r>
          <w:rPr>
            <w:b w:val="0"/>
            <w:color w:val="808080"/>
            <w:sz w:val="28"/>
          </w:rPr>
          <w:t xml:space="preserve">A sentença fixou juros de mora desde o vencimento de cada parcela, inclusive das vincendas (ID 88498558):</w:t>
        </w:r>
      </w:ins>
    </w:p>
    <w:p>
      <w:pPr>
        <w:spacing w:before="120" w:after="0" w:line="360" w:lineRule="auto"/>
        <w:ind w:left="0" w:firstLine="2268"/>
        <w:jc w:val="both"/>
        <w:rPr>
          <w:ins w:id="1363" w:author="Assessor GDSXSR" w:date="2026-10-31T00:10:42Z"/>
          <w:rFonts w:ascii="Arial" w:hAnsi="Arial" w:cs="Arial"/>
          <w:b/>
          <w:bCs/>
          <w:i/>
          <w:iCs/>
          <w:sz w:val="26"/>
          <w:szCs w:val="26"/>
          <w:u w:val="single"/>
        </w:rPr>
      </w:pPr>
    </w:p>
    <w:p>
      <w:pPr>
        <w:spacing w:before="120" w:after="0" w:line="360" w:lineRule="auto"/>
        <w:ind w:left="2268" w:firstLine="1134"/>
        <w:jc w:val="both"/>
        <w:rPr>
          <w:ins w:id="1365" w:author="Assessor GDSXSR" w:date="2026-10-31T00:10:42Z"/>
          <w:rFonts w:ascii="Arial" w:hAnsi="Arial" w:cs="Arial"/>
          <w:b/>
          <w:bCs/>
          <w:i/>
          <w:iCs/>
          <w:sz w:val="26"/>
          <w:szCs w:val="26"/>
          <w:u w:val="single"/>
        </w:rPr>
      </w:pPr>
      <w:ins w:id="1364" w:author="Assessor GDSXSR" w:date="2026-10-31T00:10:42Z">
        <w:r>
          <w:rPr>
            <w:b w:val="0"/>
            <w:i/>
            <w:color w:val="808080"/>
            <w:sz w:val="26"/>
          </w:rPr>
          <w:t xml:space="preserve">“(...) para condenar REGINA MARCIA RIOS DE OLIVEIRA ao pagamento das despesas condominiais vencidas no valor de R$ 2.824,51, acrescidas de correção monetária pelo INPC e juros de mora de 1% ao mês desde o vencimento de cada parcela, bem como ao pagamento das parcelas vincendas enquanto perdurar a obrigação.” – Grifei</w:t>
        </w:r>
      </w:ins>
    </w:p>
    <w:p>
      <w:pPr>
        <w:spacing w:before="120" w:after="0" w:line="360" w:lineRule="auto"/>
        <w:ind w:left="2268" w:firstLine="1134"/>
        <w:jc w:val="both"/>
        <w:rPr>
          <w:ins w:id="1366" w:author="Assessor GDSXSR" w:date="2026-10-31T00:10:42Z"/>
          <w:rFonts w:ascii="Arial" w:hAnsi="Arial" w:cs="Arial"/>
          <w:b/>
          <w:bCs/>
          <w:i/>
          <w:iCs/>
          <w:sz w:val="26"/>
          <w:szCs w:val="26"/>
          <w:u w:val="single"/>
        </w:rPr>
      </w:pPr>
    </w:p>
    <w:p>
      <w:pPr>
        <w:spacing w:before="120" w:after="0" w:line="360" w:lineRule="auto"/>
        <w:ind w:left="0" w:firstLine="2268"/>
        <w:jc w:val="both"/>
        <w:rPr>
          <w:rFonts w:ascii="Arial" w:hAnsi="Arial" w:cs="Arial"/>
          <w:b/>
          <w:bCs/>
          <w:i/>
          <w:iCs/>
          <w:sz w:val="26"/>
          <w:szCs w:val="26"/>
          <w:u w:val="single"/>
        </w:rPr>
      </w:pPr>
      <w:ins w:id="1367" w:author="Assessor GDSXSR" w:date="2026-10-31T00:10:42Z">
        <w:r>
          <w:rPr>
            <w:b w:val="0"/>
            <w:i w:val="0"/>
            <w:color w:val="808080"/>
            <w:sz w:val="28"/>
          </w:rPr>
          <w:t xml:space="preserve">Portanto, os encargos já alcançam as vincendas.</w:t>
        </w:r>
      </w:ins>
    </w:p>
    <w:p w14:paraId="218929E0" w14:textId="77777777" w:rsidR="001D7639" w:rsidRPr="00623D87" w:rsidRDefault="001D7639" w:rsidP="00786D40">
      <w:pPr>
        <w:spacing w:before="120" w:after="0" w:line="360" w:lineRule="auto"/>
        <w:ind w:left="2268"/>
        <w:jc w:val="both"/>
        <w:rPr>
          <w:del w:id="1330" w:author="Assessor GDSXSR" w:date="2026-10-31T00:10:42Z"/>
          <w:rFonts w:ascii="Arial" w:hAnsi="Arial" w:cs="Arial"/>
          <w:i/>
          <w:iCs/>
          <w:sz w:val="26"/>
          <w:szCs w:val="26"/>
        </w:rPr>
      </w:pPr>
      <w:del w:id="1329" w:author="Assessor GDSXSR" w:date="2026-10-31T00:10:42Z">
        <w:r w:rsidRPr="00623D87">
          <w:rPr>
            <w:rFonts w:ascii="Arial" w:hAnsi="Arial" w:cs="Arial"/>
            <w:i/>
            <w:iCs/>
            <w:sz w:val="26"/>
            <w:szCs w:val="26"/>
          </w:rPr>
          <w:delText>IV. DISPOSITIVO E TESE</w:delText>
        </w:r>
      </w:del>
    </w:p>
    <w:p w14:paraId="261828BB" w14:textId="77777777" w:rsidR="001D7639" w:rsidRPr="00623D87" w:rsidRDefault="001D7639" w:rsidP="00786D40">
      <w:pPr>
        <w:spacing w:before="120" w:after="0" w:line="360" w:lineRule="auto"/>
        <w:ind w:left="2268"/>
        <w:jc w:val="both"/>
        <w:rPr>
          <w:del w:id="1332" w:author="Assessor GDSXSR" w:date="2026-10-31T00:10:42Z"/>
          <w:rFonts w:ascii="Arial" w:hAnsi="Arial" w:cs="Arial"/>
          <w:i/>
          <w:iCs/>
          <w:sz w:val="26"/>
          <w:szCs w:val="26"/>
        </w:rPr>
      </w:pPr>
      <w:del w:id="1331" w:author="Assessor GDSXSR" w:date="2026-10-31T00:10:42Z">
        <w:r w:rsidRPr="00623D87">
          <w:rPr>
            <w:rFonts w:ascii="Arial" w:hAnsi="Arial" w:cs="Arial"/>
            <w:i/>
            <w:iCs/>
            <w:sz w:val="26"/>
            <w:szCs w:val="26"/>
          </w:rPr>
          <w:delText>9. Recurso parcialmente provido.</w:delText>
        </w:r>
      </w:del>
    </w:p>
    <w:p w14:paraId="07DF43D0" w14:textId="77777777" w:rsidR="001D7639" w:rsidRPr="00623D87" w:rsidRDefault="001D7639" w:rsidP="00786D40">
      <w:pPr>
        <w:spacing w:before="120" w:after="0" w:line="360" w:lineRule="auto"/>
        <w:ind w:left="2268"/>
        <w:jc w:val="both"/>
        <w:rPr>
          <w:del w:id="1334" w:author="Assessor GDSXSR" w:date="2026-10-31T00:10:42Z"/>
          <w:rFonts w:ascii="Arial" w:hAnsi="Arial" w:cs="Arial"/>
          <w:i/>
          <w:iCs/>
          <w:sz w:val="26"/>
          <w:szCs w:val="26"/>
        </w:rPr>
      </w:pPr>
      <w:del w:id="1333" w:author="Assessor GDSXSR" w:date="2026-10-31T00:10:42Z">
        <w:r w:rsidRPr="00623D87">
          <w:rPr>
            <w:rFonts w:ascii="Arial" w:hAnsi="Arial" w:cs="Arial"/>
            <w:i/>
            <w:iCs/>
            <w:sz w:val="26"/>
            <w:szCs w:val="26"/>
          </w:rPr>
          <w:delText>Tese de julgamento:</w:delText>
        </w:r>
      </w:del>
    </w:p>
    <w:p w14:paraId="27B89124" w14:textId="797C6741" w:rsidR="001D7639" w:rsidRPr="00623D87" w:rsidRDefault="00A1698F" w:rsidP="00786D40">
      <w:pPr>
        <w:spacing w:before="120" w:after="0" w:line="360" w:lineRule="auto"/>
        <w:ind w:left="2268"/>
        <w:jc w:val="both"/>
        <w:rPr>
          <w:del w:id="1336" w:author="Assessor GDSXSR" w:date="2026-10-31T00:10:42Z"/>
          <w:rFonts w:ascii="Arial" w:hAnsi="Arial" w:cs="Arial"/>
          <w:i/>
          <w:iCs/>
          <w:sz w:val="26"/>
          <w:szCs w:val="26"/>
        </w:rPr>
      </w:pPr>
      <w:del w:id="1335" w:author="Assessor GDSXSR" w:date="2026-10-31T00:10:42Z">
        <w:r>
          <w:rPr>
            <w:rFonts w:ascii="Arial" w:hAnsi="Arial" w:cs="Arial"/>
            <w:i/>
            <w:iCs/>
            <w:sz w:val="26"/>
            <w:szCs w:val="26"/>
          </w:rPr>
          <w:delText>(...)</w:delText>
        </w:r>
      </w:del>
    </w:p>
    <w:p w14:paraId="6EA4E03A" w14:textId="77777777" w:rsidR="001D7639" w:rsidRPr="00623D87" w:rsidRDefault="001D7639" w:rsidP="00786D40">
      <w:pPr>
        <w:spacing w:before="120" w:after="0" w:line="360" w:lineRule="auto"/>
        <w:ind w:left="2268"/>
        <w:jc w:val="both"/>
        <w:rPr>
          <w:del w:id="1338" w:author="Assessor GDSXSR" w:date="2026-10-31T00:10:42Z"/>
          <w:rFonts w:ascii="Arial" w:hAnsi="Arial" w:cs="Arial"/>
          <w:i/>
          <w:iCs/>
          <w:sz w:val="26"/>
          <w:szCs w:val="26"/>
        </w:rPr>
      </w:pPr>
      <w:del w:id="1337" w:author="Assessor GDSXSR" w:date="2026-10-31T00:10:42Z">
        <w:r w:rsidRPr="00623D87">
          <w:rPr>
            <w:rFonts w:ascii="Arial" w:hAnsi="Arial" w:cs="Arial"/>
            <w:i/>
            <w:iCs/>
            <w:sz w:val="26"/>
            <w:szCs w:val="26"/>
          </w:rPr>
          <w:delText>4. A multa moratória de 2% é devida quando prevista em estatuto e na legislação civil.</w:delText>
        </w:r>
      </w:del>
    </w:p>
    <w:p w14:paraId="463AFC38" w14:textId="77777777" w:rsidR="001D7639" w:rsidRPr="00623D87" w:rsidRDefault="001D7639" w:rsidP="00786D40">
      <w:pPr>
        <w:spacing w:before="120" w:after="0" w:line="360" w:lineRule="auto"/>
        <w:ind w:left="2268"/>
        <w:jc w:val="both"/>
        <w:rPr>
          <w:del w:id="1340" w:author="Assessor GDSXSR" w:date="2026-10-31T00:10:42Z"/>
          <w:rFonts w:ascii="Arial" w:hAnsi="Arial" w:cs="Arial"/>
          <w:i/>
          <w:iCs/>
          <w:sz w:val="26"/>
          <w:szCs w:val="26"/>
        </w:rPr>
      </w:pPr>
      <w:del w:id="1339" w:author="Assessor GDSXSR" w:date="2026-10-31T00:10:42Z">
        <w:r w:rsidRPr="00623D87">
          <w:rPr>
            <w:rFonts w:ascii="Arial" w:hAnsi="Arial" w:cs="Arial"/>
            <w:i/>
            <w:iCs/>
            <w:sz w:val="26"/>
            <w:szCs w:val="26"/>
          </w:rPr>
          <w:delText>Dispositivos relevantes citados: CF/1988, art. 5º, LXXIV; CC, art. 1.336, §1º; CPC, arts. 55, 98, §3º, 99, §§2º e 3º, 373, I, 489, §1º, IV, e 1.013, §3º, II.</w:delText>
        </w:r>
      </w:del>
    </w:p>
    <w:p w14:paraId="36B6DA0F" w14:textId="7F178168" w:rsidR="002515DB" w:rsidRPr="0005606F" w:rsidRDefault="001D7639" w:rsidP="0005606F">
      <w:pPr>
        <w:spacing w:before="120" w:after="0" w:line="360" w:lineRule="auto"/>
        <w:ind w:left="2268"/>
        <w:jc w:val="both"/>
        <w:rPr>
          <w:del w:id="1346" w:author="Assessor GDSXSR" w:date="2026-10-31T00:10:42Z"/>
          <w:rFonts w:ascii="Arial" w:hAnsi="Arial" w:cs="Arial"/>
          <w:i/>
          <w:iCs/>
          <w:sz w:val="26"/>
          <w:szCs w:val="26"/>
        </w:rPr>
      </w:pPr>
      <w:del w:id="1341" w:author="Assessor GDSXSR" w:date="2026-10-31T00:10:42Z">
        <w:r w:rsidRPr="00623D87">
          <w:rPr>
            <w:rFonts w:ascii="Arial" w:hAnsi="Arial" w:cs="Arial"/>
            <w:i/>
            <w:iCs/>
            <w:sz w:val="26"/>
            <w:szCs w:val="26"/>
          </w:rPr>
          <w:delText xml:space="preserve">Jurisprudência relevante citada: STJ, REsp 1988687/RJ, rel. Min. Paulo de Tarso Sanseverino, j. 01.06.2022 (Tema 1178); STJ, REsp 2.187.308/TO, rel. Min. Nancy Andrighi, 3ª Turma, j. 16.09.2025; STJ, </w:delText>
        </w:r>
      </w:del>
      <w:del w:id="1342" w:author="Assessor GDSXSR" w:date="2026-10-31T00:10:42Z">
        <w:r w:rsidRPr="00623D87">
          <w:rPr>
            <w:rFonts w:ascii="Arial" w:hAnsi="Arial" w:cs="Arial"/>
            <w:i/>
            <w:iCs/>
            <w:sz w:val="26"/>
            <w:szCs w:val="26"/>
          </w:rPr>
          <w:lastRenderedPageBreak/>
          <w:delText>Súmula 235; TJDFT, Acórdão 1893287, 0714490-51.2023.8.07.0020, rel. Des. Fernando Tavernard, j. 17.07.2024; TJDFT, Acórdão 1951340, 0701032-91.2023.8.07.0011, rel. Des. Jansen Fialho, j. 28.11.2024</w:delText>
        </w:r>
      </w:del>
      <w:del w:id="1343" w:author="Assessor GDSXSR" w:date="2026-10-31T00:10:42Z">
        <w:r w:rsidR="00623D87">
          <w:rPr>
            <w:rFonts w:ascii="Arial" w:hAnsi="Arial" w:cs="Arial"/>
            <w:i/>
            <w:iCs/>
            <w:sz w:val="26"/>
            <w:szCs w:val="26"/>
          </w:rPr>
          <w:delText xml:space="preserve">” </w:delText>
        </w:r>
      </w:del>
      <w:del w:id="1344" w:author="Assessor GDSXSR" w:date="2026-10-31T00:10:42Z">
        <w:r w:rsidRPr="00623D87">
          <w:rPr>
            <w:rFonts w:ascii="Arial" w:hAnsi="Arial" w:cs="Arial"/>
            <w:i/>
            <w:iCs/>
            <w:sz w:val="26"/>
            <w:szCs w:val="26"/>
          </w:rPr>
          <w:delText>(Acórdão 2076426, 0702669-79.2025.8.07.0020, Relator(a): AISTON HENRIQUE DE SOUSA, 4ª TURMA CÍVEL, data de julgamento: 04/12/2025, publicado no DJe: 27/01/2026)</w:delText>
        </w:r>
      </w:del>
      <w:del w:id="1345" w:author="Assessor GDSXSR" w:date="2026-10-31T00:10:42Z">
        <w:r w:rsidR="00A1698F">
          <w:rPr>
            <w:rFonts w:ascii="Arial" w:hAnsi="Arial" w:cs="Arial"/>
            <w:i/>
            <w:iCs/>
            <w:sz w:val="26"/>
            <w:szCs w:val="26"/>
          </w:rPr>
          <w:delText xml:space="preserve"> (g.n.).</w:delText>
        </w:r>
      </w:del>
    </w:p>
    <w:p w14:paraId="38B60390" w14:textId="77777777" w:rsidR="00506A7D" w:rsidRDefault="00506A7D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56B54DA3" w14:textId="6F03E8EC" w:rsidR="00E06532" w:rsidRPr="00D516B2" w:rsidRDefault="00B73FAD" w:rsidP="0005606F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D516B2">
        <w:rPr>
          <w:rFonts w:ascii="Arial" w:hAnsi="Arial" w:cs="Arial"/>
          <w:b/>
          <w:bCs/>
          <w:sz w:val="28"/>
          <w:szCs w:val="28"/>
        </w:rPr>
        <w:t>DIS</w:t>
      </w:r>
      <w:r w:rsidR="00D516B2" w:rsidRPr="00D516B2">
        <w:rPr>
          <w:rFonts w:ascii="Arial" w:hAnsi="Arial" w:cs="Arial"/>
          <w:b/>
          <w:bCs/>
          <w:sz w:val="28"/>
          <w:szCs w:val="28"/>
        </w:rPr>
        <w:t>POSITIVO</w:t>
      </w:r>
    </w:p>
    <w:p w14:paraId="0E59050E" w14:textId="77777777" w:rsidR="00B73FAD" w:rsidRDefault="00B73FAD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526C1A15" w14:textId="70880371" w:rsidR="00FB3576" w:rsidRDefault="00D516B2" w:rsidP="00FB3576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12"/>
      <w:r>
        <w:rPr>
          <w:rFonts w:ascii="Arial" w:hAnsi="Arial" w:cs="Arial"/>
          <w:sz w:val="28"/>
          <w:szCs w:val="28"/>
        </w:rPr>
        <w:t xml:space="preserve">Ante o exposto,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reiteradas as vênias</w:t>
      </w:r>
      <w:r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b/>
          <w:bCs/>
          <w:sz w:val="28"/>
          <w:szCs w:val="28"/>
        </w:rPr>
        <w:t xml:space="preserve">dou</w:t>
      </w:r>
      <w:r>
        <w:rPr>
          <w:rFonts w:ascii="Arial" w:hAnsi="Arial" w:cs="Arial"/>
          <w:b/>
          <w:bCs/>
          <w:sz w:val="28"/>
          <w:szCs w:val="28"/>
        </w:rPr>
        <w:t xml:space="preserve"> parcial</w:t>
      </w:r>
      <w:r>
        <w:rPr>
          <w:rFonts w:ascii="Arial" w:hAnsi="Arial" w:cs="Arial"/>
          <w:b/>
          <w:bCs/>
          <w:sz w:val="28"/>
          <w:szCs w:val="28"/>
        </w:rPr>
        <w:t xml:space="preserve"> provimento</w:t>
      </w:r>
      <w:r>
        <w:rPr>
          <w:rFonts w:ascii="Arial" w:hAnsi="Arial" w:cs="Arial"/>
          <w:sz w:val="28"/>
          <w:szCs w:val="28"/>
        </w:rPr>
        <w:t xml:space="preserve"> ao apelo d</w:t>
      </w:r>
      <w:r>
        <w:rPr>
          <w:rFonts w:ascii="Arial" w:hAnsi="Arial" w:cs="Arial"/>
          <w:sz w:val="28"/>
          <w:szCs w:val="28"/>
        </w:rPr>
        <w:t xml:space="preserve">a</w:t>
      </w:r>
      <w:r>
        <w:rPr>
          <w:rFonts w:ascii="Arial" w:hAnsi="Arial" w:cs="Arial"/>
          <w:sz w:val="28"/>
          <w:szCs w:val="28"/>
        </w:rPr>
        <w:t xml:space="preserve"> auto</w:t>
      </w:r>
      <w:r>
        <w:rPr>
          <w:rFonts w:ascii="Arial" w:hAnsi="Arial" w:cs="Arial"/>
          <w:sz w:val="28"/>
          <w:szCs w:val="28"/>
        </w:rPr>
        <w:t xml:space="preserve">ra</w:t>
      </w:r>
      <w:r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</w:rPr>
        <w:t xml:space="preserve">Associa</w:t>
      </w:r>
      <w:r>
        <w:rPr>
          <w:rFonts w:ascii="Arial" w:hAnsi="Arial" w:cs="Arial"/>
          <w:sz w:val="28"/>
          <w:szCs w:val="28"/>
        </w:rPr>
        <w:t xml:space="preserve">çã</w:t>
      </w:r>
      <w:r>
        <w:rPr>
          <w:rFonts w:ascii="Arial" w:hAnsi="Arial" w:cs="Arial"/>
          <w:sz w:val="28"/>
          <w:szCs w:val="28"/>
        </w:rPr>
        <w:t xml:space="preserve">o </w:t>
      </w:r>
      <w:r>
        <w:rPr>
          <w:rFonts w:ascii="Arial" w:hAnsi="Arial" w:cs="Arial"/>
          <w:sz w:val="28"/>
          <w:szCs w:val="28"/>
        </w:rPr>
        <w:t xml:space="preserve">C</w:t>
      </w:r>
      <w:r>
        <w:rPr>
          <w:rFonts w:ascii="Arial" w:hAnsi="Arial" w:cs="Arial"/>
          <w:sz w:val="28"/>
          <w:szCs w:val="28"/>
        </w:rPr>
        <w:t xml:space="preserve">entro </w:t>
      </w:r>
      <w:r>
        <w:rPr>
          <w:rFonts w:ascii="Arial" w:hAnsi="Arial" w:cs="Arial"/>
          <w:sz w:val="28"/>
          <w:szCs w:val="28"/>
        </w:rPr>
        <w:t xml:space="preserve">E</w:t>
      </w:r>
      <w:r>
        <w:rPr>
          <w:rFonts w:ascii="Arial" w:hAnsi="Arial" w:cs="Arial"/>
          <w:sz w:val="28"/>
          <w:szCs w:val="28"/>
        </w:rPr>
        <w:t xml:space="preserve">mpresarial </w:t>
      </w:r>
      <w:r>
        <w:rPr>
          <w:rFonts w:ascii="Arial" w:hAnsi="Arial" w:cs="Arial"/>
          <w:sz w:val="28"/>
          <w:szCs w:val="28"/>
        </w:rPr>
        <w:t xml:space="preserve">V</w:t>
      </w:r>
      <w:r>
        <w:rPr>
          <w:rFonts w:ascii="Arial" w:hAnsi="Arial" w:cs="Arial"/>
          <w:sz w:val="28"/>
          <w:szCs w:val="28"/>
        </w:rPr>
        <w:t xml:space="preserve">icente </w:t>
      </w:r>
      <w:r>
        <w:rPr>
          <w:rFonts w:ascii="Arial" w:hAnsi="Arial" w:cs="Arial"/>
          <w:sz w:val="28"/>
          <w:szCs w:val="28"/>
        </w:rPr>
        <w:t xml:space="preserve">P</w:t>
      </w:r>
      <w:r>
        <w:rPr>
          <w:rFonts w:ascii="Arial" w:hAnsi="Arial" w:cs="Arial"/>
          <w:sz w:val="28"/>
          <w:szCs w:val="28"/>
        </w:rPr>
        <w:t xml:space="preserve">ires </w:t>
      </w:r>
      <w:r>
        <w:rPr>
          <w:rFonts w:ascii="Arial" w:hAnsi="Arial" w:cs="Arial"/>
          <w:sz w:val="28"/>
          <w:szCs w:val="28"/>
        </w:rPr>
        <w:t xml:space="preserve">– </w:t>
      </w:r>
      <w:r>
        <w:rPr>
          <w:rFonts w:ascii="Arial" w:hAnsi="Arial" w:cs="Arial"/>
          <w:sz w:val="28"/>
          <w:szCs w:val="28"/>
        </w:rPr>
        <w:t xml:space="preserve">ACEVP</w:t>
      </w:r>
      <w:r>
        <w:rPr>
          <w:rFonts w:ascii="Arial" w:hAnsi="Arial" w:cs="Arial"/>
          <w:sz w:val="28"/>
          <w:szCs w:val="28"/>
        </w:rPr>
        <w:t xml:space="preserve">, para </w:t>
      </w:r>
      <w:r>
        <w:rPr>
          <w:rFonts w:ascii="Arial" w:hAnsi="Arial" w:cs="Arial"/>
          <w:sz w:val="28"/>
          <w:szCs w:val="28"/>
        </w:rPr>
        <w:t xml:space="preserve">c</w:t>
      </w:r>
      <w:r>
        <w:rPr>
          <w:rFonts w:ascii="Arial" w:hAnsi="Arial" w:cs="Arial"/>
          <w:sz w:val="28"/>
          <w:szCs w:val="28"/>
        </w:rPr>
        <w:t xml:space="preserve">assar </w:t>
      </w:r>
      <w:r>
        <w:rPr>
          <w:rFonts w:ascii="Arial" w:hAnsi="Arial" w:cs="Arial"/>
          <w:sz w:val="28"/>
          <w:szCs w:val="28"/>
        </w:rPr>
        <w:t xml:space="preserve">em parte </w:t>
      </w:r>
      <w:r>
        <w:rPr>
          <w:rFonts w:ascii="Arial" w:hAnsi="Arial" w:cs="Arial"/>
          <w:sz w:val="28"/>
          <w:szCs w:val="28"/>
        </w:rPr>
        <w:t xml:space="preserve">a r. sentença </w:t>
      </w:r>
      <w:r>
        <w:rPr>
          <w:rFonts w:ascii="Arial" w:hAnsi="Arial" w:cs="Arial"/>
          <w:sz w:val="28"/>
          <w:szCs w:val="28"/>
        </w:rPr>
        <w:t xml:space="preserve">quanto à omissão verificada </w:t>
      </w:r>
      <w:r>
        <w:rPr>
          <w:rFonts w:ascii="Arial" w:hAnsi="Arial" w:cs="Arial"/>
          <w:sz w:val="28"/>
          <w:szCs w:val="28"/>
        </w:rPr>
        <w:t xml:space="preserve">e, examinando o mérito </w:t>
      </w:r>
      <w:del w:id="1368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na forma do art.</w:delText>
        </w:r>
      </w:del>
      <w:ins w:id="1369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(CPC</w:t>
        </w:r>
      </w:ins>
      <w:r>
        <w:rPr>
          <w:rFonts w:ascii="Arial" w:hAnsi="Arial" w:cs="Arial"/>
          <w:sz w:val="28"/>
          <w:szCs w:val="28"/>
        </w:rPr>
        <w:t xml:space="preserve"> 1.013</w:t>
      </w:r>
      <w:del w:id="1370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,</w:delText>
        </w:r>
      </w:del>
      <w:r>
        <w:rPr>
          <w:rFonts w:ascii="Arial" w:hAnsi="Arial" w:cs="Arial"/>
          <w:sz w:val="28"/>
          <w:szCs w:val="28"/>
        </w:rPr>
        <w:t xml:space="preserve"> § 3º</w:t>
      </w:r>
      <w:ins w:id="1371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 III)</w:t>
        </w:r>
      </w:ins>
      <w:r>
        <w:rPr>
          <w:rFonts w:ascii="Arial" w:hAnsi="Arial" w:cs="Arial"/>
          <w:sz w:val="28"/>
          <w:szCs w:val="28"/>
        </w:rPr>
        <w:t xml:space="preserve">, </w:t>
      </w:r>
      <w:del w:id="1372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I, do CPC/2015, </w:delText>
        </w:r>
      </w:del>
      <w:r>
        <w:rPr>
          <w:rFonts w:ascii="Arial" w:hAnsi="Arial" w:cs="Arial"/>
          <w:b/>
          <w:bCs/>
          <w:sz w:val="28"/>
          <w:szCs w:val="28"/>
        </w:rPr>
        <w:t xml:space="preserve">julgo procedente</w:t>
      </w:r>
      <w:del w:id="1373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 </w:delText>
        </w:r>
      </w:del>
      <w:ins w:id="1374" w:author="Assessor GDSXSR" w:date="2026-10-31T00:10:42Z">
        <w:r>
          <w:rPr>
            <w:rFonts w:ascii="Arial" w:hAnsi="Arial" w:cs="Arial"/>
            <w:b/>
            <w:bCs/>
            <w:color w:val="808080"/>
            <w:sz w:val="28"/>
            <w:szCs w:val="28"/>
          </w:rPr>
          <w:t xml:space="preserve"> </w:t>
        </w:r>
      </w:ins>
      <w:r>
        <w:rPr>
          <w:rFonts w:ascii="Arial" w:hAnsi="Arial" w:cs="Arial"/>
          <w:sz w:val="28"/>
          <w:szCs w:val="28"/>
        </w:rPr>
        <w:t xml:space="preserve">o pedido</w:t>
      </w:r>
      <w:r>
        <w:rPr>
          <w:rFonts w:ascii="Arial" w:hAnsi="Arial" w:cs="Arial"/>
          <w:sz w:val="28"/>
          <w:szCs w:val="28"/>
        </w:rPr>
        <w:t xml:space="preserve"> </w:t>
      </w:r>
      <w:del w:id="1375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para</w:delText>
        </w:r>
      </w:del>
      <w:ins w:id="1376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de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377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condenar</w:delText>
        </w:r>
      </w:del>
      <w:ins w:id="1378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condenação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379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a</w:delText>
        </w:r>
      </w:del>
      <w:ins w:id="1380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da</w:t>
        </w:r>
      </w:ins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ré</w:t>
      </w:r>
      <w:r>
        <w:rPr>
          <w:rFonts w:ascii="Arial" w:hAnsi="Arial" w:cs="Arial"/>
          <w:sz w:val="28"/>
          <w:szCs w:val="28"/>
        </w:rPr>
        <w:t xml:space="preserve"> ao pagamento </w:t>
      </w:r>
      <w:del w:id="1381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ao pagamento de</w:delText>
        </w:r>
      </w:del>
      <w:ins w:id="1382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da</w:t>
        </w:r>
      </w:ins>
      <w:r>
        <w:rPr>
          <w:rFonts w:ascii="Arial" w:hAnsi="Arial" w:cs="Arial"/>
          <w:sz w:val="28"/>
          <w:szCs w:val="28"/>
        </w:rPr>
        <w:t xml:space="preserve"> multa moratória de 2</w:t>
      </w:r>
      <w:r>
        <w:rPr>
          <w:rFonts w:ascii="Arial" w:hAnsi="Arial" w:cs="Arial"/>
          <w:sz w:val="28"/>
          <w:szCs w:val="28"/>
        </w:rPr>
        <w:t xml:space="preserve">%</w:t>
      </w:r>
      <w:r>
        <w:rPr>
          <w:rFonts w:ascii="Arial" w:hAnsi="Arial" w:cs="Arial"/>
          <w:sz w:val="28"/>
          <w:szCs w:val="28"/>
        </w:rPr>
        <w:t xml:space="preserve"> </w:t>
      </w:r>
      <w:del w:id="1383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desde</w:delText>
        </w:r>
      </w:del>
      <w:ins w:id="1384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sobre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385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o</w:delText>
        </w:r>
      </w:del>
      <w:ins w:id="1386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as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387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inadimplemento</w:delText>
        </w:r>
      </w:del>
      <w:ins w:id="1388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parcelas vencidas</w:t>
        </w:r>
      </w:ins>
      <w:r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</w:rPr>
        <w:t xml:space="preserve">mantidos os demais termos da sentença.</w:t>
      </w:r>
      <w:commentRangeEnd w:id="12"/>
      <w:r>
        <w:rPr>
          <w:rStyle w:val="CommentReference"/>
        </w:rPr>
        <w:commentReference w:id="12"/>
      </w:r>
    </w:p>
    <w:p w14:paraId="3FD33E8B" w14:textId="77777777" w:rsidR="00994E07" w:rsidRPr="00446DBB" w:rsidRDefault="00994E07" w:rsidP="007307B9">
      <w:pPr>
        <w:spacing w:after="0" w:line="360" w:lineRule="auto"/>
        <w:jc w:val="both"/>
        <w:rPr>
          <w:rFonts w:ascii="Arial" w:hAnsi="Arial" w:cs="Arial"/>
          <w:i/>
          <w:iCs/>
          <w:sz w:val="26"/>
          <w:szCs w:val="26"/>
        </w:rPr>
      </w:pPr>
    </w:p>
    <w:p w14:paraId="6D23747E" w14:textId="77777777" w:rsidR="00635527" w:rsidRDefault="00635527" w:rsidP="0063552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Sem honorários recursais (CPC</w:t>
      </w:r>
      <w:del w:id="1389" w:author="Assessor GDSXSR" w:date="2026-10-31T00:10:42Z">
        <w:r>
          <w:rPr>
            <w:rFonts w:ascii="Arial" w:hAnsi="Arial" w:cs="Arial"/>
            <w:sz w:val="28"/>
            <w:szCs w:val="28"/>
          </w:rPr>
          <w:delText xml:space="preserve">/15</w:delText>
        </w:r>
      </w:del>
      <w:r>
        <w:rPr>
          <w:rFonts w:ascii="Arial" w:hAnsi="Arial" w:cs="Arial"/>
          <w:sz w:val="28"/>
          <w:szCs w:val="28"/>
        </w:rPr>
        <w:t xml:space="preserve"> 85</w:t>
      </w:r>
      <w:ins w:id="1390" w:author="Assessor GDSXSR" w:date="2026-10-31T00:10:42Z">
        <w:r>
          <w:rPr>
            <w:rFonts w:ascii="Arial" w:hAnsi="Arial" w:cs="Arial"/>
            <w:color w:val="808080"/>
            <w:sz w:val="28"/>
            <w:szCs w:val="28"/>
          </w:rPr>
          <w:t xml:space="preserve"> §</w:t>
        </w:r>
      </w:ins>
      <w:r>
        <w:rPr>
          <w:rFonts w:ascii="Arial" w:hAnsi="Arial" w:cs="Arial"/>
          <w:sz w:val="28"/>
          <w:szCs w:val="28"/>
        </w:rPr>
        <w:t xml:space="preserve"> 11).</w:t>
      </w:r>
    </w:p>
    <w:p w14:paraId="6AF8FD8A" w14:textId="77777777" w:rsidR="00635527" w:rsidRDefault="00635527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0DA21613" w14:textId="569A3EA7" w:rsidR="007E1C8C" w:rsidRDefault="007E1C8C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É como voto.</w:t>
      </w:r>
    </w:p>
    <w:p w14:paraId="0A323893" w14:textId="76625F89" w:rsidR="007E1C8C" w:rsidRDefault="007E1C8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0C5D2EF7" w14:textId="033E6B3F" w:rsidR="00693B0D" w:rsidRDefault="00693B0D" w:rsidP="00693B0D">
      <w:pPr>
        <w:ind w:right="-96"/>
        <w:jc w:val="both"/>
        <w:rPr>
          <w:b/>
          <w:color w:val="008000"/>
        </w:rPr>
      </w:pPr>
      <w:r>
        <w:rPr>
          <w:b/>
          <w:color w:val="008000"/>
        </w:rPr>
        <w:lastRenderedPageBreak/>
        <w:t xml:space="preserve">SENTENÇA </w:t>
      </w:r>
    </w:p>
    <w:p w14:paraId="373D0639" w14:textId="77777777" w:rsidR="00FD0AB7" w:rsidRPr="00FD0AB7" w:rsidRDefault="00FD0AB7" w:rsidP="00FD0AB7">
      <w:pPr>
        <w:ind w:right="-96"/>
        <w:jc w:val="both"/>
        <w:rPr>
          <w:b/>
          <w:color w:val="008000"/>
        </w:rPr>
      </w:pPr>
      <w:r w:rsidRPr="00FD0AB7">
        <w:rPr>
          <w:b/>
          <w:color w:val="008000"/>
        </w:rPr>
        <w:t>Trata-se de ação de cobrança proposta por ASSOCIAÇÃO CENTRO EMPRESARIAL VICENTE PIRES – ACEVP em face de REGINA MARCIA RIOS DE OLIVEIRA, na qual a parte autora alega inadimplemento de despesas condominiais relativas às competências de 10/06/2025 a 10/11/2025, referentes à unidade 210, de titularidade da requerida, totalizando o valor de R$ 2.824,51, acrescido de encargos contratuais, além de parcelas vincendas.</w:t>
      </w:r>
    </w:p>
    <w:p w14:paraId="3B248BA7" w14:textId="77777777" w:rsidR="00FD0AB7" w:rsidRPr="00FD0AB7" w:rsidRDefault="00FD0AB7" w:rsidP="00FD0AB7">
      <w:pPr>
        <w:ind w:right="-96"/>
        <w:jc w:val="both"/>
        <w:rPr>
          <w:b/>
          <w:color w:val="008000"/>
        </w:rPr>
      </w:pPr>
      <w:r w:rsidRPr="00FD0AB7">
        <w:rPr>
          <w:b/>
          <w:color w:val="008000"/>
        </w:rPr>
        <w:t>Sustenta a legitimidade da cobrança, ainda que se trate de associação, e a regular aprovação das despesas em assembleia.</w:t>
      </w:r>
    </w:p>
    <w:p w14:paraId="040E626F" w14:textId="77777777" w:rsidR="00FD0AB7" w:rsidRPr="00FD0AB7" w:rsidRDefault="00FD0AB7" w:rsidP="00FD0AB7">
      <w:pPr>
        <w:ind w:right="-96"/>
        <w:jc w:val="both"/>
        <w:rPr>
          <w:b/>
          <w:color w:val="008000"/>
        </w:rPr>
      </w:pPr>
      <w:r w:rsidRPr="00FD0AB7">
        <w:rPr>
          <w:b/>
          <w:color w:val="008000"/>
        </w:rPr>
        <w:t>Requereu a condenação da requerida ao pagamento do débito, com correção monetária, juros de mora, multa e honorários convencionais, bem como das parcelas vincendas e ônus de sucumbência.</w:t>
      </w:r>
    </w:p>
    <w:p w14:paraId="36E2EADB" w14:textId="77777777" w:rsidR="00FD0AB7" w:rsidRPr="00FD0AB7" w:rsidRDefault="00FD0AB7" w:rsidP="00FD0AB7">
      <w:pPr>
        <w:ind w:right="-96"/>
        <w:jc w:val="both"/>
        <w:rPr>
          <w:b/>
          <w:color w:val="008000"/>
        </w:rPr>
      </w:pPr>
      <w:r w:rsidRPr="00FD0AB7">
        <w:rPr>
          <w:b/>
          <w:color w:val="008000"/>
        </w:rPr>
        <w:t>A requerida foi citada, inclusive por hora certa, e regularmente intimada, não tendo apresentado contestação, sendo decretada sua revelia.</w:t>
      </w:r>
    </w:p>
    <w:p w14:paraId="3A58A5AE" w14:textId="77777777" w:rsidR="00FD0AB7" w:rsidRPr="00FD0AB7" w:rsidRDefault="00FD0AB7" w:rsidP="00FD0AB7">
      <w:pPr>
        <w:ind w:right="-96"/>
        <w:jc w:val="both"/>
        <w:rPr>
          <w:b/>
          <w:color w:val="008000"/>
        </w:rPr>
      </w:pPr>
      <w:r w:rsidRPr="00FD0AB7">
        <w:rPr>
          <w:b/>
          <w:color w:val="008000"/>
        </w:rPr>
        <w:t>Não houve requerimento para produção de novas provas. Sobreveio determinação de julgamento antecipado da lide.</w:t>
      </w:r>
    </w:p>
    <w:p w14:paraId="75D8E10B" w14:textId="77777777" w:rsidR="00FD0AB7" w:rsidRPr="00FD0AB7" w:rsidRDefault="00FD0AB7" w:rsidP="00FD0AB7">
      <w:pPr>
        <w:ind w:right="-96"/>
        <w:jc w:val="both"/>
        <w:rPr>
          <w:b/>
          <w:color w:val="008000"/>
        </w:rPr>
      </w:pPr>
      <w:r w:rsidRPr="00FD0AB7">
        <w:rPr>
          <w:b/>
          <w:color w:val="008000"/>
        </w:rPr>
        <w:t>É o relatório. Decido.</w:t>
      </w:r>
    </w:p>
    <w:p w14:paraId="1C3E6539" w14:textId="77777777" w:rsidR="00FD0AB7" w:rsidRPr="00FD0AB7" w:rsidRDefault="00FD0AB7" w:rsidP="00FD0AB7">
      <w:pPr>
        <w:ind w:right="-96"/>
        <w:jc w:val="both"/>
        <w:rPr>
          <w:b/>
          <w:color w:val="008000"/>
        </w:rPr>
      </w:pPr>
      <w:r w:rsidRPr="00FD0AB7">
        <w:rPr>
          <w:b/>
          <w:color w:val="008000"/>
        </w:rPr>
        <w:t>A controvérsia cinge-se à verificação da existência do débito de natureza condominial e da responsabilidade da requerida pelo respectivo adimplemento.</w:t>
      </w:r>
    </w:p>
    <w:p w14:paraId="20BE09DC" w14:textId="77777777" w:rsidR="00FD0AB7" w:rsidRPr="00FD0AB7" w:rsidRDefault="00FD0AB7" w:rsidP="00FD0AB7">
      <w:pPr>
        <w:ind w:right="-96"/>
        <w:jc w:val="both"/>
        <w:rPr>
          <w:b/>
          <w:color w:val="008000"/>
        </w:rPr>
      </w:pPr>
      <w:r w:rsidRPr="00FD0AB7">
        <w:rPr>
          <w:b/>
          <w:color w:val="008000"/>
        </w:rPr>
        <w:t>No caso, a revelia não implica, automaticamente, procedência do pedido, mas gera presunção relativa de veracidade dos fatos alegados pela parte autora (art. 344 do CPC), a qual, no presente feito, encontra respaldo nas provas documentais juntadas.</w:t>
      </w:r>
    </w:p>
    <w:p w14:paraId="358D01B5" w14:textId="77777777" w:rsidR="00FD0AB7" w:rsidRPr="00FD0AB7" w:rsidRDefault="00FD0AB7" w:rsidP="00FD0AB7">
      <w:pPr>
        <w:ind w:right="-96"/>
        <w:jc w:val="both"/>
        <w:rPr>
          <w:b/>
          <w:color w:val="008000"/>
        </w:rPr>
      </w:pPr>
      <w:r w:rsidRPr="00FD0AB7">
        <w:rPr>
          <w:b/>
          <w:color w:val="008000"/>
        </w:rPr>
        <w:t>A autora comprovou a existência do débito mediante planilha discriminada e demonstrativos de cobrança, nos quais constam as taxas ordinárias e fundo de reserva referentes às competências indicadas, com incidência de multa, juros e correção, totalizando R$ 2.824,51. Ademais, restou demonstrado que a requerida é vinculada à unidade imobiliária geradora das despesas, circunstância que enseja responsabilidade pelo pagamento.</w:t>
      </w:r>
    </w:p>
    <w:p w14:paraId="7D874CD9" w14:textId="77777777" w:rsidR="00FD0AB7" w:rsidRPr="00FD0AB7" w:rsidRDefault="00FD0AB7" w:rsidP="00FD0AB7">
      <w:pPr>
        <w:ind w:right="-96"/>
        <w:jc w:val="both"/>
        <w:rPr>
          <w:b/>
          <w:color w:val="008000"/>
        </w:rPr>
      </w:pPr>
      <w:r w:rsidRPr="00FD0AB7">
        <w:rPr>
          <w:b/>
          <w:color w:val="008000"/>
        </w:rPr>
        <w:t>As despesas condominiais possuem natureza propter rem, vinculando-se à titularidade ou posse da unidade, sendo devidas independentemente da manifestação expressa de vontade do condômino, conforme entendimento consolidado da jurisprudência.</w:t>
      </w:r>
    </w:p>
    <w:p w14:paraId="4A9C27B4" w14:textId="77777777" w:rsidR="00FD0AB7" w:rsidRPr="00FD0AB7" w:rsidRDefault="00FD0AB7" w:rsidP="00FD0AB7">
      <w:pPr>
        <w:ind w:right="-96"/>
        <w:jc w:val="both"/>
        <w:rPr>
          <w:b/>
          <w:color w:val="008000"/>
        </w:rPr>
      </w:pPr>
      <w:r w:rsidRPr="00FD0AB7">
        <w:rPr>
          <w:b/>
          <w:color w:val="008000"/>
        </w:rPr>
        <w:t>Ainda, a regular aprovação das despesas em assembleia legitima a cobrança, inexistindo nos autos qualquer elemento apto a infirmar tais conclusões.</w:t>
      </w:r>
    </w:p>
    <w:p w14:paraId="63ABFC6E" w14:textId="77777777" w:rsidR="00FD0AB7" w:rsidRPr="00FD0AB7" w:rsidRDefault="00FD0AB7" w:rsidP="00FD0AB7">
      <w:pPr>
        <w:ind w:right="-96"/>
        <w:jc w:val="both"/>
        <w:rPr>
          <w:b/>
          <w:color w:val="008000"/>
        </w:rPr>
      </w:pPr>
      <w:r w:rsidRPr="00FD0AB7">
        <w:rPr>
          <w:b/>
          <w:color w:val="008000"/>
        </w:rPr>
        <w:t>Quanto aos honorários convencionais, embora possam ser pactuados no âmbito interno do condomínio ou associação, sua inclusão no título judicial deve observar o regime de honorários sucumbenciais, sendo estes fixados pelo Juízo, razão pela qual não devem ser incorporados automaticamente ao valor da condenação principal.</w:t>
      </w:r>
    </w:p>
    <w:p w14:paraId="57FFF235" w14:textId="77777777" w:rsidR="00FD0AB7" w:rsidRPr="00FD0AB7" w:rsidRDefault="00FD0AB7" w:rsidP="00FD0AB7">
      <w:pPr>
        <w:ind w:right="-96"/>
        <w:jc w:val="both"/>
        <w:rPr>
          <w:b/>
          <w:color w:val="008000"/>
        </w:rPr>
      </w:pPr>
      <w:r w:rsidRPr="00FD0AB7">
        <w:rPr>
          <w:b/>
          <w:color w:val="008000"/>
        </w:rPr>
        <w:t>Por fim, tratando-se de obrigação de trato sucessivo, mostra-se cabível a inclusão das parcelas vincendas até o efetivo cumprimento da obrigação, nos termos do art. 323 do CPC.</w:t>
      </w:r>
    </w:p>
    <w:p w14:paraId="10FBCAD3" w14:textId="77777777" w:rsidR="00FD0AB7" w:rsidRPr="00FD0AB7" w:rsidRDefault="00FD0AB7" w:rsidP="00FD0AB7">
      <w:pPr>
        <w:ind w:right="-96"/>
        <w:jc w:val="both"/>
        <w:rPr>
          <w:b/>
          <w:color w:val="008000"/>
        </w:rPr>
      </w:pPr>
      <w:r w:rsidRPr="00FD0AB7">
        <w:rPr>
          <w:b/>
          <w:color w:val="008000"/>
        </w:rPr>
        <w:t xml:space="preserve">Ante o exposto, resolvo o mérito, nos termos do art. 487, I, do CPC e JULGO PROCEDENTES os pedidos formulados por ASSOCIAÇÃO CENTRO EMPRESARIAL VICENTE PIRES – ACEVP, para condenar REGINA MARCIA RIOS DE OLIVEIRA ao pagamento das despesas condominiais </w:t>
      </w:r>
      <w:r w:rsidRPr="00FD0AB7">
        <w:rPr>
          <w:b/>
          <w:color w:val="008000"/>
        </w:rPr>
        <w:lastRenderedPageBreak/>
        <w:t>vencidas no valor de R$ 2.824,51, acrescidas de correção monetária pelo INPC e juros de mora de 1% ao mês desde o vencimento de cada parcela, bem como ao pagamento das parcelas vincendas enquanto perdurar a obrigação.</w:t>
      </w:r>
    </w:p>
    <w:p w14:paraId="26A0C5E3" w14:textId="77777777" w:rsidR="00FD0AB7" w:rsidRPr="00FD0AB7" w:rsidRDefault="00FD0AB7" w:rsidP="00FD0AB7">
      <w:pPr>
        <w:ind w:right="-96"/>
        <w:jc w:val="both"/>
        <w:rPr>
          <w:b/>
          <w:color w:val="008000"/>
        </w:rPr>
      </w:pPr>
      <w:r w:rsidRPr="00FD0AB7">
        <w:rPr>
          <w:b/>
          <w:color w:val="008000"/>
        </w:rPr>
        <w:t>Condeno a parte requerida ao pagamento das custas processuais e honorários advocatícios, que fixo em 10% sobre o valor da condenação, corrigido monetariamente pelo INPC e com incidência de juros de mora de 1% ao mês.</w:t>
      </w:r>
    </w:p>
    <w:p w14:paraId="00D46904" w14:textId="77777777" w:rsidR="00FD0AB7" w:rsidRPr="00FD0AB7" w:rsidRDefault="00FD0AB7" w:rsidP="00FD0AB7">
      <w:pPr>
        <w:ind w:right="-96"/>
        <w:jc w:val="both"/>
        <w:rPr>
          <w:b/>
          <w:color w:val="008000"/>
        </w:rPr>
      </w:pPr>
      <w:r w:rsidRPr="00FD0AB7">
        <w:rPr>
          <w:b/>
          <w:color w:val="008000"/>
        </w:rPr>
        <w:t>Transitado em julgado, arquivem-se os autos.</w:t>
      </w:r>
    </w:p>
    <w:p w14:paraId="6FCD5FDE" w14:textId="77777777" w:rsidR="00FD0AB7" w:rsidRPr="00FD0AB7" w:rsidRDefault="00FD0AB7" w:rsidP="00FD0AB7">
      <w:pPr>
        <w:ind w:right="-96"/>
        <w:jc w:val="both"/>
        <w:rPr>
          <w:b/>
          <w:color w:val="008000"/>
        </w:rPr>
      </w:pPr>
      <w:r w:rsidRPr="00FD0AB7">
        <w:rPr>
          <w:b/>
          <w:color w:val="008000"/>
        </w:rPr>
        <w:t>Publique-se. Intimem-se.</w:t>
      </w:r>
    </w:p>
    <w:p w14:paraId="3038F06C" w14:textId="77777777" w:rsidR="00FD0AB7" w:rsidRDefault="00FD0AB7" w:rsidP="00693B0D">
      <w:pPr>
        <w:ind w:right="-96"/>
        <w:jc w:val="both"/>
        <w:rPr>
          <w:b/>
          <w:color w:val="008000"/>
        </w:rPr>
      </w:pPr>
    </w:p>
    <w:p w14:paraId="787D42ED" w14:textId="77777777" w:rsidR="007E1C8C" w:rsidRDefault="007E1C8C" w:rsidP="00693B0D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sectPr w:rsidR="007E1C8C"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rcos Dwayne Saraiva Costa - GDSXSR" w:date="2025-09-01T13:19:00Z" w:initials="MG">
    <w:p w14:paraId="346E87E3" w14:textId="0D98C4E7" w:rsidR="00B74FB6" w:rsidRDefault="0063376A">
      <w:r>
        <w:annotationRef/>
      </w:r>
      <w:r w:rsidRPr="40B1094E">
        <w:t>Conclusão:</w:t>
      </w:r>
    </w:p>
    <w:p w14:paraId="020D7533" w14:textId="1497ECC6" w:rsidR="00B74FB6" w:rsidRDefault="0063376A">
      <w:r w:rsidRPr="3A8CDDB3">
        <w:t>Entrega:</w:t>
      </w:r>
    </w:p>
    <w:p w14:paraId="448DA02E" w14:textId="7411C318" w:rsidR="00B74FB6" w:rsidRDefault="0063376A">
      <w:r w:rsidRPr="43891A96">
        <w:t xml:space="preserve">Certeza: </w:t>
      </w:r>
    </w:p>
  </w:comment>
  <w:comment w:id="1" w:author="Rafael Teixeira Coimbra - GDACA" w:date="2026-09-10T01:19:00Z" w:initials="RT">
    <w:p w14:paraId="0FCD7512" w14:textId="77777777" w:rsidR="00AB7345" w:rsidRDefault="00AB7345" w:rsidP="00AB7345">
      <w:pPr>
        <w:pStyle w:val="Textodecomentrio"/>
      </w:pPr>
      <w:r>
        <w:rPr>
          <w:rStyle w:val="Refdecomentrio"/>
        </w:rPr>
        <w:annotationRef/>
      </w:r>
      <w:r>
        <w:t>Conclusão: 01/09/2026</w:t>
      </w:r>
    </w:p>
    <w:p w14:paraId="5810FBEB" w14:textId="77777777" w:rsidR="00AB7345" w:rsidRDefault="00AB7345" w:rsidP="00AB7345">
      <w:pPr>
        <w:pStyle w:val="Textodecomentrio"/>
      </w:pPr>
      <w:r>
        <w:t>Entrega: 09/09/2026</w:t>
      </w:r>
    </w:p>
    <w:p w14:paraId="724B560C" w14:textId="77777777" w:rsidR="00AB7345" w:rsidRDefault="00AB7345" w:rsidP="00AB7345">
      <w:pPr>
        <w:pStyle w:val="Textodecomentrio"/>
      </w:pPr>
      <w:r>
        <w:t xml:space="preserve">Certeza: </w:t>
      </w:r>
    </w:p>
  </w:comment>
  <w:comment w:id="2" w:author="Marcia Vilela Alves - GDACA" w:date="2026-09-10T16:22:00Z" w:initials="MV">
    <w:p w14:paraId="5FAFCF4C" w14:textId="77777777" w:rsidR="00707FE9" w:rsidRDefault="00707FE9" w:rsidP="00707FE9">
      <w:pPr>
        <w:pStyle w:val="Textodecomentrio"/>
      </w:pPr>
      <w:r>
        <w:rPr>
          <w:rStyle w:val="Refdecomentrio"/>
        </w:rPr>
        <w:annotationRef/>
      </w:r>
      <w:r>
        <w:t>Corrigido.</w:t>
      </w:r>
    </w:p>
  </w:comment>
  <w:comment w:id="3" w:author="Rafael Teixeira Coimbra - GDACA" w:date="2026-09-09T18:14:00Z" w:initials="RT">
    <w:p w14:paraId="261A7F20" w14:textId="77777777" w:rsidR="006243DD" w:rsidRDefault="006243DD" w:rsidP="006243DD">
      <w:pPr>
        <w:pStyle w:val="Textodecomentrio"/>
      </w:pPr>
      <w:r>
        <w:rPr>
          <w:rStyle w:val="Refdecomentrio"/>
        </w:rPr>
        <w:annotationRef/>
      </w:r>
      <w:r>
        <w:t xml:space="preserve">Feito com base no acórdão </w:t>
      </w:r>
      <w:r>
        <w:rPr>
          <w:color w:val="3A6282"/>
          <w:highlight w:val="white"/>
        </w:rPr>
        <w:t>1997386</w:t>
      </w:r>
      <w:r>
        <w:t xml:space="preserve">, do Des. Sergio Rocha. </w:t>
      </w:r>
    </w:p>
  </w:comment>
  <w:comment w:id="4" w:author="Assessor GDSXSR" w:initials="AG" w:date="2026-10-31T00:10:42Z">
    <w:p>
      <w:pPr>
        <w:pStyle w:val="CommentText"/>
      </w:pPr>
      <w:r>
        <w:rPr>
          <w:rStyle w:val="CommentReference"/>
        </w:rPr>
        <w:annotationRef/>
      </w:r>
      <w:r>
        <w:t>ASSESSOR GDSXSR — Enxuguei a ementa em 26% (432 para 318 palavras), sem suprimir dispositivo legal nem precedente: fundi períodos, retirei do item 1 os encargos e as parcelas vincendas, que já estão nos itens 2 e 3, e deixei um item por tese (C-02, C-3G). Corrigi o cabeçalho para 'RECURSO PARCIALMENTE PROVIDO' (C-3P) e acrescentei o valor da causa ao fim do item 1 (C-34). Corrigi o inciso do CPC 1.013 § 3º de I para III (ver comentário no voto). Rodapé em forma compacta, sem o CPC 487 I, que só aparece na sentença transcrita (C-20, C-33).</w:t>
      </w:r>
    </w:p>
  </w:comment>
  <w:comment w:id="5" w:author="Assessor GDSXSR" w:initials="AG" w:date="2026-10-31T00:10:42Z">
    <w:p>
      <w:pPr>
        <w:pStyle w:val="CommentText"/>
      </w:pPr>
      <w:r>
        <w:rPr>
          <w:rStyle w:val="CommentReference"/>
        </w:rPr>
        <w:annotationRef/>
      </w:r>
      <w:r>
        <w:t>ASSESSOR GDSXSR — Corrigi 'O autor' para 'A autora' e o espaço em 'ID88498813'; em 'A MMa. Juíza' ajustei para 'A MM. Juíza', fórmula do relatório (C-3N).</w:t>
      </w:r>
    </w:p>
  </w:comment>
  <w:comment w:id="6" w:author="Assessor GDSXSR" w:initials="AG" w:date="2026-10-31T00:10:42Z">
    <w:p>
      <w:pPr>
        <w:pStyle w:val="CommentText"/>
      </w:pPr>
      <w:r>
        <w:rPr>
          <w:rStyle w:val="CommentReference"/>
        </w:rPr>
        <w:annotationRef/>
      </w:r>
      <w:r>
        <w:t>ASSESSOR GDSXSR — Corrigi 'Sentença proferida em 01/07/2026' para 20/05/2026 (ID 88498558); 01/07/2026 é a data da decisão que rejeitou os embargos de declaração (ID 88498813). Corrigi também 'R$ R$' (C-03, C-24).</w:t>
      </w:r>
    </w:p>
  </w:comment>
  <w:comment w:id="7" w:author="Assessor GDSXSR" w:initials="AG" w:date="2026-10-31T00:10:42Z">
    <w:p>
      <w:pPr>
        <w:pStyle w:val="CommentText"/>
      </w:pPr>
      <w:r>
        <w:rPr>
          <w:rStyle w:val="CommentReference"/>
        </w:rPr>
        <w:annotationRef/>
      </w:r>
      <w:r>
        <w:t>ASSESSOR GDSXSR — Enxuguei a fundamentação em 40% (843 para 507 palavras, do título do apelo ao fim do último capítulo), sem suprimir citação de lei, de documento do processo nem da sentença: reduzi a ementa transcrita ao item que sustenta o ponto, fundi os parágrafos que repetiam a mesma ideia, tirei a transição que antecipava a conclusão e fiz as alegações do apelo abrirem cada capítulo (C-02, C-62, C-3W). Reordenei os capítulos: a nulidade por omissão, que é preliminar, passou a abrir o voto; em seguida o mérito da multa pela causa madura; por último o pedido sobre as parcelas vincendas, que era o primeiro e, por ser o último, ficou sem mini-dispositivo (C-3A). Títulos reescritos para dizer a decisão sobre cada pedido (C-3W).</w:t>
      </w:r>
    </w:p>
  </w:comment>
  <w:comment w:id="8" w:author="Assessor GDSXSR" w:initials="AG" w:date="2026-10-31T00:10:42Z">
    <w:p>
      <w:pPr>
        <w:pStyle w:val="CommentText"/>
      </w:pPr>
      <w:r>
        <w:rPr>
          <w:rStyle w:val="CommentReference"/>
        </w:rPr>
        <w:annotationRef/>
      </w:r>
      <w:r>
        <w:t>ASSESSOR GDSXSR — Texto literal (C-63): CPC, art. 1.022, II: “Art. 1.022. Cabem embargos de declaração contra qualquer decisão judicial para: (...) II - suprir omissão de ponto ou questão sobre o qual devia se pronunciar o juiz de ofício ou a requerimento;” (fonte: Planalto). Troquei 'art. 1.022, inciso II, do CPC' pela referência compacta (C-20).</w:t>
      </w:r>
    </w:p>
  </w:comment>
  <w:comment w:id="9" w:author="Assessor GDSXSR" w:initials="AG" w:date="2026-10-31T00:10:42Z">
    <w:p>
      <w:pPr>
        <w:pStyle w:val="CommentText"/>
      </w:pPr>
      <w:r>
        <w:rPr>
          <w:rStyle w:val="CommentReference"/>
        </w:rPr>
        <w:annotationRef/>
      </w:r>
      <w:r>
        <w:t>ASSESSOR GDSXSR — Corrigi o inciso: a minuta citava o CPC 1.013 § 3º, I (reforma de sentença fundada no art. 485), mas a hipótese é a do inciso III (omissão no exame de um dos pedidos). Texto literal (C-63): CPC, art. 1.013, § 3º: “Se o processo estiver em condições de imediato julgamento, o tribunal deve decidir desde logo o mérito quando: (...) III - constatar a omissão no exame de um dos pedidos, hipótese em que poderá julgá-lo;” (fonte: Planalto, conferido no iajus). A correção vale para a ementa, o voto e o dispositivo (C-03, C-64).</w:t>
      </w:r>
    </w:p>
  </w:comment>
  <w:comment w:id="10" w:author="Assessor GDSXSR" w:initials="AG" w:date="2026-10-31T00:10:42Z">
    <w:p>
      <w:pPr>
        <w:pStyle w:val="CommentText"/>
      </w:pPr>
      <w:r>
        <w:rPr>
          <w:rStyle w:val="CommentReference"/>
        </w:rPr>
        <w:annotationRef/>
      </w:r>
      <w:r>
        <w:t>ASSESSOR GDSXSR — Texto literal do CC 1.336, § 1º, na redação da Lei 14.905/2024, vigente (C-64): “§ 1º O condômino que não pagar a sua contribuição ficará sujeito à correção monetária e aos juros moratórios convencionados ou, não sendo previstos, aos juros estabelecidos no art. 406 deste Código, bem como à multa de até 2% (dois por cento) sobre o débito.” (fonte: Planalto, conferido no iajus). Transcrevi no corpo a norma que sustenta o capítulo, com '(...)', e o art. 39 do Estatuto (ID 88498533), de que a minuta só citava o número (C-66).</w:t>
      </w:r>
    </w:p>
  </w:comment>
  <w:comment w:id="11" w:author="Assessor GDSXSR" w:initials="AG" w:date="2026-10-31T00:10:42Z">
    <w:p>
      <w:pPr>
        <w:pStyle w:val="CommentText"/>
      </w:pPr>
      <w:r>
        <w:rPr>
          <w:rStyle w:val="CommentReference"/>
        </w:rPr>
        <w:annotationRef/>
      </w:r>
      <w:r>
        <w:t>ASSESSOR GDSXSR — Reduzi a ementa transcrita do Acórdão 2076426 ao item 8, que sustenta o ponto, sem o cabeçalho e os demais itens (C-62, C-65). Pendência (C-52, C-72): o iajus localizou o processo 0702669-79.2025.8.07.0020 (4ª Turma Cível, Des. Aiston Henrique de Sousa, j. 04/12/2025), mas não devolve o número do acórdão, o DJe nem o inteiro teor; o texto do item 8, o nº 2076426 e o DJe 27/01/2026 vêm da minuta e ficam a conferir no JurisDF.</w:t>
      </w:r>
    </w:p>
  </w:comment>
  <w:comment w:id="12" w:author="Assessor GDSXSR" w:initials="AG" w:date="2026-10-31T00:10:42Z">
    <w:p>
      <w:pPr>
        <w:pStyle w:val="CommentText"/>
      </w:pPr>
      <w:r>
        <w:rPr>
          <w:rStyle w:val="CommentReference"/>
        </w:rPr>
        <w:annotationRef/>
      </w:r>
      <w:r>
        <w:t>ASSESSOR GDSXSR — Alterei 'multa moratória de 2% desde o inadimplemento' para 'sobre as parcelas vencidas', como pede o apelo (ID 88498816) e como diz o capítulo da multa; corrigi 'ao pagamento ao pagamento', a referência do CPC (compacta, inciso III) e a vênia (C-03, C-20). Ponto de atenção sem alteração do resultado (C-24, C-53): a planilha de débito (ID 88498529) já inclui multa de R$ 44,84 e honorários de R$ 470,75 no total de R$ 2.824,51 acolhido pela sentença; na liquidação, a multa de 2% deve incidir sem duplicar o que já consta da planilha.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48DA02E" w15:done="0"/>
  <w15:commentEx w15:paraId="724B560C" w15:paraIdParent="448DA02E" w15:done="0"/>
  <w15:commentEx w15:paraId="5FAFCF4C" w15:paraIdParent="448DA02E" w15:done="0"/>
  <w15:commentEx w15:paraId="261A7F2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2CC4A47" w16cex:dateUtc="2025-09-01T16:19:00Z"/>
  <w16cex:commentExtensible w16cex:durableId="6683D367" w16cex:dateUtc="2026-09-10T04:19:00Z"/>
  <w16cex:commentExtensible w16cex:durableId="76878DA7" w16cex:dateUtc="2026-09-10T19:22:00Z"/>
  <w16cex:commentExtensible w16cex:durableId="68D9527F" w16cex:dateUtc="2026-09-09T21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48DA02E" w16cid:durableId="22CC4A47"/>
  <w16cid:commentId w16cid:paraId="724B560C" w16cid:durableId="6683D367"/>
  <w16cid:commentId w16cid:paraId="5FAFCF4C" w16cid:durableId="76878DA7"/>
  <w16cid:commentId w16cid:paraId="261A7F20" w16cid:durableId="68D9527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1F812" w14:textId="77777777" w:rsidR="00163990" w:rsidRDefault="00163990" w:rsidP="003A42DE">
      <w:pPr>
        <w:spacing w:after="0" w:line="240" w:lineRule="auto"/>
      </w:pPr>
      <w:r>
        <w:separator/>
      </w:r>
    </w:p>
  </w:endnote>
  <w:endnote w:type="continuationSeparator" w:id="0">
    <w:p w14:paraId="78072904" w14:textId="77777777" w:rsidR="00163990" w:rsidRDefault="00163990" w:rsidP="003A42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394580"/>
      <w:docPartObj>
        <w:docPartGallery w:val="Page Numbers (Bottom of Page)"/>
        <w:docPartUnique/>
      </w:docPartObj>
    </w:sdtPr>
    <w:sdtEndPr/>
    <w:sdtContent>
      <w:p w14:paraId="4A86AAF9" w14:textId="77777777" w:rsidR="003A42DE" w:rsidRDefault="003A42DE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B59F42A" w14:textId="77777777" w:rsidR="003A42DE" w:rsidRDefault="003A42D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392FD" w14:textId="77777777" w:rsidR="00163990" w:rsidRDefault="00163990" w:rsidP="003A42DE">
      <w:pPr>
        <w:spacing w:after="0" w:line="240" w:lineRule="auto"/>
      </w:pPr>
      <w:r>
        <w:separator/>
      </w:r>
    </w:p>
  </w:footnote>
  <w:footnote w:type="continuationSeparator" w:id="0">
    <w:p w14:paraId="2125518C" w14:textId="77777777" w:rsidR="00163990" w:rsidRDefault="00163990" w:rsidP="003A42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61C7"/>
    <w:multiLevelType w:val="hybridMultilevel"/>
    <w:tmpl w:val="9D3E05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F7516"/>
    <w:multiLevelType w:val="hybridMultilevel"/>
    <w:tmpl w:val="21B814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E62D1F"/>
    <w:multiLevelType w:val="hybridMultilevel"/>
    <w:tmpl w:val="5E265BA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4879A6"/>
    <w:multiLevelType w:val="hybridMultilevel"/>
    <w:tmpl w:val="DE68D2F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B04E57"/>
    <w:multiLevelType w:val="hybridMultilevel"/>
    <w:tmpl w:val="63CE71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2040057">
    <w:abstractNumId w:val="1"/>
  </w:num>
  <w:num w:numId="2" w16cid:durableId="1365403601">
    <w:abstractNumId w:val="0"/>
  </w:num>
  <w:num w:numId="3" w16cid:durableId="1699744316">
    <w:abstractNumId w:val="4"/>
  </w:num>
  <w:num w:numId="4" w16cid:durableId="1036810075">
    <w:abstractNumId w:val="2"/>
  </w:num>
  <w:num w:numId="5" w16cid:durableId="1881167072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cos Dwayne Saraiva Costa - GDSXSR">
    <w15:presenceInfo w15:providerId="AD" w15:userId="S::t321760@tjdft.jus.br::71ef89ef-9eb5-4780-8a4d-3f3a792db9c6"/>
  </w15:person>
  <w15:person w15:author="Rafael Teixeira Coimbra - GDACA">
    <w15:presenceInfo w15:providerId="AD" w15:userId="S::t319088@tjdft.jus.br::eb3fd8a2-1d40-4838-abeb-4a74960c195f"/>
  </w15:person>
  <w15:person w15:author="Marcia Vilela Alves - GDACA">
    <w15:presenceInfo w15:providerId="AD" w15:userId="S::t308703@tjdft.jus.br::7a63abfe-b68b-4abc-8a9c-163dd7d9a18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398"/>
    <w:rsid w:val="00004C11"/>
    <w:rsid w:val="00012123"/>
    <w:rsid w:val="000157FB"/>
    <w:rsid w:val="0002189B"/>
    <w:rsid w:val="0002738F"/>
    <w:rsid w:val="00033421"/>
    <w:rsid w:val="00033AFD"/>
    <w:rsid w:val="00052AE3"/>
    <w:rsid w:val="0005606F"/>
    <w:rsid w:val="0006080C"/>
    <w:rsid w:val="000619E0"/>
    <w:rsid w:val="00063248"/>
    <w:rsid w:val="00064301"/>
    <w:rsid w:val="000736D1"/>
    <w:rsid w:val="00076D7D"/>
    <w:rsid w:val="0009174A"/>
    <w:rsid w:val="00091ABC"/>
    <w:rsid w:val="00096FC1"/>
    <w:rsid w:val="00097A01"/>
    <w:rsid w:val="00097BBF"/>
    <w:rsid w:val="000A7009"/>
    <w:rsid w:val="000A76CA"/>
    <w:rsid w:val="000B0FC6"/>
    <w:rsid w:val="000B7AF7"/>
    <w:rsid w:val="000C6550"/>
    <w:rsid w:val="000D2E62"/>
    <w:rsid w:val="000D59B2"/>
    <w:rsid w:val="000E6A38"/>
    <w:rsid w:val="000F1358"/>
    <w:rsid w:val="000F1817"/>
    <w:rsid w:val="000F3F23"/>
    <w:rsid w:val="000F6570"/>
    <w:rsid w:val="000F7E7A"/>
    <w:rsid w:val="001009CC"/>
    <w:rsid w:val="0011527A"/>
    <w:rsid w:val="00115458"/>
    <w:rsid w:val="00115569"/>
    <w:rsid w:val="00122133"/>
    <w:rsid w:val="00125329"/>
    <w:rsid w:val="00126492"/>
    <w:rsid w:val="00131A63"/>
    <w:rsid w:val="00137A7E"/>
    <w:rsid w:val="001428D5"/>
    <w:rsid w:val="00151611"/>
    <w:rsid w:val="00153922"/>
    <w:rsid w:val="0015649B"/>
    <w:rsid w:val="00161CD2"/>
    <w:rsid w:val="00163990"/>
    <w:rsid w:val="001676A4"/>
    <w:rsid w:val="00167F3A"/>
    <w:rsid w:val="00173282"/>
    <w:rsid w:val="00175661"/>
    <w:rsid w:val="001801E9"/>
    <w:rsid w:val="00182D89"/>
    <w:rsid w:val="00183B77"/>
    <w:rsid w:val="00190890"/>
    <w:rsid w:val="001A09B8"/>
    <w:rsid w:val="001A3EE8"/>
    <w:rsid w:val="001A44A9"/>
    <w:rsid w:val="001A5208"/>
    <w:rsid w:val="001A5958"/>
    <w:rsid w:val="001C466B"/>
    <w:rsid w:val="001C5FBD"/>
    <w:rsid w:val="001D2162"/>
    <w:rsid w:val="001D7639"/>
    <w:rsid w:val="001E0D41"/>
    <w:rsid w:val="001E199D"/>
    <w:rsid w:val="001E4974"/>
    <w:rsid w:val="001E7903"/>
    <w:rsid w:val="00201B7F"/>
    <w:rsid w:val="00203B1D"/>
    <w:rsid w:val="0020478E"/>
    <w:rsid w:val="00206304"/>
    <w:rsid w:val="002126F1"/>
    <w:rsid w:val="0021487B"/>
    <w:rsid w:val="0021526A"/>
    <w:rsid w:val="00220E56"/>
    <w:rsid w:val="00227901"/>
    <w:rsid w:val="00232EEB"/>
    <w:rsid w:val="00240461"/>
    <w:rsid w:val="002437F6"/>
    <w:rsid w:val="002515DB"/>
    <w:rsid w:val="00254E51"/>
    <w:rsid w:val="0026147D"/>
    <w:rsid w:val="00264107"/>
    <w:rsid w:val="00266953"/>
    <w:rsid w:val="00270F58"/>
    <w:rsid w:val="00274644"/>
    <w:rsid w:val="00277029"/>
    <w:rsid w:val="002823A9"/>
    <w:rsid w:val="0028319F"/>
    <w:rsid w:val="002926F9"/>
    <w:rsid w:val="00292E82"/>
    <w:rsid w:val="00293D94"/>
    <w:rsid w:val="00296DAE"/>
    <w:rsid w:val="002A2038"/>
    <w:rsid w:val="002A3D11"/>
    <w:rsid w:val="002A5205"/>
    <w:rsid w:val="002B1184"/>
    <w:rsid w:val="002B210E"/>
    <w:rsid w:val="002B46B4"/>
    <w:rsid w:val="002C2464"/>
    <w:rsid w:val="002C42D2"/>
    <w:rsid w:val="002D127E"/>
    <w:rsid w:val="002D2D56"/>
    <w:rsid w:val="002D3FF3"/>
    <w:rsid w:val="002E1E7E"/>
    <w:rsid w:val="002F13AB"/>
    <w:rsid w:val="002F4E2C"/>
    <w:rsid w:val="002F7666"/>
    <w:rsid w:val="00302029"/>
    <w:rsid w:val="00303FAE"/>
    <w:rsid w:val="003100BA"/>
    <w:rsid w:val="0031063D"/>
    <w:rsid w:val="00311D89"/>
    <w:rsid w:val="00312291"/>
    <w:rsid w:val="00316B1F"/>
    <w:rsid w:val="00321068"/>
    <w:rsid w:val="00321285"/>
    <w:rsid w:val="00323779"/>
    <w:rsid w:val="00323D27"/>
    <w:rsid w:val="00336583"/>
    <w:rsid w:val="0033735F"/>
    <w:rsid w:val="0034247B"/>
    <w:rsid w:val="0034511C"/>
    <w:rsid w:val="00347818"/>
    <w:rsid w:val="00351653"/>
    <w:rsid w:val="003524E5"/>
    <w:rsid w:val="00352D66"/>
    <w:rsid w:val="00354AA2"/>
    <w:rsid w:val="00354BDE"/>
    <w:rsid w:val="00355C73"/>
    <w:rsid w:val="003624B4"/>
    <w:rsid w:val="00370C48"/>
    <w:rsid w:val="003717FC"/>
    <w:rsid w:val="003749AB"/>
    <w:rsid w:val="003A42DE"/>
    <w:rsid w:val="003A4E55"/>
    <w:rsid w:val="003A5EE3"/>
    <w:rsid w:val="003B008D"/>
    <w:rsid w:val="003B175C"/>
    <w:rsid w:val="003B3398"/>
    <w:rsid w:val="003D11BE"/>
    <w:rsid w:val="003D3FEE"/>
    <w:rsid w:val="003E436D"/>
    <w:rsid w:val="003F1959"/>
    <w:rsid w:val="003F5820"/>
    <w:rsid w:val="00410E52"/>
    <w:rsid w:val="00413928"/>
    <w:rsid w:val="00423538"/>
    <w:rsid w:val="004431D9"/>
    <w:rsid w:val="00445ED9"/>
    <w:rsid w:val="00446DBB"/>
    <w:rsid w:val="00451A6D"/>
    <w:rsid w:val="00465A25"/>
    <w:rsid w:val="0047216B"/>
    <w:rsid w:val="004728BF"/>
    <w:rsid w:val="004762F1"/>
    <w:rsid w:val="00480A33"/>
    <w:rsid w:val="00485185"/>
    <w:rsid w:val="00495EB5"/>
    <w:rsid w:val="0049672E"/>
    <w:rsid w:val="00496EB5"/>
    <w:rsid w:val="004B2A9C"/>
    <w:rsid w:val="004B5833"/>
    <w:rsid w:val="004C0465"/>
    <w:rsid w:val="004C591E"/>
    <w:rsid w:val="004C7418"/>
    <w:rsid w:val="004D175C"/>
    <w:rsid w:val="004E01CD"/>
    <w:rsid w:val="00506A7D"/>
    <w:rsid w:val="00506D76"/>
    <w:rsid w:val="00511630"/>
    <w:rsid w:val="00517F10"/>
    <w:rsid w:val="005208F6"/>
    <w:rsid w:val="00525FCB"/>
    <w:rsid w:val="00530C7C"/>
    <w:rsid w:val="00531B2F"/>
    <w:rsid w:val="0055172B"/>
    <w:rsid w:val="00557342"/>
    <w:rsid w:val="00560427"/>
    <w:rsid w:val="00573C5D"/>
    <w:rsid w:val="00576A45"/>
    <w:rsid w:val="0057726B"/>
    <w:rsid w:val="005774DC"/>
    <w:rsid w:val="00586EB6"/>
    <w:rsid w:val="00590093"/>
    <w:rsid w:val="005925FC"/>
    <w:rsid w:val="0059689A"/>
    <w:rsid w:val="00597864"/>
    <w:rsid w:val="005A1443"/>
    <w:rsid w:val="005A1AD9"/>
    <w:rsid w:val="005B7851"/>
    <w:rsid w:val="005C31C4"/>
    <w:rsid w:val="005C48BB"/>
    <w:rsid w:val="005C65B9"/>
    <w:rsid w:val="005C69F8"/>
    <w:rsid w:val="005D305E"/>
    <w:rsid w:val="005E3F4E"/>
    <w:rsid w:val="005E5A03"/>
    <w:rsid w:val="005E7EC2"/>
    <w:rsid w:val="00601B09"/>
    <w:rsid w:val="0060333D"/>
    <w:rsid w:val="00607F38"/>
    <w:rsid w:val="00611216"/>
    <w:rsid w:val="0061262D"/>
    <w:rsid w:val="00615051"/>
    <w:rsid w:val="006159C3"/>
    <w:rsid w:val="006226C6"/>
    <w:rsid w:val="00622E25"/>
    <w:rsid w:val="00623D87"/>
    <w:rsid w:val="006243DD"/>
    <w:rsid w:val="006255CC"/>
    <w:rsid w:val="00631B27"/>
    <w:rsid w:val="00632EAA"/>
    <w:rsid w:val="00633703"/>
    <w:rsid w:val="0063376A"/>
    <w:rsid w:val="006351F4"/>
    <w:rsid w:val="00635527"/>
    <w:rsid w:val="00635B34"/>
    <w:rsid w:val="00641BB6"/>
    <w:rsid w:val="00644738"/>
    <w:rsid w:val="00646B5E"/>
    <w:rsid w:val="0066130A"/>
    <w:rsid w:val="00661CF3"/>
    <w:rsid w:val="00661E7F"/>
    <w:rsid w:val="006658A2"/>
    <w:rsid w:val="00675240"/>
    <w:rsid w:val="00677CBA"/>
    <w:rsid w:val="0068069D"/>
    <w:rsid w:val="006921E1"/>
    <w:rsid w:val="00693B0D"/>
    <w:rsid w:val="00694BA4"/>
    <w:rsid w:val="006A41D7"/>
    <w:rsid w:val="006B06B5"/>
    <w:rsid w:val="006B2A89"/>
    <w:rsid w:val="006B555B"/>
    <w:rsid w:val="006C2220"/>
    <w:rsid w:val="006C6E29"/>
    <w:rsid w:val="006D07B9"/>
    <w:rsid w:val="006D0993"/>
    <w:rsid w:val="006D3824"/>
    <w:rsid w:val="006D595E"/>
    <w:rsid w:val="006D611D"/>
    <w:rsid w:val="006F2624"/>
    <w:rsid w:val="006F36AC"/>
    <w:rsid w:val="006F725D"/>
    <w:rsid w:val="00704C1E"/>
    <w:rsid w:val="00705AA7"/>
    <w:rsid w:val="00707215"/>
    <w:rsid w:val="00707FE9"/>
    <w:rsid w:val="00711FE9"/>
    <w:rsid w:val="00722340"/>
    <w:rsid w:val="00726567"/>
    <w:rsid w:val="007307B9"/>
    <w:rsid w:val="00730800"/>
    <w:rsid w:val="00742580"/>
    <w:rsid w:val="00744386"/>
    <w:rsid w:val="00744BDF"/>
    <w:rsid w:val="00747176"/>
    <w:rsid w:val="00747CA8"/>
    <w:rsid w:val="00755A3A"/>
    <w:rsid w:val="00765709"/>
    <w:rsid w:val="00770E7F"/>
    <w:rsid w:val="0077693D"/>
    <w:rsid w:val="0077719E"/>
    <w:rsid w:val="00782446"/>
    <w:rsid w:val="007844F9"/>
    <w:rsid w:val="00786D40"/>
    <w:rsid w:val="00790B00"/>
    <w:rsid w:val="00791D48"/>
    <w:rsid w:val="007A3F4D"/>
    <w:rsid w:val="007B265E"/>
    <w:rsid w:val="007B3F12"/>
    <w:rsid w:val="007C0FEF"/>
    <w:rsid w:val="007C196D"/>
    <w:rsid w:val="007C4990"/>
    <w:rsid w:val="007C7165"/>
    <w:rsid w:val="007D00F1"/>
    <w:rsid w:val="007D27C7"/>
    <w:rsid w:val="007D3BA7"/>
    <w:rsid w:val="007D4432"/>
    <w:rsid w:val="007D4F8F"/>
    <w:rsid w:val="007E1C8C"/>
    <w:rsid w:val="007E3BF9"/>
    <w:rsid w:val="007E3F02"/>
    <w:rsid w:val="007F0F43"/>
    <w:rsid w:val="007F1D17"/>
    <w:rsid w:val="007F4412"/>
    <w:rsid w:val="007F7839"/>
    <w:rsid w:val="00800051"/>
    <w:rsid w:val="00804386"/>
    <w:rsid w:val="008134CE"/>
    <w:rsid w:val="008151BB"/>
    <w:rsid w:val="008156B7"/>
    <w:rsid w:val="00822E35"/>
    <w:rsid w:val="008235A6"/>
    <w:rsid w:val="00825BFF"/>
    <w:rsid w:val="00836F1F"/>
    <w:rsid w:val="00837FE5"/>
    <w:rsid w:val="00841323"/>
    <w:rsid w:val="0085425F"/>
    <w:rsid w:val="00860E7A"/>
    <w:rsid w:val="0086390F"/>
    <w:rsid w:val="00877CCC"/>
    <w:rsid w:val="00877F2B"/>
    <w:rsid w:val="008809C2"/>
    <w:rsid w:val="00882188"/>
    <w:rsid w:val="00886857"/>
    <w:rsid w:val="00886ABA"/>
    <w:rsid w:val="00887483"/>
    <w:rsid w:val="0089419A"/>
    <w:rsid w:val="008961E1"/>
    <w:rsid w:val="008966E3"/>
    <w:rsid w:val="008A01E9"/>
    <w:rsid w:val="008A049E"/>
    <w:rsid w:val="008A4445"/>
    <w:rsid w:val="008A49BC"/>
    <w:rsid w:val="008A56A3"/>
    <w:rsid w:val="008A7AE1"/>
    <w:rsid w:val="008B404A"/>
    <w:rsid w:val="008B45C4"/>
    <w:rsid w:val="008B62DA"/>
    <w:rsid w:val="008C29EA"/>
    <w:rsid w:val="008C306F"/>
    <w:rsid w:val="008C34E5"/>
    <w:rsid w:val="008C381E"/>
    <w:rsid w:val="008C4183"/>
    <w:rsid w:val="008C450D"/>
    <w:rsid w:val="008C50CB"/>
    <w:rsid w:val="008C641E"/>
    <w:rsid w:val="008D0C9F"/>
    <w:rsid w:val="008D721A"/>
    <w:rsid w:val="008D7D67"/>
    <w:rsid w:val="008E562B"/>
    <w:rsid w:val="008E6A92"/>
    <w:rsid w:val="008F32E4"/>
    <w:rsid w:val="008F43F4"/>
    <w:rsid w:val="008F4440"/>
    <w:rsid w:val="00905AC0"/>
    <w:rsid w:val="00911601"/>
    <w:rsid w:val="009137DF"/>
    <w:rsid w:val="00917105"/>
    <w:rsid w:val="0092538F"/>
    <w:rsid w:val="00927B58"/>
    <w:rsid w:val="009300C5"/>
    <w:rsid w:val="00933600"/>
    <w:rsid w:val="0093378D"/>
    <w:rsid w:val="00937017"/>
    <w:rsid w:val="009431B2"/>
    <w:rsid w:val="00945DCA"/>
    <w:rsid w:val="00946FF7"/>
    <w:rsid w:val="009506E0"/>
    <w:rsid w:val="00951CAD"/>
    <w:rsid w:val="009579D8"/>
    <w:rsid w:val="00962A91"/>
    <w:rsid w:val="00966A46"/>
    <w:rsid w:val="00972EF3"/>
    <w:rsid w:val="0097780C"/>
    <w:rsid w:val="0098377D"/>
    <w:rsid w:val="00993B1D"/>
    <w:rsid w:val="00994B5E"/>
    <w:rsid w:val="00994E07"/>
    <w:rsid w:val="0099680F"/>
    <w:rsid w:val="009978E9"/>
    <w:rsid w:val="009A136D"/>
    <w:rsid w:val="009A37F4"/>
    <w:rsid w:val="009C02C1"/>
    <w:rsid w:val="009C1026"/>
    <w:rsid w:val="009C4045"/>
    <w:rsid w:val="009D0BA0"/>
    <w:rsid w:val="009D1137"/>
    <w:rsid w:val="009D757F"/>
    <w:rsid w:val="009E1C77"/>
    <w:rsid w:val="009E1D8D"/>
    <w:rsid w:val="009E3373"/>
    <w:rsid w:val="009E3BE9"/>
    <w:rsid w:val="009E7A18"/>
    <w:rsid w:val="009F2BB1"/>
    <w:rsid w:val="009F36E1"/>
    <w:rsid w:val="009F684C"/>
    <w:rsid w:val="009F759D"/>
    <w:rsid w:val="00A03057"/>
    <w:rsid w:val="00A05408"/>
    <w:rsid w:val="00A1698F"/>
    <w:rsid w:val="00A178D1"/>
    <w:rsid w:val="00A2661C"/>
    <w:rsid w:val="00A31C13"/>
    <w:rsid w:val="00A330C4"/>
    <w:rsid w:val="00A3595E"/>
    <w:rsid w:val="00A41D46"/>
    <w:rsid w:val="00A42BA6"/>
    <w:rsid w:val="00A44A87"/>
    <w:rsid w:val="00A52155"/>
    <w:rsid w:val="00A546FD"/>
    <w:rsid w:val="00A600D2"/>
    <w:rsid w:val="00A6027B"/>
    <w:rsid w:val="00A6481B"/>
    <w:rsid w:val="00A72414"/>
    <w:rsid w:val="00A773CE"/>
    <w:rsid w:val="00A80091"/>
    <w:rsid w:val="00A805C3"/>
    <w:rsid w:val="00A84135"/>
    <w:rsid w:val="00A85198"/>
    <w:rsid w:val="00A87227"/>
    <w:rsid w:val="00A933DB"/>
    <w:rsid w:val="00A958AF"/>
    <w:rsid w:val="00A96CB3"/>
    <w:rsid w:val="00A97525"/>
    <w:rsid w:val="00AA1C23"/>
    <w:rsid w:val="00AA7E81"/>
    <w:rsid w:val="00AB1DE4"/>
    <w:rsid w:val="00AB7345"/>
    <w:rsid w:val="00AB7E65"/>
    <w:rsid w:val="00AC114A"/>
    <w:rsid w:val="00AC20E1"/>
    <w:rsid w:val="00AD5B13"/>
    <w:rsid w:val="00AF1A64"/>
    <w:rsid w:val="00B04942"/>
    <w:rsid w:val="00B17310"/>
    <w:rsid w:val="00B239B7"/>
    <w:rsid w:val="00B23EC4"/>
    <w:rsid w:val="00B252F0"/>
    <w:rsid w:val="00B30DAE"/>
    <w:rsid w:val="00B3301D"/>
    <w:rsid w:val="00B41866"/>
    <w:rsid w:val="00B42EEE"/>
    <w:rsid w:val="00B5557F"/>
    <w:rsid w:val="00B55C3E"/>
    <w:rsid w:val="00B5663B"/>
    <w:rsid w:val="00B606B1"/>
    <w:rsid w:val="00B60851"/>
    <w:rsid w:val="00B60F01"/>
    <w:rsid w:val="00B66B32"/>
    <w:rsid w:val="00B73FAD"/>
    <w:rsid w:val="00B74FB6"/>
    <w:rsid w:val="00B75D6D"/>
    <w:rsid w:val="00B816C0"/>
    <w:rsid w:val="00BA3360"/>
    <w:rsid w:val="00BA5F50"/>
    <w:rsid w:val="00BA65D0"/>
    <w:rsid w:val="00BA700C"/>
    <w:rsid w:val="00BB00E7"/>
    <w:rsid w:val="00BB2608"/>
    <w:rsid w:val="00BB6749"/>
    <w:rsid w:val="00BC1389"/>
    <w:rsid w:val="00BD1BA2"/>
    <w:rsid w:val="00BE75D7"/>
    <w:rsid w:val="00BF1494"/>
    <w:rsid w:val="00BF173F"/>
    <w:rsid w:val="00BF4903"/>
    <w:rsid w:val="00BF65B9"/>
    <w:rsid w:val="00BF7139"/>
    <w:rsid w:val="00C01659"/>
    <w:rsid w:val="00C07A6E"/>
    <w:rsid w:val="00C11601"/>
    <w:rsid w:val="00C12218"/>
    <w:rsid w:val="00C21B40"/>
    <w:rsid w:val="00C22469"/>
    <w:rsid w:val="00C249B8"/>
    <w:rsid w:val="00C24B59"/>
    <w:rsid w:val="00C33B77"/>
    <w:rsid w:val="00C341CF"/>
    <w:rsid w:val="00C40A19"/>
    <w:rsid w:val="00C4378B"/>
    <w:rsid w:val="00C554F8"/>
    <w:rsid w:val="00C57E17"/>
    <w:rsid w:val="00C6664A"/>
    <w:rsid w:val="00C76A9D"/>
    <w:rsid w:val="00C82216"/>
    <w:rsid w:val="00C94119"/>
    <w:rsid w:val="00CA324E"/>
    <w:rsid w:val="00CB07B9"/>
    <w:rsid w:val="00CB0848"/>
    <w:rsid w:val="00CB3BA8"/>
    <w:rsid w:val="00CB4E4C"/>
    <w:rsid w:val="00CB7FF8"/>
    <w:rsid w:val="00CC2B26"/>
    <w:rsid w:val="00CC6EDA"/>
    <w:rsid w:val="00CC7150"/>
    <w:rsid w:val="00CE7EED"/>
    <w:rsid w:val="00CF0581"/>
    <w:rsid w:val="00CF247F"/>
    <w:rsid w:val="00CF7752"/>
    <w:rsid w:val="00D04BD8"/>
    <w:rsid w:val="00D07310"/>
    <w:rsid w:val="00D101EF"/>
    <w:rsid w:val="00D1067B"/>
    <w:rsid w:val="00D12D71"/>
    <w:rsid w:val="00D135AB"/>
    <w:rsid w:val="00D13806"/>
    <w:rsid w:val="00D14D52"/>
    <w:rsid w:val="00D17E79"/>
    <w:rsid w:val="00D21983"/>
    <w:rsid w:val="00D34492"/>
    <w:rsid w:val="00D4104B"/>
    <w:rsid w:val="00D42B4A"/>
    <w:rsid w:val="00D43D0D"/>
    <w:rsid w:val="00D516B2"/>
    <w:rsid w:val="00D52E56"/>
    <w:rsid w:val="00D57E55"/>
    <w:rsid w:val="00D61043"/>
    <w:rsid w:val="00D6495E"/>
    <w:rsid w:val="00D80EBC"/>
    <w:rsid w:val="00D8334B"/>
    <w:rsid w:val="00D84490"/>
    <w:rsid w:val="00D85E07"/>
    <w:rsid w:val="00D93D0A"/>
    <w:rsid w:val="00D96221"/>
    <w:rsid w:val="00DA24A2"/>
    <w:rsid w:val="00DB07F3"/>
    <w:rsid w:val="00DB1301"/>
    <w:rsid w:val="00DB342D"/>
    <w:rsid w:val="00DC4BB4"/>
    <w:rsid w:val="00DC71DB"/>
    <w:rsid w:val="00DD4D41"/>
    <w:rsid w:val="00DD6614"/>
    <w:rsid w:val="00DF0654"/>
    <w:rsid w:val="00DF2670"/>
    <w:rsid w:val="00DF2730"/>
    <w:rsid w:val="00E06532"/>
    <w:rsid w:val="00E07B96"/>
    <w:rsid w:val="00E12FDA"/>
    <w:rsid w:val="00E152F3"/>
    <w:rsid w:val="00E211F5"/>
    <w:rsid w:val="00E26735"/>
    <w:rsid w:val="00E346BB"/>
    <w:rsid w:val="00E40F7D"/>
    <w:rsid w:val="00E437CF"/>
    <w:rsid w:val="00E44D70"/>
    <w:rsid w:val="00E51C91"/>
    <w:rsid w:val="00E53472"/>
    <w:rsid w:val="00E53CAF"/>
    <w:rsid w:val="00E56CD2"/>
    <w:rsid w:val="00E611E9"/>
    <w:rsid w:val="00E647A0"/>
    <w:rsid w:val="00E65A24"/>
    <w:rsid w:val="00E763A2"/>
    <w:rsid w:val="00E80071"/>
    <w:rsid w:val="00E806F5"/>
    <w:rsid w:val="00E86190"/>
    <w:rsid w:val="00E87018"/>
    <w:rsid w:val="00E87B28"/>
    <w:rsid w:val="00E91CD1"/>
    <w:rsid w:val="00E963CE"/>
    <w:rsid w:val="00E96D12"/>
    <w:rsid w:val="00E97CB9"/>
    <w:rsid w:val="00EB3378"/>
    <w:rsid w:val="00EB3B98"/>
    <w:rsid w:val="00EB3F6A"/>
    <w:rsid w:val="00EB54B5"/>
    <w:rsid w:val="00EC03E0"/>
    <w:rsid w:val="00EC5732"/>
    <w:rsid w:val="00EC6648"/>
    <w:rsid w:val="00ED0A9E"/>
    <w:rsid w:val="00ED252E"/>
    <w:rsid w:val="00ED44BA"/>
    <w:rsid w:val="00ED5E8E"/>
    <w:rsid w:val="00EE027D"/>
    <w:rsid w:val="00EE34AF"/>
    <w:rsid w:val="00EE760E"/>
    <w:rsid w:val="00EF2715"/>
    <w:rsid w:val="00EF6182"/>
    <w:rsid w:val="00EF7D83"/>
    <w:rsid w:val="00F004EF"/>
    <w:rsid w:val="00F041BA"/>
    <w:rsid w:val="00F06F43"/>
    <w:rsid w:val="00F07B06"/>
    <w:rsid w:val="00F10D23"/>
    <w:rsid w:val="00F12768"/>
    <w:rsid w:val="00F12EA4"/>
    <w:rsid w:val="00F143F5"/>
    <w:rsid w:val="00F1627D"/>
    <w:rsid w:val="00F20A80"/>
    <w:rsid w:val="00F246D2"/>
    <w:rsid w:val="00F25112"/>
    <w:rsid w:val="00F30329"/>
    <w:rsid w:val="00F3251E"/>
    <w:rsid w:val="00F32608"/>
    <w:rsid w:val="00F3776A"/>
    <w:rsid w:val="00F40A01"/>
    <w:rsid w:val="00F43DDE"/>
    <w:rsid w:val="00F51BA9"/>
    <w:rsid w:val="00F51F47"/>
    <w:rsid w:val="00F547F1"/>
    <w:rsid w:val="00F54F92"/>
    <w:rsid w:val="00F63CDB"/>
    <w:rsid w:val="00F66640"/>
    <w:rsid w:val="00F77719"/>
    <w:rsid w:val="00F821ED"/>
    <w:rsid w:val="00F84974"/>
    <w:rsid w:val="00F87022"/>
    <w:rsid w:val="00F90DC1"/>
    <w:rsid w:val="00F9351B"/>
    <w:rsid w:val="00FA77B3"/>
    <w:rsid w:val="00FB3576"/>
    <w:rsid w:val="00FC0273"/>
    <w:rsid w:val="00FC0C0F"/>
    <w:rsid w:val="00FC1F88"/>
    <w:rsid w:val="00FC2205"/>
    <w:rsid w:val="00FC2DF0"/>
    <w:rsid w:val="00FC613E"/>
    <w:rsid w:val="00FD0AB7"/>
    <w:rsid w:val="00FD2599"/>
    <w:rsid w:val="00FD472E"/>
    <w:rsid w:val="00FD5831"/>
    <w:rsid w:val="00FF5783"/>
    <w:rsid w:val="00FF6C39"/>
    <w:rsid w:val="0100D07F"/>
    <w:rsid w:val="012B7E23"/>
    <w:rsid w:val="01427B94"/>
    <w:rsid w:val="026E497E"/>
    <w:rsid w:val="0406F2B1"/>
    <w:rsid w:val="04EB9BAA"/>
    <w:rsid w:val="053C8DC2"/>
    <w:rsid w:val="05C072E5"/>
    <w:rsid w:val="061EE5CE"/>
    <w:rsid w:val="066636ED"/>
    <w:rsid w:val="0741BAA1"/>
    <w:rsid w:val="07BAB62F"/>
    <w:rsid w:val="08624999"/>
    <w:rsid w:val="08BDBA2B"/>
    <w:rsid w:val="0A795B63"/>
    <w:rsid w:val="0D003B5C"/>
    <w:rsid w:val="0F16BAD4"/>
    <w:rsid w:val="0F49A558"/>
    <w:rsid w:val="0F4CCC86"/>
    <w:rsid w:val="10E575B9"/>
    <w:rsid w:val="10E89CE7"/>
    <w:rsid w:val="1281461A"/>
    <w:rsid w:val="15075F5D"/>
    <w:rsid w:val="1522DC33"/>
    <w:rsid w:val="159010E4"/>
    <w:rsid w:val="161D075D"/>
    <w:rsid w:val="1685D88B"/>
    <w:rsid w:val="16AFD0FD"/>
    <w:rsid w:val="1754F7B4"/>
    <w:rsid w:val="18BBA766"/>
    <w:rsid w:val="194071AB"/>
    <w:rsid w:val="1A3663CD"/>
    <w:rsid w:val="1B897297"/>
    <w:rsid w:val="1D73FD00"/>
    <w:rsid w:val="1D8A9227"/>
    <w:rsid w:val="1DCB177C"/>
    <w:rsid w:val="1DE275A0"/>
    <w:rsid w:val="1E3E6500"/>
    <w:rsid w:val="1FAFCC66"/>
    <w:rsid w:val="20EF5200"/>
    <w:rsid w:val="21D3B298"/>
    <w:rsid w:val="21E019B6"/>
    <w:rsid w:val="22173CF7"/>
    <w:rsid w:val="22242253"/>
    <w:rsid w:val="2259356D"/>
    <w:rsid w:val="232923D0"/>
    <w:rsid w:val="23459D0C"/>
    <w:rsid w:val="248F4127"/>
    <w:rsid w:val="249E222A"/>
    <w:rsid w:val="26A9A53C"/>
    <w:rsid w:val="27623DE6"/>
    <w:rsid w:val="282F3618"/>
    <w:rsid w:val="2852C1B3"/>
    <w:rsid w:val="29FC1AE8"/>
    <w:rsid w:val="2AE1B6B7"/>
    <w:rsid w:val="2AE79E71"/>
    <w:rsid w:val="2AF5D78B"/>
    <w:rsid w:val="2BDF0338"/>
    <w:rsid w:val="2DD61D48"/>
    <w:rsid w:val="2E9247A0"/>
    <w:rsid w:val="2F1C19A9"/>
    <w:rsid w:val="302A78A5"/>
    <w:rsid w:val="303ED86D"/>
    <w:rsid w:val="30508782"/>
    <w:rsid w:val="30587508"/>
    <w:rsid w:val="31EC57E3"/>
    <w:rsid w:val="348DB4EB"/>
    <w:rsid w:val="3601BA69"/>
    <w:rsid w:val="367267F9"/>
    <w:rsid w:val="36CA94C4"/>
    <w:rsid w:val="370C73D9"/>
    <w:rsid w:val="37408DCC"/>
    <w:rsid w:val="3757F389"/>
    <w:rsid w:val="38EEAB87"/>
    <w:rsid w:val="39AE4A8D"/>
    <w:rsid w:val="39FF574E"/>
    <w:rsid w:val="3AD2045E"/>
    <w:rsid w:val="3BB47562"/>
    <w:rsid w:val="3C5D9607"/>
    <w:rsid w:val="3D1A2DB7"/>
    <w:rsid w:val="3F2CDD4C"/>
    <w:rsid w:val="3FBD6A61"/>
    <w:rsid w:val="3FD06354"/>
    <w:rsid w:val="3FFE3DCC"/>
    <w:rsid w:val="403F600A"/>
    <w:rsid w:val="413FE707"/>
    <w:rsid w:val="41E1021E"/>
    <w:rsid w:val="420D9061"/>
    <w:rsid w:val="4228454C"/>
    <w:rsid w:val="42870D7F"/>
    <w:rsid w:val="42F63EA0"/>
    <w:rsid w:val="4380C41B"/>
    <w:rsid w:val="43A63994"/>
    <w:rsid w:val="43A67A0B"/>
    <w:rsid w:val="44688134"/>
    <w:rsid w:val="45CC8256"/>
    <w:rsid w:val="45D7D81A"/>
    <w:rsid w:val="45EE95F0"/>
    <w:rsid w:val="4614B705"/>
    <w:rsid w:val="46223337"/>
    <w:rsid w:val="463AD933"/>
    <w:rsid w:val="46A53D34"/>
    <w:rsid w:val="46C7D927"/>
    <w:rsid w:val="46DE1ACD"/>
    <w:rsid w:val="49420DA2"/>
    <w:rsid w:val="4962903A"/>
    <w:rsid w:val="49AAD572"/>
    <w:rsid w:val="4AF457DF"/>
    <w:rsid w:val="4B409B22"/>
    <w:rsid w:val="4D3433F4"/>
    <w:rsid w:val="4D45AE2A"/>
    <w:rsid w:val="4EB5970F"/>
    <w:rsid w:val="4F3CC75C"/>
    <w:rsid w:val="515F5732"/>
    <w:rsid w:val="5212BFAD"/>
    <w:rsid w:val="525D804D"/>
    <w:rsid w:val="52E52664"/>
    <w:rsid w:val="53A37578"/>
    <w:rsid w:val="5438D9F1"/>
    <w:rsid w:val="54AAEF1D"/>
    <w:rsid w:val="57608C97"/>
    <w:rsid w:val="5774762B"/>
    <w:rsid w:val="58BC1B45"/>
    <w:rsid w:val="58C60D3E"/>
    <w:rsid w:val="591EFF09"/>
    <w:rsid w:val="595140BA"/>
    <w:rsid w:val="5B188E3D"/>
    <w:rsid w:val="5D151945"/>
    <w:rsid w:val="5D37D7FE"/>
    <w:rsid w:val="5DC7BB1E"/>
    <w:rsid w:val="5E27D90B"/>
    <w:rsid w:val="5E6879DC"/>
    <w:rsid w:val="5F1409FE"/>
    <w:rsid w:val="606F78C0"/>
    <w:rsid w:val="60D920B7"/>
    <w:rsid w:val="612F02EE"/>
    <w:rsid w:val="61757AFC"/>
    <w:rsid w:val="620B4921"/>
    <w:rsid w:val="62AAAE4B"/>
    <w:rsid w:val="62C261FF"/>
    <w:rsid w:val="63342658"/>
    <w:rsid w:val="63C11CD1"/>
    <w:rsid w:val="63C2EF9E"/>
    <w:rsid w:val="641E469B"/>
    <w:rsid w:val="643043B2"/>
    <w:rsid w:val="6465318A"/>
    <w:rsid w:val="64971A8F"/>
    <w:rsid w:val="64BEBE7C"/>
    <w:rsid w:val="64E63EB0"/>
    <w:rsid w:val="6542E9E3"/>
    <w:rsid w:val="65C26DF6"/>
    <w:rsid w:val="65F20F86"/>
    <w:rsid w:val="666768FE"/>
    <w:rsid w:val="666FB38E"/>
    <w:rsid w:val="66A65482"/>
    <w:rsid w:val="66ADA113"/>
    <w:rsid w:val="675A84C2"/>
    <w:rsid w:val="67CD610C"/>
    <w:rsid w:val="6A1CED46"/>
    <w:rsid w:val="6AF4B7AD"/>
    <w:rsid w:val="6BB8BDA7"/>
    <w:rsid w:val="6BC51F58"/>
    <w:rsid w:val="6C633494"/>
    <w:rsid w:val="6CAA19FA"/>
    <w:rsid w:val="6D09AFC2"/>
    <w:rsid w:val="6D53E1DA"/>
    <w:rsid w:val="6E776DB3"/>
    <w:rsid w:val="6EE9C512"/>
    <w:rsid w:val="6FB44F01"/>
    <w:rsid w:val="70125987"/>
    <w:rsid w:val="712DA350"/>
    <w:rsid w:val="7170D29C"/>
    <w:rsid w:val="722458E0"/>
    <w:rsid w:val="7306BEE6"/>
    <w:rsid w:val="74B9330C"/>
    <w:rsid w:val="7557E461"/>
    <w:rsid w:val="756F79F5"/>
    <w:rsid w:val="772D2BEE"/>
    <w:rsid w:val="7A7156FE"/>
    <w:rsid w:val="7C0D5C19"/>
    <w:rsid w:val="7DCF9433"/>
    <w:rsid w:val="7E272F86"/>
    <w:rsid w:val="7E65F309"/>
    <w:rsid w:val="7F023EFE"/>
    <w:rsid w:val="7F36A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9227D"/>
  <w15:chartTrackingRefBased/>
  <w15:docId w15:val="{22AB2D63-13C5-4354-BE00-94E107BB1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464"/>
  </w:style>
  <w:style w:type="paragraph" w:styleId="Ttulo1">
    <w:name w:val="heading 1"/>
    <w:basedOn w:val="Normal"/>
    <w:next w:val="Normal"/>
    <w:link w:val="Ttulo1Char"/>
    <w:rsid w:val="00012123"/>
    <w:pPr>
      <w:keepNext/>
      <w:spacing w:after="0" w:line="240" w:lineRule="auto"/>
      <w:jc w:val="both"/>
      <w:outlineLvl w:val="0"/>
    </w:pPr>
    <w:rPr>
      <w:rFonts w:ascii="Arial" w:eastAsia="Times New Roman" w:hAnsi="Arial" w:cs="Times New Roman"/>
      <w:b/>
      <w:sz w:val="24"/>
      <w:szCs w:val="20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3378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3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rsid w:val="003B3398"/>
    <w:rPr>
      <w:b/>
      <w:bCs/>
    </w:rPr>
  </w:style>
  <w:style w:type="character" w:styleId="nfase">
    <w:name w:val="Emphasis"/>
    <w:basedOn w:val="Fontepargpadro"/>
    <w:uiPriority w:val="20"/>
    <w:rsid w:val="003B3398"/>
    <w:rPr>
      <w:i/>
      <w:iCs/>
    </w:rPr>
  </w:style>
  <w:style w:type="character" w:styleId="Refdecomentrio">
    <w:name w:val="annotation reference"/>
    <w:uiPriority w:val="99"/>
    <w:rsid w:val="002D3FF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rsid w:val="002D3FF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x-none" w:eastAsia="x-none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D3FF3"/>
    <w:rPr>
      <w:rFonts w:ascii="Verdana" w:eastAsia="Times New Roman" w:hAnsi="Verdana" w:cs="Times New Roman"/>
      <w:sz w:val="20"/>
      <w:szCs w:val="20"/>
      <w:lang w:val="x-none" w:eastAsia="x-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04BD8"/>
    <w:pPr>
      <w:spacing w:after="160"/>
    </w:pPr>
    <w:rPr>
      <w:rFonts w:asciiTheme="minorHAnsi" w:eastAsiaTheme="minorHAnsi" w:hAnsiTheme="minorHAnsi" w:cstheme="minorBidi"/>
      <w:b/>
      <w:bCs/>
      <w:lang w:val="pt-BR" w:eastAsia="en-US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04BD8"/>
    <w:rPr>
      <w:rFonts w:ascii="Verdana" w:eastAsia="Times New Roman" w:hAnsi="Verdana" w:cs="Times New Roman"/>
      <w:b/>
      <w:bCs/>
      <w:sz w:val="20"/>
      <w:szCs w:val="20"/>
      <w:lang w:val="x-none" w:eastAsia="x-none"/>
    </w:rPr>
  </w:style>
  <w:style w:type="character" w:customStyle="1" w:styleId="cf01">
    <w:name w:val="cf01"/>
    <w:basedOn w:val="Fontepargpadro"/>
    <w:rsid w:val="00354AA2"/>
    <w:rPr>
      <w:rFonts w:ascii="Segoe UI" w:hAnsi="Segoe UI" w:cs="Segoe UI" w:hint="default"/>
      <w:sz w:val="18"/>
      <w:szCs w:val="18"/>
    </w:rPr>
  </w:style>
  <w:style w:type="character" w:customStyle="1" w:styleId="normaltextrun">
    <w:name w:val="normaltextrun"/>
    <w:basedOn w:val="Fontepargpadro"/>
    <w:rsid w:val="00661CF3"/>
  </w:style>
  <w:style w:type="character" w:customStyle="1" w:styleId="eop">
    <w:name w:val="eop"/>
    <w:basedOn w:val="Fontepargpadro"/>
    <w:rsid w:val="00661CF3"/>
  </w:style>
  <w:style w:type="paragraph" w:customStyle="1" w:styleId="paragraph">
    <w:name w:val="paragraph"/>
    <w:basedOn w:val="Normal"/>
    <w:rsid w:val="00472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rsid w:val="00012123"/>
    <w:rPr>
      <w:rFonts w:ascii="Arial" w:eastAsia="Times New Roman" w:hAnsi="Arial" w:cs="Times New Roman"/>
      <w:b/>
      <w:sz w:val="24"/>
      <w:szCs w:val="20"/>
      <w:lang w:eastAsia="pt-BR"/>
    </w:rPr>
  </w:style>
  <w:style w:type="character" w:styleId="Hyperlink">
    <w:name w:val="Hyperlink"/>
    <w:uiPriority w:val="99"/>
    <w:unhideWhenUsed/>
    <w:rsid w:val="00012123"/>
    <w:rPr>
      <w:color w:val="0000FF"/>
      <w:u w:val="single"/>
    </w:rPr>
  </w:style>
  <w:style w:type="character" w:customStyle="1" w:styleId="cf11">
    <w:name w:val="cf11"/>
    <w:basedOn w:val="Fontepargpadro"/>
    <w:rsid w:val="005B7851"/>
    <w:rPr>
      <w:rFonts w:ascii="Segoe UI" w:hAnsi="Segoe UI" w:cs="Segoe UI" w:hint="default"/>
      <w:b/>
      <w:bCs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485185"/>
    <w:rPr>
      <w:color w:val="605E5C"/>
      <w:shd w:val="clear" w:color="auto" w:fill="E1DFDD"/>
    </w:rPr>
  </w:style>
  <w:style w:type="paragraph" w:styleId="SemEspaamento">
    <w:name w:val="No Spacing"/>
    <w:uiPriority w:val="1"/>
    <w:pPr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A42DE"/>
  </w:style>
  <w:style w:type="paragraph" w:styleId="Rodap">
    <w:name w:val="footer"/>
    <w:basedOn w:val="Normal"/>
    <w:link w:val="Rodap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A42DE"/>
  </w:style>
  <w:style w:type="paragraph" w:styleId="Citao">
    <w:name w:val="Quote"/>
    <w:next w:val="Normal"/>
    <w:link w:val="CitaoChar"/>
    <w:autoRedefine/>
    <w:uiPriority w:val="29"/>
    <w:qFormat/>
    <w:rsid w:val="00770E7F"/>
    <w:pPr>
      <w:suppressAutoHyphens/>
      <w:spacing w:before="120" w:after="120" w:line="240" w:lineRule="auto"/>
      <w:ind w:left="2268" w:firstLine="1134"/>
      <w:textboxTightWrap w:val="allLines"/>
    </w:pPr>
    <w:rPr>
      <w:rFonts w:ascii="Arial" w:eastAsia="Times New Roman" w:hAnsi="Arial" w:cs="Verdana"/>
      <w:i/>
      <w:iCs/>
      <w:sz w:val="26"/>
      <w:szCs w:val="24"/>
      <w:lang w:eastAsia="zh-CN"/>
    </w:rPr>
  </w:style>
  <w:style w:type="character" w:customStyle="1" w:styleId="CitaoChar">
    <w:name w:val="Citação Char"/>
    <w:basedOn w:val="Fontepargpadro"/>
    <w:link w:val="Citao"/>
    <w:uiPriority w:val="29"/>
    <w:rsid w:val="00770E7F"/>
    <w:rPr>
      <w:rFonts w:ascii="Arial" w:eastAsia="Times New Roman" w:hAnsi="Arial" w:cs="Verdana"/>
      <w:i/>
      <w:iCs/>
      <w:sz w:val="26"/>
      <w:szCs w:val="24"/>
      <w:lang w:eastAsia="zh-CN"/>
    </w:rPr>
  </w:style>
  <w:style w:type="character" w:styleId="TextodoEspaoReservado">
    <w:name w:val="Placeholder Text"/>
    <w:basedOn w:val="Fontepargpadro"/>
    <w:uiPriority w:val="99"/>
    <w:semiHidden/>
    <w:rsid w:val="00770E7F"/>
    <w:rPr>
      <w:color w:val="808080"/>
    </w:rPr>
  </w:style>
  <w:style w:type="paragraph" w:customStyle="1" w:styleId="Ttulos">
    <w:name w:val="Títulos"/>
    <w:basedOn w:val="Citao"/>
    <w:link w:val="TtulosChar"/>
    <w:qFormat/>
    <w:rsid w:val="002D127E"/>
    <w:pPr>
      <w:suppressAutoHyphens w:val="0"/>
      <w:spacing w:line="360" w:lineRule="auto"/>
      <w:ind w:left="0" w:firstLine="0"/>
      <w:jc w:val="center"/>
    </w:pPr>
    <w:rPr>
      <w:b/>
      <w:i w:val="0"/>
      <w:caps/>
      <w:sz w:val="28"/>
    </w:rPr>
  </w:style>
  <w:style w:type="character" w:customStyle="1" w:styleId="TtulosChar">
    <w:name w:val="Títulos Char"/>
    <w:basedOn w:val="CitaoChar"/>
    <w:link w:val="Ttulos"/>
    <w:rsid w:val="002D127E"/>
    <w:rPr>
      <w:rFonts w:ascii="Arial" w:eastAsia="Times New Roman" w:hAnsi="Arial" w:cs="Verdana"/>
      <w:b/>
      <w:i w:val="0"/>
      <w:iCs/>
      <w:caps/>
      <w:sz w:val="28"/>
      <w:szCs w:val="24"/>
      <w:lang w:eastAsia="zh-CN"/>
    </w:rPr>
  </w:style>
  <w:style w:type="paragraph" w:styleId="PargrafodaLista">
    <w:name w:val="List Paragraph"/>
    <w:basedOn w:val="Normal"/>
    <w:uiPriority w:val="34"/>
    <w:rsid w:val="003624B4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semiHidden/>
    <w:rsid w:val="0093378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2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6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1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4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2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6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8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6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0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1659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20910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microsoft.com/office/2018/08/relationships/commentsExtensible" Target="commentsExtensible.xm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6/09/relationships/commentsIds" Target="commentsIds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3B9A70FAF5543A087E733AB63B30A0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14F65E8-C399-4C8E-BC7F-2966884BFEFF}"/>
      </w:docPartPr>
      <w:docPartBody>
        <w:p w:rsidR="001E2AC0" w:rsidRDefault="00730800" w:rsidP="00730800">
          <w:pPr>
            <w:pStyle w:val="A3B9A70FAF5543A087E733AB63B30A08"/>
          </w:pPr>
          <w:r w:rsidRPr="002A0A13">
            <w:rPr>
              <w:rStyle w:val="TextodoEspaoReservado"/>
            </w:rPr>
            <w:t>Escolher um item.</w:t>
          </w:r>
        </w:p>
      </w:docPartBody>
    </w:docPart>
    <w:docPart>
      <w:docPartPr>
        <w:name w:val="3FA3A92DAD524C3DB57C04BE729E38D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17B19AF-A578-4884-9B15-8D4A496A7F29}"/>
      </w:docPartPr>
      <w:docPartBody>
        <w:p w:rsidR="001E2AC0" w:rsidRDefault="00465A25" w:rsidP="00465A25">
          <w:pPr>
            <w:pStyle w:val="3FA3A92DAD524C3DB57C04BE729E38DD2"/>
          </w:pPr>
          <w:r w:rsidRPr="009F36E1">
            <w:rPr>
              <w:rStyle w:val="TextodoEspaoReservado"/>
              <w:sz w:val="28"/>
              <w:szCs w:val="28"/>
            </w:rPr>
            <w:t>Escolher um item.</w:t>
          </w:r>
        </w:p>
      </w:docPartBody>
    </w:docPart>
    <w:docPart>
      <w:docPartPr>
        <w:name w:val="D299773260594DFB838BAFD35996AEE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FEE6B4F-FF6D-41FF-B751-ECEBF2968244}"/>
      </w:docPartPr>
      <w:docPartBody>
        <w:p w:rsidR="001E2AC0" w:rsidRDefault="00465A25" w:rsidP="00465A25">
          <w:pPr>
            <w:pStyle w:val="D299773260594DFB838BAFD35996AEEF1"/>
          </w:pPr>
          <w:r>
            <w:rPr>
              <w:rFonts w:cs="Arial"/>
            </w:rPr>
            <w:t>Escolher um item</w:t>
          </w:r>
        </w:p>
      </w:docPartBody>
    </w:docPart>
    <w:docPart>
      <w:docPartPr>
        <w:name w:val="7AA328237CE04ECF8850841618042D0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2FF1C29-185C-4C34-B1DE-88E8F079CF7E}"/>
      </w:docPartPr>
      <w:docPartBody>
        <w:p w:rsidR="001E2AC0" w:rsidRDefault="00465A25" w:rsidP="00465A25">
          <w:pPr>
            <w:pStyle w:val="7AA328237CE04ECF8850841618042D0C1"/>
          </w:pPr>
          <w:r>
            <w:rPr>
              <w:rFonts w:cs="Arial"/>
            </w:rPr>
            <w:t>Escolher um item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800"/>
    <w:rsid w:val="00015EBA"/>
    <w:rsid w:val="00033421"/>
    <w:rsid w:val="000736D1"/>
    <w:rsid w:val="000F7E7A"/>
    <w:rsid w:val="0012395D"/>
    <w:rsid w:val="001A5208"/>
    <w:rsid w:val="001E2AC0"/>
    <w:rsid w:val="001F7610"/>
    <w:rsid w:val="00200070"/>
    <w:rsid w:val="00263E7C"/>
    <w:rsid w:val="00277029"/>
    <w:rsid w:val="002F13AB"/>
    <w:rsid w:val="003B38E0"/>
    <w:rsid w:val="004214D0"/>
    <w:rsid w:val="00465A25"/>
    <w:rsid w:val="004C591E"/>
    <w:rsid w:val="005055C9"/>
    <w:rsid w:val="005E7EC2"/>
    <w:rsid w:val="00617896"/>
    <w:rsid w:val="00623A08"/>
    <w:rsid w:val="00631B27"/>
    <w:rsid w:val="006D611D"/>
    <w:rsid w:val="00704C1E"/>
    <w:rsid w:val="00730800"/>
    <w:rsid w:val="0077693D"/>
    <w:rsid w:val="007D5396"/>
    <w:rsid w:val="007E66CB"/>
    <w:rsid w:val="00830080"/>
    <w:rsid w:val="008C4978"/>
    <w:rsid w:val="008F7563"/>
    <w:rsid w:val="00912EC6"/>
    <w:rsid w:val="00962A91"/>
    <w:rsid w:val="00993B1D"/>
    <w:rsid w:val="009A37F4"/>
    <w:rsid w:val="00AE428A"/>
    <w:rsid w:val="00C11601"/>
    <w:rsid w:val="00D96221"/>
    <w:rsid w:val="00DF51C9"/>
    <w:rsid w:val="00E0333E"/>
    <w:rsid w:val="00E87B28"/>
    <w:rsid w:val="00ED788B"/>
    <w:rsid w:val="00FF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5A25"/>
    <w:rPr>
      <w:color w:val="808080"/>
    </w:rPr>
  </w:style>
  <w:style w:type="paragraph" w:customStyle="1" w:styleId="D299773260594DFB838BAFD35996AEEF1">
    <w:name w:val="D299773260594DFB838BAFD35996AEEF1"/>
    <w:rsid w:val="00465A25"/>
    <w:rPr>
      <w:rFonts w:eastAsiaTheme="minorHAnsi"/>
      <w:lang w:eastAsia="en-US"/>
    </w:rPr>
  </w:style>
  <w:style w:type="paragraph" w:customStyle="1" w:styleId="7AA328237CE04ECF8850841618042D0C1">
    <w:name w:val="7AA328237CE04ECF8850841618042D0C1"/>
    <w:rsid w:val="00465A25"/>
    <w:rPr>
      <w:rFonts w:eastAsiaTheme="minorHAnsi"/>
      <w:lang w:eastAsia="en-US"/>
    </w:rPr>
  </w:style>
  <w:style w:type="paragraph" w:customStyle="1" w:styleId="3FA3A92DAD524C3DB57C04BE729E38DD2">
    <w:name w:val="3FA3A92DAD524C3DB57C04BE729E38DD2"/>
    <w:rsid w:val="00465A25"/>
    <w:pPr>
      <w:suppressAutoHyphens/>
      <w:spacing w:before="120" w:after="120" w:line="240" w:lineRule="auto"/>
      <w:ind w:left="2268" w:firstLine="1134"/>
      <w:textboxTightWrap w:val="allLines"/>
    </w:pPr>
    <w:rPr>
      <w:rFonts w:ascii="Arial" w:eastAsia="Times New Roman" w:hAnsi="Arial" w:cs="Verdana"/>
      <w:i/>
      <w:iCs/>
      <w:sz w:val="26"/>
      <w:szCs w:val="24"/>
      <w:lang w:eastAsia="zh-CN"/>
    </w:rPr>
  </w:style>
  <w:style w:type="paragraph" w:customStyle="1" w:styleId="A3B9A70FAF5543A087E733AB63B30A08">
    <w:name w:val="A3B9A70FAF5543A087E733AB63B30A08"/>
    <w:rsid w:val="0073080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a1502e98-a051-4393-a021-de8709fd5db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D8446F430C8754BA55C94BD5B7A1A3F" ma:contentTypeVersion="10" ma:contentTypeDescription="Crie um novo documento." ma:contentTypeScope="" ma:versionID="2465e9b32c168538d9207cbcc35d84bb">
  <xsd:schema xmlns:xsd="http://www.w3.org/2001/XMLSchema" xmlns:xs="http://www.w3.org/2001/XMLSchema" xmlns:p="http://schemas.microsoft.com/office/2006/metadata/properties" xmlns:ns2="a1502e98-a051-4393-a021-de8709fd5dbd" xmlns:ns3="2aabb5b7-11a6-4edb-b82f-e91ec49f15ec" targetNamespace="http://schemas.microsoft.com/office/2006/metadata/properties" ma:root="true" ma:fieldsID="9b77972753d451347333962a9f4b269c" ns2:_="" ns3:_="">
    <xsd:import namespace="a1502e98-a051-4393-a021-de8709fd5dbd"/>
    <xsd:import namespace="2aabb5b7-11a6-4edb-b82f-e91ec49f15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02e98-a051-4393-a021-de8709fd5d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17" nillable="true" ma:displayName="Status de liberação" ma:internalName="Status_x0020_de_x0020_libera_x00e7__x00e3_o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abb5b7-11a6-4edb-b82f-e91ec49f15e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7EA40C-5804-4EEE-9895-1C1C7F48547D}">
  <ds:schemaRefs>
    <ds:schemaRef ds:uri="http://schemas.microsoft.com/office/2006/metadata/properties"/>
    <ds:schemaRef ds:uri="http://schemas.microsoft.com/office/infopath/2007/PartnerControls"/>
    <ds:schemaRef ds:uri="a1502e98-a051-4393-a021-de8709fd5dbd"/>
  </ds:schemaRefs>
</ds:datastoreItem>
</file>

<file path=customXml/itemProps2.xml><?xml version="1.0" encoding="utf-8"?>
<ds:datastoreItem xmlns:ds="http://schemas.openxmlformats.org/officeDocument/2006/customXml" ds:itemID="{8698B7F2-438F-4346-AAA8-B30D71006A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7D879B0-9FDD-4ACE-929C-0ECD4039750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59D2EC5-259F-4DAD-BDF0-DFE46E5BB7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502e98-a051-4393-a021-de8709fd5dbd"/>
    <ds:schemaRef ds:uri="2aabb5b7-11a6-4edb-b82f-e91ec49f15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2867</Words>
  <Characters>15484</Characters>
  <Application>Microsoft Office Word</Application>
  <DocSecurity>0</DocSecurity>
  <Lines>129</Lines>
  <Paragraphs>36</Paragraphs>
  <ScaleCrop>false</ScaleCrop>
  <Company/>
  <LinksUpToDate>false</LinksUpToDate>
  <CharactersWithSpaces>18315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BARÃO</dc:creator>
  <cp:keywords/>
  <dc:description/>
  <cp:lastModifiedBy>Marcia Vilela</cp:lastModifiedBy>
  <cp:revision>2</cp:revision>
  <dcterms:created xsi:type="dcterms:W3CDTF">2026-09-11T19:25:00Z</dcterms:created>
  <dcterms:modified xsi:type="dcterms:W3CDTF">2026-09-11T19:25:00Z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0x0101007D8446F430C8754BA55C94BD5B7A1A3F</vt:lpwstr>
  </property>
  <property fmtid="{D5CDD505-2E9C-101B-9397-08002B2CF9AE}" pid="3" name="MediaServiceImageTags">
    <vt:lpwstr/>
  </property>
  <property fmtid="{D5CDD505-2E9C-101B-9397-08002B2CF9AE}" pid="4" name="docLang">
    <vt:lpwstr>pt</vt:lpwstr>
  </property>
</Properties>
</file>