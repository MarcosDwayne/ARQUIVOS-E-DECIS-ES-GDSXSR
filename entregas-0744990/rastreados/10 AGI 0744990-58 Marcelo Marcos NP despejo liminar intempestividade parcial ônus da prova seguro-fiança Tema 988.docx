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5896"/>
      </w:tblGrid>
      <w:tr w:rsidRPr="0002351C" w:rsidR="006B106B" w14:paraId="71D94FB9" w14:textId="77777777">
        <w:tc>
          <w:tcPr>
            <w:tcW w:w="2608" w:type="dxa"/>
            <w:vAlign w:val="center"/>
          </w:tcPr>
          <w:p w:rsidRPr="0002351C" w:rsidR="006B106B" w:rsidRDefault="00000000" w14:paraId="52CA500F" w14:textId="77777777">
            <w:pPr>
              <w:spacing w:line="240" w:lineRule="auto"/>
              <w:jc w:val="center"/>
            </w:pPr>
            <w:r w:rsidRPr="0002351C">
              <w:drawing>
                <wp:inline distT="0" distB="0" distL="0" distR="0" wp14:anchorId="38046421" wp14:editId="1B820FDF">
                  <wp:extent cx="1512000" cy="4421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mbr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4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6" w:type="dxa"/>
            <w:vAlign w:val="center"/>
          </w:tcPr>
          <w:p w:rsidRPr="0002351C" w:rsidR="006B106B" w:rsidRDefault="00000000" w14:paraId="366E2013" w14:textId="77777777">
            <w:pPr>
              <w:spacing w:line="240" w:lineRule="auto"/>
              <w:jc w:val="left"/>
            </w:pPr>
            <w:r w:rsidRPr="0002351C">
              <w:rPr>
                <w:b/>
                <w:color w:val="000000"/>
                <w:sz w:val="24"/>
              </w:rPr>
              <w:t>Poder Judiciário da União</w:t>
            </w:r>
          </w:p>
          <w:p w:rsidRPr="0002351C" w:rsidR="006B106B" w:rsidRDefault="00000000" w14:paraId="39D13D76" w14:textId="77777777">
            <w:pPr>
              <w:spacing w:line="240" w:lineRule="auto"/>
              <w:jc w:val="left"/>
            </w:pPr>
            <w:r w:rsidRPr="0002351C">
              <w:rPr>
                <w:color w:val="000000"/>
                <w:sz w:val="22"/>
              </w:rPr>
              <w:t>Tribunal de Justiça do Distrito Federal e dos Territórios</w:t>
            </w:r>
          </w:p>
          <w:p w:rsidRPr="0002351C" w:rsidR="006B106B" w:rsidRDefault="00000000" w14:paraId="2B2FB96D" w14:textId="77777777">
            <w:pPr>
              <w:spacing w:line="240" w:lineRule="auto"/>
              <w:jc w:val="left"/>
            </w:pPr>
            <w:r w:rsidRPr="0002351C">
              <w:rPr>
                <w:color w:val="000000"/>
                <w:sz w:val="22"/>
              </w:rPr>
              <w:t>GDSXSR</w:t>
            </w:r>
          </w:p>
          <w:p w:rsidRPr="0002351C" w:rsidR="006B106B" w:rsidRDefault="00000000" w14:paraId="60E9511A" w14:textId="77777777">
            <w:pPr>
              <w:spacing w:line="240" w:lineRule="auto"/>
              <w:jc w:val="left"/>
            </w:pPr>
            <w:r w:rsidRPr="0002351C">
              <w:rPr>
                <w:color w:val="000000"/>
                <w:sz w:val="22"/>
              </w:rPr>
              <w:t>GABINETE DO DESEMBARGADOR SÉRGIO ROCHA</w:t>
            </w:r>
          </w:p>
        </w:tc>
      </w:tr>
    </w:tbl>
    <w:p w:rsidRPr="0002351C" w:rsidR="006B106B" w:rsidRDefault="006B106B" w14:paraId="38D46105" w14:textId="77777777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97"/>
        <w:gridCol w:w="5839"/>
      </w:tblGrid>
      <w:tr w:rsidRPr="0002351C" w:rsidR="006B106B" w14:paraId="2ACB7F8A" w14:textId="77777777">
        <w:tc>
          <w:tcPr>
            <w:tcW w:w="2268" w:type="dxa"/>
          </w:tcPr>
          <w:p w:rsidRPr="0002351C" w:rsidR="006B106B" w:rsidRDefault="00000000" w14:paraId="469ADD8C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Órgão</w:t>
            </w:r>
          </w:p>
        </w:tc>
        <w:tc>
          <w:tcPr>
            <w:tcW w:w="397" w:type="dxa"/>
          </w:tcPr>
          <w:p w:rsidRPr="0002351C" w:rsidR="006B106B" w:rsidRDefault="00000000" w14:paraId="3E3230CE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:rsidRPr="0002351C" w:rsidR="006B106B" w:rsidRDefault="00000000" w14:paraId="26872CB9" w14:textId="77777777">
            <w:pPr>
              <w:jc w:val="left"/>
            </w:pPr>
            <w:commentRangeStart w:id="0"/>
            <w:r w:rsidRPr="0002351C">
              <w:rPr>
                <w:color w:val="000000"/>
                <w:sz w:val="24"/>
              </w:rPr>
              <w:t>4ª Turma Cível</w:t>
            </w:r>
            <w:commentRangeEnd w:id="0"/>
            <w:r w:rsidRPr="0002351C">
              <w:rPr>
                <w:rStyle w:val="Refdecomentrio"/>
                <w:sz w:val="28"/>
                <w:szCs w:val="22"/>
              </w:rPr>
              <w:commentReference w:id="0"/>
            </w:r>
          </w:p>
        </w:tc>
      </w:tr>
      <w:tr w:rsidRPr="0002351C" w:rsidR="006B106B" w14:paraId="2283C61E" w14:textId="77777777">
        <w:tc>
          <w:tcPr>
            <w:tcW w:w="2268" w:type="dxa"/>
          </w:tcPr>
          <w:p w:rsidRPr="0002351C" w:rsidR="006B106B" w:rsidRDefault="00000000" w14:paraId="5BE88BCD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Classe</w:t>
            </w:r>
          </w:p>
        </w:tc>
        <w:tc>
          <w:tcPr>
            <w:tcW w:w="397" w:type="dxa"/>
          </w:tcPr>
          <w:p w:rsidRPr="0002351C" w:rsidR="006B106B" w:rsidRDefault="00000000" w14:paraId="034819EF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:rsidRPr="0002351C" w:rsidR="006B106B" w:rsidRDefault="00000000" w14:paraId="00178CDE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Agravo de Instrumento</w:t>
            </w:r>
          </w:p>
        </w:tc>
      </w:tr>
      <w:tr w:rsidRPr="0002351C" w:rsidR="006B106B" w14:paraId="6B33C0D0" w14:textId="77777777">
        <w:tc>
          <w:tcPr>
            <w:tcW w:w="2268" w:type="dxa"/>
          </w:tcPr>
          <w:p w:rsidRPr="0002351C" w:rsidR="006B106B" w:rsidRDefault="00000000" w14:paraId="3454307B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Processo nº</w:t>
            </w:r>
          </w:p>
        </w:tc>
        <w:tc>
          <w:tcPr>
            <w:tcW w:w="397" w:type="dxa"/>
          </w:tcPr>
          <w:p w:rsidRPr="0002351C" w:rsidR="006B106B" w:rsidRDefault="00000000" w14:paraId="1CD4A169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:rsidRPr="0002351C" w:rsidR="006B106B" w:rsidRDefault="00000000" w14:paraId="2440F640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0744990-58.2026.8.07.0000</w:t>
            </w:r>
          </w:p>
        </w:tc>
      </w:tr>
      <w:tr w:rsidRPr="0002351C" w:rsidR="006B106B" w14:paraId="5CC592A0" w14:textId="77777777">
        <w:tc>
          <w:tcPr>
            <w:tcW w:w="2268" w:type="dxa"/>
          </w:tcPr>
          <w:p w:rsidRPr="0002351C" w:rsidR="006B106B" w:rsidRDefault="00000000" w14:paraId="3B78DFAA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Agravante (s)</w:t>
            </w:r>
          </w:p>
        </w:tc>
        <w:tc>
          <w:tcPr>
            <w:tcW w:w="397" w:type="dxa"/>
          </w:tcPr>
          <w:p w:rsidRPr="0002351C" w:rsidR="006B106B" w:rsidRDefault="00000000" w14:paraId="272954CD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:rsidRPr="0002351C" w:rsidR="006B106B" w:rsidRDefault="00000000" w14:paraId="77A7005B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ANTONIA CHIRLANDIA FERNANDES</w:t>
            </w:r>
          </w:p>
        </w:tc>
      </w:tr>
      <w:tr w:rsidRPr="0002351C" w:rsidR="006B106B" w14:paraId="781019AE" w14:textId="77777777">
        <w:tc>
          <w:tcPr>
            <w:tcW w:w="2268" w:type="dxa"/>
          </w:tcPr>
          <w:p w:rsidRPr="0002351C" w:rsidR="006B106B" w:rsidRDefault="00000000" w14:paraId="2296EFCD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Agravado (a)(s)</w:t>
            </w:r>
          </w:p>
        </w:tc>
        <w:tc>
          <w:tcPr>
            <w:tcW w:w="397" w:type="dxa"/>
          </w:tcPr>
          <w:p w:rsidRPr="0002351C" w:rsidR="006B106B" w:rsidRDefault="00000000" w14:paraId="137A3FA0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:rsidRPr="0002351C" w:rsidR="006B106B" w:rsidRDefault="00000000" w14:paraId="53E7A0C9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ERBE INCORPORADORA 077 LTDA</w:t>
            </w:r>
          </w:p>
        </w:tc>
      </w:tr>
      <w:tr w:rsidRPr="0002351C" w:rsidR="006B106B" w14:paraId="0028C943" w14:textId="77777777">
        <w:tc>
          <w:tcPr>
            <w:tcW w:w="2268" w:type="dxa"/>
          </w:tcPr>
          <w:p w:rsidRPr="0002351C" w:rsidR="006B106B" w:rsidRDefault="00000000" w14:paraId="1CB6202C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Relator(a)</w:t>
            </w:r>
          </w:p>
        </w:tc>
        <w:tc>
          <w:tcPr>
            <w:tcW w:w="397" w:type="dxa"/>
          </w:tcPr>
          <w:p w:rsidRPr="0002351C" w:rsidR="006B106B" w:rsidRDefault="00000000" w14:paraId="11FD0A7C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:rsidRPr="0002351C" w:rsidR="006B106B" w:rsidRDefault="00000000" w14:paraId="3387EA00" w14:textId="77777777">
            <w:pPr>
              <w:jc w:val="left"/>
            </w:pPr>
            <w:r w:rsidRPr="0002351C">
              <w:rPr>
                <w:b/>
                <w:color w:val="000000"/>
                <w:sz w:val="24"/>
              </w:rPr>
              <w:t>Des. Sérgio Rocha</w:t>
            </w:r>
          </w:p>
        </w:tc>
      </w:tr>
    </w:tbl>
    <w:p w:rsidRPr="0002351C" w:rsidR="006B106B" w:rsidRDefault="006B106B" w14:paraId="37BDB8DA" w14:textId="77777777"/>
    <w:p w:rsidRPr="0002351C" w:rsidR="006B106B" w:rsidRDefault="00000000" w14:paraId="04694ECE" w14:textId="77777777">
      <w:pPr>
        <w:keepNext/>
        <w:jc w:val="left"/>
      </w:pPr>
      <w:commentRangeStart w:id="24"/>
      <w:r w:rsidRPr="0002351C">
        <w:t>EMENTA</w:t>
      </w:r>
      <w:commentRangeEnd w:id="24"/>
      <w:r>
        <w:rPr>
          <w:rStyle w:val="CommentReference"/>
        </w:rPr>
        <w:commentReference w:id="24"/>
      </w:r>
    </w:p>
    <w:p w:rsidRPr="0002351C" w:rsidR="006B106B" w:rsidRDefault="006B106B" w14:paraId="5700DAE6" w14:textId="77777777">
      <w:pPr>
        <w:keepNext/>
      </w:pPr>
    </w:p>
    <w:p w:rsidRPr="0002351C" w:rsidR="006B106B" w:rsidRDefault="00000000" w14:paraId="56DA8DE2" w14:textId="77777777">
      <w:commentRangeStart w:id="1"/>
      <w:commentRangeStart w:id="25"/>
      <w:r>
        <w:t xml:space="preserve">AGRAVO DE INSTRUMENTO. DIREITO PROCESSUAL CIVIL. AÇÃO DE DESPEJO POR FALTA DE PAGAMENTO CUMULADA COM COBRANÇA. LOCAÇÃO COMERCIAL. LIMINAR DE DESOCUPAÇÃO. </w:t>
      </w:r>
      <w:del w:id="1024" w:author="Assessor GDSXSR" w:date="2026-10-30T23:53:33Z">
        <w:r>
          <w:delText xml:space="preserve">INTEMPESTIVIDADE PARCIAL. </w:delText>
        </w:r>
      </w:del>
      <w:r>
        <w:t xml:space="preserve">DECISÃO PROBATÓRIA. ÔNUS DA PROVA. SEGURO-FIANÇA. RECURSO </w:t>
      </w:r>
      <w:del w:id="1025" w:author="Assessor GDSXSR" w:date="2026-10-30T23:53:33Z">
        <w:r>
          <w:delText xml:space="preserve">PARCIALMENTE CONHECIDO E </w:delText>
        </w:r>
      </w:del>
      <w:r>
        <w:t xml:space="preserve">NÃO PROVIDO.</w:t>
      </w:r>
      <w:commentRangeEnd w:id="1"/>
      <w:commentRangeEnd w:id="25"/>
      <w:r w:rsidRPr="0002351C">
        <w:rPr>
          <w:rStyle w:val="Refdecomentrio"/>
          <w:sz w:val="28"/>
          <w:szCs w:val="22"/>
        </w:rPr>
        <w:commentReference w:id="1"/>
      </w:r>
      <w:r>
        <w:rPr>
          <w:rStyle w:val="CommentReference"/>
        </w:rPr>
        <w:commentReference w:id="25"/>
      </w:r>
    </w:p>
    <w:p w:rsidRPr="0002351C" w:rsidR="006B106B" w:rsidRDefault="00000000" w14:paraId="1981F943" w14:textId="77777777">
      <w:r w:rsidRPr="0002351C">
        <w:rPr>
          <w:b/>
        </w:rPr>
        <w:t>I. Caso em exame</w:t>
      </w:r>
    </w:p>
    <w:p w:rsidRPr="0002351C" w:rsidR="006B106B" w:rsidRDefault="00000000" w14:paraId="2A4430DE" w14:textId="4210DDE8">
      <w:commentRangeStart w:id="26"/>
      <w:r>
        <w:t xml:space="preserve">1. Ação de despejo por falta de pagamento cumulada com cobrança de aluguéis e encargos </w:t>
      </w:r>
      <w:del w:id="1026" w:author="Assessor GDSXSR" w:date="2026-10-30T23:53:33Z">
        <w:r>
          <w:delText xml:space="preserve">(R$ 38.579,40), </w:delText>
        </w:r>
      </w:del>
      <w:r>
        <w:t xml:space="preserve">proposta por Erbe Incorporadora 077 Ltda. contra </w:t>
      </w:r>
      <w:del w:id="1027" w:author="Assessor GDSXSR" w:date="2026-10-30T23:53:33Z">
        <w:r>
          <w:delText xml:space="preserve">pessoa natural, </w:delText>
        </w:r>
      </w:del>
      <w:r>
        <w:t xml:space="preserve">locatária de sala comercial</w:t>
      </w:r>
      <w:ins w:id="1028" w:author="Assessor GDSXSR" w:date="2026-10-30T23:53:33Z">
        <w:r>
          <w:rPr>
            <w:color w:val="808080"/>
          </w:rPr>
          <w:t xml:space="preserve"> (R$ 38</w:t>
        </w:r>
      </w:ins>
      <w:r>
        <w:t xml:space="preserve">.</w:t>
      </w:r>
      <w:ins w:id="1029" w:author="Assessor GDSXSR" w:date="2026-10-30T23:53:33Z">
        <w:r>
          <w:rPr>
            <w:color w:val="808080"/>
          </w:rPr>
          <w:t xml:space="preserve">579,40).</w:t>
        </w:r>
      </w:ins>
      <w:commentRangeEnd w:id="26"/>
      <w:r>
        <w:rPr>
          <w:rStyle w:val="CommentReference"/>
        </w:rPr>
        <w:commentReference w:id="26"/>
      </w:r>
    </w:p>
    <w:p w:rsidRPr="0002351C" w:rsidR="006B106B" w:rsidRDefault="00000000" w14:paraId="151390F7" w14:textId="77777777">
      <w:r>
        <w:t xml:space="preserve">2. A decisão </w:t>
      </w:r>
      <w:del w:id="1030" w:author="Assessor GDSXSR" w:date="2026-10-30T23:53:33Z">
        <w:r>
          <w:delText xml:space="preserve">de 11/03/2026 deferiu a desocupação liminar em quinze dias</w:delText>
        </w:r>
      </w:del>
      <w:ins w:id="1031" w:author="Assessor GDSXSR" w:date="2026-10-30T23:53:33Z">
        <w:r>
          <w:rPr>
            <w:color w:val="808080"/>
          </w:rPr>
          <w:t xml:space="preserve">agravada</w:t>
        </w:r>
      </w:ins>
      <w:r>
        <w:t xml:space="preserve">,</w:t>
      </w:r>
      <w:del w:id="1032" w:author="Assessor GDSXSR" w:date="2026-10-30T23:53:33Z">
        <w:r>
          <w:delText xml:space="preserve"> e a</w:delText>
        </w:r>
      </w:del>
      <w:r>
        <w:t xml:space="preserve"> de 04/09/2026</w:t>
      </w:r>
      <w:ins w:id="1033" w:author="Assessor GDSXSR" w:date="2026-10-30T23:53:33Z">
        <w:r>
          <w:rPr>
            <w:color w:val="808080"/>
          </w:rPr>
          <w:t xml:space="preserve">,</w:t>
        </w:r>
      </w:ins>
      <w:r>
        <w:t xml:space="preserve"> indeferiu a exibição de documentos do seguro-fiança pela locadora e o ofício à seguradora</w:t>
      </w:r>
      <w:del w:id="1034" w:author="Assessor GDSXSR" w:date="2026-10-30T23:53:33Z">
        <w:r>
          <w:delText xml:space="preserve">,</w:delText>
        </w:r>
      </w:del>
      <w:r>
        <w:t xml:space="preserve"> </w:t>
      </w:r>
      <w:del w:id="1035" w:author="Assessor GDSXSR" w:date="2026-10-30T23:53:33Z">
        <w:r>
          <w:delText xml:space="preserve">facultando</w:delText>
        </w:r>
      </w:del>
      <w:ins w:id="1036" w:author="Assessor GDSXSR" w:date="2026-10-30T23:53:33Z">
        <w:r>
          <w:rPr>
            <w:color w:val="808080"/>
          </w:rPr>
          <w:t xml:space="preserve">e facultou</w:t>
        </w:r>
      </w:ins>
      <w:r>
        <w:t xml:space="preserve"> à ré dez dias para produzir provas</w:t>
      </w:r>
      <w:del w:id="1037" w:author="Assessor GDSXSR" w:date="2026-10-30T23:53:33Z">
        <w:r>
          <w:delText xml:space="preserve">, e foi expedido mandado de despejo em 22/09/2026</w:delText>
        </w:r>
      </w:del>
      <w:r>
        <w:t xml:space="preserve">.</w:t>
      </w:r>
    </w:p>
    <w:p w:rsidRPr="0002351C" w:rsidR="006B106B" w:rsidRDefault="00000000" w14:paraId="2AACFED1" w14:textId="77777777">
      <w:r>
        <w:t xml:space="preserve">3. A ré agrava em 23/09/2026 requerendo efeito suspensivo para sustar a desocupação e, no mérito, revogar a liminar </w:t>
      </w:r>
      <w:ins w:id="1038" w:author="Assessor GDSXSR" w:date="2026-10-30T23:53:33Z">
        <w:r>
          <w:rPr>
            <w:color w:val="808080"/>
          </w:rPr>
          <w:t xml:space="preserve">de despejo </w:t>
        </w:r>
      </w:ins>
      <w:r>
        <w:t xml:space="preserve">ou suspender a desocupação até apurar o débito.</w:t>
      </w:r>
    </w:p>
    <w:p w:rsidRPr="0002351C" w:rsidR="006B106B" w:rsidRDefault="00000000" w14:paraId="49B85C69" w14:textId="77777777">
      <w:r w:rsidRPr="0002351C">
        <w:rPr>
          <w:b/>
        </w:rPr>
        <w:t>II. Questão em discussão</w:t>
      </w:r>
    </w:p>
    <w:p w:rsidRPr="0002351C" w:rsidR="006B106B" w:rsidRDefault="00000000" w14:paraId="40BE02BC" w14:textId="77777777">
      <w:commentRangeStart w:id="27"/>
      <w:r>
        <w:t xml:space="preserve">4. Há </w:t>
      </w:r>
      <w:del w:id="1039" w:author="Assessor GDSXSR" w:date="2026-10-30T23:53:33Z">
        <w:r>
          <w:delText xml:space="preserve">duas</w:delText>
        </w:r>
      </w:del>
      <w:ins w:id="1040" w:author="Assessor GDSXSR" w:date="2026-10-30T23:53:33Z">
        <w:r>
          <w:rPr>
            <w:color w:val="808080"/>
          </w:rPr>
          <w:t xml:space="preserve">uma</w:t>
        </w:r>
      </w:ins>
      <w:r>
        <w:t xml:space="preserve"> </w:t>
      </w:r>
      <w:del w:id="1041" w:author="Assessor GDSXSR" w:date="2026-10-30T23:53:33Z">
        <w:r>
          <w:delText xml:space="preserve">questões</w:delText>
        </w:r>
      </w:del>
      <w:ins w:id="1042" w:author="Assessor GDSXSR" w:date="2026-10-30T23:53:33Z">
        <w:r>
          <w:rPr>
            <w:color w:val="808080"/>
          </w:rPr>
          <w:t xml:space="preserve">questão</w:t>
        </w:r>
      </w:ins>
      <w:r>
        <w:t xml:space="preserve"> em discussão:</w:t>
      </w:r>
      <w:del w:id="1043" w:author="Assessor GDSXSR" w:date="2026-10-30T23:53:33Z">
        <w:r>
          <w:delText xml:space="preserve"> (i) saber se é tempestivo o agravo contra a liminar de despejo, interposto após a juntada do mandado de citação cumprido, a contestação e a expedição do mandado de despejo; e (ii)</w:delText>
        </w:r>
      </w:del>
      <w:r>
        <w:t xml:space="preserve"> saber se a decisão que atribuiu à ré o ônus de provar o pagamento pela seguradora e indeferiu a exibição de documentos e o ofício deve ser reformada para suspender a desocupação.</w:t>
      </w:r>
      <w:commentRangeEnd w:id="27"/>
      <w:r>
        <w:rPr>
          <w:rStyle w:val="CommentReference"/>
        </w:rPr>
        <w:commentReference w:id="27"/>
      </w:r>
    </w:p>
    <w:p w:rsidRPr="0002351C" w:rsidR="006B106B" w:rsidRDefault="00000000" w14:paraId="547BB0ED" w14:textId="77777777">
      <w:r w:rsidRPr="0002351C">
        <w:rPr>
          <w:b/>
        </w:rPr>
        <w:t>III. Razões de decidir</w:t>
      </w:r>
    </w:p>
    <w:p w:rsidRPr="0002351C" w:rsidR="006B106B" w:rsidRDefault="00000000" w14:paraId="283F4AA4" w14:textId="77777777">
      <w:pPr>
        <w:rPr>
          <w:del w:id="1045" w:author="Assessor GDSXSR" w:date="2026-10-30T23:53:33Z"/>
        </w:rPr>
      </w:pPr>
      <w:del w:id="1044" w:author="Assessor GDSXSR" w:date="2026-10-30T23:53:33Z">
        <w:r w:rsidRPr="0002351C">
          <w:delText>5. O prazo do agravo contra a liminar de despejo conta-se da juntada do mandado de citação cumprido (CPC 231 II), de modo que é intempestivo o agravo interposto em 23/09/2026 contra liminar de 11/03/2026, cuja ciência a ré teve ao contestar em 03/07/2026.</w:delText>
        </w:r>
      </w:del>
    </w:p>
    <w:p w:rsidRPr="0002351C" w:rsidR="006B106B" w:rsidRDefault="00000000" w14:paraId="1F1F478D" w14:textId="77777777">
      <w:pPr>
        <w:rPr>
          <w:del w:id="1048" w:author="Assessor GDSXSR" w:date="2026-10-30T23:53:33Z"/>
        </w:rPr>
      </w:pPr>
      <w:commentRangeStart w:id="2"/>
      <w:del w:id="1046" w:author="Assessor GDSXSR" w:date="2026-10-30T23:53:33Z">
        <w:r w:rsidRPr="0002351C">
          <w:delText>6. A expedição do mandado de despejo é mero cumprimento da liminar anterior e não reabre o prazo recursal.</w:delText>
        </w:r>
      </w:del>
      <w:commentRangeEnd w:id="2"/>
      <w:del w:id="1047" w:author="Assessor GDSXSR" w:date="2026-10-30T23:53:33Z">
        <w:r w:rsidRPr="0002351C">
          <w:rPr>
            <w:rStyle w:val="Refdecomentrio"/>
            <w:sz w:val="28"/>
            <w:szCs w:val="22"/>
          </w:rPr>
          <w:commentReference w:id="2"/>
        </w:r>
      </w:del>
    </w:p>
    <w:p w:rsidRPr="0002351C" w:rsidR="006B106B" w:rsidRDefault="00000000" w14:paraId="0E08BB20" w14:textId="77777777">
      <w:pPr>
        <w:rPr>
          <w:del w:id="1050" w:author="Assessor GDSXSR" w:date="2026-10-30T23:53:33Z"/>
        </w:rPr>
      </w:pPr>
      <w:del w:id="1049" w:author="Assessor GDSXSR" w:date="2026-10-30T23:53:33Z">
        <w:r w:rsidRPr="0002351C">
          <w:delText>7. A decisão probatória que não redistribui o ônus da prova é impugnável por agravo apenas pela taxatividade mitigada (Tema 988/STJ), hipótese presente porque a desocupação antes da instrução pode esvaziar o exame posterior.</w:delText>
        </w:r>
      </w:del>
    </w:p>
    <w:p w:rsidRPr="0002351C" w:rsidR="006B106B" w:rsidRDefault="00000000" w14:paraId="7FFF785D" w14:textId="77777777">
      <w:del w:id="1051" w:author="Assessor GDSXSR" w:date="2026-10-30T23:53:33Z">
        <w:r>
          <w:delText xml:space="preserve">8</w:delText>
        </w:r>
      </w:del>
      <w:ins w:id="1052" w:author="Assessor GDSXSR" w:date="2026-10-30T23:53:33Z">
        <w:r>
          <w:rPr>
            <w:color w:val="808080"/>
          </w:rPr>
          <w:t xml:space="preserve">5</w:t>
        </w:r>
      </w:ins>
      <w:r>
        <w:t xml:space="preserve">. Cabe ao réu provar fato impeditivo, modificativo ou extintivo do direito do autor (CPC 373 II), e o juízo atua de forma subsidiária quando a parte, contratante do seguro-fiança, pode obter os documentos diretamente da seguradora, sem prova de recusa definitiva, o que mantém o indeferimento da exibição e do ofício.</w:t>
      </w:r>
    </w:p>
    <w:p w:rsidRPr="0002351C" w:rsidR="006B106B" w:rsidRDefault="00000000" w14:paraId="06B97B67" w14:textId="77777777">
      <w:del w:id="1053" w:author="Assessor GDSXSR" w:date="2026-10-30T23:53:33Z">
        <w:r>
          <w:delText xml:space="preserve">9</w:delText>
        </w:r>
      </w:del>
      <w:ins w:id="1054" w:author="Assessor GDSXSR" w:date="2026-10-30T23:53:33Z">
        <w:r>
          <w:rPr>
            <w:color w:val="808080"/>
          </w:rPr>
          <w:t xml:space="preserve">6</w:t>
        </w:r>
      </w:ins>
      <w:r>
        <w:t xml:space="preserve">. A ordem de despejo decorre da liminar anterior, alcançada pela preclusão temporal, e não da decisão probatória, de modo que o agravo contra esta não suspende aquela.</w:t>
      </w:r>
    </w:p>
    <w:p w:rsidRPr="0002351C" w:rsidR="006B106B" w:rsidRDefault="00000000" w14:paraId="14BFDC63" w14:textId="77777777">
      <w:commentRangeStart w:id="3"/>
      <w:del w:id="1055" w:author="Assessor GDSXSR" w:date="2026-10-30T23:53:33Z">
        <w:r>
          <w:delText xml:space="preserve">10</w:delText>
        </w:r>
      </w:del>
      <w:ins w:id="1056" w:author="Assessor GDSXSR" w:date="2026-10-30T23:53:33Z">
        <w:r>
          <w:rPr>
            <w:color w:val="808080"/>
          </w:rPr>
          <w:t xml:space="preserve">7</w:t>
        </w:r>
      </w:ins>
      <w:r>
        <w:t xml:space="preserve">. As alegações de prescrição, pagamento securitário e iliquidez do débito, não apreciadas na origem, não podem ser examinadas no agravo sem suprimir instância.</w:t>
      </w:r>
      <w:commentRangeEnd w:id="3"/>
      <w:r w:rsidRPr="0002351C">
        <w:rPr>
          <w:rStyle w:val="Refdecomentrio"/>
          <w:sz w:val="28"/>
          <w:szCs w:val="22"/>
        </w:rPr>
        <w:commentReference w:id="3"/>
      </w:r>
    </w:p>
    <w:p w:rsidRPr="0002351C" w:rsidR="006B106B" w:rsidRDefault="00000000" w14:paraId="1F767DC3" w14:textId="77777777">
      <w:r w:rsidRPr="0002351C">
        <w:rPr>
          <w:b/>
        </w:rPr>
        <w:t>IV. Dispositivo</w:t>
      </w:r>
    </w:p>
    <w:p w:rsidRPr="0002351C" w:rsidR="006B106B" w:rsidRDefault="00000000" w14:paraId="1FC3535F" w14:textId="77777777">
      <w:commentRangeStart w:id="28"/>
      <w:commentRangeStart w:id="4"/>
      <w:del w:id="1057" w:author="Assessor GDSXSR" w:date="2026-10-30T23:53:33Z">
        <w:r>
          <w:delText xml:space="preserve">11</w:delText>
        </w:r>
      </w:del>
      <w:ins w:id="1058" w:author="Assessor GDSXSR" w:date="2026-10-30T23:53:33Z">
        <w:r>
          <w:rPr>
            <w:color w:val="808080"/>
          </w:rPr>
          <w:t xml:space="preserve">8</w:t>
        </w:r>
      </w:ins>
      <w:r>
        <w:t xml:space="preserve">. </w:t>
      </w:r>
      <w:del w:id="1059" w:author="Assessor GDSXSR" w:date="2026-10-30T23:53:33Z">
        <w:r>
          <w:delText xml:space="preserve">Conheceu</w:delText>
        </w:r>
      </w:del>
      <w:ins w:id="1060" w:author="Assessor GDSXSR" w:date="2026-10-30T23:53:33Z">
        <w:r>
          <w:rPr>
            <w:color w:val="808080"/>
          </w:rPr>
          <w:t xml:space="preserve">Negou</w:t>
        </w:r>
      </w:ins>
      <w:r>
        <w:t xml:space="preserve">-se</w:t>
      </w:r>
      <w:del w:id="1061" w:author="Assessor GDSXSR" w:date="2026-10-30T23:53:33Z">
        <w:r>
          <w:delText xml:space="preserve">,</w:delText>
        </w:r>
      </w:del>
      <w:r>
        <w:t xml:space="preserve"> </w:t>
      </w:r>
      <w:del w:id="1062" w:author="Assessor GDSXSR" w:date="2026-10-30T23:53:33Z">
        <w:r>
          <w:delText xml:space="preserve">em</w:delText>
        </w:r>
      </w:del>
      <w:ins w:id="1063" w:author="Assessor GDSXSR" w:date="2026-10-30T23:53:33Z">
        <w:r>
          <w:rPr>
            <w:color w:val="808080"/>
          </w:rPr>
          <w:t xml:space="preserve">provimento</w:t>
        </w:r>
      </w:ins>
      <w:r>
        <w:t xml:space="preserve"> </w:t>
      </w:r>
      <w:del w:id="1064" w:author="Assessor GDSXSR" w:date="2026-10-30T23:53:33Z">
        <w:r>
          <w:delText xml:space="preserve">parte, do</w:delText>
        </w:r>
      </w:del>
      <w:ins w:id="1065" w:author="Assessor GDSXSR" w:date="2026-10-30T23:53:33Z">
        <w:r>
          <w:rPr>
            <w:color w:val="808080"/>
          </w:rPr>
          <w:t xml:space="preserve">ao</w:t>
        </w:r>
      </w:ins>
      <w:r>
        <w:t xml:space="preserve"> agravo de instrumento da ré</w:t>
      </w:r>
      <w:del w:id="1066" w:author="Assessor GDSXSR" w:date="2026-10-30T23:53:33Z">
        <w:r>
          <w:delText xml:space="preserve"> e, nessa extensão, negou-se-lhe provimento</w:delText>
        </w:r>
      </w:del>
      <w:r>
        <w:t xml:space="preserve">.</w:t>
      </w:r>
      <w:commentRangeEnd w:id="4"/>
      <w:commentRangeEnd w:id="28"/>
      <w:r w:rsidRPr="0002351C">
        <w:rPr>
          <w:rStyle w:val="Refdecomentrio"/>
          <w:sz w:val="28"/>
          <w:szCs w:val="22"/>
        </w:rPr>
        <w:commentReference w:id="4"/>
      </w:r>
      <w:r>
        <w:rPr>
          <w:rStyle w:val="CommentReference"/>
        </w:rPr>
        <w:commentReference w:id="28"/>
      </w:r>
    </w:p>
    <w:p w:rsidRPr="0002351C" w:rsidR="006B106B" w:rsidRDefault="00000000" w14:paraId="23621976" w14:textId="77777777">
      <w:r w:rsidRPr="0002351C">
        <w:t>__________</w:t>
      </w:r>
    </w:p>
    <w:p w:rsidRPr="0002351C" w:rsidR="006B106B" w:rsidRDefault="00000000" w14:paraId="05779551" w14:textId="77777777">
      <w:commentRangeStart w:id="6"/>
      <w:commentRangeStart w:id="7"/>
      <w:commentRangeStart w:id="29"/>
      <w:r>
        <w:rPr>
          <w:i/>
          <w:sz w:val="26"/>
        </w:rPr>
        <w:t xml:space="preserve">Dispositivos relevantes citados:</w:t>
      </w:r>
      <w:r>
        <w:rPr>
          <w:sz w:val="26"/>
        </w:rPr>
        <w:t xml:space="preserve"> CPC, arts. 231, II</w:t>
      </w:r>
      <w:ins w:id="1067" w:author="Assessor GDSXSR" w:date="2026-10-30T23:53:33Z">
        <w:r>
          <w:rPr>
            <w:color w:val="808080"/>
            <w:sz w:val="26"/>
          </w:rPr>
          <w:t xml:space="preserve">,</w:t>
        </w:r>
      </w:ins>
      <w:r>
        <w:rPr>
          <w:sz w:val="26"/>
        </w:rPr>
        <w:t xml:space="preserve"> e</w:t>
      </w:r>
      <w:del w:id="1068" w:author="Assessor GDSXSR" w:date="2026-10-30T23:53:33Z">
        <w:r>
          <w:rPr>
            <w:sz w:val="26"/>
          </w:rPr>
          <w:delText xml:space="preserve"> § 4º;</w:delText>
        </w:r>
      </w:del>
      <w:r>
        <w:rPr>
          <w:sz w:val="26"/>
        </w:rPr>
        <w:t xml:space="preserve"> 373, II</w:t>
      </w:r>
      <w:del w:id="1069" w:author="Assessor GDSXSR" w:date="2026-10-30T23:53:33Z">
        <w:r>
          <w:rPr>
            <w:sz w:val="26"/>
          </w:rPr>
          <w:delText xml:space="preserve">; 1</w:delText>
        </w:r>
      </w:del>
      <w:r>
        <w:rPr>
          <w:sz w:val="26"/>
        </w:rPr>
        <w:t xml:space="preserve">.</w:t>
      </w:r>
      <w:del w:id="1070" w:author="Assessor GDSXSR" w:date="2026-10-30T23:53:33Z">
        <w:r>
          <w:rPr>
            <w:sz w:val="26"/>
          </w:rPr>
          <w:delText xml:space="preserve">003, § 5º.</w:delText>
        </w:r>
      </w:del>
      <w:commentRangeEnd w:id="7"/>
      <w:commentRangeEnd w:id="6"/>
      <w:commentRangeEnd w:id="29"/>
      <w:r w:rsidRPr="0002351C">
        <w:rPr>
          <w:rStyle w:val="Refdecomentrio"/>
          <w:sz w:val="28"/>
          <w:szCs w:val="22"/>
        </w:rPr>
        <w:commentReference w:id="7"/>
      </w:r>
      <w:r w:rsidRPr="0002351C">
        <w:rPr>
          <w:rStyle w:val="Refdecomentrio"/>
          <w:sz w:val="28"/>
          <w:szCs w:val="22"/>
        </w:rPr>
        <w:commentReference w:id="6"/>
      </w:r>
      <w:r>
        <w:rPr>
          <w:rStyle w:val="CommentReference"/>
        </w:rPr>
        <w:commentReference w:id="29"/>
      </w:r>
    </w:p>
    <w:p w:rsidRPr="0002351C" w:rsidR="006B106B" w:rsidRDefault="00000000" w14:paraId="57A808E9" w14:textId="77777777">
      <w:commentRangeStart w:id="9"/>
      <w:commentRangeStart w:id="30"/>
      <w:r w:rsidRPr="0002351C">
        <w:rPr>
          <w:i/>
          <w:sz w:val="26"/>
        </w:rPr>
        <w:t>Jurisprudência relevante citada:</w:t>
      </w:r>
      <w:r w:rsidRPr="0002351C">
        <w:rPr>
          <w:sz w:val="26"/>
        </w:rPr>
        <w:t xml:space="preserve"> STJ, REsp nº 1.696.396/MT (Tema Repetitivo 988), Rel. Min. Nancy Andrighi, Corte Especial, j. 05.12.2018, DJe 19.12.2018.</w:t>
      </w:r>
      <w:commentRangeEnd w:id="9"/>
      <w:r w:rsidRPr="0002351C">
        <w:rPr>
          <w:rStyle w:val="Refdecomentrio"/>
          <w:sz w:val="28"/>
          <w:szCs w:val="22"/>
        </w:rPr>
        <w:commentReference w:id="9"/>
      </w:r>
      <w:commentRangeEnd w:id="30"/>
      <w:r>
        <w:rPr>
          <w:rStyle w:val="CommentReference"/>
        </w:rPr>
        <w:commentReference w:id="30"/>
      </w:r>
    </w:p>
    <w:p w:rsidRPr="0002351C" w:rsidR="006B106B" w:rsidRDefault="006B106B" w14:paraId="646AAD3B" w14:textId="77777777"/>
    <w:p w:rsidRPr="0002351C" w:rsidR="006B106B" w:rsidRDefault="00000000" w14:paraId="6B84A16C" w14:textId="77777777">
      <w:pPr>
        <w:spacing w:line="240" w:lineRule="auto"/>
      </w:pPr>
      <w:r w:rsidRPr="0002351C">
        <w:rPr>
          <w:b/>
          <w:color w:val="EE0000"/>
          <w:highlight w:val="yellow"/>
        </w:rPr>
        <w:t>RESUMO DO AGRAVO DE INSTRUMENTO</w:t>
      </w:r>
    </w:p>
    <w:p w:rsidRPr="0002351C" w:rsidR="006B106B" w:rsidRDefault="006B106B" w14:paraId="5A31A923" w14:textId="77777777">
      <w:pPr>
        <w:spacing w:line="240" w:lineRule="auto"/>
      </w:pPr>
    </w:p>
    <w:p w:rsidRPr="0002351C" w:rsidR="006B106B" w:rsidRDefault="00000000" w14:paraId="3E329C20" w14:textId="77777777">
      <w:pPr>
        <w:spacing w:line="240" w:lineRule="auto"/>
      </w:pPr>
      <w:r w:rsidRPr="0002351C">
        <w:rPr>
          <w:b/>
          <w:color w:val="EE0000"/>
          <w:highlight w:val="yellow"/>
        </w:rPr>
        <w:t>I. RAZÕES RECURSAIS</w:t>
      </w:r>
    </w:p>
    <w:p w:rsidRPr="0002351C" w:rsidR="006B106B" w:rsidRDefault="006B106B" w14:paraId="369C4D7E" w14:textId="77777777">
      <w:pPr>
        <w:spacing w:line="240" w:lineRule="auto"/>
      </w:pPr>
    </w:p>
    <w:p w:rsidRPr="0002351C" w:rsidR="006B106B" w:rsidRDefault="00000000" w14:paraId="2555BAC2" w14:textId="77777777">
      <w:pPr>
        <w:spacing w:line="240" w:lineRule="auto"/>
      </w:pPr>
      <w:r w:rsidRPr="0002351C">
        <w:rPr>
          <w:b/>
          <w:color w:val="EE0000"/>
        </w:rPr>
        <w:t>1. Prescrição das parcelas de 2020 e 2021</w:t>
      </w:r>
    </w:p>
    <w:p w:rsidRPr="0002351C" w:rsidR="006B106B" w:rsidRDefault="00000000" w14:paraId="64EA721A" w14:textId="77777777">
      <w:pPr>
        <w:spacing w:line="240" w:lineRule="auto"/>
      </w:pPr>
      <w:r w:rsidRPr="0002351C">
        <w:rPr>
          <w:color w:val="EE0000"/>
        </w:rPr>
        <w:t>A planilha da locadora inclui aluguéis e encargos vencidos em 2020 e 2021, alcançados pela prescrição trienal (CC 206 § 3º I), pois a ação foi ajuizada em 24/02/2026, o que compromete a exigibilidade do débito.</w:t>
      </w:r>
    </w:p>
    <w:p w:rsidRPr="0002351C" w:rsidR="006B106B" w:rsidRDefault="006B106B" w14:paraId="1128302E" w14:textId="77777777">
      <w:pPr>
        <w:spacing w:line="240" w:lineRule="auto"/>
      </w:pPr>
    </w:p>
    <w:p w:rsidRPr="0002351C" w:rsidR="006B106B" w:rsidRDefault="00000000" w14:paraId="4DCD1B4B" w14:textId="77777777">
      <w:pPr>
        <w:spacing w:line="240" w:lineRule="auto"/>
      </w:pPr>
      <w:r w:rsidRPr="0002351C">
        <w:rPr>
          <w:b/>
          <w:color w:val="EE0000"/>
        </w:rPr>
        <w:t>2. Seguro-fiança</w:t>
      </w:r>
    </w:p>
    <w:p w:rsidRPr="0002351C" w:rsidR="006B106B" w:rsidRDefault="00000000" w14:paraId="509CEA21" w14:textId="77777777">
      <w:pPr>
        <w:spacing w:line="240" w:lineRule="auto"/>
      </w:pPr>
      <w:r w:rsidRPr="0002351C">
        <w:rPr>
          <w:color w:val="EE0000"/>
        </w:rPr>
        <w:t>Foram cobrados encargos de seguro-fiança posteriores ao fim da apólice (agosto de 2022), sem abater as indenizações pagas pela seguradora.</w:t>
      </w:r>
    </w:p>
    <w:p w:rsidRPr="0002351C" w:rsidR="006B106B" w:rsidRDefault="006B106B" w14:paraId="2ECEE4AF" w14:textId="77777777">
      <w:pPr>
        <w:spacing w:line="240" w:lineRule="auto"/>
      </w:pPr>
    </w:p>
    <w:p w:rsidRPr="0002351C" w:rsidR="006B106B" w:rsidRDefault="00000000" w14:paraId="5227C83E" w14:textId="77777777">
      <w:pPr>
        <w:spacing w:line="240" w:lineRule="auto"/>
      </w:pPr>
      <w:r w:rsidRPr="0002351C">
        <w:rPr>
          <w:b/>
          <w:color w:val="EE0000"/>
        </w:rPr>
        <w:t>3. Ausência de documentos e purgação da mora</w:t>
      </w:r>
    </w:p>
    <w:p w:rsidRPr="0002351C" w:rsidR="006B106B" w:rsidRDefault="00000000" w14:paraId="5B39D4FA" w14:textId="77777777">
      <w:pPr>
        <w:spacing w:line="240" w:lineRule="auto"/>
      </w:pPr>
      <w:r w:rsidRPr="0002351C">
        <w:rPr>
          <w:color w:val="EE0000"/>
        </w:rPr>
        <w:t>A falta dos boletos originais, do histórico financeiro e dos documentos dos sinistros impede conferir o débito e purgar a mora (Lei nº 8.245/1991, art. 62, II).</w:t>
      </w:r>
    </w:p>
    <w:p w:rsidRPr="0002351C" w:rsidR="006B106B" w:rsidRDefault="006B106B" w14:paraId="54AC6E95" w14:textId="77777777">
      <w:pPr>
        <w:spacing w:line="240" w:lineRule="auto"/>
      </w:pPr>
    </w:p>
    <w:p w:rsidRPr="0002351C" w:rsidR="006B106B" w:rsidRDefault="00000000" w14:paraId="761B3C51" w14:textId="77777777">
      <w:pPr>
        <w:spacing w:line="240" w:lineRule="auto"/>
      </w:pPr>
      <w:r w:rsidRPr="0002351C">
        <w:rPr>
          <w:b/>
          <w:color w:val="EE0000"/>
        </w:rPr>
        <w:lastRenderedPageBreak/>
        <w:t>4. Caução inidônea</w:t>
      </w:r>
    </w:p>
    <w:p w:rsidRPr="0002351C" w:rsidR="006B106B" w:rsidRDefault="00000000" w14:paraId="0DE5E8BD" w14:textId="77777777">
      <w:pPr>
        <w:spacing w:line="240" w:lineRule="auto"/>
      </w:pPr>
      <w:r w:rsidRPr="0002351C">
        <w:rPr>
          <w:color w:val="EE0000"/>
        </w:rPr>
        <w:t>A liminar de despejo aceitou como caução os próprios créditos controvertidos (Lei nº 8.245/1991, art. 59, § 1º).</w:t>
      </w:r>
    </w:p>
    <w:p w:rsidRPr="0002351C" w:rsidR="006B106B" w:rsidRDefault="006B106B" w14:paraId="481E5122" w14:textId="77777777">
      <w:pPr>
        <w:spacing w:line="240" w:lineRule="auto"/>
      </w:pPr>
    </w:p>
    <w:p w:rsidRPr="0002351C" w:rsidR="006B106B" w:rsidRDefault="00000000" w14:paraId="4E1B6137" w14:textId="77777777">
      <w:pPr>
        <w:spacing w:line="240" w:lineRule="auto"/>
      </w:pPr>
      <w:r w:rsidRPr="0002351C">
        <w:rPr>
          <w:b/>
          <w:color w:val="EE0000"/>
        </w:rPr>
        <w:t>5. Mandado expedido antes das solicitações</w:t>
      </w:r>
    </w:p>
    <w:p w:rsidRPr="0002351C" w:rsidR="006B106B" w:rsidRDefault="00000000" w14:paraId="0B6D48FC" w14:textId="77777777">
      <w:pPr>
        <w:spacing w:line="240" w:lineRule="auto"/>
      </w:pPr>
      <w:r w:rsidRPr="0002351C">
        <w:rPr>
          <w:color w:val="EE0000"/>
        </w:rPr>
        <w:t>A ré solicitou os documentos à seguradora e à administradora da locadora, que pediram prazo de cinco a dez dias úteis, mas o mandado de despejo foi expedido sem apreciar sua petição.</w:t>
      </w:r>
    </w:p>
    <w:p w:rsidRPr="0002351C" w:rsidR="006B106B" w:rsidRDefault="006B106B" w14:paraId="7A95A264" w14:textId="77777777">
      <w:pPr>
        <w:spacing w:line="240" w:lineRule="auto"/>
      </w:pPr>
    </w:p>
    <w:p w:rsidRPr="0002351C" w:rsidR="006B106B" w:rsidRDefault="00000000" w14:paraId="5983D508" w14:textId="77777777">
      <w:pPr>
        <w:spacing w:line="240" w:lineRule="auto"/>
      </w:pPr>
      <w:r w:rsidRPr="0002351C">
        <w:rPr>
          <w:b/>
          <w:color w:val="EE0000"/>
        </w:rPr>
        <w:t>6. Perigo de dano reverso</w:t>
      </w:r>
    </w:p>
    <w:p w:rsidRPr="0002351C" w:rsidR="006B106B" w:rsidRDefault="00000000" w14:paraId="319073BE" w14:textId="77777777">
      <w:pPr>
        <w:spacing w:line="240" w:lineRule="auto"/>
      </w:pPr>
      <w:r w:rsidRPr="0002351C">
        <w:rPr>
          <w:color w:val="EE0000"/>
        </w:rPr>
        <w:t>A desocupação retirará clínica odontológica instalada há mais de sete anos, com perda do ponto comercial e interrupção de tratamentos em curso (CPC 300 § 3º).</w:t>
      </w:r>
    </w:p>
    <w:p w:rsidRPr="0002351C" w:rsidR="006B106B" w:rsidRDefault="006B106B" w14:paraId="0DB4FFB7" w14:textId="77777777">
      <w:pPr>
        <w:spacing w:line="240" w:lineRule="auto"/>
      </w:pPr>
    </w:p>
    <w:p w:rsidRPr="0002351C" w:rsidR="006B106B" w:rsidRDefault="00000000" w14:paraId="73C2D217" w14:textId="77777777">
      <w:pPr>
        <w:spacing w:line="240" w:lineRule="auto"/>
      </w:pPr>
      <w:r w:rsidRPr="0002351C">
        <w:rPr>
          <w:b/>
          <w:color w:val="EE0000"/>
        </w:rPr>
        <w:t>II. PEDIDO</w:t>
      </w:r>
    </w:p>
    <w:p w:rsidRPr="0002351C" w:rsidR="006B106B" w:rsidRDefault="006B106B" w14:paraId="1402A88E" w14:textId="77777777">
      <w:pPr>
        <w:spacing w:line="240" w:lineRule="auto"/>
      </w:pPr>
    </w:p>
    <w:p w:rsidRPr="0002351C" w:rsidR="006B106B" w:rsidRDefault="00000000" w14:paraId="45090E27" w14:textId="77777777">
      <w:pPr>
        <w:spacing w:line="240" w:lineRule="auto"/>
      </w:pPr>
      <w:r w:rsidRPr="0002351C">
        <w:rPr>
          <w:color w:val="EE0000"/>
        </w:rPr>
        <w:t>Requer efeito suspensivo para sustar a desocupação e recolher o mandado de despejo e, no mérito, o provimento do agravo para revogar a liminar ou, sucessivamente, suspender a desocupação até apurar o débito, com exclusão das parcelas prescritas, apresentação dos documentos securitários e oportunidade para purgar a mora pelo saldo apurado.</w:t>
      </w:r>
    </w:p>
    <w:p w:rsidRPr="0002351C" w:rsidR="006B106B" w:rsidRDefault="006B106B" w14:paraId="0770BB59" w14:textId="77777777">
      <w:pPr>
        <w:spacing w:line="240" w:lineRule="auto"/>
      </w:pPr>
    </w:p>
    <w:p w:rsidRPr="0002351C" w:rsidR="006B106B" w:rsidRDefault="00000000" w14:paraId="0ACFFC42" w14:textId="77777777">
      <w:pPr>
        <w:keepNext/>
        <w:jc w:val="center"/>
      </w:pPr>
      <w:r w:rsidRPr="0002351C">
        <w:rPr>
          <w:b/>
        </w:rPr>
        <w:t>RELATÓRIO</w:t>
      </w:r>
    </w:p>
    <w:p w:rsidRPr="0002351C" w:rsidR="006B106B" w:rsidRDefault="006B106B" w14:paraId="680D28EC" w14:textId="77777777">
      <w:pPr>
        <w:keepNext/>
      </w:pPr>
    </w:p>
    <w:p w:rsidRPr="0002351C" w:rsidR="006B106B" w:rsidRDefault="00000000" w14:paraId="5BE7C15F" w14:textId="77777777">
      <w:pPr>
        <w:ind w:firstLine="2268"/>
      </w:pPr>
      <w:r w:rsidRPr="0002351C">
        <w:t>Adoto o relatório da liminar (ID 90124833):</w:t>
      </w:r>
    </w:p>
    <w:p w:rsidRPr="0002351C" w:rsidR="006B106B" w:rsidRDefault="006B106B" w14:paraId="64F238F8" w14:textId="77777777"/>
    <w:p w:rsidRPr="0002351C" w:rsidR="006B106B" w:rsidRDefault="00000000" w14:paraId="3B806BAB" w14:textId="77777777">
      <w:pPr>
        <w:ind w:left="2268" w:firstLine="1134"/>
      </w:pPr>
      <w:r w:rsidRPr="0002351C">
        <w:rPr>
          <w:i/>
          <w:sz w:val="26"/>
        </w:rPr>
        <w:t>“Cuida-se, na origem, de ação de despejo por falta de pagamento cumulada com cobrança ajuizada por Erbe Incorporadora 077 Ltda em face de Antônia Chirlandia Fernandes, tendo por objeto a rescisão de contrato de locação comercial, a desocupação da sala nº 2107 do empreendimento DF Century Plaza, em Águas Claras/DF, e a cobrança de aluguéis e encargos locatícios, com valor da causa de R$ 38.579,40.</w:t>
      </w:r>
    </w:p>
    <w:p w:rsidRPr="0002351C" w:rsidR="006B106B" w:rsidRDefault="00000000" w14:paraId="48AF5656" w14:textId="77777777">
      <w:pPr>
        <w:ind w:left="2268" w:firstLine="1134"/>
      </w:pPr>
      <w:r w:rsidRPr="0002351C">
        <w:rPr>
          <w:i/>
          <w:sz w:val="26"/>
        </w:rPr>
        <w:lastRenderedPageBreak/>
        <w:t>Em 11/03/2026 o Juízo deferiu a desocupação liminar do imóvel no prazo de quinze dias, mediante caução correspondente aos créditos locatícios objeto da demanda. Posteriormente, em 04/09/2026, indeferiu o pedido da requerida de exibição, pela autora, dos documentos relativos ao seguro-fiança e de expedição de ofício à seguradora, ao fundamento de que incumbia à locatária demonstrar os fatos impeditivos, modificativos ou extintivos do direito alegado e de que não havia sido comprovada recusa administrativa ou impossibilidade de obtenção direta da documentação, facultando-lhe prazo de dez dias para produção de provas. Na sequência, foi expedido mandado de despejo compulsório (IDs 268286248 e 289695007, origem).</w:t>
      </w:r>
    </w:p>
    <w:p w:rsidRPr="0002351C" w:rsidR="006B106B" w:rsidRDefault="00000000" w14:paraId="09900B92" w14:textId="77777777">
      <w:pPr>
        <w:ind w:left="2268" w:firstLine="1134"/>
      </w:pPr>
      <w:r w:rsidRPr="0002351C">
        <w:rPr>
          <w:i/>
          <w:sz w:val="26"/>
        </w:rPr>
        <w:t xml:space="preserve">A ré, ora agravante, alega, em síntese, que: 1) a planilha apresentada pela locadora inclui parcelas vencidas nos anos de 2020 e 2021, alcançadas pela prescrição trienal, o que compromete a composição e a exigibilidade do montante cobrado; 2) foram incluídos encargos de seguro-fiança posteriores ao encerramento da apólice e não houve abatimento de possíveis indenizações pagas pela seguradora; 3) a ausência dos boletos originais, do histórico financeiro do contrato e dos documentos relacionados aos sinistros impede a conferência do débito e a adequada purgação da mora; 4) a caução prestada pela locadora não seria idônea, pois corresponde aos próprios créditos controvertidos discutidos na ação; 5) comprovou ter solicitado administrativamente os documentos à seguradora e à administradora da </w:t>
      </w:r>
      <w:r w:rsidRPr="0002351C">
        <w:rPr>
          <w:i/>
          <w:sz w:val="26"/>
        </w:rPr>
        <w:lastRenderedPageBreak/>
        <w:t>locadora, mas o mandado de despejo foi expedido antes do atendimento das solicitações e da apreciação de sua petição; 6) o cumprimento imediato da ordem acarretará a retirada de clínica odontológica instalada no imóvel há aproximadamente sete anos, com remoção de equipamentos e interrupção dos atendimentos em curso.</w:t>
      </w:r>
    </w:p>
    <w:p w:rsidRPr="0002351C" w:rsidR="006B106B" w:rsidRDefault="00000000" w14:paraId="761889D9" w14:textId="77777777">
      <w:pPr>
        <w:ind w:left="2268" w:firstLine="1134"/>
      </w:pPr>
      <w:r w:rsidRPr="0002351C">
        <w:rPr>
          <w:i/>
          <w:sz w:val="26"/>
        </w:rPr>
        <w:t>Requer a concessão de efeito suspensivo para sustar a ordem de desocupação e determinar o recolhimento do mandado de despejo. No mérito, pede o provimento do recurso para revogar a medida liminar ou, sucessivamente, suspender os atos de desocupação até a apuração do débito, com exclusão das parcelas prescritas, apresentação dos documentos securitários e concessão de oportunidade para purgação da mora pelo saldo efetivamente apurado (ID 90048199).” (ID 90124833)</w:t>
      </w:r>
    </w:p>
    <w:p w:rsidRPr="0002351C" w:rsidR="006B106B" w:rsidRDefault="006B106B" w14:paraId="266D314F" w14:textId="77777777"/>
    <w:p w:rsidRPr="0002351C" w:rsidR="006B106B" w:rsidRDefault="00000000" w14:paraId="460977B2" w14:textId="77777777">
      <w:pPr>
        <w:ind w:firstLine="2268"/>
      </w:pPr>
      <w:commentRangeStart w:id="31"/>
      <w:commentRangeStart w:id="10"/>
      <w:del w:id="1071" w:author="Assessor GDSXSR" w:date="2026-10-30T23:53:33Z">
        <w:r>
          <w:delText xml:space="preserve">Proferi</w:delText>
        </w:r>
      </w:del>
      <w:ins w:id="1072" w:author="Assessor GDSXSR" w:date="2026-10-30T23:53:33Z">
        <w:r>
          <w:rPr>
            <w:i w:val="0"/>
            <w:color w:val="808080"/>
            <w:sz w:val="28"/>
          </w:rPr>
          <w:t xml:space="preserve">Não</w:t>
        </w:r>
      </w:ins>
      <w:r>
        <w:rPr>
          <w:i w:val="0"/>
          <w:sz w:val="28"/>
          <w:rPrChange w:id="1086" w:author="Assessor GDSXSR" w:date="2026-10-30T23:53:33Z">
            <w:rPr/>
          </w:rPrChange>
        </w:rPr>
        <w:t xml:space="preserve"> </w:t>
      </w:r>
      <w:del w:id="1073" w:author="Assessor GDSXSR" w:date="2026-10-30T23:53:33Z">
        <w:r>
          <w:delText xml:space="preserve">decisão</w:delText>
        </w:r>
      </w:del>
      <w:ins w:id="1074" w:author="Assessor GDSXSR" w:date="2026-10-30T23:53:33Z">
        <w:r>
          <w:rPr>
            <w:i w:val="0"/>
            <w:color w:val="808080"/>
            <w:sz w:val="28"/>
          </w:rPr>
          <w:t xml:space="preserve">conheci</w:t>
        </w:r>
      </w:ins>
      <w:r>
        <w:rPr>
          <w:i w:val="0"/>
          <w:sz w:val="28"/>
          <w:rPrChange w:id="1087" w:author="Assessor GDSXSR" w:date="2026-10-30T23:53:33Z">
            <w:rPr/>
          </w:rPrChange>
        </w:rPr>
        <w:t xml:space="preserve"> </w:t>
      </w:r>
      <w:del w:id="1075" w:author="Assessor GDSXSR" w:date="2026-10-30T23:53:33Z">
        <w:r>
          <w:delText xml:space="preserve">liminar</w:delText>
        </w:r>
      </w:del>
      <w:ins w:id="1076" w:author="Assessor GDSXSR" w:date="2026-10-30T23:53:33Z">
        <w:r>
          <w:rPr>
            <w:i w:val="0"/>
            <w:color w:val="808080"/>
            <w:sz w:val="28"/>
          </w:rPr>
          <w:t xml:space="preserve">do</w:t>
        </w:r>
      </w:ins>
      <w:r>
        <w:rPr>
          <w:i w:val="0"/>
          <w:sz w:val="28"/>
          <w:rPrChange w:id="1088" w:author="Assessor GDSXSR" w:date="2026-10-30T23:53:33Z">
            <w:rPr/>
          </w:rPrChange>
        </w:rPr>
        <w:t xml:space="preserve"> </w:t>
      </w:r>
      <w:del w:id="1077" w:author="Assessor GDSXSR" w:date="2026-10-30T23:53:33Z">
        <w:r>
          <w:delText xml:space="preserve">no seguinte sentido: </w:delText>
        </w:r>
        <w:r>
          <w:rPr>
            <w:i/>
            <w:iCs/>
          </w:rPr>
          <w:delText xml:space="preserve">“Ante o exposto, não conheço dos pedidos</w:delText>
        </w:r>
      </w:del>
      <w:ins w:id="1078" w:author="Assessor GDSXSR" w:date="2026-10-30T23:53:33Z">
        <w:r>
          <w:rPr>
            <w:i w:val="0"/>
            <w:color w:val="808080"/>
            <w:sz w:val="28"/>
          </w:rPr>
          <w:t xml:space="preserve">agravo</w:t>
        </w:r>
      </w:ins>
      <w:r>
        <w:rPr>
          <w:i w:val="0"/>
          <w:iCs/>
          <w:sz w:val="28"/>
          <w:rPrChange w:id="1089" w:author="Assessor GDSXSR" w:date="2026-10-30T23:53:33Z">
            <w:rPr>
              <w:i/>
              <w:iCs/>
            </w:rPr>
          </w:rPrChange>
        </w:rPr>
        <w:t xml:space="preserve"> de</w:t>
      </w:r>
      <w:ins w:id="1079" w:author="Assessor GDSXSR" w:date="2026-10-30T23:53:33Z">
        <w:r>
          <w:rPr>
            <w:i w:val="0"/>
            <w:iCs/>
            <w:color w:val="808080"/>
            <w:sz w:val="28"/>
          </w:rPr>
          <w:t xml:space="preserve"> instrumento quanto à</w:t>
        </w:r>
      </w:ins>
      <w:r>
        <w:rPr>
          <w:i w:val="0"/>
          <w:iCs/>
          <w:sz w:val="28"/>
          <w:rPrChange w:id="1090" w:author="Assessor GDSXSR" w:date="2026-10-30T23:53:33Z">
            <w:rPr>
              <w:i/>
              <w:iCs/>
            </w:rPr>
          </w:rPrChange>
        </w:rPr>
        <w:t xml:space="preserve"> revogação da liminar de despejo e </w:t>
      </w:r>
      <w:ins w:id="1080" w:author="Assessor GDSXSR" w:date="2026-10-30T23:53:33Z">
        <w:r>
          <w:rPr>
            <w:i w:val="0"/>
            <w:iCs/>
            <w:color w:val="808080"/>
            <w:sz w:val="28"/>
          </w:rPr>
          <w:t xml:space="preserve">à </w:t>
        </w:r>
      </w:ins>
      <w:r>
        <w:rPr>
          <w:i w:val="0"/>
          <w:iCs/>
          <w:sz w:val="28"/>
          <w:rPrChange w:id="1091" w:author="Assessor GDSXSR" w:date="2026-10-30T23:53:33Z">
            <w:rPr>
              <w:i/>
              <w:iCs/>
            </w:rPr>
          </w:rPrChange>
        </w:rPr>
        <w:t xml:space="preserve">suspensão do mandado dela decorrente, </w:t>
      </w:r>
      <w:ins w:id="1081" w:author="Assessor GDSXSR" w:date="2026-10-30T23:53:33Z">
        <w:r>
          <w:rPr>
            <w:i w:val="0"/>
            <w:iCs/>
            <w:color w:val="808080"/>
            <w:sz w:val="28"/>
          </w:rPr>
          <w:t xml:space="preserve">por intempestividade, </w:t>
        </w:r>
      </w:ins>
      <w:r>
        <w:rPr>
          <w:i w:val="0"/>
          <w:iCs/>
          <w:sz w:val="28"/>
          <w:rPrChange w:id="1092" w:author="Assessor GDSXSR" w:date="2026-10-30T23:53:33Z">
            <w:rPr>
              <w:i/>
              <w:iCs/>
            </w:rPr>
          </w:rPrChange>
        </w:rPr>
        <w:t xml:space="preserve">e </w:t>
      </w:r>
      <w:del w:id="1082" w:author="Assessor GDSXSR" w:date="2026-10-30T23:53:33Z">
        <w:r>
          <w:rPr>
            <w:i/>
            <w:iCs/>
          </w:rPr>
          <w:delText xml:space="preserve">indefiro</w:delText>
        </w:r>
      </w:del>
      <w:ins w:id="1083" w:author="Assessor GDSXSR" w:date="2026-10-30T23:53:33Z">
        <w:r>
          <w:rPr>
            <w:i w:val="0"/>
            <w:iCs/>
            <w:color w:val="808080"/>
            <w:sz w:val="28"/>
          </w:rPr>
          <w:t xml:space="preserve">indeferi</w:t>
        </w:r>
      </w:ins>
      <w:r>
        <w:rPr>
          <w:i w:val="0"/>
          <w:iCs/>
          <w:sz w:val="28"/>
          <w:rPrChange w:id="1093" w:author="Assessor GDSXSR" w:date="2026-10-30T23:53:33Z">
            <w:rPr>
              <w:i/>
              <w:iCs/>
            </w:rPr>
          </w:rPrChange>
        </w:rPr>
        <w:t xml:space="preserve"> o</w:t>
      </w:r>
      <w:del w:id="1084" w:author="Assessor GDSXSR" w:date="2026-10-30T23:53:33Z">
        <w:r>
          <w:rPr>
            <w:i/>
            <w:iCs/>
          </w:rPr>
          <w:delText xml:space="preserve"> pedido de</w:delText>
        </w:r>
      </w:del>
      <w:r>
        <w:rPr>
          <w:i w:val="0"/>
          <w:iCs/>
          <w:sz w:val="28"/>
          <w:rPrChange w:id="1094" w:author="Assessor GDSXSR" w:date="2026-10-30T23:53:33Z">
            <w:rPr>
              <w:i/>
              <w:iCs/>
            </w:rPr>
          </w:rPrChange>
        </w:rPr>
        <w:t xml:space="preserve"> efeito suspensivo</w:t>
      </w:r>
      <w:del w:id="1085" w:author="Assessor GDSXSR" w:date="2026-10-30T23:53:33Z">
        <w:r>
          <w:rPr>
            <w:i/>
            <w:iCs/>
          </w:rPr>
          <w:delText xml:space="preserve">.”</w:delText>
        </w:r>
      </w:del>
      <w:r>
        <w:rPr>
          <w:i w:val="0"/>
          <w:sz w:val="28"/>
          <w:rPrChange w:id="1095" w:author="Assessor GDSXSR" w:date="2026-10-30T23:53:33Z">
            <w:rPr/>
          </w:rPrChange>
        </w:rPr>
        <w:t xml:space="preserve"> (ID 90124833).</w:t>
      </w:r>
      <w:commentRangeEnd w:id="10"/>
      <w:commentRangeEnd w:id="31"/>
      <w:r w:rsidRPr="0002351C">
        <w:rPr>
          <w:rStyle w:val="Refdecomentrio"/>
          <w:sz w:val="28"/>
          <w:szCs w:val="22"/>
        </w:rPr>
        <w:commentReference w:id="10"/>
      </w:r>
      <w:r>
        <w:rPr>
          <w:rStyle w:val="CommentReference"/>
        </w:rPr>
        <w:commentReference w:id="31"/>
      </w:r>
    </w:p>
    <w:p w:rsidRPr="0002351C" w:rsidR="006B106B" w:rsidRDefault="006B106B" w14:paraId="7441B2E4" w14:textId="77777777"/>
    <w:p w:rsidRPr="0002351C" w:rsidR="006B106B" w:rsidRDefault="00000000" w14:paraId="1778BCC2" w14:textId="593D656A">
      <w:pPr>
        <w:ind w:firstLine="2268"/>
      </w:pPr>
      <w:r w:rsidRPr="0002351C">
        <w:t>Sem contrarrazões (ID 91307132).</w:t>
      </w:r>
    </w:p>
    <w:p w:rsidRPr="0002351C" w:rsidR="006B106B" w:rsidRDefault="006B106B" w14:paraId="0DEE0F8F" w14:textId="77777777"/>
    <w:p w:rsidRPr="0002351C" w:rsidR="006B106B" w:rsidRDefault="00000000" w14:paraId="00D79374" w14:textId="77777777">
      <w:pPr>
        <w:ind w:firstLine="2268"/>
      </w:pPr>
      <w:r w:rsidRPr="0002351C">
        <w:t>É o relatório.</w:t>
      </w:r>
    </w:p>
    <w:p w:rsidRPr="0002351C" w:rsidR="006B106B" w:rsidRDefault="006B106B" w14:paraId="69408CF3" w14:textId="77777777"/>
    <w:p w:rsidRPr="0002351C" w:rsidR="006B106B" w:rsidRDefault="00000000" w14:paraId="6C6C2EE0" w14:textId="77777777">
      <w:pPr>
        <w:keepNext/>
        <w:jc w:val="center"/>
      </w:pPr>
      <w:r w:rsidRPr="0002351C">
        <w:rPr>
          <w:b/>
        </w:rPr>
        <w:t>VOTO</w:t>
      </w:r>
    </w:p>
    <w:p w:rsidRPr="0002351C" w:rsidR="006B106B" w:rsidRDefault="006B106B" w14:paraId="0D4F428F" w14:textId="77777777">
      <w:pPr>
        <w:keepNext/>
      </w:pPr>
    </w:p>
    <w:p w:rsidRPr="0002351C" w:rsidR="006B106B" w:rsidRDefault="00000000" w14:paraId="34B9331A" w14:textId="77777777">
      <w:r w:rsidRPr="0002351C">
        <w:rPr>
          <w:b/>
        </w:rPr>
        <w:t>O Senhor Desembargador SÉRGIO ROCHA – Relator.</w:t>
      </w:r>
    </w:p>
    <w:p w:rsidRPr="0002351C" w:rsidR="006B106B" w:rsidRDefault="006B106B" w14:paraId="3FEA4D67" w14:textId="77777777"/>
    <w:p w:rsidRPr="0002351C" w:rsidR="006B106B" w:rsidRDefault="00000000" w14:paraId="1AA843E8" w14:textId="77777777">
      <w:pPr>
        <w:keepNext/>
        <w:jc w:val="center"/>
      </w:pPr>
      <w:r w:rsidRPr="0002351C">
        <w:rPr>
          <w:b/>
        </w:rPr>
        <w:t>AGRAVO DE INSTRUMENTO DA RÉ, ANTONIA CHIRLANDIA FERNANDES</w:t>
      </w:r>
    </w:p>
    <w:p w:rsidRPr="0002351C" w:rsidR="006B106B" w:rsidRDefault="006B106B" w14:paraId="4441ECCE" w14:textId="77777777">
      <w:pPr>
        <w:keepNext/>
      </w:pPr>
    </w:p>
    <w:p w:rsidRPr="0002351C" w:rsidR="006B106B" w:rsidRDefault="00000000" w14:paraId="3026664A" w14:textId="217C9DFB">
      <w:pPr>
        <w:ind w:firstLine="2268"/>
      </w:pPr>
      <w:commentRangeStart w:id="32"/>
      <w:r>
        <w:t xml:space="preserve">Presentes os pressupostos de admissibilidade, conheço </w:t>
      </w:r>
      <w:del w:id="1096" w:author="Assessor GDSXSR" w:date="2026-10-30T23:53:33Z">
        <w:r>
          <w:delText xml:space="preserve">em parte </w:delText>
        </w:r>
      </w:del>
      <w:r>
        <w:t xml:space="preserve">do agravo de instrumento.</w:t>
      </w:r>
      <w:commentRangeEnd w:id="32"/>
      <w:r>
        <w:rPr>
          <w:rStyle w:val="CommentReference"/>
        </w:rPr>
        <w:commentReference w:id="32"/>
      </w:r>
    </w:p>
    <w:p w:rsidRPr="0002351C" w:rsidR="006B106B" w:rsidRDefault="006B106B" w14:paraId="4C2EFB5A" w14:textId="77777777"/>
    <w:p w:rsidRPr="0002351C" w:rsidR="006B106B" w:rsidRDefault="00000000" w14:paraId="416D76B3" w14:textId="77777777">
      <w:pPr>
        <w:keepNext/>
        <w:jc w:val="center"/>
      </w:pPr>
      <w:commentRangeStart w:id="33"/>
      <w:ins w:id="1097" w:author="Assessor GDSXSR" w:date="2026-10-30T23:53:33Z">
        <w:r>
          <w:rPr>
            <w:color w:val="808080"/>
            <w:highlight w:val="yellow"/>
          </w:rPr>
          <w:t xml:space="preserve">DO ÔNUS </w:t>
        </w:r>
      </w:ins>
      <w:r>
        <w:rPr>
          <w:highlight w:val="yellow"/>
        </w:rPr>
        <w:t xml:space="preserve">DA </w:t>
      </w:r>
      <w:del w:id="1098" w:author="Assessor GDSXSR" w:date="2026-10-30T23:53:33Z">
        <w:r>
          <w:rPr>
            <w:highlight w:val="yellow"/>
          </w:rPr>
          <w:delText xml:space="preserve">INTEMPESTIVIDADE QUANTO À LIMINAR DE DESPEJO</w:delText>
        </w:r>
      </w:del>
      <w:ins w:id="1099" w:author="Assessor GDSXSR" w:date="2026-10-30T23:53:33Z">
        <w:r>
          <w:rPr>
            <w:color w:val="808080"/>
            <w:highlight w:val="yellow"/>
          </w:rPr>
          <w:t xml:space="preserve">PROVA</w:t>
        </w:r>
      </w:ins>
      <w:r>
        <w:rPr>
          <w:highlight w:val="yellow"/>
        </w:rPr>
        <w:t xml:space="preserve"> E DA </w:t>
      </w:r>
      <w:del w:id="1100" w:author="Assessor GDSXSR" w:date="2026-10-30T23:53:33Z">
        <w:r>
          <w:rPr>
            <w:highlight w:val="yellow"/>
          </w:rPr>
          <w:delText xml:space="preserve">MANUTENÇÃO</w:delText>
        </w:r>
      </w:del>
      <w:ins w:id="1101" w:author="Assessor GDSXSR" w:date="2026-10-30T23:53:33Z">
        <w:r>
          <w:rPr>
            <w:color w:val="808080"/>
            <w:highlight w:val="yellow"/>
          </w:rPr>
          <w:t xml:space="preserve">EXIBIÇÃO</w:t>
        </w:r>
      </w:ins>
      <w:r>
        <w:rPr>
          <w:highlight w:val="yellow"/>
        </w:rPr>
        <w:t xml:space="preserve"> </w:t>
      </w:r>
      <w:del w:id="1102" w:author="Assessor GDSXSR" w:date="2026-10-30T23:53:33Z">
        <w:r>
          <w:rPr>
            <w:highlight w:val="yellow"/>
          </w:rPr>
          <w:delText xml:space="preserve">DA</w:delText>
        </w:r>
      </w:del>
      <w:ins w:id="1103" w:author="Assessor GDSXSR" w:date="2026-10-30T23:53:33Z">
        <w:r>
          <w:rPr>
            <w:color w:val="808080"/>
            <w:highlight w:val="yellow"/>
          </w:rPr>
          <w:t xml:space="preserve">DE</w:t>
        </w:r>
      </w:ins>
      <w:r>
        <w:rPr>
          <w:highlight w:val="yellow"/>
        </w:rPr>
        <w:t xml:space="preserve"> </w:t>
      </w:r>
      <w:del w:id="1104" w:author="Assessor GDSXSR" w:date="2026-10-30T23:53:33Z">
        <w:r>
          <w:rPr>
            <w:highlight w:val="yellow"/>
          </w:rPr>
          <w:delText xml:space="preserve">DECISÃO</w:delText>
        </w:r>
      </w:del>
      <w:ins w:id="1105" w:author="Assessor GDSXSR" w:date="2026-10-30T23:53:33Z">
        <w:r>
          <w:rPr>
            <w:color w:val="808080"/>
            <w:highlight w:val="yellow"/>
          </w:rPr>
          <w:t xml:space="preserve">DOCUMENTOS</w:t>
        </w:r>
      </w:ins>
      <w:r>
        <w:rPr>
          <w:highlight w:val="yellow"/>
        </w:rPr>
        <w:t xml:space="preserve"> </w:t>
      </w:r>
      <w:del w:id="1106" w:author="Assessor GDSXSR" w:date="2026-10-30T23:53:33Z">
        <w:r>
          <w:rPr>
            <w:highlight w:val="yellow"/>
          </w:rPr>
          <w:delText xml:space="preserve">PROBATÓRIA</w:delText>
        </w:r>
      </w:del>
      <w:ins w:id="1107" w:author="Assessor GDSXSR" w:date="2026-10-30T23:53:33Z">
        <w:r>
          <w:rPr>
            <w:color w:val="808080"/>
            <w:highlight w:val="yellow"/>
          </w:rPr>
          <w:t xml:space="preserve">DO SEGURO-FIANÇA</w:t>
        </w:r>
      </w:ins>
      <w:commentRangeEnd w:id="33"/>
      <w:r>
        <w:rPr>
          <w:rStyle w:val="CommentReference"/>
        </w:rPr>
        <w:commentReference w:id="33"/>
      </w:r>
    </w:p>
    <w:p w:rsidRPr="0002351C" w:rsidR="006B106B" w:rsidRDefault="006B106B" w14:paraId="1F6F840D" w14:textId="77777777">
      <w:pPr>
        <w:keepNext/>
      </w:pPr>
    </w:p>
    <w:p w:rsidRPr="0002351C" w:rsidR="006B106B" w:rsidRDefault="00000000" w14:paraId="1429A418" w14:textId="77777777">
      <w:pPr>
        <w:ind w:firstLine="2268"/>
      </w:pPr>
      <w:commentRangeStart w:id="11"/>
      <w:commentRangeStart w:id="34"/>
      <w:r>
        <w:t xml:space="preserve">A </w:t>
      </w:r>
      <w:ins w:id="1108" w:author="Assessor GDSXSR" w:date="2026-10-30T23:53:33Z">
        <w:r>
          <w:rPr>
            <w:color w:val="808080"/>
          </w:rPr>
          <w:t xml:space="preserve">ré/</w:t>
        </w:r>
      </w:ins>
      <w:r>
        <w:t xml:space="preserve">agravante</w:t>
      </w:r>
      <w:del w:id="1109" w:author="Assessor GDSXSR" w:date="2026-10-30T23:53:33Z">
        <w:r>
          <w:delText xml:space="preserve">, Antonia Chirlandia Fernandes,</w:delText>
        </w:r>
      </w:del>
      <w:r>
        <w:t xml:space="preserve"> alega que: </w:t>
      </w:r>
      <w:r>
        <w:rPr>
          <w:b/>
        </w:rPr>
        <w:t xml:space="preserve">1)</w:t>
      </w:r>
      <w:r>
        <w:t xml:space="preserve"> a planilha da locadora inclui parcelas de 2020 e 2021, alcançadas pela prescrição trienal; </w:t>
      </w:r>
      <w:r>
        <w:rPr>
          <w:b/>
        </w:rPr>
        <w:t xml:space="preserve">2)</w:t>
      </w:r>
      <w:r>
        <w:t xml:space="preserve"> foram cobrados encargos de seguro-fiança posteriores ao fim da apólice, sem abater indenizações pagas pela seguradora; </w:t>
      </w:r>
      <w:r>
        <w:rPr>
          <w:b/>
        </w:rPr>
        <w:t xml:space="preserve">3)</w:t>
      </w:r>
      <w:r>
        <w:t xml:space="preserve"> a falta dos boletos originais, do histórico financeiro e dos documentos dos sinistros impede conferir o débito e purgar a mora; </w:t>
      </w:r>
      <w:r>
        <w:rPr>
          <w:b/>
        </w:rPr>
        <w:t xml:space="preserve">4)</w:t>
      </w:r>
      <w:r>
        <w:t xml:space="preserve"> a caução prestada pela locadora, correspondente aos próprios créditos controvertidos, não é idônea; </w:t>
      </w:r>
      <w:r>
        <w:rPr>
          <w:b/>
        </w:rPr>
        <w:t xml:space="preserve">5)</w:t>
      </w:r>
      <w:r>
        <w:t xml:space="preserve"> solicitou os documentos à seguradora e à administradora da locadora, mas o mandado de despejo foi expedido antes do atendimento e da apreciação de sua petição; e </w:t>
      </w:r>
      <w:r>
        <w:rPr>
          <w:b/>
        </w:rPr>
        <w:t xml:space="preserve">6)</w:t>
      </w:r>
      <w:r>
        <w:t xml:space="preserve"> a desocupação retirará clínica odontológica instalada no imóvel há cerca de sete anos e interromperá os atendimentos (ID 90048199).</w:t>
      </w:r>
      <w:commentRangeEnd w:id="34"/>
      <w:r>
        <w:rPr>
          <w:rStyle w:val="CommentReference"/>
        </w:rPr>
        <w:commentReference w:id="34"/>
      </w:r>
    </w:p>
    <w:p w:rsidRPr="0002351C" w:rsidR="006B106B" w:rsidRDefault="006B106B" w14:paraId="1C88D721" w14:textId="77777777">
      <w:pPr>
        <w:ind w:firstLine="2268"/>
      </w:pPr>
    </w:p>
    <w:p w:rsidRPr="0002351C" w:rsidR="006B106B" w:rsidRDefault="00000000" w14:paraId="48B1DF7C" w14:textId="5EA63404">
      <w:pPr>
        <w:ind w:firstLine="2268"/>
      </w:pPr>
      <w:commentRangeStart w:id="12"/>
      <w:r w:rsidRPr="0002351C">
        <w:t>Requer a revogação da liminar ou, sucessivamente, a suspensão da desocupação até apurar o débito.</w:t>
      </w:r>
      <w:commentRangeEnd w:id="12"/>
      <w:r w:rsidRPr="0002351C">
        <w:rPr>
          <w:rStyle w:val="Refdecomentrio"/>
          <w:sz w:val="28"/>
          <w:szCs w:val="22"/>
        </w:rPr>
        <w:commentReference w:id="12"/>
      </w:r>
      <w:commentRangeEnd w:id="11"/>
      <w:r w:rsidRPr="0002351C">
        <w:rPr>
          <w:rStyle w:val="Refdecomentrio"/>
          <w:sz w:val="28"/>
          <w:szCs w:val="22"/>
        </w:rPr>
        <w:commentReference w:id="11"/>
      </w:r>
    </w:p>
    <w:p w:rsidRPr="0002351C" w:rsidR="006B106B" w:rsidRDefault="006B106B" w14:paraId="6AD7715C" w14:textId="77777777"/>
    <w:p w:rsidRPr="0002351C" w:rsidR="006B106B" w:rsidRDefault="00000000" w14:paraId="6624C40A" w14:textId="77777777">
      <w:pPr>
        <w:ind w:firstLine="2268"/>
      </w:pPr>
      <w:r w:rsidRPr="0002351C">
        <w:rPr>
          <w:highlight w:val="yellow"/>
        </w:rPr>
        <w:t>Sem razão.</w:t>
      </w:r>
    </w:p>
    <w:p w:rsidRPr="0002351C" w:rsidR="006B106B" w:rsidRDefault="006B106B" w14:paraId="2B81A9F2" w14:textId="77777777"/>
    <w:p w:rsidRPr="0002351C" w:rsidR="006B106B" w:rsidRDefault="00000000" w14:paraId="28617B7D" w14:textId="77777777">
      <w:pPr>
        <w:ind w:firstLine="2268"/>
      </w:pPr>
      <w:commentRangeStart w:id="13"/>
      <w:commentRangeStart w:id="14"/>
      <w:commentRangeStart w:id="35"/>
      <w:r>
        <w:t xml:space="preserve">Mantenho as razões </w:t>
      </w:r>
      <w:del w:id="1110" w:author="Assessor GDSXSR" w:date="2026-10-30T23:53:33Z">
        <w:r>
          <w:delText xml:space="preserve">da</w:delText>
        </w:r>
      </w:del>
      <w:ins w:id="1111" w:author="Assessor GDSXSR" w:date="2026-10-30T23:53:33Z">
        <w:r>
          <w:rPr>
            <w:color w:val="808080"/>
          </w:rPr>
          <w:t xml:space="preserve">expostas na</w:t>
        </w:r>
      </w:ins>
      <w:r>
        <w:t xml:space="preserve"> decisão liminar</w:t>
      </w:r>
      <w:del w:id="1112" w:author="Assessor GDSXSR" w:date="2026-10-30T23:53:33Z">
        <w:r>
          <w:delText xml:space="preserve">,</w:delText>
        </w:r>
      </w:del>
      <w:r>
        <w:t xml:space="preserve"> </w:t>
      </w:r>
      <w:del w:id="1113" w:author="Assessor GDSXSR" w:date="2026-10-30T23:53:33Z">
        <w:r>
          <w:delText xml:space="preserve">no</w:delText>
        </w:r>
      </w:del>
      <w:ins w:id="1114" w:author="Assessor GDSXSR" w:date="2026-10-30T23:53:33Z">
        <w:r>
          <w:rPr>
            <w:color w:val="808080"/>
          </w:rPr>
          <w:t xml:space="preserve">que</w:t>
        </w:r>
      </w:ins>
      <w:r>
        <w:t xml:space="preserve"> </w:t>
      </w:r>
      <w:del w:id="1115" w:author="Assessor GDSXSR" w:date="2026-10-30T23:53:33Z">
        <w:r>
          <w:delText xml:space="preserve">trecho</w:delText>
        </w:r>
      </w:del>
      <w:ins w:id="1116" w:author="Assessor GDSXSR" w:date="2026-10-30T23:53:33Z">
        <w:r>
          <w:rPr>
            <w:color w:val="808080"/>
          </w:rPr>
          <w:t xml:space="preserve">indeferiu</w:t>
        </w:r>
      </w:ins>
      <w:r>
        <w:t xml:space="preserve"> </w:t>
      </w:r>
      <w:del w:id="1117" w:author="Assessor GDSXSR" w:date="2026-10-30T23:53:33Z">
        <w:r>
          <w:delText xml:space="preserve">pertinente</w:delText>
        </w:r>
      </w:del>
      <w:ins w:id="1118" w:author="Assessor GDSXSR" w:date="2026-10-30T23:53:33Z">
        <w:r>
          <w:rPr>
            <w:color w:val="808080"/>
          </w:rPr>
          <w:t xml:space="preserve">o efeito suspensivo</w:t>
        </w:r>
      </w:ins>
      <w:r>
        <w:t xml:space="preserve"> (ID 90124833):</w:t>
      </w:r>
      <w:commentRangeEnd w:id="14"/>
      <w:commentRangeEnd w:id="13"/>
      <w:commentRangeEnd w:id="35"/>
      <w:r w:rsidRPr="0002351C">
        <w:rPr>
          <w:rStyle w:val="Refdecomentrio"/>
          <w:sz w:val="28"/>
          <w:szCs w:val="22"/>
        </w:rPr>
        <w:commentReference w:id="14"/>
      </w:r>
      <w:r w:rsidRPr="0002351C">
        <w:rPr>
          <w:rStyle w:val="Refdecomentrio"/>
          <w:sz w:val="28"/>
          <w:szCs w:val="22"/>
        </w:rPr>
        <w:commentReference w:id="13"/>
      </w:r>
      <w:r>
        <w:rPr>
          <w:rStyle w:val="CommentReference"/>
        </w:rPr>
        <w:commentReference w:id="35"/>
      </w:r>
    </w:p>
    <w:p w:rsidRPr="0002351C" w:rsidR="006B106B" w:rsidRDefault="006B106B" w14:paraId="3ECB2455" w14:textId="77777777"/>
    <w:p w:rsidRPr="0002351C" w:rsidR="006B106B" w:rsidRDefault="00000000" w14:paraId="123D9405" w14:textId="77777777">
      <w:pPr>
        <w:ind w:left="2268" w:firstLine="1134"/>
      </w:pPr>
      <w:r w:rsidRPr="0002351C">
        <w:rPr>
          <w:i/>
          <w:sz w:val="26"/>
        </w:rPr>
        <w:t>“(...) vejo que a agravante/autora (sic) foi citada e intimada por hora certa em 27/05/2026, e o mandado cumprido foi juntado aos autos em 12/06/2026 (ID 279438596, origem).</w:t>
      </w:r>
    </w:p>
    <w:p w:rsidRPr="0002351C" w:rsidR="006B106B" w:rsidRDefault="00000000" w14:paraId="5F642DB3" w14:textId="77777777">
      <w:pPr>
        <w:ind w:left="2268" w:firstLine="1134"/>
      </w:pPr>
      <w:r w:rsidRPr="0002351C">
        <w:rPr>
          <w:i/>
          <w:sz w:val="26"/>
        </w:rPr>
        <w:t xml:space="preserve">O prazo recursal contra a decisão que concedeu a liminar de despejo começou, no máximo, com a juntada do mandado cumprido, conforme o art. 231, II, do CPC. A apresentação da contestação em 03/07/2026 também evidencia a ciência inequívoca da decisão concessiva da liminar (ID 282060363, origem). </w:t>
      </w:r>
      <w:r w:rsidRPr="0002351C">
        <w:rPr>
          <w:i/>
          <w:sz w:val="26"/>
          <w:highlight w:val="yellow"/>
          <w:u w:val="single"/>
        </w:rPr>
        <w:t>A expedição do mandado de despejo em 22/09/2026 constitui mero ato de cumprimento da decisão anterior e não reabre o prazo recursal.</w:t>
      </w:r>
    </w:p>
    <w:p w:rsidRPr="0002351C" w:rsidR="006B106B" w:rsidRDefault="00000000" w14:paraId="213A1A79" w14:textId="77777777">
      <w:pPr>
        <w:ind w:left="2268" w:firstLine="1134"/>
      </w:pPr>
      <w:r w:rsidRPr="182B8C84" w:rsidR="00000000">
        <w:rPr>
          <w:i w:val="1"/>
          <w:iCs w:val="1"/>
          <w:sz w:val="26"/>
          <w:szCs w:val="26"/>
        </w:rPr>
        <w:t xml:space="preserve">Desse modo, o recurso revela-se intempestivo desde 07/07/2026 quanto à decisão de ID 268286248. </w:t>
      </w:r>
      <w:r w:rsidRPr="182B8C84" w:rsidR="00000000">
        <w:rPr>
          <w:i w:val="1"/>
          <w:iCs w:val="1"/>
          <w:sz w:val="26"/>
          <w:szCs w:val="26"/>
          <w:highlight w:val="yellow"/>
        </w:rPr>
        <w:t xml:space="preserve">Assim, </w:t>
      </w:r>
      <w:r w:rsidRPr="182B8C84" w:rsidR="00000000">
        <w:rPr>
          <w:i w:val="1"/>
          <w:iCs w:val="1"/>
          <w:sz w:val="26"/>
          <w:szCs w:val="26"/>
          <w:highlight w:val="yellow"/>
          <w:u w:val="single"/>
        </w:rPr>
        <w:t>não conheço do recurso quanto ao pedido de revogação da liminar de despejo por evidente intempestividade</w:t>
      </w:r>
      <w:r w:rsidRPr="182B8C84" w:rsidR="00000000">
        <w:rPr>
          <w:i w:val="1"/>
          <w:iCs w:val="1"/>
          <w:sz w:val="26"/>
          <w:szCs w:val="26"/>
          <w:highlight w:val="yellow"/>
        </w:rPr>
        <w:t>.</w:t>
      </w:r>
    </w:p>
    <w:p w:rsidRPr="0002351C" w:rsidR="006B106B" w:rsidRDefault="00000000" w14:paraId="4D1663C1" w14:textId="77777777">
      <w:pPr>
        <w:ind w:left="2268" w:firstLine="1134"/>
      </w:pPr>
      <w:r w:rsidRPr="0002351C">
        <w:rPr>
          <w:i/>
          <w:sz w:val="26"/>
        </w:rPr>
        <w:t>Em segundo lugar, vejo que o recurso é tempestivo quanto à decisão de ID 289695007 do processo de origem, proferida em 04/09/2026, e cabível com base na taxatividade mitigada do Tema 988/STJ. (...)</w:t>
      </w:r>
    </w:p>
    <w:p w:rsidRPr="0002351C" w:rsidR="006B106B" w:rsidRDefault="00000000" w14:paraId="6EFDCE1C" w14:textId="77777777">
      <w:pPr>
        <w:ind w:left="2268" w:firstLine="1134"/>
      </w:pPr>
      <w:r w:rsidRPr="0002351C">
        <w:rPr>
          <w:i/>
          <w:sz w:val="26"/>
        </w:rPr>
        <w:t xml:space="preserve">Vê-se que a decisão agravada aplicou a distribuição ordinária do ônus da prova, atribuindo à autora a demonstração do fato constitutivo e à requerida a prova de fatos impeditivos, modificativos ou extintivos. Os documentos relacionados a </w:t>
      </w:r>
      <w:r w:rsidRPr="0002351C">
        <w:rPr>
          <w:i/>
          <w:sz w:val="26"/>
        </w:rPr>
        <w:lastRenderedPageBreak/>
        <w:t xml:space="preserve">eventuais indenizações securitárias destinam-se, a princípio, à demonstração de fato extintivo ou modificativo do crédito. Além disso, a agravante foi autorizada a obter e juntar diretamente os documentos da seguradora, tendo-lhe sido concedido prazo adicional para produção probatória. A manifestação apresentada no ID 291650807 do processo de origem demonstra que as solicitações administrativas ainda estavam em processamento. </w:t>
      </w:r>
      <w:r w:rsidRPr="0002351C">
        <w:rPr>
          <w:i/>
          <w:sz w:val="26"/>
          <w:highlight w:val="yellow"/>
          <w:u w:val="single"/>
        </w:rPr>
        <w:t>Não há prova de recusa definitiva da seguradora.</w:t>
      </w:r>
    </w:p>
    <w:p w:rsidRPr="0002351C" w:rsidR="006B106B" w:rsidRDefault="00000000" w14:paraId="19D8F0B3" w14:textId="77777777">
      <w:pPr>
        <w:ind w:left="2268" w:firstLine="1134"/>
      </w:pPr>
      <w:r w:rsidRPr="182B8C84" w:rsidR="00000000">
        <w:rPr>
          <w:i w:val="1"/>
          <w:iCs w:val="1"/>
          <w:sz w:val="26"/>
          <w:szCs w:val="26"/>
        </w:rPr>
        <w:t xml:space="preserve">A ordem de despejo, por sua vez, decorre da decisão de ID 268286248, proferida em 11/03/2026, e não da decisão probatória ora tempestivamente impugnada. (...) </w:t>
      </w:r>
      <w:r w:rsidRPr="182B8C84" w:rsidR="00000000">
        <w:rPr>
          <w:i w:val="1"/>
          <w:iCs w:val="1"/>
          <w:sz w:val="26"/>
          <w:szCs w:val="26"/>
          <w:highlight w:val="yellow"/>
        </w:rPr>
        <w:t xml:space="preserve">Assim, </w:t>
      </w:r>
      <w:r w:rsidRPr="182B8C84" w:rsidR="00000000">
        <w:rPr>
          <w:i w:val="1"/>
          <w:iCs w:val="1"/>
          <w:sz w:val="26"/>
          <w:szCs w:val="26"/>
          <w:highlight w:val="yellow"/>
          <w:u w:val="single"/>
        </w:rPr>
        <w:t>não se mostra possível suspender, por meio de recurso interposto contra decisão probatória, tutela provisória concedida meses antes e alcançada pela preclusão temporal</w:t>
      </w:r>
      <w:r w:rsidRPr="182B8C84" w:rsidR="00000000">
        <w:rPr>
          <w:i w:val="1"/>
          <w:iCs w:val="1"/>
          <w:sz w:val="26"/>
          <w:szCs w:val="26"/>
          <w:highlight w:val="yellow"/>
        </w:rPr>
        <w:t>.</w:t>
      </w:r>
    </w:p>
    <w:p w:rsidRPr="0002351C" w:rsidR="006B106B" w:rsidRDefault="00000000" w14:paraId="3296C57D" w14:textId="77777777">
      <w:pPr>
        <w:ind w:left="2268" w:firstLine="1134"/>
      </w:pPr>
      <w:r w:rsidRPr="0002351C">
        <w:rPr>
          <w:i/>
          <w:sz w:val="26"/>
        </w:rPr>
        <w:t xml:space="preserve">As alegações de prescrição, pagamento securitário e iliquidez do débito ainda não foram apreciadas pelo Juízo de origem. Seu exame conclusivo nesta instância, para reconhecer a inexigibilidade de parcelas, determinar abatimentos ou apurar o saldo locatício, </w:t>
      </w:r>
      <w:r w:rsidRPr="0002351C">
        <w:rPr>
          <w:i/>
          <w:sz w:val="26"/>
          <w:u w:val="single"/>
        </w:rPr>
        <w:t>configuraria indevida supressão de instância</w:t>
      </w:r>
      <w:r w:rsidRPr="0002351C">
        <w:rPr>
          <w:i/>
          <w:sz w:val="26"/>
        </w:rPr>
        <w:t>. (...)” (ID 90124833)</w:t>
      </w:r>
    </w:p>
    <w:p w:rsidRPr="0002351C" w:rsidR="006B106B" w:rsidRDefault="006B106B" w14:paraId="5D232AAB" w14:textId="77777777"/>
    <w:p w:rsidRPr="0002351C" w:rsidR="006B106B" w:rsidRDefault="00000000" w14:paraId="2928CF4B" w14:textId="77777777">
      <w:pPr>
        <w:ind w:firstLine="2268"/>
        <w:rPr>
          <w:del w:id="1120" w:author="Assessor GDSXSR" w:date="2026-10-30T23:53:33Z"/>
        </w:rPr>
      </w:pPr>
      <w:del w:id="1119" w:author="Assessor GDSXSR" w:date="2026-10-30T23:53:33Z">
        <w:r w:rsidRPr="0002351C">
          <w:delText>O prazo do agravo de instrumento é de quinze dias úteis e, na citação por oficial de justiça, inclusive com hora certa, conta-se da juntada do mandado cumprido:</w:delText>
        </w:r>
      </w:del>
    </w:p>
    <w:p w:rsidRPr="0002351C" w:rsidR="006B106B" w:rsidRDefault="006B106B" w14:paraId="1DA53CAD" w14:textId="77777777">
      <w:pPr>
        <w:ind w:firstLine="2268"/>
        <w:rPr>
          <w:del w:id="1121" w:author="Assessor GDSXSR" w:date="2026-10-30T23:53:33Z"/>
        </w:rPr>
      </w:pPr>
    </w:p>
    <w:p w:rsidRPr="0002351C" w:rsidR="006B106B" w:rsidRDefault="00000000" w14:paraId="671576D0" w14:textId="77777777">
      <w:pPr>
        <w:ind w:left="2268"/>
        <w:rPr>
          <w:del w:id="1124" w:author="Assessor GDSXSR" w:date="2026-10-30T23:53:33Z"/>
        </w:rPr>
      </w:pPr>
      <w:del w:id="1122" w:author="Assessor GDSXSR" w:date="2026-10-30T23:53:33Z">
        <w:r w:rsidRPr="0002351C">
          <w:rPr>
            <w:i/>
            <w:sz w:val="26"/>
          </w:rPr>
          <w:delText xml:space="preserve">“Art. 231. Salvo disposição em sentido diverso, considera-se dia do começo do prazo: (...) II - a data </w:delText>
        </w:r>
      </w:del>
      <w:del w:id="1123" w:author="Assessor GDSXSR" w:date="2026-10-30T23:53:33Z">
        <w:r w:rsidRPr="0002351C">
          <w:rPr>
            <w:i/>
            <w:sz w:val="26"/>
          </w:rPr>
          <w:lastRenderedPageBreak/>
          <w:delText>de juntada aos autos do mandado cumprido, quando a citação ou a intimação for por oficial de justiça; (...) § 4º Aplica-se o disposto no inciso II do caput à citação com hora certa.”</w:delText>
        </w:r>
      </w:del>
    </w:p>
    <w:p w:rsidRPr="0002351C" w:rsidR="006B106B" w:rsidRDefault="006B106B" w14:paraId="3D7BEBB8" w14:textId="77777777">
      <w:pPr>
        <w:ind w:left="2268"/>
        <w:rPr>
          <w:del w:id="1125" w:author="Assessor GDSXSR" w:date="2026-10-30T23:53:33Z"/>
        </w:rPr>
      </w:pPr>
    </w:p>
    <w:p w:rsidRPr="0002351C" w:rsidR="006B106B" w:rsidRDefault="00000000" w14:paraId="560EC9BC" w14:textId="77777777">
      <w:pPr>
        <w:ind w:left="2268"/>
        <w:rPr>
          <w:del w:id="1127" w:author="Assessor GDSXSR" w:date="2026-10-30T23:53:33Z"/>
        </w:rPr>
      </w:pPr>
      <w:del w:id="1126" w:author="Assessor GDSXSR" w:date="2026-10-30T23:53:33Z">
        <w:r w:rsidRPr="0002351C">
          <w:rPr>
            <w:i/>
            <w:sz w:val="26"/>
          </w:rPr>
          <w:delText>“Art. 1.003. (...) § 5º Excetuados os embargos de declaração, o prazo para interpor os recursos e para responder-lhes é de 15 (quinze) dias.”</w:delText>
        </w:r>
      </w:del>
    </w:p>
    <w:p w:rsidRPr="0002351C" w:rsidR="006B106B" w:rsidRDefault="006B106B" w14:paraId="105E0D9D" w14:textId="77777777">
      <w:pPr>
        <w:ind w:left="2268"/>
        <w:rPr>
          <w:del w:id="1128" w:author="Assessor GDSXSR" w:date="2026-10-30T23:53:33Z"/>
        </w:rPr>
      </w:pPr>
    </w:p>
    <w:p w:rsidRPr="0002351C" w:rsidR="006B106B" w:rsidRDefault="00000000" w14:paraId="033CEB1F" w14:textId="3FB508BE">
      <w:pPr>
        <w:ind w:firstLine="2268"/>
        <w:rPr>
          <w:del w:id="1132" w:author="Assessor GDSXSR" w:date="2026-10-30T23:53:33Z"/>
        </w:rPr>
      </w:pPr>
      <w:del w:id="1129" w:author="Assessor GDSXSR" w:date="2026-10-30T23:53:33Z">
        <w:r w:rsidRPr="0002351C">
          <w:delText>A liminar de despejo, de 11/03/2026, só foi impugnada em 23/09/2026, depois da juntada do mandado de citação cumprido, em 12/06/2026, e da contestação, em 03/07/2026 (CPC 231 II</w:delText>
        </w:r>
      </w:del>
      <w:del w:id="1130" w:author="Assessor GDSXSR" w:date="2026-10-30T23:53:33Z">
        <w:r w:rsidRPr="0002351C" w:rsidR="00C0151A">
          <w:delText>) (</w:delText>
        </w:r>
      </w:del>
      <w:del w:id="1131" w:author="Assessor GDSXSR" w:date="2026-10-30T23:53:33Z">
        <w:r w:rsidRPr="0002351C">
          <w:delText>ID 279438596 e 282060363 do processo de origem).</w:delText>
        </w:r>
      </w:del>
    </w:p>
    <w:p w:rsidRPr="0002351C" w:rsidR="006B106B" w:rsidRDefault="006B106B" w14:paraId="5314C8BF" w14:textId="77777777">
      <w:pPr>
        <w:rPr>
          <w:del w:id="1133" w:author="Assessor GDSXSR" w:date="2026-10-30T23:53:33Z"/>
        </w:rPr>
      </w:pPr>
    </w:p>
    <w:p w:rsidRPr="0002351C" w:rsidR="006B106B" w:rsidRDefault="00000000" w14:paraId="5F6621FA" w14:textId="77777777">
      <w:pPr>
        <w:ind w:firstLine="2268"/>
        <w:rPr>
          <w:del w:id="1135" w:author="Assessor GDSXSR" w:date="2026-10-30T23:53:33Z"/>
        </w:rPr>
      </w:pPr>
      <w:del w:id="1134" w:author="Assessor GDSXSR" w:date="2026-10-30T23:53:33Z">
        <w:r w:rsidRPr="0002351C">
          <w:delText>Assim, a expedição do mandado de despejo em 22/09/2026 apenas cumpriu a liminar anterior e não reabre o prazo, de modo que não se conhece do agravo quanto à revogação dessa liminar e à suspensão do mandado dela decorrente.</w:delText>
        </w:r>
      </w:del>
    </w:p>
    <w:p w:rsidRPr="0002351C" w:rsidR="006B106B" w:rsidRDefault="006B106B" w14:paraId="6C325573" w14:textId="77777777">
      <w:pPr>
        <w:rPr>
          <w:del w:id="1136" w:author="Assessor GDSXSR" w:date="2026-10-30T23:53:33Z"/>
        </w:rPr>
      </w:pPr>
    </w:p>
    <w:p w:rsidRPr="0002351C" w:rsidR="006B106B" w:rsidRDefault="00000000" w14:paraId="6205109D" w14:textId="77777777">
      <w:pPr>
        <w:ind w:firstLine="2268"/>
        <w:rPr>
          <w:del w:id="1138" w:author="Assessor GDSXSR" w:date="2026-10-30T23:53:33Z"/>
        </w:rPr>
      </w:pPr>
      <w:del w:id="1137" w:author="Assessor GDSXSR" w:date="2026-10-30T23:53:33Z">
        <w:r w:rsidRPr="0002351C">
          <w:delText>Quanto à decisão probatória de 04/09/2026, o agravo é cabível, pois o c. STJ, no julgamento do Tema Repetitivo 988, fixou a seguinte tese:</w:delText>
        </w:r>
      </w:del>
    </w:p>
    <w:p w:rsidRPr="0002351C" w:rsidR="006B106B" w:rsidRDefault="006B106B" w14:paraId="775B5057" w14:textId="77777777">
      <w:pPr>
        <w:ind w:firstLine="2268"/>
        <w:rPr>
          <w:del w:id="1139" w:author="Assessor GDSXSR" w:date="2026-10-30T23:53:33Z"/>
        </w:rPr>
      </w:pPr>
    </w:p>
    <w:p w:rsidRPr="0002351C" w:rsidR="006B106B" w:rsidP="00F64E7C" w:rsidRDefault="00000000" w14:paraId="05261CBC" w14:textId="77777777">
      <w:pPr>
        <w:ind w:left="2268"/>
        <w:rPr>
          <w:del w:id="1141" w:author="Assessor GDSXSR" w:date="2026-10-30T23:53:33Z"/>
        </w:rPr>
      </w:pPr>
      <w:del w:id="1140" w:author="Assessor GDSXSR" w:date="2026-10-30T23:53:33Z">
        <w:r w:rsidRPr="0002351C">
          <w:rPr>
            <w:i/>
            <w:sz w:val="26"/>
          </w:rPr>
          <w:delText>“O rol do art. 1.015 do CPC é de taxatividade mitigada, por isso admite a interposição de agravo de instrumento quando verificada a urgência decorrente da inutilidade do julgamento da questão no recurso de apelação.” (REsp n. 1.696.396/MT, relatora Ministra Nancy Andrighi, Corte Especial, julgado em 5/12/2018, DJe de 19/12/2018.)</w:delText>
        </w:r>
      </w:del>
    </w:p>
    <w:p w:rsidRPr="0002351C" w:rsidR="006B106B" w:rsidRDefault="006B106B" w14:paraId="222906FB" w14:textId="77777777">
      <w:pPr>
        <w:ind w:left="2268" w:firstLine="1134"/>
        <w:rPr>
          <w:del w:id="1142" w:author="Assessor GDSXSR" w:date="2026-10-30T23:53:33Z"/>
        </w:rPr>
      </w:pPr>
    </w:p>
    <w:p w:rsidRPr="0002351C" w:rsidR="006B106B" w:rsidRDefault="00000000" w14:paraId="1AFD84E2" w14:textId="77777777">
      <w:pPr>
        <w:ind w:firstLine="2268"/>
        <w:rPr>
          <w:del w:id="1144" w:author="Assessor GDSXSR" w:date="2026-10-30T23:53:33Z"/>
        </w:rPr>
      </w:pPr>
      <w:del w:id="1143" w:author="Assessor GDSXSR" w:date="2026-10-30T23:53:33Z">
        <w:r w:rsidRPr="0002351C">
          <w:delText>Na hipótese, a desocupação antes da instrução esvaziaria o exame posterior da questão probatória, o que autoriza o agravo, mas o indeferimento da exibição de documentos e do ofício à seguradora não merece reforma.</w:delText>
        </w:r>
      </w:del>
    </w:p>
    <w:p w:rsidRPr="0002351C" w:rsidR="006B106B" w:rsidRDefault="006B106B" w14:paraId="0ADF8056" w14:textId="77777777">
      <w:pPr>
        <w:rPr>
          <w:del w:id="1145" w:author="Assessor GDSXSR" w:date="2026-10-30T23:53:33Z"/>
        </w:rPr>
      </w:pPr>
    </w:p>
    <w:p w:rsidRPr="0002351C" w:rsidR="006B106B" w:rsidRDefault="00000000" w14:paraId="3B4B197E" w14:textId="77777777">
      <w:pPr>
        <w:ind w:firstLine="2268"/>
        <w:rPr>
          <w:del w:id="1147" w:author="Assessor GDSXSR" w:date="2026-10-30T23:53:33Z"/>
        </w:rPr>
      </w:pPr>
      <w:del w:id="1146" w:author="Assessor GDSXSR" w:date="2026-10-30T23:53:33Z">
        <w:r w:rsidRPr="0002351C">
          <w:delText>O ônus da prova, quanto ao fato impeditivo, modificativo ou extintivo do direito da autora, incumbe à ré:</w:delText>
        </w:r>
      </w:del>
    </w:p>
    <w:p w:rsidRPr="0002351C" w:rsidR="006B106B" w:rsidRDefault="006B106B" w14:paraId="4B1DBDBB" w14:textId="77777777">
      <w:pPr>
        <w:ind w:firstLine="2268"/>
        <w:rPr>
          <w:del w:id="1148" w:author="Assessor GDSXSR" w:date="2026-10-30T23:53:33Z"/>
        </w:rPr>
      </w:pPr>
    </w:p>
    <w:p w:rsidRPr="0002351C" w:rsidR="006B106B" w:rsidRDefault="00000000" w14:paraId="4F04894C" w14:textId="77777777">
      <w:pPr>
        <w:ind w:left="2268"/>
        <w:rPr>
          <w:del w:id="1150" w:author="Assessor GDSXSR" w:date="2026-10-30T23:53:33Z"/>
        </w:rPr>
      </w:pPr>
      <w:del w:id="1149" w:author="Assessor GDSXSR" w:date="2026-10-30T23:53:33Z">
        <w:r w:rsidRPr="0002351C">
          <w:rPr>
            <w:i/>
            <w:sz w:val="26"/>
          </w:rPr>
          <w:delText>“Art. 373. O ônus da prova incumbe: (...) II - ao réu, quanto à existência de fato impeditivo, modificativo ou extintivo do direito do autor.”</w:delText>
        </w:r>
      </w:del>
    </w:p>
    <w:p w:rsidRPr="0002351C" w:rsidR="006B106B" w:rsidRDefault="006B106B" w14:paraId="7C1404B1" w14:textId="77777777">
      <w:pPr>
        <w:ind w:left="2268"/>
        <w:rPr>
          <w:del w:id="1151" w:author="Assessor GDSXSR" w:date="2026-10-30T23:53:33Z"/>
        </w:rPr>
      </w:pPr>
    </w:p>
    <w:p w:rsidRPr="0002351C" w:rsidR="006B106B" w:rsidRDefault="00000000" w14:paraId="27050392" w14:textId="622684B2">
      <w:pPr>
        <w:ind w:firstLine="2268"/>
        <w:rPr>
          <w:del w:id="1155" w:author="Assessor GDSXSR" w:date="2026-10-30T23:53:33Z"/>
        </w:rPr>
      </w:pPr>
      <w:del w:id="1152" w:author="Assessor GDSXSR" w:date="2026-10-30T23:53:33Z">
        <w:r w:rsidRPr="0002351C">
          <w:delText>Os documentos do seguro-fiança, contratado pela própria ré, podem ser obtidos diretamente da seguradora, e não há prova de recusa definitiva, pois as solicitações ainda estavam em processamento (CPC 373 II</w:delText>
        </w:r>
      </w:del>
      <w:del w:id="1153" w:author="Assessor GDSXSR" w:date="2026-10-30T23:53:33Z">
        <w:r w:rsidRPr="0002351C" w:rsidR="00F1741E">
          <w:delText>) (</w:delText>
        </w:r>
      </w:del>
      <w:del w:id="1154" w:author="Assessor GDSXSR" w:date="2026-10-30T23:53:33Z">
        <w:r w:rsidRPr="0002351C">
          <w:delText>ID 291650807 do processo de origem).</w:delText>
        </w:r>
      </w:del>
    </w:p>
    <w:p w:rsidRPr="0002351C" w:rsidR="006B106B" w:rsidRDefault="006B106B" w14:paraId="0666C8E4" w14:textId="77777777">
      <w:pPr>
        <w:rPr>
          <w:del w:id="1156" w:author="Assessor GDSXSR" w:date="2026-10-30T23:53:33Z"/>
        </w:rPr>
      </w:pPr>
    </w:p>
    <w:p w:rsidRPr="0002351C" w:rsidR="006B106B" w:rsidRDefault="00000000" w14:paraId="303585EE" w14:textId="77777777">
      <w:pPr>
        <w:ind w:firstLine="2268"/>
        <w:rPr>
          <w:del w:id="1158" w:author="Assessor GDSXSR" w:date="2026-10-30T23:53:33Z"/>
        </w:rPr>
      </w:pPr>
      <w:del w:id="1157" w:author="Assessor GDSXSR" w:date="2026-10-30T23:53:33Z">
        <w:r w:rsidRPr="0002351C">
          <w:delText>Além disso, as alegações de prescrição, de cobrança de seguro após o fim da apólice, de falta de abatimento de indenizações e de iliquidez do débito não foram apreciadas na origem, e examiná-las no agravo suprimiria instância.</w:delText>
        </w:r>
      </w:del>
    </w:p>
    <w:p w:rsidRPr="0002351C" w:rsidR="006B106B" w:rsidRDefault="006B106B" w14:paraId="105FD0A8" w14:textId="77777777">
      <w:pPr>
        <w:ind w:firstLine="2268"/>
        <w:rPr>
          <w:del w:id="1159" w:author="Assessor GDSXSR" w:date="2026-10-30T23:53:33Z"/>
        </w:rPr>
      </w:pPr>
    </w:p>
    <w:p w:rsidRPr="0002351C" w:rsidR="006B106B" w:rsidRDefault="00000000" w14:paraId="46D484AA" w14:textId="77777777">
      <w:pPr>
        <w:ind w:firstLine="2268"/>
      </w:pPr>
      <w:commentRangeStart w:id="23"/>
      <w:commentRangeStart w:id="36"/>
      <w:r>
        <w:rPr>
          <w:highlight w:val="yellow"/>
          <w:rPrChange w:id="1175" w:author="Assessor GDSXSR" w:date="2026-10-30T23:53:33Z">
            <w:rPr/>
          </w:rPrChange>
        </w:rPr>
        <w:t xml:space="preserve">Desse modo, ausente elemento novo capaz de infirmar </w:t>
      </w:r>
      <w:del w:id="1160" w:author="Assessor GDSXSR" w:date="2026-10-30T23:53:33Z">
        <w:r>
          <w:delText xml:space="preserve">as</w:delText>
        </w:r>
      </w:del>
      <w:ins w:id="1161" w:author="Assessor GDSXSR" w:date="2026-10-30T23:53:33Z">
        <w:r>
          <w:rPr>
            <w:color w:val="808080"/>
            <w:highlight w:val="yellow"/>
          </w:rPr>
          <w:t xml:space="preserve">os</w:t>
        </w:r>
      </w:ins>
      <w:r>
        <w:rPr>
          <w:highlight w:val="yellow"/>
          <w:rPrChange w:id="1176" w:author="Assessor GDSXSR" w:date="2026-10-30T23:53:33Z">
            <w:rPr/>
          </w:rPrChange>
        </w:rPr>
        <w:t xml:space="preserve"> </w:t>
      </w:r>
      <w:del w:id="1162" w:author="Assessor GDSXSR" w:date="2026-10-30T23:53:33Z">
        <w:r>
          <w:delText xml:space="preserve">razões</w:delText>
        </w:r>
      </w:del>
      <w:ins w:id="1163" w:author="Assessor GDSXSR" w:date="2026-10-30T23:53:33Z">
        <w:r>
          <w:rPr>
            <w:color w:val="808080"/>
            <w:highlight w:val="yellow"/>
          </w:rPr>
          <w:t xml:space="preserve">fundamentos</w:t>
        </w:r>
      </w:ins>
      <w:r>
        <w:rPr>
          <w:highlight w:val="yellow"/>
          <w:rPrChange w:id="1177" w:author="Assessor GDSXSR" w:date="2026-10-30T23:53:33Z">
            <w:rPr/>
          </w:rPrChange>
        </w:rPr>
        <w:t xml:space="preserve"> </w:t>
      </w:r>
      <w:del w:id="1164" w:author="Assessor GDSXSR" w:date="2026-10-30T23:53:33Z">
        <w:r>
          <w:delText xml:space="preserve">da</w:delText>
        </w:r>
      </w:del>
      <w:ins w:id="1165" w:author="Assessor GDSXSR" w:date="2026-10-30T23:53:33Z">
        <w:r>
          <w:rPr>
            <w:color w:val="808080"/>
            <w:highlight w:val="yellow"/>
          </w:rPr>
          <w:t xml:space="preserve">já expostos, deve ser mantida a r.</w:t>
        </w:r>
      </w:ins>
      <w:r>
        <w:rPr>
          <w:highlight w:val="yellow"/>
          <w:rPrChange w:id="1178" w:author="Assessor GDSXSR" w:date="2026-10-30T23:53:33Z">
            <w:rPr/>
          </w:rPrChange>
        </w:rPr>
        <w:t xml:space="preserve"> decisão </w:t>
      </w:r>
      <w:del w:id="1166" w:author="Assessor GDSXSR" w:date="2026-10-30T23:53:33Z">
        <w:r>
          <w:delText xml:space="preserve">liminar,</w:delText>
        </w:r>
      </w:del>
      <w:ins w:id="1167" w:author="Assessor GDSXSR" w:date="2026-10-30T23:53:33Z">
        <w:r>
          <w:rPr>
            <w:color w:val="808080"/>
            <w:highlight w:val="yellow"/>
          </w:rPr>
          <w:t xml:space="preserve">agravada</w:t>
        </w:r>
      </w:ins>
      <w:r>
        <w:rPr>
          <w:highlight w:val="yellow"/>
          <w:rPrChange w:id="1179" w:author="Assessor GDSXSR" w:date="2026-10-30T23:53:33Z">
            <w:rPr/>
          </w:rPrChange>
        </w:rPr>
        <w:t xml:space="preserve"> que </w:t>
      </w:r>
      <w:del w:id="1168" w:author="Assessor GDSXSR" w:date="2026-10-30T23:53:33Z">
        <w:r>
          <w:delText xml:space="preserve">ratifico, mantenho</w:delText>
        </w:r>
      </w:del>
      <w:ins w:id="1169" w:author="Assessor GDSXSR" w:date="2026-10-30T23:53:33Z">
        <w:r>
          <w:rPr>
            <w:color w:val="808080"/>
            <w:highlight w:val="yellow"/>
          </w:rPr>
          <w:t xml:space="preserve">indeferiu</w:t>
        </w:r>
      </w:ins>
      <w:r>
        <w:rPr>
          <w:highlight w:val="yellow"/>
          <w:rPrChange w:id="1180" w:author="Assessor GDSXSR" w:date="2026-10-30T23:53:33Z">
            <w:rPr/>
          </w:rPrChange>
        </w:rPr>
        <w:t xml:space="preserve"> a</w:t>
      </w:r>
      <w:del w:id="1170" w:author="Assessor GDSXSR" w:date="2026-10-30T23:53:33Z">
        <w:r>
          <w:delText xml:space="preserve"> decisão de 04/09/2026 quanto ao indeferimento da</w:delText>
        </w:r>
      </w:del>
      <w:r>
        <w:rPr>
          <w:highlight w:val="yellow"/>
          <w:rPrChange w:id="1181" w:author="Assessor GDSXSR" w:date="2026-10-30T23:53:33Z">
            <w:rPr/>
          </w:rPrChange>
        </w:rPr>
        <w:t xml:space="preserve"> exibição de documentos </w:t>
      </w:r>
      <w:ins w:id="1171" w:author="Assessor GDSXSR" w:date="2026-10-30T23:53:33Z">
        <w:r>
          <w:rPr>
            <w:color w:val="808080"/>
            <w:highlight w:val="yellow"/>
          </w:rPr>
          <w:t xml:space="preserve">do seguro-fiança </w:t>
        </w:r>
      </w:ins>
      <w:r>
        <w:rPr>
          <w:highlight w:val="yellow"/>
          <w:rPrChange w:id="1182" w:author="Assessor GDSXSR" w:date="2026-10-30T23:53:33Z">
            <w:rPr/>
          </w:rPrChange>
        </w:rPr>
        <w:t xml:space="preserve">e </w:t>
      </w:r>
      <w:del w:id="1172" w:author="Assessor GDSXSR" w:date="2026-10-30T23:53:33Z">
        <w:r>
          <w:delText xml:space="preserve">do</w:delText>
        </w:r>
      </w:del>
      <w:ins w:id="1173" w:author="Assessor GDSXSR" w:date="2026-10-30T23:53:33Z">
        <w:r>
          <w:rPr>
            <w:color w:val="808080"/>
            <w:highlight w:val="yellow"/>
          </w:rPr>
          <w:t xml:space="preserve">o</w:t>
        </w:r>
      </w:ins>
      <w:r>
        <w:rPr>
          <w:highlight w:val="yellow"/>
          <w:rPrChange w:id="1183" w:author="Assessor GDSXSR" w:date="2026-10-30T23:53:33Z">
            <w:rPr/>
          </w:rPrChange>
        </w:rPr>
        <w:t xml:space="preserve"> ofício à seguradora</w:t>
      </w:r>
      <w:ins w:id="1174" w:author="Assessor GDSXSR" w:date="2026-10-30T23:53:33Z">
        <w:r>
          <w:rPr>
            <w:color w:val="808080"/>
            <w:highlight w:val="yellow"/>
          </w:rPr>
          <w:t xml:space="preserve"> (CPC 373 II)</w:t>
        </w:r>
      </w:ins>
      <w:r>
        <w:rPr>
          <w:highlight w:val="yellow"/>
          <w:rPrChange w:id="1184" w:author="Assessor GDSXSR" w:date="2026-10-30T23:53:33Z">
            <w:rPr/>
          </w:rPrChange>
        </w:rPr>
        <w:t xml:space="preserve">.</w:t>
      </w:r>
      <w:commentRangeEnd w:id="23"/>
      <w:commentRangeEnd w:id="36"/>
      <w:r w:rsidRPr="0002351C">
        <w:rPr>
          <w:rStyle w:val="Refdecomentrio"/>
          <w:sz w:val="28"/>
          <w:szCs w:val="22"/>
        </w:rPr>
        <w:commentReference w:id="23"/>
      </w:r>
      <w:r>
        <w:rPr>
          <w:rStyle w:val="CommentReference"/>
        </w:rPr>
        <w:commentReference w:id="36"/>
      </w:r>
    </w:p>
    <w:p w:rsidRPr="0002351C" w:rsidR="006B106B" w:rsidRDefault="006B106B" w14:paraId="61F23A1C" w14:textId="77777777"/>
    <w:p w:rsidRPr="0002351C" w:rsidR="006B106B" w:rsidRDefault="00000000" w14:paraId="24AC2189" w14:textId="77777777">
      <w:pPr>
        <w:keepNext/>
        <w:jc w:val="center"/>
      </w:pPr>
      <w:r w:rsidRPr="0002351C">
        <w:rPr>
          <w:b/>
        </w:rPr>
        <w:lastRenderedPageBreak/>
        <w:t>DISPOSITIVO</w:t>
      </w:r>
    </w:p>
    <w:p w:rsidRPr="0002351C" w:rsidR="006B106B" w:rsidRDefault="006B106B" w14:paraId="7A8F44AE" w14:textId="77777777">
      <w:pPr>
        <w:keepNext/>
      </w:pPr>
    </w:p>
    <w:p w:rsidRPr="0002351C" w:rsidR="006B106B" w:rsidRDefault="00000000" w14:paraId="654AC517" w14:textId="77777777">
      <w:pPr>
        <w:ind w:firstLine="2268"/>
      </w:pPr>
      <w:commentRangeStart w:id="37"/>
      <w:r>
        <w:rPr>
          <w:b w:val="0"/>
          <w:rPrChange w:id="1192" w:author="Assessor GDSXSR" w:date="2026-10-30T23:53:33Z">
            <w:rPr/>
          </w:rPrChange>
        </w:rPr>
        <w:t xml:space="preserve">Ante o exposto, </w:t>
      </w:r>
      <w:del w:id="1185" w:author="Assessor GDSXSR" w:date="2026-10-30T23:53:33Z">
        <w:r>
          <w:rPr>
            <w:b/>
          </w:rPr>
          <w:delText xml:space="preserve">conheço</w:delText>
        </w:r>
      </w:del>
      <w:ins w:id="1186" w:author="Assessor GDSXSR" w:date="2026-10-30T23:53:33Z">
        <w:r>
          <w:rPr>
            <w:b/>
            <w:color w:val="808080"/>
          </w:rPr>
          <w:t xml:space="preserve">nego</w:t>
        </w:r>
      </w:ins>
      <w:r>
        <w:rPr>
          <w:b/>
          <w:rPrChange w:id="1197" w:author="Assessor GDSXSR" w:date="2026-10-30T23:53:33Z">
            <w:rPr>
              <w:b/>
            </w:rPr>
          </w:rPrChange>
        </w:rPr>
        <w:t xml:space="preserve"> </w:t>
      </w:r>
      <w:del w:id="1187" w:author="Assessor GDSXSR" w:date="2026-10-30T23:53:33Z">
        <w:r>
          <w:rPr>
            <w:b/>
          </w:rPr>
          <w:delText xml:space="preserve">em</w:delText>
        </w:r>
      </w:del>
      <w:ins w:id="1188" w:author="Assessor GDSXSR" w:date="2026-10-30T23:53:33Z">
        <w:r>
          <w:rPr>
            <w:b/>
            <w:color w:val="808080"/>
          </w:rPr>
          <w:t xml:space="preserve">provimento</w:t>
        </w:r>
      </w:ins>
      <w:r>
        <w:rPr>
          <w:b w:val="0"/>
          <w:rPrChange w:id="1194" w:author="Assessor GDSXSR" w:date="2026-10-30T23:53:33Z">
            <w:rPr>
              <w:b/>
            </w:rPr>
          </w:rPrChange>
        </w:rPr>
        <w:t xml:space="preserve"> </w:t>
      </w:r>
      <w:del w:id="1189" w:author="Assessor GDSXSR" w:date="2026-10-30T23:53:33Z">
        <w:r>
          <w:rPr>
            <w:b/>
          </w:rPr>
          <w:delText xml:space="preserve">parte</w:delText>
        </w:r>
        <w:r>
          <w:delText xml:space="preserve"> do</w:delText>
        </w:r>
      </w:del>
      <w:ins w:id="1190" w:author="Assessor GDSXSR" w:date="2026-10-30T23:53:33Z">
        <w:r>
          <w:rPr>
            <w:b w:val="0"/>
            <w:color w:val="808080"/>
          </w:rPr>
          <w:t xml:space="preserve">ao</w:t>
        </w:r>
      </w:ins>
      <w:r>
        <w:rPr>
          <w:b w:val="0"/>
          <w:rPrChange w:id="1195" w:author="Assessor GDSXSR" w:date="2026-10-30T23:53:33Z">
            <w:rPr/>
          </w:rPrChange>
        </w:rPr>
        <w:t xml:space="preserve"> agravo de instrumento da ré, Antonia Chirlandia Fernandes</w:t>
      </w:r>
      <w:del w:id="1191" w:author="Assessor GDSXSR" w:date="2026-10-30T23:53:33Z">
        <w:r>
          <w:delText xml:space="preserve">, apenas quanto à decisão de 04/09/2026, e, nessa extensão, </w:delText>
        </w:r>
        <w:r>
          <w:rPr>
            <w:b/>
          </w:rPr>
          <w:delText xml:space="preserve">nego-lhe provimento</w:delText>
        </w:r>
      </w:del>
      <w:r>
        <w:rPr>
          <w:b w:val="0"/>
          <w:rPrChange w:id="1196" w:author="Assessor GDSXSR" w:date="2026-10-30T23:53:33Z">
            <w:rPr/>
          </w:rPrChange>
        </w:rPr>
        <w:t xml:space="preserve">.</w:t>
      </w:r>
      <w:commentRangeEnd w:id="37"/>
      <w:r>
        <w:rPr>
          <w:rStyle w:val="CommentReference"/>
        </w:rPr>
        <w:commentReference w:id="37"/>
      </w:r>
    </w:p>
    <w:p w:rsidRPr="0002351C" w:rsidR="006B106B" w:rsidRDefault="006B106B" w14:paraId="0077E331" w14:textId="77777777"/>
    <w:p w:rsidRPr="0002351C" w:rsidR="006B106B" w:rsidRDefault="00000000" w14:paraId="12538E7E" w14:textId="77777777">
      <w:pPr>
        <w:ind w:firstLine="2268"/>
      </w:pPr>
      <w:r w:rsidRPr="0002351C">
        <w:t>É como voto.</w:t>
      </w:r>
    </w:p>
    <w:p w:rsidRPr="0002351C" w:rsidR="006B106B" w:rsidRDefault="00000000" w14:paraId="2A8E3A63" w14:textId="77777777">
      <w:r w:rsidRPr="0002351C">
        <w:br w:type="page"/>
      </w:r>
    </w:p>
    <w:p w:rsidRPr="0002351C" w:rsidR="006B106B" w:rsidRDefault="00000000" w14:paraId="2D62B94D" w14:textId="77777777">
      <w:pPr>
        <w:jc w:val="center"/>
      </w:pPr>
      <w:r w:rsidRPr="0002351C">
        <w:rPr>
          <w:b/>
          <w:color w:val="00B050"/>
        </w:rPr>
        <w:lastRenderedPageBreak/>
        <w:t>DECISÃO RECORRIDA (ID 268286248 do processo de origem) — parte não conhecida</w:t>
      </w:r>
    </w:p>
    <w:p w:rsidRPr="0002351C" w:rsidR="006B106B" w:rsidRDefault="006B106B" w14:paraId="3F6B8C30" w14:textId="77777777"/>
    <w:p w:rsidRPr="0002351C" w:rsidR="006B106B" w:rsidRDefault="00000000" w14:paraId="1BEDDB07" w14:textId="77777777">
      <w:r w:rsidRPr="0002351C">
        <w:rPr>
          <w:color w:val="00B050"/>
          <w:sz w:val="24"/>
        </w:rPr>
        <w:t>Poder Judiciário da União</w:t>
      </w:r>
    </w:p>
    <w:p w:rsidRPr="0002351C" w:rsidR="006B106B" w:rsidRDefault="00000000" w14:paraId="0EF86593" w14:textId="77777777">
      <w:r w:rsidRPr="0002351C">
        <w:rPr>
          <w:color w:val="00B050"/>
          <w:sz w:val="24"/>
        </w:rPr>
        <w:t>TRIBUNAL DE JUSTIÇA DO DISTRITO FEDERAL E DOS TERRITÓRIOS</w:t>
      </w:r>
    </w:p>
    <w:p w:rsidRPr="0002351C" w:rsidR="006B106B" w:rsidRDefault="00000000" w14:paraId="6A5D7D8F" w14:textId="77777777">
      <w:r w:rsidRPr="0002351C">
        <w:rPr>
          <w:color w:val="00B050"/>
          <w:sz w:val="24"/>
        </w:rPr>
        <w:t>1ª Vara Cível de Águas Claras</w:t>
      </w:r>
    </w:p>
    <w:p w:rsidRPr="0002351C" w:rsidR="006B106B" w:rsidRDefault="00000000" w14:paraId="1FA6C9E4" w14:textId="77777777">
      <w:r w:rsidRPr="0002351C">
        <w:rPr>
          <w:color w:val="00B050"/>
          <w:sz w:val="24"/>
        </w:rPr>
        <w:t>Classe judicial: DESPEJO POR FALTA DE PAGAMENTO CUMULADO COM COBRANÇA (94)</w:t>
      </w:r>
    </w:p>
    <w:p w:rsidRPr="0002351C" w:rsidR="006B106B" w:rsidRDefault="00000000" w14:paraId="5C9BFBBB" w14:textId="77777777">
      <w:r w:rsidRPr="0002351C">
        <w:rPr>
          <w:color w:val="00B050"/>
          <w:sz w:val="24"/>
        </w:rPr>
        <w:t>AUTOR: ERBE INCORPORADORA 077 LTDA</w:t>
      </w:r>
    </w:p>
    <w:p w:rsidRPr="0002351C" w:rsidR="006B106B" w:rsidRDefault="00000000" w14:paraId="67150ED8" w14:textId="77777777">
      <w:r w:rsidRPr="0002351C">
        <w:rPr>
          <w:color w:val="00B050"/>
          <w:sz w:val="24"/>
        </w:rPr>
        <w:t>RÉU: ANTONIA CHIRLANDIA FERNANDES</w:t>
      </w:r>
    </w:p>
    <w:p w:rsidRPr="0002351C" w:rsidR="006B106B" w:rsidRDefault="006B106B" w14:paraId="2DE77379" w14:textId="77777777"/>
    <w:p w:rsidRPr="0002351C" w:rsidR="006B106B" w:rsidRDefault="00000000" w14:paraId="2345BE3A" w14:textId="77777777">
      <w:pPr>
        <w:jc w:val="center"/>
      </w:pPr>
      <w:r w:rsidRPr="0002351C">
        <w:rPr>
          <w:b/>
          <w:color w:val="00B050"/>
        </w:rPr>
        <w:t>DECISÃO INTERLOCUTÓRIA</w:t>
      </w:r>
    </w:p>
    <w:p w:rsidRPr="0002351C" w:rsidR="006B106B" w:rsidRDefault="006B106B" w14:paraId="459F85AC" w14:textId="77777777"/>
    <w:p w:rsidRPr="0002351C" w:rsidR="006B106B" w:rsidRDefault="00000000" w14:paraId="13D7DFB8" w14:textId="77777777">
      <w:pPr>
        <w:ind w:firstLine="2268"/>
      </w:pPr>
      <w:r w:rsidRPr="0002351C">
        <w:rPr>
          <w:color w:val="00B050"/>
        </w:rPr>
        <w:t>Recebo, a título de caução (art. 59, §1º, da Lei nº 8.245/91), o crédito locatício equivalente a três alugueis alegadamente inadimplidos pelo Réu.</w:t>
      </w:r>
    </w:p>
    <w:p w:rsidRPr="0002351C" w:rsidR="006B106B" w:rsidRDefault="00000000" w14:paraId="5BAE4D37" w14:textId="77777777">
      <w:pPr>
        <w:ind w:firstLine="2268"/>
      </w:pPr>
      <w:r w:rsidRPr="0002351C">
        <w:rPr>
          <w:color w:val="993300"/>
        </w:rPr>
        <w:t>Diante da prova do vínculo contratual, bem como considerando que a garantia prestada pelo réu se tornou insuficiente para custear o valor dos aluguéis e acessórios, CONCEDO A LIMINAR requerida, para determinar que a parte requerida desocupe o imóvel objeto da lide no prazo de 15 (quinze) dias, sob pena de expedição de ordem de despejo.</w:t>
      </w:r>
    </w:p>
    <w:p w:rsidRPr="0002351C" w:rsidR="006B106B" w:rsidRDefault="00000000" w14:paraId="48D519BC" w14:textId="77777777">
      <w:pPr>
        <w:ind w:firstLine="2268"/>
      </w:pPr>
      <w:r w:rsidRPr="0002351C">
        <w:rPr>
          <w:color w:val="00B050"/>
        </w:rPr>
        <w:t>Atribuo à presente decisão força de mandado.</w:t>
      </w:r>
    </w:p>
    <w:p w:rsidRPr="0002351C" w:rsidR="006B106B" w:rsidRDefault="00000000" w14:paraId="32492A93" w14:textId="77777777">
      <w:pPr>
        <w:ind w:firstLine="2268"/>
      </w:pPr>
      <w:r w:rsidRPr="0002351C">
        <w:rPr>
          <w:color w:val="00B050"/>
        </w:rPr>
        <w:t>Transcorrido o prazo, sem que tenha ocorrido a desocupação voluntária do imóvel, o oficial de justiça deverá proceder imediatamente ao despejo compulsório.</w:t>
      </w:r>
    </w:p>
    <w:p w:rsidRPr="0002351C" w:rsidR="006B106B" w:rsidRDefault="00000000" w14:paraId="3BF304BF" w14:textId="77777777">
      <w:pPr>
        <w:ind w:firstLine="2268"/>
      </w:pPr>
      <w:r w:rsidRPr="0002351C">
        <w:rPr>
          <w:color w:val="00B050"/>
        </w:rPr>
        <w:t>Cite-se, na forma do art. 62, I, da Lei n. 8.245/91.</w:t>
      </w:r>
    </w:p>
    <w:p w:rsidRPr="0002351C" w:rsidR="006B106B" w:rsidRDefault="00000000" w14:paraId="7509E7D4" w14:textId="77777777">
      <w:pPr>
        <w:ind w:firstLine="2268"/>
      </w:pPr>
      <w:r w:rsidRPr="0002351C">
        <w:rPr>
          <w:color w:val="00B050"/>
        </w:rPr>
        <w:t xml:space="preserve">Caso a parte requerida queira purgar a mora, fica desde já autorizado o depósito do débito atualizado, </w:t>
      </w:r>
      <w:r w:rsidRPr="0002351C">
        <w:rPr>
          <w:color w:val="00B050"/>
        </w:rPr>
        <w:lastRenderedPageBreak/>
        <w:t>independentemente de cálculo da contadoria do Juízo, no prazo da contestação.</w:t>
      </w:r>
    </w:p>
    <w:p w:rsidRPr="0002351C" w:rsidR="006B106B" w:rsidRDefault="00000000" w14:paraId="180FA50E" w14:textId="77777777">
      <w:pPr>
        <w:ind w:firstLine="2268"/>
      </w:pPr>
      <w:r w:rsidRPr="0002351C">
        <w:rPr>
          <w:color w:val="00B050"/>
        </w:rPr>
        <w:t>No caso de purga da mora, fixo desde já honorários advocatícios em 10% (dez por cento).</w:t>
      </w:r>
    </w:p>
    <w:p w:rsidRPr="0002351C" w:rsidR="006B106B" w:rsidRDefault="00000000" w14:paraId="2B3BD970" w14:textId="77777777">
      <w:pPr>
        <w:jc w:val="center"/>
      </w:pPr>
      <w:r w:rsidRPr="0002351C">
        <w:rPr>
          <w:color w:val="00B050"/>
        </w:rPr>
        <w:t>MARCIA ALVES MARTINS LOBO</w:t>
      </w:r>
    </w:p>
    <w:p w:rsidRPr="0002351C" w:rsidR="006B106B" w:rsidRDefault="00000000" w14:paraId="32115EE0" w14:textId="77777777">
      <w:pPr>
        <w:jc w:val="center"/>
      </w:pPr>
      <w:r w:rsidRPr="0002351C">
        <w:rPr>
          <w:color w:val="00B050"/>
        </w:rPr>
        <w:t>Juíza de Direito</w:t>
      </w:r>
    </w:p>
    <w:p w:rsidRPr="0002351C" w:rsidR="006B106B" w:rsidRDefault="00000000" w14:paraId="5F719243" w14:textId="77777777">
      <w:pPr>
        <w:jc w:val="center"/>
      </w:pPr>
      <w:r w:rsidRPr="0002351C">
        <w:rPr>
          <w:color w:val="00B050"/>
        </w:rPr>
        <w:t>(assinado eletronicamente em 11/03/2026 20:01:27)</w:t>
      </w:r>
    </w:p>
    <w:p w:rsidRPr="0002351C" w:rsidR="006B106B" w:rsidRDefault="006B106B" w14:paraId="2304FAD8" w14:textId="77777777"/>
    <w:p w:rsidRPr="0002351C" w:rsidR="006B106B" w:rsidRDefault="006B106B" w14:paraId="1117F688" w14:textId="77777777"/>
    <w:p w:rsidRPr="0002351C" w:rsidR="006B106B" w:rsidRDefault="00000000" w14:paraId="5F596C83" w14:textId="77777777">
      <w:pPr>
        <w:jc w:val="center"/>
      </w:pPr>
      <w:r w:rsidRPr="0002351C">
        <w:rPr>
          <w:b/>
          <w:color w:val="00B050"/>
        </w:rPr>
        <w:t>DECISÃO RECORRIDA (ID 289695007 do processo de origem) — parte conhecida</w:t>
      </w:r>
    </w:p>
    <w:p w:rsidRPr="0002351C" w:rsidR="006B106B" w:rsidRDefault="006B106B" w14:paraId="04A4C4C5" w14:textId="77777777"/>
    <w:p w:rsidRPr="0002351C" w:rsidR="006B106B" w:rsidRDefault="00000000" w14:paraId="401D719D" w14:textId="77777777">
      <w:r w:rsidRPr="0002351C">
        <w:rPr>
          <w:color w:val="00B050"/>
          <w:sz w:val="24"/>
        </w:rPr>
        <w:t>Poder Judiciário da União</w:t>
      </w:r>
    </w:p>
    <w:p w:rsidRPr="0002351C" w:rsidR="006B106B" w:rsidRDefault="00000000" w14:paraId="449C68C7" w14:textId="77777777">
      <w:r w:rsidRPr="0002351C">
        <w:rPr>
          <w:color w:val="00B050"/>
          <w:sz w:val="24"/>
        </w:rPr>
        <w:t>TRIBUNAL DE JUSTIÇA DO DISTRITO FEDERAL E DOS TERRITÓRIOS</w:t>
      </w:r>
    </w:p>
    <w:p w:rsidRPr="0002351C" w:rsidR="006B106B" w:rsidRDefault="00000000" w14:paraId="3F6C84D7" w14:textId="77777777">
      <w:r w:rsidRPr="0002351C">
        <w:rPr>
          <w:color w:val="00B050"/>
          <w:sz w:val="24"/>
        </w:rPr>
        <w:t>1ª Vara Cível de Águas Claras</w:t>
      </w:r>
    </w:p>
    <w:p w:rsidRPr="0002351C" w:rsidR="006B106B" w:rsidRDefault="00000000" w14:paraId="4131112F" w14:textId="77777777">
      <w:r w:rsidRPr="0002351C">
        <w:rPr>
          <w:color w:val="00B050"/>
          <w:sz w:val="24"/>
        </w:rPr>
        <w:t>Classe judicial: DESPEJO POR FALTA DE PAGAMENTO CUMULADO COM COBRANÇA (94)</w:t>
      </w:r>
    </w:p>
    <w:p w:rsidRPr="0002351C" w:rsidR="006B106B" w:rsidRDefault="00000000" w14:paraId="126D1331" w14:textId="77777777">
      <w:r w:rsidRPr="0002351C">
        <w:rPr>
          <w:color w:val="00B050"/>
          <w:sz w:val="24"/>
        </w:rPr>
        <w:t>AUTOR: ERBE INCORPORADORA 077 LTDA</w:t>
      </w:r>
    </w:p>
    <w:p w:rsidRPr="0002351C" w:rsidR="006B106B" w:rsidRDefault="00000000" w14:paraId="7D85ED7A" w14:textId="77777777">
      <w:r w:rsidRPr="0002351C">
        <w:rPr>
          <w:color w:val="00B050"/>
          <w:sz w:val="24"/>
        </w:rPr>
        <w:t>RÉU: ANTONIA CHIRLANDIA FERNANDES</w:t>
      </w:r>
    </w:p>
    <w:p w:rsidRPr="0002351C" w:rsidR="006B106B" w:rsidRDefault="006B106B" w14:paraId="15F467BF" w14:textId="77777777"/>
    <w:p w:rsidRPr="0002351C" w:rsidR="006B106B" w:rsidRDefault="00000000" w14:paraId="5C3CB8C4" w14:textId="77777777">
      <w:pPr>
        <w:jc w:val="center"/>
      </w:pPr>
      <w:r w:rsidRPr="0002351C">
        <w:rPr>
          <w:b/>
          <w:color w:val="00B050"/>
        </w:rPr>
        <w:t>DESPACHO</w:t>
      </w:r>
    </w:p>
    <w:p w:rsidRPr="0002351C" w:rsidR="006B106B" w:rsidRDefault="006B106B" w14:paraId="208921C1" w14:textId="77777777"/>
    <w:p w:rsidRPr="0002351C" w:rsidR="006B106B" w:rsidRDefault="00000000" w14:paraId="47E0A7D4" w14:textId="77777777">
      <w:pPr>
        <w:ind w:firstLine="2268"/>
      </w:pPr>
      <w:r w:rsidRPr="0002351C">
        <w:rPr>
          <w:color w:val="00B050"/>
        </w:rPr>
        <w:t>A parte requerida pleiteia que a autora apresente os documentos relativos ao procedimento de sinistro e aos pagamentos decorrentes do seguro-fiança ou, subsidiariamente, que seja expedido ofício à seguradora para obtenção dessas informações.</w:t>
      </w:r>
    </w:p>
    <w:p w:rsidRPr="0002351C" w:rsidR="006B106B" w:rsidRDefault="00000000" w14:paraId="10934B22" w14:textId="77777777">
      <w:pPr>
        <w:ind w:firstLine="2268"/>
      </w:pPr>
      <w:r w:rsidRPr="0002351C">
        <w:rPr>
          <w:color w:val="00B050"/>
        </w:rPr>
        <w:t xml:space="preserve">Quanto ao ônus probatório, registro que o negócio jurídico que vincula as partes não está submetido ao Código de Defesa do Consumidor, e também não vislumbro hipossuficiência </w:t>
      </w:r>
      <w:r w:rsidRPr="0002351C">
        <w:rPr>
          <w:color w:val="00B050"/>
        </w:rPr>
        <w:lastRenderedPageBreak/>
        <w:t>(econômica e/ou técnica) da parte requerida, devendo a distribuição do ônus da prova ser realizada pela regra ordinária.</w:t>
      </w:r>
    </w:p>
    <w:p w:rsidRPr="0002351C" w:rsidR="006B106B" w:rsidRDefault="00000000" w14:paraId="7DB60607" w14:textId="77777777">
      <w:pPr>
        <w:ind w:firstLine="2268"/>
      </w:pPr>
      <w:r w:rsidRPr="0002351C">
        <w:rPr>
          <w:color w:val="00B050"/>
        </w:rPr>
        <w:t>Nota-se ainda que o presente feito trata-se de ação de despejo, não se aplicando a regra de inversão do ônus da prova prevista na MEDIDA PROVISÓRIA nº. 2.172-32/2001.</w:t>
      </w:r>
    </w:p>
    <w:p w:rsidRPr="0002351C" w:rsidR="006B106B" w:rsidRDefault="00000000" w14:paraId="4B1240F7" w14:textId="77777777">
      <w:pPr>
        <w:ind w:firstLine="2268"/>
      </w:pPr>
      <w:r w:rsidRPr="0002351C">
        <w:rPr>
          <w:color w:val="993300"/>
        </w:rPr>
        <w:t>Portanto, incumbe à requerida o ônus da prova quanto à existência de fato impeditivo, modificativo ou extintivo do direito do autor, nos temos do artigo 373, inciso II, do CPC.</w:t>
      </w:r>
    </w:p>
    <w:p w:rsidRPr="0002351C" w:rsidR="006B106B" w:rsidRDefault="00000000" w14:paraId="1653187A" w14:textId="77777777">
      <w:pPr>
        <w:ind w:firstLine="2268"/>
      </w:pPr>
      <w:r w:rsidRPr="0002351C">
        <w:rPr>
          <w:color w:val="993300"/>
        </w:rPr>
        <w:t>Considerando que consta da inicial que a requerida é a contratante do Seguro Fiança, os documentos ora pretendidos podem ser solicitados diretamente pela parte interessada à seguradora, não havendo demonstração de recusa administrativa ou de impossibilidade concreta de obtenção sem intervenção judicial.</w:t>
      </w:r>
    </w:p>
    <w:p w:rsidRPr="0002351C" w:rsidR="006B106B" w:rsidRDefault="00000000" w14:paraId="0CDEC482" w14:textId="77777777">
      <w:pPr>
        <w:ind w:firstLine="2268"/>
      </w:pPr>
      <w:r w:rsidRPr="0002351C">
        <w:rPr>
          <w:color w:val="00B050"/>
        </w:rPr>
        <w:t>A atuação do Juízo na produção probatória possui caráter subsidiário, não se justificando a expedição de ofício para substituir diligência que pode ser realizada diretamente pela própria parte.</w:t>
      </w:r>
    </w:p>
    <w:p w:rsidRPr="0002351C" w:rsidR="006B106B" w:rsidRDefault="00000000" w14:paraId="59256DF1" w14:textId="77777777">
      <w:pPr>
        <w:ind w:firstLine="2268"/>
      </w:pPr>
      <w:r w:rsidRPr="0002351C">
        <w:rPr>
          <w:color w:val="00B050"/>
        </w:rPr>
        <w:t>Faculto à requerida a juntada dos documentos que obtiver diretamente junto à seguradora, observadas as regras processuais pertinentes.</w:t>
      </w:r>
    </w:p>
    <w:p w:rsidRPr="0002351C" w:rsidR="006B106B" w:rsidRDefault="00000000" w14:paraId="0BF791AB" w14:textId="77777777">
      <w:pPr>
        <w:ind w:firstLine="2268"/>
      </w:pPr>
      <w:r w:rsidRPr="0002351C">
        <w:rPr>
          <w:color w:val="00B050"/>
        </w:rPr>
        <w:t>Quanto à apuração do débito, aplicável o mesmo dispositivo legal já citado.</w:t>
      </w:r>
    </w:p>
    <w:p w:rsidRPr="0002351C" w:rsidR="006B106B" w:rsidRDefault="00000000" w14:paraId="339BFBCD" w14:textId="77777777">
      <w:pPr>
        <w:ind w:firstLine="2268"/>
      </w:pPr>
      <w:r w:rsidRPr="0002351C">
        <w:rPr>
          <w:color w:val="993300"/>
        </w:rPr>
        <w:t>Assim, indefiro os pedidos formulados pela requerida na petição de id. 285946067, e faculto-lhe o derradeiro prazo de 10 (dez) dias para a produção das provas, se entender pertinente.</w:t>
      </w:r>
    </w:p>
    <w:p w:rsidRPr="0002351C" w:rsidR="006B106B" w:rsidRDefault="00000000" w14:paraId="0217C789" w14:textId="77777777">
      <w:pPr>
        <w:ind w:firstLine="2268"/>
      </w:pPr>
      <w:r w:rsidRPr="0002351C">
        <w:rPr>
          <w:color w:val="00B050"/>
        </w:rPr>
        <w:t>Publique-se. Intimem-se.</w:t>
      </w:r>
    </w:p>
    <w:p w:rsidRPr="0002351C" w:rsidR="006B106B" w:rsidRDefault="00000000" w14:paraId="654E8100" w14:textId="77777777">
      <w:pPr>
        <w:jc w:val="center"/>
      </w:pPr>
      <w:r w:rsidRPr="0002351C">
        <w:rPr>
          <w:color w:val="00B050"/>
        </w:rPr>
        <w:t>MARCIA ALVES MARTINS LOBO</w:t>
      </w:r>
    </w:p>
    <w:p w:rsidRPr="0002351C" w:rsidR="006B106B" w:rsidRDefault="00000000" w14:paraId="0FB7B99E" w14:textId="77777777">
      <w:pPr>
        <w:jc w:val="center"/>
      </w:pPr>
      <w:r w:rsidRPr="0002351C">
        <w:rPr>
          <w:color w:val="00B050"/>
        </w:rPr>
        <w:lastRenderedPageBreak/>
        <w:t>Juíza de Direito</w:t>
      </w:r>
    </w:p>
    <w:p w:rsidRPr="0002351C" w:rsidR="006B106B" w:rsidRDefault="00000000" w14:paraId="16589A00" w14:textId="77777777">
      <w:pPr>
        <w:jc w:val="center"/>
      </w:pPr>
      <w:r w:rsidRPr="0002351C">
        <w:rPr>
          <w:color w:val="00B050"/>
        </w:rPr>
        <w:t>(assinado eletronicamente em 04/09/2026 14:25:12)</w:t>
      </w:r>
    </w:p>
    <w:p w:rsidRPr="0002351C" w:rsidR="006B106B" w:rsidRDefault="006B106B" w14:paraId="60189CEF" w14:textId="77777777"/>
    <w:p w:rsidR="006B106B" w:rsidRDefault="006B106B" w14:paraId="2B4959BD" w14:textId="77777777"/>
    <w:sectPr w:rsidR="006B106B" w:rsidSect="00034616">
      <w:footerReference w:type="default" r:id="rId12"/>
      <w:pgSz w:w="11906" w:h="16838" w:orient="portrait"/>
      <w:pgMar w:top="1417" w:right="1701" w:bottom="1417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RS" w:author="Marcelo Ribeiro Da Silva - GDSXSR" w:date="2026-10-30T18:59:00Z" w:id="0">
    <w:p w:rsidRPr="0002351C" w:rsidR="000A29D0" w:rsidP="000A29D0" w:rsidRDefault="00000000" w14:paraId="618DD04F" w14:textId="77777777">
      <w:pPr>
        <w:pStyle w:val="Textodecomentrio"/>
        <w:jc w:val="left"/>
      </w:pPr>
      <w:r w:rsidRPr="0002351C">
        <w:rPr>
          <w:b/>
          <w:highlight w:val="yellow"/>
        </w:rPr>
        <w:annotationRef/>
      </w:r>
      <w:r w:rsidRPr="0002351C" w:rsidR="000A29D0">
        <w:rPr>
          <w:b/>
          <w:bCs/>
          <w:highlight w:val="yellow"/>
        </w:rPr>
        <w:t>Liminar: Tiago</w:t>
      </w:r>
    </w:p>
    <w:p w:rsidRPr="0002351C" w:rsidR="000A29D0" w:rsidP="000A29D0" w:rsidRDefault="000A29D0" w14:paraId="187D41BD" w14:textId="77777777">
      <w:pPr>
        <w:pStyle w:val="Textodecomentrio"/>
        <w:jc w:val="left"/>
      </w:pPr>
      <w:r w:rsidRPr="0002351C">
        <w:t>Conclusão: 23/10/2026</w:t>
      </w:r>
    </w:p>
    <w:p w:rsidRPr="0002351C" w:rsidR="000A29D0" w:rsidP="000A29D0" w:rsidRDefault="000A29D0" w14:paraId="184FBDBD" w14:textId="77777777">
      <w:pPr>
        <w:pStyle w:val="Textodecomentrio"/>
        <w:jc w:val="left"/>
      </w:pPr>
      <w:r w:rsidRPr="0002351C">
        <w:t>Entrega: 30/10/2026</w:t>
      </w:r>
    </w:p>
    <w:p w:rsidRPr="0002351C" w:rsidR="000A29D0" w:rsidP="000A29D0" w:rsidRDefault="000A29D0" w14:paraId="462EB97A" w14:textId="77777777">
      <w:pPr>
        <w:pStyle w:val="Textodecomentrio"/>
        <w:jc w:val="left"/>
      </w:pPr>
      <w:r w:rsidRPr="0002351C">
        <w:t>Grau de certeza: 8</w:t>
      </w:r>
    </w:p>
    <w:p w:rsidRPr="0002351C" w:rsidR="000A29D0" w:rsidP="000A29D0" w:rsidRDefault="000A29D0" w14:paraId="1D35715A" w14:textId="77777777">
      <w:pPr>
        <w:pStyle w:val="Textodecomentrio"/>
        <w:jc w:val="left"/>
      </w:pPr>
      <w:r w:rsidRPr="0002351C">
        <w:t>Minuta: Marcelo</w:t>
      </w:r>
    </w:p>
  </w:comment>
  <w:comment w:initials="AG" w:author="Assessor GDSXSR" w:date="2026-10-30T19:09:00Z" w:id="1">
    <w:p w:rsidRPr="0002351C" w:rsidR="006B106B" w:rsidRDefault="00000000" w14:paraId="43F93AD1" w14:textId="77777777">
      <w:r w:rsidRPr="0002351C">
        <w:annotationRef/>
      </w:r>
      <w:r w:rsidRPr="0002351C">
        <w:t>ASSESSOR GDSXSR — Alterei o fecho do cabeçalho para “RECURSO PARCIALMENTE CONHECIDO E NÃO PROVIDO.” (C-3E) e passei o título EMENTA para a esquerda (estrutura pronta). Também ajustei, em todo o texto editorial, entrelinha 1,5 e espaçamento 0 pt (C-41, C-48), mudei o resumo de FF0000 para EE0000 (C-39) e levei IDs e dispositivos ao final dos períodos (C-20).</w:t>
      </w:r>
    </w:p>
  </w:comment>
  <w:comment w:initials="AG" w:author="Assessor GDSXSR" w:date="2026-10-30T19:09:00Z" w:id="2">
    <w:p w:rsidRPr="0002351C" w:rsidR="006B106B" w:rsidRDefault="00000000" w14:paraId="4B523958" w14:textId="77777777">
      <w:r w:rsidRPr="0002351C">
        <w:annotationRef/>
      </w:r>
      <w:r w:rsidRPr="0002351C">
        <w:t>ASSESSOR GDSXSR — Desmembrei o item 5 em dois (prazo; mandado de despejo como mero cumprimento), um fundamento por item (C-35), e renumerei os itens seguintes.</w:t>
      </w:r>
    </w:p>
  </w:comment>
  <w:comment w:initials="AG" w:author="Assessor GDSXSR" w:date="2026-10-30T19:09:00Z" w:id="3">
    <w:p w:rsidRPr="0002351C" w:rsidR="006B106B" w:rsidRDefault="00000000" w14:paraId="2C6EC182" w14:textId="77777777">
      <w:r w:rsidRPr="0002351C">
        <w:annotationRef/>
      </w:r>
      <w:r w:rsidRPr="0002351C">
        <w:t>ASSESSOR GDSXSR — Desmembrei o item 8 em dois (efeito da preclusão sobre o despejo; supressão de instância), um fundamento por item (C-35).</w:t>
      </w:r>
    </w:p>
  </w:comment>
  <w:comment w:initials="AG" w:author="Assessor GDSXSR" w:date="2026-10-30T19:09:00Z" w:id="4">
    <w:p w:rsidRPr="0002351C" w:rsidR="006B106B" w:rsidRDefault="00000000" w14:paraId="30025837" w14:textId="77777777">
      <w:r w:rsidRPr="0002351C">
        <w:annotationRef/>
      </w:r>
      <w:r w:rsidRPr="0002351C">
        <w:t>ASSESSOR GDSXSR — Nomeei a recorrente no item do dispositivo da ementa (C-3D) e renumerei (11).</w:t>
      </w:r>
    </w:p>
  </w:comment>
  <w:comment w:initials="MRS" w:author="Marcelo Ribeiro Da Silva - GDSXSR" w:date="2026-10-30T18:59:00Z" w:id="7">
    <w:p w:rsidRPr="0002351C" w:rsidR="006B106B" w:rsidRDefault="00000000" w14:paraId="64FF1477" w14:textId="77777777">
      <w:r w:rsidRPr="0002351C">
        <w:annotationRef/>
      </w:r>
      <w:r w:rsidRPr="0002351C">
        <w:t>CPC</w:t>
      </w:r>
    </w:p>
    <w:p w:rsidRPr="0002351C" w:rsidR="006B106B" w:rsidRDefault="00000000" w14:paraId="28C0F4F2" w14:textId="77777777">
      <w:r w:rsidRPr="0002351C">
        <w:t>Art. 231. Salvo disposição em sentido diverso, considera-se dia do começo do prazo:</w:t>
      </w:r>
    </w:p>
    <w:p w:rsidRPr="0002351C" w:rsidR="006B106B" w:rsidRDefault="00000000" w14:paraId="0D81A7FB" w14:textId="77777777">
      <w:r w:rsidRPr="0002351C">
        <w:t>I - a data de juntada aos autos do aviso de recebimento, quando a citação ou a intimação for pelo correio;</w:t>
      </w:r>
    </w:p>
    <w:p w:rsidRPr="0002351C" w:rsidR="006B106B" w:rsidRDefault="00000000" w14:paraId="42160746" w14:textId="77777777">
      <w:r w:rsidRPr="0002351C">
        <w:t>II - a data de juntada aos autos do mandado cumprido, quando a citação ou a intimação for por oficial de justiça;</w:t>
      </w:r>
    </w:p>
    <w:p w:rsidRPr="0002351C" w:rsidR="006B106B" w:rsidRDefault="00000000" w14:paraId="6221E005" w14:textId="77777777">
      <w:r w:rsidRPr="0002351C">
        <w:t>(...)</w:t>
      </w:r>
    </w:p>
  </w:comment>
  <w:comment w:initials="MRS" w:author="Marcelo Ribeiro Da Silva - GDSXSR" w:date="2026-10-30T18:59:00Z" w:id="6">
    <w:p w:rsidRPr="0002351C" w:rsidR="006B106B" w:rsidRDefault="00000000" w14:paraId="489C069E" w14:textId="77777777">
      <w:r w:rsidRPr="0002351C">
        <w:annotationRef/>
      </w:r>
      <w:r w:rsidRPr="0002351C">
        <w:t>CPC</w:t>
      </w:r>
    </w:p>
    <w:p w:rsidRPr="0002351C" w:rsidR="006B106B" w:rsidRDefault="00000000" w14:paraId="24B6BD55" w14:textId="77777777">
      <w:r w:rsidRPr="0002351C">
        <w:t>Art. 373. O ônus da prova incumbe:</w:t>
      </w:r>
    </w:p>
    <w:p w:rsidRPr="0002351C" w:rsidR="006B106B" w:rsidRDefault="00000000" w14:paraId="118A28DE" w14:textId="77777777">
      <w:r w:rsidRPr="0002351C">
        <w:t>I - ao autor, quanto ao fato constitutivo de seu direito;</w:t>
      </w:r>
    </w:p>
    <w:p w:rsidRPr="0002351C" w:rsidR="006B106B" w:rsidRDefault="00000000" w14:paraId="7C4E8EF5" w14:textId="77777777">
      <w:r w:rsidRPr="0002351C">
        <w:t>II - ao réu, quanto à existência de fato impeditivo, modificativo ou extintivo do direito do autor.</w:t>
      </w:r>
    </w:p>
  </w:comment>
  <w:comment w:initials="AG" w:author="Assessor GDSXSR" w:date="2026-10-30T19:09:00Z" w:id="9">
    <w:p w:rsidRPr="0002351C" w:rsidR="006B106B" w:rsidRDefault="00000000" w14:paraId="66613BC1" w14:textId="77777777">
      <w:r w:rsidRPr="0002351C">
        <w:annotationRef/>
      </w:r>
      <w:r w:rsidRPr="0002351C">
        <w:t>ASSESSOR GDSXSR — Completei a referência do Tema 988/STJ com o leading case, conferido no repositório do STJ via iajus (tese e julgamento de 05/12/2018, DJe 19/12/2018, reproduzidos em AgInt no REsp 1.912.502 e AgInt no AREsp 1.472.656) (C-60, C-64).</w:t>
      </w:r>
    </w:p>
  </w:comment>
  <w:comment w:initials="AG" w:author="Assessor GDSXSR" w:date="2026-10-30T19:09:00Z" w:id="10">
    <w:p w:rsidRPr="0002351C" w:rsidR="006B106B" w:rsidRDefault="00000000" w14:paraId="6CFACA96" w14:textId="77777777">
      <w:r w:rsidRPr="0002351C">
        <w:annotationRef/>
      </w:r>
      <w:r w:rsidRPr="0002351C">
        <w:t>ASSESSOR GDSXSR — Troquei “O Relator, Des. Sérgio Rocha, decidiu” por “Proferi decisão liminar”, na voz do julgador, que é o autor da liminar.</w:t>
      </w:r>
    </w:p>
  </w:comment>
  <w:comment w:initials="AG" w:author="Assessor GDSXSR" w:date="2026-10-30T19:09:00Z" w:id="12">
    <w:p w:rsidRPr="0002351C" w:rsidR="006B106B" w:rsidRDefault="00000000" w14:paraId="73BB89CE" w14:textId="77777777">
      <w:r w:rsidRPr="0002351C">
        <w:annotationRef/>
      </w:r>
      <w:r w:rsidRPr="0002351C">
        <w:t>ASSESSOR GDSXSR — Tratei a recorrente por “a agravante”, levei o ID ao final do período (C-20) e passei o pedido para parágrafo próprio (C-30).</w:t>
      </w:r>
    </w:p>
  </w:comment>
  <w:comment w:initials="MRS" w:author="Marcelo Ribeiro Da Silva - GDSXSR" w:date="2026-10-30T18:59:00Z" w:id="11">
    <w:p w:rsidRPr="0002351C" w:rsidR="006B106B" w:rsidRDefault="00000000" w14:paraId="7CA2A36F" w14:textId="77777777">
      <w:r w:rsidRPr="0002351C">
        <w:annotationRef/>
      </w:r>
      <w:r w:rsidRPr="0002351C">
        <w:t>O argumento da caução inidônea (item 4 do agravo) e o de que o mandado foi expedido antes de apreciar a petição de ID 291650807 (origem) não foram enfrentados expressamente na liminar. O primeiro se dirige à liminar de despejo de 11/03/2026 (parte não conhecida); o segundo, ao mandado de cumprimento, que não tem conteúdo decisório autônomo. Ambos ficam abrangidos pelo não conhecimento parcial.</w:t>
      </w:r>
    </w:p>
  </w:comment>
  <w:comment w:initials="AG" w:author="Assessor GDSXSR" w:date="2026-10-30T19:09:00Z" w:id="14">
    <w:p w:rsidRPr="0002351C" w:rsidR="006B106B" w:rsidRDefault="00000000" w14:paraId="0664E66B" w14:textId="77777777">
      <w:r w:rsidRPr="0002351C">
        <w:annotationRef/>
      </w:r>
      <w:r w:rsidRPr="0002351C">
        <w:t>ASSESSOR GDSXSR — Condensei a frase que introduz a transcrição, que repetia o dispositivo da liminar já descrito no relatório (C-02).</w:t>
      </w:r>
    </w:p>
  </w:comment>
  <w:comment w:initials="MRS" w:author="Marcelo Ribeiro Da Silva - GDSXSR" w:date="2026-10-30T18:59:00Z" w:id="13">
    <w:p w:rsidRPr="0002351C" w:rsidR="006B106B" w:rsidRDefault="00000000" w14:paraId="67E84B8B" w14:textId="77777777">
      <w:r w:rsidRPr="0002351C">
        <w:annotationRef/>
      </w:r>
      <w:r w:rsidRPr="0002351C">
        <w:t>A liminar (ID 90124833) tratou o agravo como parcialmente intempestivo e, em seguida, o admitiu quanto à decisão probatória pelo Tema 988/STJ. Documentos citados na liminar: ID 279438596 (origem), mandado cumprido, juntado em 12/06/2026, da citação por hora certa; ID 282060363 (origem), contestação de 03/07/2026; ID 268286248 (origem), liminar de despejo, com o trecho "CONCEDO A LIMINAR requerida, para determinar que a parte requerida desocupe o imóvel objeto da lide no prazo de 15 (quinze) dias, sob pena de expedição de ordem de despejo"; ID 289695007 (origem), decisão probatória de 04/09/2026; ID 291650807 (origem), manifestação da ré sobre as solicitações administrativas à seguradora (protocolo 1129687151160) e à administradora da locadora.</w:t>
      </w:r>
    </w:p>
  </w:comment>
  <w:comment w:initials="AG" w:author="Assessor GDSXSR" w:date="2026-10-30T19:09:00Z" w:id="23">
    <w:p w:rsidR="006B106B" w:rsidRDefault="00000000" w14:paraId="0D129530" w14:textId="77777777">
      <w:r w:rsidRPr="0002351C">
        <w:annotationRef/>
      </w:r>
      <w:r w:rsidRPr="0002351C">
        <w:t>ASSESSOR GDSXSR — Acrescentei o fecho de AGI aderente à liminar (C-17), sem mini-dispositivo, por ser capítulo único (C-3A).</w:t>
      </w:r>
    </w:p>
  </w:comment>
  <w:comment w:id="24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Apliquei o corte da AGI aderente à liminar que já não conheceu de parte do agravo (C-3T, C-17, C-33): saíram o capítulo da intempestividade, a tese do Tema 988 sobre cabimento e o enfrentamento próprio do ônus da prova e da supressão de instância, que repetiam a liminar já transcrita (ID 90124833). Ementa, relatório, voto e dispositivo acompanham o corte. Os comentários que acompanhavam o texto cortado saíram com ele (C-17); ficaram os históricos.</w:t>
      </w:r>
    </w:p>
  </w:comment>
  <w:comment w:id="25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Retirei “INTEMPESTIVIDADE PARCIAL” e troquei o fecho por “RECURSO NÃO PROVIDO.”, porque a liminar já decidiu o não conhecimento e a ementa não o registra (C-3E, C-3T).</w:t>
      </w:r>
    </w:p>
  </w:comment>
  <w:comment w:id="26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Reescrevi o item 1: o valor da causa vai para depois das partes (C-3H) e “pessoa natural” sai porque a ré já está qualificada como locatária (C-34, v60).</w:t>
      </w:r>
    </w:p>
  </w:comment>
  <w:comment w:id="27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Reescrevi os itens 2 a 4 só com a decisão probatória de 04/09/2026, única parte conhecida, e retirei os itens sobre prazo do agravo, mandado de despejo e Tema 988; renumerei os seguintes (C-3T, C-33, C-35).</w:t>
      </w:r>
    </w:p>
  </w:comment>
  <w:comment w:id="28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Dispositivo da ementa: “Negou-se provimento ao agravo de instrumento da ré”, sem “conheceu-se em parte”, como na AGI 0738032-56 (C-3D, C-3T).</w:t>
      </w:r>
    </w:p>
  </w:comment>
  <w:comment w:id="29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Retirei CPC 231 § 4º e 1.003 § 5º, que o voto não transcreve mais. Ficam o CPC 231 II, citado na liminar adotada, e o CPC 373 II, com o texto literal nos comentários desta linha (C-33, C-63, C-65).</w:t>
      </w:r>
    </w:p>
  </w:comment>
  <w:comment w:id="30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 — Tema Repetitivo 988/STJ: “O rol do art. 1.015 do CPC é de taxatividade mitigada, por isso admite a interposição de agravo de instrumento quando verificada a urgência decorrente da inutilidade do julgamento da questão no recurso de apelação.” (REsp n. 1.696.396/MT, relatora Ministra Nancy Andrighi, Corte Especial, julgado em 5/12/2018, DJe de 19/12/2018.) Fonte: iajus (vigente; maturidade não apurada). Pendência (C-52): portal do STJ não aberto; conferir a redação lá. Substitui o comentário anterior, que trazia a tese parafraseada.</w:t>
      </w:r>
    </w:p>
  </w:comment>
  <w:comment w:id="31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Troquei a citação do dispositivo da liminar pela fórmula do relatório da AGI, em primeira pessoa, com o não conhecimento por intempestividade e o indeferimento do efeito suspensivo, conforme a liminar (ID 90124833) (perfil AGI 1.4, C-3S).</w:t>
      </w:r>
    </w:p>
  </w:comment>
  <w:comment w:id="32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Retirei “em parte”: a liminar já decidiu o não conhecimento (ID 90124833) e o voto segue direto à admissibilidade, como na AGI 0738032-56 e na AGI 0742649-59 (C-3T).</w:t>
      </w:r>
    </w:p>
  </w:comment>
  <w:comment w:id="33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Retitulei o capítulo pela matéria que o voto decide, já que a intempestividade saiu (C-3C, C-17).</w:t>
      </w:r>
    </w:p>
  </w:comment>
  <w:comment w:id="34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Tratei a recorrente por “A ré/agravante”, porque o nome já consta do título do recurso (C-3W (c)). As alegações 4 (caução) e 5 (mandado expedido antes de apreciar a petição) dizem respeito à liminar de despejo, parte não conhecida pela liminar (comentário anterior).</w:t>
      </w:r>
    </w:p>
  </w:comment>
  <w:comment w:id="35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Usei a fórmula “Mantenho as razões expostas na decisão liminar que indeferiu o efeito suspensivo (ID …)”, que indica só o ato (C-17). A transcrição da liminar permanece como estava.</w:t>
      </w:r>
    </w:p>
  </w:comment>
  <w:comment w:id="36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Fecho curto de AGI aderente à liminar, com a razão presa à decisão agravada e o CPC 373 II em forma compacta (C-17, C-20). Substitui o enfrentamento próprio do assessor (CPC 373 II transcrito, seguro-fiança e supressão de instância), que a liminar já cobria. Texto literal do CPC 373 II: comentário da ementa.</w:t>
      </w:r>
    </w:p>
  </w:comment>
  <w:comment w:id="37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Dispositivo sem repetir o conhecimento, já declarado no voto, e sem “em parte” (C-3T); negrito só no núcleo decisório (C-43).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35715A" w15:done="0"/>
  <w15:commentEx w15:paraId="43F93AD1" w15:done="0"/>
  <w15:commentEx w15:paraId="4B523958" w15:done="0"/>
  <w15:commentEx w15:paraId="2C6EC182" w15:done="0"/>
  <w15:commentEx w15:paraId="30025837" w15:done="0"/>
  <w15:commentEx w15:paraId="6221E005" w15:done="0"/>
  <w15:commentEx w15:paraId="7C4E8EF5" w15:done="0"/>
  <w15:commentEx w15:paraId="66613BC1" w15:done="0"/>
  <w15:commentEx w15:paraId="6CFACA96" w15:done="0"/>
  <w15:commentEx w15:paraId="73BB89CE" w15:done="0"/>
  <w15:commentEx w15:paraId="7CA2A36F" w15:done="0"/>
  <w15:commentEx w15:paraId="0664E66B" w15:done="0"/>
  <w15:commentEx w15:paraId="67E84B8B" w15:done="0"/>
  <w15:commentEx w15:paraId="0D12953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35715A" w16cid:durableId="6B36E2B2"/>
  <w16cid:commentId w16cid:paraId="43F93AD1" w16cid:durableId="6108EDA8"/>
  <w16cid:commentId w16cid:paraId="4B523958" w16cid:durableId="1F7609D9"/>
  <w16cid:commentId w16cid:paraId="2C6EC182" w16cid:durableId="1A58A316"/>
  <w16cid:commentId w16cid:paraId="30025837" w16cid:durableId="3F403A56"/>
  <w16cid:commentId w16cid:paraId="6221E005" w16cid:durableId="5371E099"/>
  <w16cid:commentId w16cid:paraId="7C4E8EF5" w16cid:durableId="47E8AD80"/>
  <w16cid:commentId w16cid:paraId="66613BC1" w16cid:durableId="1F44583D"/>
  <w16cid:commentId w16cid:paraId="6CFACA96" w16cid:durableId="708E922C"/>
  <w16cid:commentId w16cid:paraId="73BB89CE" w16cid:durableId="66742E08"/>
  <w16cid:commentId w16cid:paraId="7CA2A36F" w16cid:durableId="3EC4F968"/>
  <w16cid:commentId w16cid:paraId="0664E66B" w16cid:durableId="3F68AB89"/>
  <w16cid:commentId w16cid:paraId="67E84B8B" w16cid:durableId="2D024D5B"/>
  <w16cid:commentId w16cid:paraId="0D129530" w16cid:durableId="3035000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02351C" w:rsidR="0078038F" w:rsidRDefault="0078038F" w14:paraId="445A0197" w14:textId="77777777">
      <w:pPr>
        <w:spacing w:line="240" w:lineRule="auto"/>
      </w:pPr>
      <w:r w:rsidRPr="0002351C">
        <w:separator/>
      </w:r>
    </w:p>
  </w:endnote>
  <w:endnote w:type="continuationSeparator" w:id="0">
    <w:p w:rsidRPr="0002351C" w:rsidR="0078038F" w:rsidRDefault="0078038F" w14:paraId="1635A8DC" w14:textId="77777777">
      <w:pPr>
        <w:spacing w:line="240" w:lineRule="auto"/>
      </w:pPr>
      <w:r w:rsidRPr="0002351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2351C" w:rsidR="006B106B" w:rsidRDefault="00000000" w14:paraId="5876376B" w14:textId="77777777">
    <w:pPr>
      <w:pStyle w:val="Rodap"/>
      <w:jc w:val="right"/>
    </w:pPr>
    <w:r w:rsidRPr="0002351C">
      <w:rPr>
        <w:sz w:val="20"/>
      </w:rPr>
      <w:fldChar w:fldCharType="begin"/>
    </w:r>
    <w:r w:rsidRPr="0002351C">
      <w:rPr>
        <w:sz w:val="20"/>
      </w:rPr>
      <w:instrText>PAGE</w:instrText>
    </w:r>
    <w:r w:rsidRPr="0002351C" w:rsidR="00500A4D">
      <w:rPr>
        <w:sz w:val="20"/>
      </w:rPr>
      <w:fldChar w:fldCharType="separate"/>
    </w:r>
    <w:r w:rsidRPr="0002351C" w:rsidR="00500A4D">
      <w:rPr>
        <w:sz w:val="20"/>
      </w:rPr>
      <w:t>1</w:t>
    </w:r>
    <w:r w:rsidRPr="0002351C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02351C" w:rsidR="0078038F" w:rsidRDefault="0078038F" w14:paraId="3BFE4D73" w14:textId="77777777">
      <w:pPr>
        <w:spacing w:line="240" w:lineRule="auto"/>
      </w:pPr>
      <w:r w:rsidRPr="0002351C">
        <w:separator/>
      </w:r>
    </w:p>
  </w:footnote>
  <w:footnote w:type="continuationSeparator" w:id="0">
    <w:p w:rsidRPr="0002351C" w:rsidR="0078038F" w:rsidRDefault="0078038F" w14:paraId="35DF35A9" w14:textId="77777777">
      <w:pPr>
        <w:spacing w:line="240" w:lineRule="auto"/>
      </w:pPr>
      <w:r w:rsidRPr="0002351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886913908">
    <w:abstractNumId w:val="8"/>
  </w:num>
  <w:num w:numId="2" w16cid:durableId="155072534">
    <w:abstractNumId w:val="6"/>
  </w:num>
  <w:num w:numId="3" w16cid:durableId="864247319">
    <w:abstractNumId w:val="5"/>
  </w:num>
  <w:num w:numId="4" w16cid:durableId="971324824">
    <w:abstractNumId w:val="4"/>
  </w:num>
  <w:num w:numId="5" w16cid:durableId="559632256">
    <w:abstractNumId w:val="7"/>
  </w:num>
  <w:num w:numId="6" w16cid:durableId="1861695740">
    <w:abstractNumId w:val="3"/>
  </w:num>
  <w:num w:numId="7" w16cid:durableId="1157041185">
    <w:abstractNumId w:val="2"/>
  </w:num>
  <w:num w:numId="8" w16cid:durableId="1199511040">
    <w:abstractNumId w:val="1"/>
  </w:num>
  <w:num w:numId="9" w16cid:durableId="122640740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elo Ribeiro Da Silva - GDSXSR">
    <w15:presenceInfo w15:providerId="AD" w15:userId="S::t313207@tjdft.jus.br::d29e2de7-00a4-4621-a031-73d81317b1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00"/>
    <w:rsid w:val="000048B9"/>
    <w:rsid w:val="0002351C"/>
    <w:rsid w:val="00034616"/>
    <w:rsid w:val="0006063C"/>
    <w:rsid w:val="000A29D0"/>
    <w:rsid w:val="0015074B"/>
    <w:rsid w:val="00292818"/>
    <w:rsid w:val="0029639D"/>
    <w:rsid w:val="002D5DA0"/>
    <w:rsid w:val="00326F90"/>
    <w:rsid w:val="00365E42"/>
    <w:rsid w:val="00500A4D"/>
    <w:rsid w:val="006B106B"/>
    <w:rsid w:val="0078038F"/>
    <w:rsid w:val="009F6AFA"/>
    <w:rsid w:val="00AA1D8D"/>
    <w:rsid w:val="00B47730"/>
    <w:rsid w:val="00C0151A"/>
    <w:rsid w:val="00CB0664"/>
    <w:rsid w:val="00F1741E"/>
    <w:rsid w:val="00F61BD1"/>
    <w:rsid w:val="00F64E7C"/>
    <w:rsid w:val="00FC693F"/>
    <w:rsid w:val="182B8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7C78A0"/>
  <w14:defaultImageDpi w14:val="300"/>
  <w15:docId w15:val="{63E71F7C-01DE-428A-876D-4C7A5398E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360" w:lineRule="auto"/>
      <w:jc w:val="both"/>
    </w:pPr>
    <w:rPr>
      <w:rFonts w:ascii="Arial" w:hAnsi="Arial" w:eastAsia="Arial"/>
      <w:color w:val="808080"/>
      <w:sz w:val="28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Pr>
      <w:rFonts w:ascii="Arial" w:hAnsi="Arial" w:eastAsia="Arial"/>
      <w:color w:val="808080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Marcelo Ribeiro Da Silva - GDSXSR</lastModifiedBy>
  <revision>12</revision>
  <dcterms:created xsi:type="dcterms:W3CDTF">2026-10-30T21:18:00.0000000Z</dcterms:created>
  <dcterms:modified xsi:type="dcterms:W3CDTF">2026-10-30T21:38:32.7073824Z</dcterms:modified>
  <category/>
</coreProperties>
</file>