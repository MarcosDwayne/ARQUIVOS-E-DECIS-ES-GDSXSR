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896"/>
      </w:tblGrid>
      <w:tr w:rsidR="006B106B" w:rsidRPr="0002351C" w14:paraId="71D94FB9" w14:textId="77777777">
        <w:tc>
          <w:tcPr>
            <w:tcW w:w="2608" w:type="dxa"/>
            <w:vAlign w:val="center"/>
          </w:tcPr>
          <w:p w14:paraId="52CA500F" w14:textId="77777777" w:rsidR="006B106B" w:rsidRPr="0002351C" w:rsidRDefault="00000000">
            <w:pPr>
              <w:spacing w:line="240" w:lineRule="auto"/>
              <w:jc w:val="center"/>
            </w:pPr>
            <w:r w:rsidRPr="0002351C">
              <w:rPr>
                <w:noProof/>
              </w:rPr>
              <w:drawing>
                <wp:inline distT="0" distB="0" distL="0" distR="0" wp14:anchorId="38046421" wp14:editId="1B820FDF">
                  <wp:extent cx="1512000" cy="4421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6" w:type="dxa"/>
            <w:vAlign w:val="center"/>
          </w:tcPr>
          <w:p w14:paraId="366E2013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b/>
                <w:color w:val="000000"/>
                <w:sz w:val="24"/>
              </w:rPr>
              <w:t>Poder Judiciário da União</w:t>
            </w:r>
          </w:p>
          <w:p w14:paraId="39D13D76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Tribunal de Justiça do Distrito Federal e dos Territórios</w:t>
            </w:r>
          </w:p>
          <w:p w14:paraId="2B2FB96D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GDSXSR</w:t>
            </w:r>
          </w:p>
          <w:p w14:paraId="60E9511A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GABINETE DO DESEMBARGADOR SÉRGIO ROCHA</w:t>
            </w:r>
          </w:p>
        </w:tc>
      </w:tr>
    </w:tbl>
    <w:p w14:paraId="38D46105" w14:textId="77777777" w:rsidR="006B106B" w:rsidRPr="0002351C" w:rsidRDefault="006B106B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5839"/>
      </w:tblGrid>
      <w:tr w:rsidR="006B106B" w:rsidRPr="0002351C" w14:paraId="2ACB7F8A" w14:textId="77777777">
        <w:tc>
          <w:tcPr>
            <w:tcW w:w="2268" w:type="dxa"/>
          </w:tcPr>
          <w:p w14:paraId="469ADD8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Órgão</w:t>
            </w:r>
          </w:p>
        </w:tc>
        <w:tc>
          <w:tcPr>
            <w:tcW w:w="397" w:type="dxa"/>
          </w:tcPr>
          <w:p w14:paraId="3E3230CE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26872CB9" w14:textId="77777777" w:rsidR="006B106B" w:rsidRPr="0002351C" w:rsidRDefault="00000000">
            <w:pPr>
              <w:jc w:val="left"/>
            </w:pPr>
            <w:commentRangeStart w:id="0"/>
            <w:r w:rsidRPr="0002351C">
              <w:rPr>
                <w:color w:val="000000"/>
                <w:sz w:val="24"/>
              </w:rPr>
              <w:t>4ª Turma Cível</w:t>
            </w:r>
            <w:commentRangeEnd w:id="0"/>
            <w:r w:rsidRPr="0002351C">
              <w:rPr>
                <w:rStyle w:val="Refdecomentrio"/>
                <w:sz w:val="28"/>
                <w:szCs w:val="22"/>
              </w:rPr>
              <w:commentReference w:id="0"/>
            </w:r>
          </w:p>
        </w:tc>
      </w:tr>
      <w:tr w:rsidR="006B106B" w:rsidRPr="0002351C" w14:paraId="2283C61E" w14:textId="77777777">
        <w:tc>
          <w:tcPr>
            <w:tcW w:w="2268" w:type="dxa"/>
          </w:tcPr>
          <w:p w14:paraId="5BE88B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Classe</w:t>
            </w:r>
          </w:p>
        </w:tc>
        <w:tc>
          <w:tcPr>
            <w:tcW w:w="397" w:type="dxa"/>
          </w:tcPr>
          <w:p w14:paraId="034819EF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00178CDE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Agravo de Instrumento</w:t>
            </w:r>
          </w:p>
        </w:tc>
      </w:tr>
      <w:tr w:rsidR="006B106B" w:rsidRPr="0002351C" w14:paraId="6B33C0D0" w14:textId="77777777">
        <w:tc>
          <w:tcPr>
            <w:tcW w:w="2268" w:type="dxa"/>
          </w:tcPr>
          <w:p w14:paraId="3454307B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</w:tcPr>
          <w:p w14:paraId="1CD4A169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2440F640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0744990-58.2026.8.07.0000</w:t>
            </w:r>
          </w:p>
        </w:tc>
      </w:tr>
      <w:tr w:rsidR="006B106B" w:rsidRPr="0002351C" w14:paraId="5CC592A0" w14:textId="77777777">
        <w:tc>
          <w:tcPr>
            <w:tcW w:w="2268" w:type="dxa"/>
          </w:tcPr>
          <w:p w14:paraId="3B78DFAA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Agravante (s)</w:t>
            </w:r>
          </w:p>
        </w:tc>
        <w:tc>
          <w:tcPr>
            <w:tcW w:w="397" w:type="dxa"/>
          </w:tcPr>
          <w:p w14:paraId="272954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77A7005B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ANTONIA CHIRLANDIA FERNANDES</w:t>
            </w:r>
          </w:p>
        </w:tc>
      </w:tr>
      <w:tr w:rsidR="006B106B" w:rsidRPr="0002351C" w14:paraId="781019AE" w14:textId="77777777">
        <w:tc>
          <w:tcPr>
            <w:tcW w:w="2268" w:type="dxa"/>
          </w:tcPr>
          <w:p w14:paraId="2296EF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Agravado (a)(s)</w:t>
            </w:r>
          </w:p>
        </w:tc>
        <w:tc>
          <w:tcPr>
            <w:tcW w:w="397" w:type="dxa"/>
          </w:tcPr>
          <w:p w14:paraId="137A3FA0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53E7A0C9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ERBE INCORPORADORA 077 LTDA</w:t>
            </w:r>
          </w:p>
        </w:tc>
      </w:tr>
      <w:tr w:rsidR="006B106B" w:rsidRPr="0002351C" w14:paraId="0028C943" w14:textId="77777777">
        <w:tc>
          <w:tcPr>
            <w:tcW w:w="2268" w:type="dxa"/>
          </w:tcPr>
          <w:p w14:paraId="1CB6202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Relator(a)</w:t>
            </w:r>
          </w:p>
        </w:tc>
        <w:tc>
          <w:tcPr>
            <w:tcW w:w="397" w:type="dxa"/>
          </w:tcPr>
          <w:p w14:paraId="11FD0A7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3387EA00" w14:textId="77777777" w:rsidR="006B106B" w:rsidRPr="0002351C" w:rsidRDefault="00000000">
            <w:pPr>
              <w:jc w:val="left"/>
            </w:pPr>
            <w:r w:rsidRPr="0002351C">
              <w:rPr>
                <w:b/>
                <w:color w:val="000000"/>
                <w:sz w:val="24"/>
              </w:rPr>
              <w:t>Des. Sérgio Rocha</w:t>
            </w:r>
          </w:p>
        </w:tc>
      </w:tr>
    </w:tbl>
    <w:p w14:paraId="37BDB8DA" w14:textId="77777777" w:rsidR="006B106B" w:rsidRPr="0002351C" w:rsidRDefault="006B106B"/>
    <w:p w14:paraId="5700DAE6" w14:textId="3CE4C553" w:rsidR="006B106B" w:rsidRPr="0002351C" w:rsidRDefault="00000000" w:rsidP="00FB5815">
      <w:pPr>
        <w:keepNext/>
        <w:jc w:val="left"/>
      </w:pPr>
      <w:commentRangeStart w:id="1"/>
      <w:r w:rsidRPr="0002351C">
        <w:t>EMENTA</w:t>
      </w:r>
      <w:commentRangeEnd w:id="1"/>
      <w:r w:rsidRPr="0002351C">
        <w:rPr>
          <w:rStyle w:val="Refdecomentrio"/>
          <w:sz w:val="28"/>
          <w:szCs w:val="22"/>
        </w:rPr>
        <w:commentReference w:id="1"/>
      </w:r>
    </w:p>
    <w:p w14:paraId="56DA8DE2" w14:textId="77777777" w:rsidR="006B106B" w:rsidRPr="0002351C" w:rsidRDefault="00000000">
      <w:commentRangeStart w:id="2"/>
      <w:commentRangeStart w:id="3"/>
      <w:r>
        <w:t>AGRAVO DE INSTRUMENTO. DIREITO PROCESSUAL CIVIL. AÇÃO DE DESPEJO POR FALTA DE PAGAMENTO CUMULADA COM COBRANÇA. LOCAÇÃO COMERCIAL. LIMINAR DE DESOCUPAÇÃO. DECISÃO PROBATÓRIA. ÔNUS DA PROVA. SEGURO-FIANÇA. RECURSO NÃO PROVIDO.</w:t>
      </w:r>
      <w:commentRangeEnd w:id="3"/>
      <w:r w:rsidRPr="0002351C">
        <w:rPr>
          <w:rStyle w:val="Refdecomentrio"/>
          <w:sz w:val="28"/>
          <w:szCs w:val="22"/>
        </w:rPr>
        <w:commentReference w:id="3"/>
      </w:r>
      <w:commentRangeEnd w:id="2"/>
      <w:r w:rsidRPr="0002351C">
        <w:rPr>
          <w:rStyle w:val="Refdecomentrio"/>
          <w:sz w:val="28"/>
          <w:szCs w:val="22"/>
        </w:rPr>
        <w:commentReference w:id="2"/>
      </w:r>
    </w:p>
    <w:p w14:paraId="1981F943" w14:textId="77777777" w:rsidR="006B106B" w:rsidRPr="0002351C" w:rsidRDefault="00000000">
      <w:r w:rsidRPr="0002351C">
        <w:rPr>
          <w:b/>
        </w:rPr>
        <w:t>I. Caso em exame</w:t>
      </w:r>
    </w:p>
    <w:p w14:paraId="2A4430DE" w14:textId="7D4A0272" w:rsidR="006B106B" w:rsidRPr="0002351C" w:rsidRDefault="00000000">
      <w:commentRangeStart w:id="4"/>
      <w:r>
        <w:t xml:space="preserve">1. Ação de despejo por falta de pagamento cumulada com cobrança de aluguéis e encargos proposta por Erbe Incorporadora 077 Ltda. </w:t>
      </w:r>
      <w:r w:rsidRPr="00FB5815">
        <w:rPr>
          <w:color w:val="984806" w:themeColor="accent6" w:themeShade="80"/>
        </w:rPr>
        <w:t xml:space="preserve">contra </w:t>
      </w:r>
      <w:r w:rsidR="00FB5815" w:rsidRPr="00FB5815">
        <w:rPr>
          <w:color w:val="984806" w:themeColor="accent6" w:themeShade="80"/>
        </w:rPr>
        <w:t>pessoa natural</w:t>
      </w:r>
      <w:r w:rsidR="00FB5815">
        <w:t xml:space="preserve">, </w:t>
      </w:r>
      <w:r>
        <w:t>locatária de sala comercial (R$ 38.579,40).</w:t>
      </w:r>
      <w:commentRangeEnd w:id="4"/>
      <w:r w:rsidRPr="0002351C">
        <w:rPr>
          <w:rStyle w:val="Refdecomentrio"/>
          <w:sz w:val="28"/>
          <w:szCs w:val="22"/>
        </w:rPr>
        <w:commentReference w:id="4"/>
      </w:r>
    </w:p>
    <w:p w14:paraId="151390F7" w14:textId="3D147772" w:rsidR="006B106B" w:rsidRPr="0002351C" w:rsidRDefault="00000000">
      <w:r>
        <w:t>2. A decisão agravada</w:t>
      </w:r>
      <w:r w:rsidR="00FB5815">
        <w:t xml:space="preserve"> </w:t>
      </w:r>
      <w:r>
        <w:t>indeferiu a exibição de documentos do seguro-fiança pela locadora e o ofício à seguradora e facultou à ré dez dias para produzir provas.</w:t>
      </w:r>
    </w:p>
    <w:p w14:paraId="2AACFED1" w14:textId="55373065" w:rsidR="006B106B" w:rsidRPr="0002351C" w:rsidRDefault="00000000">
      <w:r>
        <w:t>3. A ré agrava requerendo efeito suspensivo para sustar a desocupação e, no mérito, revogar a liminar de despejo ou suspender a desocupação até apurar o débito.</w:t>
      </w:r>
    </w:p>
    <w:p w14:paraId="49B85C69" w14:textId="77777777" w:rsidR="006B106B" w:rsidRPr="0002351C" w:rsidRDefault="00000000">
      <w:r w:rsidRPr="0002351C">
        <w:rPr>
          <w:b/>
        </w:rPr>
        <w:t>II. Questão em discussão</w:t>
      </w:r>
    </w:p>
    <w:p w14:paraId="40BE02BC" w14:textId="77777777" w:rsidR="006B106B" w:rsidRPr="0002351C" w:rsidRDefault="00000000">
      <w:commentRangeStart w:id="5"/>
      <w:r>
        <w:t xml:space="preserve">4. Há uma questão em discussão: saber se a decisão que atribuiu à ré o ônus de provar o pagamento pela seguradora e indeferiu a </w:t>
      </w:r>
      <w:r>
        <w:lastRenderedPageBreak/>
        <w:t>exibição de documentos e o ofício deve ser reformada para suspender a desocupação.</w:t>
      </w:r>
      <w:commentRangeEnd w:id="5"/>
      <w:r w:rsidRPr="0002351C">
        <w:rPr>
          <w:rStyle w:val="Refdecomentrio"/>
          <w:sz w:val="28"/>
          <w:szCs w:val="22"/>
        </w:rPr>
        <w:commentReference w:id="5"/>
      </w:r>
    </w:p>
    <w:p w14:paraId="547BB0ED" w14:textId="77777777" w:rsidR="006B106B" w:rsidRPr="0002351C" w:rsidRDefault="00000000">
      <w:r w:rsidRPr="0002351C">
        <w:rPr>
          <w:b/>
        </w:rPr>
        <w:t>III. Razões de decidir</w:t>
      </w:r>
    </w:p>
    <w:p w14:paraId="7FFF785D" w14:textId="77777777" w:rsidR="006B106B" w:rsidRPr="0002351C" w:rsidRDefault="00000000">
      <w:r>
        <w:t>5. Cabe ao réu provar fato impeditivo, modificativo ou extintivo do direito do autor (CPC 373 II), e o juízo atua de forma subsidiária quando a parte, contratante do seguro-fiança, pode obter os documentos diretamente da seguradora, sem prova de recusa definitiva, o que mantém o indeferimento da exibição e do ofício.</w:t>
      </w:r>
    </w:p>
    <w:p w14:paraId="06B97B67" w14:textId="77777777" w:rsidR="006B106B" w:rsidRPr="0002351C" w:rsidRDefault="00000000">
      <w:r>
        <w:t>6. A ordem de despejo decorre da liminar anterior, alcançada pela preclusão temporal, e não da decisão probatória, de modo que o agravo contra esta não suspende aquela.</w:t>
      </w:r>
    </w:p>
    <w:p w14:paraId="14BFDC63" w14:textId="77777777" w:rsidR="006B106B" w:rsidRPr="0002351C" w:rsidRDefault="00000000">
      <w:commentRangeStart w:id="6"/>
      <w:r>
        <w:t>7. As alegações de prescrição, pagamento securitário e iliquidez do débito, não apreciadas na origem, não podem ser examinadas no agravo sem suprimir instância.</w:t>
      </w:r>
      <w:commentRangeEnd w:id="6"/>
      <w:r w:rsidRPr="0002351C">
        <w:rPr>
          <w:rStyle w:val="Refdecomentrio"/>
          <w:sz w:val="28"/>
          <w:szCs w:val="22"/>
        </w:rPr>
        <w:commentReference w:id="6"/>
      </w:r>
    </w:p>
    <w:p w14:paraId="1F767DC3" w14:textId="77777777" w:rsidR="006B106B" w:rsidRPr="0002351C" w:rsidRDefault="00000000">
      <w:r w:rsidRPr="0002351C">
        <w:rPr>
          <w:b/>
        </w:rPr>
        <w:t>IV. Dispositivo</w:t>
      </w:r>
    </w:p>
    <w:p w14:paraId="1FC3535F" w14:textId="77777777" w:rsidR="006B106B" w:rsidRPr="0002351C" w:rsidRDefault="00000000">
      <w:commentRangeStart w:id="7"/>
      <w:commentRangeStart w:id="8"/>
      <w:r>
        <w:t>8. Negou-se provimento ao agravo de instrumento da ré.</w:t>
      </w:r>
      <w:commentRangeEnd w:id="8"/>
      <w:r w:rsidRPr="0002351C">
        <w:rPr>
          <w:rStyle w:val="Refdecomentrio"/>
          <w:sz w:val="28"/>
          <w:szCs w:val="22"/>
        </w:rPr>
        <w:commentReference w:id="8"/>
      </w:r>
      <w:commentRangeEnd w:id="7"/>
      <w:r w:rsidRPr="0002351C">
        <w:rPr>
          <w:rStyle w:val="Refdecomentrio"/>
          <w:sz w:val="28"/>
          <w:szCs w:val="22"/>
        </w:rPr>
        <w:commentReference w:id="7"/>
      </w:r>
    </w:p>
    <w:p w14:paraId="23621976" w14:textId="77777777" w:rsidR="006B106B" w:rsidRPr="0002351C" w:rsidRDefault="00000000">
      <w:r w:rsidRPr="0002351C">
        <w:t>__________</w:t>
      </w:r>
    </w:p>
    <w:p w14:paraId="05779551" w14:textId="77777777" w:rsidR="006B106B" w:rsidRPr="0002351C" w:rsidRDefault="00000000">
      <w:commentRangeStart w:id="9"/>
      <w:commentRangeStart w:id="10"/>
      <w:commentRangeStart w:id="11"/>
      <w:r>
        <w:rPr>
          <w:i/>
          <w:sz w:val="26"/>
        </w:rPr>
        <w:t>Dispositivos relevantes citados:</w:t>
      </w:r>
      <w:r>
        <w:rPr>
          <w:sz w:val="26"/>
        </w:rPr>
        <w:t xml:space="preserve"> CPC, arts. 231, II, e 373, II.</w:t>
      </w:r>
      <w:commentRangeEnd w:id="11"/>
      <w:r w:rsidRPr="0002351C">
        <w:rPr>
          <w:rStyle w:val="Refdecomentrio"/>
          <w:sz w:val="28"/>
          <w:szCs w:val="22"/>
        </w:rPr>
        <w:commentReference w:id="11"/>
      </w:r>
      <w:commentRangeEnd w:id="10"/>
      <w:r w:rsidRPr="0002351C">
        <w:rPr>
          <w:rStyle w:val="Refdecomentrio"/>
          <w:sz w:val="28"/>
          <w:szCs w:val="22"/>
        </w:rPr>
        <w:commentReference w:id="10"/>
      </w:r>
      <w:commentRangeEnd w:id="9"/>
      <w:r w:rsidRPr="0002351C">
        <w:rPr>
          <w:rStyle w:val="Refdecomentrio"/>
          <w:sz w:val="28"/>
          <w:szCs w:val="22"/>
        </w:rPr>
        <w:commentReference w:id="9"/>
      </w:r>
    </w:p>
    <w:p w14:paraId="57A808E9" w14:textId="77777777" w:rsidR="006B106B" w:rsidRPr="0002351C" w:rsidRDefault="00000000">
      <w:commentRangeStart w:id="12"/>
      <w:commentRangeStart w:id="13"/>
      <w:r w:rsidRPr="0002351C">
        <w:rPr>
          <w:i/>
          <w:sz w:val="26"/>
        </w:rPr>
        <w:t>Jurisprudência relevante citada:</w:t>
      </w:r>
      <w:r w:rsidRPr="0002351C">
        <w:rPr>
          <w:sz w:val="26"/>
        </w:rPr>
        <w:t xml:space="preserve"> STJ, REsp nº 1.696.396/MT (Tema Repetitivo 988), Rel. Min. Nancy Andrighi, Corte Especial, j. 05.12.2018, DJe 19.12.2018.</w:t>
      </w:r>
      <w:commentRangeEnd w:id="13"/>
      <w:r w:rsidRPr="0002351C">
        <w:rPr>
          <w:rStyle w:val="Refdecomentrio"/>
          <w:sz w:val="28"/>
          <w:szCs w:val="22"/>
        </w:rPr>
        <w:commentReference w:id="13"/>
      </w:r>
      <w:commentRangeEnd w:id="12"/>
      <w:r w:rsidRPr="0002351C">
        <w:rPr>
          <w:rStyle w:val="Refdecomentrio"/>
          <w:sz w:val="28"/>
          <w:szCs w:val="22"/>
        </w:rPr>
        <w:commentReference w:id="12"/>
      </w:r>
    </w:p>
    <w:p w14:paraId="646AAD3B" w14:textId="77777777" w:rsidR="006B106B" w:rsidRPr="0002351C" w:rsidRDefault="006B106B"/>
    <w:p w14:paraId="6B84A16C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  <w:highlight w:val="yellow"/>
        </w:rPr>
        <w:t>RESUMO DO AGRAVO DE INSTRUMENTO</w:t>
      </w:r>
    </w:p>
    <w:p w14:paraId="5A31A923" w14:textId="77777777" w:rsidR="006B106B" w:rsidRPr="0002351C" w:rsidRDefault="006B106B">
      <w:pPr>
        <w:spacing w:line="240" w:lineRule="auto"/>
      </w:pPr>
    </w:p>
    <w:p w14:paraId="3E329C20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  <w:highlight w:val="yellow"/>
        </w:rPr>
        <w:t>I. RAZÕES RECURSAIS</w:t>
      </w:r>
    </w:p>
    <w:p w14:paraId="369C4D7E" w14:textId="77777777" w:rsidR="006B106B" w:rsidRPr="0002351C" w:rsidRDefault="006B106B">
      <w:pPr>
        <w:spacing w:line="240" w:lineRule="auto"/>
      </w:pPr>
    </w:p>
    <w:p w14:paraId="2555BAC2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1. Prescrição das parcelas de 2020 e 2021</w:t>
      </w:r>
    </w:p>
    <w:p w14:paraId="64EA721A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planilha da locadora inclui aluguéis e encargos vencidos em 2020 e 2021, alcançados pela prescrição trienal (CC 206 § 3º I), pois a ação foi ajuizada em 24/02/2026, o que compromete a exigibilidade do débito.</w:t>
      </w:r>
    </w:p>
    <w:p w14:paraId="1128302E" w14:textId="77777777" w:rsidR="006B106B" w:rsidRPr="0002351C" w:rsidRDefault="006B106B">
      <w:pPr>
        <w:spacing w:line="240" w:lineRule="auto"/>
      </w:pPr>
    </w:p>
    <w:p w14:paraId="4DCD1B4B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lastRenderedPageBreak/>
        <w:t>2. Seguro-fiança</w:t>
      </w:r>
    </w:p>
    <w:p w14:paraId="509CEA21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Foram cobrados encargos de seguro-fiança posteriores ao fim da apólice (agosto de 2022), sem abater as indenizações pagas pela seguradora.</w:t>
      </w:r>
    </w:p>
    <w:p w14:paraId="2ECEE4AF" w14:textId="77777777" w:rsidR="006B106B" w:rsidRPr="0002351C" w:rsidRDefault="006B106B">
      <w:pPr>
        <w:spacing w:line="240" w:lineRule="auto"/>
      </w:pPr>
    </w:p>
    <w:p w14:paraId="5227C83E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3. Ausência de documentos e purgação da mora</w:t>
      </w:r>
    </w:p>
    <w:p w14:paraId="5B39D4FA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falta dos boletos originais, do histórico financeiro e dos documentos dos sinistros impede conferir o débito e purgar a mora (Lei nº 8.245/1991, art. 62, II).</w:t>
      </w:r>
    </w:p>
    <w:p w14:paraId="54AC6E95" w14:textId="77777777" w:rsidR="006B106B" w:rsidRPr="0002351C" w:rsidRDefault="006B106B">
      <w:pPr>
        <w:spacing w:line="240" w:lineRule="auto"/>
      </w:pPr>
    </w:p>
    <w:p w14:paraId="761B3C51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4. Caução inidônea</w:t>
      </w:r>
    </w:p>
    <w:p w14:paraId="0DE5E8BD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liminar de despejo aceitou como caução os próprios créditos controvertidos (Lei nº 8.245/1991, art. 59, § 1º).</w:t>
      </w:r>
    </w:p>
    <w:p w14:paraId="481E5122" w14:textId="77777777" w:rsidR="006B106B" w:rsidRPr="0002351C" w:rsidRDefault="006B106B">
      <w:pPr>
        <w:spacing w:line="240" w:lineRule="auto"/>
      </w:pPr>
    </w:p>
    <w:p w14:paraId="4E1B6137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5. Mandado expedido antes das solicitações</w:t>
      </w:r>
    </w:p>
    <w:p w14:paraId="0B6D48FC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ré solicitou os documentos à seguradora e à administradora da locadora, que pediram prazo de cinco a dez dias úteis, mas o mandado de despejo foi expedido sem apreciar sua petição.</w:t>
      </w:r>
    </w:p>
    <w:p w14:paraId="7A95A264" w14:textId="77777777" w:rsidR="006B106B" w:rsidRPr="0002351C" w:rsidRDefault="006B106B">
      <w:pPr>
        <w:spacing w:line="240" w:lineRule="auto"/>
      </w:pPr>
    </w:p>
    <w:p w14:paraId="5983D508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6. Perigo de dano reverso</w:t>
      </w:r>
    </w:p>
    <w:p w14:paraId="319073BE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desocupação retirará clínica odontológica instalada há mais de sete anos, com perda do ponto comercial e interrupção de tratamentos em curso (CPC 300 § 3º).</w:t>
      </w:r>
    </w:p>
    <w:p w14:paraId="0DB4FFB7" w14:textId="77777777" w:rsidR="006B106B" w:rsidRPr="0002351C" w:rsidRDefault="006B106B">
      <w:pPr>
        <w:spacing w:line="240" w:lineRule="auto"/>
      </w:pPr>
    </w:p>
    <w:p w14:paraId="73C2D217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II. PEDIDO</w:t>
      </w:r>
    </w:p>
    <w:p w14:paraId="1402A88E" w14:textId="77777777" w:rsidR="006B106B" w:rsidRPr="0002351C" w:rsidRDefault="006B106B">
      <w:pPr>
        <w:spacing w:line="240" w:lineRule="auto"/>
      </w:pPr>
    </w:p>
    <w:p w14:paraId="45090E27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Requer efeito suspensivo para sustar a desocupação e recolher o mandado de despejo e, no mérito, o provimento do agravo para revogar a liminar ou, sucessivamente, suspender a desocupação até apurar o débito, com exclusão das parcelas prescritas, apresentação dos documentos securitários e oportunidade para purgar a mora pelo saldo apurado.</w:t>
      </w:r>
    </w:p>
    <w:p w14:paraId="0770BB59" w14:textId="77777777" w:rsidR="006B106B" w:rsidRPr="0002351C" w:rsidRDefault="006B106B">
      <w:pPr>
        <w:spacing w:line="240" w:lineRule="auto"/>
      </w:pPr>
    </w:p>
    <w:p w14:paraId="0ACFFC42" w14:textId="77777777" w:rsidR="006B106B" w:rsidRPr="0002351C" w:rsidRDefault="00000000">
      <w:pPr>
        <w:keepNext/>
        <w:jc w:val="center"/>
      </w:pPr>
      <w:r w:rsidRPr="0002351C">
        <w:rPr>
          <w:b/>
        </w:rPr>
        <w:t>RELATÓRIO</w:t>
      </w:r>
    </w:p>
    <w:p w14:paraId="680D28EC" w14:textId="77777777" w:rsidR="006B106B" w:rsidRPr="0002351C" w:rsidRDefault="006B106B">
      <w:pPr>
        <w:keepNext/>
      </w:pPr>
    </w:p>
    <w:p w14:paraId="5BE7C15F" w14:textId="77777777" w:rsidR="006B106B" w:rsidRPr="0002351C" w:rsidRDefault="00000000">
      <w:pPr>
        <w:ind w:firstLine="2268"/>
      </w:pPr>
      <w:r w:rsidRPr="0002351C">
        <w:t>Adoto o relatório da liminar (ID 90124833):</w:t>
      </w:r>
    </w:p>
    <w:p w14:paraId="64F238F8" w14:textId="77777777" w:rsidR="006B106B" w:rsidRPr="0002351C" w:rsidRDefault="006B106B"/>
    <w:p w14:paraId="3B806BAB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 xml:space="preserve">“Cuida-se, na origem, de ação de despejo por falta de pagamento cumulada com cobrança ajuizada por Erbe Incorporadora 077 Ltda em face de </w:t>
      </w:r>
      <w:r w:rsidRPr="0002351C">
        <w:rPr>
          <w:i/>
          <w:sz w:val="26"/>
        </w:rPr>
        <w:lastRenderedPageBreak/>
        <w:t>Antônia Chirlandia Fernandes, tendo por objeto a rescisão de contrato de locação comercial, a desocupação da sala nº 2107 do empreendimento DF Century Plaza, em Águas Claras/DF, e a cobrança de aluguéis e encargos locatícios, com valor da causa de R$ 38.579,40.</w:t>
      </w:r>
    </w:p>
    <w:p w14:paraId="48AF5656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>Em 11/03/2026 o Juízo deferiu a desocupação liminar do imóvel no prazo de quinze dias, mediante caução correspondente aos créditos locatícios objeto da demanda. Posteriormente, em 04/09/2026, indeferiu o pedido da requerida de exibição, pela autora, dos documentos relativos ao seguro-fiança e de expedição de ofício à seguradora, ao fundamento de que incumbia à locatária demonstrar os fatos impeditivos, modificativos ou extintivos do direito alegado e de que não havia sido comprovada recusa administrativa ou impossibilidade de obtenção direta da documentação, facultando-lhe prazo de dez dias para produção de provas. Na sequência, foi expedido mandado de despejo compulsório (IDs 268286248 e 289695007, origem).</w:t>
      </w:r>
    </w:p>
    <w:p w14:paraId="09900B92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 xml:space="preserve">A ré, ora agravante, alega, em síntese, que: 1) a planilha apresentada pela locadora inclui parcelas vencidas nos anos de 2020 e 2021, alcançadas pela prescrição trienal, o que compromete a composição e a exigibilidade do montante cobrado; 2) foram incluídos encargos de seguro-fiança posteriores ao encerramento da apólice e não houve abatimento de possíveis indenizações pagas pela seguradora; 3) a ausência dos boletos originais, do histórico financeiro do contrato e dos documentos relacionados aos </w:t>
      </w:r>
      <w:r w:rsidRPr="0002351C">
        <w:rPr>
          <w:i/>
          <w:sz w:val="26"/>
        </w:rPr>
        <w:lastRenderedPageBreak/>
        <w:t>sinistros impede a conferência do débito e a adequada purgação da mora; 4) a caução prestada pela locadora não seria idônea, pois corresponde aos próprios créditos controvertidos discutidos na ação; 5) comprovou ter solicitado administrativamente os documentos à seguradora e à administradora da locadora, mas o mandado de despejo foi expedido antes do atendimento das solicitações e da apreciação de sua petição; 6) o cumprimento imediato da ordem acarretará a retirada de clínica odontológica instalada no imóvel há aproximadamente sete anos, com remoção de equipamentos e interrupção dos atendimentos em curso.</w:t>
      </w:r>
    </w:p>
    <w:p w14:paraId="761889D9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>Requer a concessão de efeito suspensivo para sustar a ordem de desocupação e determinar o recolhimento do mandado de despejo. No mérito, pede o provimento do recurso para revogar a medida liminar ou, sucessivamente, suspender os atos de desocupação até a apuração do débito, com exclusão das parcelas prescritas, apresentação dos documentos securitários e concessão de oportunidade para purgação da mora pelo saldo efetivamente apurado (ID 90048199).” (ID 90124833)</w:t>
      </w:r>
    </w:p>
    <w:p w14:paraId="266D314F" w14:textId="77777777" w:rsidR="006B106B" w:rsidRPr="0002351C" w:rsidRDefault="006B106B"/>
    <w:p w14:paraId="460977B2" w14:textId="77777777" w:rsidR="006B106B" w:rsidRPr="0002351C" w:rsidRDefault="00000000">
      <w:pPr>
        <w:ind w:firstLine="2268"/>
      </w:pPr>
      <w:commentRangeStart w:id="14"/>
      <w:commentRangeStart w:id="15"/>
      <w:r>
        <w:t>Não conheci do agravo</w:t>
      </w:r>
      <w:r>
        <w:rPr>
          <w:iCs/>
        </w:rPr>
        <w:t xml:space="preserve"> de instrumento quanto à revogação da liminar de despejo e à suspensão do mandado dela decorrente, por intempestividade, e indeferi o efeito suspensivo</w:t>
      </w:r>
      <w:r>
        <w:t xml:space="preserve"> (ID 90124833).</w:t>
      </w:r>
      <w:commentRangeEnd w:id="15"/>
      <w:r w:rsidRPr="0002351C">
        <w:rPr>
          <w:rStyle w:val="Refdecomentrio"/>
          <w:sz w:val="28"/>
          <w:szCs w:val="22"/>
        </w:rPr>
        <w:commentReference w:id="15"/>
      </w:r>
      <w:commentRangeEnd w:id="14"/>
      <w:r w:rsidRPr="0002351C">
        <w:rPr>
          <w:rStyle w:val="Refdecomentrio"/>
          <w:sz w:val="28"/>
          <w:szCs w:val="22"/>
        </w:rPr>
        <w:commentReference w:id="14"/>
      </w:r>
    </w:p>
    <w:p w14:paraId="7441B2E4" w14:textId="77777777" w:rsidR="006B106B" w:rsidRPr="0002351C" w:rsidRDefault="006B106B"/>
    <w:p w14:paraId="1778BCC2" w14:textId="593D656A" w:rsidR="006B106B" w:rsidRPr="0002351C" w:rsidRDefault="00000000">
      <w:pPr>
        <w:ind w:firstLine="2268"/>
      </w:pPr>
      <w:r w:rsidRPr="0002351C">
        <w:t>Sem contrarrazões (ID 91307132).</w:t>
      </w:r>
    </w:p>
    <w:p w14:paraId="0DEE0F8F" w14:textId="77777777" w:rsidR="006B106B" w:rsidRPr="0002351C" w:rsidRDefault="006B106B"/>
    <w:p w14:paraId="00D79374" w14:textId="77777777" w:rsidR="006B106B" w:rsidRPr="0002351C" w:rsidRDefault="00000000">
      <w:pPr>
        <w:ind w:firstLine="2268"/>
      </w:pPr>
      <w:r w:rsidRPr="0002351C">
        <w:t>É o relatório.</w:t>
      </w:r>
    </w:p>
    <w:p w14:paraId="69408CF3" w14:textId="77777777" w:rsidR="006B106B" w:rsidRPr="0002351C" w:rsidRDefault="006B106B"/>
    <w:p w14:paraId="6C6C2EE0" w14:textId="77777777" w:rsidR="006B106B" w:rsidRPr="0002351C" w:rsidRDefault="00000000">
      <w:pPr>
        <w:keepNext/>
        <w:jc w:val="center"/>
      </w:pPr>
      <w:r w:rsidRPr="0002351C">
        <w:rPr>
          <w:b/>
        </w:rPr>
        <w:t>VOTO</w:t>
      </w:r>
    </w:p>
    <w:p w14:paraId="0D4F428F" w14:textId="77777777" w:rsidR="006B106B" w:rsidRPr="0002351C" w:rsidRDefault="006B106B">
      <w:pPr>
        <w:keepNext/>
      </w:pPr>
    </w:p>
    <w:p w14:paraId="34B9331A" w14:textId="77777777" w:rsidR="006B106B" w:rsidRPr="0002351C" w:rsidRDefault="00000000">
      <w:r w:rsidRPr="0002351C">
        <w:rPr>
          <w:b/>
        </w:rPr>
        <w:t>O Senhor Desembargador SÉRGIO ROCHA – Relator.</w:t>
      </w:r>
    </w:p>
    <w:p w14:paraId="3FEA4D67" w14:textId="77777777" w:rsidR="006B106B" w:rsidRPr="0002351C" w:rsidRDefault="006B106B"/>
    <w:p w14:paraId="1AA843E8" w14:textId="77777777" w:rsidR="006B106B" w:rsidRPr="0002351C" w:rsidRDefault="00000000">
      <w:pPr>
        <w:keepNext/>
        <w:jc w:val="center"/>
      </w:pPr>
      <w:r w:rsidRPr="0002351C">
        <w:rPr>
          <w:b/>
        </w:rPr>
        <w:t>AGRAVO DE INSTRUMENTO DA RÉ, ANTONIA CHIRLANDIA FERNANDES</w:t>
      </w:r>
    </w:p>
    <w:p w14:paraId="4441ECCE" w14:textId="77777777" w:rsidR="006B106B" w:rsidRPr="0002351C" w:rsidRDefault="006B106B">
      <w:pPr>
        <w:keepNext/>
      </w:pPr>
    </w:p>
    <w:p w14:paraId="3026664A" w14:textId="217C9DFB" w:rsidR="006B106B" w:rsidRPr="0002351C" w:rsidRDefault="00000000">
      <w:pPr>
        <w:ind w:firstLine="2268"/>
      </w:pPr>
      <w:commentRangeStart w:id="16"/>
      <w:r>
        <w:t>Presentes os pressupostos de admissibilidade, conheço do agravo de instrumento.</w:t>
      </w:r>
      <w:commentRangeEnd w:id="16"/>
      <w:r w:rsidRPr="0002351C">
        <w:rPr>
          <w:rStyle w:val="Refdecomentrio"/>
          <w:sz w:val="28"/>
          <w:szCs w:val="22"/>
        </w:rPr>
        <w:commentReference w:id="16"/>
      </w:r>
    </w:p>
    <w:p w14:paraId="4C2EFB5A" w14:textId="77777777" w:rsidR="006B106B" w:rsidRPr="0002351C" w:rsidRDefault="006B106B"/>
    <w:p w14:paraId="416D76B3" w14:textId="77777777" w:rsidR="006B106B" w:rsidRPr="0002351C" w:rsidRDefault="00000000">
      <w:pPr>
        <w:keepNext/>
        <w:jc w:val="center"/>
      </w:pPr>
      <w:commentRangeStart w:id="17"/>
      <w:r>
        <w:rPr>
          <w:highlight w:val="yellow"/>
        </w:rPr>
        <w:t>DO ÔNUS DA PROVA E DA EXIBIÇÃO DE DOCUMENTOS DO SEGURO-FIANÇA</w:t>
      </w:r>
      <w:commentRangeEnd w:id="17"/>
      <w:r w:rsidRPr="0002351C">
        <w:rPr>
          <w:rStyle w:val="Refdecomentrio"/>
          <w:sz w:val="28"/>
          <w:szCs w:val="22"/>
        </w:rPr>
        <w:commentReference w:id="17"/>
      </w:r>
    </w:p>
    <w:p w14:paraId="1F6F840D" w14:textId="77777777" w:rsidR="006B106B" w:rsidRPr="0002351C" w:rsidRDefault="006B106B">
      <w:pPr>
        <w:keepNext/>
      </w:pPr>
    </w:p>
    <w:p w14:paraId="1429A418" w14:textId="77777777" w:rsidR="006B106B" w:rsidRPr="0002351C" w:rsidRDefault="00000000">
      <w:pPr>
        <w:ind w:firstLine="2268"/>
      </w:pPr>
      <w:commentRangeStart w:id="18"/>
      <w:commentRangeStart w:id="19"/>
      <w:r>
        <w:t xml:space="preserve">A ré/agravante alega que: </w:t>
      </w:r>
      <w:r>
        <w:rPr>
          <w:b/>
        </w:rPr>
        <w:t>1)</w:t>
      </w:r>
      <w:r>
        <w:t xml:space="preserve"> a planilha da locadora inclui parcelas de 2020 e 2021, alcançadas pela prescrição trienal; </w:t>
      </w:r>
      <w:r>
        <w:rPr>
          <w:b/>
        </w:rPr>
        <w:t>2)</w:t>
      </w:r>
      <w:r>
        <w:t xml:space="preserve"> foram cobrados encargos de seguro-fiança posteriores ao fim da apólice, sem abater indenizações pagas pela seguradora; </w:t>
      </w:r>
      <w:r>
        <w:rPr>
          <w:b/>
        </w:rPr>
        <w:t>3)</w:t>
      </w:r>
      <w:r>
        <w:t xml:space="preserve"> a falta dos boletos originais, do histórico financeiro e dos documentos dos sinistros impede conferir o débito e purgar a mora; </w:t>
      </w:r>
      <w:r>
        <w:rPr>
          <w:b/>
        </w:rPr>
        <w:t>4)</w:t>
      </w:r>
      <w:r>
        <w:t xml:space="preserve"> a caução prestada pela locadora, correspondente aos próprios créditos controvertidos, não é idônea; </w:t>
      </w:r>
      <w:r>
        <w:rPr>
          <w:b/>
        </w:rPr>
        <w:t>5)</w:t>
      </w:r>
      <w:r>
        <w:t xml:space="preserve"> solicitou os documentos à seguradora e à administradora da locadora, mas o mandado de despejo foi expedido antes do atendimento e da apreciação de sua petição; e </w:t>
      </w:r>
      <w:r>
        <w:rPr>
          <w:b/>
        </w:rPr>
        <w:t>6)</w:t>
      </w:r>
      <w:r>
        <w:t xml:space="preserve"> a desocupação retirará clínica odontológica instalada no imóvel há cerca de sete anos e interromperá os atendimentos (ID 90048199).</w:t>
      </w:r>
      <w:commentRangeEnd w:id="19"/>
      <w:r w:rsidRPr="0002351C">
        <w:rPr>
          <w:rStyle w:val="Refdecomentrio"/>
          <w:sz w:val="28"/>
          <w:szCs w:val="22"/>
        </w:rPr>
        <w:commentReference w:id="19"/>
      </w:r>
    </w:p>
    <w:p w14:paraId="1C88D721" w14:textId="77777777" w:rsidR="006B106B" w:rsidRPr="0002351C" w:rsidRDefault="006B106B">
      <w:pPr>
        <w:ind w:firstLine="2268"/>
      </w:pPr>
    </w:p>
    <w:p w14:paraId="48B1DF7C" w14:textId="5EA63404" w:rsidR="006B106B" w:rsidRPr="0002351C" w:rsidRDefault="00000000">
      <w:pPr>
        <w:ind w:firstLine="2268"/>
      </w:pPr>
      <w:commentRangeStart w:id="20"/>
      <w:r w:rsidRPr="0002351C">
        <w:t>Requer a revogação da liminar ou, sucessivamente, a suspensão da desocupação até apurar o débito.</w:t>
      </w:r>
      <w:commentRangeEnd w:id="20"/>
      <w:r w:rsidRPr="0002351C">
        <w:rPr>
          <w:rStyle w:val="Refdecomentrio"/>
          <w:sz w:val="28"/>
          <w:szCs w:val="22"/>
        </w:rPr>
        <w:commentReference w:id="20"/>
      </w:r>
      <w:commentRangeEnd w:id="18"/>
      <w:r w:rsidRPr="0002351C">
        <w:rPr>
          <w:rStyle w:val="Refdecomentrio"/>
          <w:sz w:val="28"/>
          <w:szCs w:val="22"/>
        </w:rPr>
        <w:commentReference w:id="18"/>
      </w:r>
    </w:p>
    <w:p w14:paraId="6AD7715C" w14:textId="77777777" w:rsidR="006B106B" w:rsidRPr="0002351C" w:rsidRDefault="006B106B"/>
    <w:p w14:paraId="6624C40A" w14:textId="77777777" w:rsidR="006B106B" w:rsidRPr="0002351C" w:rsidRDefault="00000000">
      <w:pPr>
        <w:ind w:firstLine="2268"/>
      </w:pPr>
      <w:r w:rsidRPr="0002351C">
        <w:rPr>
          <w:highlight w:val="yellow"/>
        </w:rPr>
        <w:t>Sem razão.</w:t>
      </w:r>
    </w:p>
    <w:p w14:paraId="2B81A9F2" w14:textId="77777777" w:rsidR="006B106B" w:rsidRPr="0002351C" w:rsidRDefault="006B106B"/>
    <w:p w14:paraId="28617B7D" w14:textId="77777777" w:rsidR="006B106B" w:rsidRPr="0002351C" w:rsidRDefault="00000000">
      <w:pPr>
        <w:ind w:firstLine="2268"/>
      </w:pPr>
      <w:commentRangeStart w:id="21"/>
      <w:commentRangeStart w:id="22"/>
      <w:commentRangeStart w:id="23"/>
      <w:commentRangeStart w:id="27"/>
      <w:r>
        <w:t>Mantenho as razões expostas na decisão liminar que indeferiu o efeito suspensivo (ID 90124833):</w:t>
      </w:r>
      <w:commentRangeEnd w:id="23"/>
      <w:r w:rsidRPr="0002351C">
        <w:rPr>
          <w:rStyle w:val="Refdecomentrio"/>
          <w:sz w:val="28"/>
          <w:szCs w:val="22"/>
        </w:rPr>
        <w:commentReference w:id="23"/>
      </w:r>
      <w:commentRangeEnd w:id="22"/>
      <w:r w:rsidRPr="0002351C">
        <w:rPr>
          <w:rStyle w:val="Refdecomentrio"/>
          <w:sz w:val="28"/>
          <w:szCs w:val="22"/>
        </w:rPr>
        <w:commentReference w:id="22"/>
      </w:r>
      <w:commentRangeEnd w:id="21"/>
      <w:r w:rsidRPr="0002351C">
        <w:rPr>
          <w:rStyle w:val="Refdecomentrio"/>
          <w:sz w:val="28"/>
          <w:szCs w:val="22"/>
        </w:rPr>
        <w:commentReference w:id="21"/>
      </w:r>
      <w:commentRangeEnd w:id="27"/>
      <w:r>
        <w:rPr>
          <w:rStyle w:val="CommentReference"/>
        </w:rPr>
        <w:commentReference w:id="27"/>
      </w:r>
    </w:p>
    <w:p w14:paraId="3ECB2455" w14:textId="77777777" w:rsidR="006B106B" w:rsidRPr="0002351C" w:rsidRDefault="006B106B"/>
    <w:p>
      <w:pPr>
        <w:ind w:left="2268" w:firstLine="1134"/>
        <w:rPr>
          <w:ins w:id="1032" w:author="Assessor GDSXSR" w:date="2026-10-31T00:15:01Z"/>
        </w:rPr>
      </w:pPr>
      <w:r>
        <w:rPr>
          <w:i/>
          <w:sz w:val="26"/>
        </w:rPr>
        <w:t xml:space="preserve">“(...)</w:t>
      </w:r>
      <w:ins w:id="1027" w:author="Assessor GDSXSR" w:date="2026-10-31T00:15:01Z">
        <w:r>
          <w:rPr>
            <w:i/>
            <w:color w:val="808080"/>
            <w:sz w:val="26"/>
          </w:rPr>
          <w:t xml:space="preserve"> Em primeiro lugar, verifico que o recurso é parcialmente intempestivo.</w:t>
        </w:r>
      </w:ins>
    </w:p>
    <w:p>
      <w:pPr>
        <w:ind w:left="2268" w:firstLine="1134"/>
        <w:rPr>
          <w:ins w:id="1033" w:author="Assessor GDSXSR" w:date="2026-10-31T00:15:01Z"/>
        </w:rPr>
      </w:pPr>
      <w:ins w:id="1028" w:author="Assessor GDSXSR" w:date="2026-10-31T00:15:01Z">
        <w:r>
          <w:rPr>
            <w:i/>
            <w:color w:val="808080"/>
            <w:sz w:val="26"/>
          </w:rPr>
          <w:t xml:space="preserve">A decisão de ID 268286248 do processo de origem, proferida em 11/03/2026, concedeu a liminar de despejo e determinou a desocupação do imóvel no prazo de quinze dias.</w:t>
        </w:r>
      </w:ins>
    </w:p>
    <w:p>
      <w:pPr>
        <w:ind w:left="2268" w:firstLine="1134"/>
        <w:rPr>
          <w:ins w:id="1034" w:author="Assessor GDSXSR" w:date="2026-10-31T00:15:01Z"/>
        </w:rPr>
      </w:pPr>
      <w:ins w:id="1029" w:author="Assessor GDSXSR" w:date="2026-10-31T00:15:01Z">
        <w:r>
          <w:rPr>
            <w:i/>
            <w:color w:val="808080"/>
            <w:sz w:val="26"/>
          </w:rPr>
          <w:t xml:space="preserve">A decisão de ID 289695007 do processo de origem, proferida em 04/09/2026, indeferiu pedidos de exibição documental e de expedição de ofício à seguradora.</w:t>
        </w:r>
      </w:ins>
    </w:p>
    <w:p>
      <w:pPr>
        <w:ind w:left="2268" w:firstLine="1134"/>
        <w:rPr>
          <w:ins w:id="1035" w:author="Assessor GDSXSR" w:date="2026-10-31T00:15:01Z"/>
        </w:rPr>
      </w:pPr>
      <w:ins w:id="1030" w:author="Assessor GDSXSR" w:date="2026-10-31T00:15:01Z">
        <w:r>
          <w:rPr>
            <w:i/>
            <w:color w:val="808080"/>
            <w:sz w:val="26"/>
          </w:rPr>
          <w:t xml:space="preserve">O agravo, por sua vez, foi interposto em 23/09/2026 e dirige-se contra ambos os pronunciamentos.</w:t>
        </w:r>
      </w:ins>
    </w:p>
    <w:p w14:paraId="123D9405" w14:textId="77777777" w:rsidR="006B106B" w:rsidRPr="0002351C" w:rsidRDefault="00000000">
      <w:pPr>
        <w:ind w:left="2268" w:firstLine="1134"/>
      </w:pPr>
      <w:ins w:id="1031" w:author="Assessor GDSXSR" w:date="2026-10-31T00:15:01Z">
        <w:r>
          <w:rPr>
            <w:i/>
            <w:color w:val="808080"/>
            <w:sz w:val="26"/>
          </w:rPr>
          <w:t xml:space="preserve">Esclarecidos esses pontos,</w:t>
        </w:r>
      </w:ins>
      <w:r>
        <w:rPr>
          <w:i/>
          <w:sz w:val="26"/>
        </w:rPr>
        <w:t xml:space="preserve"> vejo que a agravante/autora (sic) foi citada e intimada por hora certa em 27/05/2026, e o mandado cumprido foi juntado aos autos em 12/06/2026 (ID 279438596, origem).</w:t>
      </w:r>
    </w:p>
    <w:p>
      <w:pPr>
        <w:ind w:left="2268" w:firstLine="1134"/>
        <w:rPr>
          <w:ins w:id="1042" w:author="Assessor GDSXSR" w:date="2026-10-31T00:15:01Z"/>
        </w:rPr>
      </w:pPr>
      <w:r>
        <w:rPr>
          <w:i/>
          <w:sz w:val="26"/>
        </w:rPr>
        <w:t xml:space="preserve">O prazo recursal contra a decisão que concedeu a liminar de despejo começou, no máximo, com a juntada do mandado cumprido, conforme o art. 231, II, do CPC</w:t>
      </w:r>
      <w:ins w:id="1036" w:author="Assessor GDSXSR" w:date="2026-10-31T00:15:01Z">
        <w:r>
          <w:rPr>
            <w:i/>
            <w:color w:val="808080"/>
            <w:sz w:val="26"/>
          </w:rPr>
          <w:t xml:space="preserve">:</w:t>
        </w:r>
      </w:ins>
    </w:p>
    <w:p>
      <w:pPr>
        <w:ind w:left="3402" w:firstLine="0"/>
        <w:rPr>
          <w:ins w:id="1043" w:author="Assessor GDSXSR" w:date="2026-10-31T00:15:01Z"/>
        </w:rPr>
        <w:pPrChange w:id="1098" w:author="Assessor GDSXSR" w:date="2026-10-31T00:15:01Z">
          <w:pPr>
            <w:ind w:left="2268" w:firstLine="1134"/>
          </w:pPr>
        </w:pPrChange>
      </w:pPr>
      <w:ins w:id="1037" w:author="Assessor GDSXSR" w:date="2026-10-31T00:15:01Z">
        <w:r>
          <w:rPr>
            <w:i/>
            <w:color w:val="808080"/>
            <w:sz w:val="26"/>
          </w:rPr>
          <w:t xml:space="preserve">‘Art</w:t>
        </w:r>
      </w:ins>
      <w:r>
        <w:rPr>
          <w:i/>
          <w:sz w:val="26"/>
        </w:rPr>
        <w:t xml:space="preserve">. </w:t>
      </w:r>
      <w:ins w:id="1038" w:author="Assessor GDSXSR" w:date="2026-10-31T00:15:01Z">
        <w:r>
          <w:rPr>
            <w:i/>
            <w:color w:val="808080"/>
            <w:sz w:val="26"/>
          </w:rPr>
          <w:t xml:space="preserve">231. Salvo disposição em sentido diverso, considera-se dia do começo do prazo:</w:t>
        </w:r>
      </w:ins>
    </w:p>
    <w:p>
      <w:pPr>
        <w:ind w:left="3402" w:firstLine="0"/>
        <w:rPr>
          <w:ins w:id="1044" w:author="Assessor GDSXSR" w:date="2026-10-31T00:15:01Z"/>
        </w:rPr>
        <w:pPrChange w:id="1099" w:author="Assessor GDSXSR" w:date="2026-10-31T00:15:01Z">
          <w:pPr>
            <w:ind w:left="2268" w:firstLine="1134"/>
          </w:pPr>
        </w:pPrChange>
      </w:pPr>
      <w:ins w:id="1039" w:author="Assessor GDSXSR" w:date="2026-10-31T00:15:01Z">
        <w:r>
          <w:rPr>
            <w:i/>
            <w:color w:val="808080"/>
            <w:sz w:val="26"/>
          </w:rPr>
          <w:t xml:space="preserve">(...)</w:t>
        </w:r>
      </w:ins>
    </w:p>
    <w:p>
      <w:pPr>
        <w:ind w:left="3402" w:firstLine="0"/>
        <w:rPr>
          <w:ins w:id="1045" w:author="Assessor GDSXSR" w:date="2026-10-31T00:15:01Z"/>
        </w:rPr>
        <w:pPrChange w:id="1100" w:author="Assessor GDSXSR" w:date="2026-10-31T00:15:01Z">
          <w:pPr>
            <w:ind w:left="2268" w:firstLine="1134"/>
          </w:pPr>
        </w:pPrChange>
      </w:pPr>
      <w:ins w:id="1040" w:author="Assessor GDSXSR" w:date="2026-10-31T00:15:01Z">
        <w:r>
          <w:rPr>
            <w:i/>
            <w:color w:val="808080"/>
            <w:sz w:val="26"/>
          </w:rPr>
          <w:t xml:space="preserve">II - a data de juntada aos autos do mandado cumprido, quando a citação ou a intimação for por oficial de justiça;’ – Grifei.</w:t>
        </w:r>
      </w:ins>
    </w:p>
    <w:p>
      <w:pPr>
        <w:ind w:left="2268" w:firstLine="1134"/>
        <w:rPr>
          <w:ins w:id="1046" w:author="Assessor GDSXSR" w:date="2026-10-31T00:15:01Z"/>
        </w:rPr>
      </w:pPr>
      <w:r>
        <w:rPr>
          <w:i/>
          <w:sz w:val="26"/>
        </w:rPr>
        <w:t xml:space="preserve">A apresentação da contestação em 03/07/2026 também evidencia a ciência inequívoca da decisão concessiva da liminar (ID 282060363, origem).</w:t>
      </w:r>
      <w:del w:id="1041" w:author="Assessor GDSXSR" w:date="2026-10-31T00:15:01Z">
        <w:r>
          <w:rPr>
            <w:i/>
            <w:sz w:val="26"/>
          </w:rPr>
          <w:delText xml:space="preserve"> </w:delText>
        </w:r>
      </w:del>
    </w:p>
    <w:p w14:paraId="5F642DB3" w14:textId="77777777" w:rsidR="006B106B" w:rsidRPr="0002351C" w:rsidRDefault="00000000">
      <w:pPr>
        <w:ind w:left="2268" w:firstLine="1134"/>
      </w:pPr>
      <w:r>
        <w:rPr>
          <w:i/>
          <w:sz w:val="26"/>
          <w:highlight w:val="yellow"/>
          <w:u w:val="single"/>
        </w:rPr>
        <w:t xml:space="preserve">A expedição do mandado de despejo em 22/09/2026 constitui mero ato de cumprimento da decisão anterior e não reabre o prazo recursal.</w:t>
      </w:r>
    </w:p>
    <w:p>
      <w:pPr>
        <w:ind w:left="2268" w:firstLine="1134"/>
        <w:rPr>
          <w:ins w:id="1048" w:author="Assessor GDSXSR" w:date="2026-10-31T00:15:01Z"/>
        </w:rPr>
      </w:pPr>
      <w:r>
        <w:rPr>
          <w:i/>
          <w:iCs/>
          <w:sz w:val="26"/>
          <w:szCs w:val="26"/>
        </w:rPr>
        <w:t xml:space="preserve">Desse modo, o recurso revela-se intempestivo desde 07/07/2026 quanto à decisão de ID 268286248.</w:t>
      </w:r>
      <w:del w:id="1047" w:author="Assessor GDSXSR" w:date="2026-10-31T00:15:01Z">
        <w:r>
          <w:rPr>
            <w:i/>
            <w:iCs/>
            <w:sz w:val="26"/>
            <w:szCs w:val="26"/>
          </w:rPr>
          <w:delText xml:space="preserve"> </w:delText>
        </w:r>
      </w:del>
    </w:p>
    <w:p w14:paraId="213A1A79" w14:textId="77777777" w:rsidR="006B106B" w:rsidRPr="0002351C" w:rsidRDefault="00000000">
      <w:pPr>
        <w:ind w:left="2268" w:firstLine="1134"/>
      </w:pPr>
      <w:r>
        <w:rPr>
          <w:i/>
          <w:iCs/>
          <w:sz w:val="26"/>
          <w:szCs w:val="26"/>
          <w:highlight w:val="yellow"/>
        </w:rPr>
        <w:t xml:space="preserve">Assim, </w:t>
      </w:r>
      <w:r>
        <w:rPr>
          <w:i/>
          <w:iCs/>
          <w:sz w:val="26"/>
          <w:szCs w:val="26"/>
          <w:highlight w:val="yellow"/>
          <w:u w:val="single"/>
        </w:rPr>
        <w:t xml:space="preserve">não conheço do recurso quanto ao pedido de revogação da liminar de despejo por evidente intempestividade</w:t>
      </w:r>
      <w:r>
        <w:rPr>
          <w:i/>
          <w:iCs/>
          <w:sz w:val="26"/>
          <w:szCs w:val="26"/>
          <w:highlight w:val="yellow"/>
        </w:rPr>
        <w:t xml:space="preserve">.</w:t>
      </w:r>
    </w:p>
    <w:p>
      <w:pPr>
        <w:ind w:left="2268" w:firstLine="1134"/>
        <w:rPr>
          <w:ins w:id="1063" w:author="Assessor GDSXSR" w:date="2026-10-31T00:15:01Z"/>
        </w:rPr>
      </w:pPr>
      <w:r>
        <w:rPr>
          <w:i/>
          <w:sz w:val="26"/>
        </w:rPr>
        <w:t xml:space="preserve">Em segundo lugar, vejo que o recurso é tempestivo quanto à decisão de ID 289695007 do processo de origem, proferida em 04/09/2026, e </w:t>
      </w:r>
      <w:r>
        <w:rPr>
          <w:i/>
          <w:sz w:val="26"/>
        </w:rPr>
        <w:t xml:space="preserve">cabível com base na taxatividade mitigada do Tema 988/STJ.</w:t>
      </w:r>
    </w:p>
    <w:p>
      <w:pPr>
        <w:ind w:left="2268" w:firstLine="1134"/>
        <w:rPr>
          <w:ins w:id="1064" w:author="Assessor GDSXSR" w:date="2026-10-31T00:15:01Z"/>
        </w:rPr>
      </w:pPr>
      <w:ins w:id="1049" w:author="Assessor GDSXSR" w:date="2026-10-31T00:15:01Z">
        <w:r>
          <w:rPr>
            <w:i/>
            <w:color w:val="808080"/>
            <w:sz w:val="26"/>
          </w:rPr>
          <w:t xml:space="preserve">Isso porque, embora a decisão agravada não tenha redistribuído o ônus probatório nos termos do art. 373, §1º (CPC 1.015 XI), o indeferimento da obtenção judicial dos documentos foi seguido da expedição de mandado de despejo compulsório.</w:t>
        </w:r>
      </w:ins>
    </w:p>
    <w:p>
      <w:pPr>
        <w:ind w:left="2268" w:firstLine="1134"/>
        <w:rPr>
          <w:ins w:id="1065" w:author="Assessor GDSXSR" w:date="2026-10-31T00:15:01Z"/>
        </w:rPr>
      </w:pPr>
      <w:ins w:id="1050" w:author="Assessor GDSXSR" w:date="2026-10-31T00:15:01Z">
        <w:r>
          <w:rPr>
            <w:i/>
            <w:color w:val="808080"/>
            <w:sz w:val="26"/>
          </w:rPr>
          <w:t xml:space="preserve">Assim, a eventual desocupação do imóvel antes da conclusão da instrução pode retirar utilidade prática da revisão futura da decisão probatória, o que aponta para a urgência necessária à recorribilidade imediata.</w:t>
        </w:r>
      </w:ins>
    </w:p>
    <w:p>
      <w:pPr>
        <w:ind w:left="2268" w:firstLine="1134"/>
        <w:rPr>
          <w:ins w:id="1066" w:author="Assessor GDSXSR" w:date="2026-10-31T00:15:01Z"/>
        </w:rPr>
      </w:pPr>
      <w:ins w:id="1051" w:author="Assessor GDSXSR" w:date="2026-10-31T00:15:01Z">
        <w:r>
          <w:rPr>
            <w:i/>
            <w:color w:val="808080"/>
            <w:sz w:val="26"/>
          </w:rPr>
          <w:t xml:space="preserve">Quanto ao mais, não vislumbro a probabilidade do direito alegado, ao menos nesta etapa recursal.</w:t>
        </w:r>
      </w:ins>
    </w:p>
    <w:p>
      <w:pPr>
        <w:ind w:left="2268" w:firstLine="1134"/>
        <w:rPr>
          <w:ins w:id="1067" w:author="Assessor GDSXSR" w:date="2026-10-31T00:15:01Z"/>
        </w:rPr>
      </w:pPr>
      <w:ins w:id="1052" w:author="Assessor GDSXSR" w:date="2026-10-31T00:15:01Z">
        <w:r>
          <w:rPr>
            <w:i/>
            <w:color w:val="808080"/>
            <w:sz w:val="26"/>
          </w:rPr>
          <w:t xml:space="preserve">Consta da r. decisão agravada:</w:t>
        </w:r>
      </w:ins>
    </w:p>
    <w:p>
      <w:pPr>
        <w:ind w:left="3402" w:firstLine="0"/>
        <w:rPr>
          <w:ins w:id="1068" w:author="Assessor GDSXSR" w:date="2026-10-31T00:15:01Z"/>
        </w:rPr>
        <w:pPrChange w:id="1101" w:author="Assessor GDSXSR" w:date="2026-10-31T00:15:01Z">
          <w:pPr>
            <w:ind w:left="2268" w:firstLine="1134"/>
          </w:pPr>
        </w:pPrChange>
      </w:pPr>
      <w:ins w:id="1053" w:author="Assessor GDSXSR" w:date="2026-10-31T00:15:01Z">
        <w:r>
          <w:rPr>
            <w:i/>
            <w:color w:val="808080"/>
            <w:sz w:val="26"/>
          </w:rPr>
          <w:t xml:space="preserve">‘A parte requerida pleiteia que a autora apresente os documentos relativos ao procedimento de sinistro e aos pagamentos decorrentes do seguro-fiança ou, subsidiariamente, que seja expedido ofício à seguradora para obtenção dessas informações.</w:t>
        </w:r>
      </w:ins>
    </w:p>
    <w:p>
      <w:pPr>
        <w:ind w:left="3402" w:firstLine="0"/>
        <w:rPr>
          <w:ins w:id="1069" w:author="Assessor GDSXSR" w:date="2026-10-31T00:15:01Z"/>
        </w:rPr>
        <w:pPrChange w:id="1102" w:author="Assessor GDSXSR" w:date="2026-10-31T00:15:01Z">
          <w:pPr>
            <w:ind w:left="2268" w:firstLine="1134"/>
          </w:pPr>
        </w:pPrChange>
      </w:pPr>
      <w:ins w:id="1054" w:author="Assessor GDSXSR" w:date="2026-10-31T00:15:01Z">
        <w:r>
          <w:rPr>
            <w:i/>
            <w:color w:val="808080"/>
            <w:sz w:val="26"/>
          </w:rPr>
          <w:t xml:space="preserve">Quanto ao ônus probatório, registro que o negócio jurídico que vincula as partes não está submetido ao Código de Defesa do Consumidor, e também não vislumbro hipossuficiência (econômica e/ou técnica) da parte requerida, devendo a distribuição do ônus da prova ser realizada pela regra ordinária.</w:t>
        </w:r>
      </w:ins>
    </w:p>
    <w:p>
      <w:pPr>
        <w:ind w:left="3402" w:firstLine="0"/>
        <w:rPr>
          <w:ins w:id="1070" w:author="Assessor GDSXSR" w:date="2026-10-31T00:15:01Z"/>
        </w:rPr>
        <w:pPrChange w:id="1103" w:author="Assessor GDSXSR" w:date="2026-10-31T00:15:01Z">
          <w:pPr>
            <w:ind w:left="2268" w:firstLine="1134"/>
          </w:pPr>
        </w:pPrChange>
      </w:pPr>
      <w:ins w:id="1055" w:author="Assessor GDSXSR" w:date="2026-10-31T00:15:01Z">
        <w:r>
          <w:rPr>
            <w:i/>
            <w:color w:val="808080"/>
            <w:sz w:val="26"/>
          </w:rPr>
          <w:t xml:space="preserve">Nota-se ainda que o presente feito trata-se de ação de despejo, não se aplicando a regra de inversão do ônus da prova prevista na MEDIDA PROVISÓRIA nº. 2.172-32/2001.</w:t>
        </w:r>
      </w:ins>
    </w:p>
    <w:p>
      <w:pPr>
        <w:ind w:left="3402" w:firstLine="0"/>
        <w:rPr>
          <w:ins w:id="1071" w:author="Assessor GDSXSR" w:date="2026-10-31T00:15:01Z"/>
        </w:rPr>
        <w:pPrChange w:id="1104" w:author="Assessor GDSXSR" w:date="2026-10-31T00:15:01Z">
          <w:pPr>
            <w:ind w:left="2268" w:firstLine="1134"/>
          </w:pPr>
        </w:pPrChange>
      </w:pPr>
      <w:ins w:id="1056" w:author="Assessor GDSXSR" w:date="2026-10-31T00:15:01Z">
        <w:r>
          <w:rPr>
            <w:i/>
            <w:color w:val="808080"/>
            <w:sz w:val="26"/>
          </w:rPr>
          <w:t xml:space="preserve">Portanto, incumbe à requerida o ônus da prova quanto à existência de fato impeditivo, modificativo ou extintivo do direito do autor, nos temos do artigo 373, inciso II, do CPC.</w:t>
        </w:r>
      </w:ins>
    </w:p>
    <w:p>
      <w:pPr>
        <w:ind w:left="3402" w:firstLine="0"/>
        <w:rPr>
          <w:ins w:id="1072" w:author="Assessor GDSXSR" w:date="2026-10-31T00:15:01Z"/>
        </w:rPr>
        <w:pPrChange w:id="1105" w:author="Assessor GDSXSR" w:date="2026-10-31T00:15:01Z">
          <w:pPr>
            <w:ind w:left="2268" w:firstLine="1134"/>
          </w:pPr>
        </w:pPrChange>
      </w:pPr>
      <w:ins w:id="1057" w:author="Assessor GDSXSR" w:date="2026-10-31T00:15:01Z">
        <w:r>
          <w:rPr>
            <w:i/>
            <w:color w:val="808080"/>
            <w:sz w:val="26"/>
          </w:rPr>
          <w:t xml:space="preserve"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  </w:r>
      </w:ins>
    </w:p>
    <w:p>
      <w:pPr>
        <w:ind w:left="3402" w:firstLine="0"/>
        <w:rPr>
          <w:ins w:id="1073" w:author="Assessor GDSXSR" w:date="2026-10-31T00:15:01Z"/>
        </w:rPr>
        <w:pPrChange w:id="1106" w:author="Assessor GDSXSR" w:date="2026-10-31T00:15:01Z">
          <w:pPr>
            <w:ind w:left="2268" w:firstLine="1134"/>
          </w:pPr>
        </w:pPrChange>
      </w:pPr>
      <w:ins w:id="1058" w:author="Assessor GDSXSR" w:date="2026-10-31T00:15:01Z">
        <w:r>
          <w:rPr>
            <w:i/>
            <w:color w:val="808080"/>
            <w:sz w:val="26"/>
          </w:rPr>
          <w:t xml:space="preserve">A atuação do Juízo na produção probatória possui caráter subsidiário, não se justificando a expedição de ofício para substituir diligência que pode ser realizada diretamente pela própria parte.</w:t>
        </w:r>
      </w:ins>
    </w:p>
    <w:p>
      <w:pPr>
        <w:ind w:left="3402" w:firstLine="0"/>
        <w:rPr>
          <w:ins w:id="1074" w:author="Assessor GDSXSR" w:date="2026-10-31T00:15:01Z"/>
        </w:rPr>
        <w:pPrChange w:id="1107" w:author="Assessor GDSXSR" w:date="2026-10-31T00:15:01Z">
          <w:pPr>
            <w:ind w:left="2268" w:firstLine="1134"/>
          </w:pPr>
        </w:pPrChange>
      </w:pPr>
      <w:ins w:id="1059" w:author="Assessor GDSXSR" w:date="2026-10-31T00:15:01Z">
        <w:r>
          <w:rPr>
            <w:i/>
            <w:color w:val="808080"/>
            <w:sz w:val="26"/>
          </w:rPr>
          <w:t xml:space="preserve">Faculto à requerida a juntada dos documentos que obtiver diretamente junto à seguradora, observadas as regras processuais pertinentes.</w:t>
        </w:r>
      </w:ins>
    </w:p>
    <w:p>
      <w:pPr>
        <w:ind w:left="3402" w:firstLine="0"/>
        <w:rPr>
          <w:ins w:id="1075" w:author="Assessor GDSXSR" w:date="2026-10-31T00:15:01Z"/>
        </w:rPr>
        <w:pPrChange w:id="1108" w:author="Assessor GDSXSR" w:date="2026-10-31T00:15:01Z">
          <w:pPr>
            <w:ind w:left="2268" w:firstLine="1134"/>
          </w:pPr>
        </w:pPrChange>
      </w:pPr>
      <w:ins w:id="1060" w:author="Assessor GDSXSR" w:date="2026-10-31T00:15:01Z">
        <w:r>
          <w:rPr>
            <w:i/>
            <w:color w:val="808080"/>
            <w:sz w:val="26"/>
          </w:rPr>
          <w:t xml:space="preserve">Quanto à apuração do débito, aplicável o mesmo dispositivo legal já citado.</w:t>
        </w:r>
      </w:ins>
    </w:p>
    <w:p w14:paraId="4D1663C1" w14:textId="77777777" w:rsidR="006B106B" w:rsidRPr="0002351C" w:rsidRDefault="00000000">
      <w:pPr>
        <w:ind w:left="3402" w:firstLine="0"/>
        <w:pPrChange w:id="1109" w:author="Assessor GDSXSR" w:date="2026-10-31T00:15:01Z">
          <w:pPr>
            <w:ind w:left="2268" w:firstLine="1134"/>
          </w:pPr>
        </w:pPrChange>
      </w:pPr>
      <w:ins w:id="1061" w:author="Assessor GDSXSR" w:date="2026-10-31T00:15:01Z">
        <w:r>
          <w:rPr>
            <w:i/>
            <w:color w:val="808080"/>
            <w:sz w:val="26"/>
          </w:rPr>
          <w:t xml:space="preserve">Assim, indefiro os pedidos formulados pela requerida na petição de id. 285946067, e faculto-lhe o derradeiro prazo de 10 (dez) dias para a produção das provas, se entender pertinente.</w:t>
        </w:r>
      </w:ins>
      <w:r>
        <w:rPr>
          <w:i/>
          <w:sz w:val="26"/>
        </w:rPr>
        <w:t xml:space="preserve"> (...)</w:t>
      </w:r>
      <w:ins w:id="1062" w:author="Assessor GDSXSR" w:date="2026-10-31T00:15:01Z">
        <w:r>
          <w:rPr>
            <w:i/>
            <w:color w:val="808080"/>
            <w:sz w:val="26"/>
          </w:rPr>
          <w:t xml:space="preserve">’ (ID 289695007, origem) – Grifei.</w:t>
        </w:r>
      </w:ins>
    </w:p>
    <w:p>
      <w:pPr>
        <w:ind w:left="2268" w:firstLine="1134"/>
        <w:rPr>
          <w:ins w:id="1080" w:author="Assessor GDSXSR" w:date="2026-10-31T00:15:01Z"/>
        </w:rPr>
      </w:pPr>
      <w:r>
        <w:rPr>
          <w:i/>
          <w:sz w:val="26"/>
        </w:rPr>
        <w:t xml:space="preserve">Vê-se que a decisão agravada aplicou a distribuição ordinária do ônus da prova, atribuindo à autora a demonstração do fato constitutivo e à requerida a prova de fatos impeditivos, modificativos ou extintivos.</w:t>
      </w:r>
      <w:del w:id="1076" w:author="Assessor GDSXSR" w:date="2026-10-31T00:15:01Z">
        <w:r>
          <w:rPr>
            <w:i/>
            <w:sz w:val="26"/>
          </w:rPr>
          <w:delText xml:space="preserve"> </w:delText>
        </w:r>
      </w:del>
    </w:p>
    <w:p>
      <w:pPr>
        <w:ind w:left="2268" w:firstLine="1134"/>
        <w:rPr>
          <w:ins w:id="1081" w:author="Assessor GDSXSR" w:date="2026-10-31T00:15:01Z"/>
        </w:rPr>
      </w:pPr>
      <w:r>
        <w:rPr>
          <w:i/>
          <w:sz w:val="26"/>
        </w:rPr>
        <w:t xml:space="preserve">Os documentos relacionados a eventuais indenizações securitárias destinam-se, a princípio, à demonstração de fato extintivo ou modificativo do crédito.</w:t>
      </w:r>
      <w:del w:id="1077" w:author="Assessor GDSXSR" w:date="2026-10-31T00:15:01Z">
        <w:r>
          <w:rPr>
            <w:i/>
            <w:sz w:val="26"/>
          </w:rPr>
          <w:delText xml:space="preserve"> </w:delText>
        </w:r>
      </w:del>
    </w:p>
    <w:p>
      <w:pPr>
        <w:ind w:left="2268" w:firstLine="1134"/>
        <w:rPr>
          <w:ins w:id="1082" w:author="Assessor GDSXSR" w:date="2026-10-31T00:15:01Z"/>
        </w:rPr>
      </w:pPr>
      <w:r>
        <w:rPr>
          <w:i/>
          <w:sz w:val="26"/>
        </w:rPr>
        <w:t xml:space="preserve">Além disso, a agravante foi autorizada a obter e juntar diretamente os documentos da seguradora, tendo-lhe sido concedido prazo adicional para produção probatória.</w:t>
      </w:r>
      <w:del w:id="1078" w:author="Assessor GDSXSR" w:date="2026-10-31T00:15:01Z">
        <w:r>
          <w:rPr>
            <w:i/>
            <w:sz w:val="26"/>
          </w:rPr>
          <w:delText xml:space="preserve"> </w:delText>
        </w:r>
      </w:del>
    </w:p>
    <w:p>
      <w:pPr>
        <w:ind w:left="2268" w:firstLine="1134"/>
        <w:rPr>
          <w:ins w:id="1083" w:author="Assessor GDSXSR" w:date="2026-10-31T00:15:01Z"/>
        </w:rPr>
      </w:pPr>
      <w:r>
        <w:rPr>
          <w:i/>
          <w:sz w:val="26"/>
        </w:rPr>
        <w:t xml:space="preserve">A manifestação apresentada no ID 291650807 do processo de origem demonstra que as solicitações administrativas ainda estavam em processamento. </w:t>
      </w:r>
      <w:r>
        <w:rPr>
          <w:i/>
          <w:sz w:val="26"/>
          <w:highlight w:val="yellow"/>
          <w:u w:val="single"/>
        </w:rPr>
        <w:t xml:space="preserve">Não há prova de recusa definitiva da seguradora.</w:t>
      </w:r>
    </w:p>
    <w:p w14:paraId="6EFDCE1C" w14:textId="77777777" w:rsidR="006B106B" w:rsidRPr="0002351C" w:rsidRDefault="00000000">
      <w:pPr>
        <w:ind w:left="2268" w:firstLine="1134"/>
      </w:pPr>
      <w:ins w:id="1079" w:author="Assessor GDSXSR" w:date="2026-10-31T00:15:01Z">
        <w:r>
          <w:rPr>
            <w:i/>
            <w:color w:val="808080"/>
            <w:sz w:val="26"/>
            <w:highlight w:val="yellow"/>
            <w:u w:val="single"/>
          </w:rPr>
          <w:t xml:space="preserve">Tampouco houve encerramento da instrução ou julgamento antecipado da demanda.</w:t>
        </w:r>
      </w:ins>
    </w:p>
    <w:p>
      <w:pPr>
        <w:ind w:left="2268" w:firstLine="1134"/>
        <w:rPr>
          <w:ins w:id="1088" w:author="Assessor GDSXSR" w:date="2026-10-31T00:15:01Z"/>
        </w:rPr>
      </w:pPr>
      <w:r>
        <w:rPr>
          <w:i/>
          <w:iCs/>
          <w:sz w:val="26"/>
          <w:szCs w:val="26"/>
        </w:rPr>
        <w:t xml:space="preserve">A ordem de despejo, por sua vez, decorre da decisão de ID 268286248, proferida em 11/03/2026, e não da decisão probatória ora tempestivamente impugnada.</w:t>
      </w:r>
    </w:p>
    <w:p>
      <w:pPr>
        <w:ind w:left="2268" w:firstLine="1134"/>
        <w:rPr>
          <w:ins w:id="1089" w:author="Assessor GDSXSR" w:date="2026-10-31T00:15:01Z"/>
        </w:rPr>
      </w:pPr>
      <w:ins w:id="1084" w:author="Assessor GDSXSR" w:date="2026-10-31T00:15:01Z">
        <w:r>
          <w:rPr>
            <w:i/>
            <w:iCs/>
            <w:color w:val="808080"/>
            <w:sz w:val="26"/>
            <w:szCs w:val="26"/>
          </w:rPr>
          <w:t xml:space="preserve">Como</w:t>
        </w:r>
      </w:ins>
      <w:r>
        <w:rPr>
          <w:i/>
          <w:iCs/>
          <w:sz w:val="26"/>
          <w:szCs w:val="26"/>
        </w:rPr>
        <w:t xml:space="preserve"> </w:t>
      </w:r>
      <w:del w:id="1085" w:author="Assessor GDSXSR" w:date="2026-10-31T00:15:01Z">
        <w:r>
          <w:rPr>
            <w:i/>
            <w:iCs/>
            <w:sz w:val="26"/>
            <w:szCs w:val="26"/>
          </w:rPr>
          <w:delText xml:space="preserve">(</w:delText>
        </w:r>
      </w:del>
      <w:ins w:id="1086" w:author="Assessor GDSXSR" w:date="2026-10-31T00:15:01Z">
        <w:r>
          <w:rPr>
            <w:i/>
            <w:iCs/>
            <w:color w:val="808080"/>
            <w:sz w:val="26"/>
            <w:szCs w:val="26"/>
          </w:rPr>
          <w:t xml:space="preserve">já informando, o mandado expedido em 22/09/2026 apenas materializou o cumprimento da ordem anterior, sem conteúdo decisório autônomo</w:t>
        </w:r>
      </w:ins>
      <w:r>
        <w:rPr>
          <w:i/>
          <w:iCs/>
          <w:sz w:val="26"/>
          <w:szCs w:val="26"/>
        </w:rPr>
        <w:t xml:space="preserve">.</w:t>
      </w:r>
      <w:del w:id="1087" w:author="Assessor GDSXSR" w:date="2026-10-31T00:15:01Z">
        <w:r>
          <w:rPr>
            <w:i/>
            <w:iCs/>
            <w:sz w:val="26"/>
            <w:szCs w:val="26"/>
          </w:rPr>
          <w:delText xml:space="preserve">..) </w:delText>
        </w:r>
      </w:del>
    </w:p>
    <w:p w14:paraId="19D8F0B3" w14:textId="77777777" w:rsidR="006B106B" w:rsidRPr="0002351C" w:rsidRDefault="00000000">
      <w:pPr>
        <w:ind w:left="2268" w:firstLine="1134"/>
      </w:pPr>
      <w:r>
        <w:rPr>
          <w:i/>
          <w:iCs/>
          <w:sz w:val="26"/>
          <w:szCs w:val="26"/>
          <w:highlight w:val="yellow"/>
        </w:rPr>
        <w:t xml:space="preserve">Assim, </w:t>
      </w:r>
      <w:r>
        <w:rPr>
          <w:i/>
          <w:iCs/>
          <w:sz w:val="26"/>
          <w:szCs w:val="26"/>
          <w:highlight w:val="yellow"/>
          <w:u w:val="single"/>
        </w:rPr>
        <w:t xml:space="preserve">não se mostra possível suspender, por meio de recurso interposto contra decisão probatória, tutela provisória concedida meses antes e alcançada pela preclusão temporal</w:t>
      </w:r>
      <w:r>
        <w:rPr>
          <w:i/>
          <w:iCs/>
          <w:sz w:val="26"/>
          <w:szCs w:val="26"/>
          <w:highlight w:val="yellow"/>
        </w:rPr>
        <w:t xml:space="preserve">.</w:t>
      </w:r>
    </w:p>
    <w:p>
      <w:pPr>
        <w:ind w:left="2268" w:firstLine="1134"/>
        <w:rPr>
          <w:ins w:id="1096" w:author="Assessor GDSXSR" w:date="2026-10-31T00:15:01Z"/>
        </w:rPr>
      </w:pPr>
      <w:r>
        <w:rPr>
          <w:i/>
          <w:sz w:val="26"/>
        </w:rPr>
        <w:t xml:space="preserve">As alegações de prescrição, pagamento securitário e iliquidez do débito ainda não foram apreciadas pelo Juízo de origem. Seu exame conclusivo nesta instância, para reconhecer a inexigibilidade de parcelas, determinar abatimentos ou apurar o saldo locatício, </w:t>
      </w:r>
      <w:r>
        <w:rPr>
          <w:i/>
          <w:sz w:val="26"/>
          <w:u w:val="single"/>
        </w:rPr>
        <w:t xml:space="preserve">configuraria indevida supressão de instância</w:t>
      </w:r>
      <w:r>
        <w:rPr>
          <w:i/>
          <w:sz w:val="26"/>
        </w:rPr>
        <w:t xml:space="preserve">.</w:t>
      </w:r>
    </w:p>
    <w:p>
      <w:pPr>
        <w:ind w:left="2268" w:firstLine="1134"/>
        <w:rPr>
          <w:ins w:id="1097" w:author="Assessor GDSXSR" w:date="2026-10-31T00:15:01Z"/>
        </w:rPr>
      </w:pPr>
      <w:ins w:id="1090" w:author="Assessor GDSXSR" w:date="2026-10-31T00:15:01Z">
        <w:r>
          <w:rPr>
            <w:i/>
            <w:color w:val="808080"/>
            <w:sz w:val="26"/>
          </w:rPr>
          <w:t xml:space="preserve">A</w:t>
        </w:r>
      </w:ins>
      <w:r>
        <w:rPr>
          <w:i/>
          <w:sz w:val="26"/>
        </w:rPr>
        <w:t xml:space="preserve"> </w:t>
      </w:r>
      <w:del w:id="1091" w:author="Assessor GDSXSR" w:date="2026-10-31T00:15:01Z">
        <w:r>
          <w:rPr>
            <w:i/>
            <w:sz w:val="26"/>
          </w:rPr>
          <w:delText xml:space="preserve">(</w:delText>
        </w:r>
      </w:del>
      <w:ins w:id="1092" w:author="Assessor GDSXSR" w:date="2026-10-31T00:15:01Z">
        <w:r>
          <w:rPr>
            <w:i/>
            <w:color w:val="808080"/>
            <w:sz w:val="26"/>
          </w:rPr>
          <w:t xml:space="preserve">controvérsia pode ser considerada apenas de forma superficial, para aferição dos requisitos da tutela recursal</w:t>
        </w:r>
      </w:ins>
      <w:r>
        <w:rPr>
          <w:i/>
          <w:sz w:val="26"/>
        </w:rPr>
        <w:t xml:space="preserve">.</w:t>
      </w:r>
      <w:ins w:id="1093" w:author="Assessor GDSXSR" w:date="2026-10-31T00:15:01Z">
        <w:r>
          <w:rPr>
            <w:i/>
            <w:color w:val="808080"/>
            <w:sz w:val="26"/>
          </w:rPr>
          <w:t xml:space="preserve"> Os elementos apresentados, contudo, não demonstram, de plano, a probabilidade de provimento</w:t>
        </w:r>
      </w:ins>
      <w:r>
        <w:rPr>
          <w:i/>
          <w:sz w:val="26"/>
        </w:rPr>
        <w:t xml:space="preserve">.</w:t>
      </w:r>
    </w:p>
    <w:p w14:paraId="3296C57D" w14:textId="77777777" w:rsidR="006B106B" w:rsidRPr="0002351C" w:rsidRDefault="00000000">
      <w:pPr>
        <w:ind w:left="2268" w:firstLine="1134"/>
      </w:pPr>
      <w:ins w:id="1094" w:author="Assessor GDSXSR" w:date="2026-10-31T00:15:01Z">
        <w:r>
          <w:rPr>
            <w:i/>
            <w:color w:val="808080"/>
            <w:sz w:val="26"/>
          </w:rPr>
          <w:t xml:space="preserve">Eventual conclusão em sentido contrário demanda uma análise mais detida da questão e recomenda a instauração do prévio contraditório</w:t>
        </w:r>
      </w:ins>
      <w:r>
        <w:rPr>
          <w:i/>
          <w:sz w:val="26"/>
        </w:rPr>
        <w:t xml:space="preserve">.</w:t>
      </w:r>
      <w:del w:id="1095" w:author="Assessor GDSXSR" w:date="2026-10-31T00:15:01Z">
        <w:r>
          <w:rPr>
            <w:i/>
            <w:sz w:val="26"/>
          </w:rPr>
          <w:delText xml:space="preserve">)</w:delText>
        </w:r>
      </w:del>
      <w:r>
        <w:rPr>
          <w:i/>
          <w:sz w:val="26"/>
        </w:rPr>
        <w:t xml:space="preserve">” (ID 90124833)</w:t>
      </w:r>
    </w:p>
    <w:p w14:paraId="5D232AAB" w14:textId="77777777" w:rsidR="006B106B" w:rsidRPr="0002351C" w:rsidRDefault="006B106B"/>
    <w:p w14:paraId="46D484AA" w14:textId="77777777" w:rsidR="006B106B" w:rsidRPr="0002351C" w:rsidRDefault="00000000">
      <w:pPr>
        <w:ind w:firstLine="2268"/>
      </w:pPr>
      <w:commentRangeStart w:id="24"/>
      <w:commentRangeStart w:id="25"/>
      <w:r>
        <w:rPr>
          <w:highlight w:val="yellow"/>
        </w:rPr>
        <w:t>Desse modo, ausente elemento novo capaz de infirmar os fundamentos já expostos, deve ser mantida a r. decisão agravada que indeferiu a exibição de documentos do seguro-fiança e o ofício à seguradora (CPC 373 II).</w:t>
      </w:r>
      <w:commentRangeEnd w:id="25"/>
      <w:r w:rsidRPr="0002351C">
        <w:rPr>
          <w:rStyle w:val="Refdecomentrio"/>
          <w:sz w:val="28"/>
          <w:szCs w:val="22"/>
        </w:rPr>
        <w:commentReference w:id="25"/>
      </w:r>
      <w:commentRangeEnd w:id="24"/>
      <w:r w:rsidRPr="0002351C">
        <w:rPr>
          <w:rStyle w:val="Refdecomentrio"/>
          <w:sz w:val="28"/>
          <w:szCs w:val="22"/>
        </w:rPr>
        <w:commentReference w:id="24"/>
      </w:r>
    </w:p>
    <w:p w14:paraId="61F23A1C" w14:textId="77777777" w:rsidR="006B106B" w:rsidRPr="0002351C" w:rsidRDefault="006B106B"/>
    <w:p w14:paraId="24AC2189" w14:textId="77777777" w:rsidR="006B106B" w:rsidRPr="0002351C" w:rsidRDefault="00000000">
      <w:pPr>
        <w:keepNext/>
        <w:jc w:val="center"/>
      </w:pPr>
      <w:r w:rsidRPr="0002351C">
        <w:rPr>
          <w:b/>
        </w:rPr>
        <w:t>DISPOSITIVO</w:t>
      </w:r>
    </w:p>
    <w:p w14:paraId="7A8F44AE" w14:textId="77777777" w:rsidR="006B106B" w:rsidRPr="0002351C" w:rsidRDefault="006B106B">
      <w:pPr>
        <w:keepNext/>
      </w:pPr>
    </w:p>
    <w:p w14:paraId="654AC517" w14:textId="77777777" w:rsidR="006B106B" w:rsidRPr="0002351C" w:rsidRDefault="00000000">
      <w:pPr>
        <w:ind w:firstLine="2268"/>
      </w:pPr>
      <w:commentRangeStart w:id="26"/>
      <w:r>
        <w:t xml:space="preserve">Ante o exposto, </w:t>
      </w:r>
      <w:r>
        <w:rPr>
          <w:b/>
        </w:rPr>
        <w:t>nego provimento</w:t>
      </w:r>
      <w:r>
        <w:t xml:space="preserve"> ao agravo de instrumento da ré, Antonia Chirlandia Fernandes.</w:t>
      </w:r>
      <w:commentRangeEnd w:id="26"/>
      <w:r w:rsidRPr="0002351C">
        <w:rPr>
          <w:rStyle w:val="Refdecomentrio"/>
          <w:sz w:val="28"/>
          <w:szCs w:val="22"/>
        </w:rPr>
        <w:commentReference w:id="26"/>
      </w:r>
    </w:p>
    <w:p w14:paraId="0077E331" w14:textId="77777777" w:rsidR="006B106B" w:rsidRPr="0002351C" w:rsidRDefault="006B106B"/>
    <w:p w14:paraId="12538E7E" w14:textId="77777777" w:rsidR="006B106B" w:rsidRPr="0002351C" w:rsidRDefault="00000000">
      <w:pPr>
        <w:ind w:firstLine="2268"/>
      </w:pPr>
      <w:r w:rsidRPr="0002351C">
        <w:t>É como voto.</w:t>
      </w:r>
    </w:p>
    <w:p w14:paraId="2A8E3A63" w14:textId="77777777" w:rsidR="006B106B" w:rsidRPr="0002351C" w:rsidRDefault="00000000">
      <w:r w:rsidRPr="0002351C">
        <w:br w:type="page"/>
      </w:r>
    </w:p>
    <w:p w14:paraId="2D62B94D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lastRenderedPageBreak/>
        <w:t>DECISÃO RECORRIDA (ID 268286248 do processo de origem) — parte não conhecida</w:t>
      </w:r>
    </w:p>
    <w:p w14:paraId="3F6B8C30" w14:textId="77777777" w:rsidR="006B106B" w:rsidRPr="0002351C" w:rsidRDefault="006B106B"/>
    <w:p w14:paraId="1BEDDB07" w14:textId="77777777" w:rsidR="006B106B" w:rsidRPr="0002351C" w:rsidRDefault="00000000">
      <w:r w:rsidRPr="0002351C">
        <w:rPr>
          <w:color w:val="00B050"/>
          <w:sz w:val="24"/>
        </w:rPr>
        <w:t>Poder Judiciário da União</w:t>
      </w:r>
    </w:p>
    <w:p w14:paraId="0EF86593" w14:textId="77777777" w:rsidR="006B106B" w:rsidRPr="0002351C" w:rsidRDefault="00000000">
      <w:r w:rsidRPr="0002351C">
        <w:rPr>
          <w:color w:val="00B050"/>
          <w:sz w:val="24"/>
        </w:rPr>
        <w:t>TRIBUNAL DE JUSTIÇA DO DISTRITO FEDERAL E DOS TERRITÓRIOS</w:t>
      </w:r>
    </w:p>
    <w:p w14:paraId="6A5D7D8F" w14:textId="77777777" w:rsidR="006B106B" w:rsidRPr="0002351C" w:rsidRDefault="00000000">
      <w:r w:rsidRPr="0002351C">
        <w:rPr>
          <w:color w:val="00B050"/>
          <w:sz w:val="24"/>
        </w:rPr>
        <w:t>1ª Vara Cível de Águas Claras</w:t>
      </w:r>
    </w:p>
    <w:p w14:paraId="1FA6C9E4" w14:textId="77777777" w:rsidR="006B106B" w:rsidRPr="0002351C" w:rsidRDefault="00000000">
      <w:r w:rsidRPr="0002351C">
        <w:rPr>
          <w:color w:val="00B050"/>
          <w:sz w:val="24"/>
        </w:rPr>
        <w:t>Classe judicial: DESPEJO POR FALTA DE PAGAMENTO CUMULADO COM COBRANÇA (94)</w:t>
      </w:r>
    </w:p>
    <w:p w14:paraId="5C9BFBBB" w14:textId="77777777" w:rsidR="006B106B" w:rsidRPr="0002351C" w:rsidRDefault="00000000">
      <w:r w:rsidRPr="0002351C">
        <w:rPr>
          <w:color w:val="00B050"/>
          <w:sz w:val="24"/>
        </w:rPr>
        <w:t>AUTOR: ERBE INCORPORADORA 077 LTDA</w:t>
      </w:r>
    </w:p>
    <w:p w14:paraId="67150ED8" w14:textId="77777777" w:rsidR="006B106B" w:rsidRPr="0002351C" w:rsidRDefault="00000000">
      <w:r w:rsidRPr="0002351C">
        <w:rPr>
          <w:color w:val="00B050"/>
          <w:sz w:val="24"/>
        </w:rPr>
        <w:t>RÉU: ANTONIA CHIRLANDIA FERNANDES</w:t>
      </w:r>
    </w:p>
    <w:p w14:paraId="2DE77379" w14:textId="77777777" w:rsidR="006B106B" w:rsidRPr="0002351C" w:rsidRDefault="006B106B"/>
    <w:p w14:paraId="2345BE3A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DECISÃO INTERLOCUTÓRIA</w:t>
      </w:r>
    </w:p>
    <w:p w14:paraId="459F85AC" w14:textId="77777777" w:rsidR="006B106B" w:rsidRPr="0002351C" w:rsidRDefault="006B106B"/>
    <w:p w14:paraId="13D7DFB8" w14:textId="77777777" w:rsidR="006B106B" w:rsidRPr="0002351C" w:rsidRDefault="00000000">
      <w:pPr>
        <w:ind w:firstLine="2268"/>
      </w:pPr>
      <w:r w:rsidRPr="0002351C">
        <w:rPr>
          <w:color w:val="00B050"/>
        </w:rPr>
        <w:t>Recebo, a título de caução (art. 59, §1º, da Lei nº 8.245/91), o crédito locatício equivalente a três alugueis alegadamente inadimplidos pelo Réu.</w:t>
      </w:r>
    </w:p>
    <w:p w14:paraId="5BAE4D37" w14:textId="77777777" w:rsidR="006B106B" w:rsidRPr="0002351C" w:rsidRDefault="00000000">
      <w:pPr>
        <w:ind w:firstLine="2268"/>
      </w:pPr>
      <w:r w:rsidRPr="0002351C">
        <w:rPr>
          <w:color w:val="993300"/>
        </w:rPr>
        <w:t>Diante da prova do vínculo contratual, bem como considerando que a garantia prestada pelo réu se tornou insuficiente para custear o valor dos aluguéis e acessórios, CONCEDO A LIMINAR requerida, para determinar que a parte requerida desocupe o imóvel objeto da lide no prazo de 15 (quinze) dias, sob pena de expedição de ordem de despejo.</w:t>
      </w:r>
    </w:p>
    <w:p w14:paraId="48D519BC" w14:textId="77777777" w:rsidR="006B106B" w:rsidRPr="0002351C" w:rsidRDefault="00000000">
      <w:pPr>
        <w:ind w:firstLine="2268"/>
      </w:pPr>
      <w:r w:rsidRPr="0002351C">
        <w:rPr>
          <w:color w:val="00B050"/>
        </w:rPr>
        <w:t>Atribuo à presente decisão força de mandado.</w:t>
      </w:r>
    </w:p>
    <w:p w14:paraId="32492A93" w14:textId="77777777" w:rsidR="006B106B" w:rsidRPr="0002351C" w:rsidRDefault="00000000">
      <w:pPr>
        <w:ind w:firstLine="2268"/>
      </w:pPr>
      <w:r w:rsidRPr="0002351C">
        <w:rPr>
          <w:color w:val="00B050"/>
        </w:rPr>
        <w:t>Transcorrido o prazo, sem que tenha ocorrido a desocupação voluntária do imóvel, o oficial de justiça deverá proceder imediatamente ao despejo compulsório.</w:t>
      </w:r>
    </w:p>
    <w:p w14:paraId="3BF304BF" w14:textId="77777777" w:rsidR="006B106B" w:rsidRPr="0002351C" w:rsidRDefault="00000000">
      <w:pPr>
        <w:ind w:firstLine="2268"/>
      </w:pPr>
      <w:r w:rsidRPr="0002351C">
        <w:rPr>
          <w:color w:val="00B050"/>
        </w:rPr>
        <w:t>Cite-se, na forma do art. 62, I, da Lei n. 8.245/91.</w:t>
      </w:r>
    </w:p>
    <w:p w14:paraId="7509E7D4" w14:textId="77777777" w:rsidR="006B106B" w:rsidRPr="0002351C" w:rsidRDefault="00000000">
      <w:pPr>
        <w:ind w:firstLine="2268"/>
      </w:pPr>
      <w:r w:rsidRPr="0002351C">
        <w:rPr>
          <w:color w:val="00B050"/>
        </w:rPr>
        <w:t xml:space="preserve">Caso a parte requerida queira purgar a mora, fica desde já autorizado o depósito do débito atualizado, </w:t>
      </w:r>
      <w:r w:rsidRPr="0002351C">
        <w:rPr>
          <w:color w:val="00B050"/>
        </w:rPr>
        <w:lastRenderedPageBreak/>
        <w:t>independentemente de cálculo da contadoria do Juízo, no prazo da contestação.</w:t>
      </w:r>
    </w:p>
    <w:p w14:paraId="180FA50E" w14:textId="77777777" w:rsidR="006B106B" w:rsidRPr="0002351C" w:rsidRDefault="00000000">
      <w:pPr>
        <w:ind w:firstLine="2268"/>
      </w:pPr>
      <w:r w:rsidRPr="0002351C">
        <w:rPr>
          <w:color w:val="00B050"/>
        </w:rPr>
        <w:t>No caso de purga da mora, fixo desde já honorários advocatícios em 10% (dez por cento).</w:t>
      </w:r>
    </w:p>
    <w:p w14:paraId="2B3BD970" w14:textId="77777777" w:rsidR="006B106B" w:rsidRPr="0002351C" w:rsidRDefault="00000000">
      <w:pPr>
        <w:jc w:val="center"/>
      </w:pPr>
      <w:r w:rsidRPr="0002351C">
        <w:rPr>
          <w:color w:val="00B050"/>
        </w:rPr>
        <w:t>MARCIA ALVES MARTINS LOBO</w:t>
      </w:r>
    </w:p>
    <w:p w14:paraId="32115EE0" w14:textId="77777777" w:rsidR="006B106B" w:rsidRPr="0002351C" w:rsidRDefault="00000000">
      <w:pPr>
        <w:jc w:val="center"/>
      </w:pPr>
      <w:r w:rsidRPr="0002351C">
        <w:rPr>
          <w:color w:val="00B050"/>
        </w:rPr>
        <w:t>Juíza de Direito</w:t>
      </w:r>
    </w:p>
    <w:p w14:paraId="5F719243" w14:textId="77777777" w:rsidR="006B106B" w:rsidRPr="0002351C" w:rsidRDefault="00000000">
      <w:pPr>
        <w:jc w:val="center"/>
      </w:pPr>
      <w:r w:rsidRPr="0002351C">
        <w:rPr>
          <w:color w:val="00B050"/>
        </w:rPr>
        <w:t>(assinado eletronicamente em 11/03/2026 20:01:27)</w:t>
      </w:r>
    </w:p>
    <w:p w14:paraId="2304FAD8" w14:textId="77777777" w:rsidR="006B106B" w:rsidRPr="0002351C" w:rsidRDefault="006B106B"/>
    <w:p w14:paraId="1117F688" w14:textId="77777777" w:rsidR="006B106B" w:rsidRPr="0002351C" w:rsidRDefault="006B106B"/>
    <w:p w14:paraId="5F596C83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DECISÃO RECORRIDA (ID 289695007 do processo de origem) — parte conhecida</w:t>
      </w:r>
    </w:p>
    <w:p w14:paraId="04A4C4C5" w14:textId="77777777" w:rsidR="006B106B" w:rsidRPr="0002351C" w:rsidRDefault="006B106B"/>
    <w:p w14:paraId="401D719D" w14:textId="77777777" w:rsidR="006B106B" w:rsidRPr="0002351C" w:rsidRDefault="00000000">
      <w:r w:rsidRPr="0002351C">
        <w:rPr>
          <w:color w:val="00B050"/>
          <w:sz w:val="24"/>
        </w:rPr>
        <w:t>Poder Judiciário da União</w:t>
      </w:r>
    </w:p>
    <w:p w14:paraId="449C68C7" w14:textId="77777777" w:rsidR="006B106B" w:rsidRPr="0002351C" w:rsidRDefault="00000000">
      <w:r w:rsidRPr="0002351C">
        <w:rPr>
          <w:color w:val="00B050"/>
          <w:sz w:val="24"/>
        </w:rPr>
        <w:t>TRIBUNAL DE JUSTIÇA DO DISTRITO FEDERAL E DOS TERRITÓRIOS</w:t>
      </w:r>
    </w:p>
    <w:p w14:paraId="3F6C84D7" w14:textId="77777777" w:rsidR="006B106B" w:rsidRPr="0002351C" w:rsidRDefault="00000000">
      <w:r w:rsidRPr="0002351C">
        <w:rPr>
          <w:color w:val="00B050"/>
          <w:sz w:val="24"/>
        </w:rPr>
        <w:t>1ª Vara Cível de Águas Claras</w:t>
      </w:r>
    </w:p>
    <w:p w14:paraId="4131112F" w14:textId="77777777" w:rsidR="006B106B" w:rsidRPr="0002351C" w:rsidRDefault="00000000">
      <w:r w:rsidRPr="0002351C">
        <w:rPr>
          <w:color w:val="00B050"/>
          <w:sz w:val="24"/>
        </w:rPr>
        <w:t>Classe judicial: DESPEJO POR FALTA DE PAGAMENTO CUMULADO COM COBRANÇA (94)</w:t>
      </w:r>
    </w:p>
    <w:p w14:paraId="126D1331" w14:textId="77777777" w:rsidR="006B106B" w:rsidRPr="0002351C" w:rsidRDefault="00000000">
      <w:r w:rsidRPr="0002351C">
        <w:rPr>
          <w:color w:val="00B050"/>
          <w:sz w:val="24"/>
        </w:rPr>
        <w:t>AUTOR: ERBE INCORPORADORA 077 LTDA</w:t>
      </w:r>
    </w:p>
    <w:p w14:paraId="7D85ED7A" w14:textId="77777777" w:rsidR="006B106B" w:rsidRPr="0002351C" w:rsidRDefault="00000000">
      <w:r w:rsidRPr="0002351C">
        <w:rPr>
          <w:color w:val="00B050"/>
          <w:sz w:val="24"/>
        </w:rPr>
        <w:t>RÉU: ANTONIA CHIRLANDIA FERNANDES</w:t>
      </w:r>
    </w:p>
    <w:p w14:paraId="15F467BF" w14:textId="77777777" w:rsidR="006B106B" w:rsidRPr="0002351C" w:rsidRDefault="006B106B"/>
    <w:p w14:paraId="5C3CB8C4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DESPACHO</w:t>
      </w:r>
    </w:p>
    <w:p w14:paraId="208921C1" w14:textId="77777777" w:rsidR="006B106B" w:rsidRPr="0002351C" w:rsidRDefault="006B106B"/>
    <w:p w14:paraId="47E0A7D4" w14:textId="77777777" w:rsidR="006B106B" w:rsidRPr="0002351C" w:rsidRDefault="00000000">
      <w:pPr>
        <w:ind w:firstLine="2268"/>
      </w:pPr>
      <w:r w:rsidRPr="0002351C">
        <w:rPr>
          <w:color w:val="00B050"/>
        </w:rPr>
        <w:t>A parte requerida pleiteia que a autora apresente os documentos relativos ao procedimento de sinistro e aos pagamentos decorrentes do seguro-fiança ou, subsidiariamente, que seja expedido ofício à seguradora para obtenção dessas informações.</w:t>
      </w:r>
    </w:p>
    <w:p w14:paraId="10934B22" w14:textId="77777777" w:rsidR="006B106B" w:rsidRPr="0002351C" w:rsidRDefault="00000000">
      <w:pPr>
        <w:ind w:left="3402" w:firstLine="0"/>
        <w:pPrChange w:id="1110" w:author="Assessor GDSXSR" w:date="2026-10-31T00:15:01Z">
          <w:pPr>
            <w:ind w:firstLine="2268"/>
          </w:pPr>
        </w:pPrChange>
      </w:pPr>
      <w:r w:rsidRPr="0002351C">
        <w:rPr>
          <w:color w:val="00B050"/>
        </w:rPr>
        <w:t xml:space="preserve">Quanto ao ônus probatório, registro que o negócio jurídico que vincula as partes não está submetido ao Código de Defesa do Consumidor, e também não vislumbro hipossuficiência </w:t>
      </w:r>
      <w:r w:rsidRPr="0002351C">
        <w:rPr>
          <w:color w:val="00B050"/>
        </w:rPr>
        <w:lastRenderedPageBreak/>
        <w:t>(econômica e/ou técnica) da parte requerida, devendo a distribuição do ônus da prova ser realizada pela regra ordinária.</w:t>
      </w:r>
    </w:p>
    <w:p w14:paraId="7DB60607" w14:textId="77777777" w:rsidR="006B106B" w:rsidRPr="0002351C" w:rsidRDefault="00000000">
      <w:pPr>
        <w:ind w:left="3402" w:firstLine="0"/>
        <w:pPrChange w:id="1111" w:author="Assessor GDSXSR" w:date="2026-10-31T00:15:01Z">
          <w:pPr>
            <w:ind w:firstLine="2268"/>
          </w:pPr>
        </w:pPrChange>
      </w:pPr>
      <w:r w:rsidRPr="0002351C">
        <w:rPr>
          <w:color w:val="00B050"/>
        </w:rPr>
        <w:t>Nota-se ainda que o presente feito trata-se de ação de despejo, não se aplicando a regra de inversão do ônus da prova prevista na MEDIDA PROVISÓRIA nº. 2.172-32/2001.</w:t>
      </w:r>
    </w:p>
    <w:p w14:paraId="4B1240F7" w14:textId="77777777" w:rsidR="006B106B" w:rsidRPr="0002351C" w:rsidRDefault="00000000">
      <w:pPr>
        <w:ind w:left="3402" w:firstLine="0"/>
        <w:pPrChange w:id="1112" w:author="Assessor GDSXSR" w:date="2026-10-31T00:15:01Z">
          <w:pPr>
            <w:ind w:firstLine="2268"/>
          </w:pPr>
        </w:pPrChange>
      </w:pPr>
      <w:r w:rsidRPr="0002351C">
        <w:rPr>
          <w:color w:val="993300"/>
        </w:rPr>
        <w:t>Portanto, incumbe à requerida o ônus da prova quanto à existência de fato impeditivo, modificativo ou extintivo do direito do autor, nos temos do artigo 373, inciso II, do CPC.</w:t>
      </w:r>
    </w:p>
    <w:p w14:paraId="1653187A" w14:textId="77777777" w:rsidR="006B106B" w:rsidRPr="0002351C" w:rsidRDefault="00000000">
      <w:pPr>
        <w:ind w:left="3402" w:firstLine="0"/>
        <w:pPrChange w:id="1113" w:author="Assessor GDSXSR" w:date="2026-10-31T00:15:01Z">
          <w:pPr>
            <w:ind w:firstLine="2268"/>
          </w:pPr>
        </w:pPrChange>
      </w:pPr>
      <w:r w:rsidRPr="0002351C">
        <w:rPr>
          <w:color w:val="993300"/>
        </w:rPr>
        <w:t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</w:r>
    </w:p>
    <w:p w14:paraId="0CDEC482" w14:textId="77777777" w:rsidR="006B106B" w:rsidRPr="0002351C" w:rsidRDefault="00000000">
      <w:pPr>
        <w:ind w:left="3402" w:firstLine="0"/>
        <w:pPrChange w:id="1114" w:author="Assessor GDSXSR" w:date="2026-10-31T00:15:01Z">
          <w:pPr>
            <w:ind w:firstLine="2268"/>
          </w:pPr>
        </w:pPrChange>
      </w:pPr>
      <w:r w:rsidRPr="0002351C">
        <w:rPr>
          <w:color w:val="00B050"/>
        </w:rPr>
        <w:t>A atuação do Juízo na produção probatória possui caráter subsidiário, não se justificando a expedição de ofício para substituir diligência que pode ser realizada diretamente pela própria parte.</w:t>
      </w:r>
    </w:p>
    <w:p w14:paraId="59256DF1" w14:textId="77777777" w:rsidR="006B106B" w:rsidRPr="0002351C" w:rsidRDefault="00000000">
      <w:pPr>
        <w:ind w:left="3402" w:firstLine="0"/>
        <w:pPrChange w:id="1115" w:author="Assessor GDSXSR" w:date="2026-10-31T00:15:01Z">
          <w:pPr>
            <w:ind w:firstLine="2268"/>
          </w:pPr>
        </w:pPrChange>
      </w:pPr>
      <w:r w:rsidRPr="0002351C">
        <w:rPr>
          <w:color w:val="00B050"/>
        </w:rPr>
        <w:t>Faculto à requerida a juntada dos documentos que obtiver diretamente junto à seguradora, observadas as regras processuais pertinentes.</w:t>
      </w:r>
    </w:p>
    <w:p w14:paraId="0BF791AB" w14:textId="77777777" w:rsidR="006B106B" w:rsidRPr="0002351C" w:rsidRDefault="00000000">
      <w:pPr>
        <w:ind w:left="3402" w:firstLine="0"/>
        <w:pPrChange w:id="1116" w:author="Assessor GDSXSR" w:date="2026-10-31T00:15:01Z">
          <w:pPr>
            <w:ind w:firstLine="2268"/>
          </w:pPr>
        </w:pPrChange>
      </w:pPr>
      <w:r w:rsidRPr="0002351C">
        <w:rPr>
          <w:color w:val="00B050"/>
        </w:rPr>
        <w:t>Quanto à apuração do débito, aplicável o mesmo dispositivo legal já citado.</w:t>
      </w:r>
    </w:p>
    <w:p w14:paraId="339BFBCD" w14:textId="77777777" w:rsidR="006B106B" w:rsidRPr="0002351C" w:rsidRDefault="00000000">
      <w:pPr>
        <w:ind w:left="3402" w:firstLine="0"/>
        <w:pPrChange w:id="1117" w:author="Assessor GDSXSR" w:date="2026-10-31T00:15:01Z">
          <w:pPr>
            <w:ind w:firstLine="2268"/>
          </w:pPr>
        </w:pPrChange>
      </w:pPr>
      <w:r w:rsidRPr="0002351C">
        <w:rPr>
          <w:color w:val="993300"/>
        </w:rPr>
        <w:t>Assim, indefiro os pedidos formulados pela requerida na petição de id. 285946067, e faculto-lhe o derradeiro prazo de 10 (dez) dias para a produção das provas, se entender pertinente.</w:t>
      </w:r>
    </w:p>
    <w:p w14:paraId="0217C789" w14:textId="77777777" w:rsidR="006B106B" w:rsidRPr="0002351C" w:rsidRDefault="00000000">
      <w:pPr>
        <w:ind w:firstLine="2268"/>
      </w:pPr>
      <w:r w:rsidRPr="0002351C">
        <w:rPr>
          <w:color w:val="00B050"/>
        </w:rPr>
        <w:t>Publique-se. Intimem-se.</w:t>
      </w:r>
    </w:p>
    <w:p w14:paraId="654E8100" w14:textId="77777777" w:rsidR="006B106B" w:rsidRPr="0002351C" w:rsidRDefault="00000000">
      <w:pPr>
        <w:jc w:val="center"/>
      </w:pPr>
      <w:r w:rsidRPr="0002351C">
        <w:rPr>
          <w:color w:val="00B050"/>
        </w:rPr>
        <w:t>MARCIA ALVES MARTINS LOBO</w:t>
      </w:r>
    </w:p>
    <w:p w14:paraId="0FB7B99E" w14:textId="77777777" w:rsidR="006B106B" w:rsidRPr="0002351C" w:rsidRDefault="00000000">
      <w:pPr>
        <w:jc w:val="center"/>
      </w:pPr>
      <w:r w:rsidRPr="0002351C">
        <w:rPr>
          <w:color w:val="00B050"/>
        </w:rPr>
        <w:lastRenderedPageBreak/>
        <w:t>Juíza de Direito</w:t>
      </w:r>
    </w:p>
    <w:p w14:paraId="16589A00" w14:textId="77777777" w:rsidR="006B106B" w:rsidRPr="0002351C" w:rsidRDefault="00000000">
      <w:pPr>
        <w:jc w:val="center"/>
      </w:pPr>
      <w:r w:rsidRPr="0002351C">
        <w:rPr>
          <w:color w:val="00B050"/>
        </w:rPr>
        <w:t>(assinado eletronicamente em 04/09/2026 14:25:12)</w:t>
      </w:r>
    </w:p>
    <w:p w14:paraId="60189CEF" w14:textId="77777777" w:rsidR="006B106B" w:rsidRPr="0002351C" w:rsidRDefault="006B106B"/>
    <w:p w14:paraId="2B4959BD" w14:textId="77777777" w:rsidR="006B106B" w:rsidRDefault="006B106B"/>
    <w:sectPr w:rsidR="006B106B" w:rsidSect="00034616">
      <w:footerReference w:type="default" r:id="rId13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elo Ribeiro Da Silva - GDSXSR" w:date="2026-10-30T18:59:00Z" w:initials="MRS">
    <w:p w14:paraId="618DD04F" w14:textId="77777777" w:rsidR="000A29D0" w:rsidRPr="0002351C" w:rsidRDefault="00000000" w:rsidP="000A29D0">
      <w:pPr>
        <w:pStyle w:val="Textodecomentrio"/>
        <w:jc w:val="left"/>
      </w:pPr>
      <w:r w:rsidRPr="0002351C">
        <w:rPr>
          <w:b/>
          <w:highlight w:val="yellow"/>
        </w:rPr>
        <w:annotationRef/>
      </w:r>
      <w:r w:rsidR="000A29D0" w:rsidRPr="0002351C">
        <w:rPr>
          <w:b/>
          <w:bCs/>
          <w:highlight w:val="yellow"/>
        </w:rPr>
        <w:t>Liminar: Tiago</w:t>
      </w:r>
    </w:p>
    <w:p w14:paraId="187D41BD" w14:textId="77777777" w:rsidR="000A29D0" w:rsidRPr="0002351C" w:rsidRDefault="000A29D0" w:rsidP="000A29D0">
      <w:pPr>
        <w:pStyle w:val="Textodecomentrio"/>
        <w:jc w:val="left"/>
      </w:pPr>
      <w:r w:rsidRPr="0002351C">
        <w:t>Conclusão: 23/10/2026</w:t>
      </w:r>
    </w:p>
    <w:p w14:paraId="184FBDBD" w14:textId="77777777" w:rsidR="000A29D0" w:rsidRPr="0002351C" w:rsidRDefault="000A29D0" w:rsidP="000A29D0">
      <w:pPr>
        <w:pStyle w:val="Textodecomentrio"/>
        <w:jc w:val="left"/>
      </w:pPr>
      <w:r w:rsidRPr="0002351C">
        <w:t>Entrega: 30/10/2026</w:t>
      </w:r>
    </w:p>
    <w:p w14:paraId="462EB97A" w14:textId="77777777" w:rsidR="000A29D0" w:rsidRPr="0002351C" w:rsidRDefault="000A29D0" w:rsidP="000A29D0">
      <w:pPr>
        <w:pStyle w:val="Textodecomentrio"/>
        <w:jc w:val="left"/>
      </w:pPr>
      <w:r w:rsidRPr="0002351C">
        <w:t>Grau de certeza: 8</w:t>
      </w:r>
    </w:p>
    <w:p w14:paraId="1D35715A" w14:textId="77777777" w:rsidR="000A29D0" w:rsidRPr="0002351C" w:rsidRDefault="000A29D0" w:rsidP="000A29D0">
      <w:pPr>
        <w:pStyle w:val="Textodecomentrio"/>
        <w:jc w:val="left"/>
      </w:pPr>
      <w:r w:rsidRPr="0002351C">
        <w:t>Minuta: Marcelo</w:t>
      </w:r>
    </w:p>
  </w:comment>
  <w:comment w:id="1" w:author="Assessor GDSXSR" w:date="2026-10-30T23:53:00Z" w:initials="AG">
    <w:p w14:paraId="3F639362" w14:textId="77777777" w:rsidR="004D1813" w:rsidRDefault="00000000">
      <w:r>
        <w:annotationRef/>
      </w:r>
      <w:r>
        <w:t>ASSESSOR GDSXSR — Apliquei o corte da AGI aderente à liminar que já não conheceu de parte do agravo (C-3T, C-17, C-33): saíram o capítulo da intempestividade, a tese do Tema 988 sobre cabimento e o enfrentamento próprio do ônus da prova e da supressão de instância, que repetiam a liminar já transcrita (ID 90124833). Ementa, relatório, voto e dispositivo acompanham o corte. Os comentários que acompanhavam o texto cortado saíram com ele (C-17); ficaram os históricos.</w:t>
      </w:r>
    </w:p>
  </w:comment>
  <w:comment w:id="3" w:author="Assessor GDSXSR" w:date="2026-10-30T19:09:00Z" w:initials="AG">
    <w:p w14:paraId="43F93AD1" w14:textId="77777777" w:rsidR="006B106B" w:rsidRPr="0002351C" w:rsidRDefault="00000000">
      <w:r w:rsidRPr="0002351C">
        <w:annotationRef/>
      </w:r>
      <w:r w:rsidRPr="0002351C">
        <w:t>ASSESSOR GDSXSR — Alterei o fecho do cabeçalho para “RECURSO PARCIALMENTE CONHECIDO E NÃO PROVIDO.” (C-3E) e passei o título EMENTA para a esquerda (estrutura pronta). Também ajustei, em todo o texto editorial, entrelinha 1,5 e espaçamento 0 pt (C-41, C-48), mudei o resumo de FF0000 para EE0000 (C-39) e levei IDs e dispositivos ao final dos períodos (C-20).</w:t>
      </w:r>
    </w:p>
  </w:comment>
  <w:comment w:id="2" w:author="Assessor GDSXSR" w:date="2026-10-30T23:53:00Z" w:initials="AG">
    <w:p w14:paraId="6A19EAE5" w14:textId="77777777" w:rsidR="004D1813" w:rsidRDefault="00000000">
      <w:r>
        <w:annotationRef/>
      </w:r>
      <w:r>
        <w:t>ASSESSOR GDSXSR — Retirei “INTEMPESTIVIDADE PARCIAL” e troquei o fecho por “RECURSO NÃO PROVIDO.”, porque a liminar já decidiu o não conhecimento e a ementa não o registra (C-3E, C-3T).</w:t>
      </w:r>
    </w:p>
  </w:comment>
  <w:comment w:id="4" w:author="Assessor GDSXSR" w:date="2026-10-30T23:53:00Z" w:initials="AG">
    <w:p w14:paraId="7F553A4A" w14:textId="77777777" w:rsidR="004D1813" w:rsidRDefault="00000000">
      <w:r>
        <w:annotationRef/>
      </w:r>
      <w:r>
        <w:t>ASSESSOR GDSXSR — Reescrevi o item 1: o valor da causa vai para depois das partes (C-3H) e “pessoa natural” sai porque a ré já está qualificada como locatária (C-34, v60).</w:t>
      </w:r>
    </w:p>
  </w:comment>
  <w:comment w:id="5" w:author="Assessor GDSXSR" w:date="2026-10-30T23:53:00Z" w:initials="AG">
    <w:p w14:paraId="03AA26B1" w14:textId="77777777" w:rsidR="004D1813" w:rsidRDefault="00000000">
      <w:r>
        <w:annotationRef/>
      </w:r>
      <w:r>
        <w:t>ASSESSOR GDSXSR — Reescrevi os itens 2 a 4 só com a decisão probatória de 04/09/2026, única parte conhecida, e retirei os itens sobre prazo do agravo, mandado de despejo e Tema 988; renumerei os seguintes (C-3T, C-33, C-35).</w:t>
      </w:r>
    </w:p>
  </w:comment>
  <w:comment w:id="6" w:author="Assessor GDSXSR" w:date="2026-10-30T19:09:00Z" w:initials="AG">
    <w:p w14:paraId="2C6EC182" w14:textId="77777777" w:rsidR="006B106B" w:rsidRPr="0002351C" w:rsidRDefault="00000000">
      <w:r w:rsidRPr="0002351C">
        <w:annotationRef/>
      </w:r>
      <w:r w:rsidRPr="0002351C">
        <w:t>ASSESSOR GDSXSR — Desmembrei o item 8 em dois (efeito da preclusão sobre o despejo; supressão de instância), um fundamento por item (C-35).</w:t>
      </w:r>
    </w:p>
  </w:comment>
  <w:comment w:id="8" w:author="Assessor GDSXSR" w:date="2026-10-30T19:09:00Z" w:initials="AG">
    <w:p w14:paraId="30025837" w14:textId="77777777" w:rsidR="006B106B" w:rsidRPr="0002351C" w:rsidRDefault="00000000">
      <w:r w:rsidRPr="0002351C">
        <w:annotationRef/>
      </w:r>
      <w:r w:rsidRPr="0002351C">
        <w:t>ASSESSOR GDSXSR — Nomeei a recorrente no item do dispositivo da ementa (C-3D) e renumerei (11).</w:t>
      </w:r>
    </w:p>
  </w:comment>
  <w:comment w:id="7" w:author="Assessor GDSXSR" w:date="2026-10-30T23:53:00Z" w:initials="AG">
    <w:p w14:paraId="319B06E1" w14:textId="77777777" w:rsidR="004D1813" w:rsidRDefault="00000000">
      <w:r>
        <w:annotationRef/>
      </w:r>
      <w:r>
        <w:t>ASSESSOR GDSXSR — Dispositivo da ementa: “Negou-se provimento ao agravo de instrumento da ré”, sem “conheceu-se em parte”, como na AGI 0738032-56 (C-3D, C-3T).</w:t>
      </w:r>
    </w:p>
  </w:comment>
  <w:comment w:id="11" w:author="Marcelo Ribeiro Da Silva - GDSXSR" w:date="2026-10-30T18:59:00Z" w:initials="MRS">
    <w:p w14:paraId="64FF1477" w14:textId="77777777" w:rsidR="006B106B" w:rsidRPr="0002351C" w:rsidRDefault="00000000">
      <w:r w:rsidRPr="0002351C">
        <w:annotationRef/>
      </w:r>
      <w:r w:rsidRPr="0002351C">
        <w:t>CPC</w:t>
      </w:r>
    </w:p>
    <w:p w14:paraId="28C0F4F2" w14:textId="77777777" w:rsidR="006B106B" w:rsidRPr="0002351C" w:rsidRDefault="00000000">
      <w:r w:rsidRPr="0002351C">
        <w:t>Art. 231. Salvo disposição em sentido diverso, considera-se dia do começo do prazo:</w:t>
      </w:r>
    </w:p>
    <w:p w14:paraId="0D81A7FB" w14:textId="77777777" w:rsidR="006B106B" w:rsidRPr="0002351C" w:rsidRDefault="00000000">
      <w:r w:rsidRPr="0002351C">
        <w:t>I - a data de juntada aos autos do aviso de recebimento, quando a citação ou a intimação for pelo correio;</w:t>
      </w:r>
    </w:p>
    <w:p w14:paraId="42160746" w14:textId="77777777" w:rsidR="006B106B" w:rsidRPr="0002351C" w:rsidRDefault="00000000">
      <w:r w:rsidRPr="0002351C">
        <w:t>II - a data de juntada aos autos do mandado cumprido, quando a citação ou a intimação for por oficial de justiça;</w:t>
      </w:r>
    </w:p>
    <w:p w14:paraId="6221E005" w14:textId="77777777" w:rsidR="006B106B" w:rsidRPr="0002351C" w:rsidRDefault="00000000">
      <w:r w:rsidRPr="0002351C">
        <w:t>(...)</w:t>
      </w:r>
    </w:p>
  </w:comment>
  <w:comment w:id="10" w:author="Marcelo Ribeiro Da Silva - GDSXSR" w:date="2026-10-30T18:59:00Z" w:initials="MRS">
    <w:p w14:paraId="489C069E" w14:textId="77777777" w:rsidR="006B106B" w:rsidRPr="0002351C" w:rsidRDefault="00000000">
      <w:r w:rsidRPr="0002351C">
        <w:annotationRef/>
      </w:r>
      <w:r w:rsidRPr="0002351C">
        <w:t>CPC</w:t>
      </w:r>
    </w:p>
    <w:p w14:paraId="24B6BD55" w14:textId="77777777" w:rsidR="006B106B" w:rsidRPr="0002351C" w:rsidRDefault="00000000">
      <w:r w:rsidRPr="0002351C">
        <w:t>Art. 373. O ônus da prova incumbe:</w:t>
      </w:r>
    </w:p>
    <w:p w14:paraId="118A28DE" w14:textId="77777777" w:rsidR="006B106B" w:rsidRPr="0002351C" w:rsidRDefault="00000000">
      <w:r w:rsidRPr="0002351C">
        <w:t>I - ao autor, quanto ao fato constitutivo de seu direito;</w:t>
      </w:r>
    </w:p>
    <w:p w14:paraId="7C4E8EF5" w14:textId="77777777" w:rsidR="006B106B" w:rsidRPr="0002351C" w:rsidRDefault="00000000">
      <w:r w:rsidRPr="0002351C">
        <w:t>II - ao réu, quanto à existência de fato impeditivo, modificativo ou extintivo do direito do autor.</w:t>
      </w:r>
    </w:p>
  </w:comment>
  <w:comment w:id="9" w:author="Assessor GDSXSR" w:date="2026-10-30T23:53:00Z" w:initials="AG">
    <w:p w14:paraId="2363B085" w14:textId="77777777" w:rsidR="004D1813" w:rsidRDefault="00000000">
      <w:r>
        <w:annotationRef/>
      </w:r>
      <w:r>
        <w:t>ASSESSOR GDSXSR — Retirei CPC 231 § 4º e 1.003 § 5º, que o voto não transcreve mais. Ficam o CPC 231 II, citado na liminar adotada, e o CPC 373 II, com o texto literal nos comentários desta linha (C-33, C-63, C-65).</w:t>
      </w:r>
    </w:p>
  </w:comment>
  <w:comment w:id="13" w:author="Assessor GDSXSR" w:date="2026-10-30T19:09:00Z" w:initials="AG">
    <w:p w14:paraId="66613BC1" w14:textId="77777777" w:rsidR="006B106B" w:rsidRPr="0002351C" w:rsidRDefault="00000000">
      <w:r w:rsidRPr="0002351C">
        <w:annotationRef/>
      </w:r>
      <w:r w:rsidRPr="0002351C">
        <w:t>ASSESSOR GDSXSR — Completei a referência do Tema 988/STJ com o leading case, conferido no repositório do STJ via iajus (tese e julgamento de 05/12/2018, DJe 19/12/2018, reproduzidos em AgInt no REsp 1.912.502 e AgInt no AREsp 1.472.656) (C-60, C-64).</w:t>
      </w:r>
    </w:p>
  </w:comment>
  <w:comment w:id="12" w:author="Assessor GDSXSR" w:date="2026-10-30T23:53:00Z" w:initials="AG">
    <w:p w14:paraId="42779C6F" w14:textId="77777777" w:rsidR="004D1813" w:rsidRDefault="00000000">
      <w:r>
        <w:annotationRef/>
      </w:r>
      <w:r>
        <w:t>ASSESSOR GDSXSR — Texto literal (C-63) — Tema Repetitivo 988/STJ: “O rol do art. 1.015 do CPC é de taxatividade mitigada, por isso admite a interposição de agravo de instrumento quando verificada a urgência decorrente da inutilidade do julgamento da questão no recurso de apelação.” (REsp n. 1.696.396/MT, relatora Ministra Nancy Andrighi, Corte Especial, julgado em 5/12/2018, DJe de 19/12/2018.) Fonte: iajus (vigente; maturidade não apurada). Pendência (C-52): portal do STJ não aberto; conferir a redação lá. Substitui o comentário anterior, que trazia a tese parafraseada.</w:t>
      </w:r>
    </w:p>
  </w:comment>
  <w:comment w:id="15" w:author="Assessor GDSXSR" w:date="2026-10-30T19:09:00Z" w:initials="AG">
    <w:p w14:paraId="6CFACA96" w14:textId="77777777" w:rsidR="006B106B" w:rsidRPr="0002351C" w:rsidRDefault="00000000">
      <w:r w:rsidRPr="0002351C">
        <w:annotationRef/>
      </w:r>
      <w:r w:rsidRPr="0002351C">
        <w:t>ASSESSOR GDSXSR — Troquei “O Relator, Des. Sérgio Rocha, decidiu” por “Proferi decisão liminar”, na voz do julgador, que é o autor da liminar.</w:t>
      </w:r>
    </w:p>
  </w:comment>
  <w:comment w:id="14" w:author="Assessor GDSXSR" w:date="2026-10-30T23:53:00Z" w:initials="AG">
    <w:p w14:paraId="01B9180F" w14:textId="77777777" w:rsidR="004D1813" w:rsidRDefault="00000000">
      <w:r>
        <w:annotationRef/>
      </w:r>
      <w:r>
        <w:t>ASSESSOR GDSXSR — Troquei a citação do dispositivo da liminar pela fórmula do relatório da AGI, em primeira pessoa, com o não conhecimento por intempestividade e o indeferimento do efeito suspensivo, conforme a liminar (ID 90124833) (perfil AGI 1.4, C-3S).</w:t>
      </w:r>
    </w:p>
  </w:comment>
  <w:comment w:id="16" w:author="Assessor GDSXSR" w:date="2026-10-30T23:53:00Z" w:initials="AG">
    <w:p w14:paraId="34DCA0BC" w14:textId="77777777" w:rsidR="004D1813" w:rsidRDefault="00000000">
      <w:r>
        <w:annotationRef/>
      </w:r>
      <w:r>
        <w:t>ASSESSOR GDSXSR — Retirei “em parte”: a liminar já decidiu o não conhecimento (ID 90124833) e o voto segue direto à admissibilidade, como na AGI 0738032-56 e na AGI 0742649-59 (C-3T).</w:t>
      </w:r>
    </w:p>
  </w:comment>
  <w:comment w:id="17" w:author="Assessor GDSXSR" w:date="2026-10-30T23:53:00Z" w:initials="AG">
    <w:p w14:paraId="0F0F295D" w14:textId="77777777" w:rsidR="004D1813" w:rsidRDefault="00000000">
      <w:r>
        <w:annotationRef/>
      </w:r>
      <w:r>
        <w:t>ASSESSOR GDSXSR — Retitulei o capítulo pela matéria que o voto decide, já que a intempestividade saiu (C-3C, C-17).</w:t>
      </w:r>
    </w:p>
  </w:comment>
  <w:comment w:id="19" w:author="Assessor GDSXSR" w:date="2026-10-30T23:53:00Z" w:initials="AG">
    <w:p w14:paraId="53B28FD4" w14:textId="77777777" w:rsidR="004D1813" w:rsidRDefault="00000000">
      <w:r>
        <w:annotationRef/>
      </w:r>
      <w:r>
        <w:t>ASSESSOR GDSXSR — Tratei a recorrente por “A ré/agravante”, porque o nome já consta do título do recurso (C-3W (c)). As alegações 4 (caução) e 5 (mandado expedido antes de apreciar a petição) dizem respeito à liminar de despejo, parte não conhecida pela liminar (comentário anterior).</w:t>
      </w:r>
    </w:p>
  </w:comment>
  <w:comment w:id="20" w:author="Assessor GDSXSR" w:date="2026-10-30T19:09:00Z" w:initials="AG">
    <w:p w14:paraId="73BB89CE" w14:textId="77777777" w:rsidR="006B106B" w:rsidRPr="0002351C" w:rsidRDefault="00000000">
      <w:r w:rsidRPr="0002351C">
        <w:annotationRef/>
      </w:r>
      <w:r w:rsidRPr="0002351C">
        <w:t>ASSESSOR GDSXSR — Tratei a recorrente por “a agravante”, levei o ID ao final do período (C-20) e passei o pedido para parágrafo próprio (C-30).</w:t>
      </w:r>
    </w:p>
  </w:comment>
  <w:comment w:id="18" w:author="Marcelo Ribeiro Da Silva - GDSXSR" w:date="2026-10-30T18:59:00Z" w:initials="MRS">
    <w:p w14:paraId="7CA2A36F" w14:textId="77777777" w:rsidR="006B106B" w:rsidRPr="0002351C" w:rsidRDefault="00000000">
      <w:r w:rsidRPr="0002351C">
        <w:annotationRef/>
      </w:r>
      <w:r w:rsidRPr="0002351C">
        <w:t>O argumento da caução inidônea (item 4 do agravo) e o de que o mandado foi expedido antes de apreciar a petição de ID 291650807 (origem) não foram enfrentados expressamente na liminar. O primeiro se dirige à liminar de despejo de 11/03/2026 (parte não conhecida); o segundo, ao mandado de cumprimento, que não tem conteúdo decisório autônomo. Ambos ficam abrangidos pelo não conhecimento parcial.</w:t>
      </w:r>
    </w:p>
  </w:comment>
  <w:comment w:id="23" w:author="Assessor GDSXSR" w:date="2026-10-30T19:09:00Z" w:initials="AG">
    <w:p w14:paraId="0664E66B" w14:textId="77777777" w:rsidR="006B106B" w:rsidRPr="0002351C" w:rsidRDefault="00000000">
      <w:r w:rsidRPr="0002351C">
        <w:annotationRef/>
      </w:r>
      <w:r w:rsidRPr="0002351C">
        <w:t>ASSESSOR GDSXSR — Condensei a frase que introduz a transcrição, que repetia o dispositivo da liminar já descrito no relatório (C-02).</w:t>
      </w:r>
    </w:p>
  </w:comment>
  <w:comment w:id="22" w:author="Marcelo Ribeiro Da Silva - GDSXSR" w:date="2026-10-30T18:59:00Z" w:initials="MRS">
    <w:p w14:paraId="67E84B8B" w14:textId="77777777" w:rsidR="006B106B" w:rsidRPr="0002351C" w:rsidRDefault="00000000">
      <w:r w:rsidRPr="0002351C">
        <w:annotationRef/>
      </w:r>
      <w:r w:rsidRPr="0002351C">
        <w:t>A liminar (ID 90124833) tratou o agravo como parcialmente intempestivo e, em seguida, o admitiu quanto à decisão probatória pelo Tema 988/STJ. Documentos citados na liminar: ID 279438596 (origem), mandado cumprido, juntado em 12/06/2026, da citação por hora certa; ID 282060363 (origem), contestação de 03/07/2026; ID 268286248 (origem), liminar de despejo, com o trecho "CONCEDO A LIMINAR requerida, para determinar que a parte requerida desocupe o imóvel objeto da lide no prazo de 15 (quinze) dias, sob pena de expedição de ordem de despejo"; ID 289695007 (origem), decisão probatória de 04/09/2026; ID 291650807 (origem), manifestação da ré sobre as solicitações administrativas à seguradora (protocolo 1129687151160) e à administradora da locadora.</w:t>
      </w:r>
    </w:p>
  </w:comment>
  <w:comment w:id="21" w:author="Assessor GDSXSR" w:date="2026-10-30T23:53:00Z" w:initials="AG">
    <w:p w14:paraId="044496F4" w14:textId="77777777" w:rsidR="004D1813" w:rsidRDefault="00000000">
      <w:r>
        <w:annotationRef/>
      </w:r>
      <w:r>
        <w:t>ASSESSOR GDSXSR — Usei a fórmula “Mantenho as razões expostas na decisão liminar que indeferiu o efeito suspensivo (ID …)”, que indica só o ato (C-17). A transcrição da liminar permanece como estava.</w:t>
      </w:r>
    </w:p>
  </w:comment>
  <w:comment w:id="25" w:author="Assessor GDSXSR" w:date="2026-10-30T19:09:00Z" w:initials="AG">
    <w:p w14:paraId="0D129530" w14:textId="77777777" w:rsidR="006B106B" w:rsidRDefault="00000000">
      <w:r w:rsidRPr="0002351C">
        <w:annotationRef/>
      </w:r>
      <w:r w:rsidRPr="0002351C">
        <w:t>ASSESSOR GDSXSR — Acrescentei o fecho de AGI aderente à liminar (C-17), sem mini-dispositivo, por ser capítulo único (C-3A).</w:t>
      </w:r>
    </w:p>
  </w:comment>
  <w:comment w:id="24" w:author="Assessor GDSXSR" w:date="2026-10-30T23:53:00Z" w:initials="AG">
    <w:p w14:paraId="565FC76F" w14:textId="77777777" w:rsidR="004D1813" w:rsidRDefault="00000000">
      <w:r>
        <w:annotationRef/>
      </w:r>
      <w:r>
        <w:t>ASSESSOR GDSXSR — Fecho curto de AGI aderente à liminar, com a razão presa à decisão agravada e o CPC 373 II em forma compacta (C-17, C-20). Substitui o enfrentamento próprio do assessor (CPC 373 II transcrito, seguro-fiança e supressão de instância), que a liminar já cobria. Texto literal do CPC 373 II: comentário da ementa.</w:t>
      </w:r>
    </w:p>
  </w:comment>
  <w:comment w:id="26" w:author="Assessor GDSXSR" w:date="2026-10-30T23:53:00Z" w:initials="AG">
    <w:p w14:paraId="3372E164" w14:textId="77777777" w:rsidR="004D1813" w:rsidRDefault="00000000">
      <w:r>
        <w:annotationRef/>
      </w:r>
      <w:r>
        <w:t>ASSESSOR GDSXSR — Dispositivo sem repetir o conhecimento, já declarado no voto, e sem “em parte” (C-3T); negrito só no núcleo decisório (C-43).</w:t>
      </w:r>
    </w:p>
  </w:comment>
  <w:comment w:id="27" w:author="Assessor GDSXSR" w:initials="AG" w:date="2026-10-31T00:15:01Z">
    <w:p>
      <w:pPr>
        <w:pStyle w:val="CommentText"/>
      </w:pPr>
      <w:r>
        <w:rPr>
          <w:rStyle w:val="CommentReference"/>
        </w:rPr>
        <w:annotationRef/>
      </w:r>
      <w:r>
        <w:t>ASSESSOR GDSXSR — Completei a transcrição da liminar (ID 90124833) com o texto literal dos autos, da admissibilidade ao fim da fundamentação, com as citações internas em aspas simples e recuo de 6 cm (C-17 v42, C-41, C-66). A versão anterior condensava a liminar com “(...)” e não trazia o art. 231, II, do CPC, a decisão agravada de 04/09/2026 (ID 289695007) nem a parte final sobre a análise superficial; conferi o texto palavra por palavra com o ID 90124833. Mantive a sua correção da ementa e o “(sic)” que a minuta já trazia.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35715A" w15:done="0"/>
  <w15:commentEx w15:paraId="3F639362" w15:done="0"/>
  <w15:commentEx w15:paraId="43F93AD1" w15:done="0"/>
  <w15:commentEx w15:paraId="6A19EAE5" w15:done="0"/>
  <w15:commentEx w15:paraId="7F553A4A" w15:done="0"/>
  <w15:commentEx w15:paraId="03AA26B1" w15:done="0"/>
  <w15:commentEx w15:paraId="2C6EC182" w15:done="0"/>
  <w15:commentEx w15:paraId="30025837" w15:done="0"/>
  <w15:commentEx w15:paraId="319B06E1" w15:done="0"/>
  <w15:commentEx w15:paraId="6221E005" w15:done="0"/>
  <w15:commentEx w15:paraId="7C4E8EF5" w15:done="0"/>
  <w15:commentEx w15:paraId="2363B085" w15:done="0"/>
  <w15:commentEx w15:paraId="66613BC1" w15:done="0"/>
  <w15:commentEx w15:paraId="42779C6F" w15:done="0"/>
  <w15:commentEx w15:paraId="6CFACA96" w15:done="0"/>
  <w15:commentEx w15:paraId="01B9180F" w15:done="0"/>
  <w15:commentEx w15:paraId="34DCA0BC" w15:done="0"/>
  <w15:commentEx w15:paraId="0F0F295D" w15:done="0"/>
  <w15:commentEx w15:paraId="53B28FD4" w15:done="0"/>
  <w15:commentEx w15:paraId="73BB89CE" w15:done="0"/>
  <w15:commentEx w15:paraId="7CA2A36F" w15:done="0"/>
  <w15:commentEx w15:paraId="0664E66B" w15:done="0"/>
  <w15:commentEx w15:paraId="67E84B8B" w15:done="0"/>
  <w15:commentEx w15:paraId="044496F4" w15:done="0"/>
  <w15:commentEx w15:paraId="0D129530" w15:done="0"/>
  <w15:commentEx w15:paraId="565FC76F" w15:done="0"/>
  <w15:commentEx w15:paraId="3372E1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9B06E1">
    <w16cex:extLst>
      <w16:ext w16:uri="{CE6994B0-6A32-4C9F-8C6B-6E91EDA988CE}">
        <cr:reactions xmlns:cr="http://schemas.microsoft.com/office/comments/2020/reactions">
          <cr:reaction reactionType="1">
            <cr:reactionInfo dateUtc="2026-10-31T00:04:0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708E922C">
    <w16cex:extLst>
      <w16:ext w16:uri="{CE6994B0-6A32-4C9F-8C6B-6E91EDA988CE}">
        <cr:reactions xmlns:cr="http://schemas.microsoft.com/office/comments/2020/reactions">
          <cr:reaction reactionType="1">
            <cr:reactionInfo dateUtc="2026-10-31T00:04:16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01B9180F">
    <w16cex:extLst>
      <w16:ext w16:uri="{CE6994B0-6A32-4C9F-8C6B-6E91EDA988CE}">
        <cr:reactions xmlns:cr="http://schemas.microsoft.com/office/comments/2020/reactions">
          <cr:reaction reactionType="1">
            <cr:reactionInfo dateUtc="2026-10-31T00:04:1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35715A" w16cid:durableId="6B36E2B2"/>
  <w16cid:commentId w16cid:paraId="3F639362" w16cid:durableId="3F639362"/>
  <w16cid:commentId w16cid:paraId="43F93AD1" w16cid:durableId="6108EDA8"/>
  <w16cid:commentId w16cid:paraId="6A19EAE5" w16cid:durableId="6A19EAE5"/>
  <w16cid:commentId w16cid:paraId="7F553A4A" w16cid:durableId="7F553A4A"/>
  <w16cid:commentId w16cid:paraId="03AA26B1" w16cid:durableId="03AA26B1"/>
  <w16cid:commentId w16cid:paraId="2C6EC182" w16cid:durableId="1A58A316"/>
  <w16cid:commentId w16cid:paraId="30025837" w16cid:durableId="3F403A56"/>
  <w16cid:commentId w16cid:paraId="319B06E1" w16cid:durableId="319B06E1"/>
  <w16cid:commentId w16cid:paraId="6221E005" w16cid:durableId="5371E099"/>
  <w16cid:commentId w16cid:paraId="7C4E8EF5" w16cid:durableId="47E8AD80"/>
  <w16cid:commentId w16cid:paraId="2363B085" w16cid:durableId="2363B085"/>
  <w16cid:commentId w16cid:paraId="66613BC1" w16cid:durableId="1F44583D"/>
  <w16cid:commentId w16cid:paraId="42779C6F" w16cid:durableId="42779C6F"/>
  <w16cid:commentId w16cid:paraId="6CFACA96" w16cid:durableId="708E922C"/>
  <w16cid:commentId w16cid:paraId="01B9180F" w16cid:durableId="01B9180F"/>
  <w16cid:commentId w16cid:paraId="34DCA0BC" w16cid:durableId="34DCA0BC"/>
  <w16cid:commentId w16cid:paraId="0F0F295D" w16cid:durableId="0F0F295D"/>
  <w16cid:commentId w16cid:paraId="53B28FD4" w16cid:durableId="53B28FD4"/>
  <w16cid:commentId w16cid:paraId="73BB89CE" w16cid:durableId="66742E08"/>
  <w16cid:commentId w16cid:paraId="7CA2A36F" w16cid:durableId="3EC4F968"/>
  <w16cid:commentId w16cid:paraId="0664E66B" w16cid:durableId="3F68AB89"/>
  <w16cid:commentId w16cid:paraId="67E84B8B" w16cid:durableId="2D024D5B"/>
  <w16cid:commentId w16cid:paraId="044496F4" w16cid:durableId="044496F4"/>
  <w16cid:commentId w16cid:paraId="0D129530" w16cid:durableId="3035000F"/>
  <w16cid:commentId w16cid:paraId="565FC76F" w16cid:durableId="565FC76F"/>
  <w16cid:commentId w16cid:paraId="3372E164" w16cid:durableId="3372E1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8E72C" w14:textId="77777777" w:rsidR="002A6C16" w:rsidRPr="0002351C" w:rsidRDefault="002A6C16">
      <w:pPr>
        <w:spacing w:line="240" w:lineRule="auto"/>
      </w:pPr>
      <w:r w:rsidRPr="0002351C">
        <w:separator/>
      </w:r>
    </w:p>
  </w:endnote>
  <w:endnote w:type="continuationSeparator" w:id="0">
    <w:p w14:paraId="37DC8BB3" w14:textId="77777777" w:rsidR="002A6C16" w:rsidRPr="0002351C" w:rsidRDefault="002A6C16">
      <w:pPr>
        <w:spacing w:line="240" w:lineRule="auto"/>
      </w:pPr>
      <w:r w:rsidRPr="0002351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376B" w14:textId="77777777" w:rsidR="006B106B" w:rsidRPr="0002351C" w:rsidRDefault="00000000">
    <w:pPr>
      <w:pStyle w:val="Rodap"/>
      <w:jc w:val="right"/>
    </w:pPr>
    <w:r w:rsidRPr="0002351C">
      <w:rPr>
        <w:sz w:val="20"/>
      </w:rPr>
      <w:fldChar w:fldCharType="begin"/>
    </w:r>
    <w:r w:rsidRPr="0002351C">
      <w:rPr>
        <w:sz w:val="20"/>
      </w:rPr>
      <w:instrText>PAGE</w:instrText>
    </w:r>
    <w:r w:rsidRPr="0002351C">
      <w:rPr>
        <w:sz w:val="20"/>
      </w:rPr>
      <w:fldChar w:fldCharType="separate"/>
    </w:r>
    <w:r w:rsidR="00500A4D" w:rsidRPr="0002351C">
      <w:rPr>
        <w:sz w:val="20"/>
      </w:rPr>
      <w:t>1</w:t>
    </w:r>
    <w:r w:rsidRPr="0002351C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435F2" w14:textId="77777777" w:rsidR="002A6C16" w:rsidRPr="0002351C" w:rsidRDefault="002A6C16">
      <w:pPr>
        <w:spacing w:line="240" w:lineRule="auto"/>
      </w:pPr>
      <w:r w:rsidRPr="0002351C">
        <w:separator/>
      </w:r>
    </w:p>
  </w:footnote>
  <w:footnote w:type="continuationSeparator" w:id="0">
    <w:p w14:paraId="55F434B6" w14:textId="77777777" w:rsidR="002A6C16" w:rsidRPr="0002351C" w:rsidRDefault="002A6C16">
      <w:pPr>
        <w:spacing w:line="240" w:lineRule="auto"/>
      </w:pPr>
      <w:r w:rsidRPr="0002351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913908">
    <w:abstractNumId w:val="8"/>
  </w:num>
  <w:num w:numId="2" w16cid:durableId="155072534">
    <w:abstractNumId w:val="6"/>
  </w:num>
  <w:num w:numId="3" w16cid:durableId="864247319">
    <w:abstractNumId w:val="5"/>
  </w:num>
  <w:num w:numId="4" w16cid:durableId="971324824">
    <w:abstractNumId w:val="4"/>
  </w:num>
  <w:num w:numId="5" w16cid:durableId="559632256">
    <w:abstractNumId w:val="7"/>
  </w:num>
  <w:num w:numId="6" w16cid:durableId="1861695740">
    <w:abstractNumId w:val="3"/>
  </w:num>
  <w:num w:numId="7" w16cid:durableId="1157041185">
    <w:abstractNumId w:val="2"/>
  </w:num>
  <w:num w:numId="8" w16cid:durableId="1199511040">
    <w:abstractNumId w:val="1"/>
  </w:num>
  <w:num w:numId="9" w16cid:durableId="12264074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Ribeiro Da Silva - GDSXSR">
    <w15:presenceInfo w15:providerId="AD" w15:userId="S::t313207@tjdft.jus.br::d29e2de7-00a4-4621-a031-73d81317b1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B9"/>
    <w:rsid w:val="0002351C"/>
    <w:rsid w:val="00034616"/>
    <w:rsid w:val="0006063C"/>
    <w:rsid w:val="000A29D0"/>
    <w:rsid w:val="0015074B"/>
    <w:rsid w:val="00292818"/>
    <w:rsid w:val="0029639D"/>
    <w:rsid w:val="002A6C16"/>
    <w:rsid w:val="002D5DA0"/>
    <w:rsid w:val="00326F90"/>
    <w:rsid w:val="00365E42"/>
    <w:rsid w:val="004D1813"/>
    <w:rsid w:val="00500A4D"/>
    <w:rsid w:val="006B106B"/>
    <w:rsid w:val="0078038F"/>
    <w:rsid w:val="007F5BA3"/>
    <w:rsid w:val="009F6AFA"/>
    <w:rsid w:val="00AA1D8D"/>
    <w:rsid w:val="00B47730"/>
    <w:rsid w:val="00C0151A"/>
    <w:rsid w:val="00CB0664"/>
    <w:rsid w:val="00F1741E"/>
    <w:rsid w:val="00F61BD1"/>
    <w:rsid w:val="00F64E7C"/>
    <w:rsid w:val="00FB5815"/>
    <w:rsid w:val="00FC693F"/>
    <w:rsid w:val="182B8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C78A0"/>
  <w14:defaultImageDpi w14:val="300"/>
  <w15:docId w15:val="{63E71F7C-01DE-428A-876D-4C7A5398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color w:val="808080"/>
      <w:sz w:val="2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Arial" w:eastAsia="Arial" w:hAnsi="Arial"/>
      <w:color w:val="80808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2280</Words>
  <Characters>12317</Characters>
  <Application>Microsoft Office Word</Application>
  <DocSecurity>0</DocSecurity>
  <Lines>102</Lines>
  <Paragraphs>29</Paragraphs>
  <ScaleCrop>false</ScaleCrop>
  <Manager/>
  <Company/>
  <LinksUpToDate>false</LinksUpToDate>
  <CharactersWithSpaces>14568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Dwayne Saraiva Costa - GDSXSR</cp:lastModifiedBy>
  <cp:revision>13</cp:revision>
  <dcterms:created xsi:type="dcterms:W3CDTF">2026-10-30T21:18:00Z</dcterms:created>
  <dcterms:modified xsi:type="dcterms:W3CDTF">2026-10-31T00:07:00Z</dcterms:modified>
  <cp:category/>
</cp:coreProperties>
</file>